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rsidP="00D248A1">
            <w:pPr>
              <w:rPr>
                <w:rFonts w:eastAsia="Times New Roman"/>
              </w:rPr>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D248A1"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1DC6B671" w:rsidR="00215638" w:rsidRPr="00B56876" w:rsidRDefault="003D2C79" w:rsidP="00486765">
      <w:r>
        <w:rPr>
          <w:lang w:val="pt-BR"/>
        </w:rPr>
        <w:t xml:space="preserve">Last saved </w:t>
      </w:r>
      <w:fldSimple w:instr=" SAVEDATE  \* MERGEFORMAT ">
        <w:ins w:id="0" w:author="phismith" w:date="2012-08-09T17:18:00Z">
          <w:r w:rsidR="00F9024B" w:rsidRPr="00F9024B">
            <w:rPr>
              <w:noProof/>
              <w:lang w:val="pt-BR"/>
              <w:rPrChange w:id="1" w:author="phismith" w:date="2012-08-09T17:18:00Z">
                <w:rPr/>
              </w:rPrChange>
            </w:rPr>
            <w:t>09/08/2012 17:00:00</w:t>
          </w:r>
        </w:ins>
        <w:del w:id="2" w:author="phismith" w:date="2012-08-09T16:46:00Z">
          <w:r w:rsidR="00D248A1" w:rsidRPr="00D248A1" w:rsidDel="00CB40C6">
            <w:rPr>
              <w:noProof/>
              <w:lang w:val="pt-BR"/>
            </w:rPr>
            <w:delText>07/08/2012 13:58:00</w:delText>
          </w:r>
        </w:del>
      </w:fldSimple>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02BF28AC" w14:textId="3F4773AF" w:rsidR="00215638" w:rsidRPr="003B4621" w:rsidRDefault="002F1456">
      <w:pPr>
        <w:rPr>
          <w:b/>
          <w:sz w:val="32"/>
        </w:rPr>
      </w:pPr>
      <w:r w:rsidRPr="00486765">
        <w:br w:type="page"/>
      </w:r>
      <w:r w:rsidR="004619F8" w:rsidRPr="003B4621">
        <w:rPr>
          <w:b/>
          <w:sz w:val="32"/>
        </w:rPr>
        <w:lastRenderedPageBreak/>
        <w:t>Contents</w:t>
      </w:r>
    </w:p>
    <w:p w14:paraId="0E31CFF4" w14:textId="77777777" w:rsidR="004B3A2B"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r w:rsidR="004B3A2B">
        <w:t>0</w:t>
      </w:r>
      <w:r w:rsidR="004B3A2B">
        <w:rPr>
          <w:rFonts w:asciiTheme="minorHAnsi" w:eastAsiaTheme="minorEastAsia" w:hAnsiTheme="minorHAnsi" w:cstheme="minorBidi"/>
          <w:color w:val="auto"/>
          <w:sz w:val="24"/>
          <w:szCs w:val="24"/>
          <w:lang w:eastAsia="ja-JP"/>
        </w:rPr>
        <w:tab/>
      </w:r>
      <w:r w:rsidR="004B3A2B">
        <w:t>Status of this document</w:t>
      </w:r>
      <w:r w:rsidR="004B3A2B">
        <w:tab/>
      </w:r>
      <w:r w:rsidR="004B3A2B">
        <w:fldChar w:fldCharType="begin"/>
      </w:r>
      <w:r w:rsidR="004B3A2B">
        <w:instrText xml:space="preserve"> PAGEREF _Toc204327809 \h </w:instrText>
      </w:r>
      <w:r w:rsidR="004B3A2B">
        <w:fldChar w:fldCharType="separate"/>
      </w:r>
      <w:r w:rsidR="004B3A2B">
        <w:t>1</w:t>
      </w:r>
      <w:r w:rsidR="004B3A2B">
        <w:fldChar w:fldCharType="end"/>
      </w:r>
    </w:p>
    <w:p w14:paraId="28038BE0"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r>
        <w:fldChar w:fldCharType="separate"/>
      </w:r>
      <w:r>
        <w:t>1</w:t>
      </w:r>
      <w:r>
        <w:fldChar w:fldCharType="end"/>
      </w:r>
    </w:p>
    <w:p w14:paraId="2B19DEC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r>
        <w:fldChar w:fldCharType="separate"/>
      </w:r>
      <w:r>
        <w:t>3</w:t>
      </w:r>
      <w:r>
        <w:fldChar w:fldCharType="end"/>
      </w:r>
    </w:p>
    <w:p w14:paraId="1A834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r>
        <w:fldChar w:fldCharType="separate"/>
      </w:r>
      <w:r>
        <w:t>4</w:t>
      </w:r>
      <w:r>
        <w:fldChar w:fldCharType="end"/>
      </w:r>
    </w:p>
    <w:p w14:paraId="390BC3C9"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r>
        <w:rPr>
          <w:noProof/>
        </w:rPr>
      </w:r>
      <w:r>
        <w:rPr>
          <w:noProof/>
        </w:rPr>
        <w:fldChar w:fldCharType="separate"/>
      </w:r>
      <w:r>
        <w:rPr>
          <w:noProof/>
        </w:rPr>
        <w:t>4</w:t>
      </w:r>
      <w:r>
        <w:rPr>
          <w:noProof/>
        </w:rPr>
        <w:fldChar w:fldCharType="end"/>
      </w:r>
    </w:p>
    <w:p w14:paraId="1362D7A7" w14:textId="216FA402"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1.2.2</w:t>
      </w:r>
      <w:r>
        <w:rPr>
          <w:rFonts w:asciiTheme="minorHAnsi" w:eastAsiaTheme="minorEastAsia" w:hAnsiTheme="minorHAnsi" w:cstheme="minorBidi"/>
          <w:noProof/>
          <w:color w:val="auto"/>
          <w:sz w:val="24"/>
          <w:szCs w:val="24"/>
          <w:lang w:eastAsia="ja-JP"/>
        </w:rPr>
        <w:tab/>
      </w:r>
      <w:r>
        <w:rPr>
          <w:noProof/>
        </w:rPr>
        <w:t xml:space="preserve">Introduction of </w:t>
      </w:r>
      <w:del w:id="3" w:author="phismith" w:date="2012-08-08T17:24:00Z">
        <w:r w:rsidDel="00E24FE7">
          <w:rPr>
            <w:noProof/>
          </w:rPr>
          <w:delText xml:space="preserve">reciprocal </w:delText>
        </w:r>
      </w:del>
      <w:ins w:id="4" w:author="phismith" w:date="2012-08-08T17:24:00Z">
        <w:r w:rsidR="00E24FE7">
          <w:rPr>
            <w:noProof/>
          </w:rPr>
          <w:t xml:space="preserve">mutual </w:t>
        </w:r>
      </w:ins>
      <w:r>
        <w:rPr>
          <w:noProof/>
        </w:rPr>
        <w:t>dependence</w:t>
      </w:r>
      <w:r>
        <w:rPr>
          <w:noProof/>
        </w:rPr>
        <w:tab/>
      </w:r>
      <w:r>
        <w:rPr>
          <w:noProof/>
        </w:rPr>
        <w:fldChar w:fldCharType="begin"/>
      </w:r>
      <w:r>
        <w:rPr>
          <w:noProof/>
        </w:rPr>
        <w:instrText xml:space="preserve"> PAGEREF _Toc204327814 \h </w:instrText>
      </w:r>
      <w:r>
        <w:rPr>
          <w:noProof/>
        </w:rPr>
      </w:r>
      <w:r>
        <w:rPr>
          <w:noProof/>
        </w:rPr>
        <w:fldChar w:fldCharType="separate"/>
      </w:r>
      <w:r>
        <w:rPr>
          <w:noProof/>
        </w:rPr>
        <w:t>4</w:t>
      </w:r>
      <w:r>
        <w:rPr>
          <w:noProof/>
        </w:rPr>
        <w:fldChar w:fldCharType="end"/>
      </w:r>
    </w:p>
    <w:p w14:paraId="51F7EF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r>
        <w:rPr>
          <w:noProof/>
        </w:rPr>
      </w:r>
      <w:r>
        <w:rPr>
          <w:noProof/>
        </w:rPr>
        <w:fldChar w:fldCharType="separate"/>
      </w:r>
      <w:r>
        <w:rPr>
          <w:noProof/>
        </w:rPr>
        <w:t>5</w:t>
      </w:r>
      <w:r>
        <w:rPr>
          <w:noProof/>
        </w:rPr>
        <w:fldChar w:fldCharType="end"/>
      </w:r>
    </w:p>
    <w:p w14:paraId="2F9E313D" w14:textId="77777777" w:rsidR="004B3A2B" w:rsidRDefault="004B3A2B">
      <w:pPr>
        <w:pStyle w:val="TOC4"/>
        <w:rPr>
          <w:rFonts w:asciiTheme="minorHAnsi" w:eastAsiaTheme="minorEastAsia" w:hAnsiTheme="minorHAnsi" w:cstheme="minorBidi"/>
          <w:i w:val="0"/>
          <w:color w:val="auto"/>
          <w:sz w:val="24"/>
          <w:szCs w:val="24"/>
          <w:lang w:eastAsia="ja-JP"/>
        </w:rPr>
      </w:pPr>
      <w:r>
        <w:t>Revision of treatment of spatial location</w:t>
      </w:r>
      <w:r>
        <w:tab/>
      </w:r>
      <w:r>
        <w:fldChar w:fldCharType="begin"/>
      </w:r>
      <w:r>
        <w:instrText xml:space="preserve"> PAGEREF _Toc204327816 \h </w:instrText>
      </w:r>
      <w:r>
        <w:fldChar w:fldCharType="separate"/>
      </w:r>
      <w:r>
        <w:t>5</w:t>
      </w:r>
      <w:r>
        <w:fldChar w:fldCharType="end"/>
      </w:r>
    </w:p>
    <w:p w14:paraId="62D3BFFC" w14:textId="77777777" w:rsidR="004B3A2B" w:rsidRDefault="004B3A2B">
      <w:pPr>
        <w:pStyle w:val="TOC4"/>
        <w:rPr>
          <w:rFonts w:asciiTheme="minorHAnsi" w:eastAsiaTheme="minorEastAsia" w:hAnsiTheme="minorHAnsi" w:cstheme="minorBidi"/>
          <w:i w:val="0"/>
          <w:color w:val="auto"/>
          <w:sz w:val="24"/>
          <w:szCs w:val="24"/>
          <w:lang w:eastAsia="ja-JP"/>
        </w:rPr>
      </w:pPr>
      <w:r>
        <w:t>Treatment of process predications under the heading ‘process profiles’</w:t>
      </w:r>
      <w:r>
        <w:tab/>
      </w:r>
      <w:r>
        <w:fldChar w:fldCharType="begin"/>
      </w:r>
      <w:r>
        <w:instrText xml:space="preserve"> PAGEREF _Toc204327817 \h </w:instrText>
      </w:r>
      <w:r>
        <w:fldChar w:fldCharType="separate"/>
      </w:r>
      <w:r>
        <w:t>5</w:t>
      </w:r>
      <w:r>
        <w:fldChar w:fldCharType="end"/>
      </w:r>
    </w:p>
    <w:p w14:paraId="707903AE" w14:textId="77777777" w:rsidR="004B3A2B" w:rsidRDefault="004B3A2B">
      <w:pPr>
        <w:pStyle w:val="TOC4"/>
        <w:rPr>
          <w:rFonts w:asciiTheme="minorHAnsi" w:eastAsiaTheme="minorEastAsia" w:hAnsiTheme="minorHAnsi" w:cstheme="minorBidi"/>
          <w:i w:val="0"/>
          <w:color w:val="auto"/>
          <w:sz w:val="24"/>
          <w:szCs w:val="24"/>
          <w:lang w:eastAsia="ja-JP"/>
        </w:rPr>
      </w:pPr>
      <w:r>
        <w:t>Inclusion of relations as part of BFO vs. RO, with changes to relations</w:t>
      </w:r>
      <w:r>
        <w:tab/>
      </w:r>
      <w:r>
        <w:fldChar w:fldCharType="begin"/>
      </w:r>
      <w:r>
        <w:instrText xml:space="preserve"> PAGEREF _Toc204327818 \h </w:instrText>
      </w:r>
      <w:r>
        <w:fldChar w:fldCharType="separate"/>
      </w:r>
      <w:r>
        <w:t>5</w:t>
      </w:r>
      <w:r>
        <w:fldChar w:fldCharType="end"/>
      </w:r>
    </w:p>
    <w:p w14:paraId="6D8F21F2" w14:textId="77777777" w:rsidR="004B3A2B" w:rsidRDefault="004B3A2B">
      <w:pPr>
        <w:pStyle w:val="TOC4"/>
        <w:rPr>
          <w:rFonts w:asciiTheme="minorHAnsi" w:eastAsiaTheme="minorEastAsia" w:hAnsiTheme="minorHAnsi" w:cstheme="minorBidi"/>
          <w:i w:val="0"/>
          <w:color w:val="auto"/>
          <w:sz w:val="24"/>
          <w:szCs w:val="24"/>
          <w:lang w:eastAsia="ja-JP"/>
        </w:rPr>
      </w:pPr>
      <w:r>
        <w:t>New relation exists_at added.</w:t>
      </w:r>
      <w:r>
        <w:tab/>
      </w:r>
      <w:r>
        <w:fldChar w:fldCharType="begin"/>
      </w:r>
      <w:r>
        <w:instrText xml:space="preserve"> PAGEREF _Toc204327819 \h </w:instrText>
      </w:r>
      <w:r>
        <w:fldChar w:fldCharType="separate"/>
      </w:r>
      <w:r>
        <w:t>5</w:t>
      </w:r>
      <w:r>
        <w:fldChar w:fldCharType="end"/>
      </w:r>
    </w:p>
    <w:p w14:paraId="271624F2" w14:textId="77777777" w:rsidR="004B3A2B" w:rsidRDefault="004B3A2B">
      <w:pPr>
        <w:pStyle w:val="TOC4"/>
        <w:rPr>
          <w:rFonts w:asciiTheme="minorHAnsi" w:eastAsiaTheme="minorEastAsia" w:hAnsiTheme="minorHAnsi" w:cstheme="minorBidi"/>
          <w:i w:val="0"/>
          <w:color w:val="auto"/>
          <w:sz w:val="24"/>
          <w:szCs w:val="24"/>
          <w:lang w:eastAsia="ja-JP"/>
        </w:rPr>
      </w:pPr>
      <w:r>
        <w:t>Relation of containment deprecated</w:t>
      </w:r>
      <w:r>
        <w:tab/>
      </w:r>
      <w:r>
        <w:fldChar w:fldCharType="begin"/>
      </w:r>
      <w:r>
        <w:instrText xml:space="preserve"> PAGEREF _Toc204327820 \h </w:instrText>
      </w:r>
      <w:r>
        <w:fldChar w:fldCharType="separate"/>
      </w:r>
      <w:r>
        <w:t>5</w:t>
      </w:r>
      <w:r>
        <w:fldChar w:fldCharType="end"/>
      </w:r>
    </w:p>
    <w:p w14:paraId="17941E46" w14:textId="77777777" w:rsidR="004B3A2B" w:rsidRDefault="004B3A2B">
      <w:pPr>
        <w:pStyle w:val="TOC4"/>
        <w:rPr>
          <w:rFonts w:asciiTheme="minorHAnsi" w:eastAsiaTheme="minorEastAsia" w:hAnsiTheme="minorHAnsi" w:cstheme="minorBidi"/>
          <w:i w:val="0"/>
          <w:color w:val="auto"/>
          <w:sz w:val="24"/>
          <w:szCs w:val="24"/>
          <w:lang w:eastAsia="ja-JP"/>
        </w:rPr>
      </w:pPr>
      <w:r>
        <w:t>Relations of parthood disambiguated</w:t>
      </w:r>
      <w:r>
        <w:tab/>
      </w:r>
      <w:r>
        <w:fldChar w:fldCharType="begin"/>
      </w:r>
      <w:r>
        <w:instrText xml:space="preserve"> PAGEREF _Toc204327821 \h </w:instrText>
      </w:r>
      <w:r>
        <w:fldChar w:fldCharType="separate"/>
      </w:r>
      <w:r>
        <w:t>6</w:t>
      </w:r>
      <w:r>
        <w:fldChar w:fldCharType="end"/>
      </w:r>
    </w:p>
    <w:p w14:paraId="285A2C69" w14:textId="77777777" w:rsidR="004B3A2B" w:rsidRDefault="004B3A2B">
      <w:pPr>
        <w:pStyle w:val="TOC4"/>
        <w:rPr>
          <w:rFonts w:asciiTheme="minorHAnsi" w:eastAsiaTheme="minorEastAsia" w:hAnsiTheme="minorHAnsi" w:cstheme="minorBidi"/>
          <w:i w:val="0"/>
          <w:color w:val="auto"/>
          <w:sz w:val="24"/>
          <w:szCs w:val="24"/>
          <w:lang w:eastAsia="ja-JP"/>
        </w:rPr>
      </w:pPr>
      <w:r>
        <w:t>Revision of Process</w:t>
      </w:r>
      <w:r>
        <w:tab/>
      </w:r>
      <w:r>
        <w:fldChar w:fldCharType="begin"/>
      </w:r>
      <w:r>
        <w:instrText xml:space="preserve"> PAGEREF _Toc204327822 \h </w:instrText>
      </w:r>
      <w:r>
        <w:fldChar w:fldCharType="separate"/>
      </w:r>
      <w:r>
        <w:t>6</w:t>
      </w:r>
      <w:r>
        <w:fldChar w:fldCharType="end"/>
      </w:r>
    </w:p>
    <w:p w14:paraId="26668ED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r>
        <w:rPr>
          <w:noProof/>
        </w:rPr>
      </w:r>
      <w:r>
        <w:rPr>
          <w:noProof/>
        </w:rPr>
        <w:fldChar w:fldCharType="separate"/>
      </w:r>
      <w:r>
        <w:rPr>
          <w:noProof/>
        </w:rPr>
        <w:t>6</w:t>
      </w:r>
      <w:r>
        <w:rPr>
          <w:noProof/>
        </w:rPr>
        <w:fldChar w:fldCharType="end"/>
      </w:r>
    </w:p>
    <w:p w14:paraId="478287A6"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r>
        <w:fldChar w:fldCharType="separate"/>
      </w:r>
      <w:r>
        <w:t>6</w:t>
      </w:r>
      <w:r>
        <w:fldChar w:fldCharType="end"/>
      </w:r>
    </w:p>
    <w:p w14:paraId="759AD85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r>
        <w:fldChar w:fldCharType="separate"/>
      </w:r>
      <w:r>
        <w:t>6</w:t>
      </w:r>
      <w:r>
        <w:fldChar w:fldCharType="end"/>
      </w:r>
    </w:p>
    <w:p w14:paraId="5069CD0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r>
        <w:fldChar w:fldCharType="separate"/>
      </w:r>
      <w:r>
        <w:t>7</w:t>
      </w:r>
      <w:r>
        <w:fldChar w:fldCharType="end"/>
      </w:r>
    </w:p>
    <w:p w14:paraId="05EA8C1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r>
        <w:fldChar w:fldCharType="separate"/>
      </w:r>
      <w:r>
        <w:t>8</w:t>
      </w:r>
      <w:r>
        <w:fldChar w:fldCharType="end"/>
      </w:r>
    </w:p>
    <w:p w14:paraId="120CF0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r>
        <w:fldChar w:fldCharType="separate"/>
      </w:r>
      <w:r>
        <w:t>8</w:t>
      </w:r>
      <w:r>
        <w:fldChar w:fldCharType="end"/>
      </w:r>
    </w:p>
    <w:p w14:paraId="1585572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r>
        <w:fldChar w:fldCharType="separate"/>
      </w:r>
      <w:r>
        <w:t>9</w:t>
      </w:r>
      <w:r>
        <w:fldChar w:fldCharType="end"/>
      </w:r>
    </w:p>
    <w:p w14:paraId="376D2C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r>
        <w:fldChar w:fldCharType="separate"/>
      </w:r>
      <w:r>
        <w:t>10</w:t>
      </w:r>
      <w:r>
        <w:fldChar w:fldCharType="end"/>
      </w:r>
    </w:p>
    <w:p w14:paraId="72592F23"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r>
        <w:fldChar w:fldCharType="separate"/>
      </w:r>
      <w:r>
        <w:t>11</w:t>
      </w:r>
      <w:r>
        <w:fldChar w:fldCharType="end"/>
      </w:r>
    </w:p>
    <w:p w14:paraId="6272369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r>
        <w:fldChar w:fldCharType="separate"/>
      </w:r>
      <w:r>
        <w:t>12</w:t>
      </w:r>
      <w:r>
        <w:fldChar w:fldCharType="end"/>
      </w:r>
    </w:p>
    <w:p w14:paraId="52A4456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r>
        <w:fldChar w:fldCharType="separate"/>
      </w:r>
      <w:r>
        <w:t>13</w:t>
      </w:r>
      <w:r>
        <w:fldChar w:fldCharType="end"/>
      </w:r>
    </w:p>
    <w:p w14:paraId="0307230A"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r>
        <w:fldChar w:fldCharType="separate"/>
      </w:r>
      <w:r>
        <w:t>14</w:t>
      </w:r>
      <w:r>
        <w:fldChar w:fldCharType="end"/>
      </w:r>
    </w:p>
    <w:p w14:paraId="43D7E6F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r>
        <w:fldChar w:fldCharType="separate"/>
      </w:r>
      <w:r>
        <w:t>14</w:t>
      </w:r>
      <w:r>
        <w:fldChar w:fldCharType="end"/>
      </w:r>
    </w:p>
    <w:p w14:paraId="4CC44B47"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r>
        <w:fldChar w:fldCharType="separate"/>
      </w:r>
      <w:r>
        <w:t>15</w:t>
      </w:r>
      <w:r>
        <w:fldChar w:fldCharType="end"/>
      </w:r>
    </w:p>
    <w:p w14:paraId="2188C07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r>
        <w:rPr>
          <w:noProof/>
        </w:rPr>
      </w:r>
      <w:r>
        <w:rPr>
          <w:noProof/>
        </w:rPr>
        <w:fldChar w:fldCharType="separate"/>
      </w:r>
      <w:r>
        <w:rPr>
          <w:noProof/>
        </w:rPr>
        <w:t>15</w:t>
      </w:r>
      <w:r>
        <w:rPr>
          <w:noProof/>
        </w:rPr>
        <w:fldChar w:fldCharType="end"/>
      </w:r>
    </w:p>
    <w:p w14:paraId="164BFDEE"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r>
        <w:rPr>
          <w:noProof/>
        </w:rPr>
      </w:r>
      <w:r>
        <w:rPr>
          <w:noProof/>
        </w:rPr>
        <w:fldChar w:fldCharType="separate"/>
      </w:r>
      <w:r>
        <w:rPr>
          <w:noProof/>
        </w:rPr>
        <w:t>15</w:t>
      </w:r>
      <w:r>
        <w:rPr>
          <w:noProof/>
        </w:rPr>
        <w:fldChar w:fldCharType="end"/>
      </w:r>
    </w:p>
    <w:p w14:paraId="7C595A7D"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r>
        <w:rPr>
          <w:noProof/>
        </w:rPr>
      </w:r>
      <w:r>
        <w:rPr>
          <w:noProof/>
        </w:rPr>
        <w:fldChar w:fldCharType="separate"/>
      </w:r>
      <w:r>
        <w:rPr>
          <w:noProof/>
        </w:rPr>
        <w:t>16</w:t>
      </w:r>
      <w:r>
        <w:rPr>
          <w:noProof/>
        </w:rPr>
        <w:fldChar w:fldCharType="end"/>
      </w:r>
    </w:p>
    <w:p w14:paraId="0AF1751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r>
        <w:fldChar w:fldCharType="separate"/>
      </w:r>
      <w:r>
        <w:t>16</w:t>
      </w:r>
      <w:r>
        <w:fldChar w:fldCharType="end"/>
      </w:r>
    </w:p>
    <w:p w14:paraId="6C2664D9"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r>
        <w:fldChar w:fldCharType="separate"/>
      </w:r>
      <w:r>
        <w:t>17</w:t>
      </w:r>
      <w:r>
        <w:fldChar w:fldCharType="end"/>
      </w:r>
    </w:p>
    <w:p w14:paraId="17F7C315"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r>
        <w:fldChar w:fldCharType="separate"/>
      </w:r>
      <w:r>
        <w:t>17</w:t>
      </w:r>
      <w:r>
        <w:fldChar w:fldCharType="end"/>
      </w:r>
    </w:p>
    <w:p w14:paraId="1703C5F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lastRenderedPageBreak/>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r>
        <w:rPr>
          <w:noProof/>
        </w:rPr>
      </w:r>
      <w:r>
        <w:rPr>
          <w:noProof/>
        </w:rPr>
        <w:fldChar w:fldCharType="separate"/>
      </w:r>
      <w:r>
        <w:rPr>
          <w:noProof/>
        </w:rPr>
        <w:t>18</w:t>
      </w:r>
      <w:r>
        <w:rPr>
          <w:noProof/>
        </w:rPr>
        <w:fldChar w:fldCharType="end"/>
      </w:r>
    </w:p>
    <w:p w14:paraId="5433892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r>
        <w:rPr>
          <w:noProof/>
        </w:rPr>
      </w:r>
      <w:r>
        <w:rPr>
          <w:noProof/>
        </w:rPr>
        <w:fldChar w:fldCharType="separate"/>
      </w:r>
      <w:r>
        <w:rPr>
          <w:noProof/>
        </w:rPr>
        <w:t>19</w:t>
      </w:r>
      <w:r>
        <w:rPr>
          <w:noProof/>
        </w:rPr>
        <w:fldChar w:fldCharType="end"/>
      </w:r>
    </w:p>
    <w:p w14:paraId="58213F5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r>
        <w:rPr>
          <w:noProof/>
        </w:rPr>
      </w:r>
      <w:r>
        <w:rPr>
          <w:noProof/>
        </w:rPr>
        <w:fldChar w:fldCharType="separate"/>
      </w:r>
      <w:r>
        <w:rPr>
          <w:noProof/>
        </w:rPr>
        <w:t>19</w:t>
      </w:r>
      <w:r>
        <w:rPr>
          <w:noProof/>
        </w:rPr>
        <w:fldChar w:fldCharType="end"/>
      </w:r>
    </w:p>
    <w:p w14:paraId="0E87997E"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r>
        <w:fldChar w:fldCharType="separate"/>
      </w:r>
      <w:r>
        <w:t>20</w:t>
      </w:r>
      <w:r>
        <w:fldChar w:fldCharType="end"/>
      </w:r>
    </w:p>
    <w:p w14:paraId="031822A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r>
        <w:rPr>
          <w:noProof/>
        </w:rPr>
      </w:r>
      <w:r>
        <w:rPr>
          <w:noProof/>
        </w:rPr>
        <w:fldChar w:fldCharType="separate"/>
      </w:r>
      <w:r>
        <w:rPr>
          <w:noProof/>
        </w:rPr>
        <w:t>22</w:t>
      </w:r>
      <w:r>
        <w:rPr>
          <w:noProof/>
        </w:rPr>
        <w:fldChar w:fldCharType="end"/>
      </w:r>
    </w:p>
    <w:p w14:paraId="4FF757FC"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r>
        <w:fldChar w:fldCharType="separate"/>
      </w:r>
      <w:r>
        <w:t>22</w:t>
      </w:r>
      <w:r>
        <w:fldChar w:fldCharType="end"/>
      </w:r>
    </w:p>
    <w:p w14:paraId="5EF7322B"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r>
        <w:rPr>
          <w:noProof/>
        </w:rPr>
      </w:r>
      <w:r>
        <w:rPr>
          <w:noProof/>
        </w:rPr>
        <w:fldChar w:fldCharType="separate"/>
      </w:r>
      <w:r>
        <w:rPr>
          <w:noProof/>
        </w:rPr>
        <w:t>25</w:t>
      </w:r>
      <w:r>
        <w:rPr>
          <w:noProof/>
        </w:rPr>
        <w:fldChar w:fldCharType="end"/>
      </w:r>
    </w:p>
    <w:p w14:paraId="4C4C8160"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r>
        <w:fldChar w:fldCharType="separate"/>
      </w:r>
      <w:r>
        <w:t>27</w:t>
      </w:r>
      <w:r>
        <w:fldChar w:fldCharType="end"/>
      </w:r>
    </w:p>
    <w:p w14:paraId="2E0C0CF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r>
        <w:fldChar w:fldCharType="separate"/>
      </w:r>
      <w:r>
        <w:t>28</w:t>
      </w:r>
      <w:r>
        <w:fldChar w:fldCharType="end"/>
      </w:r>
    </w:p>
    <w:p w14:paraId="1F5AA924" w14:textId="77777777" w:rsidR="004B3A2B" w:rsidRDefault="004B3A2B">
      <w:pPr>
        <w:pStyle w:val="TOC4"/>
        <w:rPr>
          <w:rFonts w:asciiTheme="minorHAnsi" w:eastAsiaTheme="minorEastAsia" w:hAnsiTheme="minorHAnsi" w:cstheme="minorBidi"/>
          <w:i w:val="0"/>
          <w:color w:val="auto"/>
          <w:sz w:val="24"/>
          <w:szCs w:val="24"/>
          <w:lang w:eastAsia="ja-JP"/>
        </w:rPr>
      </w:pPr>
      <w:r>
        <w:t>Subtypes of material entity</w:t>
      </w:r>
      <w:r>
        <w:tab/>
      </w:r>
      <w:r>
        <w:fldChar w:fldCharType="begin"/>
      </w:r>
      <w:r>
        <w:instrText xml:space="preserve"> PAGEREF _Toc204327853 \h </w:instrText>
      </w:r>
      <w:r>
        <w:fldChar w:fldCharType="separate"/>
      </w:r>
      <w:r>
        <w:t>29</w:t>
      </w:r>
      <w:r>
        <w:fldChar w:fldCharType="end"/>
      </w:r>
    </w:p>
    <w:p w14:paraId="7417872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r>
        <w:rPr>
          <w:noProof/>
        </w:rPr>
      </w:r>
      <w:r>
        <w:rPr>
          <w:noProof/>
        </w:rPr>
        <w:fldChar w:fldCharType="separate"/>
      </w:r>
      <w:r>
        <w:rPr>
          <w:noProof/>
        </w:rPr>
        <w:t>30</w:t>
      </w:r>
      <w:r>
        <w:rPr>
          <w:noProof/>
        </w:rPr>
        <w:fldChar w:fldCharType="end"/>
      </w:r>
    </w:p>
    <w:p w14:paraId="45A871B4" w14:textId="77777777" w:rsidR="004B3A2B" w:rsidRDefault="004B3A2B">
      <w:pPr>
        <w:pStyle w:val="TOC4"/>
        <w:rPr>
          <w:rFonts w:asciiTheme="minorHAnsi" w:eastAsiaTheme="minorEastAsia" w:hAnsiTheme="minorHAnsi" w:cstheme="minorBidi"/>
          <w:i w:val="0"/>
          <w:color w:val="auto"/>
          <w:sz w:val="24"/>
          <w:szCs w:val="24"/>
          <w:lang w:eastAsia="ja-JP"/>
        </w:rPr>
      </w:pPr>
      <w:r>
        <w:t>Causal unity</w:t>
      </w:r>
      <w:r>
        <w:tab/>
      </w:r>
      <w:r>
        <w:fldChar w:fldCharType="begin"/>
      </w:r>
      <w:r>
        <w:instrText xml:space="preserve"> PAGEREF _Toc204327855 \h </w:instrText>
      </w:r>
      <w:r>
        <w:fldChar w:fldCharType="separate"/>
      </w:r>
      <w:r>
        <w:t>31</w:t>
      </w:r>
      <w:r>
        <w:fldChar w:fldCharType="end"/>
      </w:r>
    </w:p>
    <w:p w14:paraId="6A1EE985" w14:textId="77777777" w:rsidR="004B3A2B" w:rsidRDefault="004B3A2B">
      <w:pPr>
        <w:pStyle w:val="TOC4"/>
        <w:rPr>
          <w:rFonts w:asciiTheme="minorHAnsi" w:eastAsiaTheme="minorEastAsia" w:hAnsiTheme="minorHAnsi" w:cstheme="minorBidi"/>
          <w:i w:val="0"/>
          <w:color w:val="auto"/>
          <w:sz w:val="24"/>
          <w:szCs w:val="24"/>
          <w:lang w:eastAsia="ja-JP"/>
        </w:rPr>
      </w:pPr>
      <w:r>
        <w:t>Elucidation of bfo:object</w:t>
      </w:r>
      <w:r>
        <w:tab/>
      </w:r>
      <w:r>
        <w:fldChar w:fldCharType="begin"/>
      </w:r>
      <w:r>
        <w:instrText xml:space="preserve"> PAGEREF _Toc204327856 \h </w:instrText>
      </w:r>
      <w:r>
        <w:fldChar w:fldCharType="separate"/>
      </w:r>
      <w:r>
        <w:t>34</w:t>
      </w:r>
      <w:r>
        <w:fldChar w:fldCharType="end"/>
      </w:r>
    </w:p>
    <w:p w14:paraId="3EF17912" w14:textId="77777777" w:rsidR="004B3A2B" w:rsidRDefault="004B3A2B">
      <w:pPr>
        <w:pStyle w:val="TOC4"/>
        <w:rPr>
          <w:rFonts w:asciiTheme="minorHAnsi" w:eastAsiaTheme="minorEastAsia" w:hAnsiTheme="minorHAnsi" w:cstheme="minorBidi"/>
          <w:i w:val="0"/>
          <w:color w:val="auto"/>
          <w:sz w:val="24"/>
          <w:szCs w:val="24"/>
          <w:lang w:eastAsia="ja-JP"/>
        </w:rPr>
      </w:pPr>
      <w:r>
        <w:t>Objects can be joined to other objects</w:t>
      </w:r>
      <w:r>
        <w:tab/>
      </w:r>
      <w:r>
        <w:fldChar w:fldCharType="begin"/>
      </w:r>
      <w:r>
        <w:instrText xml:space="preserve"> PAGEREF _Toc204327857 \h </w:instrText>
      </w:r>
      <w:r>
        <w:fldChar w:fldCharType="separate"/>
      </w:r>
      <w:r>
        <w:t>35</w:t>
      </w:r>
      <w:r>
        <w:fldChar w:fldCharType="end"/>
      </w:r>
    </w:p>
    <w:p w14:paraId="50BE74A4" w14:textId="77777777" w:rsidR="004B3A2B" w:rsidRDefault="004B3A2B">
      <w:pPr>
        <w:pStyle w:val="TOC4"/>
        <w:rPr>
          <w:rFonts w:asciiTheme="minorHAnsi" w:eastAsiaTheme="minorEastAsia" w:hAnsiTheme="minorHAnsi" w:cstheme="minorBidi"/>
          <w:i w:val="0"/>
          <w:color w:val="auto"/>
          <w:sz w:val="24"/>
          <w:szCs w:val="24"/>
          <w:lang w:eastAsia="ja-JP"/>
        </w:rPr>
      </w:pPr>
      <w:r>
        <w:t>Objects may contain other objects as parts</w:t>
      </w:r>
      <w:r>
        <w:tab/>
      </w:r>
      <w:r>
        <w:fldChar w:fldCharType="begin"/>
      </w:r>
      <w:r>
        <w:instrText xml:space="preserve"> PAGEREF _Toc204327858 \h </w:instrText>
      </w:r>
      <w:r>
        <w:fldChar w:fldCharType="separate"/>
      </w:r>
      <w:r>
        <w:t>36</w:t>
      </w:r>
      <w:r>
        <w:fldChar w:fldCharType="end"/>
      </w:r>
    </w:p>
    <w:p w14:paraId="358D8DE5" w14:textId="77777777" w:rsidR="004B3A2B" w:rsidRDefault="004B3A2B">
      <w:pPr>
        <w:pStyle w:val="TOC4"/>
        <w:rPr>
          <w:rFonts w:asciiTheme="minorHAnsi" w:eastAsiaTheme="minorEastAsia" w:hAnsiTheme="minorHAnsi" w:cstheme="minorBidi"/>
          <w:i w:val="0"/>
          <w:color w:val="auto"/>
          <w:sz w:val="24"/>
          <w:szCs w:val="24"/>
          <w:lang w:eastAsia="ja-JP"/>
        </w:rPr>
      </w:pPr>
      <w:r>
        <w:t>Conjoined twins</w:t>
      </w:r>
      <w:r>
        <w:tab/>
      </w:r>
      <w:r>
        <w:fldChar w:fldCharType="begin"/>
      </w:r>
      <w:r>
        <w:instrText xml:space="preserve"> PAGEREF _Toc204327859 \h </w:instrText>
      </w:r>
      <w:r>
        <w:fldChar w:fldCharType="separate"/>
      </w:r>
      <w:r>
        <w:t>36</w:t>
      </w:r>
      <w:r>
        <w:fldChar w:fldCharType="end"/>
      </w:r>
    </w:p>
    <w:p w14:paraId="12896DA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r>
        <w:rPr>
          <w:noProof/>
        </w:rPr>
      </w:r>
      <w:r>
        <w:rPr>
          <w:noProof/>
        </w:rPr>
        <w:fldChar w:fldCharType="separate"/>
      </w:r>
      <w:r>
        <w:rPr>
          <w:noProof/>
        </w:rPr>
        <w:t>37</w:t>
      </w:r>
      <w:r>
        <w:rPr>
          <w:noProof/>
        </w:rPr>
        <w:fldChar w:fldCharType="end"/>
      </w:r>
    </w:p>
    <w:p w14:paraId="3D3F480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r>
        <w:rPr>
          <w:noProof/>
        </w:rPr>
      </w:r>
      <w:r>
        <w:rPr>
          <w:noProof/>
        </w:rPr>
        <w:fldChar w:fldCharType="separate"/>
      </w:r>
      <w:r>
        <w:rPr>
          <w:noProof/>
        </w:rPr>
        <w:t>38</w:t>
      </w:r>
      <w:r>
        <w:rPr>
          <w:noProof/>
        </w:rPr>
        <w:fldChar w:fldCharType="end"/>
      </w:r>
    </w:p>
    <w:p w14:paraId="3FBAF129" w14:textId="77777777" w:rsidR="004B3A2B" w:rsidRDefault="004B3A2B">
      <w:pPr>
        <w:pStyle w:val="TOC4"/>
        <w:rPr>
          <w:rFonts w:asciiTheme="minorHAnsi" w:eastAsiaTheme="minorEastAsia" w:hAnsiTheme="minorHAnsi" w:cstheme="minorBidi"/>
          <w:i w:val="0"/>
          <w:color w:val="auto"/>
          <w:sz w:val="24"/>
          <w:szCs w:val="24"/>
          <w:lang w:eastAsia="ja-JP"/>
        </w:rPr>
      </w:pPr>
      <w:r>
        <w:t>Treatment of material entity in BFO</w:t>
      </w:r>
      <w:r>
        <w:tab/>
      </w:r>
      <w:r>
        <w:fldChar w:fldCharType="begin"/>
      </w:r>
      <w:r>
        <w:instrText xml:space="preserve"> PAGEREF _Toc204327862 \h </w:instrText>
      </w:r>
      <w:r>
        <w:fldChar w:fldCharType="separate"/>
      </w:r>
      <w:r>
        <w:t>40</w:t>
      </w:r>
      <w:r>
        <w:fldChar w:fldCharType="end"/>
      </w:r>
    </w:p>
    <w:p w14:paraId="01C289B7"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r>
        <w:fldChar w:fldCharType="separate"/>
      </w:r>
      <w:r>
        <w:t>41</w:t>
      </w:r>
      <w:r>
        <w:fldChar w:fldCharType="end"/>
      </w:r>
    </w:p>
    <w:p w14:paraId="1F29E07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r>
        <w:rPr>
          <w:noProof/>
        </w:rPr>
      </w:r>
      <w:r>
        <w:rPr>
          <w:noProof/>
        </w:rPr>
        <w:fldChar w:fldCharType="separate"/>
      </w:r>
      <w:r>
        <w:rPr>
          <w:noProof/>
        </w:rPr>
        <w:t>42</w:t>
      </w:r>
      <w:r>
        <w:rPr>
          <w:noProof/>
        </w:rPr>
        <w:fldChar w:fldCharType="end"/>
      </w:r>
    </w:p>
    <w:p w14:paraId="2494E47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continuant fiat boundary</w:t>
      </w:r>
      <w:r>
        <w:tab/>
      </w:r>
      <w:r>
        <w:fldChar w:fldCharType="begin"/>
      </w:r>
      <w:r>
        <w:instrText xml:space="preserve"> PAGEREF _Toc204327865 \h </w:instrText>
      </w:r>
      <w:r>
        <w:fldChar w:fldCharType="separate"/>
      </w:r>
      <w:r>
        <w:t>43</w:t>
      </w:r>
      <w:r>
        <w:fldChar w:fldCharType="end"/>
      </w:r>
    </w:p>
    <w:p w14:paraId="7F0C77CC"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continuant fiat boundary</w:t>
      </w:r>
      <w:r>
        <w:tab/>
      </w:r>
      <w:r>
        <w:fldChar w:fldCharType="begin"/>
      </w:r>
      <w:r>
        <w:instrText xml:space="preserve"> PAGEREF _Toc204327866 \h </w:instrText>
      </w:r>
      <w:r>
        <w:fldChar w:fldCharType="separate"/>
      </w:r>
      <w:r>
        <w:t>43</w:t>
      </w:r>
      <w:r>
        <w:fldChar w:fldCharType="end"/>
      </w:r>
    </w:p>
    <w:p w14:paraId="1C5CC885"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continuant fiat boundary</w:t>
      </w:r>
      <w:r>
        <w:tab/>
      </w:r>
      <w:r>
        <w:fldChar w:fldCharType="begin"/>
      </w:r>
      <w:r>
        <w:instrText xml:space="preserve"> PAGEREF _Toc204327867 \h </w:instrText>
      </w:r>
      <w:r>
        <w:fldChar w:fldCharType="separate"/>
      </w:r>
      <w:r>
        <w:t>43</w:t>
      </w:r>
      <w:r>
        <w:fldChar w:fldCharType="end"/>
      </w:r>
    </w:p>
    <w:p w14:paraId="2E855016"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r>
        <w:rPr>
          <w:noProof/>
        </w:rPr>
      </w:r>
      <w:r>
        <w:rPr>
          <w:noProof/>
        </w:rPr>
        <w:fldChar w:fldCharType="separate"/>
      </w:r>
      <w:r>
        <w:rPr>
          <w:noProof/>
        </w:rPr>
        <w:t>44</w:t>
      </w:r>
      <w:r>
        <w:rPr>
          <w:noProof/>
        </w:rPr>
        <w:fldChar w:fldCharType="end"/>
      </w:r>
    </w:p>
    <w:p w14:paraId="4B5E378E"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r>
        <w:rPr>
          <w:noProof/>
        </w:rPr>
      </w:r>
      <w:r>
        <w:rPr>
          <w:noProof/>
        </w:rPr>
        <w:fldChar w:fldCharType="separate"/>
      </w:r>
      <w:r>
        <w:rPr>
          <w:noProof/>
        </w:rPr>
        <w:t>46</w:t>
      </w:r>
      <w:r>
        <w:rPr>
          <w:noProof/>
        </w:rPr>
        <w:fldChar w:fldCharType="end"/>
      </w:r>
    </w:p>
    <w:p w14:paraId="78861B13"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spatial region</w:t>
      </w:r>
      <w:r>
        <w:tab/>
      </w:r>
      <w:r>
        <w:fldChar w:fldCharType="begin"/>
      </w:r>
      <w:r>
        <w:instrText xml:space="preserve"> PAGEREF _Toc204327870 \h </w:instrText>
      </w:r>
      <w:r>
        <w:fldChar w:fldCharType="separate"/>
      </w:r>
      <w:r>
        <w:t>47</w:t>
      </w:r>
      <w:r>
        <w:fldChar w:fldCharType="end"/>
      </w:r>
    </w:p>
    <w:p w14:paraId="4BC99599"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spatial region</w:t>
      </w:r>
      <w:r>
        <w:tab/>
      </w:r>
      <w:r>
        <w:fldChar w:fldCharType="begin"/>
      </w:r>
      <w:r>
        <w:instrText xml:space="preserve"> PAGEREF _Toc204327871 \h </w:instrText>
      </w:r>
      <w:r>
        <w:fldChar w:fldCharType="separate"/>
      </w:r>
      <w:r>
        <w:t>47</w:t>
      </w:r>
      <w:r>
        <w:fldChar w:fldCharType="end"/>
      </w:r>
    </w:p>
    <w:p w14:paraId="0F7CE56D" w14:textId="77777777" w:rsidR="004B3A2B" w:rsidRDefault="004B3A2B">
      <w:pPr>
        <w:pStyle w:val="TOC4"/>
        <w:rPr>
          <w:rFonts w:asciiTheme="minorHAnsi" w:eastAsiaTheme="minorEastAsia" w:hAnsiTheme="minorHAnsi" w:cstheme="minorBidi"/>
          <w:i w:val="0"/>
          <w:color w:val="auto"/>
          <w:sz w:val="24"/>
          <w:szCs w:val="24"/>
          <w:lang w:eastAsia="ja-JP"/>
        </w:rPr>
      </w:pPr>
      <w:r>
        <w:t>two-dimensional spatial region</w:t>
      </w:r>
      <w:r>
        <w:tab/>
      </w:r>
      <w:r>
        <w:fldChar w:fldCharType="begin"/>
      </w:r>
      <w:r>
        <w:instrText xml:space="preserve"> PAGEREF _Toc204327872 \h </w:instrText>
      </w:r>
      <w:r>
        <w:fldChar w:fldCharType="separate"/>
      </w:r>
      <w:r>
        <w:t>47</w:t>
      </w:r>
      <w:r>
        <w:fldChar w:fldCharType="end"/>
      </w:r>
    </w:p>
    <w:p w14:paraId="457A4E14" w14:textId="77777777" w:rsidR="004B3A2B" w:rsidRDefault="004B3A2B">
      <w:pPr>
        <w:pStyle w:val="TOC4"/>
        <w:rPr>
          <w:rFonts w:asciiTheme="minorHAnsi" w:eastAsiaTheme="minorEastAsia" w:hAnsiTheme="minorHAnsi" w:cstheme="minorBidi"/>
          <w:i w:val="0"/>
          <w:color w:val="auto"/>
          <w:sz w:val="24"/>
          <w:szCs w:val="24"/>
          <w:lang w:eastAsia="ja-JP"/>
        </w:rPr>
      </w:pPr>
      <w:r>
        <w:t>three-dimensional spatial region (a spatial volume)</w:t>
      </w:r>
      <w:r>
        <w:tab/>
      </w:r>
      <w:r>
        <w:fldChar w:fldCharType="begin"/>
      </w:r>
      <w:r>
        <w:instrText xml:space="preserve"> PAGEREF _Toc204327873 \h </w:instrText>
      </w:r>
      <w:r>
        <w:fldChar w:fldCharType="separate"/>
      </w:r>
      <w:r>
        <w:t>47</w:t>
      </w:r>
      <w:r>
        <w:fldChar w:fldCharType="end"/>
      </w:r>
    </w:p>
    <w:p w14:paraId="00123A0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r>
        <w:rPr>
          <w:noProof/>
        </w:rPr>
      </w:r>
      <w:r>
        <w:rPr>
          <w:noProof/>
        </w:rPr>
        <w:fldChar w:fldCharType="separate"/>
      </w:r>
      <w:r>
        <w:rPr>
          <w:noProof/>
        </w:rPr>
        <w:t>48</w:t>
      </w:r>
      <w:r>
        <w:rPr>
          <w:noProof/>
        </w:rPr>
        <w:fldChar w:fldCharType="end"/>
      </w:r>
    </w:p>
    <w:p w14:paraId="56499D99" w14:textId="77777777" w:rsidR="004B3A2B" w:rsidRDefault="004B3A2B">
      <w:pPr>
        <w:pStyle w:val="TOC4"/>
        <w:rPr>
          <w:rFonts w:asciiTheme="minorHAnsi" w:eastAsiaTheme="minorEastAsia" w:hAnsiTheme="minorHAnsi" w:cstheme="minorBidi"/>
          <w:i w:val="0"/>
          <w:color w:val="auto"/>
          <w:sz w:val="24"/>
          <w:szCs w:val="24"/>
          <w:lang w:eastAsia="ja-JP"/>
        </w:rPr>
      </w:pPr>
      <w:r>
        <w:t>The occupies_spatial_region relation</w:t>
      </w:r>
      <w:r>
        <w:tab/>
      </w:r>
      <w:r>
        <w:fldChar w:fldCharType="begin"/>
      </w:r>
      <w:r>
        <w:instrText xml:space="preserve"> PAGEREF _Toc204327875 \h </w:instrText>
      </w:r>
      <w:r>
        <w:fldChar w:fldCharType="separate"/>
      </w:r>
      <w:r>
        <w:t>48</w:t>
      </w:r>
      <w:r>
        <w:fldChar w:fldCharType="end"/>
      </w:r>
    </w:p>
    <w:p w14:paraId="612FDC1C" w14:textId="77777777" w:rsidR="004B3A2B" w:rsidRDefault="004B3A2B">
      <w:pPr>
        <w:pStyle w:val="TOC4"/>
        <w:rPr>
          <w:rFonts w:asciiTheme="minorHAnsi" w:eastAsiaTheme="minorEastAsia" w:hAnsiTheme="minorHAnsi" w:cstheme="minorBidi"/>
          <w:i w:val="0"/>
          <w:color w:val="auto"/>
          <w:sz w:val="24"/>
          <w:szCs w:val="24"/>
          <w:lang w:eastAsia="ja-JP"/>
        </w:rPr>
      </w:pPr>
      <w:r>
        <w:t>The located_in relation</w:t>
      </w:r>
      <w:r>
        <w:tab/>
      </w:r>
      <w:r>
        <w:fldChar w:fldCharType="begin"/>
      </w:r>
      <w:r>
        <w:instrText xml:space="preserve"> PAGEREF _Toc204327876 \h </w:instrText>
      </w:r>
      <w:r>
        <w:fldChar w:fldCharType="separate"/>
      </w:r>
      <w:r>
        <w:t>48</w:t>
      </w:r>
      <w:r>
        <w:fldChar w:fldCharType="end"/>
      </w:r>
    </w:p>
    <w:p w14:paraId="041C0A5F" w14:textId="77777777" w:rsidR="004B3A2B" w:rsidRDefault="004B3A2B">
      <w:pPr>
        <w:pStyle w:val="TOC4"/>
        <w:rPr>
          <w:rFonts w:asciiTheme="minorHAnsi" w:eastAsiaTheme="minorEastAsia" w:hAnsiTheme="minorHAnsi" w:cstheme="minorBidi"/>
          <w:i w:val="0"/>
          <w:color w:val="auto"/>
          <w:sz w:val="24"/>
          <w:szCs w:val="24"/>
          <w:lang w:eastAsia="ja-JP"/>
        </w:rPr>
      </w:pPr>
      <w:r>
        <w:t>Problem cases for the located_in relation</w:t>
      </w:r>
      <w:r>
        <w:tab/>
      </w:r>
      <w:r>
        <w:fldChar w:fldCharType="begin"/>
      </w:r>
      <w:r>
        <w:instrText xml:space="preserve"> PAGEREF _Toc204327877 \h </w:instrText>
      </w:r>
      <w:r>
        <w:fldChar w:fldCharType="separate"/>
      </w:r>
      <w:r>
        <w:t>49</w:t>
      </w:r>
      <w:r>
        <w:fldChar w:fldCharType="end"/>
      </w:r>
    </w:p>
    <w:p w14:paraId="42C69D14" w14:textId="77777777" w:rsidR="004B3A2B" w:rsidRDefault="004B3A2B">
      <w:pPr>
        <w:pStyle w:val="TOC4"/>
        <w:rPr>
          <w:rFonts w:asciiTheme="minorHAnsi" w:eastAsiaTheme="minorEastAsia" w:hAnsiTheme="minorHAnsi" w:cstheme="minorBidi"/>
          <w:i w:val="0"/>
          <w:color w:val="auto"/>
          <w:sz w:val="24"/>
          <w:szCs w:val="24"/>
          <w:lang w:eastAsia="ja-JP"/>
        </w:rPr>
      </w:pPr>
      <w:r>
        <w:t>Chaining rules</w:t>
      </w:r>
      <w:r>
        <w:tab/>
      </w:r>
      <w:r>
        <w:fldChar w:fldCharType="begin"/>
      </w:r>
      <w:r>
        <w:instrText xml:space="preserve"> PAGEREF _Toc204327878 \h </w:instrText>
      </w:r>
      <w:r>
        <w:fldChar w:fldCharType="separate"/>
      </w:r>
      <w:r>
        <w:t>50</w:t>
      </w:r>
      <w:r>
        <w:fldChar w:fldCharType="end"/>
      </w:r>
    </w:p>
    <w:p w14:paraId="5884D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r>
        <w:fldChar w:fldCharType="separate"/>
      </w:r>
      <w:r>
        <w:t>50</w:t>
      </w:r>
      <w:r>
        <w:fldChar w:fldCharType="end"/>
      </w:r>
    </w:p>
    <w:p w14:paraId="7AFD2D5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r>
        <w:rPr>
          <w:noProof/>
        </w:rPr>
      </w:r>
      <w:r>
        <w:rPr>
          <w:noProof/>
        </w:rPr>
        <w:fldChar w:fldCharType="separate"/>
      </w:r>
      <w:r>
        <w:rPr>
          <w:noProof/>
        </w:rPr>
        <w:t>51</w:t>
      </w:r>
      <w:r>
        <w:rPr>
          <w:noProof/>
        </w:rPr>
        <w:fldChar w:fldCharType="end"/>
      </w:r>
    </w:p>
    <w:p w14:paraId="5DC11B8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r>
        <w:rPr>
          <w:noProof/>
        </w:rPr>
      </w:r>
      <w:r>
        <w:rPr>
          <w:noProof/>
        </w:rPr>
        <w:fldChar w:fldCharType="separate"/>
      </w:r>
      <w:r>
        <w:rPr>
          <w:noProof/>
        </w:rPr>
        <w:t>52</w:t>
      </w:r>
      <w:r>
        <w:rPr>
          <w:noProof/>
        </w:rPr>
        <w:fldChar w:fldCharType="end"/>
      </w:r>
    </w:p>
    <w:p w14:paraId="544ACBD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r>
        <w:rPr>
          <w:noProof/>
        </w:rPr>
      </w:r>
      <w:r>
        <w:rPr>
          <w:noProof/>
        </w:rPr>
        <w:fldChar w:fldCharType="separate"/>
      </w:r>
      <w:r>
        <w:rPr>
          <w:noProof/>
        </w:rPr>
        <w:t>54</w:t>
      </w:r>
      <w:r>
        <w:rPr>
          <w:noProof/>
        </w:rPr>
        <w:fldChar w:fldCharType="end"/>
      </w:r>
    </w:p>
    <w:p w14:paraId="547B9661" w14:textId="77777777" w:rsidR="004B3A2B" w:rsidRDefault="004B3A2B">
      <w:pPr>
        <w:pStyle w:val="TOC4"/>
        <w:rPr>
          <w:rFonts w:asciiTheme="minorHAnsi" w:eastAsiaTheme="minorEastAsia" w:hAnsiTheme="minorHAnsi" w:cstheme="minorBidi"/>
          <w:i w:val="0"/>
          <w:color w:val="auto"/>
          <w:sz w:val="24"/>
          <w:szCs w:val="24"/>
          <w:lang w:eastAsia="ja-JP"/>
        </w:rPr>
      </w:pPr>
      <w:r>
        <w:t>Relational quality</w:t>
      </w:r>
      <w:r>
        <w:tab/>
      </w:r>
      <w:r>
        <w:fldChar w:fldCharType="begin"/>
      </w:r>
      <w:r>
        <w:instrText xml:space="preserve"> PAGEREF _Toc204327883 \h </w:instrText>
      </w:r>
      <w:r>
        <w:fldChar w:fldCharType="separate"/>
      </w:r>
      <w:r>
        <w:t>55</w:t>
      </w:r>
      <w:r>
        <w:fldChar w:fldCharType="end"/>
      </w:r>
    </w:p>
    <w:p w14:paraId="2444F0D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r>
        <w:rPr>
          <w:noProof/>
        </w:rPr>
      </w:r>
      <w:r>
        <w:rPr>
          <w:noProof/>
        </w:rPr>
        <w:fldChar w:fldCharType="separate"/>
      </w:r>
      <w:r>
        <w:rPr>
          <w:noProof/>
        </w:rPr>
        <w:t>56</w:t>
      </w:r>
      <w:r>
        <w:rPr>
          <w:noProof/>
        </w:rPr>
        <w:fldChar w:fldCharType="end"/>
      </w:r>
    </w:p>
    <w:p w14:paraId="03D732C8" w14:textId="77777777" w:rsidR="004B3A2B" w:rsidRDefault="004B3A2B">
      <w:pPr>
        <w:pStyle w:val="TOC4"/>
        <w:rPr>
          <w:rFonts w:asciiTheme="minorHAnsi" w:eastAsiaTheme="minorEastAsia" w:hAnsiTheme="minorHAnsi" w:cstheme="minorBidi"/>
          <w:i w:val="0"/>
          <w:color w:val="auto"/>
          <w:sz w:val="24"/>
          <w:szCs w:val="24"/>
          <w:lang w:eastAsia="ja-JP"/>
        </w:rPr>
      </w:pPr>
      <w:r>
        <w:lastRenderedPageBreak/>
        <w:t>Relation of realization</w:t>
      </w:r>
      <w:r>
        <w:tab/>
      </w:r>
      <w:r>
        <w:fldChar w:fldCharType="begin"/>
      </w:r>
      <w:r>
        <w:instrText xml:space="preserve"> PAGEREF _Toc204327885 \h </w:instrText>
      </w:r>
      <w:r>
        <w:fldChar w:fldCharType="separate"/>
      </w:r>
      <w:r>
        <w:t>56</w:t>
      </w:r>
      <w:r>
        <w:fldChar w:fldCharType="end"/>
      </w:r>
    </w:p>
    <w:p w14:paraId="71C3E69D"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r>
        <w:rPr>
          <w:noProof/>
        </w:rPr>
      </w:r>
      <w:r>
        <w:rPr>
          <w:noProof/>
        </w:rPr>
        <w:fldChar w:fldCharType="separate"/>
      </w:r>
      <w:r>
        <w:rPr>
          <w:noProof/>
        </w:rPr>
        <w:t>57</w:t>
      </w:r>
      <w:r>
        <w:rPr>
          <w:noProof/>
        </w:rPr>
        <w:fldChar w:fldCharType="end"/>
      </w:r>
    </w:p>
    <w:p w14:paraId="03730B93" w14:textId="77777777" w:rsidR="004B3A2B" w:rsidRDefault="004B3A2B">
      <w:pPr>
        <w:pStyle w:val="TOC4"/>
        <w:rPr>
          <w:rFonts w:asciiTheme="minorHAnsi" w:eastAsiaTheme="minorEastAsia" w:hAnsiTheme="minorHAnsi" w:cstheme="minorBidi"/>
          <w:i w:val="0"/>
          <w:color w:val="auto"/>
          <w:sz w:val="24"/>
          <w:szCs w:val="24"/>
          <w:lang w:eastAsia="ja-JP"/>
        </w:rPr>
      </w:pPr>
      <w:r>
        <w:t>Optionality of roles</w:t>
      </w:r>
      <w:r>
        <w:tab/>
      </w:r>
      <w:r>
        <w:fldChar w:fldCharType="begin"/>
      </w:r>
      <w:r>
        <w:instrText xml:space="preserve"> PAGEREF _Toc204327887 \h </w:instrText>
      </w:r>
      <w:r>
        <w:fldChar w:fldCharType="separate"/>
      </w:r>
      <w:r>
        <w:t>57</w:t>
      </w:r>
      <w:r>
        <w:fldChar w:fldCharType="end"/>
      </w:r>
    </w:p>
    <w:p w14:paraId="6F8FC7AA" w14:textId="77777777" w:rsidR="004B3A2B" w:rsidRDefault="004B3A2B">
      <w:pPr>
        <w:pStyle w:val="TOC4"/>
        <w:rPr>
          <w:rFonts w:asciiTheme="minorHAnsi" w:eastAsiaTheme="minorEastAsia" w:hAnsiTheme="minorHAnsi" w:cstheme="minorBidi"/>
          <w:i w:val="0"/>
          <w:color w:val="auto"/>
          <w:sz w:val="24"/>
          <w:szCs w:val="24"/>
          <w:lang w:eastAsia="ja-JP"/>
        </w:rPr>
      </w:pPr>
      <w:r>
        <w:t>Having a role vs. playing a role</w:t>
      </w:r>
      <w:r>
        <w:tab/>
      </w:r>
      <w:r>
        <w:fldChar w:fldCharType="begin"/>
      </w:r>
      <w:r>
        <w:instrText xml:space="preserve"> PAGEREF _Toc204327888 \h </w:instrText>
      </w:r>
      <w:r>
        <w:fldChar w:fldCharType="separate"/>
      </w:r>
      <w:r>
        <w:t>58</w:t>
      </w:r>
      <w:r>
        <w:fldChar w:fldCharType="end"/>
      </w:r>
    </w:p>
    <w:p w14:paraId="79EBA69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r>
        <w:rPr>
          <w:noProof/>
        </w:rPr>
      </w:r>
      <w:r>
        <w:rPr>
          <w:noProof/>
        </w:rPr>
        <w:fldChar w:fldCharType="separate"/>
      </w:r>
      <w:r>
        <w:rPr>
          <w:noProof/>
        </w:rPr>
        <w:t>58</w:t>
      </w:r>
      <w:r>
        <w:rPr>
          <w:noProof/>
        </w:rPr>
        <w:fldChar w:fldCharType="end"/>
      </w:r>
    </w:p>
    <w:p w14:paraId="6063B790"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r>
        <w:rPr>
          <w:noProof/>
        </w:rPr>
      </w:r>
      <w:r>
        <w:rPr>
          <w:noProof/>
        </w:rPr>
        <w:fldChar w:fldCharType="separate"/>
      </w:r>
      <w:r>
        <w:rPr>
          <w:noProof/>
        </w:rPr>
        <w:t>59</w:t>
      </w:r>
      <w:r>
        <w:rPr>
          <w:noProof/>
        </w:rPr>
        <w:fldChar w:fldCharType="end"/>
      </w:r>
    </w:p>
    <w:p w14:paraId="6C860A1E" w14:textId="77777777" w:rsidR="004B3A2B" w:rsidRDefault="004B3A2B">
      <w:pPr>
        <w:pStyle w:val="TOC4"/>
        <w:rPr>
          <w:rFonts w:asciiTheme="minorHAnsi" w:eastAsiaTheme="minorEastAsia" w:hAnsiTheme="minorHAnsi" w:cstheme="minorBidi"/>
          <w:i w:val="0"/>
          <w:color w:val="auto"/>
          <w:sz w:val="24"/>
          <w:szCs w:val="24"/>
          <w:lang w:eastAsia="ja-JP"/>
        </w:rPr>
      </w:pPr>
      <w:r>
        <w:t>Defined relations</w:t>
      </w:r>
      <w:r>
        <w:tab/>
      </w:r>
      <w:r>
        <w:fldChar w:fldCharType="begin"/>
      </w:r>
      <w:r>
        <w:instrText xml:space="preserve"> PAGEREF _Toc204327891 \h </w:instrText>
      </w:r>
      <w:r>
        <w:fldChar w:fldCharType="separate"/>
      </w:r>
      <w:r>
        <w:t>61</w:t>
      </w:r>
      <w:r>
        <w:fldChar w:fldCharType="end"/>
      </w:r>
    </w:p>
    <w:p w14:paraId="6D3F15EF"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r>
        <w:rPr>
          <w:noProof/>
        </w:rPr>
      </w:r>
      <w:r>
        <w:rPr>
          <w:noProof/>
        </w:rPr>
        <w:fldChar w:fldCharType="separate"/>
      </w:r>
      <w:r>
        <w:rPr>
          <w:noProof/>
        </w:rPr>
        <w:t>61</w:t>
      </w:r>
      <w:r>
        <w:rPr>
          <w:noProof/>
        </w:rPr>
        <w:fldChar w:fldCharType="end"/>
      </w:r>
    </w:p>
    <w:p w14:paraId="2839678A"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r>
        <w:fldChar w:fldCharType="separate"/>
      </w:r>
      <w:r>
        <w:t>62</w:t>
      </w:r>
      <w:r>
        <w:fldChar w:fldCharType="end"/>
      </w:r>
    </w:p>
    <w:p w14:paraId="3D45DA6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r>
        <w:rPr>
          <w:noProof/>
        </w:rPr>
      </w:r>
      <w:r>
        <w:rPr>
          <w:noProof/>
        </w:rPr>
        <w:fldChar w:fldCharType="separate"/>
      </w:r>
      <w:r>
        <w:rPr>
          <w:noProof/>
        </w:rPr>
        <w:t>63</w:t>
      </w:r>
      <w:r>
        <w:rPr>
          <w:noProof/>
        </w:rPr>
        <w:fldChar w:fldCharType="end"/>
      </w:r>
    </w:p>
    <w:p w14:paraId="3BD8368C"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r>
        <w:rPr>
          <w:noProof/>
        </w:rPr>
      </w:r>
      <w:r>
        <w:rPr>
          <w:noProof/>
        </w:rPr>
        <w:fldChar w:fldCharType="separate"/>
      </w:r>
      <w:r>
        <w:rPr>
          <w:noProof/>
        </w:rPr>
        <w:t>64</w:t>
      </w:r>
      <w:r>
        <w:rPr>
          <w:noProof/>
        </w:rPr>
        <w:fldChar w:fldCharType="end"/>
      </w:r>
    </w:p>
    <w:p w14:paraId="70B17B3D"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r>
        <w:fldChar w:fldCharType="separate"/>
      </w:r>
      <w:r>
        <w:t>65</w:t>
      </w:r>
      <w:r>
        <w:fldChar w:fldCharType="end"/>
      </w:r>
    </w:p>
    <w:p w14:paraId="63D1BFF4"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r>
        <w:rPr>
          <w:noProof/>
        </w:rPr>
      </w:r>
      <w:r>
        <w:rPr>
          <w:noProof/>
        </w:rPr>
        <w:fldChar w:fldCharType="separate"/>
      </w:r>
      <w:r>
        <w:rPr>
          <w:noProof/>
        </w:rPr>
        <w:t>66</w:t>
      </w:r>
      <w:r>
        <w:rPr>
          <w:noProof/>
        </w:rPr>
        <w:fldChar w:fldCharType="end"/>
      </w:r>
    </w:p>
    <w:p w14:paraId="00BDE9F5"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r>
        <w:rPr>
          <w:noProof/>
        </w:rPr>
      </w:r>
      <w:r>
        <w:rPr>
          <w:noProof/>
        </w:rPr>
        <w:fldChar w:fldCharType="separate"/>
      </w:r>
      <w:r>
        <w:rPr>
          <w:noProof/>
        </w:rPr>
        <w:t>68</w:t>
      </w:r>
      <w:r>
        <w:rPr>
          <w:noProof/>
        </w:rPr>
        <w:fldChar w:fldCharType="end"/>
      </w:r>
    </w:p>
    <w:p w14:paraId="10C50837"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r>
        <w:rPr>
          <w:noProof/>
        </w:rPr>
      </w:r>
      <w:r>
        <w:rPr>
          <w:noProof/>
        </w:rPr>
        <w:fldChar w:fldCharType="separate"/>
      </w:r>
      <w:r>
        <w:rPr>
          <w:noProof/>
        </w:rPr>
        <w:t>68</w:t>
      </w:r>
      <w:r>
        <w:rPr>
          <w:noProof/>
        </w:rPr>
        <w:fldChar w:fldCharType="end"/>
      </w:r>
    </w:p>
    <w:p w14:paraId="71D8DFE6"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r>
        <w:fldChar w:fldCharType="separate"/>
      </w:r>
      <w:r>
        <w:t>69</w:t>
      </w:r>
      <w:r>
        <w:fldChar w:fldCharType="end"/>
      </w:r>
    </w:p>
    <w:p w14:paraId="28126F8F"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r>
        <w:rPr>
          <w:noProof/>
        </w:rPr>
      </w:r>
      <w:r>
        <w:rPr>
          <w:noProof/>
        </w:rPr>
        <w:fldChar w:fldCharType="separate"/>
      </w:r>
      <w:r>
        <w:rPr>
          <w:noProof/>
        </w:rPr>
        <w:t>69</w:t>
      </w:r>
      <w:r>
        <w:rPr>
          <w:noProof/>
        </w:rPr>
        <w:fldChar w:fldCharType="end"/>
      </w:r>
    </w:p>
    <w:p w14:paraId="664E798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r>
        <w:rPr>
          <w:noProof/>
        </w:rPr>
      </w:r>
      <w:r>
        <w:rPr>
          <w:noProof/>
        </w:rPr>
        <w:fldChar w:fldCharType="separate"/>
      </w:r>
      <w:r>
        <w:rPr>
          <w:noProof/>
        </w:rPr>
        <w:t>69</w:t>
      </w:r>
      <w:r>
        <w:rPr>
          <w:noProof/>
        </w:rPr>
        <w:fldChar w:fldCharType="end"/>
      </w:r>
    </w:p>
    <w:p w14:paraId="6B98C27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r>
        <w:rPr>
          <w:noProof/>
        </w:rPr>
      </w:r>
      <w:r>
        <w:rPr>
          <w:noProof/>
        </w:rPr>
        <w:fldChar w:fldCharType="separate"/>
      </w:r>
      <w:r>
        <w:rPr>
          <w:noProof/>
        </w:rPr>
        <w:t>70</w:t>
      </w:r>
      <w:r>
        <w:rPr>
          <w:noProof/>
        </w:rPr>
        <w:fldChar w:fldCharType="end"/>
      </w:r>
    </w:p>
    <w:p w14:paraId="5E69900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r>
        <w:rPr>
          <w:noProof/>
        </w:rPr>
      </w:r>
      <w:r>
        <w:rPr>
          <w:noProof/>
        </w:rPr>
        <w:fldChar w:fldCharType="separate"/>
      </w:r>
      <w:r>
        <w:rPr>
          <w:noProof/>
        </w:rPr>
        <w:t>70</w:t>
      </w:r>
      <w:r>
        <w:rPr>
          <w:noProof/>
        </w:rPr>
        <w:fldChar w:fldCharType="end"/>
      </w:r>
    </w:p>
    <w:p w14:paraId="12C6F79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r>
        <w:fldChar w:fldCharType="separate"/>
      </w:r>
      <w:r>
        <w:t>71</w:t>
      </w:r>
      <w:r>
        <w:fldChar w:fldCharType="end"/>
      </w:r>
    </w:p>
    <w:p w14:paraId="76154BA5"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r>
        <w:rPr>
          <w:noProof/>
        </w:rPr>
      </w:r>
      <w:r>
        <w:rPr>
          <w:noProof/>
        </w:rPr>
        <w:fldChar w:fldCharType="separate"/>
      </w:r>
      <w:r>
        <w:rPr>
          <w:noProof/>
        </w:rPr>
        <w:t>71</w:t>
      </w:r>
      <w:r>
        <w:rPr>
          <w:noProof/>
        </w:rPr>
        <w:fldChar w:fldCharType="end"/>
      </w:r>
    </w:p>
    <w:p w14:paraId="2A03F972"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r>
        <w:rPr>
          <w:noProof/>
        </w:rPr>
      </w:r>
      <w:r>
        <w:rPr>
          <w:noProof/>
        </w:rPr>
        <w:fldChar w:fldCharType="separate"/>
      </w:r>
      <w:r>
        <w:rPr>
          <w:noProof/>
        </w:rPr>
        <w:t>73</w:t>
      </w:r>
      <w:r>
        <w:rPr>
          <w:noProof/>
        </w:rPr>
        <w:fldChar w:fldCharType="end"/>
      </w:r>
    </w:p>
    <w:p w14:paraId="758551AB"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r>
        <w:rPr>
          <w:noProof/>
        </w:rPr>
      </w:r>
      <w:r>
        <w:rPr>
          <w:noProof/>
        </w:rPr>
        <w:fldChar w:fldCharType="separate"/>
      </w:r>
      <w:r>
        <w:rPr>
          <w:noProof/>
        </w:rPr>
        <w:t>75</w:t>
      </w:r>
      <w:r>
        <w:rPr>
          <w:noProof/>
        </w:rPr>
        <w:fldChar w:fldCharType="end"/>
      </w:r>
    </w:p>
    <w:p w14:paraId="169B035C"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r>
        <w:rPr>
          <w:noProof/>
        </w:rPr>
      </w:r>
      <w:r>
        <w:rPr>
          <w:noProof/>
        </w:rPr>
        <w:fldChar w:fldCharType="separate"/>
      </w:r>
      <w:r>
        <w:rPr>
          <w:noProof/>
        </w:rPr>
        <w:t>76</w:t>
      </w:r>
      <w:r>
        <w:rPr>
          <w:noProof/>
        </w:rPr>
        <w:fldChar w:fldCharType="end"/>
      </w:r>
    </w:p>
    <w:p w14:paraId="53DCAC2C"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r>
        <w:fldChar w:fldCharType="separate"/>
      </w:r>
      <w:r>
        <w:t>77</w:t>
      </w:r>
      <w:r>
        <w:fldChar w:fldCharType="end"/>
      </w:r>
    </w:p>
    <w:p w14:paraId="53C60653" w14:textId="77777777" w:rsidR="004B3A2B" w:rsidRDefault="004B3A2B">
      <w:pPr>
        <w:pStyle w:val="TOC4"/>
        <w:rPr>
          <w:rFonts w:asciiTheme="minorHAnsi" w:eastAsiaTheme="minorEastAsia" w:hAnsiTheme="minorHAnsi" w:cstheme="minorBidi"/>
          <w:i w:val="0"/>
          <w:color w:val="auto"/>
          <w:sz w:val="24"/>
          <w:szCs w:val="24"/>
          <w:lang w:eastAsia="ja-JP"/>
        </w:rPr>
      </w:pPr>
      <w:r>
        <w:t>Mutual dependence among qualities and their parts</w:t>
      </w:r>
      <w:r>
        <w:tab/>
      </w:r>
      <w:r>
        <w:fldChar w:fldCharType="begin"/>
      </w:r>
      <w:r>
        <w:instrText xml:space="preserve"> PAGEREF _Toc204327911 \h </w:instrText>
      </w:r>
      <w:r>
        <w:fldChar w:fldCharType="separate"/>
      </w:r>
      <w:r>
        <w:t>80</w:t>
      </w:r>
      <w:r>
        <w:fldChar w:fldCharType="end"/>
      </w:r>
    </w:p>
    <w:p w14:paraId="6EED7F08"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r>
        <w:fldChar w:fldCharType="separate"/>
      </w:r>
      <w:r>
        <w:t>81</w:t>
      </w:r>
      <w:r>
        <w:fldChar w:fldCharType="end"/>
      </w:r>
    </w:p>
    <w:p w14:paraId="282F50CA"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r>
        <w:rPr>
          <w:noProof/>
        </w:rPr>
      </w:r>
      <w:r>
        <w:rPr>
          <w:noProof/>
        </w:rPr>
        <w:fldChar w:fldCharType="separate"/>
      </w:r>
      <w:r>
        <w:rPr>
          <w:noProof/>
        </w:rPr>
        <w:t>82</w:t>
      </w:r>
      <w:r>
        <w:rPr>
          <w:noProof/>
        </w:rPr>
        <w:fldChar w:fldCharType="end"/>
      </w:r>
    </w:p>
    <w:p w14:paraId="3A3B2B07"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r>
        <w:rPr>
          <w:noProof/>
        </w:rPr>
      </w:r>
      <w:r>
        <w:rPr>
          <w:noProof/>
        </w:rPr>
        <w:fldChar w:fldCharType="separate"/>
      </w:r>
      <w:r>
        <w:rPr>
          <w:noProof/>
        </w:rPr>
        <w:t>82</w:t>
      </w:r>
      <w:r>
        <w:rPr>
          <w:noProof/>
        </w:rPr>
        <w:fldChar w:fldCharType="end"/>
      </w:r>
    </w:p>
    <w:p w14:paraId="0AEE76A0"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r>
        <w:rPr>
          <w:noProof/>
        </w:rPr>
      </w:r>
      <w:r>
        <w:rPr>
          <w:noProof/>
        </w:rPr>
        <w:fldChar w:fldCharType="separate"/>
      </w:r>
      <w:r>
        <w:rPr>
          <w:noProof/>
        </w:rPr>
        <w:t>83</w:t>
      </w:r>
      <w:r>
        <w:rPr>
          <w:noProof/>
        </w:rPr>
        <w:fldChar w:fldCharType="end"/>
      </w:r>
    </w:p>
    <w:p w14:paraId="79498BBF"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r>
        <w:fldChar w:fldCharType="separate"/>
      </w:r>
      <w:r>
        <w:t>85</w:t>
      </w:r>
      <w:r>
        <w:fldChar w:fldCharType="end"/>
      </w:r>
    </w:p>
    <w:p w14:paraId="1583245D" w14:textId="77777777" w:rsidR="004B3A2B" w:rsidRDefault="004B3A2B">
      <w:pPr>
        <w:pStyle w:val="TOC2"/>
        <w:tabs>
          <w:tab w:val="left" w:pos="701"/>
        </w:tabs>
        <w:rPr>
          <w:rFonts w:asciiTheme="minorHAnsi" w:eastAsiaTheme="minorEastAsia" w:hAnsiTheme="minorHAnsi" w:cstheme="minorBidi"/>
          <w:color w:val="auto"/>
          <w:sz w:val="24"/>
          <w:szCs w:val="24"/>
          <w:lang w:eastAsia="ja-JP"/>
        </w:rPr>
      </w:pPr>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r>
        <w:fldChar w:fldCharType="separate"/>
      </w:r>
      <w:r>
        <w:t>86</w:t>
      </w:r>
      <w:r>
        <w:fldChar w:fldCharType="end"/>
      </w:r>
    </w:p>
    <w:p w14:paraId="6316AE91" w14:textId="77777777" w:rsidR="004B3A2B" w:rsidRDefault="004B3A2B">
      <w:pPr>
        <w:pStyle w:val="TOC4"/>
        <w:rPr>
          <w:rFonts w:asciiTheme="minorHAnsi" w:eastAsiaTheme="minorEastAsia" w:hAnsiTheme="minorHAnsi" w:cstheme="minorBidi"/>
          <w:i w:val="0"/>
          <w:color w:val="auto"/>
          <w:sz w:val="24"/>
          <w:szCs w:val="24"/>
          <w:lang w:eastAsia="ja-JP"/>
        </w:rPr>
      </w:pPr>
      <w:r>
        <w:t>zero-dimensional temporal region</w:t>
      </w:r>
      <w:r>
        <w:tab/>
      </w:r>
      <w:r>
        <w:fldChar w:fldCharType="begin"/>
      </w:r>
      <w:r>
        <w:instrText xml:space="preserve"> PAGEREF _Toc204327918 \h </w:instrText>
      </w:r>
      <w:r>
        <w:fldChar w:fldCharType="separate"/>
      </w:r>
      <w:r>
        <w:t>86</w:t>
      </w:r>
      <w:r>
        <w:fldChar w:fldCharType="end"/>
      </w:r>
    </w:p>
    <w:p w14:paraId="7833E603" w14:textId="77777777" w:rsidR="004B3A2B" w:rsidRDefault="004B3A2B">
      <w:pPr>
        <w:pStyle w:val="TOC4"/>
        <w:rPr>
          <w:rFonts w:asciiTheme="minorHAnsi" w:eastAsiaTheme="minorEastAsia" w:hAnsiTheme="minorHAnsi" w:cstheme="minorBidi"/>
          <w:i w:val="0"/>
          <w:color w:val="auto"/>
          <w:sz w:val="24"/>
          <w:szCs w:val="24"/>
          <w:lang w:eastAsia="ja-JP"/>
        </w:rPr>
      </w:pPr>
      <w:r>
        <w:t>one-dimensional temporal region</w:t>
      </w:r>
      <w:r>
        <w:tab/>
      </w:r>
      <w:r>
        <w:fldChar w:fldCharType="begin"/>
      </w:r>
      <w:r>
        <w:instrText xml:space="preserve"> PAGEREF _Toc204327919 \h </w:instrText>
      </w:r>
      <w:r>
        <w:fldChar w:fldCharType="separate"/>
      </w:r>
      <w:r>
        <w:t>86</w:t>
      </w:r>
      <w:r>
        <w:fldChar w:fldCharType="end"/>
      </w:r>
    </w:p>
    <w:p w14:paraId="7A0BEC29" w14:textId="7777777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r>
        <w:rPr>
          <w:noProof/>
        </w:rPr>
      </w:r>
      <w:r>
        <w:rPr>
          <w:noProof/>
        </w:rPr>
        <w:fldChar w:fldCharType="separate"/>
      </w:r>
      <w:r>
        <w:rPr>
          <w:noProof/>
        </w:rPr>
        <w:t>87</w:t>
      </w:r>
      <w:r>
        <w:rPr>
          <w:noProof/>
        </w:rPr>
        <w:fldChar w:fldCharType="end"/>
      </w:r>
    </w:p>
    <w:p w14:paraId="366FD077" w14:textId="7777777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r>
        <w:fldChar w:fldCharType="separate"/>
      </w:r>
      <w:r>
        <w:t>89</w:t>
      </w:r>
      <w:r>
        <w:fldChar w:fldCharType="end"/>
      </w:r>
    </w:p>
    <w:p w14:paraId="0E407E7B" w14:textId="21035AC1" w:rsidR="00755698" w:rsidRPr="00486765" w:rsidRDefault="00F33687"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486765">
        <w:fldChar w:fldCharType="end"/>
      </w:r>
    </w:p>
    <w:p w14:paraId="2C3189D6" w14:textId="1B6E6076" w:rsidR="007D46ED" w:rsidRDefault="007D46ED" w:rsidP="00D02CD5">
      <w:pPr>
        <w:pStyle w:val="Heading1"/>
      </w:pPr>
      <w:bookmarkStart w:id="5" w:name="_Toc204327809"/>
      <w:bookmarkStart w:id="6" w:name="_Toc313270684"/>
      <w:r>
        <w:lastRenderedPageBreak/>
        <w:t>Status of this document</w:t>
      </w:r>
      <w:bookmarkEnd w:id="5"/>
    </w:p>
    <w:p w14:paraId="2234AFF4" w14:textId="596F4C01" w:rsidR="007D46ED" w:rsidRPr="007D46ED" w:rsidRDefault="007D46ED" w:rsidP="007D46ED">
      <w:r>
        <w:t xml:space="preserve">This document is </w:t>
      </w:r>
      <w:hyperlink r:id="rId18" w:history="1">
        <w:r w:rsidR="00E2132F" w:rsidRPr="006E1E3E">
          <w:rPr>
            <w:rStyle w:val="Hyperlink"/>
          </w:rPr>
          <w:t>http://purl.obolibrary.org/obo/bfo/2012-07-20/Reference</w:t>
        </w:r>
      </w:hyperlink>
      <w:r w:rsidR="00E2132F">
        <w:t xml:space="preserve"> </w:t>
      </w:r>
      <w:r>
        <w:t xml:space="preserve"> </w:t>
      </w:r>
    </w:p>
    <w:p w14:paraId="61618AA8" w14:textId="01A3D2C2" w:rsidR="007D46ED" w:rsidRDefault="007D46ED" w:rsidP="007D46ED">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p>
    <w:p w14:paraId="0D706CA2" w14:textId="690B192A" w:rsidR="007D46ED" w:rsidRDefault="007D46ED" w:rsidP="007D46ED">
      <w:r>
        <w:t xml:space="preserve">This version is a draft release for public comments. </w:t>
      </w:r>
      <w:del w:id="7" w:author="phismith" w:date="2012-08-07T14:03:00Z">
        <w:r w:rsidDel="00D248A1">
          <w:delText xml:space="preserve">As such we expect it to generate a lively discussion rather than be a stable ground for building application ontologies. </w:delText>
        </w:r>
      </w:del>
      <w:r>
        <w:t xml:space="preserve">The release is the product of intensive discussions </w:t>
      </w:r>
      <w:ins w:id="8" w:author="phismith" w:date="2012-08-07T14:03:00Z">
        <w:r w:rsidR="00D248A1">
          <w:t xml:space="preserve">initiated </w:t>
        </w:r>
      </w:ins>
      <w:del w:id="9" w:author="phismith" w:date="2012-08-07T14:03:00Z">
        <w:r w:rsidDel="00D248A1">
          <w:delText xml:space="preserve">and a series of prototypes which kicked off </w:delText>
        </w:r>
      </w:del>
      <w:r>
        <w:t xml:space="preserve">with a </w:t>
      </w:r>
      <w:del w:id="10" w:author="phismith" w:date="2012-08-07T14:03:00Z">
        <w:r w:rsidDel="00D248A1">
          <w:delText xml:space="preserve">November 2011 </w:delText>
        </w:r>
      </w:del>
      <w:r>
        <w:t>workshop held in Buffalo</w:t>
      </w:r>
      <w:ins w:id="11" w:author="phismith" w:date="2012-08-07T14:03:00Z">
        <w:r w:rsidR="00D248A1">
          <w:t xml:space="preserve"> November 2011</w:t>
        </w:r>
      </w:ins>
      <w:del w:id="12" w:author="phismith" w:date="2012-08-07T14:03:00Z">
        <w:r w:rsidDel="00D248A1">
          <w:delText>.</w:delText>
        </w:r>
      </w:del>
      <w:r>
        <w:t>.</w:t>
      </w:r>
    </w:p>
    <w:p w14:paraId="15B085AC" w14:textId="4B165FFC" w:rsidR="007D46ED" w:rsidRDefault="007D46ED" w:rsidP="007D46ED">
      <w:r>
        <w:t xml:space="preserve">While we have attempted to produce </w:t>
      </w:r>
      <w:del w:id="13" w:author="phismith" w:date="2012-08-07T14:04:00Z">
        <w:r w:rsidDel="00D248A1">
          <w:delText xml:space="preserve">an </w:delText>
        </w:r>
      </w:del>
      <w:r>
        <w:t>OWL</w:t>
      </w:r>
      <w:ins w:id="14" w:author="phismith" w:date="2012-08-07T14:04:00Z">
        <w:r w:rsidR="00D248A1">
          <w:t xml:space="preserve">, FOL and CLIF </w:t>
        </w:r>
      </w:ins>
      <w:del w:id="15" w:author="phismith" w:date="2012-08-07T14:04:00Z">
        <w:r w:rsidDel="00D248A1">
          <w:delText xml:space="preserve"> </w:delText>
        </w:r>
      </w:del>
      <w:r>
        <w:t>file</w:t>
      </w:r>
      <w:ins w:id="16" w:author="phismith" w:date="2012-08-07T14:04:00Z">
        <w:r w:rsidR="00D248A1">
          <w:t>s</w:t>
        </w:r>
      </w:ins>
      <w:r>
        <w:t xml:space="preserve"> reflecting the current BFO2 specification document, there may be issues or bugs that will be fixed in subsequent releases. In addition, </w:t>
      </w:r>
      <w:del w:id="17" w:author="phismith" w:date="2012-08-07T14:04:00Z">
        <w:r w:rsidDel="00D248A1">
          <w:delText>not all elements of the reference its</w:delText>
        </w:r>
        <w:r w:rsidR="00D02CD5" w:rsidDel="00D248A1">
          <w:delText xml:space="preserve">elf are stable and </w:delText>
        </w:r>
      </w:del>
      <w:r w:rsidR="00D02CD5">
        <w:t>there may be</w:t>
      </w:r>
      <w:r>
        <w:t xml:space="preserve"> changes to the reference before we have the first release candidate.</w:t>
      </w:r>
    </w:p>
    <w:p w14:paraId="6C372AB5" w14:textId="25C1E88C" w:rsidR="007D46ED" w:rsidRPr="00D02CD5" w:rsidRDefault="007D46ED" w:rsidP="00D248A1">
      <w:r>
        <w:t xml:space="preserve">For more information please see the development site: </w:t>
      </w:r>
      <w:hyperlink r:id="rId19" w:history="1">
        <w:r w:rsidRPr="006E1E3E">
          <w:rPr>
            <w:rStyle w:val="Hyperlink"/>
          </w:rPr>
          <w:t>http://code.google.com/p/bfo</w:t>
        </w:r>
      </w:hyperlink>
      <w:r>
        <w:t xml:space="preserve"> </w:t>
      </w:r>
    </w:p>
    <w:p w14:paraId="5B40F126" w14:textId="77777777" w:rsidR="00215638" w:rsidRPr="00D7013B" w:rsidRDefault="00F33687" w:rsidP="00D7013B">
      <w:pPr>
        <w:pStyle w:val="Heading1"/>
      </w:pPr>
      <w:bookmarkStart w:id="18" w:name="_Toc204327810"/>
      <w:r w:rsidRPr="00D248A1">
        <w:t>Introduction</w:t>
      </w:r>
      <w:bookmarkEnd w:id="6"/>
      <w:bookmarkEnd w:id="18"/>
    </w:p>
    <w:p w14:paraId="65702F0C" w14:textId="77777777" w:rsidR="004619F8" w:rsidRPr="00486765" w:rsidRDefault="004619F8">
      <w:r w:rsidRPr="00486765">
        <w:t xml:space="preserve">This document is a guide for those using Basic Formal Ontology (BFO) as an upper-level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pPr>
        <w:rPr>
          <w:ins w:id="19" w:author="phismith" w:date="2012-08-07T14:04:00Z"/>
        </w:rPr>
      </w:pPr>
      <w:r w:rsidRPr="00486765">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346D2CD3" w14:textId="5FB37711" w:rsidR="00D248A1" w:rsidRDefault="00D248A1">
      <w:ins w:id="20" w:author="phismith" w:date="2012-08-07T14:04:00Z">
        <w:r>
          <w:t>Some domains – such as military targeting</w:t>
        </w:r>
      </w:ins>
      <w:ins w:id="21" w:author="phismith" w:date="2012-08-07T14:22:00Z">
        <w:r w:rsidR="009C4417">
          <w:t xml:space="preserve"> </w:t>
        </w:r>
      </w:ins>
      <w:ins w:id="22" w:author="phismith" w:date="2012-08-07T14:04:00Z">
        <w:r>
          <w:t xml:space="preserve">– operate </w:t>
        </w:r>
      </w:ins>
      <w:ins w:id="23" w:author="phismith" w:date="2012-08-07T14:21:00Z">
        <w:r w:rsidR="009C4417">
          <w:t xml:space="preserve">primarily </w:t>
        </w:r>
      </w:ins>
      <w:ins w:id="24" w:author="phismith" w:date="2012-08-07T14:04:00Z">
        <w:r>
          <w:t xml:space="preserve">with common-sense terms such as ‘weapon’ or ‘target’. Other domains – such as </w:t>
        </w:r>
      </w:ins>
      <w:ins w:id="25" w:author="phismith" w:date="2012-08-07T14:20:00Z">
        <w:r w:rsidR="009C4417">
          <w:t xml:space="preserve">photodermatology – operate </w:t>
        </w:r>
      </w:ins>
      <w:ins w:id="26" w:author="phismith" w:date="2012-08-07T14:21:00Z">
        <w:r w:rsidR="009C4417">
          <w:t xml:space="preserve">primarily </w:t>
        </w:r>
      </w:ins>
      <w:ins w:id="27" w:author="phismith" w:date="2012-08-07T14:20:00Z">
        <w:r w:rsidR="009C4417">
          <w:t xml:space="preserve">with scientific terms such as </w:t>
        </w:r>
        <w:r>
          <w:t>‘photon’ or ‘skin biopsy’</w:t>
        </w:r>
        <w:r w:rsidR="009C4417">
          <w:t>.</w:t>
        </w:r>
      </w:ins>
      <w:ins w:id="28" w:author="phismith" w:date="2012-08-07T14:21:00Z">
        <w:r w:rsidR="009C4417">
          <w:t xml:space="preserve"> </w:t>
        </w:r>
      </w:ins>
      <w:ins w:id="29" w:author="phismith" w:date="2012-08-07T14:20:00Z">
        <w:r w:rsidR="009C4417">
          <w:t>BFO</w:t>
        </w:r>
      </w:ins>
      <w:ins w:id="30" w:author="phismith" w:date="2012-08-07T14:21:00Z">
        <w:r w:rsidR="009C4417">
          <w:t xml:space="preserve">’s goal is to provide a common basis for the creation of ontologies </w:t>
        </w:r>
        <w:r w:rsidR="009C4417">
          <w:lastRenderedPageBreak/>
          <w:t>relating to both of these types of domains</w:t>
        </w:r>
      </w:ins>
      <w:ins w:id="31" w:author="phismith" w:date="2012-08-07T14:22:00Z">
        <w:r w:rsidR="009C4417">
          <w:t>, as well as to mixed domains – by far the most common case – where both sorts of terms are used simultaneously</w:t>
        </w:r>
      </w:ins>
      <w:ins w:id="32" w:author="phismith" w:date="2012-08-07T14:21:00Z">
        <w:r w:rsidR="009C4417">
          <w:t>.</w:t>
        </w:r>
      </w:ins>
    </w:p>
    <w:p w14:paraId="2C4BF0AD" w14:textId="77777777" w:rsidR="009C4417" w:rsidRDefault="00656F28">
      <w:pPr>
        <w:rPr>
          <w:ins w:id="33" w:author="phismith" w:date="2012-08-07T14:23:00Z"/>
        </w:rPr>
      </w:pPr>
      <w:r w:rsidRPr="00486765">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555732">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555732">
        <w:t>86</w:t>
      </w:r>
      <w:r w:rsidR="00F33687">
        <w:fldChar w:fldCharType="end"/>
      </w:r>
      <w:r w:rsidR="00FF332A">
        <w:t>]</w:t>
      </w:r>
      <w:r w:rsidR="008369F7" w:rsidRPr="00486765">
        <w:t>)</w:t>
      </w:r>
      <w:ins w:id="34" w:author="phismith" w:date="2012-08-07T14:23:00Z">
        <w:r w:rsidR="009C4417">
          <w:t xml:space="preserve"> – theories </w:t>
        </w:r>
      </w:ins>
      <w:del w:id="35" w:author="phismith" w:date="2012-08-07T14:23:00Z">
        <w:r w:rsidR="00FF332A" w:rsidDel="009C4417">
          <w:delText xml:space="preserve">, </w:delText>
        </w:r>
      </w:del>
      <w:r w:rsidR="008369F7" w:rsidRPr="00486765">
        <w:t xml:space="preserve">which do not need to be redeveloped for each successive domain. </w:t>
      </w:r>
    </w:p>
    <w:p w14:paraId="256264BC" w14:textId="200A69AA" w:rsidR="00501D08" w:rsidRPr="00486765" w:rsidRDefault="00FF332A">
      <w:del w:id="36" w:author="phismith" w:date="2012-08-07T14:23:00Z">
        <w:r w:rsidDel="009C4417">
          <w:delText>To this end</w:delText>
        </w:r>
        <w:r w:rsidR="00465C17" w:rsidRPr="00486765" w:rsidDel="009C4417">
          <w:delText xml:space="preserve">, </w:delText>
        </w:r>
      </w:del>
      <w:r w:rsidR="00465C17" w:rsidRPr="00486765">
        <w:t xml:space="preserve">BFO must be capable of </w:t>
      </w:r>
      <w:ins w:id="37" w:author="phismith" w:date="2012-08-07T14:23:00Z">
        <w:r w:rsidR="009C4417">
          <w:t xml:space="preserve">serving as the starting point and architectural basis for </w:t>
        </w:r>
      </w:ins>
      <w:del w:id="38" w:author="phismith" w:date="2012-08-07T14:23:00Z">
        <w:r w:rsidR="00465C17" w:rsidRPr="00486765" w:rsidDel="009C4417">
          <w:delText xml:space="preserve">being applied to </w:delText>
        </w:r>
      </w:del>
      <w:r w:rsidR="00DC4B85">
        <w:t xml:space="preserve">the creation of </w:t>
      </w:r>
      <w:r w:rsidR="00151755" w:rsidRPr="00486765">
        <w:t>domain</w:t>
      </w:r>
      <w:r w:rsidR="00DC4B85">
        <w:t xml:space="preserve"> ontologie</w:t>
      </w:r>
      <w:r w:rsidR="00151755" w:rsidRPr="00486765">
        <w:t>s</w:t>
      </w:r>
      <w:ins w:id="39" w:author="phismith" w:date="2012-08-07T14:23:00Z">
        <w:r w:rsidR="009C4417">
          <w:t xml:space="preserve"> at lower levels</w:t>
        </w:r>
      </w:ins>
      <w:del w:id="40" w:author="phismith" w:date="2012-08-07T14:23:00Z">
        <w:r w:rsidR="00DC4B85" w:rsidDel="009C4417">
          <w:delText xml:space="preserve"> at lower levels</w:delText>
        </w:r>
      </w:del>
      <w:r w:rsidR="00656F28"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Pr="00486765">
        <w:t>To specify these conditions we will utilize a semi-formalized English that has approximately the expressivity of first-order logic (FOL) with identity.</w:t>
      </w:r>
      <w:r>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t xml:space="preserve">(= domain-neutral) </w:t>
      </w:r>
      <w:r w:rsidR="00501D08" w:rsidRPr="00486765">
        <w:t xml:space="preserve">universal, as contrasted with the material </w:t>
      </w:r>
      <w:r>
        <w:t>(</w:t>
      </w:r>
      <w:ins w:id="41" w:author="phismith" w:date="2012-08-07T14:24:00Z">
        <w:r w:rsidR="009C4417">
          <w:t xml:space="preserve">= </w:t>
        </w:r>
      </w:ins>
      <w:r>
        <w:t xml:space="preserve">domain-specific) </w:t>
      </w:r>
      <w:r w:rsidR="00501D08" w:rsidRPr="00486765">
        <w:t>universals represented in one or other domain ontology. BFO:</w:t>
      </w:r>
      <w:r w:rsidR="00501D08" w:rsidRPr="00486765">
        <w:rPr>
          <w:i/>
        </w:rPr>
        <w:t>fiat object part</w:t>
      </w:r>
      <w:r w:rsidR="00501D08" w:rsidRPr="00486765">
        <w:t xml:space="preserve"> is a category in this sense; not however </w:t>
      </w:r>
      <w:del w:id="42" w:author="phismith" w:date="2012-08-07T14:24:00Z">
        <w:r w:rsidR="00501D08" w:rsidRPr="00486765" w:rsidDel="009C4417">
          <w:rPr>
            <w:i/>
          </w:rPr>
          <w:delText xml:space="preserve">organism </w:delText>
        </w:r>
      </w:del>
      <w:ins w:id="43" w:author="phismith" w:date="2012-08-07T14:24:00Z">
        <w:r w:rsidR="009C4417">
          <w:rPr>
            <w:i/>
          </w:rPr>
          <w:t xml:space="preserve">photon </w:t>
        </w:r>
      </w:ins>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t xml:space="preserve"> Spatial, temporal and spatiotemporal region terms are counted as representing formal universals in this sense, since they apply in all domains.</w:t>
      </w:r>
    </w:p>
    <w:p w14:paraId="129EB6D4" w14:textId="77777777" w:rsidR="009C4417" w:rsidRDefault="009C4417" w:rsidP="009C4417">
      <w:pPr>
        <w:pStyle w:val="Heading2"/>
      </w:pPr>
      <w:moveToRangeStart w:id="44" w:author="phismith" w:date="2012-08-07T14:25:00Z" w:name="move332112830"/>
      <w:moveTo w:id="45" w:author="phismith" w:date="2012-08-07T14:25:00Z">
        <w:r>
          <w:t>H</w:t>
        </w:r>
        <w:r w:rsidRPr="005E4FE9">
          <w:t xml:space="preserve">ow </w:t>
        </w:r>
        <w:r>
          <w:t>to read this</w:t>
        </w:r>
        <w:r w:rsidRPr="005E4FE9">
          <w:t xml:space="preserve"> document </w:t>
        </w:r>
      </w:moveTo>
    </w:p>
    <w:moveToRangeEnd w:id="44"/>
    <w:p w14:paraId="4ABF4B73" w14:textId="526D4CCB" w:rsidR="00FF332A" w:rsidRDefault="00F2283D">
      <w:del w:id="46" w:author="phismith" w:date="2012-08-07T14:24:00Z">
        <w:r w:rsidRPr="00486765" w:rsidDel="009C4417">
          <w:delText>In the formulations below, w</w:delText>
        </w:r>
      </w:del>
      <w:ins w:id="47" w:author="phismith" w:date="2012-08-07T14:24:00Z">
        <w:r w:rsidR="009C4417">
          <w:t>W</w:t>
        </w:r>
      </w:ins>
      <w:r w:rsidRPr="00486765">
        <w:t>e will use</w:t>
      </w:r>
      <w:r w:rsidR="00FF332A">
        <w:t>:</w:t>
      </w:r>
      <w:r w:rsidRPr="00486765">
        <w:t xml:space="preserve"> </w:t>
      </w:r>
    </w:p>
    <w:p w14:paraId="5E2DC362" w14:textId="77777777" w:rsidR="009C4417" w:rsidRDefault="00F2283D" w:rsidP="009C4417">
      <w:pPr>
        <w:ind w:left="720"/>
        <w:jc w:val="left"/>
        <w:rPr>
          <w:ins w:id="48" w:author="phismith" w:date="2012-08-07T14:24:00Z"/>
        </w:rPr>
        <w:pPrChange w:id="49" w:author="phismith" w:date="2012-08-07T14:24:00Z">
          <w:pPr>
            <w:ind w:firstLine="720"/>
            <w:jc w:val="left"/>
          </w:pPr>
        </w:pPrChange>
      </w:pPr>
      <w:r w:rsidRPr="00486765">
        <w:t>‘</w:t>
      </w:r>
      <w:r w:rsidRPr="00486765">
        <w:rPr>
          <w:i/>
        </w:rPr>
        <w:t>b</w:t>
      </w:r>
      <w:r w:rsidRPr="00486765">
        <w:t xml:space="preserve">’, </w:t>
      </w:r>
      <w:bookmarkStart w:id="50" w:name="OLE_LINK8"/>
      <w:bookmarkStart w:id="51" w:name="OLE_LINK9"/>
      <w:r w:rsidR="00FF332A">
        <w:t>‘</w:t>
      </w:r>
      <w:r w:rsidR="00FF332A" w:rsidRPr="007E6FFA">
        <w:rPr>
          <w:i/>
        </w:rPr>
        <w:t>c</w:t>
      </w:r>
      <w:r w:rsidR="00FF332A">
        <w:t>’,</w:t>
      </w:r>
      <w:bookmarkEnd w:id="50"/>
      <w:bookmarkEnd w:id="51"/>
      <w:r w:rsidR="00143C56" w:rsidRPr="00143C56">
        <w:t xml:space="preserve"> </w:t>
      </w:r>
      <w:r w:rsidR="00143C56">
        <w:t>‘</w:t>
      </w:r>
      <w:r w:rsidR="00143C56">
        <w:rPr>
          <w:i/>
        </w:rPr>
        <w:t>d</w:t>
      </w:r>
      <w:r w:rsidR="00143C56">
        <w:t>’,</w:t>
      </w:r>
      <w:r w:rsidR="00FF332A">
        <w:t xml:space="preserve"> </w:t>
      </w:r>
      <w:r w:rsidRPr="00486765">
        <w:t>etc., for instances (spatio-temporal particulars)</w:t>
      </w:r>
      <w:r w:rsidR="00FF332A">
        <w:t>;</w:t>
      </w:r>
      <w:r w:rsidRPr="00486765">
        <w:t xml:space="preserve"> </w:t>
      </w:r>
    </w:p>
    <w:p w14:paraId="4627F345" w14:textId="1CAD5F3F" w:rsidR="009C4417" w:rsidRDefault="00544BF7" w:rsidP="009C4417">
      <w:pPr>
        <w:ind w:left="720"/>
        <w:jc w:val="left"/>
        <w:rPr>
          <w:ins w:id="52" w:author="phismith" w:date="2012-08-07T14:24:00Z"/>
        </w:rPr>
        <w:pPrChange w:id="53" w:author="phismith" w:date="2012-08-07T14:24:00Z">
          <w:pPr>
            <w:ind w:firstLine="720"/>
            <w:jc w:val="left"/>
          </w:pPr>
        </w:pPrChange>
      </w:pPr>
      <w:del w:id="54" w:author="phismith" w:date="2012-08-07T14:24:00Z">
        <w:r w:rsidDel="009C4417">
          <w:br/>
        </w:r>
      </w:del>
      <w:r w:rsidR="00F2283D" w:rsidRPr="00486765">
        <w:t>‘</w:t>
      </w:r>
      <w:r w:rsidR="00F2283D" w:rsidRPr="00486765">
        <w:rPr>
          <w:i/>
        </w:rPr>
        <w:t>t</w:t>
      </w:r>
      <w:r w:rsidR="00F2283D" w:rsidRPr="00486765">
        <w:t>,’ ‘</w:t>
      </w:r>
      <w:r w:rsidR="00F2283D" w:rsidRPr="007E6FFA">
        <w:rPr>
          <w:i/>
          <w:spacing w:val="20"/>
        </w:rPr>
        <w:t>t</w:t>
      </w:r>
      <w:r w:rsidR="00F2283D" w:rsidRPr="00486765">
        <w:sym w:font="Symbol" w:char="F0A2"/>
      </w:r>
      <w:r w:rsidR="00F2283D" w:rsidRPr="00486765">
        <w:t xml:space="preserve">’, etc., for </w:t>
      </w:r>
      <w:r w:rsidR="00FF332A">
        <w:t xml:space="preserve">temporal </w:t>
      </w:r>
      <w:r w:rsidR="00F2283D" w:rsidRPr="00486765">
        <w:t xml:space="preserve">regions (instants or intervals) </w:t>
      </w:r>
    </w:p>
    <w:p w14:paraId="32C0EE8B" w14:textId="428407D8" w:rsidR="00F33687" w:rsidRDefault="00544BF7" w:rsidP="009C4417">
      <w:pPr>
        <w:ind w:left="720"/>
        <w:jc w:val="left"/>
        <w:pPrChange w:id="55" w:author="phismith" w:date="2012-08-07T14:24:00Z">
          <w:pPr>
            <w:ind w:firstLine="720"/>
            <w:jc w:val="left"/>
          </w:pPr>
        </w:pPrChange>
      </w:pPr>
      <w:del w:id="56" w:author="phismith" w:date="2012-08-07T14:24:00Z">
        <w:r w:rsidDel="009C4417">
          <w:br/>
        </w:r>
      </w:del>
      <w:r w:rsidR="00FF332A" w:rsidRPr="00486765">
        <w:t>‘</w:t>
      </w:r>
      <w:r w:rsidR="00FF332A">
        <w:rPr>
          <w:i/>
        </w:rPr>
        <w:t>r</w:t>
      </w:r>
      <w:r w:rsidR="00FF332A" w:rsidRPr="00486765">
        <w:t>,’ ‘</w:t>
      </w:r>
      <w:r w:rsidR="00FF332A" w:rsidRPr="00C74368">
        <w:rPr>
          <w:i/>
          <w:spacing w:val="20"/>
        </w:rPr>
        <w:t>r</w:t>
      </w:r>
      <w:r w:rsidR="00FF332A" w:rsidRPr="00486765">
        <w:sym w:font="Symbol" w:char="F0A2"/>
      </w:r>
      <w:r w:rsidR="00FF332A" w:rsidRPr="00486765">
        <w:t>’, ‘</w:t>
      </w:r>
      <w:r w:rsidR="00FF332A">
        <w:rPr>
          <w:i/>
        </w:rPr>
        <w:t>s</w:t>
      </w:r>
      <w:r w:rsidR="00FF332A" w:rsidRPr="00486765">
        <w:t>,’ ‘</w:t>
      </w:r>
      <w:r w:rsidR="00FF332A">
        <w:rPr>
          <w:rFonts w:ascii="Times New Roman Italic" w:hAnsi="Times New Roman Italic"/>
          <w:i/>
          <w:spacing w:val="20"/>
        </w:rPr>
        <w:t>s</w:t>
      </w:r>
      <w:r w:rsidR="00FF332A" w:rsidRPr="00486765">
        <w:sym w:font="Symbol" w:char="F0A2"/>
      </w:r>
      <w:r w:rsidR="00FF332A" w:rsidRPr="00486765">
        <w:t xml:space="preserve">’, etc., for </w:t>
      </w:r>
      <w:r w:rsidR="00FF332A">
        <w:t>spatial and spatiotemporal regions</w:t>
      </w:r>
      <w:r w:rsidR="00F2283D" w:rsidRPr="00486765">
        <w:t xml:space="preserve">, </w:t>
      </w:r>
    </w:p>
    <w:p w14:paraId="2E8C15F3" w14:textId="77777777" w:rsidR="007E0C2F" w:rsidRPr="00486765" w:rsidRDefault="00F2283D" w:rsidP="000A3D71">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57" w:name="_Toc310499003"/>
    </w:p>
    <w:p w14:paraId="4F32E1BE" w14:textId="2B9CBFF5" w:rsidR="0077551B" w:rsidRPr="00486765" w:rsidRDefault="003C789A">
      <w:r>
        <w:rPr>
          <w:noProof/>
        </w:rPr>
        <w:lastRenderedPageBreak/>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 xmlns:mo="http://schemas.microsoft.com/office/mac/office/2008/main" xmlns:mv="urn:schemas-microsoft-com:mac:vml">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57"/>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422BA2CB" w:rsidR="0077551B" w:rsidRPr="00486765" w:rsidRDefault="0077551B" w:rsidP="001C5CAA">
      <w:pPr>
        <w:pStyle w:val="Caption"/>
        <w:spacing w:before="0"/>
        <w:jc w:val="center"/>
        <w:rPr>
          <w:sz w:val="16"/>
        </w:rPr>
      </w:pPr>
      <w:bookmarkStart w:id="58"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1</w:t>
      </w:r>
      <w:r w:rsidR="00F33687" w:rsidRPr="00486765">
        <w:rPr>
          <w:noProof/>
          <w:sz w:val="16"/>
        </w:rPr>
        <w:fldChar w:fldCharType="end"/>
      </w:r>
      <w:bookmarkEnd w:id="58"/>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ins w:id="59" w:author="phismith" w:date="2012-08-07T14:24:00Z">
        <w:r w:rsidR="009C4417">
          <w:rPr>
            <w:sz w:val="16"/>
          </w:rPr>
          <w:t xml:space="preserve"> (Version of July 2012)</w:t>
        </w:r>
      </w:ins>
    </w:p>
    <w:p w14:paraId="6DD899B6" w14:textId="77777777" w:rsidR="009C4417" w:rsidRDefault="009C4417" w:rsidP="002767CB">
      <w:pPr>
        <w:rPr>
          <w:ins w:id="60" w:author="phismith" w:date="2012-08-07T14:25:00Z"/>
        </w:rPr>
      </w:pPr>
      <w:bookmarkStart w:id="61" w:name="_Toc313270685"/>
      <w:bookmarkStart w:id="62" w:name="_Toc204327811"/>
    </w:p>
    <w:p w14:paraId="3CF2FA59" w14:textId="28C11711" w:rsidR="00F33687" w:rsidDel="009C4417" w:rsidRDefault="002767CB" w:rsidP="00D248A1">
      <w:pPr>
        <w:pStyle w:val="Heading2"/>
      </w:pPr>
      <w:moveFromRangeStart w:id="63" w:author="phismith" w:date="2012-08-07T14:25:00Z" w:name="move332112830"/>
      <w:moveFrom w:id="64" w:author="phismith" w:date="2012-08-07T14:25:00Z">
        <w:r w:rsidDel="009C4417">
          <w:t>H</w:t>
        </w:r>
        <w:r w:rsidRPr="005E4FE9" w:rsidDel="009C4417">
          <w:t xml:space="preserve">ow </w:t>
        </w:r>
        <w:r w:rsidDel="009C4417">
          <w:t>to read this</w:t>
        </w:r>
        <w:r w:rsidRPr="005E4FE9" w:rsidDel="009C4417">
          <w:t xml:space="preserve"> document</w:t>
        </w:r>
        <w:bookmarkEnd w:id="62"/>
        <w:r w:rsidRPr="005E4FE9" w:rsidDel="009C4417">
          <w:t xml:space="preserve"> </w:t>
        </w:r>
      </w:moveFrom>
    </w:p>
    <w:moveFromRangeEnd w:id="63"/>
    <w:p w14:paraId="507B0C10" w14:textId="7BC2FC36" w:rsidR="002767CB" w:rsidRPr="00486765" w:rsidDel="009C4417" w:rsidRDefault="002767CB" w:rsidP="002767CB">
      <w:pPr>
        <w:rPr>
          <w:del w:id="65" w:author="phismith" w:date="2012-08-07T14:25:00Z"/>
        </w:rPr>
      </w:pPr>
      <w:del w:id="66" w:author="phismith" w:date="2012-08-07T14:25:00Z">
        <w:r w:rsidRPr="00486765" w:rsidDel="009C4417">
          <w:delText xml:space="preserve">Use of </w:delText>
        </w:r>
        <w:r w:rsidRPr="00486765" w:rsidDel="009C4417">
          <w:rPr>
            <w:b/>
          </w:rPr>
          <w:delText xml:space="preserve">boldface </w:delText>
        </w:r>
        <w:r w:rsidRPr="00486765" w:rsidDel="009C4417">
          <w:delText xml:space="preserve">indicates a label for an </w:delText>
        </w:r>
        <w:r w:rsidRPr="00486765" w:rsidDel="009C4417">
          <w:rPr>
            <w:b/>
          </w:rPr>
          <w:delText xml:space="preserve">instance-level relation. </w:delText>
        </w:r>
        <w:r w:rsidRPr="00486765" w:rsidDel="009C4417">
          <w:delText xml:space="preserve">Use of </w:delText>
        </w:r>
        <w:r w:rsidRPr="00486765" w:rsidDel="009C4417">
          <w:rPr>
            <w:i/>
          </w:rPr>
          <w:delText>italic</w:delText>
        </w:r>
        <w:r w:rsidDel="009C4417">
          <w:rPr>
            <w:i/>
          </w:rPr>
          <w:delText>s</w:delText>
        </w:r>
        <w:r w:rsidRPr="00486765" w:rsidDel="009C4417">
          <w:rPr>
            <w:i/>
          </w:rPr>
          <w:delText xml:space="preserve"> </w:delText>
        </w:r>
        <w:r w:rsidRPr="00486765" w:rsidDel="009C4417">
          <w:delText>indicates a BFO term</w:delText>
        </w:r>
        <w:r w:rsidDel="009C4417">
          <w:delText xml:space="preserve"> (or a term from a BFO-conformant ontology). All such terms are </w:delText>
        </w:r>
        <w:r w:rsidRPr="00486765" w:rsidDel="009C4417">
          <w:delText>singular common noun</w:delText>
        </w:r>
        <w:r w:rsidDel="009C4417">
          <w:delText>s</w:delText>
        </w:r>
        <w:r w:rsidRPr="00486765" w:rsidDel="009C4417">
          <w:delText xml:space="preserve"> or noun phrase</w:delText>
        </w:r>
        <w:r w:rsidDel="009C4417">
          <w:delText>s. All BFO terms</w:delText>
        </w:r>
        <w:r w:rsidRPr="00486765" w:rsidDel="009C4417">
          <w:delText xml:space="preserve"> represent </w:delText>
        </w:r>
        <w:r w:rsidDel="009C4417">
          <w:delText xml:space="preserve">some formal (= domain-neutral) </w:delText>
        </w:r>
        <w:r w:rsidRPr="00486765" w:rsidDel="009C4417">
          <w:delText>universal.</w:delText>
        </w:r>
        <w:r w:rsidDel="009C4417">
          <w:delText xml:space="preserve"> </w:delText>
        </w:r>
      </w:del>
    </w:p>
    <w:p w14:paraId="1B8A9296" w14:textId="3732A34F" w:rsidR="002767CB" w:rsidRPr="00486765" w:rsidRDefault="002767CB" w:rsidP="002767CB">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w:t>
      </w:r>
      <w:del w:id="67" w:author="phismith" w:date="2012-08-07T14:25:00Z">
        <w:r w:rsidRPr="00486765" w:rsidDel="009C4417">
          <w:delText xml:space="preserve">the </w:delText>
        </w:r>
      </w:del>
      <w:r>
        <w:t xml:space="preserve">special </w:t>
      </w:r>
      <w:r w:rsidRPr="00486765">
        <w:t>formatting</w:t>
      </w:r>
      <w:r>
        <w:t>, as follows</w:t>
      </w:r>
      <w:r w:rsidRPr="00486765">
        <w:t>:</w:t>
      </w:r>
    </w:p>
    <w:p w14:paraId="2E2656FD" w14:textId="77777777" w:rsidR="002767CB" w:rsidRPr="00486765" w:rsidRDefault="002767CB" w:rsidP="002767CB">
      <w:pPr>
        <w:pStyle w:val="Specification"/>
      </w:pPr>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p>
    <w:p w14:paraId="0FE4013A" w14:textId="6DF5B74A" w:rsidR="002767CB" w:rsidRDefault="002767CB" w:rsidP="002767CB">
      <w:r w:rsidRPr="00486765">
        <w:t xml:space="preserve">The </w:t>
      </w:r>
      <w:r>
        <w:t xml:space="preserve">first three digits in </w:t>
      </w:r>
      <w:ins w:id="68" w:author="phismith" w:date="2012-08-07T14:25:00Z">
        <w:r w:rsidR="009C4417">
          <w:t>‘</w:t>
        </w:r>
      </w:ins>
      <w:r>
        <w:t>[000-000]</w:t>
      </w:r>
      <w:ins w:id="69" w:author="phismith" w:date="2012-08-07T14:25:00Z">
        <w:r w:rsidR="009C4417">
          <w:t>’</w:t>
        </w:r>
      </w:ins>
      <w:r>
        <w:t xml:space="preserve"> serve as identifier for the salient axiom, theorem, definition, or elucidation. The second three digits serve as identifier for successive versions.</w:t>
      </w:r>
    </w:p>
    <w:p w14:paraId="390FD554" w14:textId="1178CA76" w:rsidR="002767CB" w:rsidRPr="00486765" w:rsidRDefault="002767CB" w:rsidP="002767CB">
      <w:del w:id="70" w:author="phismith" w:date="2012-08-07T14:25:00Z">
        <w:r w:rsidDel="009C4417">
          <w:delText xml:space="preserve">The </w:delText>
        </w:r>
        <w:r w:rsidRPr="00486765" w:rsidDel="009C4417">
          <w:delText>remaining part of t</w:delText>
        </w:r>
      </w:del>
      <w:ins w:id="71" w:author="phismith" w:date="2012-08-07T14:25:00Z">
        <w:r w:rsidR="009C4417">
          <w:t>T</w:t>
        </w:r>
      </w:ins>
      <w:r w:rsidRPr="00486765">
        <w:t>he document provide</w:t>
      </w:r>
      <w:r>
        <w:t>s</w:t>
      </w:r>
      <w:r w:rsidRPr="00486765">
        <w:t xml:space="preserve"> guidance as to how BFO should be used, and also arguments as to why specific choices have been made in the BFO </w:t>
      </w:r>
      <w:ins w:id="72" w:author="phismith" w:date="2012-08-07T14:25:00Z">
        <w:r w:rsidR="009C4417">
          <w:t xml:space="preserve">2.0 </w:t>
        </w:r>
      </w:ins>
      <w:r w:rsidRPr="00486765">
        <w:t>architecture.</w:t>
      </w:r>
      <w:ins w:id="73" w:author="phismith" w:date="2012-08-07T14:25:00Z">
        <w:r w:rsidR="009C4417">
          <w:t xml:space="preserve"> </w:t>
        </w:r>
      </w:ins>
      <w:del w:id="74" w:author="phismith" w:date="2012-08-07T14:25:00Z">
        <w:r w:rsidDel="009C4417">
          <w:delText xml:space="preserve">  </w:delText>
        </w:r>
      </w:del>
      <w:r>
        <w:t xml:space="preserve">The identifier in brackets is included to enable cross-references back to this document for implementations of BFO in various languages and formats. </w:t>
      </w:r>
    </w:p>
    <w:p w14:paraId="2F77C764" w14:textId="230C9CFB" w:rsidR="002767CB" w:rsidRPr="00486765" w:rsidRDefault="002767CB" w:rsidP="002767CB">
      <w:pPr>
        <w:rPr>
          <w:rFonts w:ascii="Calibri" w:hAnsi="Calibri"/>
          <w:sz w:val="20"/>
        </w:rPr>
      </w:pPr>
      <w:r w:rsidRPr="00486765">
        <w:t xml:space="preserve">BFO 2.0 will exist in various implementations, including </w:t>
      </w:r>
      <w:ins w:id="75" w:author="phismith" w:date="2012-08-07T14:25:00Z">
        <w:r w:rsidR="009C4417">
          <w:t xml:space="preserve">FOL, with a version using the </w:t>
        </w:r>
      </w:ins>
      <w:r w:rsidRPr="00486765">
        <w:t>CLIF</w:t>
      </w:r>
      <w:r>
        <w:t xml:space="preserve"> </w:t>
      </w:r>
      <w:del w:id="76" w:author="phismith" w:date="2012-08-07T14:25:00Z">
        <w:r w:rsidDel="009C4417">
          <w:delText>(FOL</w:delText>
        </w:r>
      </w:del>
      <w:ins w:id="77" w:author="phismith" w:date="2012-08-07T14:25:00Z">
        <w:r w:rsidR="009C4417">
          <w:t xml:space="preserve">Common Language Interchange Format, </w:t>
        </w:r>
      </w:ins>
      <w:del w:id="78" w:author="phismith" w:date="2012-08-07T14:25:00Z">
        <w:r w:rsidDel="009C4417">
          <w:delText>)</w:delText>
        </w:r>
        <w:r w:rsidRPr="00486765" w:rsidDel="009C4417">
          <w:delText xml:space="preserve"> </w:delText>
        </w:r>
      </w:del>
      <w:r w:rsidRPr="00486765">
        <w:t>and OWL</w:t>
      </w:r>
      <w:ins w:id="79" w:author="phismith" w:date="2012-08-07T14:25:00Z">
        <w:r w:rsidR="009C4417">
          <w:t xml:space="preserve"> 2</w:t>
        </w:r>
      </w:ins>
      <w:r w:rsidRPr="00486765">
        <w:t xml:space="preserve">. This document provides </w:t>
      </w:r>
      <w:r>
        <w:t xml:space="preserve">axioms and theorems in English that </w:t>
      </w:r>
      <w:r>
        <w:lastRenderedPageBreak/>
        <w:t xml:space="preserve">easily maps to </w:t>
      </w:r>
      <w:r w:rsidRPr="00486765">
        <w:t xml:space="preserve">FOL </w:t>
      </w:r>
      <w:r>
        <w:t xml:space="preserve">and so is the direct basis for the CLIF </w:t>
      </w:r>
      <w:r w:rsidRPr="00486765">
        <w:t>implementation</w:t>
      </w:r>
      <w:ins w:id="80" w:author="phismith" w:date="2012-08-07T14:26:00Z">
        <w:r w:rsidR="009C4417">
          <w:t>s</w:t>
        </w:r>
      </w:ins>
      <w:r w:rsidRPr="00486765">
        <w:t>.</w:t>
      </w:r>
      <w:ins w:id="81" w:author="phismith" w:date="2012-08-07T14:26:00Z">
        <w:r w:rsidR="009C4417">
          <w:t xml:space="preserve"> From this, the OWL implementation will be derived in turn.</w:t>
        </w:r>
      </w:ins>
    </w:p>
    <w:p w14:paraId="212912EF" w14:textId="77777777" w:rsidR="002767CB" w:rsidRDefault="002767CB" w:rsidP="002767CB">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p>
    <w:p w14:paraId="3FC818DD" w14:textId="77777777" w:rsidR="00F33687" w:rsidRPr="00D248A1" w:rsidRDefault="00F33687" w:rsidP="00D248A1">
      <w:pPr>
        <w:pStyle w:val="Heading2"/>
        <w:rPr>
          <w:rStyle w:val="apple-style-span"/>
          <w:b w:val="0"/>
          <w:bCs w:val="0"/>
        </w:rPr>
      </w:pPr>
      <w:bookmarkStart w:id="82" w:name="_Toc204327812"/>
      <w:r w:rsidRPr="00D248A1">
        <w:rPr>
          <w:rStyle w:val="apple-style-span"/>
        </w:rPr>
        <w:t>Summary of most important changes in BFO 2.0 as compared to BFO 1.1</w:t>
      </w:r>
      <w:bookmarkEnd w:id="82"/>
    </w:p>
    <w:p w14:paraId="7A6EBF68" w14:textId="77777777" w:rsidR="00F33687" w:rsidRPr="00D248A1" w:rsidRDefault="00F33687" w:rsidP="00D248A1">
      <w:pPr>
        <w:pStyle w:val="Heading3"/>
        <w:rPr>
          <w:rStyle w:val="apple-style-span"/>
          <w:b w:val="0"/>
          <w:bCs w:val="0"/>
        </w:rPr>
      </w:pPr>
      <w:bookmarkStart w:id="83" w:name="_Toc204327813"/>
      <w:r w:rsidRPr="00D248A1">
        <w:rPr>
          <w:rStyle w:val="apple-style-span"/>
        </w:rPr>
        <w:t>Clarification of BFO:</w:t>
      </w:r>
      <w:r w:rsidRPr="009C4417">
        <w:rPr>
          <w:rStyle w:val="apple-style-span"/>
          <w:i/>
          <w:rPrChange w:id="84" w:author="phismith" w:date="2012-08-07T14:28:00Z">
            <w:rPr>
              <w:rStyle w:val="apple-style-span"/>
            </w:rPr>
          </w:rPrChange>
        </w:rPr>
        <w:t>object</w:t>
      </w:r>
      <w:bookmarkEnd w:id="83"/>
    </w:p>
    <w:p w14:paraId="05B1F2EB" w14:textId="35EF1EE7" w:rsidR="00F33687" w:rsidRPr="00D248A1" w:rsidRDefault="00F33687">
      <w:pPr>
        <w:rPr>
          <w:rStyle w:val="apple-style-span"/>
        </w:rPr>
      </w:pPr>
      <w:r w:rsidRPr="00D248A1">
        <w:rPr>
          <w:rStyle w:val="apple-style-span"/>
        </w:rPr>
        <w:t>The document emphasizes that</w:t>
      </w:r>
      <w:ins w:id="85" w:author="phismith" w:date="2012-08-07T14:28:00Z">
        <w:r w:rsidR="009C4417">
          <w:rPr>
            <w:rStyle w:val="apple-style-span"/>
          </w:rPr>
          <w:t xml:space="preserve"> the categories</w:t>
        </w:r>
      </w:ins>
      <w:r w:rsidRPr="00D248A1">
        <w:rPr>
          <w:rStyle w:val="apple-style-span"/>
        </w:rPr>
        <w:t xml:space="preserve"> </w:t>
      </w:r>
      <w:r w:rsidR="00BE2EAE" w:rsidRPr="00BE2EAE">
        <w:rPr>
          <w:rStyle w:val="Annotation"/>
          <w:i w:val="0"/>
          <w:iCs w:val="0"/>
          <w:vanish w:val="0"/>
          <w:color w:val="000000"/>
        </w:rPr>
        <w:t>note(material entity)[</w:t>
      </w:r>
      <w:r w:rsidRPr="00D248A1">
        <w:rPr>
          <w:rStyle w:val="apple-style-span"/>
        </w:rPr>
        <w:t xml:space="preserve">Object, Fiat Object Part and Object Aggregate are not intended </w:t>
      </w:r>
      <w:r w:rsidR="00BE2EAE">
        <w:rPr>
          <w:rStyle w:val="apple-style-span"/>
        </w:rPr>
        <w:t xml:space="preserve">to be exhaustive of </w:t>
      </w:r>
      <w:r w:rsidRPr="00D248A1">
        <w:rPr>
          <w:rStyle w:val="apple-style-span"/>
        </w:rPr>
        <w:t>Material Entity. Users are invited to propose new subcategories of Material Entity.</w:t>
      </w:r>
      <w:r w:rsidR="00BE2EAE" w:rsidRPr="00BE2EAE">
        <w:rPr>
          <w:rStyle w:val="Annotation"/>
          <w:i w:val="0"/>
          <w:iCs w:val="0"/>
          <w:vanish w:val="0"/>
          <w:color w:val="000000"/>
        </w:rPr>
        <w:t>]</w:t>
      </w:r>
      <w:r w:rsidRPr="00D248A1">
        <w:rPr>
          <w:rStyle w:val="apple-style-span"/>
        </w:rPr>
        <w:t xml:space="preserve"> </w:t>
      </w:r>
    </w:p>
    <w:p w14:paraId="16C0D7D9" w14:textId="77777777" w:rsidR="00F33687" w:rsidRPr="00D248A1" w:rsidRDefault="00F33687">
      <w:pPr>
        <w:rPr>
          <w:rStyle w:val="apple-style-span"/>
        </w:rPr>
      </w:pPr>
      <w:r w:rsidRPr="00D248A1">
        <w:rPr>
          <w:rStyle w:val="apple-style-span"/>
        </w:rPr>
        <w:t xml:space="preserve">The document provides a more extensive account of what 'Object' means (roughly: </w:t>
      </w:r>
      <w:r w:rsidR="00BE2EAE" w:rsidRPr="00BE2EAE">
        <w:rPr>
          <w:rStyle w:val="Annotation"/>
          <w:i w:val="0"/>
          <w:iCs w:val="0"/>
          <w:vanish w:val="0"/>
          <w:color w:val="000000"/>
        </w:rPr>
        <w:t>note(object)[</w:t>
      </w:r>
      <w:r w:rsidRPr="00D248A1">
        <w:rPr>
          <w:rStyle w:val="apple-style-span"/>
        </w:rPr>
        <w:t>an object is a maximal causally unified material entity</w:t>
      </w:r>
      <w:r w:rsidR="00BE2EAE" w:rsidRPr="00BE2EAE">
        <w:rPr>
          <w:rStyle w:val="Annotation"/>
          <w:i w:val="0"/>
          <w:iCs w:val="0"/>
          <w:vanish w:val="0"/>
          <w:color w:val="000000"/>
        </w:rPr>
        <w:t>]</w:t>
      </w:r>
      <w:r w:rsidRPr="00D248A1">
        <w:rPr>
          <w:rStyle w:val="apple-style-span"/>
        </w:rPr>
        <w:t xml:space="preserve">); it offers three paradigms of causal unity (for </w:t>
      </w:r>
      <w:r w:rsidR="00BE2EAE" w:rsidRPr="00BE2EAE">
        <w:rPr>
          <w:rStyle w:val="Annotation"/>
          <w:i w:val="0"/>
          <w:iCs w:val="0"/>
          <w:vanish w:val="0"/>
          <w:color w:val="000000"/>
        </w:rPr>
        <w:t>example(object)[</w:t>
      </w:r>
      <w:r w:rsidRPr="00D248A1">
        <w:rPr>
          <w:rStyle w:val="apple-style-span"/>
        </w:rPr>
        <w:t>cells and organisms</w:t>
      </w:r>
      <w:r w:rsidR="00BE2EAE" w:rsidRPr="00BE2EAE">
        <w:rPr>
          <w:rStyle w:val="Annotation"/>
          <w:i w:val="0"/>
          <w:iCs w:val="0"/>
          <w:vanish w:val="0"/>
          <w:color w:val="000000"/>
        </w:rPr>
        <w:t>]</w:t>
      </w:r>
      <w:r w:rsidRPr="00D248A1">
        <w:rPr>
          <w:rStyle w:val="apple-style-span"/>
        </w:rPr>
        <w:t xml:space="preserve">, for </w:t>
      </w:r>
      <w:r w:rsidR="00BE2EAE" w:rsidRPr="00BE2EAE">
        <w:rPr>
          <w:rStyle w:val="Annotation"/>
          <w:i w:val="0"/>
          <w:iCs w:val="0"/>
          <w:vanish w:val="0"/>
          <w:color w:val="000000"/>
        </w:rPr>
        <w:t>example(object)[</w:t>
      </w:r>
      <w:r w:rsidRPr="00D248A1">
        <w:rPr>
          <w:rStyle w:val="apple-style-span"/>
        </w:rPr>
        <w:t>solid portions of matter</w:t>
      </w:r>
      <w:r w:rsidR="00BE2EAE" w:rsidRPr="00BE2EAE">
        <w:rPr>
          <w:rStyle w:val="Annotation"/>
          <w:i w:val="0"/>
          <w:iCs w:val="0"/>
          <w:vanish w:val="0"/>
          <w:color w:val="000000"/>
        </w:rPr>
        <w:t>]</w:t>
      </w:r>
      <w:r w:rsidRPr="00D248A1">
        <w:rPr>
          <w:rStyle w:val="apple-style-span"/>
        </w:rPr>
        <w:t xml:space="preserve">, and for </w:t>
      </w:r>
      <w:r w:rsidR="00BE2EAE" w:rsidRPr="00BE2EAE">
        <w:rPr>
          <w:rStyle w:val="Annotation"/>
          <w:i w:val="0"/>
          <w:iCs w:val="0"/>
          <w:vanish w:val="0"/>
          <w:color w:val="000000"/>
        </w:rPr>
        <w:t>example(object)[</w:t>
      </w:r>
      <w:r w:rsidRPr="00D248A1">
        <w:rPr>
          <w:rStyle w:val="apple-style-span"/>
        </w:rPr>
        <w:t>engineered artifacts</w:t>
      </w:r>
      <w:r w:rsidR="00BE2EAE" w:rsidRPr="00BE2EAE">
        <w:rPr>
          <w:rStyle w:val="Annotation"/>
          <w:i w:val="0"/>
          <w:iCs w:val="0"/>
          <w:vanish w:val="0"/>
          <w:color w:val="000000"/>
        </w:rPr>
        <w:t>]</w:t>
      </w:r>
      <w:r w:rsidRPr="00D248A1">
        <w:rPr>
          <w:rStyle w:val="apple-style-span"/>
        </w:rPr>
        <w:t xml:space="preserve">) </w:t>
      </w:r>
    </w:p>
    <w:p w14:paraId="7F255554" w14:textId="6A85A724" w:rsidR="00F33687" w:rsidRPr="00D248A1" w:rsidRDefault="00F33687" w:rsidP="00D248A1">
      <w:pPr>
        <w:pStyle w:val="Heading3"/>
        <w:rPr>
          <w:rStyle w:val="apple-style-span"/>
          <w:b w:val="0"/>
        </w:rPr>
      </w:pPr>
      <w:bookmarkStart w:id="86" w:name="_Toc204327814"/>
      <w:r w:rsidRPr="00D248A1">
        <w:rPr>
          <w:rStyle w:val="apple-style-span"/>
        </w:rPr>
        <w:t xml:space="preserve">Introduction of </w:t>
      </w:r>
      <w:del w:id="87" w:author="phismith" w:date="2012-08-08T17:24:00Z">
        <w:r w:rsidRPr="00D248A1" w:rsidDel="00E24FE7">
          <w:rPr>
            <w:rStyle w:val="apple-style-span"/>
          </w:rPr>
          <w:delText xml:space="preserve">reciprocal </w:delText>
        </w:r>
      </w:del>
      <w:ins w:id="88" w:author="phismith" w:date="2012-08-08T17:24:00Z">
        <w:r w:rsidR="00E24FE7">
          <w:rPr>
            <w:rStyle w:val="apple-style-span"/>
          </w:rPr>
          <w:t xml:space="preserve">mutual </w:t>
        </w:r>
      </w:ins>
      <w:r w:rsidRPr="00D248A1">
        <w:rPr>
          <w:rStyle w:val="apple-style-span"/>
        </w:rPr>
        <w:t>dependence</w:t>
      </w:r>
      <w:bookmarkEnd w:id="86"/>
      <w:r w:rsidRPr="00D248A1">
        <w:rPr>
          <w:rStyle w:val="apple-style-span"/>
        </w:rPr>
        <w:t xml:space="preserve"> </w:t>
      </w:r>
    </w:p>
    <w:p w14:paraId="56476BE1" w14:textId="5946C0FC" w:rsidR="00F33687" w:rsidRPr="00D248A1" w:rsidRDefault="00F33687">
      <w:pPr>
        <w:rPr>
          <w:rStyle w:val="apple-style-span"/>
        </w:rPr>
      </w:pPr>
      <w:r w:rsidRPr="00D248A1">
        <w:rPr>
          <w:rStyle w:val="apple-style-span"/>
        </w:rPr>
        <w:t xml:space="preserve">The document recognizes cases where multiple entities are mutually dependent on each other, for example between color hue, saturation and brightness; such cases can also involve </w:t>
      </w:r>
      <w:del w:id="89" w:author="phismith" w:date="2012-08-08T17:24:00Z">
        <w:r w:rsidRPr="00D248A1" w:rsidDel="00E24FE7">
          <w:rPr>
            <w:rStyle w:val="apple-style-span"/>
          </w:rPr>
          <w:delText xml:space="preserve">reciprocal </w:delText>
        </w:r>
      </w:del>
      <w:ins w:id="90" w:author="phismith" w:date="2012-08-08T17:24:00Z">
        <w:r w:rsidR="00E24FE7">
          <w:rPr>
            <w:rStyle w:val="apple-style-span"/>
          </w:rPr>
          <w:t xml:space="preserve">mutual </w:t>
        </w:r>
      </w:ins>
      <w:r w:rsidRPr="00D248A1">
        <w:rPr>
          <w:rStyle w:val="apple-style-span"/>
        </w:rPr>
        <w:t xml:space="preserve">generic dependence as in the case of a disposition of a key to open </w:t>
      </w:r>
      <w:ins w:id="91" w:author="phismith" w:date="2012-08-07T14:28:00Z">
        <w:r w:rsidR="009C4417">
          <w:rPr>
            <w:rStyle w:val="apple-style-span"/>
          </w:rPr>
          <w:t>either this</w:t>
        </w:r>
      </w:ins>
      <w:del w:id="92" w:author="phismith" w:date="2012-08-07T14:28:00Z">
        <w:r w:rsidRPr="00D248A1" w:rsidDel="009C4417">
          <w:rPr>
            <w:rStyle w:val="apple-style-span"/>
          </w:rPr>
          <w:delText>a</w:delText>
        </w:r>
      </w:del>
      <w:r w:rsidRPr="00D248A1">
        <w:rPr>
          <w:rStyle w:val="apple-style-span"/>
        </w:rPr>
        <w:t xml:space="preserve"> </w:t>
      </w:r>
      <w:del w:id="93" w:author="phismith" w:date="2012-08-07T14:28:00Z">
        <w:r w:rsidRPr="00D248A1" w:rsidDel="009C4417">
          <w:rPr>
            <w:rStyle w:val="apple-style-span"/>
          </w:rPr>
          <w:delText xml:space="preserve">lock </w:delText>
        </w:r>
      </w:del>
      <w:r w:rsidRPr="00D248A1">
        <w:rPr>
          <w:rStyle w:val="apple-style-span"/>
        </w:rPr>
        <w:t>or some equivalent lock, and of the lock to be opened by this or some equivalent key</w:t>
      </w:r>
      <w:ins w:id="94" w:author="phismith" w:date="2012-08-07T14:28:00Z">
        <w:r w:rsidR="009C4417">
          <w:rPr>
            <w:rStyle w:val="apple-style-span"/>
          </w:rPr>
          <w:t xml:space="preserve"> (for example a copy made using </w:t>
        </w:r>
      </w:ins>
      <w:ins w:id="95" w:author="phismith" w:date="2012-08-07T14:29:00Z">
        <w:r w:rsidR="009C4417">
          <w:rPr>
            <w:rStyle w:val="apple-style-span"/>
          </w:rPr>
          <w:t xml:space="preserve">a template derived from </w:t>
        </w:r>
      </w:ins>
      <w:ins w:id="96" w:author="phismith" w:date="2012-08-07T14:28:00Z">
        <w:r w:rsidR="009C4417">
          <w:rPr>
            <w:rStyle w:val="apple-style-span"/>
          </w:rPr>
          <w:t>the original ke</w:t>
        </w:r>
      </w:ins>
      <w:ins w:id="97" w:author="phismith" w:date="2012-08-07T14:29:00Z">
        <w:r w:rsidR="009C4417">
          <w:rPr>
            <w:rStyle w:val="apple-style-span"/>
          </w:rPr>
          <w:t>y, or on the basis of some formula or blueprint</w:t>
        </w:r>
      </w:ins>
      <w:ins w:id="98" w:author="phismith" w:date="2012-08-07T14:28:00Z">
        <w:r w:rsidR="009C4417">
          <w:rPr>
            <w:rStyle w:val="apple-style-span"/>
          </w:rPr>
          <w:t>)</w:t>
        </w:r>
      </w:ins>
      <w:r w:rsidRPr="00D248A1">
        <w:rPr>
          <w:rStyle w:val="apple-style-span"/>
        </w:rPr>
        <w:t>.</w:t>
      </w:r>
    </w:p>
    <w:p w14:paraId="0D027407" w14:textId="77777777" w:rsidR="00F33687" w:rsidRPr="00D248A1" w:rsidRDefault="00F33687" w:rsidP="00D248A1">
      <w:pPr>
        <w:pStyle w:val="Heading3"/>
        <w:rPr>
          <w:rStyle w:val="apple-style-span"/>
          <w:b w:val="0"/>
        </w:rPr>
      </w:pPr>
      <w:bookmarkStart w:id="99" w:name="_Toc204327815"/>
      <w:r w:rsidRPr="00D248A1">
        <w:rPr>
          <w:rStyle w:val="apple-style-span"/>
        </w:rPr>
        <w:t>New simplified treatment of boundaries and regions</w:t>
      </w:r>
      <w:bookmarkEnd w:id="99"/>
    </w:p>
    <w:p w14:paraId="3229E97D" w14:textId="3E35DA6E" w:rsidR="00F33687" w:rsidRPr="00D248A1" w:rsidRDefault="00BE2EAE">
      <w:pPr>
        <w:rPr>
          <w:rStyle w:val="apple-style-span"/>
        </w:rPr>
      </w:pPr>
      <w:r w:rsidRPr="00BE2EAE">
        <w:rPr>
          <w:rStyle w:val="Annotation"/>
          <w:i w:val="0"/>
          <w:iCs w:val="0"/>
          <w:vanish w:val="0"/>
          <w:color w:val="000000"/>
        </w:rPr>
        <w:t>note(continuant fiat boundary)[</w:t>
      </w:r>
      <w:r w:rsidR="00F33687" w:rsidRPr="00D248A1">
        <w:rPr>
          <w:rStyle w:val="apple-style-span"/>
        </w:rPr>
        <w:t xml:space="preserve">In BFO 1.1 the assumption was made that the external surface of a material entity such as a cell could be treated as if it were a boundary in the mathematical sense. The new document </w:t>
      </w:r>
      <w:del w:id="100" w:author="phismith" w:date="2012-08-07T14:29:00Z">
        <w:r w:rsidR="00F33687" w:rsidRPr="00D248A1" w:rsidDel="009C4417">
          <w:rPr>
            <w:rStyle w:val="apple-style-span"/>
          </w:rPr>
          <w:delText xml:space="preserve">propounds </w:delText>
        </w:r>
      </w:del>
      <w:ins w:id="101" w:author="phismith" w:date="2012-08-07T14:29:00Z">
        <w:r w:rsidR="009C4417">
          <w:rPr>
            <w:rStyle w:val="apple-style-span"/>
          </w:rPr>
          <w:t xml:space="preserve">rests on </w:t>
        </w:r>
      </w:ins>
      <w:r w:rsidR="00F33687" w:rsidRPr="00D248A1">
        <w:rPr>
          <w:rStyle w:val="apple-style-span"/>
        </w:rPr>
        <w:t xml:space="preserve">the view that when we talk about external surfaces of material objects in this way then </w:t>
      </w:r>
      <w:r w:rsidR="00F33687" w:rsidRPr="00D248A1">
        <w:rPr>
          <w:rStyle w:val="apple-style-span"/>
        </w:rPr>
        <w:lastRenderedPageBreak/>
        <w:t xml:space="preserve">we are talking about something fiat. </w:t>
      </w:r>
      <w:del w:id="102" w:author="phismith" w:date="2012-08-07T14:29:00Z">
        <w:r w:rsidR="00F33687" w:rsidRPr="00D248A1" w:rsidDel="009C4417">
          <w:rPr>
            <w:rStyle w:val="apple-style-span"/>
          </w:rPr>
          <w:delText>To be dealt with i</w:delText>
        </w:r>
      </w:del>
      <w:ins w:id="103" w:author="phismith" w:date="2012-08-07T14:29:00Z">
        <w:r w:rsidR="009C4417">
          <w:rPr>
            <w:rStyle w:val="apple-style-span"/>
          </w:rPr>
          <w:t>I</w:t>
        </w:r>
      </w:ins>
      <w:r w:rsidR="00F33687" w:rsidRPr="00D248A1">
        <w:rPr>
          <w:rStyle w:val="apple-style-span"/>
        </w:rPr>
        <w:t>n a future version</w:t>
      </w:r>
      <w:ins w:id="104" w:author="phismith" w:date="2012-08-07T14:29:00Z">
        <w:r w:rsidR="009C4417">
          <w:rPr>
            <w:rStyle w:val="apple-style-span"/>
          </w:rPr>
          <w:t xml:space="preserve"> of BFO we will deal more extensively with</w:t>
        </w:r>
      </w:ins>
      <w:del w:id="105" w:author="phismith" w:date="2012-08-07T14:29:00Z">
        <w:r w:rsidR="00F33687" w:rsidRPr="00D248A1" w:rsidDel="009C4417">
          <w:rPr>
            <w:rStyle w:val="apple-style-span"/>
          </w:rPr>
          <w:delText>:</w:delText>
        </w:r>
      </w:del>
      <w:r w:rsidR="00F33687" w:rsidRPr="00D248A1">
        <w:rPr>
          <w:rStyle w:val="apple-style-span"/>
        </w:rPr>
        <w:t xml:space="preserve"> </w:t>
      </w:r>
      <w:del w:id="106" w:author="phismith" w:date="2012-08-07T14:29:00Z">
        <w:r w:rsidR="00F33687" w:rsidRPr="00D248A1" w:rsidDel="009C4417">
          <w:rPr>
            <w:rStyle w:val="apple-style-span"/>
          </w:rPr>
          <w:delText xml:space="preserve">fiat </w:delText>
        </w:r>
      </w:del>
      <w:r w:rsidR="00F33687" w:rsidRPr="00D248A1">
        <w:rPr>
          <w:rStyle w:val="apple-style-span"/>
        </w:rPr>
        <w:t>boundaries</w:t>
      </w:r>
      <w:ins w:id="107" w:author="phismith" w:date="2012-08-07T14:29:00Z">
        <w:r w:rsidR="009C4417">
          <w:rPr>
            <w:rStyle w:val="apple-style-span"/>
          </w:rPr>
          <w:t>, including a</w:t>
        </w:r>
      </w:ins>
      <w:ins w:id="108" w:author="phismith" w:date="2012-08-07T14:30:00Z">
        <w:r w:rsidR="009C4417">
          <w:rPr>
            <w:rStyle w:val="apple-style-span"/>
          </w:rPr>
          <w:t>lso</w:t>
        </w:r>
      </w:ins>
      <w:ins w:id="109" w:author="phismith" w:date="2012-08-07T14:29:00Z">
        <w:r w:rsidR="009C4417">
          <w:rPr>
            <w:rStyle w:val="apple-style-span"/>
          </w:rPr>
          <w:t xml:space="preserve"> </w:t>
        </w:r>
      </w:ins>
      <w:ins w:id="110" w:author="phismith" w:date="2012-08-07T14:30:00Z">
        <w:r w:rsidR="009C4417">
          <w:rPr>
            <w:rStyle w:val="apple-style-span"/>
          </w:rPr>
          <w:t xml:space="preserve">a </w:t>
        </w:r>
      </w:ins>
      <w:ins w:id="111" w:author="phismith" w:date="2012-08-07T14:29:00Z">
        <w:r w:rsidR="009C4417">
          <w:rPr>
            <w:rStyle w:val="apple-style-span"/>
          </w:rPr>
          <w:t>treatment</w:t>
        </w:r>
      </w:ins>
      <w:r w:rsidR="00F33687" w:rsidRPr="00D248A1">
        <w:rPr>
          <w:rStyle w:val="apple-style-span"/>
        </w:rPr>
        <w:t xml:space="preserve"> </w:t>
      </w:r>
      <w:ins w:id="112" w:author="phismith" w:date="2012-08-07T14:30:00Z">
        <w:r w:rsidR="009C4417">
          <w:rPr>
            <w:rStyle w:val="apple-style-span"/>
          </w:rPr>
          <w:t xml:space="preserve">of boundaries </w:t>
        </w:r>
      </w:ins>
      <w:r w:rsidR="00F33687" w:rsidRPr="00D248A1">
        <w:rPr>
          <w:rStyle w:val="apple-style-span"/>
        </w:rPr>
        <w:t>at different levels of granularity.</w:t>
      </w:r>
    </w:p>
    <w:p w14:paraId="0CEF3C0D" w14:textId="33098AF3" w:rsidR="00F33687" w:rsidRPr="00D248A1" w:rsidRDefault="00F33687" w:rsidP="00D248A1">
      <w:pPr>
        <w:rPr>
          <w:rStyle w:val="apple-style-span"/>
        </w:rPr>
      </w:pPr>
      <w:r w:rsidRPr="00D248A1">
        <w:rPr>
          <w:rStyle w:val="apple-style-span"/>
        </w:rPr>
        <w:t xml:space="preserve">More generally, the focus in discussion of boundaries in BFO 2.0 is now on fiat boundaries, which means: boundaries for which there is no assumption that they coincide with physical discontinuities. The ontology of boundaries </w:t>
      </w:r>
      <w:ins w:id="113" w:author="phismith" w:date="2012-08-07T14:30:00Z">
        <w:r w:rsidR="009C4417">
          <w:rPr>
            <w:rStyle w:val="apple-style-span"/>
          </w:rPr>
          <w:t xml:space="preserve">hereby </w:t>
        </w:r>
      </w:ins>
      <w:r w:rsidRPr="00D248A1">
        <w:rPr>
          <w:rStyle w:val="apple-style-span"/>
        </w:rPr>
        <w:t>becomes more closely allied with the ontology of regions.</w:t>
      </w:r>
      <w:r w:rsidR="00BE2EAE" w:rsidRPr="00BE2EAE">
        <w:rPr>
          <w:rStyle w:val="Annotation"/>
          <w:i w:val="0"/>
          <w:iCs w:val="0"/>
          <w:vanish w:val="0"/>
          <w:color w:val="000000"/>
        </w:rPr>
        <w:t>]</w:t>
      </w:r>
    </w:p>
    <w:p w14:paraId="50DF77D1" w14:textId="77777777" w:rsidR="00F33687" w:rsidRPr="00D248A1" w:rsidRDefault="00F33687" w:rsidP="00D248A1">
      <w:pPr>
        <w:pStyle w:val="Heading4"/>
        <w:rPr>
          <w:rStyle w:val="apple-style-span"/>
          <w:b w:val="0"/>
        </w:rPr>
      </w:pPr>
      <w:bookmarkStart w:id="114" w:name="_Toc204327816"/>
      <w:r w:rsidRPr="00D248A1">
        <w:rPr>
          <w:rStyle w:val="apple-style-span"/>
        </w:rPr>
        <w:t>Revision of treatment of spatial location</w:t>
      </w:r>
      <w:bookmarkEnd w:id="114"/>
    </w:p>
    <w:p w14:paraId="28047680" w14:textId="77777777" w:rsidR="00F33687" w:rsidRPr="00D248A1" w:rsidRDefault="00F33687">
      <w:pPr>
        <w:rPr>
          <w:rStyle w:val="apple-style-span"/>
        </w:rPr>
      </w:pPr>
      <w:r w:rsidRPr="00D248A1">
        <w:rPr>
          <w:rStyle w:val="apple-style-span"/>
        </w:rPr>
        <w:t xml:space="preserve">We generalize the treatment of </w:t>
      </w:r>
      <w:del w:id="115" w:author="phismith" w:date="2012-08-07T14:30:00Z">
        <w:r w:rsidRPr="009C4417" w:rsidDel="009C4417">
          <w:rPr>
            <w:rStyle w:val="apple-style-span"/>
            <w:b/>
            <w:rPrChange w:id="116" w:author="phismith" w:date="2012-08-07T14:30:00Z">
              <w:rPr>
                <w:rStyle w:val="apple-style-span"/>
              </w:rPr>
            </w:rPrChange>
          </w:rPr>
          <w:delText>‘</w:delText>
        </w:r>
      </w:del>
      <w:r w:rsidRPr="009C4417">
        <w:rPr>
          <w:rStyle w:val="apple-style-span"/>
          <w:b/>
          <w:rPrChange w:id="117" w:author="phismith" w:date="2012-08-07T14:30:00Z">
            <w:rPr>
              <w:rStyle w:val="apple-style-span"/>
            </w:rPr>
          </w:rPrChange>
        </w:rPr>
        <w:t>located_in</w:t>
      </w:r>
      <w:del w:id="118" w:author="phismith" w:date="2012-08-07T14:30:00Z">
        <w:r w:rsidRPr="00D248A1" w:rsidDel="009C4417">
          <w:rPr>
            <w:rStyle w:val="apple-style-span"/>
          </w:rPr>
          <w:delText>’</w:delText>
        </w:r>
      </w:del>
      <w:r w:rsidRPr="00D248A1">
        <w:rPr>
          <w:rStyle w:val="apple-style-span"/>
        </w:rPr>
        <w:t xml:space="preserve"> and remove the relation </w:t>
      </w:r>
      <w:del w:id="119" w:author="phismith" w:date="2012-08-07T14:30:00Z">
        <w:r w:rsidRPr="009C4417" w:rsidDel="009C4417">
          <w:rPr>
            <w:rStyle w:val="apple-style-span"/>
            <w:b/>
            <w:rPrChange w:id="120" w:author="phismith" w:date="2012-08-07T14:30:00Z">
              <w:rPr>
                <w:rStyle w:val="apple-style-span"/>
              </w:rPr>
            </w:rPrChange>
          </w:rPr>
          <w:delText>‘</w:delText>
        </w:r>
      </w:del>
      <w:r w:rsidRPr="009C4417">
        <w:rPr>
          <w:rStyle w:val="apple-style-span"/>
          <w:b/>
          <w:rPrChange w:id="121" w:author="phismith" w:date="2012-08-07T14:30:00Z">
            <w:rPr>
              <w:rStyle w:val="apple-style-span"/>
            </w:rPr>
          </w:rPrChange>
        </w:rPr>
        <w:t>contained_in</w:t>
      </w:r>
      <w:del w:id="122" w:author="phismith" w:date="2012-08-07T14:30:00Z">
        <w:r w:rsidRPr="00D248A1" w:rsidDel="009C4417">
          <w:rPr>
            <w:rStyle w:val="apple-style-span"/>
          </w:rPr>
          <w:delText>’</w:delText>
        </w:r>
      </w:del>
      <w:r w:rsidRPr="00D248A1">
        <w:rPr>
          <w:rStyle w:val="apple-style-span"/>
        </w:rPr>
        <w:t xml:space="preserve">. </w:t>
      </w:r>
    </w:p>
    <w:p w14:paraId="4E42E3B7" w14:textId="77777777" w:rsidR="00F33687" w:rsidRPr="00D248A1" w:rsidRDefault="00F33687" w:rsidP="00D248A1">
      <w:pPr>
        <w:pStyle w:val="Heading4"/>
        <w:rPr>
          <w:rStyle w:val="apple-style-span"/>
        </w:rPr>
      </w:pPr>
      <w:bookmarkStart w:id="123" w:name="_Toc204327817"/>
      <w:r w:rsidRPr="00D248A1">
        <w:rPr>
          <w:rStyle w:val="apple-style-span"/>
        </w:rPr>
        <w:t>Treatment of process predications under the heading ‘process profiles’</w:t>
      </w:r>
      <w:bookmarkEnd w:id="123"/>
      <w:r w:rsidRPr="00D248A1">
        <w:rPr>
          <w:rStyle w:val="apple-style-span"/>
        </w:rPr>
        <w:t xml:space="preserve"> </w:t>
      </w:r>
    </w:p>
    <w:p w14:paraId="7726CDCD" w14:textId="1E4136FA" w:rsidR="00F33687" w:rsidRPr="009C4417" w:rsidRDefault="00F33687">
      <w:pPr>
        <w:rPr>
          <w:rStyle w:val="apple-style-span"/>
          <w:rPrChange w:id="124" w:author="phismith" w:date="2012-08-07T14:30:00Z">
            <w:rPr>
              <w:rStyle w:val="apple-style-span"/>
              <w:rFonts w:asciiTheme="majorHAnsi" w:eastAsiaTheme="majorEastAsia" w:hAnsiTheme="majorHAnsi" w:cstheme="majorBidi"/>
              <w:b/>
              <w:bCs/>
              <w:i/>
              <w:iCs/>
              <w:color w:val="4F81BD" w:themeColor="accent1"/>
            </w:rPr>
          </w:rPrChange>
        </w:rPr>
      </w:pPr>
      <w:r w:rsidRPr="00D248A1">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w:t>
      </w:r>
      <w:ins w:id="125" w:author="phismith" w:date="2012-08-07T14:30:00Z">
        <w:r w:rsidR="009C4417">
          <w:rPr>
            <w:rStyle w:val="apple-style-span"/>
          </w:rPr>
          <w:t>‘</w:t>
        </w:r>
      </w:ins>
      <w:del w:id="126" w:author="phismith" w:date="2012-08-07T14:30:00Z">
        <w:r w:rsidRPr="00D248A1" w:rsidDel="009C4417">
          <w:rPr>
            <w:rStyle w:val="apple-style-span"/>
          </w:rPr>
          <w:delText>'</w:delText>
        </w:r>
      </w:del>
      <w:r w:rsidRPr="00D248A1">
        <w:rPr>
          <w:rStyle w:val="apple-style-span"/>
        </w:rPr>
        <w:t>beat profile</w:t>
      </w:r>
      <w:ins w:id="127" w:author="phismith" w:date="2012-08-07T14:30:00Z">
        <w:r w:rsidR="009C4417">
          <w:rPr>
            <w:rStyle w:val="apple-style-span"/>
          </w:rPr>
          <w:t>’</w:t>
        </w:r>
      </w:ins>
      <w:del w:id="128" w:author="phismith" w:date="2012-08-07T14:30:00Z">
        <w:r w:rsidRPr="00D248A1" w:rsidDel="009C4417">
          <w:rPr>
            <w:rStyle w:val="apple-style-span"/>
          </w:rPr>
          <w:delText>'</w:delText>
        </w:r>
      </w:del>
      <w:r w:rsidRPr="00D248A1">
        <w:rPr>
          <w:rStyle w:val="apple-style-span"/>
        </w:rPr>
        <w:t xml:space="preserve">, which instantiates </w:t>
      </w:r>
      <w:ins w:id="129" w:author="phismith" w:date="2012-08-07T14:30:00Z">
        <w:r w:rsidR="009C4417">
          <w:rPr>
            <w:rStyle w:val="apple-style-span"/>
          </w:rPr>
          <w:t xml:space="preserve">what we shall call </w:t>
        </w:r>
      </w:ins>
      <w:r w:rsidRPr="00D248A1">
        <w:rPr>
          <w:rStyle w:val="apple-style-span"/>
        </w:rPr>
        <w:t xml:space="preserve">a </w:t>
      </w:r>
      <w:del w:id="130" w:author="phismith" w:date="2012-08-07T14:30:00Z">
        <w:r w:rsidRPr="00D248A1" w:rsidDel="009C4417">
          <w:rPr>
            <w:rStyle w:val="apple-style-span"/>
          </w:rPr>
          <w:delText xml:space="preserve">certain </w:delText>
        </w:r>
      </w:del>
      <w:r w:rsidRPr="00D248A1">
        <w:rPr>
          <w:rStyle w:val="apple-style-span"/>
        </w:rPr>
        <w:t xml:space="preserve">determinate process universal. </w:t>
      </w:r>
    </w:p>
    <w:p w14:paraId="26B22803" w14:textId="77777777" w:rsidR="00F33687" w:rsidRPr="00D248A1" w:rsidRDefault="00C55AE9" w:rsidP="00D248A1">
      <w:pPr>
        <w:pStyle w:val="Heading4"/>
        <w:rPr>
          <w:rStyle w:val="apple-style-span"/>
          <w:rFonts w:ascii="Times New Roman" w:eastAsiaTheme="minorHAnsi" w:hAnsi="Times New Roman" w:cs="Times New Roman"/>
          <w:color w:val="000000"/>
        </w:rPr>
      </w:pPr>
      <w:bookmarkStart w:id="131" w:name="_Toc204327818"/>
      <w:r>
        <w:rPr>
          <w:rStyle w:val="apple-style-span"/>
        </w:rPr>
        <w:t>Inclusion of relations as part of BFO vs. RO</w:t>
      </w:r>
      <w:r w:rsidR="000F3B3A">
        <w:rPr>
          <w:rStyle w:val="apple-style-span"/>
        </w:rPr>
        <w:t>, with changes to relations</w:t>
      </w:r>
      <w:bookmarkEnd w:id="131"/>
    </w:p>
    <w:p w14:paraId="1BB5BC5B" w14:textId="77777777" w:rsidR="00F33687" w:rsidRDefault="00F33687" w:rsidP="00D248A1">
      <w:pPr>
        <w:pStyle w:val="Heading4"/>
        <w:rPr>
          <w:ins w:id="132" w:author="phismith" w:date="2012-08-07T14:31:00Z"/>
          <w:rStyle w:val="apple-style-span"/>
        </w:rPr>
      </w:pPr>
      <w:bookmarkStart w:id="133" w:name="_Toc204327819"/>
      <w:r w:rsidRPr="00D248A1">
        <w:rPr>
          <w:rStyle w:val="apple-style-span"/>
        </w:rPr>
        <w:t>New relation exists_at added</w:t>
      </w:r>
      <w:r w:rsidR="00BE2EAE" w:rsidRPr="0065588A">
        <w:rPr>
          <w:rStyle w:val="apple-style-span"/>
        </w:rPr>
        <w:t>.</w:t>
      </w:r>
      <w:bookmarkEnd w:id="133"/>
      <w:r w:rsidR="00BE2EAE" w:rsidRPr="0065588A">
        <w:rPr>
          <w:rStyle w:val="apple-style-span"/>
        </w:rPr>
        <w:t xml:space="preserve"> </w:t>
      </w:r>
    </w:p>
    <w:p w14:paraId="3CEA82A4" w14:textId="0AE7306A" w:rsidR="009E331B" w:rsidRPr="009E331B" w:rsidRDefault="009E331B" w:rsidP="009E331B">
      <w:pPr>
        <w:rPr>
          <w:rPrChange w:id="134" w:author="phismith" w:date="2012-08-07T14:31:00Z">
            <w:rPr>
              <w:rStyle w:val="apple-style-span"/>
              <w:b w:val="0"/>
            </w:rPr>
          </w:rPrChange>
        </w:rPr>
        <w:pPrChange w:id="135" w:author="phismith" w:date="2012-08-07T14:31:00Z">
          <w:pPr>
            <w:pStyle w:val="Heading4"/>
          </w:pPr>
        </w:pPrChange>
      </w:pPr>
      <w:ins w:id="136" w:author="phismith" w:date="2012-08-07T14:31:00Z">
        <w:r>
          <w:t xml:space="preserve">To say that </w:t>
        </w:r>
        <w:r>
          <w:rPr>
            <w:i/>
          </w:rPr>
          <w:t xml:space="preserve">b </w:t>
        </w:r>
        <w:r w:rsidRPr="008872A6">
          <w:rPr>
            <w:b/>
          </w:rPr>
          <w:t>exists_at</w:t>
        </w:r>
        <w:r>
          <w:t xml:space="preserve"> </w:t>
        </w:r>
        <w:r>
          <w:rPr>
            <w:i/>
          </w:rPr>
          <w:t xml:space="preserve">t </w:t>
        </w:r>
        <w:r w:rsidRPr="008872A6">
          <w:t>means:</w:t>
        </w:r>
        <w:r>
          <w:rPr>
            <w:i/>
          </w:rPr>
          <w:t xml:space="preserve"> b </w:t>
        </w:r>
        <w:r>
          <w:t xml:space="preserve">is an entity which exists at some temporal region </w:t>
        </w:r>
        <w:r>
          <w:rPr>
            <w:i/>
          </w:rPr>
          <w:t>t</w:t>
        </w:r>
        <w:r>
          <w:t xml:space="preserve">, as for example when a fetus </w:t>
        </w:r>
      </w:ins>
      <w:ins w:id="137" w:author="phismith" w:date="2012-08-07T14:32:00Z">
        <w:r>
          <w:t xml:space="preserve">develops </w:t>
        </w:r>
      </w:ins>
      <w:ins w:id="138" w:author="phismith" w:date="2012-08-07T14:31:00Z">
        <w:r>
          <w:t xml:space="preserve">or a football match occurs during </w:t>
        </w:r>
      </w:ins>
      <w:ins w:id="139" w:author="phismith" w:date="2012-08-07T14:32:00Z">
        <w:r>
          <w:t xml:space="preserve">some given </w:t>
        </w:r>
      </w:ins>
      <w:ins w:id="140" w:author="phismith" w:date="2012-08-07T14:31:00Z">
        <w:r>
          <w:t>temporal interval.</w:t>
        </w:r>
      </w:ins>
    </w:p>
    <w:p w14:paraId="2607AA8E" w14:textId="37F118B0" w:rsidR="00F33687" w:rsidRPr="00D248A1" w:rsidDel="009E331B" w:rsidRDefault="00F33687" w:rsidP="00D248A1">
      <w:pPr>
        <w:pStyle w:val="Heading4"/>
        <w:rPr>
          <w:del w:id="141" w:author="phismith" w:date="2012-08-07T14:32:00Z"/>
          <w:rStyle w:val="apple-style-span"/>
          <w:b w:val="0"/>
          <w:bCs w:val="0"/>
          <w:i w:val="0"/>
          <w:iCs w:val="0"/>
        </w:rPr>
      </w:pPr>
      <w:bookmarkStart w:id="142" w:name="_Toc204327820"/>
      <w:del w:id="143" w:author="phismith" w:date="2012-08-07T14:32:00Z">
        <w:r w:rsidRPr="00D248A1" w:rsidDel="009E331B">
          <w:rPr>
            <w:rStyle w:val="apple-style-span"/>
          </w:rPr>
          <w:delText>Relation of containment deprecated</w:delText>
        </w:r>
        <w:bookmarkEnd w:id="142"/>
      </w:del>
    </w:p>
    <w:p w14:paraId="0F26C59B" w14:textId="374CEB69" w:rsidR="00F33687" w:rsidRPr="00D248A1" w:rsidDel="009E331B" w:rsidRDefault="00F33687">
      <w:pPr>
        <w:rPr>
          <w:del w:id="144" w:author="phismith" w:date="2012-08-07T14:32:00Z"/>
          <w:rStyle w:val="apple-style-span"/>
        </w:rPr>
      </w:pPr>
      <w:del w:id="145" w:author="phismith" w:date="2012-08-07T14:32:00Z">
        <w:r w:rsidRPr="00D248A1" w:rsidDel="009E331B">
          <w:rPr>
            <w:rStyle w:val="apple-style-span"/>
          </w:rPr>
          <w:delText xml:space="preserve">We provide a generalization of the located_in relation as compared to earlier versions of BFO; the contained_in relation is now deprecated. </w:delText>
        </w:r>
      </w:del>
    </w:p>
    <w:p w14:paraId="5D7791BD" w14:textId="77777777" w:rsidR="00F33687" w:rsidRPr="00D248A1" w:rsidRDefault="00F33687" w:rsidP="00D248A1">
      <w:pPr>
        <w:pStyle w:val="Heading4"/>
        <w:rPr>
          <w:rStyle w:val="apple-style-span"/>
          <w:b w:val="0"/>
        </w:rPr>
      </w:pPr>
      <w:bookmarkStart w:id="146" w:name="_Toc204327821"/>
      <w:r w:rsidRPr="00D248A1">
        <w:rPr>
          <w:rStyle w:val="apple-style-span"/>
        </w:rPr>
        <w:t>Relations of parthood disambiguated</w:t>
      </w:r>
      <w:bookmarkEnd w:id="146"/>
    </w:p>
    <w:p w14:paraId="4F1EF5F9" w14:textId="014FA52A" w:rsidR="00F33687" w:rsidRDefault="00F33687">
      <w:pPr>
        <w:rPr>
          <w:rStyle w:val="apple-style-span"/>
        </w:rPr>
      </w:pPr>
      <w:r w:rsidRPr="00D248A1">
        <w:rPr>
          <w:rStyle w:val="apple-style-span"/>
        </w:rPr>
        <w:t>Hitherto BFO has distinguished parthood between continuants and occurrents by means of the</w:t>
      </w:r>
      <w:del w:id="147" w:author="phismith" w:date="2012-08-07T14:36:00Z">
        <w:r w:rsidRPr="00D248A1" w:rsidDel="009E331B">
          <w:rPr>
            <w:rStyle w:val="apple-style-span"/>
          </w:rPr>
          <w:delText xml:space="preserve"> at t</w:delText>
        </w:r>
      </w:del>
      <w:ins w:id="148" w:author="phismith" w:date="2012-08-07T14:36:00Z">
        <w:r w:rsidR="009E331B" w:rsidRPr="009E331B">
          <w:rPr>
            <w:rStyle w:val="apple-style-span"/>
            <w:b/>
          </w:rPr>
          <w:t xml:space="preserve"> </w:t>
        </w:r>
      </w:ins>
      <w:ins w:id="149" w:author="phismith" w:date="2012-08-07T14:37:00Z">
        <w:r w:rsidR="009E331B" w:rsidRPr="009E331B">
          <w:rPr>
            <w:rStyle w:val="apple-style-span"/>
            <w:rPrChange w:id="150" w:author="phismith" w:date="2012-08-07T14:37:00Z">
              <w:rPr>
                <w:rStyle w:val="apple-style-span"/>
                <w:b/>
              </w:rPr>
            </w:rPrChange>
          </w:rPr>
          <w:t>‘</w:t>
        </w:r>
      </w:ins>
      <w:ins w:id="151" w:author="phismith" w:date="2012-08-07T14:36:00Z">
        <w:r w:rsidR="009E331B" w:rsidRPr="009E331B">
          <w:rPr>
            <w:rStyle w:val="apple-style-span"/>
            <w:b/>
          </w:rPr>
          <w:t>at</w:t>
        </w:r>
        <w:r w:rsidR="009E331B">
          <w:rPr>
            <w:rStyle w:val="apple-style-span"/>
          </w:rPr>
          <w:t xml:space="preserve"> </w:t>
        </w:r>
        <w:r w:rsidR="009E331B" w:rsidRPr="009E331B">
          <w:rPr>
            <w:rStyle w:val="apple-style-span"/>
            <w:rFonts w:ascii="Times New Roman Italic" w:hAnsi="Times New Roman Italic"/>
            <w:i/>
            <w:spacing w:val="20"/>
            <w:rPrChange w:id="152" w:author="phismith" w:date="2012-08-07T14:37:00Z">
              <w:rPr>
                <w:rStyle w:val="apple-style-span"/>
              </w:rPr>
            </w:rPrChange>
          </w:rPr>
          <w:t>t</w:t>
        </w:r>
      </w:ins>
      <w:ins w:id="153" w:author="phismith" w:date="2012-08-07T14:37:00Z">
        <w:r w:rsidR="009E331B">
          <w:rPr>
            <w:rStyle w:val="apple-style-span"/>
          </w:rPr>
          <w:t>’</w:t>
        </w:r>
      </w:ins>
      <w:ins w:id="154" w:author="phismith" w:date="2012-08-07T14:36:00Z">
        <w:r w:rsidR="009E331B">
          <w:rPr>
            <w:rStyle w:val="apple-style-span"/>
          </w:rPr>
          <w:t xml:space="preserve"> </w:t>
        </w:r>
      </w:ins>
      <w:del w:id="155" w:author="phismith" w:date="2012-08-07T14:37:00Z">
        <w:r w:rsidRPr="00D248A1" w:rsidDel="009E331B">
          <w:rPr>
            <w:rStyle w:val="apple-style-span"/>
          </w:rPr>
          <w:delText xml:space="preserve"> </w:delText>
        </w:r>
      </w:del>
      <w:r w:rsidRPr="00D248A1">
        <w:rPr>
          <w:rStyle w:val="apple-style-span"/>
        </w:rPr>
        <w:t xml:space="preserve">suffix used for the former; henceforth we will use the explicit distinction between </w:t>
      </w:r>
      <w:r w:rsidRPr="009E331B">
        <w:rPr>
          <w:rStyle w:val="apple-style-span"/>
          <w:b/>
          <w:rPrChange w:id="156" w:author="phismith" w:date="2012-08-07T14:37:00Z">
            <w:rPr>
              <w:rStyle w:val="apple-style-span"/>
            </w:rPr>
          </w:rPrChange>
        </w:rPr>
        <w:t>continuant_part_of</w:t>
      </w:r>
      <w:r w:rsidRPr="00D248A1">
        <w:rPr>
          <w:rStyle w:val="apple-style-span"/>
        </w:rPr>
        <w:t xml:space="preserve"> and </w:t>
      </w:r>
      <w:r w:rsidRPr="009E331B">
        <w:rPr>
          <w:rStyle w:val="apple-style-span"/>
          <w:b/>
          <w:rPrChange w:id="157" w:author="phismith" w:date="2012-08-07T14:37:00Z">
            <w:rPr>
              <w:rStyle w:val="apple-style-span"/>
            </w:rPr>
          </w:rPrChange>
        </w:rPr>
        <w:t>occurrent_part_of</w:t>
      </w:r>
      <w:r w:rsidRPr="00D248A1">
        <w:rPr>
          <w:rStyle w:val="apple-style-span"/>
        </w:rPr>
        <w:t xml:space="preserve"> (still using the </w:t>
      </w:r>
      <w:ins w:id="158" w:author="phismith" w:date="2012-08-07T14:37:00Z">
        <w:r w:rsidR="009E331B">
          <w:rPr>
            <w:rStyle w:val="apple-style-span"/>
          </w:rPr>
          <w:t>‘</w:t>
        </w:r>
      </w:ins>
      <w:r w:rsidRPr="009E331B">
        <w:rPr>
          <w:rStyle w:val="apple-style-span"/>
          <w:b/>
          <w:rPrChange w:id="159" w:author="phismith" w:date="2012-08-07T14:32:00Z">
            <w:rPr>
              <w:rStyle w:val="apple-style-span"/>
            </w:rPr>
          </w:rPrChange>
        </w:rPr>
        <w:t>at</w:t>
      </w:r>
      <w:r w:rsidRPr="00D248A1">
        <w:rPr>
          <w:rStyle w:val="apple-style-span"/>
        </w:rPr>
        <w:t xml:space="preserve"> </w:t>
      </w:r>
      <w:r w:rsidRPr="009E331B">
        <w:rPr>
          <w:rStyle w:val="apple-style-span"/>
          <w:rFonts w:ascii="Times New Roman Italic" w:hAnsi="Times New Roman Italic"/>
          <w:i/>
          <w:spacing w:val="20"/>
          <w:rPrChange w:id="160" w:author="phismith" w:date="2012-08-07T14:37:00Z">
            <w:rPr>
              <w:rStyle w:val="apple-style-span"/>
            </w:rPr>
          </w:rPrChange>
        </w:rPr>
        <w:t>t</w:t>
      </w:r>
      <w:ins w:id="161" w:author="phismith" w:date="2012-08-07T14:37:00Z">
        <w:r w:rsidR="009E331B">
          <w:rPr>
            <w:rStyle w:val="apple-style-span"/>
          </w:rPr>
          <w:t>’</w:t>
        </w:r>
      </w:ins>
      <w:r w:rsidRPr="00D248A1">
        <w:rPr>
          <w:rStyle w:val="apple-style-span"/>
        </w:rPr>
        <w:t xml:space="preserve"> suffix for the former).</w:t>
      </w:r>
    </w:p>
    <w:p w14:paraId="3D121318" w14:textId="500727D5" w:rsidR="00251D87" w:rsidRDefault="00251D87" w:rsidP="00D248A1">
      <w:pPr>
        <w:pStyle w:val="Heading4"/>
        <w:rPr>
          <w:ins w:id="162" w:author="phismith" w:date="2012-08-07T14:38:00Z"/>
          <w:rStyle w:val="apple-style-span"/>
        </w:rPr>
      </w:pPr>
      <w:bookmarkStart w:id="163" w:name="_Toc204327822"/>
      <w:r w:rsidRPr="00251D87">
        <w:rPr>
          <w:rStyle w:val="apple-style-span"/>
        </w:rPr>
        <w:t xml:space="preserve">Revision of </w:t>
      </w:r>
      <w:ins w:id="164" w:author="phismith" w:date="2012-08-07T14:38:00Z">
        <w:r w:rsidR="009E331B">
          <w:rPr>
            <w:rStyle w:val="apple-style-span"/>
          </w:rPr>
          <w:t>treatmnt of p</w:t>
        </w:r>
      </w:ins>
      <w:del w:id="165" w:author="phismith" w:date="2012-08-07T14:38:00Z">
        <w:r w:rsidRPr="00251D87" w:rsidDel="009E331B">
          <w:rPr>
            <w:rStyle w:val="apple-style-span"/>
          </w:rPr>
          <w:delText>P</w:delText>
        </w:r>
      </w:del>
      <w:r w:rsidRPr="00251D87">
        <w:rPr>
          <w:rStyle w:val="apple-style-span"/>
        </w:rPr>
        <w:t>rocess</w:t>
      </w:r>
      <w:bookmarkEnd w:id="163"/>
    </w:p>
    <w:p w14:paraId="3D8FF2EA" w14:textId="0043461B" w:rsidR="009E331B" w:rsidRPr="009E331B" w:rsidRDefault="009E331B" w:rsidP="009E331B">
      <w:pPr>
        <w:rPr>
          <w:rPrChange w:id="166" w:author="phismith" w:date="2012-08-07T14:38:00Z">
            <w:rPr>
              <w:rStyle w:val="apple-style-span"/>
              <w:rFonts w:ascii="Times New Roman" w:eastAsiaTheme="minorHAnsi" w:hAnsi="Times New Roman" w:cs="Times New Roman"/>
              <w:b w:val="0"/>
              <w:bCs w:val="0"/>
              <w:i w:val="0"/>
              <w:iCs w:val="0"/>
            </w:rPr>
          </w:rPrChange>
        </w:rPr>
        <w:pPrChange w:id="167" w:author="phismith" w:date="2012-08-07T14:38:00Z">
          <w:pPr>
            <w:pStyle w:val="Heading4"/>
          </w:pPr>
        </w:pPrChange>
      </w:pPr>
      <w:ins w:id="168" w:author="phismith" w:date="2012-08-07T14:38:00Z">
        <w:r>
          <w:t>‘Processual entity’ is eliminated, and ‘process’ is given a more general meaning, to make it the equivalent, on the side of occurrents, of ‘material entity’ on the side of continuants.</w:t>
        </w:r>
      </w:ins>
    </w:p>
    <w:p w14:paraId="71CF2406" w14:textId="77777777" w:rsidR="00F33687" w:rsidRPr="00D248A1" w:rsidRDefault="00BE2EAE" w:rsidP="00D248A1">
      <w:pPr>
        <w:pStyle w:val="Heading3"/>
        <w:rPr>
          <w:rStyle w:val="apple-style-span"/>
          <w:b w:val="0"/>
        </w:rPr>
      </w:pPr>
      <w:bookmarkStart w:id="169" w:name="_Toc204327823"/>
      <w:r w:rsidRPr="00D02CD5">
        <w:rPr>
          <w:rStyle w:val="apple-style-span"/>
        </w:rPr>
        <w:lastRenderedPageBreak/>
        <w:t>Future</w:t>
      </w:r>
      <w:r w:rsidR="00F33687" w:rsidRPr="00347D66">
        <w:rPr>
          <w:rStyle w:val="apple-style-span"/>
        </w:rPr>
        <w:t xml:space="preserve"> directions</w:t>
      </w:r>
      <w:bookmarkEnd w:id="169"/>
    </w:p>
    <w:p w14:paraId="32A600D4" w14:textId="77777777" w:rsidR="00F33687" w:rsidRPr="00D248A1" w:rsidRDefault="00F33687" w:rsidP="00D248A1">
      <w:pPr>
        <w:pStyle w:val="List"/>
        <w:numPr>
          <w:ilvl w:val="0"/>
          <w:numId w:val="70"/>
        </w:numPr>
        <w:rPr>
          <w:rStyle w:val="apple-style-span"/>
        </w:rPr>
      </w:pPr>
      <w:r w:rsidRPr="00D248A1">
        <w:rPr>
          <w:rStyle w:val="apple-style-span"/>
        </w:rPr>
        <w:t>Treatment of frame-dependence of regions of space, of regions of time, and of certain qualities such as mass and spatial qualities.</w:t>
      </w:r>
    </w:p>
    <w:p w14:paraId="257A883A" w14:textId="64C20832" w:rsidR="00F33687" w:rsidRPr="00D248A1" w:rsidRDefault="009E331B" w:rsidP="00D248A1">
      <w:pPr>
        <w:pStyle w:val="List"/>
        <w:numPr>
          <w:ilvl w:val="0"/>
          <w:numId w:val="70"/>
        </w:numPr>
        <w:rPr>
          <w:rStyle w:val="apple-style-span"/>
        </w:rPr>
      </w:pPr>
      <w:ins w:id="170" w:author="phismith" w:date="2012-08-07T14:39:00Z">
        <w:r>
          <w:rPr>
            <w:rStyle w:val="apple-style-span"/>
          </w:rPr>
          <w:t>Introduction o</w:t>
        </w:r>
      </w:ins>
      <w:del w:id="171" w:author="phismith" w:date="2012-08-07T14:39:00Z">
        <w:r w:rsidR="00F33687" w:rsidRPr="00D248A1" w:rsidDel="009E331B">
          <w:rPr>
            <w:rStyle w:val="apple-style-span"/>
          </w:rPr>
          <w:delText>Treatment o</w:delText>
        </w:r>
      </w:del>
      <w:r w:rsidR="00F33687" w:rsidRPr="00D248A1">
        <w:rPr>
          <w:rStyle w:val="apple-style-span"/>
        </w:rPr>
        <w:t xml:space="preserve">f </w:t>
      </w:r>
      <w:r w:rsidR="00F33687" w:rsidRPr="009E331B">
        <w:rPr>
          <w:rStyle w:val="apple-style-span"/>
          <w:b/>
          <w:rPrChange w:id="172" w:author="phismith" w:date="2012-08-07T14:39:00Z">
            <w:rPr>
              <w:rStyle w:val="apple-style-span"/>
            </w:rPr>
          </w:rPrChange>
        </w:rPr>
        <w:t>boundary_of</w:t>
      </w:r>
      <w:r w:rsidR="00F33687" w:rsidRPr="00D248A1">
        <w:rPr>
          <w:rStyle w:val="apple-style-span"/>
        </w:rPr>
        <w:t xml:space="preserve"> </w:t>
      </w:r>
      <w:del w:id="173" w:author="phismith" w:date="2012-08-07T14:39:00Z">
        <w:r w:rsidR="00F33687" w:rsidRPr="00D248A1" w:rsidDel="009E331B">
          <w:rPr>
            <w:rStyle w:val="apple-style-span"/>
          </w:rPr>
          <w:delText xml:space="preserve">relations </w:delText>
        </w:r>
      </w:del>
      <w:r w:rsidR="00F33687" w:rsidRPr="00D248A1">
        <w:rPr>
          <w:rStyle w:val="apple-style-span"/>
        </w:rPr>
        <w:t>(incl</w:t>
      </w:r>
      <w:ins w:id="174" w:author="phismith" w:date="2012-08-07T14:39:00Z">
        <w:r>
          <w:rPr>
            <w:rStyle w:val="apple-style-span"/>
          </w:rPr>
          <w:t>uding</w:t>
        </w:r>
      </w:ins>
      <w:del w:id="175" w:author="phismith" w:date="2012-08-07T14:39:00Z">
        <w:r w:rsidR="00F33687" w:rsidRPr="00D248A1" w:rsidDel="009E331B">
          <w:rPr>
            <w:rStyle w:val="apple-style-span"/>
          </w:rPr>
          <w:delText>.</w:delText>
        </w:r>
      </w:del>
      <w:r w:rsidR="00F33687" w:rsidRPr="00D248A1">
        <w:rPr>
          <w:rStyle w:val="apple-style-span"/>
        </w:rPr>
        <w:t xml:space="preserve"> </w:t>
      </w:r>
      <w:r w:rsidR="00F33687" w:rsidRPr="009E331B">
        <w:rPr>
          <w:rStyle w:val="apple-style-span"/>
          <w:b/>
          <w:rPrChange w:id="176" w:author="phismith" w:date="2012-08-07T14:39:00Z">
            <w:rPr>
              <w:rStyle w:val="apple-style-span"/>
            </w:rPr>
          </w:rPrChange>
        </w:rPr>
        <w:t>fiat_boundary_of</w:t>
      </w:r>
      <w:r w:rsidR="00F33687" w:rsidRPr="00D248A1">
        <w:rPr>
          <w:rStyle w:val="apple-style-span"/>
        </w:rPr>
        <w:t>)</w:t>
      </w:r>
      <w:ins w:id="177" w:author="phismith" w:date="2012-08-07T14:39:00Z">
        <w:r>
          <w:rPr>
            <w:rStyle w:val="apple-style-span"/>
          </w:rPr>
          <w:t xml:space="preserve"> relations, and of a treatment of dimensionality.</w:t>
        </w:r>
      </w:ins>
    </w:p>
    <w:p w14:paraId="68C8F049" w14:textId="77777777" w:rsidR="00F33687" w:rsidRPr="00D248A1" w:rsidRDefault="00F33687" w:rsidP="00D248A1">
      <w:pPr>
        <w:pStyle w:val="List"/>
        <w:numPr>
          <w:ilvl w:val="0"/>
          <w:numId w:val="70"/>
        </w:numPr>
        <w:rPr>
          <w:rStyle w:val="apple-style-span"/>
        </w:rPr>
      </w:pPr>
      <w:r w:rsidRPr="00D248A1">
        <w:rPr>
          <w:rStyle w:val="apple-style-span"/>
        </w:rPr>
        <w:t>Treatment of type-level relations; rules for quantifying over universals.</w:t>
      </w:r>
    </w:p>
    <w:p w14:paraId="7FB70AD7" w14:textId="07C31F50" w:rsidR="00F33687" w:rsidRPr="00D248A1" w:rsidRDefault="00F33687" w:rsidP="00D248A1">
      <w:pPr>
        <w:pStyle w:val="List"/>
        <w:numPr>
          <w:ilvl w:val="0"/>
          <w:numId w:val="70"/>
        </w:numPr>
        <w:rPr>
          <w:rStyle w:val="apple-style-span"/>
        </w:rPr>
      </w:pPr>
      <w:r w:rsidRPr="00D248A1">
        <w:rPr>
          <w:rStyle w:val="apple-style-span"/>
        </w:rPr>
        <w:t xml:space="preserve">More </w:t>
      </w:r>
      <w:del w:id="178" w:author="phismith" w:date="2012-08-12T11:48:00Z">
        <w:r w:rsidRPr="00D248A1" w:rsidDel="000F0A84">
          <w:rPr>
            <w:rStyle w:val="apple-style-span"/>
          </w:rPr>
          <w:delText xml:space="preserve">details </w:delText>
        </w:r>
      </w:del>
      <w:ins w:id="179" w:author="phismith" w:date="2012-08-12T11:48:00Z">
        <w:r w:rsidR="000F0A84" w:rsidRPr="00D248A1">
          <w:rPr>
            <w:rStyle w:val="apple-style-span"/>
          </w:rPr>
          <w:t>detail</w:t>
        </w:r>
        <w:r w:rsidR="000F0A84">
          <w:rPr>
            <w:rStyle w:val="apple-style-span"/>
          </w:rPr>
          <w:t>ed</w:t>
        </w:r>
        <w:r w:rsidR="000F0A84" w:rsidRPr="00D248A1">
          <w:rPr>
            <w:rStyle w:val="apple-style-span"/>
          </w:rPr>
          <w:t xml:space="preserve"> </w:t>
        </w:r>
      </w:ins>
      <w:r w:rsidRPr="00D248A1">
        <w:rPr>
          <w:rStyle w:val="apple-style-span"/>
        </w:rPr>
        <w:t xml:space="preserve">treatment of two kinds of causal relations (1) causal dependence, for example the </w:t>
      </w:r>
      <w:del w:id="180" w:author="phismith" w:date="2012-08-08T17:24:00Z">
        <w:r w:rsidRPr="00D248A1" w:rsidDel="00E24FE7">
          <w:rPr>
            <w:rStyle w:val="apple-style-span"/>
          </w:rPr>
          <w:delText xml:space="preserve">reciprocal </w:delText>
        </w:r>
      </w:del>
      <w:ins w:id="181" w:author="phismith" w:date="2012-08-08T17:24:00Z">
        <w:r w:rsidR="00E24FE7">
          <w:rPr>
            <w:rStyle w:val="apple-style-span"/>
          </w:rPr>
          <w:t xml:space="preserve">mutual </w:t>
        </w:r>
      </w:ins>
      <w:r w:rsidRPr="00D248A1">
        <w:rPr>
          <w:rStyle w:val="apple-style-span"/>
        </w:rPr>
        <w:t>causal dependence between the pressure and temperature of a portion of gas; (2) causal triggering, where a process is the trigger for a second process which is the realization of a disposition.</w:t>
      </w:r>
    </w:p>
    <w:p w14:paraId="2C27D0A5" w14:textId="447F4FC7" w:rsidR="00F33687" w:rsidRPr="00D248A1" w:rsidRDefault="00F33687" w:rsidP="00D248A1">
      <w:pPr>
        <w:pStyle w:val="List"/>
        <w:numPr>
          <w:ilvl w:val="0"/>
          <w:numId w:val="70"/>
        </w:numPr>
        <w:rPr>
          <w:rStyle w:val="apple-style-span"/>
        </w:rPr>
      </w:pPr>
      <w:r w:rsidRPr="00D248A1">
        <w:rPr>
          <w:rStyle w:val="apple-style-span"/>
        </w:rPr>
        <w:t xml:space="preserve">Physics terms such as </w:t>
      </w:r>
      <w:ins w:id="182" w:author="phismith" w:date="2012-08-07T14:39:00Z">
        <w:r w:rsidR="009E331B">
          <w:rPr>
            <w:rStyle w:val="apple-style-span"/>
          </w:rPr>
          <w:t>‘</w:t>
        </w:r>
      </w:ins>
      <w:r w:rsidRPr="00D248A1">
        <w:rPr>
          <w:rStyle w:val="apple-style-span"/>
        </w:rPr>
        <w:t>force</w:t>
      </w:r>
      <w:ins w:id="183" w:author="phismith" w:date="2012-08-07T14:39:00Z">
        <w:r w:rsidR="009E331B">
          <w:rPr>
            <w:rStyle w:val="apple-style-span"/>
          </w:rPr>
          <w:t>’</w:t>
        </w:r>
      </w:ins>
      <w:r w:rsidRPr="00D248A1">
        <w:rPr>
          <w:rStyle w:val="apple-style-span"/>
        </w:rPr>
        <w:t xml:space="preserve">, </w:t>
      </w:r>
      <w:ins w:id="184" w:author="phismith" w:date="2012-08-07T14:39:00Z">
        <w:r w:rsidR="009E331B">
          <w:rPr>
            <w:rStyle w:val="apple-style-span"/>
          </w:rPr>
          <w:t>‘</w:t>
        </w:r>
      </w:ins>
      <w:r w:rsidRPr="00D248A1">
        <w:rPr>
          <w:rStyle w:val="apple-style-span"/>
        </w:rPr>
        <w:t>momentum</w:t>
      </w:r>
      <w:ins w:id="185" w:author="phismith" w:date="2012-08-07T14:39:00Z">
        <w:r w:rsidR="009E331B">
          <w:rPr>
            <w:rStyle w:val="apple-style-span"/>
          </w:rPr>
          <w:t>’</w:t>
        </w:r>
      </w:ins>
      <w:r w:rsidRPr="00D248A1">
        <w:rPr>
          <w:rStyle w:val="apple-style-span"/>
        </w:rPr>
        <w:t xml:space="preserve">, </w:t>
      </w:r>
      <w:ins w:id="186" w:author="phismith" w:date="2012-08-07T14:39:00Z">
        <w:r w:rsidR="009E331B">
          <w:rPr>
            <w:rStyle w:val="apple-style-span"/>
          </w:rPr>
          <w:t>‘</w:t>
        </w:r>
      </w:ins>
      <w:r w:rsidRPr="00D248A1">
        <w:rPr>
          <w:rStyle w:val="apple-style-span"/>
        </w:rPr>
        <w:t>inertia</w:t>
      </w:r>
      <w:ins w:id="187" w:author="phismith" w:date="2012-08-07T14:39:00Z">
        <w:r w:rsidR="009E331B">
          <w:rPr>
            <w:rStyle w:val="apple-style-span"/>
          </w:rPr>
          <w:t>’</w:t>
        </w:r>
      </w:ins>
      <w:r w:rsidRPr="00D248A1">
        <w:rPr>
          <w:rStyle w:val="apple-style-span"/>
        </w:rPr>
        <w:t xml:space="preserve">, </w:t>
      </w:r>
      <w:ins w:id="188" w:author="phismith" w:date="2012-08-07T14:39:00Z">
        <w:r w:rsidR="009E331B">
          <w:rPr>
            <w:rStyle w:val="apple-style-span"/>
          </w:rPr>
          <w:t>‘frame of reference’</w:t>
        </w:r>
      </w:ins>
      <w:del w:id="189" w:author="phismith" w:date="2012-08-07T14:39:00Z">
        <w:r w:rsidRPr="00D248A1" w:rsidDel="009E331B">
          <w:rPr>
            <w:rStyle w:val="apple-style-span"/>
          </w:rPr>
          <w:delText>etc</w:delText>
        </w:r>
      </w:del>
      <w:r w:rsidRPr="00D248A1">
        <w:rPr>
          <w:rStyle w:val="apple-style-span"/>
        </w:rPr>
        <w:t xml:space="preserve">. </w:t>
      </w:r>
      <w:del w:id="190" w:author="phismith" w:date="2012-08-07T14:40:00Z">
        <w:r w:rsidRPr="00D248A1" w:rsidDel="009E331B">
          <w:rPr>
            <w:rStyle w:val="apple-style-span"/>
          </w:rPr>
          <w:delText>Conserved qualities. (Portion of energy potentially to be treated as child of material entity.</w:delText>
        </w:r>
      </w:del>
    </w:p>
    <w:p w14:paraId="0E7C0B35" w14:textId="77777777" w:rsidR="00F33687" w:rsidRDefault="00F33687" w:rsidP="00D248A1">
      <w:pPr>
        <w:pStyle w:val="List"/>
        <w:numPr>
          <w:ilvl w:val="0"/>
          <w:numId w:val="70"/>
        </w:numPr>
      </w:pPr>
      <w:r w:rsidRPr="00D248A1">
        <w:t>Relation of dependence of objects on qualities (e.g. of you on your mass)</w:t>
      </w:r>
    </w:p>
    <w:p w14:paraId="47C6ABBF" w14:textId="77777777" w:rsidR="00F33687" w:rsidRPr="00D248A1" w:rsidRDefault="000F3B3A" w:rsidP="00D248A1">
      <w:pPr>
        <w:pStyle w:val="Heading1"/>
      </w:pPr>
      <w:bookmarkStart w:id="191" w:name="_Toc204327824"/>
      <w:r w:rsidRPr="0065588A">
        <w:t>Organization of BFO</w:t>
      </w:r>
      <w:bookmarkEnd w:id="191"/>
      <w:r w:rsidRPr="0065588A">
        <w:t xml:space="preserve"> </w:t>
      </w:r>
    </w:p>
    <w:p w14:paraId="04FF0BF4" w14:textId="5D20299E" w:rsidR="00F33687" w:rsidRPr="0065588A" w:rsidRDefault="00171A85" w:rsidP="00D248A1">
      <w:pPr>
        <w:pStyle w:val="Heading2"/>
      </w:pPr>
      <w:bookmarkStart w:id="192" w:name="_Toc204327825"/>
      <w:bookmarkEnd w:id="61"/>
      <w:r w:rsidRPr="0065588A">
        <w:t>E</w:t>
      </w:r>
      <w:r w:rsidR="00DC4B85" w:rsidRPr="0065588A">
        <w:t>ntities</w:t>
      </w:r>
      <w:bookmarkEnd w:id="192"/>
      <w:r w:rsidR="00DC4B85" w:rsidRPr="0065588A">
        <w:t xml:space="preserve"> </w:t>
      </w:r>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555732">
        <w:t>25</w:t>
      </w:r>
      <w:r w:rsidR="00EC6A9C">
        <w:fldChar w:fldCharType="end"/>
      </w:r>
      <w:r w:rsidR="00A97320" w:rsidRPr="00486765">
        <w:t>]</w:t>
      </w:r>
      <w:r w:rsidR="00E3138A" w:rsidRPr="00486765">
        <w:t xml:space="preserve">. </w:t>
      </w:r>
    </w:p>
    <w:p w14:paraId="3756D41E" w14:textId="77777777" w:rsidR="00DC4B85" w:rsidRDefault="009F58CC" w:rsidP="001C5CAA">
      <w:r>
        <w:rPr>
          <w:rStyle w:val="Annotation"/>
        </w:rPr>
        <w:t>n</w:t>
      </w:r>
      <w:r w:rsidR="00F33687" w:rsidRPr="00D248A1">
        <w:rPr>
          <w:rStyle w:val="Annotation"/>
        </w:rPr>
        <w:t>ote(ontology)[</w:t>
      </w:r>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555732">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r w:rsidR="00F33687" w:rsidRPr="00D248A1">
        <w:rPr>
          <w:rStyle w:val="Annotation"/>
        </w:rPr>
        <w:t>]</w:t>
      </w:r>
    </w:p>
    <w:p w14:paraId="19144609" w14:textId="7DE5D1B1" w:rsidR="00BC11E1" w:rsidRDefault="00E3138A" w:rsidP="00360528">
      <w:pPr>
        <w:pPrChange w:id="193" w:author="phismith" w:date="2012-08-07T14:41:00Z">
          <w:pPr>
            <w:jc w:val="left"/>
          </w:pPr>
        </w:pPrChange>
      </w:pPr>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r w:rsidR="002767CB">
        <w:t xml:space="preserve">there will be </w:t>
      </w:r>
      <w:r w:rsidR="00570E87" w:rsidRPr="00486765">
        <w:t>incremental expansion of BFO in future versions. Second</w:t>
      </w:r>
      <w:r w:rsidR="002767CB">
        <w:t xml:space="preserve"> one can</w:t>
      </w:r>
      <w:r w:rsidR="00570E87" w:rsidRPr="00486765">
        <w:t xml:space="preserve"> draw</w:t>
      </w:r>
      <w:r w:rsidR="002767CB">
        <w:t xml:space="preserve"> </w:t>
      </w:r>
      <w:r w:rsidR="00570E87" w:rsidRPr="00486765">
        <w:t xml:space="preserve">on </w:t>
      </w:r>
      <w:ins w:id="194" w:author="phismith" w:date="2012-08-07T14:41:00Z">
        <w:r w:rsidR="00360528">
          <w:t xml:space="preserve">supplementary </w:t>
        </w:r>
      </w:ins>
      <w:r w:rsidR="00570E87" w:rsidRPr="00486765">
        <w:lastRenderedPageBreak/>
        <w:t xml:space="preserve">resources at lower levels in the ontology hierarchy. </w:t>
      </w:r>
      <w:r w:rsidR="00544BF7">
        <w:t>T</w:t>
      </w:r>
      <w:r w:rsidRPr="00486765">
        <w:t xml:space="preserve">he </w:t>
      </w:r>
      <w:r w:rsidR="00D248A1">
        <w:fldChar w:fldCharType="begin"/>
      </w:r>
      <w:r w:rsidR="00D248A1">
        <w:instrText xml:space="preserve"> HYPERLINK "http://code.google.com/p/information-artifact-ontology/" </w:instrText>
      </w:r>
      <w:r w:rsidR="00D248A1">
        <w:fldChar w:fldCharType="separate"/>
      </w:r>
      <w:r w:rsidRPr="000C7630">
        <w:rPr>
          <w:rStyle w:val="Hyperlink"/>
        </w:rPr>
        <w:t>Information Artifact Ontology</w:t>
      </w:r>
      <w:r w:rsidR="00D248A1">
        <w:rPr>
          <w:rStyle w:val="Hyperlink"/>
        </w:rPr>
        <w:fldChar w:fldCharType="end"/>
      </w:r>
      <w:r w:rsidRPr="00486765">
        <w:t xml:space="preserve"> and the </w:t>
      </w:r>
      <w:r w:rsidR="00F33687">
        <w:fldChar w:fldCharType="begin"/>
      </w:r>
      <w:r w:rsidR="002767CB">
        <w:instrText>HYPERLINK "http://obi-ontology.org/"</w:instrText>
      </w:r>
      <w:r w:rsidR="00F33687">
        <w:fldChar w:fldCharType="separate"/>
      </w:r>
      <w:r w:rsidRPr="000C7630">
        <w:rPr>
          <w:rStyle w:val="Hyperlink"/>
        </w:rPr>
        <w:t>Ontology for Biomedical Investigations</w:t>
      </w:r>
      <w:r w:rsidR="00F33687">
        <w:rPr>
          <w:rStyle w:val="Hyperlink"/>
        </w:rPr>
        <w:fldChar w:fldCharType="end"/>
      </w:r>
      <w:r w:rsidRPr="00486765">
        <w:t>)</w:t>
      </w:r>
      <w:r w:rsidR="00544BF7">
        <w:t xml:space="preserve">, both of which are built on BFO, </w:t>
      </w:r>
      <w:r w:rsidR="00544BF7" w:rsidRPr="00486765">
        <w:t>provide</w:t>
      </w:r>
      <w:r w:rsidR="00544BF7">
        <w:t xml:space="preserve"> </w:t>
      </w:r>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rsidP="00D248A1">
      <w:pPr>
        <w:pStyle w:val="Heading2"/>
      </w:pPr>
      <w:bookmarkStart w:id="195" w:name="_Toc204327826"/>
      <w:r w:rsidRPr="00BE2EAE">
        <w:t>Relations</w:t>
      </w:r>
      <w:bookmarkEnd w:id="195"/>
    </w:p>
    <w:p w14:paraId="6BF49165" w14:textId="77777777" w:rsidR="0004293B" w:rsidRPr="00486765" w:rsidRDefault="0004293B">
      <w:r w:rsidRPr="00486765">
        <w:t>Entities are linked together in relations</w:t>
      </w:r>
      <w:del w:id="196" w:author="phismith" w:date="2012-08-07T14:41:00Z">
        <w:r w:rsidRPr="00486765" w:rsidDel="00360528">
          <w:delText>,</w:delText>
        </w:r>
      </w:del>
      <w:r w:rsidRPr="00486765">
        <w:t xml:space="preserve">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937861" w:rsidRPr="00486765">
        <w:t>]</w:t>
      </w:r>
      <w:r w:rsidRPr="00486765">
        <w:t xml:space="preserve">. </w:t>
      </w:r>
      <w:r w:rsidR="00FF332A">
        <w:t>Three groups of relations are distinguished.</w:t>
      </w:r>
    </w:p>
    <w:p w14:paraId="207AC5DB" w14:textId="2FF353A5" w:rsidR="00F33687" w:rsidRPr="0065588A" w:rsidRDefault="00F33687" w:rsidP="00D248A1">
      <w:pPr>
        <w:pStyle w:val="relationtypelist"/>
      </w:pPr>
      <w:r w:rsidRPr="00D248A1">
        <w:rPr>
          <w:rStyle w:val="volume"/>
        </w:rPr>
        <w:t>Instance</w:t>
      </w:r>
      <w:r w:rsidR="00BE2EAE" w:rsidRPr="0065588A">
        <w:t xml:space="preserve">-level </w:t>
      </w:r>
      <w:r w:rsidRPr="0065588A">
        <w:t>relations</w:t>
      </w:r>
    </w:p>
    <w:p w14:paraId="5DC04B32" w14:textId="417DCD45" w:rsidR="00F33687" w:rsidRDefault="0004293B" w:rsidP="00D248A1">
      <w:pPr>
        <w:spacing w:before="0"/>
        <w:ind w:left="720"/>
        <w:jc w:val="left"/>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r w:rsidR="006121CF">
        <w:rPr>
          <w:b/>
          <w:i/>
        </w:rPr>
        <w:br/>
      </w:r>
      <w:r w:rsidR="00937861" w:rsidRPr="00486765">
        <w:t xml:space="preserve">Your heart beating (instance-level) </w:t>
      </w:r>
      <w:r w:rsidR="00937861" w:rsidRPr="00486765">
        <w:rPr>
          <w:b/>
        </w:rPr>
        <w:t>has_participant</w:t>
      </w:r>
      <w:r w:rsidR="00937861" w:rsidRPr="00486765">
        <w:t xml:space="preserve"> your heart</w:t>
      </w:r>
    </w:p>
    <w:p w14:paraId="3511A1CB" w14:textId="1238AC3B" w:rsidR="00F33687" w:rsidRPr="00F33687" w:rsidRDefault="00F33687" w:rsidP="00D248A1">
      <w:pPr>
        <w:pStyle w:val="relationtypelist"/>
      </w:pPr>
      <w:r w:rsidRPr="00F33687">
        <w:t>Type-level relations</w:t>
      </w:r>
    </w:p>
    <w:p w14:paraId="337A69EA" w14:textId="233416F2" w:rsidR="00F33687" w:rsidRDefault="00937861" w:rsidP="00D248A1">
      <w:pPr>
        <w:spacing w:before="0"/>
        <w:jc w:val="left"/>
      </w:pPr>
      <w:r w:rsidRPr="00486765">
        <w:tab/>
        <w:t xml:space="preserve">human heart </w:t>
      </w:r>
      <w:r w:rsidR="00B03C6A" w:rsidRPr="00B23775">
        <w:rPr>
          <w:i/>
        </w:rPr>
        <w:t>continuant_</w:t>
      </w:r>
      <w:r w:rsidRPr="00B23775">
        <w:rPr>
          <w:i/>
        </w:rPr>
        <w:t>part</w:t>
      </w:r>
      <w:r w:rsidR="00B03C6A" w:rsidRPr="00B23775">
        <w:rPr>
          <w:i/>
        </w:rPr>
        <w:softHyphen/>
        <w:t>_of</w:t>
      </w:r>
      <w:r w:rsidRPr="00486765">
        <w:t xml:space="preserve"> human body</w:t>
      </w:r>
      <w:r w:rsidR="006121CF">
        <w:br/>
      </w: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20610EA5" w:rsidR="00F33687" w:rsidRPr="00D248A1" w:rsidRDefault="00F33687" w:rsidP="00D248A1">
      <w:pPr>
        <w:pStyle w:val="relationtypelist"/>
      </w:pPr>
      <w:bookmarkStart w:id="197" w:name="OLE_LINK2"/>
      <w:bookmarkStart w:id="198" w:name="OLE_LINK3"/>
      <w:r w:rsidRPr="00F33687">
        <w:t>Instance-type relations</w:t>
      </w:r>
      <w:r w:rsidRPr="00D248A1">
        <w:tab/>
      </w:r>
    </w:p>
    <w:bookmarkEnd w:id="197"/>
    <w:bookmarkEnd w:id="198"/>
    <w:p w14:paraId="3A8B2E27" w14:textId="77777777" w:rsidR="00F33687" w:rsidRDefault="00570E87" w:rsidP="00D248A1">
      <w:pPr>
        <w:spacing w:before="0"/>
        <w:ind w:left="720"/>
      </w:pPr>
      <w:r w:rsidRPr="00486765">
        <w:t xml:space="preserve">John’s </w:t>
      </w:r>
      <w:r w:rsidR="00937861" w:rsidRPr="00486765">
        <w:t xml:space="preserve">heart </w:t>
      </w:r>
      <w:r w:rsidR="00937861" w:rsidRPr="00486765">
        <w:rPr>
          <w:b/>
        </w:rPr>
        <w:t xml:space="preserve">instantiates </w:t>
      </w:r>
      <w:r w:rsidR="00937861" w:rsidRPr="00486765">
        <w:rPr>
          <w:i/>
        </w:rPr>
        <w:t>human heart.</w:t>
      </w:r>
    </w:p>
    <w:p w14:paraId="08765BB9" w14:textId="78EF7838"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ins w:id="199" w:author="phismith" w:date="2012-08-07T14:41:00Z">
        <w:r w:rsidR="00360528">
          <w:t>Relations between universals are dealt with by using quantifiers over the corresponding ins</w:t>
        </w:r>
      </w:ins>
      <w:ins w:id="200" w:author="phismith" w:date="2012-08-07T14:42:00Z">
        <w:r w:rsidR="00360528">
          <w:t>t</w:t>
        </w:r>
      </w:ins>
      <w:ins w:id="201" w:author="phismith" w:date="2012-08-07T14:41:00Z">
        <w:r w:rsidR="00360528">
          <w:t xml:space="preserve">ances. </w:t>
        </w:r>
      </w:ins>
    </w:p>
    <w:p w14:paraId="3FA97B9C" w14:textId="366C4486"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ins w:id="202" w:author="phismith" w:date="2012-08-07T14:41:00Z">
        <w:r w:rsidR="00360528">
          <w:t xml:space="preserve">what we can think of as </w:t>
        </w:r>
      </w:ins>
      <w:del w:id="203" w:author="phismith" w:date="2012-08-07T14:41:00Z">
        <w:r w:rsidR="00937861" w:rsidRPr="00486765" w:rsidDel="00360528">
          <w:rPr>
            <w:i/>
          </w:rPr>
          <w:delText>r</w:delText>
        </w:r>
        <w:r w:rsidR="00C229D0" w:rsidRPr="00486765" w:rsidDel="00360528">
          <w:rPr>
            <w:i/>
          </w:rPr>
          <w:delText>elational qualities</w:delText>
        </w:r>
        <w:r w:rsidRPr="00486765" w:rsidDel="00360528">
          <w:rPr>
            <w:i/>
          </w:rPr>
          <w:delText xml:space="preserve"> </w:delText>
        </w:r>
        <w:r w:rsidRPr="00486765" w:rsidDel="00360528">
          <w:delText xml:space="preserve">and </w:delText>
        </w:r>
      </w:del>
      <w:r w:rsidRPr="00486765">
        <w:rPr>
          <w:i/>
        </w:rPr>
        <w:t>relational processes</w:t>
      </w:r>
      <w:ins w:id="204" w:author="phismith" w:date="2012-08-07T14:42:00Z">
        <w:r w:rsidR="00360528">
          <w:rPr>
            <w:i/>
          </w:rPr>
          <w:t xml:space="preserve"> </w:t>
        </w:r>
        <w:r w:rsidR="00360528">
          <w:t>which are ‘relational’ in the sense that they link multiple participants</w:t>
        </w:r>
      </w:ins>
      <w:del w:id="205" w:author="phismith" w:date="2012-08-07T14:41:00Z">
        <w:r w:rsidR="00C229D0" w:rsidRPr="00486765" w:rsidDel="00360528">
          <w:delText xml:space="preserve"> (see below)</w:delText>
        </w:r>
      </w:del>
      <w:del w:id="206" w:author="phismith" w:date="2012-08-07T14:42:00Z">
        <w:r w:rsidR="00C229D0" w:rsidRPr="00486765" w:rsidDel="00360528">
          <w:delText>, which are relational in the sense that they link multiple relata</w:delText>
        </w:r>
      </w:del>
      <w:r w:rsidR="00C229D0" w:rsidRPr="00486765">
        <w:t>.</w:t>
      </w:r>
      <w:r w:rsidR="00FF332A">
        <w:t xml:space="preserve"> First-class entities 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54108E9E" w:rsidR="00F33687" w:rsidRDefault="008167D3" w:rsidP="00D248A1">
      <w:pPr>
        <w:pStyle w:val="Heading2"/>
      </w:pPr>
      <w:bookmarkStart w:id="207" w:name="_Toc204327827"/>
      <w:ins w:id="208" w:author="phismith" w:date="2012-08-08T10:26:00Z">
        <w:r>
          <w:t xml:space="preserve">Definitions and Elucidations; </w:t>
        </w:r>
      </w:ins>
      <w:r w:rsidR="002767CB">
        <w:t>Primitive</w:t>
      </w:r>
      <w:ins w:id="209" w:author="phismith" w:date="2012-08-08T10:26:00Z">
        <w:r>
          <w:t>s</w:t>
        </w:r>
      </w:ins>
      <w:r w:rsidR="002767CB">
        <w:t xml:space="preserve"> and defined terms</w:t>
      </w:r>
      <w:bookmarkEnd w:id="207"/>
    </w:p>
    <w:p w14:paraId="36817263" w14:textId="467B836B"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r w:rsidR="00A10135">
        <w:rPr>
          <w:rStyle w:val="Annotation"/>
        </w:rPr>
        <w:t>ontology</w:t>
      </w:r>
      <w:r w:rsidR="00E6219F" w:rsidRPr="00C74368">
        <w:rPr>
          <w:rStyle w:val="Annotation"/>
        </w:rPr>
        <w:t>)[</w:t>
      </w:r>
      <w:r w:rsidR="005C1FE9" w:rsidRPr="00486765">
        <w:t xml:space="preserve">For both </w:t>
      </w:r>
      <w:r w:rsidR="004619F8" w:rsidRPr="00486765">
        <w:t xml:space="preserve">terms and </w:t>
      </w:r>
      <w:r w:rsidR="004619F8" w:rsidRPr="00486765">
        <w:lastRenderedPageBreak/>
        <w:t>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177D2F65" w14:textId="77777777" w:rsidR="008167D3" w:rsidRDefault="006C702A">
      <w:pPr>
        <w:pStyle w:val="Specification"/>
        <w:rPr>
          <w:ins w:id="210" w:author="phismith" w:date="2012-08-08T10:25:00Z"/>
          <w:i/>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p>
    <w:p w14:paraId="7934DA32" w14:textId="388FE6EC" w:rsidR="000431A7" w:rsidRDefault="006C702A">
      <w:pPr>
        <w:pStyle w:val="Specification"/>
        <w:rPr>
          <w:rStyle w:val="Annotation"/>
        </w:rPr>
      </w:pPr>
      <w:r w:rsidRPr="00255E9F">
        <w:rPr>
          <w:rStyle w:val="Annotation"/>
        </w:rPr>
        <w:t>]</w:t>
      </w:r>
    </w:p>
    <w:p w14:paraId="7BA3B71B" w14:textId="0A7364B2" w:rsidR="000F3B3A" w:rsidRPr="00486765" w:rsidRDefault="000F3B3A" w:rsidP="008167D3">
      <w:pPr>
        <w:pStyle w:val="Heading3"/>
        <w:pPrChange w:id="211" w:author="phismith" w:date="2012-08-08T10:27:00Z">
          <w:pPr>
            <w:pStyle w:val="Heading2"/>
          </w:pPr>
        </w:pPrChange>
      </w:pPr>
      <w:bookmarkStart w:id="212" w:name="_Toc204327828"/>
      <w:r w:rsidRPr="00486765">
        <w:t>Definitions</w:t>
      </w:r>
      <w:bookmarkEnd w:id="212"/>
    </w:p>
    <w:p w14:paraId="52B48C41" w14:textId="48C82606" w:rsidR="000F3B3A" w:rsidRPr="00486765" w:rsidRDefault="000F3B3A" w:rsidP="000F3B3A">
      <w:del w:id="213" w:author="phismith" w:date="2012-08-08T10:27:00Z">
        <w:r w:rsidRPr="00486765" w:rsidDel="008167D3">
          <w:delText xml:space="preserve">We distinguish between </w:delText>
        </w:r>
        <w:r w:rsidRPr="00486765" w:rsidDel="008167D3">
          <w:rPr>
            <w:i/>
          </w:rPr>
          <w:delText xml:space="preserve">terms </w:delText>
        </w:r>
        <w:r w:rsidRPr="00486765" w:rsidDel="008167D3">
          <w:delText xml:space="preserve">and </w:delText>
        </w:r>
        <w:r w:rsidRPr="00486765" w:rsidDel="008167D3">
          <w:rPr>
            <w:i/>
          </w:rPr>
          <w:delText>relational expressions</w:delText>
        </w:r>
        <w:r w:rsidRPr="00486765" w:rsidDel="008167D3">
          <w:delText xml:space="preserve">. </w:delText>
        </w:r>
      </w:del>
      <w:r w:rsidRPr="00486765">
        <w:t>Definitions of terms are required to be always of the form:</w:t>
      </w:r>
    </w:p>
    <w:p w14:paraId="737586C8" w14:textId="77777777" w:rsidR="000F3B3A" w:rsidRPr="00486765" w:rsidRDefault="000F3B3A" w:rsidP="000F3B3A">
      <w:pPr>
        <w:ind w:left="720"/>
      </w:pPr>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p>
    <w:p w14:paraId="7EC09971" w14:textId="77777777" w:rsidR="000F3B3A" w:rsidRPr="00486765" w:rsidRDefault="000F3B3A" w:rsidP="000F3B3A">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p>
    <w:p w14:paraId="3DCB8EBE" w14:textId="77777777" w:rsidR="000F3B3A" w:rsidRPr="00486765" w:rsidRDefault="000F3B3A" w:rsidP="000F3B3A">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r w:rsidR="00F33687" w:rsidRPr="00486765">
        <w:fldChar w:fldCharType="separate"/>
      </w:r>
      <w:r w:rsidR="00555732">
        <w:t>44</w:t>
      </w:r>
      <w:r w:rsidR="00F33687" w:rsidRPr="00486765">
        <w:fldChar w:fldCharType="end"/>
      </w:r>
      <w:r w:rsidRPr="00486765">
        <w:t>]):</w:t>
      </w:r>
    </w:p>
    <w:p w14:paraId="452FF141" w14:textId="77777777" w:rsidR="000F3B3A" w:rsidRPr="00486765" w:rsidRDefault="000F3B3A" w:rsidP="000F3B3A">
      <w:pPr>
        <w:ind w:left="720"/>
      </w:pPr>
      <w:r w:rsidRPr="00486765">
        <w:t xml:space="preserve">Cell = </w:t>
      </w:r>
      <w:r>
        <w:t xml:space="preserve">Def. </w:t>
      </w:r>
      <w:r w:rsidRPr="00486765">
        <w:t>Anatomical structure which has as its boundary the external surface of a maximally connected plasma membrane.</w:t>
      </w:r>
    </w:p>
    <w:p w14:paraId="5B472979" w14:textId="77777777" w:rsidR="000F3B3A" w:rsidRPr="00486765" w:rsidRDefault="000F3B3A" w:rsidP="000F3B3A">
      <w:pPr>
        <w:ind w:left="720"/>
      </w:pPr>
      <w:r w:rsidRPr="00486765">
        <w:t xml:space="preserve">Nucleated cell = </w:t>
      </w:r>
      <w:r>
        <w:t xml:space="preserve">Def. </w:t>
      </w:r>
      <w:r w:rsidRPr="00486765">
        <w:t>Cell which has as its direct part a maximally connected part of protoplasm.</w:t>
      </w:r>
    </w:p>
    <w:p w14:paraId="540EDF26" w14:textId="77777777" w:rsidR="000F3B3A" w:rsidRPr="00486765" w:rsidRDefault="000F3B3A" w:rsidP="000F3B3A">
      <w:pPr>
        <w:ind w:left="720"/>
      </w:pPr>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p>
    <w:p w14:paraId="599386A0" w14:textId="77777777" w:rsidR="000F3B3A" w:rsidRPr="00486765" w:rsidRDefault="000F3B3A" w:rsidP="000F3B3A">
      <w:pPr>
        <w:ind w:left="720"/>
      </w:pPr>
      <w:r w:rsidRPr="00486765">
        <w:t>Anatomical surface =</w:t>
      </w:r>
      <w:r>
        <w:t xml:space="preserve">Def. </w:t>
      </w:r>
      <w:r w:rsidRPr="00486765">
        <w:t>Anatomical boundary entity which has two spatial dimensions.</w:t>
      </w:r>
    </w:p>
    <w:p w14:paraId="0BA08F74" w14:textId="77777777" w:rsidR="000F3B3A" w:rsidRPr="00486765" w:rsidRDefault="000F3B3A" w:rsidP="000F3B3A">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r w:rsidR="00F33687" w:rsidRPr="00486765">
        <w:fldChar w:fldCharType="separate"/>
      </w:r>
      <w:r w:rsidR="00555732">
        <w:t>16</w:t>
      </w:r>
      <w:r w:rsidR="00F33687" w:rsidRPr="00486765">
        <w:fldChar w:fldCharType="end"/>
      </w:r>
      <w:r w:rsidRPr="00486765">
        <w:t>].</w:t>
      </w:r>
    </w:p>
    <w:p w14:paraId="29AC1B20" w14:textId="77777777" w:rsidR="000F3B3A" w:rsidRPr="00486765" w:rsidRDefault="000F3B3A">
      <w:pPr>
        <w:pStyle w:val="Specification"/>
        <w:rPr>
          <w:i/>
        </w:rPr>
      </w:pPr>
    </w:p>
    <w:p w14:paraId="70F15449" w14:textId="148117AC" w:rsidR="00F33687" w:rsidRDefault="00A36372" w:rsidP="00D248A1">
      <w:pPr>
        <w:pStyle w:val="Heading2"/>
      </w:pPr>
      <w:bookmarkStart w:id="214" w:name="_Toc204327829"/>
      <w:r>
        <w:lastRenderedPageBreak/>
        <w:t xml:space="preserve">Avoiding </w:t>
      </w:r>
      <w:r w:rsidR="000F3B3A" w:rsidRPr="00A36372">
        <w:t>i</w:t>
      </w:r>
      <w:r w:rsidR="00A14887" w:rsidRPr="00A36372">
        <w:t>s_a overloading</w:t>
      </w:r>
      <w:bookmarkEnd w:id="214"/>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r>
        <w:t>(</w:t>
      </w:r>
      <w:r w:rsidR="00A14887" w:rsidRPr="00486765">
        <w:t>a) a human being is a mammal</w:t>
      </w:r>
    </w:p>
    <w:p w14:paraId="235DF3EA" w14:textId="77777777" w:rsidR="00A14887" w:rsidRPr="00486765" w:rsidRDefault="00A14887">
      <w:pPr>
        <w:ind w:left="720"/>
      </w:pPr>
      <w:r w:rsidRPr="00486765">
        <w:t xml:space="preserve">(b) a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0853AAA2" w:rsidR="00A14887" w:rsidRPr="00486765" w:rsidRDefault="004109DD" w:rsidP="00035EF5">
      <w:pPr>
        <w:tabs>
          <w:tab w:val="right" w:pos="9360"/>
        </w:tabs>
        <w:ind w:left="720"/>
      </w:pPr>
      <w:r w:rsidRPr="00486765">
        <w:t xml:space="preserve">(d) </w:t>
      </w:r>
      <w:r w:rsidR="00E3138A" w:rsidRPr="00486765">
        <w:t xml:space="preserve">a restaurant </w:t>
      </w:r>
      <w:del w:id="215" w:author="phismith" w:date="2012-08-08T10:31:00Z">
        <w:r w:rsidR="00E3138A" w:rsidRPr="00486765" w:rsidDel="008167D3">
          <w:delText xml:space="preserve">in Palo Alto </w:delText>
        </w:r>
      </w:del>
      <w:ins w:id="216" w:author="phismith" w:date="2012-08-08T10:31:00Z">
        <w:r w:rsidR="008167D3">
          <w:t xml:space="preserve">registered with the </w:t>
        </w:r>
      </w:ins>
      <w:ins w:id="217" w:author="phismith" w:date="2012-08-08T10:32:00Z">
        <w:r w:rsidR="008167D3">
          <w:t xml:space="preserve">City of Palo Alto </w:t>
        </w:r>
      </w:ins>
      <w:r w:rsidR="00E3138A" w:rsidRPr="00486765">
        <w:t>is a restaurant</w:t>
      </w:r>
      <w:ins w:id="218" w:author="phismith" w:date="2012-08-08T10:32:00Z">
        <w:r w:rsidR="008167D3">
          <w:t xml:space="preserve"> subject to </w:t>
        </w:r>
      </w:ins>
      <w:ins w:id="219" w:author="phismith" w:date="2012-08-08T10:34:00Z">
        <w:r w:rsidR="008167D3">
          <w:t>Division A18 to the County Of Santa Clara Ordinance Code.</w:t>
        </w:r>
      </w:ins>
      <w:r w:rsidR="00A36372">
        <w:tab/>
      </w:r>
    </w:p>
    <w:p w14:paraId="5C7189F4" w14:textId="77777777" w:rsidR="008167D3" w:rsidRDefault="00A14887" w:rsidP="00171A85">
      <w:pPr>
        <w:rPr>
          <w:ins w:id="220" w:author="phismith" w:date="2012-08-08T10:35:00Z"/>
        </w:rPr>
      </w:pPr>
      <w:del w:id="221" w:author="phismith" w:date="2012-08-08T10:34:00Z">
        <w:r w:rsidRPr="00486765" w:rsidDel="008167D3">
          <w:delText>However, t</w:delText>
        </w:r>
      </w:del>
      <w:ins w:id="222" w:author="phismith" w:date="2012-08-08T10:34:00Z">
        <w:r w:rsidR="008167D3">
          <w:t>T</w:t>
        </w:r>
      </w:ins>
      <w:r w:rsidRPr="00486765">
        <w:t xml:space="preserve">he meaning of ‘is a’ is quite different in each </w:t>
      </w:r>
      <w:ins w:id="223" w:author="phismith" w:date="2012-08-08T10:28:00Z">
        <w:r w:rsidR="008167D3">
          <w:t xml:space="preserve">of these four families of </w:t>
        </w:r>
      </w:ins>
      <w:r w:rsidRPr="00486765">
        <w:t>case</w:t>
      </w:r>
      <w:ins w:id="224" w:author="phismith" w:date="2012-08-08T10:28:00Z">
        <w:r w:rsidR="008167D3">
          <w:t>s</w:t>
        </w:r>
      </w:ins>
      <w:r w:rsidRPr="00486765">
        <w:t xml:space="preserve">, and ontologies which do not take account of these differences are guilty of what </w:t>
      </w:r>
      <w:r w:rsidR="000A3D71">
        <w:t xml:space="preserve">Guarino 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555732">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is an example of </w:t>
      </w:r>
      <w:r w:rsidR="004109DD" w:rsidRPr="00486765">
        <w:t xml:space="preserve">instantiation and (d) an example of </w:t>
      </w:r>
      <w:del w:id="225" w:author="phismith" w:date="2012-08-08T10:28:00Z">
        <w:r w:rsidR="004109DD" w:rsidRPr="00486765" w:rsidDel="008167D3">
          <w:delText xml:space="preserve">(roughly) </w:delText>
        </w:r>
      </w:del>
      <w:r w:rsidR="004109DD" w:rsidRPr="00486765">
        <w:t>the</w:t>
      </w:r>
      <w:r w:rsidR="00AC2304" w:rsidRPr="00486765">
        <w:t xml:space="preserve"> relation between </w:t>
      </w:r>
      <w:del w:id="226" w:author="phismith" w:date="2012-08-08T10:34:00Z">
        <w:r w:rsidR="007171D3" w:rsidRPr="00486765" w:rsidDel="008167D3">
          <w:delText xml:space="preserve">some </w:delText>
        </w:r>
      </w:del>
      <w:ins w:id="227" w:author="phismith" w:date="2012-08-08T10:34:00Z">
        <w:r w:rsidR="008167D3">
          <w:t xml:space="preserve">two </w:t>
        </w:r>
      </w:ins>
      <w:ins w:id="228" w:author="phismith" w:date="2012-08-08T10:29:00Z">
        <w:r w:rsidR="008167D3">
          <w:t>collection</w:t>
        </w:r>
      </w:ins>
      <w:ins w:id="229" w:author="phismith" w:date="2012-08-08T10:34:00Z">
        <w:r w:rsidR="008167D3">
          <w:t>s</w:t>
        </w:r>
      </w:ins>
      <w:ins w:id="230" w:author="phismith" w:date="2012-08-08T10:29:00Z">
        <w:r w:rsidR="008167D3">
          <w:t xml:space="preserve"> of </w:t>
        </w:r>
      </w:ins>
      <w:del w:id="231" w:author="phismith" w:date="2012-08-08T10:28:00Z">
        <w:r w:rsidR="00AC2304" w:rsidRPr="00486765" w:rsidDel="008167D3">
          <w:delText xml:space="preserve">collection </w:delText>
        </w:r>
        <w:r w:rsidR="007171D3" w:rsidRPr="00486765" w:rsidDel="008167D3">
          <w:delText xml:space="preserve">of </w:delText>
        </w:r>
      </w:del>
      <w:r w:rsidR="007171D3" w:rsidRPr="00486765">
        <w:t>particular</w:t>
      </w:r>
      <w:ins w:id="232" w:author="phismith" w:date="2012-08-08T10:29:00Z">
        <w:r w:rsidR="008167D3">
          <w:t xml:space="preserve">s </w:t>
        </w:r>
      </w:ins>
      <w:ins w:id="233" w:author="phismith" w:date="2012-08-08T10:34:00Z">
        <w:r w:rsidR="008167D3">
          <w:t>to the effect that one is a sub-collection (subset) of the other</w:t>
        </w:r>
      </w:ins>
      <w:del w:id="234" w:author="phismith" w:date="2012-08-08T10:28:00Z">
        <w:r w:rsidR="007171D3" w:rsidRPr="00486765" w:rsidDel="008167D3">
          <w:delText>s</w:delText>
        </w:r>
      </w:del>
      <w:del w:id="235" w:author="phismith" w:date="2012-08-08T10:34:00Z">
        <w:r w:rsidR="007171D3" w:rsidRPr="00486765" w:rsidDel="008167D3">
          <w:delText xml:space="preserve"> </w:delText>
        </w:r>
        <w:r w:rsidR="00AC2304" w:rsidRPr="00486765" w:rsidDel="008167D3">
          <w:delText>and a universal</w:delText>
        </w:r>
        <w:r w:rsidR="004109DD" w:rsidRPr="00486765" w:rsidDel="008167D3">
          <w:delText xml:space="preserve"> </w:delText>
        </w:r>
      </w:del>
      <w:ins w:id="236" w:author="phismith" w:date="2012-08-08T10:29:00Z">
        <w:r w:rsidR="008167D3">
          <w:t xml:space="preserve">. </w:t>
        </w:r>
      </w:ins>
    </w:p>
    <w:p w14:paraId="5DB8408D" w14:textId="22DB071A" w:rsidR="004109DD" w:rsidRPr="000C7630" w:rsidDel="008167D3" w:rsidRDefault="008167D3" w:rsidP="00035EF5">
      <w:pPr>
        <w:rPr>
          <w:del w:id="237" w:author="phismith" w:date="2012-08-08T10:35:00Z"/>
        </w:rPr>
      </w:pPr>
      <w:ins w:id="238" w:author="phismith" w:date="2012-08-08T10:35:00Z">
        <w:r>
          <w:t xml:space="preserve">It is usages </w:t>
        </w:r>
        <w:r w:rsidRPr="00486765">
          <w:t>(a) and (b)</w:t>
        </w:r>
        <w:r>
          <w:t xml:space="preserve"> which concern us here – and t</w:t>
        </w:r>
      </w:ins>
      <w:del w:id="239" w:author="phismith" w:date="2012-08-08T10:30:00Z">
        <w:r w:rsidR="004109DD" w:rsidRPr="00486765" w:rsidDel="008167D3">
          <w:delText xml:space="preserve">which </w:delText>
        </w:r>
      </w:del>
      <w:del w:id="240" w:author="phismith" w:date="2012-08-08T10:29:00Z">
        <w:r w:rsidR="004109DD" w:rsidRPr="00486765" w:rsidDel="008167D3">
          <w:delText xml:space="preserve">holds </w:delText>
        </w:r>
      </w:del>
      <w:del w:id="241" w:author="phismith" w:date="2012-08-08T10:30:00Z">
        <w:r w:rsidR="004109DD" w:rsidRPr="00486765" w:rsidDel="008167D3">
          <w:delText>when the former is a subset of the extension of the latter</w:delText>
        </w:r>
        <w:r w:rsidR="00A14887" w:rsidRPr="00486765" w:rsidDel="008167D3">
          <w:delText>.</w:delText>
        </w:r>
        <w:r w:rsidR="00A1461A" w:rsidDel="008167D3">
          <w:delText xml:space="preserve"> </w:delText>
        </w:r>
      </w:del>
      <w:del w:id="242" w:author="phismith" w:date="2012-08-08T10:35:00Z">
        <w:r w:rsidR="000C7630" w:rsidDel="008167D3">
          <w:delText>T</w:delText>
        </w:r>
      </w:del>
      <w:r w:rsidR="000C7630">
        <w:t xml:space="preserve">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ins w:id="243" w:author="phismith" w:date="2012-08-08T10:35:00Z">
        <w:r>
          <w:t xml:space="preserve"> </w:t>
        </w:r>
      </w:ins>
      <w:ins w:id="244" w:author="phismith" w:date="2012-08-08T10:36:00Z">
        <w:r>
          <w:t xml:space="preserve">(a) and (b) </w:t>
        </w:r>
      </w:ins>
    </w:p>
    <w:p w14:paraId="00913D3E" w14:textId="42A34C75" w:rsidR="00AC2304" w:rsidRPr="00486765" w:rsidRDefault="00A14887" w:rsidP="00035EF5">
      <w:del w:id="245" w:author="phismith" w:date="2012-08-08T10:35:00Z">
        <w:r w:rsidRPr="00486765" w:rsidDel="008167D3">
          <w:delText xml:space="preserve">The opposition between (a) and (b) </w:delText>
        </w:r>
      </w:del>
      <w:del w:id="246" w:author="phismith" w:date="2012-08-08T10:36:00Z">
        <w:r w:rsidRPr="00486765" w:rsidDel="00035EF5">
          <w:delText xml:space="preserve">concerns </w:delText>
        </w:r>
      </w:del>
      <w:ins w:id="247" w:author="phismith" w:date="2012-08-08T10:36:00Z">
        <w:r w:rsidR="00035EF5">
          <w:t xml:space="preserve">illustrate </w:t>
        </w:r>
      </w:ins>
      <w:del w:id="248" w:author="phismith" w:date="2012-08-08T10:36:00Z">
        <w:r w:rsidRPr="00486765" w:rsidDel="00035EF5">
          <w:delText xml:space="preserve">the </w:delText>
        </w:r>
      </w:del>
      <w:ins w:id="249" w:author="phismith" w:date="2012-08-08T10:36:00Z">
        <w:r w:rsidR="00035EF5">
          <w:t xml:space="preserve">a </w:t>
        </w:r>
      </w:ins>
      <w:r w:rsidRPr="00486765">
        <w:t>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161FDE45" w:rsidR="00AC2304" w:rsidRPr="00486765" w:rsidRDefault="00AC2304" w:rsidP="00171A85">
      <w:pPr>
        <w:pStyle w:val="ListParagraph"/>
        <w:numPr>
          <w:ilvl w:val="0"/>
          <w:numId w:val="20"/>
        </w:numPr>
      </w:pPr>
      <w:r w:rsidRPr="00486765">
        <w:t xml:space="preserve">between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w:t>
      </w:r>
      <w:ins w:id="250" w:author="phismith" w:date="2012-08-08T10:36:00Z">
        <w:r w:rsidR="00035EF5">
          <w:t>.</w:t>
        </w:r>
      </w:ins>
      <w:del w:id="251" w:author="phismith" w:date="2012-08-08T10:36:00Z">
        <w:r w:rsidRPr="00486765" w:rsidDel="00035EF5">
          <w:delText>, for example: John is a human being</w:delText>
        </w:r>
        <w:r w:rsidR="000C7630" w:rsidDel="00035EF5">
          <w:delText xml:space="preserve">. </w:delText>
        </w:r>
      </w:del>
      <w:ins w:id="252" w:author="phismith" w:date="2012-08-08T10:36:00Z">
        <w:r w:rsidR="00035EF5">
          <w:t xml:space="preserve"> </w:t>
        </w:r>
      </w:ins>
      <w:r w:rsidR="000C7630">
        <w:t>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numPr>
      </w:pPr>
      <w:r w:rsidRPr="00486765">
        <w:t xml:space="preserve">between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rsidP="00D248A1">
      <w:pPr>
        <w:pStyle w:val="Heading2"/>
      </w:pPr>
      <w:bookmarkStart w:id="253" w:name="_Toc204327830"/>
      <w:r w:rsidRPr="00486765">
        <w:lastRenderedPageBreak/>
        <w:t>Universals and classes</w:t>
      </w:r>
      <w:bookmarkEnd w:id="253"/>
    </w:p>
    <w:p w14:paraId="4E9C86A8" w14:textId="5F9ECA9E" w:rsidR="004E0D46" w:rsidRPr="00486765" w:rsidRDefault="00151755">
      <w:r w:rsidRPr="00486765">
        <w:t xml:space="preserve">Universals have </w:t>
      </w:r>
      <w:r w:rsidRPr="00486765">
        <w:rPr>
          <w:b/>
        </w:rPr>
        <w:t>instances</w:t>
      </w:r>
      <w:r w:rsidRPr="00486765">
        <w:t xml:space="preserve">, which are in every case particulars (entities located in space and time). </w:t>
      </w:r>
      <w:r w:rsidR="00E147FE" w:rsidRPr="00486765">
        <w:t xml:space="preserve">Universals also have extensions, which </w:t>
      </w:r>
      <w:r w:rsidR="007171D3" w:rsidRPr="00486765">
        <w:t xml:space="preserve">we can think of </w:t>
      </w:r>
      <w:ins w:id="254" w:author="phismith" w:date="2012-08-08T10:36:00Z">
        <w:r w:rsidR="00035EF5">
          <w:t xml:space="preserve">(set-theoretically) </w:t>
        </w:r>
      </w:ins>
      <w:r w:rsidR="007171D3" w:rsidRPr="00486765">
        <w:t xml:space="preserve">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del w:id="255" w:author="phismith" w:date="2012-08-08T10:37:00Z">
        <w:r w:rsidR="0020527D" w:rsidDel="00035EF5">
          <w:delText xml:space="preserve"> </w:delText>
        </w:r>
      </w:del>
      <w:r w:rsidR="0020527D">
        <w:t>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69CFE929" w:rsidR="000B5B22" w:rsidRPr="00486765" w:rsidRDefault="000B5B22">
      <w:pPr>
        <w:ind w:left="720"/>
      </w:pPr>
      <w:r w:rsidRPr="00486765">
        <w:rPr>
          <w:i/>
        </w:rPr>
        <w:t>Information artifact</w:t>
      </w:r>
      <w:r w:rsidRPr="00486765">
        <w:t>: database, ontology, email message, plan specification</w:t>
      </w:r>
      <w:r w:rsidR="0020527D">
        <w:t>, experimental protocol</w:t>
      </w:r>
      <w:ins w:id="256" w:author="phismith" w:date="2012-08-08T10:37:00Z">
        <w:r w:rsidR="00035EF5">
          <w:t>.</w:t>
        </w:r>
      </w:ins>
    </w:p>
    <w:p w14:paraId="4389F1AC" w14:textId="21686D22" w:rsidR="007171D3" w:rsidRPr="00486765" w:rsidRDefault="00035EF5" w:rsidP="00486765">
      <w:ins w:id="257" w:author="phismith" w:date="2012-08-08T10:37:00Z">
        <w:r>
          <w:t>While u</w:t>
        </w:r>
      </w:ins>
      <w:del w:id="258" w:author="phismith" w:date="2012-08-08T10:37:00Z">
        <w:r w:rsidR="007171D3" w:rsidRPr="00486765" w:rsidDel="00035EF5">
          <w:delText>U</w:delText>
        </w:r>
      </w:del>
      <w:r w:rsidR="007171D3" w:rsidRPr="00486765">
        <w:t>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w:t>
      </w:r>
      <w:ins w:id="259" w:author="phismith" w:date="2012-08-08T10:37:00Z">
        <w:r>
          <w:t>,</w:t>
        </w:r>
      </w:ins>
      <w:del w:id="260" w:author="phismith" w:date="2012-08-08T10:37:00Z">
        <w:r w:rsidR="007171D3" w:rsidRPr="00486765" w:rsidDel="00035EF5">
          <w:delText>.</w:delText>
        </w:r>
      </w:del>
      <w:r w:rsidR="007171D3" w:rsidRPr="00486765">
        <w:t xml:space="preserve"> </w:t>
      </w:r>
      <w:del w:id="261" w:author="phismith" w:date="2012-08-08T10:37:00Z">
        <w:r w:rsidR="0020527D" w:rsidDel="00035EF5">
          <w:delText xml:space="preserve">But </w:delText>
        </w:r>
      </w:del>
      <w:r w:rsidR="007171D3" w:rsidRPr="00486765">
        <w:t>universals include also th</w:t>
      </w:r>
      <w:ins w:id="262" w:author="phismith" w:date="2012-08-08T10:37:00Z">
        <w:r>
          <w:t>os</w:t>
        </w:r>
      </w:ins>
      <w:r w:rsidR="007171D3" w:rsidRPr="00486765">
        <w:t xml:space="preserve">e general entities referred to by general terms employed in domains such as engineering, commerce, administration and intelligence analysis. </w:t>
      </w:r>
    </w:p>
    <w:p w14:paraId="1E093B90" w14:textId="64429F7E" w:rsidR="007171D3" w:rsidDel="00035EF5" w:rsidRDefault="002767CB">
      <w:pPr>
        <w:rPr>
          <w:del w:id="263" w:author="phismith" w:date="2012-08-08T10:38:00Z"/>
        </w:rPr>
      </w:pPr>
      <w:moveFromRangeStart w:id="264" w:author="phismith" w:date="2012-08-08T10:37:00Z" w:name="move332185589"/>
      <w:moveFrom w:id="265" w:author="phismith" w:date="2012-08-08T10:37:00Z">
        <w:r w:rsidRPr="00486765" w:rsidDel="00035EF5">
          <w:t>Whether an entity is a particular or a universal is not a matter of arbitrary choice or of convenience.</w:t>
        </w:r>
      </w:moveFrom>
      <w:moveFromRangeEnd w:id="264"/>
      <w:r w:rsidRPr="00486765">
        <w:t xml:space="preserve"> </w:t>
      </w:r>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r>
        <w:t>that</w:t>
      </w:r>
      <w:r w:rsidRPr="00486765">
        <w:t xml:space="preserve"> </w:t>
      </w:r>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particulars </w:t>
      </w:r>
      <w:r w:rsidR="0020527D">
        <w:t xml:space="preserve">which are the instances of the corresponding </w:t>
      </w:r>
      <w:del w:id="266" w:author="phismith" w:date="2012-08-08T12:58:00Z">
        <w:r w:rsidR="0020527D" w:rsidDel="00903995">
          <w:delText>types</w:delText>
        </w:r>
        <w:r w:rsidR="007171D3" w:rsidRPr="00486765" w:rsidDel="00903995">
          <w:delText>.</w:delText>
        </w:r>
      </w:del>
      <w:ins w:id="267" w:author="phismith" w:date="2012-08-08T12:58:00Z">
        <w:r w:rsidR="00903995">
          <w:t>universals.</w:t>
        </w:r>
      </w:ins>
      <w:ins w:id="268" w:author="phismith" w:date="2012-08-08T10:38:00Z">
        <w:r w:rsidR="00035EF5">
          <w:t xml:space="preserve"> </w:t>
        </w:r>
      </w:ins>
    </w:p>
    <w:p w14:paraId="633EC240" w14:textId="3A39EC01" w:rsidR="002767CB" w:rsidRPr="00486765" w:rsidDel="00035EF5" w:rsidRDefault="002767CB" w:rsidP="002767CB">
      <w:pPr>
        <w:rPr>
          <w:del w:id="269" w:author="phismith" w:date="2012-08-08T10:38:00Z"/>
        </w:rPr>
      </w:pPr>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r w:rsidR="00F33687" w:rsidRPr="00486765">
        <w:fldChar w:fldCharType="separate"/>
      </w:r>
      <w:r w:rsidR="00555732">
        <w:t>19</w:t>
      </w:r>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r w:rsidR="00F33687" w:rsidRPr="00486765">
        <w:fldChar w:fldCharType="separate"/>
      </w:r>
      <w:r w:rsidR="00555732">
        <w:t>22</w:t>
      </w:r>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r w:rsidR="00F33687" w:rsidRPr="00486765">
        <w:fldChar w:fldCharType="separate"/>
      </w:r>
      <w:r w:rsidR="00555732">
        <w:t>23</w:t>
      </w:r>
      <w:r w:rsidR="00F33687" w:rsidRPr="00486765">
        <w:fldChar w:fldCharType="end"/>
      </w:r>
      <w:r w:rsidRPr="00486765">
        <w:t xml:space="preserve">, </w:t>
      </w:r>
      <w:r w:rsidR="00F33687" w:rsidRPr="00486765">
        <w:fldChar w:fldCharType="begin"/>
      </w:r>
      <w:r w:rsidRPr="00486765">
        <w:instrText xml:space="preserve"> PAGEREF _Ref310260422 \h </w:instrText>
      </w:r>
      <w:r w:rsidR="00F33687" w:rsidRPr="00486765">
        <w:fldChar w:fldCharType="separate"/>
      </w:r>
      <w:r w:rsidR="00555732">
        <w:rPr>
          <w:noProof/>
        </w:rPr>
        <w:t>99</w:t>
      </w:r>
      <w:r w:rsidR="00F33687" w:rsidRPr="00486765">
        <w:fldChar w:fldCharType="end"/>
      </w:r>
      <w:r w:rsidRPr="00486765">
        <w:t>]</w:t>
      </w:r>
      <w:ins w:id="270" w:author="phismith" w:date="2012-08-08T10:38:00Z">
        <w:r w:rsidR="00035EF5">
          <w:rPr>
            <w:rStyle w:val="Annotation"/>
            <w:vanish w:val="0"/>
          </w:rPr>
          <w:t xml:space="preserve"> </w:t>
        </w:r>
      </w:ins>
    </w:p>
    <w:p w14:paraId="79AF0144" w14:textId="2680BBBF" w:rsidR="002767CB" w:rsidRPr="00486765" w:rsidDel="00035EF5" w:rsidRDefault="002767CB" w:rsidP="002767CB">
      <w:pPr>
        <w:rPr>
          <w:del w:id="271" w:author="phismith" w:date="2012-08-08T10:39:00Z"/>
        </w:rPr>
      </w:pPr>
      <w:r w:rsidRPr="00255E9F">
        <w:rPr>
          <w:rStyle w:val="Annotation"/>
        </w:rPr>
        <w:t>axiom(</w:t>
      </w:r>
      <w:r>
        <w:rPr>
          <w:rStyle w:val="Annotation"/>
        </w:rPr>
        <w:t>entity</w:t>
      </w:r>
      <w:r w:rsidRPr="00255E9F">
        <w:rPr>
          <w:rStyle w:val="Annotation"/>
        </w:rPr>
        <w:t>)[</w:t>
      </w:r>
      <w:r w:rsidRPr="00486765">
        <w:t>No entity is both a particular and a universal.</w:t>
      </w:r>
      <w:ins w:id="272" w:author="phismith" w:date="2012-08-08T10:38:00Z">
        <w:r w:rsidR="00035EF5">
          <w:t xml:space="preserve"> These statements are provided for documentation purposes, </w:t>
        </w:r>
        <w:r w:rsidR="00035EF5">
          <w:lastRenderedPageBreak/>
          <w:t xml:space="preserve">and will be treated formally in a later version of BFO incorporating quantification over universals. Note, in contradistinction to an assumption widely held in certain circles, that </w:t>
        </w:r>
      </w:ins>
      <w:ins w:id="273" w:author="phismith" w:date="2012-08-08T12:59:00Z">
        <w:r w:rsidR="00903995">
          <w:t xml:space="preserve">the issue of </w:t>
        </w:r>
      </w:ins>
      <w:r w:rsidRPr="006C702A">
        <w:rPr>
          <w:rStyle w:val="Annotation"/>
        </w:rPr>
        <w:t xml:space="preserve"> </w:t>
      </w:r>
      <w:r w:rsidRPr="00255E9F">
        <w:rPr>
          <w:rStyle w:val="Annotation"/>
        </w:rPr>
        <w:t>]</w:t>
      </w:r>
    </w:p>
    <w:p w14:paraId="1E2008AA" w14:textId="6BD19C12" w:rsidR="00035EF5" w:rsidRDefault="00035EF5" w:rsidP="002767CB">
      <w:pPr>
        <w:rPr>
          <w:ins w:id="274" w:author="phismith" w:date="2012-08-08T10:37:00Z"/>
        </w:rPr>
      </w:pPr>
      <w:ins w:id="275" w:author="phismith" w:date="2012-08-08T10:39:00Z">
        <w:r>
          <w:t>w</w:t>
        </w:r>
      </w:ins>
      <w:moveToRangeStart w:id="276" w:author="phismith" w:date="2012-08-08T10:37:00Z" w:name="move332185589"/>
      <w:moveTo w:id="277" w:author="phismith" w:date="2012-08-08T10:37:00Z">
        <w:del w:id="278" w:author="phismith" w:date="2012-08-08T10:39:00Z">
          <w:r w:rsidRPr="00486765" w:rsidDel="00035EF5">
            <w:delText>W</w:delText>
          </w:r>
        </w:del>
        <w:r w:rsidRPr="00486765">
          <w:t xml:space="preserve">hether an entity is a particular or a universal is not a matter of arbitrary choice or of convenience. </w:t>
        </w:r>
      </w:moveTo>
      <w:moveToRangeEnd w:id="276"/>
    </w:p>
    <w:p w14:paraId="49D07CBF" w14:textId="2EB1161A" w:rsidR="002767CB" w:rsidRPr="00486765" w:rsidRDefault="002767CB" w:rsidP="002767CB">
      <w:r w:rsidRPr="00486765">
        <w:t xml:space="preserve">In the </w:t>
      </w:r>
      <w:hyperlink r:id="rId21" w:history="1">
        <w:r w:rsidRPr="00486765">
          <w:rPr>
            <w:rStyle w:val="Hyperlink"/>
            <w:szCs w:val="23"/>
          </w:rPr>
          <w:t>Information Artifact Ontology</w:t>
        </w:r>
      </w:hyperlink>
      <w:r w:rsidRPr="00486765">
        <w:rPr>
          <w:rStyle w:val="Hyperlink"/>
          <w:szCs w:val="23"/>
        </w:rPr>
        <w:t>,</w:t>
      </w:r>
      <w:r w:rsidRPr="00486765">
        <w:t xml:space="preserve"> universals are included among the targets of the IAO:</w:t>
      </w:r>
      <w:r w:rsidRPr="00486765">
        <w:rPr>
          <w:b/>
        </w:rPr>
        <w:t xml:space="preserve">is_about </w:t>
      </w:r>
      <w:r w:rsidRPr="00486765">
        <w:t>relation. In th</w:t>
      </w:r>
      <w:ins w:id="279" w:author="phismith" w:date="2012-08-08T12:59:00Z">
        <w:r w:rsidR="00903995">
          <w:t>e</w:t>
        </w:r>
      </w:ins>
      <w:del w:id="280" w:author="phismith" w:date="2012-08-08T12:59:00Z">
        <w:r w:rsidRPr="00486765" w:rsidDel="00903995">
          <w:delText>is</w:delText>
        </w:r>
      </w:del>
      <w:r w:rsidRPr="00486765">
        <w:t xml:space="preserve"> specification</w:t>
      </w:r>
      <w:ins w:id="281" w:author="phismith" w:date="2012-08-08T12:59:00Z">
        <w:r w:rsidR="00903995">
          <w:t xml:space="preserve"> below</w:t>
        </w:r>
      </w:ins>
      <w:r w:rsidRPr="00486765">
        <w:t>,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r w:rsidR="00F33687" w:rsidRPr="00486765">
        <w:fldChar w:fldCharType="separate"/>
      </w:r>
      <w:r w:rsidR="00555732">
        <w:t>16</w:t>
      </w:r>
      <w:r w:rsidR="00F33687" w:rsidRPr="00486765">
        <w:fldChar w:fldCharType="end"/>
      </w:r>
      <w:r w:rsidRPr="00486765">
        <w:t xml:space="preserve">]. That is, the categories referred to in this specification are </w:t>
      </w:r>
      <w:del w:id="282" w:author="phismith" w:date="2012-08-08T12:59:00Z">
        <w:r w:rsidRPr="00486765" w:rsidDel="00903995">
          <w:delText xml:space="preserve">in every case </w:delText>
        </w:r>
      </w:del>
      <w:ins w:id="283" w:author="phismith" w:date="2012-08-08T12:59:00Z">
        <w:r w:rsidR="00903995">
          <w:t xml:space="preserve">with very few exceptions </w:t>
        </w:r>
      </w:ins>
      <w:del w:id="284" w:author="phismith" w:date="2012-08-08T12:59:00Z">
        <w:r w:rsidR="0065588A" w:rsidDel="00903995">
          <w:delText xml:space="preserve">a </w:delText>
        </w:r>
      </w:del>
      <w:r w:rsidR="0065588A">
        <w:t>categor</w:t>
      </w:r>
      <w:ins w:id="285" w:author="phismith" w:date="2012-08-08T12:59:00Z">
        <w:r w:rsidR="00903995">
          <w:t>ies</w:t>
        </w:r>
      </w:ins>
      <w:del w:id="286" w:author="phismith" w:date="2012-08-08T12:59:00Z">
        <w:r w:rsidR="0065588A" w:rsidDel="00903995">
          <w:delText>y</w:delText>
        </w:r>
      </w:del>
      <w:r w:rsidR="0065588A">
        <w:t xml:space="preserve"> </w:t>
      </w:r>
      <w:r w:rsidRPr="00486765">
        <w:t>of particulars. A future version of BFO will provide a complementary treatment of universals.</w:t>
      </w:r>
    </w:p>
    <w:p w14:paraId="5E4E8CB8" w14:textId="77777777" w:rsidR="002767CB" w:rsidRPr="00486765" w:rsidRDefault="002767CB"/>
    <w:p w14:paraId="067946D0" w14:textId="588F89D7" w:rsidR="009C5212" w:rsidRPr="00D248A1" w:rsidRDefault="00F33687" w:rsidP="00CD264A">
      <w:pPr>
        <w:pStyle w:val="Heading2"/>
      </w:pPr>
      <w:bookmarkStart w:id="287" w:name="_Toc204327831"/>
      <w:r w:rsidRPr="00D248A1">
        <w:t xml:space="preserve">The </w:t>
      </w:r>
      <w:r w:rsidR="00BE7980">
        <w:t>m</w:t>
      </w:r>
      <w:r w:rsidR="00BE7980" w:rsidRPr="00D248A1">
        <w:t xml:space="preserve">onohierarchy </w:t>
      </w:r>
      <w:r w:rsidR="00BE7980">
        <w:t>p</w:t>
      </w:r>
      <w:r w:rsidR="00BE7980" w:rsidRPr="00D248A1">
        <w:t>rinciple</w:t>
      </w:r>
      <w:bookmarkEnd w:id="287"/>
      <w:r w:rsidR="00BE7980" w:rsidRPr="00D248A1">
        <w:t xml:space="preserve"> </w:t>
      </w:r>
    </w:p>
    <w:p w14:paraId="759E567A" w14:textId="66B68800" w:rsidR="009C5212" w:rsidRPr="00EE3070" w:rsidRDefault="009C5212" w:rsidP="00B15238">
      <w:pPr>
        <w:rPr>
          <w:vertAlign w:val="superscript"/>
        </w:rPr>
      </w:pPr>
      <w:r w:rsidRPr="00EE3070">
        <w:t xml:space="preserve">BFO rests on a number of heuristic principles </w:t>
      </w:r>
      <w:r w:rsidR="0038200A" w:rsidRPr="00EE3070">
        <w:t xml:space="preserve">that </w:t>
      </w:r>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graph </w:t>
      </w:r>
      <w:r w:rsidR="00C55AE9">
        <w:t xml:space="preserve">of universals </w:t>
      </w:r>
      <w:r w:rsidRPr="00EE3070">
        <w:t xml:space="preserve">should have at most one </w:t>
      </w:r>
      <w:r w:rsidR="00C55AE9">
        <w:t xml:space="preserve">asserted </w:t>
      </w:r>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555732">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20BCC632"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hierarchies conforming to BFO</w:t>
      </w:r>
      <w:ins w:id="288" w:author="phismith" w:date="2012-08-08T12:59:00Z">
        <w:r w:rsidR="00903995">
          <w:t xml:space="preserve">, on the basis of </w:t>
        </w:r>
      </w:ins>
      <w:del w:id="289" w:author="phismith" w:date="2012-08-08T12:59:00Z">
        <w:r w:rsidRPr="00EE3070" w:rsidDel="00903995">
          <w:delText xml:space="preserve">. </w:delText>
        </w:r>
        <w:r w:rsidR="000B5B22" w:rsidRPr="00EE3070" w:rsidDel="00903995">
          <w:delText>Th</w:delText>
        </w:r>
        <w:r w:rsidRPr="00EE3070" w:rsidDel="00903995">
          <w:delText>is is in reflection of</w:delText>
        </w:r>
      </w:del>
      <w:r w:rsidRPr="00EE3070">
        <w:t xml:space="preserve"> a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universal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w:t>
      </w:r>
      <w:r w:rsidRPr="00903995">
        <w:rPr>
          <w:i/>
          <w:rPrChange w:id="290" w:author="phismith" w:date="2012-08-08T13:00:00Z">
            <w:rPr/>
          </w:rPrChange>
        </w:rPr>
        <w:t>infer</w:t>
      </w:r>
      <w:r w:rsidRPr="00EE3070">
        <w:t xml:space="preserve"> multiple inheritance </w:t>
      </w:r>
      <w:r w:rsidR="00DB4241" w:rsidRPr="00EE3070">
        <w:t>[</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555732">
        <w:t>83</w:t>
      </w:r>
      <w:r w:rsidR="00F33687" w:rsidRPr="00CD264A">
        <w:fldChar w:fldCharType="end"/>
      </w:r>
      <w:r w:rsidR="00DB4241" w:rsidRPr="00EE3070">
        <w:t>]</w:t>
      </w:r>
      <w:r w:rsidRPr="00EE3070">
        <w:t>.</w:t>
      </w:r>
    </w:p>
    <w:p w14:paraId="011D89F4" w14:textId="038C600A" w:rsidR="00E11551" w:rsidRPr="00EE3070" w:rsidRDefault="00E11551">
      <w:r w:rsidRPr="00EE3070">
        <w:lastRenderedPageBreak/>
        <w:t xml:space="preserve">Examples of general terms </w:t>
      </w:r>
      <w:r w:rsidR="00DC5181" w:rsidRPr="00EE3070">
        <w:t xml:space="preserve">that </w:t>
      </w:r>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numPr>
      </w:pPr>
      <w:r w:rsidRPr="00EE3070">
        <w:t>thing that has been measured</w:t>
      </w:r>
    </w:p>
    <w:p w14:paraId="30FA3A5C" w14:textId="77777777" w:rsidR="00E11551" w:rsidRPr="00EE3070" w:rsidRDefault="00E11551" w:rsidP="006C702A">
      <w:pPr>
        <w:pStyle w:val="ListParagraph"/>
        <w:numPr>
          <w:ilvl w:val="0"/>
          <w:numId w:val="11"/>
        </w:numPr>
      </w:pPr>
      <w:r w:rsidRPr="00EE3070">
        <w:t>thing that is either a ﬂy or a music box</w:t>
      </w:r>
    </w:p>
    <w:p w14:paraId="0A9D98F1" w14:textId="77777777" w:rsidR="00761746" w:rsidRPr="00EE3070" w:rsidRDefault="00E11551" w:rsidP="006C702A">
      <w:pPr>
        <w:pStyle w:val="ListParagraph"/>
        <w:numPr>
          <w:ilvl w:val="0"/>
          <w:numId w:val="11"/>
        </w:numPr>
      </w:pPr>
      <w:r w:rsidRPr="00EE3070">
        <w:t>organism belonging to the King of Spain</w:t>
      </w:r>
    </w:p>
    <w:p w14:paraId="5B010DE5" w14:textId="77777777" w:rsidR="00761746" w:rsidRPr="00EE3070" w:rsidRDefault="00761746" w:rsidP="00B15238">
      <w:pPr>
        <w:pStyle w:val="ListParagraph"/>
        <w:numPr>
          <w:ilvl w:val="0"/>
          <w:numId w:val="11"/>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hyperlink r:id="rId22" w:history="1">
        <w:r w:rsidR="00DF7112" w:rsidRPr="00EE3070">
          <w:rPr>
            <w:rStyle w:val="Hyperlink"/>
          </w:rPr>
          <w:t>ICD-10-CM (2010)</w:t>
        </w:r>
      </w:hyperlink>
      <w:r w:rsidR="00DF7112" w:rsidRPr="00EE3070">
        <w:t>)</w:t>
      </w:r>
    </w:p>
    <w:p w14:paraId="527EFACF" w14:textId="78292E77" w:rsidR="00C3630F" w:rsidRPr="00B15238" w:rsidRDefault="00FF29D8" w:rsidP="00B15238">
      <w:r w:rsidRPr="00EE3070">
        <w:t xml:space="preserve">In some areas, for example government administration, we face the need for BFO-conformant ontologies where </w:t>
      </w:r>
      <w:r w:rsidR="001B742D" w:rsidRPr="00EE3070">
        <w:t>the divisions created are indeed subject to overlap</w:t>
      </w:r>
      <w:ins w:id="291" w:author="phismith" w:date="2012-08-08T13:00:00Z">
        <w:r w:rsidR="00903995">
          <w:t xml:space="preserve"> of their extensions</w:t>
        </w:r>
      </w:ins>
      <w:r w:rsidR="001B742D" w:rsidRPr="00EE3070">
        <w:t xml:space="preserve">.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del w:id="292" w:author="phismith" w:date="2012-08-08T13:00:00Z">
        <w:r w:rsidR="00DF7112" w:rsidRPr="00EE3070" w:rsidDel="00903995">
          <w:delText xml:space="preserve">in many cases </w:delText>
        </w:r>
      </w:del>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D248A1" w:rsidRDefault="00E11551" w:rsidP="00D248A1">
      <w:pPr>
        <w:pStyle w:val="Heading2"/>
      </w:pPr>
      <w:bookmarkStart w:id="293" w:name="_Toc204327832"/>
      <w:r w:rsidRPr="00CD264A">
        <w:t>Determinables and determinates</w:t>
      </w:r>
      <w:bookmarkEnd w:id="293"/>
      <w:r w:rsidR="00F33687" w:rsidRPr="00D248A1">
        <w:rPr>
          <w:color w:val="4F81BD" w:themeColor="accent1"/>
        </w:rPr>
        <w:t xml:space="preserve"> </w:t>
      </w:r>
    </w:p>
    <w:p w14:paraId="07653DEC" w14:textId="177C92A1" w:rsidR="00F33687" w:rsidRDefault="00C3630F" w:rsidP="002C3C89">
      <w:pPr>
        <w:keepLines/>
        <w:jc w:val="left"/>
      </w:pPr>
      <w:bookmarkStart w:id="294" w:name="OLE_LINK23"/>
      <w:bookmarkStart w:id="295"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w:t>
      </w:r>
      <w:ins w:id="296" w:author="phismith" w:date="2012-08-08T13:00:00Z">
        <w:r w:rsidR="00903995">
          <w:t xml:space="preserve"> universals</w:t>
        </w:r>
      </w:ins>
      <w:del w:id="297" w:author="phismith" w:date="2012-08-08T13:00:00Z">
        <w:r w:rsidR="00E11551" w:rsidRPr="00486765" w:rsidDel="00903995">
          <w:delText>s</w:delText>
        </w:r>
      </w:del>
      <w:r>
        <w:t>’</w:t>
      </w:r>
      <w:r w:rsidR="00E11551" w:rsidRPr="00486765">
        <w:t xml:space="preserve"> (their ancestor universals are called </w:t>
      </w:r>
      <w:r>
        <w:t>‘</w:t>
      </w:r>
      <w:r w:rsidR="00E11551" w:rsidRPr="00486765">
        <w:t>determinable</w:t>
      </w:r>
      <w:ins w:id="298" w:author="phismith" w:date="2012-08-08T13:00:00Z">
        <w:r w:rsidR="00903995">
          <w:t xml:space="preserve"> universals</w:t>
        </w:r>
      </w:ins>
      <w:del w:id="299" w:author="phismith" w:date="2012-08-08T13:00:00Z">
        <w:r w:rsidR="00E11551" w:rsidRPr="00486765" w:rsidDel="00903995">
          <w:delText>s</w:delText>
        </w:r>
      </w:del>
      <w:r>
        <w:t>’</w:t>
      </w:r>
      <w:r w:rsidR="00E11551" w:rsidRPr="00486765">
        <w:t>)</w:t>
      </w:r>
      <w:r>
        <w:t xml:space="preserve"> [</w:t>
      </w:r>
      <w:r w:rsidR="00F33687">
        <w:fldChar w:fldCharType="begin"/>
      </w:r>
      <w:r>
        <w:instrText xml:space="preserve"> REF _Ref310168539 \r \h </w:instrText>
      </w:r>
      <w:r w:rsidR="00F33687">
        <w:fldChar w:fldCharType="separate"/>
      </w:r>
      <w:r w:rsidR="00555732">
        <w:t>71</w:t>
      </w:r>
      <w:r w:rsidR="00F33687">
        <w:fldChar w:fldCharType="end"/>
      </w:r>
      <w:r>
        <w:t>]</w:t>
      </w:r>
      <w:r w:rsidR="009B27CF" w:rsidRPr="00486765">
        <w:t>.</w:t>
      </w:r>
      <w:r w:rsidR="00E11551" w:rsidRPr="00486765">
        <w:t xml:space="preserve"> </w:t>
      </w:r>
      <w:bookmarkEnd w:id="294"/>
      <w:bookmarkEnd w:id="295"/>
    </w:p>
    <w:p w14:paraId="57964C2F" w14:textId="04B1BE85" w:rsidR="00F33687" w:rsidRDefault="00D924FF" w:rsidP="00D248A1">
      <w:pPr>
        <w:keepLines/>
        <w:jc w:val="left"/>
      </w:pPr>
      <w:r w:rsidRPr="00486765">
        <w:t xml:space="preserve">Examples are: </w:t>
      </w:r>
      <w:r w:rsidR="000F3B3A">
        <w:br/>
      </w:r>
      <w:r w:rsidR="00E11551" w:rsidRPr="00486765">
        <w:t xml:space="preserve"> </w:t>
      </w:r>
      <w:r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r w:rsidR="000F3B3A">
        <w:br/>
      </w:r>
      <w:r w:rsidR="00C3630F">
        <w:t>with determinables</w:t>
      </w:r>
      <w:r w:rsidR="000F3B3A">
        <w:br/>
      </w:r>
      <w:r w:rsidR="00C3630F">
        <w:tab/>
      </w:r>
      <w:r w:rsidR="00C3630F" w:rsidRPr="00C74368">
        <w:rPr>
          <w:i/>
        </w:rPr>
        <w:t>temperature</w:t>
      </w:r>
      <w:r w:rsidR="00C3630F">
        <w:t xml:space="preserve">, </w:t>
      </w:r>
      <w:r w:rsidR="00C3630F" w:rsidRPr="00C74368">
        <w:rPr>
          <w:i/>
        </w:rPr>
        <w:t>length</w:t>
      </w:r>
      <w:r w:rsidR="00C3630F">
        <w:t xml:space="preserve">, </w:t>
      </w:r>
      <w:r w:rsidR="00C3630F" w:rsidRPr="00C74368">
        <w:rPr>
          <w:i/>
        </w:rPr>
        <w:t>mass</w:t>
      </w:r>
      <w:r w:rsidR="00C3630F">
        <w:t>.</w:t>
      </w:r>
    </w:p>
    <w:p w14:paraId="3BF58A0E" w14:textId="5FCFA66B" w:rsidR="00E11551" w:rsidRPr="00486765" w:rsidRDefault="00DB4241">
      <w:del w:id="300" w:author="phismith" w:date="2012-08-08T13:00:00Z">
        <w:r w:rsidRPr="00486765" w:rsidDel="00903995">
          <w:delText>S</w:delText>
        </w:r>
        <w:r w:rsidR="00E11551" w:rsidRPr="00486765" w:rsidDel="00903995">
          <w:delText xml:space="preserve">uch </w:delText>
        </w:r>
        <w:r w:rsidRPr="00486765" w:rsidDel="00903995">
          <w:delText>d</w:delText>
        </w:r>
      </w:del>
      <w:ins w:id="301" w:author="phismith" w:date="2012-08-08T13:00:00Z">
        <w:r w:rsidR="00903995">
          <w:t>D</w:t>
        </w:r>
      </w:ins>
      <w:r w:rsidRPr="00486765">
        <w:t>etermina</w:t>
      </w:r>
      <w:ins w:id="302" w:author="phismith" w:date="2012-08-08T13:00:00Z">
        <w:r w:rsidR="00903995">
          <w:t>ble</w:t>
        </w:r>
      </w:ins>
      <w:del w:id="303" w:author="phismith" w:date="2012-08-08T13:00:00Z">
        <w:r w:rsidRPr="00486765" w:rsidDel="00903995">
          <w:delText>te</w:delText>
        </w:r>
      </w:del>
      <w:r w:rsidRPr="00486765">
        <w:t xml:space="preserve"> </w:t>
      </w:r>
      <w:r w:rsidR="00E11551" w:rsidRPr="00486765">
        <w:t xml:space="preserve">universals </w:t>
      </w:r>
      <w:r w:rsidRPr="00486765">
        <w:t xml:space="preserve">are </w:t>
      </w:r>
      <w:del w:id="304" w:author="phismith" w:date="2012-08-08T13:00:00Z">
        <w:r w:rsidRPr="00486765" w:rsidDel="00903995">
          <w:delText>non-</w:delText>
        </w:r>
      </w:del>
      <w:r w:rsidRPr="00486765">
        <w:t>rigid</w:t>
      </w:r>
      <w:r w:rsidR="00C3630F">
        <w:t xml:space="preserve">, which means that </w:t>
      </w:r>
      <w:ins w:id="305" w:author="phismith" w:date="2012-08-08T13:01:00Z">
        <w:r w:rsidR="00903995">
          <w:t xml:space="preserve">if a given </w:t>
        </w:r>
      </w:ins>
      <w:del w:id="306" w:author="phismith" w:date="2012-08-08T13:01:00Z">
        <w:r w:rsidR="00E11551" w:rsidRPr="00486765" w:rsidDel="00903995">
          <w:delText xml:space="preserve">the same instance </w:delText>
        </w:r>
      </w:del>
      <w:ins w:id="307" w:author="phismith" w:date="2012-08-08T13:01:00Z">
        <w:r w:rsidR="00903995">
          <w:t xml:space="preserve">particular </w:t>
        </w:r>
      </w:ins>
      <w:del w:id="308" w:author="phismith" w:date="2012-08-08T13:00:00Z">
        <w:r w:rsidR="00E11551" w:rsidRPr="00486765" w:rsidDel="00903995">
          <w:delText xml:space="preserve">may </w:delText>
        </w:r>
      </w:del>
      <w:r w:rsidR="00E11551" w:rsidRPr="00486765">
        <w:t>instantiate</w:t>
      </w:r>
      <w:ins w:id="309" w:author="phismith" w:date="2012-08-08T13:00:00Z">
        <w:r w:rsidR="00903995">
          <w:t>s</w:t>
        </w:r>
      </w:ins>
      <w:r w:rsidR="00E11551" w:rsidRPr="00486765">
        <w:t xml:space="preserve"> </w:t>
      </w:r>
      <w:del w:id="310" w:author="phismith" w:date="2012-08-08T13:00:00Z">
        <w:r w:rsidR="00E11551" w:rsidRPr="00486765" w:rsidDel="00903995">
          <w:delText xml:space="preserve">different </w:delText>
        </w:r>
      </w:del>
      <w:ins w:id="311" w:author="phismith" w:date="2012-08-08T13:01:00Z">
        <w:r w:rsidR="00903995">
          <w:t xml:space="preserve">a given </w:t>
        </w:r>
      </w:ins>
      <w:r w:rsidRPr="00486765">
        <w:t>determina</w:t>
      </w:r>
      <w:ins w:id="312" w:author="phismith" w:date="2012-08-08T13:00:00Z">
        <w:r w:rsidR="00903995">
          <w:t>ble</w:t>
        </w:r>
      </w:ins>
      <w:del w:id="313" w:author="phismith" w:date="2012-08-08T13:00:00Z">
        <w:r w:rsidRPr="00486765" w:rsidDel="00903995">
          <w:delText>te</w:delText>
        </w:r>
      </w:del>
      <w:r w:rsidRPr="00486765">
        <w:t xml:space="preserve"> </w:t>
      </w:r>
      <w:r w:rsidR="00E11551" w:rsidRPr="00486765">
        <w:t>universal</w:t>
      </w:r>
      <w:del w:id="314" w:author="phismith" w:date="2012-08-08T13:01:00Z">
        <w:r w:rsidR="00E11551" w:rsidRPr="00486765" w:rsidDel="00903995">
          <w:delText>s</w:delText>
        </w:r>
      </w:del>
      <w:r w:rsidR="00E11551" w:rsidRPr="00486765">
        <w:t xml:space="preserve"> at </w:t>
      </w:r>
      <w:del w:id="315" w:author="phismith" w:date="2012-08-08T13:01:00Z">
        <w:r w:rsidR="00E11551" w:rsidRPr="00486765" w:rsidDel="00903995">
          <w:delText xml:space="preserve">different </w:delText>
        </w:r>
      </w:del>
      <w:ins w:id="316" w:author="phismith" w:date="2012-08-08T13:01:00Z">
        <w:r w:rsidR="00903995">
          <w:t xml:space="preserve">some </w:t>
        </w:r>
      </w:ins>
      <w:r w:rsidR="00E11551" w:rsidRPr="00486765">
        <w:t>time</w:t>
      </w:r>
      <w:ins w:id="317" w:author="phismith" w:date="2012-08-08T13:01:00Z">
        <w:r w:rsidR="00903995">
          <w:t>, then it instantiates this same determinable universal at all times at which it exists</w:t>
        </w:r>
      </w:ins>
      <w:del w:id="318" w:author="phismith" w:date="2012-08-08T13:01:00Z">
        <w:r w:rsidR="00E11551" w:rsidRPr="00486765" w:rsidDel="00903995">
          <w:delText>s</w:delText>
        </w:r>
      </w:del>
      <w:r w:rsidR="00E11551" w:rsidRPr="00486765">
        <w:t xml:space="preserve">. </w:t>
      </w:r>
      <w:r w:rsidRPr="00486765">
        <w:t>John’s weight</w:t>
      </w:r>
      <w:r w:rsidR="00C3630F">
        <w:t>, for example,</w:t>
      </w:r>
      <w:r w:rsidRPr="00486765">
        <w:t xml:space="preserve"> </w:t>
      </w:r>
      <w:r w:rsidR="00C3630F">
        <w:t xml:space="preserve">is </w:t>
      </w:r>
      <w:r w:rsidRPr="00486765">
        <w:t>a</w:t>
      </w:r>
      <w:ins w:id="319" w:author="phismith" w:date="2012-08-08T13:01:00Z">
        <w:r w:rsidR="00903995">
          <w:t xml:space="preserve">n instance of the </w:t>
        </w:r>
      </w:ins>
      <w:del w:id="320" w:author="phismith" w:date="2012-08-08T13:01:00Z">
        <w:r w:rsidRPr="00486765" w:rsidDel="00903995">
          <w:delText xml:space="preserve"> certain </w:delText>
        </w:r>
      </w:del>
      <w:ins w:id="321" w:author="phismith" w:date="2012-08-08T13:01:00Z">
        <w:r w:rsidR="00903995">
          <w:t xml:space="preserve">determinable universals </w:t>
        </w:r>
        <w:r w:rsidR="00903995">
          <w:rPr>
            <w:i/>
          </w:rPr>
          <w:t>weight quality</w:t>
        </w:r>
      </w:ins>
      <w:ins w:id="322" w:author="phismith" w:date="2012-08-08T13:02:00Z">
        <w:r w:rsidR="00903995">
          <w:rPr>
            <w:i/>
          </w:rPr>
          <w:t xml:space="preserve"> </w:t>
        </w:r>
        <w:r w:rsidR="00903995">
          <w:t xml:space="preserve">and </w:t>
        </w:r>
        <w:r w:rsidR="00903995">
          <w:rPr>
            <w:i/>
          </w:rPr>
          <w:t xml:space="preserve">quality. </w:t>
        </w:r>
        <w:r w:rsidR="00903995">
          <w:t xml:space="preserve">Thus John’s weight is always an instance of these universals whenever it exists. </w:t>
        </w:r>
      </w:ins>
      <w:del w:id="323" w:author="phismith" w:date="2012-08-08T13:01:00Z">
        <w:r w:rsidR="00E11551" w:rsidRPr="00486765" w:rsidDel="00903995">
          <w:rPr>
            <w:i/>
          </w:rPr>
          <w:delText>quality</w:delText>
        </w:r>
        <w:r w:rsidR="00E11551" w:rsidRPr="00486765" w:rsidDel="00903995">
          <w:delText xml:space="preserve"> </w:delText>
        </w:r>
      </w:del>
      <w:del w:id="324" w:author="phismith" w:date="2012-08-08T13:02:00Z">
        <w:r w:rsidR="00E11551" w:rsidRPr="00486765" w:rsidDel="00903995">
          <w:delText xml:space="preserve">instance inhering in </w:delText>
        </w:r>
        <w:r w:rsidRPr="00486765" w:rsidDel="00903995">
          <w:delText>John from the beginning to the end of his existence</w:delText>
        </w:r>
        <w:r w:rsidR="00C3630F" w:rsidDel="00903995">
          <w:delText xml:space="preserve">. It </w:delText>
        </w:r>
      </w:del>
      <w:ins w:id="325" w:author="phismith" w:date="2012-08-08T13:02:00Z">
        <w:r w:rsidR="00903995">
          <w:t xml:space="preserve">John’s weight </w:t>
        </w:r>
      </w:ins>
      <w:r w:rsidR="00C3630F">
        <w:t>is something that we can measure at different times</w:t>
      </w:r>
      <w:ins w:id="326" w:author="phismith" w:date="2012-08-08T13:02:00Z">
        <w:r w:rsidR="00903995">
          <w:t xml:space="preserve">, and when we do so we discover that </w:t>
        </w:r>
      </w:ins>
      <w:del w:id="327" w:author="phismith" w:date="2012-08-08T13:02:00Z">
        <w:r w:rsidR="00C3630F" w:rsidDel="00903995">
          <w:delText>. T</w:delText>
        </w:r>
      </w:del>
      <w:ins w:id="328" w:author="phismith" w:date="2012-08-08T13:02:00Z">
        <w:r w:rsidR="00903995">
          <w:t>t</w:t>
        </w:r>
      </w:ins>
      <w:r w:rsidR="00C3630F">
        <w:t xml:space="preserve">his </w:t>
      </w:r>
      <w:r w:rsidR="00C3630F" w:rsidRPr="00903995">
        <w:rPr>
          <w:rPrChange w:id="329" w:author="phismith" w:date="2012-08-08T13:02:00Z">
            <w:rPr>
              <w:i/>
            </w:rPr>
          </w:rPrChange>
        </w:rPr>
        <w:t>quality</w:t>
      </w:r>
      <w:r w:rsidR="00C3630F">
        <w:rPr>
          <w:i/>
        </w:rPr>
        <w:t xml:space="preserve"> </w:t>
      </w:r>
      <w:r w:rsidR="00C3630F">
        <w:t>instance</w:t>
      </w:r>
      <w:r w:rsidR="00E11551" w:rsidRPr="00486765">
        <w:t xml:space="preserve"> </w:t>
      </w:r>
      <w:r w:rsidRPr="00486765">
        <w:t xml:space="preserve">instantiates </w:t>
      </w:r>
      <w:del w:id="330" w:author="phismith" w:date="2012-08-08T13:03:00Z">
        <w:r w:rsidRPr="00486765" w:rsidDel="00903995">
          <w:delText xml:space="preserve">the same </w:delText>
        </w:r>
      </w:del>
      <w:ins w:id="331" w:author="phismith" w:date="2012-08-08T13:03:00Z">
        <w:r w:rsidR="00903995">
          <w:t xml:space="preserve">different </w:t>
        </w:r>
      </w:ins>
      <w:r w:rsidRPr="00486765">
        <w:t>determina</w:t>
      </w:r>
      <w:ins w:id="332" w:author="phismith" w:date="2012-08-08T13:03:00Z">
        <w:r w:rsidR="00903995">
          <w:t>te</w:t>
        </w:r>
      </w:ins>
      <w:del w:id="333" w:author="phismith" w:date="2012-08-08T13:03:00Z">
        <w:r w:rsidRPr="00486765" w:rsidDel="00903995">
          <w:delText>ble</w:delText>
        </w:r>
      </w:del>
      <w:r w:rsidRPr="00486765">
        <w:t xml:space="preserve"> </w:t>
      </w:r>
      <w:ins w:id="334" w:author="phismith" w:date="2012-08-08T13:03:00Z">
        <w:r w:rsidR="00903995">
          <w:t xml:space="preserve">weight </w:t>
        </w:r>
      </w:ins>
      <w:r w:rsidRPr="00486765">
        <w:t>universal</w:t>
      </w:r>
      <w:ins w:id="335" w:author="phismith" w:date="2012-08-08T13:03:00Z">
        <w:r w:rsidR="00903995">
          <w:t>s</w:t>
        </w:r>
      </w:ins>
      <w:r w:rsidRPr="00486765">
        <w:t xml:space="preserve"> </w:t>
      </w:r>
      <w:del w:id="336" w:author="phismith" w:date="2012-08-08T13:03:00Z">
        <w:r w:rsidRPr="00903995" w:rsidDel="00903995">
          <w:rPr>
            <w:rPrChange w:id="337" w:author="phismith" w:date="2012-08-08T13:03:00Z">
              <w:rPr>
                <w:i/>
              </w:rPr>
            </w:rPrChange>
          </w:rPr>
          <w:delText xml:space="preserve">weight </w:delText>
        </w:r>
        <w:r w:rsidRPr="00694613" w:rsidDel="00903995">
          <w:delText>throughout its existence</w:delText>
        </w:r>
      </w:del>
      <w:ins w:id="338" w:author="phismith" w:date="2012-08-08T13:03:00Z">
        <w:r w:rsidR="00903995" w:rsidRPr="00903995">
          <w:rPr>
            <w:rPrChange w:id="339" w:author="phismith" w:date="2012-08-08T13:03:00Z">
              <w:rPr>
                <w:i/>
              </w:rPr>
            </w:rPrChange>
          </w:rPr>
          <w:t>at different times</w:t>
        </w:r>
      </w:ins>
      <w:del w:id="340" w:author="phismith" w:date="2012-08-08T13:03:00Z">
        <w:r w:rsidR="00C3630F" w:rsidDel="00903995">
          <w:delText>.</w:delText>
        </w:r>
        <w:r w:rsidRPr="00486765" w:rsidDel="00903995">
          <w:delText xml:space="preserve"> </w:delText>
        </w:r>
        <w:r w:rsidR="00C3630F" w:rsidDel="00903995">
          <w:delText xml:space="preserve">But </w:delText>
        </w:r>
        <w:r w:rsidRPr="00486765" w:rsidDel="00903995">
          <w:delText xml:space="preserve">it will </w:delText>
        </w:r>
        <w:r w:rsidR="00E11551" w:rsidRPr="00486765" w:rsidDel="00903995">
          <w:delText xml:space="preserve">instantiate </w:delText>
        </w:r>
        <w:r w:rsidRPr="00486765" w:rsidDel="00903995">
          <w:delText xml:space="preserve">different </w:delText>
        </w:r>
        <w:r w:rsidR="00E11551" w:rsidRPr="00486765" w:rsidDel="00903995">
          <w:delText xml:space="preserve">determinate </w:delText>
        </w:r>
        <w:r w:rsidRPr="00486765" w:rsidDel="00903995">
          <w:delText xml:space="preserve">weight </w:delText>
        </w:r>
        <w:r w:rsidR="00E11551" w:rsidRPr="00486765" w:rsidDel="00903995">
          <w:delText>universal</w:delText>
        </w:r>
        <w:r w:rsidRPr="00486765" w:rsidDel="00903995">
          <w:delText>s</w:delText>
        </w:r>
        <w:r w:rsidR="00C3630F" w:rsidDel="00903995">
          <w:delText xml:space="preserve"> at different times</w:delText>
        </w:r>
      </w:del>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Note that the</w:t>
      </w:r>
      <w:ins w:id="341" w:author="phismith" w:date="2012-08-08T13:03:00Z">
        <w:r w:rsidR="00903995">
          <w:t>se</w:t>
        </w:r>
      </w:ins>
      <w:r w:rsidRPr="00486765">
        <w:t xml:space="preserve"> weights themselves </w:t>
      </w:r>
      <w:ins w:id="342" w:author="phismith" w:date="2012-08-08T13:03:00Z">
        <w:r w:rsidR="00903995">
          <w:t xml:space="preserve">(these instances of the determinable quality universal, </w:t>
        </w:r>
        <w:r w:rsidR="00903995" w:rsidRPr="00694613">
          <w:rPr>
            <w:i/>
          </w:rPr>
          <w:t>weight</w:t>
        </w:r>
        <w:r w:rsidR="00903995">
          <w:t xml:space="preserve">) </w:t>
        </w:r>
      </w:ins>
      <w:r w:rsidRPr="00694613">
        <w:t>a</w:t>
      </w:r>
      <w:r w:rsidRPr="00903995">
        <w:rPr>
          <w:rPrChange w:id="343" w:author="phismith" w:date="2012-08-08T13:03:00Z">
            <w:rPr/>
          </w:rPrChange>
        </w:rPr>
        <w:t>re</w:t>
      </w:r>
      <w:r w:rsidRPr="00486765">
        <w:t xml:space="preserve"> independent of whatever </w:t>
      </w:r>
      <w:r w:rsidRPr="00486765">
        <w:lastRenderedPageBreak/>
        <w:t xml:space="preserve">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rsidP="00D248A1">
      <w:pPr>
        <w:pStyle w:val="Heading2"/>
      </w:pPr>
      <w:bookmarkStart w:id="344" w:name="_Toc204327833"/>
      <w:r w:rsidRPr="00486765">
        <w:t>Specializations</w:t>
      </w:r>
      <w:bookmarkEnd w:id="344"/>
    </w:p>
    <w:p w14:paraId="77E7FD42" w14:textId="77777777" w:rsidR="00297592" w:rsidRPr="00486765" w:rsidRDefault="00601BC3">
      <w:r w:rsidRPr="004507D2">
        <w:rPr>
          <w:rStyle w:val="Annotation"/>
        </w:rPr>
        <w:t>note(entity)[</w:t>
      </w:r>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numPr>
      </w:pPr>
      <w:r w:rsidRPr="00486765">
        <w:t>animal</w:t>
      </w:r>
    </w:p>
    <w:p w14:paraId="058756E8" w14:textId="77777777" w:rsidR="00C2568B" w:rsidRPr="00486765" w:rsidRDefault="00C2568B" w:rsidP="006C702A">
      <w:pPr>
        <w:pStyle w:val="ListParagraph"/>
        <w:numPr>
          <w:ilvl w:val="0"/>
          <w:numId w:val="11"/>
        </w:numPr>
      </w:pPr>
      <w:r w:rsidRPr="00486765">
        <w:t>tuberculosis</w:t>
      </w:r>
    </w:p>
    <w:p w14:paraId="341DC7F7" w14:textId="77777777" w:rsidR="00C2568B" w:rsidRPr="00486765" w:rsidRDefault="00C2568B" w:rsidP="006C702A">
      <w:pPr>
        <w:pStyle w:val="ListParagraph"/>
        <w:numPr>
          <w:ilvl w:val="0"/>
          <w:numId w:val="11"/>
        </w:numPr>
      </w:pPr>
      <w:r w:rsidRPr="00486765">
        <w:t>surgical procedure</w:t>
      </w:r>
    </w:p>
    <w:p w14:paraId="758D25B8" w14:textId="77777777" w:rsidR="00C2568B" w:rsidRPr="00486765" w:rsidRDefault="00C2568B" w:rsidP="006C702A">
      <w:pPr>
        <w:pStyle w:val="ListParagraph"/>
        <w:numPr>
          <w:ilvl w:val="0"/>
          <w:numId w:val="11"/>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numPr>
      </w:pPr>
      <w:r w:rsidRPr="00486765">
        <w:t>tuberculosis diagnosed on a Wednesday</w:t>
      </w:r>
    </w:p>
    <w:p w14:paraId="3C30301C" w14:textId="77777777" w:rsidR="00903995" w:rsidRDefault="004D0A34" w:rsidP="00DF64F7">
      <w:pPr>
        <w:pStyle w:val="ListParagraph"/>
        <w:numPr>
          <w:ilvl w:val="0"/>
          <w:numId w:val="11"/>
        </w:numPr>
        <w:rPr>
          <w:ins w:id="345" w:author="phismith" w:date="2012-08-08T13:03:00Z"/>
        </w:rPr>
      </w:pPr>
      <w:r w:rsidRPr="00486765">
        <w:t xml:space="preserve">surgical procedure performed </w:t>
      </w:r>
      <w:r w:rsidR="001D5799" w:rsidRPr="00486765">
        <w:t>on a patient</w:t>
      </w:r>
      <w:r w:rsidR="00405292" w:rsidRPr="00486765">
        <w:t xml:space="preserve"> from Stockholm</w:t>
      </w:r>
    </w:p>
    <w:p w14:paraId="734533DE" w14:textId="1FB288D3" w:rsidR="00E42868" w:rsidRPr="003838FF" w:rsidRDefault="00E42868" w:rsidP="00DF64F7">
      <w:pPr>
        <w:pStyle w:val="ListParagraph"/>
        <w:numPr>
          <w:ilvl w:val="0"/>
          <w:numId w:val="11"/>
        </w:numPr>
      </w:pPr>
      <w:r w:rsidRPr="00DF64F7">
        <w:t>person identified as candidate for clinical trial #2056-555</w:t>
      </w:r>
    </w:p>
    <w:p w14:paraId="40E3CDB9" w14:textId="0866833E" w:rsidR="00E42868" w:rsidRPr="00486765" w:rsidRDefault="00E42868" w:rsidP="006C702A">
      <w:pPr>
        <w:pStyle w:val="ListParagraph"/>
        <w:numPr>
          <w:ilvl w:val="0"/>
          <w:numId w:val="11"/>
        </w:numPr>
      </w:pPr>
      <w:r w:rsidRPr="00486765">
        <w:t>person who is signatory of Form 656-PPV</w:t>
      </w:r>
    </w:p>
    <w:p w14:paraId="7E5818A1" w14:textId="1F37DAA6" w:rsidR="00E42868" w:rsidRPr="00486765" w:rsidRDefault="00E42868" w:rsidP="006C702A">
      <w:pPr>
        <w:pStyle w:val="ListParagraph"/>
        <w:numPr>
          <w:ilvl w:val="0"/>
          <w:numId w:val="11"/>
        </w:numPr>
      </w:pPr>
      <w:r w:rsidRPr="00486765">
        <w:t>painting by Leonardo da Vinci</w:t>
      </w:r>
      <w:ins w:id="346" w:author="phismith" w:date="2012-08-08T13:04:00Z">
        <w:r w:rsidR="00903995">
          <w:t>.</w:t>
        </w:r>
      </w:ins>
    </w:p>
    <w:p w14:paraId="14B5E44F" w14:textId="10667E6E"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555732">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ins w:id="347" w:author="phismith" w:date="2012-08-08T13:04:00Z">
        <w:r w:rsidR="00903995">
          <w:t>, in the just-mentioned cases</w:t>
        </w:r>
      </w:ins>
      <w:r w:rsidR="00B1301F" w:rsidRPr="00486765">
        <w:t xml:space="preserve">: </w:t>
      </w:r>
      <w:r w:rsidR="00B1301F" w:rsidRPr="00486765">
        <w:rPr>
          <w:i/>
        </w:rPr>
        <w:t>animal</w:t>
      </w:r>
      <w:r w:rsidR="00DF5FFB" w:rsidRPr="00486765">
        <w:t>,</w:t>
      </w:r>
      <w:r w:rsidR="00B1301F" w:rsidRPr="00486765">
        <w:rPr>
          <w:i/>
        </w:rPr>
        <w:t xml:space="preserve"> </w:t>
      </w:r>
      <w:ins w:id="348" w:author="phismith" w:date="2012-08-08T13:04:00Z">
        <w:r w:rsidR="00903995">
          <w:rPr>
            <w:i/>
          </w:rPr>
          <w:t xml:space="preserve">disease, </w:t>
        </w:r>
      </w:ins>
      <w:r w:rsidR="00DF5FFB" w:rsidRPr="00486765">
        <w:rPr>
          <w:i/>
        </w:rPr>
        <w:t>surgical procedure</w:t>
      </w:r>
      <w:r w:rsidR="00DF5FFB" w:rsidRPr="00486765">
        <w:t xml:space="preserve">, </w:t>
      </w:r>
      <w:del w:id="349" w:author="phismith" w:date="2012-08-08T13:04:00Z">
        <w:r w:rsidR="003D2A8F" w:rsidRPr="00486765" w:rsidDel="00903995">
          <w:rPr>
            <w:i/>
          </w:rPr>
          <w:delText>disease</w:delText>
        </w:r>
      </w:del>
      <w:ins w:id="350" w:author="phismith" w:date="2012-08-08T13:04:00Z">
        <w:r w:rsidR="00903995">
          <w:rPr>
            <w:i/>
          </w:rPr>
          <w:t>person</w:t>
        </w:r>
      </w:ins>
      <w:r w:rsidR="003D2A8F" w:rsidRPr="00486765">
        <w:t>,</w:t>
      </w:r>
      <w:r w:rsidR="003D2A8F" w:rsidRPr="00486765">
        <w:rPr>
          <w:i/>
        </w:rPr>
        <w:t xml:space="preserve"> painting</w:t>
      </w:r>
      <w:r w:rsidR="00B1301F" w:rsidRPr="00486765">
        <w:t>)</w:t>
      </w:r>
      <w:r w:rsidR="00405292" w:rsidRPr="00486765">
        <w:t xml:space="preserve">. </w:t>
      </w:r>
      <w:r w:rsidR="00F33687" w:rsidRPr="00D248A1">
        <w:rPr>
          <w:rStyle w:val="Annotation"/>
        </w:rPr>
        <w:t>]</w:t>
      </w:r>
    </w:p>
    <w:p w14:paraId="21045C14" w14:textId="77777777" w:rsidR="00F33687" w:rsidRDefault="00405292" w:rsidP="00D248A1">
      <w:pPr>
        <w:pStyle w:val="Heading2"/>
      </w:pPr>
      <w:bookmarkStart w:id="351" w:name="_Toc204327834"/>
      <w:r w:rsidRPr="00486765">
        <w:lastRenderedPageBreak/>
        <w:t>R</w:t>
      </w:r>
      <w:r w:rsidR="002465A4" w:rsidRPr="00486765">
        <w:t xml:space="preserve">ole </w:t>
      </w:r>
      <w:r w:rsidRPr="00486765">
        <w:t>universals</w:t>
      </w:r>
      <w:bookmarkEnd w:id="351"/>
    </w:p>
    <w:p w14:paraId="3F4D39A4" w14:textId="6AA2E406" w:rsidR="00AB00FF" w:rsidRDefault="00202D1E">
      <w:del w:id="352" w:author="phismith" w:date="2012-08-08T13:04:00Z">
        <w:r w:rsidRPr="00486765" w:rsidDel="00030DC8">
          <w:delText xml:space="preserve">We distinguished above between rigid and </w:delText>
        </w:r>
        <w:bookmarkStart w:id="353" w:name="OLE_LINK25"/>
        <w:bookmarkStart w:id="354" w:name="OLE_LINK26"/>
        <w:r w:rsidRPr="00486765" w:rsidDel="00030DC8">
          <w:delText>non-rigid universals</w:delText>
        </w:r>
        <w:bookmarkEnd w:id="353"/>
        <w:bookmarkEnd w:id="354"/>
        <w:r w:rsidR="002D3621" w:rsidRPr="00486765" w:rsidDel="00030DC8">
          <w:delText xml:space="preserve">. </w:delText>
        </w:r>
      </w:del>
      <w:r w:rsidR="00F33687" w:rsidRPr="00D248A1">
        <w:rPr>
          <w:rStyle w:val="Annotation"/>
        </w:rPr>
        <w:t>Note(role)[</w:t>
      </w:r>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r w:rsidR="00601BC3" w:rsidRPr="00486765">
        <w:t>non-rigid universals</w:t>
      </w:r>
      <w:r w:rsidR="00601BC3" w:rsidRPr="00486765" w:rsidDel="00601BC3">
        <w:t xml:space="preserve"> </w:t>
      </w:r>
      <w:r w:rsidR="003C1EAD" w:rsidRPr="00486765">
        <w:t>involves</w:t>
      </w:r>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xml:space="preserve">, </w:t>
      </w:r>
      <w:ins w:id="355" w:author="phismith" w:date="2012-08-08T13:05:00Z">
        <w:r w:rsidR="00030DC8">
          <w:t xml:space="preserve">for which the usage is </w:t>
        </w:r>
      </w:ins>
      <w:r w:rsidR="00AB00FF">
        <w:t>defined as follows,</w:t>
      </w:r>
    </w:p>
    <w:p w14:paraId="10A92245" w14:textId="70F0250D" w:rsidR="00AB00FF" w:rsidRPr="00183905" w:rsidRDefault="00AB00FF" w:rsidP="00AB00FF">
      <w:pPr>
        <w:rPr>
          <w:i/>
        </w:rPr>
      </w:pPr>
      <w:r>
        <w:rPr>
          <w:i/>
        </w:rPr>
        <w:tab/>
      </w:r>
      <w:r w:rsidR="00D92227">
        <w:rPr>
          <w:i/>
        </w:rPr>
        <w:t>b</w:t>
      </w:r>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265C7311"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r w:rsidR="00D92227">
        <w:rPr>
          <w:i/>
        </w:rPr>
        <w:t>c</w:t>
      </w:r>
      <w:r w:rsidRPr="0089338A">
        <w:t xml:space="preserve">, </w:t>
      </w:r>
      <w:r w:rsidR="00D92227">
        <w:rPr>
          <w:i/>
        </w:rPr>
        <w:t>c</w:t>
      </w:r>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r w:rsidR="00D92227">
        <w:rPr>
          <w:i/>
        </w:rPr>
        <w:t>c</w:t>
      </w:r>
      <w:r w:rsidRPr="005E4FE9">
        <w:rPr>
          <w:i/>
        </w:rPr>
        <w:t xml:space="preserve"> </w:t>
      </w:r>
      <w:r w:rsidRPr="005E4FE9">
        <w:rPr>
          <w:b/>
        </w:rPr>
        <w:t xml:space="preserve">inheres_in </w:t>
      </w:r>
      <w:r w:rsidR="00D92227">
        <w:rPr>
          <w:i/>
        </w:rPr>
        <w:t>b</w:t>
      </w:r>
      <w:r>
        <w:rPr>
          <w:i/>
        </w:rPr>
        <w:t xml:space="preserve"> </w:t>
      </w:r>
      <w:r>
        <w:rPr>
          <w:b/>
        </w:rPr>
        <w:t xml:space="preserve">at </w:t>
      </w:r>
      <w:r w:rsidRPr="005E4FE9">
        <w:rPr>
          <w:i/>
        </w:rPr>
        <w:t>t.</w:t>
      </w:r>
    </w:p>
    <w:p w14:paraId="3151BE1B" w14:textId="77777777" w:rsidR="00BA3374" w:rsidRPr="00486765" w:rsidRDefault="004D0A34">
      <w:r w:rsidRPr="00486765">
        <w:t>denotes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w:t>
      </w:r>
      <w:r w:rsidR="00405292" w:rsidRPr="00030DC8">
        <w:rPr>
          <w:i/>
          <w:rPrChange w:id="356" w:author="phismith" w:date="2012-08-08T13:05:00Z">
            <w:rPr/>
          </w:rPrChange>
        </w:rPr>
        <w:t>phase sortals</w:t>
      </w:r>
      <w:r w:rsidR="00405292" w:rsidRPr="00486765">
        <w:t>.)</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62282329" w:rsidR="002465A4" w:rsidRPr="00486765" w:rsidRDefault="00DF7112">
      <w:r>
        <w:t xml:space="preserve">If </w:t>
      </w:r>
      <w:r w:rsidR="00405292" w:rsidRPr="00486765">
        <w:t>a</w:t>
      </w:r>
      <w:r w:rsidR="002465A4" w:rsidRPr="00486765">
        <w:t xml:space="preserve">n ontology of employment positions </w:t>
      </w:r>
      <w:del w:id="357" w:author="phismith" w:date="2012-08-08T13:05:00Z">
        <w:r w:rsidR="002465A4" w:rsidRPr="00486765" w:rsidDel="00030DC8">
          <w:delText xml:space="preserve">should be </w:delText>
        </w:r>
      </w:del>
      <w:ins w:id="358" w:author="phismith" w:date="2012-08-08T13:05:00Z">
        <w:r w:rsidR="00030DC8">
          <w:t xml:space="preserve">is </w:t>
        </w:r>
      </w:ins>
      <w:r w:rsidR="002465A4" w:rsidRPr="00486765">
        <w:t>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r w:rsidR="00F33687" w:rsidRPr="00D248A1">
        <w:rPr>
          <w:rStyle w:val="Annotation"/>
        </w:rPr>
        <w:t>]</w:t>
      </w:r>
      <w:r w:rsidR="002465A4" w:rsidRPr="00486765">
        <w:t xml:space="preserve"> </w:t>
      </w:r>
    </w:p>
    <w:p w14:paraId="44E0C651" w14:textId="77777777" w:rsidR="00F33687" w:rsidRDefault="00202D1E" w:rsidP="00D248A1">
      <w:pPr>
        <w:pStyle w:val="Heading2"/>
      </w:pPr>
      <w:bookmarkStart w:id="359" w:name="_Toc204327835"/>
      <w:r w:rsidRPr="00486765">
        <w:t>Universals defined historically</w:t>
      </w:r>
      <w:bookmarkEnd w:id="359"/>
    </w:p>
    <w:p w14:paraId="7E24E03F" w14:textId="38D9C7B8" w:rsidR="00202D1E" w:rsidRPr="00486765" w:rsidRDefault="00202D1E" w:rsidP="00030DC8">
      <w:pPr>
        <w:jc w:val="left"/>
        <w:pPrChange w:id="360" w:author="phismith" w:date="2012-08-08T13:05:00Z">
          <w:pPr/>
        </w:pPrChange>
      </w:pPr>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xml:space="preserve">, </w:t>
      </w:r>
      <w:ins w:id="361" w:author="phismith" w:date="2012-08-08T13:05:00Z">
        <w:r w:rsidR="00030DC8">
          <w:rPr>
            <w:i/>
          </w:rPr>
          <w:t>thing that has been measured</w:t>
        </w:r>
        <w:r w:rsidR="00030DC8" w:rsidRPr="00030DC8">
          <w:rPr>
            <w:rPrChange w:id="362" w:author="phismith" w:date="2012-08-08T13:05:00Z">
              <w:rPr>
                <w:i/>
              </w:rPr>
            </w:rPrChange>
          </w:rPr>
          <w:t>,</w:t>
        </w:r>
        <w:r w:rsidR="00030DC8">
          <w:rPr>
            <w:i/>
          </w:rPr>
          <w:t xml:space="preserve"> </w:t>
        </w:r>
      </w:ins>
      <w:r w:rsidRPr="00486765">
        <w:t xml:space="preserve">and so forth. For such terms, in contrast to role universals, there is no simple rule for formulating definitions. In the case of </w:t>
      </w:r>
      <w:del w:id="363" w:author="phismith" w:date="2012-08-08T13:05:00Z">
        <w:r w:rsidRPr="00030DC8" w:rsidDel="00030DC8">
          <w:rPr>
            <w:i/>
            <w:rPrChange w:id="364" w:author="phismith" w:date="2012-08-08T13:05:00Z">
              <w:rPr/>
            </w:rPrChange>
          </w:rPr>
          <w:delText>‘</w:delText>
        </w:r>
      </w:del>
      <w:r w:rsidRPr="00030DC8">
        <w:rPr>
          <w:i/>
          <w:rPrChange w:id="365" w:author="phismith" w:date="2012-08-08T13:05:00Z">
            <w:rPr/>
          </w:rPrChange>
        </w:rPr>
        <w:t>biological father</w:t>
      </w:r>
      <w:del w:id="366" w:author="phismith" w:date="2012-08-08T13:05:00Z">
        <w:r w:rsidRPr="00030DC8" w:rsidDel="00030DC8">
          <w:rPr>
            <w:i/>
            <w:rPrChange w:id="367" w:author="phismith" w:date="2012-08-08T13:05:00Z">
              <w:rPr/>
            </w:rPrChange>
          </w:rPr>
          <w:delText>’</w:delText>
        </w:r>
      </w:del>
      <w:r w:rsidRPr="00486765">
        <w:t>,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Default="00202D1E">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 xml:space="preserve">the methodology tracks instances in reality in a way that is conformant with our </w:t>
      </w:r>
      <w:r w:rsidRPr="00486765">
        <w:lastRenderedPageBreak/>
        <w:t>scientific understanding [</w:t>
      </w:r>
      <w:r w:rsidR="00EC6A9C">
        <w:fldChar w:fldCharType="begin"/>
      </w:r>
      <w:r w:rsidR="00EC6A9C">
        <w:instrText xml:space="preserve"> REF _Ref309897338 \r \h  \* MERGEFORMAT </w:instrText>
      </w:r>
      <w:r w:rsidR="00EC6A9C">
        <w:fldChar w:fldCharType="separate"/>
      </w:r>
      <w:r w:rsidR="00555732">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555732">
        <w:t>78</w:t>
      </w:r>
      <w:r w:rsidR="00EC6A9C">
        <w:fldChar w:fldCharType="end"/>
      </w:r>
      <w:r w:rsidRPr="00486765">
        <w:t>].</w:t>
      </w:r>
      <w:r w:rsidR="00AB00FF">
        <w:t xml:space="preserve"> </w:t>
      </w:r>
    </w:p>
    <w:p w14:paraId="2BCFAB6A" w14:textId="77777777" w:rsidR="00F33687" w:rsidRDefault="00C55AE9" w:rsidP="00D248A1">
      <w:pPr>
        <w:pStyle w:val="Heading2"/>
      </w:pPr>
      <w:bookmarkStart w:id="368" w:name="_Toc204327836"/>
      <w:r>
        <w:t>Relations defined for any entity</w:t>
      </w:r>
      <w:bookmarkEnd w:id="368"/>
    </w:p>
    <w:p w14:paraId="58EFC5FE" w14:textId="77777777" w:rsidR="00F33687" w:rsidRDefault="006401B0" w:rsidP="00B841FA">
      <w:pPr>
        <w:pStyle w:val="Heading3"/>
      </w:pPr>
      <w:bookmarkStart w:id="369" w:name="_Toc313270686"/>
      <w:bookmarkStart w:id="370"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369"/>
      <w:bookmarkEnd w:id="370"/>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r w:rsidRPr="00486765">
        <w:t>, …)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542B00" w:rsidRPr="00486765">
        <w:t>]</w:t>
      </w:r>
      <w:r w:rsidRPr="00486765">
        <w:t>:</w:t>
      </w:r>
    </w:p>
    <w:p w14:paraId="5F1B97EA" w14:textId="59374F3E" w:rsidR="009F4ABF" w:rsidRPr="00C60201" w:rsidRDefault="009F4ABF">
      <w:pPr>
        <w:ind w:left="720"/>
      </w:pPr>
      <w:r w:rsidRPr="00486765">
        <w:rPr>
          <w:i/>
          <w:bdr w:val="none" w:sz="0" w:space="0" w:color="auto" w:frame="1"/>
        </w:rPr>
        <w:t>c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w:t>
      </w:r>
      <w:del w:id="371" w:author="phismith" w:date="2012-08-08T13:05:00Z">
        <w:r w:rsidRPr="00486765" w:rsidDel="00030DC8">
          <w:rPr>
            <w:bdr w:val="none" w:sz="0" w:space="0" w:color="auto" w:frame="1"/>
          </w:rPr>
          <w:delText xml:space="preserve">that </w:delText>
        </w:r>
      </w:del>
      <w:r w:rsidRPr="00486765">
        <w:rPr>
          <w:bdr w:val="none" w:sz="0" w:space="0" w:color="auto" w:frame="1"/>
        </w:rPr>
        <w:t xml:space="preserve">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0205FD9A" w:rsidR="009F4ABF" w:rsidRPr="00486765" w:rsidRDefault="009F4ABF">
      <w:pPr>
        <w:ind w:left="720"/>
        <w:rPr>
          <w:i/>
        </w:rPr>
      </w:pPr>
      <w:r w:rsidRPr="00486765">
        <w:rPr>
          <w:i/>
          <w:bdr w:val="none" w:sz="0" w:space="0" w:color="auto" w:frame="1"/>
        </w:rPr>
        <w:t>p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w:t>
      </w:r>
      <w:del w:id="372" w:author="phismith" w:date="2012-08-08T13:05:00Z">
        <w:r w:rsidRPr="00486765" w:rsidDel="00030DC8">
          <w:rPr>
            <w:bdr w:val="none" w:sz="0" w:space="0" w:color="auto" w:frame="1"/>
          </w:rPr>
          <w:delText xml:space="preserve">that </w:delText>
        </w:r>
      </w:del>
      <w:r w:rsidRPr="00486765">
        <w:rPr>
          <w:bdr w:val="none" w:sz="0" w:space="0" w:color="auto" w:frame="1"/>
        </w:rPr>
        <w:t xml:space="preserve">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3ADEACAD" w14:textId="77777777" w:rsidR="00030DC8" w:rsidRDefault="009F4ABF">
      <w:pPr>
        <w:pStyle w:val="NormalWeb"/>
        <w:spacing w:before="200" w:beforeAutospacing="0" w:after="200" w:afterAutospacing="0" w:line="360" w:lineRule="auto"/>
        <w:ind w:firstLine="720"/>
        <w:rPr>
          <w:ins w:id="373" w:author="phismith" w:date="2012-08-08T13:05:00Z"/>
        </w:rPr>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w:t>
      </w:r>
    </w:p>
    <w:p w14:paraId="6FDCB246" w14:textId="0B933761" w:rsidR="00DF7112" w:rsidRDefault="009F4ABF">
      <w:pPr>
        <w:pStyle w:val="NormalWeb"/>
        <w:spacing w:before="200" w:beforeAutospacing="0" w:after="200" w:afterAutospacing="0" w:line="360" w:lineRule="auto"/>
        <w:ind w:firstLine="720"/>
      </w:pPr>
      <w:r w:rsidRPr="00486765">
        <w:t xml:space="preserve">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29C03624" w14:textId="77777777" w:rsidR="00030DC8" w:rsidRDefault="009F4ABF">
      <w:pPr>
        <w:pStyle w:val="NormalWeb"/>
        <w:spacing w:before="200" w:beforeAutospacing="0" w:after="200" w:afterAutospacing="0" w:line="360" w:lineRule="auto"/>
        <w:ind w:firstLine="720"/>
        <w:rPr>
          <w:ins w:id="374" w:author="phismith" w:date="2012-08-08T13:05:00Z"/>
        </w:rPr>
      </w:pPr>
      <w:r w:rsidRPr="00486765">
        <w:t xml:space="preserve">2012 </w:t>
      </w:r>
      <w:r w:rsidRPr="00486765">
        <w:rPr>
          <w:b/>
        </w:rPr>
        <w:t xml:space="preserve">instance_of </w:t>
      </w:r>
      <w:r w:rsidRPr="00486765">
        <w:rPr>
          <w:i/>
        </w:rPr>
        <w:t>temporal region</w:t>
      </w:r>
      <w:r w:rsidRPr="00486765">
        <w:t xml:space="preserve">, </w:t>
      </w:r>
    </w:p>
    <w:p w14:paraId="00B02131" w14:textId="4DE9DBDE" w:rsidR="009F4ABF" w:rsidRPr="00486765" w:rsidRDefault="009F4ABF">
      <w:pPr>
        <w:pStyle w:val="NormalWeb"/>
        <w:spacing w:before="200" w:beforeAutospacing="0" w:after="200" w:afterAutospacing="0" w:line="360" w:lineRule="auto"/>
        <w:ind w:firstLine="720"/>
        <w:rPr>
          <w:i/>
        </w:rPr>
      </w:pPr>
      <w:r w:rsidRPr="00486765">
        <w:t xml:space="preserve">John’s birth </w:t>
      </w:r>
      <w:r w:rsidRPr="00486765">
        <w:rPr>
          <w:b/>
        </w:rPr>
        <w:t xml:space="preserve">instance_of </w:t>
      </w:r>
      <w:r w:rsidRPr="00486765">
        <w:rPr>
          <w:i/>
        </w:rPr>
        <w:t>process</w:t>
      </w:r>
      <w:r w:rsidR="00DF7112">
        <w:rPr>
          <w:i/>
        </w:rPr>
        <w:t>.</w:t>
      </w:r>
    </w:p>
    <w:p w14:paraId="7FF60EB7" w14:textId="77777777" w:rsidR="00F33687" w:rsidRDefault="00222E8D" w:rsidP="00B841FA">
      <w:pPr>
        <w:pStyle w:val="Heading3"/>
        <w:rPr>
          <w:sz w:val="24"/>
        </w:rPr>
      </w:pPr>
      <w:bookmarkStart w:id="375" w:name="_Toc204327838"/>
      <w:r w:rsidRPr="00B56876">
        <w:t xml:space="preserve">The </w:t>
      </w:r>
      <w:r w:rsidRPr="005E4FE9">
        <w:rPr>
          <w:i/>
        </w:rPr>
        <w:t>is_a</w:t>
      </w:r>
      <w:r w:rsidRPr="003F53D6">
        <w:t xml:space="preserve"> </w:t>
      </w:r>
      <w:r w:rsidRPr="00722DB2">
        <w:t>relation</w:t>
      </w:r>
      <w:bookmarkEnd w:id="375"/>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67C113F8" w14:textId="7ACA5B26" w:rsidR="00030DC8" w:rsidRDefault="006D4A81" w:rsidP="00030DC8">
      <w:pPr>
        <w:ind w:left="720"/>
        <w:jc w:val="left"/>
        <w:rPr>
          <w:ins w:id="376" w:author="phismith" w:date="2012-08-08T13:06:00Z"/>
        </w:rPr>
        <w:pPrChange w:id="377" w:author="phismith" w:date="2012-08-08T13:06:00Z">
          <w:pPr>
            <w:ind w:left="720"/>
          </w:pPr>
        </w:pPrChange>
      </w:pPr>
      <w:r w:rsidRPr="00486765">
        <w:rPr>
          <w:i/>
          <w:iCs/>
          <w:bdr w:val="none" w:sz="0" w:space="0" w:color="auto" w:frame="1"/>
        </w:rPr>
        <w:t>C is_a C</w:t>
      </w:r>
      <w:r w:rsidRPr="00486765">
        <w:rPr>
          <w:vertAlign w:val="subscript"/>
        </w:rPr>
        <w:t>1 </w:t>
      </w:r>
      <w:r w:rsidRPr="00486765">
        <w:t xml:space="preserve">means: </w:t>
      </w:r>
      <w:ins w:id="378" w:author="phismith" w:date="2012-08-08T13:06:00Z">
        <w:r w:rsidR="00030DC8">
          <w:rPr>
            <w:i/>
            <w:iCs/>
            <w:bdr w:val="none" w:sz="0" w:space="0" w:color="auto" w:frame="1"/>
          </w:rPr>
          <w:t xml:space="preserve">C </w:t>
        </w:r>
        <w:r w:rsidR="00030DC8">
          <w:rPr>
            <w:iCs/>
            <w:bdr w:val="none" w:sz="0" w:space="0" w:color="auto" w:frame="1"/>
          </w:rPr>
          <w:t>and</w:t>
        </w:r>
        <w:r w:rsidR="00030DC8" w:rsidRPr="00486765">
          <w:rPr>
            <w:i/>
            <w:iCs/>
            <w:bdr w:val="none" w:sz="0" w:space="0" w:color="auto" w:frame="1"/>
          </w:rPr>
          <w:t xml:space="preserve"> C</w:t>
        </w:r>
        <w:r w:rsidR="00030DC8" w:rsidRPr="00486765">
          <w:rPr>
            <w:vertAlign w:val="subscript"/>
          </w:rPr>
          <w:t>1 </w:t>
        </w:r>
        <w:r w:rsidR="00030DC8" w:rsidRPr="00486765">
          <w:t xml:space="preserve"> </w:t>
        </w:r>
        <w:r w:rsidR="00030DC8">
          <w:t xml:space="preserve">are continuant universals, and </w:t>
        </w:r>
      </w:ins>
    </w:p>
    <w:p w14:paraId="0DBE15C2" w14:textId="752809A7" w:rsidR="006D4A81" w:rsidRPr="00486765" w:rsidRDefault="006D4A81" w:rsidP="00030DC8">
      <w:pPr>
        <w:ind w:left="720"/>
        <w:jc w:val="left"/>
        <w:pPrChange w:id="379" w:author="phismith" w:date="2012-08-08T13:06:00Z">
          <w:pPr>
            <w:ind w:left="720"/>
          </w:pPr>
        </w:pPrChange>
      </w:pPr>
      <w:r w:rsidRPr="00486765">
        <w:t>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0D4545AA" w14:textId="4017ABF4" w:rsidR="00030DC8" w:rsidRDefault="006D4A81">
      <w:pPr>
        <w:ind w:left="720"/>
        <w:rPr>
          <w:ins w:id="380" w:author="phismith" w:date="2012-08-08T13:06:00Z"/>
        </w:rPr>
      </w:pPr>
      <w:r w:rsidRPr="00486765">
        <w:rPr>
          <w:i/>
          <w:iCs/>
          <w:bdr w:val="none" w:sz="0" w:space="0" w:color="auto" w:frame="1"/>
        </w:rPr>
        <w:t>P is_a P</w:t>
      </w:r>
      <w:r w:rsidRPr="00486765">
        <w:rPr>
          <w:vertAlign w:val="subscript"/>
        </w:rPr>
        <w:t>1 </w:t>
      </w:r>
      <w:r w:rsidRPr="00486765">
        <w:t xml:space="preserve">means: </w:t>
      </w:r>
      <w:ins w:id="381" w:author="phismith" w:date="2012-08-08T13:06:00Z">
        <w:r w:rsidR="00030DC8">
          <w:rPr>
            <w:i/>
            <w:iCs/>
            <w:bdr w:val="none" w:sz="0" w:space="0" w:color="auto" w:frame="1"/>
          </w:rPr>
          <w:t xml:space="preserve">P </w:t>
        </w:r>
        <w:r w:rsidR="00030DC8">
          <w:rPr>
            <w:iCs/>
            <w:bdr w:val="none" w:sz="0" w:space="0" w:color="auto" w:frame="1"/>
          </w:rPr>
          <w:t>and</w:t>
        </w:r>
        <w:r w:rsidR="00030DC8">
          <w:rPr>
            <w:i/>
            <w:iCs/>
            <w:bdr w:val="none" w:sz="0" w:space="0" w:color="auto" w:frame="1"/>
          </w:rPr>
          <w:t xml:space="preserve"> P</w:t>
        </w:r>
        <w:r w:rsidR="00030DC8" w:rsidRPr="00486765">
          <w:rPr>
            <w:vertAlign w:val="subscript"/>
          </w:rPr>
          <w:t>1 </w:t>
        </w:r>
        <w:r w:rsidR="00030DC8" w:rsidRPr="00486765">
          <w:t xml:space="preserve"> </w:t>
        </w:r>
        <w:r w:rsidR="00030DC8">
          <w:t xml:space="preserve">are occurrent universals, and </w:t>
        </w:r>
      </w:ins>
    </w:p>
    <w:p w14:paraId="50557A82" w14:textId="358E535D" w:rsidR="006D4A81" w:rsidRPr="00486765" w:rsidRDefault="006D4A81">
      <w:pPr>
        <w:ind w:left="720"/>
      </w:pPr>
      <w:r w:rsidRPr="00486765">
        <w:t>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248EDEE0" w:rsidR="006D4A81" w:rsidRPr="00486765" w:rsidDel="00030DC8" w:rsidRDefault="006D4A81">
      <w:pPr>
        <w:rPr>
          <w:del w:id="382" w:author="phismith" w:date="2012-08-08T13:07:00Z"/>
          <w:i/>
        </w:rPr>
      </w:pPr>
      <w:del w:id="383" w:author="phismith" w:date="2012-08-08T13:07:00Z">
        <w:r w:rsidRPr="00486765" w:rsidDel="00030DC8">
          <w:delText>where ‘</w:delText>
        </w:r>
        <w:r w:rsidRPr="00486765" w:rsidDel="00030DC8">
          <w:rPr>
            <w:i/>
          </w:rPr>
          <w:delText>C</w:delText>
        </w:r>
        <w:r w:rsidRPr="00486765" w:rsidDel="00030DC8">
          <w:delText>’</w:delText>
        </w:r>
        <w:r w:rsidRPr="00486765" w:rsidDel="00030DC8">
          <w:rPr>
            <w:i/>
          </w:rPr>
          <w:delText xml:space="preserve">, </w:delText>
        </w:r>
        <w:r w:rsidRPr="00486765" w:rsidDel="00030DC8">
          <w:delText>‘</w:delText>
        </w:r>
        <w:r w:rsidRPr="00486765" w:rsidDel="00030DC8">
          <w:rPr>
            <w:i/>
            <w:iCs/>
            <w:bdr w:val="none" w:sz="0" w:space="0" w:color="auto" w:frame="1"/>
          </w:rPr>
          <w:delText>C</w:delText>
        </w:r>
        <w:r w:rsidRPr="00486765" w:rsidDel="00030DC8">
          <w:rPr>
            <w:vertAlign w:val="subscript"/>
          </w:rPr>
          <w:delText>1</w:delText>
        </w:r>
        <w:r w:rsidRPr="00486765" w:rsidDel="00030DC8">
          <w:delText xml:space="preserve">’ stand for </w:delText>
        </w:r>
        <w:r w:rsidRPr="00486765" w:rsidDel="00030DC8">
          <w:rPr>
            <w:i/>
          </w:rPr>
          <w:delText>continuant</w:delText>
        </w:r>
        <w:r w:rsidRPr="00486765" w:rsidDel="00030DC8">
          <w:delText xml:space="preserve"> types and ‘</w:delText>
        </w:r>
        <w:r w:rsidRPr="00486765" w:rsidDel="00030DC8">
          <w:rPr>
            <w:i/>
          </w:rPr>
          <w:delText>P</w:delText>
        </w:r>
        <w:r w:rsidRPr="00486765" w:rsidDel="00030DC8">
          <w:delText>’, ‘</w:delText>
        </w:r>
        <w:r w:rsidRPr="00486765" w:rsidDel="00030DC8">
          <w:rPr>
            <w:i/>
          </w:rPr>
          <w:delText>P</w:delText>
        </w:r>
        <w:r w:rsidRPr="00486765" w:rsidDel="00030DC8">
          <w:rPr>
            <w:vertAlign w:val="subscript"/>
          </w:rPr>
          <w:delText>1</w:delText>
        </w:r>
        <w:r w:rsidRPr="00486765" w:rsidDel="00030DC8">
          <w:delText xml:space="preserve">’ for </w:delText>
        </w:r>
        <w:r w:rsidRPr="00486765" w:rsidDel="00030DC8">
          <w:rPr>
            <w:i/>
          </w:rPr>
          <w:delText>occurrent</w:delText>
        </w:r>
        <w:r w:rsidRPr="00486765" w:rsidDel="00030DC8">
          <w:delText xml:space="preserve"> types</w:delText>
        </w:r>
        <w:r w:rsidR="00222E8D" w:rsidDel="00030DC8">
          <w:delText>, respectively</w:delText>
        </w:r>
        <w:r w:rsidRPr="00486765" w:rsidDel="00030DC8">
          <w:delText xml:space="preserve">. </w:delText>
        </w:r>
      </w:del>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258998E1" w14:textId="77777777" w:rsidR="00DA50B0" w:rsidRDefault="006D4A81">
      <w:pPr>
        <w:ind w:firstLine="720"/>
        <w:rPr>
          <w:ins w:id="384" w:author="phismith" w:date="2012-08-08T14:20:00Z"/>
        </w:rPr>
      </w:pPr>
      <w:r w:rsidRPr="00486765">
        <w:t xml:space="preserve">house </w:t>
      </w:r>
      <w:r w:rsidRPr="003B4621">
        <w:rPr>
          <w:i/>
        </w:rPr>
        <w:t>is_a</w:t>
      </w:r>
      <w:r w:rsidRPr="00486765">
        <w:t xml:space="preserve"> building</w:t>
      </w:r>
    </w:p>
    <w:p w14:paraId="4830A370" w14:textId="2ABAB93F" w:rsidR="00DF7112" w:rsidRDefault="006D4A81">
      <w:pPr>
        <w:ind w:firstLine="720"/>
      </w:pPr>
      <w:del w:id="385" w:author="phismith" w:date="2012-08-08T14:20:00Z">
        <w:r w:rsidRPr="00486765" w:rsidDel="00DA50B0">
          <w:lastRenderedPageBreak/>
          <w:delText xml:space="preserve">, </w:delText>
        </w:r>
      </w:del>
      <w:r w:rsidRPr="00486765">
        <w:t xml:space="preserve">symphony </w:t>
      </w:r>
      <w:r w:rsidRPr="003B4621">
        <w:rPr>
          <w:i/>
        </w:rPr>
        <w:t>is_a</w:t>
      </w:r>
      <w:r w:rsidRPr="00486765">
        <w:t xml:space="preserve"> musical work of art</w:t>
      </w:r>
      <w:r w:rsidR="00DF7112">
        <w:t xml:space="preserve">; </w:t>
      </w:r>
    </w:p>
    <w:p w14:paraId="586160A1" w14:textId="77777777" w:rsidR="00DA50B0" w:rsidRDefault="006D4A81">
      <w:pPr>
        <w:ind w:firstLine="720"/>
        <w:rPr>
          <w:ins w:id="386" w:author="phismith" w:date="2012-08-08T14:20:00Z"/>
        </w:rPr>
      </w:pPr>
      <w:r w:rsidRPr="00486765">
        <w:t xml:space="preserve">promenade </w:t>
      </w:r>
      <w:r w:rsidRPr="003B4621">
        <w:rPr>
          <w:i/>
        </w:rPr>
        <w:t>is_a</w:t>
      </w:r>
      <w:r w:rsidRPr="00486765">
        <w:t xml:space="preserve"> dance step</w:t>
      </w:r>
    </w:p>
    <w:p w14:paraId="0CFADB07" w14:textId="2AC4E9EA" w:rsidR="006D4A81" w:rsidRDefault="006D4A81">
      <w:pPr>
        <w:ind w:firstLine="720"/>
      </w:pPr>
      <w:del w:id="387" w:author="phismith" w:date="2012-08-08T14:20:00Z">
        <w:r w:rsidRPr="00486765" w:rsidDel="00DA50B0">
          <w:delText xml:space="preserve">, </w:delText>
        </w:r>
      </w:del>
      <w:r w:rsidRPr="00486765">
        <w:t xml:space="preserve">promise </w:t>
      </w:r>
      <w:r w:rsidRPr="003B4621">
        <w:rPr>
          <w:i/>
        </w:rPr>
        <w:t>is_a</w:t>
      </w:r>
      <w:r w:rsidRPr="00486765">
        <w:t xml:space="preserve"> speech act</w:t>
      </w:r>
      <w:ins w:id="388" w:author="phismith" w:date="2012-08-08T13:07:00Z">
        <w:r w:rsidR="00030DC8">
          <w:t>.</w:t>
        </w:r>
      </w:ins>
    </w:p>
    <w:p w14:paraId="0EB15F22" w14:textId="77777777" w:rsidR="00F33687" w:rsidRDefault="00C55AE9" w:rsidP="00B841FA">
      <w:pPr>
        <w:pStyle w:val="Heading3"/>
      </w:pPr>
      <w:bookmarkStart w:id="389" w:name="_Toc204327839"/>
      <w:r>
        <w:t>The e</w:t>
      </w:r>
      <w:r w:rsidRPr="00F06E2E">
        <w:t>xists</w:t>
      </w:r>
      <w:r>
        <w:t>_</w:t>
      </w:r>
      <w:r w:rsidRPr="008872A6">
        <w:t>at</w:t>
      </w:r>
      <w:r>
        <w:t xml:space="preserve"> relation</w:t>
      </w:r>
      <w:bookmarkEnd w:id="389"/>
    </w:p>
    <w:p w14:paraId="459B48AF" w14:textId="63C59574" w:rsidR="00C55AE9" w:rsidRPr="008872A6" w:rsidRDefault="00C55AE9" w:rsidP="00C55AE9">
      <w:pPr>
        <w:pStyle w:val="Specification"/>
      </w:pPr>
      <w:r w:rsidRPr="00255E9F">
        <w:rPr>
          <w:rStyle w:val="Annotation"/>
        </w:rPr>
        <w:t>a(</w:t>
      </w:r>
      <w:r>
        <w:rPr>
          <w:rStyle w:val="Annotation"/>
        </w:rPr>
        <w:t>exists_at</w:t>
      </w:r>
      <w:r w:rsidRPr="00255E9F">
        <w:rPr>
          <w:rStyle w:val="Annotation"/>
        </w:rPr>
        <w:t>)[</w:t>
      </w:r>
      <w:r w:rsidRPr="008872A6">
        <w:rPr>
          <w:smallCaps/>
        </w:rPr>
        <w:t>Elucidation</w:t>
      </w:r>
      <w:r>
        <w:t xml:space="preserve">: </w:t>
      </w:r>
      <w:r w:rsidR="009D7057">
        <w:rPr>
          <w:i/>
        </w:rPr>
        <w:t>b</w:t>
      </w:r>
      <w:r>
        <w:rPr>
          <w:i/>
        </w:rPr>
        <w:t xml:space="preserve"> </w:t>
      </w:r>
      <w:r w:rsidRPr="008872A6">
        <w:rPr>
          <w:b/>
        </w:rPr>
        <w:t>exists_at</w:t>
      </w:r>
      <w:r>
        <w:t xml:space="preserve"> </w:t>
      </w:r>
      <w:r>
        <w:rPr>
          <w:i/>
        </w:rPr>
        <w:t xml:space="preserve">t </w:t>
      </w:r>
      <w:r w:rsidRPr="008872A6">
        <w:t>means:</w:t>
      </w:r>
      <w:r>
        <w:rPr>
          <w:i/>
        </w:rPr>
        <w:t xml:space="preserve"> </w:t>
      </w:r>
      <w:r w:rsidR="009D7057">
        <w:rPr>
          <w:i/>
        </w:rPr>
        <w:t>b</w:t>
      </w:r>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p>
    <w:p w14:paraId="7140374A" w14:textId="77777777" w:rsidR="00C55AE9"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p>
    <w:p w14:paraId="47960A4B" w14:textId="77777777" w:rsidR="00C55AE9" w:rsidRPr="008872A6"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p>
    <w:p w14:paraId="6215B530" w14:textId="77777777" w:rsidR="00F33687" w:rsidRDefault="00C55AE9" w:rsidP="00D248A1">
      <w:pPr>
        <w:jc w:val="left"/>
      </w:pPr>
      <w:r>
        <w:t xml:space="preserve">The domain of </w:t>
      </w:r>
      <w:r w:rsidRPr="003B4621">
        <w:t xml:space="preserve">‘Exists’ includes </w:t>
      </w:r>
      <w:r>
        <w:t xml:space="preserve">processes, </w:t>
      </w:r>
      <w:r w:rsidRPr="003B4621">
        <w:t xml:space="preserve">where </w:t>
      </w:r>
      <w:r w:rsidRPr="00D248A1">
        <w:rPr>
          <w:i/>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p>
    <w:p w14:paraId="0F958FFF" w14:textId="77777777" w:rsidR="00F33687" w:rsidRDefault="00130D7C" w:rsidP="00D248A1">
      <w:pPr>
        <w:pStyle w:val="Heading2"/>
      </w:pPr>
      <w:bookmarkStart w:id="390" w:name="_Toc204327840"/>
      <w:bookmarkStart w:id="391" w:name="_Ref332294084"/>
      <w:r w:rsidRPr="00486765">
        <w:t>The dichotomy of ‘continuant’ and ‘occurrent’</w:t>
      </w:r>
      <w:bookmarkEnd w:id="390"/>
      <w:bookmarkEnd w:id="391"/>
    </w:p>
    <w:p w14:paraId="77C1E161" w14:textId="774D15C6"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w:t>
      </w:r>
      <w:del w:id="392" w:author="phismith" w:date="2012-08-08T14:20:00Z">
        <w:r w:rsidR="00222E8D" w:rsidDel="00DA50B0">
          <w:delText xml:space="preserve">derives </w:delText>
        </w:r>
      </w:del>
      <w:ins w:id="393" w:author="phismith" w:date="2012-08-08T14:20:00Z">
        <w:r w:rsidR="00DA50B0">
          <w:t xml:space="preserve">is inspired by </w:t>
        </w:r>
      </w:ins>
      <w:del w:id="394" w:author="phismith" w:date="2012-08-08T14:20:00Z">
        <w:r w:rsidR="00222E8D" w:rsidDel="00DA50B0">
          <w:delText xml:space="preserve">in part from </w:delText>
        </w:r>
      </w:del>
      <w:r w:rsidR="00130D7C" w:rsidRPr="00486765">
        <w:t>Zemach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63494C15" w:rsidR="00130D7C" w:rsidRPr="00486765" w:rsidRDefault="00130D7C" w:rsidP="00CD264A">
      <w:pPr>
        <w:pStyle w:val="ListParagraph"/>
        <w:numPr>
          <w:ilvl w:val="0"/>
          <w:numId w:val="15"/>
        </w:numPr>
      </w:pPr>
      <w:r w:rsidRPr="00486765">
        <w:t xml:space="preserve">non-continuant entities, which Zemach calls ‘events’, </w:t>
      </w:r>
      <w:ins w:id="395" w:author="phismith" w:date="2012-08-08T14:20:00Z">
        <w:r w:rsidR="00DA50B0">
          <w:t xml:space="preserve">and which </w:t>
        </w:r>
      </w:ins>
      <w:r w:rsidRPr="00486765">
        <w:t xml:space="preserve">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137D6749"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w:t>
      </w:r>
      <w:ins w:id="396" w:author="phismith" w:date="2012-08-10T11:35:00Z">
        <w:r w:rsidR="001724A1">
          <w:t xml:space="preserve"> </w:t>
        </w:r>
      </w:ins>
      <w:r w:rsidRPr="00486765">
        <w:t>create hodge-podge collections of no interest whatsoever.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Pr="00486765">
        <w:t xml:space="preserve">, pp. 233 f.] </w:t>
      </w:r>
    </w:p>
    <w:p w14:paraId="789CF097" w14:textId="77777777" w:rsidR="00130D7C" w:rsidRPr="00486765" w:rsidRDefault="00E30A61">
      <w:r>
        <w:rPr>
          <w:rStyle w:val="Annotation"/>
        </w:rPr>
        <w:t>n</w:t>
      </w:r>
      <w:r w:rsidR="00F33687" w:rsidRPr="00D248A1">
        <w:rPr>
          <w:rStyle w:val="Annotation"/>
        </w:rPr>
        <w:t>ote(continuant)[</w:t>
      </w:r>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 xml:space="preserve">My desk stretches </w:t>
      </w:r>
      <w:r w:rsidR="009D1AD3" w:rsidRPr="00486765">
        <w:lastRenderedPageBreak/>
        <w:t>from the window to the door. It has spatial parts, and can be sliced (in space) in two. With respect to time, however, a thing is a continuant.’ [60, p. 240]</w:t>
      </w:r>
    </w:p>
    <w:p w14:paraId="37C6DC4C" w14:textId="0DCA0235" w:rsidR="00DF7112" w:rsidRPr="00486765" w:rsidRDefault="00B03C6A">
      <w:r w:rsidRPr="00486765">
        <w:t xml:space="preserve">Thus you, for example, are a continuant, and your arms and legs are parts of you; your childhood, however, is not a part of you; rather, it is a part of </w:t>
      </w:r>
      <w:ins w:id="397" w:author="phismith" w:date="2012-08-08T14:20:00Z">
        <w:r w:rsidR="00DA50B0">
          <w:t xml:space="preserve">that occurrent entity which is </w:t>
        </w:r>
      </w:ins>
      <w:r w:rsidRPr="00486765">
        <w:t xml:space="preserve">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w:t>
      </w:r>
      <w:r w:rsidR="00DF7112" w:rsidRPr="001724A1">
        <w:rPr>
          <w:rPrChange w:id="398" w:author="phismith" w:date="2012-08-10T11:35:00Z">
            <w:rPr/>
          </w:rPrChange>
        </w:rPr>
        <w:t>, for BFO, are continuants.</w:t>
      </w:r>
      <w:del w:id="399" w:author="phismith" w:date="2012-08-10T11:34:00Z">
        <w:r w:rsidR="00E30A61" w:rsidRPr="001724A1" w:rsidDel="001724A1">
          <w:rPr>
            <w:rPrChange w:id="400" w:author="phismith" w:date="2012-08-10T11:35:00Z">
              <w:rPr/>
            </w:rPrChange>
          </w:rPr>
          <w:delText>]</w:delText>
        </w:r>
      </w:del>
      <w:r w:rsidR="00DF7112" w:rsidRPr="001724A1">
        <w:rPr>
          <w:rPrChange w:id="401" w:author="phismith" w:date="2012-08-10T11:35:00Z">
            <w:rPr/>
          </w:rPrChange>
        </w:rPr>
        <w:t xml:space="preserve"> </w:t>
      </w:r>
      <w:del w:id="402" w:author="phismith" w:date="2012-08-10T11:35:00Z">
        <w:r w:rsidR="00DF7112" w:rsidRPr="001724A1" w:rsidDel="001724A1">
          <w:rPr>
            <w:rPrChange w:id="403" w:author="phismith" w:date="2012-08-10T11:35:00Z">
              <w:rPr/>
            </w:rPrChange>
          </w:rPr>
          <w:delText xml:space="preserve">Spatial </w:delText>
        </w:r>
      </w:del>
      <w:ins w:id="404" w:author="phismith" w:date="2012-08-10T11:35:00Z">
        <w:r w:rsidR="001724A1" w:rsidRPr="001724A1">
          <w:rPr>
            <w:rPrChange w:id="405" w:author="phismith" w:date="2012-08-10T11:35:00Z">
              <w:rPr>
                <w:highlight w:val="yellow"/>
              </w:rPr>
            </w:rPrChange>
          </w:rPr>
          <w:t xml:space="preserve">Temporal </w:t>
        </w:r>
      </w:ins>
      <w:r w:rsidR="00DF7112" w:rsidRPr="001724A1">
        <w:rPr>
          <w:rPrChange w:id="406" w:author="phismith" w:date="2012-08-10T11:35:00Z">
            <w:rPr/>
          </w:rPrChange>
        </w:rPr>
        <w:t>and spatiotemporal</w:t>
      </w:r>
      <w:r w:rsidR="00DF7112">
        <w:t xml:space="preserve"> regions are occurrents.</w:t>
      </w:r>
    </w:p>
    <w:p w14:paraId="795CFF76" w14:textId="51DC935A" w:rsidR="00DA50B0" w:rsidRPr="00DA50B0" w:rsidRDefault="00130D7C" w:rsidP="00694613">
      <w:pPr>
        <w:rPr>
          <w:ins w:id="407" w:author="phismith" w:date="2012-08-08T14:23:00Z"/>
          <w:rPrChange w:id="408" w:author="phismith" w:date="2012-08-08T14:24:00Z">
            <w:rPr>
              <w:ins w:id="409" w:author="phismith" w:date="2012-08-08T14:23:00Z"/>
              <w:i/>
            </w:rPr>
          </w:rPrChange>
        </w:rPr>
      </w:pPr>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And where events, for Zemach, are identified with the entire contents of some given spatiotemporal region, BFO allows that the same spatiotemporal region may be occupied by multiple different processes (as for example</w:t>
      </w:r>
      <w:ins w:id="410" w:author="phismith" w:date="2012-08-08T14:23:00Z">
        <w:r w:rsidR="00DA50B0">
          <w:t xml:space="preserve"> </w:t>
        </w:r>
      </w:ins>
      <w:del w:id="411" w:author="phismith" w:date="2012-08-08T14:23:00Z">
        <w:r w:rsidR="001C3C8F" w:rsidDel="00DA50B0">
          <w:delText xml:space="preserve"> when </w:delText>
        </w:r>
      </w:del>
      <w:r w:rsidR="001C3C8F">
        <w:t xml:space="preserve">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ins w:id="412" w:author="phismith" w:date="2012-08-08T14:20:00Z">
        <w:r w:rsidR="00DA50B0">
          <w:t xml:space="preserve"> It distinguishes correspondingly between two kinds of processes:</w:t>
        </w:r>
      </w:ins>
      <w:ins w:id="413" w:author="phismith" w:date="2012-08-08T14:24:00Z">
        <w:r w:rsidR="00DA50B0">
          <w:t xml:space="preserve"> </w:t>
        </w:r>
      </w:ins>
      <w:ins w:id="414" w:author="phismith" w:date="2012-08-08T18:47:00Z">
        <w:r w:rsidR="00A26DE1">
          <w:t>plenary</w:t>
        </w:r>
      </w:ins>
      <w:ins w:id="415" w:author="phismith" w:date="2012-08-08T14:21:00Z">
        <w:r w:rsidR="00DA50B0">
          <w:t xml:space="preserve"> processes,</w:t>
        </w:r>
      </w:ins>
      <w:ins w:id="416" w:author="phismith" w:date="2012-08-08T14:24:00Z">
        <w:r w:rsidR="00DA50B0">
          <w:t xml:space="preserve"> on the one hand,</w:t>
        </w:r>
      </w:ins>
      <w:ins w:id="417" w:author="phismith" w:date="2012-08-08T14:21:00Z">
        <w:r w:rsidR="00DA50B0">
          <w:t xml:space="preserve"> </w:t>
        </w:r>
      </w:ins>
      <w:ins w:id="418" w:author="phismith" w:date="2012-08-08T14:24:00Z">
        <w:r w:rsidR="00DA50B0">
          <w:t xml:space="preserve">and </w:t>
        </w:r>
      </w:ins>
      <w:ins w:id="419" w:author="phismith" w:date="2012-08-08T18:47:00Z">
        <w:r w:rsidR="00A26DE1">
          <w:t xml:space="preserve">partial </w:t>
        </w:r>
      </w:ins>
      <w:ins w:id="420" w:author="phismith" w:date="2012-08-08T14:24:00Z">
        <w:r w:rsidR="00DA50B0" w:rsidRPr="00DA50B0">
          <w:t>process</w:t>
        </w:r>
      </w:ins>
      <w:ins w:id="421" w:author="phismith" w:date="2012-08-08T18:47:00Z">
        <w:r w:rsidR="00A26DE1">
          <w:t>es on the other</w:t>
        </w:r>
      </w:ins>
      <w:ins w:id="422" w:author="phismith" w:date="2012-08-08T14:24:00Z">
        <w:r w:rsidR="00DA50B0">
          <w:t xml:space="preserve">. </w:t>
        </w:r>
      </w:ins>
      <w:ins w:id="423" w:author="phismith" w:date="2012-08-08T18:47:00Z">
        <w:r w:rsidR="00A26DE1">
          <w:t xml:space="preserve">Plenary </w:t>
        </w:r>
      </w:ins>
      <w:ins w:id="424" w:author="phismith" w:date="2012-08-08T14:24:00Z">
        <w:r w:rsidR="00DA50B0">
          <w:t xml:space="preserve">processes </w:t>
        </w:r>
      </w:ins>
      <w:ins w:id="425" w:author="phismith" w:date="2012-08-08T14:21:00Z">
        <w:r w:rsidR="00DA50B0">
          <w:t xml:space="preserve">satisfy the </w:t>
        </w:r>
      </w:ins>
      <w:ins w:id="426" w:author="phismith" w:date="2012-08-08T14:24:00Z">
        <w:r w:rsidR="00DA50B0">
          <w:t xml:space="preserve">following </w:t>
        </w:r>
      </w:ins>
      <w:ins w:id="427" w:author="phismith" w:date="2012-08-08T14:21:00Z">
        <w:r w:rsidR="00DA50B0">
          <w:t>principle</w:t>
        </w:r>
      </w:ins>
      <w:ins w:id="428" w:author="phismith" w:date="2012-08-08T14:24:00Z">
        <w:r w:rsidR="00DA50B0">
          <w:t>,</w:t>
        </w:r>
      </w:ins>
      <w:ins w:id="429" w:author="phismith" w:date="2012-08-08T14:21:00Z">
        <w:r w:rsidR="00DA50B0">
          <w:t xml:space="preserve"> that if </w:t>
        </w:r>
        <w:r w:rsidR="00DA50B0">
          <w:rPr>
            <w:i/>
          </w:rPr>
          <w:t xml:space="preserve">p </w:t>
        </w:r>
        <w:r w:rsidR="00DA50B0">
          <w:t xml:space="preserve">is a full process, then all processes occurring within the spatiotemporal region occupied by </w:t>
        </w:r>
        <w:r w:rsidR="00DA50B0">
          <w:rPr>
            <w:i/>
          </w:rPr>
          <w:t xml:space="preserve">p </w:t>
        </w:r>
        <w:r w:rsidR="00DA50B0">
          <w:t xml:space="preserve">are parts of </w:t>
        </w:r>
      </w:ins>
      <w:ins w:id="430" w:author="phismith" w:date="2012-08-08T14:22:00Z">
        <w:r w:rsidR="00DA50B0">
          <w:rPr>
            <w:i/>
          </w:rPr>
          <w:t>p</w:t>
        </w:r>
      </w:ins>
      <w:ins w:id="431" w:author="phismith" w:date="2012-08-08T14:24:00Z">
        <w:r w:rsidR="00DA50B0">
          <w:rPr>
            <w:i/>
          </w:rPr>
          <w:t xml:space="preserve">. </w:t>
        </w:r>
        <w:r w:rsidR="00DA50B0">
          <w:t>For Zemach, as for Quine</w:t>
        </w:r>
      </w:ins>
      <w:ins w:id="432" w:author="phismith" w:date="2012-08-08T14:29:00Z">
        <w:r w:rsidR="00DA50B0">
          <w:t xml:space="preserve"> and (at certain times) Donald Davidson</w:t>
        </w:r>
      </w:ins>
      <w:ins w:id="433" w:author="phismith" w:date="2012-08-08T14:24:00Z">
        <w:r w:rsidR="00DA50B0">
          <w:t>, all processes</w:t>
        </w:r>
      </w:ins>
      <w:ins w:id="434" w:author="phismith" w:date="2012-08-08T18:47:00Z">
        <w:r w:rsidR="00A26DE1">
          <w:t xml:space="preserve"> (alternatively called ‘events’ or ‘occurrents’)</w:t>
        </w:r>
      </w:ins>
      <w:ins w:id="435" w:author="phismith" w:date="2012-08-08T14:24:00Z">
        <w:r w:rsidR="00DA50B0">
          <w:t xml:space="preserve"> are </w:t>
        </w:r>
      </w:ins>
      <w:ins w:id="436" w:author="phismith" w:date="2012-08-08T18:47:00Z">
        <w:r w:rsidR="00A26DE1">
          <w:t xml:space="preserve">plenary </w:t>
        </w:r>
      </w:ins>
      <w:ins w:id="437" w:author="phismith" w:date="2012-08-08T14:24:00Z">
        <w:r w:rsidR="00DA50B0">
          <w:t xml:space="preserve">processes, </w:t>
        </w:r>
      </w:ins>
      <w:ins w:id="438" w:author="phismith" w:date="2012-08-08T14:25:00Z">
        <w:r w:rsidR="00DA50B0">
          <w:t xml:space="preserve">because processes </w:t>
        </w:r>
        <w:r w:rsidR="00DA50B0" w:rsidRPr="00DA50B0">
          <w:rPr>
            <w:i/>
            <w:rPrChange w:id="439" w:author="phismith" w:date="2012-08-08T14:29:00Z">
              <w:rPr/>
            </w:rPrChange>
          </w:rPr>
          <w:t>are</w:t>
        </w:r>
        <w:r w:rsidR="00DA50B0">
          <w:t xml:space="preserve"> the </w:t>
        </w:r>
        <w:r w:rsidR="00DA50B0" w:rsidRPr="00DA50B0">
          <w:t>contents of a</w:t>
        </w:r>
        <w:r w:rsidR="00DA50B0">
          <w:t xml:space="preserve">rbitrary portions of spacetime </w:t>
        </w:r>
      </w:ins>
      <w:ins w:id="440" w:author="phismith" w:date="2012-08-08T14:29:00Z">
        <w:r w:rsidR="00DA50B0">
          <w:t>“</w:t>
        </w:r>
      </w:ins>
      <w:ins w:id="441" w:author="phismith" w:date="2012-08-08T14:25:00Z">
        <w:r w:rsidR="00DA50B0" w:rsidRPr="00DA50B0">
          <w:t>no matter how</w:t>
        </w:r>
        <w:r w:rsidR="00DA50B0">
          <w:t xml:space="preserve"> disconnected and gerrymandered</w:t>
        </w:r>
      </w:ins>
      <w:ins w:id="442" w:author="phismith" w:date="2012-08-08T14:29:00Z">
        <w:r w:rsidR="00DA50B0">
          <w:t>” [</w:t>
        </w:r>
        <w:r w:rsidR="00DA50B0">
          <w:fldChar w:fldCharType="begin"/>
        </w:r>
        <w:r w:rsidR="00DA50B0">
          <w:instrText xml:space="preserve"> REF _Ref332199505 \r \h </w:instrText>
        </w:r>
      </w:ins>
      <w:r w:rsidR="00DA50B0">
        <w:fldChar w:fldCharType="separate"/>
      </w:r>
      <w:ins w:id="443" w:author="phismith" w:date="2012-08-08T14:29:00Z">
        <w:r w:rsidR="00DA50B0">
          <w:t>91</w:t>
        </w:r>
        <w:r w:rsidR="00DA50B0">
          <w:fldChar w:fldCharType="end"/>
        </w:r>
        <w:r w:rsidR="00DA50B0">
          <w:t>]</w:t>
        </w:r>
      </w:ins>
      <w:ins w:id="444" w:author="phismith" w:date="2012-08-08T14:25:00Z">
        <w:r w:rsidR="00DA50B0" w:rsidRPr="00DA50B0">
          <w:t xml:space="preserve">. </w:t>
        </w:r>
      </w:ins>
    </w:p>
    <w:p w14:paraId="62FE2ACC" w14:textId="10279319" w:rsidR="00130D7C" w:rsidDel="00DA50B0" w:rsidRDefault="00F33687" w:rsidP="00DA50B0">
      <w:pPr>
        <w:ind w:left="432"/>
        <w:rPr>
          <w:del w:id="445" w:author="phismith" w:date="2012-08-08T14:23:00Z"/>
        </w:rPr>
        <w:pPrChange w:id="446" w:author="phismith" w:date="2012-08-08T14:22:00Z">
          <w:pPr/>
        </w:pPrChange>
      </w:pPr>
      <w:del w:id="447" w:author="phismith" w:date="2012-08-08T14:23:00Z">
        <w:r w:rsidRPr="00D248A1" w:rsidDel="00DA50B0">
          <w:rPr>
            <w:rStyle w:val="Annotation"/>
          </w:rPr>
          <w:delText>]</w:delText>
        </w:r>
      </w:del>
    </w:p>
    <w:p w14:paraId="4BBCB01F" w14:textId="77777777" w:rsidR="00F33687" w:rsidRDefault="009406D9" w:rsidP="00D248A1">
      <w:pPr>
        <w:pStyle w:val="Heading1"/>
      </w:pPr>
      <w:bookmarkStart w:id="448" w:name="_Toc204327841"/>
      <w:r>
        <w:t>Specification</w:t>
      </w:r>
      <w:bookmarkEnd w:id="448"/>
    </w:p>
    <w:p w14:paraId="20BD7133" w14:textId="77777777" w:rsidR="00F33687" w:rsidRDefault="00144077" w:rsidP="00EC6A9C">
      <w:pPr>
        <w:pStyle w:val="Heading2"/>
      </w:pPr>
      <w:bookmarkStart w:id="449" w:name="_Toc313270690"/>
      <w:bookmarkStart w:id="450" w:name="_Toc204327842"/>
      <w:r w:rsidRPr="003B4621">
        <w:t>Relations of parthood</w:t>
      </w:r>
      <w:bookmarkEnd w:id="449"/>
      <w:bookmarkEnd w:id="450"/>
    </w:p>
    <w:p w14:paraId="1EAC8680" w14:textId="77777777" w:rsidR="001C3C8F" w:rsidRDefault="001C3C8F" w:rsidP="00414A41">
      <w:r w:rsidRPr="00486765">
        <w:t xml:space="preserve">As our starting point in understanding the parthood relation, we take the axioms of </w:t>
      </w:r>
      <w:bookmarkStart w:id="451" w:name="OLE_LINK12"/>
      <w:bookmarkStart w:id="452" w:name="OLE_LINK13"/>
      <w:r w:rsidR="004D2F85">
        <w:t>Minimal</w:t>
      </w:r>
      <w:r w:rsidRPr="00486765">
        <w:t xml:space="preserve"> Extensional Mereology </w:t>
      </w:r>
      <w:bookmarkEnd w:id="451"/>
      <w:bookmarkEnd w:id="452"/>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lastRenderedPageBreak/>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r w:rsidRPr="00222E8D">
        <w:rPr>
          <w:i/>
        </w:rPr>
        <w:t xml:space="preserve">x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482B0957" w:rsidR="00E30A61" w:rsidDel="00694613" w:rsidRDefault="00222E8D">
      <w:pPr>
        <w:rPr>
          <w:del w:id="453" w:author="phismith" w:date="2012-08-08T16:16:00Z"/>
        </w:rPr>
      </w:pPr>
      <w:r>
        <w:t xml:space="preserve">BFO 2.0 includes </w:t>
      </w:r>
      <w:r w:rsidR="00130D7C" w:rsidRPr="00486765">
        <w:t xml:space="preserve">two </w:t>
      </w:r>
      <w:r>
        <w:t xml:space="preserve">relations of </w:t>
      </w:r>
      <w:r w:rsidR="00130D7C" w:rsidRPr="00486765">
        <w:t>parthood, namely</w:t>
      </w:r>
      <w:ins w:id="454" w:author="phismith" w:date="2012-08-08T16:16:00Z">
        <w:r w:rsidR="00694613">
          <w:t>:</w:t>
        </w:r>
      </w:ins>
      <w:r w:rsidR="00130D7C" w:rsidRPr="00486765">
        <w:t xml:space="preserve">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del w:id="455" w:author="phismith" w:date="2012-08-08T16:16:00Z">
        <w:r w:rsidR="00B03C6A" w:rsidRPr="00486765" w:rsidDel="00694613">
          <w:delText>,</w:delText>
        </w:r>
        <w:r w:rsidR="00130D7C" w:rsidRPr="00486765" w:rsidDel="00694613">
          <w:delText xml:space="preserve"> as follows</w:delText>
        </w:r>
      </w:del>
      <w:r w:rsidR="00B03C6A" w:rsidRPr="00486765">
        <w:t>.</w:t>
      </w:r>
      <w:r w:rsidR="00E30A61">
        <w:t xml:space="preserve"> Note that Simons</w:t>
      </w:r>
      <w:r w:rsidR="006B1707">
        <w:t>’</w:t>
      </w:r>
      <w:r w:rsidR="00E30A61">
        <w:t xml:space="preserve"> </w:t>
      </w:r>
      <w:r w:rsidR="007A16C6">
        <w:t>axioms cited above</w:t>
      </w:r>
      <w:r w:rsidR="00E30A61">
        <w:t xml:space="preserve"> are stated without reference to time, whereas </w:t>
      </w:r>
      <w:r w:rsidR="006B1707">
        <w:t xml:space="preserve">some of the parthood relations BFO defines are temporally qualified. Therefore the relations and definitions described above are not relations in BFO, rather they serve as a templates used </w:t>
      </w:r>
      <w:del w:id="456" w:author="phismith" w:date="2012-08-08T16:16:00Z">
        <w:r w:rsidR="006B1707" w:rsidDel="00694613">
          <w:delText xml:space="preserve">to define </w:delText>
        </w:r>
      </w:del>
      <w:ins w:id="457" w:author="phismith" w:date="2012-08-08T16:16:00Z">
        <w:r w:rsidR="00694613">
          <w:t xml:space="preserve">in the elucidation of </w:t>
        </w:r>
      </w:ins>
      <w:r w:rsidR="006B1707">
        <w:t>BFO</w:t>
      </w:r>
      <w:del w:id="458" w:author="phismith" w:date="2012-08-08T16:16:00Z">
        <w:r w:rsidR="006B1707" w:rsidDel="00694613">
          <w:delText>’s</w:delText>
        </w:r>
      </w:del>
      <w:r w:rsidR="006B1707">
        <w:t xml:space="preserve"> relations.</w:t>
      </w:r>
    </w:p>
    <w:p w14:paraId="743D61C1" w14:textId="77777777" w:rsidR="00130D7C" w:rsidRPr="00486765" w:rsidRDefault="00130D7C"/>
    <w:p w14:paraId="71DC268A" w14:textId="2E036BAB" w:rsidR="00B02AE7" w:rsidRPr="003B4621" w:rsidRDefault="00BE7980" w:rsidP="00A36372">
      <w:pPr>
        <w:pStyle w:val="Heading3"/>
      </w:pPr>
      <w:bookmarkStart w:id="459" w:name="_Toc204327843"/>
      <w:bookmarkStart w:id="460" w:name="OLE_LINK22"/>
      <w:bookmarkStart w:id="461" w:name="OLE_LINK50"/>
      <w:r>
        <w:t>The c</w:t>
      </w:r>
      <w:r w:rsidRPr="000136A1">
        <w:t>ontinuant</w:t>
      </w:r>
      <w:r w:rsidR="009C47A2">
        <w:t>_part_of</w:t>
      </w:r>
      <w:r>
        <w:t xml:space="preserve"> relation</w:t>
      </w:r>
      <w:bookmarkEnd w:id="459"/>
    </w:p>
    <w:bookmarkEnd w:id="460"/>
    <w:bookmarkEnd w:id="461"/>
    <w:p w14:paraId="25BF7F09" w14:textId="40C311AD"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continuant_part_of </w:t>
      </w:r>
      <w:r w:rsidR="00D92227">
        <w:rPr>
          <w:i/>
        </w:rPr>
        <w:t>c</w:t>
      </w:r>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r w:rsidR="00D92227">
        <w:rPr>
          <w:i/>
        </w:rPr>
        <w:t>b</w:t>
      </w:r>
      <w:r w:rsidR="00130D7C" w:rsidRPr="00486765">
        <w:t xml:space="preserve"> is a part of </w:t>
      </w:r>
      <w:r w:rsidR="00D92227">
        <w:rPr>
          <w:i/>
        </w:rPr>
        <w:t>c</w:t>
      </w:r>
      <w:del w:id="462" w:author="phismith" w:date="2012-08-07T14:34:00Z">
        <w:r w:rsidR="00130D7C" w:rsidRPr="00486765" w:rsidDel="009E331B">
          <w:rPr>
            <w:i/>
          </w:rPr>
          <w:delText xml:space="preserve"> </w:delText>
        </w:r>
        <w:r w:rsidR="00130D7C" w:rsidRPr="00486765" w:rsidDel="009E331B">
          <w:delText xml:space="preserve">at </w:delText>
        </w:r>
        <w:r w:rsidR="00130D7C" w:rsidRPr="00486765" w:rsidDel="009E331B">
          <w:rPr>
            <w:i/>
          </w:rPr>
          <w:delText>t</w:delText>
        </w:r>
      </w:del>
      <w:ins w:id="463" w:author="phismith" w:date="2012-08-07T14:36:00Z">
        <w:r w:rsidR="009E331B" w:rsidRPr="009E331B">
          <w:rPr>
            <w:b/>
            <w:i/>
          </w:rPr>
          <w:t xml:space="preserve"> at</w:t>
        </w:r>
      </w:ins>
      <w:ins w:id="464" w:author="phismith" w:date="2012-08-07T14:34:00Z">
        <w:r w:rsidR="009E331B">
          <w:rPr>
            <w:i/>
          </w:rPr>
          <w:t xml:space="preserve"> t </w:t>
        </w:r>
      </w:ins>
      <w:r w:rsidR="00130D7C" w:rsidRPr="00486765">
        <w:rPr>
          <w:i/>
        </w:rPr>
        <w:t xml:space="preserve"> </w:t>
      </w:r>
      <w:r w:rsidR="00130D7C" w:rsidRPr="00486765">
        <w:t xml:space="preserve">&amp; </w:t>
      </w:r>
      <w:r w:rsidR="00130D7C" w:rsidRPr="00486765">
        <w:rPr>
          <w:i/>
        </w:rPr>
        <w:t xml:space="preserve">t </w:t>
      </w:r>
      <w:r w:rsidR="00130D7C" w:rsidRPr="00486765">
        <w:t xml:space="preserve">is a </w:t>
      </w:r>
      <w:del w:id="465" w:author="phismith" w:date="2012-08-08T16:16:00Z">
        <w:r w:rsidR="00130D7C" w:rsidRPr="00486765" w:rsidDel="00694613">
          <w:delText xml:space="preserve">time </w:delText>
        </w:r>
      </w:del>
      <w:ins w:id="466" w:author="phismith" w:date="2012-08-08T16:16:00Z">
        <w:r w:rsidR="00694613">
          <w:t xml:space="preserve">temporal region </w:t>
        </w:r>
      </w:ins>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43D829CF" w:rsidR="001C76CF" w:rsidRPr="009D2710" w:rsidRDefault="00694613" w:rsidP="00A36372">
      <w:pPr>
        <w:pStyle w:val="Specification"/>
        <w:rPr>
          <w:i/>
        </w:rPr>
      </w:pPr>
      <w:ins w:id="467" w:author="phismith" w:date="2012-08-08T16:16:00Z">
        <w:r>
          <w:rPr>
            <w:rStyle w:val="SpecificationType"/>
            <w:smallCaps w:val="0"/>
            <w:sz w:val="22"/>
          </w:rPr>
          <w:t>(</w:t>
        </w:r>
      </w:ins>
      <w:r w:rsidR="00C60201" w:rsidRPr="007417E4">
        <w:rPr>
          <w:rStyle w:val="SpecificationType"/>
          <w:smallCaps w:val="0"/>
          <w:sz w:val="22"/>
        </w:rPr>
        <w:t>The range for ‘</w:t>
      </w:r>
      <w:r w:rsidR="00C60201" w:rsidRPr="007417E4">
        <w:rPr>
          <w:rStyle w:val="SpecificationType"/>
          <w:i/>
          <w:smallCaps w:val="0"/>
          <w:sz w:val="22"/>
        </w:rPr>
        <w:t>t</w:t>
      </w:r>
      <w:r w:rsidR="00C60201"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00C60201" w:rsidRPr="007417E4">
        <w:rPr>
          <w:rStyle w:val="SpecificationType"/>
          <w:smallCaps w:val="0"/>
          <w:sz w:val="22"/>
        </w:rPr>
        <w:t>is: temporal region</w:t>
      </w:r>
      <w:r w:rsidR="00C60201">
        <w:rPr>
          <w:rStyle w:val="SpecificationType"/>
          <w:smallCaps w:val="0"/>
          <w:sz w:val="22"/>
        </w:rPr>
        <w:t>.</w:t>
      </w:r>
      <w:ins w:id="468" w:author="phismith" w:date="2012-08-08T16:16:00Z">
        <w:r>
          <w:rPr>
            <w:rStyle w:val="SpecificationType"/>
            <w:smallCaps w:val="0"/>
            <w:sz w:val="22"/>
          </w:rPr>
          <w:t>)</w:t>
        </w:r>
      </w:ins>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lastRenderedPageBreak/>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56C8CE9A" w:rsidR="00B9758D" w:rsidRPr="003B4621" w:rsidRDefault="009C47A2" w:rsidP="00A36372">
      <w:del w:id="469" w:author="phismith" w:date="2012-08-08T16:16:00Z">
        <w:r w:rsidDel="00694613">
          <w:delText>(</w:delText>
        </w:r>
      </w:del>
      <w:r>
        <w:t xml:space="preserve">What this </w:t>
      </w:r>
      <w:ins w:id="470" w:author="phismith" w:date="2012-08-08T16:16:00Z">
        <w:r w:rsidR="00694613">
          <w:t xml:space="preserve">last axiom </w:t>
        </w:r>
      </w:ins>
      <w:r>
        <w:t>means is that:</w:t>
      </w:r>
    </w:p>
    <w:p w14:paraId="0C75955E" w14:textId="70AAD311"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r w:rsidRPr="00183905">
        <w:rPr>
          <w:i/>
        </w:rPr>
        <w:t>w</w:t>
      </w:r>
      <w:r w:rsidRPr="00183905">
        <w:t>(</w:t>
      </w:r>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ins w:id="471" w:author="phismith" w:date="2012-08-08T16:16:00Z">
        <w:r w:rsidR="00694613">
          <w:t>.</w:t>
        </w:r>
      </w:ins>
      <w:del w:id="472" w:author="phismith" w:date="2012-08-08T16:16:00Z">
        <w:r w:rsidR="00AE5979" w:rsidDel="00694613">
          <w:delText>,</w:delText>
        </w:r>
      </w:del>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del w:id="473" w:author="phismith" w:date="2012-08-08T16:16:00Z">
        <w:r w:rsidR="009C47A2" w:rsidRPr="005E4FE9" w:rsidDel="00694613">
          <w:delText>)</w:delText>
        </w:r>
      </w:del>
      <w:r w:rsidR="00F33687" w:rsidRPr="00D248A1">
        <w:rPr>
          <w:rStyle w:val="Annotation"/>
        </w:rPr>
        <w:t>]</w:t>
      </w:r>
    </w:p>
    <w:p w14:paraId="70CB451E" w14:textId="77777777" w:rsidR="00694613" w:rsidRDefault="00F33687" w:rsidP="00A36372">
      <w:pPr>
        <w:pStyle w:val="Specification"/>
        <w:rPr>
          <w:ins w:id="474" w:author="phismith" w:date="2012-08-08T16:16:00Z"/>
        </w:rPr>
      </w:pPr>
      <w:r w:rsidRPr="00D248A1">
        <w:rPr>
          <w:rStyle w:val="Annotation"/>
        </w:rPr>
        <w:t>a(continuant-part-of)[</w:t>
      </w:r>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p>
    <w:p w14:paraId="26B31D0D" w14:textId="77777777" w:rsidR="00694613" w:rsidRDefault="00694613" w:rsidP="00694613">
      <w:pPr>
        <w:pStyle w:val="Specification"/>
        <w:ind w:left="0"/>
        <w:rPr>
          <w:ins w:id="475" w:author="phismith" w:date="2012-08-08T16:16:00Z"/>
        </w:rPr>
        <w:pPrChange w:id="476" w:author="phismith" w:date="2012-08-08T16:16:00Z">
          <w:pPr>
            <w:pStyle w:val="Specification"/>
          </w:pPr>
        </w:pPrChange>
      </w:pPr>
      <w:ins w:id="477" w:author="phismith" w:date="2012-08-08T16:16:00Z">
        <w:r>
          <w:t>What this axiom means is that:</w:t>
        </w:r>
      </w:ins>
    </w:p>
    <w:p w14:paraId="29A623F0" w14:textId="183A45E3" w:rsidR="00694613" w:rsidRDefault="00694613" w:rsidP="00694613">
      <w:pPr>
        <w:ind w:left="720"/>
        <w:rPr>
          <w:ins w:id="478" w:author="phismith" w:date="2012-08-08T16:17:00Z"/>
        </w:rPr>
      </w:pPr>
      <w:ins w:id="479" w:author="phismith" w:date="2012-08-08T16:17:00Z">
        <w:r w:rsidRPr="004D2F85">
          <w:t xml:space="preserve">If </w:t>
        </w:r>
        <w:r>
          <w:rPr>
            <w:i/>
          </w:rPr>
          <w:t>u</w:t>
        </w:r>
        <w:r>
          <w:t xml:space="preserve"> </w:t>
        </w:r>
        <w:r>
          <w:rPr>
            <w:b/>
          </w:rPr>
          <w:t>continuant_</w:t>
        </w:r>
        <w:r w:rsidRPr="00183905">
          <w:rPr>
            <w:b/>
          </w:rPr>
          <w:t>part_of</w:t>
        </w:r>
        <w:r w:rsidRPr="004D2F85">
          <w:t xml:space="preserve"> </w:t>
        </w:r>
        <w:r>
          <w:rPr>
            <w:i/>
          </w:rPr>
          <w:t xml:space="preserve">x </w:t>
        </w:r>
        <w:r>
          <w:rPr>
            <w:b/>
          </w:rPr>
          <w:t xml:space="preserve">at </w:t>
        </w:r>
        <w:r>
          <w:rPr>
            <w:i/>
          </w:rPr>
          <w:t xml:space="preserve">t </w:t>
        </w:r>
        <w:r>
          <w:t xml:space="preserve">&amp; </w:t>
        </w:r>
        <w:r>
          <w:rPr>
            <w:i/>
          </w:rPr>
          <w:t>u</w:t>
        </w:r>
        <w:r>
          <w:t xml:space="preserve"> </w:t>
        </w:r>
        <w:r>
          <w:rPr>
            <w:b/>
          </w:rPr>
          <w:t>continuant_</w:t>
        </w:r>
        <w:r w:rsidRPr="00183905">
          <w:rPr>
            <w:b/>
          </w:rPr>
          <w:t>part_of</w:t>
        </w:r>
        <w:r w:rsidRPr="004D2F85">
          <w:t xml:space="preserve"> </w:t>
        </w:r>
        <w:r>
          <w:rPr>
            <w:i/>
          </w:rPr>
          <w:t xml:space="preserve">y </w:t>
        </w:r>
        <w:r>
          <w:rPr>
            <w:b/>
          </w:rPr>
          <w:t xml:space="preserve">at </w:t>
        </w:r>
        <w:r>
          <w:rPr>
            <w:i/>
          </w:rPr>
          <w:t>t</w:t>
        </w:r>
        <w:r w:rsidRPr="004D2F85">
          <w:t xml:space="preserve">, then there is some </w:t>
        </w:r>
        <w:r>
          <w:t xml:space="preserve">unique </w:t>
        </w:r>
        <w:r w:rsidRPr="004D2F85">
          <w:rPr>
            <w:i/>
          </w:rPr>
          <w:t>z</w:t>
        </w:r>
        <w:r w:rsidRPr="004D2F85">
          <w:t xml:space="preserve"> such that </w:t>
        </w:r>
        <w:r>
          <w:t xml:space="preserve">for all </w:t>
        </w:r>
        <w:r>
          <w:rPr>
            <w:i/>
          </w:rPr>
          <w:t xml:space="preserve">w </w:t>
        </w:r>
      </w:ins>
      <w:ins w:id="480" w:author="phismith" w:date="2012-08-08T16:18:00Z">
        <w:r>
          <w:t>(</w:t>
        </w:r>
      </w:ins>
      <w:ins w:id="481" w:author="phismith" w:date="2012-08-08T16:17:00Z">
        <w:r>
          <w:t>(</w:t>
        </w:r>
        <w:r>
          <w:rPr>
            <w:i/>
          </w:rPr>
          <w:t xml:space="preserve">w </w:t>
        </w:r>
        <w:r>
          <w:rPr>
            <w:b/>
          </w:rPr>
          <w:t>continuant_</w:t>
        </w:r>
        <w:r w:rsidRPr="00183905">
          <w:rPr>
            <w:b/>
          </w:rPr>
          <w:t>part_of</w:t>
        </w:r>
        <w:r w:rsidRPr="004D2F85">
          <w:t xml:space="preserve"> </w:t>
        </w:r>
        <w:r>
          <w:rPr>
            <w:i/>
          </w:rPr>
          <w:t xml:space="preserve">z </w:t>
        </w:r>
        <w:r>
          <w:rPr>
            <w:b/>
          </w:rPr>
          <w:t xml:space="preserve">at </w:t>
        </w:r>
        <w:r>
          <w:rPr>
            <w:i/>
          </w:rPr>
          <w:t>t</w:t>
        </w:r>
      </w:ins>
      <w:ins w:id="482" w:author="phismith" w:date="2012-08-08T16:18:00Z">
        <w:r>
          <w:t>)</w:t>
        </w:r>
      </w:ins>
      <w:ins w:id="483" w:author="phismith" w:date="2012-08-08T16:17:00Z">
        <w:r>
          <w:rPr>
            <w:i/>
          </w:rPr>
          <w:t xml:space="preserve"> </w:t>
        </w:r>
      </w:ins>
      <w:ins w:id="484" w:author="phismith" w:date="2012-08-08T16:18:00Z">
        <w:r>
          <w:t xml:space="preserve">if and only if </w:t>
        </w:r>
      </w:ins>
      <w:ins w:id="485" w:author="phismith" w:date="2012-08-08T16:19:00Z">
        <w:r>
          <w:t>(</w:t>
        </w:r>
      </w:ins>
      <w:ins w:id="486" w:author="phismith" w:date="2012-08-08T16:18:00Z">
        <w:r>
          <w:t>(</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 xml:space="preserve">t </w:t>
        </w:r>
        <w:r>
          <w:t xml:space="preserve">and </w:t>
        </w:r>
        <w:r>
          <w:rPr>
            <w:i/>
          </w:rPr>
          <w:t xml:space="preserve">w </w:t>
        </w:r>
        <w:r>
          <w:rPr>
            <w:b/>
          </w:rPr>
          <w:t>continuant_</w:t>
        </w:r>
        <w:r w:rsidRPr="00183905">
          <w:rPr>
            <w:b/>
          </w:rPr>
          <w:t>part_of</w:t>
        </w:r>
        <w:r w:rsidRPr="004D2F85">
          <w:t xml:space="preserve"> </w:t>
        </w:r>
        <w:r>
          <w:rPr>
            <w:i/>
          </w:rPr>
          <w:t xml:space="preserve">y </w:t>
        </w:r>
        <w:r>
          <w:rPr>
            <w:b/>
          </w:rPr>
          <w:t xml:space="preserve">at </w:t>
        </w:r>
        <w:r>
          <w:rPr>
            <w:i/>
          </w:rPr>
          <w:t>t</w:t>
        </w:r>
        <w:r>
          <w:t>)))</w:t>
        </w:r>
      </w:ins>
      <w:ins w:id="487" w:author="phismith" w:date="2012-08-08T16:17:00Z">
        <w:r>
          <w:t>.</w:t>
        </w:r>
      </w:ins>
    </w:p>
    <w:p w14:paraId="2E0644F3" w14:textId="4C2B0686" w:rsidR="00B9758D" w:rsidDel="00694613" w:rsidRDefault="00B9758D" w:rsidP="00694613">
      <w:pPr>
        <w:pStyle w:val="Specification"/>
        <w:ind w:left="0" w:firstLine="720"/>
        <w:rPr>
          <w:del w:id="488" w:author="phismith" w:date="2012-08-08T16:17:00Z"/>
        </w:rPr>
        <w:pPrChange w:id="489" w:author="phismith" w:date="2012-08-08T16:16:00Z">
          <w:pPr>
            <w:pStyle w:val="Specification"/>
          </w:pPr>
        </w:pPrChange>
      </w:pPr>
      <w:del w:id="490" w:author="phismith" w:date="2012-08-08T16:17:00Z">
        <w:r w:rsidRPr="00485AA7" w:rsidDel="00694613">
          <w:rPr>
            <w:rStyle w:val="Annotation"/>
          </w:rPr>
          <w:delText xml:space="preserve"> </w:delText>
        </w:r>
        <w:r w:rsidRPr="00255E9F" w:rsidDel="00694613">
          <w:rPr>
            <w:rStyle w:val="Annotation"/>
          </w:rPr>
          <w:delText>]</w:delText>
        </w:r>
      </w:del>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r w:rsidR="00097A70" w:rsidRPr="00255E9F">
        <w:rPr>
          <w:rStyle w:val="Annotation"/>
        </w:rPr>
        <w:t>]</w:t>
      </w:r>
    </w:p>
    <w:p w14:paraId="1222A447" w14:textId="54D5E499" w:rsidR="0089128F" w:rsidRPr="007A16C6" w:rsidRDefault="007A16C6" w:rsidP="00D248A1">
      <w:pPr>
        <w:pStyle w:val="Heading3"/>
      </w:pPr>
      <w:bookmarkStart w:id="491" w:name="_Toc204327844"/>
      <w:r w:rsidRPr="00D248A1">
        <w:rPr>
          <w:rStyle w:val="Annotation"/>
          <w:i w:val="0"/>
          <w:iCs w:val="0"/>
          <w:vanish w:val="0"/>
          <w:color w:val="1F497D" w:themeColor="text2"/>
        </w:rPr>
        <w:t>The</w:t>
      </w:r>
      <w:bookmarkEnd w:id="491"/>
      <w:r w:rsidRPr="00D248A1">
        <w:rPr>
          <w:rStyle w:val="Annotation"/>
          <w:i w:val="0"/>
          <w:iCs w:val="0"/>
          <w:vanish w:val="0"/>
          <w:color w:val="1F497D" w:themeColor="text2"/>
        </w:rPr>
        <w:t xml:space="preserve"> </w:t>
      </w:r>
      <w:bookmarkStart w:id="492" w:name="_Toc204327845"/>
      <w:r w:rsidRPr="00731A95">
        <w:t>o</w:t>
      </w:r>
      <w:r w:rsidR="009C47A2" w:rsidRPr="00D248A1">
        <w:t>ccurrent_part_of</w:t>
      </w:r>
      <w:r w:rsidRPr="00D248A1">
        <w:t xml:space="preserve"> relation</w:t>
      </w:r>
      <w:bookmarkEnd w:id="492"/>
    </w:p>
    <w:p w14:paraId="5604E2E0" w14:textId="5DF87C71"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occurrent_part_of </w:t>
      </w:r>
      <w:r w:rsidR="00D92227">
        <w:rPr>
          <w:i/>
        </w:rPr>
        <w:t>c</w:t>
      </w:r>
      <w:r w:rsidR="002504F3" w:rsidRPr="00486765">
        <w:rPr>
          <w:i/>
        </w:rPr>
        <w:t xml:space="preserve"> </w:t>
      </w:r>
      <w:r w:rsidR="00130D7C" w:rsidRPr="00486765">
        <w:t xml:space="preserve">=Def. </w:t>
      </w:r>
      <w:r w:rsidR="00D92227">
        <w:rPr>
          <w:i/>
        </w:rPr>
        <w:t>b</w:t>
      </w:r>
      <w:r w:rsidR="00130D7C" w:rsidRPr="00486765">
        <w:t xml:space="preserve"> is a part of </w:t>
      </w:r>
      <w:r w:rsidR="00D92227">
        <w:rPr>
          <w:i/>
        </w:rPr>
        <w:t>c</w:t>
      </w:r>
      <w:r w:rsidR="00130D7C" w:rsidRPr="00486765">
        <w:rPr>
          <w:i/>
        </w:rPr>
        <w:t xml:space="preserve"> </w:t>
      </w:r>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20CAE6E0" w:rsidR="002504F3" w:rsidRPr="00486765" w:rsidRDefault="00485AA7" w:rsidP="00A36372">
      <w:pPr>
        <w:pStyle w:val="Specification"/>
      </w:pPr>
      <w:r w:rsidRPr="00255E9F">
        <w:rPr>
          <w:rStyle w:val="Annotation"/>
        </w:rPr>
        <w:t>a(occurrent_part_of)[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2307E177" w:rsidR="00C061EB" w:rsidRDefault="00C061EB" w:rsidP="00A36372">
      <w:pPr>
        <w:pStyle w:val="Specification"/>
      </w:pPr>
      <w:r w:rsidRPr="00255E9F">
        <w:rPr>
          <w:rStyle w:val="Annotation"/>
        </w:rPr>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r w:rsidR="00097A70" w:rsidRPr="00097A70">
        <w:rPr>
          <w:rStyle w:val="Annotation"/>
        </w:rPr>
        <w:t xml:space="preserve"> </w:t>
      </w:r>
      <w:r w:rsidR="00097A70" w:rsidRPr="00255E9F">
        <w:rPr>
          <w:rStyle w:val="Annotation"/>
        </w:rPr>
        <w:t>]</w:t>
      </w:r>
    </w:p>
    <w:p w14:paraId="5DD92A5C" w14:textId="00614DA7" w:rsidR="00C061EB" w:rsidRDefault="00C061EB" w:rsidP="00A36372">
      <w:pPr>
        <w:pStyle w:val="Specification"/>
      </w:pPr>
      <w:r w:rsidRPr="00255E9F">
        <w:rPr>
          <w:rStyle w:val="Annotation"/>
        </w:rPr>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r w:rsidR="00097A70" w:rsidRPr="00097A70">
        <w:rPr>
          <w:rStyle w:val="Annotation"/>
        </w:rPr>
        <w:t xml:space="preserve"> </w:t>
      </w:r>
      <w:r w:rsidR="00097A70" w:rsidRPr="00255E9F">
        <w:rPr>
          <w:rStyle w:val="Annotation"/>
        </w:rPr>
        <w:t>]</w:t>
      </w:r>
    </w:p>
    <w:p w14:paraId="6F3B00D5" w14:textId="2FECB4B8" w:rsidR="00C061EB" w:rsidRDefault="00C061EB" w:rsidP="00A36372">
      <w:pPr>
        <w:pStyle w:val="Specification"/>
      </w:pPr>
      <w:r w:rsidRPr="00255E9F">
        <w:rPr>
          <w:rStyle w:val="Annotation"/>
        </w:rPr>
        <w:t>a(</w:t>
      </w:r>
      <w:r w:rsidR="00097A70">
        <w:rPr>
          <w:rStyle w:val="Annotation"/>
        </w:rPr>
        <w:t>oc</w:t>
      </w:r>
      <w:r w:rsidR="00FB6B09">
        <w:rPr>
          <w:rStyle w:val="Annotation"/>
        </w:rPr>
        <w:t>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r w:rsidR="00097A70">
        <w:t>]</w:t>
      </w:r>
      <w:r w:rsidR="00F33687" w:rsidRPr="00D248A1">
        <w:rPr>
          <w:rStyle w:val="Annotation"/>
        </w:rPr>
        <w:t>]</w:t>
      </w:r>
    </w:p>
    <w:p w14:paraId="459BDD6B" w14:textId="77777777" w:rsidR="00C061EB" w:rsidRDefault="00097A70" w:rsidP="00A36372">
      <w:pPr>
        <w:pStyle w:val="Specification"/>
      </w:pPr>
      <w:r w:rsidRPr="00255E9F">
        <w:rPr>
          <w:rStyle w:val="Annotation"/>
        </w:rPr>
        <w:lastRenderedPageBreak/>
        <w:t>a(</w:t>
      </w:r>
      <w:r>
        <w:rPr>
          <w:rStyle w:val="Annotation"/>
        </w:rPr>
        <w:t>occurrent</w:t>
      </w:r>
      <w:r w:rsidRPr="00255E9F">
        <w:rPr>
          <w:rStyle w:val="Annotation"/>
        </w:rPr>
        <w:t>_part_of)[</w:t>
      </w:r>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r w:rsidRPr="00097A70">
        <w:rPr>
          <w:rStyle w:val="Annotation"/>
        </w:rPr>
        <w:t xml:space="preserve"> </w:t>
      </w:r>
      <w:r w:rsidRPr="004507D2">
        <w:rPr>
          <w:rStyle w:val="Annotation"/>
        </w:rPr>
        <w:t>]</w:t>
      </w:r>
      <w:r w:rsidR="00C061EB" w:rsidRPr="00485AA7">
        <w:rPr>
          <w:rStyle w:val="Annotation"/>
        </w:rPr>
        <w:t xml:space="preserve"> </w:t>
      </w:r>
    </w:p>
    <w:p w14:paraId="078A3D66" w14:textId="77777777" w:rsidR="00130D7C" w:rsidRPr="009D2710" w:rsidRDefault="00097A70" w:rsidP="00A36372">
      <w:pPr>
        <w:pStyle w:val="Specification"/>
      </w:pPr>
      <w:r w:rsidRPr="00255E9F">
        <w:rPr>
          <w:rStyle w:val="Annotation"/>
        </w:rPr>
        <w:t>a(</w:t>
      </w:r>
      <w:r>
        <w:rPr>
          <w:rStyle w:val="Annotation"/>
        </w:rPr>
        <w:t>occurrent</w:t>
      </w:r>
      <w:r w:rsidRPr="00255E9F">
        <w:rPr>
          <w:rStyle w:val="Annotation"/>
        </w:rPr>
        <w:t>_part_of)[</w:t>
      </w:r>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r w:rsidR="00F33687" w:rsidRPr="00D248A1">
        <w:rPr>
          <w:rStyle w:val="Annotation"/>
        </w:rPr>
        <w:t>note(continuant_part_of</w:t>
      </w:r>
      <w:r w:rsidR="00097A70">
        <w:rPr>
          <w:rStyle w:val="Annotation"/>
        </w:rPr>
        <w:t>,occurrent_part_of</w:t>
      </w:r>
      <w:r w:rsidR="00F33687" w:rsidRPr="00D248A1">
        <w:rPr>
          <w:rStyle w:val="Annotation"/>
        </w:rPr>
        <w:t>)[</w:t>
      </w:r>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r w:rsidR="00F33687" w:rsidRPr="00D248A1">
        <w:rPr>
          <w:rStyle w:val="Annotation"/>
        </w:rPr>
        <w:t>]</w:t>
      </w:r>
      <w:r w:rsidRPr="009C47A2">
        <w:t xml:space="preserve"> </w:t>
      </w:r>
    </w:p>
    <w:p w14:paraId="07623603" w14:textId="77777777" w:rsidR="00F33687" w:rsidRDefault="00AE5979" w:rsidP="00D248A1">
      <w:pPr>
        <w:pStyle w:val="Heading3"/>
      </w:pPr>
      <w:bookmarkStart w:id="493" w:name="_Toc204327846"/>
      <w:r>
        <w:t>Further</w:t>
      </w:r>
      <w:r w:rsidRPr="00486765">
        <w:t xml:space="preserve"> relations defined in terms of parthood</w:t>
      </w:r>
      <w:bookmarkEnd w:id="493"/>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4B0CE0F3" w:rsidR="00244A39" w:rsidRPr="00486765" w:rsidRDefault="00D57C85" w:rsidP="00A36372">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=Def. </w:t>
      </w:r>
      <w:r w:rsidR="00D92227">
        <w:rPr>
          <w:i/>
        </w:rPr>
        <w:t>b</w:t>
      </w:r>
      <w:r w:rsidR="00244A39" w:rsidRPr="00486765">
        <w:rPr>
          <w:i/>
        </w:rPr>
        <w:t xml:space="preserve"> </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09CFE19"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3D5797" w:rsidRPr="00486765">
        <w:rPr>
          <w:b/>
        </w:rPr>
        <w:t xml:space="preserve">occurrent_part_of </w:t>
      </w:r>
      <w:r w:rsidR="00D92227">
        <w:rPr>
          <w:i/>
        </w:rPr>
        <w:t>c</w:t>
      </w:r>
      <w:r w:rsidR="00244A39" w:rsidRPr="00486765">
        <w:rPr>
          <w:i/>
        </w:rPr>
        <w:t xml:space="preserve"> </w:t>
      </w:r>
      <w:r w:rsidR="00244A39" w:rsidRPr="00486765">
        <w:t xml:space="preserve">=Def. </w:t>
      </w:r>
      <w:r w:rsidR="00D92227">
        <w:rPr>
          <w:i/>
        </w:rPr>
        <w:t>b</w:t>
      </w:r>
      <w:r w:rsidR="00244A39" w:rsidRPr="00486765">
        <w:rPr>
          <w:i/>
        </w:rPr>
        <w:t xml:space="preserve"> </w:t>
      </w:r>
      <w:r w:rsidR="003D5797" w:rsidRPr="00486765">
        <w:rPr>
          <w:b/>
        </w:rPr>
        <w:t xml:space="preserve">occurrent_part_of </w:t>
      </w:r>
      <w:r w:rsidR="00D92227">
        <w:rPr>
          <w:i/>
        </w:rPr>
        <w:t>c</w:t>
      </w:r>
      <w:r w:rsidR="00244A39" w:rsidRPr="00486765">
        <w:rPr>
          <w:i/>
        </w:rPr>
        <w:t xml:space="preserve"> </w:t>
      </w:r>
      <w:r w:rsidR="00244A39" w:rsidRPr="00486765">
        <w:t xml:space="preserve">&amp;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4DB20B1E" w:rsidR="00D92227" w:rsidRDefault="000B2E17" w:rsidP="00A36372">
      <w:pPr>
        <w:pStyle w:val="Specification"/>
      </w:pPr>
      <w:bookmarkStart w:id="494" w:name="OLE_LINK39"/>
      <w:bookmarkStart w:id="495"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r w:rsidR="00D92227">
        <w:rPr>
          <w:i/>
        </w:rPr>
        <w:t>b</w:t>
      </w:r>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r w:rsidR="00D92227">
        <w:rPr>
          <w:i/>
        </w:rPr>
        <w:t>c</w:t>
      </w:r>
      <w:del w:id="496" w:author="phismith" w:date="2012-08-07T14:34:00Z">
        <w:r w:rsidR="002504F3" w:rsidRPr="00486765" w:rsidDel="009E331B">
          <w:rPr>
            <w:i/>
          </w:rPr>
          <w:delText xml:space="preserve"> </w:delText>
        </w:r>
        <w:r w:rsidR="00144077" w:rsidRPr="00486765" w:rsidDel="009E331B">
          <w:delText>at</w:delText>
        </w:r>
        <w:r w:rsidR="002504F3" w:rsidRPr="00486765" w:rsidDel="009E331B">
          <w:delText xml:space="preserve"> </w:delText>
        </w:r>
        <w:r w:rsidR="00144077" w:rsidRPr="00486765" w:rsidDel="009E331B">
          <w:rPr>
            <w:i/>
          </w:rPr>
          <w:delText>t</w:delText>
        </w:r>
      </w:del>
      <w:ins w:id="497" w:author="phismith" w:date="2012-08-07T14:36:00Z">
        <w:r w:rsidR="009E331B" w:rsidRPr="009E331B">
          <w:rPr>
            <w:b/>
            <w:i/>
          </w:rPr>
          <w:t xml:space="preserve"> at</w:t>
        </w:r>
      </w:ins>
      <w:ins w:id="498" w:author="phismith" w:date="2012-08-07T14:34:00Z">
        <w:r w:rsidR="009E331B">
          <w:rPr>
            <w:i/>
          </w:rPr>
          <w:t xml:space="preserve"> t </w:t>
        </w:r>
      </w:ins>
      <w:r w:rsidR="002504F3" w:rsidRPr="00486765">
        <w:rPr>
          <w:i/>
        </w:rPr>
        <w:t xml:space="preserve"> </w:t>
      </w:r>
      <w:r w:rsidR="00541102" w:rsidRPr="00486765">
        <w:t>=</w:t>
      </w:r>
      <w:r w:rsidR="002504F3" w:rsidRPr="00486765">
        <w:t xml:space="preserve"> </w:t>
      </w:r>
      <w:r w:rsidR="00541102" w:rsidRPr="00486765">
        <w:t xml:space="preserve">Def. </w:t>
      </w:r>
      <w:r w:rsidR="00D92227">
        <w:rPr>
          <w:i/>
        </w:rPr>
        <w:t>c</w:t>
      </w:r>
      <w:r w:rsidR="00541102" w:rsidRPr="00486765">
        <w:rPr>
          <w:i/>
        </w:rPr>
        <w:t xml:space="preserve"> </w:t>
      </w:r>
      <w:r w:rsidR="009D1AD3" w:rsidRPr="009D2710">
        <w:rPr>
          <w:b/>
        </w:rPr>
        <w:t>continuant_part_of</w:t>
      </w:r>
      <w:r w:rsidR="0047147E">
        <w:t xml:space="preserve"> </w:t>
      </w:r>
      <w:r w:rsidR="00D92227">
        <w:rPr>
          <w:i/>
        </w:rPr>
        <w:t>b</w:t>
      </w:r>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rStyle w:val="Annotation"/>
          <w:rFonts w:ascii="Times New Roman" w:hAnsi="Times New Roman"/>
        </w:rPr>
      </w:pPr>
      <w:r w:rsidRPr="009D2710">
        <w:rPr>
          <w:rStyle w:val="Annotation"/>
        </w:rPr>
        <w:t>]</w:t>
      </w:r>
    </w:p>
    <w:p w14:paraId="2199B03B" w14:textId="29BDB2DD" w:rsidR="00097A70" w:rsidRPr="00B56876" w:rsidRDefault="00097A70" w:rsidP="00A36372">
      <w:pPr>
        <w:pStyle w:val="Specification"/>
      </w:pPr>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B23775">
        <w:rPr>
          <w:b/>
        </w:rPr>
        <w:t>has_</w:t>
      </w:r>
      <w:r>
        <w:rPr>
          <w:b/>
        </w:rPr>
        <w:t>proper_</w:t>
      </w:r>
      <w:r w:rsidRPr="00B23775">
        <w:rPr>
          <w:b/>
        </w:rPr>
        <w:t>continuant_part</w:t>
      </w:r>
      <w:r w:rsidRPr="00486765">
        <w:t xml:space="preserve"> </w:t>
      </w:r>
      <w:r w:rsidR="008A6944">
        <w:rPr>
          <w:i/>
        </w:rPr>
        <w:t>c</w:t>
      </w:r>
      <w:del w:id="499" w:author="phismith" w:date="2012-08-07T14:34:00Z">
        <w:r w:rsidRPr="00486765" w:rsidDel="009E331B">
          <w:rPr>
            <w:i/>
          </w:rPr>
          <w:delText xml:space="preserve"> </w:delText>
        </w:r>
        <w:r w:rsidRPr="00486765" w:rsidDel="009E331B">
          <w:delText xml:space="preserve">at </w:delText>
        </w:r>
        <w:r w:rsidRPr="00486765" w:rsidDel="009E331B">
          <w:rPr>
            <w:i/>
          </w:rPr>
          <w:delText>t</w:delText>
        </w:r>
      </w:del>
      <w:ins w:id="500" w:author="phismith" w:date="2012-08-07T14:36:00Z">
        <w:r w:rsidR="009E331B" w:rsidRPr="009E331B">
          <w:rPr>
            <w:b/>
            <w:i/>
          </w:rPr>
          <w:t xml:space="preserve"> at</w:t>
        </w:r>
      </w:ins>
      <w:ins w:id="501" w:author="phismith" w:date="2012-08-07T14:34:00Z">
        <w:r w:rsidR="009E331B">
          <w:rPr>
            <w:i/>
          </w:rPr>
          <w:t xml:space="preserve"> t </w:t>
        </w:r>
      </w:ins>
      <w:r w:rsidRPr="00486765">
        <w:rPr>
          <w:i/>
        </w:rPr>
        <w:t xml:space="preserve"> </w:t>
      </w:r>
      <w:r w:rsidRPr="00486765">
        <w:t xml:space="preserve">= Def. </w:t>
      </w:r>
      <w:r w:rsidR="008A6944">
        <w:rPr>
          <w:i/>
        </w:rPr>
        <w:t>c</w:t>
      </w:r>
      <w:r w:rsidRPr="00486765">
        <w:rPr>
          <w:i/>
        </w:rPr>
        <w:t xml:space="preserve"> </w:t>
      </w:r>
      <w:r w:rsidR="00F33687" w:rsidRPr="00D248A1">
        <w:rPr>
          <w:b/>
          <w:i/>
        </w:rPr>
        <w:t>proper_</w:t>
      </w:r>
      <w:r w:rsidRPr="009D2710">
        <w:rPr>
          <w:b/>
        </w:rPr>
        <w:t>continuant_part_of</w:t>
      </w:r>
      <w:r>
        <w:t xml:space="preserve"> </w:t>
      </w:r>
      <w:r w:rsidR="008A6944">
        <w:rPr>
          <w:i/>
        </w:rPr>
        <w:t>b</w:t>
      </w:r>
      <w:r w:rsidRPr="00486765">
        <w:rPr>
          <w:i/>
        </w:rPr>
        <w:t xml:space="preserve"> </w:t>
      </w:r>
      <w:r w:rsidRPr="009D2710">
        <w:rPr>
          <w:b/>
        </w:rPr>
        <w:t xml:space="preserve">at </w:t>
      </w:r>
      <w:r w:rsidRPr="00486765">
        <w:rPr>
          <w:i/>
        </w:rPr>
        <w:t>t</w:t>
      </w:r>
      <w:r>
        <w:rPr>
          <w:i/>
        </w:rPr>
        <w:t>.</w:t>
      </w:r>
      <w:r>
        <w:t xml:space="preserve"> [</w:t>
      </w:r>
      <w:r w:rsidRPr="00D248A1">
        <w:rPr>
          <w:highlight w:val="green"/>
        </w:rPr>
        <w:t>XXX</w:t>
      </w:r>
      <w:r>
        <w:t>-001]</w:t>
      </w:r>
      <w:r w:rsidRPr="009D2710">
        <w:rPr>
          <w:rStyle w:val="Annotation"/>
        </w:rPr>
        <w:t>]</w:t>
      </w:r>
    </w:p>
    <w:p w14:paraId="200A8181" w14:textId="77777777" w:rsidR="00097A70" w:rsidRPr="00B56876" w:rsidRDefault="00097A70" w:rsidP="00A36372">
      <w:pPr>
        <w:pStyle w:val="Specification"/>
      </w:pPr>
    </w:p>
    <w:bookmarkEnd w:id="494"/>
    <w:bookmarkEnd w:id="495"/>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49B5063D" w:rsidR="008A6944" w:rsidRDefault="000B2E17" w:rsidP="00A36372">
      <w:pPr>
        <w:pStyle w:val="Specification"/>
      </w:pPr>
      <w:bookmarkStart w:id="502" w:name="OLE_LINK41"/>
      <w:bookmarkStart w:id="503"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r w:rsidR="008A6944">
        <w:rPr>
          <w:i/>
        </w:rPr>
        <w:t>b</w:t>
      </w:r>
      <w:r w:rsidR="00626425" w:rsidRPr="00486765">
        <w:rPr>
          <w:i/>
        </w:rPr>
        <w:t xml:space="preserve"> </w:t>
      </w:r>
      <w:r w:rsidR="00626425" w:rsidRPr="00486765">
        <w:rPr>
          <w:b/>
        </w:rPr>
        <w:t>has_</w:t>
      </w:r>
      <w:r w:rsidR="006C1A24">
        <w:rPr>
          <w:b/>
        </w:rPr>
        <w:t>occurrent_</w:t>
      </w:r>
      <w:r w:rsidR="00626425" w:rsidRPr="00486765">
        <w:rPr>
          <w:b/>
        </w:rPr>
        <w:t xml:space="preserve">part </w:t>
      </w:r>
      <w:r w:rsidR="008A6944">
        <w:rPr>
          <w:i/>
        </w:rPr>
        <w:t>c</w:t>
      </w:r>
      <w:r w:rsidR="00626425" w:rsidRPr="00486765">
        <w:rPr>
          <w:i/>
        </w:rPr>
        <w:t xml:space="preserve"> </w:t>
      </w:r>
      <w:r w:rsidR="00626425" w:rsidRPr="00486765">
        <w:t xml:space="preserve">= Def. </w:t>
      </w:r>
      <w:r w:rsidR="008A6944">
        <w:rPr>
          <w:i/>
        </w:rPr>
        <w:t>c</w:t>
      </w:r>
      <w:r w:rsidR="00626425" w:rsidRPr="00486765">
        <w:rPr>
          <w:i/>
        </w:rPr>
        <w:t xml:space="preserve"> </w:t>
      </w:r>
      <w:r w:rsidR="003D5797" w:rsidRPr="00486765">
        <w:rPr>
          <w:b/>
        </w:rPr>
        <w:t xml:space="preserve">occurrent_part_of </w:t>
      </w:r>
      <w:r w:rsidR="008A6944">
        <w:rPr>
          <w:i/>
        </w:rPr>
        <w:t>b</w:t>
      </w:r>
      <w:r w:rsidR="0047147E">
        <w:t>. [007-001</w:t>
      </w:r>
    </w:p>
    <w:p w14:paraId="02AE3C00" w14:textId="40BD367D" w:rsidR="00097A70" w:rsidRDefault="000B2E17" w:rsidP="00A36372">
      <w:pPr>
        <w:pStyle w:val="Specification"/>
        <w:rPr>
          <w:rStyle w:val="Annotation"/>
          <w:rFonts w:ascii="Times New Roman" w:hAnsi="Times New Roman"/>
        </w:rPr>
      </w:pPr>
      <w:r w:rsidRPr="009D2710">
        <w:rPr>
          <w:rStyle w:val="Annotation"/>
        </w:rPr>
        <w:lastRenderedPageBreak/>
        <w:t>]</w:t>
      </w:r>
      <w:r w:rsidR="00097A70" w:rsidRPr="00097A70">
        <w:rPr>
          <w:rStyle w:val="Annotation"/>
        </w:rPr>
        <w:t xml:space="preserve"> </w:t>
      </w:r>
    </w:p>
    <w:p w14:paraId="71406E64" w14:textId="38BA47FB" w:rsidR="00097A70" w:rsidRPr="00B56876" w:rsidRDefault="00097A70" w:rsidP="00A36372">
      <w:pPr>
        <w:pStyle w:val="Specification"/>
        <w:rPr>
          <w:b/>
        </w:rPr>
      </w:pPr>
      <w:r w:rsidRPr="009D2710">
        <w:rPr>
          <w:rStyle w:val="Annotation"/>
        </w:rPr>
        <w:t>a(has_</w:t>
      </w:r>
      <w:r w:rsidR="003B08F5">
        <w:rPr>
          <w:rStyle w:val="Annotation"/>
        </w:rPr>
        <w:t>proper_</w:t>
      </w:r>
      <w:r w:rsidRPr="009D2710">
        <w:rPr>
          <w:rStyle w:val="Annotation"/>
        </w:rPr>
        <w:t>occurrent_part)[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486765">
        <w:rPr>
          <w:b/>
        </w:rPr>
        <w:t>has_</w:t>
      </w:r>
      <w:r>
        <w:rPr>
          <w:b/>
        </w:rPr>
        <w:t>proper_occurrent_</w:t>
      </w:r>
      <w:r w:rsidRPr="00486765">
        <w:rPr>
          <w:b/>
        </w:rPr>
        <w:t xml:space="preserve">part </w:t>
      </w:r>
      <w:r w:rsidR="008A6944">
        <w:rPr>
          <w:i/>
        </w:rPr>
        <w:t>c</w:t>
      </w:r>
      <w:r w:rsidRPr="00486765">
        <w:rPr>
          <w:i/>
        </w:rPr>
        <w:t xml:space="preserve"> </w:t>
      </w:r>
      <w:r w:rsidRPr="00486765">
        <w:t xml:space="preserve">= Def. </w:t>
      </w:r>
      <w:r w:rsidR="008A6944">
        <w:rPr>
          <w:i/>
        </w:rPr>
        <w:t>c</w:t>
      </w:r>
      <w:r w:rsidRPr="00486765">
        <w:rPr>
          <w:i/>
        </w:rPr>
        <w:t xml:space="preserve"> </w:t>
      </w:r>
      <w:r w:rsidR="00F33687" w:rsidRPr="00D248A1">
        <w:rPr>
          <w:b/>
          <w:i/>
        </w:rPr>
        <w:t>proper_</w:t>
      </w:r>
      <w:r w:rsidRPr="00486765">
        <w:rPr>
          <w:b/>
        </w:rPr>
        <w:t xml:space="preserve">occurrent_part_of </w:t>
      </w:r>
      <w:r w:rsidR="008A6944">
        <w:rPr>
          <w:i/>
        </w:rPr>
        <w:t>b</w:t>
      </w:r>
      <w:r>
        <w:t>. [</w:t>
      </w:r>
      <w:r w:rsidR="003B08F5" w:rsidRPr="00D248A1">
        <w:rPr>
          <w:highlight w:val="green"/>
        </w:rPr>
        <w:t>XXX</w:t>
      </w:r>
      <w:r w:rsidR="003B08F5">
        <w:t>-001</w:t>
      </w:r>
      <w:r>
        <w:t>]</w:t>
      </w:r>
      <w:r w:rsidRPr="009D2710">
        <w:rPr>
          <w:rStyle w:val="Annotation"/>
        </w:rPr>
        <w:t>]</w:t>
      </w:r>
    </w:p>
    <w:p w14:paraId="4FD7DA7B" w14:textId="77777777" w:rsidR="00626425" w:rsidRPr="00B56876" w:rsidRDefault="00626425" w:rsidP="00A36372">
      <w:pPr>
        <w:pStyle w:val="Specification"/>
        <w:rPr>
          <w:b/>
        </w:rPr>
      </w:pPr>
    </w:p>
    <w:p w14:paraId="26E57DAC" w14:textId="04E1C489" w:rsidR="00F33687" w:rsidRDefault="00140DC7" w:rsidP="00D248A1">
      <w:pPr>
        <w:pStyle w:val="Heading2"/>
      </w:pPr>
      <w:bookmarkStart w:id="504" w:name="_Toc313270691"/>
      <w:bookmarkStart w:id="505" w:name="_Toc204327847"/>
      <w:bookmarkEnd w:id="502"/>
      <w:bookmarkEnd w:id="503"/>
      <w:r w:rsidRPr="00486765">
        <w:t>Continuant</w:t>
      </w:r>
      <w:bookmarkEnd w:id="504"/>
      <w:bookmarkEnd w:id="505"/>
      <w:r w:rsidR="00DD5B31">
        <w:t xml:space="preserve"> </w:t>
      </w:r>
    </w:p>
    <w:p w14:paraId="4D12F2EB" w14:textId="25892258"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w:t>
      </w:r>
      <w:del w:id="506" w:author="phismith" w:date="2012-08-08T16:19:00Z">
        <w:r w:rsidR="0052500C" w:rsidRPr="00486765" w:rsidDel="00694613">
          <w:delText xml:space="preserve">and </w:delText>
        </w:r>
      </w:del>
      <w:ins w:id="507" w:author="phismith" w:date="2012-08-08T16:19:00Z">
        <w:r w:rsidR="00694613">
          <w:t xml:space="preserve">including </w:t>
        </w:r>
      </w:ins>
      <w:r w:rsidR="0052500C" w:rsidRPr="00486765">
        <w:t>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555732">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555732">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643D6C52" w:rsidR="005D2CB1" w:rsidRPr="00486765" w:rsidRDefault="00E40415" w:rsidP="00414A41">
      <w:r w:rsidRPr="00486765">
        <w:t xml:space="preserve">Continuants </w:t>
      </w:r>
      <w:r w:rsidR="00604D54">
        <w:t xml:space="preserve">include also spatial regions. </w:t>
      </w:r>
      <w:r w:rsidR="00BF761E">
        <w:rPr>
          <w:rStyle w:val="Annotation"/>
        </w:rPr>
        <w:t>n</w:t>
      </w:r>
      <w:r w:rsidR="00F33687" w:rsidRPr="00D248A1">
        <w:rPr>
          <w:rStyle w:val="Annotation"/>
        </w:rPr>
        <w:t>ote(material entity)[</w:t>
      </w:r>
      <w:r w:rsidR="00604D54">
        <w:t xml:space="preserve">Material </w:t>
      </w:r>
      <w:r w:rsidR="00BF761E">
        <w:t xml:space="preserve">entities (continuants) </w:t>
      </w:r>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CC1EC8" w:rsidRPr="00486765">
        <w:t>].</w:t>
      </w:r>
      <w:r w:rsidR="003B08F5" w:rsidRPr="003B08F5">
        <w:rPr>
          <w:rStyle w:val="Annotation"/>
        </w:rPr>
        <w:t xml:space="preserve"> </w:t>
      </w:r>
      <w:r w:rsidR="003B08F5" w:rsidRPr="004507D2">
        <w:rPr>
          <w:rStyle w:val="Annotation"/>
        </w:rPr>
        <w:t>]</w:t>
      </w:r>
    </w:p>
    <w:p w14:paraId="701C95BE" w14:textId="4A559BE2"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ins w:id="508" w:author="phismith" w:date="2012-08-08T16:20:00Z">
        <w:r w:rsidR="00694613">
          <w:rPr>
            <w:i/>
          </w:rPr>
          <w:t xml:space="preserve">c </w:t>
        </w:r>
        <w:r w:rsidR="00694613" w:rsidRPr="00694613">
          <w:rPr>
            <w:rPrChange w:id="509" w:author="phismith" w:date="2012-08-08T16:20:00Z">
              <w:rPr>
                <w:i/>
              </w:rPr>
            </w:rPrChange>
          </w:rPr>
          <w:t>and some</w:t>
        </w:r>
        <w:r w:rsidR="00694613">
          <w:rPr>
            <w:i/>
          </w:rPr>
          <w:t xml:space="preserve"> </w:t>
        </w:r>
      </w:ins>
      <w:r w:rsidR="00A1461A" w:rsidRPr="00A1461A">
        <w:rPr>
          <w:i/>
        </w:rPr>
        <w:t>t</w:t>
      </w:r>
      <w:r w:rsidR="00A1461A">
        <w:t xml:space="preserve">, </w:t>
      </w:r>
      <w:del w:id="510" w:author="phismith" w:date="2012-08-08T16:20:00Z">
        <w:r w:rsidR="008A6944" w:rsidDel="00694613">
          <w:rPr>
            <w:i/>
          </w:rPr>
          <w:delText>c</w:delText>
        </w:r>
      </w:del>
      <w:del w:id="511" w:author="phismith" w:date="2012-08-08T16:19:00Z">
        <w:r w:rsidR="009D555C" w:rsidRPr="00486765" w:rsidDel="00694613">
          <w:delText>is</w:delText>
        </w:r>
      </w:del>
      <w:ins w:id="512" w:author="phismith" w:date="2012-08-08T16:20:00Z">
        <w:r w:rsidR="00694613">
          <w:rPr>
            <w:i/>
          </w:rPr>
          <w:t xml:space="preserve">c </w:t>
        </w:r>
      </w:ins>
      <w:del w:id="513" w:author="phismith" w:date="2012-08-08T16:20:00Z">
        <w:r w:rsidR="009D555C" w:rsidRPr="00486765" w:rsidDel="00694613">
          <w:delText xml:space="preserve"> </w:delText>
        </w:r>
      </w:del>
      <w:r w:rsidR="00A1461A" w:rsidRPr="009D2710">
        <w:rPr>
          <w:b/>
        </w:rPr>
        <w:t>continuant_</w:t>
      </w:r>
      <w:r w:rsidR="00E40415" w:rsidRPr="009D2710">
        <w:rPr>
          <w:b/>
        </w:rPr>
        <w:t>part</w:t>
      </w:r>
      <w:r w:rsidR="00E40415" w:rsidRPr="00486765">
        <w:t xml:space="preserve"> of</w:t>
      </w:r>
      <w:r w:rsidR="00E40415" w:rsidRPr="00486765">
        <w:rPr>
          <w:b/>
        </w:rPr>
        <w:t xml:space="preserve"> </w:t>
      </w:r>
      <w:r w:rsidR="008A6944">
        <w:rPr>
          <w:i/>
        </w:rPr>
        <w:t>b</w:t>
      </w:r>
      <w:del w:id="514" w:author="phismith" w:date="2012-08-07T14:34:00Z">
        <w:r w:rsidR="00A1461A" w:rsidDel="009E331B">
          <w:rPr>
            <w:i/>
          </w:rPr>
          <w:delText xml:space="preserve"> </w:delText>
        </w:r>
        <w:r w:rsidR="00A1461A" w:rsidDel="009E331B">
          <w:delText xml:space="preserve">at </w:delText>
        </w:r>
        <w:r w:rsidR="00A1461A" w:rsidDel="009E331B">
          <w:rPr>
            <w:i/>
          </w:rPr>
          <w:delText>t</w:delText>
        </w:r>
      </w:del>
      <w:ins w:id="515" w:author="phismith" w:date="2012-08-07T14:36:00Z">
        <w:r w:rsidR="009E331B" w:rsidRPr="009E331B">
          <w:rPr>
            <w:b/>
            <w:i/>
          </w:rPr>
          <w:t xml:space="preserve"> </w:t>
        </w:r>
        <w:r w:rsidR="009E331B" w:rsidRPr="00694613">
          <w:rPr>
            <w:b/>
            <w:rPrChange w:id="516" w:author="phismith" w:date="2012-08-08T16:20:00Z">
              <w:rPr>
                <w:b/>
                <w:i/>
              </w:rPr>
            </w:rPrChange>
          </w:rPr>
          <w:t>at</w:t>
        </w:r>
      </w:ins>
      <w:ins w:id="517" w:author="phismith" w:date="2012-08-07T14:34:00Z">
        <w:r w:rsidR="009E331B">
          <w:rPr>
            <w:i/>
          </w:rPr>
          <w:t xml:space="preserve"> t</w:t>
        </w:r>
      </w:ins>
      <w:del w:id="518" w:author="phismith" w:date="2012-08-08T12:56:00Z">
        <w:r w:rsidR="00A1461A" w:rsidDel="00F27BB8">
          <w:delText>,</w:delText>
        </w:r>
      </w:del>
      <w:ins w:id="519" w:author="phismith" w:date="2012-08-08T12:56:00Z">
        <w:r w:rsidR="00F27BB8">
          <w:rPr>
            <w:i/>
          </w:rPr>
          <w:t>,</w:t>
        </w:r>
      </w:ins>
      <w:r w:rsidR="009D555C" w:rsidRPr="00486765">
        <w:rPr>
          <w:i/>
        </w:rPr>
        <w:t xml:space="preserve"> </w:t>
      </w:r>
      <w:r w:rsidR="009D555C" w:rsidRPr="00486765">
        <w:t xml:space="preserve">then </w:t>
      </w:r>
      <w:r w:rsidR="008A6944">
        <w:rPr>
          <w:i/>
        </w:rPr>
        <w:t>c</w:t>
      </w:r>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5647F8FA" w:rsidR="00AC1A45" w:rsidRPr="00486765" w:rsidRDefault="004472FB">
      <w:pPr>
        <w:pStyle w:val="Specification"/>
      </w:pPr>
      <w:r w:rsidRPr="004472FB">
        <w:rPr>
          <w:rStyle w:val="Annotation"/>
        </w:rPr>
        <w:t>a(continuant)[</w:t>
      </w:r>
      <w:r w:rsidR="00A1461A" w:rsidRPr="00486765">
        <w:rPr>
          <w:rStyle w:val="SpecificationType"/>
          <w:sz w:val="22"/>
        </w:rPr>
        <w:t>Axiom</w:t>
      </w:r>
      <w:r w:rsidR="00A1461A" w:rsidRPr="00486765">
        <w:rPr>
          <w:smallCaps/>
        </w:rPr>
        <w:t>:</w:t>
      </w:r>
      <w:r w:rsidR="00A1461A" w:rsidRPr="00486765">
        <w:t xml:space="preserve"> if </w:t>
      </w:r>
      <w:r w:rsidR="008A6944">
        <w:rPr>
          <w:i/>
        </w:rPr>
        <w:t>b</w:t>
      </w:r>
      <w:r w:rsidR="00A1461A" w:rsidRPr="00486765">
        <w:rPr>
          <w:i/>
        </w:rPr>
        <w:t xml:space="preserve"> </w:t>
      </w:r>
      <w:r w:rsidR="00A1461A" w:rsidRPr="00486765">
        <w:t xml:space="preserve">is a </w:t>
      </w:r>
      <w:r w:rsidR="00A1461A" w:rsidRPr="00486765">
        <w:rPr>
          <w:i/>
        </w:rPr>
        <w:t>continuant</w:t>
      </w:r>
      <w:r w:rsidR="00A1461A" w:rsidRPr="00486765">
        <w:t xml:space="preserve"> and </w:t>
      </w:r>
      <w:r w:rsidR="00A1461A">
        <w:t xml:space="preserve">if, for some </w:t>
      </w:r>
      <w:r w:rsidR="00A1461A" w:rsidRPr="00A1461A">
        <w:rPr>
          <w:i/>
        </w:rPr>
        <w:t>t</w:t>
      </w:r>
      <w:r w:rsidR="00A1461A">
        <w:t xml:space="preserve">, </w:t>
      </w:r>
      <w:r w:rsidR="008A6944">
        <w:rPr>
          <w:i/>
        </w:rPr>
        <w:t>c</w:t>
      </w:r>
      <w:r w:rsidR="00A1461A" w:rsidRPr="00486765">
        <w:rPr>
          <w:i/>
        </w:rPr>
        <w:t xml:space="preserve"> </w:t>
      </w:r>
      <w:r w:rsidR="00F33687" w:rsidRPr="00D248A1">
        <w:rPr>
          <w:b/>
        </w:rPr>
        <w:t>has_</w:t>
      </w:r>
      <w:r w:rsidR="00A1461A" w:rsidRPr="007417E4">
        <w:rPr>
          <w:b/>
        </w:rPr>
        <w:t>continuant_part</w:t>
      </w:r>
      <w:r w:rsidR="00A1461A" w:rsidRPr="00486765">
        <w:t xml:space="preserve"> </w:t>
      </w:r>
      <w:r w:rsidR="008A6944">
        <w:rPr>
          <w:i/>
        </w:rPr>
        <w:t>b</w:t>
      </w:r>
      <w:del w:id="520" w:author="phismith" w:date="2012-08-07T14:34:00Z">
        <w:r w:rsidR="00A1461A" w:rsidDel="009E331B">
          <w:rPr>
            <w:i/>
          </w:rPr>
          <w:delText xml:space="preserve"> </w:delText>
        </w:r>
        <w:r w:rsidR="00A1461A" w:rsidDel="009E331B">
          <w:delText xml:space="preserve">at </w:delText>
        </w:r>
        <w:r w:rsidR="00A1461A" w:rsidDel="009E331B">
          <w:rPr>
            <w:i/>
          </w:rPr>
          <w:delText>t</w:delText>
        </w:r>
      </w:del>
      <w:ins w:id="521" w:author="phismith" w:date="2012-08-07T14:36:00Z">
        <w:r w:rsidR="009E331B" w:rsidRPr="009E331B">
          <w:rPr>
            <w:b/>
            <w:i/>
          </w:rPr>
          <w:t xml:space="preserve"> </w:t>
        </w:r>
        <w:r w:rsidR="009E331B" w:rsidRPr="00694613">
          <w:rPr>
            <w:b/>
            <w:rPrChange w:id="522" w:author="phismith" w:date="2012-08-08T16:20:00Z">
              <w:rPr>
                <w:b/>
                <w:i/>
              </w:rPr>
            </w:rPrChange>
          </w:rPr>
          <w:t>at</w:t>
        </w:r>
      </w:ins>
      <w:ins w:id="523" w:author="phismith" w:date="2012-08-07T14:34:00Z">
        <w:r w:rsidR="009E331B">
          <w:rPr>
            <w:i/>
          </w:rPr>
          <w:t xml:space="preserve"> t</w:t>
        </w:r>
      </w:ins>
      <w:del w:id="524" w:author="phismith" w:date="2012-08-08T12:56:00Z">
        <w:r w:rsidR="00A1461A" w:rsidDel="00F27BB8">
          <w:delText>,</w:delText>
        </w:r>
      </w:del>
      <w:ins w:id="525" w:author="phismith" w:date="2012-08-08T12:56:00Z">
        <w:r w:rsidR="00F27BB8">
          <w:rPr>
            <w:i/>
          </w:rPr>
          <w:t>,</w:t>
        </w:r>
      </w:ins>
      <w:r w:rsidR="00A1461A" w:rsidRPr="00486765">
        <w:rPr>
          <w:i/>
        </w:rPr>
        <w:t xml:space="preserve"> </w:t>
      </w:r>
      <w:r w:rsidR="00A1461A" w:rsidRPr="00486765">
        <w:t xml:space="preserve">then </w:t>
      </w:r>
      <w:r w:rsidR="008A6944">
        <w:rPr>
          <w:i/>
        </w:rPr>
        <w:t>c</w:t>
      </w:r>
      <w:r w:rsidR="00A1461A" w:rsidRPr="00486765">
        <w:rPr>
          <w:i/>
        </w:rPr>
        <w:t xml:space="preserve"> </w:t>
      </w:r>
      <w:r w:rsidR="00A1461A" w:rsidRPr="00486765">
        <w:t xml:space="preserve">is a </w:t>
      </w:r>
      <w:r w:rsidR="00A1461A" w:rsidRPr="00486765">
        <w:rPr>
          <w:i/>
        </w:rPr>
        <w:t>continuant.</w:t>
      </w:r>
      <w:r w:rsidR="00A1461A">
        <w:t xml:space="preserve"> [</w:t>
      </w:r>
      <w:r w:rsidR="00C31556">
        <w:t>126-001</w:t>
      </w:r>
      <w:r w:rsidR="00A1461A">
        <w:t>]</w:t>
      </w:r>
      <w:r w:rsidR="00A1461A" w:rsidRPr="003B4621">
        <w:rPr>
          <w:rStyle w:val="Annotation"/>
        </w:rPr>
        <w:t>]</w:t>
      </w:r>
    </w:p>
    <w:p w14:paraId="20D39365" w14:textId="77777777" w:rsidR="00694613" w:rsidRDefault="00AC1A45">
      <w:pPr>
        <w:rPr>
          <w:ins w:id="526" w:author="phismith" w:date="2012-08-08T16:20:00Z"/>
        </w:rPr>
      </w:pPr>
      <w:r w:rsidRPr="00486765">
        <w:t xml:space="preserve">If an occurrent </w:t>
      </w:r>
      <w:r w:rsidRPr="00F27BB8">
        <w:rPr>
          <w:b/>
          <w:rPrChange w:id="527" w:author="phismith" w:date="2012-08-08T12:56:00Z">
            <w:rPr/>
          </w:rPrChange>
        </w:rPr>
        <w:t>occupies</w:t>
      </w:r>
      <w:ins w:id="528" w:author="phismith" w:date="2012-08-08T12:56:00Z">
        <w:r w:rsidR="00F27BB8">
          <w:rPr>
            <w:b/>
          </w:rPr>
          <w:t xml:space="preserve"> </w:t>
        </w:r>
      </w:ins>
      <w:del w:id="529" w:author="phismith" w:date="2012-08-08T12:56:00Z">
        <w:r w:rsidR="004A4F98" w:rsidRPr="00F27BB8" w:rsidDel="00F27BB8">
          <w:rPr>
            <w:b/>
            <w:rPrChange w:id="530" w:author="phismith" w:date="2012-08-08T12:56:00Z">
              <w:rPr/>
            </w:rPrChange>
          </w:rPr>
          <w:delText>_temporal_regi</w:delText>
        </w:r>
      </w:del>
      <w:ins w:id="531" w:author="phismith" w:date="2012-08-08T12:56:00Z">
        <w:r w:rsidR="00F27BB8">
          <w:t>a</w:t>
        </w:r>
      </w:ins>
      <w:del w:id="532" w:author="phismith" w:date="2012-08-08T12:56:00Z">
        <w:r w:rsidR="004A4F98" w:rsidRPr="00F27BB8" w:rsidDel="00F27BB8">
          <w:rPr>
            <w:b/>
            <w:rPrChange w:id="533" w:author="phismith" w:date="2012-08-08T12:56:00Z">
              <w:rPr/>
            </w:rPrChange>
          </w:rPr>
          <w:delText>on</w:delText>
        </w:r>
        <w:r w:rsidRPr="00486765" w:rsidDel="00F27BB8">
          <w:delText xml:space="preserve"> a</w:delText>
        </w:r>
      </w:del>
      <w:r w:rsidRPr="00486765">
        <w:t xml:space="preserve"> </w:t>
      </w:r>
      <w:ins w:id="534" w:author="phismith" w:date="2012-08-08T12:56:00Z">
        <w:r w:rsidR="00F27BB8">
          <w:t xml:space="preserve">certain </w:t>
        </w:r>
      </w:ins>
      <w:r w:rsidRPr="00486765">
        <w:t xml:space="preserve">2-minute </w:t>
      </w:r>
      <w:ins w:id="535" w:author="phismith" w:date="2012-08-08T12:56:00Z">
        <w:r w:rsidR="00F27BB8" w:rsidRPr="008D7E9B">
          <w:rPr>
            <w:b/>
          </w:rPr>
          <w:t>temporal_region</w:t>
        </w:r>
      </w:ins>
      <w:del w:id="536" w:author="phismith" w:date="2012-08-08T12:56:00Z">
        <w:r w:rsidRPr="00486765" w:rsidDel="00F27BB8">
          <w:delText>temporal region</w:delText>
        </w:r>
      </w:del>
      <w:r w:rsidRPr="00486765">
        <w:t xml:space="preserve">,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del w:id="537" w:author="phismith" w:date="2012-08-08T16:20:00Z">
        <w:r w:rsidRPr="00486765" w:rsidDel="00694613">
          <w:delText xml:space="preserve"> in this sense</w:delText>
        </w:r>
      </w:del>
      <w:r w:rsidRPr="00486765">
        <w:t>.</w:t>
      </w:r>
    </w:p>
    <w:p w14:paraId="695B39BF" w14:textId="415675B8" w:rsidR="0076529D" w:rsidRPr="00486765" w:rsidRDefault="00694613">
      <w:ins w:id="538" w:author="phismith" w:date="2012-08-08T16:20:00Z">
        <w:r w:rsidRPr="00694613">
          <w:rPr>
            <w:highlight w:val="yellow"/>
            <w:rPrChange w:id="539" w:author="phismith" w:date="2012-08-08T16:21:00Z">
              <w:rPr/>
            </w:rPrChange>
          </w:rPr>
          <w:t>Check that we have axioms that continuants have no occurrent parts and that occurrents have no continuant parts.</w:t>
        </w:r>
      </w:ins>
      <w:r w:rsidR="00AC1A45" w:rsidRPr="00486765">
        <w:t xml:space="preserve"> </w:t>
      </w:r>
    </w:p>
    <w:p w14:paraId="6BC35350" w14:textId="7DCA778B" w:rsidR="003F7988" w:rsidRPr="00486765" w:rsidRDefault="003B08F5" w:rsidP="00414A41">
      <w:r>
        <w:rPr>
          <w:rStyle w:val="Annotation"/>
        </w:rPr>
        <w:t>n</w:t>
      </w:r>
      <w:r w:rsidR="00F33687" w:rsidRPr="00D248A1">
        <w:rPr>
          <w:rStyle w:val="Annotation"/>
        </w:rPr>
        <w:t>ote(</w:t>
      </w:r>
      <w:r>
        <w:rPr>
          <w:rStyle w:val="Annotation"/>
        </w:rPr>
        <w:t>ontology</w:t>
      </w:r>
      <w:r w:rsidR="00F33687" w:rsidRPr="00D248A1">
        <w:rPr>
          <w:rStyle w:val="Annotation"/>
        </w:rPr>
        <w:t>)[</w:t>
      </w:r>
      <w:r w:rsidR="003F7988" w:rsidRPr="00486765">
        <w:t xml:space="preserve">BFO’s treatment of continuants and occurrents – as also its treatment of regions, </w:t>
      </w:r>
      <w:r w:rsidR="00F33687" w:rsidRPr="00D248A1">
        <w:rPr>
          <w:rStyle w:val="Annotation"/>
        </w:rPr>
        <w:t>/</w:t>
      </w:r>
      <w:r>
        <w:rPr>
          <w:rStyle w:val="Annotation"/>
        </w:rPr>
        <w:t>*</w:t>
      </w:r>
      <w:r w:rsidR="003F7988" w:rsidRPr="00486765">
        <w:t xml:space="preserve">below – thus </w:t>
      </w:r>
      <w:r>
        <w:rPr>
          <w:rStyle w:val="Annotation"/>
        </w:rPr>
        <w:t>*</w:t>
      </w:r>
      <w:r w:rsidRPr="004507D2">
        <w:rPr>
          <w:rStyle w:val="Annotation"/>
        </w:rPr>
        <w:t>/</w:t>
      </w:r>
      <w:r w:rsidR="003F7988" w:rsidRPr="00486765">
        <w:t>rests on a dichotomy between space and time,</w:t>
      </w:r>
      <w:r w:rsidR="008B6CDC" w:rsidRPr="00486765">
        <w:t xml:space="preserve"> and on the view that there are two perspectives on reality </w:t>
      </w:r>
      <w:r w:rsidR="00BD2F36" w:rsidRPr="00486765">
        <w:t xml:space="preserve">– earlier </w:t>
      </w:r>
      <w:r w:rsidR="00BD2F36" w:rsidRPr="00486765">
        <w:lastRenderedPageBreak/>
        <w:t>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555732">
        <w:t>30</w:t>
      </w:r>
      <w:r w:rsidR="00EC6A9C">
        <w:fldChar w:fldCharType="end"/>
      </w:r>
      <w:r w:rsidR="00551245" w:rsidRPr="00486765">
        <w:t>]</w:t>
      </w:r>
      <w:r w:rsidR="00BD2F36" w:rsidRPr="00486765">
        <w:t>.</w:t>
      </w:r>
      <w:del w:id="540" w:author="phismith" w:date="2012-08-07T14:34:00Z">
        <w:r w:rsidR="00BD2F36" w:rsidRPr="00486765" w:rsidDel="009E331B">
          <w:delText xml:space="preserve"> At t</w:delText>
        </w:r>
      </w:del>
      <w:ins w:id="541" w:author="phismith" w:date="2012-08-07T14:34:00Z">
        <w:r w:rsidR="009E331B">
          <w:t xml:space="preserve"> At t</w:t>
        </w:r>
      </w:ins>
      <w:r w:rsidR="00BD2F36" w:rsidRPr="00486765">
        <w: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3CB9F356" w:rsidR="00115280" w:rsidRPr="00486765" w:rsidRDefault="00115280" w:rsidP="00414A41">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r w:rsidR="00555732" w:rsidRPr="00D248A1">
        <w:rPr>
          <w:sz w:val="20"/>
        </w:rPr>
        <w:t>46</w:t>
      </w:r>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r w:rsidR="00555732" w:rsidRPr="00D248A1">
        <w:rPr>
          <w:sz w:val="20"/>
        </w:rPr>
        <w:t>55</w:t>
      </w:r>
      <w:r w:rsidR="00EC6A9C">
        <w:fldChar w:fldCharType="end"/>
      </w:r>
      <w:r w:rsidR="001A6FFD" w:rsidRPr="00486765">
        <w:rPr>
          <w:sz w:val="20"/>
        </w:rPr>
        <w:t>, pp. 128-32])</w:t>
      </w:r>
    </w:p>
    <w:p w14:paraId="64A16A5D" w14:textId="77777777" w:rsidR="00F33687" w:rsidRDefault="001C2672" w:rsidP="00D248A1">
      <w:pPr>
        <w:pStyle w:val="Heading3"/>
      </w:pPr>
      <w:bookmarkStart w:id="542" w:name="_Toc204327848"/>
      <w:r w:rsidRPr="00486765">
        <w:t>Excursus on frames</w:t>
      </w:r>
      <w:bookmarkEnd w:id="542"/>
    </w:p>
    <w:p w14:paraId="1F7A66FA" w14:textId="2CEEE07F"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need to do justice to the fact that there are multiple ways of dividing up the spacetime continuum into spatial and temporal regions, corresponding to multiple</w:t>
      </w:r>
      <w:ins w:id="543" w:author="phismith" w:date="2012-08-08T16:21:00Z">
        <w:r w:rsidR="00694613">
          <w:t xml:space="preserve"> coordinate</w:t>
        </w:r>
      </w:ins>
      <w:r w:rsidRPr="00486765">
        <w:t xml:space="preserv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w:t>
      </w:r>
      <w:r w:rsidR="001C2672" w:rsidRPr="00486765">
        <w:lastRenderedPageBreak/>
        <w:t xml:space="preserve">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one frame, then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all frames. </w:t>
      </w:r>
      <w:r w:rsidR="00F33687" w:rsidRPr="00D248A1">
        <w:rPr>
          <w:rStyle w:val="Annotation"/>
        </w:rPr>
        <w:t>]</w:t>
      </w:r>
    </w:p>
    <w:p w14:paraId="35CD3B98" w14:textId="77777777" w:rsidR="00F33687" w:rsidRDefault="00921592">
      <w:pPr>
        <w:pStyle w:val="Heading2"/>
      </w:pPr>
      <w:bookmarkStart w:id="544" w:name="_Toc313270692"/>
      <w:bookmarkStart w:id="545" w:name="_Toc204327849"/>
      <w:r w:rsidRPr="00BC02F8">
        <w:t>Relation of specific dependence</w:t>
      </w:r>
      <w:bookmarkEnd w:id="544"/>
      <w:bookmarkEnd w:id="545"/>
    </w:p>
    <w:p w14:paraId="1D740798" w14:textId="641BB9C5" w:rsidR="00B14899" w:rsidRPr="00B14899" w:rsidRDefault="001A6FFD" w:rsidP="00B14899">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r w:rsidR="008A6944">
        <w:rPr>
          <w:i/>
        </w:rPr>
        <w:t>b</w:t>
      </w:r>
      <w:r w:rsidR="008A2C01">
        <w:t xml:space="preserve"> </w:t>
      </w:r>
      <w:r w:rsidR="008A258E" w:rsidRPr="008A258E">
        <w:rPr>
          <w:b/>
        </w:rPr>
        <w:t>s-depends_on</w:t>
      </w:r>
      <w:r w:rsidR="008A2C01">
        <w:t xml:space="preserve"> </w:t>
      </w:r>
      <w:r w:rsidR="008A6944">
        <w:rPr>
          <w:i/>
        </w:rPr>
        <w:t>c</w:t>
      </w:r>
      <w:r w:rsidR="008A2C01">
        <w:t>, but not (</w:t>
      </w:r>
      <w:r w:rsidR="008A6944">
        <w:rPr>
          <w:i/>
        </w:rPr>
        <w:t>c</w:t>
      </w:r>
      <w:r w:rsidR="008A2C01">
        <w:t xml:space="preserve"> </w:t>
      </w:r>
      <w:r w:rsidR="008A258E" w:rsidRPr="008A258E">
        <w:rPr>
          <w:b/>
        </w:rPr>
        <w:t>s-depends_on</w:t>
      </w:r>
      <w:r w:rsidR="008A2C01">
        <w:t xml:space="preserve"> </w:t>
      </w:r>
      <w:r w:rsidR="008A6944">
        <w:rPr>
          <w:i/>
        </w:rPr>
        <w:t>b</w:t>
      </w:r>
      <w:r w:rsidR="008A2C01">
        <w:t xml:space="preserve">), or </w:t>
      </w:r>
      <w:del w:id="546" w:author="phismith" w:date="2012-08-08T17:24:00Z">
        <w:r w:rsidR="00CF308A" w:rsidDel="00E24FE7">
          <w:delText>re</w:delText>
        </w:r>
        <w:r w:rsidR="00BE0D85" w:rsidDel="00E24FE7">
          <w:delText>c</w:delText>
        </w:r>
        <w:r w:rsidR="00CF308A" w:rsidDel="00E24FE7">
          <w:delText>iproc</w:delText>
        </w:r>
        <w:r w:rsidR="00BE0D85" w:rsidDel="00E24FE7">
          <w:delText>al</w:delText>
        </w:r>
        <w:r w:rsidR="008A2C01" w:rsidDel="00E24FE7">
          <w:delText xml:space="preserve"> </w:delText>
        </w:r>
      </w:del>
      <w:ins w:id="547" w:author="phismith" w:date="2012-08-08T17:24:00Z">
        <w:r w:rsidR="00E24FE7">
          <w:t xml:space="preserve">mutual </w:t>
        </w:r>
      </w:ins>
      <w:r w:rsidR="008A2C01">
        <w:t xml:space="preserve">where </w:t>
      </w:r>
      <w:r w:rsidR="008A6944">
        <w:rPr>
          <w:i/>
        </w:rPr>
        <w:t>b</w:t>
      </w:r>
      <w:r w:rsidR="008A2C01">
        <w:t xml:space="preserve"> and </w:t>
      </w:r>
      <w:r w:rsidR="008A6944">
        <w:rPr>
          <w:i/>
        </w:rPr>
        <w:t>c</w:t>
      </w:r>
      <w:r w:rsidR="008A2C01">
        <w:t xml:space="preserve"> </w:t>
      </w:r>
      <w:r w:rsidR="008A258E" w:rsidRPr="008A258E">
        <w:rPr>
          <w:b/>
        </w:rPr>
        <w:t>s-depend_on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w:t>
      </w:r>
      <w:ins w:id="548" w:author="phismith" w:date="2012-08-08T16:28:00Z">
        <w:r w:rsidR="003A75F0">
          <w:t xml:space="preserve"> </w:t>
        </w:r>
      </w:ins>
      <w:del w:id="549" w:author="phismith" w:date="2012-08-08T16:28:00Z">
        <w:r w:rsidR="008A2C01" w:rsidDel="003A75F0">
          <w:delText xml:space="preserve"> </w:delText>
        </w:r>
      </w:del>
      <w:r w:rsidR="008A2C01">
        <w:t>‘s-dependence’</w:t>
      </w:r>
      <w:r w:rsidR="008A2C01" w:rsidRPr="00486765">
        <w:t>.</w:t>
      </w:r>
      <w:r w:rsidR="00BE0D85">
        <w:t xml:space="preserve"> </w:t>
      </w:r>
      <w:bookmarkStart w:id="550" w:name="OLE_LINK43"/>
      <w:bookmarkStart w:id="551" w:name="OLE_LINK44"/>
      <w:bookmarkStart w:id="552" w:name="OLE_LINK45"/>
      <w:bookmarkStart w:id="553" w:name="OLE_LINK46"/>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which holds between entities of lower dimension and the higher-dimensional entities which they bound. On the distinction between boundary dependence and specific dependence</w:t>
      </w:r>
      <w:ins w:id="554" w:author="phismith" w:date="2012-08-08T17:24:00Z">
        <w:r w:rsidR="00E24FE7">
          <w:t xml:space="preserve">, </w:t>
        </w:r>
      </w:ins>
      <w:del w:id="555" w:author="phismith" w:date="2012-08-08T17:24:00Z">
        <w:r w:rsidR="00B14899" w:rsidRPr="00B14899" w:rsidDel="00E24FE7">
          <w:delText xml:space="preserve"> </w:delText>
        </w:r>
      </w:del>
      <w:r w:rsidR="00B14899" w:rsidRPr="00B14899">
        <w:t xml:space="preserve">see </w:t>
      </w:r>
      <w:r w:rsidR="00B14899" w:rsidRPr="00486765">
        <w:t>[</w:t>
      </w:r>
      <w:ins w:id="556" w:author="phismith" w:date="2012-08-08T10:48:00Z">
        <w:r w:rsidR="00445579">
          <w:fldChar w:fldCharType="begin"/>
        </w:r>
        <w:r w:rsidR="00445579">
          <w:instrText xml:space="preserve"> REF _Ref332186215 \r \h </w:instrText>
        </w:r>
      </w:ins>
      <w:r w:rsidR="00445579">
        <w:fldChar w:fldCharType="separate"/>
      </w:r>
      <w:ins w:id="557" w:author="phismith" w:date="2012-08-08T10:48:00Z">
        <w:r w:rsidR="00445579">
          <w:t>90</w:t>
        </w:r>
        <w:r w:rsidR="00445579">
          <w:fldChar w:fldCharType="end"/>
        </w:r>
      </w:ins>
      <w:del w:id="558" w:author="phismith" w:date="2012-08-08T10:47:00Z">
        <w:r w:rsidR="00392F9A" w:rsidDel="00445579">
          <w:delText>72</w:delText>
        </w:r>
      </w:del>
      <w:r w:rsidR="00B14899" w:rsidRPr="00486765">
        <w:t>]</w:t>
      </w:r>
      <w:r w:rsidR="00B14899" w:rsidRPr="00B14899">
        <w:t>.</w:t>
      </w:r>
    </w:p>
    <w:bookmarkEnd w:id="550"/>
    <w:bookmarkEnd w:id="551"/>
    <w:bookmarkEnd w:id="552"/>
    <w:bookmarkEnd w:id="553"/>
    <w:p w14:paraId="11AADCFC" w14:textId="16F09696"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r w:rsidR="006F01B6">
        <w:rPr>
          <w:i/>
        </w:rPr>
        <w:t>b</w:t>
      </w:r>
      <w:r w:rsidR="00536BF5" w:rsidRPr="00486765">
        <w:rPr>
          <w:i/>
        </w:rPr>
        <w:t xml:space="preserve"> </w:t>
      </w:r>
      <w:r w:rsidR="008A258E" w:rsidRPr="008A258E">
        <w:rPr>
          <w:b/>
        </w:rPr>
        <w:t>s-depends_on</w:t>
      </w:r>
      <w:r w:rsidR="00536BF5" w:rsidRPr="00486765">
        <w:rPr>
          <w:b/>
        </w:rPr>
        <w:t xml:space="preserve"> </w:t>
      </w:r>
      <w:ins w:id="559" w:author="phismith" w:date="2012-08-08T17:25:00Z">
        <w:r w:rsidR="00E24FE7">
          <w:rPr>
            <w:i/>
          </w:rPr>
          <w:t>c</w:t>
        </w:r>
      </w:ins>
      <w:del w:id="560" w:author="phismith" w:date="2012-08-08T17:25:00Z">
        <w:r w:rsidR="006F01B6" w:rsidDel="00E24FE7">
          <w:rPr>
            <w:i/>
          </w:rPr>
          <w:delText>a</w:delText>
        </w:r>
      </w:del>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51F9D810" w:rsidR="00397247" w:rsidRPr="007A16C6" w:rsidRDefault="006F01B6" w:rsidP="00D248A1">
      <w:pPr>
        <w:pStyle w:val="SpecificationInternal"/>
        <w:ind w:left="1440"/>
      </w:pPr>
      <w:r w:rsidRPr="00E24FE7">
        <w:rPr>
          <w:i/>
          <w:rPrChange w:id="561" w:author="phismith" w:date="2012-08-08T17:24:00Z">
            <w:rPr/>
          </w:rPrChange>
        </w:rPr>
        <w:t>b</w:t>
      </w:r>
      <w:r w:rsidR="00CF7DCA" w:rsidRPr="00D248A1">
        <w:t xml:space="preserve"> </w:t>
      </w:r>
      <w:r w:rsidR="00CF7DCA" w:rsidRPr="007A16C6">
        <w:t xml:space="preserve">and </w:t>
      </w:r>
      <w:r w:rsidRPr="00E24FE7">
        <w:rPr>
          <w:i/>
          <w:rPrChange w:id="562" w:author="phismith" w:date="2012-08-08T17:25:00Z">
            <w:rPr/>
          </w:rPrChange>
        </w:rPr>
        <w:t>c</w:t>
      </w:r>
      <w:r w:rsidR="00CF7DCA" w:rsidRPr="00D248A1">
        <w:t xml:space="preserve"> </w:t>
      </w:r>
      <w:r w:rsidR="00CF7DCA" w:rsidRPr="007A16C6">
        <w:t xml:space="preserve">do not share common parts </w:t>
      </w:r>
    </w:p>
    <w:p w14:paraId="21A84E77" w14:textId="30276B40" w:rsidR="003D5797" w:rsidRPr="007A16C6" w:rsidRDefault="00397247" w:rsidP="00D248A1">
      <w:pPr>
        <w:pStyle w:val="SpecificationInternal"/>
        <w:ind w:left="1440"/>
      </w:pPr>
      <w:r w:rsidRPr="00D248A1">
        <w:t>&amp;</w:t>
      </w:r>
      <w:r w:rsidRPr="007A16C6">
        <w:t xml:space="preserve"> </w:t>
      </w:r>
      <w:r w:rsidR="006F01B6" w:rsidRPr="00E24FE7">
        <w:rPr>
          <w:i/>
          <w:rPrChange w:id="563" w:author="phismith" w:date="2012-08-08T17:25:00Z">
            <w:rPr/>
          </w:rPrChange>
        </w:rPr>
        <w:t>b</w:t>
      </w:r>
      <w:r w:rsidR="007E2B9F" w:rsidRPr="00E24FE7">
        <w:rPr>
          <w:i/>
          <w:rPrChange w:id="564" w:author="phismith" w:date="2012-08-08T17:25:00Z">
            <w:rPr/>
          </w:rPrChange>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r w:rsidR="006F01B6" w:rsidRPr="00E24FE7">
        <w:rPr>
          <w:i/>
          <w:rPrChange w:id="565" w:author="phismith" w:date="2012-08-08T17:25:00Z">
            <w:rPr/>
          </w:rPrChange>
        </w:rPr>
        <w:t>c</w:t>
      </w:r>
      <w:r w:rsidR="00144077" w:rsidRPr="00D248A1">
        <w:t xml:space="preserve"> </w:t>
      </w:r>
      <w:r w:rsidR="00144077" w:rsidRPr="007A16C6">
        <w:t>exists</w:t>
      </w:r>
      <w:r w:rsidR="00416AC8" w:rsidRPr="007A16C6">
        <w:t xml:space="preserve"> </w:t>
      </w:r>
    </w:p>
    <w:p w14:paraId="50D6F842" w14:textId="2C7B635A" w:rsidR="00F71FE0" w:rsidRPr="00486765" w:rsidRDefault="003D5797" w:rsidP="002C3C89">
      <w:pPr>
        <w:pStyle w:val="SpecificationInternal"/>
        <w:ind w:left="1440"/>
      </w:pPr>
      <w:r w:rsidRPr="00D248A1">
        <w:t xml:space="preserve">&amp; </w:t>
      </w:r>
      <w:r w:rsidR="006F01B6" w:rsidRPr="00E24FE7">
        <w:rPr>
          <w:i/>
          <w:rPrChange w:id="566" w:author="phismith" w:date="2012-08-08T17:25:00Z">
            <w:rPr/>
          </w:rPrChange>
        </w:rPr>
        <w:t>b</w:t>
      </w:r>
      <w:r w:rsidRPr="00D248A1">
        <w:t xml:space="preserve"> </w:t>
      </w:r>
      <w:r w:rsidRPr="007A16C6">
        <w:t xml:space="preserve">is not a boundary of </w:t>
      </w:r>
      <w:r w:rsidR="006F01B6" w:rsidRPr="00E24FE7">
        <w:rPr>
          <w:i/>
          <w:rPrChange w:id="567" w:author="phismith" w:date="2012-08-08T17:25:00Z">
            <w:rPr/>
          </w:rPrChange>
        </w:rPr>
        <w:t>c</w:t>
      </w:r>
      <w:r w:rsidRPr="00D248A1">
        <w:t xml:space="preserve"> </w:t>
      </w:r>
      <w:r w:rsidRPr="007A16C6">
        <w:t xml:space="preserve">and </w:t>
      </w:r>
      <w:r w:rsidR="006F01B6" w:rsidRPr="00E24FE7">
        <w:rPr>
          <w:i/>
          <w:rPrChange w:id="568" w:author="phismith" w:date="2012-08-08T17:25:00Z">
            <w:rPr/>
          </w:rPrChange>
        </w:rPr>
        <w:t>b</w:t>
      </w:r>
      <w:r w:rsidRPr="00D248A1">
        <w:t xml:space="preserve"> </w:t>
      </w:r>
      <w:r w:rsidRPr="007A16C6">
        <w:t xml:space="preserve">is not a site of which </w:t>
      </w:r>
      <w:r w:rsidR="006F01B6" w:rsidRPr="00E24FE7">
        <w:rPr>
          <w:i/>
          <w:rPrChange w:id="569" w:author="phismith" w:date="2012-08-08T17:25:00Z">
            <w:rPr/>
          </w:rPrChange>
        </w:rPr>
        <w:t>c</w:t>
      </w:r>
      <w:r w:rsidRPr="00D248A1">
        <w:t xml:space="preserve"> </w:t>
      </w:r>
      <w:r w:rsidRPr="007A16C6">
        <w:t xml:space="preserve">is the host </w:t>
      </w:r>
      <w:bookmarkStart w:id="570" w:name="OLE_LINK6"/>
      <w:bookmarkStart w:id="571"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555732">
        <w:t>64</w:t>
      </w:r>
      <w:r w:rsidR="00EC6A9C" w:rsidRPr="007A16C6">
        <w:fldChar w:fldCharType="end"/>
      </w:r>
      <w:r w:rsidR="00416AC8" w:rsidRPr="007A16C6">
        <w:t>]</w:t>
      </w:r>
      <w:bookmarkEnd w:id="570"/>
      <w:bookmarkEnd w:id="571"/>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0AB74462"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w:t>
      </w:r>
      <w:del w:id="572" w:author="phismith" w:date="2012-08-08T17:24:00Z">
        <w:r w:rsidR="001C76CF" w:rsidRPr="00486765" w:rsidDel="00E24FE7">
          <w:delText xml:space="preserve">reciprocal </w:delText>
        </w:r>
      </w:del>
      <w:ins w:id="573" w:author="phismith" w:date="2012-08-08T17:24:00Z">
        <w:r w:rsidR="00E24FE7">
          <w:t xml:space="preserve">mutual </w:t>
        </w:r>
      </w:ins>
      <w:r w:rsidR="001C76CF" w:rsidRPr="00486765">
        <w:t xml:space="preserve">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Default="00FF1239">
      <w:pPr>
        <w:rPr>
          <w:ins w:id="574" w:author="phismith" w:date="2012-08-08T17:25:00Z"/>
        </w:rPr>
      </w:pPr>
      <w:r>
        <w:lastRenderedPageBreak/>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3D1FA5B0" w14:textId="022416C6" w:rsidR="00E24FE7" w:rsidRPr="00E24FE7" w:rsidRDefault="00E24FE7">
      <w:pPr>
        <w:rPr>
          <w:rPrChange w:id="575" w:author="phismith" w:date="2012-08-08T17:26:00Z">
            <w:rPr/>
          </w:rPrChange>
        </w:rPr>
      </w:pPr>
      <w:ins w:id="576" w:author="phismith" w:date="2012-08-08T17:25:00Z">
        <w:r w:rsidRPr="00E24FE7">
          <w:rPr>
            <w:highlight w:val="yellow"/>
            <w:rPrChange w:id="577" w:author="phismith" w:date="2012-08-08T17:26:00Z">
              <w:rPr/>
            </w:rPrChange>
          </w:rPr>
          <w:t>ADD AXIOM s-dependence is transitive [if not included already below]</w:t>
        </w:r>
      </w:ins>
    </w:p>
    <w:p w14:paraId="0F99BBFA" w14:textId="77777777" w:rsidR="00E24FE7" w:rsidRDefault="00F71FE0" w:rsidP="00414A41">
      <w:pPr>
        <w:rPr>
          <w:ins w:id="578" w:author="phismith" w:date="2012-08-08T17:26:00Z"/>
          <w:i/>
        </w:rPr>
      </w:pPr>
      <w:r w:rsidRPr="00486765">
        <w:t xml:space="preserve">If </w:t>
      </w:r>
      <w:r w:rsidR="006F01B6">
        <w:rPr>
          <w:i/>
        </w:rPr>
        <w:t>b</w:t>
      </w:r>
      <w:r w:rsidRPr="00486765">
        <w:rPr>
          <w:i/>
        </w:rPr>
        <w:t xml:space="preserve"> </w:t>
      </w:r>
      <w:r w:rsidR="008A258E" w:rsidRPr="008A258E">
        <w:rPr>
          <w:b/>
        </w:rPr>
        <w:t>s-depends_on</w:t>
      </w:r>
      <w:r w:rsidRPr="00486765">
        <w:rPr>
          <w:b/>
        </w:rPr>
        <w:t xml:space="preserve"> </w:t>
      </w:r>
      <w:r w:rsidR="006F01B6">
        <w:rPr>
          <w:i/>
        </w:rPr>
        <w:t>c</w:t>
      </w:r>
      <w:r w:rsidRPr="00486765">
        <w:rPr>
          <w:b/>
          <w:i/>
        </w:rPr>
        <w:t xml:space="preserve"> </w:t>
      </w:r>
      <w:r w:rsidR="00B9758D" w:rsidRPr="009D2710">
        <w:rPr>
          <w:b/>
        </w:rPr>
        <w:t>at</w:t>
      </w:r>
      <w:r w:rsidR="00B9758D">
        <w:t xml:space="preserve"> </w:t>
      </w:r>
      <w:r w:rsidR="00B9758D">
        <w:rPr>
          <w:i/>
        </w:rPr>
        <w:t>t</w:t>
      </w:r>
      <w:ins w:id="579" w:author="phismith" w:date="2012-08-08T17:25:00Z">
        <w:r w:rsidR="00E24FE7">
          <w:t>, then</w:t>
        </w:r>
      </w:ins>
      <w:r w:rsidR="00B9758D">
        <w:rPr>
          <w:i/>
        </w:rPr>
        <w:t xml:space="preserve"> </w:t>
      </w:r>
      <w:r w:rsidRPr="00486765">
        <w:t>w</w:t>
      </w:r>
      <w:r w:rsidR="00CF7DCA" w:rsidRPr="00486765">
        <w:t xml:space="preserve">e can also say that </w:t>
      </w:r>
      <w:r w:rsidR="006F01B6">
        <w:rPr>
          <w:i/>
        </w:rPr>
        <w:t>b</w:t>
      </w:r>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r w:rsidR="006F01B6">
        <w:rPr>
          <w:i/>
        </w:rPr>
        <w:t>c</w:t>
      </w:r>
      <w:r w:rsidR="009F610B" w:rsidRPr="00486765">
        <w:rPr>
          <w:i/>
        </w:rPr>
        <w:t xml:space="preserve"> </w:t>
      </w:r>
      <w:bookmarkStart w:id="580" w:name="OLE_LINK4"/>
      <w:bookmarkStart w:id="581" w:name="OLE_LINK5"/>
      <w:r w:rsidR="009F610B" w:rsidRPr="00486765">
        <w:t>[</w:t>
      </w:r>
      <w:r w:rsidR="00EC6A9C">
        <w:fldChar w:fldCharType="begin"/>
      </w:r>
      <w:r w:rsidR="00EC6A9C">
        <w:instrText xml:space="preserve"> REF _Ref309821480 \r \h  \* MERGEFORMAT </w:instrText>
      </w:r>
      <w:r w:rsidR="00EC6A9C">
        <w:fldChar w:fldCharType="separate"/>
      </w:r>
      <w:r w:rsidR="00555732">
        <w:t>66</w:t>
      </w:r>
      <w:r w:rsidR="00EC6A9C">
        <w:fldChar w:fldCharType="end"/>
      </w:r>
      <w:r w:rsidR="009F610B" w:rsidRPr="00486765">
        <w:t>]</w:t>
      </w:r>
      <w:bookmarkEnd w:id="580"/>
      <w:bookmarkEnd w:id="581"/>
      <w:r w:rsidR="002D25A6" w:rsidRPr="00486765">
        <w:t xml:space="preserve">, or that </w:t>
      </w:r>
      <w:r w:rsidR="006F01B6">
        <w:rPr>
          <w:i/>
        </w:rPr>
        <w:t>b</w:t>
      </w:r>
      <w:r w:rsidR="002D25A6" w:rsidRPr="00486765">
        <w:rPr>
          <w:i/>
        </w:rPr>
        <w:t xml:space="preserve"> </w:t>
      </w:r>
      <w:r w:rsidR="002D25A6" w:rsidRPr="00486765">
        <w:t xml:space="preserve">is </w:t>
      </w:r>
      <w:r w:rsidR="00E40415" w:rsidRPr="00486765">
        <w:t xml:space="preserve">of necessity associated with some </w:t>
      </w:r>
      <w:r w:rsidR="006F01B6">
        <w:rPr>
          <w:i/>
        </w:rPr>
        <w:t>c</w:t>
      </w:r>
      <w:r w:rsidR="00E40415" w:rsidRPr="00486765">
        <w:t xml:space="preserve"> </w:t>
      </w:r>
      <w:r w:rsidR="00E40415" w:rsidRPr="00486765">
        <w:rPr>
          <w:i/>
        </w:rPr>
        <w:t>because</w:t>
      </w:r>
      <w:r w:rsidR="00E40415" w:rsidRPr="00486765">
        <w:t xml:space="preserve"> </w:t>
      </w:r>
      <w:r w:rsidR="006F01B6">
        <w:rPr>
          <w:i/>
        </w:rPr>
        <w:t>b</w:t>
      </w:r>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p>
    <w:p w14:paraId="1DABA409" w14:textId="33BD59DC" w:rsidR="00B9758D" w:rsidRPr="00B9758D" w:rsidRDefault="00E24FE7" w:rsidP="00414A41">
      <w:pPr>
        <w:rPr>
          <w:i/>
        </w:rPr>
      </w:pPr>
      <w:ins w:id="582" w:author="phismith" w:date="2012-08-08T17:26:00Z">
        <w:r w:rsidRPr="00E24FE7">
          <w:rPr>
            <w:i/>
            <w:highlight w:val="yellow"/>
            <w:rPrChange w:id="583" w:author="phismith" w:date="2012-08-08T17:26:00Z">
              <w:rPr>
                <w:i/>
              </w:rPr>
            </w:rPrChange>
          </w:rPr>
          <w:t xml:space="preserve">FORMULATE AS AXIOM: </w:t>
        </w:r>
      </w:ins>
      <w:r w:rsidR="00B9758D" w:rsidRPr="00E24FE7">
        <w:rPr>
          <w:highlight w:val="yellow"/>
          <w:rPrChange w:id="584" w:author="phismith" w:date="2012-08-08T17:26:00Z">
            <w:rPr/>
          </w:rPrChange>
        </w:rPr>
        <w:t xml:space="preserve">The s-dependence of an entity </w:t>
      </w:r>
      <w:r w:rsidR="006F01B6" w:rsidRPr="00E24FE7">
        <w:rPr>
          <w:i/>
          <w:highlight w:val="yellow"/>
          <w:rPrChange w:id="585" w:author="phismith" w:date="2012-08-08T17:26:00Z">
            <w:rPr>
              <w:i/>
            </w:rPr>
          </w:rPrChange>
        </w:rPr>
        <w:t>b</w:t>
      </w:r>
      <w:r w:rsidR="00B9758D" w:rsidRPr="00E24FE7">
        <w:rPr>
          <w:i/>
          <w:highlight w:val="yellow"/>
          <w:rPrChange w:id="586" w:author="phismith" w:date="2012-08-08T17:26:00Z">
            <w:rPr>
              <w:i/>
            </w:rPr>
          </w:rPrChange>
        </w:rPr>
        <w:t xml:space="preserve"> </w:t>
      </w:r>
      <w:r w:rsidR="00B9758D" w:rsidRPr="00E24FE7">
        <w:rPr>
          <w:highlight w:val="yellow"/>
          <w:rPrChange w:id="587" w:author="phismith" w:date="2012-08-08T17:26:00Z">
            <w:rPr/>
          </w:rPrChange>
        </w:rPr>
        <w:t xml:space="preserve">on another entity </w:t>
      </w:r>
      <w:r w:rsidR="006F01B6" w:rsidRPr="00E24FE7">
        <w:rPr>
          <w:i/>
          <w:highlight w:val="yellow"/>
          <w:rPrChange w:id="588" w:author="phismith" w:date="2012-08-08T17:26:00Z">
            <w:rPr>
              <w:i/>
            </w:rPr>
          </w:rPrChange>
        </w:rPr>
        <w:t>c</w:t>
      </w:r>
      <w:r w:rsidR="00B9758D" w:rsidRPr="00E24FE7">
        <w:rPr>
          <w:i/>
          <w:highlight w:val="yellow"/>
          <w:rPrChange w:id="589" w:author="phismith" w:date="2012-08-08T17:26:00Z">
            <w:rPr>
              <w:i/>
            </w:rPr>
          </w:rPrChange>
        </w:rPr>
        <w:t xml:space="preserve"> </w:t>
      </w:r>
      <w:r w:rsidR="00B9758D" w:rsidRPr="00E24FE7">
        <w:rPr>
          <w:highlight w:val="yellow"/>
          <w:rPrChange w:id="590" w:author="phismith" w:date="2012-08-08T17:26:00Z">
            <w:rPr/>
          </w:rPrChange>
        </w:rPr>
        <w:t xml:space="preserve">holds for the duration of the existence of </w:t>
      </w:r>
      <w:r w:rsidR="006F01B6" w:rsidRPr="00E24FE7">
        <w:rPr>
          <w:i/>
          <w:highlight w:val="yellow"/>
          <w:rPrChange w:id="591" w:author="phismith" w:date="2012-08-08T17:26:00Z">
            <w:rPr>
              <w:i/>
            </w:rPr>
          </w:rPrChange>
        </w:rPr>
        <w:t>b</w:t>
      </w:r>
      <w:r w:rsidR="00B9758D" w:rsidRPr="00E24FE7">
        <w:rPr>
          <w:highlight w:val="yellow"/>
          <w:rPrChange w:id="592" w:author="phismith" w:date="2012-08-08T17:26:00Z">
            <w:rPr/>
          </w:rPrChange>
        </w:rPr>
        <w:t>.</w:t>
      </w:r>
    </w:p>
    <w:p w14:paraId="5CC0A551" w14:textId="73E354E3" w:rsidR="000B5984" w:rsidRPr="00486765" w:rsidRDefault="004A2E5B">
      <w:r>
        <w:t>Thus f</w:t>
      </w:r>
      <w:r w:rsidRPr="00486765">
        <w:t>or continuants</w:t>
      </w:r>
      <w:r>
        <w:t xml:space="preserve"> </w:t>
      </w:r>
      <w:r w:rsidR="006F01B6">
        <w:rPr>
          <w:i/>
        </w:rPr>
        <w:t>b</w:t>
      </w:r>
      <w:r>
        <w:rPr>
          <w:i/>
        </w:rPr>
        <w:t xml:space="preserve"> </w:t>
      </w:r>
      <w:r>
        <w:t xml:space="preserve">and </w:t>
      </w:r>
      <w:r w:rsidR="006F01B6">
        <w:rPr>
          <w:i/>
        </w:rPr>
        <w:t>c</w:t>
      </w:r>
      <w:r w:rsidRPr="00486765">
        <w:t xml:space="preserve">, if </w:t>
      </w:r>
      <w:r w:rsidR="006F01B6">
        <w:rPr>
          <w:i/>
        </w:rPr>
        <w:t>c</w:t>
      </w:r>
      <w:r w:rsidRPr="00486765">
        <w:t xml:space="preserve"> is such that </w:t>
      </w:r>
      <w:r w:rsidR="006F01B6">
        <w:rPr>
          <w:i/>
        </w:rPr>
        <w:t>b</w:t>
      </w:r>
      <w:r w:rsidRPr="00183905">
        <w:rPr>
          <w:i/>
        </w:rPr>
        <w:t xml:space="preserve"> </w:t>
      </w:r>
      <w:r w:rsidR="008A258E" w:rsidRPr="008A258E">
        <w:rPr>
          <w:b/>
        </w:rPr>
        <w:t>s-depends_on</w:t>
      </w:r>
      <w:r w:rsidRPr="00486765">
        <w:rPr>
          <w:b/>
        </w:rPr>
        <w:t xml:space="preserve"> </w:t>
      </w:r>
      <w:r w:rsidR="006F01B6">
        <w:rPr>
          <w:i/>
        </w:rPr>
        <w:t>c</w:t>
      </w:r>
      <w:r>
        <w:t xml:space="preserve"> </w:t>
      </w:r>
      <w:r>
        <w:rPr>
          <w:b/>
        </w:rPr>
        <w:t xml:space="preserve">at </w:t>
      </w:r>
      <w:r w:rsidRPr="00610A0A">
        <w:rPr>
          <w:i/>
        </w:rPr>
        <w:t>t</w:t>
      </w:r>
      <w:r w:rsidRPr="00486765">
        <w:t xml:space="preserve">, then if </w:t>
      </w:r>
      <w:r w:rsidR="006F01B6">
        <w:rPr>
          <w:i/>
        </w:rPr>
        <w:t>c</w:t>
      </w:r>
      <w:r w:rsidRPr="00486765">
        <w:t xml:space="preserve"> ceases to exist</w:t>
      </w:r>
      <w:r>
        <w:t xml:space="preserve"> </w:t>
      </w:r>
      <w:r w:rsidRPr="00486765">
        <w:t xml:space="preserve">so also does </w:t>
      </w:r>
      <w:r w:rsidR="006F01B6">
        <w:rPr>
          <w:i/>
        </w:rPr>
        <w:t>b</w:t>
      </w:r>
      <w:r w:rsidRPr="00486765">
        <w:t>.</w:t>
      </w:r>
      <w:r>
        <w:t xml:space="preserve"> </w:t>
      </w:r>
      <w:r w:rsidR="00F71FE0" w:rsidRPr="00486765">
        <w:t xml:space="preserve">The ceasing to exist </w:t>
      </w:r>
      <w:r w:rsidR="001C2672" w:rsidRPr="00486765">
        <w:t xml:space="preserve">of </w:t>
      </w:r>
      <w:r w:rsidR="006F01B6">
        <w:rPr>
          <w:i/>
        </w:rPr>
        <w:t>b</w:t>
      </w:r>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w:t>
      </w:r>
      <w:r w:rsidR="000B5984" w:rsidRPr="00E24FE7">
        <w:rPr>
          <w:i/>
          <w:rPrChange w:id="593" w:author="phismith" w:date="2012-08-08T17:26:00Z">
            <w:rPr/>
          </w:rPrChange>
        </w:rPr>
        <w:t>t</w:t>
      </w:r>
      <w:r w:rsidR="000B5984" w:rsidRPr="00486765">
        <w:t xml:space="preserve">, some spatial region at which it is </w:t>
      </w:r>
      <w:r w:rsidR="000B5984" w:rsidRPr="00486765">
        <w:rPr>
          <w:b/>
        </w:rPr>
        <w:t xml:space="preserve">located </w:t>
      </w:r>
      <w:r w:rsidR="000B5984" w:rsidRPr="00486765">
        <w:t>at that time. (We use ‘</w:t>
      </w:r>
      <w:r w:rsidR="00555732">
        <w:rPr>
          <w:b/>
        </w:rPr>
        <w:t>occupies_spatial_region</w:t>
      </w:r>
      <w:r w:rsidR="000B5984" w:rsidRPr="00486765">
        <w:t xml:space="preserve">’ for dependence of this sort.) </w:t>
      </w:r>
    </w:p>
    <w:p w14:paraId="32546DDB" w14:textId="0D016ACE" w:rsidR="00A57DB6" w:rsidRDefault="00E24FE7" w:rsidP="00A57DB6">
      <w:pPr>
        <w:rPr>
          <w:ins w:id="594" w:author="phismith" w:date="2012-08-12T11:54:00Z"/>
        </w:rPr>
      </w:pPr>
      <w:ins w:id="595" w:author="phismith" w:date="2012-08-08T17:27:00Z">
        <w:r>
          <w:t xml:space="preserve">Occurrents, too, may stand in s-dependence relations to independent continuants. </w:t>
        </w:r>
      </w:ins>
      <w:del w:id="596" w:author="phismith" w:date="2012-08-08T17:27:00Z">
        <w:r w:rsidR="00593E16" w:rsidRPr="00E24FE7" w:rsidDel="00E24FE7">
          <w:rPr>
            <w:b/>
            <w:rPrChange w:id="597" w:author="phismith" w:date="2012-08-08T17:27:00Z">
              <w:rPr/>
            </w:rPrChange>
          </w:rPr>
          <w:delText xml:space="preserve">For occurrents, </w:delText>
        </w:r>
        <w:bookmarkStart w:id="598" w:name="OLE_LINK27"/>
        <w:bookmarkStart w:id="599" w:name="OLE_LINK28"/>
        <w:r w:rsidR="00F33687" w:rsidRPr="00E24FE7" w:rsidDel="00E24FE7">
          <w:rPr>
            <w:rStyle w:val="Annotation"/>
            <w:b/>
            <w:rPrChange w:id="600" w:author="phismith" w:date="2012-08-08T17:27:00Z">
              <w:rPr>
                <w:rStyle w:val="Annotation"/>
              </w:rPr>
            </w:rPrChange>
          </w:rPr>
          <w:delText>editor-note(</w:delText>
        </w:r>
        <w:r w:rsidR="00B7671D" w:rsidRPr="00E24FE7" w:rsidDel="00E24FE7">
          <w:rPr>
            <w:rStyle w:val="Annotation"/>
            <w:b/>
            <w:rPrChange w:id="601" w:author="phismith" w:date="2012-08-08T17:27:00Z">
              <w:rPr>
                <w:rStyle w:val="Annotation"/>
              </w:rPr>
            </w:rPrChange>
          </w:rPr>
          <w:delText>occurrent</w:delText>
        </w:r>
        <w:r w:rsidR="00F33687" w:rsidRPr="00E24FE7" w:rsidDel="00E24FE7">
          <w:rPr>
            <w:rStyle w:val="Annotation"/>
            <w:b/>
            <w:rPrChange w:id="602" w:author="phismith" w:date="2012-08-08T17:27:00Z">
              <w:rPr>
                <w:rStyle w:val="Annotation"/>
              </w:rPr>
            </w:rPrChange>
          </w:rPr>
          <w:delText>)[</w:delText>
        </w:r>
        <w:r w:rsidR="00593E16" w:rsidRPr="00E24FE7" w:rsidDel="00E24FE7">
          <w:rPr>
            <w:b/>
            <w:rPrChange w:id="603" w:author="phismith" w:date="2012-08-08T17:27:00Z">
              <w:rPr>
                <w:b/>
              </w:rPr>
            </w:rPrChange>
          </w:rPr>
          <w:delText>s</w:delText>
        </w:r>
      </w:del>
      <w:ins w:id="604" w:author="phismith" w:date="2012-08-08T17:27:00Z">
        <w:r w:rsidRPr="00E24FE7">
          <w:rPr>
            <w:b/>
            <w:rPrChange w:id="605" w:author="phismith" w:date="2012-08-08T17:27:00Z">
              <w:rPr/>
            </w:rPrChange>
          </w:rPr>
          <w:t>S</w:t>
        </w:r>
      </w:ins>
      <w:r w:rsidR="00593E16" w:rsidRPr="00486765">
        <w:rPr>
          <w:b/>
        </w:rPr>
        <w:t>-dependence</w:t>
      </w:r>
      <w:r w:rsidR="00593E16" w:rsidRPr="00486765">
        <w:t xml:space="preserve"> obtains between every process and its </w:t>
      </w:r>
      <w:ins w:id="606" w:author="phismith" w:date="2012-08-12T11:48:00Z">
        <w:r w:rsidR="000F0A84">
          <w:t xml:space="preserve">independent continuant </w:t>
        </w:r>
      </w:ins>
      <w:r w:rsidR="00593E16" w:rsidRPr="00486765">
        <w:t xml:space="preserve">participants </w:t>
      </w:r>
      <w:bookmarkEnd w:id="598"/>
      <w:bookmarkEnd w:id="599"/>
      <w:r w:rsidR="00593E16" w:rsidRPr="00486765">
        <w:t xml:space="preserve">in the sense that, as a matter of necessity, this process could not have existed unless these or those </w:t>
      </w:r>
      <w:ins w:id="607" w:author="phismith" w:date="2012-08-12T11:52:00Z">
        <w:r w:rsidR="00A57DB6">
          <w:t xml:space="preserve">independent continuant </w:t>
        </w:r>
      </w:ins>
      <w:r w:rsidR="00593E16" w:rsidRPr="00486765">
        <w:t xml:space="preserve">participants existed also. A </w:t>
      </w:r>
      <w:r w:rsidR="00593E16" w:rsidRPr="00486765">
        <w:rPr>
          <w:i/>
        </w:rPr>
        <w:t>process</w:t>
      </w:r>
      <w:r w:rsidR="00593E16" w:rsidRPr="00486765">
        <w:t xml:space="preserve"> may have a succession of </w:t>
      </w:r>
      <w:ins w:id="608" w:author="phismith" w:date="2012-08-12T11:52:00Z">
        <w:r w:rsidR="00A57DB6">
          <w:t xml:space="preserve">such </w:t>
        </w:r>
      </w:ins>
      <w:r w:rsidR="00593E16" w:rsidRPr="00486765">
        <w:t>participants at different phases of its unfolding</w:t>
      </w:r>
      <w:r w:rsidR="004F50ED">
        <w:t>.</w:t>
      </w:r>
      <w:r w:rsidR="00593E16" w:rsidRPr="00486765">
        <w:t xml:space="preserve"> </w:t>
      </w:r>
      <w:r w:rsidR="004F50ED">
        <w:t>T</w:t>
      </w:r>
      <w:r w:rsidR="00593E16" w:rsidRPr="00486765">
        <w:t xml:space="preserve">hus there may be different players on the field at different times during the course of a football game; </w:t>
      </w:r>
      <w:del w:id="609" w:author="phismith" w:date="2012-08-12T11:55:00Z">
        <w:r w:rsidR="00593E16" w:rsidRPr="00486765" w:rsidDel="00C276D1">
          <w:delText xml:space="preserve">but the </w:delText>
        </w:r>
        <w:r w:rsidR="00593E16" w:rsidRPr="00486765" w:rsidDel="00C276D1">
          <w:rPr>
            <w:i/>
          </w:rPr>
          <w:delText>process</w:delText>
        </w:r>
        <w:r w:rsidR="00593E16" w:rsidRPr="00486765" w:rsidDel="00C276D1">
          <w:delText xml:space="preserve"> </w:delText>
        </w:r>
        <w:r w:rsidR="004F50ED" w:rsidDel="00C276D1">
          <w:delText xml:space="preserve">which is the entire game </w:delText>
        </w:r>
        <w:r w:rsidR="008A258E" w:rsidRPr="008A258E" w:rsidDel="00C276D1">
          <w:rPr>
            <w:b/>
          </w:rPr>
          <w:delText>s-depends_on</w:delText>
        </w:r>
        <w:r w:rsidR="00593E16" w:rsidRPr="00486765" w:rsidDel="00C276D1">
          <w:delText xml:space="preserve"> all of these players nonetheless</w:delText>
        </w:r>
      </w:del>
      <w:ins w:id="610" w:author="phismith" w:date="2012-08-12T11:55:00Z">
        <w:r w:rsidR="00C276D1">
          <w:t>then s</w:t>
        </w:r>
      </w:ins>
      <w:del w:id="611" w:author="phismith" w:date="2012-08-12T11:55:00Z">
        <w:r w:rsidR="00593E16" w:rsidRPr="00486765" w:rsidDel="00C276D1">
          <w:delText>.</w:delText>
        </w:r>
        <w:r w:rsidR="004F50ED" w:rsidDel="00C276D1">
          <w:delText xml:space="preserve"> S</w:delText>
        </w:r>
      </w:del>
      <w:r w:rsidR="004F50ED">
        <w:t xml:space="preserve">ome temporal parts of </w:t>
      </w:r>
      <w:del w:id="612" w:author="phismith" w:date="2012-08-12T11:55:00Z">
        <w:r w:rsidR="004F50ED" w:rsidDel="00C276D1">
          <w:delText xml:space="preserve">this process </w:delText>
        </w:r>
      </w:del>
      <w:ins w:id="613" w:author="phismith" w:date="2012-08-12T11:55:00Z">
        <w:r w:rsidR="00C276D1">
          <w:t xml:space="preserve">the game </w:t>
        </w:r>
      </w:ins>
      <w:r w:rsidR="004F50ED">
        <w:t xml:space="preserve">will </w:t>
      </w:r>
      <w:ins w:id="614" w:author="phismith" w:date="2012-08-12T11:55:00Z">
        <w:r w:rsidR="00C276D1">
          <w:t xml:space="preserve">then </w:t>
        </w:r>
      </w:ins>
      <w:r w:rsidR="004F50ED" w:rsidRPr="00C74368">
        <w:rPr>
          <w:b/>
        </w:rPr>
        <w:t>s-depend_on</w:t>
      </w:r>
      <w:r w:rsidR="004F50ED">
        <w:t xml:space="preserve"> </w:t>
      </w:r>
      <w:del w:id="615" w:author="phismith" w:date="2012-08-12T11:55:00Z">
        <w:r w:rsidR="004F50ED" w:rsidDel="00C276D1">
          <w:delText xml:space="preserve">on </w:delText>
        </w:r>
      </w:del>
      <w:r w:rsidR="004F50ED">
        <w:t>only some of the players.</w:t>
      </w:r>
      <w:r w:rsidR="00F33687" w:rsidRPr="00D248A1">
        <w:rPr>
          <w:rStyle w:val="Annotation"/>
        </w:rPr>
        <w:t>]</w:t>
      </w:r>
      <w:r w:rsidR="00F15D9F">
        <w:t xml:space="preserve"> </w:t>
      </w:r>
      <w:ins w:id="616" w:author="phismith" w:date="2012-08-12T11:54:00Z">
        <w:r w:rsidR="00A57DB6">
          <w:t>Thus if</w:t>
        </w:r>
        <w:r w:rsidR="00A57DB6">
          <w:t xml:space="preserve"> a football match </w:t>
        </w:r>
        <w:r w:rsidR="00A57DB6">
          <w:rPr>
            <w:i/>
          </w:rPr>
          <w:t>m</w:t>
        </w:r>
        <w:r w:rsidR="00A57DB6">
          <w:t xml:space="preserve"> </w:t>
        </w:r>
        <w:r w:rsidR="00A57DB6">
          <w:t xml:space="preserve">consists of two halves, </w:t>
        </w:r>
        <w:r w:rsidR="00A57DB6">
          <w:rPr>
            <w:i/>
          </w:rPr>
          <w:t>m</w:t>
        </w:r>
        <w:r w:rsidR="00A57DB6" w:rsidRPr="008D7E9B">
          <w:rPr>
            <w:vertAlign w:val="subscript"/>
          </w:rPr>
          <w:t>1</w:t>
        </w:r>
        <w:r w:rsidR="00A57DB6">
          <w:rPr>
            <w:i/>
          </w:rPr>
          <w:t xml:space="preserve"> </w:t>
        </w:r>
        <w:r w:rsidR="00A57DB6">
          <w:t xml:space="preserve">and </w:t>
        </w:r>
        <w:r w:rsidR="00A57DB6">
          <w:rPr>
            <w:i/>
          </w:rPr>
          <w:t>m</w:t>
        </w:r>
        <w:r w:rsidR="00A57DB6">
          <w:rPr>
            <w:vertAlign w:val="subscript"/>
          </w:rPr>
          <w:t xml:space="preserve">2, </w:t>
        </w:r>
        <w:r w:rsidR="00A57DB6">
          <w:t xml:space="preserve">in which a player </w:t>
        </w:r>
        <w:r w:rsidR="00A57DB6">
          <w:rPr>
            <w:i/>
          </w:rPr>
          <w:t xml:space="preserve">j </w:t>
        </w:r>
        <w:r w:rsidR="00A57DB6">
          <w:t xml:space="preserve">is </w:t>
        </w:r>
        <w:r w:rsidR="00A57DB6">
          <w:t>on the field during the first but not during the second</w:t>
        </w:r>
        <w:r w:rsidR="00A57DB6">
          <w:t xml:space="preserve"> half. Then the whole match </w:t>
        </w:r>
        <w:r w:rsidR="00A57DB6">
          <w:rPr>
            <w:i/>
          </w:rPr>
          <w:t xml:space="preserve">m </w:t>
        </w:r>
        <w:r w:rsidR="00A57DB6">
          <w:t xml:space="preserve">is dependent on </w:t>
        </w:r>
        <w:r w:rsidR="00A57DB6">
          <w:rPr>
            <w:i/>
          </w:rPr>
          <w:t>j</w:t>
        </w:r>
        <w:r w:rsidR="00A57DB6">
          <w:t xml:space="preserve">, and the first half of the match </w:t>
        </w:r>
        <w:r w:rsidR="00A57DB6">
          <w:rPr>
            <w:i/>
          </w:rPr>
          <w:t>m</w:t>
        </w:r>
        <w:r w:rsidR="00A57DB6" w:rsidRPr="008D7E9B">
          <w:rPr>
            <w:vertAlign w:val="subscript"/>
          </w:rPr>
          <w:t>1</w:t>
        </w:r>
        <w:r w:rsidR="00A57DB6">
          <w:rPr>
            <w:vertAlign w:val="subscript"/>
          </w:rPr>
          <w:t xml:space="preserve"> </w:t>
        </w:r>
        <w:r w:rsidR="00A57DB6">
          <w:t xml:space="preserve">is dependent on </w:t>
        </w:r>
        <w:r w:rsidR="00A57DB6">
          <w:rPr>
            <w:i/>
          </w:rPr>
          <w:t>j</w:t>
        </w:r>
        <w:r w:rsidR="00A57DB6">
          <w:t xml:space="preserve">, but the second half of the match </w:t>
        </w:r>
        <w:r w:rsidR="00A57DB6">
          <w:rPr>
            <w:i/>
          </w:rPr>
          <w:t>m</w:t>
        </w:r>
        <w:r w:rsidR="00A57DB6">
          <w:rPr>
            <w:vertAlign w:val="subscript"/>
          </w:rPr>
          <w:t xml:space="preserve">2 </w:t>
        </w:r>
        <w:r w:rsidR="00A57DB6">
          <w:t xml:space="preserve">– that </w:t>
        </w:r>
        <w:r w:rsidR="00A57DB6">
          <w:rPr>
            <w:b/>
          </w:rPr>
          <w:t xml:space="preserve">temporal </w:t>
        </w:r>
        <w:r w:rsidR="00A57DB6" w:rsidRPr="008D7E9B">
          <w:rPr>
            <w:b/>
          </w:rPr>
          <w:t>part</w:t>
        </w:r>
        <w:r w:rsidR="00A57DB6">
          <w:t xml:space="preserve"> of the whole process – is not dependent on </w:t>
        </w:r>
        <w:r w:rsidR="00A57DB6">
          <w:rPr>
            <w:i/>
          </w:rPr>
          <w:t xml:space="preserve">j. </w:t>
        </w:r>
        <w:r w:rsidR="00A57DB6">
          <w:t xml:space="preserve">(He participates in the whole match, but not in the second half.) </w:t>
        </w:r>
      </w:ins>
    </w:p>
    <w:p w14:paraId="6592E92B" w14:textId="3D92585B" w:rsidR="00593E16" w:rsidRPr="00486765" w:rsidRDefault="00593E16"/>
    <w:p w14:paraId="5008012B" w14:textId="3FDD253B" w:rsidR="00C60307" w:rsidRPr="00486765" w:rsidRDefault="00B7671D" w:rsidP="00414A41">
      <w:r>
        <w:rPr>
          <w:rStyle w:val="Annotation"/>
        </w:rPr>
        <w:lastRenderedPageBreak/>
        <w:t>e</w:t>
      </w:r>
      <w:r w:rsidR="00F33687" w:rsidRPr="00D248A1">
        <w:rPr>
          <w:rStyle w:val="Annotation"/>
        </w:rPr>
        <w:t>ditor-note(specifically depends on)[</w:t>
      </w:r>
      <w:r w:rsidR="008449D9" w:rsidRPr="00486765">
        <w:rPr>
          <w:b/>
        </w:rPr>
        <w:t>S</w:t>
      </w:r>
      <w:r w:rsidR="00F71FE0" w:rsidRPr="00486765">
        <w:rPr>
          <w:b/>
        </w:rPr>
        <w:t xml:space="preserve">-dependence </w:t>
      </w:r>
      <w:r w:rsidR="00F71FE0" w:rsidRPr="00486765">
        <w:t xml:space="preserve">is </w:t>
      </w:r>
      <w:del w:id="617" w:author="phismith" w:date="2012-08-08T17:27:00Z">
        <w:r w:rsidR="008449D9" w:rsidRPr="00486765" w:rsidDel="00E24FE7">
          <w:delText xml:space="preserve">just </w:delText>
        </w:r>
        <w:r w:rsidR="00F71FE0" w:rsidRPr="00486765" w:rsidDel="00E24FE7">
          <w:delText xml:space="preserve">one type of dependence </w:delText>
        </w:r>
        <w:r w:rsidR="001A6FFD" w:rsidRPr="00486765" w:rsidDel="00E24FE7">
          <w:delText>among many</w:delText>
        </w:r>
        <w:r w:rsidR="00F71FE0" w:rsidRPr="00486765" w:rsidDel="00E24FE7">
          <w:delText xml:space="preserve">; it is </w:delText>
        </w:r>
      </w:del>
      <w:r w:rsidR="00F71FE0" w:rsidRPr="00486765">
        <w:t>what, in the literature, is referred to as ‘</w:t>
      </w:r>
      <w:r w:rsidR="008449D9" w:rsidRPr="00486765">
        <w:t>existential dependence</w:t>
      </w:r>
      <w:r w:rsidR="00F71FE0" w:rsidRPr="00486765">
        <w:t>’ [</w:t>
      </w:r>
      <w:ins w:id="618" w:author="phismith" w:date="2012-08-08T17:27:00Z">
        <w:r w:rsidR="00E24FE7">
          <w:fldChar w:fldCharType="begin"/>
        </w:r>
        <w:r w:rsidR="00E24FE7">
          <w:instrText xml:space="preserve"> REF _Ref309193309 \r \h </w:instrText>
        </w:r>
        <w:r w:rsidR="00E24FE7">
          <w:fldChar w:fldCharType="separate"/>
        </w:r>
        <w:r w:rsidR="00E24FE7">
          <w:t>20</w:t>
        </w:r>
        <w:r w:rsidR="00E24FE7">
          <w:fldChar w:fldCharType="end"/>
        </w:r>
        <w:r w:rsidR="00E24FE7">
          <w:t xml:space="preserve">, </w:t>
        </w:r>
      </w:ins>
      <w:del w:id="619" w:author="phismith" w:date="2012-08-08T17:27:00Z">
        <w:r w:rsidR="00F33687" w:rsidDel="00E24FE7">
          <w:fldChar w:fldCharType="begin"/>
        </w:r>
        <w:r w:rsidR="00F15D9F" w:rsidDel="00E24FE7">
          <w:delInstrText xml:space="preserve"> REF _Ref329284063 \r \h </w:delInstrText>
        </w:r>
        <w:r w:rsidR="00F33687" w:rsidDel="00E24FE7">
          <w:fldChar w:fldCharType="separate"/>
        </w:r>
        <w:r w:rsidR="00555732" w:rsidDel="00E24FE7">
          <w:delText>87</w:delText>
        </w:r>
        <w:r w:rsidR="00F33687" w:rsidDel="00E24FE7">
          <w:fldChar w:fldCharType="end"/>
        </w:r>
        <w:r w:rsidR="00F15D9F" w:rsidDel="00E24FE7">
          <w:delText xml:space="preserve">, </w:delText>
        </w:r>
      </w:del>
      <w:r w:rsidR="00F33687">
        <w:fldChar w:fldCharType="begin"/>
      </w:r>
      <w:r w:rsidR="00F15D9F">
        <w:instrText xml:space="preserve"> REF _Ref309404666 \r \h </w:instrText>
      </w:r>
      <w:r w:rsidR="00F33687">
        <w:fldChar w:fldCharType="separate"/>
      </w:r>
      <w:r w:rsidR="00555732">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555732">
        <w:t>65</w:t>
      </w:r>
      <w:r w:rsidR="00EC6A9C">
        <w:fldChar w:fldCharType="end"/>
      </w:r>
      <w:r w:rsidR="00F15D9F">
        <w:t xml:space="preserve">, </w:t>
      </w:r>
      <w:del w:id="620" w:author="phismith" w:date="2012-08-08T17:27:00Z">
        <w:r w:rsidR="00F33687" w:rsidDel="00E24FE7">
          <w:fldChar w:fldCharType="begin"/>
        </w:r>
        <w:r w:rsidR="00F15D9F" w:rsidDel="00E24FE7">
          <w:delInstrText xml:space="preserve"> REF _Ref309193309 \r \h </w:delInstrText>
        </w:r>
        <w:r w:rsidR="00F33687" w:rsidDel="00E24FE7">
          <w:fldChar w:fldCharType="separate"/>
        </w:r>
        <w:r w:rsidR="00555732" w:rsidDel="00E24FE7">
          <w:delText>20</w:delText>
        </w:r>
        <w:r w:rsidR="00F33687" w:rsidDel="00E24FE7">
          <w:fldChar w:fldCharType="end"/>
        </w:r>
      </w:del>
      <w:ins w:id="621" w:author="phismith" w:date="2012-08-08T17:27:00Z">
        <w:r w:rsidR="00E24FE7">
          <w:fldChar w:fldCharType="begin"/>
        </w:r>
        <w:r w:rsidR="00E24FE7">
          <w:instrText xml:space="preserve"> REF _Ref329284063 \r \h </w:instrText>
        </w:r>
        <w:r w:rsidR="00E24FE7">
          <w:fldChar w:fldCharType="separate"/>
        </w:r>
        <w:r w:rsidR="00E24FE7">
          <w:t>87</w:t>
        </w:r>
        <w:r w:rsidR="00E24FE7">
          <w:fldChar w:fldCharType="end"/>
        </w:r>
      </w:ins>
      <w:r w:rsidR="00774A84" w:rsidRPr="00486765">
        <w:t>]</w:t>
      </w:r>
      <w:r w:rsidR="008449D9" w:rsidRPr="00486765">
        <w:t>,</w:t>
      </w:r>
      <w:r w:rsidR="00F71FE0" w:rsidRPr="00486765">
        <w:t xml:space="preserve"> since it has to do with the parasitism among entities </w:t>
      </w:r>
      <w:r w:rsidR="00F71FE0" w:rsidRPr="00486765">
        <w:rPr>
          <w:i/>
        </w:rPr>
        <w:t>for their existence</w:t>
      </w:r>
      <w:r w:rsidR="00F33687" w:rsidRPr="00D248A1">
        <w:rPr>
          <w:rStyle w:val="Annotation"/>
        </w:rPr>
        <w:t>]</w:t>
      </w:r>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numPr>
      </w:pPr>
      <w:r w:rsidRPr="00486765">
        <w:t>frame dependence (of spatial and temporal reg</w:t>
      </w:r>
      <w:r w:rsidR="00F34C15" w:rsidRPr="00486765">
        <w:t xml:space="preserve">ions on spatiotemporal regions) </w:t>
      </w:r>
    </w:p>
    <w:p w14:paraId="4DF7B524" w14:textId="2EF8002E" w:rsidR="00B02AE7" w:rsidRPr="00C74368" w:rsidRDefault="00F34C15" w:rsidP="00544BF7">
      <w:pPr>
        <w:pStyle w:val="ListParagraph"/>
        <w:numPr>
          <w:ilvl w:val="0"/>
          <w:numId w:val="14"/>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you depend similarly on your parents for your origin</w:t>
      </w:r>
      <w:del w:id="622" w:author="phismith" w:date="2012-08-08T17:27:00Z">
        <w:r w:rsidRPr="00486765" w:rsidDel="00E24FE7">
          <w:delText xml:space="preserve">, not however for your </w:delText>
        </w:r>
        <w:r w:rsidR="00C60307" w:rsidRPr="00486765" w:rsidDel="00E24FE7">
          <w:delText>continued existence</w:delText>
        </w:r>
      </w:del>
      <w:r w:rsidR="00C60307" w:rsidRPr="00486765">
        <w:t xml:space="preserve">; the boundary of Iraq depended on certain decisions </w:t>
      </w:r>
      <w:r w:rsidR="009D2F5A" w:rsidRPr="00486765">
        <w:t xml:space="preserve">made </w:t>
      </w:r>
      <w:r w:rsidR="00C60307" w:rsidRPr="00486765">
        <w:t>by the British and French diplomats </w:t>
      </w:r>
      <w:hyperlink r:id="rId23" w:tooltip="Mark Sykes" w:history="1">
        <w:r w:rsidR="00C60307" w:rsidRPr="00486765">
          <w:t>Sir Mark Sykes</w:t>
        </w:r>
      </w:hyperlink>
      <w:r w:rsidR="00C60307" w:rsidRPr="00486765">
        <w:t xml:space="preserve"> and </w:t>
      </w:r>
      <w:hyperlink r:id="rId24" w:tooltip="François Georges-Picot" w:history="1">
        <w:r w:rsidR="00C60307" w:rsidRPr="00486765">
          <w:t>François Georges-Picot</w:t>
        </w:r>
      </w:hyperlink>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1E72DB2D" w:rsidR="00B02AE7" w:rsidRDefault="00CF7DCA" w:rsidP="00414A41">
      <w:pPr>
        <w:rPr>
          <w:ins w:id="623" w:author="phismith" w:date="2012-08-09T12:14:00Z"/>
        </w:rPr>
      </w:pPr>
      <w:bookmarkStart w:id="624" w:name="OLE_LINK29"/>
      <w:bookmarkStart w:id="625"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del w:id="626" w:author="phismith" w:date="2012-08-08T17:27:00Z">
        <w:r w:rsidR="00593E16" w:rsidRPr="00486765" w:rsidDel="00E24FE7">
          <w:delText xml:space="preserve">reciprocally </w:delText>
        </w:r>
      </w:del>
      <w:ins w:id="627" w:author="phismith" w:date="2012-08-08T17:27:00Z">
        <w:r w:rsidR="00E24FE7">
          <w:t xml:space="preserve">mutually </w:t>
        </w:r>
      </w:ins>
      <w:r w:rsidR="008A258E" w:rsidRPr="008A258E">
        <w:rPr>
          <w:b/>
        </w:rPr>
        <w:t>s-depend</w:t>
      </w:r>
      <w:del w:id="628" w:author="phismith" w:date="2012-08-08T17:27:00Z">
        <w:r w:rsidR="008A258E" w:rsidRPr="008A258E" w:rsidDel="00E24FE7">
          <w:rPr>
            <w:b/>
          </w:rPr>
          <w:delText>s</w:delText>
        </w:r>
      </w:del>
      <w:r w:rsidR="008A258E" w:rsidRPr="008A258E">
        <w:rPr>
          <w:b/>
        </w:rPr>
        <w:t>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555732">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555732">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555732">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bookmarkEnd w:id="624"/>
      <w:bookmarkEnd w:id="625"/>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555732">
        <w:t>46</w:t>
      </w:r>
      <w:r w:rsidR="00F33687" w:rsidRPr="00486765">
        <w:fldChar w:fldCharType="end"/>
      </w:r>
      <w:r w:rsidR="007236C7" w:rsidRPr="00486765">
        <w:t>].</w:t>
      </w:r>
    </w:p>
    <w:p w14:paraId="5C04B068" w14:textId="77777777" w:rsidR="00E75A43" w:rsidRPr="00486765" w:rsidRDefault="00E75A43" w:rsidP="00E75A43">
      <w:pPr>
        <w:rPr>
          <w:ins w:id="629" w:author="phismith" w:date="2012-08-09T12:14:00Z"/>
        </w:rPr>
      </w:pPr>
      <w:ins w:id="630" w:author="phismith" w:date="2012-08-09T12:14:00Z">
        <w:r w:rsidRPr="00486765">
          <w:t xml:space="preserve">An </w:t>
        </w:r>
        <w:r w:rsidRPr="00486765">
          <w:rPr>
            <w:i/>
          </w:rPr>
          <w:t>s-dependent continuant entity</w:t>
        </w:r>
        <w:r w:rsidRPr="00486765">
          <w:t xml:space="preserve"> cannot migrate from one independent continuant bearer to another. </w:t>
        </w:r>
      </w:ins>
    </w:p>
    <w:p w14:paraId="7216493D" w14:textId="3AF05A60" w:rsidR="00E75A43" w:rsidRPr="00486765" w:rsidDel="00E75A43" w:rsidRDefault="00E75A43" w:rsidP="00414A41">
      <w:pPr>
        <w:rPr>
          <w:del w:id="631" w:author="phismith" w:date="2012-08-09T12:14:00Z"/>
        </w:rPr>
      </w:pPr>
    </w:p>
    <w:p w14:paraId="11DEBB8E" w14:textId="1F60400F"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r w:rsidR="006F01B6">
        <w:rPr>
          <w:i/>
        </w:rPr>
        <w:t>b</w:t>
      </w:r>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r w:rsidR="006F01B6">
        <w:rPr>
          <w:i/>
        </w:rPr>
        <w:t>c</w:t>
      </w:r>
      <w:r w:rsidR="002A33CB">
        <w:rPr>
          <w:i/>
        </w:rPr>
        <w:t xml:space="preserve"> </w:t>
      </w:r>
      <w:r w:rsidR="00A91A6F" w:rsidRPr="00486765">
        <w:rPr>
          <w:b/>
        </w:rPr>
        <w:t xml:space="preserve">at </w:t>
      </w:r>
      <w:r w:rsidR="00A91A6F" w:rsidRPr="00486765">
        <w:rPr>
          <w:i/>
        </w:rPr>
        <w:t>t</w:t>
      </w:r>
      <w:r w:rsidR="00170E26" w:rsidRPr="00486765">
        <w:t xml:space="preserve">, then </w:t>
      </w:r>
      <w:r w:rsidR="006F01B6">
        <w:rPr>
          <w:i/>
        </w:rPr>
        <w:t>b</w:t>
      </w:r>
      <w:r w:rsidR="00170E26" w:rsidRPr="00486765">
        <w:t xml:space="preserve"> </w:t>
      </w:r>
      <w:r w:rsidR="008A258E" w:rsidRPr="008A258E">
        <w:rPr>
          <w:b/>
        </w:rPr>
        <w:t>s-depends_on</w:t>
      </w:r>
      <w:r w:rsidR="002A33CB">
        <w:rPr>
          <w:b/>
        </w:rPr>
        <w:t xml:space="preserve"> </w:t>
      </w:r>
      <w:r w:rsidR="006F01B6">
        <w:rPr>
          <w:i/>
        </w:rPr>
        <w:t>c</w:t>
      </w:r>
      <w:r w:rsidR="00F15D9F">
        <w:rPr>
          <w:i/>
        </w:rPr>
        <w:t xml:space="preserve"> </w:t>
      </w:r>
      <w:r w:rsidR="00170E26" w:rsidRPr="00486765">
        <w:t xml:space="preserve">at every time at which </w:t>
      </w:r>
      <w:r w:rsidR="006F01B6">
        <w:rPr>
          <w:i/>
        </w:rPr>
        <w:t xml:space="preserve">b </w:t>
      </w:r>
      <w:r w:rsidR="00170E26" w:rsidRPr="00486765">
        <w:t xml:space="preserve">exists. </w:t>
      </w:r>
      <w:r w:rsidR="0047147E">
        <w:t>[015-00</w:t>
      </w:r>
      <w:r w:rsidR="00F15D9F">
        <w:t>2</w:t>
      </w:r>
      <w:r w:rsidR="0047147E">
        <w:t>]</w:t>
      </w:r>
    </w:p>
    <w:p w14:paraId="28CDEC50" w14:textId="1E3477B4" w:rsidR="0032409B" w:rsidRDefault="0032409B">
      <w:pPr>
        <w:pStyle w:val="Specification"/>
      </w:pPr>
      <w:r w:rsidRPr="00486765">
        <w:rPr>
          <w:rStyle w:val="SpecificationType"/>
          <w:sz w:val="22"/>
        </w:rPr>
        <w:t>Axiom</w:t>
      </w:r>
      <w:r w:rsidRPr="00486765">
        <w:rPr>
          <w:smallCaps/>
        </w:rPr>
        <w:t>:</w:t>
      </w:r>
      <w:r w:rsidRPr="00486765">
        <w:t xml:space="preserve"> If </w:t>
      </w:r>
      <w:r w:rsidR="006F01B6">
        <w:rPr>
          <w:i/>
        </w:rPr>
        <w:t>b</w:t>
      </w:r>
      <w:r w:rsidRPr="00486765">
        <w:rPr>
          <w:i/>
        </w:rPr>
        <w:t xml:space="preserve"> </w:t>
      </w:r>
      <w:r w:rsidR="008A258E" w:rsidRPr="008A258E">
        <w:rPr>
          <w:b/>
        </w:rPr>
        <w:t>s-depends_on</w:t>
      </w:r>
      <w:r w:rsidRPr="00486765">
        <w:t xml:space="preserve"> </w:t>
      </w:r>
      <w:r w:rsidR="006F01B6">
        <w:rPr>
          <w:i/>
        </w:rPr>
        <w:t>c</w:t>
      </w:r>
      <w:r w:rsidRPr="00486765">
        <w:rPr>
          <w:i/>
        </w:rPr>
        <w:t xml:space="preserve"> </w:t>
      </w:r>
      <w:r w:rsidRPr="00486765">
        <w:rPr>
          <w:b/>
        </w:rPr>
        <w:t xml:space="preserve">at </w:t>
      </w:r>
      <w:r w:rsidRPr="00486765">
        <w:rPr>
          <w:i/>
        </w:rPr>
        <w:t xml:space="preserve">t </w:t>
      </w:r>
      <w:r w:rsidRPr="00486765">
        <w:t>and</w:t>
      </w:r>
      <w:r w:rsidR="006F01B6">
        <w:t xml:space="preserve"> </w:t>
      </w:r>
      <w:r w:rsidR="006F01B6">
        <w:rPr>
          <w:i/>
        </w:rPr>
        <w:t>b</w:t>
      </w:r>
      <w:r w:rsidRPr="00486765">
        <w:rPr>
          <w:i/>
        </w:rPr>
        <w:t xml:space="preserve"> </w:t>
      </w:r>
      <w:r w:rsidRPr="00486765">
        <w:t xml:space="preserve">is a </w:t>
      </w:r>
      <w:r w:rsidRPr="00B6123E">
        <w:rPr>
          <w:i/>
        </w:rPr>
        <w:t>continuant</w:t>
      </w:r>
      <w:r w:rsidRPr="00486765">
        <w:t xml:space="preserve">, then </w:t>
      </w:r>
      <w:r w:rsidR="006F01B6">
        <w:rPr>
          <w:i/>
        </w:rPr>
        <w:t>b</w:t>
      </w:r>
      <w:r w:rsidRPr="00486765">
        <w:t xml:space="preserve"> </w:t>
      </w:r>
      <w:r w:rsidR="008A258E" w:rsidRPr="008A258E">
        <w:rPr>
          <w:b/>
        </w:rPr>
        <w:t>s-depends_on</w:t>
      </w:r>
      <w:r w:rsidRPr="00486765">
        <w:rPr>
          <w:b/>
        </w:rPr>
        <w:t xml:space="preserve"> </w:t>
      </w:r>
      <w:r w:rsidR="006F01B6">
        <w:rPr>
          <w:i/>
        </w:rPr>
        <w:t>c</w:t>
      </w:r>
      <w:r w:rsidRPr="00486765">
        <w:rPr>
          <w:i/>
        </w:rPr>
        <w:t xml:space="preserve"> </w:t>
      </w:r>
      <w:r w:rsidRPr="00486765">
        <w:t xml:space="preserve">at every time at which </w:t>
      </w:r>
      <w:r w:rsidR="006F01B6">
        <w:rPr>
          <w:i/>
        </w:rPr>
        <w:t xml:space="preserve">b </w:t>
      </w:r>
      <w:r w:rsidRPr="00486765">
        <w:t xml:space="preserve">exists. </w:t>
      </w:r>
      <w:r w:rsidR="0047147E">
        <w:t>[016-001]</w:t>
      </w:r>
    </w:p>
    <w:p w14:paraId="7EEF759A" w14:textId="3905AFBB" w:rsidR="00C87A97" w:rsidRPr="009D2710" w:rsidRDefault="00464AF2">
      <w:pPr>
        <w:pStyle w:val="Specification"/>
      </w:pPr>
      <w:r w:rsidRPr="009D2710">
        <w:rPr>
          <w:rStyle w:val="SpecificationType"/>
        </w:rPr>
        <w:t xml:space="preserve">Axiom: </w:t>
      </w:r>
      <w:r w:rsidR="00C87A97" w:rsidRPr="009E196A">
        <w:t xml:space="preserve">If </w:t>
      </w:r>
      <w:r w:rsidR="006F01B6">
        <w:rPr>
          <w:i/>
        </w:rPr>
        <w:t>b</w:t>
      </w:r>
      <w:r w:rsidR="00C87A97" w:rsidRPr="00863C5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w:t>
      </w:r>
      <w:r w:rsidR="006F01B6">
        <w:rPr>
          <w:i/>
        </w:rPr>
        <w:t>b</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3DD55E55"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6F01B6">
        <w:rPr>
          <w:i/>
        </w:rPr>
        <w:t>c</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027A8491" w:rsidR="00C87A97" w:rsidRPr="009D2710" w:rsidRDefault="00464AF2">
      <w:pPr>
        <w:pStyle w:val="Specification"/>
      </w:pPr>
      <w:r w:rsidRPr="009D2710">
        <w:rPr>
          <w:rStyle w:val="SpecificationType"/>
        </w:rPr>
        <w:lastRenderedPageBreak/>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C87A97" w:rsidRPr="009D2710">
        <w:t xml:space="preserve">exists at some time during the temporal region spanned by </w:t>
      </w:r>
      <w:r w:rsidR="006F01B6">
        <w:rPr>
          <w:i/>
        </w:rPr>
        <w:t>b</w:t>
      </w:r>
      <w:r w:rsidR="00C87A97" w:rsidRPr="009D2710">
        <w:rPr>
          <w:i/>
        </w:rPr>
        <w:t>.</w:t>
      </w:r>
      <w:r>
        <w:t xml:space="preserve"> [129-001]</w:t>
      </w:r>
    </w:p>
    <w:p w14:paraId="5A78F2B3" w14:textId="368D03BA" w:rsidR="00C87A97" w:rsidRPr="00486765"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an occurrent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A665D9">
        <w:t>exists</w:t>
      </w:r>
      <w:del w:id="632" w:author="phismith" w:date="2012-08-07T14:35:00Z">
        <w:r w:rsidR="00A665D9" w:rsidRPr="009D2710" w:rsidDel="009E331B">
          <w:delText xml:space="preserve"> </w:delText>
        </w:r>
        <w:r w:rsidR="00C87A97" w:rsidRPr="009D2710" w:rsidDel="009E331B">
          <w:delText xml:space="preserve">at </w:delText>
        </w:r>
        <w:r w:rsidR="00C87A97" w:rsidRPr="009D2710" w:rsidDel="009E331B">
          <w:rPr>
            <w:i/>
          </w:rPr>
          <w:delText>t</w:delText>
        </w:r>
      </w:del>
      <w:ins w:id="633" w:author="phismith" w:date="2012-08-07T14:36:00Z">
        <w:r w:rsidR="009E331B" w:rsidRPr="009E331B">
          <w:rPr>
            <w:b/>
          </w:rPr>
          <w:t xml:space="preserve"> at</w:t>
        </w:r>
      </w:ins>
      <w:ins w:id="634" w:author="phismith" w:date="2012-08-07T14:35:00Z">
        <w:r w:rsidR="009E331B">
          <w:t xml:space="preserve"> t </w:t>
        </w:r>
      </w:ins>
      <w:r w:rsidR="00C87A97" w:rsidRPr="009D2710">
        <w:rPr>
          <w:i/>
        </w:rPr>
        <w:t>.</w:t>
      </w:r>
      <w:r>
        <w:t xml:space="preserve"> [130-001]</w:t>
      </w:r>
      <w:r w:rsidR="00CF308A" w:rsidRPr="004472FB">
        <w:rPr>
          <w:rStyle w:val="Annotation"/>
        </w:rPr>
        <w:t>]</w:t>
      </w:r>
    </w:p>
    <w:p w14:paraId="6D03A6E6" w14:textId="6EBD208D" w:rsidR="001D3291" w:rsidRPr="00E75A43" w:rsidDel="00E75A43" w:rsidRDefault="001D3291">
      <w:pPr>
        <w:rPr>
          <w:del w:id="635" w:author="phismith" w:date="2012-08-09T12:14:00Z"/>
          <w:rPrChange w:id="636" w:author="phismith" w:date="2012-08-09T12:17:00Z">
            <w:rPr>
              <w:del w:id="637" w:author="phismith" w:date="2012-08-09T12:14:00Z"/>
            </w:rPr>
          </w:rPrChange>
        </w:rPr>
      </w:pPr>
    </w:p>
    <w:p w14:paraId="4026B8A5" w14:textId="61564870" w:rsidR="00CD5918" w:rsidRPr="00486765" w:rsidDel="00E75A43" w:rsidRDefault="0032409B" w:rsidP="00E75A43">
      <w:pPr>
        <w:jc w:val="left"/>
        <w:rPr>
          <w:del w:id="638" w:author="phismith" w:date="2012-08-09T12:14:00Z"/>
        </w:rPr>
        <w:pPrChange w:id="639" w:author="phismith" w:date="2012-08-09T12:18:00Z">
          <w:pPr/>
        </w:pPrChange>
      </w:pPr>
      <w:del w:id="640" w:author="phismith" w:date="2012-08-09T12:14:00Z">
        <w:r w:rsidRPr="00486765" w:rsidDel="00E75A43">
          <w:delText xml:space="preserve">An </w:delText>
        </w:r>
        <w:r w:rsidR="00CD5918" w:rsidRPr="00486765" w:rsidDel="00E75A43">
          <w:rPr>
            <w:i/>
          </w:rPr>
          <w:delText>s-dependent continuant entity</w:delText>
        </w:r>
        <w:r w:rsidR="00CD5918" w:rsidRPr="00486765" w:rsidDel="00E75A43">
          <w:delText xml:space="preserve"> cannot migrate from one independent continuant bearer to another. </w:delText>
        </w:r>
      </w:del>
    </w:p>
    <w:p w14:paraId="28866BC8" w14:textId="71DB9B6C"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w:t>
      </w:r>
      <w:del w:id="641" w:author="phismith" w:date="2012-08-09T12:14:00Z">
        <w:r w:rsidR="008A258E" w:rsidRPr="008A258E" w:rsidDel="00E75A43">
          <w:rPr>
            <w:b/>
          </w:rPr>
          <w:delText>s</w:delText>
        </w:r>
      </w:del>
      <w:r w:rsidR="008A258E" w:rsidRPr="008A258E">
        <w:rPr>
          <w:b/>
        </w:rPr>
        <w:t>_on</w:t>
      </w:r>
      <w:r w:rsidR="00CF308A">
        <w:rPr>
          <w:b/>
        </w:rPr>
        <w:t xml:space="preserve"> </w:t>
      </w:r>
      <w:r w:rsidR="00CF308A">
        <w:t>something</w:t>
      </w:r>
      <w:r w:rsidRPr="00486765">
        <w:rPr>
          <w:b/>
        </w:rPr>
        <w:t xml:space="preserve"> </w:t>
      </w:r>
      <w:r w:rsidRPr="00486765">
        <w:t>include</w:t>
      </w:r>
      <w:ins w:id="642" w:author="phismith" w:date="2012-08-12T11:54:00Z">
        <w:r w:rsidR="00A57DB6">
          <w:t>:</w:t>
        </w:r>
      </w:ins>
      <w:del w:id="643" w:author="phismith" w:date="2012-08-12T11:54:00Z">
        <w:r w:rsidRPr="00486765" w:rsidDel="00A57DB6">
          <w:rPr>
            <w:i/>
          </w:rPr>
          <w:delText xml:space="preserve"> </w:delText>
        </w:r>
      </w:del>
    </w:p>
    <w:p w14:paraId="47E1A954" w14:textId="2C6BB71B" w:rsidR="00CF7DCA" w:rsidRPr="00486765" w:rsidRDefault="00FE3FE4" w:rsidP="00CD264A">
      <w:pPr>
        <w:pStyle w:val="ListParagraph"/>
        <w:numPr>
          <w:ilvl w:val="0"/>
          <w:numId w:val="11"/>
        </w:numPr>
      </w:pPr>
      <w:r>
        <w:rPr>
          <w:i/>
        </w:rPr>
        <w:t xml:space="preserve">specifically and generically </w:t>
      </w:r>
      <w:r w:rsidR="00921592" w:rsidRPr="00486765">
        <w:rPr>
          <w:i/>
        </w:rPr>
        <w:t>dependent continuants</w:t>
      </w:r>
      <w:r w:rsidR="00921592" w:rsidRPr="00486765">
        <w:t>, which</w:t>
      </w:r>
      <w:r w:rsidR="00CF7DCA" w:rsidRPr="00486765">
        <w:t xml:space="preserve"> </w:t>
      </w:r>
      <w:r w:rsidR="008A258E" w:rsidRPr="008A258E">
        <w:rPr>
          <w:b/>
        </w:rPr>
        <w:t>s-depend</w:t>
      </w:r>
      <w:del w:id="644" w:author="phismith" w:date="2012-08-09T12:19:00Z">
        <w:r w:rsidR="008A258E" w:rsidRPr="008A258E" w:rsidDel="00E75A43">
          <w:rPr>
            <w:b/>
          </w:rPr>
          <w:delText>s_on</w:delText>
        </w:r>
      </w:del>
      <w:r w:rsidR="00921592" w:rsidRPr="00BC02F8">
        <w:rPr>
          <w:b/>
        </w:rPr>
        <w:t xml:space="preserve"> </w:t>
      </w:r>
      <w:r w:rsidR="00CF7DCA" w:rsidRPr="00486765">
        <w:t xml:space="preserve">in every case </w:t>
      </w:r>
      <w:r w:rsidR="00860FD4" w:rsidRPr="00E75A43">
        <w:rPr>
          <w:b/>
          <w:rPrChange w:id="645" w:author="phismith" w:date="2012-08-09T12:19:00Z">
            <w:rPr/>
          </w:rPrChange>
        </w:rPr>
        <w:t>on</w:t>
      </w:r>
      <w:r w:rsidR="00860FD4" w:rsidRPr="00486765">
        <w:t xml:space="preserve">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62422E7C" w:rsidR="00C449B1" w:rsidRPr="00486765" w:rsidRDefault="00921592" w:rsidP="00414A41">
      <w:pPr>
        <w:pStyle w:val="ListParagraph"/>
        <w:numPr>
          <w:ilvl w:val="0"/>
          <w:numId w:val="11"/>
        </w:numPr>
      </w:pPr>
      <w:r w:rsidRPr="00486765">
        <w:rPr>
          <w:i/>
        </w:rPr>
        <w:t>occurrents</w:t>
      </w:r>
      <w:r w:rsidRPr="00486765">
        <w:t xml:space="preserve">, which </w:t>
      </w:r>
      <w:r w:rsidR="008A258E" w:rsidRPr="008A258E">
        <w:rPr>
          <w:b/>
        </w:rPr>
        <w:t>s-depend</w:t>
      </w:r>
      <w:del w:id="646" w:author="phismith" w:date="2012-08-09T12:19:00Z">
        <w:r w:rsidR="008A258E" w:rsidRPr="008A258E" w:rsidDel="00E75A43">
          <w:rPr>
            <w:b/>
          </w:rPr>
          <w:delText>s_on</w:delText>
        </w:r>
      </w:del>
      <w:r w:rsidRPr="00486765">
        <w:rPr>
          <w:b/>
        </w:rPr>
        <w:t xml:space="preserve"> </w:t>
      </w:r>
      <w:r w:rsidR="00CF7DCA" w:rsidRPr="00486765">
        <w:t>in every case</w:t>
      </w:r>
      <w:r w:rsidR="00CF7DCA" w:rsidRPr="00486765">
        <w:rPr>
          <w:b/>
        </w:rPr>
        <w:t xml:space="preserve"> </w:t>
      </w:r>
      <w:r w:rsidR="00151755" w:rsidRPr="00E75A43">
        <w:rPr>
          <w:b/>
          <w:rPrChange w:id="647" w:author="phismith" w:date="2012-08-09T12:19:00Z">
            <w:rPr/>
          </w:rPrChange>
        </w:rPr>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ins w:id="648" w:author="phismith" w:date="2012-08-09T12:19:00Z">
        <w:r w:rsidR="00E75A43">
          <w:t xml:space="preserve">to other </w:t>
        </w:r>
      </w:ins>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rsidP="00D248A1">
      <w:pPr>
        <w:pStyle w:val="Heading3"/>
      </w:pPr>
      <w:bookmarkStart w:id="649" w:name="_Toc204327850"/>
      <w:r w:rsidRPr="00486765">
        <w:t>Types of s-dependence</w:t>
      </w:r>
      <w:bookmarkEnd w:id="649"/>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05E26511" w:rsidR="00D95DB0" w:rsidRPr="00486765" w:rsidRDefault="00BC7058" w:rsidP="00CD264A">
      <w:pPr>
        <w:pStyle w:val="ListParagraph"/>
        <w:numPr>
          <w:ilvl w:val="0"/>
          <w:numId w:val="6"/>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ins w:id="650" w:author="phismith" w:date="2012-08-09T12:19:00Z">
        <w:r w:rsidR="00E75A43">
          <w:t xml:space="preserve">this </w:t>
        </w:r>
      </w:ins>
      <w:del w:id="651" w:author="phismith" w:date="2012-08-09T12:19:00Z">
        <w:r w:rsidR="00D95DB0" w:rsidRPr="00486765" w:rsidDel="00E75A43">
          <w:delText>a</w:delText>
        </w:r>
        <w:r w:rsidR="00C449B1" w:rsidRPr="00486765" w:rsidDel="00E75A43">
          <w:delText>n</w:delText>
        </w:r>
        <w:r w:rsidR="00D95DB0" w:rsidRPr="00486765" w:rsidDel="00E75A43">
          <w:delText xml:space="preserve"> </w:delText>
        </w:r>
      </w:del>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del w:id="652" w:author="phismith" w:date="2012-08-09T12:19:00Z">
        <w:r w:rsidR="006E1F47" w:rsidDel="00E75A43">
          <w:delText xml:space="preserve">some </w:delText>
        </w:r>
      </w:del>
      <w:ins w:id="653" w:author="phismith" w:date="2012-08-09T12:19:00Z">
        <w:r w:rsidR="00E75A43">
          <w:t xml:space="preserve">this </w:t>
        </w:r>
      </w:ins>
      <w:r w:rsidR="00D95DB0" w:rsidRPr="00486765">
        <w:rPr>
          <w:i/>
        </w:rPr>
        <w:t>head</w:t>
      </w:r>
      <w:r w:rsidR="00B05A25" w:rsidRPr="004472FB">
        <w:rPr>
          <w:rStyle w:val="Annotation"/>
        </w:rPr>
        <w:t>]</w:t>
      </w:r>
    </w:p>
    <w:p w14:paraId="376E0EC7" w14:textId="5745633B" w:rsidR="00D95DB0" w:rsidRPr="00486765" w:rsidRDefault="00B05A25" w:rsidP="00544BF7">
      <w:pPr>
        <w:pStyle w:val="ListParagraph"/>
        <w:numPr>
          <w:ilvl w:val="0"/>
          <w:numId w:val="6"/>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ins w:id="654" w:author="phismith" w:date="2012-08-09T12:19:00Z">
        <w:r w:rsidR="00E75A43">
          <w:t>this</w:t>
        </w:r>
      </w:ins>
      <w:del w:id="655" w:author="phismith" w:date="2012-08-09T12:19:00Z">
        <w:r w:rsidR="00D95DB0" w:rsidRPr="00486765" w:rsidDel="00E75A43">
          <w:delText>an</w:delText>
        </w:r>
      </w:del>
      <w:r w:rsidR="00D95DB0" w:rsidRPr="00486765">
        <w:t xml:space="preserve">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w:t>
      </w:r>
      <w:del w:id="656" w:author="phismith" w:date="2012-08-09T12:19:00Z">
        <w:r w:rsidR="00D95DB0" w:rsidRPr="00486765" w:rsidDel="00E75A43">
          <w:delText xml:space="preserve">some </w:delText>
        </w:r>
      </w:del>
      <w:ins w:id="657" w:author="phismith" w:date="2012-08-09T12:19:00Z">
        <w:r w:rsidR="00E75A43">
          <w:t xml:space="preserve">this </w:t>
        </w:r>
      </w:ins>
      <w:r w:rsidR="00D95DB0" w:rsidRPr="00486765">
        <w:t>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015A3999" w:rsidR="00D95DB0" w:rsidRPr="00486765" w:rsidRDefault="00B05A25" w:rsidP="00CD264A">
      <w:pPr>
        <w:pStyle w:val="ListParagraph"/>
        <w:numPr>
          <w:ilvl w:val="0"/>
          <w:numId w:val="6"/>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ins w:id="658" w:author="phismith" w:date="2012-08-09T12:19:00Z">
        <w:r w:rsidR="00E75A43">
          <w:t xml:space="preserve">this </w:t>
        </w:r>
      </w:ins>
      <w:del w:id="659" w:author="phismith" w:date="2012-08-09T12:19:00Z">
        <w:r w:rsidR="00E8433C" w:rsidRPr="00486765" w:rsidDel="00E75A43">
          <w:delText xml:space="preserve"> </w:delText>
        </w:r>
      </w:del>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del w:id="660" w:author="phismith" w:date="2012-08-09T12:19:00Z">
        <w:r w:rsidR="00E8433C" w:rsidRPr="00486765" w:rsidDel="00E75A43">
          <w:delText xml:space="preserve">some </w:delText>
        </w:r>
      </w:del>
      <w:ins w:id="661" w:author="phismith" w:date="2012-08-09T12:19:00Z">
        <w:r w:rsidR="00E75A43">
          <w:t xml:space="preserve">this </w:t>
        </w:r>
      </w:ins>
      <w:r w:rsidR="00E8433C" w:rsidRPr="00486765">
        <w:t xml:space="preserve">organism and on </w:t>
      </w:r>
      <w:del w:id="662" w:author="phismith" w:date="2012-08-09T12:19:00Z">
        <w:r w:rsidR="00E8433C" w:rsidRPr="00486765" w:rsidDel="00E75A43">
          <w:delText xml:space="preserve">some </w:delText>
        </w:r>
      </w:del>
      <w:ins w:id="663" w:author="phismith" w:date="2012-08-09T12:19:00Z">
        <w:r w:rsidR="00E75A43">
          <w:t xml:space="preserve">this </w:t>
        </w:r>
      </w:ins>
      <w:r w:rsidR="00E8433C" w:rsidRPr="00486765">
        <w:t xml:space="preserve">seen entity, which may be an </w:t>
      </w:r>
      <w:r w:rsidR="00E8433C" w:rsidRPr="00E75A43">
        <w:rPr>
          <w:i/>
          <w:rPrChange w:id="664" w:author="phismith" w:date="2012-08-09T12:20:00Z">
            <w:rPr/>
          </w:rPrChange>
        </w:rPr>
        <w:t>occurrent</w:t>
      </w:r>
      <w:r w:rsidR="00E8433C" w:rsidRPr="00486765">
        <w:t xml:space="preserve"> or a </w:t>
      </w:r>
      <w:r w:rsidR="00E8433C" w:rsidRPr="00E75A43">
        <w:rPr>
          <w:i/>
          <w:rPrChange w:id="665" w:author="phismith" w:date="2012-08-09T12:20:00Z">
            <w:rPr/>
          </w:rPrChange>
        </w:rPr>
        <w:t>continuant</w:t>
      </w:r>
      <w:r w:rsidRPr="00B238B6">
        <w:rPr>
          <w:rStyle w:val="Annotation"/>
        </w:rPr>
        <w:t>]</w:t>
      </w:r>
    </w:p>
    <w:p w14:paraId="4757B555" w14:textId="73CF6F40" w:rsidR="00D95DB0" w:rsidRPr="00486765" w:rsidRDefault="00B05A25" w:rsidP="00544BF7">
      <w:pPr>
        <w:pStyle w:val="ListParagraph"/>
        <w:numPr>
          <w:ilvl w:val="0"/>
          <w:numId w:val="6"/>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ins w:id="666" w:author="phismith" w:date="2012-08-09T12:20:00Z">
        <w:r w:rsidR="00E75A43">
          <w:t>this</w:t>
        </w:r>
      </w:ins>
      <w:del w:id="667" w:author="phismith" w:date="2012-08-09T12:20:00Z">
        <w:r w:rsidR="00891359" w:rsidDel="00E75A43">
          <w:delText xml:space="preserve"> </w:delText>
        </w:r>
        <w:r w:rsidR="00D95DB0" w:rsidRPr="00486765" w:rsidDel="00E75A43">
          <w:delText>a</w:delText>
        </w:r>
      </w:del>
      <w:r w:rsidR="00D95DB0" w:rsidRPr="00486765">
        <w:t xml:space="preserve"> </w:t>
      </w:r>
      <w:r w:rsidR="00D95DB0" w:rsidRPr="00E75A43">
        <w:rPr>
          <w:i/>
          <w:rPrChange w:id="668" w:author="phismith" w:date="2012-08-09T12:20:00Z">
            <w:rPr/>
          </w:rPrChange>
        </w:rPr>
        <w:t>process</w:t>
      </w:r>
      <w:r w:rsidR="00D95DB0" w:rsidRPr="00486765">
        <w:t xml:space="preserve"> of cell death </w:t>
      </w:r>
      <w:r w:rsidR="008A258E" w:rsidRPr="008A258E">
        <w:rPr>
          <w:b/>
        </w:rPr>
        <w:t>s-depends_on</w:t>
      </w:r>
      <w:ins w:id="669" w:author="phismith" w:date="2012-08-09T12:20:00Z">
        <w:r w:rsidR="00E75A43">
          <w:t xml:space="preserve"> this</w:t>
        </w:r>
      </w:ins>
      <w:del w:id="670" w:author="phismith" w:date="2012-08-09T12:20:00Z">
        <w:r w:rsidR="00D95DB0" w:rsidRPr="00486765" w:rsidDel="00E75A43">
          <w:delText xml:space="preserve"> a</w:delText>
        </w:r>
      </w:del>
      <w:r w:rsidR="00D95DB0" w:rsidRPr="00486765">
        <w:t xml:space="preserve"> cell</w:t>
      </w:r>
      <w:r w:rsidRPr="00B238B6">
        <w:rPr>
          <w:rStyle w:val="Annotation"/>
        </w:rPr>
        <w:t>]</w:t>
      </w:r>
      <w:r w:rsidR="00D95DB0" w:rsidRPr="00486765">
        <w:t xml:space="preserve"> </w:t>
      </w:r>
    </w:p>
    <w:p w14:paraId="0AD457DF" w14:textId="7B1A45EA" w:rsidR="00D95DB0" w:rsidRPr="00486765" w:rsidRDefault="00D95DB0">
      <w:r w:rsidRPr="00486765">
        <w:t xml:space="preserve">Examples of </w:t>
      </w:r>
      <w:del w:id="671" w:author="phismith" w:date="2012-08-08T17:24:00Z">
        <w:r w:rsidR="00860FD4" w:rsidRPr="00486765" w:rsidDel="00E24FE7">
          <w:rPr>
            <w:b/>
          </w:rPr>
          <w:delText xml:space="preserve">reciprocal </w:delText>
        </w:r>
      </w:del>
      <w:ins w:id="672" w:author="phismith" w:date="2012-08-08T17:24:00Z">
        <w:r w:rsidR="00E24FE7">
          <w:rPr>
            <w:b/>
          </w:rPr>
          <w:t xml:space="preserve">mutual </w:t>
        </w:r>
      </w:ins>
      <w:r w:rsidR="00860FD4" w:rsidRPr="00486765">
        <w:rPr>
          <w:b/>
        </w:rPr>
        <w:t>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22386AAE" w:rsidR="00860FD4" w:rsidRPr="00486765" w:rsidRDefault="00B05A25" w:rsidP="00414A41">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C449B1" w:rsidRPr="00486765">
        <w:t xml:space="preserve">the two-sided </w:t>
      </w:r>
      <w:del w:id="673" w:author="phismith" w:date="2012-08-08T17:24:00Z">
        <w:r w:rsidR="00C449B1" w:rsidRPr="00486765" w:rsidDel="00E24FE7">
          <w:delText xml:space="preserve">reciprocal </w:delText>
        </w:r>
      </w:del>
      <w:ins w:id="674" w:author="phismith" w:date="2012-08-08T17:24:00Z">
        <w:r w:rsidR="00E24FE7">
          <w:t xml:space="preserve">mutual </w:t>
        </w:r>
      </w:ins>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D95DB0" w:rsidRPr="00486765">
        <w:t>]</w:t>
      </w:r>
      <w:r w:rsidRPr="00B238B6">
        <w:rPr>
          <w:rStyle w:val="Annotation"/>
        </w:rPr>
        <w:t>]</w:t>
      </w:r>
    </w:p>
    <w:p w14:paraId="02251821" w14:textId="1B509694" w:rsidR="00860FD4" w:rsidRPr="00486765" w:rsidDel="00E75A43" w:rsidRDefault="00B05A25" w:rsidP="00414A41">
      <w:pPr>
        <w:pStyle w:val="ListParagraph"/>
        <w:numPr>
          <w:ilvl w:val="0"/>
          <w:numId w:val="4"/>
        </w:numPr>
        <w:rPr>
          <w:del w:id="675" w:author="phismith" w:date="2012-08-09T12:20:00Z"/>
        </w:rPr>
        <w:pPrChange w:id="676" w:author="phismith" w:date="2012-08-09T12:20:00Z">
          <w:pPr>
            <w:pStyle w:val="ListParagraph"/>
            <w:numPr>
              <w:numId w:val="4"/>
            </w:numPr>
            <w:ind w:hanging="360"/>
          </w:pPr>
        </w:pPrChange>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w:t>
      </w:r>
      <w:del w:id="677" w:author="phismith" w:date="2012-08-08T17:24:00Z">
        <w:r w:rsidR="00D95DB0" w:rsidRPr="00486765" w:rsidDel="00E24FE7">
          <w:delText xml:space="preserve">reciprocal </w:delText>
        </w:r>
      </w:del>
      <w:ins w:id="678" w:author="phismith" w:date="2012-08-08T17:24:00Z">
        <w:r w:rsidR="00E24FE7">
          <w:t xml:space="preserve">mutual </w:t>
        </w:r>
      </w:ins>
      <w:r w:rsidR="00C449B1" w:rsidRPr="00E75A43">
        <w:rPr>
          <w:b/>
          <w:rPrChange w:id="679" w:author="phismith" w:date="2012-08-09T12:20:00Z">
            <w:rPr>
              <w:b/>
            </w:rPr>
          </w:rPrChange>
        </w:rPr>
        <w:t>s-</w:t>
      </w:r>
      <w:r w:rsidR="00D95DB0" w:rsidRPr="00E75A43">
        <w:rPr>
          <w:b/>
          <w:rPrChange w:id="680" w:author="phismith" w:date="2012-08-09T12:20:00Z">
            <w:rPr>
              <w:b/>
            </w:rPr>
          </w:rPrChange>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641B5299" w14:textId="775B9416" w:rsidR="00135288" w:rsidRPr="00486765" w:rsidRDefault="00B05A25" w:rsidP="00414A41">
      <w:pPr>
        <w:pStyle w:val="ListParagraph"/>
        <w:numPr>
          <w:ilvl w:val="0"/>
          <w:numId w:val="4"/>
        </w:numPr>
        <w:pPrChange w:id="681" w:author="phismith" w:date="2012-08-09T12:20:00Z">
          <w:pPr>
            <w:pStyle w:val="ListParagraph"/>
            <w:numPr>
              <w:numId w:val="4"/>
            </w:numPr>
            <w:ind w:hanging="360"/>
          </w:pPr>
        </w:pPrChange>
      </w:pPr>
      <w:r w:rsidRPr="00B238B6">
        <w:rPr>
          <w:rStyle w:val="Annotation"/>
        </w:rPr>
        <w:t>example(s-depends on</w:t>
      </w:r>
      <w:r w:rsidR="009666A1">
        <w:rPr>
          <w:rStyle w:val="Annotation"/>
        </w:rPr>
        <w:t>)</w:t>
      </w:r>
      <w:r w:rsidRPr="00B238B6">
        <w:rPr>
          <w:rStyle w:val="Annotation"/>
        </w:rPr>
        <w:t>[</w:t>
      </w:r>
      <w:del w:id="682" w:author="phismith" w:date="2012-08-09T12:20:00Z">
        <w:r w:rsidR="0032409B" w:rsidRPr="00486765" w:rsidDel="00E75A43">
          <w:delText xml:space="preserve">the </w:delText>
        </w:r>
        <w:r w:rsidR="00D95DB0" w:rsidRPr="00486765" w:rsidDel="00E75A43">
          <w:delText xml:space="preserve">three-sided </w:delText>
        </w:r>
      </w:del>
      <w:del w:id="683" w:author="phismith" w:date="2012-08-08T17:24:00Z">
        <w:r w:rsidR="00D95DB0" w:rsidRPr="00486765" w:rsidDel="00E24FE7">
          <w:delText xml:space="preserve">reciprocal </w:delText>
        </w:r>
      </w:del>
      <w:del w:id="684" w:author="phismith" w:date="2012-08-09T12:20:00Z">
        <w:r w:rsidR="00C449B1" w:rsidRPr="00E75A43" w:rsidDel="00E75A43">
          <w:rPr>
            <w:b/>
            <w:rPrChange w:id="685" w:author="phismith" w:date="2012-08-09T12:20:00Z">
              <w:rPr>
                <w:b/>
              </w:rPr>
            </w:rPrChange>
          </w:rPr>
          <w:delText>s-</w:delText>
        </w:r>
        <w:r w:rsidR="00D95DB0" w:rsidRPr="00E75A43" w:rsidDel="00E75A43">
          <w:rPr>
            <w:b/>
            <w:rPrChange w:id="686" w:author="phismith" w:date="2012-08-09T12:20:00Z">
              <w:rPr>
                <w:b/>
              </w:rPr>
            </w:rPrChange>
          </w:rPr>
          <w:delText>dependence</w:delText>
        </w:r>
        <w:r w:rsidR="00D95DB0" w:rsidRPr="00486765" w:rsidDel="00E75A43">
          <w:delText xml:space="preserve"> of the </w:delText>
        </w:r>
        <w:r w:rsidR="00860FD4" w:rsidRPr="00486765" w:rsidDel="00E75A43">
          <w:delText xml:space="preserve">pitch, timbre and </w:delText>
        </w:r>
        <w:r w:rsidR="00C449B1" w:rsidRPr="00486765" w:rsidDel="00E75A43">
          <w:delText>volume</w:delText>
        </w:r>
        <w:r w:rsidR="00860FD4" w:rsidRPr="00486765" w:rsidDel="00E75A43">
          <w:delText xml:space="preserve"> of </w:delText>
        </w:r>
        <w:r w:rsidR="00D95DB0" w:rsidRPr="00486765" w:rsidDel="00E75A43">
          <w:delText>a tone [</w:delText>
        </w:r>
        <w:r w:rsidR="00EC6A9C" w:rsidDel="00E75A43">
          <w:fldChar w:fldCharType="begin"/>
        </w:r>
        <w:r w:rsidR="00EC6A9C" w:rsidDel="00E75A43">
          <w:delInstrText xml:space="preserve"> REF _Ref309157074 \r \h  \* MERGEFORMAT </w:delInstrText>
        </w:r>
        <w:r w:rsidR="00EC6A9C" w:rsidDel="00E75A43">
          <w:fldChar w:fldCharType="separate"/>
        </w:r>
        <w:r w:rsidR="00555732" w:rsidDel="00E75A43">
          <w:delText>45</w:delText>
        </w:r>
        <w:r w:rsidR="00EC6A9C" w:rsidDel="00E75A43">
          <w:fldChar w:fldCharType="end"/>
        </w:r>
        <w:r w:rsidR="00D95DB0" w:rsidRPr="00486765" w:rsidDel="00E75A43">
          <w:delText>]</w:delText>
        </w:r>
      </w:del>
      <w:r w:rsidRPr="00B238B6">
        <w:rPr>
          <w:rStyle w:val="Annotation"/>
        </w:rPr>
        <w:t>]</w:t>
      </w:r>
    </w:p>
    <w:p w14:paraId="073CA2A9" w14:textId="77971359" w:rsidR="001028CA" w:rsidRPr="00486765" w:rsidRDefault="001028CA">
      <w:r w:rsidRPr="00486765">
        <w:lastRenderedPageBreak/>
        <w:t xml:space="preserve">Note that </w:t>
      </w:r>
      <w:r w:rsidR="00610A0A">
        <w:t>mutually d</w:t>
      </w:r>
      <w:r w:rsidRPr="00486765">
        <w:t xml:space="preserve">ependent entities are in </w:t>
      </w:r>
      <w:r w:rsidR="00CD5918" w:rsidRPr="00486765">
        <w:t>e</w:t>
      </w:r>
      <w:r w:rsidRPr="00486765">
        <w:t xml:space="preserve">very case also one-sidedly dependent on some relevant bearers. </w:t>
      </w:r>
      <w:del w:id="687" w:author="phismith" w:date="2012-08-09T12:20:00Z">
        <w:r w:rsidRPr="00486765" w:rsidDel="00E75A43">
          <w:delText>This is why you can</w:delText>
        </w:r>
        <w:r w:rsidR="00F15D9F" w:rsidDel="00E75A43">
          <w:delText>no</w:delText>
        </w:r>
        <w:r w:rsidRPr="00486765" w:rsidDel="00E75A43">
          <w:delText xml:space="preserve">t change </w:delText>
        </w:r>
        <w:r w:rsidR="0032409B" w:rsidRPr="00486765" w:rsidDel="00E75A43">
          <w:delText>a smile</w:delText>
        </w:r>
        <w:r w:rsidRPr="00486765" w:rsidDel="00E75A43">
          <w:delText xml:space="preserve">, for example, without changing the </w:delText>
        </w:r>
        <w:r w:rsidR="0032409B" w:rsidRPr="00486765" w:rsidDel="00E75A43">
          <w:delText xml:space="preserve">face </w:delText>
        </w:r>
        <w:r w:rsidR="00C635B8" w:rsidRPr="00486765" w:rsidDel="00E75A43">
          <w:delText>upon</w:delText>
        </w:r>
        <w:r w:rsidRPr="00486765" w:rsidDel="00E75A43">
          <w:delText xml:space="preserve"> </w:delText>
        </w:r>
        <w:r w:rsidR="00C635B8" w:rsidRPr="00486765" w:rsidDel="00E75A43">
          <w:delText xml:space="preserve">which </w:delText>
        </w:r>
        <w:r w:rsidRPr="00486765" w:rsidDel="00E75A43">
          <w:delText xml:space="preserve">the </w:delText>
        </w:r>
        <w:r w:rsidR="0032409B" w:rsidRPr="00486765" w:rsidDel="00E75A43">
          <w:delText xml:space="preserve">smile </w:delText>
        </w:r>
        <w:r w:rsidR="00C635B8" w:rsidRPr="00486765" w:rsidDel="00E75A43">
          <w:delText>depends</w:delText>
        </w:r>
        <w:r w:rsidRPr="00486765" w:rsidDel="00E75A43">
          <w:delText>.</w:delText>
        </w:r>
      </w:del>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004C96AD" w:rsidR="004F3C45" w:rsidRPr="00486765" w:rsidRDefault="00B05A25" w:rsidP="00CD264A">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w:t>
      </w:r>
      <w:del w:id="688" w:author="phismith" w:date="2012-08-09T12:20:00Z">
        <w:r w:rsidR="004F3C45" w:rsidRPr="00486765" w:rsidDel="00E75A43">
          <w:delText xml:space="preserve"> a</w:delText>
        </w:r>
      </w:del>
      <w:ins w:id="689" w:author="phismith" w:date="2012-08-09T12:20:00Z">
        <w:r w:rsidR="00E75A43">
          <w:t xml:space="preserve"> this</w:t>
        </w:r>
      </w:ins>
      <w:r w:rsidR="000E1D4C" w:rsidRPr="00B238B6">
        <w:rPr>
          <w:rStyle w:val="Annotation"/>
        </w:rPr>
        <w:t xml:space="preserve">n occurrent on an independent continuant: </w:t>
      </w:r>
      <w:ins w:id="690" w:author="phismith" w:date="2012-08-08T17:29:00Z">
        <w:r w:rsidR="00E24FE7">
          <w:rPr>
            <w:rStyle w:val="Annotation"/>
            <w:vanish w:val="0"/>
          </w:rPr>
          <w:t xml:space="preserve"> </w:t>
        </w:r>
      </w:ins>
      <w:r w:rsidR="004F3C45" w:rsidRPr="00486765">
        <w:t>handwave on</w:t>
      </w:r>
      <w:del w:id="691" w:author="phismith" w:date="2012-08-09T12:21:00Z">
        <w:r w:rsidR="004F3C45" w:rsidRPr="00486765" w:rsidDel="00E75A43">
          <w:delText xml:space="preserve"> a</w:delText>
        </w:r>
      </w:del>
      <w:ins w:id="692" w:author="phismith" w:date="2012-08-09T12:21:00Z">
        <w:r w:rsidR="00E75A43">
          <w:t xml:space="preserve"> this</w:t>
        </w:r>
      </w:ins>
      <w:r w:rsidR="004F3C45" w:rsidRPr="00486765">
        <w:t xml:space="preserve"> hand</w:t>
      </w:r>
      <w:r w:rsidRPr="00B238B6">
        <w:rPr>
          <w:rStyle w:val="Annotation"/>
        </w:rPr>
        <w:t>]</w:t>
      </w:r>
    </w:p>
    <w:p w14:paraId="6CFD7DC7" w14:textId="67DC3D64" w:rsidR="004F3C45" w:rsidRPr="00486765" w:rsidRDefault="00B05A25" w:rsidP="00544BF7">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w:t>
      </w:r>
      <w:del w:id="693" w:author="phismith" w:date="2012-08-09T12:21:00Z">
        <w:r w:rsidR="004F3C45" w:rsidRPr="00486765" w:rsidDel="00E75A43">
          <w:delText xml:space="preserve"> a</w:delText>
        </w:r>
      </w:del>
      <w:ins w:id="694" w:author="phismith" w:date="2012-08-09T12:21:00Z">
        <w:r w:rsidR="00E75A43">
          <w:t xml:space="preserve"> this</w:t>
        </w:r>
      </w:ins>
      <w:r w:rsidR="000E1D4C" w:rsidRPr="00B238B6">
        <w:rPr>
          <w:rStyle w:val="Annotation"/>
        </w:rPr>
        <w:t>n occurrent on an independent continuant:</w:t>
      </w:r>
      <w:r w:rsidR="004F3C45" w:rsidRPr="00BC02F8">
        <w:rPr>
          <w:rStyle w:val="Annotation"/>
        </w:rPr>
        <w:t xml:space="preserve"> </w:t>
      </w:r>
      <w:ins w:id="695" w:author="phismith" w:date="2012-08-08T17:29:00Z">
        <w:r w:rsidR="00E24FE7">
          <w:rPr>
            <w:rStyle w:val="Annotation"/>
            <w:vanish w:val="0"/>
          </w:rPr>
          <w:t xml:space="preserve"> </w:t>
        </w:r>
      </w:ins>
      <w:r w:rsidR="004F3C45" w:rsidRPr="00486765">
        <w:t>football match on the</w:t>
      </w:r>
      <w:ins w:id="696" w:author="phismith" w:date="2012-08-09T12:23:00Z">
        <w:r w:rsidR="00E75A43">
          <w:t>se</w:t>
        </w:r>
      </w:ins>
      <w:r w:rsidR="004F3C45" w:rsidRPr="00486765">
        <w:t xml:space="preserve"> players, </w:t>
      </w:r>
      <w:del w:id="697" w:author="phismith" w:date="2012-08-09T12:23:00Z">
        <w:r w:rsidR="004F3C45" w:rsidRPr="00486765" w:rsidDel="00E75A43">
          <w:delText xml:space="preserve">the </w:delText>
        </w:r>
      </w:del>
      <w:r w:rsidR="004F3C45" w:rsidRPr="00486765">
        <w:t xml:space="preserve">ground, </w:t>
      </w:r>
      <w:del w:id="698" w:author="phismith" w:date="2012-08-09T12:23:00Z">
        <w:r w:rsidR="004F3C45" w:rsidRPr="00486765" w:rsidDel="00E75A43">
          <w:delText xml:space="preserve">the </w:delText>
        </w:r>
      </w:del>
      <w:ins w:id="699" w:author="phismith" w:date="2012-08-09T12:23:00Z">
        <w:r w:rsidR="00E75A43">
          <w:t xml:space="preserve">and </w:t>
        </w:r>
      </w:ins>
      <w:r w:rsidR="004F3C45" w:rsidRPr="00486765">
        <w:t>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0873A888" w:rsidR="0032409B" w:rsidRPr="00486765" w:rsidRDefault="00B05A25" w:rsidP="00CD264A">
      <w:pPr>
        <w:pStyle w:val="ListParagraph"/>
        <w:numPr>
          <w:ilvl w:val="0"/>
          <w:numId w:val="21"/>
        </w:numPr>
      </w:pPr>
      <w:del w:id="700" w:author="phismith" w:date="2012-08-09T12:21:00Z">
        <w:r w:rsidRPr="00B238B6" w:rsidDel="00E75A43">
          <w:rPr>
            <w:rStyle w:val="Annotation"/>
          </w:rPr>
          <w:delText>example(s-depends on</w:delText>
        </w:r>
        <w:r w:rsidR="009666A1" w:rsidDel="00E75A43">
          <w:rPr>
            <w:rStyle w:val="Annotation"/>
          </w:rPr>
          <w:delText>)</w:delText>
        </w:r>
        <w:r w:rsidRPr="00B238B6" w:rsidDel="00E75A43">
          <w:rPr>
            <w:rStyle w:val="Annotation"/>
          </w:rPr>
          <w:delText>[</w:delText>
        </w:r>
        <w:r w:rsidR="000E1D4C" w:rsidRPr="00B238B6" w:rsidDel="00E75A43">
          <w:rPr>
            <w:rStyle w:val="Annotation"/>
          </w:rPr>
          <w:delText xml:space="preserve">one-sided s-dependence of one occurrent on multiple independent continuants: </w:delText>
        </w:r>
        <w:r w:rsidR="0032409B" w:rsidRPr="00486765" w:rsidDel="00E75A43">
          <w:delText xml:space="preserve">a </w:delText>
        </w:r>
      </w:del>
      <w:ins w:id="701" w:author="phismith" w:date="2012-08-09T12:21:00Z">
        <w:r w:rsidR="00E75A43" w:rsidRPr="00B238B6">
          <w:rPr>
            <w:rStyle w:val="Annotation"/>
          </w:rPr>
          <w:t>example(s-depends on</w:t>
        </w:r>
        <w:r w:rsidR="00E75A43">
          <w:rPr>
            <w:rStyle w:val="Annotation"/>
          </w:rPr>
          <w:t>)</w:t>
        </w:r>
        <w:r w:rsidR="00E75A43" w:rsidRPr="00B238B6">
          <w:rPr>
            <w:rStyle w:val="Annotation"/>
          </w:rPr>
          <w:t xml:space="preserve">[one-sided s-dependence of one occurrent on multiple independent continuants: </w:t>
        </w:r>
        <w:r w:rsidR="00E75A43">
          <w:t>this</w:t>
        </w:r>
        <w:r w:rsidR="00E75A43" w:rsidRPr="00486765">
          <w:t xml:space="preserve"> </w:t>
        </w:r>
      </w:ins>
      <w:r w:rsidR="0032409B" w:rsidRPr="00486765">
        <w:t xml:space="preserve">relational </w:t>
      </w:r>
      <w:r w:rsidR="0032409B" w:rsidRPr="00486765">
        <w:rPr>
          <w:i/>
        </w:rPr>
        <w:t>process</w:t>
      </w:r>
      <w:r w:rsidR="0032409B" w:rsidRPr="00486765">
        <w:t xml:space="preserve"> of hitting</w:t>
      </w:r>
      <w:del w:id="702" w:author="phismith" w:date="2012-08-09T12:21:00Z">
        <w:r w:rsidR="0032409B" w:rsidRPr="00486765" w:rsidDel="00E75A43">
          <w:delText xml:space="preserve"> a</w:delText>
        </w:r>
      </w:del>
      <w:ins w:id="703" w:author="phismith" w:date="2012-08-09T12:21:00Z">
        <w:r w:rsidR="00E75A43">
          <w:t xml:space="preserve"> this</w:t>
        </w:r>
      </w:ins>
      <w:r w:rsidR="0032409B" w:rsidRPr="00486765">
        <w:t xml:space="preserve"> ball with</w:t>
      </w:r>
      <w:del w:id="704" w:author="phismith" w:date="2012-08-09T12:21:00Z">
        <w:r w:rsidR="0032409B" w:rsidRPr="00486765" w:rsidDel="00E75A43">
          <w:delText xml:space="preserve"> a</w:delText>
        </w:r>
      </w:del>
      <w:ins w:id="705" w:author="phismith" w:date="2012-08-09T12:21:00Z">
        <w:r w:rsidR="00E75A43">
          <w:t xml:space="preserve"> this</w:t>
        </w:r>
      </w:ins>
      <w:r w:rsidR="0032409B" w:rsidRPr="00486765">
        <w:t xml:space="preserve"> cricket bat</w:t>
      </w:r>
      <w:r w:rsidRPr="00B238B6">
        <w:rPr>
          <w:rStyle w:val="Annotation"/>
        </w:rPr>
        <w:t>]</w:t>
      </w:r>
    </w:p>
    <w:p w14:paraId="0991255C" w14:textId="2883BB40" w:rsidR="0032409B" w:rsidRPr="00486765" w:rsidRDefault="00B05A25" w:rsidP="00544BF7">
      <w:pPr>
        <w:pStyle w:val="ListParagraph"/>
        <w:numPr>
          <w:ilvl w:val="0"/>
          <w:numId w:val="21"/>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del w:id="706" w:author="phismith" w:date="2012-08-09T12:21:00Z">
        <w:r w:rsidR="000E1D4C" w:rsidRPr="00486765" w:rsidDel="00E75A43">
          <w:delText xml:space="preserve"> </w:delText>
        </w:r>
        <w:r w:rsidR="0032409B" w:rsidRPr="00486765" w:rsidDel="00E75A43">
          <w:delText>a</w:delText>
        </w:r>
      </w:del>
      <w:ins w:id="707" w:author="phismith" w:date="2012-08-09T12:21:00Z">
        <w:r w:rsidR="00E75A43">
          <w:t>this</w:t>
        </w:r>
      </w:ins>
      <w:r w:rsidR="0032409B" w:rsidRPr="00486765">
        <w:t xml:space="preserve"> relational </w:t>
      </w:r>
      <w:r w:rsidR="0032409B" w:rsidRPr="00486765">
        <w:rPr>
          <w:i/>
        </w:rPr>
        <w:t xml:space="preserve">process </w:t>
      </w:r>
      <w:r w:rsidR="0032409B" w:rsidRPr="00486765">
        <w:t xml:space="preserve">of paying </w:t>
      </w:r>
      <w:del w:id="708" w:author="phismith" w:date="2012-08-09T12:23:00Z">
        <w:r w:rsidR="0032409B" w:rsidRPr="00486765" w:rsidDel="00E75A43">
          <w:delText xml:space="preserve">cash </w:delText>
        </w:r>
      </w:del>
      <w:ins w:id="709" w:author="phismith" w:date="2012-08-09T12:23:00Z">
        <w:r w:rsidR="00E75A43">
          <w:t xml:space="preserve">this coin </w:t>
        </w:r>
      </w:ins>
      <w:r w:rsidR="0032409B" w:rsidRPr="00486765">
        <w:t>to</w:t>
      </w:r>
      <w:del w:id="710" w:author="phismith" w:date="2012-08-09T12:21:00Z">
        <w:r w:rsidR="0032409B" w:rsidRPr="00486765" w:rsidDel="00E75A43">
          <w:delText xml:space="preserve"> a</w:delText>
        </w:r>
      </w:del>
      <w:ins w:id="711" w:author="phismith" w:date="2012-08-09T12:21:00Z">
        <w:r w:rsidR="00E75A43">
          <w:t xml:space="preserve"> this</w:t>
        </w:r>
      </w:ins>
      <w:r w:rsidR="0032409B" w:rsidRPr="00486765">
        <w:t xml:space="preserve"> merchant in exchange for</w:t>
      </w:r>
      <w:del w:id="712" w:author="phismith" w:date="2012-08-09T12:21:00Z">
        <w:r w:rsidR="0032409B" w:rsidRPr="00486765" w:rsidDel="00E75A43">
          <w:delText xml:space="preserve"> a</w:delText>
        </w:r>
      </w:del>
      <w:ins w:id="713" w:author="phismith" w:date="2012-08-09T12:21:00Z">
        <w:r w:rsidR="00E75A43">
          <w:t xml:space="preserve"> this</w:t>
        </w:r>
      </w:ins>
      <w:r w:rsidR="0032409B" w:rsidRPr="00486765">
        <w:t xml:space="preserve">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60B3451D" w:rsidR="00135288" w:rsidRPr="00486765" w:rsidRDefault="00B05A25" w:rsidP="00CD264A">
      <w:pPr>
        <w:pStyle w:val="ListParagraph"/>
        <w:numPr>
          <w:ilvl w:val="0"/>
          <w:numId w:val="5"/>
        </w:numPr>
        <w:rPr>
          <w:b/>
        </w:rPr>
      </w:pPr>
      <w:bookmarkStart w:id="714" w:name="OLE_LINK31"/>
      <w:bookmarkStart w:id="715"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del w:id="716" w:author="phismith" w:date="2012-08-09T12:21:00Z">
        <w:r w:rsidR="000E1D4C" w:rsidDel="00E75A43">
          <w:delText xml:space="preserve"> </w:delText>
        </w:r>
        <w:r w:rsidR="00135288" w:rsidRPr="00486765" w:rsidDel="00E75A43">
          <w:delText>a</w:delText>
        </w:r>
      </w:del>
      <w:ins w:id="717" w:author="phismith" w:date="2012-08-09T12:21:00Z">
        <w:r w:rsidR="00E75A43">
          <w:t>this</w:t>
        </w:r>
      </w:ins>
      <w:r w:rsidR="00135288" w:rsidRPr="00486765">
        <w:t xml:space="preserve"> </w:t>
      </w:r>
      <w:r w:rsidR="00135288" w:rsidRPr="00486765">
        <w:rPr>
          <w:i/>
        </w:rPr>
        <w:t>process</w:t>
      </w:r>
      <w:r w:rsidR="00135288" w:rsidRPr="00486765">
        <w:t xml:space="preserve"> of answering</w:t>
      </w:r>
      <w:del w:id="718" w:author="phismith" w:date="2012-08-09T12:21:00Z">
        <w:r w:rsidR="00135288" w:rsidRPr="00486765" w:rsidDel="00E75A43">
          <w:delText xml:space="preserve"> a</w:delText>
        </w:r>
      </w:del>
      <w:ins w:id="719" w:author="phismith" w:date="2012-08-09T12:21:00Z">
        <w:r w:rsidR="00E75A43">
          <w:t xml:space="preserve"> this</w:t>
        </w:r>
      </w:ins>
      <w:r w:rsidR="00135288" w:rsidRPr="00486765">
        <w:t xml:space="preserve"> question is dependent on a prior </w:t>
      </w:r>
      <w:r w:rsidR="00135288" w:rsidRPr="00486765">
        <w:rPr>
          <w:i/>
        </w:rPr>
        <w:t>process</w:t>
      </w:r>
      <w:r w:rsidR="00135288" w:rsidRPr="00486765">
        <w:t xml:space="preserve"> of asking</w:t>
      </w:r>
      <w:del w:id="720" w:author="phismith" w:date="2012-08-09T12:21:00Z">
        <w:r w:rsidR="00135288" w:rsidRPr="00486765" w:rsidDel="00E75A43">
          <w:delText xml:space="preserve"> a</w:delText>
        </w:r>
      </w:del>
      <w:ins w:id="721" w:author="phismith" w:date="2012-08-09T12:21:00Z">
        <w:r w:rsidR="00E75A43">
          <w:t xml:space="preserve"> the</w:t>
        </w:r>
      </w:ins>
      <w:r w:rsidR="00135288" w:rsidRPr="00486765">
        <w:t xml:space="preserve"> question</w:t>
      </w:r>
      <w:r w:rsidRPr="00B238B6">
        <w:rPr>
          <w:rStyle w:val="Annotation"/>
        </w:rPr>
        <w:t>]</w:t>
      </w:r>
    </w:p>
    <w:bookmarkEnd w:id="714"/>
    <w:bookmarkEnd w:id="715"/>
    <w:p w14:paraId="4795D9F7" w14:textId="586F5295"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ins w:id="722" w:author="phismith" w:date="2012-08-09T12:24:00Z">
        <w:r w:rsidR="00E75A43">
          <w:t>this</w:t>
        </w:r>
      </w:ins>
      <w:del w:id="723" w:author="phismith" w:date="2012-08-09T12:24:00Z">
        <w:r w:rsidR="00135288" w:rsidRPr="00486765" w:rsidDel="00E75A43">
          <w:delText>a</w:delText>
        </w:r>
      </w:del>
      <w:r w:rsidR="00135288" w:rsidRPr="00486765">
        <w:t xml:space="preserve"> </w:t>
      </w:r>
      <w:r w:rsidR="00135288" w:rsidRPr="00486765">
        <w:rPr>
          <w:i/>
        </w:rPr>
        <w:t>process</w:t>
      </w:r>
      <w:r w:rsidR="00135288" w:rsidRPr="00486765">
        <w:t xml:space="preserve"> of obeying</w:t>
      </w:r>
      <w:del w:id="724" w:author="phismith" w:date="2012-08-09T12:21:00Z">
        <w:r w:rsidR="00135288" w:rsidRPr="00486765" w:rsidDel="00E75A43">
          <w:delText xml:space="preserve"> a</w:delText>
        </w:r>
      </w:del>
      <w:ins w:id="725" w:author="phismith" w:date="2012-08-09T12:21:00Z">
        <w:r w:rsidR="00E75A43">
          <w:t xml:space="preserve"> this</w:t>
        </w:r>
      </w:ins>
      <w:r w:rsidR="00135288" w:rsidRPr="00486765">
        <w:t xml:space="preserve"> command is dependent on</w:t>
      </w:r>
      <w:del w:id="726" w:author="phismith" w:date="2012-08-09T12:21:00Z">
        <w:r w:rsidR="00135288" w:rsidRPr="00486765" w:rsidDel="00E75A43">
          <w:delText xml:space="preserve"> a</w:delText>
        </w:r>
      </w:del>
      <w:ins w:id="727" w:author="phismith" w:date="2012-08-09T12:21:00Z">
        <w:r w:rsidR="00E75A43">
          <w:t xml:space="preserve"> this</w:t>
        </w:r>
      </w:ins>
      <w:r w:rsidR="00135288" w:rsidRPr="00486765">
        <w:t xml:space="preserve"> prior </w:t>
      </w:r>
      <w:r w:rsidR="00135288" w:rsidRPr="00486765">
        <w:rPr>
          <w:i/>
        </w:rPr>
        <w:t xml:space="preserve">process </w:t>
      </w:r>
      <w:r w:rsidR="00135288" w:rsidRPr="00486765">
        <w:t>of issuing</w:t>
      </w:r>
      <w:del w:id="728" w:author="phismith" w:date="2012-08-09T12:21:00Z">
        <w:r w:rsidR="00135288" w:rsidRPr="00486765" w:rsidDel="00E75A43">
          <w:delText xml:space="preserve"> a</w:delText>
        </w:r>
      </w:del>
      <w:ins w:id="729" w:author="phismith" w:date="2012-08-09T12:21:00Z">
        <w:r w:rsidR="00E75A43">
          <w:t xml:space="preserve"> the</w:t>
        </w:r>
      </w:ins>
      <w:r w:rsidR="00135288" w:rsidRPr="00486765">
        <w:t xml:space="preserve"> command</w:t>
      </w:r>
      <w:r w:rsidRPr="00B238B6">
        <w:rPr>
          <w:rStyle w:val="Annotation"/>
        </w:rPr>
        <w:t>]</w:t>
      </w:r>
    </w:p>
    <w:p w14:paraId="5AD7A48E" w14:textId="16660D5F" w:rsidR="00CF7DCA" w:rsidRPr="00486765" w:rsidRDefault="00CF7DCA">
      <w:r w:rsidRPr="00486765">
        <w:t xml:space="preserve">Examples of </w:t>
      </w:r>
      <w:del w:id="730" w:author="phismith" w:date="2012-08-08T17:24:00Z">
        <w:r w:rsidRPr="00486765" w:rsidDel="00E24FE7">
          <w:rPr>
            <w:b/>
          </w:rPr>
          <w:delText xml:space="preserve">reciprocal </w:delText>
        </w:r>
      </w:del>
      <w:ins w:id="731" w:author="phismith" w:date="2012-08-08T17:24:00Z">
        <w:r w:rsidR="00E24FE7">
          <w:rPr>
            <w:b/>
          </w:rPr>
          <w:t xml:space="preserve">mutual </w:t>
        </w:r>
      </w:ins>
      <w:r w:rsidRPr="00486765">
        <w:rPr>
          <w:b/>
        </w:rPr>
        <w:t xml:space="preserve">s-dependence </w:t>
      </w:r>
      <w:r w:rsidRPr="00486765">
        <w:t xml:space="preserve">between </w:t>
      </w:r>
      <w:r w:rsidRPr="00486765">
        <w:rPr>
          <w:i/>
        </w:rPr>
        <w:t>occurrents</w:t>
      </w:r>
      <w:r w:rsidRPr="00486765">
        <w:t>:</w:t>
      </w:r>
    </w:p>
    <w:p w14:paraId="1DD0D4E6" w14:textId="408CCD56" w:rsidR="00CF7DCA" w:rsidRPr="00486765" w:rsidRDefault="00B05A25" w:rsidP="00CD264A">
      <w:pPr>
        <w:pStyle w:val="ListParagraph"/>
        <w:numPr>
          <w:ilvl w:val="0"/>
          <w:numId w:val="5"/>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in a game of chess th</w:t>
      </w:r>
      <w:ins w:id="732" w:author="phismith" w:date="2012-08-09T12:22:00Z">
        <w:r w:rsidR="00E75A43">
          <w:t>is</w:t>
        </w:r>
      </w:ins>
      <w:del w:id="733" w:author="phismith" w:date="2012-08-09T12:22:00Z">
        <w:r w:rsidR="00C87A97" w:rsidDel="00E75A43">
          <w:delText>e</w:delText>
        </w:r>
      </w:del>
      <w:r w:rsidR="00C87A97">
        <w:t xml:space="preserve"> </w:t>
      </w:r>
      <w:r w:rsidR="00CF7DCA" w:rsidRPr="00486765">
        <w:t xml:space="preserve">process of playing with the white pieces is </w:t>
      </w:r>
      <w:r w:rsidR="00610A0A">
        <w:t>mutually d</w:t>
      </w:r>
      <w:r w:rsidR="00CF7DCA" w:rsidRPr="00486765">
        <w:t xml:space="preserve">ependent on </w:t>
      </w:r>
      <w:r w:rsidR="00C87A97">
        <w:t>th</w:t>
      </w:r>
      <w:ins w:id="734" w:author="phismith" w:date="2012-08-09T12:24:00Z">
        <w:r w:rsidR="00371EC9">
          <w:t>is</w:t>
        </w:r>
      </w:ins>
      <w:del w:id="735" w:author="phismith" w:date="2012-08-09T12:24:00Z">
        <w:r w:rsidR="00C87A97" w:rsidDel="00371EC9">
          <w:delText>e</w:delText>
        </w:r>
      </w:del>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359F834C"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ins w:id="736" w:author="phismith" w:date="2012-08-09T12:22:00Z">
        <w:r w:rsidR="00E75A43">
          <w:t>this</w:t>
        </w:r>
      </w:ins>
      <w:del w:id="737" w:author="phismith" w:date="2012-08-09T12:22:00Z">
        <w:r w:rsidR="000E1D4C" w:rsidDel="00E75A43">
          <w:rPr>
            <w:i/>
          </w:rPr>
          <w:delText>:</w:delText>
        </w:r>
        <w:r w:rsidR="000E1D4C" w:rsidRPr="00486765" w:rsidDel="00E75A43">
          <w:delText xml:space="preserve"> </w:delText>
        </w:r>
        <w:bookmarkStart w:id="738" w:name="OLE_LINK35"/>
        <w:bookmarkStart w:id="739" w:name="OLE_LINK36"/>
        <w:r w:rsidR="00CF7DCA" w:rsidRPr="00486765" w:rsidDel="00E75A43">
          <w:delText>a</w:delText>
        </w:r>
      </w:del>
      <w:r w:rsidR="00CF7DCA" w:rsidRPr="00486765">
        <w:t xml:space="preserve"> process of buying </w:t>
      </w:r>
      <w:ins w:id="740" w:author="phismith" w:date="2012-08-09T12:24:00Z">
        <w:r w:rsidR="00371EC9">
          <w:t xml:space="preserve">is mutually dependent on </w:t>
        </w:r>
      </w:ins>
      <w:del w:id="741" w:author="phismith" w:date="2012-08-09T12:24:00Z">
        <w:r w:rsidR="00CF7DCA" w:rsidRPr="00486765" w:rsidDel="00371EC9">
          <w:delText xml:space="preserve">and the </w:delText>
        </w:r>
      </w:del>
      <w:ins w:id="742" w:author="phismith" w:date="2012-08-09T12:24:00Z">
        <w:r w:rsidR="00371EC9">
          <w:t xml:space="preserve">this </w:t>
        </w:r>
      </w:ins>
      <w:r w:rsidR="00CF7DCA" w:rsidRPr="00486765">
        <w:t>associated process of selling</w:t>
      </w:r>
      <w:bookmarkEnd w:id="738"/>
      <w:bookmarkEnd w:id="739"/>
      <w:r w:rsidRPr="00B238B6">
        <w:rPr>
          <w:rStyle w:val="Annotation"/>
        </w:rPr>
        <w:t>]</w:t>
      </w:r>
    </w:p>
    <w:p w14:paraId="3D7D3289" w14:textId="085D0E8A" w:rsidR="00135288"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743" w:name="OLE_LINK33"/>
      <w:bookmarkStart w:id="744" w:name="OLE_LINK34"/>
      <w:ins w:id="745" w:author="phismith" w:date="2012-08-09T12:24:00Z">
        <w:r w:rsidR="00371EC9">
          <w:t>this</w:t>
        </w:r>
      </w:ins>
      <w:del w:id="746" w:author="phismith" w:date="2012-08-09T12:24:00Z">
        <w:r w:rsidR="00CF7DCA" w:rsidRPr="00486765" w:rsidDel="00371EC9">
          <w:delText>a</w:delText>
        </w:r>
      </w:del>
      <w:r w:rsidR="00CF7DCA" w:rsidRPr="00486765">
        <w:t xml:space="preserve"> process of increasing the volume of</w:t>
      </w:r>
      <w:del w:id="747" w:author="phismith" w:date="2012-08-09T12:22:00Z">
        <w:r w:rsidR="00CF7DCA" w:rsidRPr="00486765" w:rsidDel="00E75A43">
          <w:delText xml:space="preserve"> a</w:delText>
        </w:r>
      </w:del>
      <w:ins w:id="748" w:author="phismith" w:date="2012-08-09T12:22:00Z">
        <w:r w:rsidR="00E75A43">
          <w:t xml:space="preserve"> this</w:t>
        </w:r>
      </w:ins>
      <w:r w:rsidR="00CF7DCA" w:rsidRPr="00486765">
        <w:t xml:space="preserve">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del w:id="749" w:author="phismith" w:date="2012-08-09T12:25:00Z">
        <w:r w:rsidR="00CF7DCA" w:rsidRPr="00486765" w:rsidDel="00371EC9">
          <w:delText xml:space="preserve">and </w:delText>
        </w:r>
      </w:del>
      <w:ins w:id="750" w:author="phismith" w:date="2012-08-09T12:25:00Z">
        <w:r w:rsidR="00371EC9">
          <w:t xml:space="preserve">is mutually dependent on </w:t>
        </w:r>
      </w:ins>
      <w:del w:id="751" w:author="phismith" w:date="2012-08-09T12:25:00Z">
        <w:r w:rsidR="00CF7DCA" w:rsidRPr="00486765" w:rsidDel="00371EC9">
          <w:delText xml:space="preserve">the </w:delText>
        </w:r>
      </w:del>
      <w:ins w:id="752" w:author="phismith" w:date="2012-08-09T12:25:00Z">
        <w:r w:rsidR="00371EC9">
          <w:t xml:space="preserve">this </w:t>
        </w:r>
      </w:ins>
      <w:r w:rsidR="00CF7DCA" w:rsidRPr="00486765">
        <w:t xml:space="preserve">associated process of  decreasing the </w:t>
      </w:r>
      <w:r w:rsidR="00416AC8" w:rsidRPr="00486765">
        <w:t>pressure exerted by the gas</w:t>
      </w:r>
      <w:bookmarkEnd w:id="743"/>
      <w:bookmarkEnd w:id="744"/>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w:t>
      </w:r>
      <w:del w:id="753" w:author="phismith" w:date="2012-08-09T12:22:00Z">
        <w:r w:rsidR="008A258E" w:rsidRPr="008A258E" w:rsidDel="00E75A43">
          <w:rPr>
            <w:b/>
          </w:rPr>
          <w:delText>s</w:delText>
        </w:r>
      </w:del>
      <w:r w:rsidR="008A258E" w:rsidRPr="008A258E">
        <w:rPr>
          <w:b/>
        </w:rPr>
        <w:t>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492DAF" w:rsidRPr="00486765">
        <w:t>]</w:t>
      </w:r>
      <w:r w:rsidR="00B05A25" w:rsidRPr="00BC02F8">
        <w:rPr>
          <w:rStyle w:val="Annotation"/>
        </w:rPr>
        <w:t>]</w:t>
      </w:r>
      <w:r w:rsidR="00492DAF" w:rsidRPr="00486765">
        <w:t xml:space="preserve">. </w:t>
      </w:r>
    </w:p>
    <w:p w14:paraId="6CBB7E88" w14:textId="08CFAB8B" w:rsidR="00C449B1" w:rsidRPr="00445579"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w:t>
      </w:r>
      <w:r w:rsidR="00445013" w:rsidRPr="00486765">
        <w:lastRenderedPageBreak/>
        <w:t xml:space="preserve">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CA1F81">
        <w:rPr>
          <w:rPrChange w:id="754" w:author="phismith" w:date="2012-08-09T12:44:00Z">
            <w:rPr>
              <w:highlight w:val="yellow"/>
            </w:rPr>
          </w:rPrChange>
        </w:rPr>
        <w:t>.</w:t>
      </w:r>
      <w:r w:rsidR="0032409B" w:rsidRPr="00CA1F81">
        <w:rPr>
          <w:rPrChange w:id="755" w:author="phismith" w:date="2012-08-09T12:44:00Z">
            <w:rPr>
              <w:highlight w:val="yellow"/>
            </w:rPr>
          </w:rPrChange>
        </w:rPr>
        <w:t xml:space="preserve"> </w:t>
      </w:r>
      <w:r w:rsidR="00F33687" w:rsidRPr="00CA1F81">
        <w:rPr>
          <w:rStyle w:val="Annotation"/>
          <w:rPrChange w:id="756" w:author="phismith" w:date="2012-08-09T12:44:00Z">
            <w:rPr>
              <w:rStyle w:val="Annotation"/>
              <w:highlight w:val="yellow"/>
            </w:rPr>
          </w:rPrChange>
        </w:rPr>
        <w:t>/*</w:t>
      </w:r>
      <w:r w:rsidR="00BC403E" w:rsidRPr="00CA1F81">
        <w:rPr>
          <w:rPrChange w:id="757" w:author="phismith" w:date="2012-08-09T12:44:00Z">
            <w:rPr>
              <w:highlight w:val="yellow"/>
            </w:rPr>
          </w:rPrChange>
        </w:rPr>
        <w:t xml:space="preserve"> </w:t>
      </w:r>
      <w:r w:rsidR="0032409B" w:rsidRPr="00CA1F81">
        <w:rPr>
          <w:rPrChange w:id="758" w:author="phismith" w:date="2012-08-09T12:44:00Z">
            <w:rPr>
              <w:highlight w:val="yellow"/>
            </w:rPr>
          </w:rPrChange>
        </w:rPr>
        <w:t xml:space="preserve">A protein molecule </w:t>
      </w:r>
      <w:r w:rsidR="00F15D9F" w:rsidRPr="00CA1F81">
        <w:rPr>
          <w:rPrChange w:id="759" w:author="phismith" w:date="2012-08-09T12:44:00Z">
            <w:rPr>
              <w:highlight w:val="yellow"/>
            </w:rPr>
          </w:rPrChange>
        </w:rPr>
        <w:t xml:space="preserve">that becomes phosphorylated existed before phosphorylation occurs and it </w:t>
      </w:r>
      <w:r w:rsidR="0032409B" w:rsidRPr="00CA1F81">
        <w:rPr>
          <w:rPrChange w:id="760" w:author="phismith" w:date="2012-08-09T12:44:00Z">
            <w:rPr>
              <w:highlight w:val="yellow"/>
            </w:rPr>
          </w:rPrChange>
        </w:rPr>
        <w:t xml:space="preserve">might still </w:t>
      </w:r>
      <w:r w:rsidR="00F15D9F" w:rsidRPr="00CA1F81">
        <w:rPr>
          <w:rPrChange w:id="761" w:author="phismith" w:date="2012-08-09T12:44:00Z">
            <w:rPr>
              <w:highlight w:val="yellow"/>
            </w:rPr>
          </w:rPrChange>
        </w:rPr>
        <w:t xml:space="preserve">have </w:t>
      </w:r>
      <w:r w:rsidR="0032409B" w:rsidRPr="00CA1F81">
        <w:rPr>
          <w:rPrChange w:id="762" w:author="phismith" w:date="2012-08-09T12:44:00Z">
            <w:rPr>
              <w:highlight w:val="yellow"/>
            </w:rPr>
          </w:rPrChange>
        </w:rPr>
        <w:t>exist</w:t>
      </w:r>
      <w:r w:rsidR="00F15D9F" w:rsidRPr="00CA1F81">
        <w:rPr>
          <w:rPrChange w:id="763" w:author="phismith" w:date="2012-08-09T12:44:00Z">
            <w:rPr>
              <w:highlight w:val="yellow"/>
            </w:rPr>
          </w:rPrChange>
        </w:rPr>
        <w:t>ed</w:t>
      </w:r>
      <w:r w:rsidR="0032409B" w:rsidRPr="00CA1F81">
        <w:rPr>
          <w:rPrChange w:id="764" w:author="phismith" w:date="2012-08-09T12:44:00Z">
            <w:rPr>
              <w:highlight w:val="yellow"/>
            </w:rPr>
          </w:rPrChange>
        </w:rPr>
        <w:t xml:space="preserve"> even though phosphorylat</w:t>
      </w:r>
      <w:r w:rsidR="00F15D9F" w:rsidRPr="00CA1F81">
        <w:rPr>
          <w:rPrChange w:id="765" w:author="phismith" w:date="2012-08-09T12:44:00Z">
            <w:rPr>
              <w:highlight w:val="yellow"/>
            </w:rPr>
          </w:rPrChange>
        </w:rPr>
        <w:t>ion never occurred</w:t>
      </w:r>
      <w:r w:rsidR="0032409B" w:rsidRPr="00486765">
        <w:t>.</w:t>
      </w:r>
      <w:ins w:id="766" w:author="phismith" w:date="2012-08-09T12:44:00Z">
        <w:r w:rsidR="00CA1F81">
          <w:t xml:space="preserve"> (In a later version of BFO we will address the issue of this dependence of the </w:t>
        </w:r>
      </w:ins>
      <w:del w:id="767" w:author="phismith" w:date="2012-08-08T10:49:00Z">
        <w:r w:rsidR="00610A0A" w:rsidDel="00445579">
          <w:delText xml:space="preserve"> IS THIS CLEAR?</w:delText>
        </w:r>
      </w:del>
      <w:r w:rsidR="00F33687" w:rsidRPr="00D248A1">
        <w:rPr>
          <w:rStyle w:val="Annotation"/>
        </w:rPr>
        <w:t>*/</w:t>
      </w:r>
      <w:r w:rsidR="00B05A25" w:rsidRPr="00BC02F8">
        <w:rPr>
          <w:rStyle w:val="Annotation"/>
        </w:rPr>
        <w:t>]</w:t>
      </w:r>
      <w:ins w:id="768" w:author="phismith" w:date="2012-08-08T10:49:00Z">
        <w:r w:rsidR="00445579">
          <w:rPr>
            <w:rStyle w:val="Annotation"/>
          </w:rPr>
          <w:t xml:space="preserve"> </w:t>
        </w:r>
      </w:ins>
      <w:ins w:id="769" w:author="phismith" w:date="2012-08-08T10:48:00Z">
        <w:r w:rsidR="00445579">
          <w:rPr>
            <w:rStyle w:val="Annotation"/>
            <w:i w:val="0"/>
          </w:rPr>
          <w:t xml:space="preserve">In a later version of BFO we will address the issue of this dependence of the </w:t>
        </w:r>
        <w:r w:rsidR="00445579">
          <w:t>phosphorylated molecule on the process of phosphorylation</w:t>
        </w:r>
      </w:ins>
      <w:ins w:id="770" w:author="phismith" w:date="2012-08-08T10:49:00Z">
        <w:r w:rsidR="00445579">
          <w:t>.</w:t>
        </w:r>
      </w:ins>
      <w:ins w:id="771" w:author="phismith" w:date="2012-08-09T12:44:00Z">
        <w:r w:rsidR="00CA1F81">
          <w:t>)</w:t>
        </w:r>
      </w:ins>
    </w:p>
    <w:p w14:paraId="6FF22582" w14:textId="4DEBE2BD" w:rsidR="00F33687" w:rsidRDefault="00755698">
      <w:pPr>
        <w:pStyle w:val="Heading2"/>
      </w:pPr>
      <w:bookmarkStart w:id="772" w:name="_Toc313270694"/>
      <w:bookmarkStart w:id="773" w:name="_Toc204327851"/>
      <w:r w:rsidRPr="00BC02F8">
        <w:t xml:space="preserve">Independent </w:t>
      </w:r>
      <w:bookmarkEnd w:id="772"/>
      <w:r w:rsidR="002C3C89">
        <w:t>c</w:t>
      </w:r>
      <w:r w:rsidR="002C3C89" w:rsidRPr="00BC02F8">
        <w:t>ontinuant</w:t>
      </w:r>
      <w:bookmarkEnd w:id="773"/>
    </w:p>
    <w:p w14:paraId="3795E10A" w14:textId="6D65E47D"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r w:rsidR="008A6944">
        <w:rPr>
          <w:i/>
        </w:rPr>
        <w:t>b</w:t>
      </w:r>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r w:rsidR="008A6944">
        <w:rPr>
          <w:i/>
        </w:rPr>
        <w:t>c</w:t>
      </w:r>
      <w:r w:rsidR="00144077" w:rsidRPr="00486765">
        <w:rPr>
          <w:i/>
        </w:rPr>
        <w:t xml:space="preserve"> </w:t>
      </w:r>
      <w:r w:rsidR="00C87A97">
        <w:t xml:space="preserve">and no </w:t>
      </w:r>
      <w:r w:rsidR="00C87A97">
        <w:rPr>
          <w:i/>
        </w:rPr>
        <w:t xml:space="preserve">t </w:t>
      </w:r>
      <w:r w:rsidR="00492DAF" w:rsidRPr="00486765">
        <w:t xml:space="preserve">such that </w:t>
      </w:r>
      <w:r w:rsidR="008A6944">
        <w:rPr>
          <w:i/>
        </w:rPr>
        <w:t>b</w:t>
      </w:r>
      <w:r w:rsidR="00144077" w:rsidRPr="00486765">
        <w:rPr>
          <w:i/>
        </w:rPr>
        <w:t xml:space="preserve"> </w:t>
      </w:r>
      <w:r w:rsidR="008A258E" w:rsidRPr="008A258E">
        <w:rPr>
          <w:b/>
        </w:rPr>
        <w:t>s-depends_on</w:t>
      </w:r>
      <w:r w:rsidR="00144077" w:rsidRPr="00486765">
        <w:rPr>
          <w:b/>
        </w:rPr>
        <w:t xml:space="preserve"> </w:t>
      </w:r>
      <w:r w:rsidR="008A6944">
        <w:rPr>
          <w:i/>
        </w:rPr>
        <w:t>c</w:t>
      </w:r>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3CC7E8AC"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ins w:id="774" w:author="phismith" w:date="2012-08-09T12:45:00Z">
        <w:r w:rsidR="00CA1F81">
          <w:t>; Utah; the United States Supreme Court.</w:t>
        </w:r>
      </w:ins>
      <w:del w:id="775" w:author="phismith" w:date="2012-08-09T12:45:00Z">
        <w:r w:rsidR="00D95DB0" w:rsidRPr="00486765" w:rsidDel="00CA1F81">
          <w:delText>.</w:delText>
        </w:r>
      </w:del>
      <w:r w:rsidRPr="00610476">
        <w:rPr>
          <w:rStyle w:val="Annotation"/>
        </w:rPr>
        <w:t xml:space="preserve"> </w:t>
      </w:r>
      <w:r w:rsidRPr="00255E9F">
        <w:rPr>
          <w:rStyle w:val="Annotation"/>
        </w:rPr>
        <w:t>]</w:t>
      </w:r>
      <w:r w:rsidR="00D95DB0" w:rsidRPr="00486765">
        <w:t xml:space="preserve"> </w:t>
      </w:r>
    </w:p>
    <w:p w14:paraId="3C5E65BB" w14:textId="157620CC"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r w:rsidR="006F01B6">
        <w:rPr>
          <w:i/>
        </w:rPr>
        <w:t>b</w:t>
      </w:r>
      <w:r w:rsidR="00C87A97" w:rsidRPr="009D2710">
        <w:rPr>
          <w:i/>
        </w:rPr>
        <w:t xml:space="preserve"> </w:t>
      </w:r>
      <w:r w:rsidR="00C87A97">
        <w:t xml:space="preserve">and time </w:t>
      </w:r>
      <w:r w:rsidR="00C87A97">
        <w:rPr>
          <w:i/>
        </w:rPr>
        <w:t xml:space="preserve">t </w:t>
      </w:r>
      <w:r w:rsidR="00C87A97">
        <w:t xml:space="preserve">during the region of time spanned by </w:t>
      </w:r>
      <w:ins w:id="776" w:author="phismith" w:date="2012-08-08T10:52:00Z">
        <w:r w:rsidR="00445579" w:rsidRPr="003A75F0">
          <w:rPr>
            <w:i/>
            <w:rPrChange w:id="777" w:author="phismith" w:date="2012-08-08T16:29:00Z">
              <w:rPr>
                <w:i/>
                <w:u w:val="single"/>
              </w:rPr>
            </w:rPrChange>
          </w:rPr>
          <w:t>b</w:t>
        </w:r>
        <w:r w:rsidR="00445579" w:rsidRPr="003A75F0">
          <w:rPr>
            <w:rPrChange w:id="778" w:author="phismith" w:date="2012-08-08T16:29:00Z">
              <w:rPr>
                <w:u w:val="single"/>
              </w:rPr>
            </w:rPrChange>
          </w:rPr>
          <w:t xml:space="preserve">’s </w:t>
        </w:r>
      </w:ins>
      <w:del w:id="779" w:author="phismith" w:date="2012-08-08T10:52:00Z">
        <w:r w:rsidR="00C87A97" w:rsidRPr="00445579" w:rsidDel="00445579">
          <w:delText>its</w:delText>
        </w:r>
      </w:del>
      <w:r w:rsidR="00C87A97">
        <w:t xml:space="preserve"> life, </w:t>
      </w:r>
      <w:r w:rsidR="00E45547" w:rsidRPr="00486765">
        <w:t xml:space="preserve">there </w:t>
      </w:r>
      <w:del w:id="780" w:author="phismith" w:date="2012-08-09T12:45:00Z">
        <w:r w:rsidR="00E45547" w:rsidRPr="00486765" w:rsidDel="00CA1F81">
          <w:delText>are</w:delText>
        </w:r>
        <w:r w:rsidR="00465C17" w:rsidRPr="00486765" w:rsidDel="00CA1F81">
          <w:rPr>
            <w:i/>
          </w:rPr>
          <w:delText xml:space="preserve"> </w:delText>
        </w:r>
      </w:del>
      <w:ins w:id="781" w:author="phismith" w:date="2012-08-09T12:45:00Z">
        <w:r w:rsidR="00CA1F81">
          <w:t xml:space="preserve">is at least one </w:t>
        </w:r>
      </w:ins>
      <w:r w:rsidR="00151755" w:rsidRPr="00486765">
        <w:rPr>
          <w:i/>
        </w:rPr>
        <w:t>entit</w:t>
      </w:r>
      <w:ins w:id="782" w:author="phismith" w:date="2012-08-09T12:45:00Z">
        <w:r w:rsidR="00CA1F81">
          <w:rPr>
            <w:i/>
          </w:rPr>
          <w:t>y</w:t>
        </w:r>
      </w:ins>
      <w:del w:id="783" w:author="phismith" w:date="2012-08-09T12:45:00Z">
        <w:r w:rsidR="00151755" w:rsidRPr="00486765" w:rsidDel="00CA1F81">
          <w:rPr>
            <w:i/>
          </w:rPr>
          <w:delText>ies</w:delText>
        </w:r>
      </w:del>
      <w:r w:rsidR="00151755" w:rsidRPr="00486765">
        <w:t xml:space="preserve"> which</w:t>
      </w:r>
      <w:r w:rsidR="00E45547" w:rsidRPr="00486765">
        <w:t xml:space="preserve"> </w:t>
      </w:r>
      <w:r w:rsidR="008A258E" w:rsidRPr="008A258E">
        <w:rPr>
          <w:b/>
        </w:rPr>
        <w:t>s-depends_on</w:t>
      </w:r>
      <w:r w:rsidR="00E45547" w:rsidRPr="00486765">
        <w:t xml:space="preserve"> </w:t>
      </w:r>
      <w:r w:rsidR="006F01B6">
        <w:rPr>
          <w:i/>
        </w:rPr>
        <w:t>b</w:t>
      </w:r>
      <w:r w:rsidR="00C87A97">
        <w:rPr>
          <w:i/>
        </w:rPr>
        <w:t xml:space="preserve"> </w:t>
      </w:r>
      <w:r w:rsidR="00C87A97">
        <w:t xml:space="preserve">during </w:t>
      </w:r>
      <w:r w:rsidR="00C87A97">
        <w:rPr>
          <w:i/>
        </w:rPr>
        <w:t>t</w:t>
      </w:r>
      <w:r w:rsidR="00E45547" w:rsidRPr="00486765">
        <w:t>.</w:t>
      </w:r>
      <w:r w:rsidR="0047147E">
        <w:t xml:space="preserve"> [018-00</w:t>
      </w:r>
      <w:ins w:id="784" w:author="phismith" w:date="2012-08-09T12:45:00Z">
        <w:r w:rsidR="00CA1F81">
          <w:t>3</w:t>
        </w:r>
      </w:ins>
      <w:del w:id="785" w:author="phismith" w:date="2012-08-09T12:45:00Z">
        <w:r w:rsidR="00C87A97" w:rsidDel="00CA1F81">
          <w:delText>2</w:delText>
        </w:r>
      </w:del>
      <w:r w:rsidR="0047147E">
        <w:t>]</w:t>
      </w:r>
    </w:p>
    <w:p w14:paraId="0C7194D2" w14:textId="0E061D24" w:rsidR="0064627E" w:rsidRPr="00445579" w:rsidRDefault="00C87A97" w:rsidP="00D248A1">
      <w:r>
        <w:t xml:space="preserve">We say ‘during </w:t>
      </w:r>
      <w:r>
        <w:rPr>
          <w:i/>
        </w:rPr>
        <w:t>t</w:t>
      </w:r>
      <w:r w:rsidRPr="00C87A97">
        <w:t xml:space="preserve">’ </w:t>
      </w:r>
      <w:r>
        <w:t xml:space="preserve">since there may be regions </w:t>
      </w:r>
      <w:r>
        <w:rPr>
          <w:i/>
        </w:rPr>
        <w:t xml:space="preserve">t </w:t>
      </w:r>
      <w:r>
        <w:t xml:space="preserve">such that no </w:t>
      </w:r>
      <w:ins w:id="786" w:author="phismith" w:date="2012-08-08T10:51:00Z">
        <w:r w:rsidR="00445579">
          <w:t xml:space="preserve">single </w:t>
        </w:r>
      </w:ins>
      <w:r>
        <w:t xml:space="preserve">entity </w:t>
      </w:r>
      <w:r w:rsidRPr="00C74368">
        <w:rPr>
          <w:b/>
        </w:rPr>
        <w:t>s-depend</w:t>
      </w:r>
      <w:r w:rsidR="00F15D9F" w:rsidRPr="00C74368">
        <w:rPr>
          <w:b/>
        </w:rPr>
        <w:t>s_</w:t>
      </w:r>
      <w:r w:rsidRPr="00C74368">
        <w:rPr>
          <w:b/>
        </w:rPr>
        <w:t>on</w:t>
      </w:r>
      <w:r>
        <w:t xml:space="preserve"> </w:t>
      </w:r>
      <w:r w:rsidR="006F01B6">
        <w:rPr>
          <w:i/>
        </w:rPr>
        <w:t>b</w:t>
      </w:r>
      <w:r>
        <w:rPr>
          <w:i/>
        </w:rPr>
        <w:t xml:space="preserve"> </w:t>
      </w:r>
      <w:r>
        <w:t xml:space="preserve">exactly in the region </w:t>
      </w:r>
      <w:r>
        <w:rPr>
          <w:i/>
        </w:rPr>
        <w:t>t</w:t>
      </w:r>
      <w:ins w:id="787" w:author="phismith" w:date="2012-08-08T17:23:00Z">
        <w:r w:rsidR="00E24FE7">
          <w:rPr>
            <w:i/>
          </w:rPr>
          <w:t>.</w:t>
        </w:r>
      </w:ins>
      <w:del w:id="788" w:author="phismith" w:date="2012-08-08T17:23:00Z">
        <w:r w:rsidDel="00E24FE7">
          <w:rPr>
            <w:i/>
          </w:rPr>
          <w:delText>.</w:delText>
        </w:r>
      </w:del>
      <w:r w:rsidR="00610476" w:rsidRPr="00610476">
        <w:rPr>
          <w:rStyle w:val="Annotation"/>
        </w:rPr>
        <w:t xml:space="preserve"> </w:t>
      </w:r>
      <w:r w:rsidR="00610476" w:rsidRPr="00255E9F">
        <w:rPr>
          <w:rStyle w:val="Annotation"/>
        </w:rPr>
        <w:t>]</w:t>
      </w:r>
      <w:ins w:id="789" w:author="phismith" w:date="2012-08-08T10:51:00Z">
        <w:r w:rsidR="00445579">
          <w:rPr>
            <w:rStyle w:val="Annotation"/>
            <w:i w:val="0"/>
          </w:rPr>
          <w:t xml:space="preserve"> </w:t>
        </w:r>
      </w:ins>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4FAD830C" w:rsidR="00F33687" w:rsidRDefault="008449D9" w:rsidP="00B841FA">
      <w:pPr>
        <w:pStyle w:val="Heading2"/>
      </w:pPr>
      <w:bookmarkStart w:id="790" w:name="_Toc313270695"/>
      <w:bookmarkStart w:id="791" w:name="_Toc204327852"/>
      <w:r w:rsidRPr="00486765">
        <w:t>Material entity</w:t>
      </w:r>
      <w:bookmarkEnd w:id="790"/>
      <w:bookmarkEnd w:id="791"/>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6811D25E"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a photon</w:t>
      </w:r>
      <w:r w:rsidR="004F67A0" w:rsidRPr="00D248A1">
        <w:rPr>
          <w:rStyle w:val="Annotation"/>
        </w:rPr>
        <w:t>\</w:t>
      </w:r>
      <w:r w:rsidR="002D23D1" w:rsidRPr="00486765">
        <w:t>, a human being</w:t>
      </w:r>
      <w:r w:rsidR="004F67A0">
        <w:rPr>
          <w:rStyle w:val="Annotation"/>
        </w:rPr>
        <w:t>\</w:t>
      </w:r>
      <w:r w:rsidR="002D23D1" w:rsidRPr="00486765">
        <w:t>, the undetached arm of a human being</w:t>
      </w:r>
      <w:r w:rsidR="004F67A0">
        <w:rPr>
          <w:rStyle w:val="Annotation"/>
        </w:rPr>
        <w:t>\</w:t>
      </w:r>
      <w:r w:rsidR="002D23D1" w:rsidRPr="00486765">
        <w:t>, an aggregate of human beings.</w:t>
      </w:r>
      <w:r w:rsidRPr="002359EA">
        <w:rPr>
          <w:rStyle w:val="Annotation"/>
        </w:rPr>
        <w:t xml:space="preserve"> </w:t>
      </w:r>
      <w:r w:rsidRPr="00255E9F">
        <w:rPr>
          <w:rStyle w:val="Annotation"/>
        </w:rPr>
        <w:t>]</w:t>
      </w:r>
    </w:p>
    <w:p w14:paraId="09C29A98" w14:textId="77777777" w:rsidR="00CA1F81" w:rsidRPr="00D248A1" w:rsidRDefault="00CA1F81" w:rsidP="00CA1F81">
      <w:pPr>
        <w:rPr>
          <w:ins w:id="792" w:author="phismith" w:date="2012-08-09T12:50:00Z"/>
          <w:rFonts w:asciiTheme="majorHAnsi" w:hAnsiTheme="majorHAnsi" w:cstheme="majorHAnsi"/>
        </w:rPr>
      </w:pPr>
      <w:ins w:id="793" w:author="phismith" w:date="2012-08-09T12:50:00Z">
        <w:r w:rsidRPr="00BC02F8">
          <w:rPr>
            <w:rStyle w:val="Annotation"/>
          </w:rPr>
          <w:t>note(material entity)[</w:t>
        </w:r>
        <w:r w:rsidRPr="00486765">
          <w:t>‘</w:t>
        </w:r>
        <w:r>
          <w:t>Portion of m</w:t>
        </w:r>
        <w:r w:rsidRPr="00486765">
          <w:t xml:space="preserve">atter’ is intended to encompass both mass and energy (we will address the ontological treatment of portions of energy in a later version of BFO). A portion of matter is anything that includes elementary particles among its proper or improper parts: quarks and leptons, including electrons, as the </w:t>
        </w:r>
        <w:r w:rsidRPr="00486765">
          <w:lastRenderedPageBreak/>
          <w:t xml:space="preserve">smallest </w:t>
        </w:r>
        <w:r w:rsidRPr="00D248A1">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ins>
    </w:p>
    <w:p w14:paraId="293CEB26" w14:textId="736D1942" w:rsidR="006D439D" w:rsidRPr="00486765" w:rsidDel="00CA1F81" w:rsidRDefault="0032409B">
      <w:pPr>
        <w:rPr>
          <w:del w:id="794" w:author="phismith" w:date="2012-08-09T12:50:00Z"/>
        </w:rPr>
      </w:pPr>
      <w:r w:rsidRPr="00486765">
        <w:t>E</w:t>
      </w:r>
      <w:r w:rsidR="008449D9" w:rsidRPr="00486765">
        <w:t xml:space="preserve">very </w:t>
      </w:r>
      <w:r w:rsidR="008449D9" w:rsidRPr="00486765">
        <w:rPr>
          <w:i/>
        </w:rPr>
        <w:t>material entity</w:t>
      </w:r>
      <w:r w:rsidR="008449D9" w:rsidRPr="00486765">
        <w:t xml:space="preserve"> </w:t>
      </w:r>
      <w:ins w:id="795" w:author="phismith" w:date="2012-08-09T12:50:00Z">
        <w:r w:rsidR="00CA1F81">
          <w:t xml:space="preserve">at any given time </w:t>
        </w:r>
      </w:ins>
      <w:r w:rsidR="008449D9" w:rsidRPr="00486765">
        <w:t xml:space="preserve">is </w:t>
      </w:r>
      <w:r w:rsidR="00055932" w:rsidRPr="00486765">
        <w:t>localized in space</w:t>
      </w:r>
      <w:ins w:id="796" w:author="phismith" w:date="2012-08-09T12:50:00Z">
        <w:r w:rsidR="00CA1F81">
          <w:t xml:space="preserve"> at that time</w:t>
        </w:r>
      </w:ins>
      <w:r w:rsidR="00055932" w:rsidRPr="00486765">
        <w:t xml:space="preserve">. </w:t>
      </w:r>
    </w:p>
    <w:p w14:paraId="2115E434" w14:textId="77777777" w:rsidR="008449D9" w:rsidRPr="00486765" w:rsidRDefault="00055932">
      <w:r w:rsidRPr="00486765">
        <w:t xml:space="preserve">Every </w:t>
      </w:r>
      <w:r w:rsidRPr="00486765">
        <w:rPr>
          <w:i/>
        </w:rPr>
        <w:t>material entity</w:t>
      </w:r>
      <w:r w:rsidRPr="00486765">
        <w:t xml:space="preserve"> can move in space.</w:t>
      </w:r>
    </w:p>
    <w:p w14:paraId="5FE058BC" w14:textId="77777777" w:rsidR="008449D9" w:rsidRPr="0047147E" w:rsidRDefault="002359EA">
      <w:pPr>
        <w:pStyle w:val="Specification"/>
      </w:pPr>
      <w:r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Pr="003838FF">
        <w:rPr>
          <w:rStyle w:val="Annotation"/>
        </w:rPr>
        <w:t>]</w:t>
      </w:r>
    </w:p>
    <w:p w14:paraId="3CB906D4" w14:textId="00A4AEB9"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r w:rsidR="008A6944">
        <w:rPr>
          <w:i/>
        </w:rPr>
        <w:t>b</w:t>
      </w:r>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r w:rsidR="008A6944">
        <w:rPr>
          <w:i/>
        </w:rPr>
        <w:t>b</w:t>
      </w:r>
      <w:r w:rsidRPr="00486765">
        <w:rPr>
          <w:i/>
        </w:rPr>
        <w:t xml:space="preserve"> </w:t>
      </w:r>
      <w:r w:rsidRPr="00486765">
        <w:t xml:space="preserve">exists. </w:t>
      </w:r>
      <w:r>
        <w:t>[011-002]</w:t>
      </w:r>
      <w:r w:rsidRPr="009D2710">
        <w:rPr>
          <w:rStyle w:val="Annotation"/>
        </w:rPr>
        <w:t>]</w:t>
      </w:r>
    </w:p>
    <w:p w14:paraId="2147C763" w14:textId="59989497" w:rsidR="00AE5979" w:rsidRPr="00B56876" w:rsidDel="00CA1F81" w:rsidRDefault="00AE5979">
      <w:pPr>
        <w:rPr>
          <w:del w:id="797" w:author="phismith" w:date="2012-08-09T12:50:00Z"/>
        </w:rPr>
      </w:pPr>
      <w:r w:rsidRPr="00486765">
        <w:t xml:space="preserve">Note: </w:t>
      </w:r>
      <w:r>
        <w:rPr>
          <w:i/>
        </w:rPr>
        <w:t xml:space="preserve">Material entities </w:t>
      </w:r>
      <w:r w:rsidRPr="00486765">
        <w:t xml:space="preserve">may </w:t>
      </w:r>
      <w:del w:id="798" w:author="phismith" w:date="2012-08-09T12:50:00Z">
        <w:r w:rsidRPr="00486765" w:rsidDel="00CA1F81">
          <w:delText xml:space="preserve">persist </w:delText>
        </w:r>
      </w:del>
      <w:ins w:id="799" w:author="phismith" w:date="2012-08-09T12:50:00Z">
        <w:r w:rsidR="00CA1F81">
          <w:t xml:space="preserve">exist (persist, endure) </w:t>
        </w:r>
      </w:ins>
      <w:r w:rsidRPr="00486765">
        <w:t xml:space="preserve">for very short periods of time (as for example in the case </w:t>
      </w:r>
      <w:r w:rsidR="00E6097C">
        <w:t xml:space="preserve">of an atom </w:t>
      </w:r>
      <w:r w:rsidRPr="00486765">
        <w:t>of a highly unstable isotope).</w:t>
      </w:r>
    </w:p>
    <w:p w14:paraId="59B8E8AC" w14:textId="6940567F" w:rsidR="008449D9" w:rsidRPr="00486765" w:rsidDel="00445579" w:rsidRDefault="00D94B24">
      <w:pPr>
        <w:rPr>
          <w:del w:id="800" w:author="phismith" w:date="2012-08-08T10:55:00Z"/>
        </w:rPr>
      </w:pPr>
      <w:del w:id="801" w:author="phismith" w:date="2012-08-08T10:55:00Z">
        <w:r w:rsidRPr="00486765" w:rsidDel="00445579">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25C2E1CE" w14:textId="177671B1" w:rsidR="00D92809" w:rsidRPr="00486765" w:rsidDel="00445579" w:rsidRDefault="008449D9" w:rsidP="00414A41">
      <w:pPr>
        <w:pStyle w:val="Caption"/>
        <w:rPr>
          <w:del w:id="802" w:author="phismith" w:date="2012-08-08T10:55:00Z"/>
          <w:sz w:val="16"/>
          <w:szCs w:val="23"/>
        </w:rPr>
      </w:pPr>
      <w:del w:id="803" w:author="phismith" w:date="2012-08-08T10:55:00Z">
        <w:r w:rsidRPr="00486765" w:rsidDel="00445579">
          <w:rPr>
            <w:sz w:val="16"/>
          </w:rPr>
          <w:delText xml:space="preserve">Figure </w:delText>
        </w:r>
        <w:r w:rsidR="00F33687" w:rsidRPr="00486765" w:rsidDel="00445579">
          <w:rPr>
            <w:sz w:val="16"/>
          </w:rPr>
          <w:fldChar w:fldCharType="begin"/>
        </w:r>
        <w:r w:rsidR="001C5CAA" w:rsidRPr="00486765" w:rsidDel="00445579">
          <w:rPr>
            <w:sz w:val="16"/>
          </w:rPr>
          <w:delInstrText xml:space="preserve"> SEQ Figure \* ARABIC </w:delInstrText>
        </w:r>
        <w:r w:rsidR="00F33687" w:rsidRPr="00486765" w:rsidDel="00445579">
          <w:rPr>
            <w:sz w:val="16"/>
          </w:rPr>
          <w:fldChar w:fldCharType="separate"/>
        </w:r>
        <w:r w:rsidR="00555732" w:rsidDel="00445579">
          <w:rPr>
            <w:noProof/>
            <w:sz w:val="16"/>
          </w:rPr>
          <w:delText>2</w:delText>
        </w:r>
        <w:r w:rsidR="00F33687" w:rsidRPr="00486765" w:rsidDel="00445579">
          <w:rPr>
            <w:noProof/>
            <w:sz w:val="16"/>
          </w:rPr>
          <w:fldChar w:fldCharType="end"/>
        </w:r>
        <w:r w:rsidRPr="00486765" w:rsidDel="00445579">
          <w:rPr>
            <w:sz w:val="16"/>
          </w:rPr>
          <w:delText>: Subtypes of independent continuant</w:delText>
        </w:r>
      </w:del>
    </w:p>
    <w:p w14:paraId="405D7513" w14:textId="09B16DD2" w:rsidR="009D555C" w:rsidRPr="00486765" w:rsidRDefault="009D555C"/>
    <w:p w14:paraId="5C61408D" w14:textId="4D893B8C" w:rsidR="00E75EB0" w:rsidRPr="00486765" w:rsidRDefault="00F52C65">
      <w:pPr>
        <w:pStyle w:val="Specification"/>
      </w:pPr>
      <w:r w:rsidRPr="00255E9F">
        <w:rPr>
          <w:rStyle w:val="Annotation"/>
        </w:rPr>
        <w:t>a(material entity)[</w:t>
      </w:r>
      <w:r w:rsidR="00776FEC" w:rsidRPr="00486765">
        <w:rPr>
          <w:rStyle w:val="SpecificationType"/>
          <w:sz w:val="22"/>
        </w:rPr>
        <w:t>Theorem</w:t>
      </w:r>
      <w:r w:rsidR="00776FEC" w:rsidRPr="00486765">
        <w:rPr>
          <w:smallCaps/>
        </w:rPr>
        <w:t>:</w:t>
      </w:r>
      <w:r w:rsidR="00E75EB0" w:rsidRPr="00486765">
        <w:t xml:space="preserve"> </w:t>
      </w:r>
      <w:ins w:id="804" w:author="phismith" w:date="2012-08-09T12:51:00Z">
        <w:r w:rsidR="00CA1F81">
          <w:t>E</w:t>
        </w:r>
      </w:ins>
      <w:del w:id="805" w:author="phismith" w:date="2012-08-09T12:51:00Z">
        <w:r w:rsidR="00E75EB0" w:rsidRPr="00486765" w:rsidDel="00CA1F81">
          <w:delText>e</w:delText>
        </w:r>
      </w:del>
      <w:r w:rsidR="00E75EB0" w:rsidRPr="00486765">
        <w:t xml:space="preserv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57DB2003" w:rsidR="0076529D" w:rsidRPr="00D248A1" w:rsidDel="00CA1F81" w:rsidRDefault="00A30FC5">
      <w:pPr>
        <w:rPr>
          <w:del w:id="806" w:author="phismith" w:date="2012-08-09T12:49:00Z"/>
          <w:rFonts w:asciiTheme="majorHAnsi" w:hAnsiTheme="majorHAnsi" w:cstheme="majorHAnsi"/>
        </w:rPr>
      </w:pPr>
      <w:del w:id="807" w:author="phismith" w:date="2012-08-09T12:49:00Z">
        <w:r w:rsidRPr="00BC02F8" w:rsidDel="00CA1F81">
          <w:rPr>
            <w:rStyle w:val="Annotation"/>
          </w:rPr>
          <w:delText>note(material entity)[</w:delText>
        </w:r>
        <w:r w:rsidR="009D555C" w:rsidRPr="00486765" w:rsidDel="00CA1F81">
          <w:delText>‘</w:delText>
        </w:r>
      </w:del>
      <w:del w:id="808" w:author="phismith" w:date="2012-08-09T12:46:00Z">
        <w:r w:rsidR="009D555C" w:rsidRPr="00486765" w:rsidDel="00CA1F81">
          <w:delText>M</w:delText>
        </w:r>
      </w:del>
      <w:del w:id="809" w:author="phismith" w:date="2012-08-09T12:49:00Z">
        <w:r w:rsidR="009D555C" w:rsidRPr="00486765" w:rsidDel="00CA1F81">
          <w:delText xml:space="preserve">atter’ is intended </w:delText>
        </w:r>
        <w:r w:rsidR="00055932" w:rsidRPr="00486765" w:rsidDel="00CA1F81">
          <w:delText xml:space="preserve">to encompass both mass and energy (we will address the ontological treatment of portions of energy in a later version of </w:delText>
        </w:r>
        <w:r w:rsidR="0032409B" w:rsidRPr="00486765" w:rsidDel="00CA1F81">
          <w:delText>BFO</w:delText>
        </w:r>
        <w:r w:rsidR="00055932" w:rsidRPr="00486765" w:rsidDel="00CA1F81">
          <w:delText xml:space="preserve">). A portion of matter is anything that </w:delText>
        </w:r>
        <w:r w:rsidR="009D555C" w:rsidRPr="00486765" w:rsidDel="00CA1F81">
          <w:delText xml:space="preserve">includes </w:delText>
        </w:r>
        <w:r w:rsidR="00055932" w:rsidRPr="00486765" w:rsidDel="00CA1F81">
          <w:delText xml:space="preserve">elementary </w:delText>
        </w:r>
        <w:r w:rsidR="009D555C" w:rsidRPr="00486765" w:rsidDel="00CA1F81">
          <w:delText xml:space="preserve">particles among its </w:delText>
        </w:r>
        <w:r w:rsidR="00B54835" w:rsidRPr="00486765" w:rsidDel="00CA1F81">
          <w:delText>proper or improper</w:delText>
        </w:r>
        <w:r w:rsidR="00536BF5" w:rsidRPr="00486765" w:rsidDel="00CA1F81">
          <w:delText xml:space="preserve"> </w:delText>
        </w:r>
        <w:r w:rsidR="009D555C" w:rsidRPr="00486765" w:rsidDel="00CA1F81">
          <w:delText>parts: quarks and leptons</w:delText>
        </w:r>
        <w:r w:rsidR="007771DD" w:rsidRPr="00486765" w:rsidDel="00CA1F81">
          <w:delText>, including electrons,</w:delText>
        </w:r>
        <w:r w:rsidR="009D555C" w:rsidRPr="00486765" w:rsidDel="00CA1F81">
          <w:delText xml:space="preserve"> </w:delText>
        </w:r>
        <w:r w:rsidR="007771DD" w:rsidRPr="00486765" w:rsidDel="00CA1F81">
          <w:delText xml:space="preserve">as the smallest </w:delText>
        </w:r>
        <w:r w:rsidR="00F33687" w:rsidRPr="00D248A1" w:rsidDel="00CA1F81">
          <w:rPr>
            <w:rFonts w:asciiTheme="majorHAnsi" w:hAnsiTheme="majorHAnsi" w:cstheme="majorHAnsi"/>
          </w:rPr>
          <w:delTex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delText>
        </w:r>
      </w:del>
    </w:p>
    <w:p w14:paraId="1B242E5C" w14:textId="77777777" w:rsidR="00C024C7" w:rsidRPr="00D248A1" w:rsidRDefault="00F33687">
      <w:pPr>
        <w:rPr>
          <w:rFonts w:asciiTheme="majorHAnsi" w:hAnsiTheme="majorHAnsi" w:cstheme="majorHAnsi"/>
        </w:rPr>
      </w:pPr>
      <w:r w:rsidRPr="00D248A1">
        <w:rPr>
          <w:rFonts w:asciiTheme="majorHAnsi" w:hAnsiTheme="majorHAnsi" w:cstheme="majorHAnsi"/>
          <w:i/>
        </w:rPr>
        <w:t xml:space="preserve">Material entities </w:t>
      </w:r>
      <w:r w:rsidRPr="00D248A1">
        <w:rPr>
          <w:rFonts w:asciiTheme="majorHAnsi" w:hAnsiTheme="majorHAnsi" w:cstheme="majorHAnsi"/>
        </w:rPr>
        <w:t xml:space="preserve">are three-dimensional entities (entities extended in three spatial dimensions), as contrasted with the </w:t>
      </w:r>
      <w:r w:rsidRPr="00D248A1">
        <w:rPr>
          <w:rFonts w:asciiTheme="majorHAnsi" w:hAnsiTheme="majorHAnsi" w:cstheme="majorHAnsi"/>
          <w:i/>
        </w:rPr>
        <w:t>processes</w:t>
      </w:r>
      <w:r w:rsidRPr="00D248A1">
        <w:rPr>
          <w:rFonts w:asciiTheme="majorHAnsi" w:hAnsiTheme="majorHAnsi" w:cstheme="majorHAnsi"/>
        </w:rPr>
        <w:t xml:space="preserve"> in which they participate, which are four-dimensional entities (entities extended also along the dimension of time).</w:t>
      </w:r>
    </w:p>
    <w:p w14:paraId="561340FC" w14:textId="19F8635B" w:rsidR="002001F8" w:rsidRPr="00D248A1" w:rsidRDefault="00F33687" w:rsidP="00414A41">
      <w:pPr>
        <w:rPr>
          <w:rFonts w:asciiTheme="majorHAnsi" w:hAnsiTheme="majorHAnsi" w:cstheme="majorHAnsi"/>
        </w:rPr>
      </w:pPr>
      <w:r w:rsidRPr="00D248A1">
        <w:rPr>
          <w:rFonts w:asciiTheme="majorHAnsi" w:hAnsiTheme="majorHAnsi" w:cstheme="majorHAnsi"/>
        </w:rPr>
        <w:t xml:space="preserve">According to the FMA, </w:t>
      </w:r>
      <w:r w:rsidRPr="00D248A1">
        <w:rPr>
          <w:rFonts w:asciiTheme="majorHAnsi" w:hAnsiTheme="majorHAnsi" w:cstheme="majorHAnsi"/>
          <w:i/>
        </w:rPr>
        <w:t>material entities</w:t>
      </w:r>
      <w:r w:rsidRPr="00D248A1">
        <w:rPr>
          <w:rFonts w:asciiTheme="majorHAnsi" w:hAnsiTheme="majorHAnsi" w:cstheme="majorHAnsi"/>
        </w:rPr>
        <w:t xml:space="preserve"> may have </w:t>
      </w:r>
      <w:r w:rsidRPr="00D248A1">
        <w:rPr>
          <w:rFonts w:asciiTheme="majorHAnsi" w:hAnsiTheme="majorHAnsi" w:cstheme="majorHAnsi"/>
          <w:i/>
        </w:rPr>
        <w:t>immaterial entities</w:t>
      </w:r>
      <w:r w:rsidRPr="00D248A1">
        <w:rPr>
          <w:rFonts w:asciiTheme="majorHAnsi" w:hAnsiTheme="majorHAnsi" w:cstheme="majorHAnsi"/>
        </w:rPr>
        <w:t xml:space="preserve"> as parts – including the </w:t>
      </w:r>
      <w:r w:rsidRPr="00D248A1">
        <w:rPr>
          <w:rFonts w:asciiTheme="majorHAnsi" w:hAnsiTheme="majorHAnsi" w:cstheme="majorHAnsi"/>
          <w:i/>
        </w:rPr>
        <w:t xml:space="preserve">entities </w:t>
      </w:r>
      <w:r w:rsidRPr="00D248A1">
        <w:rPr>
          <w:rFonts w:asciiTheme="majorHAnsi" w:hAnsiTheme="majorHAnsi" w:cstheme="majorHAnsi"/>
        </w:rPr>
        <w:t xml:space="preserve">identified below as </w:t>
      </w:r>
      <w:r w:rsidRPr="00D248A1">
        <w:rPr>
          <w:rFonts w:asciiTheme="majorHAnsi" w:hAnsiTheme="majorHAnsi" w:cstheme="majorHAnsi"/>
          <w:i/>
        </w:rPr>
        <w:t>sites</w:t>
      </w:r>
      <w:r w:rsidRPr="00D248A1">
        <w:rPr>
          <w:rFonts w:asciiTheme="majorHAnsi" w:hAnsiTheme="majorHAnsi" w:cstheme="majorHAnsi"/>
        </w:rPr>
        <w:t>; for example the interior (or ‘lumen’) of your small intestine is a part of your body. BFO 2.0 embodies a decision to follow the FMA here.</w:t>
      </w:r>
      <w:r w:rsidRPr="00D248A1">
        <w:rPr>
          <w:rStyle w:val="Annotation"/>
          <w:rFonts w:asciiTheme="majorHAnsi" w:hAnsiTheme="majorHAnsi" w:cstheme="majorHAnsi"/>
        </w:rPr>
        <w:t xml:space="preserve"> ]</w:t>
      </w:r>
      <w:r w:rsidRPr="00D248A1">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10" w:name="OLE_LINK37"/>
      <w:bookmarkStart w:id="811" w:name="OLE_LINK38"/>
      <w:r w:rsidRPr="00D248A1">
        <w:rPr>
          <w:rFonts w:asciiTheme="majorHAnsi" w:hAnsiTheme="majorHAnsi" w:cstheme="majorHAnsi"/>
        </w:rPr>
        <w:t>a point, for BFO, is part of a line; not however for the FMA [</w:t>
      </w:r>
      <w:r w:rsidRPr="00D248A1">
        <w:rPr>
          <w:rFonts w:asciiTheme="majorHAnsi" w:hAnsiTheme="majorHAnsi" w:cstheme="majorHAnsi"/>
        </w:rPr>
        <w:fldChar w:fldCharType="begin"/>
      </w:r>
      <w:r w:rsidRPr="00D248A1">
        <w:rPr>
          <w:rFonts w:asciiTheme="majorHAnsi" w:hAnsiTheme="majorHAnsi" w:cstheme="majorHAnsi"/>
        </w:rPr>
        <w:instrText xml:space="preserve"> REF _Ref329284826 \r \h </w:instrText>
      </w:r>
      <w:r w:rsidRPr="00D248A1">
        <w:rPr>
          <w:rFonts w:asciiTheme="majorHAnsi" w:hAnsiTheme="majorHAnsi" w:cstheme="majorHAnsi"/>
        </w:rPr>
      </w:r>
      <w:r w:rsidRPr="00D248A1">
        <w:rPr>
          <w:rFonts w:asciiTheme="majorHAnsi" w:hAnsiTheme="majorHAnsi" w:cstheme="majorHAnsi"/>
        </w:rPr>
        <w:fldChar w:fldCharType="separate"/>
      </w:r>
      <w:r w:rsidR="00555732">
        <w:rPr>
          <w:rFonts w:asciiTheme="majorHAnsi" w:hAnsiTheme="majorHAnsi" w:cstheme="majorHAnsi"/>
        </w:rPr>
        <w:t>88</w:t>
      </w:r>
      <w:r w:rsidRPr="00D248A1">
        <w:rPr>
          <w:rFonts w:asciiTheme="majorHAnsi" w:hAnsiTheme="majorHAnsi" w:cstheme="majorHAnsi"/>
        </w:rPr>
        <w:fldChar w:fldCharType="end"/>
      </w:r>
      <w:bookmarkEnd w:id="810"/>
      <w:bookmarkEnd w:id="811"/>
      <w:r w:rsidRPr="00D248A1">
        <w:rPr>
          <w:rFonts w:asciiTheme="majorHAnsi" w:hAnsiTheme="majorHAnsi" w:cstheme="majorHAnsi"/>
        </w:rPr>
        <w:t xml:space="preserve">].) Thus we allow </w:t>
      </w:r>
      <w:r w:rsidRPr="00D248A1">
        <w:rPr>
          <w:rFonts w:asciiTheme="majorHAnsi" w:hAnsiTheme="majorHAnsi" w:cstheme="majorHAnsi"/>
          <w:b/>
        </w:rPr>
        <w:t>continuant_part_of</w:t>
      </w:r>
      <w:r w:rsidRPr="00D248A1">
        <w:rPr>
          <w:rFonts w:asciiTheme="majorHAnsi" w:hAnsiTheme="majorHAnsi" w:cstheme="majorHAnsi"/>
        </w:rPr>
        <w:t xml:space="preserve"> to include material wholes with immaterial parts, and recommend the use of the more specific relation of </w:t>
      </w:r>
      <w:r w:rsidRPr="00D248A1">
        <w:rPr>
          <w:rFonts w:asciiTheme="majorHAnsi" w:hAnsiTheme="majorHAnsi" w:cstheme="majorHAnsi"/>
          <w:b/>
        </w:rPr>
        <w:t>material_part_of</w:t>
      </w:r>
      <w:r w:rsidRPr="00D248A1">
        <w:rPr>
          <w:rFonts w:asciiTheme="majorHAnsi" w:hAnsiTheme="majorHAnsi" w:cstheme="majorHAnsi"/>
        </w:rPr>
        <w:t xml:space="preserve"> where </w:t>
      </w:r>
      <w:del w:id="812" w:author="phismith" w:date="2012-08-08T11:36:00Z">
        <w:r w:rsidRPr="00D248A1" w:rsidDel="00C04168">
          <w:rPr>
            <w:rFonts w:asciiTheme="majorHAnsi" w:hAnsiTheme="majorHAnsi" w:cstheme="majorHAnsi"/>
          </w:rPr>
          <w:delText xml:space="preserve">they </w:delText>
        </w:r>
      </w:del>
      <w:ins w:id="813" w:author="phismith" w:date="2012-08-08T11:36:00Z">
        <w:r w:rsidR="00C04168">
          <w:rPr>
            <w:rFonts w:asciiTheme="majorHAnsi" w:hAnsiTheme="majorHAnsi" w:cstheme="majorHAnsi"/>
          </w:rPr>
          <w:t>such immaterial parts</w:t>
        </w:r>
        <w:r w:rsidR="00C04168" w:rsidRPr="00D248A1">
          <w:rPr>
            <w:rFonts w:asciiTheme="majorHAnsi" w:hAnsiTheme="majorHAnsi" w:cstheme="majorHAnsi"/>
          </w:rPr>
          <w:t xml:space="preserve"> </w:t>
        </w:r>
      </w:ins>
      <w:r w:rsidRPr="00D248A1">
        <w:rPr>
          <w:rFonts w:asciiTheme="majorHAnsi" w:hAnsiTheme="majorHAnsi" w:cstheme="majorHAnsi"/>
        </w:rPr>
        <w:t xml:space="preserve">need to be ruled out. </w:t>
      </w:r>
    </w:p>
    <w:p w14:paraId="3BB0DAEA" w14:textId="5641315E" w:rsidR="00610A0A" w:rsidRPr="00D248A1" w:rsidDel="00CA1F81" w:rsidRDefault="00F33687">
      <w:pPr>
        <w:rPr>
          <w:del w:id="814" w:author="phismith" w:date="2012-08-09T12:51:00Z"/>
          <w:rFonts w:asciiTheme="majorHAnsi" w:hAnsiTheme="majorHAnsi" w:cstheme="majorHAnsi"/>
        </w:rPr>
      </w:pPr>
      <w:del w:id="815" w:author="phismith" w:date="2012-08-09T12:51:00Z">
        <w:r w:rsidRPr="00D248A1" w:rsidDel="00CA1F81">
          <w:rPr>
            <w:rFonts w:asciiTheme="majorHAnsi" w:hAnsiTheme="majorHAnsi" w:cstheme="majorHAnsi"/>
          </w:rPr>
          <w:lastRenderedPageBreak/>
          <w:delText xml:space="preserve">FMA considers </w:delText>
        </w:r>
        <w:r w:rsidR="00392F9A" w:rsidDel="00CA1F81">
          <w:rPr>
            <w:rFonts w:asciiTheme="majorHAnsi" w:hAnsiTheme="majorHAnsi" w:cstheme="majorHAnsi"/>
          </w:rPr>
          <w:delText>three</w:delText>
        </w:r>
        <w:r w:rsidRPr="00D248A1" w:rsidDel="00CA1F81">
          <w:rPr>
            <w:rFonts w:asciiTheme="majorHAnsi" w:hAnsiTheme="majorHAnsi" w:cstheme="majorHAnsi"/>
          </w:rPr>
          <w:delText xml:space="preserve"> dimensional immaterial entities parts but not boundaries, by the dimensionality rule “A rule of </w:delText>
        </w:r>
        <w:r w:rsidRPr="00D248A1" w:rsidDel="00CA1F81">
          <w:rPr>
            <w:rFonts w:asciiTheme="majorHAnsi" w:hAnsiTheme="majorHAnsi" w:cstheme="majorHAnsi"/>
            <w:i/>
            <w:iCs/>
          </w:rPr>
          <w:delText xml:space="preserve">Dimensionality Consistency </w:delText>
        </w:r>
        <w:r w:rsidRPr="00D248A1" w:rsidDel="00CA1F81">
          <w:rPr>
            <w:rFonts w:asciiTheme="majorHAnsi" w:hAnsiTheme="majorHAnsi" w:cstheme="majorHAnsi"/>
          </w:rPr>
          <w:delText xml:space="preserve">enforces the distinction between boundary and partonomy relationships in the FMA.11 Part-whole relationships are valid only for entities of the same dimension;”  from </w:delText>
        </w:r>
        <w:r w:rsidRPr="00D248A1" w:rsidDel="00CA1F81">
          <w:rPr>
            <w:rFonts w:asciiTheme="majorHAnsi" w:hAnsiTheme="majorHAnsi" w:cstheme="majorHAnsi"/>
            <w:bCs/>
          </w:rPr>
          <w:delText>Representing Complexity in Part-Whole Relationships within the Foundational Model of Anatomy</w:delText>
        </w:r>
      </w:del>
    </w:p>
    <w:p w14:paraId="0ACB14E8" w14:textId="77777777" w:rsidR="00F33687" w:rsidRDefault="00AD350D" w:rsidP="00D248A1">
      <w:pPr>
        <w:pStyle w:val="Heading4"/>
      </w:pPr>
      <w:bookmarkStart w:id="816" w:name="_Toc204327853"/>
      <w:r w:rsidRPr="00486765">
        <w:t xml:space="preserve">Subtypes of </w:t>
      </w:r>
      <w:r w:rsidRPr="00610A0A">
        <w:t>material entity</w:t>
      </w:r>
      <w:bookmarkEnd w:id="816"/>
    </w:p>
    <w:p w14:paraId="2BEDD037" w14:textId="19336E22"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w:t>
      </w:r>
      <w:ins w:id="817" w:author="phismith" w:date="2012-08-09T12:52:00Z">
        <w:r w:rsidR="00CA1F81">
          <w:t xml:space="preserve">inventorized collections, </w:t>
        </w:r>
      </w:ins>
      <w:r w:rsidR="00E253AD" w:rsidRPr="00486765">
        <w:t xml:space="preserve">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C37896" w:rsidRPr="00486765">
        <w:t xml:space="preserve">] – will </w:t>
      </w:r>
      <w:del w:id="818" w:author="phismith" w:date="2012-08-09T12:52:00Z">
        <w:r w:rsidR="00C37896" w:rsidRPr="00486765" w:rsidDel="00CA1F81">
          <w:delText xml:space="preserve">require </w:delText>
        </w:r>
      </w:del>
      <w:ins w:id="819" w:author="phismith" w:date="2012-08-09T12:52:00Z">
        <w:r w:rsidR="00CA1F81">
          <w:t xml:space="preserve">need </w:t>
        </w:r>
      </w:ins>
      <w:r w:rsidR="00C37896" w:rsidRPr="00486765">
        <w:t xml:space="preserve">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5A8A4612"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del w:id="820" w:author="phismith" w:date="2012-08-09T12:52:00Z">
        <w:r w:rsidR="00A137CF" w:rsidDel="00CA1F81">
          <w:delText xml:space="preserve">tripartite </w:delText>
        </w:r>
      </w:del>
      <w:r w:rsidR="00645806" w:rsidRPr="00486765">
        <w:t xml:space="preserve">wheel </w:t>
      </w:r>
      <w:r w:rsidRPr="00486765">
        <w:t xml:space="preserve">over and over again, we provide the corresponding </w:t>
      </w:r>
      <w:ins w:id="821" w:author="phismith" w:date="2012-08-09T12:52:00Z">
        <w:r w:rsidR="00CA1F81">
          <w:t xml:space="preserve">tripartite </w:t>
        </w:r>
      </w:ins>
      <w:r w:rsidRPr="00486765">
        <w:t>distinction</w:t>
      </w:r>
      <w:del w:id="822" w:author="phismith" w:date="2012-08-09T12:52:00Z">
        <w:r w:rsidRPr="00486765" w:rsidDel="00CA1F81">
          <w:delText>s</w:delText>
        </w:r>
      </w:del>
      <w:r w:rsidRPr="00486765">
        <w:t xml:space="preserve"> within BFO in what we hope is a suitably robust</w:t>
      </w:r>
      <w:r w:rsidR="00C37896" w:rsidRPr="00486765">
        <w:t xml:space="preserve"> </w:t>
      </w:r>
      <w:r w:rsidRPr="00486765">
        <w:t xml:space="preserve">framework. </w:t>
      </w:r>
    </w:p>
    <w:p w14:paraId="4FF01E58" w14:textId="6279E184" w:rsidR="00F33687" w:rsidRDefault="0050778E" w:rsidP="00D248A1">
      <w:pPr>
        <w:pStyle w:val="Heading3"/>
      </w:pPr>
      <w:bookmarkStart w:id="823" w:name="_Toc313270696"/>
      <w:bookmarkStart w:id="824" w:name="_Toc204327854"/>
      <w:bookmarkStart w:id="825" w:name="_Ref332291979"/>
      <w:r w:rsidRPr="00486765">
        <w:t>Object</w:t>
      </w:r>
      <w:bookmarkEnd w:id="823"/>
      <w:bookmarkEnd w:id="824"/>
      <w:bookmarkEnd w:id="825"/>
    </w:p>
    <w:p w14:paraId="49C8FDBF" w14:textId="4C1E958B" w:rsidR="00B8711B" w:rsidRPr="00486765" w:rsidRDefault="00F33687">
      <w:pPr>
        <w:rPr>
          <w:szCs w:val="23"/>
        </w:rPr>
      </w:pPr>
      <w:r w:rsidRPr="00D248A1">
        <w:rPr>
          <w:rStyle w:val="Annotation"/>
        </w:rPr>
        <w:t>note(object)[</w:t>
      </w:r>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employing general terms (such as ‘</w:t>
      </w:r>
      <w:del w:id="826" w:author="phismith" w:date="2012-08-09T12:52:00Z">
        <w:r w:rsidR="004F4F96" w:rsidRPr="00486765" w:rsidDel="00CA1F81">
          <w:delText xml:space="preserve">molecule’ </w:delText>
        </w:r>
      </w:del>
      <w:ins w:id="827" w:author="phismith" w:date="2012-08-09T12:52:00Z">
        <w:r w:rsidR="00CA1F81">
          <w:t>cell</w:t>
        </w:r>
        <w:r w:rsidR="00CA1F81" w:rsidRPr="00486765">
          <w:t xml:space="preserve">’ </w:t>
        </w:r>
      </w:ins>
      <w:r w:rsidR="004F4F96" w:rsidRPr="00486765">
        <w:t xml:space="preserve">or ‘planet’) referring to the types and subtypes of units, and also to the types and subtypes of </w:t>
      </w:r>
      <w:del w:id="828" w:author="phismith" w:date="2012-08-09T12:52:00Z">
        <w:r w:rsidR="004F4F96" w:rsidRPr="00486765" w:rsidDel="00CA1F81">
          <w:delText xml:space="preserve">the </w:delText>
        </w:r>
      </w:del>
      <w:r w:rsidR="004F4F96" w:rsidRPr="00486765">
        <w:t xml:space="preserve">processes </w:t>
      </w:r>
      <w:ins w:id="829" w:author="phismith" w:date="2012-08-09T12:52:00Z">
        <w:r w:rsidR="00CA1F81">
          <w:t xml:space="preserve">(such as </w:t>
        </w:r>
      </w:ins>
      <w:ins w:id="830" w:author="phismith" w:date="2012-08-09T12:53:00Z">
        <w:r w:rsidR="00CA1F81">
          <w:rPr>
            <w:i/>
          </w:rPr>
          <w:t xml:space="preserve">cell division </w:t>
        </w:r>
        <w:r w:rsidR="00CA1F81">
          <w:t xml:space="preserve">or </w:t>
        </w:r>
        <w:r w:rsidR="00CA1F81" w:rsidRPr="00CA1F81">
          <w:rPr>
            <w:i/>
            <w:rPrChange w:id="831" w:author="phismith" w:date="2012-08-09T12:53:00Z">
              <w:rPr>
                <w:i/>
              </w:rPr>
            </w:rPrChange>
          </w:rPr>
          <w:t>orbit</w:t>
        </w:r>
        <w:r w:rsidR="00CA1F81">
          <w:t xml:space="preserve">) </w:t>
        </w:r>
      </w:ins>
      <w:r w:rsidR="004F4F96" w:rsidRPr="00CA1F81">
        <w:rPr>
          <w:rPrChange w:id="832" w:author="phismith" w:date="2012-08-09T12:53:00Z">
            <w:rPr/>
          </w:rPrChange>
        </w:rPr>
        <w:t>through</w:t>
      </w:r>
      <w:r w:rsidR="004F4F96" w:rsidRPr="00486765">
        <w:t xml:space="preserve">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w:t>
      </w:r>
      <w:del w:id="833" w:author="phismith" w:date="2012-08-09T12:53:00Z">
        <w:r w:rsidR="00B8711B" w:rsidRPr="00486765" w:rsidDel="00CA1F81">
          <w:rPr>
            <w:szCs w:val="23"/>
          </w:rPr>
          <w:delText xml:space="preserve">as cells form portions of tissue and </w:delText>
        </w:r>
      </w:del>
      <w:ins w:id="834" w:author="phismith" w:date="2012-08-09T12:53:00Z">
        <w:r w:rsidR="00CA1F81">
          <w:rPr>
            <w:szCs w:val="23"/>
          </w:rPr>
          <w:t xml:space="preserve">as </w:t>
        </w:r>
      </w:ins>
      <w:r w:rsidR="00B8711B" w:rsidRPr="00486765">
        <w:rPr>
          <w:szCs w:val="23"/>
        </w:rPr>
        <w:t>organ</w:t>
      </w:r>
      <w:ins w:id="835" w:author="phismith" w:date="2012-08-09T12:53:00Z">
        <w:r w:rsidR="00CA1F81">
          <w:rPr>
            <w:szCs w:val="23"/>
          </w:rPr>
          <w:t>ism</w:t>
        </w:r>
      </w:ins>
      <w:r w:rsidR="00B8711B" w:rsidRPr="00486765">
        <w:rPr>
          <w:szCs w:val="23"/>
        </w:rPr>
        <w:t xml:space="preserve">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w:t>
      </w:r>
      <w:r w:rsidR="00B54835" w:rsidRPr="00486765">
        <w:lastRenderedPageBreak/>
        <w:t xml:space="preserve">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r w:rsidR="00F33687" w:rsidRPr="00D248A1">
        <w:rPr>
          <w:rStyle w:val="Annotation"/>
        </w:rPr>
        <w:t>]</w:t>
      </w:r>
      <w:r w:rsidR="00E75EB0" w:rsidRPr="00486765">
        <w:t xml:space="preserve"> </w:t>
      </w:r>
    </w:p>
    <w:p w14:paraId="333E9911" w14:textId="79396765"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r w:rsidR="00F33687" w:rsidRPr="00D248A1">
        <w:rPr>
          <w:rStyle w:val="Annotation"/>
        </w:rPr>
        <w:t>example(object)[</w:t>
      </w:r>
      <w:r w:rsidRPr="00486765">
        <w:t>atom</w:t>
      </w:r>
      <w:bookmarkStart w:id="836" w:name="OLE_LINK47"/>
      <w:bookmarkStart w:id="837" w:name="OLE_LINK48"/>
      <w:bookmarkStart w:id="838" w:name="OLE_LINK49"/>
      <w:r w:rsidR="00F33687" w:rsidRPr="00D248A1">
        <w:rPr>
          <w:rStyle w:val="Annotation"/>
        </w:rPr>
        <w:t>\</w:t>
      </w:r>
      <w:bookmarkEnd w:id="836"/>
      <w:bookmarkEnd w:id="837"/>
      <w:bookmarkEnd w:id="838"/>
      <w:r w:rsidRPr="00486765">
        <w:t>, molecule</w:t>
      </w:r>
      <w:r w:rsidR="00D53471" w:rsidRPr="004507D2">
        <w:rPr>
          <w:rStyle w:val="Annotation"/>
        </w:rPr>
        <w:t>\</w:t>
      </w:r>
      <w:r w:rsidRPr="00486765">
        <w:t>, organelle</w:t>
      </w:r>
      <w:r w:rsidR="00D53471" w:rsidRPr="004507D2">
        <w:rPr>
          <w:rStyle w:val="Annotation"/>
        </w:rPr>
        <w:t>\</w:t>
      </w:r>
      <w:r w:rsidRPr="00486765">
        <w:t>, cell</w:t>
      </w:r>
      <w:r w:rsidR="00D53471" w:rsidRPr="004507D2">
        <w:rPr>
          <w:rStyle w:val="Annotation"/>
        </w:rPr>
        <w:t>\</w:t>
      </w:r>
      <w:r w:rsidRPr="00486765">
        <w:t>, organism</w:t>
      </w:r>
      <w:r w:rsidR="00D53471" w:rsidRPr="004507D2">
        <w:rPr>
          <w:rStyle w:val="Annotation"/>
        </w:rPr>
        <w:t>\</w:t>
      </w:r>
      <w:r w:rsidRPr="00486765">
        <w:t xml:space="preserve">, </w:t>
      </w:r>
      <w:r w:rsidR="002F3C47" w:rsidRPr="00486765">
        <w:t>grain of sand</w:t>
      </w:r>
      <w:r w:rsidR="00D53471" w:rsidRPr="004507D2">
        <w:rPr>
          <w:rStyle w:val="Annotation"/>
        </w:rPr>
        <w:t>\</w:t>
      </w:r>
      <w:r w:rsidR="002F3C47" w:rsidRPr="00486765">
        <w:t xml:space="preserve">, </w:t>
      </w:r>
      <w:r w:rsidRPr="00486765">
        <w:t>planet</w:t>
      </w:r>
      <w:r w:rsidR="00D53471" w:rsidRPr="004507D2">
        <w:rPr>
          <w:rStyle w:val="Annotation"/>
        </w:rPr>
        <w:t>\</w:t>
      </w:r>
      <w:r w:rsidR="00054134" w:rsidRPr="00486765">
        <w:t>, star</w:t>
      </w:r>
      <w:r w:rsidR="00F33687" w:rsidRPr="00D248A1">
        <w:rPr>
          <w:rStyle w:val="Annotation"/>
        </w:rPr>
        <w:t>]</w:t>
      </w:r>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r w:rsidR="00D53471">
        <w:t>note(object)[</w:t>
      </w:r>
      <w:r w:rsidRPr="00486765">
        <w:t>‘</w:t>
      </w:r>
      <w:r w:rsidR="00151755" w:rsidRPr="00486765">
        <w:rPr>
          <w:i/>
        </w:rPr>
        <w:t>objects</w:t>
      </w:r>
      <w:r w:rsidR="00217CC2" w:rsidRPr="00486765">
        <w:t xml:space="preserve">’ </w:t>
      </w:r>
      <w:r w:rsidR="00F33687" w:rsidRPr="00D248A1">
        <w:rPr>
          <w:rStyle w:val="Annotation"/>
        </w:rPr>
        <w:t>/*</w:t>
      </w:r>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r w:rsidR="00F33687" w:rsidRPr="00D248A1">
        <w:rPr>
          <w:rStyle w:val="Annotation"/>
        </w:rPr>
        <w:t>*/</w:t>
      </w:r>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555732">
        <w:t>74</w:t>
      </w:r>
      <w:r w:rsidR="00EC6A9C">
        <w:fldChar w:fldCharType="end"/>
      </w:r>
      <w:r w:rsidR="00217CC2" w:rsidRPr="00486765">
        <w:t>]</w:t>
      </w:r>
      <w:r w:rsidRPr="00486765">
        <w:t xml:space="preserve">, and are associated with specific </w:t>
      </w:r>
      <w:del w:id="839" w:author="phismith" w:date="2012-08-09T12:53:00Z">
        <w:r w:rsidRPr="00486765" w:rsidDel="00CA1F81">
          <w:delText>‘</w:delText>
        </w:r>
      </w:del>
      <w:r w:rsidRPr="00486765">
        <w:t>levels of granularity</w:t>
      </w:r>
      <w:del w:id="840" w:author="phismith" w:date="2012-08-09T12:53:00Z">
        <w:r w:rsidRPr="00486765" w:rsidDel="00CA1F81">
          <w:delText>’</w:delText>
        </w:r>
      </w:del>
      <w:r w:rsidR="00054134" w:rsidRPr="00486765">
        <w:t xml:space="preserve"> in what is seen as a layered structure of reality, with units at lower and more fine-grained levels </w:t>
      </w:r>
      <w:ins w:id="841" w:author="phismith" w:date="2012-08-09T12:53:00Z">
        <w:r w:rsidR="00CA1F81">
          <w:t xml:space="preserve">seen as </w:t>
        </w:r>
      </w:ins>
      <w:r w:rsidR="00054134" w:rsidRPr="00486765">
        <w:t>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ins w:id="842" w:author="phismith" w:date="2012-08-09T12:53:00Z">
        <w:r w:rsidR="00CA1F81">
          <w:t>, which will be addressed in a later version of BFO.</w:t>
        </w:r>
      </w:ins>
      <w:del w:id="843" w:author="phismith" w:date="2012-08-09T12:53:00Z">
        <w:r w:rsidRPr="00486765" w:rsidDel="00CA1F81">
          <w:delText>.</w:delText>
        </w:r>
      </w:del>
      <w:r w:rsidR="00F33687" w:rsidRPr="00D248A1">
        <w:rPr>
          <w:rStyle w:val="Annotation"/>
        </w:rPr>
        <w:t>]</w:t>
      </w:r>
      <w:r w:rsidRPr="00486765">
        <w:t xml:space="preserve"> </w:t>
      </w:r>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555732">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555732">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555732">
        <w:t>39</w:t>
      </w:r>
      <w:r w:rsidR="00EC6A9C">
        <w:fldChar w:fldCharType="end"/>
      </w:r>
      <w:r w:rsidR="00782F62" w:rsidRPr="00486765">
        <w:t>]) of BFO:</w:t>
      </w:r>
      <w:r w:rsidR="00782F62" w:rsidRPr="00486765">
        <w:rPr>
          <w:i/>
        </w:rPr>
        <w:t>object</w:t>
      </w:r>
      <w:r w:rsidR="00782F62" w:rsidRPr="00486765">
        <w:t>.</w:t>
      </w:r>
    </w:p>
    <w:p w14:paraId="445C7D7B" w14:textId="77777777" w:rsidR="000A081B" w:rsidRDefault="000A081B" w:rsidP="000A081B">
      <w:pPr>
        <w:pStyle w:val="Heading4"/>
      </w:pPr>
      <w:moveToRangeStart w:id="844" w:author="phismith" w:date="2012-08-09T13:05:00Z" w:name="move332280859"/>
      <w:moveTo w:id="845" w:author="phismith" w:date="2012-08-09T13:05:00Z">
        <w:r>
          <w:t>Causal unity</w:t>
        </w:r>
      </w:moveTo>
    </w:p>
    <w:moveToRangeEnd w:id="844"/>
    <w:p w14:paraId="647C983D" w14:textId="398E7ED3" w:rsidR="00601C8D" w:rsidRPr="00486765" w:rsidRDefault="00392F9A">
      <w:r>
        <w:t>W</w:t>
      </w:r>
      <w:r w:rsidR="00FF233C" w:rsidRPr="00486765">
        <w:t xml:space="preserve">e </w:t>
      </w:r>
      <w:r w:rsidR="006F7BF4"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numPr>
      </w:pPr>
      <w:r w:rsidRPr="00486765">
        <w:t xml:space="preserve">engineered artifacts </w:t>
      </w:r>
      <w:r w:rsidR="006F7BF4" w:rsidRPr="00486765">
        <w:t>such as watches and cars.</w:t>
      </w:r>
    </w:p>
    <w:p w14:paraId="5175E52D" w14:textId="64BD11B0" w:rsidR="00F33687" w:rsidDel="000A081B" w:rsidRDefault="00BE7980" w:rsidP="00D248A1">
      <w:pPr>
        <w:pStyle w:val="Heading4"/>
      </w:pPr>
      <w:bookmarkStart w:id="846" w:name="_Toc204327855"/>
      <w:moveFromRangeStart w:id="847" w:author="phismith" w:date="2012-08-09T13:05:00Z" w:name="move332280859"/>
      <w:moveFrom w:id="848" w:author="phismith" w:date="2012-08-09T13:05:00Z">
        <w:r w:rsidDel="000A081B">
          <w:t>Causal u</w:t>
        </w:r>
        <w:r w:rsidR="00392F9A" w:rsidDel="000A081B">
          <w:t>nity</w:t>
        </w:r>
        <w:bookmarkEnd w:id="846"/>
      </w:moveFrom>
    </w:p>
    <w:moveFromRangeEnd w:id="847"/>
    <w:p w14:paraId="32E5DA62" w14:textId="77777777" w:rsidR="00125AF3" w:rsidRPr="00486765" w:rsidRDefault="006F7BF4" w:rsidP="00414A41">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555732">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555732">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p>
    <w:p w14:paraId="36F7A377" w14:textId="134D307C"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(cells and organisms</w:t>
      </w:r>
      <w:ins w:id="849" w:author="phismith" w:date="2012-08-09T13:05:00Z">
        <w:r w:rsidR="000A081B">
          <w:t>;</w:t>
        </w:r>
      </w:ins>
      <w:del w:id="850" w:author="phismith" w:date="2012-08-09T13:05:00Z">
        <w:r w:rsidR="00C37896" w:rsidRPr="00486765" w:rsidDel="000A081B">
          <w:delText>,</w:delText>
        </w:r>
      </w:del>
      <w:r w:rsidR="00C37896" w:rsidRPr="00486765">
        <w:t xml:space="preserve"> solid portions of matter</w:t>
      </w:r>
      <w:ins w:id="851" w:author="phismith" w:date="2012-08-09T13:05:00Z">
        <w:r w:rsidR="000A081B">
          <w:t>;</w:t>
        </w:r>
      </w:ins>
      <w:del w:id="852" w:author="phismith" w:date="2012-08-09T13:05:00Z">
        <w:r w:rsidR="00C37896" w:rsidRPr="00486765" w:rsidDel="000A081B">
          <w:delText>,</w:delText>
        </w:r>
      </w:del>
      <w:r w:rsidR="00C37896" w:rsidRPr="00486765">
        <w:t xml:space="preserve">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del w:id="853" w:author="phismith" w:date="2012-08-09T13:05:00Z">
        <w:r w:rsidR="00C37896" w:rsidRPr="00486765" w:rsidDel="000A081B">
          <w:delText>)</w:delText>
        </w:r>
      </w:del>
    </w:p>
    <w:p w14:paraId="5546D91B" w14:textId="2AA4477C" w:rsidR="00D828F1" w:rsidRDefault="00290898">
      <w:pPr>
        <w:rPr>
          <w:i/>
        </w:rPr>
      </w:pPr>
      <w:r>
        <w:rPr>
          <w:rStyle w:val="Annotation"/>
        </w:rPr>
        <w:lastRenderedPageBreak/>
        <w:t>n</w:t>
      </w:r>
      <w:r w:rsidR="00F33687" w:rsidRPr="00D248A1">
        <w:rPr>
          <w:rStyle w:val="Annotation"/>
        </w:rPr>
        <w:t>ote(object)[</w:t>
      </w:r>
      <w:r w:rsidR="00E30616" w:rsidRPr="00BC02F8">
        <w:t xml:space="preserve">To say that </w:t>
      </w:r>
      <w:r w:rsidR="008A6944">
        <w:rPr>
          <w:i/>
        </w:rPr>
        <w:t>b</w:t>
      </w:r>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B5729EC" w:rsidR="00DD6E98" w:rsidRPr="00BC02F8" w:rsidRDefault="008A6944">
      <w:pPr>
        <w:ind w:left="720"/>
      </w:pPr>
      <w:r>
        <w:rPr>
          <w:i/>
        </w:rPr>
        <w:t>b</w:t>
      </w:r>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718806C5" w:rsidR="00DE390F" w:rsidRPr="00BC02F8" w:rsidRDefault="00DD6E98">
      <w:pPr>
        <w:ind w:left="1440"/>
      </w:pPr>
      <w:r w:rsidRPr="00BC02F8">
        <w:t xml:space="preserve">if </w:t>
      </w:r>
      <w:r w:rsidR="006F01B6">
        <w:rPr>
          <w:i/>
        </w:rPr>
        <w:t>c</w:t>
      </w:r>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r w:rsidR="006F01B6">
        <w:rPr>
          <w:i/>
        </w:rPr>
        <w:t>b</w:t>
      </w:r>
      <w:r w:rsidR="00375CE3" w:rsidRPr="00BC02F8">
        <w:t xml:space="preserve"> </w:t>
      </w:r>
      <w:r w:rsidR="00D828F1">
        <w:t xml:space="preserve">that is </w:t>
      </w:r>
      <w:r w:rsidR="00375CE3" w:rsidRPr="00BC02F8">
        <w:t xml:space="preserve">in the interior of </w:t>
      </w:r>
      <w:r w:rsidR="006F01B6">
        <w:rPr>
          <w:i/>
        </w:rPr>
        <w:t>b</w:t>
      </w:r>
      <w:del w:id="854" w:author="phismith" w:date="2012-08-07T14:35:00Z">
        <w:r w:rsidR="00375CE3" w:rsidRPr="00BC02F8" w:rsidDel="009E331B">
          <w:rPr>
            <w:i/>
          </w:rPr>
          <w:delText xml:space="preserve"> </w:delText>
        </w:r>
        <w:r w:rsidR="00375CE3" w:rsidRPr="00BC02F8" w:rsidDel="009E331B">
          <w:delText xml:space="preserve">at </w:delText>
        </w:r>
        <w:r w:rsidR="00375CE3" w:rsidRPr="00BC02F8" w:rsidDel="009E331B">
          <w:rPr>
            <w:i/>
          </w:rPr>
          <w:delText>t</w:delText>
        </w:r>
      </w:del>
      <w:ins w:id="855" w:author="phismith" w:date="2012-08-07T14:36:00Z">
        <w:r w:rsidR="009E331B" w:rsidRPr="009E331B">
          <w:rPr>
            <w:b/>
            <w:i/>
          </w:rPr>
          <w:t xml:space="preserve"> at</w:t>
        </w:r>
      </w:ins>
      <w:ins w:id="856" w:author="phismith" w:date="2012-08-07T14:35:00Z">
        <w:r w:rsidR="009E331B">
          <w:rPr>
            <w:i/>
          </w:rPr>
          <w:t xml:space="preserve"> t</w:t>
        </w:r>
      </w:ins>
      <w:del w:id="857" w:author="phismith" w:date="2012-08-08T12:56:00Z">
        <w:r w:rsidR="00B56876" w:rsidRPr="00BC02F8" w:rsidDel="00F27BB8">
          <w:delText>,</w:delText>
        </w:r>
      </w:del>
      <w:ins w:id="858" w:author="phismith" w:date="2012-08-08T12:56:00Z">
        <w:r w:rsidR="00F27BB8">
          <w:rPr>
            <w:i/>
          </w:rPr>
          <w:t>,</w:t>
        </w:r>
      </w:ins>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be</w:t>
      </w:r>
      <w:del w:id="859" w:author="phismith" w:date="2012-08-07T14:35:00Z">
        <w:r w:rsidR="00D546AE" w:rsidRPr="00BC02F8" w:rsidDel="009E331B">
          <w:delText xml:space="preserve"> at </w:delText>
        </w:r>
        <w:r w:rsidR="00263AC7" w:rsidRPr="00BC02F8" w:rsidDel="009E331B">
          <w:rPr>
            <w:i/>
          </w:rPr>
          <w:delText>t</w:delText>
        </w:r>
      </w:del>
      <w:ins w:id="860" w:author="phismith" w:date="2012-08-07T14:36:00Z">
        <w:r w:rsidR="009E331B" w:rsidRPr="009E331B">
          <w:rPr>
            <w:b/>
          </w:rPr>
          <w:t xml:space="preserve"> at</w:t>
        </w:r>
      </w:ins>
      <w:ins w:id="861" w:author="phismith" w:date="2012-08-07T14:35:00Z">
        <w:r w:rsidR="009E331B">
          <w:t xml:space="preserve"> t </w:t>
        </w:r>
      </w:ins>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r w:rsidR="006F01B6">
        <w:rPr>
          <w:i/>
        </w:rPr>
        <w:t>b</w:t>
      </w:r>
      <w:del w:id="862" w:author="phismith" w:date="2012-08-07T14:35:00Z">
        <w:r w:rsidR="00DD7822" w:rsidRPr="00BC02F8" w:rsidDel="009E331B">
          <w:rPr>
            <w:i/>
          </w:rPr>
          <w:delText xml:space="preserve"> </w:delText>
        </w:r>
        <w:r w:rsidR="00DE390F" w:rsidRPr="00BC02F8" w:rsidDel="009E331B">
          <w:delText xml:space="preserve">at </w:delText>
        </w:r>
        <w:r w:rsidR="00DE390F" w:rsidRPr="00BC02F8" w:rsidDel="009E331B">
          <w:rPr>
            <w:i/>
          </w:rPr>
          <w:delText>t</w:delText>
        </w:r>
      </w:del>
      <w:ins w:id="863" w:author="phismith" w:date="2012-08-07T14:36:00Z">
        <w:r w:rsidR="009E331B" w:rsidRPr="009E331B">
          <w:rPr>
            <w:b/>
            <w:i/>
          </w:rPr>
          <w:t xml:space="preserve"> at</w:t>
        </w:r>
      </w:ins>
      <w:ins w:id="864" w:author="phismith" w:date="2012-08-07T14:35:00Z">
        <w:r w:rsidR="009E331B">
          <w:rPr>
            <w:i/>
          </w:rPr>
          <w:t xml:space="preserve"> t</w:t>
        </w:r>
      </w:ins>
      <w:del w:id="865" w:author="phismith" w:date="2012-08-08T12:56:00Z">
        <w:r w:rsidR="00D546AE" w:rsidRPr="00BC02F8" w:rsidDel="00F27BB8">
          <w:delText>,</w:delText>
        </w:r>
      </w:del>
      <w:ins w:id="866" w:author="phismith" w:date="2012-08-08T12:56:00Z">
        <w:r w:rsidR="00F27BB8">
          <w:rPr>
            <w:i/>
          </w:rPr>
          <w:t>,</w:t>
        </w:r>
      </w:ins>
      <w:r w:rsidR="00DE390F" w:rsidRPr="00BC02F8">
        <w:rPr>
          <w:i/>
        </w:rPr>
        <w:t xml:space="preserve"> </w:t>
      </w:r>
      <w:r w:rsidRPr="00BC02F8">
        <w:t xml:space="preserve">then </w:t>
      </w:r>
      <w:r w:rsidRPr="00BC02F8">
        <w:rPr>
          <w:i/>
        </w:rPr>
        <w:t>either</w:t>
      </w:r>
      <w:r w:rsidR="00151755" w:rsidRPr="00BC02F8">
        <w:rPr>
          <w:i/>
        </w:rPr>
        <w:t xml:space="preserve"> </w:t>
      </w:r>
      <w:r w:rsidR="006F01B6">
        <w:rPr>
          <w:i/>
        </w:rPr>
        <w:t>b</w:t>
      </w:r>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r w:rsidR="006F01B6">
        <w:rPr>
          <w:i/>
        </w:rPr>
        <w:t>b</w:t>
      </w:r>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262E9C6A" w:rsidR="00DD6E98" w:rsidRPr="00BC02F8" w:rsidRDefault="00DD6E98">
      <w:pPr>
        <w:ind w:left="1440"/>
      </w:pPr>
      <w:r w:rsidRPr="00BC02F8">
        <w:t xml:space="preserve">causal changes in one part of </w:t>
      </w:r>
      <w:r w:rsidR="006F01B6">
        <w:rPr>
          <w:i/>
        </w:rPr>
        <w:t>b</w:t>
      </w:r>
      <w:r w:rsidRPr="00BC02F8">
        <w:rPr>
          <w:i/>
        </w:rPr>
        <w:t xml:space="preserve"> </w:t>
      </w:r>
      <w:r w:rsidRPr="00BC02F8">
        <w:t xml:space="preserve">can have consequences for other parts of </w:t>
      </w:r>
      <w:r w:rsidR="006F01B6">
        <w:rPr>
          <w:i/>
        </w:rPr>
        <w:t>b</w:t>
      </w:r>
      <w:r w:rsidRPr="00BC02F8">
        <w:rPr>
          <w:i/>
        </w:rPr>
        <w:t xml:space="preserve"> </w:t>
      </w:r>
      <w:r w:rsidRPr="00BC02F8">
        <w:t>without the mediation of any</w:t>
      </w:r>
      <w:r w:rsidR="00465C17" w:rsidRPr="00BC02F8">
        <w:t xml:space="preserve"> entity</w:t>
      </w:r>
      <w:r w:rsidRPr="00BC02F8">
        <w:t xml:space="preserve"> that lies on the exterior of </w:t>
      </w:r>
      <w:r w:rsidR="006F01B6">
        <w:rPr>
          <w:i/>
        </w:rPr>
        <w:t>b</w:t>
      </w:r>
      <w:r w:rsidR="002F3C47" w:rsidRPr="00BC02F8">
        <w:rPr>
          <w:i/>
        </w:rPr>
        <w:t>.</w:t>
      </w:r>
      <w:r w:rsidR="0047147E" w:rsidRPr="00BC02F8">
        <w:t xml:space="preserve"> </w:t>
      </w:r>
    </w:p>
    <w:p w14:paraId="4334DB2A" w14:textId="77777777" w:rsidR="00601471" w:rsidRDefault="009F014F">
      <w:pPr>
        <w:rPr>
          <w:ins w:id="867" w:author="phismith" w:date="2012-08-12T12:01:00Z"/>
        </w:rPr>
      </w:pPr>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p>
    <w:p w14:paraId="4655D68F" w14:textId="5DC8AB67" w:rsidR="00427F21" w:rsidRPr="00BC02F8" w:rsidRDefault="00A31705">
      <w:r w:rsidRPr="00BC02F8">
        <w:t>Candidate e</w:t>
      </w:r>
      <w:r w:rsidR="00427F21" w:rsidRPr="00BC02F8">
        <w:t>xamples of types of causal unity for material entities of more complex sorts are</w:t>
      </w:r>
      <w:r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15591D38" w:rsidR="00427F21" w:rsidRPr="00BC02F8" w:rsidRDefault="00427F21">
      <w:r w:rsidRPr="00BC02F8">
        <w:t>Here the parts in the interior of the unified entity are combined together causally through a common membrane or other physical covering</w:t>
      </w:r>
      <w:del w:id="868" w:author="phismith" w:date="2012-08-09T13:06:00Z">
        <w:r w:rsidR="00A11862" w:rsidDel="000A081B">
          <w:delText>\</w:delText>
        </w:r>
      </w:del>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r w:rsidR="00555732" w:rsidRPr="00D248A1">
        <w:rPr>
          <w:sz w:val="24"/>
        </w:rPr>
        <w:t>13</w:t>
      </w:r>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r w:rsidR="00555732" w:rsidRPr="00D248A1">
        <w:rPr>
          <w:sz w:val="24"/>
        </w:rPr>
        <w:t>47</w:t>
      </w:r>
      <w:r w:rsidR="00EC6A9C">
        <w:fldChar w:fldCharType="end"/>
      </w:r>
      <w:r w:rsidRPr="00BC02F8">
        <w:t>].</w:t>
      </w:r>
    </w:p>
    <w:p w14:paraId="6B28BF2F" w14:textId="6634BAC2"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w:t>
      </w:r>
      <w:del w:id="869" w:author="phismith" w:date="2012-08-09T13:06:00Z">
        <w:r w:rsidRPr="00BC02F8" w:rsidDel="000A081B">
          <w:delText xml:space="preserve">points </w:delText>
        </w:r>
      </w:del>
      <w:ins w:id="870" w:author="phismith" w:date="2012-08-09T13:06:00Z">
        <w:r w:rsidR="000A081B">
          <w:t>areas</w:t>
        </w:r>
        <w:r w:rsidR="000A081B" w:rsidRPr="00BC02F8">
          <w:t xml:space="preserve"> </w:t>
        </w:r>
      </w:ins>
      <w:r w:rsidRPr="00BC02F8">
        <w:t>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r w:rsidR="00555732">
        <w:rPr>
          <w:noProof/>
        </w:rPr>
        <w:t>94</w:t>
      </w:r>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r w:rsidR="00555732" w:rsidRPr="00D248A1">
        <w:rPr>
          <w:sz w:val="24"/>
        </w:rPr>
        <w:t>77</w:t>
      </w:r>
      <w:r w:rsidR="00EC6A9C">
        <w:fldChar w:fldCharType="end"/>
      </w:r>
      <w:r w:rsidR="0046705D" w:rsidRPr="00BC02F8">
        <w:t>].</w:t>
      </w:r>
    </w:p>
    <w:p w14:paraId="153B5AB9" w14:textId="65EAEBFC" w:rsidR="00141642" w:rsidRPr="00BC02F8" w:rsidRDefault="00141642">
      <w:r w:rsidRPr="00BC02F8">
        <w:lastRenderedPageBreak/>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r w:rsidR="00555732" w:rsidRPr="00D248A1">
        <w:rPr>
          <w:sz w:val="24"/>
        </w:rPr>
        <w:t>44</w:t>
      </w:r>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pPr>
        <w:ind w:left="720"/>
      </w:pPr>
      <w:bookmarkStart w:id="871" w:name="_Ref308172916"/>
      <w:r w:rsidRPr="00486765">
        <w:t>CU</w:t>
      </w:r>
      <w:r w:rsidRPr="00486765">
        <w:rPr>
          <w:vertAlign w:val="subscript"/>
        </w:rPr>
        <w:t>2</w:t>
      </w:r>
      <w:r w:rsidRPr="00486765">
        <w:t xml:space="preserve">: Causal unity via internal physical forces </w:t>
      </w:r>
    </w:p>
    <w:p w14:paraId="66C1E9D8" w14:textId="1B0215A4"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w:t>
      </w:r>
      <w:del w:id="872" w:author="phismith" w:date="2012-08-09T13:06:00Z">
        <w:r w:rsidR="00B56876" w:rsidDel="000A081B">
          <w:delText xml:space="preserve">that </w:delText>
        </w:r>
      </w:del>
      <w:ins w:id="873" w:author="phismith" w:date="2012-08-09T13:06:00Z">
        <w:r w:rsidR="000A081B">
          <w:t xml:space="preserve">such cases are not manifested in </w:t>
        </w:r>
      </w:ins>
      <w:del w:id="874" w:author="phismith" w:date="2012-08-09T13:06:00Z">
        <w:r w:rsidR="00B56876" w:rsidDel="000A081B">
          <w:delText xml:space="preserve">is not </w:delText>
        </w:r>
      </w:del>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875" w:name="_Ref308172919"/>
      <w:bookmarkEnd w:id="871"/>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875"/>
    <w:p w14:paraId="3834F4C3" w14:textId="77777777" w:rsidR="00864E66" w:rsidRPr="00486765" w:rsidRDefault="00665794">
      <w:pPr>
        <w:ind w:left="720"/>
      </w:pPr>
      <w:r w:rsidRPr="00486765">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lastRenderedPageBreak/>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006C0335" w:rsidR="009F014F" w:rsidRPr="00BC02F8" w:rsidRDefault="00E30616">
      <w:r w:rsidRPr="00BC02F8">
        <w:t xml:space="preserve">To say that </w:t>
      </w:r>
      <w:r w:rsidR="008A6944">
        <w:rPr>
          <w:i/>
        </w:rPr>
        <w:t>b</w:t>
      </w:r>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5FC741EE" w:rsidR="009F014F" w:rsidRPr="00BC02F8" w:rsidRDefault="008A6944">
      <w:pPr>
        <w:ind w:left="720"/>
        <w:rPr>
          <w:i/>
        </w:rPr>
      </w:pPr>
      <w:r>
        <w:rPr>
          <w:i/>
        </w:rPr>
        <w:t>b</w:t>
      </w:r>
      <w:r w:rsidR="00A31705" w:rsidRPr="00BC02F8">
        <w:rPr>
          <w:i/>
        </w:rPr>
        <w:t xml:space="preserve"> </w:t>
      </w:r>
      <w:r w:rsidR="00A31705" w:rsidRPr="00BC02F8">
        <w:t>is causally unified relative to CU</w:t>
      </w:r>
      <w:r w:rsidR="00A31705" w:rsidRPr="00BC02F8">
        <w:rPr>
          <w:i/>
          <w:vertAlign w:val="subscript"/>
        </w:rPr>
        <w:t>n</w:t>
      </w:r>
      <w:del w:id="876" w:author="phismith" w:date="2012-08-07T14:35:00Z">
        <w:r w:rsidR="00536BF5" w:rsidRPr="00BC02F8" w:rsidDel="009E331B">
          <w:rPr>
            <w:i/>
          </w:rPr>
          <w:delText xml:space="preserve"> </w:delText>
        </w:r>
        <w:r w:rsidR="00296E4D" w:rsidRPr="00BC02F8" w:rsidDel="009E331B">
          <w:delText xml:space="preserve">at </w:delText>
        </w:r>
        <w:r w:rsidR="00296E4D" w:rsidRPr="00BC02F8" w:rsidDel="009E331B">
          <w:rPr>
            <w:i/>
          </w:rPr>
          <w:delText>t</w:delText>
        </w:r>
      </w:del>
      <w:ins w:id="877" w:author="phismith" w:date="2012-08-07T14:36:00Z">
        <w:r w:rsidR="009E331B" w:rsidRPr="009E331B">
          <w:rPr>
            <w:b/>
            <w:i/>
          </w:rPr>
          <w:t xml:space="preserve"> at</w:t>
        </w:r>
      </w:ins>
      <w:ins w:id="878" w:author="phismith" w:date="2012-08-07T14:35:00Z">
        <w:r w:rsidR="009E331B">
          <w:rPr>
            <w:i/>
          </w:rPr>
          <w:t xml:space="preserve"> t </w:t>
        </w:r>
      </w:ins>
    </w:p>
    <w:p w14:paraId="388F88BB" w14:textId="66E19DFC" w:rsidR="008C357F" w:rsidRPr="00BC02F8" w:rsidRDefault="009F014F">
      <w:pPr>
        <w:ind w:left="720"/>
      </w:pPr>
      <w:r w:rsidRPr="00BC02F8">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r w:rsidR="008A6944">
        <w:rPr>
          <w:i/>
        </w:rPr>
        <w:t>c</w:t>
      </w:r>
      <w:r w:rsidR="00C37896" w:rsidRPr="00BC02F8">
        <w:rPr>
          <w:i/>
        </w:rPr>
        <w:t xml:space="preserve"> </w:t>
      </w:r>
      <w:r w:rsidR="00296E4D" w:rsidRPr="00BC02F8">
        <w:t>(</w:t>
      </w:r>
      <w:r w:rsidR="008A6944">
        <w:rPr>
          <w:i/>
        </w:rPr>
        <w:t>b</w:t>
      </w:r>
      <w:r w:rsidR="00296E4D" w:rsidRPr="00BC02F8">
        <w:rPr>
          <w:i/>
        </w:rPr>
        <w:t xml:space="preserve"> </w:t>
      </w:r>
      <w:r w:rsidR="003D5797" w:rsidRPr="00BC02F8">
        <w:rPr>
          <w:b/>
        </w:rPr>
        <w:t>continuant_</w:t>
      </w:r>
      <w:r w:rsidR="00296E4D" w:rsidRPr="00BC02F8">
        <w:rPr>
          <w:b/>
        </w:rPr>
        <w:t>part_of</w:t>
      </w:r>
      <w:r w:rsidR="00296E4D" w:rsidRPr="00BC02F8">
        <w:t xml:space="preserve"> </w:t>
      </w:r>
      <w:r w:rsidR="008A6944">
        <w:rPr>
          <w:i/>
        </w:rPr>
        <w:t>c</w:t>
      </w:r>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r w:rsidR="008A6944">
        <w:rPr>
          <w:i/>
        </w:rPr>
        <w:t>c</w:t>
      </w:r>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r w:rsidR="008A6944">
        <w:rPr>
          <w:i/>
        </w:rPr>
        <w:t>b</w:t>
      </w:r>
      <w:r w:rsidR="00296E4D" w:rsidRPr="00BC02F8">
        <w:rPr>
          <w:i/>
        </w:rPr>
        <w:t xml:space="preserve"> </w:t>
      </w:r>
      <w:r w:rsidR="00296E4D" w:rsidRPr="00BC02F8">
        <w:t xml:space="preserve">and </w:t>
      </w:r>
      <w:r w:rsidR="008A6944">
        <w:rPr>
          <w:i/>
        </w:rPr>
        <w:t>c</w:t>
      </w:r>
      <w:r w:rsidR="00296E4D" w:rsidRPr="00BC02F8">
        <w:rPr>
          <w:i/>
        </w:rPr>
        <w:t xml:space="preserve"> </w:t>
      </w:r>
      <w:r w:rsidR="00296E4D" w:rsidRPr="00BC02F8">
        <w:t>are identical</w:t>
      </w:r>
      <w:r w:rsidR="0047147E" w:rsidRPr="00BC02F8">
        <w:t>.</w:t>
      </w:r>
    </w:p>
    <w:p w14:paraId="757D2F31" w14:textId="77777777" w:rsidR="006549BE" w:rsidRPr="00BC02F8" w:rsidRDefault="00E30616" w:rsidP="00D248A1">
      <w:pPr>
        <w:keepNext/>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numPr>
      </w:pPr>
      <w:r w:rsidRPr="00BC02F8">
        <w:t>relative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3A050799" w:rsidR="006549BE" w:rsidRPr="00BC02F8" w:rsidRDefault="006549BE" w:rsidP="00544BF7">
      <w:pPr>
        <w:pStyle w:val="ListParagraph"/>
        <w:numPr>
          <w:ilvl w:val="0"/>
          <w:numId w:val="22"/>
        </w:numPr>
      </w:pPr>
      <w:r w:rsidRPr="00BC02F8">
        <w:t>relative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ins w:id="879" w:author="phismith" w:date="2012-08-09T13:06:00Z">
        <w:r w:rsidR="000A081B">
          <w:t>, and so is not an object.</w:t>
        </w:r>
      </w:ins>
      <w:del w:id="880" w:author="phismith" w:date="2012-08-09T13:06:00Z">
        <w:r w:rsidRPr="00BC02F8" w:rsidDel="000A081B">
          <w:delText>.</w:delText>
        </w:r>
      </w:del>
    </w:p>
    <w:p w14:paraId="38234FB4" w14:textId="77777777" w:rsidR="00F33687" w:rsidRDefault="006549BE">
      <w:pPr>
        <w:pStyle w:val="ListParagraph"/>
        <w:numPr>
          <w:ilvl w:val="0"/>
          <w:numId w:val="22"/>
        </w:numPr>
      </w:pPr>
      <w:r w:rsidRPr="00BC02F8">
        <w:t>relative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r w:rsidR="00F33687" w:rsidRPr="00D248A1">
        <w:rPr>
          <w:rStyle w:val="Annotation"/>
        </w:rPr>
        <w:t>]</w:t>
      </w:r>
    </w:p>
    <w:p w14:paraId="7533B666" w14:textId="7876B2F9" w:rsidR="00F33687" w:rsidRDefault="008168BA" w:rsidP="00D248A1">
      <w:pPr>
        <w:pStyle w:val="Heading4"/>
      </w:pPr>
      <w:bookmarkStart w:id="881" w:name="_Toc204327856"/>
      <w:r>
        <w:t xml:space="preserve">Elucidation </w:t>
      </w:r>
      <w:r w:rsidR="008C357F" w:rsidRPr="00486765">
        <w:t xml:space="preserve">of </w:t>
      </w:r>
      <w:r w:rsidR="00BE7980">
        <w:t>bfo</w:t>
      </w:r>
      <w:r w:rsidR="008C357F" w:rsidRPr="00486765">
        <w:t>:object</w:t>
      </w:r>
      <w:bookmarkEnd w:id="881"/>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335FEA71" w14:textId="74E6C562"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r w:rsidR="008A6944">
        <w:rPr>
          <w:i/>
        </w:rPr>
        <w:t>b</w:t>
      </w:r>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r w:rsidR="008A6944">
        <w:rPr>
          <w:i/>
        </w:rPr>
        <w:t>b</w:t>
      </w:r>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r w:rsidRPr="00486765">
        <w:t>manifests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lastRenderedPageBreak/>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882" w:name="_Ref308464053"/>
    </w:p>
    <w:p w14:paraId="768E165D" w14:textId="77777777" w:rsidR="00F33687" w:rsidRDefault="00711DC1" w:rsidP="00D248A1">
      <w:pPr>
        <w:pStyle w:val="Heading4"/>
      </w:pPr>
      <w:bookmarkStart w:id="883" w:name="_Toc204327857"/>
      <w:r w:rsidRPr="00BC02F8">
        <w:t>Objects can be joined to other objects</w:t>
      </w:r>
      <w:bookmarkEnd w:id="883"/>
    </w:p>
    <w:p w14:paraId="43FCD4E3" w14:textId="3221043E"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882"/>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r w:rsidR="00555732" w:rsidRPr="00486765">
        <w:t xml:space="preserve">Figure </w:t>
      </w:r>
      <w:r w:rsidR="00555732">
        <w:t>3</w:t>
      </w:r>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884" w:name="_Ref309461594"/>
      <w:r w:rsidRPr="00486765">
        <w:t xml:space="preserve">Figure </w:t>
      </w:r>
      <w:r w:rsidR="00D248A1">
        <w:fldChar w:fldCharType="begin"/>
      </w:r>
      <w:r w:rsidR="00D248A1">
        <w:instrText xml:space="preserve"> SEQ Figure \* ARABIC </w:instrText>
      </w:r>
      <w:r w:rsidR="00D248A1">
        <w:fldChar w:fldCharType="separate"/>
      </w:r>
      <w:r w:rsidR="00555732">
        <w:rPr>
          <w:noProof/>
        </w:rPr>
        <w:t>3</w:t>
      </w:r>
      <w:r w:rsidR="00D248A1">
        <w:rPr>
          <w:noProof/>
        </w:rPr>
        <w:fldChar w:fldCharType="end"/>
      </w:r>
      <w:bookmarkEnd w:id="884"/>
      <w:r w:rsidRPr="00486765">
        <w:t xml:space="preserve">: </w:t>
      </w:r>
      <w:hyperlink r:id="rId27" w:history="1">
        <w:r w:rsidRPr="00486765">
          <w:rPr>
            <w:rStyle w:val="Hyperlink"/>
          </w:rPr>
          <w:t>An example of cell adhesion</w:t>
        </w:r>
      </w:hyperlink>
    </w:p>
    <w:p w14:paraId="2F3990A3" w14:textId="77777777" w:rsidR="00905B7B" w:rsidRPr="00486765" w:rsidRDefault="00905B7B"/>
    <w:p w14:paraId="4E6E8692" w14:textId="453F39D6" w:rsidR="00E539F1" w:rsidRPr="00486765" w:rsidRDefault="00E539F1">
      <w:r w:rsidRPr="00486765">
        <w:lastRenderedPageBreak/>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of the pea pod covering. Sperm initially float freely</w:t>
      </w:r>
      <w:del w:id="885" w:author="phismith" w:date="2012-08-09T13:07:00Z">
        <w:r w:rsidR="00B24089" w:rsidRPr="00486765" w:rsidDel="000A081B">
          <w:delText xml:space="preserve"> from each other</w:delText>
        </w:r>
      </w:del>
      <w:r w:rsidR="00B24089" w:rsidRPr="00486765">
        <w:t>; some sperm become fused with oocytes through a membrane fusion process.</w:t>
      </w:r>
      <w:r w:rsidRPr="00486765">
        <w:t>)</w:t>
      </w:r>
      <w:r w:rsidR="00B24089" w:rsidRPr="00486765">
        <w:t xml:space="preserve"> </w:t>
      </w:r>
    </w:p>
    <w:p w14:paraId="012D6237" w14:textId="54EC6124" w:rsidR="00F33687" w:rsidRDefault="00EA53E5" w:rsidP="00D248A1">
      <w:pPr>
        <w:pStyle w:val="Heading4"/>
      </w:pPr>
      <w:bookmarkStart w:id="886" w:name="_Toc204327858"/>
      <w:r w:rsidRPr="00486765">
        <w:t xml:space="preserve">Objects may </w:t>
      </w:r>
      <w:del w:id="887" w:author="phismith" w:date="2012-08-08T11:37:00Z">
        <w:r w:rsidRPr="00486765" w:rsidDel="00C04168">
          <w:delText xml:space="preserve">contain </w:delText>
        </w:r>
      </w:del>
      <w:ins w:id="888" w:author="phismith" w:date="2012-08-08T11:37:00Z">
        <w:r w:rsidR="00C04168">
          <w:t>include</w:t>
        </w:r>
        <w:r w:rsidR="00C04168" w:rsidRPr="00486765">
          <w:t xml:space="preserve"> </w:t>
        </w:r>
      </w:ins>
      <w:r w:rsidRPr="00486765">
        <w:t>other objects as parts</w:t>
      </w:r>
      <w:bookmarkEnd w:id="886"/>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numPr>
      </w:pPr>
      <w:r w:rsidRPr="00486765">
        <w:t>by containing atoms and molecules as parts</w:t>
      </w:r>
      <w:r w:rsidR="00051962">
        <w:t>;</w:t>
      </w:r>
    </w:p>
    <w:p w14:paraId="2DEB396A" w14:textId="628DED5B" w:rsidR="00EA53E5" w:rsidRPr="00486765" w:rsidRDefault="00EA53E5" w:rsidP="00544BF7">
      <w:pPr>
        <w:pStyle w:val="ListParagraph"/>
        <w:numPr>
          <w:ilvl w:val="0"/>
          <w:numId w:val="2"/>
        </w:numPr>
      </w:pPr>
      <w:r w:rsidRPr="00486765">
        <w:t xml:space="preserve">by containing </w:t>
      </w:r>
      <w:r w:rsidR="00AE6D99" w:rsidRPr="00486765">
        <w:t>cell</w:t>
      </w:r>
      <w:r w:rsidRPr="00486765">
        <w:t xml:space="preserve">s as parts, for instance the </w:t>
      </w:r>
      <w:del w:id="889" w:author="phismith" w:date="2012-08-09T13:07:00Z">
        <w:r w:rsidRPr="00486765" w:rsidDel="000A081B">
          <w:delText xml:space="preserve">collection of </w:delText>
        </w:r>
      </w:del>
      <w:r w:rsidRPr="00486765">
        <w:t>blood cells in your body</w:t>
      </w:r>
      <w:r w:rsidR="00DD7822" w:rsidRPr="00486765">
        <w:t>;</w:t>
      </w:r>
    </w:p>
    <w:p w14:paraId="340661C3" w14:textId="77777777" w:rsidR="00F33687" w:rsidRDefault="00EA53E5">
      <w:pPr>
        <w:pStyle w:val="ListParagraph"/>
        <w:numPr>
          <w:ilvl w:val="0"/>
          <w:numId w:val="2"/>
        </w:numPr>
        <w:rPr>
          <w:i/>
        </w:rPr>
      </w:pPr>
      <w:r w:rsidRPr="00486765">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numPr>
        <w:rPr>
          <w:i/>
        </w:rPr>
      </w:pPr>
      <w:r w:rsidRPr="00486765">
        <w:t>by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62FC97EB"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xml:space="preserve">, the </w:t>
      </w:r>
      <w:ins w:id="890" w:author="phismith" w:date="2012-08-09T13:07:00Z">
        <w:r w:rsidR="000A081B">
          <w:t xml:space="preserve">immaterial </w:t>
        </w:r>
      </w:ins>
      <w:r w:rsidR="00250C35">
        <w:t xml:space="preserve">volume </w:t>
      </w:r>
      <w:ins w:id="891" w:author="phismith" w:date="2012-08-09T13:07:00Z">
        <w:r w:rsidR="000A081B">
          <w:t xml:space="preserve">(site) </w:t>
        </w:r>
      </w:ins>
      <w:r w:rsidR="00250C35">
        <w:t>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2F3C47" w:rsidRPr="00486765">
        <w:t>]</w:t>
      </w:r>
      <w:r w:rsidR="001E66EA" w:rsidRPr="00486765">
        <w:t>.</w:t>
      </w:r>
    </w:p>
    <w:p w14:paraId="4D34D03D" w14:textId="77777777" w:rsidR="00F33687" w:rsidRDefault="006549BE" w:rsidP="00D248A1">
      <w:pPr>
        <w:pStyle w:val="Heading4"/>
      </w:pPr>
      <w:bookmarkStart w:id="892" w:name="_Toc204327859"/>
      <w:r w:rsidRPr="00486765">
        <w:t>Conjoined twins</w:t>
      </w:r>
      <w:bookmarkEnd w:id="892"/>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56A4957E"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w:t>
      </w:r>
      <w:del w:id="893" w:author="phismith" w:date="2012-08-09T13:07:00Z">
        <w:r w:rsidR="005D7499" w:rsidRPr="00486765" w:rsidDel="000A081B">
          <w:delText xml:space="preserve">of this case </w:delText>
        </w:r>
      </w:del>
      <w:r w:rsidR="00250C35">
        <w:t xml:space="preserve">ought to be </w:t>
      </w:r>
      <w:r w:rsidR="00BC3597" w:rsidRPr="00486765">
        <w:t>for different sorts of cases</w:t>
      </w:r>
      <w:r w:rsidR="005D7499" w:rsidRPr="00486765">
        <w:t xml:space="preserve">. </w:t>
      </w:r>
      <w:del w:id="894" w:author="phismith" w:date="2012-08-09T13:07:00Z">
        <w:r w:rsidR="00BC3597" w:rsidRPr="00486765" w:rsidDel="000A081B">
          <w:delText>D</w:delText>
        </w:r>
        <w:r w:rsidR="005D7499" w:rsidRPr="00486765" w:rsidDel="000A081B">
          <w:delText>ifferent types of conjoined twins will need to be treated differently, and that i</w:delText>
        </w:r>
      </w:del>
      <w:ins w:id="895" w:author="phismith" w:date="2012-08-09T13:07:00Z">
        <w:r w:rsidR="000A081B">
          <w:t>I</w:t>
        </w:r>
      </w:ins>
      <w:r w:rsidR="005D7499" w:rsidRPr="00486765">
        <w:t>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 xml:space="preserve">material entity </w:t>
      </w:r>
      <w:del w:id="896" w:author="phismith" w:date="2012-08-09T13:07:00Z">
        <w:r w:rsidR="008C357F" w:rsidRPr="00486765" w:rsidDel="000A081B">
          <w:delText xml:space="preserve">here </w:delText>
        </w:r>
      </w:del>
      <w:ins w:id="897" w:author="phismith" w:date="2012-08-09T13:07:00Z">
        <w:r w:rsidR="000A081B">
          <w:t xml:space="preserve">in such cases </w:t>
        </w:r>
      </w:ins>
      <w:r w:rsidR="008C357F" w:rsidRPr="00486765">
        <w:t>is the</w:t>
      </w:r>
      <w:r w:rsidR="005D7499" w:rsidRPr="00486765">
        <w:t xml:space="preserve"> whole which they together form; accepting each twin </w:t>
      </w:r>
      <w:r w:rsidR="005D7499" w:rsidRPr="00486765">
        <w:lastRenderedPageBreak/>
        <w:t>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37AC851B" w:rsidR="00F33687" w:rsidRDefault="0050778E" w:rsidP="00D248A1">
      <w:pPr>
        <w:pStyle w:val="Heading3"/>
      </w:pPr>
      <w:bookmarkStart w:id="898" w:name="_Ref310079849"/>
      <w:bookmarkStart w:id="899" w:name="_Toc313270697"/>
      <w:bookmarkStart w:id="900" w:name="_Toc204327860"/>
      <w:r w:rsidRPr="00486765">
        <w:t>Object aggregate</w:t>
      </w:r>
      <w:bookmarkEnd w:id="898"/>
      <w:bookmarkEnd w:id="899"/>
      <w:bookmarkEnd w:id="900"/>
    </w:p>
    <w:p w14:paraId="12D927F2" w14:textId="1571E710" w:rsidR="005830E2" w:rsidRPr="00486765" w:rsidRDefault="000A081B" w:rsidP="00414A41">
      <w:ins w:id="901" w:author="phismith" w:date="2012-08-09T13:08:00Z">
        <w:r w:rsidRPr="000A081B">
          <w:rPr>
            <w:i/>
            <w:rPrChange w:id="902" w:author="phismith" w:date="2012-08-09T13:08:00Z">
              <w:rPr/>
            </w:rPrChange>
          </w:rPr>
          <w:t>Object aggregate</w:t>
        </w:r>
        <w:r>
          <w:t xml:space="preserve"> is to be treated as a close analogue of </w:t>
        </w:r>
        <w:r>
          <w:rPr>
            <w:i/>
          </w:rPr>
          <w:t xml:space="preserve">set of objects, </w:t>
        </w:r>
        <w:r>
          <w:t xml:space="preserve">in the mathematician’s sense; thus an object aggregate has no parts other than the objects which are its members. </w:t>
        </w:r>
      </w:ins>
      <w:del w:id="903" w:author="phismith" w:date="2012-08-09T13:08:00Z">
        <w:r w:rsidR="00250C35" w:rsidDel="000A081B">
          <w:delText>(</w:delText>
        </w:r>
      </w:del>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rsidR="00250C35">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555732">
        <w:t>51</w:t>
      </w:r>
      <w:r w:rsidR="00EC6A9C">
        <w:fldChar w:fldCharType="end"/>
      </w:r>
      <w:r w:rsidR="005830E2" w:rsidRPr="00486765">
        <w:t>].</w:t>
      </w:r>
      <w:del w:id="904" w:author="phismith" w:date="2012-08-09T13:09:00Z">
        <w:r w:rsidR="00250C35" w:rsidDel="000A081B">
          <w:delText>)</w:delText>
        </w:r>
      </w:del>
    </w:p>
    <w:p w14:paraId="2FDE27B6" w14:textId="77777777" w:rsidR="00101194" w:rsidRDefault="00101194" w:rsidP="00D248A1">
      <w:r>
        <w:t>First we define</w:t>
      </w:r>
      <w:r w:rsidR="00BC02F8">
        <w:tab/>
      </w:r>
    </w:p>
    <w:p w14:paraId="78A63ED1" w14:textId="4DBA1166" w:rsidR="00716277" w:rsidRPr="00486765" w:rsidDel="000A081B" w:rsidRDefault="00716277">
      <w:pPr>
        <w:rPr>
          <w:del w:id="905" w:author="phismith" w:date="2012-08-09T13:09:00Z"/>
        </w:rPr>
      </w:pPr>
    </w:p>
    <w:p w14:paraId="1CC4BFA1" w14:textId="763A65EB" w:rsidR="00716277" w:rsidRPr="00B75198" w:rsidDel="000A081B" w:rsidRDefault="00716277">
      <w:pPr>
        <w:ind w:left="1440" w:firstLine="720"/>
        <w:rPr>
          <w:del w:id="906" w:author="phismith" w:date="2012-08-09T13:09:00Z"/>
        </w:rPr>
      </w:pPr>
    </w:p>
    <w:p w14:paraId="42F845F3" w14:textId="0BF591A3"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r w:rsidR="006F01B6">
        <w:rPr>
          <w:i/>
        </w:rPr>
        <w:t>b</w:t>
      </w:r>
      <w:r w:rsidRPr="00486765">
        <w:rPr>
          <w:i/>
        </w:rPr>
        <w:t xml:space="preserve"> </w:t>
      </w:r>
      <w:r w:rsidRPr="00486765">
        <w:rPr>
          <w:b/>
        </w:rPr>
        <w:t>member_</w:t>
      </w:r>
      <w:r>
        <w:rPr>
          <w:b/>
        </w:rPr>
        <w:t>part_</w:t>
      </w:r>
      <w:r w:rsidRPr="00486765">
        <w:rPr>
          <w:b/>
        </w:rPr>
        <w:t xml:space="preserve">of </w:t>
      </w:r>
      <w:r w:rsidR="006F01B6">
        <w:rPr>
          <w:i/>
        </w:rPr>
        <w:t>c</w:t>
      </w:r>
      <w:r w:rsidRPr="00486765">
        <w:rPr>
          <w:i/>
        </w:rPr>
        <w:t xml:space="preserve"> </w:t>
      </w:r>
      <w:r w:rsidRPr="00486765">
        <w:rPr>
          <w:b/>
        </w:rPr>
        <w:t xml:space="preserve">at </w:t>
      </w:r>
      <w:r w:rsidRPr="00486765">
        <w:rPr>
          <w:i/>
        </w:rPr>
        <w:t xml:space="preserve">t </w:t>
      </w:r>
      <w:r w:rsidRPr="00486765">
        <w:t xml:space="preserve">=Def. </w:t>
      </w:r>
      <w:r w:rsidR="006F01B6">
        <w:rPr>
          <w:i/>
        </w:rPr>
        <w:t>b</w:t>
      </w:r>
      <w:r>
        <w:rPr>
          <w:i/>
        </w:rPr>
        <w:t xml:space="preserve"> </w:t>
      </w:r>
      <w:r>
        <w:t xml:space="preserve">is an </w:t>
      </w:r>
      <w:r w:rsidRPr="00B75198">
        <w:rPr>
          <w:i/>
        </w:rPr>
        <w:t>object</w:t>
      </w:r>
      <w:r>
        <w:rPr>
          <w:i/>
        </w:rPr>
        <w:t xml:space="preserve"> </w:t>
      </w:r>
    </w:p>
    <w:p w14:paraId="49A05989" w14:textId="55710D41" w:rsidR="00716277" w:rsidRPr="00B23775" w:rsidRDefault="00716277" w:rsidP="000A081B">
      <w:pPr>
        <w:pStyle w:val="SpecificationInternal"/>
        <w:ind w:left="1440"/>
        <w:pPrChange w:id="907" w:author="phismith" w:date="2012-08-09T13:09:00Z">
          <w:pPr>
            <w:pStyle w:val="SpecificationInternal"/>
            <w:ind w:firstLine="720"/>
          </w:pPr>
        </w:pPrChange>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r w:rsidR="00E6097C">
        <w:tab/>
      </w:r>
      <w:r w:rsidRPr="00486765">
        <w:t xml:space="preserve">tive and pairwise disjoint partition of </w:t>
      </w:r>
      <w:r w:rsidR="006F01B6">
        <w:rPr>
          <w:i/>
        </w:rPr>
        <w:t>c</w:t>
      </w:r>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r w:rsidRPr="00486765">
        <w:t xml:space="preserve">with </w:t>
      </w:r>
      <w:r w:rsidR="006F01B6">
        <w:rPr>
          <w:i/>
        </w:rPr>
        <w:t>b</w:t>
      </w:r>
      <w:r w:rsidRPr="00486765">
        <w:rPr>
          <w:i/>
        </w:rPr>
        <w:t xml:space="preserve"> </w:t>
      </w:r>
      <w:r w:rsidRPr="00B75198">
        <w:t>=</w:t>
      </w:r>
      <w:r w:rsidRPr="00486765">
        <w:rPr>
          <w:i/>
        </w:rPr>
        <w:t xml:space="preserve"> x</w:t>
      </w:r>
      <w:r w:rsidRPr="00486765">
        <w:rPr>
          <w:i/>
          <w:vertAlign w:val="subscript"/>
        </w:rPr>
        <w:t>i</w:t>
      </w:r>
      <w:r w:rsidR="006B789E">
        <w:rPr>
          <w:i/>
          <w:vertAlign w:val="subscript"/>
        </w:rPr>
        <w:t xml:space="preserve"> </w:t>
      </w:r>
      <w:r w:rsidRPr="00486765">
        <w:t xml:space="preserve"> for some </w:t>
      </w:r>
      <w:r w:rsidR="006B789E">
        <w:t xml:space="preserve">1 </w:t>
      </w:r>
      <w:r w:rsidR="006B789E">
        <w:rPr>
          <w:rFonts w:ascii="Cambria Math" w:hAnsi="Cambria Math"/>
        </w:rPr>
        <w:t>≤</w:t>
      </w:r>
      <w:r>
        <w:t xml:space="preserve"> </w:t>
      </w:r>
      <w:r w:rsidR="006B789E">
        <w:rPr>
          <w:i/>
        </w:rPr>
        <w:t xml:space="preserve">i </w:t>
      </w:r>
      <w:r w:rsidR="006B789E">
        <w:rPr>
          <w:rFonts w:ascii="Cambria Math" w:hAnsi="Cambria Math"/>
        </w:rPr>
        <w:t xml:space="preserve">≤ </w:t>
      </w:r>
      <w:r w:rsidR="006B789E" w:rsidRPr="00D248A1">
        <w:rPr>
          <w:i/>
        </w:rPr>
        <w:t>n</w:t>
      </w:r>
      <w:r w:rsidRPr="00486765">
        <w:rPr>
          <w:i/>
        </w:rPr>
        <w:t xml:space="preserve">. </w:t>
      </w:r>
      <w:r>
        <w:t>[026-00</w:t>
      </w:r>
      <w:r w:rsidR="00A11862">
        <w:t>4</w:t>
      </w:r>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6FBCF68C"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ins w:id="908" w:author="phismith" w:date="2012-08-08T17:29:00Z">
        <w:r w:rsidR="00E24FE7">
          <w:rPr>
            <w:smallCaps/>
          </w:rPr>
          <w:t>I</w:t>
        </w:r>
      </w:ins>
      <w:del w:id="909" w:author="phismith" w:date="2012-08-08T17:28:00Z">
        <w:r w:rsidRPr="00486765" w:rsidDel="00E24FE7">
          <w:delText>i</w:delText>
        </w:r>
      </w:del>
      <w:r w:rsidRPr="00486765">
        <w:t xml:space="preserve">f </w:t>
      </w:r>
      <w:r w:rsidR="006B789E">
        <w:rPr>
          <w:i/>
        </w:rPr>
        <w:t>b</w:t>
      </w:r>
      <w:r w:rsidRPr="00486765">
        <w:rPr>
          <w:i/>
        </w:rPr>
        <w:t xml:space="preserve"> </w:t>
      </w:r>
      <w:r w:rsidRPr="00BC02F8">
        <w:rPr>
          <w:b/>
        </w:rPr>
        <w:t>member_part_of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 xml:space="preserve">t </w:t>
      </w:r>
      <w:r w:rsidRPr="00486765">
        <w:t xml:space="preserve">then </w:t>
      </w:r>
      <w:r w:rsidR="006B789E">
        <w:rPr>
          <w:i/>
        </w:rPr>
        <w:t>b</w:t>
      </w:r>
      <w:r w:rsidRPr="00486765">
        <w:rPr>
          <w:i/>
        </w:rPr>
        <w:t xml:space="preserve"> </w:t>
      </w:r>
      <w:r w:rsidRPr="00BC02F8">
        <w:rPr>
          <w:b/>
        </w:rPr>
        <w:t>continuant_part_of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w:t>
      </w:r>
      <w:r w:rsidRPr="000A081B">
        <w:rPr>
          <w:b/>
          <w:rPrChange w:id="910" w:author="phismith" w:date="2012-08-09T13:09:00Z">
            <w:rPr/>
          </w:rPrChange>
        </w:rPr>
        <w:t>member_part</w:t>
      </w:r>
      <w:r>
        <w:t xml:space="preserve">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09835901"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r w:rsidR="006B789E">
        <w:rPr>
          <w:i/>
        </w:rPr>
        <w:t>b</w:t>
      </w:r>
      <w:r w:rsidR="0050778E" w:rsidRPr="00486765">
        <w:rPr>
          <w:i/>
        </w:rPr>
        <w:t xml:space="preserve"> </w:t>
      </w:r>
      <w:r w:rsidR="0050778E" w:rsidRPr="00486765">
        <w:t xml:space="preserve">is an </w:t>
      </w:r>
      <w:r w:rsidR="0050778E" w:rsidRPr="00486765">
        <w:rPr>
          <w:i/>
        </w:rPr>
        <w:t>object aggregate</w:t>
      </w:r>
      <w:r w:rsidR="00296E4D" w:rsidRPr="00486765">
        <w:t xml:space="preserve"> means:</w:t>
      </w:r>
      <w:r w:rsidR="0050778E" w:rsidRPr="00486765">
        <w:t xml:space="preserve"> </w:t>
      </w:r>
      <w:r w:rsidR="006B789E">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w:t>
      </w:r>
      <w:ins w:id="911" w:author="phismith" w:date="2012-08-09T13:10:00Z">
        <w:r w:rsidR="000A081B">
          <w:t>,</w:t>
        </w:r>
      </w:ins>
      <w:ins w:id="912" w:author="phismith" w:date="2012-08-09T13:09:00Z">
        <w:r w:rsidR="000A081B">
          <w:t xml:space="preserve"> at any time </w:t>
        </w:r>
        <w:r w:rsidR="000A081B">
          <w:rPr>
            <w:i/>
          </w:rPr>
          <w:t>t</w:t>
        </w:r>
      </w:ins>
      <w:r w:rsidR="0050778E" w:rsidRPr="00486765">
        <w:t xml:space="preserve"> </w:t>
      </w:r>
      <w:ins w:id="913" w:author="phismith" w:date="2012-08-09T13:10:00Z">
        <w:r w:rsidR="000A081B">
          <w:t xml:space="preserve">at which </w:t>
        </w:r>
        <w:r w:rsidR="000A081B">
          <w:rPr>
            <w:i/>
          </w:rPr>
          <w:t xml:space="preserve">b </w:t>
        </w:r>
        <w:r w:rsidR="000A081B">
          <w:t xml:space="preserve">exists, </w:t>
        </w:r>
      </w:ins>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del w:id="914" w:author="phismith" w:date="2012-08-09T13:10:00Z">
        <w:r w:rsidR="00A11862" w:rsidRPr="000A081B" w:rsidDel="000A081B">
          <w:rPr>
            <w:i/>
            <w:rPrChange w:id="915" w:author="phismith" w:date="2012-08-09T13:10:00Z">
              <w:rPr/>
            </w:rPrChange>
          </w:rPr>
          <w:delText xml:space="preserve">all times </w:delText>
        </w:r>
      </w:del>
      <w:ins w:id="916" w:author="phismith" w:date="2012-08-09T13:10:00Z">
        <w:r w:rsidR="000A081B" w:rsidRPr="000A081B">
          <w:rPr>
            <w:i/>
            <w:rPrChange w:id="917" w:author="phismith" w:date="2012-08-09T13:10:00Z">
              <w:rPr/>
            </w:rPrChange>
          </w:rPr>
          <w:t>t</w:t>
        </w:r>
      </w:ins>
      <w:del w:id="918" w:author="phismith" w:date="2012-08-09T13:10:00Z">
        <w:r w:rsidR="00A11862" w:rsidDel="000A081B">
          <w:delText xml:space="preserve">at which </w:delText>
        </w:r>
        <w:r w:rsidR="006B789E" w:rsidDel="000A081B">
          <w:rPr>
            <w:i/>
          </w:rPr>
          <w:delText>b</w:delText>
        </w:r>
        <w:r w:rsidR="00A11862" w:rsidDel="000A081B">
          <w:rPr>
            <w:i/>
          </w:rPr>
          <w:delText xml:space="preserve"> </w:delText>
        </w:r>
        <w:r w:rsidR="00A11862" w:rsidDel="000A081B">
          <w:delText>exists</w:delText>
        </w:r>
      </w:del>
      <w:r w:rsidR="0050778E" w:rsidRPr="00486765">
        <w:t>.</w:t>
      </w:r>
      <w:r w:rsidR="00621220" w:rsidRPr="00486765">
        <w:t xml:space="preserve"> </w:t>
      </w:r>
      <w:r w:rsidR="0047147E">
        <w:t>[025-</w:t>
      </w:r>
      <w:r w:rsidR="00716277">
        <w:t>00</w:t>
      </w:r>
      <w:del w:id="919" w:author="phismith" w:date="2012-08-09T13:10:00Z">
        <w:r w:rsidR="00A11862" w:rsidDel="000A081B">
          <w:delText>4</w:delText>
        </w:r>
      </w:del>
      <w:ins w:id="920" w:author="phismith" w:date="2012-08-09T13:10:00Z">
        <w:r w:rsidR="000A081B">
          <w:t>5</w:t>
        </w:r>
      </w:ins>
      <w:r w:rsidR="0047147E">
        <w:t>]</w:t>
      </w:r>
      <w:r w:rsidR="00E6097C" w:rsidRPr="00255E9F">
        <w:rPr>
          <w:rStyle w:val="Annotation"/>
        </w:rPr>
        <w:t>]</w:t>
      </w:r>
    </w:p>
    <w:p w14:paraId="2002014A" w14:textId="5108DB98" w:rsidR="00C75C35" w:rsidRPr="00486765" w:rsidRDefault="00716277" w:rsidP="00D248A1">
      <w:r>
        <w:t xml:space="preserve">Thus </w:t>
      </w:r>
      <w:r w:rsidR="00E6097C" w:rsidRPr="00D248A1">
        <w:rPr>
          <w:rStyle w:val="Annotation"/>
        </w:rPr>
        <w:t>axiom(object aggregate)[</w:t>
      </w:r>
      <w:r w:rsidR="00E6097C">
        <w:t xml:space="preserve">if b is </w:t>
      </w:r>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r w:rsidR="006B789E">
        <w:rPr>
          <w:i/>
        </w:rPr>
        <w:t>b</w:t>
      </w:r>
      <w:r w:rsidR="00C75C35" w:rsidRPr="00486765">
        <w:rPr>
          <w:i/>
        </w:rPr>
        <w:t xml:space="preserve"> </w:t>
      </w:r>
      <w:r w:rsidR="00C75C35" w:rsidRPr="00486765">
        <w:t>exists</w:t>
      </w:r>
      <w:del w:id="921" w:author="phismith" w:date="2012-08-07T14:35:00Z">
        <w:r w:rsidR="00C75C35" w:rsidRPr="00486765" w:rsidDel="009E331B">
          <w:delText xml:space="preserve"> at </w:delText>
        </w:r>
        <w:r w:rsidR="00C75C35" w:rsidRPr="00486765" w:rsidDel="009E331B">
          <w:rPr>
            <w:i/>
          </w:rPr>
          <w:delText>t</w:delText>
        </w:r>
      </w:del>
      <w:ins w:id="922" w:author="phismith" w:date="2012-08-07T14:36:00Z">
        <w:r w:rsidR="009E331B" w:rsidRPr="009E331B">
          <w:rPr>
            <w:b/>
          </w:rPr>
          <w:t xml:space="preserve"> at</w:t>
        </w:r>
      </w:ins>
      <w:ins w:id="923" w:author="phismith" w:date="2012-08-07T14:35:00Z">
        <w:r w:rsidR="009E331B">
          <w:t xml:space="preserve"> t</w:t>
        </w:r>
      </w:ins>
      <w:del w:id="924" w:author="phismith" w:date="2012-08-08T12:56:00Z">
        <w:r w:rsidR="00C75C35" w:rsidRPr="00486765" w:rsidDel="00F27BB8">
          <w:delText>,</w:delText>
        </w:r>
      </w:del>
      <w:ins w:id="925" w:author="phismith" w:date="2012-08-08T12:56:00Z">
        <w:r w:rsidR="00F27BB8">
          <w:t>,</w:t>
        </w:r>
      </w:ins>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del w:id="926" w:author="phismith" w:date="2012-08-07T14:35:00Z">
        <w:r w:rsidR="00151755" w:rsidRPr="00486765" w:rsidDel="009E331B">
          <w:delText xml:space="preserve"> </w:delText>
        </w:r>
        <w:r w:rsidR="00C75C35" w:rsidRPr="00486765" w:rsidDel="009E331B">
          <w:delText xml:space="preserve">at </w:delText>
        </w:r>
        <w:r w:rsidR="00C75C35" w:rsidRPr="00486765" w:rsidDel="009E331B">
          <w:rPr>
            <w:i/>
          </w:rPr>
          <w:delText>t</w:delText>
        </w:r>
      </w:del>
      <w:ins w:id="927" w:author="phismith" w:date="2012-08-07T14:36:00Z">
        <w:r w:rsidR="009E331B" w:rsidRPr="009E331B">
          <w:rPr>
            <w:b/>
          </w:rPr>
          <w:t xml:space="preserve"> at</w:t>
        </w:r>
      </w:ins>
      <w:ins w:id="928" w:author="phismith" w:date="2012-08-07T14:35:00Z">
        <w:r w:rsidR="009E331B">
          <w:t xml:space="preserve"> t </w:t>
        </w:r>
      </w:ins>
      <w:r w:rsidR="00C75C35" w:rsidRPr="00486765">
        <w:t xml:space="preserve"> such that:</w:t>
      </w:r>
    </w:p>
    <w:p w14:paraId="07F84555" w14:textId="263C661B" w:rsidR="00BC3597" w:rsidRPr="00486765" w:rsidRDefault="00C75C35">
      <w:pPr>
        <w:ind w:left="720" w:firstLine="720"/>
      </w:pPr>
      <w:r w:rsidRPr="00486765">
        <w:t xml:space="preserve">for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r w:rsidR="006B789E">
        <w:rPr>
          <w:i/>
        </w:rPr>
        <w:t>b</w:t>
      </w:r>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D248A1">
        <w:rPr>
          <w:i/>
          <w:vertAlign w:val="subscript"/>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929" w:name="OLE_LINK14"/>
      <w:bookmarkStart w:id="930" w:name="OLE_LINK15"/>
      <w:r w:rsidR="00193316" w:rsidRPr="00255E9F">
        <w:rPr>
          <w:rStyle w:val="Annotation"/>
        </w:rPr>
        <w:t>]</w:t>
      </w:r>
      <w:bookmarkEnd w:id="929"/>
      <w:bookmarkEnd w:id="930"/>
    </w:p>
    <w:p w14:paraId="5A88925D" w14:textId="77777777" w:rsidR="00610A0A" w:rsidRDefault="00610A0A">
      <w:r>
        <w:t>Here ‘overlaps’ is used in the standard way to mean: ‘shares a common part with’.</w:t>
      </w:r>
    </w:p>
    <w:p w14:paraId="4463D460" w14:textId="2488EC73" w:rsidR="0047199F" w:rsidRPr="00486765" w:rsidRDefault="00F33687" w:rsidP="00414A41">
      <w:r w:rsidRPr="00D248A1">
        <w:rPr>
          <w:rStyle w:val="Annotation"/>
        </w:rPr>
        <w:lastRenderedPageBreak/>
        <w:t>definition(object-aggregate)[</w:t>
      </w:r>
      <w:bookmarkStart w:id="931" w:name="OLE_LINK16"/>
      <w:bookmarkStart w:id="932" w:name="OLE_LINK17"/>
      <w:r w:rsidR="0047199F" w:rsidRPr="00486765">
        <w:t xml:space="preserve">An </w:t>
      </w:r>
      <w:r w:rsidR="00412155" w:rsidRPr="00486765">
        <w:t xml:space="preserve">entity </w:t>
      </w:r>
      <w:r w:rsidR="006B789E">
        <w:rPr>
          <w:i/>
        </w:rPr>
        <w:t>b</w:t>
      </w:r>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r w:rsidR="006B789E">
        <w:rPr>
          <w:i/>
        </w:rPr>
        <w:t>b</w:t>
      </w:r>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555732">
        <w:t>63</w:t>
      </w:r>
      <w:r w:rsidR="00EC6A9C">
        <w:fldChar w:fldCharType="end"/>
      </w:r>
      <w:r w:rsidR="0047199F" w:rsidRPr="00486765">
        <w:t xml:space="preserve">]. </w:t>
      </w:r>
      <w:bookmarkEnd w:id="931"/>
      <w:bookmarkEnd w:id="932"/>
      <w:r w:rsidRPr="00D248A1">
        <w:rPr>
          <w:rStyle w:val="Annotation"/>
        </w:rPr>
        <w:t>]</w:t>
      </w:r>
      <w:r w:rsidR="0047199F" w:rsidRPr="00486765">
        <w:t xml:space="preserve"> </w:t>
      </w:r>
    </w:p>
    <w:p w14:paraId="44D73181" w14:textId="77777777" w:rsidR="005310FC" w:rsidRPr="00486765" w:rsidRDefault="00193316">
      <w:pPr>
        <w:pStyle w:val="Specification"/>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33E3C7BA"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r w:rsidR="00290898">
        <w:t>that</w:t>
      </w:r>
      <w:r w:rsidR="00290898" w:rsidRPr="00486765">
        <w:t xml:space="preserve"> </w:t>
      </w:r>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555732">
        <w:t>74</w:t>
      </w:r>
      <w:r w:rsidR="00F33687">
        <w:fldChar w:fldCharType="end"/>
      </w:r>
      <w:r w:rsidR="00250C35">
        <w:t>]</w:t>
      </w:r>
      <w:r w:rsidRPr="00486765">
        <w:t xml:space="preserve">). </w:t>
      </w:r>
    </w:p>
    <w:p w14:paraId="37507FC1" w14:textId="21020747" w:rsidR="0047199F" w:rsidRPr="00486765" w:rsidRDefault="00727C98">
      <w:r w:rsidRPr="00486765">
        <w:t xml:space="preserve">Different sorts of examples </w:t>
      </w:r>
      <w:r w:rsidR="00716277">
        <w:t xml:space="preserve">of object aggregates </w:t>
      </w:r>
      <w:r w:rsidRPr="00486765">
        <w:t>satisfy</w:t>
      </w:r>
      <w:del w:id="933" w:author="phismith" w:date="2012-08-09T13:10:00Z">
        <w:r w:rsidRPr="00486765" w:rsidDel="000A081B">
          <w:delText>ing</w:delText>
        </w:r>
      </w:del>
      <w:r w:rsidRPr="00486765">
        <w:t xml:space="preserve"> further conditions</w:t>
      </w:r>
      <w:ins w:id="934" w:author="phismith" w:date="2012-08-09T13:10:00Z">
        <w:r w:rsidR="000A081B">
          <w:t>.</w:t>
        </w:r>
      </w:ins>
      <w:del w:id="935" w:author="phismith" w:date="2012-08-09T13:10:00Z">
        <w:r w:rsidRPr="00486765" w:rsidDel="000A081B">
          <w:delText>,</w:delText>
        </w:r>
      </w:del>
      <w:r w:rsidRPr="00486765">
        <w:t xml:space="preserve"> </w:t>
      </w:r>
      <w:ins w:id="936" w:author="phismith" w:date="2012-08-09T13:10:00Z">
        <w:r w:rsidR="000A081B">
          <w:t>F</w:t>
        </w:r>
      </w:ins>
      <w:del w:id="937" w:author="phismith" w:date="2012-08-09T13:10:00Z">
        <w:r w:rsidR="00B36060" w:rsidRPr="00486765" w:rsidDel="000A081B">
          <w:delText>f</w:delText>
        </w:r>
      </w:del>
      <w:r w:rsidR="00B36060" w:rsidRPr="00486765">
        <w:t>or example</w:t>
      </w:r>
      <w:ins w:id="938" w:author="phismith" w:date="2012-08-09T13:10:00Z">
        <w:r w:rsidR="000A081B">
          <w:t>,</w:t>
        </w:r>
      </w:ins>
      <w:r w:rsidR="00B36060" w:rsidRPr="00486765">
        <w:t xml:space="preserve"> </w:t>
      </w:r>
      <w:r w:rsidR="00F33687" w:rsidRPr="00D248A1">
        <w:rPr>
          <w:rStyle w:val="Annotation"/>
        </w:rPr>
        <w:t>example(object aggregate)[</w:t>
      </w:r>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r w:rsidR="00F33687" w:rsidRPr="00D248A1">
        <w:rPr>
          <w:rStyle w:val="Annotation"/>
        </w:rPr>
        <w:t>\</w:t>
      </w:r>
      <w:r w:rsidR="00B36060" w:rsidRPr="00486765">
        <w:t xml:space="preserve">; </w:t>
      </w:r>
      <w:r w:rsidR="00736310" w:rsidRPr="00486765">
        <w:t>a swarm of bees is an aggregate of members who are linked</w:t>
      </w:r>
      <w:r w:rsidR="00894677" w:rsidRPr="00486765">
        <w:t xml:space="preserve"> together through </w:t>
      </w:r>
      <w:ins w:id="939" w:author="phismith" w:date="2012-08-09T13:10:00Z">
        <w:r w:rsidR="000A081B">
          <w:t xml:space="preserve">operations of </w:t>
        </w:r>
      </w:ins>
      <w:del w:id="940" w:author="phismith" w:date="2012-08-08T11:52:00Z">
        <w:r w:rsidR="00894677" w:rsidRPr="00486765" w:rsidDel="008B2CD9">
          <w:delText>natural bonds</w:delText>
        </w:r>
      </w:del>
      <w:ins w:id="941" w:author="phismith" w:date="2012-08-08T11:52:00Z">
        <w:r w:rsidR="008B2CD9">
          <w:t xml:space="preserve">their motor and </w:t>
        </w:r>
      </w:ins>
      <w:ins w:id="942" w:author="phismith" w:date="2012-08-08T11:39:00Z">
        <w:r w:rsidR="00C04168">
          <w:t>visual systems</w:t>
        </w:r>
      </w:ins>
      <w:r w:rsidR="00F33687" w:rsidRPr="00D248A1">
        <w:rPr>
          <w:rStyle w:val="Annotation"/>
        </w:rPr>
        <w:t>]</w:t>
      </w:r>
      <w:r w:rsidR="00716277">
        <w:t>; and so on.</w:t>
      </w:r>
    </w:p>
    <w:p w14:paraId="2641DE04" w14:textId="45F74226" w:rsidR="00621220" w:rsidRPr="00486765" w:rsidRDefault="00621220">
      <w:r w:rsidRPr="00486765">
        <w:t xml:space="preserve">Object aggregates may be </w:t>
      </w:r>
      <w:r w:rsidR="00290898" w:rsidRPr="004507D2">
        <w:rPr>
          <w:rStyle w:val="Annotation"/>
        </w:rPr>
        <w:t>example(object aggregate)[</w:t>
      </w:r>
      <w:r w:rsidRPr="00486765">
        <w:t>defined through physical attachment</w:t>
      </w:r>
      <w:r w:rsidR="00F33687" w:rsidRPr="00D248A1">
        <w:rPr>
          <w:rStyle w:val="Annotation"/>
        </w:rPr>
        <w:t>:</w:t>
      </w:r>
      <w:r w:rsidRPr="00486765">
        <w:t xml:space="preserve"> </w:t>
      </w:r>
      <w:r w:rsidR="00F33687" w:rsidRPr="00D248A1">
        <w:rPr>
          <w:rStyle w:val="Annotation"/>
        </w:rPr>
        <w:t>/*</w:t>
      </w:r>
      <w:r w:rsidRPr="00486765">
        <w:t>(</w:t>
      </w:r>
      <w:r w:rsidR="00F33687" w:rsidRPr="00D248A1">
        <w:rPr>
          <w:rStyle w:val="Annotation"/>
        </w:rPr>
        <w:t>*/</w:t>
      </w:r>
      <w:r w:rsidRPr="00486765">
        <w:t>the aggregate of atoms in a lump of granite</w:t>
      </w:r>
      <w:r w:rsidR="00F33687" w:rsidRPr="00D248A1">
        <w:rPr>
          <w:rStyle w:val="Annotation"/>
        </w:rPr>
        <w:t>]</w:t>
      </w:r>
      <w:r w:rsidRPr="00486765">
        <w:t xml:space="preserve">), or </w:t>
      </w:r>
      <w:r w:rsidR="00290898" w:rsidRPr="004507D2">
        <w:rPr>
          <w:rStyle w:val="Annotation"/>
        </w:rPr>
        <w:t>example(object aggregate)[</w:t>
      </w:r>
      <w:r w:rsidR="00290898">
        <w:rPr>
          <w:rStyle w:val="Annotation"/>
        </w:rPr>
        <w:t xml:space="preserve">defined </w:t>
      </w:r>
      <w:r w:rsidRPr="00486765">
        <w:t>through physical containment</w:t>
      </w:r>
      <w:r w:rsidR="00F33687" w:rsidRPr="00D248A1">
        <w:rPr>
          <w:rStyle w:val="Annotation"/>
        </w:rPr>
        <w:t>:</w:t>
      </w:r>
      <w:r w:rsidRPr="00486765">
        <w:t xml:space="preserve"> </w:t>
      </w:r>
      <w:r w:rsidR="00F33687" w:rsidRPr="00D248A1">
        <w:rPr>
          <w:rStyle w:val="Annotation"/>
        </w:rPr>
        <w:t>/*</w:t>
      </w:r>
      <w:r w:rsidRPr="00486765">
        <w:t>(</w:t>
      </w:r>
      <w:r w:rsidR="00F33687" w:rsidRPr="00D248A1">
        <w:rPr>
          <w:rStyle w:val="Annotation"/>
        </w:rPr>
        <w:t>*/</w:t>
      </w:r>
      <w:r w:rsidRPr="00486765">
        <w:t>the aggregate of molecules of carbon dioxide in a sealed container</w:t>
      </w:r>
      <w:del w:id="943" w:author="phismith" w:date="2012-08-09T13:10:00Z">
        <w:r w:rsidR="00F742AB" w:rsidDel="000A081B">
          <w:delText>\</w:delText>
        </w:r>
      </w:del>
      <w:r w:rsidRPr="00486765">
        <w:t>, the aggregate of blood cells in your body</w:t>
      </w:r>
      <w:r w:rsidR="00F33687" w:rsidRPr="00D248A1">
        <w:rPr>
          <w:rStyle w:val="Annotation"/>
        </w:rPr>
        <w:t>]</w:t>
      </w:r>
      <w:r w:rsidRPr="00486765">
        <w:t>). O</w:t>
      </w:r>
      <w:r w:rsidR="00EA53E5" w:rsidRPr="00486765">
        <w:t>bject aggregate</w:t>
      </w:r>
      <w:r w:rsidRPr="00486765">
        <w:t>s</w:t>
      </w:r>
      <w:r w:rsidR="00EA53E5" w:rsidRPr="00486765">
        <w:t xml:space="preserve"> may be </w:t>
      </w:r>
      <w:r w:rsidR="00F742AB" w:rsidRPr="004507D2">
        <w:rPr>
          <w:rStyle w:val="Annotation"/>
        </w:rPr>
        <w:t>example(object aggregate)[</w:t>
      </w:r>
      <w:r w:rsidR="00EA53E5" w:rsidRPr="00486765">
        <w:t>defined by fiat</w:t>
      </w:r>
      <w:r w:rsidR="00F33687" w:rsidRPr="00D248A1">
        <w:rPr>
          <w:rStyle w:val="Annotation"/>
        </w:rPr>
        <w:t>:</w:t>
      </w:r>
      <w:r w:rsidR="00F742AB" w:rsidRPr="00F742AB">
        <w:rPr>
          <w:rStyle w:val="Annotation"/>
        </w:rPr>
        <w:t>/*</w:t>
      </w:r>
      <w:r w:rsidR="00250C35">
        <w:t>,</w:t>
      </w:r>
      <w:r w:rsidR="00EA53E5" w:rsidRPr="00486765">
        <w:t xml:space="preserve"> for example in the case of </w:t>
      </w:r>
      <w:r w:rsidR="00F33687" w:rsidRPr="00D248A1">
        <w:rPr>
          <w:rStyle w:val="Annotation"/>
        </w:rPr>
        <w:t>*/</w:t>
      </w:r>
      <w:r w:rsidR="00EA53E5" w:rsidRPr="00486765">
        <w:t>the aggregate of members of an organization</w:t>
      </w:r>
      <w:r w:rsidR="00F33687" w:rsidRPr="00D248A1">
        <w:rPr>
          <w:rStyle w:val="Annotation"/>
        </w:rPr>
        <w:t>]</w:t>
      </w:r>
      <w:r w:rsidR="00250C35">
        <w:t>;</w:t>
      </w:r>
      <w:r w:rsidRPr="00486765">
        <w:t xml:space="preserve"> or </w:t>
      </w:r>
      <w:r w:rsidR="00576EB5" w:rsidRPr="004507D2">
        <w:rPr>
          <w:rStyle w:val="Annotation"/>
        </w:rPr>
        <w:t>example(object aggregate)[</w:t>
      </w:r>
      <w:r w:rsidR="00576EB5">
        <w:rPr>
          <w:rStyle w:val="Annotation"/>
        </w:rPr>
        <w:t xml:space="preserve">defined </w:t>
      </w:r>
      <w:r w:rsidRPr="00486765">
        <w:t>via attributive delimitations such as</w:t>
      </w:r>
      <w:r w:rsidR="00D754CA" w:rsidRPr="00486765">
        <w:t>: the patients in this hospital</w:t>
      </w:r>
      <w:del w:id="944" w:author="phismith" w:date="2012-08-09T13:11:00Z">
        <w:r w:rsidR="00576EB5" w:rsidDel="000A081B">
          <w:delText>\</w:delText>
        </w:r>
      </w:del>
      <w:r w:rsidR="00D754CA" w:rsidRPr="00486765">
        <w:t xml:space="preserve">, the </w:t>
      </w:r>
      <w:del w:id="945" w:author="phismith" w:date="2012-08-09T13:11:00Z">
        <w:r w:rsidR="00D754CA" w:rsidRPr="00486765" w:rsidDel="000A081B">
          <w:delText xml:space="preserve">restaurants </w:delText>
        </w:r>
      </w:del>
      <w:ins w:id="946" w:author="phismith" w:date="2012-08-09T13:11:00Z">
        <w:r w:rsidR="000A081B">
          <w:t xml:space="preserve">residents of </w:t>
        </w:r>
      </w:ins>
      <w:del w:id="947" w:author="phismith" w:date="2012-08-09T13:11:00Z">
        <w:r w:rsidR="00D754CA" w:rsidRPr="00486765" w:rsidDel="000A081B">
          <w:delText xml:space="preserve">in </w:delText>
        </w:r>
      </w:del>
      <w:r w:rsidR="00D754CA" w:rsidRPr="00486765">
        <w:t>Palo Alto</w:t>
      </w:r>
      <w:del w:id="948" w:author="phismith" w:date="2012-08-09T13:11:00Z">
        <w:r w:rsidR="00576EB5" w:rsidDel="000A081B">
          <w:delText>\</w:delText>
        </w:r>
      </w:del>
      <w:r w:rsidR="00D754CA" w:rsidRPr="00486765">
        <w:t xml:space="preserve">, </w:t>
      </w:r>
      <w:r w:rsidRPr="00486765">
        <w:t>your collection of Meissen c</w:t>
      </w:r>
      <w:r w:rsidR="00D754CA" w:rsidRPr="00486765">
        <w:t>eramic plates</w:t>
      </w:r>
      <w:r w:rsidRPr="00486765">
        <w:t>.</w:t>
      </w:r>
      <w:r w:rsidR="00F33687" w:rsidRPr="00D248A1">
        <w:rPr>
          <w:rStyle w:val="Annotation"/>
        </w:rPr>
        <w:t>]</w:t>
      </w:r>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555732">
        <w:t>76</w:t>
      </w:r>
      <w:r w:rsidR="00EC6A9C">
        <w:fldChar w:fldCharType="end"/>
      </w:r>
      <w:r w:rsidRPr="00486765">
        <w:t xml:space="preserve">] provides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r w:rsidR="00F33687" w:rsidRPr="00D248A1">
        <w:rPr>
          <w:rStyle w:val="Annotation"/>
        </w:rPr>
        <w:t>note(object aggregate)[</w:t>
      </w:r>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r w:rsidR="00F33687" w:rsidRPr="00D248A1">
        <w:rPr>
          <w:rStyle w:val="Annotation"/>
        </w:rPr>
        <w:t>]</w:t>
      </w:r>
      <w:r w:rsidR="005310FC" w:rsidRPr="00486765">
        <w:t xml:space="preserve"> </w:t>
      </w:r>
    </w:p>
    <w:p w14:paraId="3674346B" w14:textId="64092E5C" w:rsidR="00F33687" w:rsidRPr="00877FBB" w:rsidRDefault="0050778E" w:rsidP="00877FBB">
      <w:pPr>
        <w:pStyle w:val="Heading3"/>
      </w:pPr>
      <w:bookmarkStart w:id="949" w:name="_Toc313270699"/>
      <w:bookmarkStart w:id="950" w:name="_Toc204327861"/>
      <w:r w:rsidRPr="00877FBB">
        <w:t>Fiat object part</w:t>
      </w:r>
      <w:bookmarkEnd w:id="949"/>
      <w:bookmarkEnd w:id="950"/>
      <w:r w:rsidR="00250C35" w:rsidRPr="00877FBB">
        <w:t xml:space="preserve"> </w:t>
      </w:r>
    </w:p>
    <w:p w14:paraId="230BAAC4" w14:textId="7E605A6D"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555732">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 xml:space="preserve">here called </w:t>
      </w:r>
      <w:ins w:id="951" w:author="phismith" w:date="2012-08-09T13:14:00Z">
        <w:r w:rsidR="00091371">
          <w:t>‘</w:t>
        </w:r>
      </w:ins>
      <w:r w:rsidRPr="00486765">
        <w:t>fiat object parts</w:t>
      </w:r>
      <w:ins w:id="952" w:author="phismith" w:date="2012-08-09T13:14:00Z">
        <w:r w:rsidR="00091371">
          <w:t>’</w:t>
        </w:r>
      </w:ins>
      <w:r w:rsidRPr="00486765">
        <w:t>.</w:t>
      </w:r>
    </w:p>
    <w:p w14:paraId="11A2D608" w14:textId="77777777" w:rsidR="00C37896" w:rsidRPr="00486765" w:rsidRDefault="00C37896">
      <w:pPr>
        <w:jc w:val="center"/>
      </w:pPr>
      <w:r w:rsidRPr="00486765">
        <w:rPr>
          <w:noProof/>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4</w:t>
      </w:r>
      <w:r w:rsidR="00F33687" w:rsidRPr="00486765">
        <w:rPr>
          <w:noProof/>
          <w:sz w:val="16"/>
        </w:rPr>
        <w:fldChar w:fldCharType="end"/>
      </w:r>
      <w:r w:rsidRPr="00486765">
        <w:rPr>
          <w:sz w:val="16"/>
        </w:rPr>
        <w:t xml:space="preserve">: </w:t>
      </w:r>
      <w:hyperlink r:id="rId29" w:history="1">
        <w:r w:rsidRPr="00486765">
          <w:rPr>
            <w:rStyle w:val="Hyperlink"/>
            <w:sz w:val="16"/>
          </w:rPr>
          <w:t>Mount Everest from space</w:t>
        </w:r>
      </w:hyperlink>
    </w:p>
    <w:p w14:paraId="3A777186" w14:textId="77777777" w:rsidR="00047E4F" w:rsidRPr="00486765" w:rsidRDefault="00047E4F"/>
    <w:p w14:paraId="134AF6A7" w14:textId="200C79F7" w:rsidR="00A11862" w:rsidRDefault="00684133">
      <w:pPr>
        <w:pStyle w:val="Specification"/>
      </w:pPr>
      <w:r w:rsidRPr="009D2710">
        <w:rPr>
          <w:rStyle w:val="Annotation"/>
        </w:rPr>
        <w:t>a(fiat object part)[</w:t>
      </w:r>
      <w:r w:rsidR="00A11862">
        <w:rPr>
          <w:rStyle w:val="SpecificationType"/>
          <w:sz w:val="22"/>
        </w:rPr>
        <w:t>Elucida</w:t>
      </w:r>
      <w:r>
        <w:rPr>
          <w:rStyle w:val="SpecificationType"/>
          <w:sz w:val="22"/>
        </w:rPr>
        <w:t>tion</w:t>
      </w:r>
      <w:r w:rsidR="001C7765" w:rsidRPr="00486765">
        <w:t xml:space="preserve">: </w:t>
      </w:r>
      <w:r w:rsidR="008A6944">
        <w:rPr>
          <w:i/>
        </w:rPr>
        <w:t>b</w:t>
      </w:r>
      <w:r w:rsidR="008F67BA" w:rsidRPr="00486765">
        <w:rPr>
          <w:i/>
        </w:rPr>
        <w:t xml:space="preserve"> </w:t>
      </w:r>
      <w:r w:rsidR="0050778E" w:rsidRPr="00486765">
        <w:t>is a</w:t>
      </w:r>
      <w:r w:rsidR="0050778E" w:rsidRPr="00486765">
        <w:rPr>
          <w:i/>
        </w:rPr>
        <w:t xml:space="preserve"> fiat object part</w:t>
      </w:r>
      <w:r w:rsidR="0050778E" w:rsidRPr="00486765">
        <w:t xml:space="preserve"> =</w:t>
      </w:r>
      <w:r w:rsidR="008F67BA" w:rsidRPr="00486765">
        <w:t xml:space="preserve"> </w:t>
      </w:r>
      <w:r w:rsidR="0050778E" w:rsidRPr="00486765">
        <w:t xml:space="preserve">Def. </w:t>
      </w:r>
      <w:r w:rsidR="008A6944">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r w:rsidR="00A11862">
        <w:t xml:space="preserve">which is such that </w:t>
      </w:r>
    </w:p>
    <w:p w14:paraId="3DE51765" w14:textId="77777777" w:rsidR="00A11862" w:rsidRDefault="00A11862" w:rsidP="00D248A1">
      <w:pPr>
        <w:pStyle w:val="SpecificationInternal"/>
        <w:ind w:firstLine="720"/>
      </w:pPr>
      <w:r>
        <w:t xml:space="preserve">for all times </w:t>
      </w:r>
      <w:r>
        <w:rPr>
          <w:i/>
        </w:rPr>
        <w:t>t</w:t>
      </w:r>
      <w:r w:rsidRPr="00D248A1">
        <w:t>,</w:t>
      </w:r>
      <w:r>
        <w:rPr>
          <w:i/>
        </w:rPr>
        <w:t xml:space="preserve"> </w:t>
      </w:r>
      <w:r>
        <w:t xml:space="preserve">if </w:t>
      </w:r>
      <w:r w:rsidR="008A6944">
        <w:rPr>
          <w:i/>
        </w:rPr>
        <w:t>b</w:t>
      </w:r>
      <w:r>
        <w:rPr>
          <w:i/>
        </w:rPr>
        <w:t xml:space="preserve"> </w:t>
      </w:r>
      <w:r>
        <w:t xml:space="preserve">exists </w:t>
      </w:r>
      <w:r>
        <w:rPr>
          <w:b/>
        </w:rPr>
        <w:t xml:space="preserve">at </w:t>
      </w:r>
      <w:r w:rsidRPr="00D248A1">
        <w:rPr>
          <w:i/>
        </w:rPr>
        <w:t>t</w:t>
      </w:r>
      <w:r>
        <w:rPr>
          <w:b/>
          <w:i/>
        </w:rPr>
        <w:t xml:space="preserve"> </w:t>
      </w:r>
      <w:r>
        <w:t xml:space="preserve">then </w:t>
      </w:r>
    </w:p>
    <w:p w14:paraId="18BF5669" w14:textId="25111693" w:rsidR="0050778E" w:rsidRPr="00B23775" w:rsidRDefault="00A11862" w:rsidP="00D248A1">
      <w:pPr>
        <w:pStyle w:val="SpecificationInternal"/>
        <w:ind w:left="2160"/>
      </w:pPr>
      <w:r>
        <w:t xml:space="preserve">there is some object </w:t>
      </w:r>
      <w:r w:rsidR="008A6944">
        <w:rPr>
          <w:i/>
        </w:rPr>
        <w:t>c</w:t>
      </w:r>
      <w:r>
        <w:rPr>
          <w:i/>
        </w:rPr>
        <w:t xml:space="preserve"> </w:t>
      </w:r>
      <w:r>
        <w:t xml:space="preserve">such that </w:t>
      </w:r>
      <w:r w:rsidR="008A6944">
        <w:rPr>
          <w:i/>
        </w:rPr>
        <w:t>b</w:t>
      </w:r>
      <w:r>
        <w:rPr>
          <w:i/>
        </w:rPr>
        <w:t xml:space="preserve"> </w:t>
      </w:r>
      <w:r w:rsidR="0050778E" w:rsidRPr="00486765">
        <w:rPr>
          <w:b/>
        </w:rPr>
        <w:t xml:space="preserve">proper </w:t>
      </w:r>
      <w:r w:rsidR="00B36060" w:rsidRPr="00486765">
        <w:rPr>
          <w:b/>
        </w:rPr>
        <w:t>continuant_</w:t>
      </w:r>
      <w:r w:rsidR="0050778E" w:rsidRPr="00486765">
        <w:rPr>
          <w:b/>
        </w:rPr>
        <w:t>part</w:t>
      </w:r>
      <w:r w:rsidR="0050778E" w:rsidRPr="00486765">
        <w:t xml:space="preserve"> of </w:t>
      </w:r>
      <w:r>
        <w:t xml:space="preserve"> </w:t>
      </w:r>
      <w:r w:rsidR="008A6944">
        <w:rPr>
          <w:i/>
        </w:rPr>
        <w:t>c</w:t>
      </w:r>
      <w:r>
        <w:rPr>
          <w:i/>
        </w:rPr>
        <w:t xml:space="preserve"> </w:t>
      </w:r>
      <w:r w:rsidR="00716277">
        <w:rPr>
          <w:b/>
        </w:rPr>
        <w:t xml:space="preserve">at </w:t>
      </w:r>
      <w:r w:rsidR="00716277" w:rsidRPr="005E4FE9">
        <w:rPr>
          <w:i/>
        </w:rPr>
        <w:t xml:space="preserve">t </w:t>
      </w:r>
      <w:r w:rsidR="00151755" w:rsidRPr="00486765">
        <w:t>and</w:t>
      </w:r>
      <w:r w:rsidR="00DD6E98" w:rsidRPr="00486765">
        <w:t xml:space="preserve"> </w:t>
      </w:r>
      <w:r w:rsidR="008A6944">
        <w:rPr>
          <w:i/>
        </w:rPr>
        <w:t>c</w:t>
      </w:r>
      <w:r>
        <w:rPr>
          <w:i/>
        </w:rPr>
        <w:t xml:space="preserve"> </w:t>
      </w:r>
      <w:r>
        <w:t xml:space="preserve">is </w:t>
      </w:r>
      <w:r w:rsidR="00684133">
        <w:t xml:space="preserve">demarcated from the remainder of </w:t>
      </w:r>
      <w:r w:rsidR="008A6944">
        <w:rPr>
          <w:i/>
        </w:rPr>
        <w:t>c</w:t>
      </w:r>
      <w:r>
        <w:rPr>
          <w:i/>
        </w:rPr>
        <w:t xml:space="preserve"> </w:t>
      </w:r>
      <w:r w:rsidR="00684133">
        <w:t>by a two-dimensional continuant fiat boundary</w:t>
      </w:r>
      <w:r w:rsidR="00905278" w:rsidRPr="00486765">
        <w:rPr>
          <w:i/>
        </w:rPr>
        <w:t>.</w:t>
      </w:r>
      <w:r w:rsidR="0047147E">
        <w:t xml:space="preserve"> [027-00</w:t>
      </w:r>
      <w:r>
        <w:t>4</w:t>
      </w:r>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5DD63BF1" w:rsidR="008F67BA" w:rsidRDefault="00B528BE" w:rsidP="00414A41">
      <w:pPr>
        <w:rPr>
          <w:ins w:id="953" w:author="phismith" w:date="2012-08-10T11:53:00Z"/>
        </w:rPr>
      </w:pPr>
      <w:r w:rsidRPr="00486765">
        <w:t xml:space="preserve">Fiat object parts are contrasted with </w:t>
      </w:r>
      <w:del w:id="954" w:author="phismith" w:date="2012-08-08T11:53:00Z">
        <w:r w:rsidRPr="00486765" w:rsidDel="008B2CD9">
          <w:delText xml:space="preserve">bona fide </w:delText>
        </w:r>
      </w:del>
      <w:ins w:id="955" w:author="phismith" w:date="2012-08-08T11:53:00Z">
        <w:r w:rsidR="008B2CD9">
          <w:t xml:space="preserve">those </w:t>
        </w:r>
      </w:ins>
      <w:r w:rsidRPr="00486765">
        <w:t>object parts</w:t>
      </w:r>
      <w:del w:id="956" w:author="phismith" w:date="2012-08-08T11:53:00Z">
        <w:r w:rsidRPr="00486765" w:rsidDel="008B2CD9">
          <w:delText>,</w:delText>
        </w:r>
      </w:del>
      <w:r w:rsidRPr="00486765">
        <w:t xml:space="preserve"> which are themselves objects</w:t>
      </w:r>
      <w:ins w:id="957" w:author="phismith" w:date="2012-08-09T14:03:00Z">
        <w:r w:rsidR="00990FE6">
          <w:t xml:space="preserve"> – </w:t>
        </w:r>
      </w:ins>
      <w:del w:id="958" w:author="phismith" w:date="2012-08-09T14:03:00Z">
        <w:r w:rsidRPr="00486765" w:rsidDel="00990FE6">
          <w:delText xml:space="preserve"> (</w:delText>
        </w:r>
      </w:del>
      <w:r w:rsidRPr="00486765">
        <w:t xml:space="preserve">for example </w:t>
      </w:r>
      <w:ins w:id="959" w:author="phismith" w:date="2012-08-09T14:03:00Z">
        <w:r w:rsidR="00990FE6">
          <w:t xml:space="preserve">those </w:t>
        </w:r>
      </w:ins>
      <w:del w:id="960" w:author="phismith" w:date="2012-08-09T14:03:00Z">
        <w:r w:rsidRPr="00486765" w:rsidDel="00990FE6">
          <w:delText xml:space="preserve">a </w:delText>
        </w:r>
      </w:del>
      <w:r w:rsidRPr="00486765">
        <w:t>cell</w:t>
      </w:r>
      <w:ins w:id="961" w:author="phismith" w:date="2012-08-09T14:03:00Z">
        <w:r w:rsidR="00990FE6">
          <w:t>s</w:t>
        </w:r>
      </w:ins>
      <w:r w:rsidRPr="00486765">
        <w:t xml:space="preserve"> </w:t>
      </w:r>
      <w:ins w:id="962" w:author="phismith" w:date="2012-08-09T14:03:00Z">
        <w:r w:rsidR="00990FE6">
          <w:t xml:space="preserve">which </w:t>
        </w:r>
      </w:ins>
      <w:r w:rsidR="00AB0E32" w:rsidRPr="00486765">
        <w:t xml:space="preserve">is a </w:t>
      </w:r>
      <w:del w:id="963" w:author="phismith" w:date="2012-08-09T14:03:00Z">
        <w:r w:rsidR="00AB0E32" w:rsidRPr="00486765" w:rsidDel="00990FE6">
          <w:delText xml:space="preserve">bona fide object </w:delText>
        </w:r>
      </w:del>
      <w:r w:rsidR="00AB0E32" w:rsidRPr="00486765">
        <w:t>part of a</w:t>
      </w:r>
      <w:r w:rsidRPr="00486765">
        <w:t xml:space="preserve"> multi-cellular organism</w:t>
      </w:r>
      <w:ins w:id="964" w:author="phismith" w:date="2012-08-09T14:03:00Z">
        <w:r w:rsidR="00990FE6">
          <w:t xml:space="preserve"> –</w:t>
        </w:r>
      </w:ins>
      <w:del w:id="965" w:author="phismith" w:date="2012-08-09T14:03:00Z">
        <w:r w:rsidRPr="00486765" w:rsidDel="00990FE6">
          <w:delText>)</w:delText>
        </w:r>
        <w:r w:rsidR="00222C8B" w:rsidRPr="00486765" w:rsidDel="00990FE6">
          <w:delText>,</w:delText>
        </w:r>
      </w:del>
      <w:r w:rsidR="00222C8B" w:rsidRPr="00486765">
        <w:t xml:space="preserve"> and </w:t>
      </w:r>
      <w:ins w:id="966" w:author="phismith" w:date="2012-08-09T14:03:00Z">
        <w:r w:rsidR="00990FE6">
          <w:t xml:space="preserve">thus </w:t>
        </w:r>
      </w:ins>
      <w:r w:rsidR="00222C8B" w:rsidRPr="00486765">
        <w:t xml:space="preserve">are marked by </w:t>
      </w:r>
      <w:del w:id="967" w:author="phismith" w:date="2012-08-09T14:03:00Z">
        <w:r w:rsidR="00222C8B" w:rsidRPr="00486765" w:rsidDel="00990FE6">
          <w:delText>bona fide boundaries, o</w:delText>
        </w:r>
        <w:r w:rsidR="00DC15E0" w:rsidDel="00990FE6">
          <w:delText>r</w:delText>
        </w:r>
        <w:r w:rsidR="00222C8B" w:rsidRPr="00486765" w:rsidDel="00990FE6">
          <w:delText xml:space="preserve"> in other words </w:delText>
        </w:r>
      </w:del>
      <w:del w:id="968" w:author="phismith" w:date="2012-08-09T14:04:00Z">
        <w:r w:rsidR="00222C8B" w:rsidRPr="00486765" w:rsidDel="00990FE6">
          <w:delText xml:space="preserve">by </w:delText>
        </w:r>
      </w:del>
      <w:r w:rsidR="00222C8B" w:rsidRPr="00486765">
        <w:rPr>
          <w:i/>
        </w:rPr>
        <w:t>physical discontinuities</w:t>
      </w:r>
      <w:r w:rsidR="008F67BA" w:rsidRPr="00486765">
        <w:rPr>
          <w:i/>
        </w:rPr>
        <w:t xml:space="preserve"> </w:t>
      </w:r>
      <w:ins w:id="969" w:author="phismith" w:date="2012-08-08T11:53:00Z">
        <w:r w:rsidR="008B2CD9">
          <w:t xml:space="preserve">of the sort illustrated, for example, when two people are separated by a 10 meter gap </w:t>
        </w:r>
      </w:ins>
      <w:r w:rsidRPr="00486765">
        <w:t>[</w:t>
      </w:r>
      <w:r w:rsidR="00EC6A9C">
        <w:fldChar w:fldCharType="begin"/>
      </w:r>
      <w:r w:rsidR="00EC6A9C">
        <w:instrText xml:space="preserve"> REF _Ref309464075 \r \h  \* MERGEFORMAT </w:instrText>
      </w:r>
      <w:r w:rsidR="00EC6A9C">
        <w:fldChar w:fldCharType="separate"/>
      </w:r>
      <w:r w:rsidR="00555732">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Pr="00486765">
        <w:t>]</w:t>
      </w:r>
      <w:ins w:id="970" w:author="phismith" w:date="2012-08-08T12:45:00Z">
        <w:r w:rsidR="00F77AEB">
          <w:t xml:space="preserve"> or two cells within your blood screen are separated by </w:t>
        </w:r>
      </w:ins>
      <w:ins w:id="971" w:author="phismith" w:date="2012-08-09T14:04:00Z">
        <w:r w:rsidR="00990FE6">
          <w:t xml:space="preserve">a portion of </w:t>
        </w:r>
      </w:ins>
      <w:ins w:id="972" w:author="phismith" w:date="2012-08-08T12:45:00Z">
        <w:r w:rsidR="00F77AEB">
          <w:t>plasma.</w:t>
        </w:r>
      </w:ins>
      <w:ins w:id="973" w:author="phismith" w:date="2012-08-09T14:04:00Z">
        <w:r w:rsidR="00990FE6">
          <w:t xml:space="preserve"> (We reserve the proper treatment of such physical discontinuities for a later version of BFO.) </w:t>
        </w:r>
      </w:ins>
      <w:del w:id="974" w:author="phismith" w:date="2012-08-08T12:45:00Z">
        <w:r w:rsidR="00832211" w:rsidRPr="00486765" w:rsidDel="00F77AEB">
          <w:delText>, for example between the surface of your skin, or of your laptop, and the surrounding body of air</w:delText>
        </w:r>
        <w:r w:rsidR="008F283C" w:rsidRPr="00486765" w:rsidDel="00F77AEB">
          <w:delText>.</w:delText>
        </w:r>
        <w:r w:rsidRPr="00486765" w:rsidDel="00F77AEB">
          <w:delText xml:space="preserve"> </w:delText>
        </w:r>
      </w:del>
      <w:r w:rsidR="00CF2220">
        <w:rPr>
          <w:rStyle w:val="Annotation"/>
        </w:rPr>
        <w:t>note</w:t>
      </w:r>
      <w:r w:rsidR="00F33687" w:rsidRPr="00D248A1">
        <w:rPr>
          <w:rStyle w:val="Annotation"/>
        </w:rPr>
        <w:t>(fiat object part)[</w:t>
      </w:r>
      <w:del w:id="975" w:author="phismith" w:date="2012-08-09T14:04:00Z">
        <w:r w:rsidRPr="00486765" w:rsidDel="00990FE6">
          <w:delText xml:space="preserve">Most </w:delText>
        </w:r>
      </w:del>
      <w:ins w:id="976" w:author="phismith" w:date="2012-08-09T14:04:00Z">
        <w:r w:rsidR="00990FE6">
          <w:t xml:space="preserve">Many </w:t>
        </w:r>
      </w:ins>
      <w:r w:rsidRPr="00486765">
        <w:t>examples of fiat object parts are associated with theoretically drawn divisions</w:t>
      </w:r>
      <w:r w:rsidR="00F33687" w:rsidRPr="00D248A1">
        <w:rPr>
          <w:rStyle w:val="Annotation"/>
        </w:rPr>
        <w:t>]</w:t>
      </w:r>
      <w:r w:rsidRPr="00486765">
        <w:t xml:space="preserve">, for example </w:t>
      </w:r>
      <w:r w:rsidR="00F33687" w:rsidRPr="00D248A1">
        <w:rPr>
          <w:rStyle w:val="Annotation"/>
        </w:rPr>
        <w:t>example(fiat object part)[</w:t>
      </w:r>
      <w:r w:rsidRPr="00486765">
        <w:t>the division of the brain into regions</w:t>
      </w:r>
      <w:r w:rsidR="00F33687" w:rsidRPr="00D248A1">
        <w:rPr>
          <w:rStyle w:val="Annotation"/>
        </w:rPr>
        <w:t>\</w:t>
      </w:r>
      <w:r w:rsidRPr="00486765">
        <w:t xml:space="preserve">, the division of the planet </w:t>
      </w:r>
      <w:r w:rsidRPr="00486765">
        <w:lastRenderedPageBreak/>
        <w:t>into hemispheres</w:t>
      </w:r>
      <w:r w:rsidR="00F33687" w:rsidRPr="00D248A1">
        <w:rPr>
          <w:rStyle w:val="Annotation"/>
        </w:rPr>
        <w:t>\</w:t>
      </w:r>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ins w:id="977" w:author="phismith" w:date="2012-08-09T14:04:00Z">
        <w:r w:rsidR="00990FE6">
          <w:t xml:space="preserve">they </w:t>
        </w:r>
      </w:ins>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38D21727" w14:textId="056A1B34" w:rsidR="001724A1" w:rsidRPr="00486765" w:rsidRDefault="001724A1" w:rsidP="00414A41">
      <w:ins w:id="978" w:author="phismith" w:date="2012-08-10T11:53:00Z">
        <w:r>
          <w:t>Where fiat</w:t>
        </w:r>
        <w:r w:rsidRPr="001724A1">
          <w:rPr>
            <w:rPrChange w:id="979" w:author="phismith" w:date="2012-08-10T11:53:00Z">
              <w:rPr>
                <w:sz w:val="18"/>
              </w:rPr>
            </w:rPrChange>
          </w:rPr>
          <w:t xml:space="preserve"> boundaries </w:t>
        </w:r>
        <w:r>
          <w:t>were described e.g. in [</w:t>
        </w:r>
      </w:ins>
      <w:ins w:id="980" w:author="phismith" w:date="2012-08-10T11:54:00Z">
        <w:r>
          <w:fldChar w:fldCharType="begin"/>
        </w:r>
        <w:r>
          <w:instrText xml:space="preserve"> REF _Ref309821629 \r \h </w:instrText>
        </w:r>
      </w:ins>
      <w:r>
        <w:fldChar w:fldCharType="separate"/>
      </w:r>
      <w:ins w:id="981" w:author="phismith" w:date="2012-08-10T11:54:00Z">
        <w:r>
          <w:t>8</w:t>
        </w:r>
        <w:r>
          <w:fldChar w:fldCharType="end"/>
        </w:r>
      </w:ins>
      <w:ins w:id="982" w:author="phismith" w:date="2012-08-10T11:53:00Z">
        <w:r>
          <w:t>]</w:t>
        </w:r>
      </w:ins>
      <w:ins w:id="983" w:author="phismith" w:date="2012-08-10T11:54:00Z">
        <w:r>
          <w:t xml:space="preserve"> as </w:t>
        </w:r>
      </w:ins>
      <w:ins w:id="984" w:author="phismith" w:date="2012-08-10T11:53:00Z">
        <w:r w:rsidRPr="001724A1">
          <w:rPr>
            <w:rPrChange w:id="985" w:author="phismith" w:date="2012-08-10T11:53:00Z">
              <w:rPr>
                <w:sz w:val="18"/>
              </w:rPr>
            </w:rPrChange>
          </w:rPr>
          <w:t>boundaries which exist only in virtue of the different sorts of demarcations effected cognitively by human beings</w:t>
        </w:r>
      </w:ins>
      <w:ins w:id="986" w:author="phismith" w:date="2012-08-10T11:54:00Z">
        <w:r>
          <w:t xml:space="preserve">, it is clear that </w:t>
        </w:r>
      </w:ins>
      <w:ins w:id="987" w:author="phismith" w:date="2012-08-10T11:53:00Z">
        <w:r w:rsidRPr="001724A1">
          <w:rPr>
            <w:rPrChange w:id="988" w:author="phismith" w:date="2012-08-10T11:53:00Z">
              <w:rPr>
                <w:sz w:val="18"/>
              </w:rPr>
            </w:rPrChange>
          </w:rPr>
          <w:t xml:space="preserve">once we have </w:t>
        </w:r>
      </w:ins>
      <w:ins w:id="989" w:author="phismith" w:date="2012-08-10T11:54:00Z">
        <w:r>
          <w:t xml:space="preserve">recognized the universal of fiat boundaries, then </w:t>
        </w:r>
      </w:ins>
      <w:ins w:id="990" w:author="phismith" w:date="2012-08-10T11:53:00Z">
        <w:r>
          <w:rPr>
            <w:rPrChange w:id="991" w:author="phismith" w:date="2012-08-10T11:53:00Z">
              <w:rPr/>
            </w:rPrChange>
          </w:rPr>
          <w:t xml:space="preserve">we can see </w:t>
        </w:r>
      </w:ins>
      <w:ins w:id="992" w:author="phismith" w:date="2012-08-10T11:54:00Z">
        <w:r>
          <w:t xml:space="preserve">that there are </w:t>
        </w:r>
      </w:ins>
      <w:ins w:id="993" w:author="phismith" w:date="2012-08-10T11:53:00Z">
        <w:r>
          <w:rPr>
            <w:rPrChange w:id="994" w:author="phismith" w:date="2012-08-10T11:53:00Z">
              <w:rPr/>
            </w:rPrChange>
          </w:rPr>
          <w:t>other</w:t>
        </w:r>
      </w:ins>
      <w:ins w:id="995" w:author="phismith" w:date="2012-08-10T11:54:00Z">
        <w:r>
          <w:t xml:space="preserve"> instances of this universal</w:t>
        </w:r>
      </w:ins>
      <w:ins w:id="996" w:author="phismith" w:date="2012-08-10T11:53:00Z">
        <w:r w:rsidRPr="001724A1">
          <w:rPr>
            <w:rPrChange w:id="997" w:author="phismith" w:date="2012-08-10T11:53:00Z">
              <w:rPr>
                <w:sz w:val="18"/>
              </w:rPr>
            </w:rPrChange>
          </w:rPr>
          <w:t>,</w:t>
        </w:r>
      </w:ins>
      <w:ins w:id="998" w:author="phismith" w:date="2012-08-10T11:54:00Z">
        <w:r>
          <w:t xml:space="preserve"> which are</w:t>
        </w:r>
      </w:ins>
      <w:ins w:id="999" w:author="phismith" w:date="2012-08-10T11:53:00Z">
        <w:r w:rsidRPr="001724A1">
          <w:rPr>
            <w:rPrChange w:id="1000" w:author="phismith" w:date="2012-08-10T11:53:00Z">
              <w:rPr>
                <w:sz w:val="18"/>
              </w:rPr>
            </w:rPrChange>
          </w:rPr>
          <w:t xml:space="preserve"> not cog</w:t>
        </w:r>
        <w:r w:rsidRPr="001724A1">
          <w:rPr>
            <w:color w:val="FF0000"/>
            <w:rPrChange w:id="1001" w:author="phismith" w:date="2012-08-10T11:54:00Z">
              <w:rPr>
                <w:sz w:val="18"/>
              </w:rPr>
            </w:rPrChange>
          </w:rPr>
          <w:t>n</w:t>
        </w:r>
        <w:r w:rsidRPr="001724A1">
          <w:rPr>
            <w:rPrChange w:id="1002" w:author="phismith" w:date="2012-08-10T11:53:00Z">
              <w:rPr>
                <w:sz w:val="18"/>
              </w:rPr>
            </w:rPrChange>
          </w:rPr>
          <w:t>itively dependent</w:t>
        </w:r>
      </w:ins>
      <w:ins w:id="1003" w:author="phismith" w:date="2012-08-10T11:55:00Z">
        <w:r>
          <w:t xml:space="preserve">, for instance the fiat boundary separating the </w:t>
        </w:r>
      </w:ins>
      <w:ins w:id="1004" w:author="phismith" w:date="2012-08-10T11:56:00Z">
        <w:r>
          <w:t xml:space="preserve">territories of pre-human animals such as </w:t>
        </w:r>
      </w:ins>
      <w:ins w:id="1005" w:author="phismith" w:date="2012-08-10T11:57:00Z">
        <w:r>
          <w:t xml:space="preserve">clownfish </w:t>
        </w:r>
      </w:ins>
      <w:ins w:id="1006" w:author="phismith" w:date="2012-08-10T11:56:00Z">
        <w:r>
          <w:t xml:space="preserve">or </w:t>
        </w:r>
      </w:ins>
      <w:ins w:id="1007" w:author="phismith" w:date="2012-08-10T11:57:00Z">
        <w:r>
          <w:t>lizards</w:t>
        </w:r>
      </w:ins>
      <w:ins w:id="1008" w:author="phismith" w:date="2012-08-10T11:55:00Z">
        <w:r>
          <w:t>.</w:t>
        </w:r>
      </w:ins>
    </w:p>
    <w:p w14:paraId="625B9DEF" w14:textId="77777777" w:rsidR="00F33687" w:rsidRDefault="00F33687" w:rsidP="00D248A1">
      <w:pPr>
        <w:pStyle w:val="Heading4"/>
      </w:pPr>
      <w:bookmarkStart w:id="1009" w:name="_Toc204327862"/>
      <w:r w:rsidRPr="00D248A1">
        <w:t>Treatment</w:t>
      </w:r>
      <w:r w:rsidR="00D14934" w:rsidRPr="00486765">
        <w:t xml:space="preserve"> of material entity in BFO</w:t>
      </w:r>
      <w:bookmarkEnd w:id="1009"/>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30"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580D52F7" w:rsidR="009339C4" w:rsidRPr="00486765" w:rsidDel="00990FE6" w:rsidRDefault="009339C4" w:rsidP="00414A41">
      <w:pPr>
        <w:rPr>
          <w:del w:id="1010" w:author="phismith" w:date="2012-08-09T14:05:00Z"/>
        </w:rPr>
      </w:pPr>
      <w:r w:rsidRPr="00486765">
        <w:t>Note that, as Aristotle already clearly recognized, such problematic cases – which lie at or near the penumbra of instances defined by the categories in question – need not invalidate the</w:t>
      </w:r>
      <w:ins w:id="1011" w:author="phismith" w:date="2012-08-09T14:04:00Z">
        <w:r w:rsidR="00990FE6">
          <w:t xml:space="preserve"> categorial distinctions in relation to which they are problematic</w:t>
        </w:r>
      </w:ins>
      <w:del w:id="1012" w:author="phismith" w:date="2012-08-09T14:04:00Z">
        <w:r w:rsidRPr="00486765" w:rsidDel="00990FE6">
          <w:delText>se</w:delText>
        </w:r>
      </w:del>
      <w:del w:id="1013" w:author="phismith" w:date="2012-08-09T14:05:00Z">
        <w:r w:rsidRPr="00486765" w:rsidDel="00990FE6">
          <w:delText xml:space="preserve"> categories</w:delText>
        </w:r>
      </w:del>
      <w:r w:rsidRPr="00486765">
        <w:t>.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B36060" w:rsidRPr="00486765">
        <w:t>]</w:t>
      </w:r>
      <w:r w:rsidRPr="00486765">
        <w:t>.</w:t>
      </w:r>
      <w:ins w:id="1014" w:author="phismith" w:date="2012-08-09T14:05:00Z">
        <w:r w:rsidR="00990FE6">
          <w:t xml:space="preserve"> But</w:t>
        </w:r>
      </w:ins>
    </w:p>
    <w:p w14:paraId="79DE9FCC" w14:textId="49438919" w:rsidR="00C1193A" w:rsidRPr="00486765" w:rsidRDefault="00D14934">
      <w:del w:id="1015" w:author="phismith" w:date="2012-08-09T14:05:00Z">
        <w:r w:rsidRPr="00486765" w:rsidDel="00990FE6">
          <w:delText>W</w:delText>
        </w:r>
      </w:del>
      <w:ins w:id="1016" w:author="phismith" w:date="2012-08-09T14:05:00Z">
        <w:r w:rsidR="00990FE6">
          <w:t xml:space="preserve"> w</w:t>
        </w:r>
      </w:ins>
      <w:r w:rsidRPr="00486765">
        <w:t xml:space="preserve">here users of BFO </w:t>
      </w:r>
      <w:ins w:id="1017" w:author="phismith" w:date="2012-08-09T14:05:00Z">
        <w:r w:rsidR="00990FE6">
          <w:t xml:space="preserve">2.0 </w:t>
        </w:r>
      </w:ins>
      <w:r w:rsidRPr="00486765">
        <w:t>need to annotate data pertaining to such</w:t>
      </w:r>
      <w:r w:rsidR="008F67BA" w:rsidRPr="00486765">
        <w:t xml:space="preserve"> </w:t>
      </w:r>
      <w:r w:rsidRPr="00486765">
        <w:t>problematic cases, then they may in every case use BFO:</w:t>
      </w:r>
      <w:r w:rsidRPr="00486765">
        <w:rPr>
          <w:i/>
        </w:rPr>
        <w:t>material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46E55576" w:rsidR="00C1193A" w:rsidRPr="00486765" w:rsidRDefault="008B3ABF">
      <w:pPr>
        <w:ind w:left="720"/>
      </w:pPr>
      <w:bookmarkStart w:id="1018" w:name="OLE_LINK18"/>
      <w:bookmarkStart w:id="1019" w:name="OLE_LINK19"/>
      <w:r w:rsidRPr="00D248A1">
        <w:rPr>
          <w:rStyle w:val="Annotation"/>
        </w:rPr>
        <w:lastRenderedPageBreak/>
        <w:t>example(material entity)[</w:t>
      </w:r>
      <w:bookmarkEnd w:id="1018"/>
      <w:bookmarkEnd w:id="1019"/>
      <w:r w:rsidR="00C1193A" w:rsidRPr="00486765">
        <w:t>an epidemic</w:t>
      </w:r>
      <w:r w:rsidRPr="00D248A1">
        <w:rPr>
          <w:rStyle w:val="Annotation"/>
        </w:rPr>
        <w:t>\</w:t>
      </w:r>
      <w:r w:rsidR="00C1193A" w:rsidRPr="00486765">
        <w:t>, a hurricane</w:t>
      </w:r>
      <w:r w:rsidRPr="003E2A25">
        <w:rPr>
          <w:rStyle w:val="Annotation"/>
        </w:rPr>
        <w:t>\</w:t>
      </w:r>
      <w:r w:rsidR="00C1193A" w:rsidRPr="00486765">
        <w:t xml:space="preserve">, </w:t>
      </w:r>
      <w:r w:rsidR="00D80CC1">
        <w:t>a tornado</w:t>
      </w:r>
      <w:r w:rsidRPr="003E2A25">
        <w:rPr>
          <w:rStyle w:val="Annotation"/>
        </w:rPr>
        <w:t>\</w:t>
      </w:r>
      <w:r w:rsidR="00D80CC1">
        <w:t xml:space="preserve">, </w:t>
      </w:r>
      <w:r w:rsidR="00C1193A" w:rsidRPr="00486765">
        <w:t>a forest fire</w:t>
      </w:r>
      <w:r w:rsidRPr="003E2A25">
        <w:rPr>
          <w:rStyle w:val="Annotation"/>
        </w:rPr>
        <w:t>\</w:t>
      </w:r>
      <w:r w:rsidR="00C1193A" w:rsidRPr="00486765">
        <w:t xml:space="preserve">, </w:t>
      </w:r>
      <w:r w:rsidR="00D80CC1" w:rsidRPr="00486765">
        <w:t xml:space="preserve">a </w:t>
      </w:r>
      <w:r w:rsidR="00D80CC1">
        <w:t>flame</w:t>
      </w:r>
      <w:r w:rsidRPr="003E2A25">
        <w:rPr>
          <w:rStyle w:val="Annotation"/>
        </w:rPr>
        <w:t>\</w:t>
      </w:r>
      <w:r w:rsidR="00D80CC1" w:rsidRPr="00486765">
        <w:t xml:space="preserve">, </w:t>
      </w:r>
      <w:r w:rsidR="00C1193A" w:rsidRPr="00486765">
        <w:t>a puff of smoke</w:t>
      </w:r>
      <w:r w:rsidRPr="003E2A25">
        <w:rPr>
          <w:rStyle w:val="Annotation"/>
        </w:rPr>
        <w:t>\</w:t>
      </w:r>
      <w:r w:rsidR="00C1193A" w:rsidRPr="00486765">
        <w:t xml:space="preserve">, a </w:t>
      </w:r>
      <w:del w:id="1020" w:author="phismith" w:date="2012-08-09T14:05:00Z">
        <w:r w:rsidR="00C1193A" w:rsidRPr="00486765" w:rsidDel="00990FE6">
          <w:delText xml:space="preserve">sea </w:delText>
        </w:r>
      </w:del>
      <w:ins w:id="1021" w:author="phismith" w:date="2012-08-09T14:05:00Z">
        <w:r w:rsidR="00990FE6">
          <w:t xml:space="preserve">wind-caused ocean </w:t>
        </w:r>
      </w:ins>
      <w:r w:rsidR="00C1193A" w:rsidRPr="00486765">
        <w:t>wave</w:t>
      </w:r>
      <w:r w:rsidRPr="003E2A25">
        <w:rPr>
          <w:rStyle w:val="Annotation"/>
        </w:rPr>
        <w:t>\</w:t>
      </w:r>
      <w:ins w:id="1022" w:author="phismith" w:date="2012-08-09T14:05:00Z">
        <w:r w:rsidR="00990FE6">
          <w:t>.</w:t>
        </w:r>
      </w:ins>
      <w:del w:id="1023" w:author="phismith" w:date="2012-08-09T14:05:00Z">
        <w:r w:rsidR="00C1193A" w:rsidRPr="00486765" w:rsidDel="00990FE6">
          <w:delText>, an energy wave</w:delText>
        </w:r>
      </w:del>
      <w:r w:rsidRPr="00D248A1">
        <w:rPr>
          <w:rStyle w:val="Annotation"/>
        </w:rPr>
        <w:t>]</w:t>
      </w:r>
    </w:p>
    <w:p w14:paraId="1E116C73" w14:textId="42384894" w:rsidR="00D14934" w:rsidRPr="00486765" w:rsidRDefault="008B3ABF">
      <w:r>
        <w:t>W</w:t>
      </w:r>
      <w:r w:rsidRPr="00486765">
        <w:t xml:space="preserve">e </w:t>
      </w:r>
      <w:r w:rsidR="00D80CC1" w:rsidRPr="00486765">
        <w:t>plan to provide further analyses in the course of developing the next version of BFO.</w:t>
      </w:r>
      <w:r w:rsidR="00D80CC1">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555732">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according to need, a</w:t>
      </w:r>
      <w:r w:rsidR="00F33687" w:rsidRPr="00D248A1">
        <w:t>nd incorporated into BFO if adopted by multiple communities of users.</w:t>
      </w:r>
    </w:p>
    <w:p w14:paraId="488ABEB3" w14:textId="5EEB876A" w:rsidR="00F33687" w:rsidRPr="00D248A1" w:rsidRDefault="00F33687" w:rsidP="00B841FA">
      <w:pPr>
        <w:pStyle w:val="Heading2"/>
      </w:pPr>
      <w:bookmarkStart w:id="1024" w:name="_Toc313270700"/>
      <w:bookmarkStart w:id="1025" w:name="_Toc204327863"/>
      <w:r w:rsidRPr="00D248A1">
        <w:t>Immaterial entity</w:t>
      </w:r>
      <w:bookmarkEnd w:id="1024"/>
      <w:bookmarkEnd w:id="1025"/>
    </w:p>
    <w:p w14:paraId="0DC2A349" w14:textId="2CDB8E46" w:rsidR="00AB12A7" w:rsidRPr="00486765" w:rsidRDefault="006E1358" w:rsidP="00F35550">
      <w:r w:rsidRPr="00F55774">
        <w:rPr>
          <w:i/>
        </w:rPr>
        <w:t>Immaterial entities</w:t>
      </w:r>
      <w:r w:rsidRPr="00F55774">
        <w:t xml:space="preserve"> are independent continuants which contain no material e</w:t>
      </w:r>
      <w:r>
        <w:t xml:space="preserve">ntities as parts.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555732">
        <w:t>49</w:t>
      </w:r>
      <w:r w:rsidR="00EC6A9C">
        <w:fldChar w:fldCharType="end"/>
      </w:r>
      <w:r>
        <w:t xml:space="preserve">, </w:t>
      </w:r>
      <w:r w:rsidR="00F33687">
        <w:fldChar w:fldCharType="begin"/>
      </w:r>
      <w:r>
        <w:instrText xml:space="preserve"> REF _Ref309994941 \r \h </w:instrText>
      </w:r>
      <w:r w:rsidR="00F33687">
        <w:fldChar w:fldCharType="separate"/>
      </w:r>
      <w:r w:rsidR="00555732">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555732">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555732">
        <w:t>7</w:t>
      </w:r>
      <w:r w:rsidR="00F33687">
        <w:fldChar w:fldCharType="end"/>
      </w:r>
      <w:r>
        <w:t xml:space="preserve">, </w:t>
      </w:r>
      <w:r w:rsidR="00F33687">
        <w:fldChar w:fldCharType="begin"/>
      </w:r>
      <w:r>
        <w:instrText xml:space="preserve"> REF _Ref309560523 \r \h </w:instrText>
      </w:r>
      <w:r w:rsidR="00F33687">
        <w:fldChar w:fldCharType="separate"/>
      </w:r>
      <w:r w:rsidR="00555732">
        <w:t>10</w:t>
      </w:r>
      <w:r w:rsidR="00F33687">
        <w:fldChar w:fldCharType="end"/>
      </w:r>
      <w:r>
        <w:t>]</w:t>
      </w:r>
      <w:ins w:id="1026" w:author="phismith" w:date="2012-08-09T14:05:00Z">
        <w:r w:rsidR="00583D84">
          <w:t>,</w:t>
        </w:r>
      </w:ins>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555732">
        <w:t>35</w:t>
      </w:r>
      <w:r w:rsidR="00EC6A9C">
        <w:fldChar w:fldCharType="end"/>
      </w:r>
      <w:r w:rsidR="005A7B86" w:rsidRPr="00486765">
        <w:t>].</w:t>
      </w:r>
    </w:p>
    <w:p w14:paraId="7EFEDB37" w14:textId="77777777" w:rsidR="00C1193A" w:rsidRPr="00486765" w:rsidRDefault="00C1193A">
      <w:r w:rsidRPr="00486765">
        <w:t>Rosse and Mejino provide the following rationale for including terms for surfaces, lines, and points in the FMA:</w:t>
      </w:r>
    </w:p>
    <w:p w14:paraId="122CD9EC" w14:textId="0CB6E3D3"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r w:rsidR="00555732" w:rsidRPr="00D248A1">
        <w:rPr>
          <w:sz w:val="20"/>
        </w:rPr>
        <w:t>43</w:t>
      </w:r>
      <w:r w:rsidR="00EC6A9C">
        <w:fldChar w:fldCharType="end"/>
      </w:r>
      <w:r w:rsidRPr="00486765">
        <w:rPr>
          <w:sz w:val="20"/>
        </w:rPr>
        <w:t>]</w:t>
      </w:r>
    </w:p>
    <w:p w14:paraId="5DB0FFD6" w14:textId="77777777" w:rsidR="00AB12A7" w:rsidRPr="00486765" w:rsidRDefault="0005705B">
      <w:r>
        <w:rPr>
          <w:rStyle w:val="Annotation"/>
        </w:rPr>
        <w:t>n</w:t>
      </w:r>
      <w:r w:rsidR="00F33687" w:rsidRPr="00D248A1">
        <w:rPr>
          <w:rStyle w:val="Annotation"/>
        </w:rPr>
        <w:t>ote(</w:t>
      </w:r>
      <w:r w:rsidR="00FB27A0">
        <w:rPr>
          <w:rStyle w:val="Annotation"/>
        </w:rPr>
        <w:t>immaterial entity</w:t>
      </w:r>
      <w:r w:rsidR="00F33687" w:rsidRPr="00D248A1">
        <w:rPr>
          <w:rStyle w:val="Annotation"/>
        </w:rPr>
        <w:t>)[</w:t>
      </w:r>
      <w:r w:rsidR="00AB12A7" w:rsidRPr="00486765">
        <w:rPr>
          <w:i/>
        </w:rPr>
        <w:t>Immaterial entities</w:t>
      </w:r>
      <w:r w:rsidR="00AB12A7" w:rsidRPr="00486765">
        <w:t xml:space="preserve"> are divided into two subgroups:</w:t>
      </w:r>
    </w:p>
    <w:p w14:paraId="6A538B0F" w14:textId="2AFC4A04" w:rsidR="00AB12A7" w:rsidRPr="00486765" w:rsidRDefault="00151755" w:rsidP="00F35550">
      <w:pPr>
        <w:pStyle w:val="ListParagraph"/>
        <w:numPr>
          <w:ilvl w:val="0"/>
          <w:numId w:val="8"/>
        </w:numPr>
      </w:pPr>
      <w:r w:rsidRPr="00486765">
        <w:rPr>
          <w:i/>
        </w:rPr>
        <w:lastRenderedPageBreak/>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ins w:id="1027" w:author="phismith" w:date="2012-08-09T14:05:00Z">
        <w:r w:rsidR="00583D84">
          <w:t xml:space="preserve"> </w:t>
        </w:r>
      </w:ins>
      <w:del w:id="1028" w:author="phismith" w:date="2012-08-09T14:05:00Z">
        <w:r w:rsidR="00AB12A7" w:rsidRPr="00486765" w:rsidDel="00583D84">
          <w:delText xml:space="preserve"> and </w:delText>
        </w:r>
      </w:del>
      <w:r w:rsidR="00AB12A7" w:rsidRPr="00486765">
        <w:t>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555732">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555732">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555732">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numPr>
      </w:pPr>
      <w:r w:rsidRPr="00486765">
        <w:rPr>
          <w:i/>
        </w:rPr>
        <w:t>spatial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r w:rsidR="00F33687" w:rsidRPr="00D248A1">
        <w:rPr>
          <w:rStyle w:val="Annotation"/>
        </w:rPr>
        <w:t>]</w:t>
      </w:r>
      <w:r w:rsidR="00AB12A7" w:rsidRPr="00486765">
        <w:t xml:space="preserve"> </w:t>
      </w:r>
    </w:p>
    <w:p w14:paraId="0CF11001" w14:textId="77777777" w:rsidR="00D14934" w:rsidRDefault="00F33687">
      <w:pPr>
        <w:rPr>
          <w:ins w:id="1029" w:author="phismith" w:date="2012-08-10T11:36:00Z"/>
        </w:rPr>
      </w:pPr>
      <w:r w:rsidRPr="00D248A1">
        <w:rPr>
          <w:rStyle w:val="Annotation"/>
        </w:rPr>
        <w:t>note(continuant part of)[</w:t>
      </w:r>
      <w:r w:rsidR="00AB12A7" w:rsidRPr="00486765">
        <w:t xml:space="preserve">Immaterial entities </w:t>
      </w:r>
      <w:r w:rsidRPr="00D248A1">
        <w:rPr>
          <w:rStyle w:val="Annotation"/>
        </w:rPr>
        <w:t>/*</w:t>
      </w:r>
      <w:r w:rsidR="00AB12A7" w:rsidRPr="00486765">
        <w:t xml:space="preserve">under </w:t>
      </w:r>
      <w:r w:rsidR="00D754CA" w:rsidRPr="00486765">
        <w:t>1.</w:t>
      </w:r>
      <w:r w:rsidR="00AB12A7" w:rsidRPr="00486765">
        <w:t xml:space="preserve"> </w:t>
      </w:r>
      <w:r w:rsidRPr="00D248A1">
        <w:rPr>
          <w:rStyle w:val="Annotation"/>
        </w:rPr>
        <w:t>*/</w:t>
      </w:r>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r w:rsidR="00831CE2" w:rsidRPr="00486765">
        <w:t xml:space="preserve">Immaterial entities under both </w:t>
      </w:r>
      <w:r w:rsidR="00D754CA" w:rsidRPr="00486765">
        <w:t xml:space="preserve">1. and 2. </w:t>
      </w:r>
      <w:r w:rsidR="00831CE2" w:rsidRPr="00486765">
        <w:t xml:space="preserve">can be of zero, one, two or three dimensions. </w:t>
      </w:r>
    </w:p>
    <w:p w14:paraId="21EA1916" w14:textId="3BB5F3A0" w:rsidR="001724A1" w:rsidRPr="00486765" w:rsidRDefault="00601471">
      <w:ins w:id="1030" w:author="phismith" w:date="2012-08-12T11:56:00Z">
        <w:r w:rsidRPr="00601471">
          <w:rPr>
            <w:rPrChange w:id="1031" w:author="phismith" w:date="2012-08-12T11:56:00Z">
              <w:rPr>
                <w:sz w:val="18"/>
              </w:rPr>
            </w:rPrChange>
          </w:rPr>
          <w:t>A</w:t>
        </w:r>
        <w:r w:rsidRPr="00601471">
          <w:rPr>
            <w:rPrChange w:id="1032" w:author="phismith" w:date="2012-08-12T11:56:00Z">
              <w:rPr>
                <w:sz w:val="18"/>
              </w:rPr>
            </w:rPrChange>
          </w:rPr>
          <w:t xml:space="preserve"> site, e.g. the hull of a ship, </w:t>
        </w:r>
      </w:ins>
      <w:ins w:id="1033" w:author="phismith" w:date="2012-08-12T11:57:00Z">
        <w:r>
          <w:t xml:space="preserve">as it </w:t>
        </w:r>
      </w:ins>
      <w:ins w:id="1034" w:author="phismith" w:date="2012-08-12T11:56:00Z">
        <w:r w:rsidRPr="00601471">
          <w:rPr>
            <w:rPrChange w:id="1035" w:author="phismith" w:date="2012-08-12T11:56:00Z">
              <w:rPr>
                <w:sz w:val="18"/>
              </w:rPr>
            </w:rPrChange>
          </w:rPr>
          <w:t>move</w:t>
        </w:r>
      </w:ins>
      <w:ins w:id="1036" w:author="phismith" w:date="2012-08-12T11:57:00Z">
        <w:r>
          <w:t>s</w:t>
        </w:r>
      </w:ins>
      <w:ins w:id="1037" w:author="phismith" w:date="2012-08-12T11:56:00Z">
        <w:r w:rsidRPr="00601471">
          <w:rPr>
            <w:rPrChange w:id="1038" w:author="phismith" w:date="2012-08-12T11:56:00Z">
              <w:rPr>
                <w:sz w:val="18"/>
              </w:rPr>
            </w:rPrChange>
          </w:rPr>
          <w:t xml:space="preserve"> through space</w:t>
        </w:r>
      </w:ins>
      <w:ins w:id="1039" w:author="phismith" w:date="2012-08-12T11:57:00Z">
        <w:r>
          <w:t xml:space="preserve">, will </w:t>
        </w:r>
      </w:ins>
      <w:ins w:id="1040" w:author="phismith" w:date="2012-08-12T11:56:00Z">
        <w:r w:rsidRPr="00601471">
          <w:rPr>
            <w:rPrChange w:id="1041" w:author="phismith" w:date="2012-08-12T11:56:00Z">
              <w:rPr>
                <w:sz w:val="18"/>
              </w:rPr>
            </w:rPrChange>
          </w:rPr>
          <w:t>occupy successively different spatial regions</w:t>
        </w:r>
      </w:ins>
      <w:ins w:id="1042" w:author="phismith" w:date="2012-08-12T11:59:00Z">
        <w:r>
          <w:t xml:space="preserve"> – </w:t>
        </w:r>
        <w:r w:rsidRPr="00601471">
          <w:t>Sites are in this respect, too, analogous to material entities.</w:t>
        </w:r>
        <w:r>
          <w:t xml:space="preserve"> </w:t>
        </w:r>
      </w:ins>
      <w:ins w:id="1043" w:author="phismith" w:date="2012-08-10T11:36:00Z">
        <w:r w:rsidR="001724A1">
          <w:t>One site</w:t>
        </w:r>
      </w:ins>
      <w:ins w:id="1044" w:author="phismith" w:date="2012-08-12T11:57:00Z">
        <w:r>
          <w:t xml:space="preserve"> </w:t>
        </w:r>
      </w:ins>
      <w:ins w:id="1045" w:author="phismith" w:date="2012-08-10T11:36:00Z">
        <w:r w:rsidR="001724A1">
          <w:t xml:space="preserve">may move through another site, for instance the </w:t>
        </w:r>
      </w:ins>
      <w:ins w:id="1046" w:author="phismith" w:date="2012-08-12T11:57:00Z">
        <w:r>
          <w:t>interior of a railway carriage</w:t>
        </w:r>
        <w:r>
          <w:t xml:space="preserve"> through the </w:t>
        </w:r>
      </w:ins>
      <w:ins w:id="1047" w:author="phismith" w:date="2012-08-10T11:36:00Z">
        <w:r w:rsidR="001724A1">
          <w:t xml:space="preserve">Mont Blanc tunnel. Spatial regions </w:t>
        </w:r>
        <w:r w:rsidR="001724A1" w:rsidRPr="001724A1">
          <w:t>never move through each other</w:t>
        </w:r>
        <w:r w:rsidR="001724A1">
          <w:t>, because spatial regions never move. (More precisely: they are, by definition, at rest relative to the pertinent frame of reference.)</w:t>
        </w:r>
      </w:ins>
    </w:p>
    <w:p w14:paraId="16FFB2FC" w14:textId="77777777" w:rsidR="00831CE2" w:rsidRPr="00486765" w:rsidRDefault="00831CE2">
      <w:r w:rsidRPr="00486765">
        <w:t>We define:</w:t>
      </w:r>
    </w:p>
    <w:p w14:paraId="6A821EFF" w14:textId="77777777"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52218D93" w:rsidR="00F33687" w:rsidRDefault="00AD530B">
      <w:pPr>
        <w:pStyle w:val="Heading3"/>
      </w:pPr>
      <w:bookmarkStart w:id="1048" w:name="_Toc329716148"/>
      <w:bookmarkStart w:id="1049" w:name="_Toc313270701"/>
      <w:bookmarkStart w:id="1050" w:name="_Toc204327864"/>
      <w:bookmarkEnd w:id="1048"/>
      <w:r w:rsidRPr="00486765">
        <w:t>Continuant fiat boundary</w:t>
      </w:r>
      <w:bookmarkEnd w:id="1049"/>
      <w:bookmarkEnd w:id="1050"/>
    </w:p>
    <w:p w14:paraId="286EBD8A" w14:textId="1BAF0AA2"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r w:rsidR="008A6944">
        <w:rPr>
          <w:i/>
        </w:rPr>
        <w:t>b</w:t>
      </w:r>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r w:rsidR="008A6944">
        <w:rPr>
          <w:i/>
        </w:rPr>
        <w:t>b</w:t>
      </w:r>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4230F7E1" w:rsidR="0049759E" w:rsidRPr="00486765" w:rsidRDefault="00A0272A" w:rsidP="00D248A1">
      <w:pPr>
        <w:pStyle w:val="Specification"/>
      </w:pPr>
      <w:r w:rsidRPr="003D60F4">
        <w:rPr>
          <w:rStyle w:val="Annotation"/>
        </w:rPr>
        <w:t>a(continuant fiat boundary)[</w:t>
      </w:r>
      <w:r w:rsidR="003D60F4" w:rsidRPr="00D248A1">
        <w:rPr>
          <w:rStyle w:val="SpecificationType"/>
        </w:rPr>
        <w:t xml:space="preserve"> Axiom:</w:t>
      </w:r>
      <w:r w:rsidR="003D60F4">
        <w:rPr>
          <w:rStyle w:val="SpecificationType"/>
        </w:rPr>
        <w:t xml:space="preserve"> </w:t>
      </w:r>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r w:rsidR="00F33687" w:rsidRPr="00D248A1">
        <w:rPr>
          <w:rStyle w:val="Annotation"/>
        </w:rPr>
        <w:t>]</w:t>
      </w:r>
      <w:r w:rsidR="0049759E" w:rsidRPr="00486765">
        <w:t xml:space="preserve"> (but not necessarily at the same spatial region from one time to the next)</w:t>
      </w:r>
      <w:r w:rsidR="003D60F4">
        <w:t xml:space="preserve"> [</w:t>
      </w:r>
      <w:r w:rsidR="003D60F4" w:rsidRPr="00D248A1">
        <w:rPr>
          <w:highlight w:val="green"/>
        </w:rPr>
        <w:t>XXX</w:t>
      </w:r>
      <w:r w:rsidR="003D60F4">
        <w:t>-001]</w:t>
      </w:r>
      <w:r w:rsidR="0049759E" w:rsidRPr="00486765">
        <w:t>.</w:t>
      </w:r>
    </w:p>
    <w:p w14:paraId="5D5FE115" w14:textId="77777777" w:rsidR="004D62F0" w:rsidRPr="00486765" w:rsidRDefault="004D62F0">
      <w:r w:rsidRPr="00486765">
        <w:t xml:space="preserve">Intuitively, </w:t>
      </w:r>
      <w:r w:rsidR="00EC7645" w:rsidRPr="004507D2">
        <w:rPr>
          <w:rStyle w:val="Annotation"/>
        </w:rPr>
        <w:t>note(continuant fiat boundary)[</w:t>
      </w:r>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lastRenderedPageBreak/>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numPr>
      </w:pPr>
      <w:r w:rsidRPr="00C74368">
        <w:rPr>
          <w:i/>
        </w:rPr>
        <w:t xml:space="preserve">continuant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numPr>
      </w:pPr>
      <w:r w:rsidRPr="00C74368">
        <w:t xml:space="preserve">combination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2BB05033"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ins w:id="1051" w:author="phismith" w:date="2012-08-09T14:06:00Z">
        <w:r w:rsidR="00583D84">
          <w:t xml:space="preserve"> identified in BFO 2.0.</w:t>
        </w:r>
      </w:ins>
      <w:del w:id="1052" w:author="phismith" w:date="2012-08-09T14:06:00Z">
        <w:r w:rsidR="00A950A9" w:rsidRPr="00486765" w:rsidDel="00583D84">
          <w:delText>.</w:delText>
        </w:r>
      </w:del>
      <w:r w:rsidR="00F33687" w:rsidRPr="00D248A1">
        <w:rPr>
          <w:rStyle w:val="Annotation"/>
        </w:rPr>
        <w:t>]</w:t>
      </w:r>
    </w:p>
    <w:p w14:paraId="41E09A8F" w14:textId="260178B7" w:rsidR="00F33687" w:rsidRDefault="00583D84" w:rsidP="00D248A1">
      <w:pPr>
        <w:pStyle w:val="Heading4"/>
      </w:pPr>
      <w:bookmarkStart w:id="1053" w:name="_Toc313270702"/>
      <w:bookmarkStart w:id="1054" w:name="_Toc204327865"/>
      <w:ins w:id="1055" w:author="phismith" w:date="2012-08-09T14:06:00Z">
        <w:r>
          <w:t>Z</w:t>
        </w:r>
      </w:ins>
      <w:del w:id="1056" w:author="phismith" w:date="2012-08-09T14:06:00Z">
        <w:r w:rsidR="002C3C89" w:rsidDel="00583D84">
          <w:delText>z</w:delText>
        </w:r>
      </w:del>
      <w:r w:rsidR="0050778E" w:rsidRPr="00486765">
        <w:t xml:space="preserve">ero-dimensional </w:t>
      </w:r>
      <w:r w:rsidR="00AD530B" w:rsidRPr="00486765">
        <w:t xml:space="preserve">continuant fiat </w:t>
      </w:r>
      <w:r w:rsidR="00F33687" w:rsidRPr="00D248A1">
        <w:t>boundary</w:t>
      </w:r>
      <w:bookmarkEnd w:id="1053"/>
      <w:bookmarkEnd w:id="1054"/>
    </w:p>
    <w:p w14:paraId="6096348B" w14:textId="2180C333"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w:t>
      </w:r>
      <w:ins w:id="1057" w:author="phismith" w:date="2012-08-09T14:06:00Z">
        <w:r w:rsidR="00583D84">
          <w:t>A</w:t>
        </w:r>
      </w:ins>
      <w:del w:id="1058" w:author="phismith" w:date="2012-08-09T14:06:00Z">
        <w:r w:rsidR="0049759E" w:rsidRPr="00486765" w:rsidDel="00583D84">
          <w:delText>a</w:delText>
        </w:r>
      </w:del>
      <w:r w:rsidR="0049759E" w:rsidRPr="00486765">
        <w:t xml:space="preserve">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63CD3046"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ins w:id="1059" w:author="phismith" w:date="2012-08-09T14:06:00Z">
        <w:r w:rsidR="00583D84">
          <w:t>;</w:t>
        </w:r>
      </w:ins>
      <w:del w:id="1060" w:author="phismith" w:date="2012-08-09T14:06:00Z">
        <w:r w:rsidR="00D82F29" w:rsidRPr="00486765" w:rsidDel="00583D84">
          <w:delText>,</w:delText>
        </w:r>
      </w:del>
      <w:r w:rsidR="00D82F29" w:rsidRPr="00486765">
        <w:t xml:space="preserve"> the point of origin of some spatial coordinate system.</w:t>
      </w:r>
      <w:r w:rsidRPr="009D2710">
        <w:rPr>
          <w:rStyle w:val="Annotation"/>
        </w:rPr>
        <w:t>]</w:t>
      </w:r>
    </w:p>
    <w:p w14:paraId="7CE71A20" w14:textId="170E39CE" w:rsidR="00F33687" w:rsidRPr="00F55774" w:rsidRDefault="00583D84" w:rsidP="00D248A1">
      <w:pPr>
        <w:pStyle w:val="Heading4"/>
      </w:pPr>
      <w:bookmarkStart w:id="1061" w:name="_Toc313270703"/>
      <w:bookmarkStart w:id="1062" w:name="_Toc204327866"/>
      <w:ins w:id="1063" w:author="phismith" w:date="2012-08-09T14:06:00Z">
        <w:r>
          <w:t>O</w:t>
        </w:r>
      </w:ins>
      <w:del w:id="1064" w:author="phismith" w:date="2012-08-09T14:06:00Z">
        <w:r w:rsidR="002C3C89" w:rsidDel="00583D84">
          <w:delText>o</w:delText>
        </w:r>
      </w:del>
      <w:r w:rsidR="0050778E" w:rsidRPr="00F55774">
        <w:t xml:space="preserve">ne-dimensional </w:t>
      </w:r>
      <w:r w:rsidR="00AD530B" w:rsidRPr="00F55774">
        <w:t>continuant fiat boundary</w:t>
      </w:r>
      <w:bookmarkEnd w:id="1061"/>
      <w:bookmarkEnd w:id="1062"/>
    </w:p>
    <w:p w14:paraId="48E23E6D" w14:textId="51C1E8D6"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w:t>
      </w:r>
      <w:ins w:id="1065" w:author="phismith" w:date="2012-08-09T14:06:00Z">
        <w:r w:rsidR="00583D84">
          <w:t>A</w:t>
        </w:r>
      </w:ins>
      <w:del w:id="1066" w:author="phismith" w:date="2012-08-09T14:06:00Z">
        <w:r w:rsidR="0049759E" w:rsidRPr="00486765" w:rsidDel="00583D84">
          <w:delText>a</w:delText>
        </w:r>
      </w:del>
      <w:r w:rsidR="0049759E" w:rsidRPr="00486765">
        <w:t xml:space="preserve">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17CC4212" w:rsidR="00F33687" w:rsidRDefault="00583D84" w:rsidP="00D248A1">
      <w:pPr>
        <w:pStyle w:val="Heading4"/>
      </w:pPr>
      <w:bookmarkStart w:id="1067" w:name="_Toc313270704"/>
      <w:bookmarkStart w:id="1068" w:name="_Toc204327867"/>
      <w:ins w:id="1069" w:author="phismith" w:date="2012-08-09T14:06:00Z">
        <w:r>
          <w:lastRenderedPageBreak/>
          <w:t>T</w:t>
        </w:r>
      </w:ins>
      <w:del w:id="1070" w:author="phismith" w:date="2012-08-09T14:06:00Z">
        <w:r w:rsidR="002C3C89" w:rsidDel="00583D84">
          <w:delText>t</w:delText>
        </w:r>
      </w:del>
      <w:r w:rsidR="00F33687" w:rsidRPr="00D248A1">
        <w:t>wo-dimensional continuant fiat boundary</w:t>
      </w:r>
      <w:bookmarkEnd w:id="1067"/>
      <w:bookmarkEnd w:id="1068"/>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953F2A"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r w:rsidR="008A6944">
        <w:rPr>
          <w:i/>
        </w:rPr>
        <w:t>b</w:t>
      </w:r>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r w:rsidR="008A6944">
        <w:rPr>
          <w:i/>
        </w:rPr>
        <w:t>b</w:t>
      </w:r>
      <w:r w:rsidR="00A03D91" w:rsidRPr="00486765">
        <w:t xml:space="preserve">, a continuous line </w:t>
      </w:r>
      <w:r w:rsidR="007B59A9" w:rsidRPr="00486765">
        <w:t xml:space="preserve">can be traced </w:t>
      </w:r>
      <w:r w:rsidRPr="00486765">
        <w:t xml:space="preserve">in </w:t>
      </w:r>
      <w:r w:rsidR="008A6944">
        <w:rPr>
          <w:i/>
        </w:rPr>
        <w:t>b</w:t>
      </w:r>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05B13A4D" w:rsidR="00F33687" w:rsidRDefault="00F33687" w:rsidP="00D248A1">
      <w:pPr>
        <w:pStyle w:val="Heading3"/>
      </w:pPr>
      <w:bookmarkStart w:id="1071" w:name="_Toc204327868"/>
      <w:r w:rsidRPr="00D248A1">
        <w:t>Site</w:t>
      </w:r>
      <w:bookmarkEnd w:id="1071"/>
    </w:p>
    <w:p w14:paraId="6129620E" w14:textId="21ED00B6"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r w:rsidR="008A6944">
        <w:rPr>
          <w:i/>
        </w:rPr>
        <w:t>b</w:t>
      </w:r>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r w:rsidR="008A6944">
        <w:rPr>
          <w:i/>
        </w:rPr>
        <w:t>b</w:t>
      </w:r>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47EDEB34" w:rsidR="00DE6862" w:rsidRPr="00C74368" w:rsidRDefault="00CD6E78">
      <w:pPr>
        <w:pStyle w:val="Specification"/>
        <w:rPr>
          <w:smallCaps/>
        </w:rPr>
      </w:pPr>
      <w:r w:rsidRPr="00583D84">
        <w:rPr>
          <w:smallCaps/>
          <w:rPrChange w:id="1072" w:author="phismith" w:date="2012-08-09T14:07:00Z">
            <w:rPr>
              <w:smallCaps/>
              <w:highlight w:val="yellow"/>
            </w:rPr>
          </w:rPrChange>
        </w:rPr>
        <w:t xml:space="preserve">Axiom: </w:t>
      </w:r>
      <w:ins w:id="1073" w:author="phismith" w:date="2012-08-09T14:07:00Z">
        <w:r w:rsidR="00583D84" w:rsidRPr="00583D84">
          <w:rPr>
            <w:rPrChange w:id="1074" w:author="phismith" w:date="2012-08-09T14:07:00Z">
              <w:rPr>
                <w:highlight w:val="yellow"/>
              </w:rPr>
            </w:rPrChange>
          </w:rPr>
          <w:t xml:space="preserve">For every time </w:t>
        </w:r>
        <w:r w:rsidR="00583D84" w:rsidRPr="00583D84">
          <w:rPr>
            <w:i/>
            <w:rPrChange w:id="1075" w:author="phismith" w:date="2012-08-09T14:07:00Z">
              <w:rPr>
                <w:i/>
                <w:highlight w:val="yellow"/>
              </w:rPr>
            </w:rPrChange>
          </w:rPr>
          <w:t xml:space="preserve">t </w:t>
        </w:r>
        <w:r w:rsidR="00583D84" w:rsidRPr="00583D84">
          <w:rPr>
            <w:rPrChange w:id="1076" w:author="phismith" w:date="2012-08-09T14:07:00Z">
              <w:rPr>
                <w:highlight w:val="yellow"/>
              </w:rPr>
            </w:rPrChange>
          </w:rPr>
          <w:t>at which it exists, e</w:t>
        </w:r>
      </w:ins>
      <w:del w:id="1077" w:author="phismith" w:date="2012-08-09T14:07:00Z">
        <w:r w:rsidRPr="00583D84" w:rsidDel="00583D84">
          <w:rPr>
            <w:rPrChange w:id="1078" w:author="phismith" w:date="2012-08-09T14:07:00Z">
              <w:rPr>
                <w:highlight w:val="yellow"/>
              </w:rPr>
            </w:rPrChange>
          </w:rPr>
          <w:delText>E</w:delText>
        </w:r>
      </w:del>
      <w:r w:rsidRPr="00583D84">
        <w:rPr>
          <w:rPrChange w:id="1079" w:author="phismith" w:date="2012-08-09T14:07:00Z">
            <w:rPr>
              <w:highlight w:val="yellow"/>
            </w:rPr>
          </w:rPrChange>
        </w:rPr>
        <w:t xml:space="preserve">very </w:t>
      </w:r>
      <w:r w:rsidRPr="00583D84">
        <w:rPr>
          <w:i/>
          <w:rPrChange w:id="1080" w:author="phismith" w:date="2012-08-09T14:07:00Z">
            <w:rPr>
              <w:i/>
              <w:highlight w:val="yellow"/>
            </w:rPr>
          </w:rPrChange>
        </w:rPr>
        <w:t>site</w:t>
      </w:r>
      <w:r w:rsidRPr="00583D84">
        <w:rPr>
          <w:rPrChange w:id="1081" w:author="phismith" w:date="2012-08-09T14:07:00Z">
            <w:rPr>
              <w:highlight w:val="yellow"/>
            </w:rPr>
          </w:rPrChange>
        </w:rPr>
        <w:t xml:space="preserve"> </w:t>
      </w:r>
      <w:del w:id="1082" w:author="phismith" w:date="2012-08-09T14:06:00Z">
        <w:r w:rsidRPr="00583D84" w:rsidDel="00583D84">
          <w:rPr>
            <w:rPrChange w:id="1083" w:author="phismith" w:date="2012-08-09T14:07:00Z">
              <w:rPr>
                <w:highlight w:val="yellow"/>
              </w:rPr>
            </w:rPrChange>
          </w:rPr>
          <w:delText xml:space="preserve">is </w:delText>
        </w:r>
      </w:del>
      <w:r w:rsidR="00555732" w:rsidRPr="00583D84">
        <w:rPr>
          <w:b/>
          <w:rPrChange w:id="1084" w:author="phismith" w:date="2012-08-09T14:07:00Z">
            <w:rPr>
              <w:highlight w:val="yellow"/>
            </w:rPr>
          </w:rPrChange>
        </w:rPr>
        <w:t>occupies_spatial_region</w:t>
      </w:r>
      <w:r w:rsidRPr="00583D84">
        <w:rPr>
          <w:rPrChange w:id="1085" w:author="phismith" w:date="2012-08-09T14:07:00Z">
            <w:rPr>
              <w:highlight w:val="yellow"/>
            </w:rPr>
          </w:rPrChange>
        </w:rPr>
        <w:t xml:space="preserve"> some </w:t>
      </w:r>
      <w:r w:rsidRPr="00583D84">
        <w:rPr>
          <w:i/>
          <w:rPrChange w:id="1086" w:author="phismith" w:date="2012-08-09T14:07:00Z">
            <w:rPr>
              <w:i/>
              <w:highlight w:val="yellow"/>
            </w:rPr>
          </w:rPrChange>
        </w:rPr>
        <w:t>three-dimensional spatial region</w:t>
      </w:r>
      <w:r w:rsidRPr="00583D84">
        <w:rPr>
          <w:rPrChange w:id="1087" w:author="phismith" w:date="2012-08-09T14:07:00Z">
            <w:rPr>
              <w:highlight w:val="yellow"/>
            </w:rPr>
          </w:rPrChange>
        </w:rPr>
        <w:t xml:space="preserve"> </w:t>
      </w:r>
      <w:r w:rsidRPr="00583D84">
        <w:rPr>
          <w:b/>
          <w:rPrChange w:id="1088" w:author="phismith" w:date="2012-08-09T14:07:00Z">
            <w:rPr>
              <w:highlight w:val="yellow"/>
            </w:rPr>
          </w:rPrChange>
        </w:rPr>
        <w:t>at</w:t>
      </w:r>
      <w:r w:rsidRPr="00583D84">
        <w:rPr>
          <w:rPrChange w:id="1089" w:author="phismith" w:date="2012-08-09T14:07:00Z">
            <w:rPr>
              <w:highlight w:val="yellow"/>
            </w:rPr>
          </w:rPrChange>
        </w:rPr>
        <w:t xml:space="preserve"> </w:t>
      </w:r>
      <w:del w:id="1090" w:author="phismith" w:date="2012-08-09T14:07:00Z">
        <w:r w:rsidRPr="00583D84" w:rsidDel="00583D84">
          <w:rPr>
            <w:i/>
            <w:rPrChange w:id="1091" w:author="phismith" w:date="2012-08-09T14:07:00Z">
              <w:rPr>
                <w:highlight w:val="yellow"/>
              </w:rPr>
            </w:rPrChange>
          </w:rPr>
          <w:delText>every time at which it exists</w:delText>
        </w:r>
      </w:del>
      <w:ins w:id="1092" w:author="phismith" w:date="2012-08-09T14:07:00Z">
        <w:r w:rsidR="00583D84" w:rsidRPr="00583D84">
          <w:rPr>
            <w:i/>
            <w:rPrChange w:id="1093" w:author="phismith" w:date="2012-08-09T14:07:00Z">
              <w:rPr>
                <w:i/>
                <w:highlight w:val="yellow"/>
              </w:rPr>
            </w:rPrChange>
          </w:rPr>
          <w:t>t</w:t>
        </w:r>
      </w:ins>
      <w:r w:rsidRPr="00583D84">
        <w:rPr>
          <w:rPrChange w:id="1094" w:author="phismith" w:date="2012-08-09T14:07:00Z">
            <w:rPr>
              <w:highlight w:val="yellow"/>
            </w:rPr>
          </w:rPrChange>
        </w:rPr>
        <w:t>. [</w:t>
      </w:r>
      <w:r w:rsidR="00A11862" w:rsidRPr="00583D84">
        <w:rPr>
          <w:rPrChange w:id="1095" w:author="phismith" w:date="2012-08-09T14:07:00Z">
            <w:rPr>
              <w:highlight w:val="yellow"/>
            </w:rPr>
          </w:rPrChange>
        </w:rPr>
        <w:t>153</w:t>
      </w:r>
      <w:r w:rsidRPr="00583D84">
        <w:rPr>
          <w:rPrChange w:id="1096" w:author="phismith" w:date="2012-08-09T14:07:00Z">
            <w:rPr>
              <w:highlight w:val="yellow"/>
            </w:rPr>
          </w:rPrChange>
        </w:rPr>
        <w:t>-00</w:t>
      </w:r>
      <w:ins w:id="1097" w:author="phismith" w:date="2012-08-09T14:07:00Z">
        <w:r w:rsidR="00583D84" w:rsidRPr="00583D84">
          <w:rPr>
            <w:rPrChange w:id="1098" w:author="phismith" w:date="2012-08-09T14:07:00Z">
              <w:rPr>
                <w:highlight w:val="yellow"/>
              </w:rPr>
            </w:rPrChange>
          </w:rPr>
          <w:t>2</w:t>
        </w:r>
      </w:ins>
      <w:del w:id="1099" w:author="phismith" w:date="2012-08-09T14:07:00Z">
        <w:r w:rsidRPr="00583D84" w:rsidDel="00583D84">
          <w:rPr>
            <w:rPrChange w:id="1100" w:author="phismith" w:date="2012-08-09T14:07:00Z">
              <w:rPr>
                <w:highlight w:val="yellow"/>
              </w:rPr>
            </w:rPrChange>
          </w:rPr>
          <w:delText>1</w:delText>
        </w:r>
      </w:del>
      <w:r w:rsidRPr="00583D84">
        <w:rPr>
          <w:rPrChange w:id="1101" w:author="phismith" w:date="2012-08-09T14:07:00Z">
            <w:rPr>
              <w:highlight w:val="yellow"/>
            </w:rPr>
          </w:rPrChange>
        </w:rPr>
        <w:t>]</w:t>
      </w:r>
      <w:r w:rsidR="000F17EC" w:rsidRPr="00583D84">
        <w:rPr>
          <w:rStyle w:val="Annotation"/>
          <w:smallCaps/>
          <w:rPrChange w:id="1102" w:author="phismith" w:date="2012-08-09T14:07:00Z">
            <w:rPr>
              <w:rStyle w:val="Annotation"/>
              <w:smallCaps/>
              <w:highlight w:val="yellow"/>
            </w:rPr>
          </w:rPrChange>
        </w:rPr>
        <w:t>]</w:t>
      </w:r>
    </w:p>
    <w:p w14:paraId="21757751" w14:textId="0D64F353"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31" w:history="1">
        <w:r w:rsidR="00FB2EB2" w:rsidRPr="00486765">
          <w:t>Manhattan Canyon</w:t>
        </w:r>
      </w:hyperlink>
      <w:r w:rsidR="00DE6862" w:rsidRPr="00486765">
        <w:t>)</w:t>
      </w:r>
      <w:ins w:id="1103" w:author="phismith" w:date="2012-08-09T14:07:00Z">
        <w:r w:rsidR="00583D84">
          <w:t>.</w:t>
        </w:r>
      </w:ins>
      <w:r w:rsidRPr="00051E0F">
        <w:rPr>
          <w:rStyle w:val="Annotation"/>
        </w:rPr>
        <w:t xml:space="preserve"> </w:t>
      </w:r>
      <w:r w:rsidRPr="00255E9F">
        <w:rPr>
          <w:rStyle w:val="Annotation"/>
        </w:rPr>
        <w:t>]</w:t>
      </w:r>
    </w:p>
    <w:p w14:paraId="326F2289" w14:textId="77777777" w:rsidR="00A95F21" w:rsidRPr="00486765" w:rsidRDefault="00A95F21">
      <w:r w:rsidRPr="00486765">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570AAEDB"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 xml:space="preserve">will be </w:t>
      </w:r>
      <w:del w:id="1104" w:author="phismith" w:date="2012-08-09T14:07:00Z">
        <w:r w:rsidDel="00583D84">
          <w:delText xml:space="preserve">replaced </w:delText>
        </w:r>
      </w:del>
      <w:ins w:id="1105" w:author="phismith" w:date="2012-08-09T14:07:00Z">
        <w:r w:rsidR="00583D84">
          <w:t xml:space="preserve">supplemented in a future version of BFO with </w:t>
        </w:r>
      </w:ins>
      <w:del w:id="1106" w:author="phismith" w:date="2012-08-09T14:07:00Z">
        <w:r w:rsidDel="00583D84">
          <w:delText xml:space="preserve">by </w:delText>
        </w:r>
      </w:del>
      <w:r>
        <w:t>definition</w:t>
      </w:r>
      <w:r w:rsidR="00CD6E78">
        <w:t>s</w:t>
      </w:r>
      <w:r>
        <w:t xml:space="preserve"> </w:t>
      </w:r>
      <w:del w:id="1107" w:author="phismith" w:date="2012-08-09T14:08:00Z">
        <w:r w:rsidDel="00583D84">
          <w:delText xml:space="preserve">when </w:delText>
        </w:r>
      </w:del>
      <w:ins w:id="1108" w:author="phismith" w:date="2012-08-09T14:08:00Z">
        <w:r w:rsidR="00583D84">
          <w:t xml:space="preserve">of </w:t>
        </w:r>
      </w:ins>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del w:id="1109" w:author="phismith" w:date="2012-08-09T14:08:00Z">
        <w:r w:rsidDel="00583D84">
          <w:rPr>
            <w:i/>
          </w:rPr>
          <w:delText xml:space="preserve"> </w:delText>
        </w:r>
        <w:r w:rsidDel="00583D84">
          <w:delText>have been defined within the BFO framework</w:delText>
        </w:r>
      </w:del>
      <w:r>
        <w:t>.</w:t>
      </w:r>
    </w:p>
    <w:p w14:paraId="6EA9F9F8" w14:textId="6E889D8F" w:rsidR="00DE6862" w:rsidRPr="00486765" w:rsidRDefault="00DE6862" w:rsidP="00F35550">
      <w:r w:rsidRPr="00486765">
        <w:lastRenderedPageBreak/>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00052342" w:rsidRPr="00486765">
        <w:t>]. Thus</w:t>
      </w:r>
      <w:r w:rsidRPr="00486765">
        <w:t xml:space="preserve"> the Mont Blanc Tunnel is bounded by </w:t>
      </w:r>
      <w:ins w:id="1110" w:author="phismith" w:date="2012-08-09T14:08:00Z">
        <w:r w:rsidR="00583D84">
          <w:t xml:space="preserve">different sorts of </w:t>
        </w:r>
      </w:ins>
      <w:r w:rsidRPr="00486765">
        <w:t xml:space="preserve">fiat </w:t>
      </w:r>
      <w:r w:rsidR="00A950A9" w:rsidRPr="00486765">
        <w:t>surfaces</w:t>
      </w:r>
      <w:ins w:id="1111" w:author="phismith" w:date="2012-08-09T14:08:00Z">
        <w:r w:rsidR="00583D84">
          <w:t>, including the plane rectilinear surfaces</w:t>
        </w:r>
      </w:ins>
      <w:r w:rsidR="00A950A9" w:rsidRPr="00486765">
        <w:t xml:space="preserve"> </w:t>
      </w:r>
      <w:r w:rsidRPr="00486765">
        <w:t>at either end.</w:t>
      </w:r>
      <w:del w:id="1112" w:author="phismith" w:date="2012-08-09T14:08:00Z">
        <w:r w:rsidRPr="00486765" w:rsidDel="00583D84">
          <w:delText xml:space="preserve"> </w:delText>
        </w:r>
      </w:del>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555732">
        <w:t>7</w:t>
      </w:r>
      <w:r w:rsidR="00F33687">
        <w:fldChar w:fldCharType="end"/>
      </w:r>
      <w:r>
        <w:t>] bounded by this material collection.</w:t>
      </w:r>
    </w:p>
    <w:p w14:paraId="15138127" w14:textId="09637FD1" w:rsidR="00D91B4B" w:rsidRPr="00486765" w:rsidRDefault="00272E21">
      <w:del w:id="1113" w:author="phismith" w:date="2012-08-09T14:08:00Z">
        <w:r w:rsidRPr="00486765" w:rsidDel="00583D84">
          <w:delText xml:space="preserve">The region </w:delText>
        </w:r>
      </w:del>
      <w:ins w:id="1114" w:author="phismith" w:date="2012-08-09T14:08:00Z">
        <w:r w:rsidR="00583D84">
          <w:t xml:space="preserve">A volume </w:t>
        </w:r>
      </w:ins>
      <w:r w:rsidRPr="00486765">
        <w:t xml:space="preserve">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w:t>
      </w:r>
      <w:ins w:id="1115" w:author="phismith" w:date="2012-08-09T14:08:00Z">
        <w:r w:rsidR="00583D84">
          <w:t xml:space="preserve"> by our definition,</w:t>
        </w:r>
      </w:ins>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r w:rsidR="00555732" w:rsidRPr="00D248A1">
        <w:t>Figure 5</w:t>
      </w:r>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1116"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555732">
        <w:rPr>
          <w:noProof/>
          <w:sz w:val="20"/>
        </w:rPr>
        <w:t>5</w:t>
      </w:r>
      <w:r w:rsidR="00F33687" w:rsidRPr="00486765">
        <w:rPr>
          <w:sz w:val="20"/>
        </w:rPr>
        <w:fldChar w:fldCharType="end"/>
      </w:r>
      <w:bookmarkEnd w:id="1116"/>
      <w:r w:rsidRPr="00486765">
        <w:rPr>
          <w:sz w:val="20"/>
        </w:rPr>
        <w:t xml:space="preserve">: </w:t>
      </w:r>
      <w:hyperlink r:id="rId33" w:history="1">
        <w:r w:rsidRPr="00486765">
          <w:rPr>
            <w:rStyle w:val="Hyperlink"/>
            <w:b w:val="0"/>
            <w:sz w:val="20"/>
          </w:rPr>
          <w:t>Airspace classes</w:t>
        </w:r>
      </w:hyperlink>
    </w:p>
    <w:p w14:paraId="7EE55017" w14:textId="77777777" w:rsidR="008F67BA" w:rsidRPr="00486765" w:rsidRDefault="008F67BA"/>
    <w:p w14:paraId="3E3E8F12" w14:textId="2ED7DFA2" w:rsidR="008A0783" w:rsidRPr="00486765" w:rsidRDefault="008A0783" w:rsidP="00F35550">
      <w:r w:rsidRPr="00486765">
        <w:lastRenderedPageBreak/>
        <w:t xml:space="preserve">Cavities within </w:t>
      </w:r>
      <w:r w:rsidR="00D40259" w:rsidRPr="00486765">
        <w:t xml:space="preserve">what OGMS calls </w:t>
      </w:r>
      <w:r w:rsidRPr="00486765">
        <w:t xml:space="preserve">the </w:t>
      </w:r>
      <w:r w:rsidR="006C241A" w:rsidRPr="00486765">
        <w:t>‘</w:t>
      </w:r>
      <w:hyperlink r:id="rId34" w:history="1">
        <w:r w:rsidRPr="008B638C">
          <w:rPr>
            <w:rStyle w:val="Hyperlink"/>
          </w:rPr>
          <w:t>extended organism</w:t>
        </w:r>
      </w:hyperlink>
      <w:r w:rsidR="006C241A" w:rsidRPr="00486765">
        <w:t>’</w:t>
      </w:r>
      <w:r w:rsidRPr="00486765">
        <w:t xml:space="preserve"> are sites</w:t>
      </w:r>
      <w:ins w:id="1117" w:author="phismith" w:date="2012-08-09T14:09:00Z">
        <w:r w:rsidR="00583D84">
          <w:t xml:space="preserve">. Such sites </w:t>
        </w:r>
      </w:ins>
      <w:del w:id="1118" w:author="phismith" w:date="2012-08-09T14:09:00Z">
        <w:r w:rsidRPr="00486765" w:rsidDel="00583D84">
          <w:delText>; they</w:delText>
        </w:r>
      </w:del>
      <w:r w:rsidRPr="00486765">
        <w:t xml:space="preserve"> are</w:t>
      </w:r>
      <w:r w:rsidR="002D5E04" w:rsidRPr="00486765">
        <w:t>, following the FMA,</w:t>
      </w:r>
      <w:r w:rsidRPr="00486765">
        <w:t xml:space="preserve"> parts of the organism </w:t>
      </w:r>
      <w:ins w:id="1119" w:author="phismith" w:date="2012-08-09T14:09:00Z">
        <w:r w:rsidR="00583D84">
          <w:t xml:space="preserve">only </w:t>
        </w:r>
      </w:ins>
      <w:r w:rsidRPr="00486765">
        <w:t>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w:t>
      </w:r>
      <w:ins w:id="1120" w:author="phismith" w:date="2012-08-09T14:09:00Z">
        <w:r w:rsidR="00583D84">
          <w:t>e</w:t>
        </w:r>
      </w:ins>
      <w:del w:id="1121" w:author="phismith" w:date="2012-08-09T14:09:00Z">
        <w:r w:rsidR="008B638C" w:rsidDel="00583D84">
          <w:delText>a</w:delText>
        </w:r>
      </w:del>
      <w:r w:rsidR="008B638C">
        <w:t xml:space="preserve"> that is not filled with powder is for the same reason not a part of the organism. These sites are however parts of the OGMS:</w:t>
      </w:r>
      <w:r w:rsidR="008B638C" w:rsidRPr="00C74368">
        <w:rPr>
          <w:i/>
        </w:rPr>
        <w:t>extended organism</w:t>
      </w:r>
      <w:r w:rsidR="008B638C">
        <w:t>.</w:t>
      </w:r>
    </w:p>
    <w:p w14:paraId="0103842D" w14:textId="77777777" w:rsidR="0017019A" w:rsidRPr="00486765" w:rsidRDefault="0017019A"/>
    <w:p w14:paraId="7EF275A1" w14:textId="2AAB14C8" w:rsidR="0017019A" w:rsidDel="00583D84" w:rsidRDefault="0017019A">
      <w:pPr>
        <w:rPr>
          <w:del w:id="1122" w:author="phismith" w:date="2012-08-09T14:09:00Z"/>
        </w:rPr>
      </w:pPr>
    </w:p>
    <w:p w14:paraId="3697A60A" w14:textId="2B214732" w:rsidR="0017019A" w:rsidRDefault="0017019A"/>
    <w:p w14:paraId="72C99915" w14:textId="36B50615" w:rsidR="0017019A" w:rsidRDefault="00583D84">
      <w:r>
        <w:rPr>
          <w:noProof/>
        </w:rPr>
        <w:drawing>
          <wp:anchor distT="0" distB="0" distL="114300" distR="114300" simplePos="0" relativeHeight="251669504" behindDoc="0" locked="0" layoutInCell="1" allowOverlap="1" wp14:anchorId="3CB7FB6A" wp14:editId="0A295739">
            <wp:simplePos x="0" y="0"/>
            <wp:positionH relativeFrom="column">
              <wp:posOffset>628164</wp:posOffset>
            </wp:positionH>
            <wp:positionV relativeFrom="paragraph">
              <wp:posOffset>-129648</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71755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717550"/>
                        </a:xfrm>
                        <a:prstGeom prst="rect">
                          <a:avLst/>
                        </a:prstGeom>
                        <a:solidFill>
                          <a:prstClr val="white"/>
                        </a:solidFill>
                        <a:ln>
                          <a:noFill/>
                        </a:ln>
                        <a:effectLst/>
                      </wps:spPr>
                      <wps:txbx>
                        <w:txbxContent>
                          <w:p w14:paraId="40A7C7E3" w14:textId="1D09EAE9" w:rsidR="001724A1" w:rsidRDefault="001724A1" w:rsidP="00D248A1">
                            <w:pPr>
                              <w:pStyle w:val="Caption"/>
                              <w:spacing w:after="40"/>
                              <w:jc w:val="center"/>
                              <w:rPr>
                                <w:rFonts w:ascii="Times New Roman" w:eastAsia="Calibri" w:hAnsi="Times New Roman" w:cs="Times New Roman"/>
                                <w:noProof/>
                                <w:sz w:val="20"/>
                                <w:szCs w:val="24"/>
                              </w:rPr>
                            </w:pPr>
                            <w:moveFromRangeStart w:id="1123" w:author="phismith" w:date="2012-08-09T14:11:00Z" w:name="move332284821"/>
                            <w:moveFrom w:id="1124" w:author="phismith" w:date="2012-08-09T14:11:00Z">
                              <w:r w:rsidRPr="00486765" w:rsidDel="00583D84">
                                <w:rPr>
                                  <w:sz w:val="20"/>
                                </w:rPr>
                                <w:t xml:space="preserve">Figure </w:t>
                              </w:r>
                              <w:r w:rsidRPr="00486765" w:rsidDel="00583D84">
                                <w:rPr>
                                  <w:b w:val="0"/>
                                  <w:bCs w:val="0"/>
                                  <w:sz w:val="20"/>
                                </w:rPr>
                                <w:fldChar w:fldCharType="begin"/>
                              </w:r>
                              <w:r w:rsidRPr="00486765" w:rsidDel="00583D84">
                                <w:rPr>
                                  <w:sz w:val="20"/>
                                </w:rPr>
                                <w:instrText xml:space="preserve"> SEQ Figure \* ARABIC </w:instrText>
                              </w:r>
                              <w:r w:rsidRPr="00486765" w:rsidDel="00583D84">
                                <w:rPr>
                                  <w:b w:val="0"/>
                                  <w:bCs w:val="0"/>
                                  <w:sz w:val="20"/>
                                </w:rPr>
                                <w:fldChar w:fldCharType="separate"/>
                              </w:r>
                              <w:r w:rsidDel="00583D84">
                                <w:rPr>
                                  <w:noProof/>
                                  <w:sz w:val="20"/>
                                </w:rPr>
                                <w:t>6</w:t>
                              </w:r>
                              <w:r w:rsidRPr="00486765" w:rsidDel="00583D84">
                                <w:rPr>
                                  <w:b w:val="0"/>
                                  <w:bCs w:val="0"/>
                                  <w:sz w:val="20"/>
                                </w:rPr>
                                <w:fldChar w:fldCharType="end"/>
                              </w:r>
                              <w:r w:rsidRPr="00486765" w:rsidDel="00583D84">
                                <w:rPr>
                                  <w:sz w:val="20"/>
                                </w:rPr>
                                <w:t>: Examples of types of site:</w:t>
                              </w:r>
                              <w:r w:rsidDel="00583D84">
                                <w:rPr>
                                  <w:sz w:val="20"/>
                                </w:rPr>
                                <w:t xml:space="preserve"> </w:t>
                              </w:r>
                              <w:r w:rsidRPr="00486765" w:rsidDel="00583D84">
                                <w:rPr>
                                  <w:sz w:val="20"/>
                                </w:rPr>
                                <w:t xml:space="preserve"> 1</w:t>
                              </w:r>
                              <w:r w:rsidDel="00583D84">
                                <w:rPr>
                                  <w:sz w:val="20"/>
                                </w:rPr>
                                <w:t>)</w:t>
                              </w:r>
                              <w:r w:rsidRPr="00486765" w:rsidDel="00583D84">
                                <w:rPr>
                                  <w:sz w:val="20"/>
                                </w:rPr>
                                <w:t xml:space="preserve"> the interior of an egg; 2</w:t>
                              </w:r>
                              <w:r w:rsidDel="00583D84">
                                <w:rPr>
                                  <w:sz w:val="20"/>
                                </w:rPr>
                                <w:t>)</w:t>
                              </w:r>
                              <w:r w:rsidRPr="00486765" w:rsidDel="00583D84">
                                <w:rPr>
                                  <w:sz w:val="20"/>
                                </w:rPr>
                                <w:t xml:space="preserve"> the interior of a snail’s shell; 3</w:t>
                              </w:r>
                              <w:r w:rsidDel="00583D84">
                                <w:rPr>
                                  <w:sz w:val="20"/>
                                </w:rPr>
                                <w:t>)</w:t>
                              </w:r>
                              <w:r w:rsidRPr="00486765" w:rsidDel="00583D84">
                                <w:rPr>
                                  <w:sz w:val="20"/>
                                </w:rPr>
                                <w:t xml:space="preserve"> the environment of a pasturing cow</w:t>
                              </w:r>
                            </w:moveFrom>
                            <w:moveFromRangeEnd w:id="1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" stroked="f">
                <v:path arrowok="t"/>
                <v:textbox style="mso-fit-shape-to-text:t" inset="0,0,0,0">
                  <w:txbxContent>
                    <w:p w14:paraId="40A7C7E3" w14:textId="1D09EAE9" w:rsidR="001724A1" w:rsidRDefault="001724A1" w:rsidP="00D248A1">
                      <w:pPr>
                        <w:pStyle w:val="Caption"/>
                        <w:spacing w:after="40"/>
                        <w:jc w:val="center"/>
                        <w:rPr>
                          <w:rFonts w:ascii="Times New Roman" w:eastAsia="Calibri" w:hAnsi="Times New Roman" w:cs="Times New Roman"/>
                          <w:noProof/>
                          <w:sz w:val="20"/>
                          <w:szCs w:val="24"/>
                        </w:rPr>
                      </w:pPr>
                      <w:moveFromRangeStart w:id="1125" w:author="phismith" w:date="2012-08-09T14:11:00Z" w:name="move332284821"/>
                      <w:moveFrom w:id="1126" w:author="phismith" w:date="2012-08-09T14:11:00Z">
                        <w:r w:rsidRPr="00486765" w:rsidDel="00583D84">
                          <w:rPr>
                            <w:sz w:val="20"/>
                          </w:rPr>
                          <w:t xml:space="preserve">Figure </w:t>
                        </w:r>
                        <w:r w:rsidRPr="00486765" w:rsidDel="00583D84">
                          <w:rPr>
                            <w:b w:val="0"/>
                            <w:bCs w:val="0"/>
                            <w:sz w:val="20"/>
                          </w:rPr>
                          <w:fldChar w:fldCharType="begin"/>
                        </w:r>
                        <w:r w:rsidRPr="00486765" w:rsidDel="00583D84">
                          <w:rPr>
                            <w:sz w:val="20"/>
                          </w:rPr>
                          <w:instrText xml:space="preserve"> SEQ Figure \* ARABIC </w:instrText>
                        </w:r>
                        <w:r w:rsidRPr="00486765" w:rsidDel="00583D84">
                          <w:rPr>
                            <w:b w:val="0"/>
                            <w:bCs w:val="0"/>
                            <w:sz w:val="20"/>
                          </w:rPr>
                          <w:fldChar w:fldCharType="separate"/>
                        </w:r>
                        <w:r w:rsidDel="00583D84">
                          <w:rPr>
                            <w:noProof/>
                            <w:sz w:val="20"/>
                          </w:rPr>
                          <w:t>6</w:t>
                        </w:r>
                        <w:r w:rsidRPr="00486765" w:rsidDel="00583D84">
                          <w:rPr>
                            <w:b w:val="0"/>
                            <w:bCs w:val="0"/>
                            <w:sz w:val="20"/>
                          </w:rPr>
                          <w:fldChar w:fldCharType="end"/>
                        </w:r>
                        <w:r w:rsidRPr="00486765" w:rsidDel="00583D84">
                          <w:rPr>
                            <w:sz w:val="20"/>
                          </w:rPr>
                          <w:t>: Examples of types of site:</w:t>
                        </w:r>
                        <w:r w:rsidDel="00583D84">
                          <w:rPr>
                            <w:sz w:val="20"/>
                          </w:rPr>
                          <w:t xml:space="preserve"> </w:t>
                        </w:r>
                        <w:r w:rsidRPr="00486765" w:rsidDel="00583D84">
                          <w:rPr>
                            <w:sz w:val="20"/>
                          </w:rPr>
                          <w:t xml:space="preserve"> 1</w:t>
                        </w:r>
                        <w:r w:rsidDel="00583D84">
                          <w:rPr>
                            <w:sz w:val="20"/>
                          </w:rPr>
                          <w:t>)</w:t>
                        </w:r>
                        <w:r w:rsidRPr="00486765" w:rsidDel="00583D84">
                          <w:rPr>
                            <w:sz w:val="20"/>
                          </w:rPr>
                          <w:t xml:space="preserve"> the interior of an egg; 2</w:t>
                        </w:r>
                        <w:r w:rsidDel="00583D84">
                          <w:rPr>
                            <w:sz w:val="20"/>
                          </w:rPr>
                          <w:t>)</w:t>
                        </w:r>
                        <w:r w:rsidRPr="00486765" w:rsidDel="00583D84">
                          <w:rPr>
                            <w:sz w:val="20"/>
                          </w:rPr>
                          <w:t xml:space="preserve"> the interior of a snail’s shell; 3</w:t>
                        </w:r>
                        <w:r w:rsidDel="00583D84">
                          <w:rPr>
                            <w:sz w:val="20"/>
                          </w:rPr>
                          <w:t>)</w:t>
                        </w:r>
                        <w:r w:rsidRPr="00486765" w:rsidDel="00583D84">
                          <w:rPr>
                            <w:sz w:val="20"/>
                          </w:rPr>
                          <w:t xml:space="preserve"> the environment of a pasturing cow</w:t>
                        </w:r>
                      </w:moveFrom>
                      <w:moveFromRangeEnd w:id="1125"/>
                    </w:p>
                  </w:txbxContent>
                </v:textbox>
              </v:shape>
            </w:pict>
          </mc:Fallback>
        </mc:AlternateContent>
      </w:r>
    </w:p>
    <w:p w14:paraId="5A78A1C6" w14:textId="77777777" w:rsidR="0017019A" w:rsidRDefault="0017019A"/>
    <w:p w14:paraId="462816B7" w14:textId="77777777" w:rsidR="00583D84" w:rsidRDefault="00583D84" w:rsidP="00583D84">
      <w:pPr>
        <w:pStyle w:val="Caption"/>
        <w:spacing w:after="40"/>
        <w:jc w:val="center"/>
        <w:rPr>
          <w:rFonts w:ascii="Times New Roman" w:eastAsia="Calibri" w:hAnsi="Times New Roman" w:cs="Times New Roman"/>
          <w:noProof/>
          <w:sz w:val="20"/>
          <w:szCs w:val="24"/>
        </w:rPr>
      </w:pPr>
      <w:bookmarkStart w:id="1127" w:name="_Toc204327869"/>
      <w:moveToRangeStart w:id="1128" w:author="phismith" w:date="2012-08-09T14:11:00Z" w:name="move332284821"/>
      <w:moveTo w:id="1129" w:author="phismith" w:date="2012-08-09T14:11:00Z">
        <w:r w:rsidRPr="00486765">
          <w:rPr>
            <w:sz w:val="20"/>
          </w:rPr>
          <w:t xml:space="preserve">Figure </w:t>
        </w:r>
        <w:r w:rsidRPr="00486765">
          <w:rPr>
            <w:b w:val="0"/>
            <w:bCs w:val="0"/>
            <w:sz w:val="20"/>
          </w:rPr>
          <w:fldChar w:fldCharType="begin"/>
        </w:r>
        <w:r w:rsidRPr="00486765">
          <w:rPr>
            <w:sz w:val="20"/>
          </w:rPr>
          <w:instrText xml:space="preserve"> SEQ Figure \* ARABIC </w:instrText>
        </w:r>
        <w:r w:rsidRPr="00486765">
          <w:rPr>
            <w:b w:val="0"/>
            <w:bCs w:val="0"/>
            <w:sz w:val="20"/>
          </w:rPr>
          <w:fldChar w:fldCharType="separate"/>
        </w:r>
        <w:r>
          <w:rPr>
            <w:noProof/>
            <w:sz w:val="20"/>
          </w:rPr>
          <w:t>6</w:t>
        </w:r>
        <w:r w:rsidRPr="00486765">
          <w:rPr>
            <w:b w:val="0"/>
            <w:bCs w:val="0"/>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moveTo>
    </w:p>
    <w:moveToRangeEnd w:id="1128"/>
    <w:p w14:paraId="2085C01F" w14:textId="77777777" w:rsidR="00583D84" w:rsidRDefault="00583D84" w:rsidP="00583D84">
      <w:pPr>
        <w:pStyle w:val="Heading3"/>
        <w:numPr>
          <w:ilvl w:val="0"/>
          <w:numId w:val="0"/>
        </w:numPr>
        <w:ind w:left="720"/>
        <w:rPr>
          <w:ins w:id="1130" w:author="phismith" w:date="2012-08-09T14:11:00Z"/>
        </w:rPr>
        <w:pPrChange w:id="1131" w:author="phismith" w:date="2012-08-09T14:11:00Z">
          <w:pPr>
            <w:pStyle w:val="Heading3"/>
          </w:pPr>
        </w:pPrChange>
      </w:pPr>
    </w:p>
    <w:p w14:paraId="00330E23" w14:textId="63A9D4FE" w:rsidR="00F33687" w:rsidRDefault="00F33687" w:rsidP="00B841FA">
      <w:pPr>
        <w:pStyle w:val="Heading3"/>
      </w:pPr>
      <w:r w:rsidRPr="00D248A1">
        <w:t>Spatial region</w:t>
      </w:r>
      <w:bookmarkEnd w:id="1127"/>
    </w:p>
    <w:p w14:paraId="41B217ED" w14:textId="6D529980"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w:t>
      </w:r>
      <w:del w:id="1132" w:author="phismith" w:date="2012-08-09T14:11:00Z">
        <w:r w:rsidR="001066FC" w:rsidRPr="00486765" w:rsidDel="00583D84">
          <w:delText xml:space="preserve">as it </w:delText>
        </w:r>
      </w:del>
      <w:r w:rsidR="001066FC" w:rsidRPr="00486765">
        <w:t xml:space="preserve">moves in </w:t>
      </w:r>
      <w:ins w:id="1133" w:author="phismith" w:date="2012-08-09T14:11:00Z">
        <w:r w:rsidR="00583D84">
          <w:t xml:space="preserve">its </w:t>
        </w:r>
      </w:ins>
      <w:r w:rsidR="001066FC" w:rsidRPr="00486765">
        <w:t>orbi</w:t>
      </w:r>
      <w:ins w:id="1134" w:author="phismith" w:date="2012-08-09T14:12:00Z">
        <w:r w:rsidR="00583D84">
          <w:t xml:space="preserve"> around</w:t>
        </w:r>
      </w:ins>
      <w:del w:id="1135" w:author="phismith" w:date="2012-08-09T14:12:00Z">
        <w:r w:rsidR="001066FC" w:rsidRPr="00486765" w:rsidDel="00583D84">
          <w:delText>ti</w:delText>
        </w:r>
      </w:del>
      <w:del w:id="1136" w:author="phismith" w:date="2012-08-09T14:11:00Z">
        <w:r w:rsidR="001066FC" w:rsidRPr="00486765" w:rsidDel="00583D84">
          <w:delText>ng</w:delText>
        </w:r>
      </w:del>
      <w:r w:rsidR="001066FC" w:rsidRPr="00486765">
        <w:t xml:space="preserve"> the sun</w:t>
      </w:r>
      <w:r w:rsidR="00816442" w:rsidRPr="00486765">
        <w:t>; however, they are by definition at rest relative to the coordinate frame which they determine.</w:t>
      </w:r>
    </w:p>
    <w:p w14:paraId="684CB650" w14:textId="4D104E7D"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w:t>
      </w:r>
      <w:ins w:id="1137" w:author="phismith" w:date="2012-08-09T14:12:00Z">
        <w:r w:rsidR="00583D84">
          <w:t>S</w:t>
        </w:r>
      </w:ins>
      <w:del w:id="1138" w:author="phismith" w:date="2012-08-09T14:12:00Z">
        <w:r w:rsidRPr="00486765" w:rsidDel="00583D84">
          <w:delText>s</w:delText>
        </w:r>
      </w:del>
      <w:r w:rsidRPr="00486765">
        <w:t>pace</w:t>
      </w:r>
      <w:ins w:id="1139" w:author="phismith" w:date="2012-08-09T14:12:00Z">
        <w:r w:rsidR="00583D84" w:rsidRPr="00583D84">
          <w:rPr>
            <w:vertAlign w:val="subscript"/>
            <w:rPrChange w:id="1140" w:author="phismith" w:date="2012-08-09T14:12:00Z">
              <w:rPr/>
            </w:rPrChange>
          </w:rPr>
          <w:t>R</w:t>
        </w:r>
      </w:ins>
      <w:r w:rsidRPr="00486765">
        <w:t xml:space="preserv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w:t>
      </w:r>
      <w:ins w:id="1141" w:author="phismith" w:date="2012-08-09T14:12:00Z">
        <w:r w:rsidR="00583D84">
          <w:t xml:space="preserve"> R</w:t>
        </w:r>
      </w:ins>
      <w:r w:rsidR="00A950A9" w:rsidRPr="00486765">
        <w:t>, as follows:</w:t>
      </w:r>
    </w:p>
    <w:p w14:paraId="61FB13C5" w14:textId="059FE3E9"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w:t>
      </w:r>
      <w:ins w:id="1142" w:author="phismith" w:date="2012-08-09T14:12:00Z">
        <w:r w:rsidR="00583D84">
          <w:t>S</w:t>
        </w:r>
      </w:ins>
      <w:del w:id="1143" w:author="phismith" w:date="2012-08-09T14:12:00Z">
        <w:r w:rsidR="003C7730" w:rsidRPr="00486765" w:rsidDel="00583D84">
          <w:delText>s</w:delText>
        </w:r>
      </w:del>
      <w:r w:rsidR="003C7730" w:rsidRPr="00486765">
        <w:t>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5979753F" w:rsidR="0063585C" w:rsidRPr="00486765" w:rsidRDefault="0063585C">
      <w:r w:rsidRPr="00486765">
        <w:lastRenderedPageBreak/>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The term ‘</w:t>
      </w:r>
      <w:ins w:id="1144" w:author="phismith" w:date="2012-08-09T14:12:00Z">
        <w:r w:rsidR="00583D84">
          <w:t>S</w:t>
        </w:r>
      </w:ins>
      <w:del w:id="1145" w:author="phismith" w:date="2012-08-09T14:12:00Z">
        <w:r w:rsidR="00A950A9" w:rsidRPr="00486765" w:rsidDel="00583D84">
          <w:delText>s</w:delText>
        </w:r>
      </w:del>
      <w:r w:rsidR="00A950A9" w:rsidRPr="00486765">
        <w:t>pace</w:t>
      </w:r>
      <w:ins w:id="1146" w:author="phismith" w:date="2012-08-09T14:12:00Z">
        <w:r w:rsidR="00583D84" w:rsidRPr="009D2710">
          <w:rPr>
            <w:vertAlign w:val="subscript"/>
          </w:rPr>
          <w:t>R</w:t>
        </w:r>
      </w:ins>
      <w:r w:rsidR="00A950A9" w:rsidRPr="00486765">
        <w:t xml:space="preserve">’ is the name of a certain particular. </w:t>
      </w:r>
      <w:ins w:id="1147" w:author="phismith" w:date="2012-08-09T14:14:00Z">
        <w:r w:rsidR="00583D84">
          <w:t xml:space="preserve">Similarly, </w:t>
        </w:r>
      </w:ins>
      <w:del w:id="1148" w:author="phismith" w:date="2012-08-09T14:14:00Z">
        <w:r w:rsidRPr="00486765" w:rsidDel="00583D84">
          <w:delText xml:space="preserve">As we shall see below, </w:delText>
        </w:r>
      </w:del>
      <w:del w:id="1149" w:author="phismith" w:date="2012-08-09T14:12:00Z">
        <w:r w:rsidRPr="00486765" w:rsidDel="00583D84">
          <w:delText>spacetime and t</w:delText>
        </w:r>
      </w:del>
      <w:ins w:id="1150" w:author="phismith" w:date="2012-08-09T14:12:00Z">
        <w:r w:rsidR="00583D84">
          <w:t>T</w:t>
        </w:r>
      </w:ins>
      <w:r w:rsidRPr="00486765">
        <w:t>ime</w:t>
      </w:r>
      <w:ins w:id="1151" w:author="phismith" w:date="2012-08-09T14:12:00Z">
        <w:r w:rsidR="00583D84" w:rsidRPr="00583D84">
          <w:rPr>
            <w:vertAlign w:val="subscript"/>
            <w:rPrChange w:id="1152" w:author="phismith" w:date="2012-08-09T14:12:00Z">
              <w:rPr/>
            </w:rPrChange>
          </w:rPr>
          <w:t>R</w:t>
        </w:r>
      </w:ins>
      <w:ins w:id="1153" w:author="phismith" w:date="2012-08-09T14:13:00Z">
        <w:r w:rsidR="00583D84">
          <w:t xml:space="preserve"> (as defined in reference to some frame R) and</w:t>
        </w:r>
      </w:ins>
      <w:del w:id="1154" w:author="phismith" w:date="2012-08-09T14:13:00Z">
        <w:r w:rsidRPr="00486765" w:rsidDel="00583D84">
          <w:delText>,</w:delText>
        </w:r>
      </w:del>
      <w:r w:rsidRPr="00486765">
        <w:t xml:space="preserve"> </w:t>
      </w:r>
      <w:ins w:id="1155" w:author="phismith" w:date="2012-08-09T14:13:00Z">
        <w:r w:rsidR="00583D84">
          <w:t>Spacetime (which is independent of reference frame)</w:t>
        </w:r>
        <w:r w:rsidR="00583D84" w:rsidRPr="00486765">
          <w:t xml:space="preserve"> </w:t>
        </w:r>
      </w:ins>
      <w:del w:id="1156" w:author="phismith" w:date="2012-08-09T14:14:00Z">
        <w:r w:rsidRPr="00486765" w:rsidDel="00583D84">
          <w:delText xml:space="preserve">similarly, </w:delText>
        </w:r>
      </w:del>
      <w:del w:id="1157" w:author="phismith" w:date="2012-08-09T14:13:00Z">
        <w:r w:rsidRPr="00486765" w:rsidDel="00583D84">
          <w:delText xml:space="preserve">are </w:delText>
        </w:r>
      </w:del>
      <w:ins w:id="1158" w:author="phismith" w:date="2012-08-09T14:13:00Z">
        <w:r w:rsidR="00583D84">
          <w:t xml:space="preserve">are </w:t>
        </w:r>
      </w:ins>
      <w:r w:rsidRPr="00486765">
        <w:t>maximal instance</w:t>
      </w:r>
      <w:ins w:id="1159" w:author="phismith" w:date="2012-08-09T14:13:00Z">
        <w:r w:rsidR="00583D84">
          <w:t>s</w:t>
        </w:r>
      </w:ins>
      <w:del w:id="1160" w:author="phismith" w:date="2012-08-09T14:13:00Z">
        <w:r w:rsidRPr="00486765" w:rsidDel="00583D84">
          <w:delText>s</w:delText>
        </w:r>
      </w:del>
      <w:r w:rsidRPr="00486765">
        <w:t xml:space="preserve"> of </w:t>
      </w:r>
      <w:del w:id="1161" w:author="phismith" w:date="2012-08-09T14:13:00Z">
        <w:r w:rsidRPr="00583D84" w:rsidDel="00583D84">
          <w:rPr>
            <w:i/>
            <w:rPrChange w:id="1162" w:author="phismith" w:date="2012-08-09T14:13:00Z">
              <w:rPr/>
            </w:rPrChange>
          </w:rPr>
          <w:delText xml:space="preserve">spatiotemporal and </w:delText>
        </w:r>
      </w:del>
      <w:r w:rsidRPr="00583D84">
        <w:rPr>
          <w:i/>
          <w:rPrChange w:id="1163" w:author="phismith" w:date="2012-08-09T14:13:00Z">
            <w:rPr/>
          </w:rPrChange>
        </w:rPr>
        <w:t xml:space="preserve">temporal </w:t>
      </w:r>
      <w:ins w:id="1164" w:author="phismith" w:date="2012-08-09T14:13:00Z">
        <w:r w:rsidR="00583D84">
          <w:t xml:space="preserve">and </w:t>
        </w:r>
        <w:r w:rsidR="00583D84">
          <w:rPr>
            <w:i/>
          </w:rPr>
          <w:t xml:space="preserve">spatiotemporal </w:t>
        </w:r>
      </w:ins>
      <w:r w:rsidRPr="00583D84">
        <w:rPr>
          <w:i/>
          <w:rPrChange w:id="1165" w:author="phismith" w:date="2012-08-09T14:13:00Z">
            <w:rPr/>
          </w:rPrChange>
        </w:rPr>
        <w:t>region</w:t>
      </w:r>
      <w:r w:rsidRPr="00486765">
        <w:t>,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6D666A34" w14:textId="04F1985C" w:rsidR="000B34A1" w:rsidRPr="00486765" w:rsidRDefault="00F55774" w:rsidP="00D248A1">
      <w:pPr>
        <w:pStyle w:val="Specification"/>
        <w:rPr>
          <w:sz w:val="18"/>
          <w:szCs w:val="20"/>
        </w:rPr>
      </w:pPr>
      <w:r w:rsidRPr="00D248A1">
        <w:rPr>
          <w:rStyle w:val="SpecificationType"/>
        </w:rPr>
        <w:t>Axiom</w:t>
      </w:r>
      <w:r w:rsidRPr="00D248A1">
        <w:rPr>
          <w:rStyle w:val="src"/>
        </w:rPr>
        <w:t xml:space="preserve">: </w:t>
      </w:r>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r>
        <w:t xml:space="preserve"> [</w:t>
      </w:r>
      <w:r w:rsidRPr="00D248A1">
        <w:rPr>
          <w:highlight w:val="green"/>
        </w:rPr>
        <w:t>XXX</w:t>
      </w:r>
      <w:r>
        <w:t>-001]</w:t>
      </w:r>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r w:rsidR="00AC7EE3">
        <w:t>,</w:t>
      </w:r>
      <w:r w:rsidRPr="00486765">
        <w:t xml:space="preserve"> by definition</w:t>
      </w:r>
      <w:r w:rsidR="00AC7EE3">
        <w:t>,</w:t>
      </w:r>
      <w:r w:rsidRPr="00486765">
        <w:t xml:space="preserve"> at rest relative to th</w:t>
      </w:r>
      <w:r w:rsidR="00A91A6F" w:rsidRPr="00486765">
        <w:t>e pertinent</w:t>
      </w:r>
      <w:r w:rsidRPr="00486765">
        <w:t xml:space="preserve"> coordinate frame.</w:t>
      </w:r>
      <w:r w:rsidR="003410F5" w:rsidRPr="00486765">
        <w:t xml:space="preserve"> </w:t>
      </w:r>
    </w:p>
    <w:p w14:paraId="4BA29F96" w14:textId="2393D1DF" w:rsidR="00F33687" w:rsidRDefault="00583D84" w:rsidP="00D248A1">
      <w:pPr>
        <w:pStyle w:val="Heading4"/>
      </w:pPr>
      <w:bookmarkStart w:id="1166" w:name="_Toc313270706"/>
      <w:bookmarkStart w:id="1167" w:name="_Toc204327870"/>
      <w:ins w:id="1168" w:author="phismith" w:date="2012-08-09T14:14:00Z">
        <w:r>
          <w:t>Z</w:t>
        </w:r>
      </w:ins>
      <w:del w:id="1169" w:author="phismith" w:date="2012-08-09T14:14:00Z">
        <w:r w:rsidR="002C3C89" w:rsidDel="00583D84">
          <w:delText>z</w:delText>
        </w:r>
      </w:del>
      <w:r w:rsidR="00DE6862" w:rsidRPr="00486765">
        <w:t>ero-dimensional spatial region</w:t>
      </w:r>
      <w:bookmarkEnd w:id="1166"/>
      <w:bookmarkEnd w:id="1167"/>
    </w:p>
    <w:p w14:paraId="38D1159C" w14:textId="2840006C"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w:t>
      </w:r>
      <w:ins w:id="1170" w:author="phismith" w:date="2012-08-09T14:14:00Z">
        <w:r w:rsidR="00583D84">
          <w:t>S</w:t>
        </w:r>
      </w:ins>
      <w:del w:id="1171" w:author="phismith" w:date="2012-08-09T14:14:00Z">
        <w:r w:rsidR="00BD5684" w:rsidRPr="00486765" w:rsidDel="00583D84">
          <w:delText>s</w:delText>
        </w:r>
      </w:del>
      <w:r w:rsidR="00BD5684" w:rsidRPr="00486765">
        <w:t>pace</w:t>
      </w:r>
      <w:ins w:id="1172" w:author="phismith" w:date="2012-08-09T14:14:00Z">
        <w:r w:rsidR="00583D84" w:rsidRPr="00583D84">
          <w:rPr>
            <w:vertAlign w:val="subscript"/>
            <w:rPrChange w:id="1173" w:author="phismith" w:date="2012-08-09T14:14:00Z">
              <w:rPr/>
            </w:rPrChange>
          </w:rPr>
          <w:t>R</w:t>
        </w:r>
      </w:ins>
      <w:r w:rsidR="00EC4835" w:rsidRPr="00486765">
        <w:t>.</w:t>
      </w:r>
      <w:r w:rsidR="006D323D">
        <w:t xml:space="preserve"> [037-001]</w:t>
      </w:r>
      <w:r w:rsidRPr="009D2710">
        <w:rPr>
          <w:rStyle w:val="Annotation"/>
        </w:rPr>
        <w:t>]</w:t>
      </w:r>
    </w:p>
    <w:p w14:paraId="4836CC86" w14:textId="78E725A2" w:rsidR="00F33687" w:rsidRDefault="00583D84" w:rsidP="00D248A1">
      <w:pPr>
        <w:pStyle w:val="Heading4"/>
      </w:pPr>
      <w:bookmarkStart w:id="1174" w:name="_Toc329716157"/>
      <w:bookmarkStart w:id="1175" w:name="_Toc313270707"/>
      <w:bookmarkStart w:id="1176" w:name="_Toc204327871"/>
      <w:bookmarkEnd w:id="1174"/>
      <w:ins w:id="1177" w:author="phismith" w:date="2012-08-09T14:14:00Z">
        <w:r>
          <w:t>O</w:t>
        </w:r>
      </w:ins>
      <w:del w:id="1178" w:author="phismith" w:date="2012-08-09T14:14:00Z">
        <w:r w:rsidR="002C3C89" w:rsidDel="00583D84">
          <w:delText>o</w:delText>
        </w:r>
      </w:del>
      <w:r w:rsidR="00DE6862" w:rsidRPr="00486765">
        <w:t>ne-dimensional spatial region</w:t>
      </w:r>
      <w:bookmarkEnd w:id="1176"/>
      <w:r w:rsidR="00DE6862" w:rsidRPr="00486765">
        <w:t xml:space="preserve"> </w:t>
      </w:r>
      <w:bookmarkEnd w:id="1175"/>
    </w:p>
    <w:p w14:paraId="79511C20" w14:textId="7CCB7081"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 xml:space="preserve">stretching from one point in </w:t>
      </w:r>
      <w:del w:id="1179" w:author="phismith" w:date="2012-08-09T14:15:00Z">
        <w:r w:rsidR="00BD5684" w:rsidRPr="00486765" w:rsidDel="00583D84">
          <w:delText xml:space="preserve">space </w:delText>
        </w:r>
      </w:del>
      <w:ins w:id="1180" w:author="phismith" w:date="2012-08-09T14:15:00Z">
        <w:r w:rsidR="00583D84">
          <w:t>S</w:t>
        </w:r>
        <w:r w:rsidR="00583D84" w:rsidRPr="00486765">
          <w:t>pace</w:t>
        </w:r>
        <w:r w:rsidR="00583D84" w:rsidRPr="00583D84">
          <w:rPr>
            <w:vertAlign w:val="subscript"/>
            <w:rPrChange w:id="1181" w:author="phismith" w:date="2012-08-09T14:15:00Z">
              <w:rPr/>
            </w:rPrChange>
          </w:rPr>
          <w:t>R</w:t>
        </w:r>
        <w:r w:rsidR="00583D84" w:rsidRPr="00486765">
          <w:t xml:space="preserve"> </w:t>
        </w:r>
      </w:ins>
      <w:r w:rsidR="00BD5684" w:rsidRPr="00486765">
        <w:t>to another</w:t>
      </w:r>
      <w:r w:rsidR="006D323D">
        <w:t>. [038-001]</w:t>
      </w:r>
      <w:r w:rsidRPr="009D2710">
        <w:rPr>
          <w:rStyle w:val="Annotation"/>
        </w:rPr>
        <w:t>]</w:t>
      </w:r>
    </w:p>
    <w:p w14:paraId="37B0E399" w14:textId="7DC37528"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 xml:space="preserve">of </w:t>
      </w:r>
      <w:ins w:id="1182" w:author="phismith" w:date="2012-08-09T14:15:00Z">
        <w:r w:rsidR="00583D84">
          <w:t>S</w:t>
        </w:r>
      </w:ins>
      <w:del w:id="1183" w:author="phismith" w:date="2012-08-09T14:15:00Z">
        <w:r w:rsidR="00FB2EB2" w:rsidRPr="00486765" w:rsidDel="00583D84">
          <w:delText>s</w:delText>
        </w:r>
      </w:del>
      <w:r w:rsidR="00FB2EB2" w:rsidRPr="00486765">
        <w:t>pace</w:t>
      </w:r>
      <w:ins w:id="1184" w:author="phismith" w:date="2012-08-09T14:15:00Z">
        <w:r w:rsidR="00583D84" w:rsidRPr="00583D84">
          <w:rPr>
            <w:vertAlign w:val="subscript"/>
            <w:rPrChange w:id="1185" w:author="phismith" w:date="2012-08-09T14:15:00Z">
              <w:rPr/>
            </w:rPrChange>
          </w:rPr>
          <w:t>R</w:t>
        </w:r>
      </w:ins>
      <w:r w:rsidR="00FB2EB2" w:rsidRPr="00486765">
        <w:t>.</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569BBEF2" w:rsidR="00F33687" w:rsidRDefault="00583D84" w:rsidP="00D248A1">
      <w:pPr>
        <w:pStyle w:val="Heading4"/>
      </w:pPr>
      <w:bookmarkStart w:id="1186" w:name="_Toc313270708"/>
      <w:bookmarkStart w:id="1187" w:name="_Toc204327872"/>
      <w:ins w:id="1188" w:author="phismith" w:date="2012-08-09T14:14:00Z">
        <w:r>
          <w:lastRenderedPageBreak/>
          <w:t>T</w:t>
        </w:r>
      </w:ins>
      <w:del w:id="1189" w:author="phismith" w:date="2012-08-09T14:14:00Z">
        <w:r w:rsidR="002C3C89" w:rsidDel="00583D84">
          <w:delText>t</w:delText>
        </w:r>
      </w:del>
      <w:r w:rsidR="00DE6862" w:rsidRPr="00486765">
        <w:t>wo-dimensional spatial region</w:t>
      </w:r>
      <w:bookmarkEnd w:id="1187"/>
      <w:r w:rsidR="00DE6862" w:rsidRPr="00486765">
        <w:t xml:space="preserve"> </w:t>
      </w:r>
      <w:bookmarkEnd w:id="1186"/>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AA88A6D"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xml:space="preserve">: the surface of a sphere-shaped part of </w:t>
      </w:r>
      <w:ins w:id="1190" w:author="phismith" w:date="2012-08-09T14:15:00Z">
        <w:r w:rsidR="00583D84">
          <w:t>S</w:t>
        </w:r>
      </w:ins>
      <w:del w:id="1191" w:author="phismith" w:date="2012-08-09T14:15:00Z">
        <w:r w:rsidR="006F4220" w:rsidRPr="00486765" w:rsidDel="00583D84">
          <w:delText>s</w:delText>
        </w:r>
      </w:del>
      <w:r w:rsidR="006F4220" w:rsidRPr="00486765">
        <w:t>pace</w:t>
      </w:r>
      <w:ins w:id="1192" w:author="phismith" w:date="2012-08-09T14:15:00Z">
        <w:r w:rsidR="00583D84" w:rsidRPr="00583D84">
          <w:rPr>
            <w:vertAlign w:val="subscript"/>
            <w:rPrChange w:id="1193" w:author="phismith" w:date="2012-08-09T14:15:00Z">
              <w:rPr/>
            </w:rPrChange>
          </w:rPr>
          <w:t>R</w:t>
        </w:r>
      </w:ins>
      <w:r w:rsidRPr="009D2710">
        <w:rPr>
          <w:rStyle w:val="Annotation"/>
        </w:rPr>
        <w:t>\</w:t>
      </w:r>
      <w:r w:rsidR="006F4220" w:rsidRPr="00486765">
        <w:t xml:space="preserve">, </w:t>
      </w:r>
      <w:r w:rsidR="00AC523E" w:rsidRPr="00486765">
        <w:t xml:space="preserve">an infinitely thin plane in </w:t>
      </w:r>
      <w:del w:id="1194" w:author="phismith" w:date="2012-08-09T14:15:00Z">
        <w:r w:rsidR="00AC523E" w:rsidRPr="00486765" w:rsidDel="00583D84">
          <w:delText>space</w:delText>
        </w:r>
      </w:del>
      <w:ins w:id="1195" w:author="phismith" w:date="2012-08-09T14:15:00Z">
        <w:r w:rsidR="00583D84">
          <w:t>S</w:t>
        </w:r>
        <w:r w:rsidR="00583D84" w:rsidRPr="00486765">
          <w:t>pace</w:t>
        </w:r>
        <w:r w:rsidR="00583D84" w:rsidRPr="00583D84">
          <w:rPr>
            <w:vertAlign w:val="subscript"/>
            <w:rPrChange w:id="1196" w:author="phismith" w:date="2012-08-09T14:15:00Z">
              <w:rPr/>
            </w:rPrChange>
          </w:rPr>
          <w:t>R</w:t>
        </w:r>
      </w:ins>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2FF936F0" w:rsidR="00F33687" w:rsidRDefault="00583D84" w:rsidP="00D248A1">
      <w:pPr>
        <w:pStyle w:val="Heading4"/>
      </w:pPr>
      <w:bookmarkStart w:id="1197" w:name="_Toc313270709"/>
      <w:bookmarkStart w:id="1198" w:name="_Toc204327873"/>
      <w:ins w:id="1199" w:author="phismith" w:date="2012-08-09T14:14:00Z">
        <w:r>
          <w:t>T</w:t>
        </w:r>
      </w:ins>
      <w:del w:id="1200" w:author="phismith" w:date="2012-08-09T14:14:00Z">
        <w:r w:rsidR="002C3C89" w:rsidDel="00583D84">
          <w:delText>t</w:delText>
        </w:r>
      </w:del>
      <w:r w:rsidR="00DE6862" w:rsidRPr="00486765">
        <w:t>hree-dimensional spatial region</w:t>
      </w:r>
      <w:bookmarkEnd w:id="1197"/>
      <w:r w:rsidR="00A00941" w:rsidRPr="00486765">
        <w:t xml:space="preserve"> (a spatial volume)</w:t>
      </w:r>
      <w:bookmarkEnd w:id="1198"/>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43F1639B" w:rsidR="00F55774" w:rsidRDefault="00FD7243">
      <w:pPr>
        <w:pStyle w:val="Specification"/>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xml:space="preserve">: </w:t>
      </w:r>
      <w:ins w:id="1201" w:author="phismith" w:date="2012-08-09T14:15:00Z">
        <w:r w:rsidR="00D3011A">
          <w:t>A</w:t>
        </w:r>
      </w:ins>
      <w:del w:id="1202" w:author="phismith" w:date="2012-08-09T14:15:00Z">
        <w:r w:rsidR="006F4220" w:rsidRPr="00486765" w:rsidDel="00D3011A">
          <w:delText>a</w:delText>
        </w:r>
      </w:del>
      <w:r w:rsidR="006F4220" w:rsidRPr="00486765">
        <w:t xml:space="preserve"> cube-shaped region of </w:t>
      </w:r>
      <w:del w:id="1203" w:author="phismith" w:date="2012-08-09T14:15:00Z">
        <w:r w:rsidR="006F4220" w:rsidRPr="00486765" w:rsidDel="00D3011A">
          <w:delText>space</w:delText>
        </w:r>
      </w:del>
      <w:ins w:id="1204" w:author="phismith" w:date="2012-08-09T14:15:00Z">
        <w:r w:rsidR="00D3011A">
          <w:t>S</w:t>
        </w:r>
        <w:r w:rsidR="00D3011A" w:rsidRPr="00486765">
          <w:t>pac</w:t>
        </w:r>
        <w:r w:rsidR="00D3011A">
          <w:t>e</w:t>
        </w:r>
        <w:r w:rsidR="00D3011A" w:rsidRPr="00D3011A">
          <w:rPr>
            <w:vertAlign w:val="subscript"/>
            <w:rPrChange w:id="1205" w:author="phismith" w:date="2012-08-09T14:15:00Z">
              <w:rPr/>
            </w:rPrChange>
          </w:rPr>
          <w:t>R</w:t>
        </w:r>
      </w:ins>
      <w:r w:rsidRPr="00255E9F">
        <w:rPr>
          <w:rStyle w:val="Annotation"/>
        </w:rPr>
        <w:t>\</w:t>
      </w:r>
      <w:r w:rsidR="006F4220" w:rsidRPr="00486765">
        <w:t xml:space="preserve">, a sphere-shaped region </w:t>
      </w:r>
      <w:r w:rsidR="00BD5684" w:rsidRPr="00486765">
        <w:t xml:space="preserve">of </w:t>
      </w:r>
      <w:del w:id="1206" w:author="phismith" w:date="2012-08-09T14:15:00Z">
        <w:r w:rsidR="00BD5684" w:rsidRPr="00486765" w:rsidDel="00D3011A">
          <w:delText>space</w:delText>
        </w:r>
      </w:del>
      <w:ins w:id="1207" w:author="phismith" w:date="2012-08-09T14:15:00Z">
        <w:r w:rsidR="00D3011A">
          <w:t>Space</w:t>
        </w:r>
        <w:r w:rsidR="00D3011A" w:rsidRPr="00D3011A">
          <w:rPr>
            <w:vertAlign w:val="subscript"/>
            <w:rPrChange w:id="1208" w:author="phismith" w:date="2012-08-09T14:15:00Z">
              <w:rPr/>
            </w:rPrChange>
          </w:rPr>
          <w:t>R</w:t>
        </w:r>
        <w:r w:rsidR="00D3011A">
          <w:t>.</w:t>
        </w:r>
      </w:ins>
      <w:del w:id="1209" w:author="phismith" w:date="2012-08-09T14:15:00Z">
        <w:r w:rsidR="00BD5684" w:rsidRPr="00486765" w:rsidDel="00D3011A">
          <w:delText>,</w:delText>
        </w:r>
      </w:del>
      <w:r w:rsidR="00BD5684" w:rsidRPr="00486765">
        <w:t xml:space="preserve"> </w:t>
      </w:r>
    </w:p>
    <w:p w14:paraId="3ABAB789" w14:textId="77777777" w:rsidR="00FB2EB2" w:rsidRPr="00D248A1" w:rsidRDefault="00FD7243">
      <w:pPr>
        <w:pStyle w:val="Specification"/>
        <w:rPr>
          <w:rStyle w:val="Annotation"/>
          <w:color w:val="1F497D" w:themeColor="text2"/>
        </w:rPr>
      </w:pPr>
      <w:r w:rsidRPr="00D248A1">
        <w:rPr>
          <w:rStyle w:val="Annotation"/>
          <w:color w:val="1F497D" w:themeColor="text2"/>
        </w:rPr>
        <w:t>]</w:t>
      </w:r>
    </w:p>
    <w:p w14:paraId="281FD9C3" w14:textId="77777777" w:rsidR="00234E8A" w:rsidRPr="00AC7EE3" w:rsidRDefault="00234E8A" w:rsidP="00F55774">
      <w:pPr>
        <w:pStyle w:val="Heading3"/>
      </w:pPr>
      <w:bookmarkStart w:id="1210" w:name="_Toc204327874"/>
      <w:r w:rsidRPr="00D248A1">
        <w:rPr>
          <w:rStyle w:val="Annotation"/>
          <w:i w:val="0"/>
          <w:iCs w:val="0"/>
          <w:vanish w:val="0"/>
          <w:color w:val="1F497D" w:themeColor="text2"/>
        </w:rPr>
        <w:t>Location</w:t>
      </w:r>
      <w:bookmarkEnd w:id="1210"/>
    </w:p>
    <w:p w14:paraId="68F1E342" w14:textId="7F478983" w:rsidR="00F33687" w:rsidRDefault="0065182A" w:rsidP="00B841FA">
      <w:pPr>
        <w:pStyle w:val="Heading4"/>
      </w:pPr>
      <w:bookmarkStart w:id="1211" w:name="_Toc329716161"/>
      <w:bookmarkStart w:id="1212" w:name="_Toc313270710"/>
      <w:bookmarkStart w:id="1213" w:name="_Toc204327875"/>
      <w:bookmarkEnd w:id="1211"/>
      <w:r w:rsidRPr="00BC02F8">
        <w:t xml:space="preserve">The </w:t>
      </w:r>
      <w:r w:rsidR="00555732">
        <w:t>occupies_spatial_region</w:t>
      </w:r>
      <w:r w:rsidRPr="00BC02F8">
        <w:t xml:space="preserve"> relation</w:t>
      </w:r>
      <w:bookmarkEnd w:id="1212"/>
      <w:bookmarkEnd w:id="1213"/>
    </w:p>
    <w:p w14:paraId="22A83784" w14:textId="2B2F9A76"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r w:rsidR="00555732">
        <w:rPr>
          <w:rStyle w:val="Annotation"/>
        </w:rPr>
        <w:t>occupies_spatial_region</w:t>
      </w:r>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r w:rsidR="008A6944">
        <w:rPr>
          <w:rStyle w:val="Emphasis"/>
          <w:iCs w:val="0"/>
        </w:rPr>
        <w:t>b</w:t>
      </w:r>
      <w:r w:rsidR="000B34A1" w:rsidRPr="00486765">
        <w:rPr>
          <w:rStyle w:val="apple-converted-space"/>
          <w:i/>
        </w:rPr>
        <w:t> </w:t>
      </w:r>
      <w:r w:rsidR="00555732">
        <w:rPr>
          <w:rStyle w:val="Strong"/>
          <w:bCs w:val="0"/>
        </w:rPr>
        <w:t>occupies_spatial_region</w:t>
      </w:r>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r w:rsidR="008A6944">
        <w:rPr>
          <w:rStyle w:val="apple-converted-space"/>
          <w:i/>
        </w:rPr>
        <w:t>b</w:t>
      </w:r>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5C4570AA" w:rsidR="0065182A" w:rsidRPr="00486765" w:rsidRDefault="00145149">
      <w:pPr>
        <w:pStyle w:val="Specification"/>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6F0014C1" w:rsidR="006201FE" w:rsidRPr="00BC02F8" w:rsidRDefault="00145149">
      <w:pPr>
        <w:pStyle w:val="Specification"/>
        <w:rPr>
          <w:rStyle w:val="Annotation"/>
        </w:rPr>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1A5E73F8" w:rsidR="008A5BDC" w:rsidRPr="00486765" w:rsidRDefault="00555732">
      <w:pPr>
        <w:rPr>
          <w:rStyle w:val="apple-style-span"/>
          <w:rFonts w:asciiTheme="majorHAnsi" w:hAnsiTheme="majorHAnsi"/>
          <w:i/>
          <w:szCs w:val="23"/>
          <w:shd w:val="clear" w:color="auto" w:fill="FFFFFF"/>
        </w:rPr>
      </w:pPr>
      <w:r>
        <w:rPr>
          <w:rStyle w:val="apple-style-span"/>
          <w:b/>
          <w:szCs w:val="23"/>
          <w:shd w:val="clear" w:color="auto" w:fill="FFFFFF"/>
        </w:rPr>
        <w:t>Occupies_spatial_region</w:t>
      </w:r>
      <w:r w:rsidR="008B638C">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r w:rsidR="008A6944">
        <w:rPr>
          <w:rStyle w:val="apple-style-span"/>
          <w:i/>
          <w:szCs w:val="23"/>
          <w:shd w:val="clear" w:color="auto" w:fill="FFFFFF"/>
        </w:rPr>
        <w:t>b</w:t>
      </w:r>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are cavities in the interior of </w:t>
      </w:r>
      <w:r w:rsidR="008A6944">
        <w:rPr>
          <w:rStyle w:val="apple-style-span"/>
          <w:i/>
          <w:szCs w:val="23"/>
          <w:shd w:val="clear" w:color="auto" w:fill="FFFFFF"/>
        </w:rPr>
        <w:t>b</w:t>
      </w:r>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335A9733"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w:t>
      </w:r>
      <w:ins w:id="1214" w:author="phismith" w:date="2012-08-09T14:42:00Z">
        <w:r w:rsidR="001A1FC3">
          <w:rPr>
            <w:rStyle w:val="apple-style-span"/>
            <w:szCs w:val="23"/>
            <w:shd w:val="clear" w:color="auto" w:fill="FFFFFF"/>
          </w:rPr>
          <w:t xml:space="preserve">the </w:t>
        </w:r>
      </w:ins>
      <w:r w:rsidRPr="00486765">
        <w:rPr>
          <w:rStyle w:val="apple-style-span"/>
          <w:szCs w:val="23"/>
          <w:shd w:val="clear" w:color="auto" w:fill="FFFFFF"/>
        </w:rPr>
        <w:t>assertions of exact location</w:t>
      </w:r>
      <w:ins w:id="1215" w:author="phismith" w:date="2012-08-09T14:42:00Z">
        <w:r w:rsidR="001A1FC3">
          <w:rPr>
            <w:rStyle w:val="apple-style-span"/>
            <w:szCs w:val="23"/>
            <w:shd w:val="clear" w:color="auto" w:fill="FFFFFF"/>
          </w:rPr>
          <w:t xml:space="preserve"> captured by ‘</w:t>
        </w:r>
        <w:r w:rsidR="001A1FC3">
          <w:rPr>
            <w:rStyle w:val="apple-style-span"/>
            <w:b/>
            <w:szCs w:val="23"/>
            <w:shd w:val="clear" w:color="auto" w:fill="FFFFFF"/>
          </w:rPr>
          <w:t>occupies_spatial_region</w:t>
        </w:r>
        <w:r w:rsidR="001A1FC3">
          <w:rPr>
            <w:rStyle w:val="apple-style-span"/>
            <w:szCs w:val="23"/>
            <w:shd w:val="clear" w:color="auto" w:fill="FFFFFF"/>
          </w:rPr>
          <w:t>’</w:t>
        </w:r>
      </w:ins>
      <w:r w:rsidRPr="00486765">
        <w:rPr>
          <w:rStyle w:val="apple-style-span"/>
          <w:szCs w:val="23"/>
          <w:shd w:val="clear" w:color="auto" w:fill="FFFFFF"/>
        </w:rPr>
        <w:t xml:space="preserve">, but rather more liberal statements for example: John is in London, Mary is in her hotel room, Carlo is in his mother’s womb, which </w:t>
      </w:r>
      <w:del w:id="1216" w:author="phismith" w:date="2012-08-09T14:42:00Z">
        <w:r w:rsidRPr="00486765" w:rsidDel="001A1FC3">
          <w:rPr>
            <w:rStyle w:val="apple-style-span"/>
            <w:szCs w:val="23"/>
            <w:shd w:val="clear" w:color="auto" w:fill="FFFFFF"/>
          </w:rPr>
          <w:delText xml:space="preserve">will involve assertions of </w:delText>
        </w:r>
        <w:r w:rsidR="0046137A" w:rsidRPr="00486765" w:rsidDel="001A1FC3">
          <w:rPr>
            <w:rStyle w:val="apple-style-span"/>
            <w:szCs w:val="23"/>
            <w:shd w:val="clear" w:color="auto" w:fill="FFFFFF"/>
          </w:rPr>
          <w:delText xml:space="preserve">which </w:delText>
        </w:r>
      </w:del>
      <w:r w:rsidR="0046137A" w:rsidRPr="00486765">
        <w:rPr>
          <w:rStyle w:val="apple-style-span"/>
          <w:szCs w:val="23"/>
          <w:shd w:val="clear" w:color="auto" w:fill="FFFFFF"/>
        </w:rPr>
        <w:t xml:space="preserve">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6EC79632" w:rsidR="00A11862" w:rsidRPr="00AC7EE3" w:rsidRDefault="00145149" w:rsidP="001A1FC3">
      <w:pPr>
        <w:pStyle w:val="SpecificationInternal"/>
        <w:rPr>
          <w:rStyle w:val="apple-style-span"/>
        </w:rPr>
        <w:pPrChange w:id="1217" w:author="phismith" w:date="2012-08-09T14:43:00Z">
          <w:pPr>
            <w:pStyle w:val="Specification"/>
          </w:pPr>
        </w:pPrChange>
      </w:pPr>
      <w:r w:rsidRPr="001A1FC3">
        <w:rPr>
          <w:rStyle w:val="Annotation"/>
          <w:smallCaps/>
          <w:rPrChange w:id="1218" w:author="phismith" w:date="2012-08-09T14:43:00Z">
            <w:rPr>
              <w:rStyle w:val="Annotation"/>
            </w:rPr>
          </w:rPrChange>
        </w:rPr>
        <w:lastRenderedPageBreak/>
        <w:t>a(</w:t>
      </w:r>
      <w:r w:rsidR="00555732" w:rsidRPr="001A1FC3">
        <w:rPr>
          <w:rStyle w:val="Annotation"/>
          <w:smallCaps/>
          <w:rPrChange w:id="1219" w:author="phismith" w:date="2012-08-09T14:43:00Z">
            <w:rPr>
              <w:rStyle w:val="Annotation"/>
            </w:rPr>
          </w:rPrChange>
        </w:rPr>
        <w:t>occupies_spatial_region</w:t>
      </w:r>
      <w:r w:rsidRPr="001A1FC3">
        <w:rPr>
          <w:rStyle w:val="Annotation"/>
          <w:smallCaps/>
          <w:rPrChange w:id="1220" w:author="phismith" w:date="2012-08-09T14:43:00Z">
            <w:rPr>
              <w:rStyle w:val="Annotation"/>
            </w:rPr>
          </w:rPrChange>
        </w:rPr>
        <w:t>)[</w:t>
      </w:r>
      <w:r w:rsidR="00236D40" w:rsidRPr="001A1FC3">
        <w:rPr>
          <w:rStyle w:val="SpecificationType"/>
          <w:sz w:val="22"/>
          <w:rPrChange w:id="1221" w:author="phismith" w:date="2012-08-09T14:43:00Z">
            <w:rPr>
              <w:rStyle w:val="SpecificationType"/>
              <w:smallCaps w:val="0"/>
              <w:sz w:val="22"/>
            </w:rPr>
          </w:rPrChange>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1A1FC3">
        <w:rPr>
          <w:rStyle w:val="apple-style-span"/>
          <w:i/>
          <w:rPrChange w:id="1222" w:author="phismith" w:date="2012-08-09T14:43:00Z">
            <w:rPr>
              <w:rStyle w:val="apple-style-span"/>
            </w:rPr>
          </w:rPrChange>
        </w:rPr>
        <w:t>r</w:t>
      </w:r>
      <w:r w:rsidR="00480261" w:rsidRPr="00AC7EE3">
        <w:rPr>
          <w:rStyle w:val="apple-style-span"/>
        </w:rPr>
        <w:t xml:space="preserve"> </w:t>
      </w:r>
      <w:del w:id="1223" w:author="phismith" w:date="2012-08-09T14:43:00Z">
        <w:r w:rsidR="00480261" w:rsidRPr="00AC7EE3" w:rsidDel="001A1FC3">
          <w:rPr>
            <w:rStyle w:val="apple-style-span"/>
          </w:rPr>
          <w:delText xml:space="preserve">is </w:delText>
        </w:r>
      </w:del>
      <w:r w:rsidR="00555732">
        <w:rPr>
          <w:rStyle w:val="apple-style-span"/>
          <w:b/>
        </w:rPr>
        <w:t>occupies_spatial_region</w:t>
      </w:r>
      <w:ins w:id="1224" w:author="phismith" w:date="2012-08-09T14:43:00Z">
        <w:r w:rsidR="001A1FC3">
          <w:rPr>
            <w:rStyle w:val="apple-style-span"/>
            <w:b/>
          </w:rPr>
          <w:t xml:space="preserve"> </w:t>
        </w:r>
      </w:ins>
      <w:del w:id="1225" w:author="phismith" w:date="2012-08-09T14:43:00Z">
        <w:r w:rsidR="00480261" w:rsidRPr="00D248A1" w:rsidDel="001A1FC3">
          <w:rPr>
            <w:rStyle w:val="apple-style-span"/>
            <w:b/>
          </w:rPr>
          <w:delText xml:space="preserve"> </w:delText>
        </w:r>
      </w:del>
      <w:r w:rsidR="00480261" w:rsidRPr="001A1FC3">
        <w:rPr>
          <w:rStyle w:val="apple-style-span"/>
          <w:i/>
          <w:rPrChange w:id="1226" w:author="phismith" w:date="2012-08-09T14:43:00Z">
            <w:rPr>
              <w:rStyle w:val="apple-style-span"/>
            </w:rPr>
          </w:rPrChange>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61CD5862" w:rsidR="006201FE" w:rsidRPr="00D248A1" w:rsidRDefault="00AC7EE3" w:rsidP="001A1FC3">
      <w:pPr>
        <w:pStyle w:val="SpecificationInternal"/>
        <w:rPr>
          <w:rStyle w:val="apple-style-span"/>
        </w:rPr>
        <w:pPrChange w:id="1227" w:author="phismith" w:date="2012-08-09T14:43:00Z">
          <w:pPr>
            <w:pStyle w:val="Specification"/>
          </w:pPr>
        </w:pPrChange>
      </w:pPr>
      <w:r w:rsidRPr="001A1FC3">
        <w:rPr>
          <w:rStyle w:val="Annotation"/>
          <w:smallCaps/>
          <w:rPrChange w:id="1228" w:author="phismith" w:date="2012-08-09T14:44:00Z">
            <w:rPr>
              <w:rStyle w:val="Annotation"/>
            </w:rPr>
          </w:rPrChange>
        </w:rPr>
        <w:t>a</w:t>
      </w:r>
      <w:r w:rsidR="00145149" w:rsidRPr="001A1FC3">
        <w:rPr>
          <w:rStyle w:val="Annotation"/>
          <w:smallCaps/>
          <w:rPrChange w:id="1229" w:author="phismith" w:date="2012-08-09T14:44:00Z">
            <w:rPr>
              <w:rStyle w:val="Annotation"/>
            </w:rPr>
          </w:rPrChange>
        </w:rPr>
        <w:t>(</w:t>
      </w:r>
      <w:r w:rsidR="00555732" w:rsidRPr="001A1FC3">
        <w:rPr>
          <w:rStyle w:val="Annotation"/>
          <w:smallCaps/>
          <w:rPrChange w:id="1230" w:author="phismith" w:date="2012-08-09T14:44:00Z">
            <w:rPr>
              <w:rStyle w:val="Annotation"/>
            </w:rPr>
          </w:rPrChange>
        </w:rPr>
        <w:t>occupies_spatial_region</w:t>
      </w:r>
      <w:r w:rsidR="00145149" w:rsidRPr="001A1FC3">
        <w:rPr>
          <w:rStyle w:val="Annotation"/>
          <w:smallCaps/>
          <w:rPrChange w:id="1231" w:author="phismith" w:date="2012-08-09T14:44:00Z">
            <w:rPr>
              <w:rStyle w:val="Annotation"/>
            </w:rPr>
          </w:rPrChange>
        </w:rPr>
        <w:t>)[</w:t>
      </w:r>
      <w:r w:rsidR="00236D40" w:rsidRPr="001A1FC3">
        <w:rPr>
          <w:rStyle w:val="SpecificationType"/>
          <w:sz w:val="22"/>
          <w:rPrChange w:id="1232" w:author="phismith" w:date="2012-08-09T14:44:00Z">
            <w:rPr>
              <w:rStyle w:val="SpecificationType"/>
              <w:smallCaps w:val="0"/>
              <w:sz w:val="22"/>
            </w:rPr>
          </w:rPrChange>
        </w:rPr>
        <w:t>Axiom</w:t>
      </w:r>
      <w:r w:rsidR="00236D40" w:rsidRPr="00AC7EE3">
        <w:rPr>
          <w:rStyle w:val="apple-style-span"/>
        </w:rPr>
        <w:t>:</w:t>
      </w:r>
      <w:r w:rsidR="006201FE" w:rsidRPr="00AC7EE3">
        <w:rPr>
          <w:rStyle w:val="apple-style-span"/>
        </w:rPr>
        <w:t xml:space="preserve"> if </w:t>
      </w:r>
      <w:r w:rsidR="006B789E" w:rsidRPr="00AC7EE3">
        <w:rPr>
          <w:rStyle w:val="apple-style-span"/>
          <w:i/>
        </w:rPr>
        <w:t>b</w:t>
      </w:r>
      <w:r w:rsidR="006201FE" w:rsidRPr="00AC7EE3">
        <w:rPr>
          <w:rStyle w:val="apple-style-span"/>
        </w:rPr>
        <w:t xml:space="preserve"> </w:t>
      </w:r>
      <w:r w:rsidR="00555732">
        <w:rPr>
          <w:rStyle w:val="apple-style-span"/>
          <w:b/>
        </w:rPr>
        <w:t>occupies_spatial_region</w:t>
      </w:r>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D248A1">
        <w:rPr>
          <w:rStyle w:val="apple-style-span"/>
          <w:i/>
        </w:rPr>
        <w:t xml:space="preserve"> </w:t>
      </w:r>
      <w:r w:rsidR="006201FE" w:rsidRPr="00AC7EE3">
        <w:rPr>
          <w:rStyle w:val="apple-style-span"/>
        </w:rPr>
        <w:t>&amp;</w:t>
      </w:r>
      <w:r w:rsidR="007A4DDC"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r w:rsidR="006B789E" w:rsidRPr="00AC7EE3">
        <w:rPr>
          <w:rStyle w:val="apple-style-span"/>
          <w:i/>
        </w:rPr>
        <w:t>b</w:t>
      </w:r>
      <w:r w:rsidR="007A4DDC" w:rsidRPr="00AC7EE3">
        <w:rPr>
          <w:rStyle w:val="apple-style-span"/>
        </w:rPr>
        <w:t xml:space="preserve"> </w:t>
      </w:r>
      <w:r w:rsidR="006201FE" w:rsidRPr="00AC7EE3">
        <w:rPr>
          <w:rStyle w:val="apple-style-span"/>
          <w:b/>
        </w:rPr>
        <w:t>at</w:t>
      </w:r>
      <w:r w:rsidR="007A4DDC" w:rsidRPr="00D248A1">
        <w:rPr>
          <w:rStyle w:val="apple-style-span"/>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D248A1">
        <w:rPr>
          <w:rStyle w:val="apple-style-span"/>
        </w:rPr>
        <w:t xml:space="preserve"> </w:t>
      </w:r>
      <w:r w:rsidR="00E34F31" w:rsidRPr="00AC7EE3">
        <w:rPr>
          <w:rStyle w:val="apple-style-span"/>
          <w:i/>
        </w:rPr>
        <w:t>t</w:t>
      </w:r>
      <w:r w:rsidR="00E34F31" w:rsidRPr="00D248A1">
        <w:rPr>
          <w:rStyle w:val="apple-style-span"/>
        </w:rPr>
        <w:t xml:space="preserve"> </w:t>
      </w:r>
      <w:r>
        <w:rPr>
          <w:rStyle w:val="apple-style-span"/>
        </w:rPr>
        <w:t>such that</w:t>
      </w:r>
      <w:r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r w:rsidR="00555732">
        <w:rPr>
          <w:rStyle w:val="apple-style-span"/>
          <w:b/>
        </w:rPr>
        <w:t>occupies_spatial_region</w:t>
      </w:r>
      <w:r w:rsidR="006201FE" w:rsidRPr="00AC7EE3">
        <w:rPr>
          <w:rStyle w:val="apple-style-span"/>
          <w:b/>
        </w:rPr>
        <w:t xml:space="preserve"> </w:t>
      </w:r>
      <w:r w:rsidR="00D754CA" w:rsidRPr="001A1FC3">
        <w:rPr>
          <w:rStyle w:val="apple-style-span"/>
          <w:i/>
          <w:rPrChange w:id="1233" w:author="phismith" w:date="2012-08-09T14:44:00Z">
            <w:rPr>
              <w:rStyle w:val="apple-style-span"/>
            </w:rPr>
          </w:rPrChange>
        </w:rPr>
        <w:t>r</w:t>
      </w:r>
      <w:r w:rsidR="00D754CA" w:rsidRPr="001A1FC3">
        <w:rPr>
          <w:rStyle w:val="apple-style-span"/>
          <w:i/>
          <w:rPrChange w:id="1234" w:author="phismith" w:date="2012-08-09T14:44:00Z">
            <w:rPr>
              <w:rStyle w:val="apple-style-span"/>
            </w:rPr>
          </w:rPrChange>
        </w:rPr>
        <w:sym w:font="Symbol" w:char="F0A2"/>
      </w:r>
      <w:del w:id="1235" w:author="phismith" w:date="2012-08-07T14:35:00Z">
        <w:r w:rsidR="007A4DDC" w:rsidRPr="00AC7EE3" w:rsidDel="009E331B">
          <w:rPr>
            <w:rStyle w:val="apple-style-span"/>
          </w:rPr>
          <w:delText xml:space="preserve"> </w:delText>
        </w:r>
        <w:r w:rsidR="006201FE" w:rsidRPr="00D248A1" w:rsidDel="009E331B">
          <w:rPr>
            <w:rStyle w:val="apple-style-span"/>
          </w:rPr>
          <w:delText>at t</w:delText>
        </w:r>
      </w:del>
      <w:ins w:id="1236" w:author="phismith" w:date="2012-08-07T14:36:00Z">
        <w:r w:rsidR="009E331B" w:rsidRPr="009E331B">
          <w:rPr>
            <w:rStyle w:val="apple-style-span"/>
            <w:b/>
          </w:rPr>
          <w:t xml:space="preserve"> at</w:t>
        </w:r>
      </w:ins>
      <w:ins w:id="1237" w:author="phismith" w:date="2012-08-07T14:35:00Z">
        <w:r w:rsidR="009E331B">
          <w:rPr>
            <w:rStyle w:val="apple-style-span"/>
          </w:rPr>
          <w:t xml:space="preserve"> </w:t>
        </w:r>
        <w:r w:rsidR="009E331B" w:rsidRPr="001A1FC3">
          <w:rPr>
            <w:rStyle w:val="apple-style-span"/>
            <w:i/>
            <w:rPrChange w:id="1238" w:author="phismith" w:date="2012-08-09T14:44:00Z">
              <w:rPr>
                <w:rStyle w:val="apple-style-span"/>
              </w:rPr>
            </w:rPrChange>
          </w:rPr>
          <w:t>t</w:t>
        </w:r>
      </w:ins>
      <w:r w:rsidR="006201FE" w:rsidRPr="00AC7EE3">
        <w:rPr>
          <w:rStyle w:val="apple-style-span"/>
        </w:rPr>
        <w:t>.</w:t>
      </w:r>
      <w:r w:rsidR="006D323D" w:rsidRPr="00AC7EE3">
        <w:rPr>
          <w:rStyle w:val="apple-style-span"/>
        </w:rPr>
        <w:t xml:space="preserve"> [043-001]</w:t>
      </w:r>
      <w:r w:rsidR="00145149" w:rsidRPr="00AC7EE3">
        <w:rPr>
          <w:rStyle w:val="Annotation"/>
        </w:rPr>
        <w:t>]</w:t>
      </w:r>
    </w:p>
    <w:p w14:paraId="3F1DA497" w14:textId="77777777" w:rsidR="00F33687" w:rsidRPr="00F33687" w:rsidRDefault="00BE2EAE" w:rsidP="00B841FA">
      <w:pPr>
        <w:pStyle w:val="Heading4"/>
      </w:pPr>
      <w:bookmarkStart w:id="1239" w:name="_Toc313270711"/>
      <w:bookmarkStart w:id="1240" w:name="_Toc204327876"/>
      <w:r w:rsidRPr="00BE2EAE">
        <w:t>The located_in relation</w:t>
      </w:r>
      <w:bookmarkEnd w:id="1239"/>
      <w:bookmarkEnd w:id="1240"/>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r w:rsidR="00F1597E" w:rsidRPr="00486765">
        <w:rPr>
          <w:rStyle w:val="Emphasis"/>
          <w:i w:val="0"/>
          <w:szCs w:val="23"/>
          <w:bdr w:val="none" w:sz="0" w:space="0" w:color="auto" w:frame="1"/>
          <w:shd w:val="clear" w:color="auto" w:fill="FFFFFF"/>
        </w:rPr>
        <w:t>.</w:t>
      </w:r>
    </w:p>
    <w:p w14:paraId="0413DBC9" w14:textId="557B50CA"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r w:rsidR="006B789E">
        <w:rPr>
          <w:rStyle w:val="Emphasis"/>
          <w:iCs w:val="0"/>
        </w:rPr>
        <w:t>b</w:t>
      </w:r>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r w:rsidR="006B789E">
        <w:rPr>
          <w:rStyle w:val="Emphasis"/>
          <w:iCs w:val="0"/>
        </w:rPr>
        <w:t>c</w:t>
      </w:r>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r w:rsidR="006B789E">
        <w:rPr>
          <w:rStyle w:val="Emphasis"/>
          <w:iCs w:val="0"/>
        </w:rPr>
        <w:t>b</w:t>
      </w:r>
      <w:r w:rsidR="00612B09" w:rsidRPr="00486765">
        <w:rPr>
          <w:rStyle w:val="Emphasis"/>
          <w:i w:val="0"/>
          <w:iCs w:val="0"/>
        </w:rPr>
        <w:t xml:space="preserve"> and </w:t>
      </w:r>
      <w:r w:rsidR="006B789E">
        <w:rPr>
          <w:rStyle w:val="Emphasis"/>
          <w:iCs w:val="0"/>
        </w:rPr>
        <w:t>c</w:t>
      </w:r>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r w:rsidR="006B789E">
        <w:rPr>
          <w:rStyle w:val="Emphasis"/>
          <w:iCs w:val="0"/>
        </w:rPr>
        <w:t>b</w:t>
      </w:r>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r w:rsidR="006B789E">
        <w:rPr>
          <w:rStyle w:val="Emphasis"/>
          <w:iCs w:val="0"/>
        </w:rPr>
        <w:t xml:space="preserve">c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51F40984" w:rsidR="00187F8C" w:rsidRPr="00486765" w:rsidRDefault="00A273EC">
      <w:pPr>
        <w:pStyle w:val="Specification"/>
      </w:pPr>
      <w:del w:id="1241" w:author="phismith" w:date="2012-08-09T14:44:00Z">
        <w:r w:rsidRPr="001A1FC3" w:rsidDel="001A1FC3">
          <w:rPr>
            <w:rStyle w:val="Annotation"/>
            <w:rPrChange w:id="1242" w:author="phismith" w:date="2012-08-09T14:44:00Z">
              <w:rPr>
                <w:rStyle w:val="Annotation"/>
                <w:highlight w:val="yellow"/>
              </w:rPr>
            </w:rPrChange>
          </w:rPr>
          <w:delText>a</w:delText>
        </w:r>
        <w:r w:rsidR="00BC02F8" w:rsidRPr="001A1FC3" w:rsidDel="001A1FC3">
          <w:rPr>
            <w:rStyle w:val="Annotation"/>
            <w:rPrChange w:id="1243" w:author="phismith" w:date="2012-08-09T14:44:00Z">
              <w:rPr>
                <w:rStyle w:val="Annotation"/>
                <w:highlight w:val="yellow"/>
              </w:rPr>
            </w:rPrChange>
          </w:rPr>
          <w:delText>t</w:delText>
        </w:r>
        <w:r w:rsidRPr="001A1FC3" w:rsidDel="001A1FC3">
          <w:rPr>
            <w:rStyle w:val="Annotation"/>
            <w:rPrChange w:id="1244" w:author="phismith" w:date="2012-08-09T14:44:00Z">
              <w:rPr>
                <w:rStyle w:val="Annotation"/>
                <w:highlight w:val="yellow"/>
              </w:rPr>
            </w:rPrChange>
          </w:rPr>
          <w:delText>(located_in)[</w:delText>
        </w:r>
        <w:r w:rsidR="00236D40" w:rsidRPr="001A1FC3" w:rsidDel="001A1FC3">
          <w:rPr>
            <w:rStyle w:val="SpecificationType"/>
            <w:sz w:val="22"/>
            <w:rPrChange w:id="1245" w:author="phismith" w:date="2012-08-09T14:44:00Z">
              <w:rPr>
                <w:rStyle w:val="SpecificationType"/>
                <w:sz w:val="22"/>
                <w:highlight w:val="yellow"/>
              </w:rPr>
            </w:rPrChange>
          </w:rPr>
          <w:delText>Axiom</w:delText>
        </w:r>
      </w:del>
      <w:ins w:id="1246" w:author="phismith" w:date="2012-08-09T14:44:00Z">
        <w:r w:rsidR="001A1FC3" w:rsidRPr="001A1FC3">
          <w:rPr>
            <w:rStyle w:val="Annotation"/>
            <w:rPrChange w:id="1247" w:author="phismith" w:date="2012-08-09T14:44:00Z">
              <w:rPr>
                <w:rStyle w:val="Annotation"/>
                <w:highlight w:val="yellow"/>
              </w:rPr>
            </w:rPrChange>
          </w:rPr>
          <w:t>at(located_in)[</w:t>
        </w:r>
        <w:r w:rsidR="001A1FC3" w:rsidRPr="001A1FC3">
          <w:rPr>
            <w:rStyle w:val="SpecificationType"/>
            <w:sz w:val="22"/>
            <w:rPrChange w:id="1248" w:author="phismith" w:date="2012-08-09T14:44:00Z">
              <w:rPr>
                <w:rStyle w:val="SpecificationType"/>
                <w:sz w:val="22"/>
                <w:highlight w:val="yellow"/>
              </w:rPr>
            </w:rPrChange>
          </w:rPr>
          <w:t>Theorem</w:t>
        </w:r>
      </w:ins>
      <w:r w:rsidR="00236D40" w:rsidRPr="001A1FC3">
        <w:rPr>
          <w:smallCaps/>
          <w:rPrChange w:id="1249" w:author="phismith" w:date="2012-08-09T14:44:00Z">
            <w:rPr>
              <w:smallCaps/>
              <w:highlight w:val="yellow"/>
            </w:rPr>
          </w:rPrChange>
        </w:rPr>
        <w:t>:</w:t>
      </w:r>
      <w:r w:rsidR="00187F8C" w:rsidRPr="001A1FC3">
        <w:rPr>
          <w:rPrChange w:id="1250" w:author="phismith" w:date="2012-08-09T14:44:00Z">
            <w:rPr>
              <w:highlight w:val="yellow"/>
            </w:rPr>
          </w:rPrChange>
        </w:rPr>
        <w:t xml:space="preserve"> </w:t>
      </w:r>
      <w:r w:rsidR="00187F8C" w:rsidRPr="001A1FC3">
        <w:rPr>
          <w:b/>
          <w:rPrChange w:id="1251" w:author="phismith" w:date="2012-08-09T14:44:00Z">
            <w:rPr>
              <w:b/>
              <w:highlight w:val="yellow"/>
            </w:rPr>
          </w:rPrChange>
        </w:rPr>
        <w:t>Located_in</w:t>
      </w:r>
      <w:r w:rsidR="00187F8C" w:rsidRPr="001A1FC3">
        <w:rPr>
          <w:rPrChange w:id="1252" w:author="phismith" w:date="2012-08-09T14:44:00Z">
            <w:rPr>
              <w:highlight w:val="yellow"/>
            </w:rPr>
          </w:rPrChange>
        </w:rPr>
        <w:t xml:space="preserve"> is transitive</w:t>
      </w:r>
      <w:r w:rsidR="006D323D" w:rsidRPr="001A1FC3">
        <w:rPr>
          <w:rPrChange w:id="1253" w:author="phismith" w:date="2012-08-09T14:44:00Z">
            <w:rPr>
              <w:highlight w:val="yellow"/>
            </w:rPr>
          </w:rPrChange>
        </w:rPr>
        <w:t>. [046-00</w:t>
      </w:r>
      <w:ins w:id="1254" w:author="phismith" w:date="2012-08-09T14:44:00Z">
        <w:r w:rsidR="001A1FC3" w:rsidRPr="001A1FC3">
          <w:rPr>
            <w:rPrChange w:id="1255" w:author="phismith" w:date="2012-08-09T14:44:00Z">
              <w:rPr>
                <w:highlight w:val="yellow"/>
              </w:rPr>
            </w:rPrChange>
          </w:rPr>
          <w:t>2</w:t>
        </w:r>
      </w:ins>
      <w:del w:id="1256" w:author="phismith" w:date="2012-08-09T14:44:00Z">
        <w:r w:rsidR="006D323D" w:rsidRPr="001A1FC3" w:rsidDel="001A1FC3">
          <w:rPr>
            <w:rPrChange w:id="1257" w:author="phismith" w:date="2012-08-09T14:44:00Z">
              <w:rPr>
                <w:highlight w:val="yellow"/>
              </w:rPr>
            </w:rPrChange>
          </w:rPr>
          <w:delText>1</w:delText>
        </w:r>
      </w:del>
      <w:r w:rsidR="006D323D" w:rsidRPr="001A1FC3">
        <w:rPr>
          <w:rPrChange w:id="1258" w:author="phismith" w:date="2012-08-09T14:44:00Z">
            <w:rPr>
              <w:highlight w:val="yellow"/>
            </w:rPr>
          </w:rPrChange>
        </w:rPr>
        <w:t>]</w:t>
      </w:r>
      <w:r w:rsidR="008B638C" w:rsidRPr="001A1FC3">
        <w:rPr>
          <w:rPrChange w:id="1259" w:author="phismith" w:date="2012-08-09T14:44:00Z">
            <w:rPr>
              <w:highlight w:val="yellow"/>
            </w:rPr>
          </w:rPrChange>
        </w:rPr>
        <w:t xml:space="preserve"> </w:t>
      </w:r>
      <w:r w:rsidR="009A41C8" w:rsidRPr="001A1FC3">
        <w:rPr>
          <w:rStyle w:val="Annotation"/>
          <w:rPrChange w:id="1260" w:author="phismith" w:date="2012-08-09T14:44:00Z">
            <w:rPr>
              <w:rStyle w:val="Annotation"/>
              <w:highlight w:val="yellow"/>
            </w:rPr>
          </w:rPrChange>
        </w:rPr>
        <w:t>/*</w:t>
      </w:r>
      <w:del w:id="1261" w:author="phismith" w:date="2012-08-09T14:44:00Z">
        <w:r w:rsidR="008B638C" w:rsidRPr="001A1FC3" w:rsidDel="001A1FC3">
          <w:rPr>
            <w:rPrChange w:id="1262" w:author="phismith" w:date="2012-08-09T14:44:00Z">
              <w:rPr>
                <w:highlight w:val="yellow"/>
              </w:rPr>
            </w:rPrChange>
          </w:rPr>
          <w:delText>CHECK _ I THINK THIS IS A THEOREM</w:delText>
        </w:r>
      </w:del>
    </w:p>
    <w:p w14:paraId="1A1DF747" w14:textId="0AA42EF8" w:rsidR="001A1FC3" w:rsidRPr="001A1FC3" w:rsidRDefault="001A1FC3" w:rsidP="001A1FC3">
      <w:pPr>
        <w:rPr>
          <w:ins w:id="1263" w:author="phismith" w:date="2012-08-09T14:45:00Z"/>
          <w:rPrChange w:id="1264" w:author="phismith" w:date="2012-08-09T14:45:00Z">
            <w:rPr>
              <w:ins w:id="1265" w:author="phismith" w:date="2012-08-09T14:45:00Z"/>
              <w:i/>
            </w:rPr>
          </w:rPrChange>
        </w:rPr>
        <w:pPrChange w:id="1266" w:author="phismith" w:date="2012-08-09T14:45:00Z">
          <w:pPr>
            <w:ind w:left="1440"/>
          </w:pPr>
        </w:pPrChange>
      </w:pPr>
      <w:ins w:id="1267" w:author="phismith" w:date="2012-08-09T14:45:00Z">
        <w:r>
          <w:t>That is to say:</w:t>
        </w:r>
      </w:ins>
    </w:p>
    <w:p w14:paraId="7266FFE3" w14:textId="57AAA135" w:rsidR="00F4014E" w:rsidRPr="00486765" w:rsidRDefault="001A1FC3" w:rsidP="001A1FC3">
      <w:pPr>
        <w:ind w:firstLine="720"/>
        <w:pPrChange w:id="1268" w:author="phismith" w:date="2012-08-09T14:45:00Z">
          <w:pPr>
            <w:ind w:left="1440"/>
          </w:pPr>
        </w:pPrChange>
      </w:pPr>
      <w:ins w:id="1269" w:author="phismith" w:date="2012-08-09T14:45:00Z">
        <w:r w:rsidRPr="001A1FC3">
          <w:rPr>
            <w:rPrChange w:id="1270" w:author="phismith" w:date="2012-08-09T14:45:00Z">
              <w:rPr>
                <w:i/>
              </w:rPr>
            </w:rPrChange>
          </w:rPr>
          <w:t>If</w:t>
        </w:r>
        <w:r>
          <w:rPr>
            <w:i/>
          </w:rPr>
          <w:t xml:space="preserve"> </w:t>
        </w:r>
      </w:ins>
      <w:r w:rsidR="006B789E">
        <w:rPr>
          <w:i/>
        </w:rPr>
        <w:t>b</w:t>
      </w:r>
      <w:r w:rsidR="00F4014E" w:rsidRPr="00486765">
        <w:t xml:space="preserve"> </w:t>
      </w:r>
      <w:r w:rsidR="00F4014E" w:rsidRPr="00486765">
        <w:rPr>
          <w:b/>
        </w:rPr>
        <w:t>located_in</w:t>
      </w:r>
      <w:r w:rsidR="00F4014E" w:rsidRPr="00486765">
        <w:t xml:space="preserve"> </w:t>
      </w:r>
      <w:r w:rsidR="006B789E">
        <w:rPr>
          <w:i/>
        </w:rPr>
        <w:t>c</w:t>
      </w:r>
      <w:del w:id="1271" w:author="phismith" w:date="2012-08-07T14:35:00Z">
        <w:r w:rsidR="00F4014E" w:rsidRPr="00486765" w:rsidDel="009E331B">
          <w:delText xml:space="preserve"> at </w:delText>
        </w:r>
        <w:r w:rsidR="00F4014E" w:rsidRPr="00486765" w:rsidDel="009E331B">
          <w:rPr>
            <w:i/>
          </w:rPr>
          <w:delText>t</w:delText>
        </w:r>
      </w:del>
      <w:ins w:id="1272" w:author="phismith" w:date="2012-08-07T14:36:00Z">
        <w:r w:rsidR="009E331B" w:rsidRPr="009E331B">
          <w:rPr>
            <w:b/>
          </w:rPr>
          <w:t xml:space="preserve"> at</w:t>
        </w:r>
      </w:ins>
      <w:ins w:id="1273" w:author="phismith" w:date="2012-08-07T14:35:00Z">
        <w:r w:rsidR="009E331B">
          <w:t xml:space="preserve"> t </w:t>
        </w:r>
      </w:ins>
      <w:r w:rsidR="00F4014E" w:rsidRPr="00486765">
        <w:t xml:space="preserve"> and </w:t>
      </w:r>
      <w:r w:rsidR="006B789E">
        <w:rPr>
          <w:i/>
        </w:rPr>
        <w:t>c</w:t>
      </w:r>
      <w:r w:rsidR="00F4014E" w:rsidRPr="00486765">
        <w:t xml:space="preserve"> </w:t>
      </w:r>
      <w:r w:rsidR="00F4014E" w:rsidRPr="00486765">
        <w:rPr>
          <w:b/>
        </w:rPr>
        <w:t>located_in</w:t>
      </w:r>
      <w:r w:rsidR="00F4014E" w:rsidRPr="00486765">
        <w:t xml:space="preserve"> </w:t>
      </w:r>
      <w:r w:rsidR="006B789E">
        <w:rPr>
          <w:i/>
        </w:rPr>
        <w:t>d</w:t>
      </w:r>
      <w:del w:id="1274" w:author="phismith" w:date="2012-08-07T14:35:00Z">
        <w:r w:rsidR="00F4014E" w:rsidRPr="00486765" w:rsidDel="009E331B">
          <w:delText xml:space="preserve"> at </w:delText>
        </w:r>
        <w:r w:rsidR="00F4014E" w:rsidRPr="00486765" w:rsidDel="009E331B">
          <w:rPr>
            <w:i/>
          </w:rPr>
          <w:delText>t</w:delText>
        </w:r>
      </w:del>
      <w:ins w:id="1275" w:author="phismith" w:date="2012-08-07T14:36:00Z">
        <w:r w:rsidR="009E331B" w:rsidRPr="009E331B">
          <w:rPr>
            <w:b/>
          </w:rPr>
          <w:t xml:space="preserve"> at</w:t>
        </w:r>
      </w:ins>
      <w:ins w:id="1276" w:author="phismith" w:date="2012-08-07T14:35:00Z">
        <w:r w:rsidR="009E331B">
          <w:t xml:space="preserve"> t</w:t>
        </w:r>
      </w:ins>
      <w:del w:id="1277" w:author="phismith" w:date="2012-08-08T12:56:00Z">
        <w:r w:rsidR="00F4014E" w:rsidRPr="00486765" w:rsidDel="00F27BB8">
          <w:delText>,</w:delText>
        </w:r>
      </w:del>
      <w:ins w:id="1278" w:author="phismith" w:date="2012-08-08T12:56:00Z">
        <w:r w:rsidR="00F27BB8">
          <w:t>,</w:t>
        </w:r>
      </w:ins>
      <w:r w:rsidR="00F4014E" w:rsidRPr="00486765">
        <w:t xml:space="preserve"> then </w:t>
      </w:r>
      <w:r w:rsidR="006B789E">
        <w:rPr>
          <w:i/>
        </w:rPr>
        <w:t>b</w:t>
      </w:r>
      <w:r w:rsidR="00F4014E" w:rsidRPr="00486765">
        <w:t xml:space="preserve"> </w:t>
      </w:r>
      <w:r w:rsidR="00F4014E" w:rsidRPr="00486765">
        <w:rPr>
          <w:b/>
        </w:rPr>
        <w:t>located_in</w:t>
      </w:r>
      <w:r w:rsidR="00F4014E" w:rsidRPr="00486765">
        <w:t xml:space="preserve"> </w:t>
      </w:r>
      <w:r w:rsidR="006B789E">
        <w:rPr>
          <w:i/>
        </w:rPr>
        <w:t>d</w:t>
      </w:r>
      <w:del w:id="1279" w:author="phismith" w:date="2012-08-07T14:35:00Z">
        <w:r w:rsidR="00BC02F8" w:rsidDel="009E331B">
          <w:rPr>
            <w:i/>
          </w:rPr>
          <w:delText xml:space="preserve"> at t</w:delText>
        </w:r>
      </w:del>
      <w:ins w:id="1280" w:author="phismith" w:date="2012-08-07T14:36:00Z">
        <w:r w:rsidR="009E331B" w:rsidRPr="009E331B">
          <w:rPr>
            <w:b/>
            <w:i/>
          </w:rPr>
          <w:t xml:space="preserve"> at</w:t>
        </w:r>
      </w:ins>
      <w:ins w:id="1281" w:author="phismith" w:date="2012-08-07T14:35:00Z">
        <w:r w:rsidR="009E331B">
          <w:rPr>
            <w:i/>
          </w:rPr>
          <w:t xml:space="preserve"> t </w:t>
        </w:r>
      </w:ins>
      <w:r w:rsidR="009A41C8" w:rsidRPr="00D248A1">
        <w:rPr>
          <w:rStyle w:val="Annotation"/>
        </w:rPr>
        <w:t>*/</w:t>
      </w:r>
      <w:r w:rsidR="00A273EC" w:rsidRPr="00255E9F">
        <w:rPr>
          <w:rStyle w:val="Annotation"/>
        </w:rPr>
        <w:t>]</w:t>
      </w:r>
    </w:p>
    <w:p w14:paraId="74738D5D" w14:textId="29B156AF" w:rsidR="008B638C" w:rsidRPr="00C74368" w:rsidRDefault="009A41C8">
      <w:pPr>
        <w:pStyle w:val="Specification"/>
        <w:rPr>
          <w:highlight w:val="yellow"/>
        </w:rPr>
      </w:pPr>
      <w:r w:rsidRPr="00940621">
        <w:rPr>
          <w:rStyle w:val="Annotation"/>
          <w:rPrChange w:id="1282" w:author="phismith" w:date="2012-08-09T14:45:00Z">
            <w:rPr>
              <w:rStyle w:val="Annotation"/>
              <w:highlight w:val="yellow"/>
            </w:rPr>
          </w:rPrChange>
        </w:rPr>
        <w:t>as(independent continuant)[</w:t>
      </w:r>
      <w:r w:rsidR="008B638C" w:rsidRPr="00940621">
        <w:rPr>
          <w:smallCaps/>
          <w:rPrChange w:id="1283" w:author="phismith" w:date="2012-08-09T14:45:00Z">
            <w:rPr>
              <w:smallCaps/>
              <w:highlight w:val="yellow"/>
            </w:rPr>
          </w:rPrChange>
        </w:rPr>
        <w:t>Axiom</w:t>
      </w:r>
      <w:r w:rsidR="008B638C" w:rsidRPr="00940621">
        <w:rPr>
          <w:rPrChange w:id="1284" w:author="phismith" w:date="2012-08-09T14:45:00Z">
            <w:rPr>
              <w:highlight w:val="yellow"/>
            </w:rPr>
          </w:rPrChange>
        </w:rPr>
        <w:t xml:space="preserve">: For any </w:t>
      </w:r>
      <w:r w:rsidR="008B638C" w:rsidRPr="00940621">
        <w:rPr>
          <w:i/>
          <w:rPrChange w:id="1285" w:author="phismith" w:date="2012-08-09T14:45:00Z">
            <w:rPr>
              <w:highlight w:val="yellow"/>
            </w:rPr>
          </w:rPrChange>
        </w:rPr>
        <w:t>independent continuant</w:t>
      </w:r>
      <w:r w:rsidR="008B638C" w:rsidRPr="00940621">
        <w:rPr>
          <w:rPrChange w:id="1286" w:author="phismith" w:date="2012-08-09T14:45:00Z">
            <w:rPr>
              <w:highlight w:val="yellow"/>
            </w:rPr>
          </w:rPrChange>
        </w:rPr>
        <w:t xml:space="preserve"> </w:t>
      </w:r>
      <w:r w:rsidR="006B789E" w:rsidRPr="00940621">
        <w:rPr>
          <w:i/>
          <w:rPrChange w:id="1287" w:author="phismith" w:date="2012-08-09T14:45:00Z">
            <w:rPr>
              <w:i/>
              <w:highlight w:val="yellow"/>
            </w:rPr>
          </w:rPrChange>
        </w:rPr>
        <w:t>b</w:t>
      </w:r>
      <w:r w:rsidR="008B638C" w:rsidRPr="00940621">
        <w:rPr>
          <w:i/>
          <w:rPrChange w:id="1288" w:author="phismith" w:date="2012-08-09T14:45:00Z">
            <w:rPr>
              <w:i/>
              <w:highlight w:val="yellow"/>
            </w:rPr>
          </w:rPrChange>
        </w:rPr>
        <w:t xml:space="preserve"> </w:t>
      </w:r>
      <w:r w:rsidR="008B638C" w:rsidRPr="00940621">
        <w:rPr>
          <w:rPrChange w:id="1289" w:author="phismith" w:date="2012-08-09T14:45:00Z">
            <w:rPr>
              <w:highlight w:val="yellow"/>
            </w:rPr>
          </w:rPrChange>
        </w:rPr>
        <w:t xml:space="preserve">and any </w:t>
      </w:r>
      <w:del w:id="1290" w:author="phismith" w:date="2012-08-09T14:46:00Z">
        <w:r w:rsidR="008B638C" w:rsidRPr="00940621" w:rsidDel="00940621">
          <w:rPr>
            <w:rPrChange w:id="1291" w:author="phismith" w:date="2012-08-09T14:45:00Z">
              <w:rPr>
                <w:highlight w:val="yellow"/>
              </w:rPr>
            </w:rPrChange>
          </w:rPr>
          <w:delText xml:space="preserve">time </w:delText>
        </w:r>
      </w:del>
      <w:r w:rsidR="008B638C" w:rsidRPr="00940621">
        <w:rPr>
          <w:i/>
          <w:rPrChange w:id="1292" w:author="phismith" w:date="2012-08-09T14:45:00Z">
            <w:rPr>
              <w:i/>
              <w:highlight w:val="yellow"/>
            </w:rPr>
          </w:rPrChange>
        </w:rPr>
        <w:t xml:space="preserve">t </w:t>
      </w:r>
      <w:r w:rsidR="008B638C" w:rsidRPr="00940621">
        <w:rPr>
          <w:rPrChange w:id="1293" w:author="phismith" w:date="2012-08-09T14:45:00Z">
            <w:rPr>
              <w:highlight w:val="yellow"/>
            </w:rPr>
          </w:rPrChange>
        </w:rPr>
        <w:t xml:space="preserve">there is some </w:t>
      </w:r>
      <w:r w:rsidR="008B638C" w:rsidRPr="00940621">
        <w:rPr>
          <w:i/>
          <w:rPrChange w:id="1294" w:author="phismith" w:date="2012-08-09T14:45:00Z">
            <w:rPr>
              <w:i/>
              <w:highlight w:val="yellow"/>
            </w:rPr>
          </w:rPrChange>
        </w:rPr>
        <w:t>spatial region r</w:t>
      </w:r>
      <w:r w:rsidR="008B638C" w:rsidRPr="00940621">
        <w:rPr>
          <w:rPrChange w:id="1295" w:author="phismith" w:date="2012-08-09T14:45:00Z">
            <w:rPr>
              <w:highlight w:val="yellow"/>
            </w:rPr>
          </w:rPrChange>
        </w:rPr>
        <w:t xml:space="preserve"> such that </w:t>
      </w:r>
      <w:r w:rsidR="006B789E" w:rsidRPr="00940621">
        <w:rPr>
          <w:i/>
          <w:rPrChange w:id="1296" w:author="phismith" w:date="2012-08-09T14:45:00Z">
            <w:rPr>
              <w:i/>
              <w:highlight w:val="yellow"/>
            </w:rPr>
          </w:rPrChange>
        </w:rPr>
        <w:t>b</w:t>
      </w:r>
      <w:r w:rsidR="008B638C" w:rsidRPr="00940621">
        <w:rPr>
          <w:i/>
          <w:rPrChange w:id="1297" w:author="phismith" w:date="2012-08-09T14:45:00Z">
            <w:rPr>
              <w:i/>
              <w:highlight w:val="yellow"/>
            </w:rPr>
          </w:rPrChange>
        </w:rPr>
        <w:t xml:space="preserve"> </w:t>
      </w:r>
      <w:r w:rsidR="008B638C" w:rsidRPr="00940621">
        <w:rPr>
          <w:rPrChange w:id="1298" w:author="phismith" w:date="2012-08-09T14:45:00Z">
            <w:rPr>
              <w:highlight w:val="yellow"/>
            </w:rPr>
          </w:rPrChange>
        </w:rPr>
        <w:t xml:space="preserve">is </w:t>
      </w:r>
      <w:r w:rsidR="008B638C" w:rsidRPr="00940621">
        <w:rPr>
          <w:b/>
          <w:rPrChange w:id="1299" w:author="phismith" w:date="2012-08-09T14:45:00Z">
            <w:rPr>
              <w:b/>
              <w:highlight w:val="yellow"/>
            </w:rPr>
          </w:rPrChange>
        </w:rPr>
        <w:t xml:space="preserve">located_in </w:t>
      </w:r>
      <w:r w:rsidR="008B638C" w:rsidRPr="00940621">
        <w:rPr>
          <w:i/>
          <w:rPrChange w:id="1300" w:author="phismith" w:date="2012-08-09T14:45:00Z">
            <w:rPr>
              <w:i/>
              <w:highlight w:val="yellow"/>
            </w:rPr>
          </w:rPrChange>
        </w:rPr>
        <w:t>r</w:t>
      </w:r>
      <w:r w:rsidR="008B638C" w:rsidRPr="00940621">
        <w:rPr>
          <w:b/>
          <w:i/>
          <w:rPrChange w:id="1301" w:author="phismith" w:date="2012-08-09T14:45:00Z">
            <w:rPr>
              <w:b/>
              <w:i/>
              <w:highlight w:val="yellow"/>
            </w:rPr>
          </w:rPrChange>
        </w:rPr>
        <w:t xml:space="preserve"> </w:t>
      </w:r>
      <w:r w:rsidR="008B638C" w:rsidRPr="00940621">
        <w:rPr>
          <w:b/>
          <w:rPrChange w:id="1302" w:author="phismith" w:date="2012-08-09T14:45:00Z">
            <w:rPr>
              <w:b/>
              <w:highlight w:val="yellow"/>
            </w:rPr>
          </w:rPrChange>
        </w:rPr>
        <w:t xml:space="preserve">at </w:t>
      </w:r>
      <w:r w:rsidR="008B638C" w:rsidRPr="00940621">
        <w:rPr>
          <w:i/>
          <w:rPrChange w:id="1303" w:author="phismith" w:date="2012-08-09T14:45:00Z">
            <w:rPr>
              <w:i/>
              <w:highlight w:val="yellow"/>
            </w:rPr>
          </w:rPrChange>
        </w:rPr>
        <w:t>t.</w:t>
      </w:r>
      <w:r w:rsidR="008B638C" w:rsidRPr="00940621">
        <w:rPr>
          <w:rPrChange w:id="1304" w:author="phismith" w:date="2012-08-09T14:45:00Z">
            <w:rPr>
              <w:highlight w:val="yellow"/>
            </w:rPr>
          </w:rPrChange>
        </w:rPr>
        <w:t xml:space="preserve"> [</w:t>
      </w:r>
      <w:r w:rsidR="00A11862" w:rsidRPr="00940621">
        <w:rPr>
          <w:rPrChange w:id="1305" w:author="phismith" w:date="2012-08-09T14:45:00Z">
            <w:rPr>
              <w:highlight w:val="yellow"/>
            </w:rPr>
          </w:rPrChange>
        </w:rPr>
        <w:t>134</w:t>
      </w:r>
      <w:r w:rsidR="008B638C" w:rsidRPr="00940621">
        <w:rPr>
          <w:rPrChange w:id="1306" w:author="phismith" w:date="2012-08-09T14:45:00Z">
            <w:rPr>
              <w:highlight w:val="yellow"/>
            </w:rPr>
          </w:rPrChange>
        </w:rPr>
        <w:t>-001]</w:t>
      </w:r>
    </w:p>
    <w:p w14:paraId="10032A31" w14:textId="0D882D23" w:rsidR="008B638C" w:rsidRPr="00486765" w:rsidRDefault="008B638C">
      <w:pPr>
        <w:pStyle w:val="Specification"/>
      </w:pPr>
      <w:r w:rsidRPr="00D248A1">
        <w:rPr>
          <w:rStyle w:val="SpecificationType"/>
          <w:sz w:val="22"/>
        </w:rPr>
        <w:t>Axiom:</w:t>
      </w:r>
      <w:r w:rsidRPr="00940621">
        <w:rPr>
          <w:rPrChange w:id="1307" w:author="phismith" w:date="2012-08-09T14:45:00Z">
            <w:rPr>
              <w:highlight w:val="yellow"/>
            </w:rPr>
          </w:rPrChange>
        </w:rPr>
        <w:t xml:space="preserve"> For any </w:t>
      </w:r>
      <w:r w:rsidRPr="00940621">
        <w:rPr>
          <w:i/>
          <w:rPrChange w:id="1308" w:author="phismith" w:date="2012-08-09T14:46:00Z">
            <w:rPr>
              <w:highlight w:val="yellow"/>
            </w:rPr>
          </w:rPrChange>
        </w:rPr>
        <w:t>independent continuant</w:t>
      </w:r>
      <w:r w:rsidRPr="00940621">
        <w:rPr>
          <w:rPrChange w:id="1309" w:author="phismith" w:date="2012-08-09T14:45:00Z">
            <w:rPr>
              <w:highlight w:val="yellow"/>
            </w:rPr>
          </w:rPrChange>
        </w:rPr>
        <w:t xml:space="preserve"> </w:t>
      </w:r>
      <w:r w:rsidR="006B789E" w:rsidRPr="00940621">
        <w:rPr>
          <w:i/>
          <w:rPrChange w:id="1310" w:author="phismith" w:date="2012-08-09T14:45:00Z">
            <w:rPr>
              <w:i/>
              <w:highlight w:val="yellow"/>
            </w:rPr>
          </w:rPrChange>
        </w:rPr>
        <w:t>b</w:t>
      </w:r>
      <w:r w:rsidRPr="00940621">
        <w:rPr>
          <w:i/>
          <w:rPrChange w:id="1311" w:author="phismith" w:date="2012-08-09T14:45:00Z">
            <w:rPr>
              <w:i/>
              <w:highlight w:val="yellow"/>
            </w:rPr>
          </w:rPrChange>
        </w:rPr>
        <w:t xml:space="preserve"> </w:t>
      </w:r>
      <w:r w:rsidRPr="00940621">
        <w:rPr>
          <w:rPrChange w:id="1312" w:author="phismith" w:date="2012-08-09T14:45:00Z">
            <w:rPr>
              <w:highlight w:val="yellow"/>
            </w:rPr>
          </w:rPrChange>
        </w:rPr>
        <w:t xml:space="preserve">and any </w:t>
      </w:r>
      <w:del w:id="1313" w:author="phismith" w:date="2012-08-09T14:46:00Z">
        <w:r w:rsidRPr="00940621" w:rsidDel="00940621">
          <w:rPr>
            <w:rPrChange w:id="1314" w:author="phismith" w:date="2012-08-09T14:45:00Z">
              <w:rPr>
                <w:highlight w:val="yellow"/>
              </w:rPr>
            </w:rPrChange>
          </w:rPr>
          <w:delText xml:space="preserve">time </w:delText>
        </w:r>
      </w:del>
      <w:r w:rsidRPr="00940621">
        <w:rPr>
          <w:i/>
          <w:rPrChange w:id="1315" w:author="phismith" w:date="2012-08-09T14:45:00Z">
            <w:rPr>
              <w:i/>
              <w:highlight w:val="yellow"/>
            </w:rPr>
          </w:rPrChange>
        </w:rPr>
        <w:t>t</w:t>
      </w:r>
      <w:r w:rsidRPr="00940621">
        <w:rPr>
          <w:rPrChange w:id="1316" w:author="phismith" w:date="2012-08-09T14:45:00Z">
            <w:rPr>
              <w:highlight w:val="yellow"/>
            </w:rPr>
          </w:rPrChange>
        </w:rPr>
        <w:t xml:space="preserve">, if </w:t>
      </w:r>
      <w:r w:rsidR="006B789E" w:rsidRPr="00940621">
        <w:rPr>
          <w:i/>
          <w:rPrChange w:id="1317" w:author="phismith" w:date="2012-08-09T14:45:00Z">
            <w:rPr>
              <w:i/>
              <w:highlight w:val="yellow"/>
            </w:rPr>
          </w:rPrChange>
        </w:rPr>
        <w:t>b</w:t>
      </w:r>
      <w:r w:rsidRPr="00940621">
        <w:rPr>
          <w:i/>
          <w:rPrChange w:id="1318" w:author="phismith" w:date="2012-08-09T14:45:00Z">
            <w:rPr>
              <w:i/>
              <w:highlight w:val="yellow"/>
            </w:rPr>
          </w:rPrChange>
        </w:rPr>
        <w:t xml:space="preserve"> </w:t>
      </w:r>
      <w:r w:rsidRPr="00940621">
        <w:rPr>
          <w:rPrChange w:id="1319" w:author="phismith" w:date="2012-08-09T14:45:00Z">
            <w:rPr>
              <w:highlight w:val="yellow"/>
            </w:rPr>
          </w:rPrChange>
        </w:rPr>
        <w:t xml:space="preserve">is </w:t>
      </w:r>
      <w:r w:rsidRPr="00940621">
        <w:rPr>
          <w:b/>
          <w:rPrChange w:id="1320" w:author="phismith" w:date="2012-08-09T14:45:00Z">
            <w:rPr>
              <w:b/>
              <w:highlight w:val="yellow"/>
            </w:rPr>
          </w:rPrChange>
        </w:rPr>
        <w:t xml:space="preserve">located_in </w:t>
      </w:r>
      <w:r w:rsidRPr="00940621">
        <w:rPr>
          <w:i/>
          <w:rPrChange w:id="1321" w:author="phismith" w:date="2012-08-09T14:45:00Z">
            <w:rPr>
              <w:i/>
              <w:highlight w:val="yellow"/>
            </w:rPr>
          </w:rPrChange>
        </w:rPr>
        <w:t>r</w:t>
      </w:r>
      <w:r w:rsidRPr="00940621">
        <w:rPr>
          <w:b/>
          <w:i/>
          <w:rPrChange w:id="1322" w:author="phismith" w:date="2012-08-09T14:45:00Z">
            <w:rPr>
              <w:b/>
              <w:i/>
              <w:highlight w:val="yellow"/>
            </w:rPr>
          </w:rPrChange>
        </w:rPr>
        <w:t xml:space="preserve"> </w:t>
      </w:r>
      <w:r w:rsidRPr="00940621">
        <w:rPr>
          <w:b/>
          <w:rPrChange w:id="1323" w:author="phismith" w:date="2012-08-09T14:45:00Z">
            <w:rPr>
              <w:b/>
              <w:highlight w:val="yellow"/>
            </w:rPr>
          </w:rPrChange>
        </w:rPr>
        <w:t xml:space="preserve">at </w:t>
      </w:r>
      <w:r w:rsidRPr="00940621">
        <w:rPr>
          <w:i/>
          <w:rPrChange w:id="1324" w:author="phismith" w:date="2012-08-09T14:45:00Z">
            <w:rPr>
              <w:i/>
              <w:highlight w:val="yellow"/>
            </w:rPr>
          </w:rPrChange>
        </w:rPr>
        <w:t xml:space="preserve">t </w:t>
      </w:r>
      <w:r w:rsidRPr="00940621">
        <w:rPr>
          <w:rPrChange w:id="1325" w:author="phismith" w:date="2012-08-09T14:45:00Z">
            <w:rPr>
              <w:highlight w:val="yellow"/>
            </w:rPr>
          </w:rPrChange>
        </w:rPr>
        <w:t xml:space="preserve">then there is some region </w:t>
      </w:r>
      <w:r w:rsidRPr="00940621">
        <w:rPr>
          <w:i/>
          <w:rPrChange w:id="1326" w:author="phismith" w:date="2012-08-09T14:45:00Z">
            <w:rPr>
              <w:i/>
              <w:highlight w:val="yellow"/>
            </w:rPr>
          </w:rPrChange>
        </w:rPr>
        <w:t>r</w:t>
      </w:r>
      <w:r w:rsidRPr="00940621">
        <w:rPr>
          <w:i/>
          <w:rPrChange w:id="1327" w:author="phismith" w:date="2012-08-09T14:45:00Z">
            <w:rPr>
              <w:i/>
              <w:highlight w:val="yellow"/>
            </w:rPr>
          </w:rPrChange>
        </w:rPr>
        <w:sym w:font="Symbol" w:char="F0A2"/>
      </w:r>
      <w:r w:rsidRPr="00940621">
        <w:rPr>
          <w:i/>
          <w:rPrChange w:id="1328" w:author="phismith" w:date="2012-08-09T14:45:00Z">
            <w:rPr>
              <w:i/>
              <w:highlight w:val="yellow"/>
            </w:rPr>
          </w:rPrChange>
        </w:rPr>
        <w:t xml:space="preserve"> </w:t>
      </w:r>
      <w:r w:rsidRPr="00940621">
        <w:rPr>
          <w:rPrChange w:id="1329" w:author="phismith" w:date="2012-08-09T14:45:00Z">
            <w:rPr>
              <w:highlight w:val="yellow"/>
            </w:rPr>
          </w:rPrChange>
        </w:rPr>
        <w:t xml:space="preserve">that is </w:t>
      </w:r>
      <w:r w:rsidRPr="00940621">
        <w:rPr>
          <w:b/>
          <w:rPrChange w:id="1330" w:author="phismith" w:date="2012-08-09T14:45:00Z">
            <w:rPr>
              <w:b/>
              <w:highlight w:val="yellow"/>
            </w:rPr>
          </w:rPrChange>
        </w:rPr>
        <w:t xml:space="preserve">continuant_part_of </w:t>
      </w:r>
      <w:r w:rsidRPr="00940621">
        <w:rPr>
          <w:i/>
          <w:rPrChange w:id="1331" w:author="phismith" w:date="2012-08-09T14:45:00Z">
            <w:rPr>
              <w:i/>
              <w:highlight w:val="yellow"/>
            </w:rPr>
          </w:rPrChange>
        </w:rPr>
        <w:t xml:space="preserve">r </w:t>
      </w:r>
      <w:r w:rsidRPr="00940621">
        <w:rPr>
          <w:rPrChange w:id="1332" w:author="phismith" w:date="2012-08-09T14:45:00Z">
            <w:rPr>
              <w:highlight w:val="yellow"/>
            </w:rPr>
          </w:rPrChange>
        </w:rPr>
        <w:t xml:space="preserve">and such that </w:t>
      </w:r>
      <w:r w:rsidR="006B789E" w:rsidRPr="00940621">
        <w:rPr>
          <w:i/>
          <w:rPrChange w:id="1333" w:author="phismith" w:date="2012-08-09T14:45:00Z">
            <w:rPr>
              <w:i/>
              <w:highlight w:val="yellow"/>
            </w:rPr>
          </w:rPrChange>
        </w:rPr>
        <w:t>b</w:t>
      </w:r>
      <w:r w:rsidRPr="00940621">
        <w:rPr>
          <w:i/>
          <w:rPrChange w:id="1334" w:author="phismith" w:date="2012-08-09T14:45:00Z">
            <w:rPr>
              <w:i/>
              <w:highlight w:val="yellow"/>
            </w:rPr>
          </w:rPrChange>
        </w:rPr>
        <w:t xml:space="preserve"> </w:t>
      </w:r>
      <w:del w:id="1335" w:author="phismith" w:date="2012-08-09T14:46:00Z">
        <w:r w:rsidRPr="00940621" w:rsidDel="00940621">
          <w:rPr>
            <w:rPrChange w:id="1336" w:author="phismith" w:date="2012-08-09T14:45:00Z">
              <w:rPr>
                <w:highlight w:val="yellow"/>
              </w:rPr>
            </w:rPrChange>
          </w:rPr>
          <w:delText xml:space="preserve">is </w:delText>
        </w:r>
      </w:del>
      <w:r w:rsidR="00555732" w:rsidRPr="00940621">
        <w:rPr>
          <w:b/>
          <w:rPrChange w:id="1337" w:author="phismith" w:date="2012-08-09T14:45:00Z">
            <w:rPr>
              <w:b/>
              <w:highlight w:val="yellow"/>
            </w:rPr>
          </w:rPrChange>
        </w:rPr>
        <w:t>occupies_spatial_region</w:t>
      </w:r>
      <w:r w:rsidRPr="00940621">
        <w:rPr>
          <w:i/>
          <w:rPrChange w:id="1338" w:author="phismith" w:date="2012-08-09T14:45:00Z">
            <w:rPr>
              <w:i/>
              <w:highlight w:val="yellow"/>
            </w:rPr>
          </w:rPrChange>
        </w:rPr>
        <w:t xml:space="preserve"> r</w:t>
      </w:r>
      <w:r w:rsidRPr="00940621">
        <w:rPr>
          <w:i/>
          <w:rPrChange w:id="1339" w:author="phismith" w:date="2012-08-09T14:45:00Z">
            <w:rPr>
              <w:i/>
              <w:highlight w:val="yellow"/>
            </w:rPr>
          </w:rPrChange>
        </w:rPr>
        <w:sym w:font="Symbol" w:char="F0A2"/>
      </w:r>
      <w:r w:rsidRPr="00940621">
        <w:rPr>
          <w:i/>
          <w:rPrChange w:id="1340" w:author="phismith" w:date="2012-08-09T14:45:00Z">
            <w:rPr>
              <w:i/>
              <w:highlight w:val="yellow"/>
            </w:rPr>
          </w:rPrChange>
        </w:rPr>
        <w:t xml:space="preserve"> </w:t>
      </w:r>
      <w:r w:rsidRPr="00940621">
        <w:rPr>
          <w:b/>
          <w:rPrChange w:id="1341" w:author="phismith" w:date="2012-08-09T14:45:00Z">
            <w:rPr>
              <w:b/>
              <w:highlight w:val="yellow"/>
            </w:rPr>
          </w:rPrChange>
        </w:rPr>
        <w:t>at</w:t>
      </w:r>
      <w:r w:rsidRPr="00940621">
        <w:rPr>
          <w:rPrChange w:id="1342" w:author="phismith" w:date="2012-08-09T14:45:00Z">
            <w:rPr>
              <w:highlight w:val="yellow"/>
            </w:rPr>
          </w:rPrChange>
        </w:rPr>
        <w:t xml:space="preserve"> </w:t>
      </w:r>
      <w:r w:rsidRPr="00940621">
        <w:rPr>
          <w:i/>
          <w:rPrChange w:id="1343" w:author="phismith" w:date="2012-08-09T14:45:00Z">
            <w:rPr>
              <w:i/>
              <w:highlight w:val="yellow"/>
            </w:rPr>
          </w:rPrChange>
        </w:rPr>
        <w:t>t.</w:t>
      </w:r>
      <w:r w:rsidRPr="00940621">
        <w:rPr>
          <w:rPrChange w:id="1344" w:author="phismith" w:date="2012-08-09T14:45:00Z">
            <w:rPr>
              <w:highlight w:val="yellow"/>
            </w:rPr>
          </w:rPrChange>
        </w:rPr>
        <w:t xml:space="preserve"> </w:t>
      </w:r>
      <w:r w:rsidRPr="00940621">
        <w:rPr>
          <w:i/>
          <w:rPrChange w:id="1345" w:author="phismith" w:date="2012-08-09T14:45:00Z">
            <w:rPr>
              <w:i/>
              <w:highlight w:val="yellow"/>
            </w:rPr>
          </w:rPrChange>
        </w:rPr>
        <w:t xml:space="preserve">  </w:t>
      </w:r>
      <w:r w:rsidRPr="00940621">
        <w:rPr>
          <w:rPrChange w:id="1346" w:author="phismith" w:date="2012-08-09T14:45:00Z">
            <w:rPr>
              <w:highlight w:val="yellow"/>
            </w:rPr>
          </w:rPrChange>
        </w:rPr>
        <w:t>[</w:t>
      </w:r>
      <w:r w:rsidR="00A11862" w:rsidRPr="00940621">
        <w:rPr>
          <w:rPrChange w:id="1347" w:author="phismith" w:date="2012-08-09T14:45:00Z">
            <w:rPr>
              <w:highlight w:val="yellow"/>
            </w:rPr>
          </w:rPrChange>
        </w:rPr>
        <w:t>135</w:t>
      </w:r>
      <w:r w:rsidRPr="00940621">
        <w:rPr>
          <w:rPrChange w:id="1348" w:author="phismith" w:date="2012-08-09T14:45:00Z">
            <w:rPr>
              <w:highlight w:val="yellow"/>
            </w:rPr>
          </w:rPrChange>
        </w:rPr>
        <w:t>-001]</w:t>
      </w:r>
      <w:r w:rsidR="009A41C8" w:rsidRPr="00D248A1">
        <w:rPr>
          <w:rStyle w:val="Annotation"/>
        </w:rPr>
        <w:t>]</w:t>
      </w:r>
    </w:p>
    <w:p w14:paraId="64764196" w14:textId="36EEADCA" w:rsidR="001A5D90" w:rsidRPr="00486765" w:rsidRDefault="00187F8C">
      <w:r w:rsidRPr="00486765">
        <w:t xml:space="preserve">For all </w:t>
      </w:r>
      <w:r w:rsidR="006B789E">
        <w:t xml:space="preserve">independent continuants </w:t>
      </w:r>
      <w:r w:rsidRPr="00486765">
        <w:rPr>
          <w:i/>
        </w:rPr>
        <w:t>a</w:t>
      </w:r>
      <w:r w:rsidRPr="00486765">
        <w:t xml:space="preserve"> and </w:t>
      </w:r>
      <w:r w:rsidRPr="00486765">
        <w:rPr>
          <w:i/>
        </w:rPr>
        <w:t>b</w:t>
      </w:r>
      <w:r w:rsidRPr="00486765">
        <w:t xml:space="preserve">, parthood implies </w:t>
      </w:r>
      <w:del w:id="1349" w:author="phismith" w:date="2012-08-09T14:46:00Z">
        <w:r w:rsidRPr="00486765" w:rsidDel="00940621">
          <w:delText>locatio</w:delText>
        </w:r>
      </w:del>
      <w:ins w:id="1350" w:author="phismith" w:date="2012-08-09T14:46:00Z">
        <w:r w:rsidR="00940621">
          <w:t>location:</w:t>
        </w:r>
      </w:ins>
      <w:del w:id="1351" w:author="phismith" w:date="2012-08-09T14:46:00Z">
        <w:r w:rsidRPr="00486765" w:rsidDel="00940621">
          <w:delText>n</w:delText>
        </w:r>
        <w:r w:rsidR="006B789E" w:rsidDel="00940621">
          <w:delText>.</w:delText>
        </w:r>
      </w:del>
      <w:r w:rsidRPr="00486765">
        <w:t xml:space="preserve"> </w:t>
      </w:r>
    </w:p>
    <w:p w14:paraId="27BF02A4" w14:textId="32C5CA85"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r w:rsidR="008A6944">
        <w:rPr>
          <w:i/>
        </w:rPr>
        <w:t>b</w:t>
      </w:r>
      <w:r w:rsidR="00187F8C" w:rsidRPr="00486765">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 xml:space="preserve"> </w:t>
      </w:r>
      <w:r w:rsidR="006B789E">
        <w:t xml:space="preserve">and </w:t>
      </w:r>
      <w:r w:rsidR="008A6944">
        <w:rPr>
          <w:i/>
        </w:rPr>
        <w:t>b</w:t>
      </w:r>
      <w:r w:rsidR="006B789E">
        <w:rPr>
          <w:i/>
        </w:rPr>
        <w:t xml:space="preserve"> </w:t>
      </w:r>
      <w:r w:rsidR="006B789E">
        <w:t xml:space="preserve">is an independent continuant, then </w:t>
      </w:r>
      <w:r w:rsidR="008A6944">
        <w:rPr>
          <w:i/>
        </w:rPr>
        <w:t>b</w:t>
      </w:r>
      <w:r w:rsidR="00187F8C" w:rsidRPr="00486765">
        <w:t xml:space="preserve"> is </w:t>
      </w:r>
      <w:r w:rsidR="00187F8C" w:rsidRPr="00486765">
        <w:rPr>
          <w:b/>
        </w:rPr>
        <w:t>located_in</w:t>
      </w:r>
      <w:r w:rsidR="00E34F31">
        <w:t xml:space="preserve"> </w:t>
      </w:r>
      <w:r w:rsidR="008A6944">
        <w:rPr>
          <w:i/>
        </w:rPr>
        <w:t>c</w:t>
      </w:r>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r w:rsidR="006B789E">
        <w:t>2</w:t>
      </w:r>
      <w:r w:rsidR="006D323D">
        <w:t>]</w:t>
      </w:r>
      <w:r w:rsidRPr="00EF5941">
        <w:rPr>
          <w:rStyle w:val="Annotation"/>
        </w:rPr>
        <w:t xml:space="preserve"> </w:t>
      </w:r>
      <w:r w:rsidRPr="00255E9F">
        <w:rPr>
          <w:rStyle w:val="Annotation"/>
        </w:rPr>
        <w:t>]</w:t>
      </w:r>
    </w:p>
    <w:p w14:paraId="16C4581F" w14:textId="77777777" w:rsidR="00940621" w:rsidRDefault="00940621">
      <w:pPr>
        <w:rPr>
          <w:ins w:id="1352" w:author="phismith" w:date="2012-08-09T14:47:00Z"/>
        </w:rPr>
      </w:pPr>
      <w:ins w:id="1353" w:author="phismith" w:date="2012-08-09T14:46:00Z">
        <w:r>
          <w:lastRenderedPageBreak/>
          <w:t>Note that the converse of this axiom does not hold: independent continuants are located in sites, as Mary</w:t>
        </w:r>
      </w:ins>
      <w:ins w:id="1354" w:author="phismith" w:date="2012-08-09T14:47:00Z">
        <w:r>
          <w:t>, today,</w:t>
        </w:r>
      </w:ins>
      <w:ins w:id="1355" w:author="phismith" w:date="2012-08-09T14:46:00Z">
        <w:r>
          <w:t xml:space="preserve"> is </w:t>
        </w:r>
        <w:r w:rsidRPr="00940621">
          <w:rPr>
            <w:b/>
            <w:rPrChange w:id="1356" w:author="phismith" w:date="2012-08-09T14:46:00Z">
              <w:rPr/>
            </w:rPrChange>
          </w:rPr>
          <w:t>located_in</w:t>
        </w:r>
        <w:r>
          <w:t xml:space="preserve"> Salzburg, yet Mary is not a part of Salzburg. </w:t>
        </w:r>
      </w:ins>
    </w:p>
    <w:p w14:paraId="65D51DAD" w14:textId="23FC2647" w:rsidR="00125281" w:rsidRPr="00486765" w:rsidRDefault="00125281">
      <w:pPr>
        <w:rPr>
          <w:b/>
        </w:rPr>
      </w:pPr>
      <w:r w:rsidRPr="00486765">
        <w:t>Sites and boundaries</w:t>
      </w:r>
      <w:del w:id="1357" w:author="phismith" w:date="2012-08-09T14:47:00Z">
        <w:r w:rsidRPr="00486765" w:rsidDel="00940621">
          <w:delText>,</w:delText>
        </w:r>
      </w:del>
      <w:r w:rsidRPr="00486765">
        <w:t xml:space="preserve"> </w:t>
      </w:r>
      <w:del w:id="1358" w:author="phismith" w:date="2012-08-09T14:47:00Z">
        <w:r w:rsidRPr="00486765" w:rsidDel="00940621">
          <w:delText xml:space="preserve">too, </w:delText>
        </w:r>
      </w:del>
      <w:r w:rsidRPr="00486765">
        <w:t xml:space="preserve">may stand in the </w:t>
      </w:r>
      <w:r w:rsidRPr="00486765">
        <w:rPr>
          <w:b/>
        </w:rPr>
        <w:t>located_in</w:t>
      </w:r>
      <w:r w:rsidRPr="00486765">
        <w:t xml:space="preserve"> relation</w:t>
      </w:r>
      <w:ins w:id="1359" w:author="phismith" w:date="2012-08-09T14:47:00Z">
        <w:r w:rsidR="00940621">
          <w:t xml:space="preserve"> also in their own right</w:t>
        </w:r>
      </w:ins>
      <w:r w:rsidRPr="00486765">
        <w:t xml:space="preserve">,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rsidP="00D248A1">
      <w:pPr>
        <w:pStyle w:val="Heading4"/>
      </w:pPr>
      <w:bookmarkStart w:id="1360" w:name="_Toc204327877"/>
      <w:r w:rsidRPr="00486765">
        <w:t>Problem cases for the located_in relation</w:t>
      </w:r>
      <w:bookmarkEnd w:id="1360"/>
      <w:r w:rsidRPr="00486765">
        <w:t xml:space="preserve"> </w:t>
      </w:r>
    </w:p>
    <w:p w14:paraId="285DB91A" w14:textId="6DBD80C0"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Pr="00486765">
        <w:t xml:space="preserve">] there are problem cases for </w:t>
      </w:r>
      <w:del w:id="1361" w:author="phismith" w:date="2012-08-09T14:47:00Z">
        <w:r w:rsidRPr="00486765" w:rsidDel="00940621">
          <w:delText>this account</w:delText>
        </w:r>
      </w:del>
      <w:ins w:id="1362" w:author="phismith" w:date="2012-08-09T14:47:00Z">
        <w:r w:rsidR="00940621">
          <w:t xml:space="preserve">the </w:t>
        </w:r>
        <w:r w:rsidR="00940621">
          <w:rPr>
            <w:b/>
          </w:rPr>
          <w:t xml:space="preserve">located_in </w:t>
        </w:r>
        <w:r w:rsidR="00940621">
          <w:t>relation</w:t>
        </w:r>
      </w:ins>
      <w:ins w:id="1363" w:author="phismith" w:date="2012-08-09T14:48:00Z">
        <w:r w:rsidR="00940621">
          <w:t>.</w:t>
        </w:r>
      </w:ins>
      <w:del w:id="1364" w:author="phismith" w:date="2012-08-09T14:48:00Z">
        <w:r w:rsidRPr="00486765" w:rsidDel="00940621">
          <w:delText>,</w:delText>
        </w:r>
      </w:del>
      <w:ins w:id="1365" w:author="phismith" w:date="2012-08-09T14:48:00Z">
        <w:r w:rsidR="00940621">
          <w:t xml:space="preserve"> Consider</w:t>
        </w:r>
      </w:ins>
      <w:del w:id="1366" w:author="phismith" w:date="2012-08-09T14:48:00Z">
        <w:r w:rsidRPr="00486765" w:rsidDel="00940621">
          <w:delText xml:space="preserve"> in that</w:delText>
        </w:r>
      </w:del>
      <w:r w:rsidRPr="00486765">
        <w:t>, for example an insect located near the stem of a wine glass</w:t>
      </w:r>
      <w:ins w:id="1367" w:author="phismith" w:date="2012-08-09T14:47:00Z">
        <w:r w:rsidR="00940621">
          <w:t xml:space="preserve">. Is </w:t>
        </w:r>
      </w:ins>
      <w:ins w:id="1368" w:author="phismith" w:date="2012-08-09T14:48:00Z">
        <w:r w:rsidR="00940621">
          <w:t xml:space="preserve">the insect then </w:t>
        </w:r>
      </w:ins>
      <w:del w:id="1369" w:author="phismith" w:date="2012-08-09T14:47:00Z">
        <w:r w:rsidRPr="00486765" w:rsidDel="00940621">
          <w:delText xml:space="preserve"> would </w:delText>
        </w:r>
      </w:del>
      <w:del w:id="1370" w:author="phismith" w:date="2012-08-09T14:48:00Z">
        <w:r w:rsidRPr="00486765" w:rsidDel="00940621">
          <w:delText xml:space="preserve">be counted as </w:delText>
        </w:r>
      </w:del>
      <w:r w:rsidRPr="00486765">
        <w:rPr>
          <w:b/>
        </w:rPr>
        <w:t xml:space="preserve">located_in </w:t>
      </w:r>
      <w:r w:rsidRPr="00486765">
        <w:t>the wine glass</w:t>
      </w:r>
      <w:ins w:id="1371" w:author="phismith" w:date="2012-08-09T14:48:00Z">
        <w:r w:rsidR="00940621">
          <w:t>?</w:t>
        </w:r>
      </w:ins>
      <w:del w:id="1372" w:author="phismith" w:date="2012-08-09T14:48:00Z">
        <w:r w:rsidR="00F732B3" w:rsidRPr="00486765" w:rsidDel="00940621">
          <w:delText>;</w:delText>
        </w:r>
      </w:del>
      <w:r w:rsidR="00F732B3" w:rsidRPr="00486765">
        <w:t xml:space="preserve"> </w:t>
      </w:r>
      <w:ins w:id="1373" w:author="phismith" w:date="2012-08-09T14:48:00Z">
        <w:r w:rsidR="00940621">
          <w:t xml:space="preserve">Are </w:t>
        </w:r>
      </w:ins>
      <w:del w:id="1374" w:author="phismith" w:date="2012-08-09T14:48:00Z">
        <w:r w:rsidR="00F732B3" w:rsidRPr="00486765" w:rsidDel="00940621">
          <w:delText xml:space="preserve">similarly </w:delText>
        </w:r>
      </w:del>
      <w:r w:rsidR="00F732B3" w:rsidRPr="00486765">
        <w:t xml:space="preserve">crumbs placed in the hole of a donut </w:t>
      </w:r>
      <w:del w:id="1375" w:author="phismith" w:date="2012-08-09T14:48:00Z">
        <w:r w:rsidR="00F732B3" w:rsidRPr="00486765" w:rsidDel="00940621">
          <w:delText xml:space="preserve">would be </w:delText>
        </w:r>
      </w:del>
      <w:ins w:id="1376" w:author="phismith" w:date="2012-08-09T14:48:00Z">
        <w:r w:rsidR="00940621">
          <w:t xml:space="preserve">to be </w:t>
        </w:r>
      </w:ins>
      <w:r w:rsidR="00F732B3" w:rsidRPr="00486765">
        <w:t xml:space="preserve">counted as </w:t>
      </w:r>
      <w:r w:rsidR="00F732B3" w:rsidRPr="00486765">
        <w:rPr>
          <w:b/>
        </w:rPr>
        <w:t xml:space="preserve">located_in </w:t>
      </w:r>
      <w:r w:rsidR="00F732B3" w:rsidRPr="00486765">
        <w:t>the donut</w:t>
      </w:r>
      <w:ins w:id="1377" w:author="phismith" w:date="2012-08-09T14:48:00Z">
        <w:r w:rsidR="00940621">
          <w:t>?</w:t>
        </w:r>
      </w:ins>
      <w:del w:id="1378" w:author="phismith" w:date="2012-08-09T14:48:00Z">
        <w:r w:rsidR="00F732B3" w:rsidRPr="00486765" w:rsidDel="00940621">
          <w:delText>.</w:delText>
        </w:r>
      </w:del>
      <w:r w:rsidR="00F732B3" w:rsidRPr="00486765">
        <w:t xml:space="preserve"> </w:t>
      </w:r>
      <w:del w:id="1379" w:author="phismith" w:date="2012-08-09T14:48:00Z">
        <w:r w:rsidR="00F732B3" w:rsidRPr="00486765" w:rsidDel="00940621">
          <w:delText>Briefly, u</w:delText>
        </w:r>
      </w:del>
      <w:ins w:id="1380" w:author="phismith" w:date="2012-08-09T14:48:00Z">
        <w:r w:rsidR="00940621">
          <w:t>U</w:t>
        </w:r>
      </w:ins>
      <w:r w:rsidR="00F732B3" w:rsidRPr="00486765">
        <w:t xml:space="preserve">sers of </w:t>
      </w:r>
      <w:r w:rsidR="00F732B3" w:rsidRPr="00486765">
        <w:rPr>
          <w:b/>
        </w:rPr>
        <w:t>located_in</w:t>
      </w:r>
      <w:r w:rsidR="00F732B3" w:rsidRPr="00486765">
        <w:t xml:space="preserve"> should use an intuitive test </w:t>
      </w:r>
      <w:ins w:id="1381" w:author="phismith" w:date="2012-08-09T14:48:00Z">
        <w:r w:rsidR="00940621">
          <w:t xml:space="preserve">in resolving such questions </w:t>
        </w:r>
      </w:ins>
      <w:del w:id="1382" w:author="phismith" w:date="2012-08-09T14:49:00Z">
        <w:r w:rsidR="00F732B3" w:rsidRPr="00486765" w:rsidDel="00940621">
          <w:delText xml:space="preserve">to the effect </w:delText>
        </w:r>
      </w:del>
      <w:ins w:id="1383" w:author="phismith" w:date="2012-08-09T14:49:00Z">
        <w:r w:rsidR="00940621">
          <w:t>by ascertaining whether</w:t>
        </w:r>
      </w:ins>
      <w:del w:id="1384" w:author="phismith" w:date="2012-08-09T14:49:00Z">
        <w:r w:rsidR="00F732B3" w:rsidRPr="00486765" w:rsidDel="00940621">
          <w:delText>that</w:delText>
        </w:r>
      </w:del>
      <w:ins w:id="1385" w:author="phismith" w:date="2012-08-09T14:49:00Z">
        <w:r w:rsidR="00940621">
          <w:t xml:space="preserve">, where </w:t>
        </w:r>
      </w:ins>
      <w:del w:id="1386" w:author="phismith" w:date="2012-08-09T14:49:00Z">
        <w:r w:rsidR="00F732B3" w:rsidRPr="00486765" w:rsidDel="00940621">
          <w:delText xml:space="preserve">: if </w:delText>
        </w:r>
      </w:del>
      <w:r w:rsidR="008A6944">
        <w:rPr>
          <w:i/>
        </w:rPr>
        <w:t>b</w:t>
      </w:r>
      <w:r w:rsidR="00F732B3" w:rsidRPr="00486765">
        <w:rPr>
          <w:i/>
        </w:rPr>
        <w:t xml:space="preserve"> </w:t>
      </w:r>
      <w:r w:rsidR="00F732B3" w:rsidRPr="00486765">
        <w:t xml:space="preserve">is not in the interior of </w:t>
      </w:r>
      <w:r w:rsidR="008A6944">
        <w:rPr>
          <w:i/>
        </w:rPr>
        <w:t>c</w:t>
      </w:r>
      <w:r w:rsidR="00F732B3" w:rsidRPr="00486765">
        <w:rPr>
          <w:i/>
        </w:rPr>
        <w:t xml:space="preserve"> </w:t>
      </w:r>
      <w:r w:rsidR="00F732B3" w:rsidRPr="00486765">
        <w:t xml:space="preserve">but is rather in some hole or cavity attached to </w:t>
      </w:r>
      <w:r w:rsidR="008A6944">
        <w:rPr>
          <w:i/>
        </w:rPr>
        <w:t>c</w:t>
      </w:r>
      <w:r w:rsidR="00F732B3" w:rsidRPr="00486765">
        <w:t>’s outer boundary,</w:t>
      </w:r>
      <w:del w:id="1387" w:author="phismith" w:date="2012-08-09T14:49:00Z">
        <w:r w:rsidR="00F732B3" w:rsidRPr="00486765" w:rsidDel="00940621">
          <w:delText xml:space="preserve"> then </w:delText>
        </w:r>
        <w:r w:rsidR="008A6944" w:rsidDel="00940621">
          <w:rPr>
            <w:i/>
          </w:rPr>
          <w:delText>b</w:delText>
        </w:r>
        <w:r w:rsidR="00F732B3" w:rsidRPr="00486765" w:rsidDel="00940621">
          <w:rPr>
            <w:i/>
          </w:rPr>
          <w:delText xml:space="preserve"> </w:delText>
        </w:r>
        <w:r w:rsidR="00F732B3" w:rsidRPr="00486765" w:rsidDel="00940621">
          <w:rPr>
            <w:b/>
          </w:rPr>
          <w:delText xml:space="preserve">located_in </w:delText>
        </w:r>
        <w:r w:rsidR="008A6944" w:rsidDel="00940621">
          <w:rPr>
            <w:i/>
          </w:rPr>
          <w:delText>c</w:delText>
        </w:r>
        <w:r w:rsidR="00F732B3" w:rsidRPr="00486765" w:rsidDel="00940621">
          <w:rPr>
            <w:i/>
          </w:rPr>
          <w:delText xml:space="preserve"> </w:delText>
        </w:r>
        <w:r w:rsidR="00F732B3" w:rsidRPr="00486765" w:rsidDel="00940621">
          <w:delText>will obtain only if</w:delText>
        </w:r>
      </w:del>
      <w:r w:rsidR="00F732B3" w:rsidRPr="00486765">
        <w:t xml:space="preserve"> th</w:t>
      </w:r>
      <w:ins w:id="1388" w:author="phismith" w:date="2012-08-09T14:49:00Z">
        <w:r w:rsidR="00940621">
          <w:t>e</w:t>
        </w:r>
      </w:ins>
      <w:del w:id="1389" w:author="phismith" w:date="2012-08-09T14:49:00Z">
        <w:r w:rsidR="00F732B3" w:rsidRPr="00486765" w:rsidDel="00940621">
          <w:delText>is</w:delText>
        </w:r>
      </w:del>
      <w:r w:rsidR="00F732B3" w:rsidRPr="00486765">
        <w:t xml:space="preserve"> hole </w:t>
      </w:r>
      <w:ins w:id="1390" w:author="phismith" w:date="2012-08-09T14:49:00Z">
        <w:r w:rsidR="00940621">
          <w:t xml:space="preserve">in question </w:t>
        </w:r>
      </w:ins>
      <w:r w:rsidR="00F732B3" w:rsidRPr="00486765">
        <w:t xml:space="preserve">is </w:t>
      </w:r>
      <w:ins w:id="1391" w:author="phismith" w:date="2012-08-09T14:49:00Z">
        <w:r w:rsidR="00940621">
          <w:t xml:space="preserve">one which is </w:t>
        </w:r>
      </w:ins>
      <w:del w:id="1392" w:author="phismith" w:date="2012-08-09T14:49:00Z">
        <w:r w:rsidR="00F732B3" w:rsidRPr="00486765" w:rsidDel="00940621">
          <w:delText xml:space="preserve">a </w:delText>
        </w:r>
      </w:del>
      <w:r w:rsidR="00F732B3" w:rsidRPr="00486765">
        <w:t xml:space="preserve">fillable </w:t>
      </w:r>
      <w:del w:id="1393" w:author="phismith" w:date="2012-08-09T14:49:00Z">
        <w:r w:rsidR="00F732B3" w:rsidRPr="00486765" w:rsidDel="00940621">
          <w:delText xml:space="preserve">hole </w:delText>
        </w:r>
      </w:del>
      <w:r w:rsidR="00F732B3" w:rsidRPr="00486765">
        <w:t>in the sense defined by Casati and Varzi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rsidP="00D248A1">
      <w:pPr>
        <w:pStyle w:val="Heading4"/>
      </w:pPr>
      <w:bookmarkStart w:id="1394" w:name="_Toc204327878"/>
      <w:r w:rsidRPr="00486765">
        <w:t>Cha</w:t>
      </w:r>
      <w:r w:rsidR="0065182A" w:rsidRPr="00486765">
        <w:t>ining rules</w:t>
      </w:r>
      <w:bookmarkEnd w:id="1394"/>
    </w:p>
    <w:p w14:paraId="53682C15" w14:textId="6EC1C8D8"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r w:rsidR="008A6944">
        <w:rPr>
          <w:i/>
        </w:rPr>
        <w:t>b</w:t>
      </w:r>
      <w:r w:rsidR="00187F8C" w:rsidRPr="00486765">
        <w:t xml:space="preserve">, </w:t>
      </w:r>
      <w:r w:rsidR="008A6944">
        <w:rPr>
          <w:i/>
        </w:rPr>
        <w:t>c</w:t>
      </w:r>
      <w:r w:rsidR="00187F8C" w:rsidRPr="00486765">
        <w:t xml:space="preserve">, and </w:t>
      </w:r>
      <w:r w:rsidR="008A6944">
        <w:rPr>
          <w:i/>
        </w:rPr>
        <w:t>d</w:t>
      </w:r>
      <w:ins w:id="1395" w:author="phismith" w:date="2012-08-09T14:50:00Z">
        <w:r w:rsidR="00940621">
          <w:t>,</w:t>
        </w:r>
      </w:ins>
      <w:ins w:id="1396" w:author="phismith" w:date="2012-08-09T14:49:00Z">
        <w:r w:rsidR="00940621">
          <w:rPr>
            <w:i/>
          </w:rPr>
          <w:t xml:space="preserve"> </w:t>
        </w:r>
        <w:r w:rsidR="00940621">
          <w:t xml:space="preserve">and all times </w:t>
        </w:r>
        <w:r w:rsidR="00940621">
          <w:rPr>
            <w:i/>
          </w:rPr>
          <w:t>t</w:t>
        </w:r>
      </w:ins>
      <w:r w:rsidR="00187F8C" w:rsidRPr="00486765">
        <w:t xml:space="preserve">: </w:t>
      </w:r>
      <w:del w:id="1397" w:author="phismith" w:date="2012-08-09T14:50:00Z">
        <w:r w:rsidR="00187F8C" w:rsidRPr="00486765" w:rsidDel="00940621">
          <w:delText xml:space="preserve"> </w:delText>
        </w:r>
      </w:del>
      <w:r w:rsidR="00187F8C" w:rsidRPr="00486765">
        <w:t xml:space="preserve">if </w:t>
      </w:r>
      <w:r w:rsidR="008A6944">
        <w:rPr>
          <w:i/>
        </w:rPr>
        <w:t>b</w:t>
      </w:r>
      <w:r w:rsidR="00187F8C" w:rsidRPr="00486765">
        <w:rPr>
          <w:i/>
        </w:rPr>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r w:rsidR="008A6944">
        <w:rPr>
          <w:i/>
        </w:rPr>
        <w:t>c</w:t>
      </w:r>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r w:rsidR="008A6944">
        <w:rPr>
          <w:i/>
        </w:rPr>
        <w:t>d</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r w:rsidR="008A6944">
        <w:rPr>
          <w:i/>
        </w:rPr>
        <w:t>b</w:t>
      </w:r>
      <w:r w:rsidR="00187F8C" w:rsidRPr="00486765">
        <w:rPr>
          <w:i/>
        </w:rPr>
        <w:t xml:space="preserve"> </w:t>
      </w:r>
      <w:r w:rsidR="00187F8C" w:rsidRPr="00486765">
        <w:rPr>
          <w:b/>
        </w:rPr>
        <w:t>located_in</w:t>
      </w:r>
      <w:r w:rsidR="00187F8C" w:rsidRPr="00486765">
        <w:t xml:space="preserve"> </w:t>
      </w:r>
      <w:r w:rsidR="008A6944">
        <w:rPr>
          <w:i/>
        </w:rPr>
        <w:t>d</w:t>
      </w:r>
      <w:r w:rsidR="00187F8C" w:rsidRPr="00486765">
        <w:t xml:space="preserve"> </w:t>
      </w:r>
      <w:r w:rsidR="00187F8C" w:rsidRPr="00486765">
        <w:rPr>
          <w:b/>
        </w:rPr>
        <w:t>at</w:t>
      </w:r>
      <w:r w:rsidR="00187F8C" w:rsidRPr="00486765">
        <w:t xml:space="preserve"> </w:t>
      </w:r>
      <w:r w:rsidR="00187F8C" w:rsidRPr="00486765">
        <w:rPr>
          <w:i/>
        </w:rPr>
        <w:t>t</w:t>
      </w:r>
      <w:r w:rsidR="006D323D">
        <w:t>. [048-00</w:t>
      </w:r>
      <w:ins w:id="1398" w:author="phismith" w:date="2012-08-09T14:50:00Z">
        <w:r w:rsidR="00940621">
          <w:t>2</w:t>
        </w:r>
      </w:ins>
      <w:del w:id="1399" w:author="phismith" w:date="2012-08-09T14:50:00Z">
        <w:r w:rsidR="006D323D" w:rsidDel="00940621">
          <w:delText>1</w:delText>
        </w:r>
      </w:del>
      <w:r w:rsidR="006D323D">
        <w:t>]</w:t>
      </w:r>
      <w:r w:rsidRPr="009D2710">
        <w:rPr>
          <w:rStyle w:val="Annotation"/>
        </w:rPr>
        <w:t>]</w:t>
      </w:r>
    </w:p>
    <w:p w14:paraId="5E700D39" w14:textId="25CAC3AF"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r w:rsidR="008A6944">
        <w:rPr>
          <w:i/>
        </w:rPr>
        <w:t>b</w:t>
      </w:r>
      <w:r w:rsidR="001A5D90" w:rsidRPr="00486765">
        <w:t xml:space="preserve">, </w:t>
      </w:r>
      <w:r w:rsidR="008A6944">
        <w:rPr>
          <w:i/>
        </w:rPr>
        <w:t>c</w:t>
      </w:r>
      <w:r w:rsidR="001A5D90" w:rsidRPr="00486765">
        <w:t xml:space="preserve">, and </w:t>
      </w:r>
      <w:r w:rsidR="008A6944">
        <w:rPr>
          <w:i/>
        </w:rPr>
        <w:t>d</w:t>
      </w:r>
      <w:ins w:id="1400" w:author="phismith" w:date="2012-08-09T14:50:00Z">
        <w:r w:rsidR="00940621">
          <w:t>,</w:t>
        </w:r>
        <w:r w:rsidR="00940621">
          <w:rPr>
            <w:i/>
          </w:rPr>
          <w:t xml:space="preserve"> </w:t>
        </w:r>
        <w:r w:rsidR="00940621">
          <w:t xml:space="preserve">and all times </w:t>
        </w:r>
        <w:r w:rsidR="00940621">
          <w:rPr>
            <w:i/>
          </w:rPr>
          <w:t>t</w:t>
        </w:r>
      </w:ins>
      <w:r w:rsidR="001A5D90" w:rsidRPr="00486765">
        <w:t xml:space="preserve">: </w:t>
      </w:r>
      <w:del w:id="1401" w:author="phismith" w:date="2012-08-09T14:50:00Z">
        <w:r w:rsidR="001A5D90" w:rsidRPr="00486765" w:rsidDel="00940621">
          <w:delText xml:space="preserve"> </w:delText>
        </w:r>
      </w:del>
      <w:r w:rsidR="001A5D90" w:rsidRPr="00486765">
        <w:t xml:space="preserve">if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c</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r w:rsidR="008A6944">
        <w:rPr>
          <w:i/>
        </w:rPr>
        <w:t>c</w:t>
      </w:r>
      <w:r w:rsidR="001A5D90" w:rsidRPr="00486765">
        <w:t xml:space="preserve"> </w:t>
      </w:r>
      <w:r w:rsidR="009D1AD3" w:rsidRPr="00486765">
        <w:rPr>
          <w:b/>
        </w:rPr>
        <w:t xml:space="preserve">continuant_part_of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48DDA921" w:rsidR="00F33687" w:rsidRDefault="00107230">
      <w:pPr>
        <w:pStyle w:val="Heading2"/>
      </w:pPr>
      <w:bookmarkStart w:id="1402" w:name="_Toc313270713"/>
      <w:bookmarkStart w:id="1403" w:name="_Toc204327879"/>
      <w:r w:rsidRPr="00BC02F8">
        <w:t>Specifically dependent continuant</w:t>
      </w:r>
      <w:bookmarkEnd w:id="1402"/>
      <w:bookmarkEnd w:id="1403"/>
      <w:r w:rsidR="00FC390E">
        <w:t xml:space="preserve"> </w:t>
      </w:r>
    </w:p>
    <w:p w14:paraId="36209E2E" w14:textId="33DDA7CA"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r w:rsidR="006B789E">
        <w:rPr>
          <w:i/>
        </w:rPr>
        <w:t>b</w:t>
      </w:r>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r w:rsidR="006B789E">
        <w:rPr>
          <w:i/>
        </w:rPr>
        <w:t>b</w:t>
      </w:r>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r w:rsidR="006B789E">
        <w:rPr>
          <w:i/>
        </w:rPr>
        <w:t>c</w:t>
      </w:r>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r w:rsidR="006B789E">
        <w:rPr>
          <w:i/>
        </w:rPr>
        <w:t>b</w:t>
      </w:r>
      <w:r w:rsidR="00C87A97">
        <w:rPr>
          <w:i/>
        </w:rPr>
        <w:t xml:space="preserve"> </w:t>
      </w:r>
      <w:r w:rsidR="008A258E" w:rsidRPr="008A258E">
        <w:rPr>
          <w:b/>
        </w:rPr>
        <w:t>s-depends_on</w:t>
      </w:r>
      <w:r w:rsidR="00105CC7" w:rsidRPr="00486765">
        <w:t xml:space="preserve"> </w:t>
      </w:r>
      <w:r w:rsidR="006B789E">
        <w:rPr>
          <w:i/>
        </w:rPr>
        <w:t>c</w:t>
      </w:r>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r w:rsidR="006B789E">
        <w:rPr>
          <w:i/>
        </w:rPr>
        <w:t>b</w:t>
      </w:r>
      <w:r w:rsidR="00887563" w:rsidRPr="00C74368">
        <w:t>’s existence</w:t>
      </w:r>
      <w:r w:rsidR="00105CC7" w:rsidRPr="00486765">
        <w:t>.</w:t>
      </w:r>
      <w:r w:rsidR="006D323D">
        <w:t xml:space="preserve"> [050-00</w:t>
      </w:r>
      <w:r w:rsidR="00887563">
        <w:t>3</w:t>
      </w:r>
      <w:r w:rsidR="006D323D">
        <w:t>]</w:t>
      </w:r>
    </w:p>
    <w:p w14:paraId="1C612501" w14:textId="6FDF98AF"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r w:rsidR="006B789E">
        <w:rPr>
          <w:i/>
        </w:rPr>
        <w:t>b</w:t>
      </w:r>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r w:rsidR="006B789E">
        <w:rPr>
          <w:i/>
        </w:rPr>
        <w:t>b</w:t>
      </w:r>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r w:rsidR="00A11862">
        <w:rPr>
          <w:i/>
        </w:rPr>
        <w:t xml:space="preserve"> </w:t>
      </w:r>
      <w:r w:rsidR="00A11862" w:rsidRPr="00D248A1">
        <w:rPr>
          <w:rFonts w:ascii="Cambria Math" w:hAnsi="Cambria Math"/>
        </w:rPr>
        <w:t>&gt;</w:t>
      </w:r>
      <w:r w:rsidR="00A11862">
        <w:rPr>
          <w:i/>
        </w:rPr>
        <w:t xml:space="preserve"> </w:t>
      </w:r>
      <w:r w:rsidR="00A11862">
        <w:t>1</w:t>
      </w:r>
      <w:r w:rsidR="00887563">
        <w:rPr>
          <w:i/>
        </w:rPr>
        <w:t xml:space="preserve"> </w:t>
      </w:r>
      <w:r>
        <w:t xml:space="preserve">independent continuants </w:t>
      </w:r>
      <w:r w:rsidR="00D92227">
        <w:rPr>
          <w:i/>
        </w:rPr>
        <w:t>c</w:t>
      </w:r>
      <w:r w:rsidR="00887563" w:rsidRPr="00C74368">
        <w:rPr>
          <w:vertAlign w:val="subscript"/>
        </w:rPr>
        <w:t>1</w:t>
      </w:r>
      <w:r w:rsidR="00887563" w:rsidRPr="00887563">
        <w:t>, …</w:t>
      </w:r>
      <w:r w:rsidR="00887563">
        <w:t xml:space="preserve"> </w:t>
      </w:r>
      <w:r w:rsidR="00D92227">
        <w:rPr>
          <w:i/>
        </w:rPr>
        <w:t>c</w:t>
      </w:r>
      <w:r w:rsidR="00887563" w:rsidRPr="00C74368">
        <w:rPr>
          <w:i/>
          <w:vertAlign w:val="subscript"/>
        </w:rPr>
        <w:t>n</w:t>
      </w:r>
      <w:r>
        <w:rPr>
          <w:i/>
        </w:rPr>
        <w:t xml:space="preserve"> </w:t>
      </w:r>
      <w:r>
        <w:t xml:space="preserve">which </w:t>
      </w:r>
    </w:p>
    <w:p w14:paraId="55D5461E" w14:textId="38863282" w:rsidR="00F33687" w:rsidRDefault="00887563" w:rsidP="00D248A1">
      <w:pPr>
        <w:pStyle w:val="SpecificationInternal"/>
        <w:numPr>
          <w:ilvl w:val="0"/>
          <w:numId w:val="76"/>
        </w:numPr>
      </w:pPr>
      <w:r>
        <w:t xml:space="preserve">are not spatial regions </w:t>
      </w:r>
    </w:p>
    <w:p w14:paraId="71EFD3EC" w14:textId="6FD19171" w:rsidR="00F33687" w:rsidRDefault="00887563" w:rsidP="00940621">
      <w:pPr>
        <w:pStyle w:val="SpecificationInternal"/>
        <w:numPr>
          <w:ilvl w:val="0"/>
          <w:numId w:val="76"/>
        </w:numPr>
        <w:jc w:val="left"/>
        <w:pPrChange w:id="1404" w:author="phismith" w:date="2012-08-09T14:50:00Z">
          <w:pPr>
            <w:pStyle w:val="SpecificationInternal"/>
            <w:numPr>
              <w:numId w:val="76"/>
            </w:numPr>
            <w:ind w:left="2160" w:hanging="360"/>
          </w:pPr>
        </w:pPrChange>
      </w:pPr>
      <w:r>
        <w:lastRenderedPageBreak/>
        <w:t xml:space="preserve">are such that for all </w:t>
      </w:r>
      <w:ins w:id="1405" w:author="phismith" w:date="2012-08-09T14:50:00Z">
        <w:r w:rsidR="00940621" w:rsidRPr="00940621">
          <w:rPr>
            <w:i/>
            <w:rPrChange w:id="1406" w:author="phismith" w:date="2012-08-09T14:50:00Z">
              <w:rPr/>
            </w:rPrChange>
          </w:rPr>
          <w:t>i</w:t>
        </w:r>
        <w:r w:rsidR="00940621">
          <w:t xml:space="preserve">, </w:t>
        </w:r>
        <w:r w:rsidR="00940621">
          <w:rPr>
            <w:i/>
          </w:rPr>
          <w:t>j,</w:t>
        </w:r>
        <w:r w:rsidR="00940621">
          <w:t xml:space="preserve"> where</w:t>
        </w:r>
        <w:r w:rsidR="00940621">
          <w:rPr>
            <w:i/>
          </w:rPr>
          <w:t xml:space="preserve"> </w:t>
        </w:r>
      </w:ins>
      <w:r w:rsidRPr="00940621">
        <w:rPr>
          <w:rPrChange w:id="1407" w:author="phismith" w:date="2012-08-09T14:50:00Z">
            <w:rPr/>
          </w:rPrChange>
        </w:rPr>
        <w:t>1</w:t>
      </w:r>
      <w:r>
        <w:t xml:space="preserve">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r w:rsidR="00D92227">
        <w:rPr>
          <w:i/>
        </w:rPr>
        <w:t>c</w:t>
      </w:r>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r w:rsidR="00D92227">
        <w:rPr>
          <w:i/>
        </w:rPr>
        <w:t>c</w:t>
      </w:r>
      <w:r w:rsidRPr="00C74368">
        <w:rPr>
          <w:i/>
          <w:vertAlign w:val="subscript"/>
        </w:rPr>
        <w:t>j</w:t>
      </w:r>
      <w:r w:rsidRPr="00281865">
        <w:rPr>
          <w:b/>
        </w:rPr>
        <w:t xml:space="preserve"> </w:t>
      </w:r>
      <w:r w:rsidR="00335B12" w:rsidRPr="00887563">
        <w:t>share</w:t>
      </w:r>
      <w:r w:rsidR="00335B12">
        <w:t xml:space="preserve"> no common parts</w:t>
      </w:r>
      <w:ins w:id="1408" w:author="phismith" w:date="2012-08-09T14:51:00Z">
        <w:r w:rsidR="00940621">
          <w:t xml:space="preserve"> </w:t>
        </w:r>
        <w:r w:rsidR="00940621" w:rsidRPr="00940621">
          <w:rPr>
            <w:b/>
            <w:rPrChange w:id="1409" w:author="phismith" w:date="2012-08-09T14:51:00Z">
              <w:rPr/>
            </w:rPrChange>
          </w:rPr>
          <w:t>at</w:t>
        </w:r>
        <w:r w:rsidR="00940621">
          <w:t xml:space="preserve"> every time during the course of </w:t>
        </w:r>
        <w:r w:rsidR="00940621">
          <w:rPr>
            <w:i/>
          </w:rPr>
          <w:t>b</w:t>
        </w:r>
        <w:r w:rsidR="00940621">
          <w:t>’s existence</w:t>
        </w:r>
      </w:ins>
      <w:r w:rsidR="004405D9">
        <w:t xml:space="preserve">, </w:t>
      </w:r>
    </w:p>
    <w:p w14:paraId="18A1FB93" w14:textId="2B2B8355" w:rsidR="00F33687" w:rsidRDefault="004405D9" w:rsidP="00D248A1">
      <w:pPr>
        <w:pStyle w:val="SpecificationInternal"/>
        <w:numPr>
          <w:ilvl w:val="0"/>
          <w:numId w:val="76"/>
        </w:numPr>
      </w:pPr>
      <w:r>
        <w:t xml:space="preserve">are such that for each </w:t>
      </w:r>
      <w:ins w:id="1410" w:author="phismith" w:date="2012-08-09T14:51:00Z">
        <w:r w:rsidR="00940621" w:rsidRPr="008D7E9B">
          <w:rPr>
            <w:i/>
          </w:rPr>
          <w:t>i</w:t>
        </w:r>
        <w:r w:rsidR="00940621">
          <w:rPr>
            <w:i/>
          </w:rPr>
          <w:t>,</w:t>
        </w:r>
        <w:r w:rsidR="00940621">
          <w:t xml:space="preserve"> where</w:t>
        </w:r>
        <w:r w:rsidR="00940621">
          <w:rPr>
            <w:i/>
          </w:rPr>
          <w:t xml:space="preserve"> </w:t>
        </w:r>
      </w:ins>
      <w:r>
        <w:t xml:space="preserve">1 </w:t>
      </w:r>
      <w:r>
        <w:sym w:font="Symbol" w:char="F0A3"/>
      </w:r>
      <w:r>
        <w:t xml:space="preserve"> </w:t>
      </w:r>
      <w:r>
        <w:rPr>
          <w:i/>
        </w:rPr>
        <w:t xml:space="preserve">i </w:t>
      </w:r>
      <w:r>
        <w:sym w:font="Symbol" w:char="F0A3"/>
      </w:r>
      <w:r>
        <w:t xml:space="preserve"> </w:t>
      </w:r>
      <w:r w:rsidRPr="00281865">
        <w:rPr>
          <w:i/>
        </w:rPr>
        <w:t>n</w:t>
      </w:r>
      <w:r>
        <w:t xml:space="preserve">, </w:t>
      </w:r>
      <w:r w:rsidR="00D92227">
        <w:rPr>
          <w:i/>
        </w:rPr>
        <w:t>b</w:t>
      </w:r>
      <w:r w:rsidR="00335B12">
        <w:rPr>
          <w:i/>
        </w:rPr>
        <w:t xml:space="preserve"> </w:t>
      </w:r>
      <w:r w:rsidR="008A258E" w:rsidRPr="008A258E">
        <w:rPr>
          <w:b/>
        </w:rPr>
        <w:t>s-depends_on</w:t>
      </w:r>
      <w:r w:rsidR="00335B12" w:rsidRPr="00486765">
        <w:t xml:space="preserve"> </w:t>
      </w:r>
      <w:r w:rsidR="00D92227">
        <w:rPr>
          <w:i/>
        </w:rPr>
        <w:t>c</w:t>
      </w:r>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r w:rsidR="00D92227">
        <w:rPr>
          <w:i/>
        </w:rPr>
        <w:t>b</w:t>
      </w:r>
      <w:r w:rsidR="00887563">
        <w:t xml:space="preserve">’s existence </w:t>
      </w:r>
      <w:r w:rsidR="00335B12">
        <w:t>[</w:t>
      </w:r>
      <w:r w:rsidR="00A35791">
        <w:t>131</w:t>
      </w:r>
      <w:r w:rsidR="00335B12">
        <w:t>-00</w:t>
      </w:r>
      <w:r w:rsidR="00A11862">
        <w:t>4</w:t>
      </w:r>
      <w:r w:rsidR="00335B12">
        <w:t>].</w:t>
      </w:r>
      <w:r w:rsidR="00173A0B" w:rsidRPr="009D2710">
        <w:rPr>
          <w:rStyle w:val="Annotation"/>
        </w:rPr>
        <w:t>]</w:t>
      </w:r>
    </w:p>
    <w:p w14:paraId="193CED2D" w14:textId="24E28E59"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w:t>
      </w:r>
      <w:r w:rsidR="00D25757" w:rsidRPr="00940621">
        <w:rPr>
          <w:i/>
          <w:rPrChange w:id="1411" w:author="phismith" w:date="2012-08-09T14:51:00Z">
            <w:rPr/>
          </w:rPrChange>
        </w:rPr>
        <w:t>one-sided</w:t>
      </w:r>
      <w:ins w:id="1412" w:author="phismith" w:date="2012-08-09T14:51:00Z">
        <w:r w:rsidR="00940621">
          <w:rPr>
            <w:i/>
          </w:rPr>
          <w:t>ly</w:t>
        </w:r>
      </w:ins>
      <w:r w:rsidR="00D25757" w:rsidRPr="00486765">
        <w:t xml:space="preserve">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xml:space="preserve">, </w:t>
      </w:r>
      <w:ins w:id="1413" w:author="phismith" w:date="2012-08-09T14:51:00Z">
        <w:r w:rsidR="00940621" w:rsidRPr="00486765">
          <w:t xml:space="preserve">the shape of this </w:t>
        </w:r>
        <w:r w:rsidR="00940621">
          <w:t>hole</w:t>
        </w:r>
        <w:r w:rsidR="00940621" w:rsidRPr="00486765">
          <w:t xml:space="preserve"> </w:t>
        </w:r>
      </w:ins>
      <w:r w:rsidR="001A5D90" w:rsidRPr="00486765">
        <w:t>the function of this heart: to pump blood</w:t>
      </w:r>
      <w:r w:rsidRPr="00255E9F">
        <w:rPr>
          <w:rStyle w:val="Annotation"/>
        </w:rPr>
        <w:t>\</w:t>
      </w:r>
      <w:del w:id="1414" w:author="phismith" w:date="2012-08-09T14:51:00Z">
        <w:r w:rsidR="001A5D90" w:rsidRPr="00486765" w:rsidDel="00940621">
          <w:delText xml:space="preserve">, </w:delText>
        </w:r>
        <w:r w:rsidR="00C3445C" w:rsidRPr="00486765" w:rsidDel="00940621">
          <w:delText xml:space="preserve">the shape of this </w:delText>
        </w:r>
        <w:r w:rsidR="004405D9" w:rsidDel="00940621">
          <w:delText>hole</w:delText>
        </w:r>
      </w:del>
      <w:r w:rsidR="00C3445C" w:rsidRPr="00486765">
        <w:t>.</w:t>
      </w:r>
      <w:r w:rsidRPr="009D2710">
        <w:rPr>
          <w:rStyle w:val="Annotation"/>
        </w:rPr>
        <w:t>]</w:t>
      </w:r>
    </w:p>
    <w:p w14:paraId="5163A8B8" w14:textId="11677EE7"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 xml:space="preserve">relational </w:t>
      </w:r>
      <w:ins w:id="1415" w:author="phismith" w:date="2012-08-09T14:51:00Z">
        <w:r w:rsidR="00940621">
          <w:rPr>
            <w:i/>
          </w:rPr>
          <w:t xml:space="preserve">specifically </w:t>
        </w:r>
      </w:ins>
      <w:r w:rsidR="00D25757" w:rsidRPr="00486765">
        <w:rPr>
          <w:i/>
        </w:rPr>
        <w:t>dependent continuants</w:t>
      </w:r>
      <w:r w:rsidR="00D25757" w:rsidRPr="00486765">
        <w:t xml:space="preserve"> (multiple bearers): John’s love for Mary, the ownership relation between John and this statue, the relation of authority between John and his </w:t>
      </w:r>
      <w:r w:rsidR="00BE5CE2" w:rsidRPr="00486765">
        <w:t>subordinate</w:t>
      </w:r>
      <w:del w:id="1416" w:author="phismith" w:date="2012-08-09T14:51:00Z">
        <w:r w:rsidR="00BE5CE2" w:rsidRPr="00486765" w:rsidDel="00940621">
          <w:delText>s</w:delText>
        </w:r>
      </w:del>
      <w:r w:rsidR="00BE5CE2" w:rsidRPr="00486765">
        <w:t>.</w:t>
      </w:r>
      <w:r w:rsidRPr="007539EB">
        <w:rPr>
          <w:rStyle w:val="Annotation"/>
        </w:rPr>
        <w:t>]</w:t>
      </w:r>
    </w:p>
    <w:p w14:paraId="774C7EB8" w14:textId="7BB4599C"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w:t>
      </w:r>
      <w:del w:id="1417" w:author="phismith" w:date="2012-08-09T14:52:00Z">
        <w:r w:rsidR="00335B12" w:rsidDel="00940621">
          <w:delText>ly</w:delText>
        </w:r>
      </w:del>
      <w:r w:rsidR="00335B12">
        <w:t xml:space="preserve"> </w:t>
      </w:r>
      <w:ins w:id="1418" w:author="phismith" w:date="2012-08-09T14:52:00Z">
        <w:r w:rsidR="00940621">
          <w:t xml:space="preserve">specifically </w:t>
        </w:r>
      </w:ins>
      <w:r w:rsidR="00335B12">
        <w:t>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256DCAA1" w14:textId="2EF3EA07" w:rsidR="00107230" w:rsidRPr="00B56876" w:rsidDel="00940621" w:rsidRDefault="00107230">
      <w:pPr>
        <w:rPr>
          <w:del w:id="1419" w:author="phismith" w:date="2012-08-09T14:52:00Z"/>
        </w:rPr>
      </w:pPr>
      <w:del w:id="1420" w:author="phismith" w:date="2012-08-09T14:52:00Z">
        <w:r w:rsidRPr="00486765" w:rsidDel="00940621">
          <w:delText xml:space="preserve">Sub-types of </w:delText>
        </w:r>
        <w:r w:rsidRPr="00486765" w:rsidDel="00940621">
          <w:rPr>
            <w:i/>
          </w:rPr>
          <w:delText>specifically dependent continuant</w:delText>
        </w:r>
        <w:r w:rsidR="007A4DDC" w:rsidRPr="00486765" w:rsidDel="00940621">
          <w:rPr>
            <w:i/>
          </w:rPr>
          <w:delText xml:space="preserve"> </w:delText>
        </w:r>
        <w:r w:rsidRPr="00486765" w:rsidDel="00940621">
          <w:delText>recognized by BFO are:</w:delText>
        </w:r>
      </w:del>
    </w:p>
    <w:p w14:paraId="00033631" w14:textId="5E65D845" w:rsidR="00D25757" w:rsidRPr="00486765" w:rsidDel="00940621" w:rsidRDefault="00D25757">
      <w:pPr>
        <w:rPr>
          <w:del w:id="1421" w:author="phismith" w:date="2012-08-09T14:52:00Z"/>
        </w:rPr>
      </w:pPr>
    </w:p>
    <w:p w14:paraId="1642B604" w14:textId="0426C515" w:rsidR="00D94B24" w:rsidRPr="00486765" w:rsidDel="00940621" w:rsidRDefault="00D94B24">
      <w:pPr>
        <w:rPr>
          <w:del w:id="1422" w:author="phismith" w:date="2012-08-09T14:52:00Z"/>
        </w:rPr>
      </w:pPr>
      <w:del w:id="1423" w:author="phismith" w:date="2012-08-08T12:46:00Z">
        <w:r w:rsidRPr="00486765" w:rsidDel="00F77AEB">
          <w:rPr>
            <w:noProof/>
          </w:rPr>
          <w:drawing>
            <wp:inline distT="0" distB="0" distL="0" distR="0" wp14:anchorId="49853984" wp14:editId="5F7E2DAD">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del>
    </w:p>
    <w:p w14:paraId="184D847C" w14:textId="5E636D53" w:rsidR="007909CC" w:rsidDel="00940621" w:rsidRDefault="007909CC">
      <w:pPr>
        <w:rPr>
          <w:del w:id="1424" w:author="phismith" w:date="2012-08-09T14:52:00Z"/>
        </w:rPr>
      </w:pPr>
    </w:p>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w:t>
      </w:r>
      <w:r w:rsidRPr="00940621">
        <w:rPr>
          <w:i/>
          <w:rPrChange w:id="1425" w:author="phismith" w:date="2012-08-09T14:52:00Z">
            <w:rPr/>
          </w:rPrChange>
        </w:rPr>
        <w:t>role</w:t>
      </w:r>
      <w:r w:rsidRPr="00486765">
        <w:t xml:space="preserve">, but he himself is a human being, and thus not an </w:t>
      </w:r>
      <w:r w:rsidRPr="00486765">
        <w:rPr>
          <w:b/>
        </w:rPr>
        <w:t>s-dependent</w:t>
      </w:r>
      <w:r w:rsidRPr="00486765">
        <w:t xml:space="preserve"> entity.</w:t>
      </w:r>
    </w:p>
    <w:p w14:paraId="65FE9C98" w14:textId="404F4B87"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r w:rsidR="008A6944">
        <w:rPr>
          <w:i/>
        </w:rPr>
        <w:t>b</w:t>
      </w:r>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r w:rsidR="008A6944">
        <w:rPr>
          <w:i/>
        </w:rPr>
        <w:t>b</w:t>
      </w:r>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2765F9EC" w:rsidR="00E84D3B" w:rsidRPr="006D323D" w:rsidDel="00940621" w:rsidRDefault="00E84D3B">
      <w:pPr>
        <w:pStyle w:val="Specification"/>
        <w:rPr>
          <w:del w:id="1426" w:author="phismith" w:date="2012-08-09T14:52:00Z"/>
        </w:rPr>
      </w:pPr>
    </w:p>
    <w:p w14:paraId="37115B0C" w14:textId="3D1153F5" w:rsidR="00E84D3B" w:rsidRDefault="009821CF" w:rsidP="00D248A1">
      <w:pPr>
        <w:pStyle w:val="Heading3"/>
      </w:pPr>
      <w:bookmarkStart w:id="1427" w:name="_Toc204327880"/>
      <w:r>
        <w:t>The inheres</w:t>
      </w:r>
      <w:r w:rsidR="00E84D3B">
        <w:t>_in and bearer_of relations</w:t>
      </w:r>
      <w:bookmarkEnd w:id="1427"/>
    </w:p>
    <w:p w14:paraId="2FDEB101" w14:textId="5FE265AF"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r w:rsidR="008A6944">
        <w:rPr>
          <w:i/>
        </w:rPr>
        <w:t>b</w:t>
      </w:r>
      <w:r w:rsidR="007A4DDC" w:rsidRPr="00486765">
        <w:t xml:space="preserve"> </w:t>
      </w:r>
      <w:r w:rsidR="000E3998" w:rsidRPr="00486765">
        <w:rPr>
          <w:b/>
        </w:rPr>
        <w:t>inheres_</w:t>
      </w:r>
      <w:r w:rsidR="00B1604E" w:rsidRPr="00486765">
        <w:rPr>
          <w:b/>
        </w:rPr>
        <w:t>in</w:t>
      </w:r>
      <w:r w:rsidR="007A4DDC" w:rsidRPr="00486765">
        <w:rPr>
          <w:b/>
        </w:rPr>
        <w:t xml:space="preserve"> </w:t>
      </w:r>
      <w:r w:rsidR="008A6944">
        <w:rPr>
          <w:i/>
        </w:rPr>
        <w:t>c</w:t>
      </w:r>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r w:rsidR="008A6944">
        <w:rPr>
          <w:i/>
        </w:rPr>
        <w:t>b</w:t>
      </w:r>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r w:rsidR="008A6944">
        <w:rPr>
          <w:i/>
        </w:rPr>
        <w:t>c</w:t>
      </w:r>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r w:rsidR="008A6944">
        <w:rPr>
          <w:i/>
        </w:rPr>
        <w:t>b</w:t>
      </w:r>
      <w:r w:rsidR="00B1604E" w:rsidRPr="00486765">
        <w:t xml:space="preserve"> </w:t>
      </w:r>
      <w:r w:rsidR="008A258E" w:rsidRPr="008A258E">
        <w:rPr>
          <w:b/>
        </w:rPr>
        <w:t>s-depends_on</w:t>
      </w:r>
      <w:r w:rsidR="007A4DDC" w:rsidRPr="00486765">
        <w:t xml:space="preserve"> </w:t>
      </w:r>
      <w:r w:rsidR="008A6944">
        <w:rPr>
          <w:i/>
        </w:rPr>
        <w:t>c</w:t>
      </w:r>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53311434" w:rsidR="00894677" w:rsidRPr="00486765" w:rsidRDefault="009821CF">
      <w:pPr>
        <w:rPr>
          <w:b/>
        </w:rPr>
      </w:pPr>
      <w:r>
        <w:rPr>
          <w:rStyle w:val="Annotation"/>
        </w:rPr>
        <w:t>note</w:t>
      </w:r>
      <w:r w:rsidRPr="00D248A1">
        <w:rPr>
          <w:rStyle w:val="Annotation"/>
        </w:rPr>
        <w:t>(inheres_in)[</w:t>
      </w:r>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w:t>
      </w:r>
      <w:ins w:id="1428" w:author="phismith" w:date="2012-08-12T12:02:00Z">
        <w:r w:rsidR="005B7D2B">
          <w:t>s-</w:t>
        </w:r>
      </w:ins>
      <w:r w:rsidR="004C372C" w:rsidRPr="00486765">
        <w:t xml:space="preserve">dependent continuants cannot migrate from </w:t>
      </w:r>
      <w:r w:rsidR="004C372C" w:rsidRPr="00486765">
        <w:lastRenderedPageBreak/>
        <w:t xml:space="preserve">one </w:t>
      </w:r>
      <w:r w:rsidR="00C87A97">
        <w:t xml:space="preserve">independent continuant </w:t>
      </w:r>
      <w:r w:rsidR="004C372C" w:rsidRPr="00486765">
        <w:t xml:space="preserve">bearer to another, </w:t>
      </w:r>
      <w:r w:rsidR="00C87A97">
        <w:t>it follows that i</w:t>
      </w:r>
      <w:r w:rsidR="000E3998" w:rsidRPr="00486765">
        <w:t xml:space="preserve">f </w:t>
      </w:r>
      <w:r w:rsidR="008A6944">
        <w:rPr>
          <w:i/>
        </w:rPr>
        <w:t xml:space="preserve">b </w:t>
      </w:r>
      <w:r w:rsidR="008A258E" w:rsidRPr="008A258E">
        <w:rPr>
          <w:b/>
        </w:rPr>
        <w:t>s-depends_on</w:t>
      </w:r>
      <w:r w:rsidR="000E3998" w:rsidRPr="00486765">
        <w:rPr>
          <w:b/>
        </w:rPr>
        <w:t xml:space="preserve"> </w:t>
      </w:r>
      <w:r w:rsidR="00C87A97" w:rsidRPr="009D2710">
        <w:t>independent continuant</w:t>
      </w:r>
      <w:r w:rsidR="00C87A97">
        <w:rPr>
          <w:b/>
        </w:rPr>
        <w:t xml:space="preserve"> </w:t>
      </w:r>
      <w:r w:rsidR="008A6944">
        <w:rPr>
          <w:i/>
        </w:rPr>
        <w:t>c</w:t>
      </w:r>
      <w:r w:rsidR="000E3998" w:rsidRPr="00486765">
        <w:rPr>
          <w:i/>
        </w:rPr>
        <w:t xml:space="preserve"> </w:t>
      </w:r>
      <w:r w:rsidR="000E3998" w:rsidRPr="00486765">
        <w:t xml:space="preserve">at some time, then </w:t>
      </w:r>
      <w:r w:rsidR="008A6944">
        <w:rPr>
          <w:i/>
        </w:rPr>
        <w:t>b</w:t>
      </w:r>
      <w:r w:rsidR="000E3998" w:rsidRPr="00486765">
        <w:rPr>
          <w:i/>
        </w:rPr>
        <w:t xml:space="preserve"> </w:t>
      </w:r>
      <w:r w:rsidR="008A258E" w:rsidRPr="008A258E">
        <w:rPr>
          <w:b/>
        </w:rPr>
        <w:t>s-depends_on</w:t>
      </w:r>
      <w:r w:rsidR="000E3998" w:rsidRPr="00486765">
        <w:rPr>
          <w:b/>
        </w:rPr>
        <w:t xml:space="preserve"> </w:t>
      </w:r>
      <w:r w:rsidR="008A6944">
        <w:rPr>
          <w:i/>
        </w:rPr>
        <w:t>c</w:t>
      </w:r>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r w:rsidR="00CD73E6" w:rsidRPr="009D2710">
        <w:t>Inherence is in this sense redundantly time-indexed.</w:t>
      </w:r>
    </w:p>
    <w:p w14:paraId="64BEA5AB" w14:textId="094C3605" w:rsidR="002001F8" w:rsidRPr="00B56876" w:rsidRDefault="002C4E4C">
      <w:r w:rsidRPr="00486765">
        <w:t xml:space="preserve">For example, consider the </w:t>
      </w:r>
      <w:r w:rsidR="002001F8" w:rsidRPr="00486765">
        <w:t>particular instance of openness inhering in my mouth</w:t>
      </w:r>
      <w:del w:id="1429" w:author="phismith" w:date="2012-08-07T14:35:00Z">
        <w:r w:rsidR="002001F8" w:rsidRPr="00486765" w:rsidDel="009E331B">
          <w:delText xml:space="preserve"> at </w:delText>
        </w:r>
        <w:r w:rsidR="002001F8" w:rsidRPr="00486765" w:rsidDel="009E331B">
          <w:rPr>
            <w:i/>
          </w:rPr>
          <w:delText>t</w:delText>
        </w:r>
      </w:del>
      <w:ins w:id="1430" w:author="phismith" w:date="2012-08-07T14:36:00Z">
        <w:r w:rsidR="009E331B" w:rsidRPr="009E331B">
          <w:rPr>
            <w:b/>
          </w:rPr>
          <w:t xml:space="preserve"> at</w:t>
        </w:r>
      </w:ins>
      <w:ins w:id="1431" w:author="phismith" w:date="2012-08-07T14:35:00Z">
        <w:r w:rsidR="009E331B">
          <w:t xml:space="preserve"> t </w:t>
        </w:r>
      </w:ins>
      <w:r w:rsidR="002001F8" w:rsidRPr="00486765">
        <w:t xml:space="preserve"> as I prepare to take a bite out of a donut</w:t>
      </w:r>
      <w:ins w:id="1432" w:author="phismith" w:date="2012-08-09T15:21:00Z">
        <w:r w:rsidR="009D174B">
          <w:t>. This is</w:t>
        </w:r>
      </w:ins>
      <w:del w:id="1433" w:author="phismith" w:date="2012-08-09T15:21:00Z">
        <w:r w:rsidR="002001F8" w:rsidRPr="00486765" w:rsidDel="009D174B">
          <w:delText>,</w:delText>
        </w:r>
      </w:del>
      <w:r w:rsidR="002001F8" w:rsidRPr="00486765">
        <w:t xml:space="preserve"> </w:t>
      </w:r>
      <w:r w:rsidRPr="00486765">
        <w:t xml:space="preserve">followed by </w:t>
      </w:r>
      <w:r w:rsidR="002001F8" w:rsidRPr="00486765">
        <w:t>a closedness</w:t>
      </w:r>
      <w:del w:id="1434" w:author="phismith" w:date="2012-08-07T14:35:00Z">
        <w:r w:rsidR="002001F8" w:rsidRPr="00486765" w:rsidDel="009E331B">
          <w:delText xml:space="preserve"> at </w:delText>
        </w:r>
        <w:r w:rsidR="002001F8" w:rsidRPr="00486765" w:rsidDel="009E331B">
          <w:rPr>
            <w:i/>
          </w:rPr>
          <w:delText>t</w:delText>
        </w:r>
      </w:del>
      <w:ins w:id="1435" w:author="phismith" w:date="2012-08-07T14:36:00Z">
        <w:r w:rsidR="009E331B" w:rsidRPr="009E331B">
          <w:rPr>
            <w:b/>
          </w:rPr>
          <w:t xml:space="preserve"> at</w:t>
        </w:r>
      </w:ins>
      <w:ins w:id="1436" w:author="phismith" w:date="2012-08-07T14:35:00Z">
        <w:r w:rsidR="009E331B">
          <w:t xml:space="preserve"> t </w:t>
        </w:r>
      </w:ins>
      <w:r w:rsidR="002001F8" w:rsidRPr="00486765">
        <w:t xml:space="preserve">+1 when I bite </w:t>
      </w:r>
      <w:r w:rsidRPr="00486765">
        <w:t xml:space="preserve">the donut </w:t>
      </w:r>
      <w:r w:rsidR="002001F8" w:rsidRPr="00486765">
        <w:t>and start chewing</w:t>
      </w:r>
      <w:r w:rsidRPr="00486765">
        <w:t>. Th</w:t>
      </w:r>
      <w:ins w:id="1437" w:author="phismith" w:date="2012-08-09T15:21:00Z">
        <w:r w:rsidR="009D174B">
          <w:t>is</w:t>
        </w:r>
      </w:ins>
      <w:del w:id="1438" w:author="phismith" w:date="2012-08-09T15:21:00Z">
        <w:r w:rsidRPr="00486765" w:rsidDel="009D174B">
          <w:delText>e</w:delText>
        </w:r>
      </w:del>
      <w:r w:rsidRPr="00486765">
        <w:t xml:space="preserv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del w:id="1439" w:author="phismith" w:date="2012-08-09T15:21:00Z">
        <w:r w:rsidR="007909CC" w:rsidDel="009D174B">
          <w:delText xml:space="preserve">this openness </w:delText>
        </w:r>
      </w:del>
      <w:ins w:id="1440" w:author="phismith" w:date="2012-08-09T15:21:00Z">
        <w:r w:rsidR="009D174B">
          <w:t xml:space="preserve">it </w:t>
        </w:r>
      </w:ins>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w:t>
      </w:r>
      <w:ins w:id="1441" w:author="phismith" w:date="2012-08-09T15:22:00Z">
        <w:r w:rsidR="009D174B">
          <w:t>,</w:t>
        </w:r>
      </w:ins>
      <w:r w:rsidR="0041213E" w:rsidRPr="00486765">
        <w:t xml:space="preserve"> </w:t>
      </w:r>
      <w:ins w:id="1442" w:author="phismith" w:date="2012-08-09T15:21:00Z">
        <w:r w:rsidR="009D174B">
          <w:t xml:space="preserve">short-lived </w:t>
        </w:r>
      </w:ins>
      <w:r w:rsidR="0041213E" w:rsidRPr="00486765">
        <w:t>instance of the universal fist-shaped quality.)</w:t>
      </w:r>
      <w:r w:rsidR="009821CF" w:rsidRPr="00D248A1">
        <w:rPr>
          <w:rStyle w:val="Annotation"/>
        </w:rPr>
        <w:t>]</w:t>
      </w:r>
    </w:p>
    <w:p w14:paraId="00E68677" w14:textId="0BE0A553"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r w:rsidR="008A6944">
        <w:rPr>
          <w:i/>
        </w:rPr>
        <w:t>b</w:t>
      </w:r>
      <w:r w:rsidR="004C372C" w:rsidRPr="00486765">
        <w:rPr>
          <w:i/>
        </w:rPr>
        <w:t xml:space="preserve"> </w:t>
      </w:r>
      <w:r w:rsidR="004C372C" w:rsidRPr="00486765">
        <w:rPr>
          <w:b/>
        </w:rPr>
        <w:t xml:space="preserve">bearer_of </w:t>
      </w:r>
      <w:r w:rsidR="008A6944">
        <w:rPr>
          <w:i/>
        </w:rPr>
        <w:t>c</w:t>
      </w:r>
      <w:r w:rsidR="004C372C" w:rsidRPr="00486765">
        <w:rPr>
          <w:i/>
        </w:rPr>
        <w:t xml:space="preserve"> </w:t>
      </w:r>
      <w:r w:rsidR="004C372C" w:rsidRPr="00486765">
        <w:rPr>
          <w:b/>
        </w:rPr>
        <w:t xml:space="preserve">at </w:t>
      </w:r>
      <w:r w:rsidR="004C372C" w:rsidRPr="00486765">
        <w:rPr>
          <w:i/>
        </w:rPr>
        <w:t>t =</w:t>
      </w:r>
      <w:r w:rsidR="004C372C" w:rsidRPr="00486765">
        <w:t xml:space="preserve">Def. </w:t>
      </w:r>
      <w:r w:rsidR="008A6944">
        <w:rPr>
          <w:i/>
        </w:rPr>
        <w:t>c</w:t>
      </w:r>
      <w:r w:rsidR="004C372C" w:rsidRPr="00486765">
        <w:rPr>
          <w:i/>
        </w:rPr>
        <w:t xml:space="preserve"> </w:t>
      </w:r>
      <w:r w:rsidR="008A258E" w:rsidRPr="008A258E">
        <w:rPr>
          <w:b/>
        </w:rPr>
        <w:t>s-depends_on</w:t>
      </w:r>
      <w:r w:rsidR="004C372C" w:rsidRPr="00486765">
        <w:rPr>
          <w:b/>
        </w:rPr>
        <w:t xml:space="preserve"> </w:t>
      </w:r>
      <w:r w:rsidR="008A6944">
        <w:rPr>
          <w:i/>
        </w:rPr>
        <w:t>b</w:t>
      </w:r>
      <w:r w:rsidR="004C372C" w:rsidRPr="00486765">
        <w:rPr>
          <w:i/>
        </w:rPr>
        <w:t xml:space="preserve"> </w:t>
      </w:r>
      <w:r w:rsidR="00335B12">
        <w:rPr>
          <w:b/>
        </w:rPr>
        <w:t xml:space="preserve">at </w:t>
      </w:r>
      <w:r w:rsidR="00335B12">
        <w:rPr>
          <w:i/>
        </w:rPr>
        <w:t xml:space="preserve">t </w:t>
      </w:r>
      <w:r w:rsidR="0039662B" w:rsidRPr="00486765">
        <w:t xml:space="preserve">&amp; </w:t>
      </w:r>
      <w:r w:rsidR="008A6944">
        <w:rPr>
          <w:i/>
        </w:rPr>
        <w:t>b</w:t>
      </w:r>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r w:rsidR="0039662B" w:rsidRPr="00486765">
        <w:rPr>
          <w:i/>
        </w:rPr>
        <w:t>.</w:t>
      </w:r>
      <w:r w:rsidR="008E181C" w:rsidRPr="00486765">
        <w:rPr>
          <w:i/>
        </w:rPr>
        <w:t xml:space="preserve"> </w:t>
      </w:r>
      <w:r w:rsidR="006D323D">
        <w:t>[053-</w:t>
      </w:r>
      <w:del w:id="1443" w:author="phismith" w:date="2012-08-09T14:37:00Z">
        <w:r w:rsidR="006D323D" w:rsidDel="001A1FC3">
          <w:delText>00</w:delText>
        </w:r>
        <w:r w:rsidR="00A11862" w:rsidDel="001A1FC3">
          <w:delText>4</w:delText>
        </w:r>
      </w:del>
      <w:ins w:id="1444" w:author="phismith" w:date="2012-08-09T14:37:00Z">
        <w:r w:rsidR="001A1FC3">
          <w:t>005</w:t>
        </w:r>
      </w:ins>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1E8B65FB"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ins w:id="1445" w:author="phismith" w:date="2012-08-09T14:37:00Z">
        <w:r w:rsidR="001A1FC3">
          <w:rPr>
            <w:i/>
          </w:rPr>
          <w:t xml:space="preserve"> </w:t>
        </w:r>
        <w:r w:rsidR="001A1FC3" w:rsidRPr="001A1FC3">
          <w:rPr>
            <w:highlight w:val="yellow"/>
            <w:rPrChange w:id="1446" w:author="phismith" w:date="2012-08-09T14:37:00Z">
              <w:rPr/>
            </w:rPrChange>
          </w:rPr>
          <w:t xml:space="preserve">or </w:t>
        </w:r>
        <w:r w:rsidR="001A1FC3" w:rsidRPr="001A1FC3">
          <w:rPr>
            <w:i/>
            <w:highlight w:val="yellow"/>
            <w:rPrChange w:id="1447" w:author="phismith" w:date="2012-08-09T14:37:00Z">
              <w:rPr>
                <w:i/>
              </w:rPr>
            </w:rPrChange>
          </w:rPr>
          <w:t>occurrent</w:t>
        </w:r>
      </w:ins>
      <w:r w:rsidRPr="00476F65">
        <w:rPr>
          <w:rStyle w:val="Annotation"/>
        </w:rPr>
        <w:t>]</w:t>
      </w:r>
    </w:p>
    <w:p w14:paraId="49668852" w14:textId="7D42388F" w:rsidR="000E3998" w:rsidRPr="00486765" w:rsidRDefault="0041213E">
      <w:r w:rsidRPr="00486765">
        <w:rPr>
          <w:b/>
        </w:rPr>
        <w:t>B</w:t>
      </w:r>
      <w:r w:rsidR="000E3998" w:rsidRPr="00486765">
        <w:rPr>
          <w:b/>
        </w:rPr>
        <w:t xml:space="preserve">earer_of </w:t>
      </w:r>
      <w:r w:rsidR="000E3998" w:rsidRPr="00486765">
        <w:t xml:space="preserve">in contrast to inherence, is </w:t>
      </w:r>
      <w:r w:rsidR="009821CF">
        <w:t xml:space="preserve">not </w:t>
      </w:r>
      <w:r w:rsidR="00CD73E6">
        <w:t xml:space="preserve">redundantly </w:t>
      </w:r>
      <w:r w:rsidR="000E3998" w:rsidRPr="00486765">
        <w:t xml:space="preserve">time-indexed, since if </w:t>
      </w:r>
      <w:r w:rsidR="008A6944">
        <w:rPr>
          <w:i/>
        </w:rPr>
        <w:t>b</w:t>
      </w:r>
      <w:r w:rsidR="000E3998" w:rsidRPr="00486765">
        <w:rPr>
          <w:i/>
        </w:rPr>
        <w:t xml:space="preserve"> </w:t>
      </w:r>
      <w:r w:rsidR="000E3998" w:rsidRPr="00486765">
        <w:t xml:space="preserve">is a bearer of some </w:t>
      </w:r>
      <w:r w:rsidR="008A6944">
        <w:rPr>
          <w:i/>
        </w:rPr>
        <w:t>c</w:t>
      </w:r>
      <w:r w:rsidR="000E3998" w:rsidRPr="00486765">
        <w:rPr>
          <w:i/>
        </w:rPr>
        <w:t xml:space="preserve"> </w:t>
      </w:r>
      <w:r w:rsidR="002C4E4C" w:rsidRPr="00486765">
        <w:t xml:space="preserve">only </w:t>
      </w:r>
      <w:r w:rsidR="000E3998" w:rsidRPr="00486765">
        <w:t>at some time</w:t>
      </w:r>
      <w:r w:rsidR="002C4E4C" w:rsidRPr="00486765">
        <w:t xml:space="preserve"> during which </w:t>
      </w:r>
      <w:r w:rsidR="008A6944">
        <w:rPr>
          <w:i/>
        </w:rPr>
        <w:t>b</w:t>
      </w:r>
      <w:r w:rsidR="002C4E4C" w:rsidRPr="00486765">
        <w:rPr>
          <w:i/>
        </w:rPr>
        <w:t xml:space="preserve"> </w:t>
      </w:r>
      <w:r w:rsidR="002C4E4C" w:rsidRPr="00486765">
        <w:t>exists</w:t>
      </w:r>
      <w:r w:rsidR="000E3998" w:rsidRPr="00486765">
        <w:t xml:space="preserve">, </w:t>
      </w:r>
      <w:r w:rsidR="002C4E4C" w:rsidRPr="00486765">
        <w:t xml:space="preserve">but </w:t>
      </w:r>
      <w:r w:rsidR="008A6944">
        <w:rPr>
          <w:i/>
        </w:rPr>
        <w:t>c</w:t>
      </w:r>
      <w:r w:rsidR="002C4E4C" w:rsidRPr="00486765">
        <w:rPr>
          <w:i/>
        </w:rPr>
        <w:t xml:space="preserve"> </w:t>
      </w:r>
      <w:r w:rsidR="002C4E4C" w:rsidRPr="00486765">
        <w:t xml:space="preserve">cannot similarly inhere in </w:t>
      </w:r>
      <w:r w:rsidR="008A6944">
        <w:rPr>
          <w:i/>
        </w:rPr>
        <w:t>b</w:t>
      </w:r>
      <w:r w:rsidR="000E3998" w:rsidRPr="00486765">
        <w:rPr>
          <w:i/>
        </w:rPr>
        <w:t xml:space="preserve"> </w:t>
      </w:r>
      <w:r w:rsidR="002C4E4C" w:rsidRPr="00486765">
        <w:t xml:space="preserve">only at some times during which </w:t>
      </w:r>
      <w:r w:rsidR="008A6944">
        <w:rPr>
          <w:i/>
        </w:rPr>
        <w:t>c</w:t>
      </w:r>
      <w:r w:rsidR="002C4E4C" w:rsidRPr="00486765">
        <w:rPr>
          <w:i/>
        </w:rPr>
        <w:t xml:space="preserve"> </w:t>
      </w:r>
      <w:r w:rsidR="002C4E4C" w:rsidRPr="00486765">
        <w:t>exists.</w:t>
      </w:r>
    </w:p>
    <w:p w14:paraId="7D889823" w14:textId="248CF77B" w:rsidR="00513AAE" w:rsidRPr="00486765" w:rsidDel="009D174B" w:rsidRDefault="00513AAE">
      <w:pPr>
        <w:rPr>
          <w:del w:id="1448" w:author="phismith" w:date="2012-08-09T15:22:00Z"/>
        </w:rPr>
      </w:pPr>
      <w:del w:id="1449" w:author="phismith" w:date="2012-08-09T15:22:00Z">
        <w:r w:rsidRPr="00486765" w:rsidDel="009D174B">
          <w:delText xml:space="preserve">See also the discussion of </w:delText>
        </w:r>
        <w:r w:rsidR="003068B6" w:rsidRPr="00486765" w:rsidDel="009D174B">
          <w:rPr>
            <w:b/>
          </w:rPr>
          <w:delText>has_m</w:delText>
        </w:r>
        <w:r w:rsidRPr="00486765" w:rsidDel="009D174B">
          <w:rPr>
            <w:b/>
          </w:rPr>
          <w:delText>aterial_basis</w:delText>
        </w:r>
        <w:r w:rsidR="003068B6" w:rsidRPr="00486765" w:rsidDel="009D174B">
          <w:rPr>
            <w:b/>
          </w:rPr>
          <w:delText>_in</w:delText>
        </w:r>
        <w:r w:rsidR="003068B6" w:rsidRPr="00486765" w:rsidDel="009D174B">
          <w:delText xml:space="preserve"> below.</w:delText>
        </w:r>
      </w:del>
    </w:p>
    <w:p w14:paraId="772E1F19" w14:textId="77777777" w:rsidR="000E3998" w:rsidRPr="00486765" w:rsidRDefault="0041213E" w:rsidP="00D248A1">
      <w:pPr>
        <w:pStyle w:val="Heading3"/>
      </w:pPr>
      <w:bookmarkStart w:id="1450"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1450"/>
      <w:r w:rsidR="000E3998" w:rsidRPr="00486765">
        <w:t xml:space="preserve"> </w:t>
      </w:r>
    </w:p>
    <w:p w14:paraId="3F6BEF8D" w14:textId="2479C86B" w:rsidR="007909CC" w:rsidRDefault="007909CC">
      <w:r>
        <w:t xml:space="preserve">BFO does not recognize universals of higher order (for example, the universal </w:t>
      </w:r>
      <w:r w:rsidRPr="007909CC">
        <w:rPr>
          <w:i/>
        </w:rPr>
        <w:t>universal</w:t>
      </w:r>
      <w:r>
        <w:t xml:space="preserve">). </w:t>
      </w:r>
      <w:ins w:id="1451" w:author="phismith" w:date="2012-08-09T15:22:00Z">
        <w:r w:rsidR="009D174B">
          <w:t>Thus a</w:t>
        </w:r>
      </w:ins>
      <w:del w:id="1452" w:author="phismith" w:date="2012-08-09T15:22:00Z">
        <w:r w:rsidDel="009D174B">
          <w:delText>A</w:delText>
        </w:r>
      </w:del>
      <w:r>
        <w:t>ll universals are instantiated by instance entities</w:t>
      </w:r>
      <w:ins w:id="1453" w:author="phismith" w:date="2012-08-09T15:22:00Z">
        <w:r w:rsidR="009D174B">
          <w:t>,</w:t>
        </w:r>
      </w:ins>
      <w:r>
        <w:t xml:space="preserve"> which are not universals.</w:t>
      </w:r>
    </w:p>
    <w:p w14:paraId="2AD1DC99" w14:textId="7ED0B91C" w:rsidR="002C4E4C" w:rsidRPr="00486765" w:rsidDel="009D174B" w:rsidRDefault="009D174B" w:rsidP="009D174B">
      <w:pPr>
        <w:keepNext/>
        <w:keepLines/>
        <w:rPr>
          <w:del w:id="1454" w:author="phismith" w:date="2012-08-09T15:24:00Z"/>
        </w:rPr>
        <w:pPrChange w:id="1455" w:author="phismith" w:date="2012-08-09T15:24:00Z">
          <w:pPr/>
        </w:pPrChange>
      </w:pPr>
      <w:r>
        <w:rPr>
          <w:noProof/>
        </w:rPr>
        <w:lastRenderedPageBreak/>
        <mc:AlternateContent>
          <mc:Choice Requires="wpg">
            <w:drawing>
              <wp:anchor distT="0" distB="0" distL="114300" distR="114300" simplePos="0" relativeHeight="251683840" behindDoc="0" locked="0" layoutInCell="1" allowOverlap="1" wp14:anchorId="5BFEC29B" wp14:editId="3CD2E40C">
                <wp:simplePos x="0" y="0"/>
                <wp:positionH relativeFrom="column">
                  <wp:align>center</wp:align>
                </wp:positionH>
                <wp:positionV relativeFrom="paragraph">
                  <wp:posOffset>777240</wp:posOffset>
                </wp:positionV>
                <wp:extent cx="1108710" cy="1938020"/>
                <wp:effectExtent l="0" t="0" r="0" b="24130"/>
                <wp:wrapTopAndBottom/>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8953" cy="1938528"/>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1724A1" w:rsidRPr="00486765" w:rsidRDefault="001724A1"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1724A1" w:rsidRPr="00486765" w:rsidRDefault="001724A1" w:rsidP="009D174B">
                              <w:pPr>
                                <w:pStyle w:val="NormalWeb"/>
                                <w:rPr>
                                  <w:i/>
                                  <w:color w:val="000000" w:themeColor="text1"/>
                                  <w:sz w:val="10"/>
                                </w:rPr>
                                <w:pPrChange w:id="1456" w:author="phismith" w:date="2012-08-09T15:22:00Z">
                                  <w:pPr>
                                    <w:pStyle w:val="NormalWeb"/>
                                  </w:pPr>
                                </w:pPrChange>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1724A1" w:rsidRPr="00486765" w:rsidRDefault="001724A1"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Canvas 39" o:spid="_x0000_s1027" style="position:absolute;left:0;text-align:left;margin-left:0;margin-top:61.2pt;width:87.3pt;height:152.6pt;z-index:251683840;mso-position-horizontal:center;mso-width-relative:margin;mso-height-relative:margin"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1724A1" w:rsidRPr="00486765" w:rsidRDefault="001724A1"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1724A1" w:rsidRPr="00486765" w:rsidRDefault="001724A1" w:rsidP="009D174B">
                        <w:pPr>
                          <w:pStyle w:val="NormalWeb"/>
                          <w:rPr>
                            <w:i/>
                            <w:color w:val="000000" w:themeColor="text1"/>
                            <w:sz w:val="10"/>
                          </w:rPr>
                          <w:pPrChange w:id="1457" w:author="phismith" w:date="2012-08-09T15:22:00Z">
                            <w:pPr>
                              <w:pStyle w:val="NormalWeb"/>
                            </w:pPr>
                          </w:pPrChange>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1724A1" w:rsidRPr="00486765" w:rsidRDefault="001724A1"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wrap type="topAndBottom"/>
              </v:group>
            </w:pict>
          </mc:Fallback>
        </mc:AlternateContent>
      </w:r>
      <w:r w:rsidR="007909CC">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7152C952" w:rsidR="003F3473" w:rsidRPr="00486765" w:rsidRDefault="003F3473" w:rsidP="009D174B">
      <w:pPr>
        <w:keepNext/>
        <w:keepLines/>
        <w:pPrChange w:id="1458" w:author="phismith" w:date="2012-08-09T15:24:00Z">
          <w:pPr/>
        </w:pPrChange>
      </w:pPr>
    </w:p>
    <w:p w14:paraId="78FD6639" w14:textId="77777777" w:rsidR="003F3473" w:rsidRPr="00486765" w:rsidRDefault="003F3473" w:rsidP="009D174B">
      <w:pPr>
        <w:pStyle w:val="Caption"/>
        <w:keepNext/>
        <w:keepLines/>
        <w:spacing w:before="460"/>
        <w:jc w:val="center"/>
        <w:rPr>
          <w:sz w:val="16"/>
        </w:rPr>
        <w:pPrChange w:id="1459" w:author="phismith" w:date="2012-08-09T15:25:00Z">
          <w:pPr>
            <w:pStyle w:val="Caption"/>
          </w:pPr>
        </w:pPrChange>
      </w:pPr>
      <w:bookmarkStart w:id="1460" w:name="_Ref332289350"/>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7</w:t>
      </w:r>
      <w:r w:rsidR="00F33687" w:rsidRPr="00486765">
        <w:rPr>
          <w:sz w:val="16"/>
        </w:rPr>
        <w:fldChar w:fldCharType="end"/>
      </w:r>
      <w:bookmarkEnd w:id="1460"/>
      <w:r w:rsidRPr="00486765">
        <w:rPr>
          <w:sz w:val="16"/>
        </w:rPr>
        <w:t>: Higher-order dependence</w:t>
      </w:r>
    </w:p>
    <w:p w14:paraId="2C478940" w14:textId="77777777" w:rsidR="007325BB" w:rsidRPr="00486765" w:rsidRDefault="002C4E4C">
      <w:r w:rsidRPr="00486765">
        <w:t xml:space="preserve"> </w:t>
      </w:r>
    </w:p>
    <w:p w14:paraId="4F692F7F" w14:textId="1940A901" w:rsidR="00661AA5" w:rsidRPr="00B56876" w:rsidRDefault="003F3473">
      <w:r w:rsidRPr="00486765">
        <w:t xml:space="preserve">If </w:t>
      </w:r>
      <w:r w:rsidR="008A6944">
        <w:rPr>
          <w:i/>
        </w:rPr>
        <w:t>b</w:t>
      </w:r>
      <w:r w:rsidR="00661AA5" w:rsidRPr="00486765">
        <w:rPr>
          <w:i/>
        </w:rPr>
        <w:t xml:space="preserve"> </w:t>
      </w:r>
      <w:r w:rsidR="00661AA5" w:rsidRPr="00486765">
        <w:t xml:space="preserve">is dependent on </w:t>
      </w:r>
      <w:r w:rsidR="008A6944">
        <w:rPr>
          <w:i/>
        </w:rPr>
        <w:t>c</w:t>
      </w:r>
      <w:r w:rsidR="00661AA5" w:rsidRPr="00486765">
        <w:rPr>
          <w:i/>
        </w:rPr>
        <w:t xml:space="preserve"> </w:t>
      </w:r>
      <w:r w:rsidRPr="00486765">
        <w:t xml:space="preserve">and </w:t>
      </w:r>
      <w:r w:rsidR="008A6944">
        <w:rPr>
          <w:i/>
        </w:rPr>
        <w:t>c</w:t>
      </w:r>
      <w:r w:rsidRPr="00486765">
        <w:rPr>
          <w:i/>
        </w:rPr>
        <w:t xml:space="preserve"> </w:t>
      </w:r>
      <w:r w:rsidRPr="00486765">
        <w:t xml:space="preserve">is dependent on </w:t>
      </w:r>
      <w:r w:rsidR="008A6944">
        <w:rPr>
          <w:i/>
        </w:rPr>
        <w:t>d</w:t>
      </w:r>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r w:rsidR="00555732" w:rsidRPr="00D248A1">
        <w:t>Figure 8</w:t>
      </w:r>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624094E5" w:rsidR="001724A1" w:rsidRPr="00486765" w:rsidRDefault="001724A1"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629D134B" w:rsidR="001724A1" w:rsidRPr="00486765" w:rsidRDefault="001724A1"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EFA18FC" w:rsidR="001724A1" w:rsidRPr="00486765" w:rsidRDefault="001724A1"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624094E5" w:rsidR="001724A1" w:rsidRPr="00486765" w:rsidRDefault="001724A1"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629D134B" w:rsidR="001724A1" w:rsidRPr="00486765" w:rsidRDefault="001724A1"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EFA18FC" w:rsidR="001724A1" w:rsidRPr="00486765" w:rsidRDefault="001724A1"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1B9D553D" w:rsidR="001724A1" w:rsidRPr="00486765" w:rsidRDefault="001724A1"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7DDBC8E4" w:rsidR="001724A1" w:rsidRPr="00486765" w:rsidRDefault="001724A1"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73B6DAD2" w:rsidR="001724A1" w:rsidRPr="00486765" w:rsidRDefault="001724A1"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1B9D553D" w:rsidR="001724A1" w:rsidRPr="00486765" w:rsidRDefault="001724A1"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7DDBC8E4" w:rsidR="001724A1" w:rsidRPr="00486765" w:rsidRDefault="001724A1"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73B6DAD2" w:rsidR="001724A1" w:rsidRPr="00486765" w:rsidRDefault="001724A1"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60A05517" w:rsidR="00661AA5" w:rsidRPr="00486765" w:rsidRDefault="003F3473" w:rsidP="005B7170">
      <w:pPr>
        <w:pStyle w:val="Caption"/>
        <w:ind w:left="720"/>
        <w:jc w:val="center"/>
        <w:rPr>
          <w:sz w:val="16"/>
        </w:rPr>
      </w:pPr>
      <w:bookmarkStart w:id="1461" w:name="_Ref315617863"/>
      <w:bookmarkStart w:id="1462"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8</w:t>
      </w:r>
      <w:r w:rsidR="00F33687" w:rsidRPr="00486765">
        <w:rPr>
          <w:sz w:val="16"/>
        </w:rPr>
        <w:fldChar w:fldCharType="end"/>
      </w:r>
      <w:bookmarkEnd w:id="1461"/>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r w:rsidR="00610A0A">
        <w:rPr>
          <w:i/>
          <w:sz w:val="16"/>
        </w:rPr>
        <w:t>Mutual d</w:t>
      </w:r>
      <w:r w:rsidRPr="00C74368">
        <w:rPr>
          <w:i/>
          <w:sz w:val="16"/>
        </w:rPr>
        <w:t>ependence</w:t>
      </w:r>
      <w:bookmarkEnd w:id="1462"/>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6EC25A98"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r w:rsidR="00555732" w:rsidRPr="00D248A1">
        <w:t>Figure 8</w:t>
      </w:r>
      <w:r w:rsidR="00EC6A9C">
        <w:fldChar w:fldCharType="end"/>
      </w:r>
      <w:r>
        <w:t xml:space="preserve">, left), </w:t>
      </w:r>
      <w:r w:rsidR="008A6944">
        <w:rPr>
          <w:i/>
        </w:rPr>
        <w:t>b</w:t>
      </w:r>
      <w:r w:rsidR="00661AA5" w:rsidRPr="00486765">
        <w:rPr>
          <w:i/>
        </w:rPr>
        <w:t xml:space="preserve"> </w:t>
      </w:r>
      <w:r w:rsidR="00661AA5" w:rsidRPr="00486765">
        <w:t xml:space="preserve">and </w:t>
      </w:r>
      <w:r w:rsidR="008A6944">
        <w:rPr>
          <w:i/>
        </w:rPr>
        <w:t>c</w:t>
      </w:r>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r w:rsidR="008A6944">
        <w:rPr>
          <w:i/>
        </w:rPr>
        <w:t>d</w:t>
      </w:r>
      <w:r w:rsidR="00661AA5" w:rsidRPr="00486765">
        <w:rPr>
          <w:i/>
        </w:rPr>
        <w:t xml:space="preserve"> </w:t>
      </w:r>
      <w:r w:rsidR="00661AA5" w:rsidRPr="00486765">
        <w:t xml:space="preserve">and </w:t>
      </w:r>
      <w:r w:rsidR="00904EC1" w:rsidRPr="00486765">
        <w:t>(</w:t>
      </w:r>
      <w:del w:id="1463" w:author="phismith" w:date="2012-08-08T17:28:00Z">
        <w:r w:rsidR="00904EC1" w:rsidRPr="00486765" w:rsidDel="00E24FE7">
          <w:delText>reciprocally</w:delText>
        </w:r>
      </w:del>
      <w:ins w:id="1464" w:author="phismith" w:date="2012-08-08T17:28:00Z">
        <w:r w:rsidR="00E24FE7">
          <w:t>mutually</w:t>
        </w:r>
      </w:ins>
      <w:r w:rsidR="00904EC1" w:rsidRPr="00486765">
        <w:t xml:space="preserve">) </w:t>
      </w:r>
      <w:r w:rsidR="00661AA5" w:rsidRPr="00486765">
        <w:t xml:space="preserve">dependent on each other. </w:t>
      </w:r>
    </w:p>
    <w:p w14:paraId="07DCF30E" w14:textId="5F5AB9DC"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r w:rsidR="00555732" w:rsidRPr="00D248A1">
        <w:t>Figure 8</w:t>
      </w:r>
      <w:r w:rsidR="00EC6A9C">
        <w:fldChar w:fldCharType="end"/>
      </w:r>
      <w:r w:rsidRPr="00C74368">
        <w:t xml:space="preserve"> may be called </w:t>
      </w:r>
      <w:del w:id="1465" w:author="phismith" w:date="2012-08-08T17:28:00Z">
        <w:r w:rsidRPr="00C74368" w:rsidDel="00E24FE7">
          <w:delText>reciprocally</w:delText>
        </w:r>
      </w:del>
      <w:ins w:id="1466" w:author="phismith" w:date="2012-08-08T17:28:00Z">
        <w:r w:rsidR="00E24FE7">
          <w:t>mutually</w:t>
        </w:r>
      </w:ins>
      <w:r w:rsidRPr="00C74368">
        <w:t xml:space="preserve"> s-dependent continuants:</w:t>
      </w:r>
    </w:p>
    <w:p w14:paraId="7BD192D5" w14:textId="77777777" w:rsidR="009D174B" w:rsidRDefault="002D61C9">
      <w:pPr>
        <w:pStyle w:val="Specification"/>
        <w:rPr>
          <w:ins w:id="1467" w:author="phismith" w:date="2012-08-09T15:26:00Z"/>
          <w:rFonts w:ascii="Times New Roman" w:hAnsi="Times New Roman"/>
          <w:szCs w:val="23"/>
        </w:rPr>
      </w:pPr>
      <w:r w:rsidRPr="007539EB">
        <w:rPr>
          <w:rStyle w:val="Annotation"/>
        </w:rPr>
        <w:lastRenderedPageBreak/>
        <w:t>as(specifically dependent continuant)[</w:t>
      </w:r>
      <w:r w:rsidR="00A75CF3" w:rsidRPr="00486765">
        <w:rPr>
          <w:rStyle w:val="SpecificationType"/>
          <w:sz w:val="22"/>
        </w:rPr>
        <w:t>Example</w:t>
      </w:r>
      <w:ins w:id="1468" w:author="phismith" w:date="2012-08-09T15:25:00Z">
        <w:r w:rsidR="009D174B">
          <w:rPr>
            <w:rStyle w:val="SpecificationType"/>
            <w:sz w:val="22"/>
          </w:rPr>
          <w:t xml:space="preserve">s </w:t>
        </w:r>
      </w:ins>
      <w:del w:id="1469" w:author="phismith" w:date="2012-08-09T15:25:00Z">
        <w:r w:rsidR="00A75CF3" w:rsidDel="009D174B">
          <w:rPr>
            <w:rStyle w:val="SpecificationType"/>
            <w:sz w:val="22"/>
          </w:rPr>
          <w:delText>:</w:delText>
        </w:r>
        <w:r w:rsidR="00A75CF3" w:rsidRPr="00486765" w:rsidDel="009D174B">
          <w:delText xml:space="preserve"> </w:delText>
        </w:r>
      </w:del>
      <w:bookmarkStart w:id="1470" w:name="OLE_LINK20"/>
      <w:bookmarkStart w:id="1471" w:name="OLE_LINK21"/>
      <w:ins w:id="1472" w:author="phismith" w:date="2012-08-09T15:25:00Z">
        <w:r w:rsidR="009D174B">
          <w:t xml:space="preserve">of </w:t>
        </w:r>
      </w:ins>
      <w:del w:id="1473" w:author="phismith" w:date="2012-08-08T17:23:00Z">
        <w:r w:rsidR="00A75CF3" w:rsidRPr="009D174B" w:rsidDel="00E24FE7">
          <w:rPr>
            <w:i/>
            <w:rPrChange w:id="1474" w:author="phismith" w:date="2012-08-09T15:26:00Z">
              <w:rPr/>
            </w:rPrChange>
          </w:rPr>
          <w:delText>R</w:delText>
        </w:r>
        <w:r w:rsidRPr="009D174B" w:rsidDel="00E24FE7">
          <w:rPr>
            <w:i/>
            <w:rPrChange w:id="1475" w:author="phismith" w:date="2012-08-09T15:26:00Z">
              <w:rPr/>
            </w:rPrChange>
          </w:rPr>
          <w:delText xml:space="preserve">eciprocal </w:delText>
        </w:r>
      </w:del>
      <w:bookmarkEnd w:id="1470"/>
      <w:bookmarkEnd w:id="1471"/>
      <w:ins w:id="1476" w:author="phismith" w:date="2012-08-09T15:25:00Z">
        <w:r w:rsidR="009D174B" w:rsidRPr="009D174B">
          <w:rPr>
            <w:i/>
            <w:rPrChange w:id="1477" w:author="phismith" w:date="2012-08-09T15:26:00Z">
              <w:rPr/>
            </w:rPrChange>
          </w:rPr>
          <w:t>m</w:t>
        </w:r>
      </w:ins>
      <w:ins w:id="1478" w:author="phismith" w:date="2012-08-08T17:23:00Z">
        <w:r w:rsidR="00E24FE7" w:rsidRPr="009D174B">
          <w:rPr>
            <w:i/>
            <w:rPrChange w:id="1479" w:author="phismith" w:date="2012-08-09T15:26:00Z">
              <w:rPr/>
            </w:rPrChange>
          </w:rPr>
          <w:t>utual</w:t>
        </w:r>
      </w:ins>
      <w:ins w:id="1480" w:author="phismith" w:date="2012-08-09T15:26:00Z">
        <w:r w:rsidR="009D174B" w:rsidRPr="009D174B">
          <w:rPr>
            <w:i/>
            <w:rPrChange w:id="1481" w:author="phismith" w:date="2012-08-09T15:26:00Z">
              <w:rPr/>
            </w:rPrChange>
          </w:rPr>
          <w:t>ly</w:t>
        </w:r>
      </w:ins>
      <w:ins w:id="1482" w:author="phismith" w:date="2012-08-08T17:23:00Z">
        <w:r w:rsidR="00E24FE7">
          <w:t xml:space="preserve"> </w:t>
        </w:r>
      </w:ins>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p>
    <w:p w14:paraId="33D8C000" w14:textId="1F15A19F" w:rsidR="009D174B" w:rsidRPr="00486765" w:rsidDel="009D174B" w:rsidRDefault="009D174B" w:rsidP="009D174B">
      <w:pPr>
        <w:ind w:left="720"/>
        <w:rPr>
          <w:del w:id="1483" w:author="phismith" w:date="2012-08-09T15:26:00Z"/>
        </w:rPr>
        <w:pPrChange w:id="1484" w:author="phismith" w:date="2012-08-09T15:26:00Z">
          <w:pPr/>
        </w:pPrChange>
      </w:pPr>
      <w:moveToRangeStart w:id="1485" w:author="phismith" w:date="2012-08-09T15:26:00Z" w:name="move332289311"/>
      <w:moveTo w:id="1486" w:author="phismith" w:date="2012-08-09T15:26:00Z">
        <w:r w:rsidRPr="00D248A1">
          <w:rPr>
            <w:rStyle w:val="Annotation"/>
          </w:rPr>
          <w:t>Example(role,relational quality)[</w:t>
        </w:r>
        <w:r w:rsidRPr="00486765">
          <w:t xml:space="preserve">John’s </w:t>
        </w:r>
        <w:r w:rsidRPr="00486765">
          <w:rPr>
            <w:i/>
          </w:rPr>
          <w:t>role</w:t>
        </w:r>
        <w:r w:rsidRPr="00486765">
          <w:t xml:space="preserve"> of husband to Mary is dependent on Mary’s </w:t>
        </w:r>
        <w:r w:rsidRPr="00486765">
          <w:rPr>
            <w:i/>
          </w:rPr>
          <w:t>role</w:t>
        </w:r>
        <w:r w:rsidRPr="00486765">
          <w:t xml:space="preserve"> of wife to John, and both are dependent on the </w:t>
        </w:r>
        <w:r w:rsidRPr="00486765">
          <w:rPr>
            <w:i/>
          </w:rPr>
          <w:t>object aggregate</w:t>
        </w:r>
        <w:r w:rsidRPr="00486765">
          <w:t xml:space="preserve"> comprising John and Mary as </w:t>
        </w:r>
        <w:r w:rsidRPr="00486765">
          <w:rPr>
            <w:b/>
          </w:rPr>
          <w:t>member parts</w:t>
        </w:r>
        <w:r w:rsidRPr="00486765">
          <w:t xml:space="preserve"> joined together </w:t>
        </w:r>
      </w:moveTo>
      <w:ins w:id="1487" w:author="phismith" w:date="2012-08-12T12:04:00Z">
        <w:r w:rsidR="005B7D2B">
          <w:t xml:space="preserve">legally </w:t>
        </w:r>
      </w:ins>
      <w:moveTo w:id="1488" w:author="phismith" w:date="2012-08-09T15:26:00Z">
        <w:r w:rsidRPr="00486765">
          <w:t xml:space="preserve">through the </w:t>
        </w:r>
        <w:r w:rsidRPr="00486765">
          <w:rPr>
            <w:i/>
          </w:rPr>
          <w:t>relational quality</w:t>
        </w:r>
        <w:r w:rsidRPr="00486765">
          <w:t xml:space="preserve"> of being married.</w:t>
        </w:r>
        <w:r w:rsidRPr="00D248A1">
          <w:rPr>
            <w:rStyle w:val="Annotation"/>
          </w:rPr>
          <w:t>]</w:t>
        </w:r>
      </w:moveTo>
    </w:p>
    <w:moveToRangeEnd w:id="1485"/>
    <w:p w14:paraId="426504CD" w14:textId="31FAE1CD" w:rsidR="002D61C9" w:rsidRPr="00B56876" w:rsidRDefault="002D61C9" w:rsidP="009D174B">
      <w:pPr>
        <w:ind w:left="720"/>
        <w:rPr>
          <w:szCs w:val="23"/>
        </w:rPr>
        <w:pPrChange w:id="1489" w:author="phismith" w:date="2012-08-09T15:26:00Z">
          <w:pPr>
            <w:pStyle w:val="Specification"/>
          </w:pPr>
        </w:pPrChange>
      </w:pPr>
      <w:r w:rsidRPr="00B61FB3">
        <w:rPr>
          <w:rStyle w:val="Annotation"/>
        </w:rPr>
        <w:t xml:space="preserve"> </w:t>
      </w:r>
      <w:r w:rsidRPr="007539EB">
        <w:rPr>
          <w:rStyle w:val="Annotation"/>
        </w:rPr>
        <w:t>]</w:t>
      </w:r>
    </w:p>
    <w:p w14:paraId="38760676" w14:textId="4C7CD4A4" w:rsidR="007325BB" w:rsidRPr="00486765" w:rsidRDefault="009D174B">
      <w:ins w:id="1490" w:author="phismith" w:date="2012-08-09T15:26:00Z">
        <w:r>
          <w:t xml:space="preserve">In ruling out structures of the sort illustrated in </w:t>
        </w:r>
      </w:ins>
      <w:ins w:id="1491" w:author="phismith" w:date="2012-08-09T15:27:00Z">
        <w:r>
          <w:fldChar w:fldCharType="begin"/>
        </w:r>
        <w:r>
          <w:instrText xml:space="preserve"> REF _Ref332289350 \h </w:instrText>
        </w:r>
      </w:ins>
      <w:r>
        <w:instrText xml:space="preserve"> \* MERGEFORMAT </w:instrText>
      </w:r>
      <w:r>
        <w:fldChar w:fldCharType="separate"/>
      </w:r>
      <w:ins w:id="1492" w:author="phismith" w:date="2012-08-09T15:27:00Z">
        <w:r w:rsidRPr="009D174B">
          <w:rPr>
            <w:rPrChange w:id="1493" w:author="phismith" w:date="2012-08-09T15:27:00Z">
              <w:rPr>
                <w:sz w:val="16"/>
              </w:rPr>
            </w:rPrChange>
          </w:rPr>
          <w:t>Figure 7</w:t>
        </w:r>
        <w:r>
          <w:fldChar w:fldCharType="end"/>
        </w:r>
        <w:r>
          <w:t xml:space="preserve">, </w:t>
        </w:r>
      </w:ins>
      <w:del w:id="1494" w:author="phismith" w:date="2012-08-09T15:27:00Z">
        <w:r w:rsidR="002D61C9" w:rsidDel="009D174B">
          <w:delText>F</w:delText>
        </w:r>
        <w:r w:rsidR="00904EC1" w:rsidRPr="00486765" w:rsidDel="009D174B">
          <w:delText xml:space="preserve">or </w:delText>
        </w:r>
      </w:del>
      <w:r w:rsidR="00904EC1" w:rsidRPr="00486765">
        <w:t xml:space="preserve">BFO </w:t>
      </w:r>
      <w:ins w:id="1495" w:author="phismith" w:date="2012-08-09T15:27:00Z">
        <w:r>
          <w:t xml:space="preserve">affirms that </w:t>
        </w:r>
      </w:ins>
      <w:r w:rsidR="008901C1" w:rsidRPr="00486765">
        <w:t>there are</w:t>
      </w:r>
      <w:r w:rsidR="00904EC1" w:rsidRPr="00486765">
        <w:t>, for example,</w:t>
      </w:r>
      <w:r w:rsidR="008901C1" w:rsidRPr="00486765">
        <w:t xml:space="preserve"> no qualities of roles</w:t>
      </w:r>
      <w:del w:id="1496" w:author="phismith" w:date="2012-08-09T15:27:00Z">
        <w:r w:rsidR="008901C1" w:rsidRPr="00486765" w:rsidDel="009D174B">
          <w:delText>;</w:delText>
        </w:r>
      </w:del>
      <w:r w:rsidR="008901C1" w:rsidRPr="00486765">
        <w:t xml:space="preserve"> </w:t>
      </w:r>
      <w:r w:rsidR="00904EC1" w:rsidRPr="00486765">
        <w:t xml:space="preserve">and </w:t>
      </w:r>
      <w:del w:id="1497" w:author="phismith" w:date="2012-08-09T15:27:00Z">
        <w:r w:rsidR="00904EC1" w:rsidRPr="00486765" w:rsidDel="009D174B">
          <w:delText xml:space="preserve">similarly there are </w:delText>
        </w:r>
      </w:del>
      <w:r w:rsidR="00904EC1" w:rsidRPr="00486765">
        <w:t>no roles of qualities</w:t>
      </w:r>
      <w:ins w:id="1498" w:author="phismith" w:date="2012-08-09T15:27:00Z">
        <w:r>
          <w:t>.</w:t>
        </w:r>
      </w:ins>
      <w:del w:id="1499" w:author="phismith" w:date="2012-08-09T15:27:00Z">
        <w:r w:rsidR="00904EC1" w:rsidRPr="00486765" w:rsidDel="009D174B">
          <w:delText>;</w:delText>
        </w:r>
      </w:del>
      <w:r w:rsidR="00904EC1" w:rsidRPr="00486765">
        <w:t xml:space="preserve">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ins w:id="1500" w:author="phismith" w:date="2012-08-09T15:30:00Z">
        <w:r>
          <w:t xml:space="preserve"> (left side of </w:t>
        </w:r>
        <w:r>
          <w:fldChar w:fldCharType="begin"/>
        </w:r>
        <w:r>
          <w:instrText xml:space="preserve"> REF _Ref315617863 \h </w:instrText>
        </w:r>
      </w:ins>
      <w:r>
        <w:instrText xml:space="preserve"> \* MERGEFORMAT </w:instrText>
      </w:r>
      <w:r>
        <w:fldChar w:fldCharType="separate"/>
      </w:r>
      <w:ins w:id="1501" w:author="phismith" w:date="2012-08-09T15:30:00Z">
        <w:r w:rsidRPr="009D174B">
          <w:rPr>
            <w:rPrChange w:id="1502" w:author="phismith" w:date="2012-08-09T15:30:00Z">
              <w:rPr>
                <w:sz w:val="16"/>
              </w:rPr>
            </w:rPrChange>
          </w:rPr>
          <w:t>Figure 8</w:t>
        </w:r>
        <w:r>
          <w:fldChar w:fldCharType="end"/>
        </w:r>
        <w:r>
          <w:t>).</w:t>
        </w:r>
      </w:ins>
      <w:del w:id="1503" w:author="phismith" w:date="2012-08-09T15:30:00Z">
        <w:r w:rsidR="00904EC1" w:rsidRPr="00486765" w:rsidDel="009D174B">
          <w:delText>.</w:delText>
        </w:r>
      </w:del>
    </w:p>
    <w:p w14:paraId="22E2BC7A" w14:textId="43B74657" w:rsidR="00863C50" w:rsidRPr="009D174B" w:rsidRDefault="00904EC1">
      <w:pPr>
        <w:rPr>
          <w:rPrChange w:id="1504" w:author="phismith" w:date="2012-08-09T15:31:00Z">
            <w:rPr/>
          </w:rPrChange>
        </w:rPr>
      </w:pPr>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ins w:id="1505" w:author="phismith" w:date="2012-08-09T15:31:00Z">
        <w:r w:rsidR="009D174B">
          <w:t>Thus if a blood vessel has the quality of being constricted, then it is the blood vessel itself, and not the quality of constrictedness, that has the disposition: to block the flow of blood.</w:t>
        </w:r>
      </w:ins>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redness,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6912429B"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w:t>
      </w:r>
      <w:ins w:id="1506" w:author="phismith" w:date="2012-08-09T15:31:00Z">
        <w:r w:rsidR="009D174B">
          <w:t>I</w:t>
        </w:r>
      </w:ins>
      <w:del w:id="1507" w:author="phismith" w:date="2012-08-09T15:31:00Z">
        <w:r w:rsidR="004C372C" w:rsidRPr="00486765" w:rsidDel="009D174B">
          <w:delText>i</w:delText>
        </w:r>
      </w:del>
      <w:r w:rsidR="004C372C" w:rsidRPr="00486765">
        <w:t xml:space="preserve">f </w:t>
      </w:r>
      <w:r w:rsidR="008A6944">
        <w:rPr>
          <w:i/>
        </w:rPr>
        <w:t>b</w:t>
      </w:r>
      <w:r w:rsidR="004C372C" w:rsidRPr="00486765">
        <w:rPr>
          <w:i/>
        </w:rPr>
        <w:t xml:space="preserve"> </w:t>
      </w:r>
      <w:r w:rsidR="008A258E" w:rsidRPr="008A258E">
        <w:rPr>
          <w:b/>
        </w:rPr>
        <w:t>s-depends_on</w:t>
      </w:r>
      <w:r w:rsidR="004C372C" w:rsidRPr="00486765">
        <w:t xml:space="preserve"> </w:t>
      </w:r>
      <w:r w:rsidR="008A6944">
        <w:rPr>
          <w:i/>
        </w:rPr>
        <w:t>c</w:t>
      </w:r>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r w:rsidR="008A6944">
        <w:rPr>
          <w:i/>
        </w:rPr>
        <w:t>c</w:t>
      </w:r>
      <w:r w:rsidR="004C372C" w:rsidRPr="00B6123E">
        <w:rPr>
          <w:b/>
          <w:i/>
        </w:rPr>
        <w:t xml:space="preserve"> </w:t>
      </w:r>
      <w:r w:rsidR="008A258E" w:rsidRPr="008A258E">
        <w:rPr>
          <w:b/>
        </w:rPr>
        <w:t>s-depends_on</w:t>
      </w:r>
      <w:r w:rsidR="004C372C" w:rsidRPr="00B6123E">
        <w:rPr>
          <w:b/>
        </w:rPr>
        <w:t xml:space="preserve"> </w:t>
      </w:r>
      <w:r w:rsidR="008A6944" w:rsidRPr="00D248A1">
        <w:rPr>
          <w:i/>
        </w:rPr>
        <w:t>d</w:t>
      </w:r>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r w:rsidR="008A6944">
        <w:rPr>
          <w:i/>
        </w:rPr>
        <w:t>b</w:t>
      </w:r>
      <w:r w:rsidR="004C372C" w:rsidRPr="00486765">
        <w:rPr>
          <w:i/>
        </w:rPr>
        <w:t xml:space="preserve"> </w:t>
      </w:r>
      <w:r w:rsidR="008A258E" w:rsidRPr="008A258E">
        <w:rPr>
          <w:b/>
        </w:rPr>
        <w:t>s-depends_on</w:t>
      </w:r>
      <w:r w:rsidR="004C372C" w:rsidRPr="00B6123E">
        <w:rPr>
          <w:b/>
        </w:rPr>
        <w:t xml:space="preserve"> </w:t>
      </w:r>
      <w:r w:rsidR="008A6944">
        <w:rPr>
          <w:i/>
        </w:rPr>
        <w:t>d</w:t>
      </w:r>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798F33DE"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r w:rsidR="00555732" w:rsidRPr="00D248A1">
        <w:t>Figure 8</w:t>
      </w:r>
      <w:r w:rsidR="00EC6A9C">
        <w:fldChar w:fldCharType="end"/>
      </w:r>
      <w:r w:rsidR="007909CC">
        <w:t xml:space="preserve"> always bottom out in some independent continuant that is not a spatial region. </w:t>
      </w:r>
    </w:p>
    <w:p w14:paraId="6EC0FA25" w14:textId="3F917D66" w:rsidR="007909CC" w:rsidRPr="00C74368" w:rsidRDefault="007661E2" w:rsidP="00D248A1">
      <w:pPr>
        <w:pStyle w:val="Specification"/>
      </w:pPr>
      <w:r>
        <w:rPr>
          <w:rStyle w:val="Annotation"/>
        </w:rPr>
        <w:t>a</w:t>
      </w:r>
      <w:r w:rsidR="009821CF" w:rsidRPr="00D248A1">
        <w:rPr>
          <w:rStyle w:val="Annotation"/>
        </w:rPr>
        <w:t>(s-depends-on)[</w:t>
      </w:r>
      <w:r w:rsidR="007909CC">
        <w:t xml:space="preserve">THEOREM: If </w:t>
      </w:r>
      <w:r w:rsidR="008A6944">
        <w:rPr>
          <w:i/>
        </w:rPr>
        <w:t>b</w:t>
      </w:r>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r w:rsidR="008A6944">
        <w:rPr>
          <w:i/>
        </w:rPr>
        <w:t>c</w:t>
      </w:r>
      <w:r w:rsidR="007909CC">
        <w:t xml:space="preserve">, which is an independent continuant and not a spatial region, such that </w:t>
      </w:r>
      <w:r w:rsidR="008A6944">
        <w:rPr>
          <w:i/>
        </w:rPr>
        <w:t>b</w:t>
      </w:r>
      <w:r w:rsidR="007909CC">
        <w:rPr>
          <w:i/>
        </w:rPr>
        <w:t xml:space="preserve"> </w:t>
      </w:r>
      <w:r w:rsidR="007909CC">
        <w:rPr>
          <w:b/>
        </w:rPr>
        <w:t xml:space="preserve">s-depends_on </w:t>
      </w:r>
      <w:r w:rsidR="008A6944">
        <w:rPr>
          <w:i/>
        </w:rPr>
        <w:t>c</w:t>
      </w:r>
      <w:r w:rsidR="007909CC">
        <w:rPr>
          <w:i/>
        </w:rPr>
        <w:t xml:space="preserve"> </w:t>
      </w:r>
      <w:r w:rsidR="007909CC">
        <w:rPr>
          <w:b/>
        </w:rPr>
        <w:t xml:space="preserve">at </w:t>
      </w:r>
      <w:r w:rsidR="007909CC">
        <w:rPr>
          <w:i/>
        </w:rPr>
        <w:t xml:space="preserve">t. </w:t>
      </w:r>
      <w:r w:rsidR="007909CC" w:rsidRPr="00C74368">
        <w:rPr>
          <w:highlight w:val="yellow"/>
        </w:rPr>
        <w:t>[</w:t>
      </w:r>
      <w:r w:rsidR="00A11862">
        <w:rPr>
          <w:highlight w:val="yellow"/>
        </w:rPr>
        <w:t>136</w:t>
      </w:r>
      <w:r w:rsidR="007909CC" w:rsidRPr="00C74368">
        <w:rPr>
          <w:highlight w:val="yellow"/>
        </w:rPr>
        <w:t>-001</w:t>
      </w:r>
      <w:r w:rsidR="007909CC">
        <w:t>]</w:t>
      </w:r>
      <w:r w:rsidR="009821CF" w:rsidRPr="00D248A1">
        <w:rPr>
          <w:rStyle w:val="Annotation"/>
        </w:rPr>
        <w:t>]</w:t>
      </w:r>
    </w:p>
    <w:p w14:paraId="7C495C4B" w14:textId="3B1FCBC1" w:rsidR="007909CC" w:rsidRPr="007909CC" w:rsidRDefault="007909CC">
      <w:r>
        <w:lastRenderedPageBreak/>
        <w:t xml:space="preserve">Note that this theorem </w:t>
      </w:r>
      <w:r w:rsidR="00A11862">
        <w:t xml:space="preserve">applies </w:t>
      </w:r>
      <w:ins w:id="1508" w:author="phismith" w:date="2012-08-09T15:31:00Z">
        <w:r w:rsidR="009D174B">
          <w:t xml:space="preserve">both to s-dependent continuants and to </w:t>
        </w:r>
      </w:ins>
      <w:del w:id="1509" w:author="phismith" w:date="2012-08-09T15:31:00Z">
        <w:r w:rsidDel="009D174B">
          <w:delText xml:space="preserve">also </w:delText>
        </w:r>
        <w:r w:rsidR="008A6944" w:rsidDel="009D174B">
          <w:delText>to</w:delText>
        </w:r>
        <w:r w:rsidR="00A11862" w:rsidDel="009D174B">
          <w:delText xml:space="preserve"> </w:delText>
        </w:r>
      </w:del>
      <w:r>
        <w:t>occurrents</w:t>
      </w:r>
      <w:ins w:id="1510" w:author="phismith" w:date="2012-08-09T15:32:00Z">
        <w:r w:rsidR="009D174B">
          <w:t xml:space="preserve">. Every occurrent </w:t>
        </w:r>
      </w:ins>
      <w:del w:id="1511" w:author="phismith" w:date="2012-08-09T15:32:00Z">
        <w:r w:rsidR="00A11862" w:rsidDel="009D174B">
          <w:delText xml:space="preserve"> in the sense that</w:delText>
        </w:r>
        <w:r w:rsidDel="009D174B">
          <w:delText xml:space="preserve"> </w:delText>
        </w:r>
        <w:r w:rsidR="007661E2" w:rsidRPr="00D248A1" w:rsidDel="009D174B">
          <w:rPr>
            <w:rStyle w:val="Annotation"/>
          </w:rPr>
          <w:delText>note(occurrent)[</w:delText>
        </w:r>
        <w:r w:rsidR="00A11862" w:rsidDel="009D174B">
          <w:delText>e</w:delText>
        </w:r>
        <w:r w:rsidDel="009D174B">
          <w:delText xml:space="preserve">very occurrent </w:delText>
        </w:r>
      </w:del>
      <w:r>
        <w:t xml:space="preserve">that is not a temporal or spatiotemporal region is </w:t>
      </w:r>
      <w:r w:rsidRPr="009D174B">
        <w:rPr>
          <w:b/>
          <w:rPrChange w:id="1512" w:author="phismith" w:date="2012-08-09T15:32:00Z">
            <w:rPr/>
          </w:rPrChange>
        </w:rPr>
        <w:t>s-dependent</w:t>
      </w:r>
      <w:r>
        <w:t xml:space="preserve"> on some independent continuant that is not a spatial region</w:t>
      </w:r>
      <w:r w:rsidR="007661E2" w:rsidRPr="00D248A1">
        <w:rPr>
          <w:rStyle w:val="Annotation"/>
        </w:rPr>
        <w:t>]</w:t>
      </w:r>
      <w:r>
        <w:t xml:space="preserve">. </w:t>
      </w:r>
      <w:ins w:id="1513" w:author="phismith" w:date="2012-08-09T15:34:00Z">
        <w:r w:rsidR="00C07048">
          <w:t>(</w:t>
        </w:r>
      </w:ins>
      <w:ins w:id="1514" w:author="phismith" w:date="2012-08-09T15:32:00Z">
        <w:r w:rsidR="00C07048">
          <w:t xml:space="preserve">The theorem </w:t>
        </w:r>
      </w:ins>
      <w:del w:id="1515" w:author="phismith" w:date="2012-08-09T15:32:00Z">
        <w:r w:rsidDel="00C07048">
          <w:delText xml:space="preserve">It </w:delText>
        </w:r>
      </w:del>
      <w:r>
        <w:t xml:space="preserve">does not apply to sites and continuant fiat boundaries, but something similar will </w:t>
      </w:r>
      <w:ins w:id="1516" w:author="phismith" w:date="2012-08-09T15:33:00Z">
        <w:r w:rsidR="00C07048">
          <w:t xml:space="preserve">be seen to </w:t>
        </w:r>
      </w:ins>
      <w:r>
        <w:t xml:space="preserve">hold when the relation of </w:t>
      </w:r>
      <w:r>
        <w:rPr>
          <w:b/>
        </w:rPr>
        <w:t xml:space="preserve">boundary_depends_on </w:t>
      </w:r>
      <w:r>
        <w:t>is introduced</w:t>
      </w:r>
      <w:ins w:id="1517" w:author="phismith" w:date="2012-08-09T15:33:00Z">
        <w:r w:rsidR="00C07048">
          <w:t xml:space="preserve"> in a future version of BFO</w:t>
        </w:r>
      </w:ins>
      <w:r>
        <w:t>.</w:t>
      </w:r>
      <w:ins w:id="1518" w:author="phismith" w:date="2012-08-09T15:34:00Z">
        <w:r w:rsidR="00C07048">
          <w:t>)</w:t>
        </w:r>
      </w:ins>
    </w:p>
    <w:p w14:paraId="25669705" w14:textId="3AED1203" w:rsidR="00047E4F" w:rsidRPr="00486765" w:rsidDel="009D174B" w:rsidRDefault="007661E2">
      <w:moveFromRangeStart w:id="1519" w:author="phismith" w:date="2012-08-09T15:26:00Z" w:name="move332289311"/>
      <w:moveFrom w:id="1520" w:author="phismith" w:date="2012-08-09T15:26:00Z">
        <w:r w:rsidRPr="00D248A1" w:rsidDel="009D174B">
          <w:rPr>
            <w:rStyle w:val="Annotation"/>
          </w:rPr>
          <w:t>Example(role,relational quality)[</w:t>
        </w:r>
        <w:r w:rsidR="004C372C" w:rsidRPr="00486765" w:rsidDel="009D174B">
          <w:t xml:space="preserve">John’s </w:t>
        </w:r>
        <w:r w:rsidR="004C372C" w:rsidRPr="00486765" w:rsidDel="009D174B">
          <w:rPr>
            <w:i/>
          </w:rPr>
          <w:t>role</w:t>
        </w:r>
        <w:r w:rsidR="004C372C" w:rsidRPr="00486765" w:rsidDel="009D174B">
          <w:t xml:space="preserve"> of </w:t>
        </w:r>
        <w:r w:rsidR="00C677CC" w:rsidRPr="00486765" w:rsidDel="009D174B">
          <w:t>husband</w:t>
        </w:r>
        <w:r w:rsidR="004C372C" w:rsidRPr="00486765" w:rsidDel="009D174B">
          <w:t xml:space="preserve"> to Mary is dependent on Mary’s </w:t>
        </w:r>
        <w:r w:rsidR="004C372C" w:rsidRPr="00486765" w:rsidDel="009D174B">
          <w:rPr>
            <w:i/>
          </w:rPr>
          <w:t>role</w:t>
        </w:r>
        <w:r w:rsidR="004C372C" w:rsidRPr="00486765" w:rsidDel="009D174B">
          <w:t xml:space="preserve"> of </w:t>
        </w:r>
        <w:r w:rsidR="00C677CC" w:rsidRPr="00486765" w:rsidDel="009D174B">
          <w:t>wife</w:t>
        </w:r>
        <w:r w:rsidR="004C372C" w:rsidRPr="00486765" w:rsidDel="009D174B">
          <w:t xml:space="preserve"> to John, and both are dependent on the </w:t>
        </w:r>
        <w:r w:rsidR="004C372C" w:rsidRPr="00486765" w:rsidDel="009D174B">
          <w:rPr>
            <w:i/>
          </w:rPr>
          <w:t>object aggregate</w:t>
        </w:r>
        <w:r w:rsidR="004C372C" w:rsidRPr="00486765" w:rsidDel="009D174B">
          <w:t xml:space="preserve"> comprising John and Mary as </w:t>
        </w:r>
        <w:r w:rsidR="003F3473" w:rsidRPr="00486765" w:rsidDel="009D174B">
          <w:rPr>
            <w:b/>
          </w:rPr>
          <w:t xml:space="preserve">member </w:t>
        </w:r>
        <w:r w:rsidR="004C372C" w:rsidRPr="00486765" w:rsidDel="009D174B">
          <w:rPr>
            <w:b/>
          </w:rPr>
          <w:t>parts</w:t>
        </w:r>
        <w:r w:rsidR="00C677CC" w:rsidRPr="00486765" w:rsidDel="009D174B">
          <w:t xml:space="preserve"> joined together through the </w:t>
        </w:r>
        <w:r w:rsidR="00C677CC" w:rsidRPr="00486765" w:rsidDel="009D174B">
          <w:rPr>
            <w:i/>
          </w:rPr>
          <w:t>relational quality</w:t>
        </w:r>
        <w:r w:rsidR="00C677CC" w:rsidRPr="00486765" w:rsidDel="009D174B">
          <w:t xml:space="preserve"> of being married</w:t>
        </w:r>
        <w:r w:rsidR="004C372C" w:rsidRPr="00486765" w:rsidDel="009D174B">
          <w:t>.</w:t>
        </w:r>
        <w:r w:rsidRPr="00D248A1" w:rsidDel="009D174B">
          <w:rPr>
            <w:rStyle w:val="Annotation"/>
          </w:rPr>
          <w:t>]</w:t>
        </w:r>
      </w:moveFrom>
    </w:p>
    <w:p w14:paraId="32AF9DEF" w14:textId="7E87D892" w:rsidR="00F33687" w:rsidRDefault="00E2775F" w:rsidP="00EC6A9C">
      <w:pPr>
        <w:pStyle w:val="Heading3"/>
      </w:pPr>
      <w:bookmarkStart w:id="1521" w:name="_Toc313270714"/>
      <w:bookmarkStart w:id="1522" w:name="_Toc204327882"/>
      <w:moveFromRangeEnd w:id="1519"/>
      <w:r w:rsidRPr="00486765">
        <w:t>Quality</w:t>
      </w:r>
      <w:bookmarkEnd w:id="1521"/>
      <w:bookmarkEnd w:id="1522"/>
    </w:p>
    <w:p w14:paraId="164ABADC" w14:textId="0596E025" w:rsidR="003F3473" w:rsidRPr="00486765" w:rsidRDefault="003F3473">
      <w:r w:rsidRPr="00486765">
        <w:t>BFO 2.0 distinguishes two major famili</w:t>
      </w:r>
      <w:ins w:id="1523" w:author="phismith" w:date="2012-08-09T15:34:00Z">
        <w:r w:rsidR="00C07048">
          <w:t>e</w:t>
        </w:r>
      </w:ins>
      <w:del w:id="1524" w:author="phismith" w:date="2012-08-09T15:34:00Z">
        <w:r w:rsidRPr="00486765" w:rsidDel="00C07048">
          <w:delText>ar</w:delText>
        </w:r>
      </w:del>
      <w:r w:rsidRPr="00486765">
        <w:t xml:space="preserve">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process which </w:t>
      </w:r>
      <w:r w:rsidR="002A33CB">
        <w:t xml:space="preserve">has </w:t>
      </w:r>
      <w:r w:rsidRPr="00486765">
        <w:t>some solid piece of</w:t>
      </w:r>
      <w:ins w:id="1525" w:author="phismith" w:date="2012-08-09T15:35:00Z">
        <w:r w:rsidR="00C07048">
          <w:t>, for example,</w:t>
        </w:r>
      </w:ins>
      <w:r w:rsidRPr="00486765">
        <w:t xml:space="preserve">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0DBAA4F5" w:rsidR="003F3473" w:rsidRPr="00B56876" w:rsidRDefault="009F3382">
      <w:pPr>
        <w:pStyle w:val="Specification"/>
      </w:pPr>
      <w:r w:rsidRPr="00476F65">
        <w:rPr>
          <w:rStyle w:val="Annotation"/>
        </w:rPr>
        <w:t>a(quality)[</w:t>
      </w:r>
      <w:r w:rsidR="00BC4A0D" w:rsidRPr="00486765">
        <w:rPr>
          <w:rStyle w:val="SpecificationType"/>
          <w:sz w:val="22"/>
        </w:rPr>
        <w:t>Examples</w:t>
      </w:r>
      <w:r w:rsidR="00BC4A0D" w:rsidRPr="00486765">
        <w:t>: the color of a tomato</w:t>
      </w:r>
      <w:r w:rsidR="000056C4" w:rsidRPr="00D248A1">
        <w:rPr>
          <w:rStyle w:val="Annotation"/>
        </w:rPr>
        <w:t>\</w:t>
      </w:r>
      <w:r w:rsidR="00904EC1" w:rsidRPr="00486765">
        <w:t xml:space="preserve">, </w:t>
      </w:r>
      <w:r w:rsidR="00BC4A0D" w:rsidRPr="00486765">
        <w:t xml:space="preserve">the ambient temperature of </w:t>
      </w:r>
      <w:r w:rsidR="00C760DE">
        <w:t>this</w:t>
      </w:r>
      <w:r w:rsidR="00BC4A0D" w:rsidRPr="00486765">
        <w:t xml:space="preserve"> portion of air</w:t>
      </w:r>
      <w:r w:rsidR="000056C4" w:rsidRPr="00D248A1">
        <w:rPr>
          <w:rStyle w:val="Annotation"/>
        </w:rPr>
        <w:t>\</w:t>
      </w:r>
      <w:r w:rsidR="00BC4A0D" w:rsidRPr="00486765">
        <w:t>, the length of the circumference of your waist</w:t>
      </w:r>
      <w:del w:id="1526" w:author="phismith" w:date="2012-08-09T15:35:00Z">
        <w:r w:rsidR="000056C4" w:rsidDel="00C07048">
          <w:delText>\</w:delText>
        </w:r>
      </w:del>
      <w:r w:rsidR="00BC4A0D" w:rsidRPr="00486765">
        <w:t xml:space="preserve">, the shape of </w:t>
      </w:r>
      <w:r w:rsidR="00C760DE">
        <w:t>your</w:t>
      </w:r>
      <w:r w:rsidR="00BC4A0D" w:rsidRPr="00486765">
        <w:t xml:space="preserve"> nose</w:t>
      </w:r>
      <w:del w:id="1527" w:author="phismith" w:date="2012-08-09T15:35:00Z">
        <w:r w:rsidR="000056C4" w:rsidDel="00C07048">
          <w:delText>\</w:delText>
        </w:r>
      </w:del>
      <w:r w:rsidR="00BC4A0D" w:rsidRPr="00486765">
        <w:t>,</w:t>
      </w:r>
      <w:r w:rsidR="00F51B2C">
        <w:t xml:space="preserve"> the shape of your nostril</w:t>
      </w:r>
      <w:r w:rsidR="000056C4" w:rsidRPr="00D248A1">
        <w:rPr>
          <w:rStyle w:val="Annotation"/>
        </w:rPr>
        <w:t>\</w:t>
      </w:r>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1E858FE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del w:id="1528" w:author="phismith" w:date="2012-08-09T15:35:00Z">
        <w:r w:rsidRPr="00486765" w:rsidDel="00C07048">
          <w:delText xml:space="preserve">the BFO </w:delText>
        </w:r>
        <w:r w:rsidR="00D915F5" w:rsidRPr="00486765" w:rsidDel="00C07048">
          <w:delText xml:space="preserve">2.0 </w:delText>
        </w:r>
      </w:del>
      <w:ins w:id="1529" w:author="phismith" w:date="2012-08-09T15:35:00Z">
        <w:r w:rsidR="00C07048">
          <w:t xml:space="preserve">this </w:t>
        </w:r>
      </w:ins>
      <w:r w:rsidRPr="00486765">
        <w:t>specification</w:t>
      </w:r>
      <w:r w:rsidR="00D915F5" w:rsidRPr="00486765">
        <w:t xml:space="preserve">, but </w:t>
      </w:r>
      <w:ins w:id="1530" w:author="phismith" w:date="2012-08-09T15:35:00Z">
        <w:r w:rsidR="00C07048">
          <w:t xml:space="preserve">it </w:t>
        </w:r>
      </w:ins>
      <w:r w:rsidR="00D915F5" w:rsidRPr="00486765">
        <w:t xml:space="preserve">will be treated in </w:t>
      </w:r>
      <w:del w:id="1531" w:author="phismith" w:date="2012-08-09T15:35:00Z">
        <w:r w:rsidR="00D915F5" w:rsidRPr="00486765" w:rsidDel="00C07048">
          <w:delText xml:space="preserve">the </w:delText>
        </w:r>
      </w:del>
      <w:ins w:id="1532" w:author="phismith" w:date="2012-08-09T15:35:00Z">
        <w:r w:rsidR="00C07048">
          <w:t xml:space="preserve">a </w:t>
        </w:r>
      </w:ins>
      <w:r w:rsidR="00D915F5" w:rsidRPr="00486765">
        <w:t>future</w:t>
      </w:r>
      <w:ins w:id="1533" w:author="phismith" w:date="2012-08-09T15:35:00Z">
        <w:r w:rsidR="00C07048">
          <w:t xml:space="preserve"> version of BFO</w:t>
        </w:r>
      </w:ins>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7083E00B"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r w:rsidR="008A6944">
        <w:rPr>
          <w:i/>
        </w:rPr>
        <w:t>b</w:t>
      </w:r>
      <w:r w:rsidR="007A4DDC" w:rsidRPr="00486765">
        <w:rPr>
          <w:i/>
        </w:rPr>
        <w:t xml:space="preserve"> </w:t>
      </w:r>
      <w:r w:rsidR="00107230" w:rsidRPr="00486765">
        <w:rPr>
          <w:b/>
        </w:rPr>
        <w:t>quality_of</w:t>
      </w:r>
      <w:r w:rsidR="007A4DDC" w:rsidRPr="00486765">
        <w:rPr>
          <w:b/>
        </w:rPr>
        <w:t xml:space="preserve"> </w:t>
      </w:r>
      <w:r w:rsidR="008A6944">
        <w:rPr>
          <w:i/>
        </w:rPr>
        <w:t>c</w:t>
      </w:r>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r w:rsidR="008A6944">
        <w:rPr>
          <w:i/>
        </w:rPr>
        <w:t>b</w:t>
      </w:r>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r w:rsidR="008A6944">
        <w:rPr>
          <w:i/>
        </w:rPr>
        <w:t>c</w:t>
      </w:r>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r w:rsidR="008A6944">
        <w:rPr>
          <w:i/>
        </w:rPr>
        <w:t>b</w:t>
      </w:r>
      <w:r w:rsidR="00107230" w:rsidRPr="00486765">
        <w:rPr>
          <w:i/>
        </w:rPr>
        <w:t xml:space="preserve"> </w:t>
      </w:r>
      <w:r w:rsidR="00107230" w:rsidRPr="00486765">
        <w:rPr>
          <w:b/>
        </w:rPr>
        <w:t xml:space="preserve">s-depends_on </w:t>
      </w:r>
      <w:r w:rsidR="008A6944">
        <w:rPr>
          <w:i/>
        </w:rPr>
        <w:t>c</w:t>
      </w:r>
      <w:r w:rsidR="00107230" w:rsidRPr="00486765">
        <w:rPr>
          <w:i/>
        </w:rPr>
        <w:t xml:space="preserve"> </w:t>
      </w:r>
      <w:r w:rsidR="00107230" w:rsidRPr="00486765">
        <w:rPr>
          <w:b/>
        </w:rPr>
        <w:t xml:space="preserve">at </w:t>
      </w:r>
      <w:r w:rsidR="00107230" w:rsidRPr="00486765">
        <w:rPr>
          <w:i/>
        </w:rPr>
        <w:t>t</w:t>
      </w:r>
      <w:r w:rsidR="006D323D">
        <w:t>. [056-00</w:t>
      </w:r>
      <w:r w:rsidR="00C34485">
        <w:t>2</w:t>
      </w:r>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lastRenderedPageBreak/>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5DC5EA1F" w:rsidR="00C01BBA" w:rsidRPr="001766E5" w:rsidRDefault="00B1604E">
      <w:pPr>
        <w:rPr>
          <w:rPrChange w:id="1534" w:author="phismith" w:date="2012-08-09T15:58:00Z">
            <w:rPr/>
          </w:rPrChange>
        </w:rPr>
      </w:pPr>
      <w:bookmarkStart w:id="1535" w:name="OLE_LINK10"/>
      <w:bookmarkStart w:id="1536" w:name="OLE_LINK11"/>
      <w:del w:id="1537" w:author="phismith" w:date="2012-08-09T15:35:00Z">
        <w:r w:rsidRPr="00D248A1" w:rsidDel="00D10DD1">
          <w:rPr>
            <w:highlight w:val="yellow"/>
          </w:rPr>
          <w:delText>Qualities of spatial regions are restricted to qualit</w:delText>
        </w:r>
        <w:r w:rsidR="00C01BBA" w:rsidRPr="00D248A1" w:rsidDel="00D10DD1">
          <w:rPr>
            <w:highlight w:val="yellow"/>
          </w:rPr>
          <w:delText>ies of size</w:delText>
        </w:r>
        <w:r w:rsidR="00D915F5" w:rsidRPr="00D248A1" w:rsidDel="00D10DD1">
          <w:rPr>
            <w:highlight w:val="yellow"/>
          </w:rPr>
          <w:delText xml:space="preserve"> and</w:delText>
        </w:r>
        <w:r w:rsidR="00C01BBA" w:rsidRPr="00D248A1" w:rsidDel="00D10DD1">
          <w:rPr>
            <w:highlight w:val="yellow"/>
          </w:rPr>
          <w:delText xml:space="preserve"> shape.</w:delText>
        </w:r>
        <w:r w:rsidR="0030307D" w:rsidRPr="00D248A1" w:rsidDel="00D10DD1">
          <w:rPr>
            <w:highlight w:val="yellow"/>
          </w:rPr>
          <w:delText xml:space="preserve"> Is this true for qualities of sites also?</w:delText>
        </w:r>
      </w:del>
      <w:ins w:id="1538" w:author="phismith" w:date="2012-08-09T15:35:00Z">
        <w:r w:rsidR="00D10DD1">
          <w:t xml:space="preserve">Sites have qualities of size and shape. But spatial regions, like regions in general, do not have qualities (they are not the sorts of things which can be bearers of s-dependent continuants, just as they are not the sorts of things that can be participants in processes </w:t>
        </w:r>
      </w:ins>
      <w:ins w:id="1539" w:author="phismith" w:date="2012-08-09T15:36:00Z">
        <w:r w:rsidR="00D10DD1">
          <w:t>–</w:t>
        </w:r>
      </w:ins>
      <w:ins w:id="1540" w:author="phismith" w:date="2012-08-09T15:35:00Z">
        <w:r w:rsidR="00D10DD1">
          <w:t xml:space="preserve"> in </w:t>
        </w:r>
      </w:ins>
      <w:ins w:id="1541" w:author="phismith" w:date="2012-08-09T15:36:00Z">
        <w:r w:rsidR="00D10DD1">
          <w:t xml:space="preserve">the strict BFO sense of ‘s-dependence’ and ‘participant’). Rather, spatial regions instantiate corresponding universals. </w:t>
        </w:r>
      </w:ins>
      <w:ins w:id="1542" w:author="phismith" w:date="2012-08-09T15:57:00Z">
        <w:r w:rsidR="001766E5">
          <w:t xml:space="preserve">Thus a spherical spatial region of diameter 3 meters instantiates the universal </w:t>
        </w:r>
        <w:r w:rsidR="001766E5">
          <w:rPr>
            <w:i/>
          </w:rPr>
          <w:t>3-meter-diamter spherical spatial region</w:t>
        </w:r>
      </w:ins>
      <w:ins w:id="1543" w:author="phismith" w:date="2012-08-09T15:58:00Z">
        <w:r w:rsidR="001766E5">
          <w:t>.</w:t>
        </w:r>
      </w:ins>
    </w:p>
    <w:p w14:paraId="1BDB755C" w14:textId="48274EF6" w:rsidR="00F33687" w:rsidRDefault="00BE2EAE" w:rsidP="00D248A1">
      <w:pPr>
        <w:pStyle w:val="Heading4"/>
      </w:pPr>
      <w:bookmarkStart w:id="1544" w:name="_Toc313270715"/>
      <w:bookmarkStart w:id="1545" w:name="_Toc204327883"/>
      <w:bookmarkEnd w:id="1535"/>
      <w:bookmarkEnd w:id="1536"/>
      <w:r>
        <w:t>Relational quality</w:t>
      </w:r>
      <w:bookmarkEnd w:id="1544"/>
      <w:bookmarkEnd w:id="1545"/>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555732">
        <w:t>6</w:t>
      </w:r>
      <w:r w:rsidR="00EC6A9C">
        <w:fldChar w:fldCharType="end"/>
      </w:r>
      <w:r w:rsidR="003E2739" w:rsidRPr="00486765">
        <w:t>]</w:t>
      </w:r>
      <w:r w:rsidRPr="00486765">
        <w:t xml:space="preserve">. </w:t>
      </w:r>
    </w:p>
    <w:p w14:paraId="12CF07C1" w14:textId="7EB957EA"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r w:rsidR="00D92227">
        <w:rPr>
          <w:i/>
        </w:rPr>
        <w:t>b</w:t>
      </w:r>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r w:rsidR="00D92227">
        <w:rPr>
          <w:i/>
        </w:rPr>
        <w:t>c</w:t>
      </w:r>
      <w:r w:rsidR="000D245E" w:rsidRPr="00486765">
        <w:t>,</w:t>
      </w:r>
      <w:r w:rsidR="000D245E" w:rsidRPr="00486765">
        <w:rPr>
          <w:i/>
        </w:rPr>
        <w:t xml:space="preserve"> </w:t>
      </w:r>
      <w:r w:rsidR="00D92227">
        <w:rPr>
          <w:i/>
        </w:rPr>
        <w:t>d</w:t>
      </w:r>
      <w:r w:rsidR="000D245E" w:rsidRPr="00486765">
        <w:rPr>
          <w:i/>
        </w:rPr>
        <w:t xml:space="preserve"> </w:t>
      </w:r>
      <w:r w:rsidR="000D245E" w:rsidRPr="00486765">
        <w:t xml:space="preserve">and for some time </w:t>
      </w:r>
      <w:r w:rsidR="000D245E" w:rsidRPr="00486765">
        <w:rPr>
          <w:i/>
        </w:rPr>
        <w:t>t</w:t>
      </w:r>
      <w:r w:rsidR="000D245E"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c</w:t>
      </w:r>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d</w:t>
      </w:r>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0CB38992" w14:textId="5EB16580" w:rsidR="001766E5" w:rsidRDefault="001766E5">
      <w:pPr>
        <w:rPr>
          <w:ins w:id="1546" w:author="phismith" w:date="2012-08-09T15:58:00Z"/>
        </w:rPr>
      </w:pPr>
      <w:ins w:id="1547" w:author="phismith" w:date="2012-08-09T15:58:00Z">
        <w:r>
          <w:t>These are relational specifically dependent continuants as described above.</w:t>
        </w:r>
      </w:ins>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05BA7D8B"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del w:id="1548" w:author="phismith" w:date="2012-08-09T15:58:00Z">
        <w:r w:rsidRPr="00486765" w:rsidDel="001766E5">
          <w:rPr>
            <w:i/>
          </w:rPr>
          <w:delText xml:space="preserve">no </w:delText>
        </w:r>
      </w:del>
      <w:r w:rsidRPr="00486765">
        <w:rPr>
          <w:i/>
        </w:rPr>
        <w:t>extra ingredient</w:t>
      </w:r>
      <w:ins w:id="1549" w:author="phismith" w:date="2012-08-09T15:58:00Z">
        <w:r w:rsidR="001766E5">
          <w:rPr>
            <w:i/>
          </w:rPr>
          <w:t>s</w:t>
        </w:r>
      </w:ins>
      <w:r w:rsidRPr="00486765">
        <w:rPr>
          <w:i/>
        </w:rPr>
        <w:t xml:space="preserve"> of being</w:t>
      </w:r>
      <w:r>
        <w:t xml:space="preserve">. This means that they have counterparts both on the level of instances and on the level of universals. </w:t>
      </w:r>
      <w:del w:id="1550" w:author="phismith" w:date="2012-08-09T15:58:00Z">
        <w:r w:rsidDel="001766E5">
          <w:delText>(This does not hold for r</w:delText>
        </w:r>
      </w:del>
      <w:ins w:id="1551" w:author="phismith" w:date="2012-08-09T15:58:00Z">
        <w:r w:rsidR="001766E5">
          <w:t>R</w:t>
        </w:r>
      </w:ins>
      <w:r>
        <w:t xml:space="preserve">elations such as </w:t>
      </w:r>
      <w:r>
        <w:rPr>
          <w:b/>
        </w:rPr>
        <w:t xml:space="preserve">instance_of </w:t>
      </w:r>
      <w:r>
        <w:t xml:space="preserve">or </w:t>
      </w:r>
      <w:r>
        <w:rPr>
          <w:b/>
        </w:rPr>
        <w:t>part_of</w:t>
      </w:r>
      <w:r>
        <w:t xml:space="preserve">, </w:t>
      </w:r>
      <w:ins w:id="1552" w:author="phismith" w:date="2012-08-09T15:58:00Z">
        <w:r w:rsidR="001766E5">
          <w:t xml:space="preserve">in contrast, </w:t>
        </w:r>
      </w:ins>
      <w:r>
        <w:t>for which it does not make sense to speak of instances</w:t>
      </w:r>
      <w:ins w:id="1553" w:author="phismith" w:date="2012-08-09T15:58:00Z">
        <w:r w:rsidR="001766E5">
          <w:t>, are not entities in their own right.</w:t>
        </w:r>
      </w:ins>
      <w:ins w:id="1554" w:author="phismith" w:date="2012-08-09T15:59:00Z">
        <w:r w:rsidR="001766E5">
          <w:t xml:space="preserve"> </w:t>
        </w:r>
        <w:r w:rsidR="001766E5" w:rsidRPr="00486765">
          <w:t xml:space="preserve">If Mary is a </w:t>
        </w:r>
        <w:r w:rsidR="001766E5" w:rsidRPr="00486765">
          <w:rPr>
            <w:i/>
          </w:rPr>
          <w:t>human being</w:t>
        </w:r>
        <w:r w:rsidR="001766E5" w:rsidRPr="00486765">
          <w:rPr>
            <w:b/>
            <w:i/>
          </w:rPr>
          <w:t xml:space="preserve"> </w:t>
        </w:r>
        <w:r w:rsidR="001766E5" w:rsidRPr="00486765">
          <w:t>then</w:t>
        </w:r>
        <w:r w:rsidR="001766E5" w:rsidRPr="00486765">
          <w:rPr>
            <w:b/>
          </w:rPr>
          <w:t xml:space="preserve"> </w:t>
        </w:r>
        <w:r w:rsidR="001766E5" w:rsidRPr="00486765">
          <w:t>there is similarly no extra entity – for example, no instance of the relation of instantiation – that is needed to make this true.</w:t>
        </w:r>
      </w:ins>
      <w:ins w:id="1555" w:author="phismith" w:date="2012-08-09T15:58:00Z">
        <w:r w:rsidR="001766E5">
          <w:t xml:space="preserve"> </w:t>
        </w:r>
      </w:ins>
      <w:del w:id="1556" w:author="phismith" w:date="2012-08-09T15:58:00Z">
        <w:r w:rsidDel="001766E5">
          <w:delText>,)</w:delText>
        </w:r>
      </w:del>
      <w:r>
        <w:t xml:space="preserve"> </w:t>
      </w:r>
    </w:p>
    <w:p w14:paraId="6BC8165B" w14:textId="4F877B99"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del w:id="1557" w:author="phismith" w:date="2012-08-09T15:59:00Z">
        <w:r w:rsidR="00687850" w:rsidRPr="00486765" w:rsidDel="001766E5">
          <w:delText xml:space="preserve">(If Mary is a </w:delText>
        </w:r>
        <w:r w:rsidR="00687850" w:rsidRPr="00486765" w:rsidDel="001766E5">
          <w:rPr>
            <w:i/>
          </w:rPr>
          <w:delText>human being</w:delText>
        </w:r>
        <w:r w:rsidR="00687850" w:rsidRPr="00486765" w:rsidDel="001766E5">
          <w:rPr>
            <w:b/>
            <w:i/>
          </w:rPr>
          <w:delText xml:space="preserve"> </w:delText>
        </w:r>
        <w:r w:rsidR="00687850" w:rsidRPr="00486765" w:rsidDel="001766E5">
          <w:delText>then</w:delText>
        </w:r>
        <w:r w:rsidR="00687850" w:rsidRPr="00486765" w:rsidDel="001766E5">
          <w:rPr>
            <w:b/>
          </w:rPr>
          <w:delText xml:space="preserve"> </w:delText>
        </w:r>
        <w:r w:rsidR="00687850" w:rsidRPr="00486765" w:rsidDel="001766E5">
          <w:delText>there is similarly no extra entity – for example, no instance of the relation of instantiation – that is needed to make this true.)</w:delText>
        </w:r>
      </w:del>
    </w:p>
    <w:p w14:paraId="760E8037" w14:textId="6833C95A" w:rsidR="00F33687" w:rsidRDefault="00597CDC">
      <w:pPr>
        <w:pStyle w:val="Heading3"/>
      </w:pPr>
      <w:bookmarkStart w:id="1558" w:name="_Toc313270716"/>
      <w:bookmarkStart w:id="1559" w:name="_Toc204327884"/>
      <w:r w:rsidRPr="00486765">
        <w:lastRenderedPageBreak/>
        <w:t>Realizable</w:t>
      </w:r>
      <w:r w:rsidR="00465C17" w:rsidRPr="00486765">
        <w:t xml:space="preserve"> entity</w:t>
      </w:r>
      <w:bookmarkEnd w:id="1558"/>
      <w:bookmarkEnd w:id="1559"/>
    </w:p>
    <w:p w14:paraId="2559B232" w14:textId="5FEBE3C9" w:rsidR="00F33687" w:rsidRDefault="009F3382" w:rsidP="00B50310">
      <w:pPr>
        <w:pStyle w:val="Specification"/>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r w:rsidR="008A6944">
        <w:rPr>
          <w:i/>
        </w:rPr>
        <w:t>b</w:t>
      </w:r>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r w:rsidR="008A6944">
        <w:rPr>
          <w:i/>
        </w:rPr>
        <w:t>b</w:t>
      </w:r>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00D3F41F" w14:textId="5D327E80" w:rsidR="00F33687" w:rsidRDefault="009F3382" w:rsidP="00B50310">
      <w:pPr>
        <w:pStyle w:val="Specification"/>
      </w:pPr>
      <w:r w:rsidRPr="009D2710">
        <w:rPr>
          <w:rStyle w:val="Annotation"/>
        </w:rPr>
        <w:t>]</w:t>
      </w:r>
      <w:r w:rsidRPr="00476F65">
        <w:rPr>
          <w:rStyle w:val="Annotation"/>
        </w:rPr>
        <w:t>a(realizable entity)[</w:t>
      </w:r>
      <w:r w:rsidR="00F93648" w:rsidRPr="00486765">
        <w:t>E</w:t>
      </w:r>
      <w:r w:rsidR="00597CDC" w:rsidRPr="00486765">
        <w:rPr>
          <w:smallCaps/>
        </w:rPr>
        <w:t>xamples</w:t>
      </w:r>
      <w:r w:rsidR="00597CDC" w:rsidRPr="00486765">
        <w:t>: the role of being a doctor</w:t>
      </w:r>
      <w:r w:rsidR="000056C4" w:rsidRPr="00D248A1">
        <w:rPr>
          <w:rStyle w:val="Annotation"/>
        </w:rPr>
        <w:t>\</w:t>
      </w:r>
      <w:r w:rsidR="000056C4">
        <w:t xml:space="preserve">, </w:t>
      </w:r>
      <w:del w:id="1560" w:author="phismith" w:date="2012-08-09T15:59:00Z">
        <w:r w:rsidR="00F51B2C" w:rsidDel="001766E5">
          <w:delText>the role of this boundary to delineate where Utah and Colorado meet</w:delText>
        </w:r>
        <w:r w:rsidR="000056C4" w:rsidRPr="003E2A25" w:rsidDel="001766E5">
          <w:rPr>
            <w:rStyle w:val="Annotation"/>
          </w:rPr>
          <w:delText>\</w:delText>
        </w:r>
        <w:r w:rsidR="000056C4" w:rsidDel="001766E5">
          <w:delText>,</w:delText>
        </w:r>
        <w:r w:rsidR="000056C4" w:rsidRPr="00486765" w:rsidDel="001766E5">
          <w:delText xml:space="preserve"> </w:delText>
        </w:r>
      </w:del>
      <w:r w:rsidR="00597CDC" w:rsidRPr="00486765">
        <w:t xml:space="preserve">the function of </w:t>
      </w:r>
      <w:r w:rsidR="00C01BBA" w:rsidRPr="00486765">
        <w:t>your</w:t>
      </w:r>
      <w:r w:rsidR="00597CDC" w:rsidRPr="00486765">
        <w:t xml:space="preserve"> reproductive organs</w:t>
      </w:r>
      <w:r w:rsidR="000056C4" w:rsidRPr="003E2A25">
        <w:rPr>
          <w:rStyle w:val="Annotation"/>
        </w:rPr>
        <w:t>\</w:t>
      </w:r>
      <w:r w:rsidR="00597CDC" w:rsidRPr="00486765">
        <w:t xml:space="preserve">, the disposition of </w:t>
      </w:r>
      <w:r w:rsidR="00C01BBA" w:rsidRPr="00486765">
        <w:t xml:space="preserve">your </w:t>
      </w:r>
      <w:r w:rsidR="00597CDC" w:rsidRPr="00486765">
        <w:t>blood to coagulate</w:t>
      </w:r>
      <w:r w:rsidR="000056C4" w:rsidRPr="003E2A25">
        <w:rPr>
          <w:rStyle w:val="Annotation"/>
        </w:rPr>
        <w:t>\</w:t>
      </w:r>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59ED211A" w:rsidR="000E0D58" w:rsidRPr="00486765" w:rsidRDefault="000E0D58">
      <w:r w:rsidRPr="00486765">
        <w:t>Here examples of correlated process types are, respectively: diagnosing, inseminating, formation of a clot, transmission of an electric current</w:t>
      </w:r>
      <w:ins w:id="1561" w:author="phismith" w:date="2012-08-12T12:04:00Z">
        <w:r w:rsidR="005B7D2B">
          <w:t xml:space="preserve">, </w:t>
        </w:r>
        <w:r w:rsidR="005B7D2B" w:rsidRPr="005B7D2B">
          <w:rPr>
            <w:rPrChange w:id="1562" w:author="phismith" w:date="2012-08-12T12:04:00Z">
              <w:rPr>
                <w:sz w:val="18"/>
              </w:rPr>
            </w:rPrChange>
          </w:rPr>
          <w:t>demarcating a fiat, geopolitical border</w:t>
        </w:r>
      </w:ins>
      <w:ins w:id="1563" w:author="phismith" w:date="2012-08-12T12:05:00Z">
        <w:r w:rsidR="005B7D2B">
          <w:t>.</w:t>
        </w:r>
      </w:ins>
      <w:del w:id="1564" w:author="phismith" w:date="2012-08-12T12:04:00Z">
        <w:r w:rsidRPr="00486765" w:rsidDel="005B7D2B">
          <w:delText>.</w:delText>
        </w:r>
      </w:del>
    </w:p>
    <w:p w14:paraId="2F5164A3" w14:textId="77777777" w:rsidR="00F33687" w:rsidRPr="00D248A1" w:rsidRDefault="00BE2EAE" w:rsidP="00B841FA">
      <w:pPr>
        <w:pStyle w:val="Heading4"/>
        <w:rPr>
          <w:sz w:val="24"/>
        </w:rPr>
      </w:pPr>
      <w:bookmarkStart w:id="1565" w:name="_Toc313270717"/>
      <w:bookmarkStart w:id="1566" w:name="_Toc204327885"/>
      <w:r w:rsidRPr="00BE2EAE">
        <w:t>Relation of realization</w:t>
      </w:r>
      <w:bookmarkEnd w:id="1565"/>
      <w:bookmarkEnd w:id="1566"/>
    </w:p>
    <w:p w14:paraId="608EA0E6" w14:textId="08E621BB" w:rsidR="00F33687" w:rsidRDefault="008903D0" w:rsidP="00526BEE">
      <w:pPr>
        <w:pStyle w:val="Specification"/>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8A6944">
        <w:rPr>
          <w:i/>
        </w:rPr>
        <w:t>b</w:t>
      </w:r>
      <w:r w:rsidR="007A4DDC" w:rsidRPr="009D23B6">
        <w:rPr>
          <w:i/>
        </w:rPr>
        <w:t xml:space="preserve"> </w:t>
      </w:r>
      <w:r w:rsidR="004F7B87" w:rsidRPr="009D23B6">
        <w:t>realizes</w:t>
      </w:r>
      <w:r w:rsidR="007A4DDC" w:rsidRPr="009D23B6">
        <w:t xml:space="preserve"> </w:t>
      </w:r>
      <w:r w:rsidR="008A6944">
        <w:rPr>
          <w:i/>
        </w:rPr>
        <w:t>c</w:t>
      </w:r>
      <w:del w:id="1567" w:author="phismith" w:date="2012-08-07T14:35:00Z">
        <w:r w:rsidR="007A4DDC" w:rsidRPr="009D23B6" w:rsidDel="009E331B">
          <w:rPr>
            <w:i/>
          </w:rPr>
          <w:delText xml:space="preserve"> </w:delText>
        </w:r>
        <w:r w:rsidR="00346BC6" w:rsidRPr="009D23B6" w:rsidDel="009E331B">
          <w:delText xml:space="preserve">at </w:delText>
        </w:r>
        <w:r w:rsidR="00346BC6" w:rsidRPr="009D23B6" w:rsidDel="009E331B">
          <w:rPr>
            <w:i/>
          </w:rPr>
          <w:delText>t</w:delText>
        </w:r>
      </w:del>
      <w:ins w:id="1568" w:author="phismith" w:date="2012-08-07T14:36:00Z">
        <w:r w:rsidR="009E331B" w:rsidRPr="009E331B">
          <w:rPr>
            <w:b/>
            <w:i/>
          </w:rPr>
          <w:t xml:space="preserve"> at</w:t>
        </w:r>
      </w:ins>
      <w:ins w:id="1569" w:author="phismith" w:date="2012-08-07T14:35:00Z">
        <w:r w:rsidR="009E331B">
          <w:rPr>
            <w:i/>
          </w:rPr>
          <w:t xml:space="preserve"> t </w:t>
        </w:r>
      </w:ins>
      <w:r w:rsidR="000E0D58" w:rsidRPr="009D23B6">
        <w:t xml:space="preserve"> is to assert that </w:t>
      </w:r>
    </w:p>
    <w:p w14:paraId="5ABF6FAB" w14:textId="74F01FAF" w:rsidR="00F33687" w:rsidRDefault="00C01BBA" w:rsidP="00D248A1">
      <w:pPr>
        <w:pStyle w:val="SpecificationInternal"/>
        <w:ind w:left="2160"/>
      </w:pPr>
      <w:r w:rsidRPr="00486765">
        <w:t>there is</w:t>
      </w:r>
      <w:r w:rsidR="00346BC6" w:rsidRPr="00486765">
        <w:t xml:space="preserve"> some </w:t>
      </w:r>
      <w:r w:rsidR="00346BC6" w:rsidRPr="00D248A1">
        <w:rPr>
          <w:i/>
        </w:rPr>
        <w:t>material</w:t>
      </w:r>
      <w:r w:rsidR="00465C17" w:rsidRPr="00D248A1">
        <w:rPr>
          <w:i/>
        </w:rPr>
        <w:t xml:space="preserve"> entity</w:t>
      </w:r>
      <w:r w:rsidR="007A4DDC" w:rsidRPr="00D248A1">
        <w:rPr>
          <w:i/>
        </w:rPr>
        <w:t xml:space="preserve"> </w:t>
      </w:r>
      <w:r w:rsidR="008A6944" w:rsidRPr="00D248A1">
        <w:rPr>
          <w:i/>
        </w:rPr>
        <w:t>d</w:t>
      </w:r>
      <w:r w:rsidR="007A4DDC" w:rsidRPr="00486765">
        <w:t xml:space="preserve"> </w:t>
      </w:r>
    </w:p>
    <w:p w14:paraId="7D2BE456" w14:textId="7FC518A5" w:rsidR="00F33687" w:rsidRDefault="00C01BBA" w:rsidP="00D248A1">
      <w:pPr>
        <w:pStyle w:val="SpecificationInternal"/>
        <w:ind w:left="2160"/>
      </w:pPr>
      <w:r w:rsidRPr="00486765">
        <w:t>&amp;</w:t>
      </w:r>
      <w:r w:rsidR="007A4DDC" w:rsidRPr="00486765">
        <w:t xml:space="preserve"> </w:t>
      </w:r>
      <w:r w:rsidR="008A6944" w:rsidRPr="00D248A1">
        <w:rPr>
          <w:i/>
        </w:rPr>
        <w:t>b</w:t>
      </w:r>
      <w:r w:rsidR="004F7B87" w:rsidRPr="00486765">
        <w:t xml:space="preserve"> is a </w:t>
      </w:r>
      <w:r w:rsidR="004F7B87" w:rsidRPr="00D248A1">
        <w:rPr>
          <w:i/>
        </w:rPr>
        <w:t>process</w:t>
      </w:r>
      <w:r w:rsidR="00151755" w:rsidRPr="00486765">
        <w:t xml:space="preserve"> </w:t>
      </w:r>
      <w:r w:rsidR="00346BC6" w:rsidRPr="00486765">
        <w:t xml:space="preserve">which </w:t>
      </w:r>
      <w:r w:rsidR="00C67892" w:rsidRPr="00D248A1">
        <w:rPr>
          <w:b/>
        </w:rPr>
        <w:t xml:space="preserve">has participant </w:t>
      </w:r>
      <w:r w:rsidR="008A6944" w:rsidRPr="00D248A1">
        <w:rPr>
          <w:i/>
        </w:rPr>
        <w:t>d</w:t>
      </w:r>
      <w:r w:rsidR="00346BC6" w:rsidRPr="00486765">
        <w:t xml:space="preserve"> </w:t>
      </w:r>
      <w:r w:rsidR="00346BC6" w:rsidRPr="00D248A1">
        <w:rPr>
          <w:b/>
        </w:rPr>
        <w:t>at</w:t>
      </w:r>
      <w:r w:rsidR="00C71ED4" w:rsidRPr="00D248A1">
        <w:rPr>
          <w:b/>
        </w:rPr>
        <w:t xml:space="preserve"> </w:t>
      </w:r>
      <w:r w:rsidR="00346BC6" w:rsidRPr="00486765">
        <w:t xml:space="preserve">t </w:t>
      </w:r>
    </w:p>
    <w:p w14:paraId="17E3A2B1" w14:textId="4D482DB5" w:rsidR="00F33687" w:rsidRDefault="00C01BBA" w:rsidP="00D248A1">
      <w:pPr>
        <w:pStyle w:val="SpecificationInternal"/>
        <w:ind w:left="2160"/>
      </w:pPr>
      <w:r w:rsidRPr="00486765">
        <w:t>&amp;</w:t>
      </w:r>
      <w:r w:rsidR="007A4DDC" w:rsidRPr="00486765">
        <w:t xml:space="preserve"> </w:t>
      </w:r>
      <w:r w:rsidR="008A6944" w:rsidRPr="00D248A1">
        <w:rPr>
          <w:i/>
        </w:rPr>
        <w:t>c</w:t>
      </w:r>
      <w:r w:rsidR="004F7B87" w:rsidRPr="00486765">
        <w:t xml:space="preserve"> is a </w:t>
      </w:r>
      <w:r w:rsidR="004F7B87" w:rsidRPr="00D248A1">
        <w:rPr>
          <w:i/>
        </w:rPr>
        <w:t>disposition</w:t>
      </w:r>
      <w:r w:rsidR="004F7B87" w:rsidRPr="00486765">
        <w:t xml:space="preserve"> or </w:t>
      </w:r>
      <w:r w:rsidR="004F7B87" w:rsidRPr="00D248A1">
        <w:rPr>
          <w:i/>
        </w:rPr>
        <w:t>role</w:t>
      </w:r>
      <w:r w:rsidR="007A4DDC" w:rsidRPr="00486765">
        <w:t xml:space="preserve"> </w:t>
      </w:r>
      <w:r w:rsidR="00346BC6" w:rsidRPr="00486765">
        <w:t xml:space="preserve">of which </w:t>
      </w:r>
      <w:r w:rsidR="008A6944" w:rsidRPr="00D248A1">
        <w:rPr>
          <w:i/>
        </w:rPr>
        <w:t>d</w:t>
      </w:r>
      <w:r w:rsidR="004F7B87" w:rsidRPr="00486765">
        <w:t xml:space="preserve"> </w:t>
      </w:r>
      <w:r w:rsidR="00346BC6" w:rsidRPr="00486765">
        <w:t xml:space="preserve">is </w:t>
      </w:r>
      <w:r w:rsidR="004F7B87" w:rsidRPr="00D248A1">
        <w:rPr>
          <w:b/>
        </w:rPr>
        <w:t>bearer</w:t>
      </w:r>
      <w:r w:rsidR="000056C4">
        <w:rPr>
          <w:b/>
        </w:rPr>
        <w:t>_of</w:t>
      </w:r>
      <w:r w:rsidR="000E0D58" w:rsidRPr="00486765">
        <w:t xml:space="preserve"> </w:t>
      </w:r>
      <w:r w:rsidR="000E0D58" w:rsidRPr="00D248A1">
        <w:rPr>
          <w:b/>
        </w:rPr>
        <w:t xml:space="preserve">at </w:t>
      </w:r>
      <w:r w:rsidR="000E0D58" w:rsidRPr="00D248A1">
        <w:rPr>
          <w:i/>
        </w:rPr>
        <w:t>t</w:t>
      </w:r>
    </w:p>
    <w:p w14:paraId="12E52610" w14:textId="743263FB" w:rsidR="00F33687" w:rsidRDefault="000E0D58" w:rsidP="00D248A1">
      <w:pPr>
        <w:pStyle w:val="SpecificationInternal"/>
        <w:ind w:left="2160"/>
      </w:pPr>
      <w:r w:rsidRPr="00486765">
        <w:t xml:space="preserve">&amp; the </w:t>
      </w:r>
      <w:r w:rsidR="00C71ED4" w:rsidRPr="00486765">
        <w:t xml:space="preserve">type </w:t>
      </w:r>
      <w:r w:rsidRPr="00486765">
        <w:t xml:space="preserve">instantiated by </w:t>
      </w:r>
      <w:r w:rsidR="008A6944" w:rsidRPr="00D248A1">
        <w:rPr>
          <w:i/>
        </w:rPr>
        <w:t>b</w:t>
      </w:r>
      <w:r w:rsidRPr="00486765">
        <w:t xml:space="preserve"> </w:t>
      </w:r>
      <w:r w:rsidR="00C71ED4" w:rsidRPr="00486765">
        <w:t xml:space="preserve">is correlated with the type instantiated by </w:t>
      </w:r>
      <w:r w:rsidR="008A6944" w:rsidRPr="00D248A1">
        <w:rPr>
          <w:i/>
        </w:rPr>
        <w:t>c</w:t>
      </w:r>
      <w:r w:rsidR="00C71ED4" w:rsidRPr="00486765">
        <w:t>.</w:t>
      </w:r>
      <w:r w:rsidR="006D323D">
        <w:t xml:space="preserve"> [059-00</w:t>
      </w:r>
      <w:r w:rsidR="00681069">
        <w:t>3</w:t>
      </w:r>
      <w:r w:rsidR="006D323D">
        <w:t>]</w:t>
      </w:r>
    </w:p>
    <w:p w14:paraId="7BF1EB68" w14:textId="77777777" w:rsidR="00F33687" w:rsidRDefault="00FB5F69" w:rsidP="00D248A1">
      <w:pPr>
        <w:pStyle w:val="Specification"/>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rsidP="00D248A1">
      <w:pPr>
        <w:pStyle w:val="Specification"/>
      </w:pPr>
      <w:r w:rsidRPr="00A8234A">
        <w:rPr>
          <w:rStyle w:val="SpecificationType"/>
        </w:rPr>
        <w:t>Range:</w:t>
      </w:r>
      <w:r>
        <w:t xml:space="preserve"> realizable entity</w:t>
      </w:r>
      <w:r w:rsidR="008903D0" w:rsidRPr="00A8234A">
        <w:rPr>
          <w:rStyle w:val="Annotation"/>
        </w:rPr>
        <w:t>]</w:t>
      </w:r>
    </w:p>
    <w:p w14:paraId="71DB8809" w14:textId="47827908" w:rsidR="00F33687" w:rsidRDefault="008903D0" w:rsidP="00526BEE">
      <w:pPr>
        <w:pStyle w:val="Specification"/>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r w:rsidR="008A6944">
        <w:rPr>
          <w:i/>
        </w:rPr>
        <w:t>b</w:t>
      </w:r>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D248A1">
        <w:rPr>
          <w:b/>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r w:rsidR="008A6944">
        <w:rPr>
          <w:i/>
        </w:rPr>
        <w:t>b</w:t>
      </w:r>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369F5FB" w:rsidR="00F33687" w:rsidRDefault="008903D0" w:rsidP="00526BEE">
      <w:pPr>
        <w:pStyle w:val="Specification"/>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r w:rsidR="000056C4">
        <w:t xml:space="preserve">that </w:t>
      </w:r>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52BD621" w:rsidR="009827DD" w:rsidRDefault="00C01BBA" w:rsidP="002F4854">
      <w:r w:rsidRPr="00486765">
        <w:t xml:space="preserve">There are </w:t>
      </w:r>
      <w:del w:id="1570" w:author="phismith" w:date="2012-08-08T17:24:00Z">
        <w:r w:rsidRPr="00486765" w:rsidDel="00E24FE7">
          <w:delText>r</w:delText>
        </w:r>
        <w:r w:rsidR="00597CDC" w:rsidRPr="00486765" w:rsidDel="00E24FE7">
          <w:delText>eciprocal</w:delText>
        </w:r>
        <w:r w:rsidR="007A4DDC" w:rsidRPr="00486765" w:rsidDel="00E24FE7">
          <w:delText xml:space="preserve"> </w:delText>
        </w:r>
      </w:del>
      <w:ins w:id="1571" w:author="phismith" w:date="2012-08-08T17:24:00Z">
        <w:r w:rsidR="00E24FE7">
          <w:t xml:space="preserve">mutually </w:t>
        </w:r>
      </w:ins>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w:t>
      </w:r>
      <w:ins w:id="1572" w:author="phismith" w:date="2012-08-09T15:59:00Z">
        <w:r w:rsidR="001766E5">
          <w:t xml:space="preserve">mutually dependent </w:t>
        </w:r>
      </w:ins>
      <w:r w:rsidR="00597CDC" w:rsidRPr="00486765">
        <w:t>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555732">
        <w:t>79</w:t>
      </w:r>
      <w:r w:rsidR="00EC6A9C">
        <w:fldChar w:fldCharType="end"/>
      </w:r>
      <w:r w:rsidR="000D245E" w:rsidRPr="00486765">
        <w:t>]</w:t>
      </w:r>
      <w:r w:rsidR="00597CDC" w:rsidRPr="00486765">
        <w:t>)</w:t>
      </w:r>
      <w:r w:rsidR="00BC2548" w:rsidRPr="00486765">
        <w:t>.</w:t>
      </w:r>
      <w:bookmarkStart w:id="1573" w:name="_Toc313270718"/>
    </w:p>
    <w:p w14:paraId="51BA1C92" w14:textId="5B2F1EB8" w:rsidR="00F33687" w:rsidRDefault="00E32204" w:rsidP="00D248A1">
      <w:pPr>
        <w:pStyle w:val="Heading3"/>
      </w:pPr>
      <w:bookmarkStart w:id="1574" w:name="_Toc204327886"/>
      <w:r w:rsidRPr="003838FF">
        <w:lastRenderedPageBreak/>
        <w:t>Role (</w:t>
      </w:r>
      <w:r w:rsidR="00BE7980">
        <w:t>e</w:t>
      </w:r>
      <w:r w:rsidR="00BE7980" w:rsidRPr="003838FF">
        <w:t>xternally</w:t>
      </w:r>
      <w:r w:rsidRPr="003838FF">
        <w:t>-</w:t>
      </w:r>
      <w:r w:rsidR="00BE7980">
        <w:t>g</w:t>
      </w:r>
      <w:r w:rsidR="00BE7980" w:rsidRPr="003838FF">
        <w:t xml:space="preserve">rounded </w:t>
      </w:r>
      <w:r w:rsidR="00BE7980">
        <w:t>r</w:t>
      </w:r>
      <w:r w:rsidR="00BE7980" w:rsidRPr="003838FF">
        <w:t xml:space="preserve">ealizable </w:t>
      </w:r>
      <w:r w:rsidR="00BE7980">
        <w:t>e</w:t>
      </w:r>
      <w:r w:rsidR="00BE7980" w:rsidRPr="003838FF">
        <w:t>ntity</w:t>
      </w:r>
      <w:r w:rsidRPr="003838FF">
        <w:t>)</w:t>
      </w:r>
      <w:bookmarkEnd w:id="1573"/>
      <w:bookmarkEnd w:id="1574"/>
    </w:p>
    <w:p w14:paraId="6BE6DE7C" w14:textId="39BA6305"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r w:rsidR="008A6944">
        <w:rPr>
          <w:i/>
        </w:rPr>
        <w:t>b</w:t>
      </w:r>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3E75790E" w:rsidR="00F33687" w:rsidRDefault="008A6944" w:rsidP="00D248A1">
      <w:pPr>
        <w:pStyle w:val="SpecificationInternal"/>
        <w:ind w:left="2160"/>
      </w:pPr>
      <w:r w:rsidRPr="00D248A1">
        <w:rPr>
          <w:i/>
        </w:rPr>
        <w:t>b</w:t>
      </w:r>
      <w:r w:rsidR="00E32204" w:rsidRPr="00486765">
        <w:t xml:space="preserve"> is a </w:t>
      </w:r>
      <w:r w:rsidR="00E32204" w:rsidRPr="00D248A1">
        <w:rPr>
          <w:i/>
        </w:rPr>
        <w:t>realizable</w:t>
      </w:r>
      <w:r w:rsidR="00465C17" w:rsidRPr="00D248A1">
        <w:rPr>
          <w:i/>
        </w:rPr>
        <w:t xml:space="preserve"> entity</w:t>
      </w:r>
      <w:r w:rsidR="00E32204" w:rsidRPr="00D248A1">
        <w:rPr>
          <w:i/>
        </w:rPr>
        <w:t xml:space="preserve"> </w:t>
      </w:r>
    </w:p>
    <w:p w14:paraId="6EA49CED" w14:textId="2DC2A3D4" w:rsidR="00F33687" w:rsidRDefault="00BC0405" w:rsidP="00D248A1">
      <w:pPr>
        <w:pStyle w:val="SpecificationInternal"/>
        <w:ind w:left="2160"/>
      </w:pPr>
      <w:r>
        <w:t xml:space="preserve">&amp; </w:t>
      </w:r>
      <w:r w:rsidR="008A6944" w:rsidRPr="00D248A1">
        <w:rPr>
          <w:i/>
        </w:rPr>
        <w:t>b</w:t>
      </w:r>
      <w:r>
        <w:t xml:space="preserve"> </w:t>
      </w:r>
      <w:r w:rsidR="00E32204" w:rsidRPr="00486765">
        <w:t xml:space="preserve">exists because </w:t>
      </w:r>
      <w:r>
        <w:t xml:space="preserve">there is some single </w:t>
      </w:r>
      <w:r w:rsidR="00E32204" w:rsidRPr="00486765">
        <w:t xml:space="preserve">bearer </w:t>
      </w:r>
      <w:ins w:id="1575" w:author="phismith" w:date="2012-08-09T16:00:00Z">
        <w:r w:rsidR="001766E5">
          <w:rPr>
            <w:i/>
          </w:rPr>
          <w:t xml:space="preserve">c </w:t>
        </w:r>
      </w:ins>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1F13CEF7" w:rsidR="00F33687" w:rsidRDefault="00BC0405" w:rsidP="00D248A1">
      <w:pPr>
        <w:pStyle w:val="SpecificationInternal"/>
        <w:ind w:left="2160"/>
      </w:pPr>
      <w:r>
        <w:t xml:space="preserve">&amp; </w:t>
      </w:r>
      <w:r w:rsidR="008A6944" w:rsidRPr="001766E5">
        <w:rPr>
          <w:i/>
          <w:rPrChange w:id="1576" w:author="phismith" w:date="2012-08-09T16:00:00Z">
            <w:rPr/>
          </w:rPrChange>
        </w:rPr>
        <w:t>b</w:t>
      </w:r>
      <w:r w:rsidRPr="001766E5">
        <w:rPr>
          <w:i/>
          <w:rPrChange w:id="1577" w:author="phismith" w:date="2012-08-09T16:00:00Z">
            <w:rPr/>
          </w:rPrChange>
        </w:rPr>
        <w:t xml:space="preserve"> </w:t>
      </w:r>
      <w:r w:rsidRPr="00B23775">
        <w:t>is</w:t>
      </w:r>
      <w:r>
        <w:t xml:space="preserve"> </w:t>
      </w:r>
      <w:r w:rsidR="00E32204" w:rsidRPr="00486765">
        <w:t xml:space="preserve">not such that, if it ceases to exist, then the physical make-up of the bearer </w:t>
      </w:r>
      <w:ins w:id="1578" w:author="phismith" w:date="2012-08-09T16:00:00Z">
        <w:r w:rsidR="001766E5">
          <w:rPr>
            <w:i/>
          </w:rPr>
          <w:t xml:space="preserve">c </w:t>
        </w:r>
      </w:ins>
      <w:r w:rsidR="00E32204" w:rsidRPr="00486765">
        <w:t>is thereby changed.</w:t>
      </w:r>
      <w:r w:rsidR="006D323D">
        <w:t xml:space="preserve"> [061-001]</w:t>
      </w:r>
      <w:r w:rsidR="0099564E" w:rsidRPr="009D2710">
        <w:rPr>
          <w:rStyle w:val="Annotation"/>
        </w:rPr>
        <w:t>]</w:t>
      </w:r>
    </w:p>
    <w:p w14:paraId="45C59A14" w14:textId="24DFB95C" w:rsidR="00F33687" w:rsidRDefault="0099564E" w:rsidP="00D248A1">
      <w:pPr>
        <w:pStyle w:val="Specification"/>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r w:rsidR="000056C4">
        <w:t xml:space="preserve"> </w:t>
      </w:r>
      <w:r w:rsidR="00BC4A0D" w:rsidRPr="00486765">
        <w:t>the priest role</w:t>
      </w:r>
      <w:ins w:id="1579" w:author="phismith" w:date="2012-08-09T16:00:00Z">
        <w:r w:rsidR="001766E5">
          <w:t>,</w:t>
        </w:r>
      </w:ins>
      <w:r w:rsidR="00BC4A0D" w:rsidRPr="00486765">
        <w:t xml:space="preserve"> </w:t>
      </w:r>
      <w:r w:rsidR="003E647D" w:rsidRPr="009D2710">
        <w:rPr>
          <w:rStyle w:val="Annotation"/>
        </w:rPr>
        <w:t>\</w:t>
      </w:r>
      <w:r w:rsidR="000056C4">
        <w:rPr>
          <w:rStyle w:val="Annotation"/>
        </w:rPr>
        <w:t xml:space="preserve">, </w:t>
      </w:r>
      <w:r w:rsidR="00BC4A0D" w:rsidRPr="00486765">
        <w:t>the student role</w:t>
      </w:r>
      <w:ins w:id="1580" w:author="phismith" w:date="2012-08-09T16:00:00Z">
        <w:r w:rsidR="001766E5">
          <w:t xml:space="preserve">, </w:t>
        </w:r>
      </w:ins>
      <w:r w:rsidR="003E647D" w:rsidRPr="007539EB">
        <w:rPr>
          <w:rStyle w:val="Annotation"/>
        </w:rPr>
        <w:t>\</w:t>
      </w:r>
      <w:r w:rsidR="000056C4">
        <w:rPr>
          <w:rStyle w:val="Annotation"/>
        </w:rPr>
        <w:t xml:space="preserve">, </w:t>
      </w:r>
      <w:r w:rsidR="00BC4A0D" w:rsidRPr="00486765">
        <w:t>the role of subject in a clinical trial</w:t>
      </w:r>
      <w:ins w:id="1581" w:author="phismith" w:date="2012-08-09T16:00:00Z">
        <w:r w:rsidR="001766E5">
          <w:t xml:space="preserve">, </w:t>
        </w:r>
      </w:ins>
      <w:r w:rsidR="003E647D" w:rsidRPr="007539EB">
        <w:rPr>
          <w:rStyle w:val="Annotation"/>
        </w:rPr>
        <w:t>\</w:t>
      </w:r>
      <w:r w:rsidR="000056C4">
        <w:rPr>
          <w:rStyle w:val="Annotation"/>
        </w:rPr>
        <w:t xml:space="preserve">, </w:t>
      </w:r>
      <w:r w:rsidR="00BC4A0D" w:rsidRPr="00486765">
        <w:t xml:space="preserve">the role of a stone in marking a </w:t>
      </w:r>
      <w:r w:rsidR="00681069">
        <w:t xml:space="preserve">property </w:t>
      </w:r>
      <w:r w:rsidR="00BC4A0D" w:rsidRPr="00486765">
        <w:t>boundary</w:t>
      </w:r>
      <w:ins w:id="1582" w:author="phismith" w:date="2012-08-09T16:00:00Z">
        <w:r w:rsidR="001766E5">
          <w:t xml:space="preserve">, </w:t>
        </w:r>
      </w:ins>
      <w:r w:rsidR="003E647D" w:rsidRPr="007539EB">
        <w:rPr>
          <w:rStyle w:val="Annotation"/>
        </w:rPr>
        <w:t>\</w:t>
      </w:r>
      <w:r w:rsidR="000056C4">
        <w:rPr>
          <w:rStyle w:val="Annotation"/>
        </w:rPr>
        <w:t xml:space="preserve">, </w:t>
      </w:r>
      <w:r w:rsidR="00681069">
        <w:t>the role of a boundary to demarcate two neighboring administrative territories</w:t>
      </w:r>
      <w:r w:rsidR="00B42ED8" w:rsidRPr="00D248A1">
        <w:rPr>
          <w:rStyle w:val="Annotation"/>
        </w:rPr>
        <w:t>\</w:t>
      </w:r>
      <w:r w:rsidR="00B42ED8">
        <w:t xml:space="preserve">, </w:t>
      </w:r>
      <w:r w:rsidR="00747D64">
        <w:t>the role of a building in serving as a military target</w:t>
      </w:r>
      <w:ins w:id="1583" w:author="phismith" w:date="2012-08-09T16:00:00Z">
        <w:r w:rsidR="001766E5">
          <w:t>.</w:t>
        </w:r>
      </w:ins>
      <w:r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16734CE0" w:rsidR="00BC0405" w:rsidRPr="00B56876" w:rsidRDefault="001766E5">
      <w:ins w:id="1584" w:author="phismith" w:date="2012-08-09T16:00:00Z">
        <w:r>
          <w:t xml:space="preserve">Note that the elucidation above incorporates a </w:t>
        </w:r>
      </w:ins>
      <w:del w:id="1585" w:author="phismith" w:date="2012-08-09T16:00:00Z">
        <w:r w:rsidR="00681069" w:rsidDel="001766E5">
          <w:delText>H</w:delText>
        </w:r>
      </w:del>
      <w:ins w:id="1586" w:author="phismith" w:date="2012-08-09T16:00:00Z">
        <w:r>
          <w:t>h</w:t>
        </w:r>
      </w:ins>
      <w:r w:rsidR="00681069">
        <w:t>ypothesis</w:t>
      </w:r>
      <w:ins w:id="1587" w:author="phismith" w:date="2012-08-09T16:00:00Z">
        <w:r>
          <w:t xml:space="preserve"> to the effect that t</w:t>
        </w:r>
      </w:ins>
      <w:del w:id="1588" w:author="phismith" w:date="2012-08-09T16:00:00Z">
        <w:r w:rsidR="00681069" w:rsidDel="001766E5">
          <w:delText xml:space="preserve">: </w:delText>
        </w:r>
        <w:r w:rsidR="00BC0405" w:rsidDel="001766E5">
          <w:delText>T</w:delText>
        </w:r>
      </w:del>
      <w:r w:rsidR="00BC0405">
        <w:t xml:space="preserve">here are no </w:t>
      </w:r>
      <w:r w:rsidR="00BC0405" w:rsidRPr="001766E5">
        <w:rPr>
          <w:i/>
          <w:rPrChange w:id="1589" w:author="phismith" w:date="2012-08-09T16:00:00Z">
            <w:rPr/>
          </w:rPrChange>
        </w:rPr>
        <w:t>relational roles</w:t>
      </w:r>
      <w:r w:rsidR="00BC0405">
        <w:t xml:space="preserve">. </w:t>
      </w:r>
      <w:r w:rsidR="00681069">
        <w:t xml:space="preserve">In other words, </w:t>
      </w:r>
      <w:r w:rsidR="00BC0405">
        <w:t>each role is the role of exactly one bearer.</w:t>
      </w:r>
    </w:p>
    <w:p w14:paraId="50E33B1C" w14:textId="6ABFD70B" w:rsidR="00F33687" w:rsidRDefault="00BC2548" w:rsidP="00D248A1">
      <w:pPr>
        <w:pStyle w:val="Heading4"/>
      </w:pPr>
      <w:bookmarkStart w:id="1590" w:name="_Toc204327887"/>
      <w:r w:rsidRPr="00486765">
        <w:t xml:space="preserve">Optionality of </w:t>
      </w:r>
      <w:r w:rsidR="00BE7980">
        <w:t>r</w:t>
      </w:r>
      <w:r w:rsidR="00BE7980" w:rsidRPr="00486765">
        <w:t>oles</w:t>
      </w:r>
      <w:bookmarkEnd w:id="1590"/>
    </w:p>
    <w:p w14:paraId="385F8CB2" w14:textId="4EE68246"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del w:id="1591" w:author="phismith" w:date="2012-08-09T16:01:00Z">
        <w:r w:rsidR="00C677CC" w:rsidRPr="00486765" w:rsidDel="001766E5">
          <w:delText xml:space="preserve">If the role ceases to exist, then it is not the case that the bearer must </w:delText>
        </w:r>
        <w:r w:rsidR="00E975A9" w:rsidDel="001766E5">
          <w:delText>physically change</w:delText>
        </w:r>
        <w:r w:rsidR="00C677CC" w:rsidRPr="00486765" w:rsidDel="001766E5">
          <w:delText xml:space="preserve">. </w:delText>
        </w:r>
      </w:del>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C20A858" w:rsidR="00E975A9" w:rsidRPr="00E975A9" w:rsidRDefault="00E975A9">
      <w:r>
        <w:t xml:space="preserve">Some qualities and dispositions are non-optional in the sense that, if they cease to exist, then their bearer ceases to exist. (Consider for example the quality </w:t>
      </w:r>
      <w:r>
        <w:rPr>
          <w:i/>
        </w:rPr>
        <w:t>mass.</w:t>
      </w:r>
      <w:r>
        <w:t xml:space="preserve">) Such cases </w:t>
      </w:r>
      <w:ins w:id="1592" w:author="phismith" w:date="2012-08-09T16:01:00Z">
        <w:r w:rsidR="001766E5">
          <w:t xml:space="preserve">imply a new form of dependent that </w:t>
        </w:r>
      </w:ins>
      <w:r>
        <w:t>will be dealt with in a future version of BFO.</w:t>
      </w:r>
    </w:p>
    <w:p w14:paraId="15C3F76E" w14:textId="77777777" w:rsidR="00F33687" w:rsidRDefault="00BC2548" w:rsidP="00D248A1">
      <w:pPr>
        <w:pStyle w:val="Heading4"/>
      </w:pPr>
      <w:bookmarkStart w:id="1593" w:name="_Toc204327888"/>
      <w:r w:rsidRPr="00486765">
        <w:lastRenderedPageBreak/>
        <w:t>H</w:t>
      </w:r>
      <w:r w:rsidR="0064627E" w:rsidRPr="00486765">
        <w:t>aving a role vs. playing a role</w:t>
      </w:r>
      <w:bookmarkEnd w:id="1593"/>
    </w:p>
    <w:p w14:paraId="19F7EA84" w14:textId="1E5C40A1"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 xml:space="preserve">play a role, as when a passenger </w:t>
      </w:r>
      <w:ins w:id="1594" w:author="phismith" w:date="2012-08-09T16:01:00Z">
        <w:r w:rsidR="001766E5">
          <w:t xml:space="preserve">on a commercial airline </w:t>
        </w:r>
      </w:ins>
      <w:r w:rsidRPr="00486765">
        <w:t xml:space="preserve">plays the role of </w:t>
      </w:r>
      <w:del w:id="1595" w:author="phismith" w:date="2012-08-09T16:01:00Z">
        <w:r w:rsidRPr="00486765" w:rsidDel="001766E5">
          <w:delText xml:space="preserve">a </w:delText>
        </w:r>
      </w:del>
      <w:r w:rsidRPr="00486765">
        <w:t xml:space="preserve">pilot </w:t>
      </w:r>
      <w:del w:id="1596" w:author="phismith" w:date="2012-08-09T16:01:00Z">
        <w:r w:rsidRPr="00486765" w:rsidDel="001766E5">
          <w:delText xml:space="preserve">on a commercial plane </w:delText>
        </w:r>
      </w:del>
      <w:r w:rsidRPr="00486765">
        <w:t xml:space="preserve">in an emergency, or </w:t>
      </w:r>
      <w:ins w:id="1597" w:author="phismith" w:date="2012-08-09T16:01:00Z">
        <w:r w:rsidR="001766E5">
          <w:t xml:space="preserve">when </w:t>
        </w:r>
      </w:ins>
      <w:r w:rsidRPr="00486765">
        <w:t>a pyramidal neuron plays the role occupied by a damag</w:t>
      </w:r>
      <w:r w:rsidR="007A4DDC" w:rsidRPr="00486765">
        <w:t xml:space="preserve">ed stellar neuron in the brain; </w:t>
      </w:r>
      <w:r w:rsidRPr="00486765">
        <w:t xml:space="preserve">but </w:t>
      </w:r>
      <w:ins w:id="1598" w:author="phismith" w:date="2012-08-09T16:01:00Z">
        <w:r w:rsidR="001766E5">
          <w:t xml:space="preserve">then </w:t>
        </w:r>
      </w:ins>
      <w:r w:rsidRPr="00486765">
        <w:t xml:space="preserve">neither the person nor the pyramidal neuron </w:t>
      </w:r>
      <w:r w:rsidRPr="00486765">
        <w:rPr>
          <w:rFonts w:ascii="Times New Roman Italic" w:hAnsi="Times New Roman Italic"/>
        </w:rPr>
        <w:t>have</w:t>
      </w:r>
      <w:r w:rsidR="00480A86" w:rsidRPr="00486765">
        <w:t xml:space="preserve"> those roles. </w:t>
      </w:r>
      <w:r w:rsidR="00345141">
        <w:t>BFO 2</w:t>
      </w:r>
      <w:r w:rsidR="002451E1">
        <w:t>.</w:t>
      </w:r>
      <w:r w:rsidR="00345141">
        <w:t xml:space="preserve">0 </w:t>
      </w:r>
      <w:r w:rsidR="002451E1">
        <w:t xml:space="preserve">only </w:t>
      </w:r>
      <w:r w:rsidR="00345141">
        <w:t xml:space="preserve">specifies the </w:t>
      </w:r>
      <w:r w:rsidR="00345141" w:rsidRPr="005E4FE9">
        <w:rPr>
          <w:b/>
        </w:rPr>
        <w:t>has_role</w:t>
      </w:r>
      <w:r w:rsidR="00345141">
        <w:rPr>
          <w:b/>
        </w:rPr>
        <w:t xml:space="preserve"> </w:t>
      </w:r>
      <w:r w:rsidR="00345141">
        <w:t>relation.</w:t>
      </w:r>
    </w:p>
    <w:p w14:paraId="56EC7C3B" w14:textId="46FDB6FF" w:rsidR="00F33687" w:rsidRDefault="0046137A" w:rsidP="00D248A1">
      <w:pPr>
        <w:pStyle w:val="Heading3"/>
      </w:pPr>
      <w:bookmarkStart w:id="1599" w:name="_Toc313270719"/>
      <w:r w:rsidRPr="00486765">
        <w:t xml:space="preserve"> </w:t>
      </w:r>
      <w:bookmarkStart w:id="1600" w:name="_Toc204327889"/>
      <w:r w:rsidR="00760F91" w:rsidRPr="00486765">
        <w:t>Disposition (</w:t>
      </w:r>
      <w:r w:rsidR="00BE7980">
        <w:t>i</w:t>
      </w:r>
      <w:r w:rsidR="00BE7980" w:rsidRPr="00486765">
        <w:t>nternally</w:t>
      </w:r>
      <w:r w:rsidR="00760F91" w:rsidRPr="00486765">
        <w:t>-</w:t>
      </w:r>
      <w:r w:rsidR="00BE7980">
        <w:t>g</w:t>
      </w:r>
      <w:r w:rsidR="00BE7980" w:rsidRPr="00486765">
        <w:t xml:space="preserve">rounded </w:t>
      </w:r>
      <w:r w:rsidR="00BE7980">
        <w:t>r</w:t>
      </w:r>
      <w:r w:rsidR="00BE7980" w:rsidRPr="00486765">
        <w:t xml:space="preserve">ealizable </w:t>
      </w:r>
      <w:r w:rsidR="00465C17" w:rsidRPr="00486765">
        <w:t>entity</w:t>
      </w:r>
      <w:r w:rsidR="00760F91" w:rsidRPr="00486765">
        <w:t>)</w:t>
      </w:r>
      <w:bookmarkEnd w:id="1599"/>
      <w:bookmarkEnd w:id="1600"/>
    </w:p>
    <w:p w14:paraId="66F829E6" w14:textId="66E01887" w:rsidR="002451E1" w:rsidRPr="002451E1" w:rsidRDefault="00F15BDE" w:rsidP="002451E1">
      <w:pPr>
        <w:pStyle w:val="Specification"/>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r w:rsidR="008A6944">
        <w:rPr>
          <w:i/>
        </w:rPr>
        <w:t>b</w:t>
      </w:r>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FAEA584" w14:textId="2456FCAE" w:rsidR="00F33687" w:rsidRPr="00D248A1" w:rsidRDefault="008A6944" w:rsidP="001766E5">
      <w:pPr>
        <w:pStyle w:val="SpecificationInternal"/>
        <w:ind w:left="2520"/>
        <w:jc w:val="left"/>
        <w:rPr>
          <w:rStyle w:val="Strong1"/>
          <w:rFonts w:ascii="Times New Roman" w:hAnsi="Times New Roman" w:cstheme="majorBidi"/>
          <w:b/>
          <w:bCs/>
          <w:i/>
          <w:iCs/>
        </w:rPr>
        <w:pPrChange w:id="1601" w:author="phismith" w:date="2012-08-09T16:01:00Z">
          <w:pPr>
            <w:pStyle w:val="SpecificationInternal"/>
            <w:ind w:left="2160"/>
            <w:jc w:val="left"/>
          </w:pPr>
        </w:pPrChange>
      </w:pPr>
      <w:r>
        <w:rPr>
          <w:i/>
        </w:rPr>
        <w:t>b</w:t>
      </w:r>
      <w:r w:rsidR="00D871F1" w:rsidRPr="00486765">
        <w:rPr>
          <w:i/>
        </w:rPr>
        <w:t xml:space="preserve"> </w:t>
      </w:r>
      <w:r w:rsidR="00D871F1" w:rsidRPr="00486765">
        <w:t xml:space="preserve">is a </w:t>
      </w:r>
      <w:r w:rsidR="00D871F1" w:rsidRPr="00C74368">
        <w:rPr>
          <w:i/>
        </w:rPr>
        <w:t>realizable entity</w:t>
      </w:r>
      <w:r w:rsidR="00E975A9">
        <w:t xml:space="preserve"> </w:t>
      </w:r>
      <w:r w:rsidR="00012964">
        <w:br/>
      </w:r>
      <w:r w:rsidR="00E975A9">
        <w:t xml:space="preserve">&amp; </w:t>
      </w:r>
      <w:r>
        <w:rPr>
          <w:i/>
        </w:rPr>
        <w:t>b</w:t>
      </w:r>
      <w:r w:rsidR="00E975A9">
        <w:t xml:space="preserve">’s bearer is some </w:t>
      </w:r>
      <w:r w:rsidR="00E975A9" w:rsidRPr="00C74368">
        <w:rPr>
          <w:i/>
        </w:rPr>
        <w:t>material entity</w:t>
      </w:r>
      <w:r w:rsidR="00D871F1" w:rsidRPr="00486765">
        <w:t xml:space="preserve"> </w:t>
      </w:r>
      <w:r w:rsidR="00012964">
        <w:br/>
      </w:r>
      <w:r w:rsidR="00BC0405">
        <w:t xml:space="preserve">&amp; </w:t>
      </w:r>
      <w:r>
        <w:rPr>
          <w:i/>
        </w:rPr>
        <w:t>b</w:t>
      </w:r>
      <w:r w:rsidR="00BC0405">
        <w:rPr>
          <w:i/>
        </w:rPr>
        <w:t xml:space="preserve"> </w:t>
      </w:r>
      <w:r w:rsidR="00D871F1" w:rsidRPr="00486765">
        <w:t xml:space="preserve">is such that if it ceases to exist, then its bearer is physically changed, </w:t>
      </w:r>
      <w:r w:rsidR="00012964">
        <w:br/>
      </w:r>
      <w:r w:rsidR="00BC0405">
        <w:t xml:space="preserve">&amp; </w:t>
      </w:r>
      <w:r>
        <w:rPr>
          <w:i/>
        </w:rPr>
        <w:t>b</w:t>
      </w:r>
      <w:r w:rsidR="00BC0405">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r w:rsidR="00012964">
        <w:br/>
      </w:r>
      <w:r w:rsidR="00F33687" w:rsidRPr="00D248A1">
        <w:rPr>
          <w:rFonts w:ascii="Times New Roman" w:hAnsi="Times New Roman"/>
        </w:rPr>
        <w:t>&amp; this realization occurs in virtue of the beare</w:t>
      </w:r>
      <w:ins w:id="1602" w:author="phismith" w:date="2012-08-09T16:01:00Z">
        <w:r w:rsidR="001766E5">
          <w:rPr>
            <w:rFonts w:ascii="Times New Roman" w:hAnsi="Times New Roman"/>
          </w:rPr>
          <w:t>r</w:t>
        </w:r>
      </w:ins>
      <w:del w:id="1603" w:author="phismith" w:date="2012-08-09T16:01:00Z">
        <w:r w:rsidR="00F33687" w:rsidRPr="00D248A1" w:rsidDel="001766E5">
          <w:rPr>
            <w:rFonts w:ascii="Times New Roman" w:hAnsi="Times New Roman"/>
          </w:rPr>
          <w:delText>r</w:delText>
        </w:r>
      </w:del>
      <w:ins w:id="1604" w:author="phismith" w:date="2012-08-09T16:02:00Z">
        <w:r w:rsidR="001766E5">
          <w:rPr>
            <w:rFonts w:ascii="Times New Roman" w:hAnsi="Times New Roman"/>
          </w:rPr>
          <w:t>’</w:t>
        </w:r>
      </w:ins>
      <w:del w:id="1605" w:author="phismith" w:date="2012-08-09T16:01:00Z">
        <w:r w:rsidR="00F33687" w:rsidRPr="00D248A1" w:rsidDel="001766E5">
          <w:rPr>
            <w:rFonts w:ascii="Times New Roman" w:hAnsi="Times New Roman" w:hint="cs"/>
          </w:rPr>
          <w:delText>’</w:delText>
        </w:r>
      </w:del>
      <w:r w:rsidR="00F33687" w:rsidRPr="00D248A1">
        <w:rPr>
          <w:rFonts w:ascii="Times New Roman" w:hAnsi="Times New Roman"/>
        </w:rPr>
        <w:t>s physical make-up. [062-002]</w:t>
      </w:r>
      <w:r w:rsidR="00F33687" w:rsidRPr="00D248A1">
        <w:rPr>
          <w:rStyle w:val="Annotation"/>
        </w:rPr>
        <w:t>]</w:t>
      </w:r>
    </w:p>
    <w:p w14:paraId="11C4292D" w14:textId="7ABB32FA" w:rsidR="00F33687" w:rsidRDefault="00F33687" w:rsidP="001766E5">
      <w:pPr>
        <w:pStyle w:val="Specification"/>
        <w:pPrChange w:id="1606" w:author="phismith" w:date="2012-08-09T16:02:00Z">
          <w:pPr>
            <w:pStyle w:val="Specification"/>
            <w:jc w:val="left"/>
          </w:pPr>
        </w:pPrChange>
      </w:pPr>
      <w:r w:rsidRPr="00D248A1">
        <w:rPr>
          <w:rStyle w:val="Annotation"/>
        </w:rPr>
        <w:t>as(disposition)[</w:t>
      </w:r>
      <w:r w:rsidR="00BE2EAE">
        <w:rPr>
          <w:rStyle w:val="SpecificationType"/>
          <w:sz w:val="22"/>
        </w:rPr>
        <w:t>Examples</w:t>
      </w:r>
      <w:r w:rsidRPr="00D248A1">
        <w:t>:</w:t>
      </w:r>
      <w:r w:rsidR="002451E1">
        <w:t xml:space="preserve"> </w:t>
      </w:r>
      <w:r w:rsidRPr="00D248A1">
        <w:t>an</w:t>
      </w:r>
      <w:r w:rsidR="00760F91" w:rsidRPr="00486765">
        <w:t xml:space="preserve"> atom of element X has the disposition to decay</w:t>
      </w:r>
      <w:r w:rsidR="000D245E" w:rsidRPr="00486765">
        <w:t xml:space="preserve"> to an atom of element</w:t>
      </w:r>
      <w:del w:id="1607" w:author="phismith" w:date="2012-08-09T16:02:00Z">
        <w:r w:rsidR="000D245E" w:rsidRPr="00486765" w:rsidDel="001766E5">
          <w:delText xml:space="preserve"> Y</w:delText>
        </w:r>
      </w:del>
      <w:r w:rsidR="003E647D" w:rsidRPr="009D2710">
        <w:rPr>
          <w:rStyle w:val="Annotation"/>
        </w:rPr>
        <w:t>\</w:t>
      </w:r>
      <w:r w:rsidR="002451E1" w:rsidRPr="00D248A1">
        <w:t>,</w:t>
      </w:r>
      <w:ins w:id="1608" w:author="phismith" w:date="2012-08-09T16:02:00Z">
        <w:r w:rsidR="001766E5">
          <w:t xml:space="preserve"> </w:t>
        </w:r>
      </w:ins>
      <w:r w:rsidR="002451E1">
        <w:rPr>
          <w:rStyle w:val="Annotation"/>
        </w:rPr>
        <w:t xml:space="preserve"> </w:t>
      </w:r>
      <w:r w:rsidR="00760F91" w:rsidRPr="00486765">
        <w:t>the cell wall is disposed to filter chemical</w:t>
      </w:r>
      <w:r w:rsidR="000D245E" w:rsidRPr="00486765">
        <w:t>s in endocitosis and exocitosis</w:t>
      </w:r>
      <w:r w:rsidR="003E647D" w:rsidRPr="007539EB">
        <w:rPr>
          <w:rStyle w:val="Annotation"/>
        </w:rPr>
        <w:t>\</w:t>
      </w:r>
      <w:r w:rsidR="002451E1" w:rsidRPr="00D248A1">
        <w:t>,</w:t>
      </w:r>
      <w:ins w:id="1609" w:author="phismith" w:date="2012-08-09T16:02:00Z">
        <w:r w:rsidR="001766E5">
          <w:t xml:space="preserve"> </w:t>
        </w:r>
      </w:ins>
      <w:r w:rsidR="002451E1">
        <w:rPr>
          <w:rStyle w:val="Annotation"/>
        </w:rPr>
        <w:t xml:space="preserve"> </w:t>
      </w:r>
      <w:r w:rsidR="00760F91" w:rsidRPr="00486765">
        <w:t xml:space="preserve">certain people have a </w:t>
      </w:r>
      <w:r w:rsidR="007325BB" w:rsidRPr="00486765">
        <w:t>pre</w:t>
      </w:r>
      <w:r w:rsidR="00760F91" w:rsidRPr="00486765">
        <w:t>disposition to colon cancer</w:t>
      </w:r>
      <w:r w:rsidR="003E647D" w:rsidRPr="007539EB">
        <w:rPr>
          <w:rStyle w:val="Annotation"/>
        </w:rPr>
        <w:t>\</w:t>
      </w:r>
      <w:r w:rsidR="002451E1" w:rsidRPr="00D248A1">
        <w:t>,</w:t>
      </w:r>
      <w:r w:rsidR="002451E1">
        <w:t xml:space="preserve"> </w:t>
      </w:r>
      <w:r w:rsidR="00760F91" w:rsidRPr="00486765">
        <w:t>children are innately disposed to categorize objects in certain ways.</w:t>
      </w:r>
      <w:r w:rsidR="00F15BDE" w:rsidRPr="009D2710">
        <w:rPr>
          <w:rStyle w:val="Annotation"/>
        </w:rPr>
        <w:t>]</w:t>
      </w:r>
    </w:p>
    <w:p w14:paraId="2D6C601E" w14:textId="5ECBD493" w:rsidR="00BC0405" w:rsidRPr="001766E5" w:rsidRDefault="00BC0405">
      <w:pPr>
        <w:rPr>
          <w:rPrChange w:id="1610" w:author="phismith" w:date="2012-08-09T16:02:00Z">
            <w:rPr/>
          </w:rPrChange>
        </w:rPr>
      </w:pPr>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ins w:id="1611" w:author="phismith" w:date="2012-08-09T16:02:00Z">
        <w:r w:rsidR="001766E5">
          <w:t xml:space="preserve"> (Note, however, that we might affirm of patient John that he has the disposition we call </w:t>
        </w:r>
        <w:r w:rsidR="001766E5">
          <w:rPr>
            <w:i/>
          </w:rPr>
          <w:t>liver cirrhosis</w:t>
        </w:r>
      </w:ins>
      <w:ins w:id="1612" w:author="phismith" w:date="2012-08-09T16:03:00Z">
        <w:r w:rsidR="001766E5" w:rsidRPr="001766E5">
          <w:rPr>
            <w:rPrChange w:id="1613" w:author="phismith" w:date="2012-08-09T16:03:00Z">
              <w:rPr>
                <w:i/>
              </w:rPr>
            </w:rPrChange>
          </w:rPr>
          <w:t>;</w:t>
        </w:r>
        <w:r w:rsidR="001766E5">
          <w:t xml:space="preserve"> John is then the bearer of the disposition in one sense; but his liver is the bearer in another sense – as discussed in the OGMS ontology </w:t>
        </w:r>
        <w:r w:rsidR="001766E5" w:rsidRPr="00486765">
          <w:rPr>
            <w:rStyle w:val="Strong1"/>
            <w:rFonts w:ascii="Times New Roman" w:hAnsi="Times New Roman"/>
          </w:rPr>
          <w:t>[</w:t>
        </w:r>
        <w:r w:rsidR="001766E5">
          <w:fldChar w:fldCharType="begin"/>
        </w:r>
        <w:r w:rsidR="001766E5">
          <w:instrText xml:space="preserve"> REF _Ref309560946 \r \h  \* MERGEFORMAT </w:instrText>
        </w:r>
        <w:r w:rsidR="001766E5">
          <w:fldChar w:fldCharType="separate"/>
        </w:r>
        <w:r w:rsidR="001766E5" w:rsidRPr="00D248A1">
          <w:rPr>
            <w:rStyle w:val="Strong1"/>
            <w:rFonts w:ascii="Times New Roman" w:hAnsi="Times New Roman"/>
          </w:rPr>
          <w:t>27</w:t>
        </w:r>
        <w:r w:rsidR="001766E5">
          <w:fldChar w:fldCharType="end"/>
        </w:r>
        <w:r w:rsidR="001766E5" w:rsidRPr="00486765">
          <w:rPr>
            <w:rStyle w:val="Strong1"/>
            <w:rFonts w:ascii="Times New Roman" w:hAnsi="Times New Roman"/>
          </w:rPr>
          <w:t>]</w:t>
        </w:r>
        <w:r w:rsidR="001766E5">
          <w:t xml:space="preserve">. </w:t>
        </w:r>
      </w:ins>
    </w:p>
    <w:p w14:paraId="31B01E4A" w14:textId="4707D5E6" w:rsidR="00FB0792" w:rsidRPr="00012964" w:rsidRDefault="00760F91">
      <w:r w:rsidRPr="00486765">
        <w:t>Unlike roles, dispositions are not optional. I</w:t>
      </w:r>
      <w:ins w:id="1614" w:author="phismith" w:date="2012-08-09T16:02:00Z">
        <w:r w:rsidR="001766E5">
          <w:t xml:space="preserve">t is because </w:t>
        </w:r>
      </w:ins>
      <w:del w:id="1615" w:author="phismith" w:date="2012-08-09T16:02:00Z">
        <w:r w:rsidRPr="00486765" w:rsidDel="001766E5">
          <w:delText xml:space="preserve">f </w:delText>
        </w:r>
      </w:del>
      <w:r w:rsidRPr="00486765">
        <w:t>an</w:t>
      </w:r>
      <w:r w:rsidR="00465C17" w:rsidRPr="00486765">
        <w:t xml:space="preserve"> entity</w:t>
      </w:r>
      <w:r w:rsidRPr="00486765">
        <w:t xml:space="preserve"> is a certain way</w:t>
      </w:r>
      <w:del w:id="1616" w:author="phismith" w:date="2012-08-09T16:02:00Z">
        <w:r w:rsidRPr="00486765" w:rsidDel="001766E5">
          <w:delText xml:space="preserve">, then </w:delText>
        </w:r>
      </w:del>
      <w:ins w:id="1617" w:author="phismith" w:date="2012-08-09T16:02:00Z">
        <w:r w:rsidR="001766E5">
          <w:t xml:space="preserve"> that </w:t>
        </w:r>
      </w:ins>
      <w:r w:rsidRPr="00486765">
        <w:t>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D248A1">
        <w:t>quired) physical make-up of the</w:t>
      </w:r>
      <w:r w:rsidR="00F33687" w:rsidRPr="00D248A1">
        <w:rPr>
          <w:i/>
        </w:rPr>
        <w:t xml:space="preserve"> material entity </w:t>
      </w:r>
      <w:r w:rsidR="00F33687" w:rsidRPr="00D248A1">
        <w:t xml:space="preserve">in which it </w:t>
      </w:r>
      <w:r w:rsidR="00F33687" w:rsidRPr="00D248A1">
        <w:rPr>
          <w:b/>
        </w:rPr>
        <w:t>inheres</w:t>
      </w:r>
      <w:r w:rsidR="00F33687" w:rsidRPr="00D248A1">
        <w:t>.</w:t>
      </w:r>
    </w:p>
    <w:p w14:paraId="4C86C9FC" w14:textId="7E3D4468" w:rsidR="00F33687" w:rsidRDefault="00F33687" w:rsidP="00526BEE">
      <w:pPr>
        <w:pStyle w:val="Specification"/>
      </w:pPr>
      <w:r w:rsidRPr="00D248A1">
        <w:rPr>
          <w:rStyle w:val="Annotation"/>
        </w:rPr>
        <w:lastRenderedPageBreak/>
        <w:t>a(disposition)[</w:t>
      </w:r>
      <w:r w:rsidR="00BE2EAE">
        <w:rPr>
          <w:rStyle w:val="SpecificationType"/>
        </w:rPr>
        <w:t>Axiom</w:t>
      </w:r>
      <w:r w:rsidRPr="00D248A1">
        <w:t xml:space="preserve">: If </w:t>
      </w:r>
      <w:r w:rsidR="00D92227" w:rsidRPr="008770A4">
        <w:rPr>
          <w:i/>
          <w:rPrChange w:id="1618" w:author="phismith" w:date="2012-08-09T16:06:00Z">
            <w:rPr/>
          </w:rPrChange>
        </w:rPr>
        <w:t>b</w:t>
      </w:r>
      <w:r w:rsidRPr="00D248A1">
        <w:t xml:space="preserve"> is a realizable entity then for all </w:t>
      </w:r>
      <w:r w:rsidRPr="008770A4">
        <w:rPr>
          <w:i/>
          <w:rPrChange w:id="1619" w:author="phismith" w:date="2012-08-09T16:07:00Z">
            <w:rPr/>
          </w:rPrChange>
        </w:rPr>
        <w:t>t</w:t>
      </w:r>
      <w:r w:rsidRPr="00D248A1">
        <w:t xml:space="preserve"> </w:t>
      </w:r>
      <w:r w:rsidRPr="009563FF">
        <w:rPr>
          <w:b/>
          <w:rPrChange w:id="1620" w:author="phismith" w:date="2012-08-09T16:09:00Z">
            <w:rPr/>
          </w:rPrChange>
        </w:rPr>
        <w:t>at</w:t>
      </w:r>
      <w:r w:rsidRPr="00D248A1">
        <w:t xml:space="preserve"> which </w:t>
      </w:r>
      <w:r w:rsidR="00D92227">
        <w:t>b</w:t>
      </w:r>
      <w:r w:rsidRPr="00D248A1">
        <w:t xml:space="preserve"> </w:t>
      </w:r>
      <w:r w:rsidRPr="009563FF">
        <w:rPr>
          <w:b/>
          <w:rPrChange w:id="1621" w:author="phismith" w:date="2012-08-09T16:09:00Z">
            <w:rPr/>
          </w:rPrChange>
        </w:rPr>
        <w:t>exists</w:t>
      </w:r>
      <w:r w:rsidRPr="00D248A1">
        <w:t xml:space="preserve">, </w:t>
      </w:r>
      <w:r w:rsidR="00D92227" w:rsidRPr="009563FF">
        <w:rPr>
          <w:i/>
          <w:rPrChange w:id="1622" w:author="phismith" w:date="2012-08-09T16:09:00Z">
            <w:rPr/>
          </w:rPrChange>
        </w:rPr>
        <w:t>b</w:t>
      </w:r>
      <w:r w:rsidRPr="00D248A1">
        <w:t xml:space="preserve"> </w:t>
      </w:r>
      <w:r w:rsidRPr="00D248A1">
        <w:rPr>
          <w:b/>
        </w:rPr>
        <w:t>s-depends_on</w:t>
      </w:r>
      <w:r w:rsidRPr="00D248A1">
        <w:t xml:space="preserve"> some material entity </w:t>
      </w:r>
      <w:r w:rsidRPr="00D248A1">
        <w:rPr>
          <w:b/>
        </w:rPr>
        <w:t xml:space="preserve">at </w:t>
      </w:r>
      <w:r w:rsidRPr="009563FF">
        <w:rPr>
          <w:i/>
          <w:rPrChange w:id="1623" w:author="phismith" w:date="2012-08-09T16:09:00Z">
            <w:rPr/>
          </w:rPrChange>
        </w:rPr>
        <w:t>t</w:t>
      </w:r>
      <w:r w:rsidRPr="00D248A1">
        <w:t>. [063-002]</w:t>
      </w:r>
      <w:r w:rsidRPr="00D248A1">
        <w:rPr>
          <w:rStyle w:val="Annotation"/>
        </w:rPr>
        <w:t>]</w:t>
      </w:r>
    </w:p>
    <w:p w14:paraId="69FF9EDD" w14:textId="154F400D" w:rsidR="000D245E" w:rsidRPr="00486765" w:rsidRDefault="002451E1" w:rsidP="00F35550">
      <w:r w:rsidRPr="00D248A1">
        <w:rPr>
          <w:rStyle w:val="Annotation"/>
        </w:rPr>
        <w:t>note(disposition)[</w:t>
      </w:r>
      <w:r w:rsidR="00760F91" w:rsidRPr="00486765">
        <w:t xml:space="preserve">Dispositions exist along a strength continuum. Weaker forms of disposition are realized in only a </w:t>
      </w:r>
      <w:del w:id="1624" w:author="phismith" w:date="2012-08-09T16:09:00Z">
        <w:r w:rsidR="00760F91" w:rsidRPr="00486765" w:rsidDel="009563FF">
          <w:delText xml:space="preserve">fraction </w:delText>
        </w:r>
      </w:del>
      <w:ins w:id="1625" w:author="phismith" w:date="2012-08-09T16:09:00Z">
        <w:r w:rsidR="009563FF">
          <w:t xml:space="preserve">smaller, stronger forms in a larger number </w:t>
        </w:r>
      </w:ins>
      <w:r w:rsidR="00760F91" w:rsidRPr="00486765">
        <w:t>of triggering cases</w:t>
      </w:r>
      <w:del w:id="1626" w:author="phismith" w:date="2012-08-09T16:09:00Z">
        <w:r w:rsidR="00760F91" w:rsidRPr="00486765" w:rsidDel="009563FF">
          <w:delText>.</w:delText>
        </w:r>
      </w:del>
      <w:r w:rsidR="00760F91" w:rsidRPr="00486765">
        <w:t xml:space="preserve"> </w:t>
      </w:r>
      <w:del w:id="1627" w:author="phismith" w:date="2012-08-09T16:09:00Z">
        <w:r w:rsidR="00760F91" w:rsidRPr="00486765" w:rsidDel="009563FF">
          <w:delText>These forms occur in a significant number of</w:delText>
        </w:r>
        <w:r w:rsidR="00465C17" w:rsidRPr="00486765" w:rsidDel="009563FF">
          <w:rPr>
            <w:i/>
          </w:rPr>
          <w:delText xml:space="preserve"> </w:delText>
        </w:r>
        <w:r w:rsidR="00992D6E" w:rsidDel="009563FF">
          <w:delText>cases</w:delText>
        </w:r>
        <w:r w:rsidR="00760F91" w:rsidRPr="00486765" w:rsidDel="009563FF">
          <w:delText xml:space="preserve"> of a similar type</w:delText>
        </w:r>
        <w:r w:rsidR="00E975A9" w:rsidDel="009563FF">
          <w:delText xml:space="preserve"> </w:delText>
        </w:r>
      </w:del>
      <w:r w:rsidR="00E975A9">
        <w:t>[</w:t>
      </w:r>
      <w:r w:rsidR="00F33687">
        <w:fldChar w:fldCharType="begin"/>
      </w:r>
      <w:r w:rsidR="00E975A9">
        <w:instrText xml:space="preserve"> REF _Ref329676582 \r \h </w:instrText>
      </w:r>
      <w:r w:rsidR="00F33687">
        <w:fldChar w:fldCharType="separate"/>
      </w:r>
      <w:r w:rsidR="00555732">
        <w:t>89</w:t>
      </w:r>
      <w:r w:rsidR="00F33687">
        <w:fldChar w:fldCharType="end"/>
      </w:r>
      <w:ins w:id="1628" w:author="phismith" w:date="2012-08-12T11:48:00Z">
        <w:r w:rsidR="000F0A84">
          <w:t xml:space="preserve">, </w:t>
        </w:r>
        <w:r w:rsidR="000F0A84">
          <w:fldChar w:fldCharType="begin"/>
        </w:r>
        <w:r w:rsidR="000F0A84">
          <w:instrText xml:space="preserve"> REF _Ref332535433 \r \h </w:instrText>
        </w:r>
      </w:ins>
      <w:r w:rsidR="000F0A84">
        <w:fldChar w:fldCharType="separate"/>
      </w:r>
      <w:ins w:id="1629" w:author="phismith" w:date="2012-08-12T11:48:00Z">
        <w:r w:rsidR="000F0A84">
          <w:t>92</w:t>
        </w:r>
        <w:r w:rsidR="000F0A84">
          <w:fldChar w:fldCharType="end"/>
        </w:r>
      </w:ins>
      <w:r w:rsidR="00E975A9">
        <w:t>]</w:t>
      </w:r>
      <w:r w:rsidR="000D245E" w:rsidRPr="00486765">
        <w:t>.</w:t>
      </w:r>
    </w:p>
    <w:p w14:paraId="0E7E67B8" w14:textId="75EE41EC" w:rsidR="000D245E" w:rsidRPr="00486765" w:rsidDel="0070312F" w:rsidRDefault="00976003">
      <w:pPr>
        <w:rPr>
          <w:del w:id="1630" w:author="phismith" w:date="2012-08-09T16:11:00Z"/>
          <w:rStyle w:val="Strong1"/>
          <w:rFonts w:ascii="Times New Roman" w:hAnsi="Times New Roman"/>
        </w:rPr>
      </w:pPr>
      <w:r w:rsidRPr="00486765">
        <w:rPr>
          <w:rStyle w:val="Strong1"/>
          <w:rFonts w:ascii="Times New Roman" w:hAnsi="Times New Roman"/>
        </w:rPr>
        <w:t xml:space="preserve">Each disposition type is associated with one or more characteristic </w:t>
      </w:r>
      <w:r w:rsidRPr="009563FF">
        <w:rPr>
          <w:rStyle w:val="Strong1"/>
          <w:rFonts w:ascii="Times New Roman" w:hAnsi="Times New Roman"/>
          <w:i/>
          <w:rPrChange w:id="1631" w:author="phismith" w:date="2012-08-09T16:10:00Z">
            <w:rPr>
              <w:rStyle w:val="Strong1"/>
              <w:rFonts w:ascii="Times New Roman" w:hAnsi="Times New Roman"/>
            </w:rPr>
          </w:rPrChange>
        </w:rPr>
        <w:t>realization</w:t>
      </w:r>
      <w:r w:rsidRPr="00486765">
        <w:rPr>
          <w:rStyle w:val="Strong1"/>
          <w:rFonts w:ascii="Times New Roman" w:hAnsi="Times New Roman"/>
        </w:rPr>
        <w:t xml:space="preserve">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 xml:space="preserve">is realized. Dispositions may also be associated with characteristic </w:t>
      </w:r>
      <w:r w:rsidRPr="009563FF">
        <w:rPr>
          <w:rStyle w:val="Strong1"/>
          <w:rFonts w:ascii="Times New Roman" w:hAnsi="Times New Roman"/>
          <w:i/>
          <w:rPrChange w:id="1632" w:author="phismith" w:date="2012-08-09T16:10:00Z">
            <w:rPr>
              <w:rStyle w:val="Strong1"/>
              <w:rFonts w:ascii="Times New Roman" w:hAnsi="Times New Roman"/>
            </w:rPr>
          </w:rPrChange>
        </w:rPr>
        <w:t>trigger</w:t>
      </w:r>
      <w:r w:rsidRPr="00486765">
        <w:rPr>
          <w:rStyle w:val="Strong1"/>
          <w:rFonts w:ascii="Times New Roman" w:hAnsi="Times New Roman"/>
        </w:rPr>
        <w:t xml:space="preserve">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 xml:space="preserve">of being dropped on a hard surface) </w:t>
      </w:r>
      <w:ins w:id="1633" w:author="phismith" w:date="2012-08-09T16:10:00Z">
        <w:r w:rsidR="0070312F">
          <w:rPr>
            <w:rStyle w:val="Strong1"/>
            <w:rFonts w:ascii="Times New Roman" w:hAnsi="Times New Roman"/>
          </w:rPr>
          <w:t xml:space="preserve">which give rise to the processes in </w:t>
        </w:r>
      </w:ins>
      <w:del w:id="1634" w:author="phismith" w:date="2012-08-09T16:10:00Z">
        <w:r w:rsidRPr="00486765" w:rsidDel="0070312F">
          <w:rPr>
            <w:rStyle w:val="Strong1"/>
            <w:rFonts w:ascii="Times New Roman" w:hAnsi="Times New Roman"/>
          </w:rPr>
          <w:delText xml:space="preserve">in </w:delText>
        </w:r>
      </w:del>
      <w:r w:rsidRPr="00486765">
        <w:rPr>
          <w:rStyle w:val="Strong1"/>
          <w:rFonts w:ascii="Times New Roman" w:hAnsi="Times New Roman"/>
        </w:rPr>
        <w:t>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w:t>
      </w:r>
      <w:del w:id="1635" w:author="phismith" w:date="2012-08-09T16:10:00Z">
        <w:r w:rsidR="0070548A" w:rsidDel="0070312F">
          <w:rPr>
            <w:rStyle w:val="Strong1"/>
            <w:rFonts w:ascii="Times New Roman" w:hAnsi="Times New Roman"/>
          </w:rPr>
          <w:delText>ity</w:delText>
        </w:r>
      </w:del>
      <w:r w:rsidR="0070548A">
        <w:rPr>
          <w:rStyle w:val="Strong1"/>
          <w:rFonts w:ascii="Times New Roman" w:hAnsi="Times New Roman"/>
        </w:rPr>
        <w:t xml:space="preserve"> unity </w:t>
      </w:r>
      <w:ins w:id="1636" w:author="phismith" w:date="2012-08-09T16:10:00Z">
        <w:r w:rsidR="0070312F">
          <w:rPr>
            <w:rStyle w:val="Strong1"/>
            <w:rFonts w:ascii="Times New Roman" w:hAnsi="Times New Roman"/>
          </w:rPr>
          <w:t xml:space="preserve">in section </w:t>
        </w:r>
        <w:r w:rsidR="0070312F">
          <w:rPr>
            <w:rStyle w:val="Strong1"/>
            <w:rFonts w:ascii="Times New Roman" w:hAnsi="Times New Roman"/>
          </w:rPr>
          <w:fldChar w:fldCharType="begin"/>
        </w:r>
        <w:r w:rsidR="0070312F">
          <w:rPr>
            <w:rStyle w:val="Strong1"/>
            <w:rFonts w:ascii="Times New Roman" w:hAnsi="Times New Roman"/>
          </w:rPr>
          <w:instrText xml:space="preserve"> REF _Ref332291979 \r \h </w:instrText>
        </w:r>
        <w:r w:rsidR="0070312F">
          <w:rPr>
            <w:rStyle w:val="Strong1"/>
            <w:rFonts w:ascii="Times New Roman" w:hAnsi="Times New Roman"/>
          </w:rPr>
        </w:r>
      </w:ins>
      <w:r w:rsidR="0070312F">
        <w:rPr>
          <w:rStyle w:val="Strong1"/>
          <w:rFonts w:ascii="Times New Roman" w:hAnsi="Times New Roman"/>
        </w:rPr>
        <w:fldChar w:fldCharType="separate"/>
      </w:r>
      <w:ins w:id="1637" w:author="phismith" w:date="2012-08-09T16:10:00Z">
        <w:r w:rsidR="0070312F">
          <w:rPr>
            <w:rStyle w:val="Strong1"/>
            <w:rFonts w:ascii="Times New Roman" w:hAnsi="Times New Roman"/>
          </w:rPr>
          <w:t>3.5.1</w:t>
        </w:r>
        <w:r w:rsidR="0070312F">
          <w:rPr>
            <w:rStyle w:val="Strong1"/>
            <w:rFonts w:ascii="Times New Roman" w:hAnsi="Times New Roman"/>
          </w:rPr>
          <w:fldChar w:fldCharType="end"/>
        </w:r>
        <w:r w:rsidR="0070312F">
          <w:rPr>
            <w:rStyle w:val="Strong1"/>
            <w:rFonts w:ascii="Times New Roman" w:hAnsi="Times New Roman"/>
          </w:rPr>
          <w:t xml:space="preserve"> </w:t>
        </w:r>
      </w:ins>
      <w:r w:rsidR="0070548A">
        <w:rPr>
          <w:rStyle w:val="Strong1"/>
          <w:rFonts w:ascii="Times New Roman" w:hAnsi="Times New Roman"/>
        </w:rPr>
        <w:t>above – as its starting point.</w:t>
      </w:r>
      <w:r w:rsidR="002451E1" w:rsidRPr="00D248A1">
        <w:rPr>
          <w:rStyle w:val="Annotation"/>
        </w:rPr>
        <w:t>]</w:t>
      </w:r>
    </w:p>
    <w:p w14:paraId="225DB2BF" w14:textId="402ED88B" w:rsidR="00760F91" w:rsidRPr="00486765" w:rsidRDefault="00CE6B56" w:rsidP="00F35550">
      <w:pPr>
        <w:rPr>
          <w:rStyle w:val="Strong1"/>
          <w:rFonts w:ascii="Times New Roman" w:hAnsi="Times New Roman"/>
        </w:rPr>
      </w:pPr>
      <w:del w:id="1638" w:author="phismith" w:date="2012-08-09T16:11:00Z">
        <w:r w:rsidRPr="00486765" w:rsidDel="0070312F">
          <w:rPr>
            <w:rStyle w:val="Strong1"/>
            <w:rFonts w:ascii="Times New Roman" w:hAnsi="Times New Roman"/>
          </w:rPr>
          <w:delText>Diseases</w:delText>
        </w:r>
        <w:r w:rsidR="00363DCA" w:rsidRPr="00486765" w:rsidDel="0070312F">
          <w:rPr>
            <w:rStyle w:val="Strong1"/>
            <w:rFonts w:ascii="Times New Roman" w:hAnsi="Times New Roman"/>
          </w:rPr>
          <w:delText xml:space="preserve"> are </w:delText>
        </w:r>
        <w:r w:rsidR="00151755" w:rsidRPr="00486765" w:rsidDel="0070312F">
          <w:rPr>
            <w:rStyle w:val="Strong1"/>
            <w:rFonts w:ascii="Times New Roman" w:hAnsi="Times New Roman"/>
          </w:rPr>
          <w:delText>dispositions according</w:delText>
        </w:r>
        <w:r w:rsidRPr="00486765" w:rsidDel="0070312F">
          <w:rPr>
            <w:rStyle w:val="Strong1"/>
            <w:rFonts w:ascii="Times New Roman" w:hAnsi="Times New Roman"/>
          </w:rPr>
          <w:delText xml:space="preserve"> to </w:delText>
        </w:r>
        <w:r w:rsidR="000D245E" w:rsidRPr="00486765" w:rsidDel="0070312F">
          <w:rPr>
            <w:rStyle w:val="Strong1"/>
            <w:rFonts w:ascii="Times New Roman" w:hAnsi="Times New Roman"/>
          </w:rPr>
          <w:delText>OGMS</w:delText>
        </w:r>
      </w:del>
      <w:del w:id="1639" w:author="phismith" w:date="2012-08-09T16:03:00Z">
        <w:r w:rsidR="006C241A" w:rsidRPr="00486765" w:rsidDel="001766E5">
          <w:rPr>
            <w:rStyle w:val="Strong1"/>
            <w:rFonts w:ascii="Times New Roman" w:hAnsi="Times New Roman"/>
          </w:rPr>
          <w:delText xml:space="preserve"> [</w:delText>
        </w:r>
        <w:r w:rsidR="00EC6A9C" w:rsidDel="001766E5">
          <w:fldChar w:fldCharType="begin"/>
        </w:r>
        <w:r w:rsidR="00EC6A9C" w:rsidDel="001766E5">
          <w:delInstrText xml:space="preserve"> REF _Ref309560946 \r \h  \* MERGEFORMAT </w:delInstrText>
        </w:r>
        <w:r w:rsidR="00EC6A9C" w:rsidDel="001766E5">
          <w:fldChar w:fldCharType="separate"/>
        </w:r>
        <w:r w:rsidR="00555732" w:rsidRPr="00D248A1" w:rsidDel="001766E5">
          <w:rPr>
            <w:rStyle w:val="Strong1"/>
            <w:rFonts w:ascii="Times New Roman" w:hAnsi="Times New Roman"/>
          </w:rPr>
          <w:delText>27</w:delText>
        </w:r>
        <w:r w:rsidR="00EC6A9C" w:rsidDel="001766E5">
          <w:fldChar w:fldCharType="end"/>
        </w:r>
        <w:r w:rsidR="006C241A" w:rsidRPr="00486765" w:rsidDel="001766E5">
          <w:rPr>
            <w:rStyle w:val="Strong1"/>
            <w:rFonts w:ascii="Times New Roman" w:hAnsi="Times New Roman"/>
          </w:rPr>
          <w:delText>]</w:delText>
        </w:r>
      </w:del>
      <w:del w:id="1640" w:author="phismith" w:date="2012-08-09T16:11:00Z">
        <w:r w:rsidR="00363DCA" w:rsidRPr="00486765" w:rsidDel="0070312F">
          <w:rPr>
            <w:rStyle w:val="Strong1"/>
            <w:rFonts w:ascii="Times New Roman" w:hAnsi="Times New Roman"/>
          </w:rPr>
          <w:delText>. W</w:delText>
        </w:r>
        <w:r w:rsidR="00760F91" w:rsidRPr="00486765" w:rsidDel="0070312F">
          <w:rPr>
            <w:rStyle w:val="Strong1"/>
            <w:rFonts w:ascii="Times New Roman" w:hAnsi="Times New Roman"/>
          </w:rPr>
          <w:delText>e are referring to disposition</w:delText>
        </w:r>
        <w:r w:rsidR="00992D6E" w:rsidDel="0070312F">
          <w:rPr>
            <w:rStyle w:val="Strong1"/>
            <w:rFonts w:ascii="Times New Roman" w:hAnsi="Times New Roman"/>
          </w:rPr>
          <w:delText>s</w:delText>
        </w:r>
        <w:r w:rsidR="00760F91" w:rsidRPr="00486765" w:rsidDel="0070312F">
          <w:rPr>
            <w:rStyle w:val="Strong1"/>
            <w:rFonts w:ascii="Times New Roman" w:hAnsi="Times New Roman"/>
          </w:rPr>
          <w:delText xml:space="preserve"> </w:delText>
        </w:r>
        <w:r w:rsidR="00363DCA" w:rsidRPr="00486765" w:rsidDel="0070312F">
          <w:rPr>
            <w:rStyle w:val="Strong1"/>
            <w:rFonts w:ascii="Times New Roman" w:hAnsi="Times New Roman"/>
          </w:rPr>
          <w:delText xml:space="preserve">also </w:delText>
        </w:r>
        <w:r w:rsidR="00760F91" w:rsidRPr="00486765" w:rsidDel="0070312F">
          <w:rPr>
            <w:rStyle w:val="Strong1"/>
            <w:rFonts w:ascii="Times New Roman" w:hAnsi="Times New Roman"/>
          </w:rPr>
          <w:delText>when we consider genetic and other risk factors for specific diseases.</w:delText>
        </w:r>
        <w:r w:rsidRPr="00486765" w:rsidDel="0070312F">
          <w:rPr>
            <w:rStyle w:val="Strong1"/>
            <w:rFonts w:ascii="Times New Roman" w:hAnsi="Times New Roman"/>
          </w:rPr>
          <w:delText xml:space="preserve"> The</w:delText>
        </w:r>
        <w:r w:rsidR="00992D6E" w:rsidDel="0070312F">
          <w:rPr>
            <w:rStyle w:val="Strong1"/>
            <w:rFonts w:ascii="Times New Roman" w:hAnsi="Times New Roman"/>
          </w:rPr>
          <w:delText xml:space="preserve"> latter </w:delText>
        </w:r>
        <w:r w:rsidRPr="00486765" w:rsidDel="0070312F">
          <w:rPr>
            <w:rStyle w:val="Strong1"/>
            <w:rFonts w:ascii="Times New Roman" w:hAnsi="Times New Roman"/>
          </w:rPr>
          <w:delText xml:space="preserve">are </w:delText>
        </w:r>
        <w:r w:rsidRPr="00C74368" w:rsidDel="0070312F">
          <w:rPr>
            <w:rStyle w:val="Strong1"/>
            <w:rFonts w:ascii="Times New Roman" w:hAnsi="Times New Roman"/>
            <w:i/>
          </w:rPr>
          <w:delText>predispositions to disease</w:delText>
        </w:r>
        <w:r w:rsidRPr="00486765" w:rsidDel="0070312F">
          <w:rPr>
            <w:rStyle w:val="Strong1"/>
            <w:rFonts w:ascii="Times New Roman" w:hAnsi="Times New Roman"/>
          </w:rPr>
          <w:delText xml:space="preserve"> – in other words they are dispositions to acquire certain further dispositions. The realization of such a predisposition consists in processes which change the physical makeup of </w:delText>
        </w:r>
        <w:r w:rsidR="000D245E" w:rsidRPr="00486765" w:rsidDel="0070312F">
          <w:rPr>
            <w:rStyle w:val="Strong1"/>
            <w:rFonts w:ascii="Times New Roman" w:hAnsi="Times New Roman"/>
          </w:rPr>
          <w:delText xml:space="preserve">its </w:delText>
        </w:r>
        <w:r w:rsidRPr="00486765" w:rsidDel="0070312F">
          <w:rPr>
            <w:rStyle w:val="Strong1"/>
            <w:rFonts w:ascii="Times New Roman" w:hAnsi="Times New Roman"/>
          </w:rPr>
          <w:delText xml:space="preserve">bearer in such a way that parts of this bearer </w:delText>
        </w:r>
        <w:r w:rsidR="000D245E" w:rsidRPr="00486765" w:rsidDel="0070312F">
          <w:rPr>
            <w:rStyle w:val="Strong1"/>
            <w:rFonts w:ascii="Times New Roman" w:hAnsi="Times New Roman"/>
          </w:rPr>
          <w:delText xml:space="preserve">then </w:delText>
        </w:r>
        <w:r w:rsidRPr="00486765" w:rsidDel="0070312F">
          <w:rPr>
            <w:rStyle w:val="Strong1"/>
            <w:rFonts w:ascii="Times New Roman" w:hAnsi="Times New Roman"/>
          </w:rPr>
          <w:delText xml:space="preserve">serve as the </w:delText>
        </w:r>
        <w:r w:rsidR="00992D6E" w:rsidDel="0070312F">
          <w:rPr>
            <w:rStyle w:val="Strong1"/>
            <w:rFonts w:ascii="Times New Roman" w:hAnsi="Times New Roman"/>
          </w:rPr>
          <w:delText xml:space="preserve">material </w:delText>
        </w:r>
        <w:r w:rsidRPr="00486765" w:rsidDel="0070312F">
          <w:rPr>
            <w:rStyle w:val="Strong1"/>
            <w:rFonts w:ascii="Times New Roman" w:hAnsi="Times New Roman"/>
          </w:rPr>
          <w:delText xml:space="preserve">basis for a disease. </w:delText>
        </w:r>
      </w:del>
    </w:p>
    <w:p w14:paraId="7F9F0600" w14:textId="4560788E" w:rsidR="00F33687" w:rsidRPr="00D248A1" w:rsidRDefault="00F33687" w:rsidP="00D248A1">
      <w:pPr>
        <w:pStyle w:val="Heading3"/>
        <w:rPr>
          <w:rStyle w:val="SpecificationType"/>
          <w:b w:val="0"/>
          <w:bCs w:val="0"/>
          <w:smallCaps w:val="0"/>
          <w:sz w:val="22"/>
        </w:rPr>
      </w:pPr>
      <w:bookmarkStart w:id="1641" w:name="_Toc313270720"/>
      <w:bookmarkStart w:id="1642" w:name="_Toc204327890"/>
      <w:r w:rsidRPr="00D248A1">
        <w:t>Function</w:t>
      </w:r>
      <w:bookmarkEnd w:id="1641"/>
      <w:bookmarkEnd w:id="1642"/>
    </w:p>
    <w:p w14:paraId="12B62C2F" w14:textId="20FDC531"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p>
    <w:p w14:paraId="4F0EB074" w14:textId="15DFE025" w:rsidR="00F33687" w:rsidRDefault="00D63A35" w:rsidP="00D248A1">
      <w:pPr>
        <w:pStyle w:val="Specification"/>
      </w:pPr>
      <w:r w:rsidRPr="007539EB">
        <w:rPr>
          <w:rStyle w:val="Annotation"/>
        </w:rPr>
        <w:t>a</w:t>
      </w:r>
      <w:r>
        <w:rPr>
          <w:rStyle w:val="Annotation"/>
        </w:rPr>
        <w:t>s</w:t>
      </w:r>
      <w:r w:rsidRPr="007539EB">
        <w:rPr>
          <w:rStyle w:val="Annotation"/>
        </w:rPr>
        <w:t>(function)[</w:t>
      </w:r>
      <w:r>
        <w:rPr>
          <w:rStyle w:val="SpecificationType"/>
          <w:sz w:val="22"/>
        </w:rPr>
        <w:t>Examples</w:t>
      </w:r>
      <w:ins w:id="1643" w:author="phismith" w:date="2012-08-09T16:11:00Z">
        <w:r w:rsidR="0070312F">
          <w:rPr>
            <w:rStyle w:val="SpecificationType"/>
            <w:sz w:val="22"/>
          </w:rPr>
          <w:t xml:space="preserve">: </w:t>
        </w:r>
      </w:ins>
      <w:del w:id="1644" w:author="phismith" w:date="2012-08-09T16:11:00Z">
        <w:r w:rsidDel="0070312F">
          <w:rPr>
            <w:rStyle w:val="SpecificationType"/>
            <w:sz w:val="22"/>
          </w:rPr>
          <w:delText>:</w:delText>
        </w:r>
      </w:del>
      <w:r w:rsidR="00992D6E" w:rsidRPr="00992D6E">
        <w:rPr>
          <w:rStyle w:val="Annotation"/>
          <w:color w:val="auto"/>
          <w:highlight w:val="yellow"/>
        </w:rPr>
        <w:t xml:space="preserve"> </w:t>
      </w:r>
      <w:r w:rsidR="00F33687" w:rsidRPr="00D248A1">
        <w:t>the function of amylase in saliva to break down starch into sugar</w:t>
      </w:r>
      <w:r w:rsidR="002451E1" w:rsidRPr="00D248A1">
        <w:rPr>
          <w:rStyle w:val="Annotation"/>
        </w:rPr>
        <w:t>\</w:t>
      </w:r>
      <w:r w:rsidR="002451E1">
        <w:t>,</w:t>
      </w:r>
      <w:r w:rsidR="002451E1" w:rsidDel="002451E1">
        <w:t xml:space="preserve"> </w:t>
      </w:r>
      <w:r w:rsidR="00F33687" w:rsidRPr="00D248A1">
        <w:t>the function of a hammer to drive in nails</w:t>
      </w:r>
      <w:r w:rsidR="002451E1" w:rsidRPr="003E2A25">
        <w:rPr>
          <w:rStyle w:val="Annotation"/>
        </w:rPr>
        <w:t>\</w:t>
      </w:r>
      <w:r w:rsidR="002451E1">
        <w:t xml:space="preserve">, </w:t>
      </w:r>
      <w:r w:rsidR="00F33687" w:rsidRPr="00D248A1">
        <w:t>the function</w:t>
      </w:r>
      <w:r w:rsidR="00760F91" w:rsidRPr="00486765">
        <w:t xml:space="preserve"> of a heart pacemaker to regulate the beating</w:t>
      </w:r>
      <w:r w:rsidR="00A608AD" w:rsidRPr="00486765">
        <w:t xml:space="preserve"> of a heart through electricity</w:t>
      </w:r>
      <w:ins w:id="1645" w:author="phismith" w:date="2012-08-09T16:11:00Z">
        <w:r w:rsidR="0070312F">
          <w:t>.</w:t>
        </w:r>
      </w:ins>
      <w:r w:rsidRPr="009D2710">
        <w:rPr>
          <w:rStyle w:val="Annotation"/>
        </w:rPr>
        <w:t>]</w:t>
      </w:r>
    </w:p>
    <w:p w14:paraId="2BBE757D" w14:textId="730811D9" w:rsidR="00760F91" w:rsidRPr="00B56876" w:rsidRDefault="00760F91">
      <w:r w:rsidRPr="00486765">
        <w:t xml:space="preserve">Functions are realized in processes </w:t>
      </w:r>
      <w:ins w:id="1646" w:author="phismith" w:date="2012-08-09T16:11:00Z">
        <w:r w:rsidR="0070312F">
          <w:t xml:space="preserve">which can be referred to colloquially as </w:t>
        </w:r>
      </w:ins>
      <w:del w:id="1647" w:author="phismith" w:date="2012-08-09T16:11:00Z">
        <w:r w:rsidRPr="00486765" w:rsidDel="0070312F">
          <w:delText xml:space="preserve">called </w:delText>
        </w:r>
      </w:del>
      <w:r w:rsidRPr="00486765">
        <w:rPr>
          <w:rFonts w:ascii="Times New Roman Italic" w:hAnsi="Times New Roman Italic" w:hint="eastAsia"/>
        </w:rPr>
        <w:t>functionings</w:t>
      </w:r>
      <w:r w:rsidRPr="00486765">
        <w:t xml:space="preserve">. Each function has a bearer with a specific type of physical make-up. This is something which, in the biological case, </w:t>
      </w:r>
      <w:del w:id="1648" w:author="phismith" w:date="2012-08-09T16:11:00Z">
        <w:r w:rsidRPr="00486765" w:rsidDel="0070312F">
          <w:delText xml:space="preserve">the bearer </w:delText>
        </w:r>
      </w:del>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 xml:space="preserve">something which </w:t>
      </w:r>
      <w:del w:id="1649" w:author="phismith" w:date="2012-08-09T16:11:00Z">
        <w:r w:rsidRPr="00486765" w:rsidDel="0070312F">
          <w:delText>the bearer</w:delText>
        </w:r>
        <w:r w:rsidR="00192689" w:rsidRPr="00486765" w:rsidDel="0070312F">
          <w:delText xml:space="preserve"> </w:delText>
        </w:r>
      </w:del>
      <w:r w:rsidR="00192689" w:rsidRPr="00486765">
        <w:t xml:space="preserve">is of a type which is the result of design </w:t>
      </w:r>
      <w:r w:rsidRPr="00486765">
        <w:t>(as in an Erlenmeyer</w:t>
      </w:r>
      <w:r w:rsidR="000D245E" w:rsidRPr="00486765">
        <w:t xml:space="preserve"> flask designed to hold liquid) or also </w:t>
      </w:r>
      <w:del w:id="1650" w:author="phismith" w:date="2012-08-09T16:11:00Z">
        <w:r w:rsidR="000D245E" w:rsidRPr="00486765" w:rsidDel="0070312F">
          <w:delText xml:space="preserve">(as in the case of penicillin) </w:delText>
        </w:r>
      </w:del>
      <w:r w:rsidR="00192689" w:rsidRPr="00486765">
        <w:t xml:space="preserve">has been deliberately </w:t>
      </w:r>
      <w:r w:rsidR="000D245E" w:rsidRPr="00486765">
        <w:t>selected for</w:t>
      </w:r>
      <w:ins w:id="1651" w:author="phismith" w:date="2012-08-09T16:11:00Z">
        <w:r w:rsidR="0070312F">
          <w:t xml:space="preserve"> </w:t>
        </w:r>
        <w:r w:rsidR="0070312F" w:rsidRPr="00486765">
          <w:t>as in the case of penicillin</w:t>
        </w:r>
      </w:ins>
      <w:r w:rsidR="000D245E" w:rsidRPr="00486765">
        <w:t>.</w:t>
      </w:r>
      <w:r w:rsidR="00FB0792" w:rsidRPr="00486765">
        <w:t xml:space="preserve"> The cavity (site) in the interior of the flask does not have a function in its own right, but only by inheritance from its material host.</w:t>
      </w:r>
    </w:p>
    <w:p w14:paraId="44ADFC66" w14:textId="25B105B5" w:rsidR="00760F91" w:rsidRPr="00486765" w:rsidRDefault="00760F91">
      <w:r w:rsidRPr="00486765">
        <w:lastRenderedPageBreak/>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w:t>
      </w:r>
      <w:ins w:id="1652" w:author="phismith" w:date="2012-08-09T16:11:00Z">
        <w:r w:rsidR="0070312F">
          <w:t xml:space="preserve">designed and </w:t>
        </w:r>
      </w:ins>
      <w:r w:rsidRPr="00486765">
        <w:t xml:space="preserve">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is in addition bound together with the </w:t>
      </w:r>
      <w:del w:id="1653" w:author="phismith" w:date="2012-08-09T16:12:00Z">
        <w:r w:rsidR="000D245E" w:rsidRPr="00486765" w:rsidDel="0070312F">
          <w:delText xml:space="preserve">disposition </w:delText>
        </w:r>
      </w:del>
      <w:ins w:id="1654" w:author="phismith" w:date="2012-08-09T16:12:00Z">
        <w:r w:rsidR="0070312F">
          <w:t xml:space="preserve">function </w:t>
        </w:r>
      </w:ins>
      <w:r w:rsidR="000D245E" w:rsidRPr="00486765">
        <w:t xml:space="preserve">of the screw: the two are </w:t>
      </w:r>
      <w:r w:rsidR="00610A0A">
        <w:t>mutually d</w:t>
      </w:r>
      <w:r w:rsidR="000D245E" w:rsidRPr="00486765">
        <w:t xml:space="preserve">ependent on each other </w:t>
      </w:r>
      <w:ins w:id="1655" w:author="phismith" w:date="2012-08-09T16:12:00Z">
        <w:r w:rsidR="0070312F">
          <w:t xml:space="preserve"> – </w:t>
        </w:r>
      </w:ins>
      <w:del w:id="1656" w:author="phismith" w:date="2012-08-09T16:12:00Z">
        <w:r w:rsidR="000D245E" w:rsidRPr="00486765" w:rsidDel="0070312F">
          <w:delText>(</w:delText>
        </w:r>
      </w:del>
      <w:r w:rsidR="000D245E" w:rsidRPr="00486765">
        <w:t xml:space="preserve">a case of </w:t>
      </w:r>
      <w:del w:id="1657" w:author="phismith" w:date="2012-08-08T17:24:00Z">
        <w:r w:rsidR="000D245E" w:rsidRPr="00486765" w:rsidDel="00E24FE7">
          <w:delText xml:space="preserve">reciprocal </w:delText>
        </w:r>
      </w:del>
      <w:ins w:id="1658" w:author="phismith" w:date="2012-08-08T17:24:00Z">
        <w:r w:rsidR="00E24FE7">
          <w:t xml:space="preserve">mutual </w:t>
        </w:r>
      </w:ins>
      <w:r w:rsidR="000D245E" w:rsidRPr="00486765">
        <w:t>generic dependence</w:t>
      </w:r>
      <w:r w:rsidR="00687850" w:rsidRPr="00486765">
        <w:t xml:space="preserve"> </w:t>
      </w:r>
      <w:ins w:id="1659" w:author="phismith" w:date="2012-08-09T16:12:00Z">
        <w:r w:rsidR="0070312F">
          <w:t>(</w:t>
        </w:r>
      </w:ins>
      <w:del w:id="1660" w:author="phismith" w:date="2012-08-09T16:12:00Z">
        <w:r w:rsidR="00687850" w:rsidRPr="00486765" w:rsidDel="0070312F">
          <w:delText xml:space="preserve">– </w:delText>
        </w:r>
      </w:del>
      <w:r w:rsidR="00687850" w:rsidRPr="00486765">
        <w:t>see below</w:t>
      </w:r>
      <w:ins w:id="1661" w:author="phismith" w:date="2012-08-09T16:12:00Z">
        <w:r w:rsidR="0070312F">
          <w:t>),</w:t>
        </w:r>
      </w:ins>
      <w:r w:rsidR="00687850" w:rsidRPr="00486765">
        <w:t xml:space="preserve"> </w:t>
      </w:r>
      <w:del w:id="1662" w:author="phismith" w:date="2012-08-09T16:12:00Z">
        <w:r w:rsidR="00687850" w:rsidRPr="00486765" w:rsidDel="0070312F">
          <w:delText xml:space="preserve">– </w:delText>
        </w:r>
      </w:del>
      <w:r w:rsidR="00687850" w:rsidRPr="00486765">
        <w:t>since the screwdriver function can be realized with the aid of many different screws</w:t>
      </w:r>
      <w:ins w:id="1663" w:author="phismith" w:date="2012-08-09T16:12:00Z">
        <w:r w:rsidR="0070312F">
          <w:t>, and the screw’s function with the aid of many different screwdrivers</w:t>
        </w:r>
      </w:ins>
      <w:del w:id="1664" w:author="phismith" w:date="2012-08-09T16:12:00Z">
        <w:r w:rsidR="000D245E" w:rsidRPr="00486765" w:rsidDel="0070312F">
          <w:delText>)</w:delText>
        </w:r>
      </w:del>
      <w:r w:rsidR="000D245E" w:rsidRPr="00486765">
        <w:t>.</w:t>
      </w:r>
    </w:p>
    <w:p w14:paraId="61B8BF0A" w14:textId="79DFEE6B"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ways which make it </w:t>
      </w:r>
      <w:r w:rsidR="00E13067" w:rsidRPr="00486765">
        <w:t xml:space="preserve">unable to </w:t>
      </w:r>
      <w:r w:rsidR="00151755" w:rsidRPr="00486765">
        <w:t xml:space="preserve">function. </w:t>
      </w:r>
      <w:del w:id="1665" w:author="phismith" w:date="2012-08-09T16:13:00Z">
        <w:r w:rsidR="00151755" w:rsidRPr="00486765" w:rsidDel="0070312F">
          <w:delText>For</w:delText>
        </w:r>
        <w:r w:rsidR="00861F97" w:rsidRPr="00486765" w:rsidDel="0070312F">
          <w:delText xml:space="preserve"> </w:delText>
        </w:r>
      </w:del>
      <w:ins w:id="1666" w:author="phismith" w:date="2012-08-09T16:13:00Z">
        <w:r w:rsidR="0070312F">
          <w:t xml:space="preserve">If </w:t>
        </w:r>
      </w:ins>
      <w:r w:rsidR="00861F97" w:rsidRPr="00486765">
        <w:t xml:space="preserve">a lung or attic fan </w:t>
      </w:r>
      <w:del w:id="1667" w:author="phismith" w:date="2012-08-09T16:13:00Z">
        <w:r w:rsidR="00861F97" w:rsidRPr="00486765" w:rsidDel="0070312F">
          <w:delText xml:space="preserve">to be </w:delText>
        </w:r>
      </w:del>
      <w:ins w:id="1668" w:author="phismith" w:date="2012-08-09T16:13:00Z">
        <w:r w:rsidR="0070312F">
          <w:t xml:space="preserve">is </w:t>
        </w:r>
      </w:ins>
      <w:r w:rsidRPr="00486765">
        <w:t xml:space="preserve">non-functioning </w:t>
      </w:r>
      <w:ins w:id="1669" w:author="phismith" w:date="2012-08-09T16:13:00Z">
        <w:r w:rsidR="0070312F">
          <w:t xml:space="preserve">this </w:t>
        </w:r>
      </w:ins>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w:t>
      </w:r>
      <w:ins w:id="1670" w:author="phismith" w:date="2012-08-09T16:13:00Z">
        <w:r w:rsidR="0070312F">
          <w:t xml:space="preserve">which means: beyond repair. </w:t>
        </w:r>
      </w:ins>
      <w:del w:id="1671" w:author="phismith" w:date="2012-08-09T16:13:00Z">
        <w:r w:rsidR="00494B7A" w:rsidRPr="00486765" w:rsidDel="0070312F">
          <w:delText>for example</w:delText>
        </w:r>
        <w:r w:rsidR="003138D6" w:rsidRPr="00486765" w:rsidDel="0070312F">
          <w:delText>,</w:delText>
        </w:r>
        <w:r w:rsidR="00494B7A" w:rsidRPr="00486765" w:rsidDel="0070312F">
          <w:delText xml:space="preserve"> </w:delText>
        </w:r>
        <w:r w:rsidR="003138D6" w:rsidRPr="00486765" w:rsidDel="0070312F">
          <w:delText>in the case of the lung, through the death of the host organism</w:delText>
        </w:r>
        <w:r w:rsidR="00F93648" w:rsidRPr="00486765" w:rsidDel="0070312F">
          <w:delText>.</w:delText>
        </w:r>
        <w:r w:rsidRPr="00486765" w:rsidDel="0070312F">
          <w:delText> </w:delText>
        </w:r>
        <w:r w:rsidR="002017C2" w:rsidRPr="00486765" w:rsidDel="0070312F">
          <w:delText> </w:delText>
        </w:r>
      </w:del>
    </w:p>
    <w:p w14:paraId="0785CD09" w14:textId="53D0F5D0" w:rsidR="00F33687" w:rsidRDefault="002451E1" w:rsidP="00D248A1">
      <w:pPr>
        <w:rPr>
          <w:szCs w:val="23"/>
        </w:rPr>
      </w:pPr>
      <w:r w:rsidRPr="00D248A1">
        <w:rPr>
          <w:rStyle w:val="Annotation"/>
        </w:rPr>
        <w:t>Note(function)[</w:t>
      </w:r>
      <w:r>
        <w:rPr>
          <w:szCs w:val="23"/>
        </w:rPr>
        <w:t>In</w:t>
      </w:r>
      <w:del w:id="1672" w:author="phismith" w:date="2012-08-09T16:13:00Z">
        <w:r w:rsidDel="0070312F">
          <w:rPr>
            <w:szCs w:val="23"/>
          </w:rPr>
          <w:delText xml:space="preserve"> </w:delText>
        </w:r>
      </w:del>
      <w:ins w:id="1673" w:author="phismith" w:date="2012-08-09T16:13:00Z">
        <w:r w:rsidR="0070312F">
          <w:rPr>
            <w:szCs w:val="23"/>
          </w:rPr>
          <w:t xml:space="preserve"> </w:t>
        </w:r>
      </w:ins>
      <w:ins w:id="1674" w:author="phismith" w:date="2012-08-09T16:14:00Z">
        <w:r w:rsidR="0070312F">
          <w:rPr>
            <w:szCs w:val="23"/>
          </w:rPr>
          <w:t>[</w:t>
        </w:r>
      </w:ins>
      <w:ins w:id="1675" w:author="phismith" w:date="2012-08-09T16:13:00Z">
        <w:r w:rsidR="0070312F">
          <w:rPr>
            <w:szCs w:val="23"/>
          </w:rPr>
          <w:fldChar w:fldCharType="begin"/>
        </w:r>
        <w:r w:rsidR="0070312F">
          <w:rPr>
            <w:szCs w:val="23"/>
          </w:rPr>
          <w:instrText xml:space="preserve"> REF _Ref332292166 \r \h </w:instrText>
        </w:r>
        <w:r w:rsidR="0070312F">
          <w:rPr>
            <w:szCs w:val="23"/>
          </w:rPr>
        </w:r>
      </w:ins>
      <w:r w:rsidR="0070312F">
        <w:rPr>
          <w:szCs w:val="23"/>
        </w:rPr>
        <w:fldChar w:fldCharType="separate"/>
      </w:r>
      <w:ins w:id="1676" w:author="phismith" w:date="2012-08-09T16:13:00Z">
        <w:r w:rsidR="0070312F">
          <w:rPr>
            <w:szCs w:val="23"/>
          </w:rPr>
          <w:t>26</w:t>
        </w:r>
        <w:r w:rsidR="0070312F">
          <w:rPr>
            <w:szCs w:val="23"/>
          </w:rPr>
          <w:fldChar w:fldCharType="end"/>
        </w:r>
      </w:ins>
      <w:ins w:id="1677" w:author="phismith" w:date="2012-08-09T16:14:00Z">
        <w:r w:rsidR="0070312F">
          <w:rPr>
            <w:szCs w:val="23"/>
          </w:rPr>
          <w:t>]</w:t>
        </w:r>
      </w:ins>
      <w:del w:id="1678" w:author="phismith" w:date="2012-08-09T16:13:00Z">
        <w:r w:rsidDel="0070312F">
          <w:rPr>
            <w:szCs w:val="23"/>
          </w:rPr>
          <w:delText>the past</w:delText>
        </w:r>
      </w:del>
      <w:r>
        <w:rPr>
          <w:szCs w:val="23"/>
        </w:rPr>
        <w:t>, w</w:t>
      </w:r>
      <w:r w:rsidRPr="00486765">
        <w:rPr>
          <w:szCs w:val="23"/>
        </w:rPr>
        <w:t xml:space="preserve">e </w:t>
      </w:r>
      <w:del w:id="1679" w:author="phismith" w:date="2012-08-09T16:14:00Z">
        <w:r w:rsidR="00687850" w:rsidRPr="00486765" w:rsidDel="0070312F">
          <w:rPr>
            <w:szCs w:val="23"/>
          </w:rPr>
          <w:delText xml:space="preserve">have </w:delText>
        </w:r>
      </w:del>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 xml:space="preserve">artifactual </w:t>
      </w:r>
      <w:del w:id="1680" w:author="phismith" w:date="2012-08-09T16:14:00Z">
        <w:r w:rsidR="00760F91" w:rsidRPr="00486765" w:rsidDel="0070312F">
          <w:rPr>
            <w:rFonts w:ascii="Times New Roman Italic" w:hAnsi="Times New Roman Italic"/>
            <w:szCs w:val="23"/>
          </w:rPr>
          <w:delText>function</w:delText>
        </w:r>
        <w:r w:rsidR="00760F91" w:rsidRPr="00486765" w:rsidDel="0070312F">
          <w:rPr>
            <w:szCs w:val="23"/>
          </w:rPr>
          <w:delText xml:space="preserve"> </w:delText>
        </w:r>
      </w:del>
      <w:r w:rsidR="00760F91" w:rsidRPr="00486765">
        <w:rPr>
          <w:szCs w:val="23"/>
        </w:rPr>
        <w:t xml:space="preserve">and </w:t>
      </w:r>
      <w:r w:rsidR="00760F91" w:rsidRPr="00486765">
        <w:rPr>
          <w:rFonts w:ascii="Times New Roman Italic" w:hAnsi="Times New Roman Italic"/>
          <w:szCs w:val="23"/>
        </w:rPr>
        <w:t>biological</w:t>
      </w:r>
      <w:del w:id="1681" w:author="phismith" w:date="2012-08-09T16:14:00Z">
        <w:r w:rsidR="00760F91" w:rsidRPr="00486765" w:rsidDel="0070312F">
          <w:rPr>
            <w:rFonts w:ascii="Times New Roman Italic" w:hAnsi="Times New Roman Italic"/>
            <w:szCs w:val="23"/>
          </w:rPr>
          <w:delText xml:space="preserve"> function</w:delText>
        </w:r>
      </w:del>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r w:rsidR="00861F97" w:rsidRPr="00486765">
        <w:rPr>
          <w:i/>
          <w:szCs w:val="23"/>
        </w:rPr>
        <w:t>function</w:t>
      </w:r>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w:t>
      </w:r>
      <w:r w:rsidR="00443209" w:rsidRPr="0070312F">
        <w:rPr>
          <w:i/>
          <w:szCs w:val="23"/>
          <w:rPrChange w:id="1682" w:author="phismith" w:date="2012-08-09T16:14:00Z">
            <w:rPr>
              <w:szCs w:val="23"/>
            </w:rPr>
          </w:rPrChange>
        </w:rPr>
        <w:t>function</w:t>
      </w:r>
      <w:r w:rsidR="00443209" w:rsidRPr="00486765">
        <w:rPr>
          <w:szCs w:val="23"/>
        </w:rPr>
        <w:t xml:space="preserve"> </w:t>
      </w:r>
      <w:r w:rsidR="00FB0792" w:rsidRPr="00486765">
        <w:rPr>
          <w:szCs w:val="23"/>
        </w:rPr>
        <w:t>that would be needed in order to yield a separate monoh</w:t>
      </w:r>
      <w:ins w:id="1683" w:author="phismith" w:date="2012-08-09T16:14:00Z">
        <w:r w:rsidR="0070312F">
          <w:rPr>
            <w:szCs w:val="23"/>
          </w:rPr>
          <w:t>ie</w:t>
        </w:r>
      </w:ins>
      <w:del w:id="1684" w:author="phismith" w:date="2012-08-09T16:14:00Z">
        <w:r w:rsidR="00FB0792" w:rsidRPr="00486765" w:rsidDel="0070312F">
          <w:rPr>
            <w:szCs w:val="23"/>
          </w:rPr>
          <w:delText>ei</w:delText>
        </w:r>
      </w:del>
      <w:r w:rsidR="00FB0792" w:rsidRPr="00486765">
        <w:rPr>
          <w:szCs w:val="23"/>
        </w:rPr>
        <w:t xml:space="preserve">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ins w:id="1685" w:author="phismith" w:date="2012-08-09T16:14:00Z">
        <w:r w:rsidR="0070312F">
          <w:rPr>
            <w:szCs w:val="23"/>
          </w:rPr>
          <w:t>;</w:t>
        </w:r>
      </w:ins>
      <w:del w:id="1686" w:author="phismith" w:date="2012-08-09T16:14:00Z">
        <w:r w:rsidR="00405B03" w:rsidRPr="00486765" w:rsidDel="0070312F">
          <w:rPr>
            <w:szCs w:val="23"/>
          </w:rPr>
          <w:delText>,</w:delText>
        </w:r>
      </w:del>
      <w:r w:rsidR="00405B03" w:rsidRPr="00486765">
        <w:rPr>
          <w:szCs w:val="23"/>
        </w:rPr>
        <w:t xml:space="preserve"> </w:t>
      </w:r>
      <w:del w:id="1687" w:author="phismith" w:date="2012-08-09T16:14:00Z">
        <w:r w:rsidR="00443209" w:rsidRPr="00486765" w:rsidDel="0070312F">
          <w:rPr>
            <w:szCs w:val="23"/>
          </w:rPr>
          <w:delText xml:space="preserve">but </w:delText>
        </w:r>
      </w:del>
      <w:r w:rsidR="00443209" w:rsidRPr="00486765">
        <w:rPr>
          <w:szCs w:val="23"/>
        </w:rPr>
        <w:t xml:space="preserve">rather </w:t>
      </w:r>
      <w:ins w:id="1688" w:author="phismith" w:date="2012-08-09T16:14:00Z">
        <w:r w:rsidR="0070312F">
          <w:rPr>
            <w:szCs w:val="23"/>
          </w:rPr>
          <w:t xml:space="preserve">they are: </w:t>
        </w:r>
      </w:ins>
      <w:r w:rsidR="00443209" w:rsidRPr="00486765">
        <w:rPr>
          <w:szCs w:val="23"/>
        </w:rPr>
        <w:t>transporting function, pumping function, etc.</w:t>
      </w:r>
      <w:r w:rsidRPr="00D248A1">
        <w:rPr>
          <w:rStyle w:val="Annotation"/>
        </w:rPr>
        <w:t>]</w:t>
      </w:r>
    </w:p>
    <w:p w14:paraId="280B46B7" w14:textId="0CFF05EB" w:rsidR="00F33687" w:rsidRDefault="00E32204" w:rsidP="00D248A1">
      <w:pPr>
        <w:pStyle w:val="Heading4"/>
      </w:pPr>
      <w:bookmarkStart w:id="1689" w:name="_Toc204327891"/>
      <w:r w:rsidRPr="00486765">
        <w:t>Defined relations</w:t>
      </w:r>
      <w:bookmarkEnd w:id="1689"/>
      <w:r w:rsidR="00992D6E">
        <w:t xml:space="preserve"> </w:t>
      </w:r>
    </w:p>
    <w:p w14:paraId="6FD1C907" w14:textId="6D17245C"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del w:id="1690" w:author="phismith" w:date="2012-08-09T16:14:00Z">
        <w:r w:rsidR="00CD7D2D" w:rsidRPr="00486765" w:rsidDel="0070312F">
          <w:delText>a</w:delText>
        </w:r>
        <w:r w:rsidR="00C0143F" w:rsidRPr="00486765" w:rsidDel="0070312F">
          <w:delText xml:space="preserve"> </w:delText>
        </w:r>
      </w:del>
      <w:ins w:id="1691" w:author="phismith" w:date="2012-08-09T16:14:00Z">
        <w:r w:rsidR="0070312F" w:rsidRPr="0070312F">
          <w:rPr>
            <w:i/>
          </w:rPr>
          <w:t xml:space="preserve">a </w:t>
        </w:r>
      </w:ins>
      <w:r w:rsidR="00CD7D2D" w:rsidRPr="00486765">
        <w:rPr>
          <w:b/>
        </w:rPr>
        <w:t>role_of</w:t>
      </w:r>
      <w:r w:rsidR="00C0143F" w:rsidRPr="00486765">
        <w:rPr>
          <w:b/>
        </w:rPr>
        <w:t xml:space="preserve"> </w:t>
      </w:r>
      <w:del w:id="1692" w:author="phismith" w:date="2012-08-09T16:16:00Z">
        <w:r w:rsidR="00CD7D2D" w:rsidRPr="00486765" w:rsidDel="0070312F">
          <w:delText xml:space="preserve">b </w:delText>
        </w:r>
      </w:del>
      <w:ins w:id="1693" w:author="phismith" w:date="2012-08-09T16:16:00Z">
        <w:r w:rsidR="0070312F" w:rsidRPr="0070312F">
          <w:rPr>
            <w:i/>
          </w:rPr>
          <w:t xml:space="preserve">b </w:t>
        </w:r>
      </w:ins>
      <w:r w:rsidR="00CD7D2D" w:rsidRPr="00486765">
        <w:rPr>
          <w:b/>
        </w:rPr>
        <w:t>a</w:t>
      </w:r>
      <w:del w:id="1694" w:author="phismith" w:date="2012-08-09T16:16:00Z">
        <w:r w:rsidR="00CD7D2D" w:rsidRPr="00486765" w:rsidDel="0070312F">
          <w:rPr>
            <w:b/>
          </w:rPr>
          <w:delText xml:space="preserve">t </w:delText>
        </w:r>
      </w:del>
      <w:ins w:id="1695" w:author="phismith" w:date="2012-08-09T16:16:00Z">
        <w:r w:rsidR="0070312F">
          <w:rPr>
            <w:b/>
          </w:rPr>
          <w:t>t</w:t>
        </w:r>
        <w:r w:rsidR="0070312F" w:rsidRPr="0070312F">
          <w:rPr>
            <w:b/>
            <w:i/>
          </w:rPr>
          <w:t xml:space="preserve"> </w:t>
        </w:r>
      </w:ins>
      <w:del w:id="1696" w:author="phismith" w:date="2012-08-09T16:16:00Z">
        <w:r w:rsidR="005E4226" w:rsidRPr="00486765" w:rsidDel="0070312F">
          <w:delText xml:space="preserve">t </w:delText>
        </w:r>
      </w:del>
      <w:ins w:id="1697" w:author="phismith" w:date="2012-08-09T16:16:00Z">
        <w:r w:rsidR="0070312F" w:rsidRPr="0070312F">
          <w:rPr>
            <w:i/>
          </w:rPr>
          <w:t xml:space="preserve">t </w:t>
        </w:r>
      </w:ins>
      <w:r w:rsidR="005E4226" w:rsidRPr="00486765">
        <w:t>=</w:t>
      </w:r>
      <w:r w:rsidR="00541102" w:rsidRPr="00486765">
        <w:t>Def.</w:t>
      </w:r>
      <w:r w:rsidR="00C0143F" w:rsidRPr="00486765">
        <w:t xml:space="preserve"> </w:t>
      </w:r>
      <w:del w:id="1698" w:author="phismith" w:date="2012-08-09T16:14:00Z">
        <w:r w:rsidR="00CD7D2D" w:rsidRPr="00486765" w:rsidDel="0070312F">
          <w:delText xml:space="preserve">a </w:delText>
        </w:r>
      </w:del>
      <w:ins w:id="1699" w:author="phismith" w:date="2012-08-09T16:14:00Z">
        <w:r w:rsidR="0070312F" w:rsidRPr="0070312F">
          <w:rPr>
            <w:i/>
          </w:rPr>
          <w:t xml:space="preserve">a </w:t>
        </w:r>
      </w:ins>
      <w:r w:rsidR="00CD7D2D" w:rsidRPr="00486765">
        <w:t xml:space="preserve">is a role and </w:t>
      </w:r>
      <w:del w:id="1700" w:author="phismith" w:date="2012-08-09T16:15:00Z">
        <w:r w:rsidR="00CD7D2D" w:rsidRPr="00486765" w:rsidDel="0070312F">
          <w:delText xml:space="preserve">a </w:delText>
        </w:r>
      </w:del>
      <w:ins w:id="1701" w:author="phismith" w:date="2012-08-09T16:15:00Z">
        <w:r w:rsidR="0070312F" w:rsidRPr="0070312F">
          <w:rPr>
            <w:i/>
          </w:rPr>
          <w:t xml:space="preserve">c </w:t>
        </w:r>
      </w:ins>
      <w:r w:rsidR="00CD7D2D" w:rsidRPr="00486765">
        <w:rPr>
          <w:b/>
        </w:rPr>
        <w:t>inheres_in</w:t>
      </w:r>
      <w:r w:rsidR="00C0143F" w:rsidRPr="00486765">
        <w:rPr>
          <w:b/>
        </w:rPr>
        <w:t xml:space="preserve"> </w:t>
      </w:r>
      <w:del w:id="1702" w:author="phismith" w:date="2012-08-09T16:16:00Z">
        <w:r w:rsidR="00CD7D2D" w:rsidRPr="00486765" w:rsidDel="0070312F">
          <w:delText xml:space="preserve">b </w:delText>
        </w:r>
      </w:del>
      <w:ins w:id="1703" w:author="phismith" w:date="2012-08-09T16:16:00Z">
        <w:r w:rsidR="0070312F" w:rsidRPr="0070312F">
          <w:rPr>
            <w:i/>
          </w:rPr>
          <w:t xml:space="preserve">b </w:t>
        </w:r>
      </w:ins>
      <w:r w:rsidR="00CD7D2D" w:rsidRPr="00486765">
        <w:rPr>
          <w:b/>
        </w:rPr>
        <w:t>at</w:t>
      </w:r>
      <w:r w:rsidR="00C0143F" w:rsidRPr="00486765">
        <w:rPr>
          <w:b/>
        </w:rPr>
        <w:t xml:space="preserve"> </w:t>
      </w:r>
      <w:del w:id="1704" w:author="phismith" w:date="2012-08-09T16:17:00Z">
        <w:r w:rsidR="00CD7D2D" w:rsidRPr="00486765" w:rsidDel="0070312F">
          <w:delText>t</w:delText>
        </w:r>
        <w:r w:rsidR="006D323D" w:rsidDel="0070312F">
          <w:delText>.</w:delText>
        </w:r>
      </w:del>
      <w:ins w:id="1705" w:author="phismith" w:date="2012-08-09T16:17:00Z">
        <w:r w:rsidR="0070312F" w:rsidRPr="0070312F">
          <w:rPr>
            <w:i/>
          </w:rPr>
          <w:t>t.</w:t>
        </w:r>
      </w:ins>
      <w:r w:rsidR="006D323D">
        <w:t xml:space="preserve"> [065-001]</w:t>
      </w:r>
      <w:r w:rsidRPr="009D2710">
        <w:rPr>
          <w:rStyle w:val="Annotation"/>
        </w:rPr>
        <w:t>]</w:t>
      </w:r>
    </w:p>
    <w:p w14:paraId="5E1A0F59" w14:textId="789E3003"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del w:id="1706" w:author="phismith" w:date="2012-08-09T16:15:00Z">
        <w:r w:rsidR="00CD7D2D" w:rsidRPr="00486765" w:rsidDel="0070312F">
          <w:delText>a</w:delText>
        </w:r>
        <w:r w:rsidR="00C0143F" w:rsidRPr="00486765" w:rsidDel="0070312F">
          <w:delText xml:space="preserve"> </w:delText>
        </w:r>
      </w:del>
      <w:ins w:id="1707" w:author="phismith" w:date="2012-08-09T16:15:00Z">
        <w:r w:rsidR="0070312F" w:rsidRPr="0070312F">
          <w:rPr>
            <w:i/>
          </w:rPr>
          <w:t xml:space="preserve">c </w:t>
        </w:r>
      </w:ins>
      <w:r w:rsidR="00CD7D2D" w:rsidRPr="00486765">
        <w:rPr>
          <w:b/>
        </w:rPr>
        <w:t>disposition_of</w:t>
      </w:r>
      <w:r w:rsidR="00C0143F" w:rsidRPr="00486765">
        <w:rPr>
          <w:b/>
        </w:rPr>
        <w:t xml:space="preserve"> </w:t>
      </w:r>
      <w:del w:id="1708" w:author="phismith" w:date="2012-08-09T16:16:00Z">
        <w:r w:rsidR="00CD7D2D" w:rsidRPr="00486765" w:rsidDel="0070312F">
          <w:delText xml:space="preserve">b </w:delText>
        </w:r>
      </w:del>
      <w:ins w:id="1709" w:author="phismith" w:date="2012-08-09T16:16:00Z">
        <w:r w:rsidR="0070312F" w:rsidRPr="0070312F">
          <w:rPr>
            <w:i/>
          </w:rPr>
          <w:t xml:space="preserve">b </w:t>
        </w:r>
      </w:ins>
      <w:r w:rsidR="00CD7D2D" w:rsidRPr="00486765">
        <w:rPr>
          <w:b/>
        </w:rPr>
        <w:t xml:space="preserve">at </w:t>
      </w:r>
      <w:del w:id="1710" w:author="phismith" w:date="2012-08-09T16:16:00Z">
        <w:r w:rsidR="00CD7D2D" w:rsidRPr="00486765" w:rsidDel="0070312F">
          <w:delText xml:space="preserve">t </w:delText>
        </w:r>
      </w:del>
      <w:ins w:id="1711" w:author="phismith" w:date="2012-08-09T16:16:00Z">
        <w:r w:rsidR="0070312F" w:rsidRPr="0070312F">
          <w:rPr>
            <w:i/>
          </w:rPr>
          <w:t xml:space="preserve">t </w:t>
        </w:r>
      </w:ins>
      <w:r w:rsidR="00CD7D2D" w:rsidRPr="00486765">
        <w:t>=</w:t>
      </w:r>
      <w:r w:rsidR="00541102" w:rsidRPr="00486765">
        <w:t>Def.</w:t>
      </w:r>
      <w:r w:rsidR="00C0143F" w:rsidRPr="00486765">
        <w:t xml:space="preserve"> </w:t>
      </w:r>
      <w:del w:id="1712" w:author="phismith" w:date="2012-08-09T16:15:00Z">
        <w:r w:rsidR="00CD7D2D" w:rsidRPr="00486765" w:rsidDel="0070312F">
          <w:delText xml:space="preserve">a </w:delText>
        </w:r>
      </w:del>
      <w:ins w:id="1713" w:author="phismith" w:date="2012-08-09T16:15:00Z">
        <w:r w:rsidR="0070312F" w:rsidRPr="0070312F">
          <w:rPr>
            <w:i/>
          </w:rPr>
          <w:t xml:space="preserve">c </w:t>
        </w:r>
      </w:ins>
      <w:r w:rsidR="00CD7D2D" w:rsidRPr="00486765">
        <w:t xml:space="preserve">is a disposition and </w:t>
      </w:r>
      <w:del w:id="1714" w:author="phismith" w:date="2012-08-09T16:15:00Z">
        <w:r w:rsidR="00CD7D2D" w:rsidRPr="00486765" w:rsidDel="0070312F">
          <w:delText xml:space="preserve">a </w:delText>
        </w:r>
      </w:del>
      <w:ins w:id="1715" w:author="phismith" w:date="2012-08-09T16:15:00Z">
        <w:r w:rsidR="0070312F" w:rsidRPr="0070312F">
          <w:rPr>
            <w:i/>
          </w:rPr>
          <w:t xml:space="preserve">c </w:t>
        </w:r>
      </w:ins>
      <w:r w:rsidR="00CD7D2D" w:rsidRPr="00486765">
        <w:rPr>
          <w:b/>
        </w:rPr>
        <w:t>inheres_in</w:t>
      </w:r>
      <w:r w:rsidR="00C0143F" w:rsidRPr="00486765">
        <w:rPr>
          <w:b/>
        </w:rPr>
        <w:t xml:space="preserve"> </w:t>
      </w:r>
      <w:del w:id="1716" w:author="phismith" w:date="2012-08-09T16:16:00Z">
        <w:r w:rsidR="00CD7D2D" w:rsidRPr="00486765" w:rsidDel="0070312F">
          <w:delText xml:space="preserve">b </w:delText>
        </w:r>
      </w:del>
      <w:ins w:id="1717" w:author="phismith" w:date="2012-08-09T16:16:00Z">
        <w:r w:rsidR="0070312F" w:rsidRPr="0070312F">
          <w:rPr>
            <w:i/>
          </w:rPr>
          <w:t xml:space="preserve">b </w:t>
        </w:r>
      </w:ins>
      <w:r w:rsidR="00CD7D2D" w:rsidRPr="00486765">
        <w:rPr>
          <w:b/>
        </w:rPr>
        <w:t>at</w:t>
      </w:r>
      <w:r w:rsidR="00C0143F" w:rsidRPr="00486765">
        <w:rPr>
          <w:b/>
        </w:rPr>
        <w:t xml:space="preserve"> </w:t>
      </w:r>
      <w:del w:id="1718" w:author="phismith" w:date="2012-08-09T16:17:00Z">
        <w:r w:rsidR="00CD7D2D" w:rsidRPr="00486765" w:rsidDel="0070312F">
          <w:delText>t</w:delText>
        </w:r>
        <w:r w:rsidR="006D323D" w:rsidDel="0070312F">
          <w:delText>.</w:delText>
        </w:r>
      </w:del>
      <w:ins w:id="1719" w:author="phismith" w:date="2012-08-09T16:17:00Z">
        <w:r w:rsidR="0070312F" w:rsidRPr="0070312F">
          <w:rPr>
            <w:i/>
          </w:rPr>
          <w:t>t.</w:t>
        </w:r>
      </w:ins>
      <w:r w:rsidR="006D323D">
        <w:t xml:space="preserve"> [066-001]</w:t>
      </w:r>
      <w:r w:rsidRPr="00D63A35">
        <w:rPr>
          <w:rStyle w:val="Annotation"/>
        </w:rPr>
        <w:t xml:space="preserve"> </w:t>
      </w:r>
      <w:r w:rsidRPr="007539EB">
        <w:rPr>
          <w:rStyle w:val="Annotation"/>
        </w:rPr>
        <w:t>]</w:t>
      </w:r>
    </w:p>
    <w:p w14:paraId="28CBA246" w14:textId="6277DFE1"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del w:id="1720" w:author="phismith" w:date="2012-08-09T16:15:00Z">
        <w:r w:rsidR="00CD7D2D" w:rsidRPr="00486765" w:rsidDel="0070312F">
          <w:delText>a</w:delText>
        </w:r>
        <w:r w:rsidR="00C0143F" w:rsidRPr="00486765" w:rsidDel="0070312F">
          <w:delText xml:space="preserve"> </w:delText>
        </w:r>
      </w:del>
      <w:ins w:id="1721" w:author="phismith" w:date="2012-08-09T16:15:00Z">
        <w:r w:rsidR="0070312F" w:rsidRPr="0070312F">
          <w:rPr>
            <w:i/>
          </w:rPr>
          <w:t xml:space="preserve">c </w:t>
        </w:r>
      </w:ins>
      <w:r w:rsidR="00CD7D2D" w:rsidRPr="00486765">
        <w:rPr>
          <w:b/>
        </w:rPr>
        <w:t>function_of</w:t>
      </w:r>
      <w:r w:rsidR="00C0143F" w:rsidRPr="00486765">
        <w:rPr>
          <w:b/>
        </w:rPr>
        <w:t xml:space="preserve"> </w:t>
      </w:r>
      <w:del w:id="1722" w:author="phismith" w:date="2012-08-09T16:16:00Z">
        <w:r w:rsidR="00CD7D2D" w:rsidRPr="00486765" w:rsidDel="0070312F">
          <w:delText xml:space="preserve">b </w:delText>
        </w:r>
      </w:del>
      <w:ins w:id="1723" w:author="phismith" w:date="2012-08-09T16:16:00Z">
        <w:r w:rsidR="0070312F" w:rsidRPr="0070312F">
          <w:rPr>
            <w:i/>
          </w:rPr>
          <w:t xml:space="preserve">b </w:t>
        </w:r>
      </w:ins>
      <w:r w:rsidR="00CD7D2D" w:rsidRPr="00486765">
        <w:rPr>
          <w:b/>
        </w:rPr>
        <w:t>at</w:t>
      </w:r>
      <w:r w:rsidR="00C0143F" w:rsidRPr="00486765">
        <w:rPr>
          <w:b/>
        </w:rPr>
        <w:t xml:space="preserve"> </w:t>
      </w:r>
      <w:del w:id="1724" w:author="phismith" w:date="2012-08-09T16:17:00Z">
        <w:r w:rsidR="00CD7D2D" w:rsidRPr="00486765" w:rsidDel="0070312F">
          <w:delText xml:space="preserve">t </w:delText>
        </w:r>
      </w:del>
      <w:ins w:id="1725" w:author="phismith" w:date="2012-08-09T16:17:00Z">
        <w:r w:rsidR="0070312F" w:rsidRPr="0070312F">
          <w:rPr>
            <w:i/>
          </w:rPr>
          <w:t xml:space="preserve">t </w:t>
        </w:r>
      </w:ins>
      <w:r w:rsidR="00CD7D2D" w:rsidRPr="00486765">
        <w:t>=</w:t>
      </w:r>
      <w:r w:rsidR="00541102" w:rsidRPr="00486765">
        <w:t>Def.</w:t>
      </w:r>
      <w:r w:rsidR="00C0143F" w:rsidRPr="00486765">
        <w:t xml:space="preserve"> </w:t>
      </w:r>
      <w:del w:id="1726" w:author="phismith" w:date="2012-08-09T16:15:00Z">
        <w:r w:rsidR="00CD7D2D" w:rsidRPr="00486765" w:rsidDel="0070312F">
          <w:delText xml:space="preserve">a </w:delText>
        </w:r>
      </w:del>
      <w:ins w:id="1727" w:author="phismith" w:date="2012-08-09T16:15:00Z">
        <w:r w:rsidR="0070312F" w:rsidRPr="0070312F">
          <w:rPr>
            <w:i/>
          </w:rPr>
          <w:t xml:space="preserve">c </w:t>
        </w:r>
      </w:ins>
      <w:r w:rsidR="00CD7D2D" w:rsidRPr="00486765">
        <w:t xml:space="preserve">is a function and </w:t>
      </w:r>
      <w:del w:id="1728" w:author="phismith" w:date="2012-08-09T16:15:00Z">
        <w:r w:rsidR="00CD7D2D" w:rsidRPr="00486765" w:rsidDel="0070312F">
          <w:delText xml:space="preserve">a </w:delText>
        </w:r>
      </w:del>
      <w:ins w:id="1729" w:author="phismith" w:date="2012-08-09T16:15:00Z">
        <w:r w:rsidR="0070312F" w:rsidRPr="0070312F">
          <w:rPr>
            <w:i/>
          </w:rPr>
          <w:t xml:space="preserve">c </w:t>
        </w:r>
      </w:ins>
      <w:r w:rsidR="00CD7D2D" w:rsidRPr="00486765">
        <w:rPr>
          <w:b/>
        </w:rPr>
        <w:t>inheres_in</w:t>
      </w:r>
      <w:r w:rsidR="00C0143F" w:rsidRPr="00486765">
        <w:rPr>
          <w:b/>
        </w:rPr>
        <w:t xml:space="preserve"> </w:t>
      </w:r>
      <w:del w:id="1730" w:author="phismith" w:date="2012-08-09T16:16:00Z">
        <w:r w:rsidR="00CD7D2D" w:rsidRPr="00486765" w:rsidDel="0070312F">
          <w:delText xml:space="preserve">b </w:delText>
        </w:r>
      </w:del>
      <w:ins w:id="1731" w:author="phismith" w:date="2012-08-09T16:16:00Z">
        <w:r w:rsidR="0070312F" w:rsidRPr="0070312F">
          <w:rPr>
            <w:i/>
          </w:rPr>
          <w:t xml:space="preserve">b </w:t>
        </w:r>
      </w:ins>
      <w:r w:rsidR="00CD7D2D" w:rsidRPr="00486765">
        <w:rPr>
          <w:b/>
        </w:rPr>
        <w:t>at</w:t>
      </w:r>
      <w:r w:rsidR="00C0143F" w:rsidRPr="00486765">
        <w:rPr>
          <w:b/>
        </w:rPr>
        <w:t xml:space="preserve"> </w:t>
      </w:r>
      <w:del w:id="1732" w:author="phismith" w:date="2012-08-09T16:17:00Z">
        <w:r w:rsidR="00CD7D2D" w:rsidRPr="00486765" w:rsidDel="0070312F">
          <w:delText>t</w:delText>
        </w:r>
        <w:r w:rsidR="006D323D" w:rsidDel="0070312F">
          <w:delText>.</w:delText>
        </w:r>
      </w:del>
      <w:ins w:id="1733" w:author="phismith" w:date="2012-08-09T16:17:00Z">
        <w:r w:rsidR="0070312F" w:rsidRPr="0070312F">
          <w:rPr>
            <w:i/>
          </w:rPr>
          <w:t>t.</w:t>
        </w:r>
      </w:ins>
      <w:r w:rsidR="006D323D">
        <w:t xml:space="preserve"> [067-001]</w:t>
      </w:r>
      <w:r w:rsidRPr="00D63A35">
        <w:rPr>
          <w:rStyle w:val="Annotation"/>
        </w:rPr>
        <w:t xml:space="preserve"> </w:t>
      </w:r>
      <w:r w:rsidRPr="007539EB">
        <w:rPr>
          <w:rStyle w:val="Annotation"/>
        </w:rPr>
        <w:t>]</w:t>
      </w:r>
    </w:p>
    <w:p w14:paraId="271D2236" w14:textId="7CEC7B4F"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del w:id="1734" w:author="phismith" w:date="2012-08-09T16:15:00Z">
        <w:r w:rsidR="005E4226" w:rsidRPr="00486765" w:rsidDel="0070312F">
          <w:delText xml:space="preserve">a </w:delText>
        </w:r>
      </w:del>
      <w:ins w:id="1735" w:author="phismith" w:date="2012-08-09T16:15:00Z">
        <w:r w:rsidR="0070312F" w:rsidRPr="0070312F">
          <w:rPr>
            <w:i/>
          </w:rPr>
          <w:t xml:space="preserve">c </w:t>
        </w:r>
      </w:ins>
      <w:r w:rsidR="005E4226" w:rsidRPr="00486765">
        <w:rPr>
          <w:b/>
        </w:rPr>
        <w:t xml:space="preserve">has_role </w:t>
      </w:r>
      <w:del w:id="1736" w:author="phismith" w:date="2012-08-09T16:16:00Z">
        <w:r w:rsidR="005E4226" w:rsidRPr="00486765" w:rsidDel="0070312F">
          <w:delText xml:space="preserve">b </w:delText>
        </w:r>
      </w:del>
      <w:ins w:id="1737" w:author="phismith" w:date="2012-08-09T16:16:00Z">
        <w:r w:rsidR="0070312F" w:rsidRPr="0070312F">
          <w:rPr>
            <w:i/>
          </w:rPr>
          <w:t xml:space="preserve">b </w:t>
        </w:r>
      </w:ins>
      <w:r w:rsidR="005E4226" w:rsidRPr="00486765">
        <w:rPr>
          <w:b/>
        </w:rPr>
        <w:t xml:space="preserve">at </w:t>
      </w:r>
      <w:del w:id="1738" w:author="phismith" w:date="2012-08-09T16:17:00Z">
        <w:r w:rsidR="005E4226" w:rsidRPr="00486765" w:rsidDel="0070312F">
          <w:delText xml:space="preserve">t </w:delText>
        </w:r>
      </w:del>
      <w:ins w:id="1739" w:author="phismith" w:date="2012-08-09T16:17:00Z">
        <w:r w:rsidR="0070312F" w:rsidRPr="0070312F">
          <w:rPr>
            <w:i/>
          </w:rPr>
          <w:t xml:space="preserve">t </w:t>
        </w:r>
      </w:ins>
      <w:r w:rsidR="005E4226" w:rsidRPr="00486765">
        <w:t xml:space="preserve">=Def. </w:t>
      </w:r>
      <w:del w:id="1740" w:author="phismith" w:date="2012-08-09T16:16:00Z">
        <w:r w:rsidR="005E4226" w:rsidRPr="00486765" w:rsidDel="0070312F">
          <w:delText xml:space="preserve">b </w:delText>
        </w:r>
      </w:del>
      <w:ins w:id="1741" w:author="phismith" w:date="2012-08-09T16:16:00Z">
        <w:r w:rsidR="0070312F" w:rsidRPr="0070312F">
          <w:rPr>
            <w:i/>
          </w:rPr>
          <w:t xml:space="preserve">b </w:t>
        </w:r>
      </w:ins>
      <w:r w:rsidR="005E4226" w:rsidRPr="00486765">
        <w:rPr>
          <w:b/>
        </w:rPr>
        <w:t xml:space="preserve">role_of </w:t>
      </w:r>
      <w:del w:id="1742" w:author="phismith" w:date="2012-08-09T16:15:00Z">
        <w:r w:rsidR="005E4226" w:rsidRPr="00486765" w:rsidDel="0070312F">
          <w:delText xml:space="preserve">a </w:delText>
        </w:r>
      </w:del>
      <w:ins w:id="1743" w:author="phismith" w:date="2012-08-09T16:15:00Z">
        <w:r w:rsidR="0070312F" w:rsidRPr="0070312F">
          <w:rPr>
            <w:i/>
          </w:rPr>
          <w:t xml:space="preserve">c </w:t>
        </w:r>
      </w:ins>
      <w:r w:rsidR="005E4226" w:rsidRPr="00486765">
        <w:rPr>
          <w:b/>
        </w:rPr>
        <w:t xml:space="preserve">at </w:t>
      </w:r>
      <w:del w:id="1744" w:author="phismith" w:date="2012-08-09T16:17:00Z">
        <w:r w:rsidR="005E4226" w:rsidRPr="00486765" w:rsidDel="0070312F">
          <w:delText>t</w:delText>
        </w:r>
        <w:r w:rsidR="006D323D" w:rsidDel="0070312F">
          <w:delText>.</w:delText>
        </w:r>
      </w:del>
      <w:ins w:id="1745" w:author="phismith" w:date="2012-08-09T16:17:00Z">
        <w:r w:rsidR="0070312F" w:rsidRPr="0070312F">
          <w:rPr>
            <w:i/>
          </w:rPr>
          <w:t>t.</w:t>
        </w:r>
      </w:ins>
      <w:r w:rsidR="006D323D">
        <w:t xml:space="preserve"> [068-001]</w:t>
      </w:r>
      <w:r w:rsidRPr="00D63A35">
        <w:rPr>
          <w:rStyle w:val="Annotation"/>
        </w:rPr>
        <w:t xml:space="preserve"> </w:t>
      </w:r>
      <w:r w:rsidRPr="007539EB">
        <w:rPr>
          <w:rStyle w:val="Annotation"/>
        </w:rPr>
        <w:t>]</w:t>
      </w:r>
    </w:p>
    <w:p w14:paraId="23B62FBC" w14:textId="277BC806" w:rsidR="00F33687" w:rsidRDefault="00D63A35" w:rsidP="00526BEE">
      <w:pPr>
        <w:pStyle w:val="Specification"/>
      </w:pPr>
      <w:r w:rsidRPr="007539EB">
        <w:rPr>
          <w:rStyle w:val="Annotation"/>
        </w:rPr>
        <w:lastRenderedPageBreak/>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del w:id="1746" w:author="phismith" w:date="2012-08-09T16:15:00Z">
        <w:r w:rsidR="005E4226" w:rsidRPr="00486765" w:rsidDel="0070312F">
          <w:delText xml:space="preserve">a </w:delText>
        </w:r>
      </w:del>
      <w:ins w:id="1747" w:author="phismith" w:date="2012-08-09T16:15:00Z">
        <w:r w:rsidR="0070312F" w:rsidRPr="0070312F">
          <w:rPr>
            <w:i/>
          </w:rPr>
          <w:t xml:space="preserve">c </w:t>
        </w:r>
      </w:ins>
      <w:r w:rsidR="005E4226" w:rsidRPr="009D23B6">
        <w:rPr>
          <w:b/>
        </w:rPr>
        <w:t>has_disposition</w:t>
      </w:r>
      <w:r w:rsidR="005E4226" w:rsidRPr="00486765">
        <w:t xml:space="preserve"> </w:t>
      </w:r>
      <w:del w:id="1748" w:author="phismith" w:date="2012-08-09T16:16:00Z">
        <w:r w:rsidR="005E4226" w:rsidRPr="00486765" w:rsidDel="0070312F">
          <w:delText xml:space="preserve">b </w:delText>
        </w:r>
      </w:del>
      <w:ins w:id="1749" w:author="phismith" w:date="2012-08-09T16:16:00Z">
        <w:r w:rsidR="0070312F" w:rsidRPr="0070312F">
          <w:rPr>
            <w:i/>
          </w:rPr>
          <w:t xml:space="preserve">b </w:t>
        </w:r>
      </w:ins>
      <w:r w:rsidR="005E4226" w:rsidRPr="009D23B6">
        <w:rPr>
          <w:b/>
        </w:rPr>
        <w:t>at</w:t>
      </w:r>
      <w:r w:rsidR="005E4226" w:rsidRPr="00486765">
        <w:t xml:space="preserve"> </w:t>
      </w:r>
      <w:del w:id="1750" w:author="phismith" w:date="2012-08-09T16:17:00Z">
        <w:r w:rsidR="005E4226" w:rsidRPr="00486765" w:rsidDel="0070312F">
          <w:delText xml:space="preserve">t </w:delText>
        </w:r>
      </w:del>
      <w:ins w:id="1751" w:author="phismith" w:date="2012-08-09T16:17:00Z">
        <w:r w:rsidR="0070312F" w:rsidRPr="0070312F">
          <w:rPr>
            <w:i/>
          </w:rPr>
          <w:t xml:space="preserve">t </w:t>
        </w:r>
      </w:ins>
      <w:r w:rsidR="005E4226" w:rsidRPr="00486765">
        <w:t xml:space="preserve">=Def. </w:t>
      </w:r>
      <w:del w:id="1752" w:author="phismith" w:date="2012-08-09T16:16:00Z">
        <w:r w:rsidR="005E4226" w:rsidRPr="00486765" w:rsidDel="0070312F">
          <w:delText xml:space="preserve">b </w:delText>
        </w:r>
      </w:del>
      <w:ins w:id="1753" w:author="phismith" w:date="2012-08-09T16:16:00Z">
        <w:r w:rsidR="0070312F" w:rsidRPr="0070312F">
          <w:rPr>
            <w:i/>
          </w:rPr>
          <w:t xml:space="preserve">b </w:t>
        </w:r>
      </w:ins>
      <w:r w:rsidR="005E4226" w:rsidRPr="009D23B6">
        <w:rPr>
          <w:b/>
        </w:rPr>
        <w:t xml:space="preserve">disposition_of </w:t>
      </w:r>
      <w:del w:id="1754" w:author="phismith" w:date="2012-08-09T16:15:00Z">
        <w:r w:rsidR="005E4226" w:rsidRPr="00486765" w:rsidDel="0070312F">
          <w:delText xml:space="preserve">a </w:delText>
        </w:r>
      </w:del>
      <w:ins w:id="1755" w:author="phismith" w:date="2012-08-09T16:15:00Z">
        <w:r w:rsidR="0070312F" w:rsidRPr="0070312F">
          <w:rPr>
            <w:i/>
          </w:rPr>
          <w:t xml:space="preserve">c </w:t>
        </w:r>
      </w:ins>
      <w:r w:rsidR="005E4226" w:rsidRPr="009D23B6">
        <w:rPr>
          <w:b/>
        </w:rPr>
        <w:t xml:space="preserve">at </w:t>
      </w:r>
      <w:del w:id="1756" w:author="phismith" w:date="2012-08-09T16:17:00Z">
        <w:r w:rsidR="005E4226" w:rsidRPr="00486765" w:rsidDel="0070312F">
          <w:delText>t</w:delText>
        </w:r>
        <w:r w:rsidR="006D323D" w:rsidDel="0070312F">
          <w:delText>.</w:delText>
        </w:r>
      </w:del>
      <w:ins w:id="1757" w:author="phismith" w:date="2012-08-09T16:17:00Z">
        <w:r w:rsidR="0070312F" w:rsidRPr="0070312F">
          <w:rPr>
            <w:i/>
          </w:rPr>
          <w:t>t.</w:t>
        </w:r>
      </w:ins>
      <w:r w:rsidR="006D323D">
        <w:t xml:space="preserve"> [069-001]</w:t>
      </w:r>
      <w:r w:rsidRPr="00D63A35">
        <w:rPr>
          <w:rStyle w:val="Annotation"/>
        </w:rPr>
        <w:t xml:space="preserve"> </w:t>
      </w:r>
      <w:r w:rsidRPr="007539EB">
        <w:rPr>
          <w:rStyle w:val="Annotation"/>
        </w:rPr>
        <w:t>]</w:t>
      </w:r>
    </w:p>
    <w:p w14:paraId="1F520907" w14:textId="576DAB03"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del w:id="1758" w:author="phismith" w:date="2012-08-09T16:15:00Z">
        <w:r w:rsidR="005E4226" w:rsidRPr="00486765" w:rsidDel="0070312F">
          <w:delText xml:space="preserve">a </w:delText>
        </w:r>
      </w:del>
      <w:ins w:id="1759" w:author="phismith" w:date="2012-08-09T16:15:00Z">
        <w:r w:rsidR="0070312F" w:rsidRPr="0070312F">
          <w:rPr>
            <w:i/>
          </w:rPr>
          <w:t xml:space="preserve">c </w:t>
        </w:r>
      </w:ins>
      <w:r w:rsidR="005E4226" w:rsidRPr="009D23B6">
        <w:rPr>
          <w:b/>
        </w:rPr>
        <w:t>has_function</w:t>
      </w:r>
      <w:r w:rsidR="005E4226" w:rsidRPr="00486765">
        <w:t xml:space="preserve"> </w:t>
      </w:r>
      <w:del w:id="1760" w:author="phismith" w:date="2012-08-09T16:16:00Z">
        <w:r w:rsidR="005E4226" w:rsidRPr="00486765" w:rsidDel="0070312F">
          <w:delText xml:space="preserve">b </w:delText>
        </w:r>
      </w:del>
      <w:ins w:id="1761" w:author="phismith" w:date="2012-08-09T16:16:00Z">
        <w:r w:rsidR="0070312F" w:rsidRPr="0070312F">
          <w:rPr>
            <w:i/>
          </w:rPr>
          <w:t xml:space="preserve">b </w:t>
        </w:r>
      </w:ins>
      <w:r w:rsidR="005E4226" w:rsidRPr="009D23B6">
        <w:rPr>
          <w:b/>
        </w:rPr>
        <w:t>at</w:t>
      </w:r>
      <w:r w:rsidR="005E4226" w:rsidRPr="00486765">
        <w:t xml:space="preserve"> </w:t>
      </w:r>
      <w:del w:id="1762" w:author="phismith" w:date="2012-08-09T16:17:00Z">
        <w:r w:rsidR="005E4226" w:rsidRPr="00486765" w:rsidDel="0070312F">
          <w:delText xml:space="preserve">t </w:delText>
        </w:r>
      </w:del>
      <w:ins w:id="1763" w:author="phismith" w:date="2012-08-09T16:17:00Z">
        <w:r w:rsidR="0070312F" w:rsidRPr="0070312F">
          <w:rPr>
            <w:i/>
          </w:rPr>
          <w:t xml:space="preserve">t </w:t>
        </w:r>
      </w:ins>
      <w:r w:rsidR="005E4226" w:rsidRPr="00486765">
        <w:t xml:space="preserve">=Def. </w:t>
      </w:r>
      <w:del w:id="1764" w:author="phismith" w:date="2012-08-09T16:16:00Z">
        <w:r w:rsidR="005E4226" w:rsidRPr="00486765" w:rsidDel="0070312F">
          <w:delText xml:space="preserve">b </w:delText>
        </w:r>
      </w:del>
      <w:ins w:id="1765" w:author="phismith" w:date="2012-08-09T16:16:00Z">
        <w:r w:rsidR="0070312F" w:rsidRPr="0070312F">
          <w:rPr>
            <w:i/>
          </w:rPr>
          <w:t xml:space="preserve">b </w:t>
        </w:r>
      </w:ins>
      <w:r w:rsidR="005E4226" w:rsidRPr="009D23B6">
        <w:rPr>
          <w:b/>
        </w:rPr>
        <w:t>function_of</w:t>
      </w:r>
      <w:r w:rsidR="005E4226" w:rsidRPr="00486765">
        <w:t xml:space="preserve"> </w:t>
      </w:r>
      <w:del w:id="1766" w:author="phismith" w:date="2012-08-09T16:15:00Z">
        <w:r w:rsidR="005E4226" w:rsidRPr="00486765" w:rsidDel="0070312F">
          <w:delText xml:space="preserve">a </w:delText>
        </w:r>
      </w:del>
      <w:ins w:id="1767" w:author="phismith" w:date="2012-08-09T16:15:00Z">
        <w:r w:rsidR="0070312F" w:rsidRPr="0070312F">
          <w:rPr>
            <w:i/>
          </w:rPr>
          <w:t xml:space="preserve">c </w:t>
        </w:r>
      </w:ins>
      <w:r w:rsidR="005E4226" w:rsidRPr="009D23B6">
        <w:rPr>
          <w:b/>
        </w:rPr>
        <w:t>at</w:t>
      </w:r>
      <w:r w:rsidR="005E4226" w:rsidRPr="00486765">
        <w:t xml:space="preserve"> </w:t>
      </w:r>
      <w:del w:id="1768" w:author="phismith" w:date="2012-08-09T16:17:00Z">
        <w:r w:rsidR="005E4226" w:rsidRPr="00486765" w:rsidDel="0070312F">
          <w:delText>t</w:delText>
        </w:r>
        <w:r w:rsidR="006D323D" w:rsidDel="0070312F">
          <w:delText>.</w:delText>
        </w:r>
      </w:del>
      <w:ins w:id="1769" w:author="phismith" w:date="2012-08-09T16:17:00Z">
        <w:r w:rsidR="0070312F" w:rsidRPr="0070312F">
          <w:rPr>
            <w:i/>
          </w:rPr>
          <w:t>t.</w:t>
        </w:r>
      </w:ins>
      <w:r w:rsidR="006D323D">
        <w:t xml:space="preserve"> [070-001]</w:t>
      </w:r>
      <w:r w:rsidRPr="00D63A35">
        <w:rPr>
          <w:rStyle w:val="Annotation"/>
        </w:rPr>
        <w:t xml:space="preserve"> </w:t>
      </w:r>
      <w:r w:rsidRPr="007539EB">
        <w:rPr>
          <w:rStyle w:val="Annotation"/>
        </w:rPr>
        <w:t>]</w:t>
      </w:r>
    </w:p>
    <w:p w14:paraId="5CD331DC" w14:textId="77777777" w:rsidR="00F33687" w:rsidRDefault="003068B6" w:rsidP="00D248A1">
      <w:pPr>
        <w:pStyle w:val="Heading3"/>
      </w:pPr>
      <w:bookmarkStart w:id="1770" w:name="_Toc204327892"/>
      <w:r w:rsidRPr="00486765">
        <w:t xml:space="preserve">Material </w:t>
      </w:r>
      <w:r w:rsidR="00F33687" w:rsidRPr="00D248A1">
        <w:t>basis</w:t>
      </w:r>
      <w:bookmarkEnd w:id="1770"/>
    </w:p>
    <w:p w14:paraId="2D2CB5B1" w14:textId="7411F9F8"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w:t>
      </w:r>
      <w:del w:id="1771" w:author="phismith" w:date="2012-08-09T16:17:00Z">
        <w:r w:rsidR="00551C5E" w:rsidRPr="00486765" w:rsidDel="0070312F">
          <w:delText xml:space="preserve">thing, namely its </w:delText>
        </w:r>
      </w:del>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ins w:id="1772" w:author="phismith" w:date="2012-08-09T16:17:00Z">
        <w:r w:rsidR="0070312F">
          <w:t xml:space="preserve">– </w:t>
        </w:r>
      </w:ins>
      <w:ins w:id="1773" w:author="phismith" w:date="2012-08-09T16:18:00Z">
        <w:r w:rsidR="0070312F">
          <w:t xml:space="preserve">some part of this material bearer – </w:t>
        </w:r>
      </w:ins>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50AD0971"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r w:rsidR="008A6944">
        <w:rPr>
          <w:i/>
        </w:rPr>
        <w:t>b</w:t>
      </w:r>
      <w:r w:rsidR="00F12306" w:rsidRPr="00486765">
        <w:t xml:space="preserve"> </w:t>
      </w:r>
      <w:r w:rsidR="00551C5E" w:rsidRPr="00486765">
        <w:rPr>
          <w:b/>
        </w:rPr>
        <w:t>has_material_basis</w:t>
      </w:r>
      <w:r w:rsidR="00F12306" w:rsidRPr="00486765">
        <w:t xml:space="preserve"> </w:t>
      </w:r>
      <w:r w:rsidR="008A6944">
        <w:rPr>
          <w:i/>
        </w:rPr>
        <w:t>c</w:t>
      </w:r>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19500188" w:rsidR="00F12306" w:rsidRPr="00486765" w:rsidRDefault="008A6944" w:rsidP="00DB6B67">
      <w:pPr>
        <w:pStyle w:val="SpecificationInternal"/>
        <w:ind w:left="2520"/>
      </w:pPr>
      <w:r w:rsidRPr="0070312F">
        <w:rPr>
          <w:i/>
          <w:rPrChange w:id="1774" w:author="phismith" w:date="2012-08-09T16:18:00Z">
            <w:rPr/>
          </w:rPrChange>
        </w:rPr>
        <w:t>b</w:t>
      </w:r>
      <w:r w:rsidR="00F12306" w:rsidRPr="00486765">
        <w:t xml:space="preserve"> is a </w:t>
      </w:r>
      <w:r w:rsidR="00F12306" w:rsidRPr="00D248A1">
        <w:rPr>
          <w:i/>
        </w:rPr>
        <w:t>disposition</w:t>
      </w:r>
      <w:r w:rsidR="00F12306" w:rsidRPr="00486765">
        <w:t xml:space="preserve"> </w:t>
      </w:r>
    </w:p>
    <w:p w14:paraId="04058B76" w14:textId="2D576AD7" w:rsidR="005E4226" w:rsidRPr="00486765" w:rsidRDefault="00F12306" w:rsidP="00DB6B67">
      <w:pPr>
        <w:pStyle w:val="SpecificationInternal"/>
        <w:ind w:left="2520"/>
      </w:pPr>
      <w:r w:rsidRPr="00486765">
        <w:t xml:space="preserve">&amp; </w:t>
      </w:r>
      <w:r w:rsidR="008A6944" w:rsidRPr="0070312F">
        <w:rPr>
          <w:i/>
          <w:rPrChange w:id="1775" w:author="phismith" w:date="2012-08-09T16:18:00Z">
            <w:rPr/>
          </w:rPrChange>
        </w:rPr>
        <w:t>c</w:t>
      </w:r>
      <w:r w:rsidRPr="00486765">
        <w:t xml:space="preserve"> is a </w:t>
      </w:r>
      <w:r w:rsidR="00551C5E" w:rsidRPr="00D248A1">
        <w:rPr>
          <w:i/>
        </w:rPr>
        <w:t>material entity </w:t>
      </w:r>
    </w:p>
    <w:p w14:paraId="63C3CFCF" w14:textId="6253EF98" w:rsidR="005E4226" w:rsidRPr="00486765" w:rsidRDefault="005E4226" w:rsidP="00DB6B67">
      <w:pPr>
        <w:pStyle w:val="SpecificationInternal"/>
        <w:ind w:left="2520"/>
      </w:pPr>
      <w:r w:rsidRPr="00486765">
        <w:t xml:space="preserve">&amp; there is some </w:t>
      </w:r>
      <w:r w:rsidR="008A6944" w:rsidRPr="0070312F">
        <w:rPr>
          <w:i/>
          <w:rPrChange w:id="1776" w:author="phismith" w:date="2012-08-09T16:18:00Z">
            <w:rPr/>
          </w:rPrChange>
        </w:rPr>
        <w:t>d</w:t>
      </w:r>
      <w:r w:rsidRPr="0070312F">
        <w:rPr>
          <w:i/>
          <w:rPrChange w:id="1777" w:author="phismith" w:date="2012-08-09T16:18:00Z">
            <w:rPr/>
          </w:rPrChange>
        </w:rPr>
        <w:t xml:space="preserve"> </w:t>
      </w:r>
      <w:r w:rsidRPr="00486765">
        <w:rPr>
          <w:b/>
        </w:rPr>
        <w:t>bearer_of</w:t>
      </w:r>
      <w:r w:rsidRPr="00486765">
        <w:t xml:space="preserve"> </w:t>
      </w:r>
      <w:r w:rsidR="008A6944" w:rsidRPr="0070312F">
        <w:rPr>
          <w:i/>
          <w:rPrChange w:id="1778" w:author="phismith" w:date="2012-08-09T16:18:00Z">
            <w:rPr/>
          </w:rPrChange>
        </w:rPr>
        <w:t>b</w:t>
      </w:r>
      <w:r w:rsidRPr="00486765">
        <w:t xml:space="preserve"> </w:t>
      </w:r>
      <w:r w:rsidRPr="00486765">
        <w:rPr>
          <w:b/>
        </w:rPr>
        <w:t xml:space="preserve">at </w:t>
      </w:r>
      <w:r w:rsidRPr="0070312F">
        <w:rPr>
          <w:i/>
          <w:rPrChange w:id="1779" w:author="phismith" w:date="2012-08-09T16:18:00Z">
            <w:rPr/>
          </w:rPrChange>
        </w:rPr>
        <w:t>t</w:t>
      </w:r>
    </w:p>
    <w:p w14:paraId="6A081CE7" w14:textId="41BB2185" w:rsidR="005E4226" w:rsidRPr="00486765" w:rsidRDefault="005E4226" w:rsidP="00DB6B67">
      <w:pPr>
        <w:pStyle w:val="SpecificationInternal"/>
        <w:ind w:left="2520"/>
      </w:pPr>
      <w:r w:rsidRPr="00486765">
        <w:t xml:space="preserve">&amp; </w:t>
      </w:r>
      <w:r w:rsidR="008A6944" w:rsidRPr="00D248A1">
        <w:rPr>
          <w:i/>
        </w:rPr>
        <w:t>c</w:t>
      </w:r>
      <w:r w:rsidRPr="00486765">
        <w:t xml:space="preserve"> </w:t>
      </w:r>
      <w:r w:rsidR="009D1AD3" w:rsidRPr="00486765">
        <w:rPr>
          <w:b/>
        </w:rPr>
        <w:t>continuant_part_of</w:t>
      </w:r>
      <w:r w:rsidR="009D1AD3" w:rsidRPr="00486765">
        <w:t xml:space="preserve"> </w:t>
      </w:r>
      <w:r w:rsidR="008A6944" w:rsidRPr="00D248A1">
        <w:rPr>
          <w:i/>
        </w:rPr>
        <w:t>d</w:t>
      </w:r>
      <w:r w:rsidRPr="00486765">
        <w:t xml:space="preserve"> </w:t>
      </w:r>
      <w:r w:rsidRPr="009D23B6">
        <w:rPr>
          <w:b/>
        </w:rPr>
        <w:t xml:space="preserve">at </w:t>
      </w:r>
      <w:r w:rsidRPr="00486765">
        <w:t>t</w:t>
      </w:r>
    </w:p>
    <w:p w14:paraId="5449A88D" w14:textId="32F00B57" w:rsidR="000C52A3" w:rsidRPr="006D323D" w:rsidRDefault="005E4226" w:rsidP="00DB6B67">
      <w:pPr>
        <w:pStyle w:val="SpecificationInternal"/>
        <w:ind w:left="2520"/>
      </w:pPr>
      <w:r w:rsidRPr="00486765">
        <w:t xml:space="preserve">&amp; </w:t>
      </w:r>
      <w:r w:rsidR="008A6944" w:rsidRPr="00D248A1">
        <w:rPr>
          <w:i/>
        </w:rPr>
        <w:t>d</w:t>
      </w:r>
      <w:r w:rsidRPr="00486765">
        <w:t xml:space="preserve"> </w:t>
      </w:r>
      <w:r w:rsidRPr="00486765">
        <w:rPr>
          <w:b/>
        </w:rPr>
        <w:t>has_disposition</w:t>
      </w:r>
      <w:r w:rsidRPr="00486765">
        <w:t xml:space="preserve"> </w:t>
      </w:r>
      <w:r w:rsidR="008A6944" w:rsidRPr="00D248A1">
        <w:rPr>
          <w:i/>
        </w:rPr>
        <w:t>b</w:t>
      </w:r>
      <w:r w:rsidRPr="00486765">
        <w:t xml:space="preserve"> </w:t>
      </w:r>
      <w:r w:rsidRPr="009D23B6">
        <w:rPr>
          <w:b/>
        </w:rPr>
        <w:t>at</w:t>
      </w:r>
      <w:r w:rsidRPr="00486765">
        <w:t xml:space="preserve"> </w:t>
      </w:r>
      <w:r w:rsidRPr="00D248A1">
        <w:rPr>
          <w:i/>
        </w:rPr>
        <w:t>t</w:t>
      </w:r>
      <w:r w:rsidRPr="00486765">
        <w:t xml:space="preserve"> because </w:t>
      </w:r>
      <w:r w:rsidR="008A6944" w:rsidRPr="00D248A1">
        <w:rPr>
          <w:i/>
        </w:rPr>
        <w:t>c</w:t>
      </w:r>
      <w:r w:rsidRPr="00486765">
        <w:t xml:space="preserve"> </w:t>
      </w:r>
      <w:r w:rsidR="003D5797" w:rsidRPr="00486765">
        <w:rPr>
          <w:b/>
        </w:rPr>
        <w:t>continuant_</w:t>
      </w:r>
      <w:r w:rsidRPr="00486765">
        <w:rPr>
          <w:b/>
        </w:rPr>
        <w:t>part_of</w:t>
      </w:r>
      <w:r w:rsidRPr="00486765">
        <w:t xml:space="preserve"> </w:t>
      </w:r>
      <w:r w:rsidR="008A6944" w:rsidRPr="00D248A1">
        <w:rPr>
          <w:i/>
        </w:rPr>
        <w:t>d</w:t>
      </w:r>
      <w:r w:rsidRPr="00486765">
        <w:t xml:space="preserve"> </w:t>
      </w:r>
      <w:r w:rsidRPr="00D248A1">
        <w:rPr>
          <w:b/>
        </w:rPr>
        <w:t>at</w:t>
      </w:r>
      <w:r w:rsidRPr="00486765">
        <w:t xml:space="preserve"> </w:t>
      </w:r>
      <w:r w:rsidRPr="00D248A1">
        <w:rPr>
          <w:i/>
        </w:rPr>
        <w:t>t</w:t>
      </w:r>
      <w:r w:rsidR="006D323D">
        <w:t>. [071-00</w:t>
      </w:r>
      <w:r w:rsidR="00473537">
        <w:t>2</w:t>
      </w:r>
      <w:r w:rsidR="006D323D">
        <w:t>]</w:t>
      </w:r>
      <w:r w:rsidR="00654FD7" w:rsidRPr="00654FD7">
        <w:rPr>
          <w:rStyle w:val="Annotation"/>
        </w:rPr>
        <w:t xml:space="preserve"> </w:t>
      </w:r>
      <w:r w:rsidR="00654FD7" w:rsidRPr="007539EB">
        <w:rPr>
          <w:rStyle w:val="Annotation"/>
        </w:rPr>
        <w:t>]</w:t>
      </w:r>
    </w:p>
    <w:p w14:paraId="08DF67D0" w14:textId="7CDD19B6" w:rsidR="00B859AF" w:rsidRPr="00D248A1" w:rsidRDefault="00654FD7" w:rsidP="00B859AF">
      <w:pPr>
        <w:pStyle w:val="Specification"/>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r w:rsidR="00B859AF" w:rsidRPr="00B859AF">
        <w:t xml:space="preserve"> </w:t>
      </w:r>
    </w:p>
    <w:p w14:paraId="6AE4D332" w14:textId="3DEFD7F4" w:rsidR="00992D6E" w:rsidRPr="00570FDD" w:rsidRDefault="00992D6E">
      <w:pPr>
        <w:rPr>
          <w:rPrChange w:id="1780" w:author="phismith" w:date="2012-08-09T16:23:00Z">
            <w:rPr>
              <w:i/>
            </w:rPr>
          </w:rPrChange>
        </w:rPr>
      </w:pPr>
      <w:r>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Pr>
          <w:i/>
        </w:rPr>
        <w:t xml:space="preserve">are currently </w:t>
      </w:r>
      <w:r w:rsidRPr="00570FDD">
        <w:rPr>
          <w:rPrChange w:id="1781" w:author="phismith" w:date="2012-08-09T16:23:00Z">
            <w:rPr>
              <w:i/>
            </w:rPr>
          </w:rPrChange>
        </w:rPr>
        <w:t>organized in a certain way</w:t>
      </w:r>
      <w:r>
        <w:t xml:space="preserve">, thus the aggregate of molecules has a quality: </w:t>
      </w:r>
      <w:r w:rsidRPr="00570FDD">
        <w:rPr>
          <w:rPrChange w:id="1782" w:author="phismith" w:date="2012-08-09T16:23:00Z">
            <w:rPr>
              <w:i/>
            </w:rPr>
          </w:rPrChange>
        </w:rPr>
        <w:t xml:space="preserve">lattice structure. </w:t>
      </w:r>
    </w:p>
    <w:p w14:paraId="67870B5D" w14:textId="467CE096" w:rsidR="00C74368" w:rsidRPr="00570FDD" w:rsidRDefault="00F33687" w:rsidP="00570FDD">
      <w:pPr>
        <w:rPr>
          <w:rPrChange w:id="1783" w:author="phismith" w:date="2012-08-09T16:23:00Z">
            <w:rPr>
              <w:highlight w:val="yellow"/>
            </w:rPr>
          </w:rPrChange>
        </w:rPr>
        <w:pPrChange w:id="1784" w:author="phismith" w:date="2012-08-09T16:23:00Z">
          <w:pPr>
            <w:pStyle w:val="CommentText"/>
          </w:pPr>
        </w:pPrChange>
      </w:pPr>
      <w:del w:id="1785" w:author="phismith" w:date="2012-08-09T16:22:00Z">
        <w:r w:rsidRPr="00570FDD" w:rsidDel="00570FDD">
          <w:rPr>
            <w:rPrChange w:id="1786" w:author="phismith" w:date="2012-08-09T16:23:00Z">
              <w:rPr>
                <w:highlight w:val="yellow"/>
              </w:rPr>
            </w:rPrChange>
          </w:rPr>
          <w:delText xml:space="preserve">I think these need to be better. </w:delText>
        </w:r>
      </w:del>
      <w:r w:rsidRPr="00570FDD">
        <w:rPr>
          <w:rPrChange w:id="1787" w:author="phismith" w:date="2012-08-09T16:23:00Z">
            <w:rPr>
              <w:highlight w:val="yellow"/>
            </w:rPr>
          </w:rPrChange>
        </w:rPr>
        <w:t xml:space="preserve">The material basis </w:t>
      </w:r>
      <w:del w:id="1788" w:author="phismith" w:date="2012-08-09T16:22:00Z">
        <w:r w:rsidRPr="00570FDD" w:rsidDel="00570FDD">
          <w:rPr>
            <w:rPrChange w:id="1789" w:author="phismith" w:date="2012-08-09T16:23:00Z">
              <w:rPr>
                <w:highlight w:val="yellow"/>
              </w:rPr>
            </w:rPrChange>
          </w:rPr>
          <w:delText xml:space="preserve">should be able to be a quality. For example </w:delText>
        </w:r>
      </w:del>
      <w:ins w:id="1790" w:author="phismith" w:date="2012-08-09T16:22:00Z">
        <w:r w:rsidR="00570FDD" w:rsidRPr="00570FDD">
          <w:rPr>
            <w:rPrChange w:id="1791" w:author="phismith" w:date="2012-08-09T16:23:00Z">
              <w:rPr>
                <w:highlight w:val="yellow"/>
              </w:rPr>
            </w:rPrChange>
          </w:rPr>
          <w:t xml:space="preserve">of </w:t>
        </w:r>
      </w:ins>
      <w:r w:rsidRPr="00570FDD">
        <w:rPr>
          <w:rPrChange w:id="1792" w:author="phismith" w:date="2012-08-09T16:23:00Z">
            <w:rPr>
              <w:highlight w:val="yellow"/>
            </w:rPr>
          </w:rPrChange>
        </w:rPr>
        <w:t xml:space="preserve">the transparency of this glass </w:t>
      </w:r>
      <w:ins w:id="1793" w:author="phismith" w:date="2012-08-09T16:22:00Z">
        <w:r w:rsidR="00570FDD" w:rsidRPr="00570FDD">
          <w:rPr>
            <w:rPrChange w:id="1794" w:author="phismith" w:date="2012-08-09T16:23:00Z">
              <w:rPr>
                <w:highlight w:val="yellow"/>
              </w:rPr>
            </w:rPrChange>
          </w:rPr>
          <w:t xml:space="preserve">is the molecules arranged in a certain lattice structure. </w:t>
        </w:r>
      </w:ins>
      <w:del w:id="1795" w:author="phismith" w:date="2012-08-09T16:22:00Z">
        <w:r w:rsidRPr="00570FDD" w:rsidDel="00570FDD">
          <w:rPr>
            <w:rPrChange w:id="1796" w:author="phismith" w:date="2012-08-09T16:23:00Z">
              <w:rPr>
                <w:highlight w:val="yellow"/>
              </w:rPr>
            </w:rPrChange>
          </w:rPr>
          <w:delText xml:space="preserve">has </w:delText>
        </w:r>
      </w:del>
      <w:ins w:id="1797" w:author="phismith" w:date="2012-08-09T16:22:00Z">
        <w:r w:rsidR="00570FDD" w:rsidRPr="00570FDD">
          <w:rPr>
            <w:rPrChange w:id="1798" w:author="phismith" w:date="2012-08-09T16:23:00Z">
              <w:rPr>
                <w:highlight w:val="yellow"/>
              </w:rPr>
            </w:rPrChange>
          </w:rPr>
          <w:t xml:space="preserve">The </w:t>
        </w:r>
      </w:ins>
      <w:r w:rsidRPr="00570FDD">
        <w:rPr>
          <w:rPrChange w:id="1799" w:author="phismith" w:date="2012-08-09T16:23:00Z">
            <w:rPr>
              <w:highlight w:val="yellow"/>
            </w:rPr>
          </w:rPrChange>
        </w:rPr>
        <w:t xml:space="preserve">material basis </w:t>
      </w:r>
      <w:del w:id="1800" w:author="phismith" w:date="2012-08-09T16:22:00Z">
        <w:r w:rsidRPr="00570FDD" w:rsidDel="00570FDD">
          <w:rPr>
            <w:rPrChange w:id="1801" w:author="phismith" w:date="2012-08-09T16:23:00Z">
              <w:rPr>
                <w:highlight w:val="yellow"/>
              </w:rPr>
            </w:rPrChange>
          </w:rPr>
          <w:delText xml:space="preserve">the lattice structure of the molecules. The material basis </w:delText>
        </w:r>
      </w:del>
      <w:r w:rsidRPr="00570FDD">
        <w:rPr>
          <w:rPrChange w:id="1802" w:author="phismith" w:date="2012-08-09T16:23:00Z">
            <w:rPr>
              <w:highlight w:val="yellow"/>
            </w:rPr>
          </w:rPrChange>
        </w:rPr>
        <w:t xml:space="preserve">of the color of this ball is </w:t>
      </w:r>
      <w:del w:id="1803" w:author="phismith" w:date="2012-08-09T16:22:00Z">
        <w:r w:rsidRPr="00570FDD" w:rsidDel="00570FDD">
          <w:rPr>
            <w:rPrChange w:id="1804" w:author="phismith" w:date="2012-08-09T16:23:00Z">
              <w:rPr>
                <w:highlight w:val="yellow"/>
              </w:rPr>
            </w:rPrChange>
          </w:rPr>
          <w:delText xml:space="preserve">the arrangement and type of </w:delText>
        </w:r>
      </w:del>
      <w:r w:rsidRPr="00570FDD">
        <w:rPr>
          <w:rPrChange w:id="1805" w:author="phismith" w:date="2012-08-09T16:23:00Z">
            <w:rPr>
              <w:highlight w:val="yellow"/>
            </w:rPr>
          </w:rPrChange>
        </w:rPr>
        <w:t>molecules in the first few molecular laye</w:t>
      </w:r>
      <w:r w:rsidR="00B859AF" w:rsidRPr="00570FDD">
        <w:rPr>
          <w:rPrChange w:id="1806" w:author="phismith" w:date="2012-08-09T16:23:00Z">
            <w:rPr>
              <w:highlight w:val="yellow"/>
            </w:rPr>
          </w:rPrChange>
        </w:rPr>
        <w:t>r</w:t>
      </w:r>
      <w:r w:rsidRPr="00570FDD">
        <w:rPr>
          <w:rPrChange w:id="1807" w:author="phismith" w:date="2012-08-09T16:23:00Z">
            <w:rPr>
              <w:highlight w:val="yellow"/>
            </w:rPr>
          </w:rPrChange>
        </w:rPr>
        <w:t>s of the outside of the ball</w:t>
      </w:r>
      <w:ins w:id="1808" w:author="phismith" w:date="2012-08-09T16:22:00Z">
        <w:r w:rsidR="00570FDD" w:rsidRPr="00570FDD">
          <w:rPr>
            <w:rPrChange w:id="1809" w:author="phismith" w:date="2012-08-09T16:23:00Z">
              <w:rPr>
                <w:highlight w:val="yellow"/>
              </w:rPr>
            </w:rPrChange>
          </w:rPr>
          <w:t xml:space="preserve"> arranged in a certain (light-reflecting) way</w:t>
        </w:r>
      </w:ins>
      <w:r w:rsidRPr="00570FDD">
        <w:rPr>
          <w:rPrChange w:id="1810" w:author="phismith" w:date="2012-08-09T16:23:00Z">
            <w:rPr>
              <w:highlight w:val="yellow"/>
            </w:rPr>
          </w:rPrChange>
        </w:rPr>
        <w:t xml:space="preserve">. </w:t>
      </w:r>
    </w:p>
    <w:p w14:paraId="2337C19F" w14:textId="6F9BD187" w:rsidR="00C74368" w:rsidRPr="00570FDD" w:rsidDel="00570FDD" w:rsidRDefault="00F33687" w:rsidP="00570FDD">
      <w:pPr>
        <w:rPr>
          <w:del w:id="1811" w:author="phismith" w:date="2012-08-09T16:23:00Z"/>
          <w:rPrChange w:id="1812" w:author="phismith" w:date="2012-08-09T16:23:00Z">
            <w:rPr>
              <w:del w:id="1813" w:author="phismith" w:date="2012-08-09T16:23:00Z"/>
              <w:highlight w:val="yellow"/>
            </w:rPr>
          </w:rPrChange>
        </w:rPr>
        <w:pPrChange w:id="1814" w:author="phismith" w:date="2012-08-09T16:23:00Z">
          <w:pPr>
            <w:pStyle w:val="CommentText"/>
          </w:pPr>
        </w:pPrChange>
      </w:pPr>
      <w:del w:id="1815" w:author="phismith" w:date="2012-08-09T16:23:00Z">
        <w:r w:rsidRPr="00570FDD" w:rsidDel="00570FDD">
          <w:rPr>
            <w:rPrChange w:id="1816" w:author="phismith" w:date="2012-08-09T16:23:00Z">
              <w:rPr>
                <w:highlight w:val="yellow"/>
              </w:rPr>
            </w:rPrChange>
          </w:rPr>
          <w:lastRenderedPageBreak/>
          <w:delText>In the case of medicine/disease it needs to be developed by why diseases mush be borne by only organisms before the need for material basis in this context is motivated. A</w:delText>
        </w:r>
      </w:del>
    </w:p>
    <w:p w14:paraId="346EB566" w14:textId="7B83CD9A" w:rsidR="00C74368" w:rsidDel="00570FDD" w:rsidRDefault="00F33687">
      <w:pPr>
        <w:pStyle w:val="CommentText"/>
        <w:rPr>
          <w:del w:id="1817" w:author="phismith" w:date="2012-08-09T16:23:00Z"/>
        </w:rPr>
      </w:pPr>
      <w:del w:id="1818" w:author="phismith" w:date="2012-08-09T16:23:00Z">
        <w:r w:rsidRPr="00D248A1" w:rsidDel="00570FDD">
          <w:rPr>
            <w:highlight w:val="yellow"/>
          </w:rPr>
          <w:delText>In the second case it is a little more confusing. The material basis of smooth wear is the disposition of molecules to be knocked off in small amounts rather than large amounts. This relation to suspension seems to be of another sort.</w:delText>
        </w:r>
        <w:r w:rsidR="00C74368" w:rsidDel="00570FDD">
          <w:delText xml:space="preserve"> </w:delText>
        </w:r>
      </w:del>
    </w:p>
    <w:p w14:paraId="131798D5" w14:textId="22FFDB71" w:rsidR="00F33687" w:rsidRDefault="00DA4D68" w:rsidP="00B841FA">
      <w:pPr>
        <w:pStyle w:val="Heading2"/>
      </w:pPr>
      <w:bookmarkStart w:id="1819" w:name="_Ref309403428"/>
      <w:bookmarkStart w:id="1820" w:name="_Toc313270721"/>
      <w:bookmarkStart w:id="1821" w:name="_Toc204327893"/>
      <w:r w:rsidRPr="00486765">
        <w:t>Generically dependent</w:t>
      </w:r>
      <w:r w:rsidR="00921592" w:rsidRPr="00486765">
        <w:t xml:space="preserve"> continuant</w:t>
      </w:r>
      <w:bookmarkEnd w:id="1819"/>
      <w:bookmarkEnd w:id="1820"/>
      <w:bookmarkEnd w:id="1821"/>
    </w:p>
    <w:p w14:paraId="0B4EDBCE" w14:textId="63EC5D85"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r w:rsidR="00473537">
        <w:rPr>
          <w:i/>
        </w:rPr>
        <w:t>b</w:t>
      </w:r>
      <w:r w:rsidR="00C0143F" w:rsidRPr="00486765">
        <w:rPr>
          <w:i/>
        </w:rPr>
        <w:t xml:space="preserve"> </w:t>
      </w:r>
      <w:r w:rsidR="003E0C5C" w:rsidRPr="00486765">
        <w:rPr>
          <w:b/>
        </w:rPr>
        <w:t>g-depends on</w:t>
      </w:r>
      <w:r w:rsidR="00C0143F" w:rsidRPr="00486765">
        <w:rPr>
          <w:b/>
        </w:rPr>
        <w:t xml:space="preserve"> </w:t>
      </w:r>
      <w:r w:rsidR="00473537">
        <w:rPr>
          <w:i/>
        </w:rPr>
        <w:t>c</w:t>
      </w:r>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r w:rsidR="00473537">
        <w:rPr>
          <w:i/>
        </w:rPr>
        <w:t>b</w:t>
      </w:r>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r w:rsidR="00473537">
        <w:rPr>
          <w:i/>
        </w:rPr>
        <w:t>c</w:t>
      </w:r>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73C77B76" w14:textId="77777777" w:rsidR="00570FDD" w:rsidRDefault="008E7991" w:rsidP="00D248A1">
      <w:pPr>
        <w:pStyle w:val="SpecificationInternal"/>
        <w:ind w:left="1440"/>
        <w:rPr>
          <w:ins w:id="1822" w:author="phismith" w:date="2012-08-09T16:23:00Z"/>
        </w:rPr>
      </w:pPr>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p>
    <w:p w14:paraId="6B5318B1" w14:textId="46D85CF2" w:rsidR="008E7991" w:rsidRPr="00486765" w:rsidRDefault="003E0C5C" w:rsidP="00570FDD">
      <w:pPr>
        <w:pStyle w:val="SpecificationInternal"/>
        <w:ind w:left="1440" w:firstLine="720"/>
        <w:pPrChange w:id="1823" w:author="phismith" w:date="2012-08-09T16:23:00Z">
          <w:pPr>
            <w:pStyle w:val="SpecificationInternal"/>
            <w:ind w:left="1440"/>
          </w:pPr>
        </w:pPrChange>
      </w:pPr>
      <w:r w:rsidRPr="00486765">
        <w:t>(</w:t>
      </w:r>
      <w:r w:rsidR="00473537">
        <w:rPr>
          <w:i/>
        </w:rPr>
        <w:t>c</w:t>
      </w:r>
      <w:r w:rsidR="00C0143F" w:rsidRPr="00486765">
        <w:rPr>
          <w:i/>
        </w:rPr>
        <w:t xml:space="preserve"> </w:t>
      </w:r>
      <w:r w:rsidR="00F93648" w:rsidRPr="00486765">
        <w:rPr>
          <w:b/>
        </w:rPr>
        <w:t>instantiates</w:t>
      </w:r>
      <w:r w:rsidR="00F93648" w:rsidRPr="00486765">
        <w:t xml:space="preserve"> </w:t>
      </w:r>
      <w:r w:rsidR="00F93648" w:rsidRPr="00486765">
        <w:rPr>
          <w:i/>
        </w:rPr>
        <w:t>B</w:t>
      </w:r>
      <w:del w:id="1824" w:author="phismith" w:date="2012-08-07T14:35:00Z">
        <w:r w:rsidR="00F93648" w:rsidRPr="00486765" w:rsidDel="009E331B">
          <w:rPr>
            <w:i/>
          </w:rPr>
          <w:delText xml:space="preserve"> </w:delText>
        </w:r>
        <w:r w:rsidRPr="00486765" w:rsidDel="009E331B">
          <w:delText xml:space="preserve">at </w:delText>
        </w:r>
        <w:r w:rsidRPr="00486765" w:rsidDel="009E331B">
          <w:rPr>
            <w:i/>
          </w:rPr>
          <w:delText>t</w:delText>
        </w:r>
      </w:del>
      <w:ins w:id="1825" w:author="phismith" w:date="2012-08-07T14:36:00Z">
        <w:r w:rsidR="009E331B" w:rsidRPr="009E331B">
          <w:rPr>
            <w:b/>
            <w:i/>
          </w:rPr>
          <w:t xml:space="preserve"> </w:t>
        </w:r>
        <w:r w:rsidR="009E331B" w:rsidRPr="00F77AEB">
          <w:rPr>
            <w:b/>
            <w:rPrChange w:id="1826" w:author="phismith" w:date="2012-08-08T12:48:00Z">
              <w:rPr>
                <w:b/>
                <w:i/>
              </w:rPr>
            </w:rPrChange>
          </w:rPr>
          <w:t>at</w:t>
        </w:r>
      </w:ins>
      <w:ins w:id="1827" w:author="phismith" w:date="2012-08-07T14:35:00Z">
        <w:r w:rsidR="009E331B" w:rsidRPr="00F77AEB">
          <w:rPr>
            <w:rPrChange w:id="1828" w:author="phismith" w:date="2012-08-08T12:48:00Z">
              <w:rPr>
                <w:i/>
              </w:rPr>
            </w:rPrChange>
          </w:rPr>
          <w:t xml:space="preserve"> </w:t>
        </w:r>
        <w:r w:rsidR="009E331B" w:rsidRPr="00F77AEB">
          <w:rPr>
            <w:i/>
            <w:spacing w:val="20"/>
            <w:rPrChange w:id="1829" w:author="phismith" w:date="2012-08-08T12:48:00Z">
              <w:rPr>
                <w:i/>
              </w:rPr>
            </w:rPrChange>
          </w:rPr>
          <w:t>t</w:t>
        </w:r>
      </w:ins>
      <w:r w:rsidRPr="00486765">
        <w:rPr>
          <w:vertAlign w:val="subscript"/>
        </w:rPr>
        <w:t>1</w:t>
      </w:r>
      <w:r w:rsidRPr="00486765">
        <w:t>)</w:t>
      </w:r>
      <w:r w:rsidR="00C0143F" w:rsidRPr="00486765">
        <w:t xml:space="preserve"> </w:t>
      </w:r>
    </w:p>
    <w:p w14:paraId="6DE73A9B" w14:textId="30E5C3C9" w:rsidR="003E0C5C" w:rsidRPr="00486765" w:rsidRDefault="008E7991" w:rsidP="00570FDD">
      <w:pPr>
        <w:pStyle w:val="SpecificationInternal"/>
        <w:ind w:left="2160"/>
        <w:pPrChange w:id="1830" w:author="phismith" w:date="2012-08-09T16:23:00Z">
          <w:pPr>
            <w:pStyle w:val="SpecificationInternal"/>
            <w:ind w:left="1440"/>
          </w:pPr>
        </w:pPrChange>
      </w:pPr>
      <w:r w:rsidRPr="00486765">
        <w:t xml:space="preserve">&amp; </w:t>
      </w:r>
      <w:r w:rsidR="003E0C5C" w:rsidRPr="00486765">
        <w:t xml:space="preserve">necessarily, for all </w:t>
      </w:r>
      <w:r w:rsidR="003E0C5C" w:rsidRPr="00486765">
        <w:rPr>
          <w:i/>
        </w:rPr>
        <w:t xml:space="preserve">t </w:t>
      </w:r>
      <w:r w:rsidR="003E0C5C" w:rsidRPr="00486765">
        <w:t xml:space="preserve">(if </w:t>
      </w:r>
      <w:r w:rsidR="00473537">
        <w:rPr>
          <w:i/>
        </w:rPr>
        <w:t>b</w:t>
      </w:r>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58EC2B26" w:rsidR="003E0C5C" w:rsidRPr="00486765" w:rsidRDefault="008E7991" w:rsidP="00570FDD">
      <w:pPr>
        <w:pStyle w:val="SpecificationInternal"/>
        <w:ind w:left="2160"/>
        <w:pPrChange w:id="1831" w:author="phismith" w:date="2012-08-09T16:23:00Z">
          <w:pPr>
            <w:pStyle w:val="SpecificationInternal"/>
            <w:ind w:left="1440"/>
          </w:pPr>
        </w:pPrChange>
      </w:pPr>
      <w:r w:rsidRPr="00486765">
        <w:t>&amp; not (</w:t>
      </w:r>
      <w:r w:rsidR="00473537">
        <w:rPr>
          <w:i/>
        </w:rPr>
        <w:t>b</w:t>
      </w:r>
      <w:r w:rsidRPr="00486765">
        <w:rPr>
          <w:i/>
        </w:rPr>
        <w:t xml:space="preserve"> </w:t>
      </w:r>
      <w:r w:rsidRPr="00486765">
        <w:rPr>
          <w:b/>
        </w:rPr>
        <w:t>s-depends_on</w:t>
      </w:r>
      <w:r w:rsidRPr="00486765">
        <w:t xml:space="preserve"> </w:t>
      </w:r>
      <w:r w:rsidR="00473537">
        <w:rPr>
          <w:i/>
        </w:rPr>
        <w:t>c</w:t>
      </w:r>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70660339" w14:textId="77777777" w:rsidR="00570FDD" w:rsidRPr="00486765" w:rsidRDefault="00570FDD" w:rsidP="00570FDD">
      <w:pPr>
        <w:pStyle w:val="Specification"/>
      </w:pPr>
      <w:moveToRangeStart w:id="1832" w:author="phismith" w:date="2012-08-09T16:24:00Z" w:name="move332292771"/>
      <w:moveTo w:id="1833" w:author="phismith" w:date="2012-08-09T16:24:00Z">
        <w:r w:rsidRPr="007539EB">
          <w:rPr>
            <w:rStyle w:val="Annotation"/>
          </w:rPr>
          <w:t>a</w:t>
        </w:r>
        <w:r>
          <w:rPr>
            <w:rStyle w:val="Annotation"/>
          </w:rPr>
          <w:t>s</w:t>
        </w:r>
        <w:r w:rsidRPr="007539EB">
          <w:rPr>
            <w:rStyle w:val="Annotation"/>
          </w:rPr>
          <w:t>(generically dependent continuant)[</w:t>
        </w:r>
        <w:r w:rsidRPr="00486765">
          <w:rPr>
            <w:rStyle w:val="SpecificationType"/>
            <w:sz w:val="22"/>
          </w:rPr>
          <w:t>Examples</w:t>
        </w:r>
        <w:r w:rsidRPr="00486765">
          <w:t>: the pdf file on your laptop, the pdf file that is a copy thereof on my laptop</w:t>
        </w:r>
        <w:r w:rsidRPr="007539EB">
          <w:rPr>
            <w:rStyle w:val="Annotation"/>
          </w:rPr>
          <w:t>\</w:t>
        </w:r>
        <w:r w:rsidRPr="00486765">
          <w:t>; the sequence of this protein molecule; the sequence that is a copy thereof in that protein molecule.</w:t>
        </w:r>
        <w:r w:rsidRPr="00A64AB5">
          <w:rPr>
            <w:rStyle w:val="Annotation"/>
          </w:rPr>
          <w:t xml:space="preserve"> </w:t>
        </w:r>
        <w:r w:rsidRPr="007539EB">
          <w:rPr>
            <w:rStyle w:val="Annotation"/>
          </w:rPr>
          <w:t>]</w:t>
        </w:r>
      </w:moveTo>
    </w:p>
    <w:moveToRangeEnd w:id="1832"/>
    <w:p w14:paraId="25CB37EC" w14:textId="162D3F85"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r w:rsidR="00473537">
        <w:rPr>
          <w:i/>
        </w:rPr>
        <w:t>b</w:t>
      </w:r>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r w:rsidR="00473537">
        <w:rPr>
          <w:i/>
        </w:rPr>
        <w:t>c</w:t>
      </w:r>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r w:rsidR="00473537">
        <w:rPr>
          <w:i/>
        </w:rPr>
        <w:t>b</w:t>
      </w:r>
      <w:r w:rsidR="00943EF8" w:rsidRPr="00486765">
        <w:rPr>
          <w:i/>
        </w:rPr>
        <w:t xml:space="preserve"> </w:t>
      </w:r>
      <w:r w:rsidR="00943EF8" w:rsidRPr="00486765">
        <w:rPr>
          <w:b/>
        </w:rPr>
        <w:t>g-depends</w:t>
      </w:r>
      <w:r w:rsidR="00345141" w:rsidRPr="005E4FE9">
        <w:t>_</w:t>
      </w:r>
      <w:r w:rsidR="00943EF8" w:rsidRPr="00D248A1">
        <w:rPr>
          <w:b/>
        </w:rPr>
        <w:t>on</w:t>
      </w:r>
      <w:r w:rsidR="00943EF8" w:rsidRPr="00486765">
        <w:t xml:space="preserve"> something at all times at which </w:t>
      </w:r>
      <w:r w:rsidR="00473537">
        <w:rPr>
          <w:i/>
        </w:rPr>
        <w:t>b</w:t>
      </w:r>
      <w:r w:rsidR="00473537" w:rsidRPr="00486765">
        <w:t xml:space="preserve"> </w:t>
      </w:r>
      <w:r w:rsidR="00943EF8" w:rsidRPr="00486765">
        <w:t>exists.</w:t>
      </w:r>
      <w:r w:rsidR="006D323D">
        <w:t xml:space="preserve"> [073-001]</w:t>
      </w:r>
      <w:r w:rsidRPr="00A64AB5">
        <w:rPr>
          <w:rStyle w:val="Annotation"/>
        </w:rPr>
        <w:t xml:space="preserve"> </w:t>
      </w:r>
      <w:r w:rsidRPr="007539EB">
        <w:rPr>
          <w:rStyle w:val="Annotation"/>
        </w:rPr>
        <w:t>]</w:t>
      </w:r>
    </w:p>
    <w:p w14:paraId="002D1EF2" w14:textId="1F9375D1"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r w:rsidR="00473537">
        <w:rPr>
          <w:i/>
        </w:rPr>
        <w:t>b</w:t>
      </w:r>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r w:rsidR="00473537">
        <w:rPr>
          <w:i/>
        </w:rPr>
        <w:t>b</w:t>
      </w:r>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06C28B48" w:rsidR="00587B67" w:rsidRPr="00486765" w:rsidDel="00570FDD" w:rsidRDefault="00A64AB5">
      <w:pPr>
        <w:pStyle w:val="Specification"/>
      </w:pPr>
      <w:moveFromRangeStart w:id="1834" w:author="phismith" w:date="2012-08-09T16:24:00Z" w:name="move332292771"/>
      <w:moveFrom w:id="1835" w:author="phismith" w:date="2012-08-09T16:24:00Z">
        <w:r w:rsidRPr="007539EB" w:rsidDel="00570FDD">
          <w:rPr>
            <w:rStyle w:val="Annotation"/>
          </w:rPr>
          <w:t>a</w:t>
        </w:r>
        <w:r w:rsidDel="00570FDD">
          <w:rPr>
            <w:rStyle w:val="Annotation"/>
          </w:rPr>
          <w:t>s</w:t>
        </w:r>
        <w:r w:rsidRPr="007539EB" w:rsidDel="00570FDD">
          <w:rPr>
            <w:rStyle w:val="Annotation"/>
          </w:rPr>
          <w:t>(generically dependent continuant)[</w:t>
        </w:r>
        <w:r w:rsidR="00F93648" w:rsidRPr="00486765" w:rsidDel="00570FDD">
          <w:rPr>
            <w:rStyle w:val="SpecificationType"/>
            <w:sz w:val="22"/>
          </w:rPr>
          <w:t>E</w:t>
        </w:r>
        <w:r w:rsidR="00587B67" w:rsidRPr="00486765" w:rsidDel="00570FDD">
          <w:rPr>
            <w:rStyle w:val="SpecificationType"/>
            <w:sz w:val="22"/>
          </w:rPr>
          <w:t>xample</w:t>
        </w:r>
        <w:r w:rsidR="00FB0792" w:rsidRPr="00486765" w:rsidDel="00570FDD">
          <w:rPr>
            <w:rStyle w:val="SpecificationType"/>
            <w:sz w:val="22"/>
          </w:rPr>
          <w:t>s</w:t>
        </w:r>
        <w:r w:rsidR="00587B67" w:rsidRPr="00486765" w:rsidDel="00570FDD">
          <w:t>: the pdf file on your laptop, the p</w:t>
        </w:r>
        <w:r w:rsidR="00DA4D68" w:rsidRPr="00486765" w:rsidDel="00570FDD">
          <w:t>df file that is a copy thereof o</w:t>
        </w:r>
        <w:r w:rsidR="00587B67" w:rsidRPr="00486765" w:rsidDel="00570FDD">
          <w:t>n my laptop</w:t>
        </w:r>
        <w:r w:rsidRPr="007539EB" w:rsidDel="00570FDD">
          <w:rPr>
            <w:rStyle w:val="Annotation"/>
          </w:rPr>
          <w:t>\</w:t>
        </w:r>
        <w:r w:rsidR="00587B67" w:rsidRPr="00486765" w:rsidDel="00570FDD">
          <w:t>; the sequence of this protein molecule; the sequence that is a copy thereof in that protein molecule</w:t>
        </w:r>
        <w:r w:rsidR="00861F97" w:rsidRPr="00486765" w:rsidDel="00570FDD">
          <w:t>.</w:t>
        </w:r>
        <w:r w:rsidRPr="00A64AB5" w:rsidDel="00570FDD">
          <w:rPr>
            <w:rStyle w:val="Annotation"/>
          </w:rPr>
          <w:t xml:space="preserve"> </w:t>
        </w:r>
        <w:r w:rsidRPr="007539EB" w:rsidDel="00570FDD">
          <w:rPr>
            <w:rStyle w:val="Annotation"/>
          </w:rPr>
          <w:t>]</w:t>
        </w:r>
      </w:moveFrom>
    </w:p>
    <w:moveFromRangeEnd w:id="1834"/>
    <w:p w14:paraId="164469F1" w14:textId="0739762C"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del w:id="1836" w:author="phismith" w:date="2012-08-09T16:24:00Z">
        <w:r w:rsidRPr="00486765" w:rsidDel="00570FDD">
          <w:delText xml:space="preserve">namely </w:delText>
        </w:r>
      </w:del>
      <w:ins w:id="1837" w:author="phismith" w:date="2012-08-09T16:24:00Z">
        <w:r w:rsidR="00570FDD">
          <w:t xml:space="preserve">for example </w:t>
        </w:r>
      </w:ins>
      <w:r w:rsidR="00587B67" w:rsidRPr="00486765">
        <w:t xml:space="preserve">through </w:t>
      </w:r>
      <w:del w:id="1838" w:author="phismith" w:date="2012-08-09T16:24:00Z">
        <w:r w:rsidR="00587B67" w:rsidRPr="00486765" w:rsidDel="00570FDD">
          <w:delText xml:space="preserve">a </w:delText>
        </w:r>
      </w:del>
      <w:ins w:id="1839" w:author="phismith" w:date="2012-08-09T16:24:00Z">
        <w:r w:rsidR="00570FDD">
          <w:t xml:space="preserve">the </w:t>
        </w:r>
      </w:ins>
      <w:r w:rsidR="00587B67" w:rsidRPr="00486765">
        <w:t xml:space="preserve">process of exact </w:t>
      </w:r>
      <w:r w:rsidR="003E0C5C" w:rsidRPr="00486765">
        <w:t>copy</w:t>
      </w:r>
      <w:r w:rsidRPr="00486765">
        <w:t>ing which allows</w:t>
      </w:r>
      <w:del w:id="1840" w:author="phismith" w:date="2012-08-09T16:24:00Z">
        <w:r w:rsidR="00FB0792" w:rsidRPr="00486765" w:rsidDel="00570FDD">
          <w:delText>, for example,</w:delText>
        </w:r>
        <w:r w:rsidRPr="00486765" w:rsidDel="00570FDD">
          <w:delText xml:space="preserve"> </w:delText>
        </w:r>
      </w:del>
      <w:ins w:id="1841" w:author="phismith" w:date="2012-08-09T16:24:00Z">
        <w:r w:rsidR="00570FDD">
          <w:t xml:space="preserve"> </w:t>
        </w:r>
      </w:ins>
      <w:r w:rsidRPr="00486765">
        <w:t>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6F8FD045"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w:t>
      </w:r>
      <w:r w:rsidRPr="00570FDD">
        <w:rPr>
          <w:b/>
          <w:rPrChange w:id="1842" w:author="phismith" w:date="2012-08-09T16:24:00Z">
            <w:rPr/>
          </w:rPrChange>
        </w:rPr>
        <w:t>concretized</w:t>
      </w:r>
      <w:r w:rsidRPr="00486765">
        <w:t xml:space="preserve">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w:t>
      </w:r>
      <w:del w:id="1843" w:author="phismith" w:date="2012-08-09T16:24:00Z">
        <w:r w:rsidR="00861F97" w:rsidRPr="00486765" w:rsidDel="00570FDD">
          <w:delText xml:space="preserve"> before me</w:delText>
        </w:r>
      </w:del>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lastRenderedPageBreak/>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pPr>
      <w:bookmarkStart w:id="1844" w:name="_Toc313270722"/>
      <w:bookmarkStart w:id="1845" w:name="_Toc204327894"/>
      <w:r w:rsidRPr="009D23B6">
        <w:t>Relation of concretization</w:t>
      </w:r>
      <w:bookmarkEnd w:id="1844"/>
      <w:bookmarkEnd w:id="1845"/>
    </w:p>
    <w:p w14:paraId="4B573D75" w14:textId="40BBCB08"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r w:rsidR="00473537">
        <w:rPr>
          <w:i/>
        </w:rPr>
        <w:t>b</w:t>
      </w:r>
      <w:r w:rsidR="00C0143F" w:rsidRPr="00486765">
        <w:rPr>
          <w:i/>
        </w:rPr>
        <w:t xml:space="preserve"> </w:t>
      </w:r>
      <w:r w:rsidR="00B734E8" w:rsidRPr="00486765">
        <w:rPr>
          <w:b/>
        </w:rPr>
        <w:t>concretizes</w:t>
      </w:r>
      <w:r w:rsidR="00C0143F" w:rsidRPr="00486765">
        <w:rPr>
          <w:b/>
        </w:rPr>
        <w:t xml:space="preserve"> </w:t>
      </w:r>
      <w:r w:rsidR="00473537">
        <w:rPr>
          <w:i/>
        </w:rPr>
        <w:t>c</w:t>
      </w:r>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F68D5EF" w:rsidR="00992D6E" w:rsidRDefault="00473537" w:rsidP="00D248A1">
      <w:pPr>
        <w:pStyle w:val="SpecificationInternal"/>
        <w:ind w:left="1440"/>
      </w:pPr>
      <w:r w:rsidRPr="00570FDD">
        <w:rPr>
          <w:i/>
          <w:rPrChange w:id="1846" w:author="phismith" w:date="2012-08-09T16:24:00Z">
            <w:rPr/>
          </w:rPrChange>
        </w:rPr>
        <w:t>b</w:t>
      </w:r>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3E41E78" w:rsidR="00992D6E" w:rsidRDefault="00B734E8" w:rsidP="00D248A1">
      <w:pPr>
        <w:pStyle w:val="SpecificationInternal"/>
        <w:ind w:left="1440"/>
      </w:pPr>
      <w:r w:rsidRPr="00486765">
        <w:t>&amp;</w:t>
      </w:r>
      <w:r w:rsidR="00C0143F" w:rsidRPr="00486765">
        <w:t xml:space="preserve"> </w:t>
      </w:r>
      <w:r w:rsidR="00473537" w:rsidRPr="00570FDD">
        <w:rPr>
          <w:i/>
          <w:rPrChange w:id="1847" w:author="phismith" w:date="2012-08-09T16:24:00Z">
            <w:rPr/>
          </w:rPrChange>
        </w:rPr>
        <w:t>c</w:t>
      </w:r>
      <w:r w:rsidRPr="00486765">
        <w:t xml:space="preserve"> is a </w:t>
      </w:r>
      <w:r w:rsidR="00DA4D68" w:rsidRPr="00486765">
        <w:t>generically dependent</w:t>
      </w:r>
      <w:r w:rsidRPr="00486765">
        <w:t xml:space="preserve"> continuant</w:t>
      </w:r>
      <w:r w:rsidR="00C0143F" w:rsidRPr="00486765">
        <w:t xml:space="preserve"> </w:t>
      </w:r>
    </w:p>
    <w:p w14:paraId="1FAB2BC2" w14:textId="1171CA1F" w:rsidR="00992D6E" w:rsidRDefault="00B734E8" w:rsidP="00D248A1">
      <w:pPr>
        <w:pStyle w:val="SpecificationInternal"/>
        <w:ind w:left="1440"/>
      </w:pPr>
      <w:r w:rsidRPr="00486765">
        <w:t xml:space="preserve">&amp; for some </w:t>
      </w:r>
      <w:r w:rsidR="00992D6E">
        <w:t xml:space="preserve">independent continuant that is not a spatial region </w:t>
      </w:r>
      <w:r w:rsidR="00473537" w:rsidRPr="00570FDD">
        <w:rPr>
          <w:i/>
          <w:rPrChange w:id="1848" w:author="phismith" w:date="2012-08-09T16:24:00Z">
            <w:rPr/>
          </w:rPrChange>
        </w:rPr>
        <w:t>d</w:t>
      </w:r>
      <w:r w:rsidRPr="00486765">
        <w:t xml:space="preserve">, </w:t>
      </w:r>
    </w:p>
    <w:p w14:paraId="04BA7BA9" w14:textId="703E9C77" w:rsidR="00992D6E" w:rsidRDefault="00473537" w:rsidP="00D248A1">
      <w:pPr>
        <w:pStyle w:val="SpecificationInternal"/>
        <w:ind w:left="2160"/>
      </w:pPr>
      <w:r w:rsidRPr="00570FDD">
        <w:rPr>
          <w:i/>
          <w:rPrChange w:id="1849" w:author="phismith" w:date="2012-08-09T16:24:00Z">
            <w:rPr/>
          </w:rPrChange>
        </w:rPr>
        <w:t>b</w:t>
      </w:r>
      <w:r w:rsidR="00B734E8" w:rsidRPr="00486765">
        <w:t xml:space="preserve"> </w:t>
      </w:r>
      <w:r w:rsidR="008A258E" w:rsidRPr="008A258E">
        <w:rPr>
          <w:b/>
        </w:rPr>
        <w:t>s-depends_on</w:t>
      </w:r>
      <w:r w:rsidR="00151755" w:rsidRPr="00486765">
        <w:t xml:space="preserve"> </w:t>
      </w:r>
      <w:r w:rsidRPr="00570FDD">
        <w:rPr>
          <w:i/>
          <w:rPrChange w:id="1850" w:author="phismith" w:date="2012-08-09T16:24:00Z">
            <w:rPr/>
          </w:rPrChange>
        </w:rPr>
        <w:t>d</w:t>
      </w:r>
      <w:r w:rsidR="00B734E8" w:rsidRPr="00486765">
        <w:t xml:space="preserve"> </w:t>
      </w:r>
      <w:r w:rsidR="00B734E8" w:rsidRPr="00486765">
        <w:rPr>
          <w:b/>
        </w:rPr>
        <w:t xml:space="preserve">at </w:t>
      </w:r>
      <w:r w:rsidR="00B734E8" w:rsidRPr="00570FDD">
        <w:rPr>
          <w:i/>
          <w:rPrChange w:id="1851" w:author="phismith" w:date="2012-08-09T16:24:00Z">
            <w:rPr/>
          </w:rPrChange>
        </w:rPr>
        <w:t>t</w:t>
      </w:r>
      <w:r w:rsidR="00B734E8" w:rsidRPr="00486765">
        <w:t xml:space="preserve"> </w:t>
      </w:r>
    </w:p>
    <w:p w14:paraId="0126AF22" w14:textId="446931EB" w:rsidR="00992D6E" w:rsidRDefault="00992D6E" w:rsidP="00D248A1">
      <w:pPr>
        <w:pStyle w:val="SpecificationInternal"/>
        <w:ind w:left="2160"/>
      </w:pPr>
      <w:r>
        <w:t xml:space="preserve">&amp; </w:t>
      </w:r>
      <w:r w:rsidR="00473537" w:rsidRPr="00570FDD">
        <w:rPr>
          <w:i/>
          <w:rPrChange w:id="1852" w:author="phismith" w:date="2012-08-09T16:24:00Z">
            <w:rPr/>
          </w:rPrChange>
        </w:rPr>
        <w:t>c</w:t>
      </w:r>
      <w:r w:rsidR="00B734E8" w:rsidRPr="00486765">
        <w:t xml:space="preserve"> </w:t>
      </w:r>
      <w:r w:rsidR="00B734E8" w:rsidRPr="00486765">
        <w:rPr>
          <w:b/>
        </w:rPr>
        <w:t xml:space="preserve">g-depends </w:t>
      </w:r>
      <w:r w:rsidR="00B734E8" w:rsidRPr="00486765">
        <w:t>on</w:t>
      </w:r>
      <w:r w:rsidR="00151755" w:rsidRPr="00486765">
        <w:t xml:space="preserve"> </w:t>
      </w:r>
      <w:r w:rsidR="00473537" w:rsidRPr="00570FDD">
        <w:rPr>
          <w:i/>
          <w:rPrChange w:id="1853" w:author="phismith" w:date="2012-08-09T16:24:00Z">
            <w:rPr/>
          </w:rPrChange>
        </w:rPr>
        <w:t>d</w:t>
      </w:r>
      <w:r w:rsidR="00B734E8" w:rsidRPr="00486765">
        <w:t xml:space="preserve"> </w:t>
      </w:r>
      <w:r w:rsidR="00B734E8" w:rsidRPr="00486765">
        <w:rPr>
          <w:b/>
        </w:rPr>
        <w:t xml:space="preserve">at </w:t>
      </w:r>
      <w:r w:rsidR="00B734E8" w:rsidRPr="00570FDD">
        <w:rPr>
          <w:i/>
          <w:rPrChange w:id="1854" w:author="phismith" w:date="2012-08-09T16:24:00Z">
            <w:rPr/>
          </w:rPrChange>
        </w:rPr>
        <w:t>t</w:t>
      </w:r>
      <w:r w:rsidR="00B734E8" w:rsidRPr="00486765">
        <w:t xml:space="preserve"> </w:t>
      </w:r>
    </w:p>
    <w:p w14:paraId="44194953" w14:textId="670177C2" w:rsidR="00DF413E" w:rsidRDefault="00992D6E" w:rsidP="00D248A1">
      <w:pPr>
        <w:pStyle w:val="SpecificationInternal"/>
        <w:ind w:left="2160"/>
      </w:pPr>
      <w:r>
        <w:t xml:space="preserve">&amp; </w:t>
      </w:r>
      <w:r w:rsidR="00B734E8" w:rsidRPr="00486765">
        <w:t xml:space="preserve">if </w:t>
      </w:r>
      <w:r w:rsidR="00473537" w:rsidRPr="00570FDD">
        <w:rPr>
          <w:i/>
          <w:rPrChange w:id="1855" w:author="phismith" w:date="2012-08-09T16:24:00Z">
            <w:rPr/>
          </w:rPrChange>
        </w:rPr>
        <w:t>c</w:t>
      </w:r>
      <w:r w:rsidR="00B734E8" w:rsidRPr="00570FDD">
        <w:rPr>
          <w:i/>
          <w:rPrChange w:id="1856" w:author="phismith" w:date="2012-08-09T16:24:00Z">
            <w:rPr/>
          </w:rPrChange>
        </w:rPr>
        <w:t xml:space="preserve"> </w:t>
      </w:r>
      <w:r w:rsidR="00B734E8" w:rsidRPr="00486765">
        <w:t xml:space="preserve">migrates from bearer </w:t>
      </w:r>
      <w:r w:rsidR="00473537" w:rsidRPr="00570FDD">
        <w:rPr>
          <w:i/>
          <w:rPrChange w:id="1857" w:author="phismith" w:date="2012-08-09T16:24:00Z">
            <w:rPr/>
          </w:rPrChange>
        </w:rPr>
        <w:t>d</w:t>
      </w:r>
      <w:r w:rsidR="00B734E8" w:rsidRPr="00486765">
        <w:t xml:space="preserve"> to another bearer </w:t>
      </w:r>
      <w:r w:rsidR="00473537" w:rsidRPr="00570FDD">
        <w:rPr>
          <w:i/>
          <w:rPrChange w:id="1858" w:author="phismith" w:date="2012-08-09T16:24:00Z">
            <w:rPr/>
          </w:rPrChange>
        </w:rPr>
        <w:t>e</w:t>
      </w:r>
      <w:r w:rsidR="00B734E8" w:rsidRPr="00486765">
        <w:t xml:space="preserve"> than </w:t>
      </w:r>
      <w:r w:rsidR="003138D6" w:rsidRPr="00486765">
        <w:t xml:space="preserve">a </w:t>
      </w:r>
      <w:r w:rsidR="00B734E8" w:rsidRPr="00486765">
        <w:t xml:space="preserve">copy of </w:t>
      </w:r>
      <w:r w:rsidR="00473537" w:rsidRPr="00570FDD">
        <w:rPr>
          <w:i/>
          <w:rPrChange w:id="1859" w:author="phismith" w:date="2012-08-09T16:24:00Z">
            <w:rPr/>
          </w:rPrChange>
        </w:rPr>
        <w:t>b</w:t>
      </w:r>
      <w:r w:rsidR="00B734E8" w:rsidRPr="00486765">
        <w:t xml:space="preserve"> will be created in </w:t>
      </w:r>
      <w:r w:rsidR="00473537" w:rsidRPr="00570FDD">
        <w:rPr>
          <w:i/>
          <w:rPrChange w:id="1860" w:author="phismith" w:date="2012-08-09T16:25:00Z">
            <w:rPr/>
          </w:rPrChange>
        </w:rPr>
        <w:t>e</w:t>
      </w:r>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3317F81" w:rsidR="003E0C5C" w:rsidRPr="00B56876" w:rsidRDefault="00251D87">
      <w:r>
        <w:rPr>
          <w:rStyle w:val="Annotation"/>
        </w:rPr>
        <w:t>e</w:t>
      </w:r>
      <w:r w:rsidRPr="00D248A1">
        <w:rPr>
          <w:rStyle w:val="Annotation"/>
        </w:rPr>
        <w:t>xample(generically dependent continuant)[</w:t>
      </w:r>
      <w:r w:rsidR="003E0C5C" w:rsidRPr="00486765">
        <w:t xml:space="preserve">The </w:t>
      </w:r>
      <w:r>
        <w:t>entries</w:t>
      </w:r>
      <w:r w:rsidRPr="00486765">
        <w:t xml:space="preserve"> </w:t>
      </w:r>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hyperlink r:id="rId37" w:history="1">
        <w:r w:rsidR="00992D6E" w:rsidRPr="00B859AF">
          <w:rPr>
            <w:rStyle w:val="Hyperlink"/>
          </w:rPr>
          <w:t xml:space="preserve">IAO: </w:t>
        </w:r>
        <w:r w:rsidR="00992D6E" w:rsidRPr="00B859AF">
          <w:rPr>
            <w:rStyle w:val="Hyperlink"/>
            <w:i/>
          </w:rPr>
          <w:t>information content entity</w:t>
        </w:r>
      </w:hyperlink>
      <w:r w:rsidR="003E0C5C" w:rsidRPr="00486765">
        <w:t>.</w:t>
      </w:r>
      <w:r w:rsidRPr="00D248A1">
        <w:rPr>
          <w:rStyle w:val="Annotation"/>
        </w:rPr>
        <w:t>]</w:t>
      </w:r>
      <w:r w:rsidR="003E0C5C" w:rsidRPr="00486765">
        <w:t xml:space="preserve"> </w:t>
      </w:r>
    </w:p>
    <w:p w14:paraId="0C75DC26" w14:textId="6E899DD3" w:rsidR="003E0C5C" w:rsidRPr="00486765" w:rsidRDefault="00C74368">
      <w:del w:id="1861" w:author="phismith" w:date="2012-08-09T16:25:00Z">
        <w:r w:rsidDel="00570FDD">
          <w:delText>Not necessarily. You can only say information content entity. Data items, in IAO, are the sorts of things like measurements. But you can have a database of names, for example.</w:delText>
        </w:r>
        <w:r w:rsidR="00251D87" w:rsidDel="00570FDD">
          <w:delText xml:space="preserve"> </w:delText>
        </w:r>
        <w:r w:rsidR="003E0C5C" w:rsidRPr="00486765" w:rsidDel="00570FDD">
          <w:delText>Data, d</w:delText>
        </w:r>
      </w:del>
      <w:ins w:id="1862" w:author="phismith" w:date="2012-08-09T16:25:00Z">
        <w:r w:rsidR="00570FDD">
          <w:t>D</w:t>
        </w:r>
      </w:ins>
      <w:r w:rsidR="003E0C5C" w:rsidRPr="00486765">
        <w:t xml:space="preserve">atabases, pdf files, novels, </w:t>
      </w:r>
      <w:r w:rsidR="00992D6E">
        <w:t xml:space="preserve">proper names, serial numbers, </w:t>
      </w:r>
      <w:r w:rsidR="003E0C5C" w:rsidRPr="00486765">
        <w:t xml:space="preserve">and other information artifacts are </w:t>
      </w:r>
      <w:del w:id="1863" w:author="phismith" w:date="2012-08-09T16:25:00Z">
        <w:r w:rsidR="003E0C5C" w:rsidRPr="00486765" w:rsidDel="00570FDD">
          <w:delText xml:space="preserve">thus </w:delText>
        </w:r>
      </w:del>
      <w:r w:rsidR="003E0C5C" w:rsidRPr="00486765">
        <w:t>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w:t>
      </w:r>
      <w:del w:id="1864" w:author="phismith" w:date="2012-08-09T16:28:00Z">
        <w:r w:rsidR="00E64623" w:rsidRPr="00486765" w:rsidDel="008B33C5">
          <w:delText xml:space="preserve">Only where </w:delText>
        </w:r>
      </w:del>
      <w:ins w:id="1865" w:author="phismith" w:date="2012-08-09T16:28:00Z">
        <w:r w:rsidR="008B33C5">
          <w:t xml:space="preserve">Because </w:t>
        </w:r>
      </w:ins>
      <w:r w:rsidR="00E64623" w:rsidRPr="00486765">
        <w:t>such a templating process exists</w:t>
      </w:r>
      <w:ins w:id="1866" w:author="phismith" w:date="2012-08-09T16:28:00Z">
        <w:r w:rsidR="008B33C5">
          <w:t>,</w:t>
        </w:r>
      </w:ins>
      <w:r w:rsidR="00E64623" w:rsidRPr="00486765">
        <w:t xml:space="preserve"> </w:t>
      </w:r>
      <w:del w:id="1867" w:author="phismith" w:date="2012-08-09T16:28:00Z">
        <w:r w:rsidR="00E64623" w:rsidRPr="00486765" w:rsidDel="008B33C5">
          <w:delText xml:space="preserve">do </w:delText>
        </w:r>
      </w:del>
      <w:r w:rsidR="00E64623" w:rsidRPr="00486765">
        <w:t xml:space="preserve">we have </w:t>
      </w:r>
      <w:ins w:id="1868" w:author="phismith" w:date="2012-08-09T16:28:00Z">
        <w:r w:rsidR="008B33C5">
          <w:t xml:space="preserve">examples of </w:t>
        </w:r>
      </w:ins>
      <w:r w:rsidR="00E64623" w:rsidRPr="00486765">
        <w:t xml:space="preserve">the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83CC76" w:rsidR="00B734E8" w:rsidRPr="00486765" w:rsidRDefault="00DA4D68">
      <w:r w:rsidRPr="00486765">
        <w:rPr>
          <w:i/>
        </w:rPr>
        <w:lastRenderedPageBreak/>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r w:rsidR="00251D87" w:rsidRPr="00D248A1">
        <w:rPr>
          <w:rStyle w:val="Annotation"/>
        </w:rPr>
        <w:t>example(concretizes)[</w:t>
      </w:r>
      <w:r w:rsidR="00B734E8" w:rsidRPr="00486765">
        <w:t xml:space="preserve">you may concretize a poem as a pattern of </w:t>
      </w:r>
      <w:del w:id="1869" w:author="phismith" w:date="2012-08-09T16:28:00Z">
        <w:r w:rsidR="00B734E8" w:rsidRPr="00486765" w:rsidDel="008B33C5">
          <w:delText xml:space="preserve">memory </w:delText>
        </w:r>
      </w:del>
      <w:r w:rsidR="00B734E8" w:rsidRPr="00486765">
        <w:t xml:space="preserve">traces </w:t>
      </w:r>
      <w:del w:id="1870" w:author="phismith" w:date="2012-08-09T16:28:00Z">
        <w:r w:rsidR="00B734E8" w:rsidRPr="00486765" w:rsidDel="008B33C5">
          <w:delText>in your head</w:delText>
        </w:r>
      </w:del>
      <w:ins w:id="1871" w:author="phismith" w:date="2012-08-09T16:28:00Z">
        <w:r w:rsidR="008B33C5">
          <w:t>on an audio tape</w:t>
        </w:r>
      </w:ins>
      <w:r w:rsidR="00251D87" w:rsidRPr="00D248A1">
        <w:rPr>
          <w:rStyle w:val="Annotation"/>
        </w:rPr>
        <w:t>\</w:t>
      </w:r>
      <w:r w:rsidR="00B734E8" w:rsidRPr="00486765">
        <w:t>. You may concretize a piece of software by installing it in your computer</w:t>
      </w:r>
      <w:r w:rsidR="00251D87" w:rsidRPr="00D248A1">
        <w:rPr>
          <w:rStyle w:val="Annotation"/>
        </w:rPr>
        <w:t>\</w:t>
      </w:r>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r w:rsidR="00251D87" w:rsidRPr="00D248A1">
        <w:rPr>
          <w:rStyle w:val="Annotation"/>
        </w:rPr>
        <w:t>]</w:t>
      </w:r>
    </w:p>
    <w:p w14:paraId="1D5AD614" w14:textId="7B4FB4DD"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r w:rsidR="00473537">
        <w:rPr>
          <w:i/>
        </w:rPr>
        <w:t>b</w:t>
      </w:r>
      <w:r w:rsidR="00601C8D" w:rsidRPr="00486765">
        <w:rPr>
          <w:i/>
        </w:rPr>
        <w:t xml:space="preserve"> </w:t>
      </w:r>
      <w:r w:rsidR="00601C8D" w:rsidRPr="00486765">
        <w:rPr>
          <w:b/>
        </w:rPr>
        <w:t xml:space="preserve">g-depends </w:t>
      </w:r>
      <w:r w:rsidR="00601C8D" w:rsidRPr="00486765">
        <w:t xml:space="preserve">on </w:t>
      </w:r>
      <w:r w:rsidR="00473537">
        <w:rPr>
          <w:i/>
        </w:rPr>
        <w:t>c</w:t>
      </w:r>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r w:rsidR="00473537">
        <w:rPr>
          <w:i/>
        </w:rPr>
        <w:t>d</w:t>
      </w:r>
      <w:r w:rsidR="00773334" w:rsidRPr="00486765">
        <w:t>,</w:t>
      </w:r>
      <w:r w:rsidR="00FB0792" w:rsidRPr="00486765">
        <w:rPr>
          <w:i/>
        </w:rPr>
        <w:t xml:space="preserve"> </w:t>
      </w:r>
      <w:r w:rsidR="00DF413E">
        <w:t xml:space="preserve">such that </w:t>
      </w:r>
      <w:r w:rsidR="00473537" w:rsidRPr="00D248A1">
        <w:rPr>
          <w:i/>
        </w:rPr>
        <w:t>d</w:t>
      </w:r>
      <w:r w:rsidR="00DF413E">
        <w:t xml:space="preserve"> </w:t>
      </w:r>
      <w:r w:rsidR="00601C8D" w:rsidRPr="00486765">
        <w:rPr>
          <w:b/>
        </w:rPr>
        <w:t>concretiz</w:t>
      </w:r>
      <w:r w:rsidR="00DF413E">
        <w:t>es</w:t>
      </w:r>
      <w:r w:rsidR="00601C8D" w:rsidRPr="00C74368">
        <w:t xml:space="preserve"> </w:t>
      </w:r>
      <w:r w:rsidR="00473537">
        <w:rPr>
          <w:i/>
        </w:rPr>
        <w:t>b</w:t>
      </w:r>
      <w:del w:id="1872" w:author="phismith" w:date="2012-08-07T14:35:00Z">
        <w:r w:rsidR="00601C8D" w:rsidRPr="00486765" w:rsidDel="009E331B">
          <w:delText xml:space="preserve"> </w:delText>
        </w:r>
        <w:r w:rsidR="00DF413E" w:rsidDel="009E331B">
          <w:delText xml:space="preserve">at </w:delText>
        </w:r>
        <w:r w:rsidR="00DF413E" w:rsidRPr="00D248A1" w:rsidDel="009E331B">
          <w:rPr>
            <w:i/>
          </w:rPr>
          <w:delText>t</w:delText>
        </w:r>
      </w:del>
      <w:ins w:id="1873" w:author="phismith" w:date="2012-08-07T14:36:00Z">
        <w:r w:rsidR="009E331B" w:rsidRPr="009E331B">
          <w:rPr>
            <w:b/>
          </w:rPr>
          <w:t xml:space="preserve"> at</w:t>
        </w:r>
      </w:ins>
      <w:ins w:id="1874" w:author="phismith" w:date="2012-08-07T14:35:00Z">
        <w:r w:rsidR="009E331B">
          <w:t xml:space="preserve"> t </w:t>
        </w:r>
      </w:ins>
      <w:r w:rsidR="00FB0792" w:rsidRPr="00486765">
        <w:t xml:space="preserve"> and</w:t>
      </w:r>
      <w:r w:rsidR="00601C8D" w:rsidRPr="00486765">
        <w:t xml:space="preserve"> </w:t>
      </w:r>
      <w:r w:rsidR="00473537" w:rsidRPr="00D248A1">
        <w:rPr>
          <w:i/>
        </w:rPr>
        <w:t>d</w:t>
      </w:r>
      <w:r w:rsidR="00C0143F" w:rsidRPr="00486765">
        <w:t xml:space="preserve"> </w:t>
      </w:r>
      <w:r w:rsidR="008A258E" w:rsidRPr="008A258E">
        <w:rPr>
          <w:b/>
        </w:rPr>
        <w:t>s-depends_on</w:t>
      </w:r>
      <w:r w:rsidR="00601C8D" w:rsidRPr="00486765">
        <w:t xml:space="preserve"> </w:t>
      </w:r>
      <w:r w:rsidR="00473537">
        <w:rPr>
          <w:i/>
        </w:rPr>
        <w:t>c</w:t>
      </w:r>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14D0DF08" w:rsidR="00F33687" w:rsidRDefault="00B734E8" w:rsidP="00D248A1">
      <w:pPr>
        <w:pStyle w:val="Heading3"/>
      </w:pPr>
      <w:bookmarkStart w:id="1875" w:name="_Toc204327895"/>
      <w:r w:rsidRPr="00486765">
        <w:t xml:space="preserve">Works of </w:t>
      </w:r>
      <w:r w:rsidR="00BE7980">
        <w:t>m</w:t>
      </w:r>
      <w:r w:rsidR="00BE7980" w:rsidRPr="00486765">
        <w:t xml:space="preserve">usic </w:t>
      </w:r>
      <w:r w:rsidRPr="00486765">
        <w:t xml:space="preserve">and </w:t>
      </w:r>
      <w:r w:rsidR="00BE7980">
        <w:t>e</w:t>
      </w:r>
      <w:r w:rsidR="00BE7980" w:rsidRPr="00486765">
        <w:t xml:space="preserve">xperimental </w:t>
      </w:r>
      <w:r w:rsidR="00BE7980">
        <w:t>p</w:t>
      </w:r>
      <w:r w:rsidR="00BE7980" w:rsidRPr="00486765">
        <w:t>rotocols</w:t>
      </w:r>
      <w:bookmarkEnd w:id="1875"/>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call #9</w:t>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One consequence of the above is that we cannot in fact listen to Beethoven’s 9th Symphony, but rather only to performances thereof.</w:t>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w:t>
      </w:r>
      <w:r w:rsidR="003E0C5C" w:rsidRPr="00966120">
        <w:rPr>
          <w:i/>
          <w:rPrChange w:id="1876" w:author="phismith" w:date="2012-08-09T16:29:00Z">
            <w:rPr/>
          </w:rPrChange>
        </w:rPr>
        <w:t xml:space="preserve">specifically dependent realizable </w:t>
      </w:r>
      <w:r w:rsidR="00FB129B" w:rsidRPr="00966120">
        <w:rPr>
          <w:i/>
          <w:rPrChange w:id="1877" w:author="phismith" w:date="2012-08-09T16:29:00Z">
            <w:rPr>
              <w:i/>
            </w:rPr>
          </w:rPrChange>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D248A1">
        <w:t xml:space="preserve">cations, databases, and so forth, as described in the </w:t>
      </w:r>
      <w:hyperlink r:id="rId38" w:history="1">
        <w:r w:rsidR="00BE2EAE">
          <w:rPr>
            <w:rStyle w:val="Hyperlink"/>
            <w:szCs w:val="23"/>
          </w:rPr>
          <w:t>Ontology for Biomedical Investigations</w:t>
        </w:r>
      </w:hyperlink>
      <w:r w:rsidR="00F33687" w:rsidRPr="00D248A1">
        <w:t xml:space="preserve"> (OBI).</w:t>
      </w:r>
    </w:p>
    <w:p w14:paraId="56E2FA18" w14:textId="65F116E0" w:rsidR="00F33687" w:rsidRPr="00D248A1" w:rsidRDefault="00F33687" w:rsidP="0065588A">
      <w:pPr>
        <w:pStyle w:val="Heading2"/>
      </w:pPr>
      <w:bookmarkStart w:id="1878" w:name="_Toc313270723"/>
      <w:bookmarkStart w:id="1879" w:name="_Toc204327896"/>
      <w:r w:rsidRPr="00D248A1">
        <w:lastRenderedPageBreak/>
        <w:t>Occurrent</w:t>
      </w:r>
      <w:bookmarkEnd w:id="1878"/>
      <w:bookmarkEnd w:id="1879"/>
      <w:r w:rsidRPr="00D248A1">
        <w:t xml:space="preserve">  </w:t>
      </w:r>
    </w:p>
    <w:p w14:paraId="5CA14EAC" w14:textId="474F7163"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ins w:id="1880" w:author="phismith" w:date="2012-08-09T16:29:00Z">
        <w:r w:rsidR="00966120">
          <w:t xml:space="preserve">occupies. </w:t>
        </w:r>
      </w:ins>
      <w:del w:id="1881" w:author="phismith" w:date="2012-08-09T16:29:00Z">
        <w:r w:rsidR="00555732" w:rsidRPr="00966120" w:rsidDel="00966120">
          <w:rPr>
            <w:b/>
            <w:rPrChange w:id="1882" w:author="phismith" w:date="2012-08-09T16:29:00Z">
              <w:rPr/>
            </w:rPrChange>
          </w:rPr>
          <w:delText>occupies_temporal_region</w:delText>
        </w:r>
        <w:r w:rsidR="009D7057" w:rsidDel="00966120">
          <w:delText xml:space="preserve"> or </w:delText>
        </w:r>
        <w:r w:rsidR="004A4F98" w:rsidRPr="00966120" w:rsidDel="00966120">
          <w:rPr>
            <w:b/>
            <w:rPrChange w:id="1883" w:author="phismith" w:date="2012-08-09T16:29:00Z">
              <w:rPr/>
            </w:rPrChange>
          </w:rPr>
          <w:delText>occupies_spatiotemporal_region</w:delText>
        </w:r>
        <w:r w:rsidR="00604D54" w:rsidRPr="00486765" w:rsidDel="00966120">
          <w:rPr>
            <w:i/>
          </w:rPr>
          <w:delText>.</w:delText>
        </w:r>
        <w:r w:rsidR="006D323D" w:rsidDel="00966120">
          <w:delText xml:space="preserve"> </w:delText>
        </w:r>
      </w:del>
      <w:r w:rsidR="006D323D">
        <w:t>[077-00</w:t>
      </w:r>
      <w:r w:rsidR="009D7057">
        <w:t>2</w:t>
      </w:r>
      <w:r w:rsidR="006D323D">
        <w:t>]</w:t>
      </w:r>
      <w:r w:rsidRPr="009D2710">
        <w:rPr>
          <w:rStyle w:val="Annotation"/>
        </w:rPr>
        <w:t>]</w:t>
      </w:r>
    </w:p>
    <w:p w14:paraId="3354022A" w14:textId="1F4B0170" w:rsidR="008A6C9D" w:rsidRPr="00486765" w:rsidRDefault="00C26164">
      <w:bookmarkStart w:id="1884" w:name="OLE_LINK51"/>
      <w:bookmarkStart w:id="1885" w:name="OLE_LINK52"/>
      <w:r w:rsidRPr="00D248A1">
        <w:rPr>
          <w:rStyle w:val="Annotation"/>
        </w:rPr>
        <w:t>note(process)[</w:t>
      </w:r>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Thus there is here</w:t>
      </w:r>
      <w:ins w:id="1886" w:author="phismith" w:date="2012-08-09T16:29:00Z">
        <w:r w:rsidR="00966120">
          <w:t xml:space="preserve">, on the </w:t>
        </w:r>
        <w:r w:rsidR="00966120" w:rsidRPr="00966120">
          <w:rPr>
            <w:i/>
            <w:rPrChange w:id="1887" w:author="phismith" w:date="2012-08-09T16:29:00Z">
              <w:rPr/>
            </w:rPrChange>
          </w:rPr>
          <w:t>occurrent</w:t>
        </w:r>
        <w:r w:rsidR="00966120">
          <w:t xml:space="preserve"> side,</w:t>
        </w:r>
      </w:ins>
      <w:r w:rsidR="00773334" w:rsidRPr="00486765">
        <w:t xml:space="preserve"> no counterpart of ‘object’</w:t>
      </w:r>
      <w:ins w:id="1888" w:author="phismith" w:date="2012-08-09T16:29:00Z">
        <w:r w:rsidR="00966120">
          <w:t xml:space="preserve"> on the side of BFO:</w:t>
        </w:r>
        <w:r w:rsidR="00966120">
          <w:rPr>
            <w:i/>
          </w:rPr>
          <w:t>continuant</w:t>
        </w:r>
      </w:ins>
      <w:r w:rsidR="00773334" w:rsidRPr="00486765">
        <w:t xml:space="preserve">.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1884"/>
      <w:bookmarkEnd w:id="1885"/>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t>
      </w:r>
      <w:ins w:id="1889" w:author="phismith" w:date="2012-08-09T16:30:00Z">
        <w:r w:rsidR="00966120">
          <w:t>But w</w:t>
        </w:r>
      </w:ins>
      <w:del w:id="1890" w:author="phismith" w:date="2012-08-09T16:30:00Z">
        <w:r w:rsidR="00773334" w:rsidRPr="00486765" w:rsidDel="00966120">
          <w:delText>W</w:delText>
        </w:r>
      </w:del>
      <w:r w:rsidR="00773334" w:rsidRPr="00486765">
        <w:t xml:space="preserve">e cannot count the processes taking place, for instance, in an episode of insect mating </w:t>
      </w:r>
      <w:del w:id="1891" w:author="phismith" w:date="2012-08-12T12:09:00Z">
        <w:r w:rsidR="00773334" w:rsidRPr="00486765" w:rsidDel="005B7D2B">
          <w:delText>behavior</w:delText>
        </w:r>
      </w:del>
      <w:ins w:id="1892" w:author="phismith" w:date="2012-08-12T12:09:00Z">
        <w:r w:rsidR="005B7D2B">
          <w:t>behavior, just as we cannot count the portions of water contained in a given  ‘behavior’ is a mass noun</w:t>
        </w:r>
      </w:ins>
      <w:del w:id="1893" w:author="phismith" w:date="2012-08-12T12:09:00Z">
        <w:r w:rsidR="00773334" w:rsidRPr="00486765" w:rsidDel="005B7D2B">
          <w:delText>.</w:delText>
        </w:r>
      </w:del>
    </w:p>
    <w:p w14:paraId="38E3CB64" w14:textId="72B24E60" w:rsidR="008A6C9D" w:rsidRPr="00486765" w:rsidDel="00966120" w:rsidRDefault="008A6C9D">
      <w:pPr>
        <w:rPr>
          <w:del w:id="1894" w:author="phismith" w:date="2012-08-09T16:30:00Z"/>
        </w:rPr>
      </w:pPr>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w:t>
      </w:r>
      <w:ins w:id="1895" w:author="phismith" w:date="2012-08-09T16:30:00Z">
        <w:r w:rsidR="00966120">
          <w:t>;</w:t>
        </w:r>
      </w:ins>
      <w:del w:id="1896" w:author="phismith" w:date="2012-08-09T16:30:00Z">
        <w:r w:rsidRPr="00486765" w:rsidDel="00966120">
          <w:delText>,</w:delText>
        </w:r>
      </w:del>
      <w:r w:rsidRPr="00486765">
        <w:t xml:space="preserve">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r w:rsidR="00C26164" w:rsidRPr="00D248A1">
        <w:rPr>
          <w:rStyle w:val="Annotation"/>
        </w:rPr>
        <w:t>]</w:t>
      </w:r>
      <w:r w:rsidRPr="00486765">
        <w:t>.</w:t>
      </w:r>
    </w:p>
    <w:p w14:paraId="15FE95C5" w14:textId="6163CD5D" w:rsidR="00F93648" w:rsidRPr="00486765" w:rsidRDefault="008A6C9D">
      <w:del w:id="1897" w:author="phismith" w:date="2012-08-09T16:30:00Z">
        <w:r w:rsidRPr="00486765" w:rsidDel="00966120">
          <w:delText>Processes can be arbitrarily summed</w:delText>
        </w:r>
      </w:del>
      <w:del w:id="1898" w:author="phismith" w:date="2012-08-08T12:50:00Z">
        <w:r w:rsidRPr="00486765" w:rsidDel="00F77AEB">
          <w:delText xml:space="preserve"> and divided</w:delText>
        </w:r>
      </w:del>
      <w:del w:id="1899" w:author="phismith" w:date="2012-08-08T12:49:00Z">
        <w:r w:rsidRPr="00486765" w:rsidDel="00F77AEB">
          <w:delText>.</w:delText>
        </w:r>
      </w:del>
      <w:del w:id="1900" w:author="phismith" w:date="2012-08-09T16:30:00Z">
        <w:r w:rsidRPr="00486765" w:rsidDel="00966120">
          <w:delText xml:space="preserve"> </w:delText>
        </w:r>
      </w:del>
      <w:del w:id="1901" w:author="phismith" w:date="2012-08-08T12:50:00Z">
        <w:r w:rsidRPr="00486765" w:rsidDel="00F77AEB">
          <w:delText xml:space="preserve">In particular, we </w:delText>
        </w:r>
      </w:del>
      <w:del w:id="1902" w:author="phismith" w:date="2012-08-09T16:30:00Z">
        <w:r w:rsidRPr="00486765" w:rsidDel="00966120">
          <w:delText>can identify sub-processes</w:delText>
        </w:r>
        <w:r w:rsidR="00A94D95" w:rsidRPr="00486765" w:rsidDel="00966120">
          <w:delText xml:space="preserve"> – temporal parts – </w:delText>
        </w:r>
        <w:r w:rsidRPr="00486765" w:rsidDel="00966120">
          <w:delText>which are fiat segments occupying constituent temporal intervals of the temporal interval occupied by the process as a whole.</w:delText>
        </w:r>
        <w:r w:rsidR="00773334" w:rsidRPr="00486765" w:rsidDel="00966120">
          <w:delText xml:space="preserve"> </w:delText>
        </w:r>
      </w:del>
      <w:del w:id="1903" w:author="phismith" w:date="2012-08-08T12:51:00Z">
        <w:r w:rsidR="00773334" w:rsidRPr="00486765" w:rsidDel="00F77AEB">
          <w:delText>O</w:delText>
        </w:r>
      </w:del>
      <w:del w:id="1904" w:author="phismith" w:date="2012-08-09T16:30:00Z">
        <w:r w:rsidR="00773334" w:rsidRPr="00486765" w:rsidDel="00966120">
          <w:delText>ccurents are</w:delText>
        </w:r>
      </w:del>
      <w:del w:id="1905" w:author="phismith" w:date="2012-08-08T12:51:00Z">
        <w:r w:rsidR="00773334" w:rsidRPr="00486765" w:rsidDel="00F77AEB">
          <w:delText xml:space="preserve"> </w:delText>
        </w:r>
      </w:del>
      <w:del w:id="1906" w:author="phismith" w:date="2012-08-09T16:30:00Z">
        <w:r w:rsidR="00773334" w:rsidRPr="00486765" w:rsidDel="00966120">
          <w:delText xml:space="preserve">processes, or </w:delText>
        </w:r>
      </w:del>
      <w:del w:id="1907" w:author="phismith" w:date="2012-08-08T12:51:00Z">
        <w:r w:rsidR="00773334" w:rsidRPr="00486765" w:rsidDel="00F77AEB">
          <w:delText xml:space="preserve">the </w:delText>
        </w:r>
      </w:del>
      <w:del w:id="1908" w:author="phismith" w:date="2012-08-09T16:30:00Z">
        <w:r w:rsidR="00773334" w:rsidRPr="00486765" w:rsidDel="00966120">
          <w:delText>boundaries of processes, or temporal or spati</w:delText>
        </w:r>
      </w:del>
      <w:del w:id="1909" w:author="phismith" w:date="2012-08-08T12:51:00Z">
        <w:r w:rsidR="00773334" w:rsidRPr="00486765" w:rsidDel="00F77AEB">
          <w:delText xml:space="preserve">al </w:delText>
        </w:r>
      </w:del>
      <w:del w:id="1910" w:author="phismith" w:date="2012-08-09T16:30:00Z">
        <w:r w:rsidR="00773334" w:rsidRPr="00486765" w:rsidDel="00966120">
          <w:delText>temporal regions.</w:delText>
        </w:r>
      </w:del>
    </w:p>
    <w:p w14:paraId="62C46342" w14:textId="77777777" w:rsidR="00F33687" w:rsidRDefault="00A94D95" w:rsidP="00B841FA">
      <w:pPr>
        <w:pStyle w:val="Heading3"/>
        <w:rPr>
          <w:shd w:val="clear" w:color="auto" w:fill="FFFFFF"/>
        </w:rPr>
      </w:pPr>
      <w:bookmarkStart w:id="1911" w:name="_Toc313270724"/>
      <w:bookmarkStart w:id="1912" w:name="_Toc204327897"/>
      <w:r w:rsidRPr="009D23B6">
        <w:rPr>
          <w:shd w:val="clear" w:color="auto" w:fill="FFFFFF"/>
        </w:rPr>
        <w:t>Relation of temporal parthood</w:t>
      </w:r>
      <w:bookmarkEnd w:id="1911"/>
      <w:bookmarkEnd w:id="1912"/>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4103B911" w14:textId="795CDBC7" w:rsidR="00F33687" w:rsidRDefault="00514022" w:rsidP="00D248A1">
      <w:pPr>
        <w:keepNext/>
      </w:pPr>
      <w:r>
        <w:rPr>
          <w:noProof/>
        </w:rPr>
        <w:lastRenderedPageBreak/>
        <mc:AlternateContent>
          <mc:Choice Requires="wps">
            <w:drawing>
              <wp:anchor distT="0" distB="0" distL="114300" distR="114300" simplePos="0" relativeHeight="251678720" behindDoc="0" locked="0" layoutInCell="1" allowOverlap="1" wp14:anchorId="20B6019B" wp14:editId="31FD2C11">
                <wp:simplePos x="0" y="0"/>
                <wp:positionH relativeFrom="column">
                  <wp:posOffset>3187700</wp:posOffset>
                </wp:positionH>
                <wp:positionV relativeFrom="paragraph">
                  <wp:posOffset>1317828</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1724A1" w:rsidRPr="00C74368" w:rsidRDefault="001724A1">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251pt;margin-top:103.7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" stroked="f">
                <v:fill opacity="0"/>
                <v:textbox>
                  <w:txbxContent>
                    <w:p w14:paraId="194E4165" w14:textId="77777777" w:rsidR="001724A1" w:rsidRPr="00C74368" w:rsidRDefault="001724A1">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anchor distT="0" distB="0" distL="114300" distR="114300" simplePos="0" relativeHeight="251686912" behindDoc="0" locked="0" layoutInCell="1" allowOverlap="1" wp14:anchorId="262A9880" wp14:editId="14F8402C">
                <wp:simplePos x="0" y="0"/>
                <wp:positionH relativeFrom="column">
                  <wp:posOffset>496111</wp:posOffset>
                </wp:positionH>
                <wp:positionV relativeFrom="paragraph">
                  <wp:posOffset>-289033</wp:posOffset>
                </wp:positionV>
                <wp:extent cx="3014345" cy="2548647"/>
                <wp:effectExtent l="0" t="0" r="14605" b="0"/>
                <wp:wrapNone/>
                <wp:docPr id="62" name="Group 62"/>
                <wp:cNvGraphicFramePr/>
                <a:graphic xmlns:a="http://schemas.openxmlformats.org/drawingml/2006/main">
                  <a:graphicData uri="http://schemas.microsoft.com/office/word/2010/wordprocessingGroup">
                    <wpg:wgp>
                      <wpg:cNvGrpSpPr/>
                      <wpg:grpSpPr>
                        <a:xfrm>
                          <a:off x="0" y="0"/>
                          <a:ext cx="3014345" cy="2548647"/>
                          <a:chOff x="0" y="0"/>
                          <a:chExt cx="3014345" cy="2548647"/>
                        </a:xfrm>
                      </wpg:grpSpPr>
                      <wps:wsp>
                        <wps:cNvPr id="24" name="Text Box 2"/>
                        <wps:cNvSpPr txBox="1">
                          <a:spLocks noChangeArrowheads="1"/>
                        </wps:cNvSpPr>
                        <wps:spPr bwMode="auto">
                          <a:xfrm>
                            <a:off x="1196502" y="0"/>
                            <a:ext cx="977900" cy="478790"/>
                          </a:xfrm>
                          <a:prstGeom prst="rect">
                            <a:avLst/>
                          </a:prstGeom>
                          <a:solidFill>
                            <a:srgbClr val="FFFFFF">
                              <a:alpha val="0"/>
                            </a:srgbClr>
                          </a:solidFill>
                          <a:ln w="9525">
                            <a:noFill/>
                            <a:miter lim="800000"/>
                            <a:headEnd/>
                            <a:tailEnd/>
                          </a:ln>
                        </wps:spPr>
                        <wps:txbx>
                          <w:txbxContent>
                            <w:p w14:paraId="4DF37E92" w14:textId="77777777" w:rsidR="001724A1" w:rsidRPr="00C74368" w:rsidRDefault="001724A1" w:rsidP="00C74368">
                              <w:pPr>
                                <w:jc w:val="left"/>
                                <w:rPr>
                                  <w:i/>
                                </w:rPr>
                              </w:pPr>
                              <w:r w:rsidRPr="00C74368">
                                <w:rPr>
                                  <w:b/>
                                </w:rPr>
                                <w:t>process</w:t>
                              </w:r>
                              <w:r>
                                <w:rPr>
                                  <w:b/>
                                </w:rPr>
                                <w:t xml:space="preserve"> </w:t>
                              </w:r>
                              <w:r w:rsidRPr="00CB40C6">
                                <w:rPr>
                                  <w:b/>
                                  <w:i/>
                                  <w:rPrChange w:id="1913" w:author="phismith" w:date="2012-08-09T16:38:00Z">
                                    <w:rPr>
                                      <w:b/>
                                    </w:rPr>
                                  </w:rPrChange>
                                </w:rPr>
                                <w:t>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wpg:grpSp>
                        <wpg:cNvPr id="61" name="Group 61"/>
                        <wpg:cNvGrpSpPr/>
                        <wpg:grpSpPr>
                          <a:xfrm>
                            <a:off x="0" y="369651"/>
                            <a:ext cx="3014345" cy="2178996"/>
                            <a:chOff x="0" y="0"/>
                            <a:chExt cx="3014345" cy="2178996"/>
                          </a:xfrm>
                        </wpg:grpSpPr>
                        <wps:wsp>
                          <wps:cNvPr id="28" name="Text Box 2"/>
                          <wps:cNvSpPr txBox="1">
                            <a:spLocks noChangeArrowheads="1"/>
                          </wps:cNvSpPr>
                          <wps:spPr bwMode="auto">
                            <a:xfrm>
                              <a:off x="1177019" y="1624417"/>
                              <a:ext cx="774700" cy="554579"/>
                            </a:xfrm>
                            <a:prstGeom prst="rect">
                              <a:avLst/>
                            </a:prstGeom>
                            <a:solidFill>
                              <a:srgbClr val="FFFFFF">
                                <a:alpha val="0"/>
                              </a:srgbClr>
                            </a:solidFill>
                            <a:ln w="9525">
                              <a:noFill/>
                              <a:miter lim="800000"/>
                              <a:headEnd/>
                              <a:tailEnd/>
                            </a:ln>
                          </wps:spPr>
                          <wps:txbx>
                            <w:txbxContent>
                              <w:p w14:paraId="508D9DB0" w14:textId="77777777" w:rsidR="001724A1" w:rsidRPr="00C74368" w:rsidRDefault="001724A1" w:rsidP="00C74368">
                                <w:pPr>
                                  <w:spacing w:before="0" w:after="0" w:line="240" w:lineRule="auto"/>
                                  <w:jc w:val="left"/>
                                  <w:rPr>
                                    <w:b/>
                                    <w:sz w:val="20"/>
                                  </w:rPr>
                                </w:pPr>
                                <w:r w:rsidRPr="00C74368">
                                  <w:rPr>
                                    <w:b/>
                                    <w:sz w:val="20"/>
                                  </w:rPr>
                                  <w:t>temporal</w:t>
                                </w:r>
                              </w:p>
                              <w:p w14:paraId="63E73E5B" w14:textId="77777777" w:rsidR="001724A1" w:rsidRPr="00C74368" w:rsidRDefault="001724A1" w:rsidP="00C74368">
                                <w:pPr>
                                  <w:spacing w:before="0" w:after="0" w:line="240" w:lineRule="auto"/>
                                  <w:jc w:val="left"/>
                                  <w:rPr>
                                    <w:i/>
                                  </w:rPr>
                                </w:pPr>
                                <w:r w:rsidRPr="00C74368">
                                  <w:rPr>
                                    <w:b/>
                                    <w:sz w:val="20"/>
                                  </w:rPr>
                                  <w:t>part of process</w:t>
                                </w:r>
                                <w:r>
                                  <w:rPr>
                                    <w:b/>
                                    <w:sz w:val="20"/>
                                  </w:rPr>
                                  <w:t xml:space="preserve"> </w:t>
                                </w:r>
                                <w:r w:rsidRPr="00CB40C6">
                                  <w:rPr>
                                    <w:b/>
                                    <w:i/>
                                    <w:sz w:val="20"/>
                                    <w:rPrChange w:id="1914" w:author="phismith" w:date="2012-08-09T16:39:00Z">
                                      <w:rPr>
                                        <w:b/>
                                        <w:sz w:val="20"/>
                                      </w:rPr>
                                    </w:rPrChange>
                                  </w:rPr>
                                  <w:t>p</w:t>
                                </w:r>
                                <w:r w:rsidRPr="00C74368">
                                  <w:rPr>
                                    <w:i/>
                                    <w:noProof/>
                                  </w:rPr>
                                  <w:drawing>
                                    <wp:inline distT="0" distB="0" distL="0" distR="0" wp14:anchorId="5F673644" wp14:editId="1599B582">
                                      <wp:extent cx="297180" cy="9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6" name="Left Brace 56"/>
                          <wps:cNvSpPr/>
                          <wps:spPr>
                            <a:xfrm rot="5400000">
                              <a:off x="1342390" y="-1342390"/>
                              <a:ext cx="329565" cy="30143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16200000">
                              <a:off x="1425075" y="1172210"/>
                              <a:ext cx="208151" cy="74880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2" o:spid="_x0000_s1051" style="position:absolute;left:0;text-align:left;margin-left:39.05pt;margin-top:-22.75pt;width:237.35pt;height:200.7pt;z-index:251686912;mso-position-horizontal-relative:text;mso-position-vertical-relative:text" coordsize="30143,2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">
                <v:shape id="_x0000_s1052" type="#_x0000_t202" style="position:absolute;left:11965;width:9779;height:4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EesMA&#10;AADbAAAADwAAAGRycy9kb3ducmV2LnhtbESPX2vCMBTF3wd+h3AFX4amFpF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DEesMAAADbAAAADwAAAAAAAAAAAAAAAACYAgAAZHJzL2Rv&#10;d25yZXYueG1sUEsFBgAAAAAEAAQA9QAAAIgDAAAAAA==&#10;" stroked="f">
                  <v:fill opacity="0"/>
                  <v:textbox>
                    <w:txbxContent>
                      <w:p w14:paraId="4DF37E92" w14:textId="77777777" w:rsidR="001724A1" w:rsidRPr="00C74368" w:rsidRDefault="001724A1" w:rsidP="00C74368">
                        <w:pPr>
                          <w:jc w:val="left"/>
                          <w:rPr>
                            <w:i/>
                          </w:rPr>
                        </w:pPr>
                        <w:r w:rsidRPr="00C74368">
                          <w:rPr>
                            <w:b/>
                          </w:rPr>
                          <w:t>process</w:t>
                        </w:r>
                        <w:r>
                          <w:rPr>
                            <w:b/>
                          </w:rPr>
                          <w:t xml:space="preserve"> </w:t>
                        </w:r>
                        <w:r w:rsidRPr="00CB40C6">
                          <w:rPr>
                            <w:b/>
                            <w:i/>
                            <w:rPrChange w:id="1915" w:author="phismith" w:date="2012-08-09T16:38:00Z">
                              <w:rPr>
                                <w:b/>
                              </w:rPr>
                            </w:rPrChange>
                          </w:rPr>
                          <w:t>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v:group id="Group 61" o:spid="_x0000_s1053" style="position:absolute;top:3696;width:30143;height:21790" coordsize="30143,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_x0000_s1054" type="#_x0000_t202" style="position:absolute;left:11770;top:16244;width:7747;height:5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3Of8EA&#10;AADbAAAADwAAAGRycy9kb3ducmV2LnhtbERPTWvCQBC9F/wPywi9FN00hxKiq4goVKiFpvU+Zsck&#10;mp0N2VXjv+8cCj0+3vd8ObhW3agPjWcDr9MEFHHpbcOVgZ/v7SQDFSKyxdYzGXhQgOVi9DTH3Po7&#10;f9GtiJWSEA45Gqhj7HKtQ1mTwzD1HbFwJ987jAL7Stse7xLuWp0myZt22LA01NjRuqbyUlyd9G6G&#10;rDscP9bnXfFyPKef3OwzNuZ5PKxmoCIN8V/85363BlIZK1/kB+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zn/BAAAA2wAAAA8AAAAAAAAAAAAAAAAAmAIAAGRycy9kb3du&#10;cmV2LnhtbFBLBQYAAAAABAAEAPUAAACGAwAAAAA=&#10;" stroked="f">
                    <v:fill opacity="0"/>
                    <v:textbox>
                      <w:txbxContent>
                        <w:p w14:paraId="508D9DB0" w14:textId="77777777" w:rsidR="001724A1" w:rsidRPr="00C74368" w:rsidRDefault="001724A1" w:rsidP="00C74368">
                          <w:pPr>
                            <w:spacing w:before="0" w:after="0" w:line="240" w:lineRule="auto"/>
                            <w:jc w:val="left"/>
                            <w:rPr>
                              <w:b/>
                              <w:sz w:val="20"/>
                            </w:rPr>
                          </w:pPr>
                          <w:r w:rsidRPr="00C74368">
                            <w:rPr>
                              <w:b/>
                              <w:sz w:val="20"/>
                            </w:rPr>
                            <w:t>temporal</w:t>
                          </w:r>
                        </w:p>
                        <w:p w14:paraId="63E73E5B" w14:textId="77777777" w:rsidR="001724A1" w:rsidRPr="00C74368" w:rsidRDefault="001724A1" w:rsidP="00C74368">
                          <w:pPr>
                            <w:spacing w:before="0" w:after="0" w:line="240" w:lineRule="auto"/>
                            <w:jc w:val="left"/>
                            <w:rPr>
                              <w:i/>
                            </w:rPr>
                          </w:pPr>
                          <w:r w:rsidRPr="00C74368">
                            <w:rPr>
                              <w:b/>
                              <w:sz w:val="20"/>
                            </w:rPr>
                            <w:t>part of process</w:t>
                          </w:r>
                          <w:r>
                            <w:rPr>
                              <w:b/>
                              <w:sz w:val="20"/>
                            </w:rPr>
                            <w:t xml:space="preserve"> </w:t>
                          </w:r>
                          <w:r w:rsidRPr="00CB40C6">
                            <w:rPr>
                              <w:b/>
                              <w:i/>
                              <w:sz w:val="20"/>
                              <w:rPrChange w:id="1916" w:author="phismith" w:date="2012-08-09T16:39:00Z">
                                <w:rPr>
                                  <w:b/>
                                  <w:sz w:val="20"/>
                                </w:rPr>
                              </w:rPrChange>
                            </w:rPr>
                            <w:t>p</w:t>
                          </w:r>
                          <w:r w:rsidRPr="00C74368">
                            <w:rPr>
                              <w:i/>
                              <w:noProof/>
                            </w:rPr>
                            <w:drawing>
                              <wp:inline distT="0" distB="0" distL="0" distR="0" wp14:anchorId="5F673644" wp14:editId="1599B582">
                                <wp:extent cx="297180" cy="9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 o:spid="_x0000_s1055" type="#_x0000_t87" style="position:absolute;left:13424;top:-13424;width:3295;height:301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uW8UA&#10;AADbAAAADwAAAGRycy9kb3ducmV2LnhtbESPQWvCQBSE74X+h+UJXkrdmKpI6ipSkPbgRS2F3h7Z&#10;1ySYfS/NbmPqr3cFweMwM98wi1XvatVR6ythA+NRAoo4F1txYeDzsHmeg/IB2WItTAb+ycNq+fiw&#10;wMzKiXfU7UOhIoR9hgbKEJpMa5+X5NCPpCGO3o+0DkOUbaFti6cId7VOk2SmHVYcF0ps6K2k/Lj/&#10;cwbWTy/VeP67PX+/99Kl/msikk6MGQ769SuoQH24h2/tD2tgOoPrl/gD9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e5bxQAAANsAAAAPAAAAAAAAAAAAAAAAAJgCAABkcnMv&#10;ZG93bnJldi54bWxQSwUGAAAAAAQABAD1AAAAigMAAAAA&#10;" adj="197" strokecolor="#4579b8 [3044]"/>
                  <v:shape id="Left Brace 59" o:spid="_x0000_s1056" type="#_x0000_t87" style="position:absolute;left:14250;top:11722;width:2081;height:74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iMQA&#10;AADbAAAADwAAAGRycy9kb3ducmV2LnhtbESPQWvCQBSE7wX/w/KE3urGgq3GbEQsQguFkpiLt0f2&#10;mQSzb8PuGtN/3y0Uehxm5hsm202mFyM531lWsFwkIIhrqztuFFSn49MahA/IGnvLpOCbPOzy2UOG&#10;qbZ3LmgsQyMihH2KCtoQhlRKX7dk0C/sQBy9i3UGQ5SukdrhPcJNL5+T5EUa7DgutDjQoaX6Wt6M&#10;gn6q7HqsPt3Zf30cNb0V3WtZKPU4n/ZbEIGm8B/+a79rBasN/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CIjEAAAA2wAAAA8AAAAAAAAAAAAAAAAAmAIAAGRycy9k&#10;b3ducmV2LnhtbFBLBQYAAAAABAAEAPUAAACJAwAAAAA=&#10;" adj="500" strokecolor="#4579b8 [3044]"/>
                </v:group>
              </v:group>
            </w:pict>
          </mc:Fallback>
        </mc:AlternateContent>
      </w:r>
      <w:ins w:id="1917" w:author="phismith" w:date="2012-08-09T16:35:00Z">
        <w:r w:rsidR="00966120">
          <w:rPr>
            <w:noProof/>
          </w:rPr>
          <mc:AlternateContent>
            <mc:Choice Requires="wps">
              <w:drawing>
                <wp:anchor distT="0" distB="0" distL="114300" distR="114300" simplePos="0" relativeHeight="251659263" behindDoc="0" locked="0" layoutInCell="1" allowOverlap="1" wp14:anchorId="1294009E" wp14:editId="7A684E4F">
                  <wp:simplePos x="0" y="0"/>
                  <wp:positionH relativeFrom="column">
                    <wp:posOffset>1673157</wp:posOffset>
                  </wp:positionH>
                  <wp:positionV relativeFrom="paragraph">
                    <wp:posOffset>508635</wp:posOffset>
                  </wp:positionV>
                  <wp:extent cx="726211" cy="757704"/>
                  <wp:effectExtent l="0" t="0" r="0" b="4445"/>
                  <wp:wrapNone/>
                  <wp:docPr id="60" name="Rectangle 60"/>
                  <wp:cNvGraphicFramePr/>
                  <a:graphic xmlns:a="http://schemas.openxmlformats.org/drawingml/2006/main">
                    <a:graphicData uri="http://schemas.microsoft.com/office/word/2010/wordprocessingShape">
                      <wps:wsp>
                        <wps:cNvSpPr/>
                        <wps:spPr>
                          <a:xfrm>
                            <a:off x="0" y="0"/>
                            <a:ext cx="726211" cy="75770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26" style="position:absolute;margin-left:131.75pt;margin-top:40.05pt;width:57.2pt;height:59.65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" fillcolor="#d8d8d8 [2732]" stroked="f" strokeweight="2pt"/>
              </w:pict>
            </mc:Fallback>
          </mc:AlternateContent>
        </w:r>
      </w:ins>
      <w:r w:rsidR="003C789A">
        <w:rPr>
          <w:noProof/>
        </w:rPr>
        <mc:AlternateContent>
          <mc:Choice Requires="wpg">
            <w:drawing>
              <wp:inline distT="0" distB="0" distL="0" distR="0" wp14:anchorId="01684B76" wp14:editId="049E5D10">
                <wp:extent cx="4979035" cy="2029460"/>
                <wp:effectExtent l="0" t="0" r="0" b="0"/>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499071" y="342900"/>
                            <a:ext cx="3457541" cy="1149350"/>
                            <a:chOff x="1247809" y="342900"/>
                            <a:chExt cx="3457541" cy="1149350"/>
                          </a:xfrm>
                        </wpg:grpSpPr>
                        <wps:wsp>
                          <wps:cNvPr id="11" name="Straight Connector 60"/>
                          <wps:cNvCnPr/>
                          <wps:spPr bwMode="auto">
                            <a:xfrm>
                              <a:off x="1247809" y="1263119"/>
                              <a:ext cx="3013954" cy="6347"/>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0"/>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0" name="Straight Connector 9"/>
                          <wps:cNvCnPr/>
                          <wps:spPr bwMode="auto">
                            <a:xfrm>
                              <a:off x="1247810" y="495162"/>
                              <a:ext cx="3013961" cy="69"/>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Canvas 8" o:spid="_x0000_s1026" style="width:392.05pt;height:159.8pt;mso-position-horizontal-relative:char;mso-position-vertical-relative:line" coordsize="49784,2029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4990;top:3429;width:34576;height:11493" coordorigin="12478,3429" coordsize="34575,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60" o:spid="_x0000_s1029" style="position:absolute;visibility:visible;mso-wrap-style:square" from="12478,12631" to="42617,12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0"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1"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2"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3"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59sAA&#10;AADbAAAADwAAAGRycy9kb3ducmV2LnhtbERPS4vCMBC+C/sfwgjeNFVQpGsUEVb06AN39zY0Yxtt&#10;JiWJ2v33G0HwNh/fc2aL1tbiTj4YxwqGgwwEceG04VLB8fDVn4IIEVlj7ZgU/FGAxfyjM8Ncuwfv&#10;6L6PpUghHHJUUMXY5FKGoiKLYeAa4sSdnbcYE/Sl1B4fKdzWcpRlE2nRcGqosKFVRcV1f7MK2l9T&#10;jq74s13HU3a87L6HK+NrpXrddvkJIlIb3+KXe6PT/DE8f0k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T59sAAAADbAAAADwAAAAAAAAAAAAAAAACYAgAAZHJzL2Rvd25y&#10;ZXYueG1sUEsFBgAAAAAEAAQA9QAAAIUDAAAAAA==&#10;" stroked="f" strokeweight="2pt">
                    <v:fill r:id="rId41" o:title="" recolor="t" type="tile"/>
                  </v:rect>
                  <v:line id="Straight Connector 9" o:spid="_x0000_s1034" style="position:absolute;visibility:visible;mso-wrap-style:square" from="12478,4951" to="42617,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group>
                <w10:anchorlock/>
              </v:group>
            </w:pict>
          </mc:Fallback>
        </mc:AlternateContent>
      </w:r>
    </w:p>
    <w:p w14:paraId="38FA93D6" w14:textId="77777777" w:rsidR="00966120" w:rsidRDefault="00966120" w:rsidP="00486765">
      <w:pPr>
        <w:pStyle w:val="Specification"/>
        <w:rPr>
          <w:ins w:id="1918" w:author="phismith" w:date="2012-08-09T16:32:00Z"/>
          <w:rStyle w:val="Annotation"/>
          <w:vanish w:val="0"/>
        </w:rPr>
      </w:pPr>
    </w:p>
    <w:p w14:paraId="46DF8AD5" w14:textId="369EBA64"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r w:rsidR="00473537">
        <w:rPr>
          <w:i/>
        </w:rPr>
        <w:t>b</w:t>
      </w:r>
      <w:r w:rsidR="00A94D95" w:rsidRPr="00486765">
        <w:rPr>
          <w:i/>
        </w:rPr>
        <w:t xml:space="preserve"> </w:t>
      </w:r>
      <w:r w:rsidR="00A94D95" w:rsidRPr="00486765">
        <w:rPr>
          <w:b/>
        </w:rPr>
        <w:t xml:space="preserve">temporal_part_of </w:t>
      </w:r>
      <w:r w:rsidR="00473537">
        <w:rPr>
          <w:i/>
        </w:rPr>
        <w:t>c</w:t>
      </w:r>
      <w:r w:rsidR="00A94D95" w:rsidRPr="00486765">
        <w:rPr>
          <w:i/>
        </w:rPr>
        <w:t xml:space="preserve"> </w:t>
      </w:r>
      <w:r w:rsidR="00E961B4">
        <w:t>=Def.</w:t>
      </w:r>
    </w:p>
    <w:p w14:paraId="08DDD610" w14:textId="6CDD9730" w:rsidR="00E961B4" w:rsidRDefault="00473537" w:rsidP="00D248A1">
      <w:pPr>
        <w:pStyle w:val="SpecificationInternal"/>
        <w:ind w:left="1440"/>
      </w:pPr>
      <w:r>
        <w:rPr>
          <w:i/>
        </w:rPr>
        <w:t>b</w:t>
      </w:r>
      <w:r w:rsidR="00A94D95" w:rsidRPr="00486765">
        <w:rPr>
          <w:i/>
        </w:rPr>
        <w:t xml:space="preserve"> </w:t>
      </w:r>
      <w:r w:rsidR="00455895" w:rsidRPr="00D248A1">
        <w:rPr>
          <w:b/>
        </w:rPr>
        <w:t>occurrent_</w:t>
      </w:r>
      <w:r w:rsidR="00A94D95" w:rsidRPr="00D248A1">
        <w:rPr>
          <w:b/>
        </w:rPr>
        <w:t xml:space="preserve">part_of </w:t>
      </w:r>
      <w:r>
        <w:rPr>
          <w:i/>
        </w:rPr>
        <w:t>c</w:t>
      </w:r>
      <w:r w:rsidR="00A94D95" w:rsidRPr="00486765">
        <w:rPr>
          <w:i/>
        </w:rPr>
        <w:t xml:space="preserve"> </w:t>
      </w:r>
      <w:r w:rsidR="00A94D95" w:rsidRPr="00486765">
        <w:t xml:space="preserve">&amp; </w:t>
      </w:r>
    </w:p>
    <w:p w14:paraId="4169DEA2" w14:textId="0BF3E9DC" w:rsidR="00773334" w:rsidRDefault="00A94D95" w:rsidP="00D248A1">
      <w:pPr>
        <w:pStyle w:val="SpecificationInternal"/>
        <w:ind w:left="1440"/>
        <w:rPr>
          <w:i/>
        </w:rPr>
      </w:pPr>
      <w:r w:rsidRPr="00486765">
        <w:t xml:space="preserve">&amp; for some </w:t>
      </w:r>
      <w:r w:rsidRPr="00486765">
        <w:rPr>
          <w:i/>
        </w:rPr>
        <w:t xml:space="preserve">temporal region </w:t>
      </w:r>
      <w:r w:rsidR="00061C65">
        <w:rPr>
          <w:i/>
        </w:rPr>
        <w:t>t</w:t>
      </w:r>
      <w:r w:rsidRPr="00486765">
        <w:t xml:space="preserve">, </w:t>
      </w:r>
      <w:r w:rsidR="00473537">
        <w:rPr>
          <w:i/>
        </w:rPr>
        <w:t>b</w:t>
      </w:r>
      <w:r w:rsidR="009D7057">
        <w:rPr>
          <w:i/>
        </w:rPr>
        <w:t xml:space="preserve"> </w:t>
      </w:r>
      <w:r w:rsidR="00555732">
        <w:t>occupies_temporal_region</w:t>
      </w:r>
      <w:r w:rsidRPr="00486765">
        <w:t xml:space="preserve"> </w:t>
      </w:r>
      <w:r w:rsidR="00061C65">
        <w:rPr>
          <w:i/>
        </w:rPr>
        <w:t>t</w:t>
      </w:r>
      <w:r w:rsidRPr="00486765">
        <w:rPr>
          <w:i/>
        </w:rPr>
        <w:t xml:space="preserve"> </w:t>
      </w:r>
    </w:p>
    <w:p w14:paraId="158EB6E2" w14:textId="1185AD5B" w:rsidR="007C3D0F" w:rsidRPr="007C3D0F" w:rsidRDefault="00E961B4" w:rsidP="00D248A1">
      <w:pPr>
        <w:pStyle w:val="SpecificationInternal"/>
        <w:ind w:left="1440"/>
      </w:pPr>
      <w:r>
        <w:t xml:space="preserve">&amp; for all </w:t>
      </w:r>
      <w:r w:rsidRPr="00D248A1">
        <w:rPr>
          <w:i/>
        </w:rPr>
        <w:t>occurrents</w:t>
      </w:r>
      <w:r>
        <w:t xml:space="preserve"> </w:t>
      </w:r>
      <w:r w:rsidR="00473537">
        <w:rPr>
          <w:i/>
        </w:rPr>
        <w:t>d</w:t>
      </w:r>
      <w:r w:rsidRPr="0003148A">
        <w:t>,</w:t>
      </w:r>
      <w:r>
        <w:t xml:space="preserve"> </w:t>
      </w:r>
      <w:r w:rsidR="00061C65">
        <w:rPr>
          <w:i/>
        </w:rPr>
        <w:t>t</w:t>
      </w:r>
      <w:r>
        <w:sym w:font="Symbol" w:char="F0A2"/>
      </w:r>
      <w:r>
        <w:t xml:space="preserve"> (if </w:t>
      </w:r>
      <w:r w:rsidR="00473537">
        <w:rPr>
          <w:i/>
        </w:rPr>
        <w:t>d</w:t>
      </w:r>
      <w:r>
        <w:t xml:space="preserve"> </w:t>
      </w:r>
      <w:r w:rsidR="00555732">
        <w:rPr>
          <w:b/>
        </w:rPr>
        <w:t>occupies_temporal_region</w:t>
      </w:r>
      <w:r w:rsidR="009D7057" w:rsidRPr="00D248A1">
        <w:rPr>
          <w:b/>
        </w:rPr>
        <w:t xml:space="preserve"> </w:t>
      </w:r>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D248A1">
        <w:rPr>
          <w:rFonts w:ascii="Times New Roman" w:eastAsiaTheme="minorEastAsia" w:hAnsi="Times New Roman"/>
          <w:b/>
        </w:rPr>
        <w:t>occurrent_part_of</w:t>
      </w:r>
      <w:r w:rsidR="007C3D0F" w:rsidRPr="00D248A1">
        <w:rPr>
          <w:b/>
          <w:bCs/>
        </w:rPr>
        <w:t> </w:t>
      </w:r>
      <w:r w:rsidR="00061C65">
        <w:rPr>
          <w:i/>
        </w:rPr>
        <w:t>t</w:t>
      </w:r>
      <w:r w:rsidR="007C3D0F" w:rsidRPr="007C3D0F">
        <w:t> </w:t>
      </w:r>
    </w:p>
    <w:p w14:paraId="1F0AC143" w14:textId="108F69A7" w:rsidR="00E961B4" w:rsidRPr="0003148A" w:rsidRDefault="00E961B4" w:rsidP="00D248A1">
      <w:pPr>
        <w:pStyle w:val="SpecificationInternal"/>
        <w:ind w:left="1440" w:firstLine="720"/>
      </w:pPr>
      <w:r>
        <w:t>then (</w:t>
      </w:r>
      <w:r w:rsidR="00473537">
        <w:rPr>
          <w:i/>
        </w:rPr>
        <w:t>d</w:t>
      </w:r>
      <w:r>
        <w:rPr>
          <w:i/>
        </w:rPr>
        <w:t xml:space="preserve"> </w:t>
      </w:r>
      <w:r w:rsidRPr="00D248A1">
        <w:rPr>
          <w:b/>
        </w:rPr>
        <w:t xml:space="preserve">occurrent_part_of </w:t>
      </w:r>
      <w:r>
        <w:rPr>
          <w:i/>
        </w:rPr>
        <w:t xml:space="preserve">a </w:t>
      </w:r>
      <w:r>
        <w:t xml:space="preserve">iff </w:t>
      </w:r>
      <w:r w:rsidR="00473537">
        <w:rPr>
          <w:i/>
        </w:rPr>
        <w:t>d</w:t>
      </w:r>
      <w:r>
        <w:rPr>
          <w:i/>
        </w:rPr>
        <w:t xml:space="preserve"> </w:t>
      </w:r>
      <w:r w:rsidRPr="00D248A1">
        <w:rPr>
          <w:b/>
        </w:rPr>
        <w:t xml:space="preserve">occurrent_part_of </w:t>
      </w:r>
      <w:r w:rsidRPr="0003148A">
        <w:rPr>
          <w:i/>
        </w:rPr>
        <w:t>b</w:t>
      </w:r>
      <w:r>
        <w:t>)</w:t>
      </w:r>
      <w:r w:rsidR="007C3D0F">
        <w:t>)</w:t>
      </w:r>
      <w:r w:rsidR="006D323D">
        <w:t>. [078-00</w:t>
      </w:r>
      <w:r w:rsidR="009D7057">
        <w:t>3</w:t>
      </w:r>
      <w:r w:rsidR="006D323D">
        <w:t>]</w:t>
      </w:r>
      <w:r w:rsidR="00E95FEA" w:rsidRPr="009D2710">
        <w:rPr>
          <w:rStyle w:val="Annotation"/>
        </w:rPr>
        <w:t>]</w:t>
      </w:r>
    </w:p>
    <w:p w14:paraId="7AA4F3EA" w14:textId="4895AAB8" w:rsidR="007325BB" w:rsidRPr="00B56876" w:rsidDel="00E24FE7" w:rsidRDefault="00E961B4" w:rsidP="0003148A">
      <w:pPr>
        <w:rPr>
          <w:del w:id="1919" w:author="phismith" w:date="2012-08-08T17:29:00Z"/>
        </w:rPr>
      </w:pPr>
      <w:r>
        <w:t xml:space="preserve">Thus </w:t>
      </w:r>
      <w:r w:rsidR="00473537">
        <w:rPr>
          <w:i/>
        </w:rPr>
        <w:t>b</w:t>
      </w:r>
      <w:r w:rsidR="00904EC1" w:rsidRPr="00486765">
        <w:rPr>
          <w:i/>
        </w:rPr>
        <w:t xml:space="preserve"> </w:t>
      </w:r>
      <w:r>
        <w:t xml:space="preserve">is </w:t>
      </w:r>
      <w:r w:rsidR="00773334" w:rsidRPr="00486765">
        <w:t xml:space="preserve">exactly the restriction of </w:t>
      </w:r>
      <w:r w:rsidR="00473537">
        <w:rPr>
          <w:i/>
        </w:rPr>
        <w:t>c</w:t>
      </w:r>
      <w:r w:rsidR="00773334" w:rsidRPr="00486765">
        <w:t xml:space="preserve"> to </w:t>
      </w:r>
      <w:r w:rsidR="00061C65">
        <w:rPr>
          <w:i/>
        </w:rPr>
        <w:t>t</w:t>
      </w:r>
      <w:r w:rsidR="00773334" w:rsidRPr="00486765">
        <w:t xml:space="preserve">. </w:t>
      </w:r>
      <w:r w:rsidR="00C26164" w:rsidRPr="00D248A1">
        <w:rPr>
          <w:rStyle w:val="Annotation"/>
        </w:rPr>
        <w:t>example(occurrent part of)[</w:t>
      </w:r>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r w:rsidR="00C26164" w:rsidRPr="00D248A1">
        <w:rPr>
          <w:rStyle w:val="Annotation"/>
        </w:rPr>
        <w:t>]</w:t>
      </w:r>
      <w:r w:rsidR="007325BB" w:rsidRPr="00486765">
        <w:t xml:space="preserve"> </w:t>
      </w:r>
    </w:p>
    <w:p w14:paraId="252E4A47" w14:textId="77777777" w:rsidR="008E09E5" w:rsidRPr="00486765" w:rsidRDefault="008E09E5" w:rsidP="00E24FE7">
      <w:pPr>
        <w:pPrChange w:id="1920" w:author="phismith" w:date="2012-08-08T17:29:00Z">
          <w:pPr>
            <w:pStyle w:val="Specification"/>
            <w:ind w:left="0"/>
          </w:pPr>
        </w:pPrChange>
      </w:pPr>
    </w:p>
    <w:p w14:paraId="7BE4396A" w14:textId="5FE929D2" w:rsidR="008E09E5" w:rsidRDefault="00E95FEA" w:rsidP="00E24FE7">
      <w:pPr>
        <w:pPrChange w:id="1921" w:author="phismith" w:date="2012-08-08T17:30:00Z">
          <w:pPr>
            <w:jc w:val="left"/>
          </w:pPr>
        </w:pPrChange>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r w:rsidR="00C26164" w:rsidRPr="00D248A1">
        <w:rPr>
          <w:rStyle w:val="Annotation"/>
        </w:rPr>
        <w:t>\</w:t>
      </w:r>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r w:rsidR="00C26164" w:rsidRPr="00D248A1">
        <w:rPr>
          <w:rStyle w:val="Annotation"/>
        </w:rPr>
        <w:t>\</w:t>
      </w:r>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r w:rsidR="00C26164" w:rsidRPr="00D248A1">
        <w:rPr>
          <w:rStyle w:val="Annotation"/>
        </w:rPr>
        <w:t>\</w:t>
      </w:r>
      <w:r w:rsidR="00061C65">
        <w:t xml:space="preserve">, </w:t>
      </w:r>
      <w:r w:rsidR="00C26164" w:rsidRPr="00D248A1">
        <w:rPr>
          <w:rStyle w:val="Annotation"/>
        </w:rPr>
        <w:t>/*</w:t>
      </w:r>
      <w:r w:rsidR="00C26164">
        <w:t xml:space="preserve"> </w:t>
      </w:r>
      <w:r w:rsidR="00061C65">
        <w:t>as is</w:t>
      </w:r>
      <w:r w:rsidR="00C26164" w:rsidRPr="00D248A1">
        <w:rPr>
          <w:rStyle w:val="Annotation"/>
        </w:rPr>
        <w:t>*/</w:t>
      </w:r>
      <w:r w:rsidR="00061C65">
        <w:t xml:space="preserve"> the process boundary which separates the 3rd and 4th years of your life.</w:t>
      </w:r>
      <w:r w:rsidRPr="00E95FEA">
        <w:rPr>
          <w:rStyle w:val="Annotation"/>
        </w:rPr>
        <w:t xml:space="preserve"> </w:t>
      </w:r>
      <w:r w:rsidRPr="007539EB">
        <w:rPr>
          <w:rStyle w:val="Annotation"/>
        </w:rPr>
        <w:t>]</w:t>
      </w:r>
    </w:p>
    <w:p w14:paraId="7D7B9D7A" w14:textId="07D813E7"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rsidRPr="00486765">
        <w:rPr>
          <w:i/>
        </w:rPr>
        <w:t xml:space="preserve"> </w:t>
      </w:r>
      <w:r w:rsidR="0089128F">
        <w:t xml:space="preserve">=Def. </w:t>
      </w:r>
      <w:r w:rsidR="00473537">
        <w:rPr>
          <w:i/>
        </w:rPr>
        <w:t>b</w:t>
      </w:r>
      <w:r w:rsidR="0089128F" w:rsidRPr="00486765">
        <w:rPr>
          <w:i/>
        </w:rPr>
        <w:t xml:space="preserve"> </w:t>
      </w:r>
      <w:r w:rsidR="0089128F">
        <w:rPr>
          <w:b/>
        </w:rPr>
        <w:t>temporal</w:t>
      </w:r>
      <w:r w:rsidR="0089128F" w:rsidRPr="00486765">
        <w:rPr>
          <w:b/>
        </w:rPr>
        <w:t xml:space="preserve">_part_of </w:t>
      </w:r>
      <w:r w:rsidR="00473537">
        <w:rPr>
          <w:i/>
        </w:rPr>
        <w:t>c</w:t>
      </w:r>
      <w:r w:rsidR="0089128F" w:rsidRPr="00486765">
        <w:rPr>
          <w:i/>
        </w:rPr>
        <w:t xml:space="preserve"> </w:t>
      </w:r>
      <w:r w:rsidR="0089128F" w:rsidRPr="00486765">
        <w:t xml:space="preserve">&amp; </w:t>
      </w:r>
      <w:r w:rsidR="0089128F">
        <w:t>not (</w:t>
      </w:r>
      <w:r w:rsidR="00473537">
        <w:rPr>
          <w:i/>
        </w:rPr>
        <w:t>b</w:t>
      </w:r>
      <w:r w:rsidR="0089128F">
        <w:rPr>
          <w:i/>
        </w:rPr>
        <w:t xml:space="preserve"> </w:t>
      </w:r>
      <w:r w:rsidR="0089128F">
        <w:t xml:space="preserve">= </w:t>
      </w:r>
      <w:r w:rsidR="00473537">
        <w:rPr>
          <w:i/>
        </w:rPr>
        <w:t>c</w:t>
      </w:r>
      <w:r w:rsidR="0089128F">
        <w:t>)</w:t>
      </w:r>
      <w:r w:rsidR="00590091">
        <w:t>. [116-001]</w:t>
      </w:r>
      <w:r w:rsidRPr="009D2710">
        <w:rPr>
          <w:rStyle w:val="Annotation"/>
        </w:rPr>
        <w:t>]</w:t>
      </w:r>
    </w:p>
    <w:p w14:paraId="0A5548D6" w14:textId="1A6B6AE1" w:rsidR="0089128F" w:rsidRPr="008872A6" w:rsidRDefault="00061C65" w:rsidP="00CB40C6">
      <w:pPr>
        <w:pStyle w:val="Specification"/>
        <w:jc w:val="left"/>
        <w:rPr>
          <w:smallCaps/>
        </w:rPr>
        <w:pPrChange w:id="1922" w:author="phismith" w:date="2012-08-09T16:39:00Z">
          <w:pPr>
            <w:pStyle w:val="Specification"/>
          </w:pPr>
        </w:pPrChange>
      </w:pPr>
      <w:r w:rsidRPr="00CB40C6">
        <w:rPr>
          <w:rStyle w:val="Annotation"/>
          <w:rPrChange w:id="1923" w:author="phismith" w:date="2012-08-09T16:40:00Z">
            <w:rPr>
              <w:rStyle w:val="Annotation"/>
              <w:highlight w:val="yellow"/>
            </w:rPr>
          </w:rPrChange>
        </w:rPr>
        <w:t>a(temporal_part_of)[</w:t>
      </w:r>
      <w:r w:rsidRPr="00CB40C6">
        <w:rPr>
          <w:smallCaps/>
          <w:rPrChange w:id="1924" w:author="phismith" w:date="2012-08-09T16:40:00Z">
            <w:rPr>
              <w:smallCaps/>
              <w:highlight w:val="yellow"/>
            </w:rPr>
          </w:rPrChange>
        </w:rPr>
        <w:t>Theorem</w:t>
      </w:r>
      <w:r w:rsidR="0089128F">
        <w:rPr>
          <w:smallCaps/>
        </w:rPr>
        <w:t xml:space="preserve">: </w:t>
      </w:r>
      <w:ins w:id="1925" w:author="phismith" w:date="2012-08-09T16:39:00Z">
        <w:r w:rsidR="00CB40C6">
          <w:t>I</w:t>
        </w:r>
      </w:ins>
      <w:del w:id="1926" w:author="phismith" w:date="2012-08-09T16:39:00Z">
        <w:r w:rsidR="0089128F" w:rsidDel="00CB40C6">
          <w:delText>i</w:delText>
        </w:r>
      </w:del>
      <w:r w:rsidR="0089128F">
        <w:t xml:space="preserve">f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t xml:space="preserve">, then there is some </w:t>
      </w:r>
      <w:r w:rsidR="00473537">
        <w:rPr>
          <w:i/>
        </w:rPr>
        <w:t>d</w:t>
      </w:r>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r w:rsidR="00473537">
        <w:rPr>
          <w:i/>
        </w:rPr>
        <w:t>c</w:t>
      </w:r>
      <w:r w:rsidR="0089128F">
        <w:rPr>
          <w:b/>
          <w:i/>
        </w:rPr>
        <w:t xml:space="preserve"> </w:t>
      </w:r>
      <w:r w:rsidR="0089128F">
        <w:t xml:space="preserve">and which shares no parts with </w:t>
      </w:r>
      <w:r w:rsidR="00473537">
        <w:rPr>
          <w:i/>
        </w:rPr>
        <w:t>b</w:t>
      </w:r>
      <w:r w:rsidR="0089128F">
        <w:rPr>
          <w:i/>
        </w:rPr>
        <w:t>.</w:t>
      </w:r>
      <w:r w:rsidR="00590091">
        <w:t xml:space="preserve"> [117-</w:t>
      </w:r>
      <w:r>
        <w:t>002</w:t>
      </w:r>
      <w:r w:rsidR="00590091">
        <w:t>]</w:t>
      </w:r>
      <w:r w:rsidR="00E95FEA" w:rsidRPr="009D2710">
        <w:rPr>
          <w:rStyle w:val="Annotation"/>
        </w:rPr>
        <w:t>]</w:t>
      </w:r>
    </w:p>
    <w:p w14:paraId="2690FC96" w14:textId="70199B0E" w:rsidR="00CB40C6" w:rsidRDefault="00CB40C6" w:rsidP="00CB40C6">
      <w:pPr>
        <w:rPr>
          <w:ins w:id="1927" w:author="phismith" w:date="2012-08-09T16:41:00Z"/>
        </w:rPr>
        <w:pPrChange w:id="1928" w:author="phismith" w:date="2012-08-09T16:41:00Z">
          <w:pPr>
            <w:ind w:left="720"/>
          </w:pPr>
        </w:pPrChange>
      </w:pPr>
      <w:ins w:id="1929" w:author="phismith" w:date="2012-08-09T16:40:00Z">
        <w:r w:rsidRPr="00CB40C6">
          <w:rPr>
            <w:rPrChange w:id="1930" w:author="phismith" w:date="2012-08-09T16:41:00Z">
              <w:rPr>
                <w:highlight w:val="yellow"/>
              </w:rPr>
            </w:rPrChange>
          </w:rPr>
          <w:t xml:space="preserve">This follows from the axiom </w:t>
        </w:r>
      </w:ins>
      <w:ins w:id="1931" w:author="phismith" w:date="2012-08-09T16:41:00Z">
        <w:r>
          <w:t xml:space="preserve">of </w:t>
        </w:r>
        <w:r w:rsidRPr="00CB40C6">
          <w:rPr>
            <w:rPrChange w:id="1932" w:author="phismith" w:date="2012-08-09T16:41:00Z">
              <w:rPr>
                <w:b/>
              </w:rPr>
            </w:rPrChange>
          </w:rPr>
          <w:t>Weak Supplementation of Minimal Extensional mereology.</w:t>
        </w:r>
        <w:r>
          <w:rPr>
            <w:b/>
          </w:rPr>
          <w:t xml:space="preserve"> </w:t>
        </w:r>
      </w:ins>
    </w:p>
    <w:p w14:paraId="04D7E26F" w14:textId="7BF95078" w:rsidR="009E196A" w:rsidDel="00CB40C6" w:rsidRDefault="00061C65" w:rsidP="00486765">
      <w:pPr>
        <w:pStyle w:val="Specification"/>
        <w:rPr>
          <w:del w:id="1933" w:author="phismith" w:date="2012-08-09T16:39:00Z"/>
        </w:rPr>
      </w:pPr>
      <w:del w:id="1934" w:author="phismith" w:date="2012-08-09T16:39:00Z">
        <w:r w:rsidRPr="00C74368" w:rsidDel="00CB40C6">
          <w:rPr>
            <w:highlight w:val="yellow"/>
          </w:rPr>
          <w:lastRenderedPageBreak/>
          <w:delText xml:space="preserve">Check </w:delText>
        </w:r>
        <w:r w:rsidR="009E196A" w:rsidRPr="00C74368" w:rsidDel="00CB40C6">
          <w:rPr>
            <w:highlight w:val="yellow"/>
          </w:rPr>
          <w:delText>[117-00</w:delText>
        </w:r>
        <w:r w:rsidRPr="00C74368" w:rsidDel="00CB40C6">
          <w:rPr>
            <w:highlight w:val="yellow"/>
          </w:rPr>
          <w:delText>2</w:delText>
        </w:r>
        <w:r w:rsidR="009E196A" w:rsidRPr="00C74368" w:rsidDel="00CB40C6">
          <w:rPr>
            <w:highlight w:val="yellow"/>
          </w:rPr>
          <w:delText>] provable as theorem</w:delText>
        </w:r>
        <w:r w:rsidDel="00CB40C6">
          <w:rPr>
            <w:highlight w:val="yellow"/>
          </w:rPr>
          <w:delText xml:space="preserve"> from definition and axioms of mereology</w:delText>
        </w:r>
        <w:r w:rsidR="009E196A" w:rsidRPr="00C74368" w:rsidDel="00CB40C6">
          <w:rPr>
            <w:highlight w:val="yellow"/>
          </w:rPr>
          <w:delText>.</w:delText>
        </w:r>
      </w:del>
    </w:p>
    <w:p w14:paraId="691661A3" w14:textId="0B5AE0D7" w:rsidR="00A94D95" w:rsidRPr="00486765" w:rsidRDefault="008E09E5" w:rsidP="00B23775">
      <w:pPr>
        <w:rPr>
          <w:b/>
        </w:rPr>
      </w:pPr>
      <w:r w:rsidRPr="00486765">
        <w:t xml:space="preserve">Temporal parts are often referred to as </w:t>
      </w:r>
      <w:r w:rsidR="00443209" w:rsidRPr="00486765">
        <w:t xml:space="preserve">as </w:t>
      </w:r>
      <w:ins w:id="1935" w:author="phismith" w:date="2012-08-09T16:39:00Z">
        <w:r w:rsidR="00CB40C6">
          <w:t>‘</w:t>
        </w:r>
      </w:ins>
      <w:r w:rsidR="00443209" w:rsidRPr="00486765">
        <w:t>stages</w:t>
      </w:r>
      <w:ins w:id="1936" w:author="phismith" w:date="2012-08-09T16:39:00Z">
        <w:r w:rsidR="00CB40C6">
          <w:t>’</w:t>
        </w:r>
      </w:ins>
      <w:r w:rsidR="00443209" w:rsidRPr="00486765">
        <w:t xml:space="preserve"> or </w:t>
      </w:r>
      <w:ins w:id="1937" w:author="phismith" w:date="2012-08-09T16:39:00Z">
        <w:r w:rsidR="00CB40C6">
          <w:t>‘</w:t>
        </w:r>
      </w:ins>
      <w:r w:rsidR="00443209" w:rsidRPr="00486765">
        <w:t>phases</w:t>
      </w:r>
      <w:ins w:id="1938" w:author="phismith" w:date="2012-08-09T16:39:00Z">
        <w:r w:rsidR="00CB40C6">
          <w:t>’</w:t>
        </w:r>
      </w:ins>
      <w:r w:rsidR="00443209" w:rsidRPr="00486765">
        <w:t xml:space="preserve"> of an occurrent.</w:t>
      </w:r>
    </w:p>
    <w:p w14:paraId="1AAC9597" w14:textId="309DBF64"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r w:rsidR="00473537">
        <w:rPr>
          <w:i/>
        </w:rPr>
        <w:t>b</w:t>
      </w:r>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r w:rsidR="00473537">
        <w:rPr>
          <w:i/>
        </w:rPr>
        <w:t>b</w:t>
      </w:r>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r w:rsidRPr="00486765">
        <w:t xml:space="preserve">Subtypes of </w:t>
      </w:r>
      <w:r w:rsidRPr="00486765">
        <w:rPr>
          <w:i/>
        </w:rPr>
        <w:t>occurrent</w:t>
      </w:r>
      <w:r w:rsidRPr="00486765">
        <w:t xml:space="preserve"> are:</w:t>
      </w:r>
    </w:p>
    <w:p w14:paraId="26020F53" w14:textId="77777777" w:rsidR="00EA1B8B" w:rsidRPr="00CB40C6" w:rsidRDefault="00EA1B8B" w:rsidP="00486765">
      <w:pPr>
        <w:ind w:left="720"/>
        <w:rPr>
          <w:ins w:id="1939" w:author="phismith" w:date="2012-08-09T16:39:00Z"/>
          <w:highlight w:val="yellow"/>
          <w:rPrChange w:id="1940" w:author="phismith" w:date="2012-08-09T16:42:00Z">
            <w:rPr>
              <w:ins w:id="1941" w:author="phismith" w:date="2012-08-09T16:39:00Z"/>
            </w:rPr>
          </w:rPrChange>
        </w:rPr>
      </w:pPr>
      <w:r w:rsidRPr="00486765">
        <w:tab/>
      </w:r>
      <w:r w:rsidRPr="00CB40C6">
        <w:rPr>
          <w:highlight w:val="yellow"/>
          <w:rPrChange w:id="1942" w:author="phismith" w:date="2012-08-09T16:42:00Z">
            <w:rPr/>
          </w:rPrChange>
        </w:rPr>
        <w:t>process</w:t>
      </w:r>
    </w:p>
    <w:p w14:paraId="387058FF" w14:textId="0FBA7E70" w:rsidR="00CB40C6" w:rsidRPr="00CB40C6" w:rsidRDefault="00CB40C6" w:rsidP="00486765">
      <w:pPr>
        <w:ind w:left="720"/>
        <w:rPr>
          <w:ins w:id="1943" w:author="phismith" w:date="2012-08-09T16:40:00Z"/>
          <w:highlight w:val="yellow"/>
          <w:rPrChange w:id="1944" w:author="phismith" w:date="2012-08-09T16:42:00Z">
            <w:rPr>
              <w:ins w:id="1945" w:author="phismith" w:date="2012-08-09T16:40:00Z"/>
            </w:rPr>
          </w:rPrChange>
        </w:rPr>
      </w:pPr>
      <w:ins w:id="1946" w:author="phismith" w:date="2012-08-09T16:40:00Z">
        <w:r w:rsidRPr="00CB40C6">
          <w:rPr>
            <w:highlight w:val="yellow"/>
            <w:rPrChange w:id="1947" w:author="phismith" w:date="2012-08-09T16:42:00Z">
              <w:rPr/>
            </w:rPrChange>
          </w:rPr>
          <w:tab/>
        </w:r>
        <w:r w:rsidRPr="00CB40C6">
          <w:rPr>
            <w:highlight w:val="yellow"/>
            <w:rPrChange w:id="1948" w:author="phismith" w:date="2012-08-09T16:42:00Z">
              <w:rPr/>
            </w:rPrChange>
          </w:rPr>
          <w:tab/>
          <w:t>complete process</w:t>
        </w:r>
      </w:ins>
    </w:p>
    <w:p w14:paraId="6A653F55" w14:textId="7A4E3070" w:rsidR="00CB40C6" w:rsidRPr="00CB40C6" w:rsidRDefault="00CB40C6" w:rsidP="00486765">
      <w:pPr>
        <w:ind w:left="720"/>
        <w:rPr>
          <w:ins w:id="1949" w:author="phismith" w:date="2012-08-09T16:40:00Z"/>
          <w:highlight w:val="yellow"/>
          <w:rPrChange w:id="1950" w:author="phismith" w:date="2012-08-09T16:42:00Z">
            <w:rPr>
              <w:ins w:id="1951" w:author="phismith" w:date="2012-08-09T16:40:00Z"/>
            </w:rPr>
          </w:rPrChange>
        </w:rPr>
      </w:pPr>
      <w:ins w:id="1952" w:author="phismith" w:date="2012-08-09T16:40:00Z">
        <w:r w:rsidRPr="00CB40C6">
          <w:rPr>
            <w:highlight w:val="yellow"/>
            <w:rPrChange w:id="1953" w:author="phismith" w:date="2012-08-09T16:42:00Z">
              <w:rPr/>
            </w:rPrChange>
          </w:rPr>
          <w:tab/>
        </w:r>
        <w:r w:rsidRPr="00CB40C6">
          <w:rPr>
            <w:highlight w:val="yellow"/>
            <w:rPrChange w:id="1954" w:author="phismith" w:date="2012-08-09T16:42:00Z">
              <w:rPr/>
            </w:rPrChange>
          </w:rPr>
          <w:tab/>
        </w:r>
        <w:r w:rsidRPr="00CB40C6">
          <w:rPr>
            <w:highlight w:val="yellow"/>
            <w:rPrChange w:id="1955" w:author="phismith" w:date="2012-08-09T16:42:00Z">
              <w:rPr/>
            </w:rPrChange>
          </w:rPr>
          <w:tab/>
          <w:t>history</w:t>
        </w:r>
      </w:ins>
    </w:p>
    <w:p w14:paraId="6DB3008B" w14:textId="294F8353" w:rsidR="00CB40C6" w:rsidRPr="00CB40C6" w:rsidRDefault="00CB40C6" w:rsidP="00486765">
      <w:pPr>
        <w:ind w:left="720"/>
        <w:rPr>
          <w:highlight w:val="yellow"/>
          <w:rPrChange w:id="1956" w:author="phismith" w:date="2012-08-09T16:42:00Z">
            <w:rPr/>
          </w:rPrChange>
        </w:rPr>
      </w:pPr>
      <w:ins w:id="1957" w:author="phismith" w:date="2012-08-09T16:40:00Z">
        <w:r w:rsidRPr="00CB40C6">
          <w:rPr>
            <w:highlight w:val="yellow"/>
            <w:rPrChange w:id="1958" w:author="phismith" w:date="2012-08-09T16:42:00Z">
              <w:rPr/>
            </w:rPrChange>
          </w:rPr>
          <w:tab/>
        </w:r>
        <w:r w:rsidRPr="00CB40C6">
          <w:rPr>
            <w:highlight w:val="yellow"/>
            <w:rPrChange w:id="1959" w:author="phismith" w:date="2012-08-09T16:42:00Z">
              <w:rPr/>
            </w:rPrChange>
          </w:rPr>
          <w:tab/>
          <w:t>sectional process</w:t>
        </w:r>
      </w:ins>
    </w:p>
    <w:p w14:paraId="38129C79" w14:textId="24A51F6B" w:rsidR="008A6C9D" w:rsidRPr="00486765" w:rsidRDefault="008A6C9D">
      <w:pPr>
        <w:ind w:left="720"/>
      </w:pPr>
      <w:r w:rsidRPr="00CB40C6">
        <w:rPr>
          <w:highlight w:val="yellow"/>
          <w:rPrChange w:id="1960" w:author="phismith" w:date="2012-08-09T16:42:00Z">
            <w:rPr/>
          </w:rPrChange>
        </w:rPr>
        <w:tab/>
      </w:r>
      <w:r w:rsidRPr="00CB40C6">
        <w:rPr>
          <w:highlight w:val="yellow"/>
          <w:rPrChange w:id="1961" w:author="phismith" w:date="2012-08-09T16:42:00Z">
            <w:rPr/>
          </w:rPrChange>
        </w:rPr>
        <w:tab/>
      </w:r>
      <w:ins w:id="1962" w:author="phismith" w:date="2012-08-09T16:40:00Z">
        <w:r w:rsidR="00CB40C6" w:rsidRPr="00CB40C6">
          <w:rPr>
            <w:highlight w:val="yellow"/>
            <w:rPrChange w:id="1963" w:author="phismith" w:date="2012-08-09T16:42:00Z">
              <w:rPr/>
            </w:rPrChange>
          </w:rPr>
          <w:tab/>
        </w:r>
      </w:ins>
      <w:r w:rsidRPr="00CB40C6">
        <w:rPr>
          <w:highlight w:val="yellow"/>
          <w:rPrChange w:id="1964" w:author="phismith" w:date="2012-08-09T16:42:00Z">
            <w:rPr/>
          </w:rPrChange>
        </w:rPr>
        <w:t>process profile</w:t>
      </w:r>
    </w:p>
    <w:p w14:paraId="3D09A613" w14:textId="77777777" w:rsidR="00EA1B8B" w:rsidRPr="00486765" w:rsidRDefault="00EA1B8B">
      <w:pPr>
        <w:ind w:left="720"/>
      </w:pPr>
      <w:r w:rsidRPr="00486765">
        <w:tab/>
        <w:t>process boundary</w:t>
      </w:r>
    </w:p>
    <w:p w14:paraId="3634F1C2" w14:textId="77777777" w:rsidR="00EA1B8B" w:rsidRPr="00486765" w:rsidRDefault="00EA1B8B">
      <w:pPr>
        <w:ind w:left="720"/>
      </w:pPr>
      <w:r w:rsidRPr="00486765">
        <w:rPr>
          <w:b/>
          <w:bCs/>
        </w:rPr>
        <w:tab/>
      </w:r>
      <w:r w:rsidRPr="00486765">
        <w:t>temporal region</w:t>
      </w:r>
    </w:p>
    <w:p w14:paraId="282B6490" w14:textId="77777777" w:rsidR="00EA1B8B" w:rsidRPr="00486765" w:rsidRDefault="00EA1B8B">
      <w:pPr>
        <w:ind w:left="720"/>
      </w:pPr>
      <w:r w:rsidRPr="00486765">
        <w:tab/>
      </w:r>
      <w:r w:rsidRPr="00486765">
        <w:tab/>
      </w:r>
      <w:r w:rsidR="008A6C9D" w:rsidRPr="00486765">
        <w:t>zero</w:t>
      </w:r>
      <w:r w:rsidRPr="00486765">
        <w:t xml:space="preserve">-dimensional temporal region </w:t>
      </w:r>
    </w:p>
    <w:p w14:paraId="23BDADEC" w14:textId="77777777" w:rsidR="00EA1B8B" w:rsidRPr="00486765" w:rsidRDefault="008A6C9D" w:rsidP="00486765">
      <w:pPr>
        <w:ind w:left="1440" w:firstLine="720"/>
      </w:pPr>
      <w:r w:rsidRPr="00486765">
        <w:t>one</w:t>
      </w:r>
      <w:r w:rsidR="00EA1B8B" w:rsidRPr="00486765">
        <w:t xml:space="preserve">-dimensional temporal region </w:t>
      </w:r>
    </w:p>
    <w:p w14:paraId="3EC606C2" w14:textId="77777777" w:rsidR="00EA1B8B" w:rsidRPr="00486765" w:rsidDel="00CB40C6" w:rsidRDefault="00EA1B8B" w:rsidP="00486765">
      <w:pPr>
        <w:ind w:left="1440"/>
        <w:rPr>
          <w:del w:id="1965" w:author="phismith" w:date="2012-08-09T16:42:00Z"/>
        </w:rPr>
      </w:pPr>
      <w:r w:rsidRPr="00486765">
        <w:t>spatiotemporal region</w:t>
      </w:r>
    </w:p>
    <w:p w14:paraId="4DFE1A04" w14:textId="77777777" w:rsidR="00EA1B8B" w:rsidRPr="00486765" w:rsidRDefault="00EA1B8B" w:rsidP="00CB40C6">
      <w:pPr>
        <w:ind w:left="1440"/>
        <w:pPrChange w:id="1966" w:author="phismith" w:date="2012-08-09T16:42:00Z">
          <w:pPr/>
        </w:pPrChange>
      </w:pPr>
    </w:p>
    <w:p w14:paraId="2838E79E" w14:textId="77777777" w:rsidR="00F33687" w:rsidRDefault="00CB2DD1" w:rsidP="00D248A1">
      <w:pPr>
        <w:pStyle w:val="Heading3"/>
      </w:pPr>
      <w:bookmarkStart w:id="1967" w:name="_Toc204327898"/>
      <w:r w:rsidRPr="00486765">
        <w:t>Projection r</w:t>
      </w:r>
      <w:r w:rsidR="003E0C5C" w:rsidRPr="00486765">
        <w:t>elations</w:t>
      </w:r>
      <w:bookmarkEnd w:id="1967"/>
    </w:p>
    <w:p w14:paraId="2A1A5BE9" w14:textId="16A8ED07"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del w:id="1968" w:author="phismith" w:date="2012-08-09T16:54:00Z">
        <w:r w:rsidR="008E09E5" w:rsidRPr="00486765" w:rsidDel="00AD6CCB">
          <w:delText xml:space="preserve">each </w:delText>
        </w:r>
      </w:del>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del w:id="1969" w:author="phismith" w:date="2012-08-09T16:54:00Z">
        <w:r w:rsidR="008E09E5" w:rsidRPr="00486765" w:rsidDel="00AD6CCB">
          <w:delText xml:space="preserve">some </w:delText>
        </w:r>
      </w:del>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ins w:id="1970" w:author="phismith" w:date="2012-08-09T16:54:00Z">
        <w:r w:rsidR="00AD6CCB">
          <w:t>4</w:t>
        </w:r>
      </w:ins>
      <w:del w:id="1971" w:author="phismith" w:date="2012-08-09T16:54:00Z">
        <w:r w:rsidR="00061C65" w:rsidDel="00AD6CCB">
          <w:delText>3</w:delText>
        </w:r>
      </w:del>
      <w:r w:rsidR="006D323D">
        <w:t>]</w:t>
      </w:r>
      <w:r w:rsidRPr="009D2710">
        <w:rPr>
          <w:rStyle w:val="Annotation"/>
        </w:rPr>
        <w:t>]</w:t>
      </w:r>
    </w:p>
    <w:p w14:paraId="50C2487C" w14:textId="77777777" w:rsidR="00AD6CCB" w:rsidRDefault="00B538E9">
      <w:pPr>
        <w:pStyle w:val="Specification"/>
        <w:rPr>
          <w:ins w:id="1972" w:author="phismith" w:date="2012-08-09T16:54:00Z"/>
        </w:rPr>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w:t>
      </w:r>
      <w:ins w:id="1973" w:author="phismith" w:date="2012-08-09T16:54:00Z">
        <w:r w:rsidR="00AD6CCB">
          <w:t>sion</w:t>
        </w:r>
      </w:ins>
      <w:del w:id="1974" w:author="phismith" w:date="2012-08-09T16:54:00Z">
        <w:r w:rsidR="008E09E5" w:rsidRPr="00486765" w:rsidDel="00AD6CCB">
          <w:delText>t</w:delText>
        </w:r>
      </w:del>
      <w:r w:rsidR="008E09E5" w:rsidRPr="00486765">
        <w:t xml:space="preserve">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p>
    <w:p w14:paraId="5044C65F" w14:textId="4FBA60CC" w:rsidR="008E09E5" w:rsidRPr="00AD6CCB" w:rsidRDefault="00AD6CCB" w:rsidP="00AD6CCB">
      <w:pPr>
        <w:pStyle w:val="Specification"/>
        <w:rPr>
          <w:rStyle w:val="SpecificationType"/>
          <w:rPrChange w:id="1975" w:author="phismith" w:date="2012-08-09T16:54:00Z">
            <w:rPr/>
          </w:rPrChange>
        </w:rPr>
        <w:pPrChange w:id="1976" w:author="phismith" w:date="2012-08-09T16:55:00Z">
          <w:pPr>
            <w:pStyle w:val="Specification"/>
          </w:pPr>
        </w:pPrChange>
      </w:pPr>
      <w:ins w:id="1977" w:author="phismith" w:date="2012-08-09T16:54:00Z">
        <w:r w:rsidRPr="00AD6CCB">
          <w:rPr>
            <w:rStyle w:val="SpecificationType"/>
            <w:highlight w:val="yellow"/>
            <w:rPrChange w:id="1978" w:author="phismith" w:date="2012-08-09T16:55:00Z">
              <w:rPr/>
            </w:rPrChange>
          </w:rPr>
          <w:t xml:space="preserve">Axiom: </w:t>
        </w:r>
      </w:ins>
      <w:ins w:id="1979" w:author="phismith" w:date="2012-08-09T16:55:00Z">
        <w:r w:rsidRPr="00AD6CCB">
          <w:rPr>
            <w:highlight w:val="yellow"/>
            <w:rPrChange w:id="1980" w:author="phismith" w:date="2012-08-09T16:55:00Z">
              <w:rPr/>
            </w:rPrChange>
          </w:rPr>
          <w:t>The result of projection is unique in each case (relative to some frame).</w:t>
        </w:r>
      </w:ins>
      <w:del w:id="1981" w:author="phismith" w:date="2012-08-09T16:54:00Z">
        <w:r w:rsidR="00B538E9" w:rsidRPr="00AD6CCB" w:rsidDel="00AD6CCB">
          <w:rPr>
            <w:rStyle w:val="SpecificationType"/>
            <w:highlight w:val="yellow"/>
            <w:rPrChange w:id="1982" w:author="phismith" w:date="2012-08-09T16:55:00Z">
              <w:rPr>
                <w:rStyle w:val="Annotation"/>
              </w:rPr>
            </w:rPrChange>
          </w:rPr>
          <w:delText>]</w:delText>
        </w:r>
      </w:del>
    </w:p>
    <w:p w14:paraId="797B0459" w14:textId="77777777" w:rsidR="008E09E5" w:rsidRPr="00B56876" w:rsidRDefault="008E09E5" w:rsidP="00486765">
      <w:pPr>
        <w:rPr>
          <w:shd w:val="clear" w:color="auto" w:fill="FFFFFF"/>
        </w:rPr>
      </w:pPr>
      <w:bookmarkStart w:id="1983" w:name="_Toc313270725"/>
      <w:r w:rsidRPr="00486765">
        <w:rPr>
          <w:shd w:val="clear" w:color="auto" w:fill="FFFFFF"/>
        </w:rPr>
        <w:lastRenderedPageBreak/>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5C4C535E" w:rsidR="00F33687" w:rsidRPr="00EE6EF8" w:rsidRDefault="00534786" w:rsidP="00EE6EF8">
      <w:pPr>
        <w:pStyle w:val="Heading3"/>
      </w:pPr>
      <w:bookmarkStart w:id="1984" w:name="_Toc204327899"/>
      <w:r w:rsidRPr="00D248A1">
        <w:t xml:space="preserve">The </w:t>
      </w:r>
      <w:r w:rsidR="004A4F98">
        <w:t>occupies</w:t>
      </w:r>
      <w:r w:rsidR="008273DD">
        <w:t xml:space="preserve"> relations</w:t>
      </w:r>
      <w:r w:rsidR="00EE6EF8" w:rsidRPr="00D248A1">
        <w:t>, and occurs_in</w:t>
      </w:r>
      <w:r w:rsidR="00345141" w:rsidRPr="00D248A1">
        <w:t xml:space="preserve"> </w:t>
      </w:r>
      <w:r w:rsidR="00CB2DD1" w:rsidRPr="00D248A1">
        <w:t>relation</w:t>
      </w:r>
      <w:bookmarkEnd w:id="1983"/>
      <w:bookmarkEnd w:id="1984"/>
    </w:p>
    <w:p w14:paraId="0AC769B1" w14:textId="432473FE"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r w:rsidR="004A4F98">
        <w:rPr>
          <w:rStyle w:val="Annotation"/>
        </w:rPr>
        <w:t>occupies_spatiotemporal_region</w:t>
      </w:r>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r w:rsidR="004A4F98">
        <w:rPr>
          <w:rStyle w:val="Strong"/>
          <w:bCs w:val="0"/>
        </w:rPr>
        <w:t>occupies_spatiotemporal_region</w:t>
      </w:r>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r w:rsidR="00534786" w:rsidRPr="009D2710">
        <w:rPr>
          <w:rStyle w:val="Annotation"/>
        </w:rPr>
        <w:t>]</w:t>
      </w:r>
    </w:p>
    <w:p w14:paraId="07AF93FB" w14:textId="52A09113"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r w:rsidR="00555732">
        <w:rPr>
          <w:rStyle w:val="Annotation"/>
        </w:rPr>
        <w:t>occupies_temporal_region</w:t>
      </w:r>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r w:rsidR="00555732">
        <w:rPr>
          <w:rStyle w:val="Strong"/>
          <w:bCs w:val="0"/>
        </w:rPr>
        <w:t>occupies_temporal_region</w:t>
      </w:r>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r w:rsidR="004A4F98">
        <w:rPr>
          <w:rStyle w:val="apple-style-span"/>
          <w:b/>
        </w:rPr>
        <w:t>occupies_spatiotemporal_region</w:t>
      </w:r>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D04F175" w14:textId="77777777" w:rsidR="00AD6CCB" w:rsidRDefault="00151E14" w:rsidP="00151E14">
      <w:pPr>
        <w:pStyle w:val="Specification"/>
        <w:rPr>
          <w:ins w:id="1985" w:author="phismith" w:date="2012-08-09T16:56:00Z"/>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r w:rsidR="00555732">
        <w:rPr>
          <w:rStyle w:val="apple-style-span"/>
          <w:b/>
          <w:szCs w:val="23"/>
          <w:shd w:val="clear" w:color="auto" w:fill="FFFFFF"/>
        </w:rPr>
        <w:t>occupies_temporal_region</w:t>
      </w:r>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r w:rsidR="009D7057">
        <w:rPr>
          <w:rStyle w:val="apple-style-span"/>
          <w:szCs w:val="23"/>
          <w:highlight w:val="yellow"/>
          <w:shd w:val="clear" w:color="auto" w:fill="FFFFFF"/>
        </w:rPr>
        <w:t>137</w:t>
      </w:r>
      <w:r w:rsidRPr="00C74368">
        <w:rPr>
          <w:rStyle w:val="apple-style-span"/>
          <w:szCs w:val="23"/>
          <w:highlight w:val="yellow"/>
          <w:shd w:val="clear" w:color="auto" w:fill="FFFFFF"/>
        </w:rPr>
        <w:t>-001]</w:t>
      </w:r>
    </w:p>
    <w:p w14:paraId="1856FEC6" w14:textId="314032A3" w:rsidR="00151E14" w:rsidRDefault="00AD6CCB" w:rsidP="00AD6CCB">
      <w:pPr>
        <w:pStyle w:val="Specification"/>
        <w:rPr>
          <w:rStyle w:val="apple-style-span"/>
          <w:szCs w:val="23"/>
          <w:shd w:val="clear" w:color="auto" w:fill="FFFFFF"/>
        </w:rPr>
        <w:pPrChange w:id="1986" w:author="phismith" w:date="2012-08-09T16:56:00Z">
          <w:pPr>
            <w:pStyle w:val="Specification"/>
          </w:pPr>
        </w:pPrChange>
      </w:pPr>
      <w:ins w:id="1987" w:author="phismith" w:date="2012-08-09T16:56:00Z">
        <w:r w:rsidRPr="00281865">
          <w:rPr>
            <w:rStyle w:val="SpecificationType"/>
          </w:rPr>
          <w:t>Axiom:</w:t>
        </w:r>
        <w:r>
          <w:rPr>
            <w:rStyle w:val="apple-style-span"/>
            <w:szCs w:val="23"/>
            <w:shd w:val="clear" w:color="auto" w:fill="FFFFFF"/>
          </w:rPr>
          <w:t xml:space="preserve">  For every occurrent </w:t>
        </w:r>
        <w:r>
          <w:rPr>
            <w:rStyle w:val="apple-style-span"/>
            <w:i/>
            <w:szCs w:val="23"/>
            <w:shd w:val="clear" w:color="auto" w:fill="FFFFFF"/>
          </w:rPr>
          <w:t xml:space="preserve">p </w:t>
        </w:r>
        <w:r>
          <w:rPr>
            <w:rStyle w:val="apple-style-span"/>
            <w:szCs w:val="23"/>
            <w:shd w:val="clear" w:color="auto" w:fill="FFFFFF"/>
          </w:rPr>
          <w:t xml:space="preserve">there is some unique </w:t>
        </w:r>
        <w:r w:rsidRPr="00AD6CCB">
          <w:rPr>
            <w:rStyle w:val="apple-style-span"/>
            <w:i/>
            <w:szCs w:val="23"/>
            <w:shd w:val="clear" w:color="auto" w:fill="FFFFFF"/>
            <w:rPrChange w:id="1988" w:author="phismith" w:date="2012-08-09T16:56:00Z">
              <w:rPr>
                <w:rStyle w:val="apple-style-span"/>
                <w:szCs w:val="23"/>
                <w:shd w:val="clear" w:color="auto" w:fill="FFFFFF"/>
              </w:rPr>
            </w:rPrChange>
          </w:rPr>
          <w:t>s</w:t>
        </w:r>
        <w:r>
          <w:rPr>
            <w:rStyle w:val="apple-style-span"/>
            <w:i/>
            <w:szCs w:val="23"/>
            <w:shd w:val="clear" w:color="auto" w:fill="FFFFFF"/>
          </w:rPr>
          <w:t xml:space="preserve">patiotemporal region </w:t>
        </w:r>
        <w:r w:rsidRPr="00AD6CCB">
          <w:rPr>
            <w:rStyle w:val="apple-style-span"/>
            <w:i/>
            <w:szCs w:val="23"/>
            <w:shd w:val="clear" w:color="auto" w:fill="FFFFFF"/>
            <w:rPrChange w:id="1989" w:author="phismith" w:date="2012-08-09T16:56:00Z">
              <w:rPr>
                <w:rStyle w:val="apple-style-span"/>
                <w:szCs w:val="23"/>
                <w:shd w:val="clear" w:color="auto" w:fill="FFFFFF"/>
              </w:rPr>
            </w:rPrChange>
          </w:rPr>
          <w:t>s</w:t>
        </w:r>
        <w:r>
          <w:rPr>
            <w:rStyle w:val="apple-style-span"/>
            <w:szCs w:val="23"/>
            <w:shd w:val="clear" w:color="auto" w:fill="FFFFFF"/>
          </w:rPr>
          <w:t xml:space="preserve"> such that </w:t>
        </w:r>
        <w:r>
          <w:rPr>
            <w:rStyle w:val="apple-style-span"/>
            <w:i/>
            <w:szCs w:val="23"/>
            <w:shd w:val="clear" w:color="auto" w:fill="FFFFFF"/>
          </w:rPr>
          <w:t xml:space="preserve">p </w:t>
        </w:r>
        <w:r>
          <w:rPr>
            <w:rStyle w:val="apple-style-span"/>
            <w:szCs w:val="23"/>
            <w:shd w:val="clear" w:color="auto" w:fill="FFFFFF"/>
          </w:rPr>
          <w:t xml:space="preserve">occupies </w:t>
        </w:r>
        <w:r>
          <w:rPr>
            <w:rStyle w:val="apple-style-span"/>
            <w:i/>
            <w:szCs w:val="23"/>
            <w:shd w:val="clear" w:color="auto" w:fill="FFFFFF"/>
          </w:rPr>
          <w:t xml:space="preserve">s. </w:t>
        </w:r>
        <w:r w:rsidRPr="00C74368">
          <w:rPr>
            <w:rStyle w:val="apple-style-span"/>
            <w:szCs w:val="23"/>
            <w:highlight w:val="yellow"/>
            <w:shd w:val="clear" w:color="auto" w:fill="FFFFFF"/>
          </w:rPr>
          <w:t>[</w:t>
        </w:r>
        <w:r>
          <w:rPr>
            <w:rStyle w:val="apple-style-span"/>
            <w:szCs w:val="23"/>
            <w:highlight w:val="yellow"/>
            <w:shd w:val="clear" w:color="auto" w:fill="FFFFFF"/>
          </w:rPr>
          <w:t>XXX</w:t>
        </w:r>
        <w:r w:rsidRPr="00C74368">
          <w:rPr>
            <w:rStyle w:val="apple-style-span"/>
            <w:szCs w:val="23"/>
            <w:highlight w:val="yellow"/>
            <w:shd w:val="clear" w:color="auto" w:fill="FFFFFF"/>
          </w:rPr>
          <w:t>-001]</w:t>
        </w:r>
        <w:r w:rsidRPr="00534786">
          <w:rPr>
            <w:rStyle w:val="Annotation"/>
          </w:rPr>
          <w:t xml:space="preserve"> </w:t>
        </w:r>
        <w:r w:rsidRPr="009D2710">
          <w:rPr>
            <w:rStyle w:val="Annotation"/>
          </w:rPr>
          <w:t>]</w:t>
        </w:r>
      </w:ins>
      <w:r w:rsidR="00534786" w:rsidRPr="00534786">
        <w:rPr>
          <w:rStyle w:val="Annotation"/>
        </w:rPr>
        <w:t xml:space="preserve"> </w:t>
      </w:r>
      <w:r w:rsidR="00534786" w:rsidRPr="009D2710">
        <w:rPr>
          <w:rStyle w:val="Annotation"/>
        </w:rPr>
        <w:t>]</w:t>
      </w:r>
    </w:p>
    <w:p w14:paraId="1E84D4E4" w14:textId="2C07DD57" w:rsidR="008A5BDC" w:rsidRDefault="00775D15" w:rsidP="00D248A1">
      <w:pPr>
        <w:jc w:val="left"/>
        <w:rPr>
          <w:b/>
        </w:rPr>
      </w:pPr>
      <w:r w:rsidRPr="00636BB5">
        <w:rPr>
          <w:rStyle w:val="Annotation"/>
        </w:rPr>
        <w:t>note(</w:t>
      </w:r>
      <w:r w:rsidR="004A4F98">
        <w:rPr>
          <w:rStyle w:val="Annotation"/>
        </w:rPr>
        <w:t>occupies_spatiotemporal_region</w:t>
      </w:r>
      <w:r w:rsidRPr="00636BB5">
        <w:rPr>
          <w:rStyle w:val="Annotation"/>
        </w:rPr>
        <w:t>)[</w:t>
      </w:r>
      <w:r w:rsidR="008A5BDC" w:rsidRPr="00486765">
        <w:t xml:space="preserve">The </w:t>
      </w:r>
      <w:r w:rsidR="004A4F98">
        <w:rPr>
          <w:b/>
        </w:rPr>
        <w:t>occupies_spatiotemporal_region</w:t>
      </w:r>
      <w:r w:rsidR="00012964">
        <w:rPr>
          <w:b/>
        </w:rPr>
        <w:t xml:space="preserve"> </w:t>
      </w:r>
      <w:r w:rsidR="00F33687" w:rsidRPr="00D248A1">
        <w:t xml:space="preserve">and </w:t>
      </w:r>
      <w:r w:rsidR="00555732">
        <w:rPr>
          <w:b/>
        </w:rPr>
        <w:t>occupies_temporal_region</w:t>
      </w:r>
      <w:r w:rsidR="008A5BDC" w:rsidRPr="00486765">
        <w:t xml:space="preserve"> relation</w:t>
      </w:r>
      <w:r w:rsidR="00012964">
        <w:t>s</w:t>
      </w:r>
      <w:r w:rsidR="008A5BDC" w:rsidRPr="00486765">
        <w:t xml:space="preserve"> </w:t>
      </w:r>
      <w:r w:rsidR="00012964">
        <w:t>are</w:t>
      </w:r>
      <w:r w:rsidR="00012964" w:rsidRPr="00486765">
        <w:t xml:space="preserve"> </w:t>
      </w:r>
      <w:r w:rsidR="008A5BDC" w:rsidRPr="00486765">
        <w:t xml:space="preserve">the counterpart, on the </w:t>
      </w:r>
      <w:r w:rsidR="00FB129B" w:rsidRPr="00486765">
        <w:rPr>
          <w:i/>
        </w:rPr>
        <w:t>occurrent</w:t>
      </w:r>
      <w:r w:rsidR="008A5BDC" w:rsidRPr="00486765">
        <w:t xml:space="preserve"> side, of the relation </w:t>
      </w:r>
      <w:r w:rsidR="00555732">
        <w:rPr>
          <w:b/>
        </w:rPr>
        <w:t>occupies_spatial_region</w:t>
      </w:r>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rsidP="00D248A1">
      <w:pPr>
        <w:pStyle w:val="SpecificationInternal"/>
        <w:keepNext/>
      </w:pPr>
      <w:r w:rsidRPr="00D248A1">
        <w:rPr>
          <w:rStyle w:val="Annotation"/>
        </w:rPr>
        <w:lastRenderedPageBreak/>
        <w:t>a(occurs_in)[</w:t>
      </w:r>
      <w:r w:rsidR="00534786" w:rsidRPr="00D248A1">
        <w:rPr>
          <w:rStyle w:val="SpecificationType"/>
        </w:rPr>
        <w:t>Definition:</w:t>
      </w:r>
      <w:r w:rsidR="00534786">
        <w:t xml:space="preserve"> </w:t>
      </w:r>
      <w:r w:rsidR="00534786" w:rsidRPr="00D248A1">
        <w:rPr>
          <w:i/>
        </w:rPr>
        <w:t>b</w:t>
      </w:r>
      <w:r w:rsidR="00534786">
        <w:t xml:space="preserve"> </w:t>
      </w:r>
      <w:r w:rsidR="00534786" w:rsidRPr="00D248A1">
        <w:rPr>
          <w:b/>
        </w:rPr>
        <w:t xml:space="preserve">occurs_in </w:t>
      </w:r>
      <w:r w:rsidR="00EE6EF8">
        <w:rPr>
          <w:i/>
        </w:rPr>
        <w:t>c</w:t>
      </w:r>
      <w:r w:rsidR="00534786">
        <w:t xml:space="preserve"> =def </w:t>
      </w:r>
    </w:p>
    <w:p w14:paraId="2D1E8A76" w14:textId="7F8648D0" w:rsidR="00CD79D6" w:rsidRDefault="00CD79D6" w:rsidP="00D248A1">
      <w:pPr>
        <w:pStyle w:val="SpecificationInternal"/>
        <w:keepNext/>
        <w:ind w:left="1440"/>
      </w:pPr>
      <w:r>
        <w:rPr>
          <w:i/>
        </w:rPr>
        <w:t xml:space="preserve">b </w:t>
      </w:r>
      <w:r>
        <w:t xml:space="preserve">is a </w:t>
      </w:r>
      <w:r w:rsidRPr="00D248A1">
        <w:rPr>
          <w:i/>
        </w:rPr>
        <w:t xml:space="preserve">process </w:t>
      </w:r>
      <w:r>
        <w:t xml:space="preserve">and </w:t>
      </w:r>
      <w:r w:rsidR="00EE6EF8">
        <w:rPr>
          <w:i/>
        </w:rPr>
        <w:t>c</w:t>
      </w:r>
      <w:r>
        <w:t xml:space="preserve"> is a </w:t>
      </w:r>
      <w:r w:rsidR="00EE6EF8">
        <w:rPr>
          <w:i/>
        </w:rPr>
        <w:t xml:space="preserve">material entity </w:t>
      </w:r>
      <w:r w:rsidR="00EE6EF8" w:rsidRPr="00AD6CCB">
        <w:rPr>
          <w:rPrChange w:id="1990" w:author="phismith" w:date="2012-08-09T16:57:00Z">
            <w:rPr>
              <w:i/>
            </w:rPr>
          </w:rPrChange>
        </w:rPr>
        <w:t>or</w:t>
      </w:r>
      <w:r w:rsidR="00EE6EF8">
        <w:rPr>
          <w:i/>
        </w:rPr>
        <w:t xml:space="preserve"> immaterial entity</w:t>
      </w:r>
    </w:p>
    <w:p w14:paraId="6CF76996" w14:textId="0F0A87A5" w:rsidR="00534786" w:rsidRPr="00534786" w:rsidRDefault="00CD79D6" w:rsidP="00AD6CCB">
      <w:pPr>
        <w:pStyle w:val="SpecificationInternal"/>
        <w:keepNext/>
        <w:ind w:left="1440"/>
        <w:jc w:val="left"/>
        <w:pPrChange w:id="1991" w:author="phismith" w:date="2012-08-09T16:57:00Z">
          <w:pPr>
            <w:pStyle w:val="SpecificationInternal"/>
            <w:keepNext/>
            <w:ind w:left="1440"/>
          </w:pPr>
        </w:pPrChange>
      </w:pPr>
      <w:r>
        <w:rPr>
          <w:i/>
        </w:rPr>
        <w:t>&amp;</w:t>
      </w:r>
      <w:r w:rsidR="00EE6EF8">
        <w:rPr>
          <w:i/>
        </w:rPr>
        <w:t xml:space="preserve"> </w:t>
      </w:r>
      <w:r>
        <w:t>t</w:t>
      </w:r>
      <w:r w:rsidR="00534786" w:rsidRPr="00CD79D6">
        <w:t>here</w:t>
      </w:r>
      <w:r w:rsidR="00534786">
        <w:t xml:space="preserve"> </w:t>
      </w:r>
      <w:r w:rsidR="00EE6EF8">
        <w:t xml:space="preserve">exists a </w:t>
      </w:r>
      <w:r w:rsidR="00534786">
        <w:t xml:space="preserve">spatiotemporal region </w:t>
      </w:r>
      <w:ins w:id="1992" w:author="phismith" w:date="2012-08-09T16:57:00Z">
        <w:r w:rsidR="00AD6CCB">
          <w:rPr>
            <w:i/>
          </w:rPr>
          <w:t>s</w:t>
        </w:r>
      </w:ins>
      <w:del w:id="1993" w:author="phismith" w:date="2012-08-09T16:57:00Z">
        <w:r w:rsidR="00EE6EF8" w:rsidRPr="00AD6CCB" w:rsidDel="00AD6CCB">
          <w:rPr>
            <w:i/>
            <w:rPrChange w:id="1994" w:author="phismith" w:date="2012-08-09T16:57:00Z">
              <w:rPr/>
            </w:rPrChange>
          </w:rPr>
          <w:delText>r</w:delText>
        </w:r>
      </w:del>
      <w:r w:rsidR="00534786">
        <w:t xml:space="preserve"> </w:t>
      </w:r>
      <w:r w:rsidR="00EE6EF8">
        <w:t xml:space="preserve">and </w:t>
      </w:r>
      <w:r w:rsidR="00534786" w:rsidRPr="00AD6CCB">
        <w:rPr>
          <w:i/>
          <w:rPrChange w:id="1995" w:author="phismith" w:date="2012-08-09T16:57:00Z">
            <w:rPr/>
          </w:rPrChange>
        </w:rPr>
        <w:t xml:space="preserve">b </w:t>
      </w:r>
      <w:r w:rsidR="004A4F98">
        <w:rPr>
          <w:b/>
        </w:rPr>
        <w:t>occupies_spatiotemporal_region</w:t>
      </w:r>
      <w:ins w:id="1996" w:author="phismith" w:date="2012-08-09T16:58:00Z">
        <w:r w:rsidR="00AD6CCB">
          <w:rPr>
            <w:b/>
          </w:rPr>
          <w:t xml:space="preserve"> </w:t>
        </w:r>
        <w:r w:rsidR="00AD6CCB" w:rsidRPr="00AD6CCB">
          <w:rPr>
            <w:i/>
            <w:rPrChange w:id="1997" w:author="phismith" w:date="2012-08-09T16:58:00Z">
              <w:rPr/>
            </w:rPrChange>
          </w:rPr>
          <w:t>s</w:t>
        </w:r>
      </w:ins>
      <w:del w:id="1998" w:author="phismith" w:date="2012-08-09T16:57:00Z">
        <w:r w:rsidR="00EE6EF8" w:rsidRPr="00AD6CCB" w:rsidDel="00AD6CCB">
          <w:rPr>
            <w:b/>
            <w:i/>
            <w:rPrChange w:id="1999" w:author="phismith" w:date="2012-08-09T16:57:00Z">
              <w:rPr>
                <w:b/>
              </w:rPr>
            </w:rPrChange>
          </w:rPr>
          <w:delText xml:space="preserve"> </w:delText>
        </w:r>
        <w:r w:rsidR="00EE6EF8" w:rsidRPr="00AD6CCB" w:rsidDel="00AD6CCB">
          <w:rPr>
            <w:i/>
            <w:rPrChange w:id="2000" w:author="phismith" w:date="2012-08-09T16:57:00Z">
              <w:rPr/>
            </w:rPrChange>
          </w:rPr>
          <w:delText>r</w:delText>
        </w:r>
        <w:r w:rsidR="00534786" w:rsidDel="00AD6CCB">
          <w:delText>.</w:delText>
        </w:r>
      </w:del>
    </w:p>
    <w:p w14:paraId="6A9A8E02" w14:textId="560B98EF" w:rsidR="00534786" w:rsidRPr="00D248A1" w:rsidRDefault="00534786" w:rsidP="00D248A1">
      <w:pPr>
        <w:pStyle w:val="SpecificationInternal"/>
        <w:keepNext/>
        <w:ind w:left="1440"/>
      </w:pPr>
      <w:r>
        <w:t xml:space="preserve">&amp; </w:t>
      </w:r>
      <w:r w:rsidR="00CD79D6">
        <w:t>forall</w:t>
      </w:r>
      <w:ins w:id="2001" w:author="phismith" w:date="2012-08-09T16:58:00Z">
        <w:r w:rsidR="00AD6CCB">
          <w:t xml:space="preserve"> </w:t>
        </w:r>
      </w:ins>
      <w:del w:id="2002" w:author="phismith" w:date="2012-08-09T16:58:00Z">
        <w:r w:rsidR="00CD79D6" w:rsidDel="00AD6CCB">
          <w:delText>(</w:delText>
        </w:r>
      </w:del>
      <w:r w:rsidR="00CD79D6" w:rsidRPr="00D248A1">
        <w:rPr>
          <w:i/>
        </w:rPr>
        <w:t>t</w:t>
      </w:r>
      <w:ins w:id="2003" w:author="phismith" w:date="2012-08-09T16:58:00Z">
        <w:r w:rsidR="00AD6CCB">
          <w:t>,</w:t>
        </w:r>
      </w:ins>
      <w:del w:id="2004" w:author="phismith" w:date="2012-08-09T16:58:00Z">
        <w:r w:rsidR="00CD79D6" w:rsidDel="00AD6CCB">
          <w:delText>)</w:delText>
        </w:r>
      </w:del>
      <w:r w:rsidR="00CD79D6">
        <w:t xml:space="preserve"> if </w:t>
      </w:r>
      <w:r w:rsidRPr="00D248A1">
        <w:rPr>
          <w:i/>
        </w:rPr>
        <w:t>b</w:t>
      </w:r>
      <w:r w:rsidRPr="00D248A1">
        <w:t xml:space="preserve"> exists</w:t>
      </w:r>
      <w:r w:rsidR="00CD79D6">
        <w:t xml:space="preserve">_at </w:t>
      </w:r>
      <w:r w:rsidR="00CD79D6" w:rsidRPr="00D248A1">
        <w:rPr>
          <w:i/>
        </w:rPr>
        <w:t>t</w:t>
      </w:r>
      <w:r w:rsidR="00CD79D6">
        <w:t xml:space="preserve"> then </w:t>
      </w:r>
      <w:r w:rsidRPr="00D248A1">
        <w:rPr>
          <w:i/>
        </w:rPr>
        <w:t>c</w:t>
      </w:r>
      <w:r w:rsidRPr="00D248A1">
        <w:t xml:space="preserve"> exists</w:t>
      </w:r>
      <w:r w:rsidR="00CD79D6">
        <w:t xml:space="preserve">_at </w:t>
      </w:r>
      <w:r w:rsidR="00CD79D6" w:rsidRPr="00D248A1">
        <w:rPr>
          <w:i/>
        </w:rPr>
        <w:t>t</w:t>
      </w:r>
      <w:r w:rsidRPr="00D248A1">
        <w:t xml:space="preserve"> </w:t>
      </w:r>
    </w:p>
    <w:p w14:paraId="54EE6526" w14:textId="6CE98003" w:rsidR="00534786" w:rsidRPr="00D248A1" w:rsidRDefault="00CD79D6" w:rsidP="00D248A1">
      <w:pPr>
        <w:pStyle w:val="SpecificationInternal"/>
        <w:keepNext/>
        <w:ind w:left="2160"/>
        <w:rPr>
          <w:color w:val="auto"/>
          <w:u w:color="0000D8"/>
        </w:rPr>
      </w:pPr>
      <w:r>
        <w:t xml:space="preserve">&amp; </w:t>
      </w:r>
      <w:r w:rsidR="00534786" w:rsidRPr="00D248A1">
        <w:t xml:space="preserve">there </w:t>
      </w:r>
      <w:r>
        <w:t xml:space="preserve">exist </w:t>
      </w:r>
      <w:r w:rsidR="00EE6EF8" w:rsidRPr="00D248A1">
        <w:rPr>
          <w:i/>
        </w:rPr>
        <w:t xml:space="preserve">spatial </w:t>
      </w:r>
      <w:r w:rsidR="00534786" w:rsidRPr="00D248A1">
        <w:rPr>
          <w:i/>
          <w:color w:val="auto"/>
        </w:rPr>
        <w:t xml:space="preserve">regions </w:t>
      </w:r>
      <w:ins w:id="2005" w:author="phismith" w:date="2012-08-09T16:57:00Z">
        <w:r w:rsidR="00AD6CCB">
          <w:rPr>
            <w:i/>
            <w:color w:val="auto"/>
            <w:u w:color="0000D8"/>
          </w:rPr>
          <w:t>r</w:t>
        </w:r>
      </w:ins>
      <w:del w:id="2006" w:author="phismith" w:date="2012-08-09T16:57:00Z">
        <w:r w:rsidR="00EE6EF8" w:rsidDel="00AD6CCB">
          <w:rPr>
            <w:i/>
            <w:color w:val="auto"/>
            <w:u w:color="0000D8"/>
          </w:rPr>
          <w:delText>s</w:delText>
        </w:r>
      </w:del>
      <w:r w:rsidR="00534786" w:rsidRPr="00D248A1">
        <w:rPr>
          <w:color w:val="auto"/>
          <w:u w:color="0000D8"/>
        </w:rPr>
        <w:t xml:space="preserve"> and </w:t>
      </w:r>
      <w:ins w:id="2007" w:author="phismith" w:date="2012-08-09T16:57:00Z">
        <w:r w:rsidR="00AD6CCB">
          <w:rPr>
            <w:i/>
            <w:color w:val="auto"/>
            <w:u w:color="0000D8"/>
          </w:rPr>
          <w:t>r</w:t>
        </w:r>
      </w:ins>
      <w:del w:id="2008" w:author="phismith" w:date="2012-08-09T16:57:00Z">
        <w:r w:rsidR="00534786" w:rsidRPr="00D248A1" w:rsidDel="00AD6CCB">
          <w:rPr>
            <w:i/>
            <w:color w:val="auto"/>
            <w:u w:color="0000D8"/>
          </w:rPr>
          <w:delText>s</w:delText>
        </w:r>
      </w:del>
      <w:ins w:id="2009" w:author="phismith" w:date="2012-08-09T16:57:00Z">
        <w:r w:rsidR="00AD6CCB">
          <w:rPr>
            <w:i/>
            <w:color w:val="auto"/>
            <w:u w:color="0000D8"/>
          </w:rPr>
          <w:sym w:font="Symbol" w:char="F0A2"/>
        </w:r>
      </w:ins>
      <w:del w:id="2010" w:author="phismith" w:date="2012-08-09T16:57:00Z">
        <w:r w:rsidR="00EE6EF8" w:rsidDel="00AD6CCB">
          <w:rPr>
            <w:i/>
            <w:color w:val="auto"/>
            <w:u w:color="0000D8"/>
          </w:rPr>
          <w:delText>’</w:delText>
        </w:r>
      </w:del>
      <w:r w:rsidR="00534786" w:rsidRPr="00D248A1">
        <w:rPr>
          <w:color w:val="auto"/>
          <w:u w:color="0000D8"/>
        </w:rPr>
        <w:t xml:space="preserve"> where </w:t>
      </w:r>
    </w:p>
    <w:p w14:paraId="58AB4EA0" w14:textId="4C3E8C1A" w:rsidR="00534786" w:rsidRPr="00D248A1" w:rsidRDefault="00EE6EF8" w:rsidP="00D248A1">
      <w:pPr>
        <w:pStyle w:val="SpecificationInternal"/>
        <w:keepNext/>
        <w:ind w:left="2160"/>
        <w:rPr>
          <w:color w:val="auto"/>
          <w:u w:color="0000D8"/>
        </w:rPr>
      </w:pPr>
      <w:r>
        <w:rPr>
          <w:color w:val="auto"/>
          <w:u w:color="0000D8"/>
        </w:rPr>
        <w:t xml:space="preserve">&amp; </w:t>
      </w:r>
      <w:r>
        <w:rPr>
          <w:i/>
          <w:color w:val="auto"/>
          <w:u w:color="0000D8"/>
        </w:rPr>
        <w:t xml:space="preserve">b </w:t>
      </w:r>
      <w:r w:rsidRPr="00D248A1">
        <w:rPr>
          <w:b/>
          <w:color w:val="auto"/>
          <w:u w:color="0000D8"/>
        </w:rPr>
        <w:t>spatiall</w:t>
      </w:r>
      <w:r>
        <w:rPr>
          <w:b/>
          <w:color w:val="auto"/>
          <w:u w:color="0000D8"/>
        </w:rPr>
        <w:t>y</w:t>
      </w:r>
      <w:r w:rsidRPr="00D248A1">
        <w:rPr>
          <w:b/>
          <w:color w:val="auto"/>
          <w:u w:color="0000D8"/>
        </w:rPr>
        <w:t>_</w:t>
      </w:r>
      <w:r w:rsidRPr="00EE6EF8">
        <w:rPr>
          <w:b/>
          <w:color w:val="auto"/>
          <w:u w:color="0000D8"/>
        </w:rPr>
        <w:t>projects</w:t>
      </w:r>
      <w:r>
        <w:rPr>
          <w:b/>
          <w:color w:val="auto"/>
          <w:u w:color="0000D8"/>
        </w:rPr>
        <w:t>_</w:t>
      </w:r>
      <w:r w:rsidR="00534786" w:rsidRPr="00D248A1">
        <w:rPr>
          <w:b/>
          <w:color w:val="auto"/>
          <w:u w:color="0000D8"/>
        </w:rPr>
        <w:t>o</w:t>
      </w:r>
      <w:r>
        <w:rPr>
          <w:b/>
          <w:color w:val="auto"/>
          <w:u w:color="0000D8"/>
        </w:rPr>
        <w:t xml:space="preserve">nto </w:t>
      </w:r>
      <w:ins w:id="2011" w:author="phismith" w:date="2012-08-09T16:57:00Z">
        <w:r w:rsidR="00AD6CCB">
          <w:rPr>
            <w:i/>
            <w:color w:val="auto"/>
            <w:u w:color="0000D8"/>
          </w:rPr>
          <w:t>r</w:t>
        </w:r>
      </w:ins>
      <w:del w:id="2012" w:author="phismith" w:date="2012-08-09T16:57:00Z">
        <w:r w:rsidDel="00AD6CCB">
          <w:rPr>
            <w:i/>
            <w:color w:val="auto"/>
            <w:u w:color="0000D8"/>
          </w:rPr>
          <w:delText>s</w:delText>
        </w:r>
      </w:del>
      <w:r w:rsidR="00534786" w:rsidRPr="00D248A1">
        <w:rPr>
          <w:color w:val="auto"/>
          <w:u w:color="0000D8"/>
        </w:rPr>
        <w:t xml:space="preserve"> </w:t>
      </w:r>
      <w:r w:rsidR="00534786" w:rsidRPr="00D248A1">
        <w:rPr>
          <w:b/>
          <w:color w:val="auto"/>
          <w:u w:color="0000D8"/>
        </w:rPr>
        <w:t>at</w:t>
      </w:r>
      <w:r w:rsidR="00534786" w:rsidRPr="00D248A1">
        <w:rPr>
          <w:i/>
          <w:color w:val="auto"/>
          <w:u w:color="0000D8"/>
        </w:rPr>
        <w:t xml:space="preserve"> t</w:t>
      </w:r>
    </w:p>
    <w:p w14:paraId="3EF43893" w14:textId="4E123E1D" w:rsidR="00534786" w:rsidRPr="00D248A1" w:rsidRDefault="00CD79D6" w:rsidP="00D248A1">
      <w:pPr>
        <w:pStyle w:val="SpecificationInternal"/>
        <w:keepNext/>
        <w:ind w:left="2160"/>
        <w:rPr>
          <w:color w:val="auto"/>
          <w:u w:color="0000D8"/>
        </w:rPr>
      </w:pPr>
      <w:r>
        <w:rPr>
          <w:color w:val="auto"/>
          <w:u w:color="0000D8"/>
        </w:rPr>
        <w:t xml:space="preserve">&amp; </w:t>
      </w:r>
      <w:r w:rsidR="00534786" w:rsidRPr="00D248A1">
        <w:rPr>
          <w:i/>
          <w:color w:val="auto"/>
          <w:u w:color="0000D8"/>
        </w:rPr>
        <w:t>c</w:t>
      </w:r>
      <w:r w:rsidR="00534786" w:rsidRPr="00D248A1">
        <w:rPr>
          <w:color w:val="auto"/>
          <w:u w:color="0000D8"/>
        </w:rPr>
        <w:t xml:space="preserve"> </w:t>
      </w:r>
      <w:del w:id="2013" w:author="phismith" w:date="2012-08-09T16:58:00Z">
        <w:r w:rsidR="00534786" w:rsidRPr="00D248A1" w:rsidDel="00AD6CCB">
          <w:rPr>
            <w:color w:val="auto"/>
            <w:u w:color="0000D8"/>
          </w:rPr>
          <w:delText xml:space="preserve">is </w:delText>
        </w:r>
      </w:del>
      <w:r w:rsidR="00555732">
        <w:rPr>
          <w:b/>
          <w:color w:val="auto"/>
          <w:u w:color="0000D8"/>
        </w:rPr>
        <w:t>occupies_spatial_region</w:t>
      </w:r>
      <w:r w:rsidR="00534786" w:rsidRPr="00D248A1">
        <w:rPr>
          <w:b/>
          <w:color w:val="auto"/>
          <w:u w:color="0000D8"/>
        </w:rPr>
        <w:t xml:space="preserve"> </w:t>
      </w:r>
      <w:ins w:id="2014" w:author="phismith" w:date="2012-08-09T16:57:00Z">
        <w:r w:rsidR="00AD6CCB">
          <w:rPr>
            <w:i/>
            <w:color w:val="auto"/>
            <w:u w:color="0000D8"/>
          </w:rPr>
          <w:t>r</w:t>
        </w:r>
      </w:ins>
      <w:del w:id="2015" w:author="phismith" w:date="2012-08-09T16:57:00Z">
        <w:r w:rsidRPr="00D248A1" w:rsidDel="00AD6CCB">
          <w:rPr>
            <w:i/>
            <w:color w:val="auto"/>
            <w:u w:color="0000D8"/>
          </w:rPr>
          <w:delText>s</w:delText>
        </w:r>
      </w:del>
      <w:ins w:id="2016" w:author="phismith" w:date="2012-08-09T16:57:00Z">
        <w:r w:rsidR="00AD6CCB">
          <w:rPr>
            <w:i/>
            <w:color w:val="auto"/>
            <w:u w:color="0000D8"/>
          </w:rPr>
          <w:sym w:font="Symbol" w:char="F0A2"/>
        </w:r>
      </w:ins>
      <w:del w:id="2017" w:author="phismith" w:date="2012-08-09T16:57:00Z">
        <w:r w:rsidR="00EE6EF8" w:rsidDel="00AD6CCB">
          <w:rPr>
            <w:i/>
            <w:color w:val="auto"/>
            <w:u w:color="0000D8"/>
          </w:rPr>
          <w:delText>’</w:delText>
        </w:r>
      </w:del>
      <w:r>
        <w:rPr>
          <w:b/>
          <w:color w:val="auto"/>
          <w:u w:color="0000D8"/>
        </w:rPr>
        <w:t xml:space="preserve"> </w:t>
      </w:r>
      <w:r w:rsidR="00534786" w:rsidRPr="00D248A1">
        <w:rPr>
          <w:b/>
          <w:color w:val="auto"/>
          <w:u w:color="0000D8"/>
        </w:rPr>
        <w:t>at</w:t>
      </w:r>
      <w:r w:rsidR="00534786" w:rsidRPr="00D248A1">
        <w:rPr>
          <w:color w:val="auto"/>
          <w:u w:color="0000D8"/>
        </w:rPr>
        <w:t xml:space="preserve"> </w:t>
      </w:r>
      <w:r w:rsidR="00534786" w:rsidRPr="00D248A1">
        <w:rPr>
          <w:i/>
          <w:color w:val="auto"/>
          <w:u w:color="0000D8"/>
        </w:rPr>
        <w:t>t</w:t>
      </w:r>
    </w:p>
    <w:p w14:paraId="3DC2C961" w14:textId="4F5D322B" w:rsidR="00CD79D6" w:rsidRPr="00D248A1" w:rsidRDefault="00CD79D6" w:rsidP="00D248A1">
      <w:pPr>
        <w:pStyle w:val="Specification"/>
        <w:keepNext/>
        <w:spacing w:before="0"/>
        <w:ind w:left="2160"/>
      </w:pPr>
      <w:r>
        <w:rPr>
          <w:color w:val="auto"/>
          <w:u w:color="0000D8"/>
        </w:rPr>
        <w:t xml:space="preserve">&amp; </w:t>
      </w:r>
      <w:ins w:id="2018" w:author="phismith" w:date="2012-08-09T16:58:00Z">
        <w:r w:rsidR="00AD6CCB">
          <w:rPr>
            <w:i/>
            <w:color w:val="auto"/>
            <w:u w:color="0000D8"/>
          </w:rPr>
          <w:t>r</w:t>
        </w:r>
      </w:ins>
      <w:del w:id="2019" w:author="phismith" w:date="2012-08-09T16:58:00Z">
        <w:r w:rsidR="00EE6EF8" w:rsidDel="00AD6CCB">
          <w:rPr>
            <w:i/>
            <w:color w:val="auto"/>
            <w:u w:color="0000D8"/>
          </w:rPr>
          <w:delText>s</w:delText>
        </w:r>
      </w:del>
      <w:r w:rsidR="00534786" w:rsidRPr="00D248A1">
        <w:rPr>
          <w:color w:val="auto"/>
          <w:u w:color="0000D8"/>
        </w:rPr>
        <w:t xml:space="preserve"> is a </w:t>
      </w:r>
      <w:r w:rsidR="00534786" w:rsidRPr="00D248A1">
        <w:rPr>
          <w:b/>
          <w:color w:val="auto"/>
          <w:u w:color="0000D8"/>
        </w:rPr>
        <w:t>proper</w:t>
      </w:r>
      <w:r>
        <w:rPr>
          <w:b/>
          <w:color w:val="auto"/>
          <w:u w:color="0000D8"/>
        </w:rPr>
        <w:t>_</w:t>
      </w:r>
      <w:r w:rsidR="00534786" w:rsidRPr="00D248A1">
        <w:rPr>
          <w:b/>
          <w:color w:val="auto"/>
          <w:u w:color="0000D8"/>
        </w:rPr>
        <w:t>continuant</w:t>
      </w:r>
      <w:r>
        <w:rPr>
          <w:b/>
          <w:color w:val="auto"/>
          <w:u w:color="0000D8"/>
        </w:rPr>
        <w:t>_</w:t>
      </w:r>
      <w:r w:rsidR="00534786" w:rsidRPr="00D248A1">
        <w:rPr>
          <w:b/>
          <w:color w:val="auto"/>
          <w:u w:color="0000D8"/>
        </w:rPr>
        <w:t>part</w:t>
      </w:r>
      <w:r>
        <w:rPr>
          <w:b/>
          <w:color w:val="auto"/>
          <w:u w:color="0000D8"/>
        </w:rPr>
        <w:t>_</w:t>
      </w:r>
      <w:r w:rsidR="00534786" w:rsidRPr="00D248A1">
        <w:rPr>
          <w:b/>
          <w:color w:val="auto"/>
          <w:u w:color="0000D8"/>
        </w:rPr>
        <w:t xml:space="preserve">of </w:t>
      </w:r>
      <w:ins w:id="2020" w:author="phismith" w:date="2012-08-09T16:59:00Z">
        <w:r w:rsidR="00AD6CCB">
          <w:rPr>
            <w:i/>
            <w:color w:val="auto"/>
            <w:u w:color="0000D8"/>
          </w:rPr>
          <w:t>r</w:t>
        </w:r>
        <w:r w:rsidR="00AD6CCB" w:rsidRPr="00AD6CCB">
          <w:rPr>
            <w:i/>
            <w:color w:val="auto"/>
            <w:u w:color="0000D8"/>
            <w:rPrChange w:id="2021" w:author="phismith" w:date="2012-08-09T16:59:00Z">
              <w:rPr>
                <w:b/>
                <w:color w:val="auto"/>
                <w:u w:color="0000D8"/>
              </w:rPr>
            </w:rPrChange>
          </w:rPr>
          <w:sym w:font="Symbol" w:char="F0A2"/>
        </w:r>
      </w:ins>
      <w:del w:id="2022" w:author="phismith" w:date="2012-08-09T16:59:00Z">
        <w:r w:rsidR="00534786" w:rsidRPr="00D248A1" w:rsidDel="00AD6CCB">
          <w:rPr>
            <w:i/>
            <w:color w:val="auto"/>
            <w:u w:color="0000D8"/>
          </w:rPr>
          <w:delText>s</w:delText>
        </w:r>
      </w:del>
      <w:ins w:id="2023" w:author="phismith" w:date="2012-08-09T16:59:00Z">
        <w:r w:rsidR="00AD6CCB">
          <w:rPr>
            <w:b/>
            <w:color w:val="auto"/>
            <w:u w:color="0000D8"/>
          </w:rPr>
          <w:t xml:space="preserve"> </w:t>
        </w:r>
      </w:ins>
      <w:del w:id="2024" w:author="phismith" w:date="2012-08-09T16:59:00Z">
        <w:r w:rsidR="00EE6EF8" w:rsidDel="00AD6CCB">
          <w:rPr>
            <w:i/>
            <w:color w:val="auto"/>
            <w:u w:color="0000D8"/>
          </w:rPr>
          <w:delText>’</w:delText>
        </w:r>
        <w:r w:rsidR="00534786" w:rsidRPr="00D248A1" w:rsidDel="00AD6CCB">
          <w:rPr>
            <w:color w:val="auto"/>
            <w:u w:color="0000D8"/>
          </w:rPr>
          <w:delText xml:space="preserve"> </w:delText>
        </w:r>
      </w:del>
      <w:r w:rsidR="00534786" w:rsidRPr="00D248A1">
        <w:rPr>
          <w:b/>
          <w:color w:val="auto"/>
          <w:u w:color="0000D8"/>
        </w:rPr>
        <w:t>at</w:t>
      </w:r>
      <w:r w:rsidR="00534786" w:rsidRPr="00D248A1">
        <w:rPr>
          <w:color w:val="0000D8"/>
          <w:u w:color="0000D8"/>
        </w:rPr>
        <w:t xml:space="preserve"> </w:t>
      </w:r>
      <w:r w:rsidR="00534786" w:rsidRPr="00D248A1">
        <w:rPr>
          <w:i/>
          <w:color w:val="auto"/>
          <w:u w:color="0000D8"/>
        </w:rPr>
        <w:t>t</w:t>
      </w:r>
      <w:r w:rsidR="00EE6EF8">
        <w:rPr>
          <w:i/>
          <w:color w:val="auto"/>
          <w:u w:color="0000D8"/>
        </w:rPr>
        <w:t xml:space="preserve"> </w:t>
      </w:r>
      <w:r w:rsidR="00EE6EF8" w:rsidRPr="00D248A1">
        <w:rPr>
          <w:color w:val="auto"/>
          <w:u w:color="0000D8"/>
        </w:rPr>
        <w:t>[</w:t>
      </w:r>
      <w:r w:rsidR="00EE6EF8" w:rsidRPr="00D248A1">
        <w:rPr>
          <w:color w:val="auto"/>
          <w:highlight w:val="green"/>
          <w:u w:color="0000D8"/>
        </w:rPr>
        <w:t>XXX</w:t>
      </w:r>
      <w:r w:rsidR="00EE6EF8" w:rsidRPr="00D248A1">
        <w:rPr>
          <w:color w:val="auto"/>
          <w:u w:color="0000D8"/>
        </w:rPr>
        <w:t>-001]</w:t>
      </w:r>
      <w:r w:rsidR="00692DDB" w:rsidRPr="00D248A1">
        <w:rPr>
          <w:rStyle w:val="Annotation"/>
        </w:rPr>
        <w:t>]</w:t>
      </w:r>
    </w:p>
    <w:p w14:paraId="68E7F376" w14:textId="7C5B8BAD" w:rsidR="00F33687" w:rsidRDefault="00A828D3" w:rsidP="00D248A1">
      <w:pPr>
        <w:pStyle w:val="Heading2"/>
      </w:pPr>
      <w:bookmarkStart w:id="2025" w:name="_Toc204327900"/>
      <w:r>
        <w:t>Processes</w:t>
      </w:r>
      <w:bookmarkEnd w:id="2025"/>
      <w:ins w:id="2026" w:author="phismith" w:date="2012-08-09T16:59:00Z">
        <w:r w:rsidR="002D54F8">
          <w:t xml:space="preserve"> and process boundaries</w:t>
        </w:r>
      </w:ins>
    </w:p>
    <w:p w14:paraId="4DD17F32" w14:textId="6A14CCBA" w:rsidR="00F33687" w:rsidRDefault="00203208" w:rsidP="00B841FA">
      <w:pPr>
        <w:pStyle w:val="Heading3"/>
      </w:pPr>
      <w:bookmarkStart w:id="2027" w:name="_Toc313270726"/>
      <w:bookmarkStart w:id="2028" w:name="_Toc204327901"/>
      <w:r w:rsidRPr="009D23B6">
        <w:t>Process</w:t>
      </w:r>
      <w:bookmarkEnd w:id="2027"/>
      <w:bookmarkEnd w:id="2028"/>
    </w:p>
    <w:p w14:paraId="7909772E" w14:textId="5265BC07"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r w:rsidR="009D7057">
        <w:rPr>
          <w:i/>
        </w:rPr>
        <w:t>p</w:t>
      </w:r>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r w:rsidR="009D7057">
        <w:rPr>
          <w:i/>
        </w:rPr>
        <w:t>p</w:t>
      </w:r>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r w:rsidR="009D7057">
        <w:t>3</w:t>
      </w:r>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2FAE615F" w:rsidR="004229FD" w:rsidRPr="00486765" w:rsidDel="002D54F8" w:rsidRDefault="00B5286D" w:rsidP="00A36372">
      <w:moveFromRangeStart w:id="2029" w:author="phismith" w:date="2012-08-09T17:00:00Z" w:name="move332294936"/>
      <w:moveFrom w:id="2030" w:author="phismith" w:date="2012-08-09T17:00:00Z">
        <w:r w:rsidDel="002D54F8">
          <w:t>Histories are one important subtype of process.</w:t>
        </w:r>
      </w:moveFrom>
    </w:p>
    <w:moveFromRangeEnd w:id="2029"/>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w:t>
      </w:r>
      <w:del w:id="2031" w:author="phismith" w:date="2012-08-09T17:00:00Z">
        <w:r w:rsidR="008A258E" w:rsidRPr="008A258E" w:rsidDel="002D54F8">
          <w:rPr>
            <w:b/>
          </w:rPr>
          <w:delText>s</w:delText>
        </w:r>
      </w:del>
      <w:r w:rsidR="008A258E" w:rsidRPr="008A258E">
        <w:rPr>
          <w:b/>
        </w:rPr>
        <w:t>_on</w:t>
      </w:r>
      <w:r w:rsidRPr="009D23B6">
        <w:rPr>
          <w:b/>
        </w:rPr>
        <w:t xml:space="preserve"> </w:t>
      </w:r>
      <w:r w:rsidRPr="00486765">
        <w:t>multiple material entities as their relata.</w:t>
      </w:r>
    </w:p>
    <w:p w14:paraId="566D8375" w14:textId="77777777" w:rsidR="004229FD" w:rsidRDefault="004229FD" w:rsidP="00A36372">
      <w:pPr>
        <w:rPr>
          <w:ins w:id="2032" w:author="phismith" w:date="2012-08-09T16:42:00Z"/>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1EA91F4" w14:textId="76F4462B" w:rsidR="00CB40C6" w:rsidRDefault="00CB40C6" w:rsidP="001241D4">
      <w:pPr>
        <w:pStyle w:val="Heading4"/>
        <w:rPr>
          <w:ins w:id="2033" w:author="phismith" w:date="2012-08-09T16:42:00Z"/>
        </w:rPr>
        <w:pPrChange w:id="2034" w:author="phismith" w:date="2012-08-09T16:49:00Z">
          <w:pPr/>
        </w:pPrChange>
      </w:pPr>
      <w:ins w:id="2035" w:author="phismith" w:date="2012-08-09T16:42:00Z">
        <w:r>
          <w:t xml:space="preserve">Complete </w:t>
        </w:r>
      </w:ins>
      <w:ins w:id="2036" w:author="phismith" w:date="2012-08-09T16:47:00Z">
        <w:r>
          <w:t xml:space="preserve">and </w:t>
        </w:r>
      </w:ins>
      <w:ins w:id="2037" w:author="phismith" w:date="2012-08-09T16:52:00Z">
        <w:r w:rsidR="00AD6CCB">
          <w:t>partial</w:t>
        </w:r>
      </w:ins>
      <w:ins w:id="2038" w:author="phismith" w:date="2012-08-09T16:47:00Z">
        <w:r>
          <w:t xml:space="preserve"> </w:t>
        </w:r>
      </w:ins>
      <w:ins w:id="2039" w:author="phismith" w:date="2012-08-09T16:42:00Z">
        <w:r>
          <w:t>process</w:t>
        </w:r>
      </w:ins>
    </w:p>
    <w:p w14:paraId="6894770F" w14:textId="21EA86E0" w:rsidR="00CB40C6" w:rsidRDefault="00CB40C6" w:rsidP="00CB40C6">
      <w:pPr>
        <w:rPr>
          <w:ins w:id="2040" w:author="phismith" w:date="2012-08-09T16:43:00Z"/>
        </w:rPr>
        <w:pPrChange w:id="2041" w:author="phismith" w:date="2012-08-09T16:42:00Z">
          <w:pPr/>
        </w:pPrChange>
      </w:pPr>
      <w:ins w:id="2042" w:author="phismith" w:date="2012-08-09T16:43:00Z">
        <w:r>
          <w:t>A complete (or ‘full’ or ‘plenary’) process is defined as follows</w:t>
        </w:r>
      </w:ins>
      <w:ins w:id="2043" w:author="phismith" w:date="2012-08-09T16:44:00Z">
        <w:r>
          <w:t xml:space="preserve"> (continuing our discussion of Zemach in </w:t>
        </w:r>
      </w:ins>
      <w:ins w:id="2044" w:author="phismith" w:date="2012-08-09T16:46:00Z">
        <w:r>
          <w:t xml:space="preserve">section </w:t>
        </w:r>
      </w:ins>
      <w:ins w:id="2045" w:author="phismith" w:date="2012-08-09T16:45:00Z">
        <w:r>
          <w:fldChar w:fldCharType="begin"/>
        </w:r>
        <w:r>
          <w:instrText xml:space="preserve"> REF _Ref332294084 \r \h </w:instrText>
        </w:r>
      </w:ins>
      <w:r>
        <w:fldChar w:fldCharType="separate"/>
      </w:r>
      <w:ins w:id="2046" w:author="phismith" w:date="2012-08-09T16:45:00Z">
        <w:r>
          <w:t>2.12</w:t>
        </w:r>
        <w:r>
          <w:fldChar w:fldCharType="end"/>
        </w:r>
        <w:r>
          <w:t xml:space="preserve"> </w:t>
        </w:r>
      </w:ins>
      <w:ins w:id="2047" w:author="phismith" w:date="2012-08-09T16:46:00Z">
        <w:r>
          <w:t>above</w:t>
        </w:r>
      </w:ins>
      <w:ins w:id="2048" w:author="phismith" w:date="2012-08-09T16:47:00Z">
        <w:r>
          <w:t>)</w:t>
        </w:r>
      </w:ins>
      <w:ins w:id="2049" w:author="phismith" w:date="2012-08-09T16:46:00Z">
        <w:r>
          <w:t>:</w:t>
        </w:r>
      </w:ins>
    </w:p>
    <w:p w14:paraId="3FB0F21C" w14:textId="19C7A505" w:rsidR="00CB40C6" w:rsidRDefault="00CB40C6" w:rsidP="00CB40C6">
      <w:pPr>
        <w:pStyle w:val="SpecificationInternal"/>
        <w:rPr>
          <w:ins w:id="2050" w:author="phismith" w:date="2012-08-09T16:43:00Z"/>
        </w:rPr>
        <w:pPrChange w:id="2051" w:author="phismith" w:date="2012-08-09T16:44:00Z">
          <w:pPr/>
        </w:pPrChange>
      </w:pPr>
      <w:ins w:id="2052" w:author="phismith" w:date="2012-08-09T16:43:00Z">
        <w:r w:rsidRPr="00CB40C6">
          <w:rPr>
            <w:smallCaps/>
            <w:rPrChange w:id="2053" w:author="phismith" w:date="2012-08-09T16:44:00Z">
              <w:rPr/>
            </w:rPrChange>
          </w:rPr>
          <w:t>Definition:</w:t>
        </w:r>
        <w:r>
          <w:t xml:space="preserve"> </w:t>
        </w:r>
      </w:ins>
      <w:ins w:id="2054" w:author="phismith" w:date="2012-08-09T16:44:00Z">
        <w:r w:rsidRPr="00BF773F">
          <w:rPr>
            <w:i/>
            <w:rPrChange w:id="2055" w:author="phismith" w:date="2012-08-09T17:05:00Z">
              <w:rPr/>
            </w:rPrChange>
          </w:rPr>
          <w:t>complete process</w:t>
        </w:r>
        <w:r>
          <w:t xml:space="preserve"> =Def. </w:t>
        </w:r>
      </w:ins>
      <w:ins w:id="2056" w:author="phismith" w:date="2012-08-09T16:43:00Z">
        <w:r>
          <w:t xml:space="preserve">a </w:t>
        </w:r>
        <w:r w:rsidRPr="00BF773F">
          <w:rPr>
            <w:i/>
            <w:rPrChange w:id="2057" w:author="phismith" w:date="2012-08-09T17:05:00Z">
              <w:rPr/>
            </w:rPrChange>
          </w:rPr>
          <w:t>process</w:t>
        </w:r>
        <w:r>
          <w:t xml:space="preserve"> that is identical with the sum of all </w:t>
        </w:r>
        <w:r w:rsidRPr="00BF773F">
          <w:rPr>
            <w:i/>
            <w:rPrChange w:id="2058" w:author="phismith" w:date="2012-08-09T17:05:00Z">
              <w:rPr/>
            </w:rPrChange>
          </w:rPr>
          <w:t>processes</w:t>
        </w:r>
        <w:r>
          <w:t xml:space="preserve"> occurring in a given </w:t>
        </w:r>
        <w:r w:rsidRPr="00BF773F">
          <w:rPr>
            <w:i/>
            <w:rPrChange w:id="2059" w:author="phismith" w:date="2012-08-09T17:05:00Z">
              <w:rPr/>
            </w:rPrChange>
          </w:rPr>
          <w:t>spatiotemporal region</w:t>
        </w:r>
      </w:ins>
      <w:ins w:id="2060" w:author="phismith" w:date="2012-08-09T16:44:00Z">
        <w:r>
          <w:t>.</w:t>
        </w:r>
      </w:ins>
    </w:p>
    <w:p w14:paraId="00F10C98" w14:textId="2157F8F8" w:rsidR="002D54F8" w:rsidRPr="00486765" w:rsidDel="00BF773F" w:rsidRDefault="002D54F8" w:rsidP="002D54F8">
      <w:pPr>
        <w:rPr>
          <w:del w:id="2061" w:author="phismith" w:date="2012-08-09T17:03:00Z"/>
        </w:rPr>
      </w:pPr>
      <w:moveToRangeStart w:id="2062" w:author="phismith" w:date="2012-08-09T17:00:00Z" w:name="move332294936"/>
      <w:moveTo w:id="2063" w:author="phismith" w:date="2012-08-09T17:00:00Z">
        <w:del w:id="2064" w:author="phismith" w:date="2012-08-09T17:03:00Z">
          <w:r w:rsidDel="00BF773F">
            <w:delText>Histories are one important subtype of process.</w:delText>
          </w:r>
        </w:del>
      </w:moveTo>
    </w:p>
    <w:moveToRangeEnd w:id="2062"/>
    <w:p w14:paraId="4FDA335B" w14:textId="77777777" w:rsidR="002D54F8" w:rsidRDefault="002D54F8" w:rsidP="00CB40C6">
      <w:pPr>
        <w:rPr>
          <w:ins w:id="2065" w:author="phismith" w:date="2012-08-09T17:00:00Z"/>
        </w:rPr>
        <w:pPrChange w:id="2066" w:author="phismith" w:date="2012-08-09T16:42:00Z">
          <w:pPr/>
        </w:pPrChange>
      </w:pPr>
    </w:p>
    <w:p w14:paraId="6612EA34" w14:textId="238DDC5A" w:rsidR="00CB40C6" w:rsidRPr="00CB40C6" w:rsidRDefault="00CB40C6" w:rsidP="00CB40C6">
      <w:pPr>
        <w:rPr>
          <w:rPrChange w:id="2067" w:author="phismith" w:date="2012-08-09T16:42:00Z">
            <w:rPr/>
          </w:rPrChange>
        </w:rPr>
        <w:pPrChange w:id="2068" w:author="phismith" w:date="2012-08-09T16:42:00Z">
          <w:pPr/>
        </w:pPrChange>
      </w:pPr>
      <w:ins w:id="2069" w:author="phismith" w:date="2012-08-09T16:47:00Z">
        <w:r>
          <w:lastRenderedPageBreak/>
          <w:t>When a process falls short of being complete we refer to it is a partial (or ‘sectiona</w:t>
        </w:r>
      </w:ins>
      <w:ins w:id="2070" w:author="phismith" w:date="2012-08-09T16:48:00Z">
        <w:r>
          <w:t xml:space="preserve">l’ or ‘incomplete’) process. Examples of partial processes are the spinning of a spinning top and the simultaneous warming up of the spinning top during the period when it is being spinned. </w:t>
        </w:r>
      </w:ins>
    </w:p>
    <w:p w14:paraId="173D40FF" w14:textId="77777777" w:rsidR="00507FFE" w:rsidRPr="00486765" w:rsidRDefault="00507FFE" w:rsidP="00CB40C6">
      <w:pPr>
        <w:pStyle w:val="Heading4"/>
        <w:pPrChange w:id="2071" w:author="phismith" w:date="2012-08-09T16:46:00Z">
          <w:pPr>
            <w:pStyle w:val="Heading3"/>
          </w:pPr>
        </w:pPrChange>
      </w:pPr>
      <w:bookmarkStart w:id="2072" w:name="_Toc204327902"/>
      <w:r w:rsidRPr="00486765">
        <w:t>Histor</w:t>
      </w:r>
      <w:r>
        <w:t>y</w:t>
      </w:r>
      <w:bookmarkEnd w:id="2072"/>
    </w:p>
    <w:p w14:paraId="6E2B78B0" w14:textId="6E5F6595" w:rsidR="00BF773F" w:rsidRPr="00BF773F" w:rsidRDefault="00BF773F" w:rsidP="00BF773F">
      <w:pPr>
        <w:rPr>
          <w:ins w:id="2073" w:author="phismith" w:date="2012-08-09T17:03:00Z"/>
          <w:rStyle w:val="Annotation"/>
          <w:i w:val="0"/>
          <w:iCs w:val="0"/>
          <w:vanish w:val="0"/>
          <w:color w:val="000000"/>
          <w:rPrChange w:id="2074" w:author="phismith" w:date="2012-08-09T17:03:00Z">
            <w:rPr>
              <w:ins w:id="2075" w:author="phismith" w:date="2012-08-09T17:03:00Z"/>
              <w:rStyle w:val="Annotation"/>
              <w:vanish w:val="0"/>
            </w:rPr>
          </w:rPrChange>
        </w:rPr>
        <w:pPrChange w:id="2076" w:author="phismith" w:date="2012-08-09T17:03:00Z">
          <w:pPr>
            <w:pStyle w:val="Specification"/>
          </w:pPr>
        </w:pPrChange>
      </w:pPr>
      <w:ins w:id="2077" w:author="phismith" w:date="2012-08-09T17:03:00Z">
        <w:r>
          <w:t>Histories are one important subtype of complete process.</w:t>
        </w:r>
      </w:ins>
    </w:p>
    <w:p w14:paraId="23F3288A" w14:textId="0A86EB99" w:rsidR="00507FFE" w:rsidRDefault="00507FFE" w:rsidP="00507FFE">
      <w:pPr>
        <w:pStyle w:val="Specification"/>
      </w:pPr>
      <w:r w:rsidRPr="003E2A25">
        <w:rPr>
          <w:rStyle w:val="Annotation"/>
        </w:rPr>
        <w:t>as(history)</w:t>
      </w:r>
      <w:r>
        <w:rPr>
          <w:rStyle w:val="Annotation"/>
        </w:rPr>
        <w:t>[</w:t>
      </w:r>
      <w:r w:rsidRPr="00C74368">
        <w:rPr>
          <w:smallCaps/>
        </w:rPr>
        <w:t>Elucidation:</w:t>
      </w:r>
      <w:r>
        <w:t xml:space="preserve"> A </w:t>
      </w:r>
      <w:r w:rsidRPr="00486765">
        <w:rPr>
          <w:i/>
        </w:rPr>
        <w:t>history</w:t>
      </w:r>
      <w:r w:rsidRPr="00486765">
        <w:t xml:space="preserve"> </w:t>
      </w:r>
      <w:r w:rsidRPr="003E2A25">
        <w:t xml:space="preserve">is a </w:t>
      </w:r>
      <w:ins w:id="2078" w:author="phismith" w:date="2012-08-09T16:47:00Z">
        <w:r w:rsidR="00CB40C6">
          <w:rPr>
            <w:i/>
          </w:rPr>
          <w:t xml:space="preserve">complete </w:t>
        </w:r>
      </w:ins>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 xml:space="preserve">by a </w:t>
      </w:r>
      <w:r w:rsidRPr="00486765">
        <w:rPr>
          <w:i/>
        </w:rPr>
        <w:t>material entity</w:t>
      </w:r>
      <w:r w:rsidRPr="00486765">
        <w:t xml:space="preserve"> </w:t>
      </w:r>
      <w:r>
        <w:t xml:space="preserve">or </w:t>
      </w:r>
      <w:r>
        <w:rPr>
          <w:i/>
        </w:rPr>
        <w:t>site</w:t>
      </w:r>
      <w:del w:id="2079" w:author="phismith" w:date="2012-08-12T11:34:00Z">
        <w:r w:rsidRPr="00486765" w:rsidDel="00516759">
          <w:delText>, including processes on the surface of the entity or within the cavities to which it serves as host</w:delText>
        </w:r>
      </w:del>
      <w:r w:rsidRPr="00486765">
        <w:t xml:space="preserve">. </w:t>
      </w:r>
      <w:r w:rsidRPr="00CB40C6">
        <w:rPr>
          <w:rPrChange w:id="2080" w:author="phismith" w:date="2012-08-09T16:47:00Z">
            <w:rPr>
              <w:highlight w:val="yellow"/>
            </w:rPr>
          </w:rPrChange>
        </w:rPr>
        <w:t>[138-001]</w:t>
      </w:r>
      <w:r w:rsidRPr="003E2A25">
        <w:rPr>
          <w:rStyle w:val="Annotation"/>
        </w:rPr>
        <w:t>]</w:t>
      </w:r>
    </w:p>
    <w:p w14:paraId="42670EEC" w14:textId="7A4E7C6F" w:rsidR="00507FFE" w:rsidRDefault="00507FFE" w:rsidP="00507FFE">
      <w:del w:id="2081" w:author="phismith" w:date="2012-08-12T11:34:00Z">
        <w:r w:rsidRPr="00486765" w:rsidDel="00516759">
          <w:delText>See the OGMS definition of ‘</w:delText>
        </w:r>
        <w:r w:rsidDel="00516759">
          <w:fldChar w:fldCharType="begin"/>
        </w:r>
        <w:r w:rsidDel="00516759">
          <w:delInstrText xml:space="preserve"> HYPERLINK "http://berkeleybop.org/obo/OGMS:0000087" </w:delInstrText>
        </w:r>
        <w:r w:rsidDel="00516759">
          <w:fldChar w:fldCharType="separate"/>
        </w:r>
        <w:r w:rsidRPr="00486765" w:rsidDel="00516759">
          <w:rPr>
            <w:rStyle w:val="Hyperlink"/>
            <w:i/>
            <w:szCs w:val="23"/>
          </w:rPr>
          <w:delText>extended organism</w:delText>
        </w:r>
        <w:r w:rsidDel="00516759">
          <w:rPr>
            <w:rStyle w:val="Hyperlink"/>
            <w:i/>
            <w:szCs w:val="23"/>
          </w:rPr>
          <w:fldChar w:fldCharType="end"/>
        </w:r>
        <w:r w:rsidRPr="00486765" w:rsidDel="00516759">
          <w:delText>’ and also the treatment of embryontology in [</w:delText>
        </w:r>
        <w:r w:rsidDel="00516759">
          <w:fldChar w:fldCharType="begin"/>
        </w:r>
        <w:r w:rsidDel="00516759">
          <w:delInstrText xml:space="preserve"> REF _Hlk47849653 \r \h  \* MERGEFORMAT </w:delInstrText>
        </w:r>
        <w:r w:rsidDel="00516759">
          <w:fldChar w:fldCharType="separate"/>
        </w:r>
        <w:r w:rsidR="00555732" w:rsidDel="00516759">
          <w:delText>13</w:delText>
        </w:r>
        <w:r w:rsidDel="00516759">
          <w:fldChar w:fldCharType="end"/>
        </w:r>
        <w:r w:rsidRPr="00486765" w:rsidDel="00516759">
          <w:delText xml:space="preserve">].) </w:delText>
        </w:r>
      </w:del>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In OGMS </w:t>
      </w:r>
      <w:del w:id="2082" w:author="phismith" w:date="2012-08-12T11:42:00Z">
        <w:r w:rsidRPr="003E2A25" w:rsidDel="000F0A84">
          <w:rPr>
            <w:highlight w:val="yellow"/>
          </w:rPr>
          <w:delText>(Check)</w:delText>
        </w:r>
        <w:r w:rsidDel="000F0A84">
          <w:delText xml:space="preserve"> </w:delText>
        </w:r>
      </w:del>
      <w:r>
        <w:t xml:space="preserve">we define </w:t>
      </w:r>
      <w:ins w:id="2083" w:author="phismith" w:date="2012-08-12T11:34:00Z">
        <w:r w:rsidR="00516759">
          <w:t>t</w:t>
        </w:r>
      </w:ins>
      <w:del w:id="2084" w:author="phismith" w:date="2012-08-12T11:34:00Z">
        <w:r w:rsidDel="00516759">
          <w:delText>T</w:delText>
        </w:r>
      </w:del>
      <w:r>
        <w:t xml:space="preserve">he </w:t>
      </w:r>
      <w:r w:rsidRPr="00C74368">
        <w:rPr>
          <w:i/>
        </w:rPr>
        <w:t>life</w:t>
      </w:r>
      <w:r>
        <w:t xml:space="preserve"> of an organism as the </w:t>
      </w:r>
      <w:r w:rsidRPr="00C74368">
        <w:rPr>
          <w:i/>
        </w:rPr>
        <w:t>history</w:t>
      </w:r>
      <w:r>
        <w:t xml:space="preserve"> of </w:t>
      </w:r>
      <w:del w:id="2085" w:author="phismith" w:date="2012-08-12T11:45:00Z">
        <w:r w:rsidDel="000F0A84">
          <w:delText xml:space="preserve">the </w:delText>
        </w:r>
      </w:del>
      <w:ins w:id="2086" w:author="phismith" w:date="2012-08-12T11:45:00Z">
        <w:r w:rsidR="000F0A84">
          <w:t xml:space="preserve">a </w:t>
        </w:r>
      </w:ins>
      <w:del w:id="2087" w:author="phismith" w:date="2012-08-12T11:45:00Z">
        <w:r w:rsidDel="000F0A84">
          <w:delText xml:space="preserve">corresponding </w:delText>
        </w:r>
      </w:del>
      <w:ins w:id="2088" w:author="phismith" w:date="2012-08-12T11:45:00Z">
        <w:r w:rsidR="000F0A84">
          <w:t xml:space="preserve">material entity called the </w:t>
        </w:r>
      </w:ins>
      <w:r w:rsidRPr="00C74368">
        <w:rPr>
          <w:i/>
        </w:rPr>
        <w:t>extended organism</w:t>
      </w:r>
      <w:ins w:id="2089" w:author="phismith" w:date="2012-08-12T11:34:00Z">
        <w:r w:rsidR="000F0A84">
          <w:t xml:space="preserve">, which is the </w:t>
        </w:r>
      </w:ins>
      <w:ins w:id="2090" w:author="phismith" w:date="2012-08-12T11:42:00Z">
        <w:r w:rsidR="000F0A84">
          <w:t xml:space="preserve">mereological sum of </w:t>
        </w:r>
      </w:ins>
      <w:ins w:id="2091" w:author="phismith" w:date="2012-08-12T11:41:00Z">
        <w:r w:rsidR="00516759" w:rsidRPr="000F0A84">
          <w:rPr>
            <w:rPrChange w:id="2092" w:author="phismith" w:date="2012-08-12T11:42:00Z">
              <w:rPr>
                <w:rFonts w:ascii="Verdana" w:hAnsi="Verdana"/>
                <w:sz w:val="27"/>
                <w:szCs w:val="27"/>
                <w:shd w:val="clear" w:color="auto" w:fill="FFFFFF"/>
              </w:rPr>
            </w:rPrChange>
          </w:rPr>
          <w:t xml:space="preserve"> an organism and all material entities located within the organism, overlapping the organism, or occupying sites formed in part by the organism.</w:t>
        </w:r>
      </w:ins>
      <w:del w:id="2093" w:author="phismith" w:date="2012-08-12T11:42:00Z">
        <w:r w:rsidDel="000F0A84">
          <w:delText>.</w:delText>
        </w:r>
      </w:del>
    </w:p>
    <w:p w14:paraId="06B456F1" w14:textId="77777777" w:rsidR="00507FFE" w:rsidRPr="00B56876" w:rsidRDefault="00507FFE" w:rsidP="00507FFE">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p>
    <w:p w14:paraId="1F0643D9" w14:textId="5E0E8623" w:rsidR="00507FFE" w:rsidRPr="00AD6CCB" w:rsidRDefault="00507FFE" w:rsidP="00507FFE">
      <w:pPr>
        <w:pStyle w:val="Specification"/>
        <w:rPr>
          <w:ins w:id="2094" w:author="phismith" w:date="2012-08-09T16:52:00Z"/>
          <w:rPrChange w:id="2095" w:author="phismith" w:date="2012-08-09T16:53:00Z">
            <w:rPr>
              <w:ins w:id="2096" w:author="phismith" w:date="2012-08-09T16:52:00Z"/>
              <w:i/>
            </w:rPr>
          </w:rPrChange>
        </w:rPr>
      </w:pPr>
      <w:r>
        <w:rPr>
          <w:rStyle w:val="Annotation"/>
        </w:rPr>
        <w:t>a</w:t>
      </w:r>
      <w:r w:rsidR="00D05EB4">
        <w:rPr>
          <w:rStyle w:val="Annotation"/>
        </w:rPr>
        <w:t>s</w:t>
      </w:r>
      <w:r w:rsidRPr="003E2A25">
        <w:rPr>
          <w:rStyle w:val="Annotation"/>
        </w:rPr>
        <w:t>(history_of)[</w:t>
      </w:r>
      <w:r w:rsidRPr="003E2A25">
        <w:rPr>
          <w:rStyle w:val="SpecificationType"/>
        </w:rPr>
        <w:t>Elucidation</w:t>
      </w:r>
      <w:r>
        <w:t xml:space="preserve">: </w:t>
      </w:r>
      <w:r w:rsidRPr="00AD6CCB">
        <w:rPr>
          <w:i/>
          <w:rPrChange w:id="2097" w:author="phismith" w:date="2012-08-09T16:52:00Z">
            <w:rPr/>
          </w:rPrChange>
        </w:rPr>
        <w:t>b</w:t>
      </w:r>
      <w:r>
        <w:t xml:space="preserve"> </w:t>
      </w:r>
      <w:r w:rsidRPr="003E2A25">
        <w:rPr>
          <w:b/>
        </w:rPr>
        <w:t>history_of</w:t>
      </w:r>
      <w:r>
        <w:t xml:space="preserve"> </w:t>
      </w:r>
      <w:r w:rsidRPr="00AD6CCB">
        <w:rPr>
          <w:i/>
          <w:rPrChange w:id="2098" w:author="phismith" w:date="2012-08-09T16:52:00Z">
            <w:rPr/>
          </w:rPrChange>
        </w:rPr>
        <w:t>c</w:t>
      </w:r>
      <w:r>
        <w:t xml:space="preserve"> </w:t>
      </w:r>
      <w:ins w:id="2099" w:author="phismith" w:date="2012-08-09T16:52:00Z">
        <w:r w:rsidR="00AD6CCB">
          <w:t xml:space="preserve">means: </w:t>
        </w:r>
      </w:ins>
      <w:del w:id="2100" w:author="phismith" w:date="2012-08-09T16:52:00Z">
        <w:r w:rsidDel="00AD6CCB">
          <w:delText xml:space="preserve">if </w:delText>
        </w:r>
      </w:del>
      <w:r w:rsidRPr="00AD6CCB">
        <w:rPr>
          <w:i/>
          <w:rPrChange w:id="2101" w:author="phismith" w:date="2012-08-09T16:52:00Z">
            <w:rPr/>
          </w:rPrChange>
        </w:rPr>
        <w:t>c</w:t>
      </w:r>
      <w:r>
        <w:t xml:space="preserve"> is a </w:t>
      </w:r>
      <w:r w:rsidRPr="00BF773F">
        <w:rPr>
          <w:i/>
          <w:rPrChange w:id="2102" w:author="phismith" w:date="2012-08-09T17:05:00Z">
            <w:rPr/>
          </w:rPrChange>
        </w:rPr>
        <w:t>material entity</w:t>
      </w:r>
      <w:r>
        <w:t xml:space="preserve"> or </w:t>
      </w:r>
      <w:r w:rsidRPr="00BF773F">
        <w:rPr>
          <w:i/>
          <w:rPrChange w:id="2103" w:author="phismith" w:date="2012-08-09T17:05:00Z">
            <w:rPr/>
          </w:rPrChange>
        </w:rPr>
        <w:t>site</w:t>
      </w:r>
      <w:r>
        <w:t xml:space="preserve"> and </w:t>
      </w:r>
      <w:r w:rsidRPr="00AD6CCB">
        <w:rPr>
          <w:i/>
          <w:rPrChange w:id="2104" w:author="phismith" w:date="2012-08-09T16:52:00Z">
            <w:rPr/>
          </w:rPrChange>
        </w:rPr>
        <w:t>b</w:t>
      </w:r>
      <w:r>
        <w:t xml:space="preserve"> is </w:t>
      </w:r>
      <w:del w:id="2105" w:author="phismith" w:date="2012-08-09T16:53:00Z">
        <w:r w:rsidDel="00AD6CCB">
          <w:delText xml:space="preserve">a </w:delText>
        </w:r>
        <w:r w:rsidRPr="003E2A25" w:rsidDel="00AD6CCB">
          <w:rPr>
            <w:i/>
          </w:rPr>
          <w:delText>history</w:delText>
        </w:r>
        <w:r w:rsidDel="00AD6CCB">
          <w:delText xml:space="preserve"> that is </w:delText>
        </w:r>
      </w:del>
      <w:r>
        <w:t xml:space="preserve">the unique </w:t>
      </w:r>
      <w:r w:rsidRPr="003E2A25">
        <w:rPr>
          <w:i/>
        </w:rPr>
        <w:t>history</w:t>
      </w:r>
      <w:r>
        <w:t xml:space="preserve"> of </w:t>
      </w:r>
      <w:r w:rsidRPr="003E2A25">
        <w:rPr>
          <w:i/>
        </w:rPr>
        <w:t>c</w:t>
      </w:r>
      <w:ins w:id="2106" w:author="phismith" w:date="2012-08-09T16:53:00Z">
        <w:r w:rsidR="00AD6CCB">
          <w:rPr>
            <w:i/>
          </w:rPr>
          <w:t xml:space="preserve">. </w:t>
        </w:r>
        <w:r w:rsidR="00AD6CCB">
          <w:t>[</w:t>
        </w:r>
        <w:r w:rsidR="00AD6CCB" w:rsidRPr="00AD6CCB">
          <w:rPr>
            <w:highlight w:val="green"/>
            <w:rPrChange w:id="2107" w:author="phismith" w:date="2012-08-09T16:53:00Z">
              <w:rPr/>
            </w:rPrChange>
          </w:rPr>
          <w:t>XXX-</w:t>
        </w:r>
        <w:r w:rsidR="00AD6CCB">
          <w:t>001]</w:t>
        </w:r>
      </w:ins>
    </w:p>
    <w:p w14:paraId="477C2170" w14:textId="001BAF57" w:rsidR="00AD6CCB" w:rsidRPr="00AD6CCB" w:rsidDel="00AD6CCB" w:rsidRDefault="00AD6CCB" w:rsidP="00AD6CCB">
      <w:pPr>
        <w:pStyle w:val="SpecificationInternal"/>
        <w:rPr>
          <w:del w:id="2108" w:author="phismith" w:date="2012-08-09T16:53:00Z"/>
          <w:rPrChange w:id="2109" w:author="phismith" w:date="2012-08-09T16:52:00Z">
            <w:rPr>
              <w:del w:id="2110" w:author="phismith" w:date="2012-08-09T16:53:00Z"/>
              <w:rStyle w:val="Annotation"/>
            </w:rPr>
          </w:rPrChange>
        </w:rPr>
        <w:pPrChange w:id="2111" w:author="phismith" w:date="2012-08-09T16:52:00Z">
          <w:pPr>
            <w:pStyle w:val="Specification"/>
          </w:pPr>
        </w:pPrChange>
      </w:pPr>
    </w:p>
    <w:p w14:paraId="72C66FF9" w14:textId="62C24D20" w:rsidR="00507FFE" w:rsidRDefault="00507FFE" w:rsidP="00D05EB4">
      <w:pPr>
        <w:pStyle w:val="Specification"/>
        <w:rPr>
          <w:ins w:id="2112" w:author="phismith" w:date="2012-08-09T16:53:00Z"/>
        </w:rPr>
      </w:pPr>
      <w:r w:rsidRPr="00D248A1">
        <w:rPr>
          <w:rStyle w:val="SpecificationType"/>
        </w:rPr>
        <w:t>Axiom</w:t>
      </w:r>
      <w:r>
        <w:t xml:space="preserve">: if </w:t>
      </w:r>
      <w:r w:rsidRPr="00D248A1">
        <w:rPr>
          <w:i/>
        </w:rPr>
        <w:t>b</w:t>
      </w:r>
      <w:r>
        <w:t xml:space="preserve"> </w:t>
      </w:r>
      <w:r w:rsidRPr="00D248A1">
        <w:rPr>
          <w:b/>
        </w:rPr>
        <w:t xml:space="preserve">history_of </w:t>
      </w:r>
      <w:r w:rsidRPr="00D248A1">
        <w:rPr>
          <w:i/>
        </w:rPr>
        <w:t>c</w:t>
      </w:r>
      <w:r>
        <w:t xml:space="preserve"> and </w:t>
      </w:r>
      <w:r w:rsidRPr="00D248A1">
        <w:rPr>
          <w:i/>
        </w:rPr>
        <w:t>b</w:t>
      </w:r>
      <w:r>
        <w:t xml:space="preserve"> </w:t>
      </w:r>
      <w:r w:rsidRPr="00D248A1">
        <w:rPr>
          <w:b/>
        </w:rPr>
        <w:t xml:space="preserve">history_of </w:t>
      </w:r>
      <w:r w:rsidRPr="00D248A1">
        <w:rPr>
          <w:i/>
        </w:rPr>
        <w:t>d</w:t>
      </w:r>
      <w:r>
        <w:t xml:space="preserve"> then </w:t>
      </w:r>
      <w:r w:rsidRPr="00D248A1">
        <w:rPr>
          <w:i/>
        </w:rPr>
        <w:t>c</w:t>
      </w:r>
      <w:r>
        <w:t>=</w:t>
      </w:r>
      <w:r w:rsidRPr="00D248A1">
        <w:rPr>
          <w:i/>
        </w:rPr>
        <w:t>d</w:t>
      </w:r>
      <w:r>
        <w:t xml:space="preserve"> [</w:t>
      </w:r>
      <w:r w:rsidRPr="00D248A1">
        <w:rPr>
          <w:highlight w:val="green"/>
        </w:rPr>
        <w:t>XXX</w:t>
      </w:r>
      <w:r>
        <w:t>-001]</w:t>
      </w:r>
    </w:p>
    <w:p w14:paraId="00A293B2" w14:textId="7808CDE1" w:rsidR="00AD6CCB" w:rsidRPr="00AD6CCB" w:rsidDel="00AD6CCB" w:rsidRDefault="00AD6CCB" w:rsidP="00AD6CCB">
      <w:pPr>
        <w:pStyle w:val="SpecificationInternal"/>
        <w:rPr>
          <w:del w:id="2113" w:author="phismith" w:date="2012-08-09T16:53:00Z"/>
          <w:rPrChange w:id="2114" w:author="phismith" w:date="2012-08-09T16:53:00Z">
            <w:rPr>
              <w:del w:id="2115" w:author="phismith" w:date="2012-08-09T16:53:00Z"/>
              <w:rStyle w:val="Annotation"/>
            </w:rPr>
          </w:rPrChange>
        </w:rPr>
        <w:pPrChange w:id="2116" w:author="phismith" w:date="2012-08-09T16:53:00Z">
          <w:pPr>
            <w:pStyle w:val="Specification"/>
          </w:pPr>
        </w:pPrChange>
      </w:pPr>
    </w:p>
    <w:p w14:paraId="6C80E3C0" w14:textId="5B884180" w:rsidR="00507FFE" w:rsidRDefault="00507FFE" w:rsidP="00507FFE">
      <w:pPr>
        <w:pStyle w:val="Specification"/>
      </w:pPr>
      <w:r w:rsidRPr="00D248A1">
        <w:rPr>
          <w:rStyle w:val="SpecificationType"/>
        </w:rPr>
        <w:t>Domain</w:t>
      </w:r>
      <w:r>
        <w:t>: history [</w:t>
      </w:r>
      <w:r w:rsidRPr="00D248A1">
        <w:rPr>
          <w:highlight w:val="green"/>
        </w:rPr>
        <w:t>XXX</w:t>
      </w:r>
      <w:r>
        <w:t>-001]</w:t>
      </w:r>
    </w:p>
    <w:p w14:paraId="014A589D" w14:textId="58D19FF5" w:rsidR="00507FFE" w:rsidRPr="00507FFE" w:rsidRDefault="00507FFE" w:rsidP="00D05EB4">
      <w:pPr>
        <w:pStyle w:val="Specification"/>
      </w:pPr>
      <w:r w:rsidRPr="00D248A1">
        <w:rPr>
          <w:rStyle w:val="SpecificationType"/>
        </w:rPr>
        <w:t>Range</w:t>
      </w:r>
      <w:r>
        <w:t>: material entity or site [</w:t>
      </w:r>
      <w:r w:rsidRPr="00D248A1">
        <w:rPr>
          <w:highlight w:val="green"/>
        </w:rPr>
        <w:t>XXX</w:t>
      </w:r>
      <w:r>
        <w:t>-001]</w:t>
      </w:r>
      <w:r w:rsidR="00D05EB4" w:rsidRPr="00D05EB4">
        <w:rPr>
          <w:rStyle w:val="Annotation"/>
        </w:rPr>
        <w:t xml:space="preserve"> </w:t>
      </w:r>
      <w:r w:rsidR="00D05EB4" w:rsidRPr="003E2A25">
        <w:rPr>
          <w:rStyle w:val="Annotation"/>
        </w:rPr>
        <w:t>]</w:t>
      </w:r>
    </w:p>
    <w:p w14:paraId="04CF361E" w14:textId="77777777" w:rsidR="00AD6CCB" w:rsidRDefault="00507FFE" w:rsidP="00507FFE">
      <w:pPr>
        <w:pStyle w:val="Specification"/>
        <w:rPr>
          <w:ins w:id="2117" w:author="phismith" w:date="2012-08-09T16:53:00Z"/>
        </w:rPr>
      </w:pPr>
      <w:r>
        <w:rPr>
          <w:rStyle w:val="Annotation"/>
        </w:rPr>
        <w:t>a</w:t>
      </w:r>
      <w:r w:rsidR="00D05EB4">
        <w:rPr>
          <w:rStyle w:val="Annotation"/>
        </w:rPr>
        <w:t>s</w:t>
      </w:r>
      <w:r w:rsidRPr="003E2A25">
        <w:rPr>
          <w:rStyle w:val="Annotation"/>
        </w:rPr>
        <w:t>(</w:t>
      </w:r>
      <w:r>
        <w:rPr>
          <w:rStyle w:val="Annotation"/>
        </w:rPr>
        <w:t>has_history</w:t>
      </w:r>
      <w:r w:rsidRPr="003E2A25">
        <w:rPr>
          <w:rStyle w:val="Annotation"/>
        </w:rPr>
        <w:t>)[</w:t>
      </w:r>
      <w:r>
        <w:rPr>
          <w:rStyle w:val="SpecificationType"/>
        </w:rPr>
        <w:t>definition</w:t>
      </w:r>
      <w:r>
        <w:t xml:space="preserve">: </w:t>
      </w:r>
      <w:r w:rsidRPr="00AD6CCB">
        <w:rPr>
          <w:i/>
          <w:rPrChange w:id="2118" w:author="phismith" w:date="2012-08-09T16:53:00Z">
            <w:rPr/>
          </w:rPrChange>
        </w:rPr>
        <w:t>b</w:t>
      </w:r>
      <w:r>
        <w:t xml:space="preserve"> </w:t>
      </w:r>
      <w:r>
        <w:rPr>
          <w:b/>
        </w:rPr>
        <w:t xml:space="preserve">has_history </w:t>
      </w:r>
      <w:r w:rsidRPr="00AD6CCB">
        <w:rPr>
          <w:rPrChange w:id="2119" w:author="phismith" w:date="2012-08-09T16:53:00Z">
            <w:rPr>
              <w:i/>
            </w:rPr>
          </w:rPrChange>
        </w:rPr>
        <w:t>c</w:t>
      </w:r>
      <w:r>
        <w:t xml:space="preserve"> iff </w:t>
      </w:r>
      <w:r w:rsidRPr="00D248A1">
        <w:rPr>
          <w:i/>
        </w:rPr>
        <w:t>c</w:t>
      </w:r>
      <w:r>
        <w:t xml:space="preserve"> </w:t>
      </w:r>
      <w:r w:rsidRPr="00D248A1">
        <w:rPr>
          <w:b/>
        </w:rPr>
        <w:t>history_of</w:t>
      </w:r>
      <w:r>
        <w:t xml:space="preserve"> </w:t>
      </w:r>
      <w:r w:rsidRPr="00D248A1">
        <w:rPr>
          <w:i/>
        </w:rPr>
        <w:t>b</w:t>
      </w:r>
      <w:r>
        <w:rPr>
          <w:i/>
        </w:rPr>
        <w:t xml:space="preserve"> </w:t>
      </w:r>
      <w:r w:rsidRPr="00D248A1">
        <w:t>[</w:t>
      </w:r>
      <w:r w:rsidRPr="00D248A1">
        <w:rPr>
          <w:highlight w:val="green"/>
        </w:rPr>
        <w:t>XXX</w:t>
      </w:r>
      <w:r w:rsidRPr="00D248A1">
        <w:t>-001]</w:t>
      </w:r>
    </w:p>
    <w:p w14:paraId="5AA49091" w14:textId="1C5BC1D7" w:rsidR="00507FFE" w:rsidRDefault="00507FFE" w:rsidP="00507FFE">
      <w:pPr>
        <w:pStyle w:val="Specification"/>
        <w:rPr>
          <w:rStyle w:val="Annotation"/>
        </w:rPr>
      </w:pPr>
      <w:r w:rsidRPr="003E2A25">
        <w:rPr>
          <w:rStyle w:val="Annotation"/>
        </w:rPr>
        <w:t>]</w:t>
      </w:r>
    </w:p>
    <w:p w14:paraId="274E7AA9" w14:textId="77777777" w:rsidR="00BF773F" w:rsidRDefault="00507FFE" w:rsidP="00507FFE">
      <w:pPr>
        <w:rPr>
          <w:ins w:id="2120" w:author="phismith" w:date="2012-08-09T17:04:00Z"/>
        </w:rPr>
      </w:pPr>
      <w:r w:rsidRPr="00486765">
        <w:t>Histories are additive. Thus</w:t>
      </w:r>
      <w:ins w:id="2121" w:author="phismith" w:date="2012-08-09T17:04:00Z">
        <w:r w:rsidR="00BF773F">
          <w:t>:</w:t>
        </w:r>
      </w:ins>
      <w:r w:rsidRPr="00486765">
        <w:t xml:space="preserve"> </w:t>
      </w:r>
    </w:p>
    <w:p w14:paraId="17D04BE4" w14:textId="18C03BD3" w:rsidR="00BF773F" w:rsidRDefault="00BF773F" w:rsidP="00BF773F">
      <w:pPr>
        <w:pStyle w:val="Specification"/>
        <w:rPr>
          <w:ins w:id="2122" w:author="phismith" w:date="2012-08-09T17:04:00Z"/>
        </w:rPr>
        <w:pPrChange w:id="2123" w:author="phismith" w:date="2012-08-09T17:04:00Z">
          <w:pPr/>
        </w:pPrChange>
      </w:pPr>
      <w:ins w:id="2124" w:author="phismith" w:date="2012-08-09T17:04:00Z">
        <w:r w:rsidRPr="00D248A1">
          <w:rPr>
            <w:rStyle w:val="SpecificationType"/>
          </w:rPr>
          <w:lastRenderedPageBreak/>
          <w:t>Axiom</w:t>
        </w:r>
        <w:r>
          <w:t>: F</w:t>
        </w:r>
        <w:r w:rsidRPr="00BF773F">
          <w:t xml:space="preserve">or any two </w:t>
        </w:r>
        <w:r w:rsidRPr="00BF773F">
          <w:rPr>
            <w:i/>
            <w:rPrChange w:id="2125" w:author="phismith" w:date="2012-08-09T17:04:00Z">
              <w:rPr/>
            </w:rPrChange>
          </w:rPr>
          <w:t>material entities</w:t>
        </w:r>
        <w:r w:rsidRPr="00BF773F">
          <w:t xml:space="preserve"> </w:t>
        </w:r>
        <w:r>
          <w:t xml:space="preserve">or </w:t>
        </w:r>
        <w:r>
          <w:rPr>
            <w:i/>
          </w:rPr>
          <w:t xml:space="preserve">sites </w:t>
        </w:r>
        <w:r w:rsidRPr="00BF773F">
          <w:rPr>
            <w:i/>
            <w:rPrChange w:id="2126" w:author="phismith" w:date="2012-08-09T17:04:00Z">
              <w:rPr/>
            </w:rPrChange>
          </w:rPr>
          <w:t>b</w:t>
        </w:r>
        <w:r w:rsidRPr="00BF773F">
          <w:t xml:space="preserve"> and </w:t>
        </w:r>
        <w:r w:rsidRPr="00BF773F">
          <w:rPr>
            <w:i/>
            <w:rPrChange w:id="2127" w:author="phismith" w:date="2012-08-09T17:04:00Z">
              <w:rPr/>
            </w:rPrChange>
          </w:rPr>
          <w:t>c</w:t>
        </w:r>
        <w:r w:rsidRPr="00BF773F">
          <w:t xml:space="preserve">, the </w:t>
        </w:r>
        <w:r w:rsidRPr="00BF773F">
          <w:rPr>
            <w:i/>
            <w:rPrChange w:id="2128" w:author="phismith" w:date="2012-08-09T17:04:00Z">
              <w:rPr/>
            </w:rPrChange>
          </w:rPr>
          <w:t>history</w:t>
        </w:r>
        <w:r w:rsidRPr="00BF773F">
          <w:t xml:space="preserve"> of the sum of </w:t>
        </w:r>
        <w:r w:rsidRPr="00BF773F">
          <w:rPr>
            <w:i/>
            <w:rPrChange w:id="2129" w:author="phismith" w:date="2012-08-09T17:04:00Z">
              <w:rPr/>
            </w:rPrChange>
          </w:rPr>
          <w:t>b</w:t>
        </w:r>
        <w:r w:rsidRPr="00BF773F">
          <w:t xml:space="preserve"> and </w:t>
        </w:r>
        <w:r w:rsidRPr="00BF773F">
          <w:rPr>
            <w:i/>
            <w:rPrChange w:id="2130" w:author="phismith" w:date="2012-08-09T17:04:00Z">
              <w:rPr/>
            </w:rPrChange>
          </w:rPr>
          <w:t>c</w:t>
        </w:r>
        <w:r w:rsidRPr="00BF773F">
          <w:t xml:space="preserve"> is the sum of their </w:t>
        </w:r>
        <w:r w:rsidRPr="00BF773F">
          <w:rPr>
            <w:i/>
            <w:rPrChange w:id="2131" w:author="phismith" w:date="2012-08-09T17:04:00Z">
              <w:rPr/>
            </w:rPrChange>
          </w:rPr>
          <w:t>histories</w:t>
        </w:r>
        <w:r w:rsidRPr="00BF773F">
          <w:t>.</w:t>
        </w:r>
      </w:ins>
    </w:p>
    <w:p w14:paraId="4F7821E8" w14:textId="3AD88EAA" w:rsidR="00507FFE" w:rsidRPr="00486765" w:rsidDel="00BF773F" w:rsidRDefault="00507FFE" w:rsidP="00507FFE">
      <w:pPr>
        <w:rPr>
          <w:del w:id="2132" w:author="phismith" w:date="2012-08-09T17:04:00Z"/>
        </w:rPr>
      </w:pPr>
      <w:del w:id="2133" w:author="phismith" w:date="2012-08-09T17:04:00Z">
        <w:r w:rsidRPr="00486765" w:rsidDel="00BF773F">
          <w:delText xml:space="preserve">for any two material entities </w:delText>
        </w:r>
        <w:r w:rsidDel="00BF773F">
          <w:rPr>
            <w:i/>
          </w:rPr>
          <w:delText>b</w:delText>
        </w:r>
        <w:r w:rsidRPr="00486765" w:rsidDel="00BF773F">
          <w:rPr>
            <w:i/>
          </w:rPr>
          <w:delText xml:space="preserve"> </w:delText>
        </w:r>
        <w:r w:rsidRPr="00486765" w:rsidDel="00BF773F">
          <w:delText xml:space="preserve">and </w:delText>
        </w:r>
        <w:r w:rsidDel="00BF773F">
          <w:rPr>
            <w:i/>
          </w:rPr>
          <w:delText>c</w:delText>
        </w:r>
        <w:r w:rsidRPr="00486765" w:rsidDel="00BF773F">
          <w:rPr>
            <w:i/>
          </w:rPr>
          <w:delText xml:space="preserve">, </w:delText>
        </w:r>
        <w:r w:rsidRPr="00486765" w:rsidDel="00BF773F">
          <w:delText>the</w:delText>
        </w:r>
        <w:r w:rsidRPr="00486765" w:rsidDel="00BF773F">
          <w:rPr>
            <w:i/>
          </w:rPr>
          <w:delText xml:space="preserve"> </w:delText>
        </w:r>
        <w:r w:rsidRPr="00486765" w:rsidDel="00BF773F">
          <w:delText xml:space="preserve">history of the sum of </w:delText>
        </w:r>
        <w:r w:rsidDel="00BF773F">
          <w:rPr>
            <w:i/>
          </w:rPr>
          <w:delText>b</w:delText>
        </w:r>
        <w:r w:rsidRPr="00486765" w:rsidDel="00BF773F">
          <w:rPr>
            <w:i/>
          </w:rPr>
          <w:delText xml:space="preserve"> </w:delText>
        </w:r>
        <w:r w:rsidRPr="00486765" w:rsidDel="00BF773F">
          <w:delText xml:space="preserve">and </w:delText>
        </w:r>
        <w:r w:rsidDel="00BF773F">
          <w:rPr>
            <w:i/>
          </w:rPr>
          <w:delText>c</w:delText>
        </w:r>
        <w:r w:rsidRPr="00486765" w:rsidDel="00BF773F">
          <w:rPr>
            <w:i/>
          </w:rPr>
          <w:delText xml:space="preserve"> </w:delText>
        </w:r>
        <w:r w:rsidRPr="00486765" w:rsidDel="00BF773F">
          <w:delText>is the sum of their histories.</w:delText>
        </w:r>
      </w:del>
    </w:p>
    <w:p w14:paraId="0811357A" w14:textId="21C3DAC1" w:rsidR="00507FFE" w:rsidRPr="00486765" w:rsidDel="00BF773F" w:rsidRDefault="00507FFE" w:rsidP="00A36372">
      <w:pPr>
        <w:rPr>
          <w:del w:id="2134" w:author="phismith" w:date="2012-08-09T17:05:00Z"/>
        </w:rPr>
      </w:pPr>
    </w:p>
    <w:p w14:paraId="4258F6CC" w14:textId="3A2BC679" w:rsidR="00F33687" w:rsidRDefault="003047AF">
      <w:pPr>
        <w:pStyle w:val="Heading3"/>
      </w:pPr>
      <w:bookmarkStart w:id="2135" w:name="_Toc313270727"/>
      <w:bookmarkStart w:id="2136" w:name="_Toc204327903"/>
      <w:r w:rsidRPr="00486765">
        <w:t>Process boundary</w:t>
      </w:r>
      <w:bookmarkEnd w:id="2135"/>
      <w:bookmarkEnd w:id="2136"/>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3C69E214" w:rsidR="00222C8B" w:rsidRPr="006D323D" w:rsidRDefault="005C1359" w:rsidP="00BF773F">
      <w:pPr>
        <w:pStyle w:val="Specification"/>
        <w:jc w:val="left"/>
        <w:pPrChange w:id="2137" w:author="phismith" w:date="2012-08-09T17:06:00Z">
          <w:pPr>
            <w:pStyle w:val="Specification"/>
          </w:pPr>
        </w:pPrChange>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r w:rsidR="00555732">
        <w:rPr>
          <w:b/>
        </w:rPr>
        <w:t>occupies_temporal_region</w:t>
      </w:r>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2138" w:name="_Toc329716183"/>
      <w:bookmarkStart w:id="2139" w:name="_Toc313270728"/>
      <w:bookmarkStart w:id="2140" w:name="_Toc204327904"/>
      <w:bookmarkEnd w:id="2138"/>
      <w:r w:rsidRPr="009D23B6">
        <w:t>Relation of participation</w:t>
      </w:r>
      <w:bookmarkEnd w:id="2139"/>
      <w:bookmarkEnd w:id="2140"/>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w:t>
      </w:r>
      <w:r w:rsidR="00B5286D" w:rsidRPr="00BF773F">
        <w:rPr>
          <w:rPrChange w:id="2141" w:author="phismith" w:date="2012-08-09T17:06:00Z">
            <w:rPr>
              <w:i/>
            </w:rPr>
          </w:rPrChange>
        </w:rPr>
        <w:t>that is not a</w:t>
      </w:r>
      <w:r w:rsidR="00B5286D">
        <w:rPr>
          <w:i/>
        </w:rPr>
        <w:t xml:space="preserve">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1B5BD9C9"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b</w:t>
      </w:r>
      <w:r w:rsidR="007132E0" w:rsidRPr="00486765">
        <w:rPr>
          <w:i/>
        </w:rPr>
        <w:t xml:space="preserve"> </w:t>
      </w:r>
      <w:r w:rsidR="007132E0" w:rsidRPr="00486765">
        <w:t xml:space="preserve">is </w:t>
      </w:r>
      <w:del w:id="2142" w:author="phismith" w:date="2012-08-09T17:06:00Z">
        <w:r w:rsidR="007132E0" w:rsidRPr="00486765" w:rsidDel="00BF773F">
          <w:delText xml:space="preserve">an </w:delText>
        </w:r>
        <w:r w:rsidR="007132E0" w:rsidRPr="00486765" w:rsidDel="00BF773F">
          <w:rPr>
            <w:i/>
          </w:rPr>
          <w:delText>occurrent</w:delText>
        </w:r>
      </w:del>
      <w:ins w:id="2143" w:author="phismith" w:date="2012-08-09T17:06:00Z">
        <w:r w:rsidR="00BF773F">
          <w:t xml:space="preserve">an </w:t>
        </w:r>
        <w:r w:rsidR="00BF773F" w:rsidRPr="00BF773F">
          <w:rPr>
            <w:i/>
            <w:rPrChange w:id="2144" w:author="phismith" w:date="2012-08-09T17:06:00Z">
              <w:rPr/>
            </w:rPrChange>
          </w:rPr>
          <w:t>occurrent</w:t>
        </w:r>
      </w:ins>
      <w:r w:rsidR="006D323D">
        <w:t>. [087-001]</w:t>
      </w:r>
      <w:r w:rsidRPr="000E066A">
        <w:rPr>
          <w:rStyle w:val="Annotation"/>
        </w:rPr>
        <w:t xml:space="preserve"> </w:t>
      </w:r>
      <w:r w:rsidRPr="007539EB">
        <w:rPr>
          <w:rStyle w:val="Annotation"/>
        </w:rPr>
        <w:t>]</w:t>
      </w:r>
    </w:p>
    <w:p w14:paraId="75332C7A" w14:textId="21C34D43"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73FB5851"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2541B896" w14:textId="11ACBC54" w:rsidR="00EF7ECA" w:rsidRDefault="000E066A" w:rsidP="009D23B6">
      <w:pPr>
        <w:pStyle w:val="Specification"/>
        <w:rPr>
          <w:ins w:id="2145" w:author="phismith" w:date="2012-08-09T14:33:00Z"/>
        </w:rPr>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r w:rsidR="00D92227">
        <w:rPr>
          <w:i/>
        </w:rPr>
        <w:t>b</w:t>
      </w:r>
      <w:r w:rsidR="00AB13CB" w:rsidRPr="00751DA3">
        <w:rPr>
          <w:i/>
        </w:rPr>
        <w:t xml:space="preserve"> </w:t>
      </w:r>
      <w:r w:rsidR="00AB13CB" w:rsidRPr="00751DA3">
        <w:rPr>
          <w:b/>
        </w:rPr>
        <w:t xml:space="preserve">has_participant </w:t>
      </w:r>
      <w:r w:rsidR="00D92227">
        <w:rPr>
          <w:i/>
        </w:rPr>
        <w:t>c</w:t>
      </w:r>
      <w:r w:rsidR="00AB13CB" w:rsidRPr="00751DA3">
        <w:rPr>
          <w:b/>
          <w:i/>
        </w:rPr>
        <w:t xml:space="preserve"> </w:t>
      </w:r>
      <w:r w:rsidR="00AB13CB" w:rsidRPr="00751DA3">
        <w:rPr>
          <w:b/>
        </w:rPr>
        <w:t xml:space="preserve">at </w:t>
      </w:r>
      <w:r w:rsidR="00AB13CB" w:rsidRPr="00751DA3">
        <w:rPr>
          <w:i/>
        </w:rPr>
        <w:t xml:space="preserve">t </w:t>
      </w:r>
      <w:r w:rsidR="00AB13CB">
        <w:t xml:space="preserve">&amp; </w:t>
      </w:r>
      <w:r w:rsidR="00D92227">
        <w:rPr>
          <w:i/>
        </w:rPr>
        <w:t>c</w:t>
      </w:r>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ins w:id="2146" w:author="phismith" w:date="2012-08-09T14:39:00Z">
        <w:r w:rsidR="001A1FC3" w:rsidRPr="001A1FC3">
          <w:rPr>
            <w:rPrChange w:id="2147" w:author="phismith" w:date="2012-08-09T14:39:00Z">
              <w:rPr>
                <w:i/>
              </w:rPr>
            </w:rPrChange>
          </w:rPr>
          <w:t>d</w:t>
        </w:r>
        <w:r w:rsidR="001A1FC3">
          <w:t xml:space="preserve">, which is an </w:t>
        </w:r>
      </w:ins>
      <w:r w:rsidR="00B5286D" w:rsidRPr="001A1FC3">
        <w:rPr>
          <w:i/>
          <w:rPrChange w:id="2148" w:author="phismith" w:date="2012-08-09T14:40:00Z">
            <w:rPr>
              <w:i/>
            </w:rPr>
          </w:rPrChange>
        </w:rPr>
        <w:t>independent</w:t>
      </w:r>
      <w:r w:rsidR="00B5286D">
        <w:rPr>
          <w:i/>
        </w:rPr>
        <w:t xml:space="preserve"> </w:t>
      </w:r>
      <w:r w:rsidR="00B5286D" w:rsidRPr="00B5286D">
        <w:rPr>
          <w:i/>
        </w:rPr>
        <w:t>continuant</w:t>
      </w:r>
      <w:r w:rsidR="00B5286D">
        <w:rPr>
          <w:i/>
        </w:rPr>
        <w:t xml:space="preserve"> </w:t>
      </w:r>
      <w:del w:id="2149" w:author="phismith" w:date="2012-08-09T14:40:00Z">
        <w:r w:rsidR="00B5286D" w:rsidRPr="00C74368" w:rsidDel="001A1FC3">
          <w:delText xml:space="preserve">that </w:delText>
        </w:r>
      </w:del>
      <w:ins w:id="2150" w:author="phismith" w:date="2012-08-09T14:40:00Z">
        <w:r w:rsidR="001A1FC3">
          <w:t xml:space="preserve">but which </w:t>
        </w:r>
      </w:ins>
      <w:r w:rsidR="00B5286D" w:rsidRPr="00C74368">
        <w:t xml:space="preserve">is not a </w:t>
      </w:r>
      <w:r w:rsidR="00B5286D">
        <w:rPr>
          <w:i/>
        </w:rPr>
        <w:t>spatial region</w:t>
      </w:r>
      <w:r w:rsidR="00D92227">
        <w:rPr>
          <w:i/>
        </w:rPr>
        <w:t xml:space="preserve"> d</w:t>
      </w:r>
      <w:r w:rsidR="00AB13CB">
        <w:t xml:space="preserve">, </w:t>
      </w:r>
      <w:ins w:id="2151" w:author="phismith" w:date="2012-08-09T14:40:00Z">
        <w:r w:rsidR="001A1FC3">
          <w:t xml:space="preserve">and which is such that </w:t>
        </w:r>
      </w:ins>
      <w:r w:rsidR="00D92227">
        <w:rPr>
          <w:i/>
        </w:rPr>
        <w:t>c</w:t>
      </w:r>
      <w:r w:rsidR="00AB13CB">
        <w:rPr>
          <w:i/>
        </w:rPr>
        <w:t xml:space="preserve"> </w:t>
      </w:r>
      <w:r w:rsidR="008A258E" w:rsidRPr="008A258E">
        <w:rPr>
          <w:b/>
        </w:rPr>
        <w:t>s-depends_on</w:t>
      </w:r>
      <w:r w:rsidR="00EB5D75">
        <w:t xml:space="preserve"> </w:t>
      </w:r>
      <w:r w:rsidR="00D92227">
        <w:rPr>
          <w:i/>
        </w:rPr>
        <w:t>d</w:t>
      </w:r>
      <w:r w:rsidR="00EB5D75">
        <w:rPr>
          <w:i/>
        </w:rPr>
        <w:t xml:space="preserve">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p>
    <w:p w14:paraId="3B05985C" w14:textId="63CEDD3F" w:rsidR="00AB13CB" w:rsidRPr="00B23775" w:rsidRDefault="00EF7ECA" w:rsidP="009D23B6">
      <w:pPr>
        <w:pStyle w:val="Specification"/>
      </w:pPr>
      <w:ins w:id="2152" w:author="phismith" w:date="2012-08-09T14:34:00Z">
        <w:r w:rsidRPr="00751DA3">
          <w:rPr>
            <w:rStyle w:val="SpecificationType"/>
            <w:sz w:val="22"/>
          </w:rPr>
          <w:t>Axiom</w:t>
        </w:r>
        <w:r w:rsidRPr="00751DA3">
          <w:rPr>
            <w:smallCaps/>
          </w:rPr>
          <w:t>:</w:t>
        </w:r>
        <w:r>
          <w:rPr>
            <w:smallCaps/>
          </w:rPr>
          <w:t xml:space="preserve"> </w:t>
        </w:r>
        <w:r>
          <w:t xml:space="preserve">if </w:t>
        </w:r>
        <w:r>
          <w:rPr>
            <w:i/>
          </w:rPr>
          <w:t>p</w:t>
        </w:r>
      </w:ins>
      <w:ins w:id="2153" w:author="phismith" w:date="2012-08-09T14:33:00Z">
        <w:r>
          <w:rPr>
            <w:rPrChange w:id="2154" w:author="phismith" w:date="2012-08-09T14:34:00Z">
              <w:rPr/>
            </w:rPrChange>
          </w:rPr>
          <w:t xml:space="preserve"> </w:t>
        </w:r>
        <w:r w:rsidRPr="00EF7ECA">
          <w:rPr>
            <w:b/>
            <w:rPrChange w:id="2155" w:author="phismith" w:date="2012-08-09T14:34:00Z">
              <w:rPr/>
            </w:rPrChange>
          </w:rPr>
          <w:t>has</w:t>
        </w:r>
      </w:ins>
      <w:ins w:id="2156" w:author="phismith" w:date="2012-08-09T14:34:00Z">
        <w:r w:rsidRPr="00EF7ECA">
          <w:rPr>
            <w:b/>
            <w:rPrChange w:id="2157" w:author="phismith" w:date="2012-08-09T14:34:00Z">
              <w:rPr/>
            </w:rPrChange>
          </w:rPr>
          <w:t>_</w:t>
        </w:r>
      </w:ins>
      <w:ins w:id="2158" w:author="phismith" w:date="2012-08-09T14:33:00Z">
        <w:r w:rsidRPr="00EF7ECA">
          <w:rPr>
            <w:b/>
            <w:rPrChange w:id="2159" w:author="phismith" w:date="2012-08-09T14:34:00Z">
              <w:rPr>
                <w:rFonts w:ascii="Arial" w:hAnsi="Arial" w:cs="Arial"/>
                <w:color w:val="500050"/>
                <w:sz w:val="20"/>
                <w:szCs w:val="20"/>
                <w:shd w:val="clear" w:color="auto" w:fill="FFFFFF"/>
              </w:rPr>
            </w:rPrChange>
          </w:rPr>
          <w:t>participant</w:t>
        </w:r>
        <w:r w:rsidRPr="00EF7ECA">
          <w:rPr>
            <w:rPrChange w:id="2160" w:author="phismith" w:date="2012-08-09T14:34:00Z">
              <w:rPr>
                <w:rFonts w:ascii="Arial" w:hAnsi="Arial" w:cs="Arial"/>
                <w:color w:val="500050"/>
                <w:sz w:val="20"/>
                <w:szCs w:val="20"/>
                <w:shd w:val="clear" w:color="auto" w:fill="FFFFFF"/>
              </w:rPr>
            </w:rPrChange>
          </w:rPr>
          <w:t xml:space="preserve"> </w:t>
        </w:r>
        <w:r w:rsidRPr="00EF7ECA">
          <w:rPr>
            <w:i/>
            <w:rPrChange w:id="2161" w:author="phismith" w:date="2012-08-09T14:34:00Z">
              <w:rPr>
                <w:rFonts w:ascii="Arial" w:hAnsi="Arial" w:cs="Arial"/>
                <w:color w:val="500050"/>
                <w:sz w:val="20"/>
                <w:szCs w:val="20"/>
                <w:shd w:val="clear" w:color="auto" w:fill="FFFFFF"/>
              </w:rPr>
            </w:rPrChange>
          </w:rPr>
          <w:t>c</w:t>
        </w:r>
        <w:r w:rsidRPr="00EF7ECA">
          <w:rPr>
            <w:rPrChange w:id="2162" w:author="phismith" w:date="2012-08-09T14:34:00Z">
              <w:rPr>
                <w:rFonts w:ascii="Arial" w:hAnsi="Arial" w:cs="Arial"/>
                <w:color w:val="500050"/>
                <w:sz w:val="20"/>
                <w:szCs w:val="20"/>
                <w:shd w:val="clear" w:color="auto" w:fill="FFFFFF"/>
              </w:rPr>
            </w:rPrChange>
          </w:rPr>
          <w:t xml:space="preserve"> </w:t>
        </w:r>
      </w:ins>
      <w:ins w:id="2163" w:author="phismith" w:date="2012-08-09T14:34:00Z">
        <w:r>
          <w:rPr>
            <w:b/>
          </w:rPr>
          <w:t xml:space="preserve">at </w:t>
        </w:r>
        <w:r>
          <w:rPr>
            <w:i/>
          </w:rPr>
          <w:t xml:space="preserve">t </w:t>
        </w:r>
      </w:ins>
      <w:ins w:id="2164" w:author="phismith" w:date="2012-08-09T14:33:00Z">
        <w:r w:rsidRPr="00EF7ECA">
          <w:rPr>
            <w:rPrChange w:id="2165" w:author="phismith" w:date="2012-08-09T14:34:00Z">
              <w:rPr>
                <w:rFonts w:ascii="Arial" w:hAnsi="Arial" w:cs="Arial"/>
                <w:color w:val="500050"/>
                <w:sz w:val="20"/>
                <w:szCs w:val="20"/>
                <w:shd w:val="clear" w:color="auto" w:fill="FFFFFF"/>
              </w:rPr>
            </w:rPrChange>
          </w:rPr>
          <w:t xml:space="preserve">&amp; </w:t>
        </w:r>
        <w:r w:rsidRPr="00EF7ECA">
          <w:rPr>
            <w:i/>
            <w:rPrChange w:id="2166" w:author="phismith" w:date="2012-08-09T14:34:00Z">
              <w:rPr>
                <w:rFonts w:ascii="Arial" w:hAnsi="Arial" w:cs="Arial"/>
                <w:color w:val="500050"/>
                <w:sz w:val="20"/>
                <w:szCs w:val="20"/>
                <w:shd w:val="clear" w:color="auto" w:fill="FFFFFF"/>
              </w:rPr>
            </w:rPrChange>
          </w:rPr>
          <w:t>c</w:t>
        </w:r>
        <w:r w:rsidRPr="00EF7ECA">
          <w:rPr>
            <w:rPrChange w:id="2167" w:author="phismith" w:date="2012-08-09T14:34:00Z">
              <w:rPr>
                <w:rFonts w:ascii="Arial" w:hAnsi="Arial" w:cs="Arial"/>
                <w:color w:val="500050"/>
                <w:sz w:val="20"/>
                <w:szCs w:val="20"/>
                <w:shd w:val="clear" w:color="auto" w:fill="FFFFFF"/>
              </w:rPr>
            </w:rPrChange>
          </w:rPr>
          <w:t xml:space="preserve"> is an </w:t>
        </w:r>
        <w:r w:rsidRPr="00EF7ECA">
          <w:rPr>
            <w:i/>
            <w:rPrChange w:id="2168" w:author="phismith" w:date="2012-08-09T14:34:00Z">
              <w:rPr>
                <w:rFonts w:ascii="Arial" w:hAnsi="Arial" w:cs="Arial"/>
                <w:color w:val="500050"/>
                <w:sz w:val="20"/>
                <w:szCs w:val="20"/>
                <w:shd w:val="clear" w:color="auto" w:fill="FFFFFF"/>
              </w:rPr>
            </w:rPrChange>
          </w:rPr>
          <w:t>independent continuant</w:t>
        </w:r>
      </w:ins>
      <w:ins w:id="2169" w:author="phismith" w:date="2012-08-09T15:34:00Z">
        <w:r w:rsidR="00C07048">
          <w:rPr>
            <w:i/>
          </w:rPr>
          <w:t xml:space="preserve"> </w:t>
        </w:r>
        <w:r w:rsidR="00C07048">
          <w:t xml:space="preserve">that is not a </w:t>
        </w:r>
        <w:r w:rsidR="00C07048">
          <w:rPr>
            <w:i/>
          </w:rPr>
          <w:t>spatial region</w:t>
        </w:r>
      </w:ins>
      <w:ins w:id="2170" w:author="phismith" w:date="2012-08-09T14:34:00Z">
        <w:r>
          <w:t>, then</w:t>
        </w:r>
      </w:ins>
      <w:ins w:id="2171" w:author="phismith" w:date="2012-08-09T14:33:00Z">
        <w:r w:rsidRPr="00EF7ECA">
          <w:rPr>
            <w:rPrChange w:id="2172" w:author="phismith" w:date="2012-08-09T14:34:00Z">
              <w:rPr>
                <w:rFonts w:ascii="Arial" w:hAnsi="Arial" w:cs="Arial"/>
                <w:color w:val="500050"/>
                <w:sz w:val="20"/>
                <w:szCs w:val="20"/>
                <w:shd w:val="clear" w:color="auto" w:fill="FFFFFF"/>
              </w:rPr>
            </w:rPrChange>
          </w:rPr>
          <w:t xml:space="preserve"> </w:t>
        </w:r>
        <w:r w:rsidRPr="00EF7ECA">
          <w:rPr>
            <w:i/>
            <w:rPrChange w:id="2173" w:author="phismith" w:date="2012-08-09T14:34:00Z">
              <w:rPr>
                <w:rFonts w:ascii="Arial" w:hAnsi="Arial" w:cs="Arial"/>
                <w:color w:val="500050"/>
                <w:sz w:val="20"/>
                <w:szCs w:val="20"/>
                <w:shd w:val="clear" w:color="auto" w:fill="FFFFFF"/>
              </w:rPr>
            </w:rPrChange>
          </w:rPr>
          <w:t>p</w:t>
        </w:r>
        <w:r w:rsidRPr="00EF7ECA">
          <w:rPr>
            <w:rPrChange w:id="2174" w:author="phismith" w:date="2012-08-09T14:34:00Z">
              <w:rPr>
                <w:rFonts w:ascii="Arial" w:hAnsi="Arial" w:cs="Arial"/>
                <w:color w:val="500050"/>
                <w:sz w:val="20"/>
                <w:szCs w:val="20"/>
                <w:shd w:val="clear" w:color="auto" w:fill="FFFFFF"/>
              </w:rPr>
            </w:rPrChange>
          </w:rPr>
          <w:t xml:space="preserve"> </w:t>
        </w:r>
        <w:r w:rsidRPr="00EF7ECA">
          <w:rPr>
            <w:b/>
            <w:rPrChange w:id="2175" w:author="phismith" w:date="2012-08-09T14:34:00Z">
              <w:rPr>
                <w:rFonts w:ascii="Arial" w:hAnsi="Arial" w:cs="Arial"/>
                <w:color w:val="500050"/>
                <w:sz w:val="20"/>
                <w:szCs w:val="20"/>
                <w:shd w:val="clear" w:color="auto" w:fill="FFFFFF"/>
              </w:rPr>
            </w:rPrChange>
          </w:rPr>
          <w:t>s-dependent</w:t>
        </w:r>
        <w:r w:rsidRPr="00EF7ECA">
          <w:rPr>
            <w:rPrChange w:id="2176" w:author="phismith" w:date="2012-08-09T14:34:00Z">
              <w:rPr>
                <w:rFonts w:ascii="Arial" w:hAnsi="Arial" w:cs="Arial"/>
                <w:color w:val="500050"/>
                <w:sz w:val="20"/>
                <w:szCs w:val="20"/>
                <w:shd w:val="clear" w:color="auto" w:fill="FFFFFF"/>
              </w:rPr>
            </w:rPrChange>
          </w:rPr>
          <w:t xml:space="preserve"> on </w:t>
        </w:r>
        <w:r w:rsidRPr="00EF7ECA">
          <w:rPr>
            <w:i/>
            <w:rPrChange w:id="2177" w:author="phismith" w:date="2012-08-09T14:34:00Z">
              <w:rPr>
                <w:rFonts w:ascii="Arial" w:hAnsi="Arial" w:cs="Arial"/>
                <w:color w:val="500050"/>
                <w:sz w:val="20"/>
                <w:szCs w:val="20"/>
                <w:shd w:val="clear" w:color="auto" w:fill="FFFFFF"/>
              </w:rPr>
            </w:rPrChange>
          </w:rPr>
          <w:t>c</w:t>
        </w:r>
      </w:ins>
      <w:ins w:id="2178" w:author="phismith" w:date="2012-08-09T14:35:00Z">
        <w:r w:rsidR="001A1FC3">
          <w:rPr>
            <w:i/>
          </w:rPr>
          <w:t xml:space="preserve"> </w:t>
        </w:r>
      </w:ins>
      <w:ins w:id="2179" w:author="phismith" w:date="2012-08-09T14:36:00Z">
        <w:r w:rsidR="001A1FC3" w:rsidRPr="001A1FC3">
          <w:rPr>
            <w:b/>
            <w:rPrChange w:id="2180" w:author="phismith" w:date="2012-08-09T14:36:00Z">
              <w:rPr/>
            </w:rPrChange>
          </w:rPr>
          <w:t>at</w:t>
        </w:r>
        <w:r w:rsidR="001A1FC3">
          <w:rPr>
            <w:i/>
          </w:rPr>
          <w:t xml:space="preserve"> </w:t>
        </w:r>
        <w:r w:rsidR="001A1FC3" w:rsidRPr="001A1FC3">
          <w:rPr>
            <w:i/>
            <w:rPrChange w:id="2181" w:author="phismith" w:date="2012-08-09T14:36:00Z">
              <w:rPr/>
            </w:rPrChange>
          </w:rPr>
          <w:t>t</w:t>
        </w:r>
      </w:ins>
      <w:ins w:id="2182" w:author="phismith" w:date="2012-08-09T14:34:00Z">
        <w:r>
          <w:rPr>
            <w:i/>
          </w:rPr>
          <w:t xml:space="preserve">. </w:t>
        </w:r>
        <w:r w:rsidRPr="00EF7ECA">
          <w:rPr>
            <w:highlight w:val="yellow"/>
            <w:rPrChange w:id="2183" w:author="phismith" w:date="2012-08-09T14:35:00Z">
              <w:rPr/>
            </w:rPrChange>
          </w:rPr>
          <w:t>[XXX-YYY] MAKE SURE THIS DOES NOT CONFLICT WITH ANYTHING ELSE</w:t>
        </w:r>
      </w:ins>
      <w:r w:rsidR="000E066A" w:rsidRPr="00EF7ECA">
        <w:rPr>
          <w:i/>
          <w:iCs/>
          <w:vanish/>
          <w:rPrChange w:id="2184" w:author="phismith" w:date="2012-08-09T14:34:00Z">
            <w:rPr>
              <w:rStyle w:val="Annotation"/>
            </w:rPr>
          </w:rPrChange>
        </w:rPr>
        <w:t xml:space="preserve"> ]</w:t>
      </w:r>
    </w:p>
    <w:p w14:paraId="064C2364" w14:textId="77777777" w:rsidR="00BF773F" w:rsidRDefault="000E066A" w:rsidP="00C74368">
      <w:pPr>
        <w:pStyle w:val="Specification"/>
        <w:rPr>
          <w:ins w:id="2185" w:author="phismith" w:date="2012-08-09T17:06:00Z"/>
        </w:rPr>
      </w:pPr>
      <w:r w:rsidRPr="007539EB">
        <w:rPr>
          <w:rStyle w:val="Annotation"/>
        </w:rPr>
        <w:lastRenderedPageBreak/>
        <w:t>a(has_participant)[</w:t>
      </w:r>
      <w:r w:rsidR="00EB5D75" w:rsidRPr="00751DA3">
        <w:rPr>
          <w:rStyle w:val="SpecificationType"/>
          <w:sz w:val="22"/>
        </w:rPr>
        <w:t>Axiom</w:t>
      </w:r>
      <w:r w:rsidR="00EB5D75" w:rsidRPr="00751DA3">
        <w:rPr>
          <w:smallCaps/>
        </w:rPr>
        <w:t>:</w:t>
      </w:r>
      <w:r w:rsidR="00EB5D75" w:rsidRPr="00751DA3">
        <w:t xml:space="preserve"> if </w:t>
      </w:r>
      <w:r w:rsidR="00D92227">
        <w:rPr>
          <w:i/>
        </w:rPr>
        <w:t>b</w:t>
      </w:r>
      <w:r w:rsidR="00EB5D75" w:rsidRPr="00751DA3">
        <w:rPr>
          <w:i/>
        </w:rPr>
        <w:t xml:space="preserve"> </w:t>
      </w:r>
      <w:r w:rsidR="00EB5D75" w:rsidRPr="00751DA3">
        <w:rPr>
          <w:b/>
        </w:rPr>
        <w:t xml:space="preserve">has_participant </w:t>
      </w:r>
      <w:r w:rsidR="00D92227">
        <w:rPr>
          <w:i/>
        </w:rPr>
        <w:t>c</w:t>
      </w:r>
      <w:r w:rsidR="00EB5D75" w:rsidRPr="00751DA3">
        <w:rPr>
          <w:b/>
          <w:i/>
        </w:rPr>
        <w:t xml:space="preserve"> </w:t>
      </w:r>
      <w:r w:rsidR="00EB5D75" w:rsidRPr="00751DA3">
        <w:rPr>
          <w:b/>
        </w:rPr>
        <w:t xml:space="preserve">at </w:t>
      </w:r>
      <w:r w:rsidR="00EB5D75" w:rsidRPr="00751DA3">
        <w:rPr>
          <w:i/>
        </w:rPr>
        <w:t xml:space="preserve">t </w:t>
      </w:r>
      <w:r w:rsidR="00EB5D75">
        <w:t xml:space="preserve">&amp; </w:t>
      </w:r>
      <w:r w:rsidR="00D92227">
        <w:rPr>
          <w:i/>
        </w:rPr>
        <w:t>c</w:t>
      </w:r>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r w:rsidR="00D92227">
        <w:rPr>
          <w:i/>
        </w:rPr>
        <w:t>d</w:t>
      </w:r>
      <w:r w:rsidR="00EB5D75">
        <w:t xml:space="preserve">, </w:t>
      </w:r>
      <w:r w:rsidR="00B5286D">
        <w:t xml:space="preserve">and which is such that </w:t>
      </w:r>
      <w:r w:rsidR="00D92227">
        <w:rPr>
          <w:i/>
        </w:rPr>
        <w:t>c</w:t>
      </w:r>
      <w:r w:rsidR="00EB5D75">
        <w:rPr>
          <w:i/>
        </w:rPr>
        <w:t xml:space="preserve"> </w:t>
      </w:r>
      <w:r w:rsidR="00EB5D75">
        <w:rPr>
          <w:b/>
        </w:rPr>
        <w:t>g</w:t>
      </w:r>
      <w:r w:rsidR="00EB5D75" w:rsidRPr="00751DA3">
        <w:rPr>
          <w:b/>
        </w:rPr>
        <w:t>-depends on</w:t>
      </w:r>
      <w:r w:rsidR="00EB5D75">
        <w:t xml:space="preserve"> </w:t>
      </w:r>
      <w:r w:rsidR="00D92227">
        <w:rPr>
          <w:i/>
        </w:rPr>
        <w:t xml:space="preserve">d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p>
    <w:p w14:paraId="456AAF5A" w14:textId="0E67D55A" w:rsidR="00037764" w:rsidRDefault="00BF773F" w:rsidP="00C74368">
      <w:pPr>
        <w:pStyle w:val="Specification"/>
      </w:pPr>
      <w:ins w:id="2186" w:author="phismith" w:date="2012-08-09T17:06:00Z">
        <w:r w:rsidRPr="00BF773F">
          <w:rPr>
            <w:rStyle w:val="SpecificationType"/>
            <w:sz w:val="22"/>
            <w:highlight w:val="yellow"/>
            <w:rPrChange w:id="2187" w:author="phismith" w:date="2012-08-09T17:07:00Z">
              <w:rPr>
                <w:rStyle w:val="SpecificationType"/>
                <w:sz w:val="22"/>
              </w:rPr>
            </w:rPrChange>
          </w:rPr>
          <w:t>Axiom</w:t>
        </w:r>
        <w:r w:rsidRPr="00BF773F">
          <w:rPr>
            <w:smallCaps/>
            <w:highlight w:val="yellow"/>
            <w:rPrChange w:id="2188" w:author="phismith" w:date="2012-08-09T17:07:00Z">
              <w:rPr>
                <w:smallCaps/>
              </w:rPr>
            </w:rPrChange>
          </w:rPr>
          <w:t>:</w:t>
        </w:r>
        <w:r w:rsidRPr="00BF773F">
          <w:rPr>
            <w:highlight w:val="yellow"/>
            <w:rPrChange w:id="2189" w:author="phismith" w:date="2012-08-09T17:07:00Z">
              <w:rPr/>
            </w:rPrChange>
          </w:rPr>
          <w:t xml:space="preserve"> </w:t>
        </w:r>
        <w:r w:rsidRPr="00BF773F">
          <w:rPr>
            <w:i/>
            <w:highlight w:val="yellow"/>
            <w:rPrChange w:id="2190" w:author="phismith" w:date="2012-08-09T17:07:00Z">
              <w:rPr/>
            </w:rPrChange>
          </w:rPr>
          <w:t xml:space="preserve">temporal </w:t>
        </w:r>
        <w:r w:rsidRPr="00BF773F">
          <w:rPr>
            <w:highlight w:val="yellow"/>
            <w:rPrChange w:id="2191" w:author="phismith" w:date="2012-08-09T17:07:00Z">
              <w:rPr/>
            </w:rPrChange>
          </w:rPr>
          <w:t xml:space="preserve">and </w:t>
        </w:r>
        <w:r w:rsidRPr="00BF773F">
          <w:rPr>
            <w:i/>
            <w:highlight w:val="yellow"/>
            <w:rPrChange w:id="2192" w:author="phismith" w:date="2012-08-09T17:07:00Z">
              <w:rPr/>
            </w:rPrChange>
          </w:rPr>
          <w:t>spatiotemporal regions</w:t>
        </w:r>
        <w:r w:rsidRPr="00BF773F">
          <w:rPr>
            <w:highlight w:val="yellow"/>
            <w:rPrChange w:id="2193" w:author="phismith" w:date="2012-08-09T17:07:00Z">
              <w:rPr/>
            </w:rPrChange>
          </w:rPr>
          <w:t xml:space="preserve"> do not have </w:t>
        </w:r>
        <w:r w:rsidRPr="00BF773F">
          <w:rPr>
            <w:b/>
            <w:highlight w:val="yellow"/>
            <w:rPrChange w:id="2194" w:author="phismith" w:date="2012-08-09T17:07:00Z">
              <w:rPr/>
            </w:rPrChange>
          </w:rPr>
          <w:t>participants</w:t>
        </w:r>
        <w:r w:rsidRPr="00BF773F">
          <w:rPr>
            <w:highlight w:val="yellow"/>
            <w:rPrChange w:id="2195" w:author="phismith" w:date="2012-08-09T17:07:00Z">
              <w:rPr/>
            </w:rPrChange>
          </w:rPr>
          <w:t xml:space="preserve"> [xxx-001]</w:t>
        </w:r>
      </w:ins>
      <w:r w:rsidR="000E066A" w:rsidRPr="00BF773F">
        <w:rPr>
          <w:rStyle w:val="Annotation"/>
          <w:highlight w:val="yellow"/>
          <w:rPrChange w:id="2196" w:author="phismith" w:date="2012-08-09T17:07:00Z">
            <w:rPr>
              <w:rStyle w:val="Annotation"/>
            </w:rPr>
          </w:rPrChange>
        </w:rPr>
        <w:t xml:space="preserve"> ]</w:t>
      </w:r>
    </w:p>
    <w:p w14:paraId="28D5F034" w14:textId="2AC18B5A"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ins w:id="2197" w:author="phismith" w:date="2012-08-09T14:40:00Z">
        <w:r w:rsidR="001A1FC3">
          <w:t>+</w:t>
        </w:r>
      </w:ins>
    </w:p>
    <w:p w14:paraId="326CD2EF" w14:textId="798B3C82" w:rsidR="007132E0" w:rsidRPr="009D23B6" w:rsidRDefault="00D05EB4" w:rsidP="00486765">
      <w:pPr>
        <w:rPr>
          <w:sz w:val="28"/>
        </w:rPr>
      </w:pPr>
      <w:r w:rsidRPr="00D248A1">
        <w:rPr>
          <w:rStyle w:val="Annotation"/>
        </w:rPr>
        <w:t>note(spatial region,has_participant)[</w:t>
      </w:r>
      <w:r w:rsidR="003E0658" w:rsidRPr="009D23B6">
        <w:t>Spatial regions do not participate in processes.</w:t>
      </w:r>
      <w:r w:rsidRPr="00D248A1">
        <w:rPr>
          <w:rStyle w:val="Annotation"/>
        </w:rPr>
        <w:t>]</w:t>
      </w:r>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50869F1" w:rsidR="00F33687" w:rsidRDefault="00B5286D" w:rsidP="00B841FA">
      <w:pPr>
        <w:pStyle w:val="Heading2"/>
      </w:pPr>
      <w:bookmarkStart w:id="2198" w:name="_Toc204327905"/>
      <w:r>
        <w:t>Qualities and processes as s-dependent entities</w:t>
      </w:r>
      <w:bookmarkEnd w:id="2198"/>
      <w:r>
        <w:t xml:space="preserve"> </w:t>
      </w:r>
    </w:p>
    <w:p w14:paraId="2378F663" w14:textId="59AC0E42" w:rsidR="00F33687" w:rsidRDefault="008310FF" w:rsidP="00EC6A9C">
      <w:pPr>
        <w:pStyle w:val="Heading3"/>
      </w:pPr>
      <w:bookmarkStart w:id="2199" w:name="_Toc329716186"/>
      <w:bookmarkStart w:id="2200" w:name="_Toc329716187"/>
      <w:bookmarkStart w:id="2201" w:name="_Toc329716190"/>
      <w:bookmarkStart w:id="2202" w:name="_Toc329716192"/>
      <w:bookmarkStart w:id="2203" w:name="_Toc329716194"/>
      <w:bookmarkStart w:id="2204" w:name="_Toc329716196"/>
      <w:bookmarkStart w:id="2205" w:name="_Toc204327906"/>
      <w:bookmarkEnd w:id="2199"/>
      <w:bookmarkEnd w:id="2200"/>
      <w:bookmarkEnd w:id="2201"/>
      <w:bookmarkEnd w:id="2202"/>
      <w:bookmarkEnd w:id="2203"/>
      <w:bookmarkEnd w:id="2204"/>
      <w:r w:rsidRPr="00AF230F">
        <w:t xml:space="preserve">The </w:t>
      </w:r>
      <w:r w:rsidR="00BE7980">
        <w:t>o</w:t>
      </w:r>
      <w:r w:rsidR="00BE7980" w:rsidRPr="00AF230F">
        <w:t xml:space="preserve">ntological </w:t>
      </w:r>
      <w:r w:rsidR="00BE7980">
        <w:t>s</w:t>
      </w:r>
      <w:r w:rsidR="00BE7980" w:rsidRPr="00AF230F">
        <w:t>quare</w:t>
      </w:r>
      <w:bookmarkEnd w:id="2205"/>
      <w:r w:rsidR="00BE7980">
        <w:t xml:space="preserve"> </w:t>
      </w:r>
    </w:p>
    <w:p w14:paraId="407089FA" w14:textId="77777777" w:rsidR="00BF773F" w:rsidRDefault="00F33687">
      <w:pPr>
        <w:rPr>
          <w:ins w:id="2206" w:author="phismith" w:date="2012-08-09T17:07:00Z"/>
        </w:rPr>
      </w:pPr>
      <w:r w:rsidRPr="00D248A1">
        <w:t xml:space="preserve">BFO generalizes Zemach’s idea of a continuant entity by allowing not only </w:t>
      </w:r>
      <w:r w:rsidRPr="00D248A1">
        <w:rPr>
          <w:i/>
        </w:rPr>
        <w:t xml:space="preserve">things </w:t>
      </w:r>
      <w:r w:rsidRPr="00D248A1">
        <w:t xml:space="preserve">(such as pencils and people) as continuants, but also entities that are </w:t>
      </w:r>
      <w:r w:rsidRPr="00D248A1">
        <w:rPr>
          <w:i/>
        </w:rPr>
        <w:t>dependent</w:t>
      </w:r>
      <w:r w:rsidRPr="00D248A1">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p>
    <w:p w14:paraId="72910782" w14:textId="386A2313" w:rsidR="008310FF" w:rsidRPr="00B16C3F" w:rsidRDefault="00F33687" w:rsidP="00BF773F">
      <w:pPr>
        <w:pStyle w:val="Heading4"/>
        <w:pPrChange w:id="2207" w:author="phismith" w:date="2012-08-09T17:07:00Z">
          <w:pPr/>
        </w:pPrChange>
      </w:pPr>
      <w:r w:rsidRPr="00D248A1">
        <w:t>Determinable and Determinate Quality Universals</w:t>
      </w:r>
    </w:p>
    <w:p w14:paraId="5990DF55" w14:textId="77777777" w:rsidR="008310FF" w:rsidRPr="00B16C3F" w:rsidRDefault="00F33687" w:rsidP="00BF773F">
      <w:pPr>
        <w:tabs>
          <w:tab w:val="left" w:pos="3150"/>
        </w:tabs>
        <w:pPrChange w:id="2208" w:author="phismith" w:date="2012-08-09T17:08:00Z">
          <w:pPr>
            <w:tabs>
              <w:tab w:val="left" w:pos="3150"/>
            </w:tabs>
            <w:jc w:val="left"/>
          </w:pPr>
        </w:pPrChange>
      </w:pPr>
      <w:r w:rsidRPr="00D248A1">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61BD93B8" w:rsidR="008310FF" w:rsidRPr="00D248A1" w:rsidRDefault="00F33687" w:rsidP="00BF773F">
      <w:pPr>
        <w:pStyle w:val="EndnoteText"/>
        <w:spacing w:before="200" w:after="200" w:line="360" w:lineRule="auto"/>
        <w:rPr>
          <w:sz w:val="22"/>
          <w:szCs w:val="22"/>
        </w:rPr>
        <w:pPrChange w:id="2209" w:author="phismith" w:date="2012-08-09T17:08:00Z">
          <w:pPr>
            <w:pStyle w:val="EndnoteText"/>
            <w:spacing w:before="200" w:after="200" w:line="360" w:lineRule="auto"/>
          </w:pPr>
        </w:pPrChange>
      </w:pPr>
      <w:r w:rsidRPr="00D248A1">
        <w:rPr>
          <w:sz w:val="22"/>
          <w:szCs w:val="22"/>
        </w:rPr>
        <w:t xml:space="preserve">Qualities instantiate quality universals, which are divided into </w:t>
      </w:r>
      <w:r w:rsidRPr="00D248A1">
        <w:rPr>
          <w:i/>
          <w:sz w:val="22"/>
          <w:szCs w:val="22"/>
        </w:rPr>
        <w:t xml:space="preserve">determinable </w:t>
      </w:r>
      <w:r w:rsidRPr="00D248A1">
        <w:rPr>
          <w:sz w:val="22"/>
          <w:szCs w:val="22"/>
        </w:rPr>
        <w:t xml:space="preserve">(such as </w:t>
      </w:r>
      <w:r w:rsidRPr="00D248A1">
        <w:rPr>
          <w:i/>
          <w:sz w:val="22"/>
          <w:szCs w:val="22"/>
        </w:rPr>
        <w:t>temperature</w:t>
      </w:r>
      <w:r w:rsidRPr="00D248A1">
        <w:rPr>
          <w:sz w:val="22"/>
          <w:szCs w:val="22"/>
        </w:rPr>
        <w:t xml:space="preserve">, </w:t>
      </w:r>
      <w:r w:rsidRPr="00D248A1">
        <w:rPr>
          <w:i/>
          <w:sz w:val="22"/>
          <w:szCs w:val="22"/>
        </w:rPr>
        <w:t>length</w:t>
      </w:r>
      <w:r w:rsidRPr="00D248A1">
        <w:rPr>
          <w:sz w:val="22"/>
          <w:szCs w:val="22"/>
        </w:rPr>
        <w:t xml:space="preserve"> and </w:t>
      </w:r>
      <w:r w:rsidRPr="00D248A1">
        <w:rPr>
          <w:i/>
          <w:sz w:val="22"/>
          <w:szCs w:val="22"/>
        </w:rPr>
        <w:t>mass</w:t>
      </w:r>
      <w:r w:rsidRPr="00D248A1">
        <w:rPr>
          <w:sz w:val="22"/>
          <w:szCs w:val="22"/>
        </w:rPr>
        <w:t xml:space="preserve">) and </w:t>
      </w:r>
      <w:r w:rsidRPr="00D248A1">
        <w:rPr>
          <w:i/>
          <w:sz w:val="22"/>
          <w:szCs w:val="22"/>
        </w:rPr>
        <w:t>determinate</w:t>
      </w:r>
      <w:r w:rsidRPr="00D248A1">
        <w:rPr>
          <w:sz w:val="22"/>
          <w:szCs w:val="22"/>
        </w:rPr>
        <w:t xml:space="preserve"> (such as: 37.0°C </w:t>
      </w:r>
      <w:r w:rsidRPr="00D248A1">
        <w:rPr>
          <w:i/>
          <w:sz w:val="22"/>
          <w:szCs w:val="22"/>
        </w:rPr>
        <w:t>temperature</w:t>
      </w:r>
      <w:r w:rsidRPr="00D248A1">
        <w:rPr>
          <w:sz w:val="22"/>
          <w:szCs w:val="22"/>
        </w:rPr>
        <w:t xml:space="preserve">, 1.6 meter </w:t>
      </w:r>
      <w:r w:rsidRPr="00D248A1">
        <w:rPr>
          <w:i/>
          <w:sz w:val="22"/>
          <w:szCs w:val="22"/>
        </w:rPr>
        <w:t>length</w:t>
      </w:r>
      <w:r w:rsidRPr="00D248A1">
        <w:rPr>
          <w:sz w:val="22"/>
          <w:szCs w:val="22"/>
        </w:rPr>
        <w:t xml:space="preserve">, and 4 kg </w:t>
      </w:r>
      <w:r w:rsidRPr="00D248A1">
        <w:rPr>
          <w:i/>
          <w:sz w:val="22"/>
          <w:szCs w:val="22"/>
        </w:rPr>
        <w:t>mass</w:t>
      </w:r>
      <w:r w:rsidRPr="00D248A1">
        <w:rPr>
          <w:sz w:val="22"/>
          <w:szCs w:val="22"/>
        </w:rPr>
        <w:t>). (</w:t>
      </w:r>
      <w:r w:rsidRPr="00D248A1">
        <w:rPr>
          <w:sz w:val="22"/>
          <w:szCs w:val="22"/>
          <w:shd w:val="clear" w:color="auto" w:fill="FFFFFF"/>
        </w:rPr>
        <w:t xml:space="preserve">Anticipating our discussion of ‘process profile universals’ later in this document, we might refer to determinate quality universals as quality profiles.) </w:t>
      </w:r>
      <w:r w:rsidRPr="00D248A1">
        <w:rPr>
          <w:sz w:val="22"/>
          <w:szCs w:val="22"/>
        </w:rPr>
        <w:t>[</w:t>
      </w:r>
      <w:r w:rsidRPr="00D248A1">
        <w:rPr>
          <w:sz w:val="22"/>
          <w:szCs w:val="22"/>
        </w:rPr>
        <w:fldChar w:fldCharType="begin"/>
      </w:r>
      <w:r w:rsidRPr="00D248A1">
        <w:rPr>
          <w:sz w:val="22"/>
          <w:szCs w:val="22"/>
        </w:rPr>
        <w:instrText xml:space="preserve"> REF _Ref325045634 \r \h </w:instrText>
      </w:r>
      <w:r w:rsidRPr="00D248A1">
        <w:rPr>
          <w:sz w:val="22"/>
          <w:szCs w:val="22"/>
        </w:rPr>
      </w:r>
      <w:r w:rsidR="00BF773F">
        <w:rPr>
          <w:sz w:val="22"/>
          <w:szCs w:val="22"/>
        </w:rPr>
        <w:instrText xml:space="preserve"> \* MERGEFORMAT </w:instrText>
      </w:r>
      <w:r w:rsidRPr="00D248A1">
        <w:rPr>
          <w:sz w:val="22"/>
          <w:szCs w:val="22"/>
        </w:rPr>
        <w:fldChar w:fldCharType="separate"/>
      </w:r>
      <w:r w:rsidR="00555732">
        <w:rPr>
          <w:sz w:val="22"/>
          <w:szCs w:val="22"/>
        </w:rPr>
        <w:t>84</w:t>
      </w:r>
      <w:r w:rsidRPr="00D248A1">
        <w:rPr>
          <w:sz w:val="22"/>
          <w:szCs w:val="22"/>
        </w:rPr>
        <w:fldChar w:fldCharType="end"/>
      </w:r>
      <w:r w:rsidRPr="00D248A1">
        <w:rPr>
          <w:sz w:val="22"/>
          <w:szCs w:val="22"/>
        </w:rPr>
        <w:t>]</w:t>
      </w:r>
    </w:p>
    <w:p w14:paraId="68D7B0FA" w14:textId="203E8662" w:rsidR="008310FF" w:rsidRPr="00B16C3F" w:rsidRDefault="00F33687" w:rsidP="00BF773F">
      <w:pPr>
        <w:pPrChange w:id="2210" w:author="phismith" w:date="2012-08-09T17:08:00Z">
          <w:pPr>
            <w:jc w:val="left"/>
          </w:pPr>
        </w:pPrChange>
      </w:pPr>
      <w:r w:rsidRPr="00D248A1">
        <w:lastRenderedPageBreak/>
        <w:t xml:space="preserve">Determinable quality universals are </w:t>
      </w:r>
      <w:r w:rsidRPr="00D248A1">
        <w:rPr>
          <w:i/>
        </w:rPr>
        <w:t>rigid</w:t>
      </w:r>
      <w:r w:rsidRPr="00D248A1">
        <w:t>,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w:t>
      </w:r>
      <w:ins w:id="2211" w:author="phismith" w:date="2012-08-09T17:07:00Z">
        <w:r w:rsidR="00BF773F">
          <w:t>)</w:t>
        </w:r>
      </w:ins>
      <w:r w:rsidRPr="00D248A1">
        <w:t xml:space="preserve"> instantiates the same determinable universal </w:t>
      </w:r>
      <w:r w:rsidRPr="00BF773F">
        <w:rPr>
          <w:i/>
          <w:rPrChange w:id="2212" w:author="phismith" w:date="2012-08-09T17:08:00Z">
            <w:rPr/>
          </w:rPrChange>
        </w:rPr>
        <w:t>temperature</w:t>
      </w:r>
      <w:r w:rsidRPr="00D248A1">
        <w:t xml:space="preserve"> from the beginning to the end of John’s existence. Determinate quality universals, on the other hand, are non-rigid: the same quality instance may instantiate different determinate universals at different times, as in </w:t>
      </w:r>
      <w:r w:rsidRPr="00D248A1">
        <w:fldChar w:fldCharType="begin"/>
      </w:r>
      <w:r w:rsidRPr="00D248A1">
        <w:instrText xml:space="preserve"> REF _Ref317060576 \h  \* MERGEFORMAT </w:instrText>
      </w:r>
      <w:r w:rsidRPr="00D248A1">
        <w:fldChar w:fldCharType="separate"/>
      </w:r>
      <w:r w:rsidR="00555732" w:rsidRPr="00A91618">
        <w:t xml:space="preserve">Figure </w:t>
      </w:r>
      <w:r w:rsidR="00555732">
        <w:rPr>
          <w:noProof/>
        </w:rPr>
        <w:t>9</w:t>
      </w:r>
      <w:r w:rsidRPr="00D248A1">
        <w:fldChar w:fldCharType="end"/>
      </w:r>
      <w:r w:rsidRPr="00D248A1">
        <w:t>. A parallel distinction between determinable and determinate</w:t>
      </w:r>
      <w:ins w:id="2213" w:author="phismith" w:date="2012-08-09T17:10:00Z">
        <w:r w:rsidR="00F9024B">
          <w:t xml:space="preserve"> universals</w:t>
        </w:r>
      </w:ins>
      <w:r w:rsidRPr="00D248A1">
        <w:t xml:space="preserve"> applies also to realizable entities.</w:t>
      </w:r>
    </w:p>
    <w:p w14:paraId="35AD6321" w14:textId="77777777" w:rsidR="008310FF" w:rsidRPr="00A91618" w:rsidRDefault="008310FF" w:rsidP="00BF773F">
      <w:pPr>
        <w:jc w:val="center"/>
        <w:pPrChange w:id="2214" w:author="phismith" w:date="2012-08-09T17:08:00Z">
          <w:pPr>
            <w:jc w:val="center"/>
          </w:pPr>
        </w:pPrChange>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2">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rsidP="00BF773F">
      <w:pPr>
        <w:pStyle w:val="Caption"/>
        <w:rPr>
          <w:sz w:val="22"/>
        </w:rPr>
        <w:pPrChange w:id="2215" w:author="phismith" w:date="2012-08-09T17:08:00Z">
          <w:pPr>
            <w:pStyle w:val="Caption"/>
            <w:jc w:val="center"/>
          </w:pPr>
        </w:pPrChange>
      </w:pPr>
      <w:bookmarkStart w:id="2216" w:name="_Ref317060576"/>
      <w:r w:rsidRPr="00A91618">
        <w:t xml:space="preserve">Figure </w:t>
      </w:r>
      <w:r w:rsidR="00D248A1">
        <w:fldChar w:fldCharType="begin"/>
      </w:r>
      <w:r w:rsidR="00D248A1">
        <w:instrText xml:space="preserve"> SEQ Figure \* ARABIC </w:instrText>
      </w:r>
      <w:r w:rsidR="00D248A1">
        <w:fldChar w:fldCharType="separate"/>
      </w:r>
      <w:r w:rsidR="00555732">
        <w:rPr>
          <w:noProof/>
        </w:rPr>
        <w:t>9</w:t>
      </w:r>
      <w:r w:rsidR="00D248A1">
        <w:rPr>
          <w:noProof/>
        </w:rPr>
        <w:fldChar w:fldCharType="end"/>
      </w:r>
      <w:bookmarkEnd w:id="2216"/>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rsidP="00BF773F">
      <w:pPr>
        <w:pPrChange w:id="2217" w:author="phismith" w:date="2012-08-09T17:08:00Z">
          <w:pPr>
            <w:jc w:val="left"/>
          </w:pPr>
        </w:pPrChange>
      </w:pPr>
    </w:p>
    <w:p w14:paraId="617EA42C" w14:textId="77777777" w:rsidR="008310FF" w:rsidRDefault="008310FF" w:rsidP="00BF773F">
      <w:pPr>
        <w:rPr>
          <w:ins w:id="2218" w:author="phismith" w:date="2012-08-12T11:31:00Z"/>
        </w:rPr>
        <w:pPrChange w:id="2219" w:author="phismith" w:date="2012-08-09T17:08:00Z">
          <w:pPr>
            <w:jc w:val="left"/>
          </w:pPr>
        </w:pPrChange>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05238372" w14:textId="284EA891" w:rsidR="00516759" w:rsidRPr="00F06FC2" w:rsidRDefault="00516759" w:rsidP="00516759">
      <w:pPr>
        <w:rPr>
          <w:ins w:id="2220" w:author="phismith" w:date="2012-08-12T11:31:00Z"/>
          <w:sz w:val="18"/>
        </w:rPr>
        <w:pPrChange w:id="2221" w:author="phismith" w:date="2012-08-12T11:32:00Z">
          <w:pPr/>
        </w:pPrChange>
      </w:pPr>
      <w:ins w:id="2222" w:author="phismith" w:date="2012-08-12T11:31:00Z">
        <w:r>
          <w:t>We note further that, if temperature change</w:t>
        </w:r>
      </w:ins>
      <w:ins w:id="2223" w:author="phismith" w:date="2012-08-12T11:32:00Z">
        <w:r>
          <w:t>s</w:t>
        </w:r>
      </w:ins>
      <w:ins w:id="2224" w:author="phismith" w:date="2012-08-12T11:31:00Z">
        <w:r>
          <w:t xml:space="preserve"> continuously, then it follows that there are uncountably many determinate temperature universals</w:t>
        </w:r>
      </w:ins>
      <w:ins w:id="2225" w:author="phismith" w:date="2012-08-12T11:32:00Z">
        <w:r>
          <w:t xml:space="preserve">, and similarly </w:t>
        </w:r>
      </w:ins>
      <w:ins w:id="2226" w:author="phismith" w:date="2012-08-12T11:33:00Z">
        <w:r>
          <w:t xml:space="preserve">for </w:t>
        </w:r>
      </w:ins>
      <w:ins w:id="2227" w:author="phismith" w:date="2012-08-12T11:32:00Z">
        <w:r>
          <w:t>other types of continuous change</w:t>
        </w:r>
      </w:ins>
      <w:ins w:id="2228" w:author="phismith" w:date="2012-08-12T11:31:00Z">
        <w:r>
          <w:t>.</w:t>
        </w:r>
      </w:ins>
      <w:ins w:id="2229" w:author="phismith" w:date="2012-08-12T11:33:00Z">
        <w:r>
          <w:t xml:space="preserve"> </w:t>
        </w:r>
      </w:ins>
    </w:p>
    <w:p w14:paraId="37209EFC" w14:textId="797FEDF4" w:rsidR="00516759" w:rsidRDefault="00516759" w:rsidP="00BF773F">
      <w:pPr>
        <w:pPrChange w:id="2230" w:author="phismith" w:date="2012-08-09T17:08:00Z">
          <w:pPr>
            <w:jc w:val="left"/>
          </w:pPr>
        </w:pPrChange>
      </w:pPr>
    </w:p>
    <w:p w14:paraId="526D1568" w14:textId="36FCEB7E" w:rsidR="008310FF" w:rsidRDefault="008310FF" w:rsidP="00BF773F">
      <w:pPr>
        <w:pPrChange w:id="2231" w:author="phismith" w:date="2012-08-09T17:08:00Z">
          <w:pPr>
            <w:jc w:val="left"/>
          </w:pPr>
        </w:pPrChange>
      </w:pPr>
      <w:r>
        <w:lastRenderedPageBreak/>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w:t>
      </w:r>
      <w:r w:rsidR="008801DB">
        <w:t xml:space="preserve"> </w:t>
      </w:r>
      <w:r w:rsidR="00B5286D">
        <w:t>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05730B68" w:rsidR="008310FF" w:rsidRPr="00A91618" w:rsidRDefault="008310FF" w:rsidP="00BF773F">
      <w:pPr>
        <w:pPrChange w:id="2232" w:author="phismith" w:date="2012-08-09T17:08:00Z">
          <w:pPr>
            <w:jc w:val="left"/>
          </w:pPr>
        </w:pPrChange>
      </w:pPr>
      <w:del w:id="2233" w:author="phismith" w:date="2012-08-09T17:11:00Z">
        <w:r w:rsidDel="00F9024B">
          <w:rPr>
            <w:iCs/>
          </w:rPr>
          <w:delText xml:space="preserve">Our primary concern here is with BFO’s treatment of continuants, which include processes, process boundaries (for example beginnings and endings), and the temporal intervals and temporal instants which processes and process boundaries occupy. </w:delText>
        </w:r>
      </w:del>
      <w:r>
        <w:rPr>
          <w:iCs/>
        </w:rPr>
        <w:t>Because processes are extended in time, this means that, f</w:t>
      </w:r>
      <w:r>
        <w:t xml:space="preserve">or each process, we can </w:t>
      </w:r>
      <w:r w:rsidRPr="00A91618">
        <w:t xml:space="preserve">identify </w:t>
      </w:r>
      <w:r>
        <w:t xml:space="preserve">arbitrarily many </w:t>
      </w:r>
      <w:r w:rsidRPr="00A91618">
        <w:t>sub-processes</w:t>
      </w:r>
      <w:ins w:id="2234" w:author="phismith" w:date="2012-08-09T17:11:00Z">
        <w:r w:rsidR="00F9024B">
          <w:t>, temporal parts,</w:t>
        </w:r>
      </w:ins>
      <w:r w:rsidRPr="00A91618">
        <w:t xml:space="preserve">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rsidP="00BF773F">
      <w:pPr>
        <w:pPrChange w:id="2235" w:author="phismith" w:date="2012-08-09T17:08:00Z">
          <w:pPr>
            <w:jc w:val="left"/>
          </w:pPr>
        </w:pPrChange>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38E5EB6A" w:rsidR="00F33687" w:rsidRDefault="008310FF" w:rsidP="00BF773F">
      <w:pPr>
        <w:pStyle w:val="Heading3"/>
        <w:pPrChange w:id="2236" w:author="phismith" w:date="2012-08-09T17:08:00Z">
          <w:pPr>
            <w:pStyle w:val="Heading3"/>
          </w:pPr>
        </w:pPrChange>
      </w:pPr>
      <w:bookmarkStart w:id="2237" w:name="_Toc329716198"/>
      <w:bookmarkStart w:id="2238" w:name="_Toc204327907"/>
      <w:bookmarkEnd w:id="2237"/>
      <w:r>
        <w:t xml:space="preserve">The </w:t>
      </w:r>
      <w:r w:rsidR="00BE7980">
        <w:t xml:space="preserve">problem </w:t>
      </w:r>
      <w:r>
        <w:t xml:space="preserve">of </w:t>
      </w:r>
      <w:r w:rsidR="00BE7980">
        <w:t>process measurement data</w:t>
      </w:r>
      <w:bookmarkEnd w:id="2238"/>
    </w:p>
    <w:p w14:paraId="173CF1B7" w14:textId="298939B9" w:rsidR="008310FF" w:rsidRDefault="00B5286D" w:rsidP="00BF773F">
      <w:pPr>
        <w:pPrChange w:id="2239" w:author="phismith" w:date="2012-08-09T17:08:00Z">
          <w:pPr>
            <w:jc w:val="left"/>
          </w:pPr>
        </w:pPrChange>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w:t>
      </w:r>
      <w:ins w:id="2240" w:author="phismith" w:date="2012-08-09T17:11:00Z">
        <w:r w:rsidR="00F9024B">
          <w:t xml:space="preserve"> on the side of continuants</w:t>
        </w:r>
      </w:ins>
      <w:r w:rsidR="008310FF">
        <w:t>, for example the measurement of your height, the following elements can be distinguished:</w:t>
      </w:r>
    </w:p>
    <w:p w14:paraId="1811A9F6" w14:textId="77777777" w:rsidR="00F33687" w:rsidRDefault="008310FF" w:rsidP="00BF773F">
      <w:pPr>
        <w:pStyle w:val="ListParagraph"/>
        <w:widowControl w:val="0"/>
        <w:numPr>
          <w:ilvl w:val="0"/>
          <w:numId w:val="24"/>
        </w:numPr>
        <w:spacing w:line="480" w:lineRule="auto"/>
        <w:pPrChange w:id="2241" w:author="phismith" w:date="2012-08-09T17:08:00Z">
          <w:pPr>
            <w:pStyle w:val="ListParagraph"/>
            <w:widowControl w:val="0"/>
            <w:numPr>
              <w:numId w:val="24"/>
            </w:numPr>
            <w:spacing w:line="480" w:lineRule="auto"/>
            <w:ind w:left="1080" w:hanging="360"/>
            <w:jc w:val="left"/>
          </w:pPr>
        </w:pPrChange>
      </w:pPr>
      <w:r>
        <w:t>the BFO:</w:t>
      </w:r>
      <w:r w:rsidRPr="00F9024B">
        <w:rPr>
          <w:i/>
          <w:rPrChange w:id="2242" w:author="phismith" w:date="2012-08-09T17:11:00Z">
            <w:rPr/>
          </w:rPrChange>
        </w:rPr>
        <w:t>object</w:t>
      </w:r>
      <w:r>
        <w:t xml:space="preserve"> that is you,</w:t>
      </w:r>
    </w:p>
    <w:p w14:paraId="78B209D8" w14:textId="113F7080" w:rsidR="00F33687" w:rsidRDefault="008310FF" w:rsidP="00BF773F">
      <w:pPr>
        <w:pStyle w:val="ListParagraph"/>
        <w:widowControl w:val="0"/>
        <w:numPr>
          <w:ilvl w:val="0"/>
          <w:numId w:val="24"/>
        </w:numPr>
        <w:spacing w:line="480" w:lineRule="auto"/>
        <w:pPrChange w:id="2243" w:author="phismith" w:date="2012-08-09T17:08:00Z">
          <w:pPr>
            <w:pStyle w:val="ListParagraph"/>
            <w:widowControl w:val="0"/>
            <w:numPr>
              <w:numId w:val="24"/>
            </w:numPr>
            <w:spacing w:line="480" w:lineRule="auto"/>
            <w:ind w:left="1080" w:hanging="360"/>
            <w:jc w:val="left"/>
          </w:pPr>
        </w:pPrChange>
      </w:pPr>
      <w:r>
        <w:t>the BFO:</w:t>
      </w:r>
      <w:ins w:id="2244" w:author="phismith" w:date="2012-08-09T17:11:00Z">
        <w:r w:rsidR="00F9024B">
          <w:rPr>
            <w:i/>
          </w:rPr>
          <w:t>determinable</w:t>
        </w:r>
        <w:r w:rsidR="00F9024B" w:rsidRPr="00F9024B">
          <w:rPr>
            <w:i/>
            <w:rPrChange w:id="2245" w:author="phismith" w:date="2012-08-09T17:11:00Z">
              <w:rPr>
                <w:i/>
              </w:rPr>
            </w:rPrChange>
          </w:rPr>
          <w:t xml:space="preserve"> </w:t>
        </w:r>
      </w:ins>
      <w:r w:rsidRPr="00F9024B">
        <w:rPr>
          <w:i/>
          <w:rPrChange w:id="2246" w:author="phismith" w:date="2012-08-09T17:11:00Z">
            <w:rPr/>
          </w:rPrChange>
        </w:rPr>
        <w:t>quality</w:t>
      </w:r>
      <w:r>
        <w:t xml:space="preserve"> that is your height</w:t>
      </w:r>
      <w:ins w:id="2247" w:author="phismith" w:date="2012-08-09T17:12:00Z">
        <w:r w:rsidR="00F9024B">
          <w:t xml:space="preserve"> throughout your life</w:t>
        </w:r>
      </w:ins>
      <w:r>
        <w:t>,</w:t>
      </w:r>
    </w:p>
    <w:p w14:paraId="77370E24" w14:textId="266F2732" w:rsidR="00F9024B" w:rsidRDefault="00F9024B" w:rsidP="00F9024B">
      <w:pPr>
        <w:pStyle w:val="ListParagraph"/>
        <w:widowControl w:val="0"/>
        <w:numPr>
          <w:ilvl w:val="0"/>
          <w:numId w:val="24"/>
        </w:numPr>
        <w:spacing w:line="480" w:lineRule="auto"/>
        <w:rPr>
          <w:ins w:id="2248" w:author="phismith" w:date="2012-08-09T17:11:00Z"/>
        </w:rPr>
      </w:pPr>
      <w:ins w:id="2249" w:author="phismith" w:date="2012-08-09T17:11:00Z">
        <w:r>
          <w:t>the BFO:</w:t>
        </w:r>
        <w:r>
          <w:rPr>
            <w:i/>
          </w:rPr>
          <w:t>determinate</w:t>
        </w:r>
        <w:r w:rsidRPr="008D7E9B">
          <w:rPr>
            <w:i/>
          </w:rPr>
          <w:t xml:space="preserve"> quality</w:t>
        </w:r>
        <w:r>
          <w:t xml:space="preserve"> that is your height </w:t>
        </w:r>
        <w:r>
          <w:rPr>
            <w:b/>
          </w:rPr>
          <w:t xml:space="preserve">at </w:t>
        </w:r>
        <w:r w:rsidRPr="00F9024B">
          <w:rPr>
            <w:i/>
            <w:rPrChange w:id="2250" w:author="phismith" w:date="2012-08-09T17:12:00Z">
              <w:rPr>
                <w:b/>
                <w:i/>
              </w:rPr>
            </w:rPrChange>
          </w:rPr>
          <w:t>t</w:t>
        </w:r>
        <w:r>
          <w:t>,</w:t>
        </w:r>
      </w:ins>
    </w:p>
    <w:p w14:paraId="6130AE9C" w14:textId="47D7F363" w:rsidR="00F33687" w:rsidRDefault="008310FF" w:rsidP="00BF773F">
      <w:pPr>
        <w:pStyle w:val="ListParagraph"/>
        <w:widowControl w:val="0"/>
        <w:numPr>
          <w:ilvl w:val="0"/>
          <w:numId w:val="24"/>
        </w:numPr>
        <w:spacing w:line="480" w:lineRule="auto"/>
        <w:pPrChange w:id="2251" w:author="phismith" w:date="2012-08-09T17:08:00Z">
          <w:pPr>
            <w:pStyle w:val="ListParagraph"/>
            <w:widowControl w:val="0"/>
            <w:numPr>
              <w:numId w:val="24"/>
            </w:numPr>
            <w:spacing w:line="480" w:lineRule="auto"/>
            <w:ind w:left="1080" w:hanging="360"/>
            <w:jc w:val="left"/>
          </w:pPr>
        </w:pPrChange>
      </w:pPr>
      <w:r>
        <w:t>the BFO:</w:t>
      </w:r>
      <w:del w:id="2252" w:author="phismith" w:date="2012-08-13T11:40:00Z">
        <w:r w:rsidRPr="00F9024B" w:rsidDel="00964096">
          <w:rPr>
            <w:i/>
            <w:rPrChange w:id="2253" w:author="phismith" w:date="2012-08-09T17:11:00Z">
              <w:rPr/>
            </w:rPrChange>
          </w:rPr>
          <w:delText>two</w:delText>
        </w:r>
      </w:del>
      <w:ins w:id="2254" w:author="phismith" w:date="2012-08-13T11:40:00Z">
        <w:r w:rsidR="00964096">
          <w:rPr>
            <w:i/>
          </w:rPr>
          <w:t>one</w:t>
        </w:r>
      </w:ins>
      <w:r w:rsidRPr="00F9024B">
        <w:rPr>
          <w:i/>
          <w:rPrChange w:id="2255" w:author="phismith" w:date="2012-08-09T17:11:00Z">
            <w:rPr/>
          </w:rPrChange>
        </w:rPr>
        <w:t>-dimensional spatial region</w:t>
      </w:r>
      <w:r>
        <w:t xml:space="preserve"> that is the distance from the top of your head to the base of your feet that is measured </w:t>
      </w:r>
      <w:ins w:id="2256" w:author="phismith" w:date="2012-08-09T17:12:00Z">
        <w:r w:rsidR="00F9024B">
          <w:rPr>
            <w:b/>
          </w:rPr>
          <w:t xml:space="preserve">at </w:t>
        </w:r>
        <w:r w:rsidR="00F9024B" w:rsidRPr="00F9024B">
          <w:rPr>
            <w:i/>
            <w:rPrChange w:id="2257" w:author="phismith" w:date="2012-08-09T17:12:00Z">
              <w:rPr>
                <w:b/>
                <w:i/>
              </w:rPr>
            </w:rPrChange>
          </w:rPr>
          <w:t xml:space="preserve">t </w:t>
        </w:r>
      </w:ins>
      <w:r>
        <w:t>when we measure your height</w:t>
      </w:r>
      <w:ins w:id="2258" w:author="phismith" w:date="2012-08-09T17:12:00Z">
        <w:r w:rsidR="00F9024B">
          <w:t xml:space="preserve"> </w:t>
        </w:r>
        <w:r w:rsidR="00F9024B">
          <w:rPr>
            <w:b/>
          </w:rPr>
          <w:t xml:space="preserve">at </w:t>
        </w:r>
        <w:r w:rsidR="00F9024B" w:rsidRPr="00F9024B">
          <w:rPr>
            <w:i/>
            <w:rPrChange w:id="2259" w:author="phismith" w:date="2012-08-09T17:12:00Z">
              <w:rPr>
                <w:b/>
                <w:i/>
              </w:rPr>
            </w:rPrChange>
          </w:rPr>
          <w:t>t</w:t>
        </w:r>
        <w:r w:rsidR="00F9024B" w:rsidRPr="00F9024B">
          <w:rPr>
            <w:rPrChange w:id="2260" w:author="phismith" w:date="2012-08-09T17:12:00Z">
              <w:rPr/>
            </w:rPrChange>
          </w:rPr>
          <w:t>.</w:t>
        </w:r>
      </w:ins>
      <w:del w:id="2261" w:author="phismith" w:date="2012-08-09T17:12:00Z">
        <w:r w:rsidDel="00F9024B">
          <w:delText>,</w:delText>
        </w:r>
      </w:del>
      <w:r>
        <w:t xml:space="preserve"> </w:t>
      </w:r>
    </w:p>
    <w:p w14:paraId="23A77C5A" w14:textId="77777777" w:rsidR="008310FF" w:rsidRDefault="008310FF" w:rsidP="00BF773F">
      <w:pPr>
        <w:pPrChange w:id="2262" w:author="phismith" w:date="2012-08-09T17:08:00Z">
          <w:pPr>
            <w:jc w:val="left"/>
          </w:pPr>
        </w:pPrChange>
      </w:pPr>
      <w:r>
        <w:lastRenderedPageBreak/>
        <w:t xml:space="preserve">The result of this measurement is referred to by means of </w:t>
      </w:r>
    </w:p>
    <w:p w14:paraId="6B5A4ED3" w14:textId="51A29ABD" w:rsidR="00F33687" w:rsidRDefault="008310FF" w:rsidP="00BF773F">
      <w:pPr>
        <w:pStyle w:val="ListParagraph"/>
        <w:widowControl w:val="0"/>
        <w:numPr>
          <w:ilvl w:val="0"/>
          <w:numId w:val="24"/>
        </w:numPr>
        <w:spacing w:line="480" w:lineRule="auto"/>
        <w:pPrChange w:id="2263" w:author="phismith" w:date="2012-08-09T17:08:00Z">
          <w:pPr>
            <w:pStyle w:val="ListParagraph"/>
            <w:widowControl w:val="0"/>
            <w:numPr>
              <w:numId w:val="24"/>
            </w:numPr>
            <w:spacing w:line="480" w:lineRule="auto"/>
            <w:ind w:left="1080" w:hanging="360"/>
            <w:jc w:val="left"/>
          </w:pPr>
        </w:pPrChange>
      </w:pPr>
      <w:r>
        <w:t xml:space="preserve">the </w:t>
      </w:r>
      <w:r w:rsidR="00D05EB4">
        <w:t>IAO</w:t>
      </w:r>
      <w:r>
        <w:t>:</w:t>
      </w:r>
      <w:r w:rsidR="00D05EB4" w:rsidRPr="00F9024B">
        <w:rPr>
          <w:i/>
          <w:rPrChange w:id="2264" w:author="phismith" w:date="2012-08-09T17:12:00Z">
            <w:rPr/>
          </w:rPrChange>
        </w:rPr>
        <w:t>scalar measurement datum</w:t>
      </w:r>
      <w:r>
        <w:t>: ‘1.7 m tall</w:t>
      </w:r>
      <w:ins w:id="2265" w:author="phismith" w:date="2012-08-09T17:12:00Z">
        <w:r w:rsidR="00F9024B">
          <w:t xml:space="preserve"> </w:t>
        </w:r>
        <w:r w:rsidR="00F9024B">
          <w:rPr>
            <w:b/>
          </w:rPr>
          <w:t xml:space="preserve">at </w:t>
        </w:r>
        <w:r w:rsidR="00F9024B">
          <w:rPr>
            <w:i/>
          </w:rPr>
          <w:t>t</w:t>
        </w:r>
      </w:ins>
      <w:r>
        <w:t xml:space="preserve">’. </w:t>
      </w:r>
    </w:p>
    <w:p w14:paraId="028EF575" w14:textId="0A69EB85" w:rsidR="008310FF" w:rsidRPr="00B5365F" w:rsidRDefault="008310FF" w:rsidP="00BF773F">
      <w:pPr>
        <w:rPr>
          <w:szCs w:val="20"/>
        </w:rPr>
        <w:pPrChange w:id="2266" w:author="phismith" w:date="2012-08-09T17:08:00Z">
          <w:pPr>
            <w:jc w:val="left"/>
          </w:pPr>
        </w:pPrChange>
      </w:pPr>
      <w:r>
        <w:t>Each item on this list is unproblematically identifiable as instantiating a BFO category. (4</w:t>
      </w:r>
      <w:r w:rsidRPr="00A91618">
        <w:t>)</w:t>
      </w:r>
      <w:r>
        <w:t xml:space="preserve"> </w:t>
      </w:r>
      <w:r w:rsidRPr="00A91618">
        <w:t xml:space="preserve"> is an </w:t>
      </w:r>
      <w:r w:rsidR="00D05EB4">
        <w:t>data item</w:t>
      </w:r>
      <w:r w:rsidRPr="00A91618">
        <w:t xml:space="preserve">, </w:t>
      </w:r>
      <w:r>
        <w:t xml:space="preserve">for instance a record in some file on your laptop. The </w:t>
      </w:r>
      <w:r w:rsidR="00D05EB4">
        <w:t xml:space="preserve">data item </w:t>
      </w:r>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w:t>
      </w:r>
      <w:del w:id="2267" w:author="phismith" w:date="2012-08-09T17:12:00Z">
        <w:r w:rsidDel="00F9024B">
          <w:rPr>
            <w:szCs w:val="20"/>
          </w:rPr>
          <w:delText xml:space="preserve">to </w:delText>
        </w:r>
      </w:del>
      <w:ins w:id="2268" w:author="phismith" w:date="2012-08-09T17:12:00Z">
        <w:r w:rsidR="00F9024B">
          <w:rPr>
            <w:szCs w:val="20"/>
          </w:rPr>
          <w:t xml:space="preserve">from one </w:t>
        </w:r>
      </w:ins>
      <w:del w:id="2269" w:author="phismith" w:date="2012-08-09T17:12:00Z">
        <w:r w:rsidDel="00F9024B">
          <w:rPr>
            <w:szCs w:val="20"/>
          </w:rPr>
          <w:delText xml:space="preserve">another </w:delText>
        </w:r>
      </w:del>
      <w:r w:rsidR="00F02713">
        <w:rPr>
          <w:szCs w:val="20"/>
        </w:rPr>
        <w:t>material entity</w:t>
      </w:r>
      <w:ins w:id="2270" w:author="phismith" w:date="2012-08-09T17:12:00Z">
        <w:r w:rsidR="00F9024B">
          <w:rPr>
            <w:szCs w:val="20"/>
          </w:rPr>
          <w:t xml:space="preserve"> to another</w:t>
        </w:r>
      </w:ins>
      <w:r>
        <w:rPr>
          <w:szCs w:val="20"/>
        </w:rPr>
        <w:t>.</w:t>
      </w:r>
    </w:p>
    <w:p w14:paraId="416B4645" w14:textId="77777777" w:rsidR="008310FF" w:rsidRPr="00A91618" w:rsidRDefault="008310FF" w:rsidP="00BF773F">
      <w:pPr>
        <w:pPrChange w:id="2271" w:author="phismith" w:date="2012-08-09T17:08:00Z">
          <w:pPr>
            <w:jc w:val="left"/>
          </w:pPr>
        </w:pPrChange>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2F6D1E65"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0833D5F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r>
        <w:t>where (5) is</w:t>
      </w:r>
      <w:r w:rsidRPr="00A91618">
        <w:t xml:space="preserve"> referred to by means of </w:t>
      </w:r>
    </w:p>
    <w:p w14:paraId="2E47A1BD" w14:textId="3D7779DF" w:rsidR="00F33687" w:rsidRDefault="008310FF">
      <w:pPr>
        <w:pStyle w:val="ListParagraph"/>
        <w:widowControl w:val="0"/>
        <w:numPr>
          <w:ilvl w:val="0"/>
          <w:numId w:val="10"/>
        </w:numPr>
        <w:spacing w:line="480" w:lineRule="auto"/>
        <w:jc w:val="left"/>
        <w:rPr>
          <w:ins w:id="2272" w:author="phismith" w:date="2012-08-09T17:13:00Z"/>
        </w:rPr>
      </w:pPr>
      <w:r>
        <w:t xml:space="preserve">the </w:t>
      </w:r>
      <w:r w:rsidR="00D05EB4">
        <w:t>IAO</w:t>
      </w:r>
      <w:r>
        <w:t>:</w:t>
      </w:r>
      <w:r w:rsidR="00D05EB4">
        <w:t>scalar measurement datum</w:t>
      </w:r>
      <w:r>
        <w:t>:</w:t>
      </w:r>
      <w:r w:rsidRPr="00A91618">
        <w:t xml:space="preserve"> ‘3.12 m</w:t>
      </w:r>
      <w:r>
        <w:t xml:space="preserve">eters per </w:t>
      </w:r>
      <w:r w:rsidRPr="00A91618">
        <w:t>s</w:t>
      </w:r>
      <w:r>
        <w:t>econd</w:t>
      </w:r>
      <w:ins w:id="2273" w:author="phismith" w:date="2012-08-09T17:13:00Z">
        <w:r w:rsidR="00F9024B">
          <w:t xml:space="preserve"> </w:t>
        </w:r>
        <w:r w:rsidR="00F9024B">
          <w:rPr>
            <w:b/>
          </w:rPr>
          <w:t xml:space="preserve">at </w:t>
        </w:r>
        <w:r w:rsidR="00F9024B" w:rsidRPr="00F9024B">
          <w:rPr>
            <w:i/>
            <w:rPrChange w:id="2274" w:author="phismith" w:date="2012-08-09T17:13:00Z">
              <w:rPr/>
            </w:rPrChange>
          </w:rPr>
          <w:t>t</w:t>
        </w:r>
      </w:ins>
      <w:r w:rsidRPr="00A91618">
        <w:t>’.</w:t>
      </w:r>
    </w:p>
    <w:p w14:paraId="01F0C672" w14:textId="77777777" w:rsidR="00F9024B" w:rsidDel="00F9024B" w:rsidRDefault="00F9024B" w:rsidP="00F9024B">
      <w:pPr>
        <w:widowControl w:val="0"/>
        <w:spacing w:line="480" w:lineRule="auto"/>
        <w:jc w:val="left"/>
        <w:rPr>
          <w:del w:id="2275" w:author="phismith" w:date="2012-08-09T17:13:00Z"/>
        </w:rPr>
        <w:pPrChange w:id="2276" w:author="phismith" w:date="2012-08-09T17:13:00Z">
          <w:pPr>
            <w:pStyle w:val="ListParagraph"/>
            <w:widowControl w:val="0"/>
            <w:numPr>
              <w:numId w:val="10"/>
            </w:numPr>
            <w:spacing w:line="480" w:lineRule="auto"/>
            <w:ind w:hanging="360"/>
            <w:jc w:val="left"/>
          </w:pPr>
        </w:pPrChange>
      </w:pPr>
    </w:p>
    <w:p w14:paraId="4F7EF74C" w14:textId="77777777" w:rsidR="00F9024B" w:rsidRDefault="00F9024B" w:rsidP="00F9024B">
      <w:pPr>
        <w:pStyle w:val="Heading3"/>
        <w:rPr>
          <w:ins w:id="2277" w:author="phismith" w:date="2012-08-09T17:13:00Z"/>
        </w:rPr>
      </w:pPr>
      <w:ins w:id="2278" w:author="phismith" w:date="2012-08-09T17:13:00Z">
        <w:r w:rsidRPr="00AF230F">
          <w:t xml:space="preserve">Why </w:t>
        </w:r>
        <w:r>
          <w:t>p</w:t>
        </w:r>
        <w:r w:rsidRPr="00AF230F">
          <w:t xml:space="preserve">rocesses </w:t>
        </w:r>
        <w:r>
          <w:t>d</w:t>
        </w:r>
        <w:r w:rsidRPr="00AF230F">
          <w:t xml:space="preserve">o </w:t>
        </w:r>
        <w:r>
          <w:t>n</w:t>
        </w:r>
        <w:r w:rsidRPr="00AF230F">
          <w:t xml:space="preserve">ot </w:t>
        </w:r>
        <w:r>
          <w:t>c</w:t>
        </w:r>
        <w:r w:rsidRPr="00AF230F">
          <w:t>hange</w:t>
        </w:r>
        <w:r>
          <w:t xml:space="preserve"> </w:t>
        </w:r>
      </w:ins>
    </w:p>
    <w:p w14:paraId="0D14A4B5" w14:textId="51EEF5E5" w:rsidR="00EE397F" w:rsidRPr="00A91618" w:rsidDel="00F9024B" w:rsidRDefault="008310FF" w:rsidP="00F9024B">
      <w:pPr>
        <w:rPr>
          <w:del w:id="2279" w:author="phismith" w:date="2012-08-09T17:13:00Z"/>
        </w:rPr>
        <w:pPrChange w:id="2280" w:author="phismith" w:date="2012-08-09T17:13:00Z">
          <w:pPr>
            <w:jc w:val="left"/>
          </w:pPr>
        </w:pPrChange>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r w:rsidRPr="00C74368">
        <w:rPr>
          <w:i/>
        </w:rPr>
        <w:t>quality</w:t>
      </w:r>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del w:id="2281" w:author="phismith" w:date="2012-08-09T17:13:00Z">
        <w:r w:rsidDel="00F9024B">
          <w:delText>.</w:delText>
        </w:r>
      </w:del>
      <w:r w:rsidR="007B2DD8">
        <w:t xml:space="preserve"> [</w:t>
      </w:r>
      <w:r w:rsidR="00F33687">
        <w:fldChar w:fldCharType="begin"/>
      </w:r>
      <w:r w:rsidR="007B2DD8">
        <w:instrText xml:space="preserve"> REF _Ref309506172 \r \h </w:instrText>
      </w:r>
      <w:r w:rsidR="00BF773F">
        <w:instrText xml:space="preserve"> \* MERGEFORMAT </w:instrText>
      </w:r>
      <w:r w:rsidR="00F33687">
        <w:fldChar w:fldCharType="separate"/>
      </w:r>
      <w:r w:rsidR="00555732">
        <w:t>14</w:t>
      </w:r>
      <w:r w:rsidR="00F33687">
        <w:fldChar w:fldCharType="end"/>
      </w:r>
      <w:r w:rsidR="007B2DD8">
        <w:t>]</w:t>
      </w:r>
      <w:ins w:id="2282" w:author="phismith" w:date="2012-08-09T17:13:00Z">
        <w:r w:rsidR="00F9024B">
          <w:t>.</w:t>
        </w:r>
      </w:ins>
    </w:p>
    <w:p w14:paraId="6BFF6D72" w14:textId="0D188D48" w:rsidR="00F33687" w:rsidRDefault="008310FF" w:rsidP="00F9024B">
      <w:pPr>
        <w:pPrChange w:id="2283" w:author="phismith" w:date="2012-08-09T17:13:00Z">
          <w:pPr>
            <w:pStyle w:val="Heading3"/>
          </w:pPr>
        </w:pPrChange>
      </w:pPr>
      <w:bookmarkStart w:id="2284" w:name="_Toc204327908"/>
      <w:del w:id="2285" w:author="phismith" w:date="2012-08-09T17:13:00Z">
        <w:r w:rsidRPr="00AF230F" w:rsidDel="00F9024B">
          <w:delText xml:space="preserve">Why </w:delText>
        </w:r>
        <w:r w:rsidR="00BE7980" w:rsidDel="00F9024B">
          <w:delText>p</w:delText>
        </w:r>
        <w:r w:rsidR="00BE7980" w:rsidRPr="00AF230F" w:rsidDel="00F9024B">
          <w:delText xml:space="preserve">rocesses </w:delText>
        </w:r>
        <w:r w:rsidR="00BE7980" w:rsidDel="00F9024B">
          <w:delText>d</w:delText>
        </w:r>
        <w:r w:rsidR="00BE7980" w:rsidRPr="00AF230F" w:rsidDel="00F9024B">
          <w:delText xml:space="preserve">o </w:delText>
        </w:r>
        <w:r w:rsidR="00BE7980" w:rsidDel="00F9024B">
          <w:delText>n</w:delText>
        </w:r>
        <w:r w:rsidR="00BE7980" w:rsidRPr="00AF230F" w:rsidDel="00F9024B">
          <w:delText xml:space="preserve">ot </w:delText>
        </w:r>
        <w:r w:rsidR="00BE7980" w:rsidDel="00F9024B">
          <w:delText>c</w:delText>
        </w:r>
        <w:r w:rsidR="00BE7980" w:rsidRPr="00AF230F" w:rsidDel="00F9024B">
          <w:delText>hange</w:delText>
        </w:r>
      </w:del>
      <w:bookmarkEnd w:id="2284"/>
      <w:r w:rsidR="00BE7980">
        <w:t xml:space="preserve"> </w:t>
      </w:r>
    </w:p>
    <w:p w14:paraId="4116A95F" w14:textId="575C376B" w:rsidR="008310FF" w:rsidRPr="00A91618" w:rsidRDefault="008310FF" w:rsidP="00BF773F">
      <w:pPr>
        <w:pPrChange w:id="2286" w:author="phismith" w:date="2012-08-09T17:08:00Z">
          <w:pPr>
            <w:jc w:val="left"/>
          </w:pPr>
        </w:pPrChange>
      </w:pPr>
      <w:r w:rsidRPr="00A91618">
        <w:lastRenderedPageBreak/>
        <w:t xml:space="preserve">Imagine, first, John, </w:t>
      </w:r>
      <w:r>
        <w:t>a BFO:</w:t>
      </w:r>
      <w:r w:rsidRPr="00F9024B">
        <w:rPr>
          <w:i/>
          <w:rPrChange w:id="2287" w:author="phismith" w:date="2012-08-09T17:13:00Z">
            <w:rPr>
              <w:u w:val="single"/>
            </w:rPr>
          </w:rPrChang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del w:id="2288" w:author="phismith" w:date="2012-08-09T17:14:00Z">
        <w:r w:rsidR="00F02713" w:rsidDel="00F9024B">
          <w:delText>,</w:delText>
        </w:r>
      </w:del>
      <w:r w:rsidR="00F02713">
        <w:t xml:space="preserve"> and </w:t>
      </w:r>
      <w:r w:rsidR="00F02713" w:rsidRPr="00F02713">
        <w:rPr>
          <w:i/>
        </w:rPr>
        <w:t>weight</w:t>
      </w:r>
      <w:ins w:id="2289" w:author="phismith" w:date="2012-08-09T17:14:00Z">
        <w:r w:rsidR="00F9024B">
          <w:t>, respectively</w:t>
        </w:r>
      </w:ins>
      <w:r w:rsidR="00F02713">
        <w:t xml:space="preserve">) </w:t>
      </w:r>
      <w:r w:rsidRPr="00F02713">
        <w:t>represented</w:t>
      </w:r>
      <w:r>
        <w:t xml:space="preserve"> in corresponding BFO-conformant ontologies.</w:t>
      </w:r>
    </w:p>
    <w:p w14:paraId="1D6C7E33" w14:textId="77777777" w:rsidR="008310FF" w:rsidRPr="00A91618" w:rsidRDefault="008310FF" w:rsidP="00BF773F">
      <w:pPr>
        <w:pPrChange w:id="2290" w:author="phismith" w:date="2012-08-09T17:08:00Z">
          <w:pPr>
            <w:jc w:val="left"/>
          </w:pPr>
        </w:pPrChange>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5C17D165" w:rsidR="008310FF" w:rsidRPr="00A91618" w:rsidRDefault="008310FF" w:rsidP="00BF773F">
      <w:pPr>
        <w:pPrChange w:id="2291" w:author="phismith" w:date="2012-08-09T17:08:00Z">
          <w:pPr>
            <w:jc w:val="left"/>
          </w:pPr>
        </w:pPrChange>
      </w:pPr>
      <w:r w:rsidRPr="00A91618">
        <w:t xml:space="preserve">As </w:t>
      </w:r>
      <w:r>
        <w:t>Galton and Mizoguchi point out</w:t>
      </w:r>
      <w:r w:rsidR="007B2DD8">
        <w:t xml:space="preserve"> [</w:t>
      </w:r>
      <w:r w:rsidR="00F33687">
        <w:fldChar w:fldCharType="begin"/>
      </w:r>
      <w:r w:rsidR="007B2DD8">
        <w:instrText xml:space="preserve"> REF _Ref309506826 \r \h </w:instrText>
      </w:r>
      <w:r w:rsidR="00BF773F">
        <w:instrText xml:space="preserve"> \* MERGEFORMAT </w:instrText>
      </w:r>
      <w:r w:rsidR="00F33687">
        <w:fldChar w:fldCharType="separate"/>
      </w:r>
      <w:r w:rsidR="00555732">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2FAC9062" w14:textId="77777777" w:rsidR="008310FF" w:rsidRDefault="008310FF" w:rsidP="00BF773F">
      <w:pPr>
        <w:rPr>
          <w:color w:val="000000" w:themeColor="text1"/>
        </w:rPr>
        <w:pPrChange w:id="2292" w:author="phismith" w:date="2012-08-09T17:08:00Z">
          <w:pPr>
            <w:jc w:val="left"/>
          </w:pPr>
        </w:pPrChange>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0A2BDC11" w14:textId="6C13EC80" w:rsidR="008310FF" w:rsidRDefault="008310FF" w:rsidP="00BF773F">
      <w:pPr>
        <w:rPr>
          <w:color w:val="000000" w:themeColor="text1"/>
        </w:rPr>
        <w:pPrChange w:id="2293" w:author="phismith" w:date="2012-08-09T17:08:00Z">
          <w:pPr>
            <w:jc w:val="left"/>
          </w:pPr>
        </w:pPrChange>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r w:rsidR="00473537">
        <w:rPr>
          <w:i/>
        </w:rPr>
        <w:t>b</w:t>
      </w:r>
      <w:r w:rsidRPr="00A91618">
        <w:rPr>
          <w:i/>
        </w:rPr>
        <w:t xml:space="preserve"> </w:t>
      </w:r>
      <w:r w:rsidRPr="008B3965">
        <w:t>instantiates</w:t>
      </w:r>
      <w:r w:rsidRPr="00A91618">
        <w:t xml:space="preserve"> </w:t>
      </w:r>
      <w:r>
        <w:t xml:space="preserve">the universal </w:t>
      </w:r>
      <w:r w:rsidRPr="00A91618">
        <w:rPr>
          <w:i/>
        </w:rPr>
        <w:t>larva</w:t>
      </w:r>
      <w:del w:id="2294" w:author="phismith" w:date="2012-08-07T14:35:00Z">
        <w:r w:rsidRPr="00A91618" w:rsidDel="009E331B">
          <w:delText xml:space="preserve"> at </w:delText>
        </w:r>
        <w:r w:rsidRPr="00A91618" w:rsidDel="009E331B">
          <w:rPr>
            <w:i/>
          </w:rPr>
          <w:delText>t</w:delText>
        </w:r>
      </w:del>
      <w:ins w:id="2295" w:author="phismith" w:date="2012-08-07T14:36:00Z">
        <w:r w:rsidR="009E331B" w:rsidRPr="009E331B">
          <w:rPr>
            <w:b/>
          </w:rPr>
          <w:t xml:space="preserve"> at</w:t>
        </w:r>
      </w:ins>
      <w:ins w:id="2296" w:author="phismith" w:date="2012-08-07T14:35:00Z">
        <w:r w:rsidR="009E331B">
          <w:t xml:space="preserve"> </w:t>
        </w:r>
        <w:r w:rsidR="009E331B" w:rsidRPr="00F27BB8">
          <w:rPr>
            <w:i/>
            <w:rPrChange w:id="2297" w:author="phismith" w:date="2012-08-08T12:55:00Z">
              <w:rPr/>
            </w:rPrChange>
          </w:rPr>
          <w:t>t</w:t>
        </w:r>
      </w:ins>
      <w:r w:rsidRPr="00A91618">
        <w:t xml:space="preserve">, then it does not follow that </w:t>
      </w:r>
      <w:r w:rsidR="00473537">
        <w:rPr>
          <w:i/>
        </w:rPr>
        <w:t>b</w:t>
      </w:r>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r w:rsidR="00473537">
        <w:rPr>
          <w:i/>
        </w:rPr>
        <w:t>b</w:t>
      </w:r>
      <w:r>
        <w:rPr>
          <w:i/>
        </w:rPr>
        <w:t xml:space="preserve"> </w:t>
      </w:r>
      <w:r>
        <w:t>exists</w:t>
      </w:r>
      <w:ins w:id="2298" w:author="phismith" w:date="2012-08-09T17:14:00Z">
        <w:r w:rsidR="00F9024B">
          <w:t>.</w:t>
        </w:r>
      </w:ins>
      <w:del w:id="2299" w:author="phismith" w:date="2012-08-09T17:14:00Z">
        <w:r w:rsidDel="00F9024B">
          <w:delText>,</w:delText>
        </w:r>
      </w:del>
      <w:r>
        <w:t xml:space="preserve"> </w:t>
      </w:r>
      <w:del w:id="2300" w:author="phismith" w:date="2012-08-09T17:14:00Z">
        <w:r w:rsidDel="00F9024B">
          <w:delText xml:space="preserve">since </w:delText>
        </w:r>
        <w:r w:rsidDel="00F9024B">
          <w:rPr>
            <w:i/>
          </w:rPr>
          <w:delText xml:space="preserve">larva </w:delText>
        </w:r>
        <w:r w:rsidDel="00F9024B">
          <w:delText>is a non-rigid universal.</w:delText>
        </w:r>
        <w:r w:rsidRPr="00A91618" w:rsidDel="00F9024B">
          <w:delText xml:space="preserve"> </w:delText>
        </w:r>
      </w:del>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BF773F">
        <w:instrText xml:space="preserve"> \* MERGEFORMAT </w:instrText>
      </w:r>
      <w:r w:rsidR="00F33687">
        <w:fldChar w:fldCharType="separate"/>
      </w:r>
      <w:r w:rsidR="00555732">
        <w:t>16</w:t>
      </w:r>
      <w:r w:rsidR="00F33687">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BF773F">
        <w:instrText xml:space="preserve"> \* MERGEFORMAT </w:instrText>
      </w:r>
      <w:r w:rsidR="00F33687">
        <w:fldChar w:fldCharType="separate"/>
      </w:r>
      <w:r w:rsidR="00555732">
        <w:t>13</w:t>
      </w:r>
      <w:r w:rsidR="00F33687">
        <w:fldChar w:fldCharType="end"/>
      </w:r>
      <w:r w:rsidR="00F02713">
        <w:t>]</w:t>
      </w:r>
      <w:ins w:id="2301" w:author="phismith" w:date="2012-08-09T17:14:00Z">
        <w:r w:rsidR="00F9024B">
          <w:t>)</w:t>
        </w:r>
      </w:ins>
      <w:r w:rsidRPr="00A91618">
        <w:t xml:space="preserve">, </w:t>
      </w:r>
      <w:r>
        <w:t xml:space="preserve">no similar sort of change can be identified on the side of </w:t>
      </w:r>
      <w:r w:rsidRPr="009E423E">
        <w:t>occurrents</w:t>
      </w:r>
      <w:r w:rsidRPr="00A91618">
        <w:t xml:space="preserve">. </w:t>
      </w:r>
    </w:p>
    <w:p w14:paraId="4FA63132" w14:textId="0E3395B7" w:rsidR="00F33687" w:rsidRDefault="008310FF" w:rsidP="00BF773F">
      <w:pPr>
        <w:pStyle w:val="Heading3"/>
        <w:pPrChange w:id="2302" w:author="phismith" w:date="2012-08-09T17:08:00Z">
          <w:pPr>
            <w:pStyle w:val="Heading3"/>
          </w:pPr>
        </w:pPrChange>
      </w:pPr>
      <w:bookmarkStart w:id="2303" w:name="_Toc204327909"/>
      <w:bookmarkStart w:id="2304" w:name="_Ref332193158"/>
      <w:r w:rsidRPr="00AF230F">
        <w:lastRenderedPageBreak/>
        <w:t xml:space="preserve">First </w:t>
      </w:r>
      <w:r w:rsidR="00BE7980">
        <w:t>a</w:t>
      </w:r>
      <w:r w:rsidR="00BE7980" w:rsidRPr="00AF230F">
        <w:t xml:space="preserve">pproximation </w:t>
      </w:r>
      <w:r w:rsidRPr="00AF230F">
        <w:t xml:space="preserve">to a </w:t>
      </w:r>
      <w:r w:rsidR="00BE7980">
        <w:t>s</w:t>
      </w:r>
      <w:r w:rsidR="00BE7980" w:rsidRPr="00AF230F">
        <w:t xml:space="preserve">olution </w:t>
      </w:r>
      <w:r w:rsidRPr="00AF230F">
        <w:t xml:space="preserve">of the </w:t>
      </w:r>
      <w:r w:rsidR="00BE7980">
        <w:t>p</w:t>
      </w:r>
      <w:r w:rsidR="00BE7980" w:rsidRPr="00AF230F">
        <w:t xml:space="preserve">roblem </w:t>
      </w:r>
      <w:r w:rsidRPr="00AF230F">
        <w:t xml:space="preserve">of </w:t>
      </w:r>
      <w:r w:rsidR="00BE7980">
        <w:t>p</w:t>
      </w:r>
      <w:r w:rsidR="00BE7980" w:rsidRPr="00AF230F">
        <w:t xml:space="preserve">rocess </w:t>
      </w:r>
      <w:r w:rsidR="008273DD">
        <w:t>m</w:t>
      </w:r>
      <w:r w:rsidRPr="00AF230F">
        <w:t xml:space="preserve">easurement </w:t>
      </w:r>
      <w:r w:rsidR="00BE7980">
        <w:t>d</w:t>
      </w:r>
      <w:r w:rsidR="00BE7980" w:rsidRPr="00AF230F">
        <w:t>ata</w:t>
      </w:r>
      <w:bookmarkEnd w:id="2303"/>
      <w:bookmarkEnd w:id="2304"/>
    </w:p>
    <w:p w14:paraId="35BA2DC5" w14:textId="77777777" w:rsidR="00C74368" w:rsidRDefault="00C74368" w:rsidP="00BF773F">
      <w:pPr>
        <w:rPr>
          <w:color w:val="000000" w:themeColor="text1"/>
        </w:rPr>
        <w:pPrChange w:id="2305" w:author="phismith" w:date="2012-08-09T17:08:00Z">
          <w:pPr>
            <w:jc w:val="left"/>
          </w:pPr>
        </w:pPrChange>
      </w:pPr>
      <w:r>
        <w:rPr>
          <w:color w:val="000000" w:themeColor="text1"/>
        </w:rPr>
        <w:t>The problem lies properly in the coverage domain of IAO. Yet it needs to be dealt with here, since it gets to the heart of one seeming shortcoming of the BFO framework.</w:t>
      </w:r>
    </w:p>
    <w:p w14:paraId="427AB9E7" w14:textId="200257BD" w:rsidR="008310FF" w:rsidRDefault="00F9024B" w:rsidP="00BF773F">
      <w:pPr>
        <w:pPrChange w:id="2306" w:author="phismith" w:date="2012-08-09T17:08:00Z">
          <w:pPr>
            <w:jc w:val="left"/>
          </w:pPr>
        </w:pPrChange>
      </w:pPr>
      <w:ins w:id="2307" w:author="phismith" w:date="2012-08-09T17:14:00Z">
        <w:r>
          <w:rPr>
            <w:color w:val="000000" w:themeColor="text1"/>
          </w:rPr>
          <w:t xml:space="preserve">Suppose a given </w:t>
        </w:r>
      </w:ins>
      <w:del w:id="2308" w:author="phismith" w:date="2012-08-09T17:15:00Z">
        <w:r w:rsidR="008310FF" w:rsidRPr="00A91618" w:rsidDel="00F9024B">
          <w:rPr>
            <w:color w:val="000000" w:themeColor="text1"/>
          </w:rPr>
          <w:delText xml:space="preserve">A </w:delText>
        </w:r>
      </w:del>
      <w:r w:rsidR="008310FF" w:rsidRPr="00A91618">
        <w:rPr>
          <w:color w:val="000000" w:themeColor="text1"/>
        </w:rPr>
        <w:t xml:space="preserve">process of running </w:t>
      </w:r>
      <w:del w:id="2309" w:author="phismith" w:date="2012-08-09T17:15:00Z">
        <w:r w:rsidR="008310FF" w:rsidRPr="00A91618" w:rsidDel="00F9024B">
          <w:rPr>
            <w:color w:val="000000" w:themeColor="text1"/>
          </w:rPr>
          <w:delText>can</w:delText>
        </w:r>
        <w:r w:rsidR="008310FF" w:rsidDel="00F9024B">
          <w:rPr>
            <w:color w:val="000000" w:themeColor="text1"/>
          </w:rPr>
          <w:delText xml:space="preserve"> </w:delText>
        </w:r>
        <w:r w:rsidR="008310FF" w:rsidRPr="00A91618" w:rsidDel="00F9024B">
          <w:rPr>
            <w:color w:val="000000" w:themeColor="text1"/>
          </w:rPr>
          <w:delText xml:space="preserve">be </w:delText>
        </w:r>
      </w:del>
      <w:ins w:id="2310" w:author="phismith" w:date="2012-08-09T17:15:00Z">
        <w:r>
          <w:rPr>
            <w:color w:val="000000" w:themeColor="text1"/>
          </w:rPr>
          <w:t xml:space="preserve">is </w:t>
        </w:r>
      </w:ins>
      <w:r w:rsidR="008310FF" w:rsidRPr="00A91618">
        <w:rPr>
          <w:color w:val="000000" w:themeColor="text1"/>
        </w:rPr>
        <w:t xml:space="preserve">described as </w:t>
      </w:r>
      <w:r w:rsidR="008310FF">
        <w:rPr>
          <w:color w:val="000000" w:themeColor="text1"/>
        </w:rPr>
        <w:t xml:space="preserve">increasing </w:t>
      </w:r>
      <w:r w:rsidR="008310FF" w:rsidRPr="00A91618">
        <w:rPr>
          <w:color w:val="000000" w:themeColor="text1"/>
        </w:rPr>
        <w:t xml:space="preserve">speed </w:t>
      </w:r>
      <w:r w:rsidR="008310FF">
        <w:rPr>
          <w:color w:val="000000" w:themeColor="text1"/>
        </w:rPr>
        <w:t xml:space="preserve">continuously over a certain interval of time. </w:t>
      </w:r>
      <w:del w:id="2311" w:author="phismith" w:date="2012-08-09T17:15:00Z">
        <w:r w:rsidR="008310FF" w:rsidRPr="008B3965" w:rsidDel="00F9024B">
          <w:rPr>
            <w:color w:val="000000" w:themeColor="text1"/>
          </w:rPr>
          <w:delText>But</w:delText>
        </w:r>
        <w:r w:rsidR="008310FF" w:rsidDel="00F9024B">
          <w:rPr>
            <w:b/>
            <w:color w:val="000000" w:themeColor="text1"/>
          </w:rPr>
          <w:delText xml:space="preserve"> </w:delText>
        </w:r>
        <w:r w:rsidR="008310FF" w:rsidDel="00F9024B">
          <w:rPr>
            <w:color w:val="000000" w:themeColor="text1"/>
          </w:rPr>
          <w:delText>again</w:delText>
        </w:r>
      </w:del>
      <w:ins w:id="2312" w:author="phismith" w:date="2012-08-09T17:15:00Z">
        <w:r>
          <w:rPr>
            <w:color w:val="000000" w:themeColor="text1"/>
          </w:rPr>
          <w:t xml:space="preserve">It is then </w:t>
        </w:r>
      </w:ins>
      <w:del w:id="2313" w:author="phismith" w:date="2012-08-09T17:15:00Z">
        <w:r w:rsidR="008310FF" w:rsidDel="00F9024B">
          <w:rPr>
            <w:color w:val="000000" w:themeColor="text1"/>
          </w:rPr>
          <w:delText xml:space="preserve">, it is </w:delText>
        </w:r>
      </w:del>
      <w:r w:rsidR="008310FF">
        <w:rPr>
          <w:color w:val="000000" w:themeColor="text1"/>
        </w:rPr>
        <w:t xml:space="preserve">more precisely the moving body that is changing, and not the process in which that body participates. </w:t>
      </w:r>
      <w:r w:rsidR="008310FF" w:rsidRPr="006C60CF">
        <w:t xml:space="preserve">Now we can of course talk as if given, say, a running with speed </w:t>
      </w:r>
      <w:r w:rsidR="008310FF" w:rsidRPr="00E541E9">
        <w:rPr>
          <w:i/>
        </w:rPr>
        <w:t>v</w:t>
      </w:r>
      <w:r w:rsidR="008310FF" w:rsidRPr="006C60CF">
        <w:t>, then there is some attribute of this process in addition to the running itself</w:t>
      </w:r>
      <w:r w:rsidR="008310FF">
        <w:t xml:space="preserve"> – namely the attribute that it is a process </w:t>
      </w:r>
      <w:r w:rsidR="008310FF" w:rsidRPr="00C74368">
        <w:rPr>
          <w:i/>
        </w:rPr>
        <w:t>of increasing speed</w:t>
      </w:r>
      <w:r w:rsidR="008310FF" w:rsidRPr="006C60CF">
        <w:t xml:space="preserve">. And if BFO is to serve the needs of scientists in providing the basis for common vocabularies to be used in annotating measurement information, then it is </w:t>
      </w:r>
      <w:del w:id="2314" w:author="phismith" w:date="2012-08-09T17:15:00Z">
        <w:r w:rsidR="008310FF" w:rsidRPr="006C60CF" w:rsidDel="00F9024B">
          <w:delText xml:space="preserve">of course </w:delText>
        </w:r>
      </w:del>
      <w:r w:rsidR="008310FF" w:rsidRPr="006C60CF">
        <w:t xml:space="preserve">essential that BFO provides some </w:t>
      </w:r>
      <w:r w:rsidR="008310FF">
        <w:t xml:space="preserve">simple </w:t>
      </w:r>
      <w:r w:rsidR="008310FF" w:rsidRPr="006C60CF">
        <w:t xml:space="preserve">means </w:t>
      </w:r>
      <w:r w:rsidR="008310FF">
        <w:t>for annotating</w:t>
      </w:r>
      <w:r w:rsidR="008310FF" w:rsidRPr="006C60CF">
        <w:t xml:space="preserve"> attributions of this sort</w:t>
      </w:r>
      <w:r w:rsidR="00F02713">
        <w:t xml:space="preserve"> on the side of occurrents</w:t>
      </w:r>
      <w:r w:rsidR="008310FF" w:rsidRPr="006C60CF">
        <w:t xml:space="preserve">, just as it provides the means to annotate </w:t>
      </w:r>
      <w:r w:rsidR="00F02713">
        <w:t xml:space="preserve">measurements and other </w:t>
      </w:r>
      <w:r w:rsidR="008310FF" w:rsidRPr="006C60CF">
        <w:t>of quali</w:t>
      </w:r>
      <w:r w:rsidR="008310FF">
        <w:t xml:space="preserve">ties </w:t>
      </w:r>
      <w:r w:rsidR="00F02713">
        <w:t xml:space="preserve">to objects </w:t>
      </w:r>
      <w:r w:rsidR="008310FF">
        <w:t>on the side of continuants.</w:t>
      </w:r>
      <w:r w:rsidR="008310FF" w:rsidRPr="006C60CF">
        <w:t xml:space="preserve"> </w:t>
      </w:r>
    </w:p>
    <w:p w14:paraId="793ABCDD" w14:textId="59105DCB" w:rsidR="008310FF" w:rsidRPr="00F77AEB" w:rsidDel="00F77AEB" w:rsidRDefault="00F02713" w:rsidP="00BF773F">
      <w:pPr>
        <w:rPr>
          <w:del w:id="2315" w:author="phismith" w:date="2012-08-08T12:53:00Z"/>
        </w:rPr>
        <w:pPrChange w:id="2316" w:author="phismith" w:date="2012-08-09T17:08:00Z">
          <w:pPr>
            <w:jc w:val="left"/>
          </w:pPr>
        </w:pPrChange>
      </w:pPr>
      <w:del w:id="2317" w:author="phismith" w:date="2012-08-09T17:15:00Z">
        <w:r w:rsidDel="00F9024B">
          <w:delText>But o</w:delText>
        </w:r>
      </w:del>
      <w:ins w:id="2318" w:author="phismith" w:date="2012-08-09T17:15:00Z">
        <w:r w:rsidR="00F9024B">
          <w:t>O</w:t>
        </w:r>
      </w:ins>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r>
        <w:t>H</w:t>
      </w:r>
      <w:r w:rsidR="008310FF">
        <w:t xml:space="preserve">ow, then, </w:t>
      </w:r>
      <w:r w:rsidR="008310FF" w:rsidRPr="006C60CF">
        <w:t>do we respond to the need on the part of the users of BFO to annotate data deriving from measurement</w:t>
      </w:r>
      <w:r>
        <w:t xml:space="preserve"> and other att</w:t>
      </w:r>
      <w:r w:rsidR="00792A34">
        <w:t>ri</w:t>
      </w:r>
      <w:r>
        <w:t xml:space="preserve">butions </w:t>
      </w:r>
      <w:r w:rsidR="008310FF" w:rsidRPr="006C60CF">
        <w:t>which have processes as their targets?</w:t>
      </w:r>
      <w:ins w:id="2319" w:author="phismith" w:date="2012-08-08T12:52:00Z">
        <w:r w:rsidR="00F77AEB">
          <w:t xml:space="preserve"> How, for example, do we understand the reference of expressions such as</w:t>
        </w:r>
      </w:ins>
      <w:ins w:id="2320" w:author="phismith" w:date="2012-08-08T12:53:00Z">
        <w:r w:rsidR="00F77AEB">
          <w:t xml:space="preserve">: </w:t>
        </w:r>
      </w:ins>
      <w:ins w:id="2321" w:author="phismith" w:date="2012-08-08T12:52:00Z">
        <w:r w:rsidR="00F77AEB">
          <w:t xml:space="preserve"> </w:t>
        </w:r>
      </w:ins>
      <m:oMath>
        <m:f>
          <m:fPr>
            <m:ctrlPr>
              <w:ins w:id="2322" w:author="phismith" w:date="2012-08-08T12:53:00Z">
                <w:rPr>
                  <w:rFonts w:ascii="Cambria Math" w:hAnsi="Cambria Math"/>
                  <w:i/>
                </w:rPr>
              </w:ins>
            </m:ctrlPr>
          </m:fPr>
          <m:num>
            <w:ins w:id="2323" w:author="phismith" w:date="2012-08-08T12:53:00Z">
              <m:r>
                <w:rPr>
                  <w:rFonts w:ascii="Cambria Math" w:hAnsi="Cambria Math"/>
                </w:rPr>
                <m:t>ds</m:t>
              </m:r>
            </w:ins>
          </m:num>
          <m:den>
            <w:ins w:id="2324" w:author="phismith" w:date="2012-08-08T12:53:00Z">
              <m:r>
                <w:rPr>
                  <w:rFonts w:ascii="Cambria Math" w:hAnsi="Cambria Math"/>
                </w:rPr>
                <m:t>dt</m:t>
              </m:r>
            </w:ins>
          </m:den>
        </m:f>
        <w:ins w:id="2325" w:author="phismith" w:date="2012-08-08T12:53:00Z">
          <m:r>
            <w:rPr>
              <w:rFonts w:ascii="Cambria Math" w:hAnsi="Cambria Math"/>
            </w:rPr>
            <m:t xml:space="preserve">=3.12 </m:t>
          </m:r>
          <m:r>
            <m:rPr>
              <m:sty m:val="p"/>
            </m:rPr>
            <w:rPr>
              <w:rFonts w:ascii="Cambria Math" w:hAnsi="Cambria Math"/>
            </w:rPr>
            <m:t>m/</m:t>
          </m:r>
        </w:ins>
        <w:ins w:id="2326" w:author="phismith" w:date="2012-08-08T12:54:00Z">
          <m:r>
            <m:rPr>
              <m:sty m:val="p"/>
            </m:rPr>
            <w:rPr>
              <w:rFonts w:ascii="Cambria Math" w:hAnsi="Cambria Math"/>
            </w:rPr>
            <m:t>s,</m:t>
          </m:r>
        </w:ins>
      </m:oMath>
      <w:ins w:id="2327" w:author="phismith" w:date="2012-08-08T12:53:00Z">
        <w:r w:rsidR="00F77AEB">
          <w:rPr>
            <w:rFonts w:eastAsiaTheme="minorEastAsia"/>
          </w:rPr>
          <w:t xml:space="preserve"> assert</w:t>
        </w:r>
      </w:ins>
      <w:ins w:id="2328" w:author="phismith" w:date="2012-08-08T12:54:00Z">
        <w:r w:rsidR="00F77AEB">
          <w:rPr>
            <w:rFonts w:eastAsiaTheme="minorEastAsia"/>
          </w:rPr>
          <w:t>in</w:t>
        </w:r>
      </w:ins>
      <w:ins w:id="2329" w:author="phismith" w:date="2012-08-08T12:53:00Z">
        <w:r w:rsidR="00F77AEB">
          <w:rPr>
            <w:rFonts w:eastAsiaTheme="minorEastAsia"/>
          </w:rPr>
          <w:t xml:space="preserve">g </w:t>
        </w:r>
      </w:ins>
      <w:ins w:id="2330" w:author="phismith" w:date="2012-08-08T12:54:00Z">
        <w:r w:rsidR="00F77AEB">
          <w:rPr>
            <w:rFonts w:eastAsiaTheme="minorEastAsia"/>
          </w:rPr>
          <w:t xml:space="preserve">that a certain motion </w:t>
        </w:r>
      </w:ins>
    </w:p>
    <w:p w14:paraId="5D6C6458" w14:textId="06148B29" w:rsidR="008310FF" w:rsidRDefault="008310FF" w:rsidP="00BF773F">
      <w:pPr>
        <w:pPrChange w:id="2331" w:author="phismith" w:date="2012-08-09T17:08:00Z">
          <w:pPr>
            <w:jc w:val="left"/>
          </w:pPr>
        </w:pPrChange>
      </w:pPr>
      <w:del w:id="2332" w:author="phismith" w:date="2012-08-08T12:53:00Z">
        <w:r w:rsidRPr="00A91618" w:rsidDel="00F77AEB">
          <w:delText>O</w:delText>
        </w:r>
      </w:del>
      <w:del w:id="2333" w:author="phismith" w:date="2012-08-08T12:54:00Z">
        <w:r w:rsidRPr="00A91618" w:rsidDel="00F77AEB">
          <w:delText xml:space="preserve">ur response </w:delText>
        </w:r>
        <w:r w:rsidDel="00F77AEB">
          <w:delText xml:space="preserve">is, in first approximation, very simple: when we predicate, </w:delText>
        </w:r>
        <w:r w:rsidRPr="00A91618" w:rsidDel="00F77AEB">
          <w:delText xml:space="preserve">for instance, </w:delText>
        </w:r>
      </w:del>
      <w:r w:rsidRPr="00A91618">
        <w:t>‘has speed 3.12 m/s’</w:t>
      </w:r>
      <w:ins w:id="2334" w:author="phismith" w:date="2012-08-08T12:54:00Z">
        <w:r w:rsidR="00F77AEB">
          <w:t>?</w:t>
        </w:r>
      </w:ins>
      <w:del w:id="2335" w:author="phismith" w:date="2012-08-08T12:54:00Z">
        <w:r w:rsidRPr="00A91618" w:rsidDel="00F77AEB">
          <w:delText>,</w:delText>
        </w:r>
      </w:del>
      <w:r w:rsidRPr="00A91618">
        <w:t xml:space="preserve"> </w:t>
      </w:r>
      <w:ins w:id="2336" w:author="phismith" w:date="2012-08-08T12:54:00Z">
        <w:r w:rsidR="00F77AEB">
          <w:t xml:space="preserve"> In sum, our answer is that an assertion of the given sort </w:t>
        </w:r>
      </w:ins>
      <w:del w:id="2337" w:author="phismith" w:date="2012-08-08T12:54:00Z">
        <w:r w:rsidRPr="00A91618" w:rsidDel="00F77AEB">
          <w:delText xml:space="preserve">to a </w:delText>
        </w:r>
        <w:r w:rsidDel="00F77AEB">
          <w:delText xml:space="preserve">certain </w:delText>
        </w:r>
        <w:r w:rsidRPr="00A91618" w:rsidDel="00F77AEB">
          <w:delText>process of motion</w:delText>
        </w:r>
        <w:r w:rsidDel="00F77AEB">
          <w:delText xml:space="preserve">, then we are asserting </w:delText>
        </w:r>
      </w:del>
      <w:ins w:id="2338" w:author="phismith" w:date="2012-08-08T12:54:00Z">
        <w:r w:rsidR="00F77AEB">
          <w:t xml:space="preserve">states </w:t>
        </w:r>
      </w:ins>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rsidP="00BF773F">
      <w:pPr>
        <w:pStyle w:val="ListParagraph"/>
        <w:widowControl w:val="0"/>
        <w:numPr>
          <w:ilvl w:val="0"/>
          <w:numId w:val="25"/>
        </w:numPr>
        <w:spacing w:line="480" w:lineRule="auto"/>
        <w:rPr>
          <w:i/>
        </w:rPr>
        <w:pPrChange w:id="2339" w:author="phismith" w:date="2012-08-09T17:08:00Z">
          <w:pPr>
            <w:pStyle w:val="ListParagraph"/>
            <w:widowControl w:val="0"/>
            <w:numPr>
              <w:numId w:val="25"/>
            </w:numPr>
            <w:spacing w:line="480" w:lineRule="auto"/>
            <w:ind w:hanging="360"/>
            <w:jc w:val="left"/>
          </w:pPr>
        </w:pPrChange>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rsidP="00BF773F">
      <w:pPr>
        <w:pPrChange w:id="2340" w:author="phismith" w:date="2012-08-09T17:08:00Z">
          <w:pPr>
            <w:jc w:val="left"/>
          </w:pPr>
        </w:pPrChange>
      </w:pPr>
      <w:r>
        <w:t xml:space="preserve">is analogous, </w:t>
      </w:r>
      <w:r w:rsidRPr="00A91618">
        <w:t xml:space="preserve">not to: </w:t>
      </w:r>
    </w:p>
    <w:p w14:paraId="5D58B14E" w14:textId="77777777" w:rsidR="00F33687" w:rsidRDefault="008310FF" w:rsidP="00BF773F">
      <w:pPr>
        <w:pStyle w:val="ListParagraph"/>
        <w:widowControl w:val="0"/>
        <w:numPr>
          <w:ilvl w:val="0"/>
          <w:numId w:val="25"/>
        </w:numPr>
        <w:spacing w:line="480" w:lineRule="auto"/>
        <w:rPr>
          <w:i/>
        </w:rPr>
        <w:pPrChange w:id="2341" w:author="phismith" w:date="2012-08-09T17:08:00Z">
          <w:pPr>
            <w:pStyle w:val="ListParagraph"/>
            <w:widowControl w:val="0"/>
            <w:numPr>
              <w:numId w:val="25"/>
            </w:numPr>
            <w:spacing w:line="480" w:lineRule="auto"/>
            <w:ind w:hanging="360"/>
            <w:jc w:val="left"/>
          </w:pPr>
        </w:pPrChange>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rsidP="00BF773F">
      <w:pPr>
        <w:pPrChange w:id="2342" w:author="phismith" w:date="2012-08-09T17:08:00Z">
          <w:pPr>
            <w:jc w:val="left"/>
          </w:pPr>
        </w:pPrChange>
      </w:pPr>
      <w:r w:rsidRPr="00A91618">
        <w:t>but rather to</w:t>
      </w:r>
      <w:r>
        <w:t>:</w:t>
      </w:r>
      <w:r w:rsidRPr="00A91618">
        <w:t xml:space="preserve"> </w:t>
      </w:r>
    </w:p>
    <w:p w14:paraId="6CC3BFC4" w14:textId="77777777" w:rsidR="00F33687" w:rsidRDefault="008310FF" w:rsidP="00BF773F">
      <w:pPr>
        <w:pStyle w:val="ListParagraph"/>
        <w:widowControl w:val="0"/>
        <w:numPr>
          <w:ilvl w:val="0"/>
          <w:numId w:val="25"/>
        </w:numPr>
        <w:spacing w:line="480" w:lineRule="auto"/>
        <w:rPr>
          <w:i/>
        </w:rPr>
        <w:pPrChange w:id="2343" w:author="phismith" w:date="2012-08-09T17:08:00Z">
          <w:pPr>
            <w:pStyle w:val="ListParagraph"/>
            <w:widowControl w:val="0"/>
            <w:numPr>
              <w:numId w:val="25"/>
            </w:numPr>
            <w:spacing w:line="480" w:lineRule="auto"/>
            <w:ind w:hanging="360"/>
            <w:jc w:val="left"/>
          </w:pPr>
        </w:pPrChange>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rsidP="00BF773F">
      <w:pPr>
        <w:pPrChange w:id="2344" w:author="phismith" w:date="2012-08-09T17:08:00Z">
          <w:pPr>
            <w:jc w:val="left"/>
          </w:pPr>
        </w:pPrChange>
      </w:pPr>
      <w:r>
        <w:t xml:space="preserve">(1), in other words, should be interpreted as being of the form: </w:t>
      </w:r>
    </w:p>
    <w:p w14:paraId="2C40D91F" w14:textId="77777777" w:rsidR="008310FF" w:rsidRDefault="008310FF" w:rsidP="00BF773F">
      <w:pPr>
        <w:ind w:left="720" w:hanging="360"/>
        <w:rPr>
          <w:i/>
        </w:rPr>
        <w:pPrChange w:id="2345" w:author="phismith" w:date="2012-08-09T17:08:00Z">
          <w:pPr>
            <w:ind w:left="720" w:hanging="360"/>
            <w:jc w:val="left"/>
          </w:pPr>
        </w:pPrChange>
      </w:pPr>
      <w:r>
        <w:lastRenderedPageBreak/>
        <w:t xml:space="preserve">(4) </w:t>
      </w:r>
      <w:r>
        <w:tab/>
      </w:r>
      <w:r w:rsidRPr="00464A53">
        <w:t>motio</w:t>
      </w:r>
      <w:r>
        <w:t xml:space="preserve">n </w:t>
      </w:r>
      <w:r>
        <w:rPr>
          <w:i/>
        </w:rPr>
        <w:t xml:space="preserve">p </w:t>
      </w:r>
      <w:r w:rsidRPr="00C74368">
        <w:rPr>
          <w:b/>
        </w:rPr>
        <w:t>instance_of</w:t>
      </w:r>
      <w:r>
        <w:t xml:space="preserve"> universal: </w:t>
      </w:r>
      <w:r>
        <w:rPr>
          <w:i/>
        </w:rPr>
        <w:t>motion with speed v</w:t>
      </w:r>
      <w:r w:rsidR="00F02713">
        <w:rPr>
          <w:i/>
        </w:rPr>
        <w:t xml:space="preserve"> </w:t>
      </w:r>
      <w:r w:rsidR="00F02713">
        <w:rPr>
          <w:b/>
        </w:rPr>
        <w:t xml:space="preserve">at </w:t>
      </w:r>
      <w:r w:rsidR="00F02713" w:rsidRPr="00C74368">
        <w:rPr>
          <w:i/>
        </w:rPr>
        <w:t>t</w:t>
      </w:r>
      <w:r>
        <w:rPr>
          <w:i/>
        </w:rPr>
        <w:t>.</w:t>
      </w:r>
    </w:p>
    <w:p w14:paraId="4ED6468A" w14:textId="63EB201E" w:rsidR="008310FF" w:rsidRPr="00E541E9" w:rsidRDefault="008310FF" w:rsidP="00BF773F">
      <w:pPr>
        <w:pPrChange w:id="2346" w:author="phismith" w:date="2012-08-09T17:08:00Z">
          <w:pPr>
            <w:jc w:val="left"/>
          </w:pPr>
        </w:pPrChange>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w:t>
      </w:r>
      <w:ins w:id="2347" w:author="phismith" w:date="2012-08-09T17:15:00Z">
        <w:r w:rsidR="00F9024B">
          <w:t xml:space="preserve">and logical </w:t>
        </w:r>
      </w:ins>
      <w:r>
        <w:t xml:space="preserve">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BF773F">
        <w:instrText xml:space="preserve"> \* MERGEFORMAT </w:instrText>
      </w:r>
      <w:r w:rsidR="00F33687">
        <w:fldChar w:fldCharType="separate"/>
      </w:r>
      <w:r w:rsidR="00555732">
        <w:t xml:space="preserve">Table </w:t>
      </w:r>
      <w:r w:rsidR="00555732">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19360273" w:rsidR="00F33687" w:rsidRDefault="005F51F0" w:rsidP="00D248A1">
            <w:pPr>
              <w:jc w:val="left"/>
              <w:rPr>
                <w:rFonts w:asciiTheme="majorHAnsi" w:eastAsiaTheme="majorEastAsia" w:hAnsiTheme="majorHAnsi" w:cstheme="majorBidi"/>
                <w:b/>
                <w:bCs/>
                <w:i/>
                <w:iCs/>
                <w:color w:val="4F81BD" w:themeColor="accent1"/>
                <w:sz w:val="26"/>
                <w:szCs w:val="26"/>
              </w:rPr>
            </w:pPr>
            <w:r>
              <w:t xml:space="preserve">volume </w:t>
            </w:r>
            <w:r w:rsidR="008310FF">
              <w:t xml:space="preserve">quality </w:t>
            </w:r>
            <w:r w:rsidR="008310FF">
              <w:rPr>
                <w:i/>
              </w:rPr>
              <w:t xml:space="preserve">q </w:t>
            </w:r>
            <w:r w:rsidR="008310FF">
              <w:t xml:space="preserve">has value 2 </w:t>
            </w:r>
            <w:r>
              <w:t xml:space="preserve">cubic </w:t>
            </w:r>
            <w:r w:rsidR="008310FF">
              <w:t>meters</w:t>
            </w:r>
            <w:del w:id="2348" w:author="phismith" w:date="2012-08-07T14:35:00Z">
              <w:r w:rsidR="008310FF" w:rsidDel="009E331B">
                <w:delText xml:space="preserve"> </w:delText>
              </w:r>
              <w:r w:rsidDel="009E331B">
                <w:delText xml:space="preserve">at </w:delText>
              </w:r>
              <w:r w:rsidDel="009E331B">
                <w:rPr>
                  <w:i/>
                </w:rPr>
                <w:delText>t</w:delText>
              </w:r>
            </w:del>
            <w:ins w:id="2349" w:author="phismith" w:date="2012-08-07T14:36:00Z">
              <w:r w:rsidR="009E331B" w:rsidRPr="009E331B">
                <w:rPr>
                  <w:b/>
                </w:rPr>
                <w:t xml:space="preserve"> at</w:t>
              </w:r>
            </w:ins>
            <w:ins w:id="2350" w:author="phismith" w:date="2012-08-07T14:35:00Z">
              <w:r w:rsidR="009E331B">
                <w:t xml:space="preserve"> t </w:t>
              </w:r>
            </w:ins>
          </w:p>
        </w:tc>
        <w:tc>
          <w:tcPr>
            <w:tcW w:w="5175" w:type="dxa"/>
          </w:tcPr>
          <w:p w14:paraId="52E99B02" w14:textId="77777777" w:rsidR="00F33687" w:rsidRDefault="005F51F0" w:rsidP="00D248A1">
            <w:pPr>
              <w:jc w:val="left"/>
              <w:rPr>
                <w:rFonts w:asciiTheme="majorHAnsi" w:eastAsiaTheme="majorEastAsia" w:hAnsiTheme="majorHAnsi" w:cstheme="majorBidi"/>
                <w:b/>
                <w:bCs/>
                <w:i/>
                <w:iCs/>
                <w:color w:val="4F81BD" w:themeColor="accent1"/>
                <w:sz w:val="26"/>
                <w:szCs w:val="26"/>
              </w:rPr>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rsidP="00D248A1">
            <w:pPr>
              <w:jc w:val="left"/>
              <w:rPr>
                <w:rFonts w:asciiTheme="majorHAnsi" w:eastAsiaTheme="majorEastAsia" w:hAnsiTheme="majorHAnsi" w:cstheme="majorBidi"/>
                <w:b/>
                <w:bCs/>
                <w:i/>
                <w:iCs/>
                <w:color w:val="4F81BD" w:themeColor="accent1"/>
                <w:sz w:val="26"/>
                <w:szCs w:val="26"/>
                <w:u w:val="single"/>
              </w:rPr>
            </w:pPr>
            <w:r>
              <w:t xml:space="preserve">process </w:t>
            </w:r>
            <w:r>
              <w:rPr>
                <w:i/>
              </w:rPr>
              <w:t xml:space="preserve">p </w:t>
            </w:r>
            <w:r>
              <w:t xml:space="preserve">has duration </w:t>
            </w:r>
            <w:r>
              <w:rPr>
                <w:i/>
              </w:rPr>
              <w:t>d</w:t>
            </w:r>
          </w:p>
        </w:tc>
        <w:tc>
          <w:tcPr>
            <w:tcW w:w="5175" w:type="dxa"/>
          </w:tcPr>
          <w:p w14:paraId="14DDA1B0"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rsidP="00D248A1">
            <w:pPr>
              <w:keepNext/>
              <w:jc w:val="left"/>
              <w:rPr>
                <w:rFonts w:asciiTheme="majorHAnsi" w:eastAsiaTheme="majorEastAsia" w:hAnsiTheme="majorHAnsi" w:cstheme="majorBidi"/>
                <w:b/>
                <w:bCs/>
                <w:i/>
                <w:iCs/>
                <w:color w:val="4F81BD" w:themeColor="accent1"/>
                <w:sz w:val="26"/>
                <w:szCs w:val="26"/>
              </w:rPr>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2351" w:name="_Ref322364536"/>
      <w:r>
        <w:t xml:space="preserve">Table </w:t>
      </w:r>
      <w:r w:rsidR="00D248A1">
        <w:fldChar w:fldCharType="begin"/>
      </w:r>
      <w:r w:rsidR="00D248A1">
        <w:instrText xml:space="preserve"> SEQ Table \* ARABIC </w:instrText>
      </w:r>
      <w:r w:rsidR="00D248A1">
        <w:fldChar w:fldCharType="separate"/>
      </w:r>
      <w:r w:rsidR="00555732">
        <w:rPr>
          <w:noProof/>
        </w:rPr>
        <w:t>1</w:t>
      </w:r>
      <w:r w:rsidR="00D248A1">
        <w:rPr>
          <w:noProof/>
        </w:rPr>
        <w:fldChar w:fldCharType="end"/>
      </w:r>
      <w:bookmarkEnd w:id="2351"/>
      <w:r>
        <w:t>: Examples of attribution</w:t>
      </w:r>
      <w:r>
        <w:rPr>
          <w:noProof/>
        </w:rPr>
        <w:t>s in BFO</w:t>
      </w:r>
    </w:p>
    <w:p w14:paraId="09BAF2B3" w14:textId="77777777" w:rsidR="008310FF" w:rsidRDefault="008310FF">
      <w:pPr>
        <w:jc w:val="left"/>
      </w:pPr>
    </w:p>
    <w:p w14:paraId="63FD71B3" w14:textId="0582C587" w:rsidR="00F33687" w:rsidRDefault="008310FF" w:rsidP="00D248A1">
      <w:pPr>
        <w:pStyle w:val="Heading2"/>
      </w:pPr>
      <w:bookmarkStart w:id="2352" w:name="_Toc204327910"/>
      <w:r w:rsidRPr="00AF230F">
        <w:t xml:space="preserve">Processes as </w:t>
      </w:r>
      <w:r w:rsidR="00BE7980">
        <w:t>d</w:t>
      </w:r>
      <w:r w:rsidR="00BE7980" w:rsidRPr="00AF230F">
        <w:t xml:space="preserve">ependent </w:t>
      </w:r>
      <w:r w:rsidR="00BE7980">
        <w:t>e</w:t>
      </w:r>
      <w:r w:rsidR="00BE7980" w:rsidRPr="00AF230F">
        <w:t>ntities</w:t>
      </w:r>
      <w:bookmarkEnd w:id="2352"/>
    </w:p>
    <w:p w14:paraId="0CFFD478" w14:textId="44FFD74B" w:rsidR="008310FF" w:rsidDel="00F9024B" w:rsidRDefault="008310FF" w:rsidP="00BF773F">
      <w:pPr>
        <w:rPr>
          <w:del w:id="2353" w:author="phismith" w:date="2012-08-09T17:16:00Z"/>
        </w:rPr>
        <w:pPrChange w:id="2354" w:author="phismith" w:date="2012-08-09T17:08:00Z">
          <w:pPr>
            <w:jc w:val="left"/>
          </w:pPr>
        </w:pPrChange>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del w:id="2355" w:author="phismith" w:date="2012-08-09T17:16:00Z">
        <w:r w:rsidDel="00F9024B">
          <w:delText xml:space="preserve">not merely </w:delText>
        </w:r>
      </w:del>
      <w:r>
        <w:t>an instance</w:t>
      </w:r>
      <w:r w:rsidRPr="00A91618">
        <w:t xml:space="preserve"> </w:t>
      </w:r>
      <w:ins w:id="2356" w:author="phismith" w:date="2012-08-09T17:17:00Z">
        <w:r w:rsidR="00F9024B">
          <w:t xml:space="preserve">not merely </w:t>
        </w:r>
      </w:ins>
      <w:r w:rsidRPr="00A91618">
        <w:t xml:space="preserve">of </w:t>
      </w:r>
      <w:ins w:id="2357" w:author="phismith" w:date="2012-08-09T17:15:00Z">
        <w:r w:rsidR="00F9024B">
          <w:t xml:space="preserve">the </w:t>
        </w:r>
      </w:ins>
      <w:r>
        <w:t xml:space="preserve">determinable </w:t>
      </w:r>
      <w:r w:rsidRPr="00A91618">
        <w:t>universal</w:t>
      </w:r>
      <w:del w:id="2358" w:author="phismith" w:date="2012-08-09T17:16:00Z">
        <w:r w:rsidRPr="00A91618" w:rsidDel="00F9024B">
          <w:delText>s</w:delText>
        </w:r>
      </w:del>
      <w:ins w:id="2359" w:author="phismith" w:date="2012-08-09T17:16:00Z">
        <w:r w:rsidR="00F9024B">
          <w:t xml:space="preserve"> </w:t>
        </w:r>
      </w:ins>
      <w:del w:id="2360" w:author="phismith" w:date="2012-08-09T17:16:00Z">
        <w:r w:rsidDel="00F9024B">
          <w:delText xml:space="preserve"> such as:</w:delText>
        </w:r>
      </w:del>
    </w:p>
    <w:p w14:paraId="4D86BD69" w14:textId="2D9C97FE" w:rsidR="00F33687" w:rsidRPr="00F9024B" w:rsidRDefault="008310FF" w:rsidP="00F9024B">
      <w:pPr>
        <w:rPr>
          <w:rPrChange w:id="2361" w:author="phismith" w:date="2012-08-09T17:16:00Z">
            <w:rPr/>
          </w:rPrChange>
        </w:rPr>
        <w:pPrChange w:id="2362" w:author="phismith" w:date="2012-08-09T17:16:00Z">
          <w:pPr>
            <w:pStyle w:val="List"/>
          </w:pPr>
        </w:pPrChange>
      </w:pPr>
      <w:r w:rsidRPr="00F9024B">
        <w:rPr>
          <w:i/>
          <w:rPrChange w:id="2363" w:author="phismith" w:date="2012-08-09T17:16:00Z">
            <w:rPr/>
          </w:rPrChange>
        </w:rPr>
        <w:t>running process</w:t>
      </w:r>
      <w:ins w:id="2364" w:author="phismith" w:date="2012-08-09T17:17:00Z">
        <w:r w:rsidR="00F9024B">
          <w:t xml:space="preserve"> and of </w:t>
        </w:r>
      </w:ins>
      <w:ins w:id="2365" w:author="phismith" w:date="2012-08-09T17:16:00Z">
        <w:r w:rsidR="00F9024B">
          <w:t>a variety of further determinable universals such as</w:t>
        </w:r>
      </w:ins>
    </w:p>
    <w:p w14:paraId="451D395D" w14:textId="77777777" w:rsidR="00F33687" w:rsidRDefault="008310FF" w:rsidP="00D248A1">
      <w:pPr>
        <w:pStyle w:val="List"/>
      </w:pPr>
      <w:r>
        <w:lastRenderedPageBreak/>
        <w:t>constant speed running process</w:t>
      </w:r>
    </w:p>
    <w:p w14:paraId="0D2E84EC" w14:textId="77777777" w:rsidR="00F33687" w:rsidRDefault="008310FF" w:rsidP="00D248A1">
      <w:pPr>
        <w:pStyle w:val="List"/>
      </w:pPr>
      <w:r w:rsidRPr="00125203">
        <w:t>cardiovascular exercise process</w:t>
      </w:r>
    </w:p>
    <w:p w14:paraId="4CAE06EF" w14:textId="77777777" w:rsidR="00F33687" w:rsidRDefault="008310FF" w:rsidP="00D248A1">
      <w:pPr>
        <w:pStyle w:val="List"/>
      </w:pPr>
      <w:r>
        <w:t>air-displacement process</w:t>
      </w:r>
    </w:p>
    <w:p w14:paraId="4B4CD750" w14:textId="77777777" w:rsidR="00F33687" w:rsidRDefault="008310FF" w:rsidP="00D248A1">
      <w:pPr>
        <w:pStyle w:val="List"/>
      </w:pPr>
      <w:r w:rsidRPr="00125203">
        <w:t xml:space="preserve">compression sock testing process </w:t>
      </w:r>
    </w:p>
    <w:p w14:paraId="5DED05C2" w14:textId="5BE5F18D" w:rsidR="008310FF" w:rsidRDefault="008310FF">
      <w:pPr>
        <w:jc w:val="left"/>
      </w:pPr>
      <w:del w:id="2366" w:author="phismith" w:date="2012-08-09T17:16:00Z">
        <w:r w:rsidDel="00F9024B">
          <w:delText xml:space="preserve">but </w:delText>
        </w:r>
      </w:del>
      <w:ins w:id="2367" w:author="phismith" w:date="2012-08-09T17:17:00Z">
        <w:r w:rsidR="00F9024B">
          <w:t xml:space="preserve">but </w:t>
        </w:r>
      </w:ins>
      <w:r>
        <w:t xml:space="preserve">also of </w:t>
      </w:r>
      <w:ins w:id="2368" w:author="phismith" w:date="2012-08-09T17:16:00Z">
        <w:r w:rsidR="00F9024B">
          <w:t xml:space="preserve">a much larger variety of </w:t>
        </w:r>
      </w:ins>
      <w:del w:id="2369" w:author="phismith" w:date="2012-08-09T17:16:00Z">
        <w:r w:rsidDel="00F9024B">
          <w:delText xml:space="preserve">quantitatively </w:delText>
        </w:r>
      </w:del>
      <w:r>
        <w:t xml:space="preserve">determinate universals such as </w:t>
      </w:r>
    </w:p>
    <w:p w14:paraId="6902BA51" w14:textId="77777777" w:rsidR="008310FF" w:rsidRDefault="008310FF">
      <w:pPr>
        <w:ind w:left="720"/>
        <w:jc w:val="left"/>
        <w:rPr>
          <w:ins w:id="2370" w:author="phismith" w:date="2012-08-13T11:43:00Z"/>
        </w:rPr>
      </w:pPr>
      <w:r w:rsidRPr="00BB5C36">
        <w:rPr>
          <w:i/>
        </w:rPr>
        <w:t>running process</w:t>
      </w:r>
      <w:r w:rsidRPr="00BB5C36">
        <w:t xml:space="preserve"> of 30 minute duration</w:t>
      </w:r>
    </w:p>
    <w:p w14:paraId="11633017" w14:textId="629D0CE7" w:rsidR="007449EA" w:rsidRPr="007449EA" w:rsidRDefault="007449EA">
      <w:pPr>
        <w:ind w:left="720"/>
        <w:jc w:val="left"/>
        <w:rPr>
          <w:rPrChange w:id="2371" w:author="phismith" w:date="2012-08-13T11:43:00Z">
            <w:rPr/>
          </w:rPrChange>
        </w:rPr>
      </w:pPr>
      <w:ins w:id="2372" w:author="phismith" w:date="2012-08-13T11:43:00Z">
        <w:r>
          <w:rPr>
            <w:i/>
          </w:rPr>
          <w:t xml:space="preserve">running process </w:t>
        </w:r>
        <w:r>
          <w:t>in the direction: due North</w:t>
        </w:r>
      </w:ins>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r>
        <w:t>and so on.</w:t>
      </w:r>
    </w:p>
    <w:p w14:paraId="060040BD" w14:textId="760A6012" w:rsidR="008310FF" w:rsidRDefault="008310FF" w:rsidP="00BF773F">
      <w:pPr>
        <w:pPrChange w:id="2373" w:author="phismith" w:date="2012-08-09T17:08:00Z">
          <w:pPr>
            <w:jc w:val="left"/>
          </w:pPr>
        </w:pPrChange>
      </w:pPr>
      <w:r>
        <w:t xml:space="preserve">That processes involve change is then reflected in the fact that </w:t>
      </w:r>
      <w:del w:id="2374" w:author="phismith" w:date="2012-08-09T17:17:00Z">
        <w:r w:rsidDel="00F9024B">
          <w:delText xml:space="preserve">some of </w:delText>
        </w:r>
      </w:del>
      <w:r>
        <w:t xml:space="preserve">the </w:t>
      </w:r>
      <w:ins w:id="2375" w:author="phismith" w:date="2012-08-09T17:17:00Z">
        <w:r w:rsidR="00F9024B">
          <w:t xml:space="preserve">determinate </w:t>
        </w:r>
      </w:ins>
      <w:r>
        <w:t xml:space="preserve">universals </w:t>
      </w:r>
      <w:del w:id="2376" w:author="phismith" w:date="2012-08-09T17:17:00Z">
        <w:r w:rsidDel="00F9024B">
          <w:delText xml:space="preserve">on this </w:delText>
        </w:r>
      </w:del>
      <w:r>
        <w:t>list</w:t>
      </w:r>
      <w:ins w:id="2377" w:author="phismith" w:date="2012-08-09T17:17:00Z">
        <w:r w:rsidR="00F9024B">
          <w:t>ed here</w:t>
        </w:r>
      </w:ins>
      <w:r>
        <w:t xml:space="preserve"> </w:t>
      </w:r>
      <w:del w:id="2378" w:author="phismith" w:date="2012-08-09T17:17:00Z">
        <w:r w:rsidDel="00F9024B">
          <w:delText xml:space="preserve">may hold </w:delText>
        </w:r>
      </w:del>
      <w:ins w:id="2379" w:author="phismith" w:date="2012-08-09T17:17:00Z">
        <w:r w:rsidR="00F9024B">
          <w:t xml:space="preserve">are </w:t>
        </w:r>
      </w:ins>
      <w:r>
        <w:t>non-rigid</w:t>
      </w:r>
      <w:del w:id="2380" w:author="phismith" w:date="2012-08-09T17:17:00Z">
        <w:r w:rsidDel="00F9024B">
          <w:delText>ly</w:delText>
        </w:r>
      </w:del>
      <w:r>
        <w:t>; thus John’s process of running may be a 9.2 calories per minute energy burning process at one time and an 8.7 calories per minute energy burning process at another.</w:t>
      </w:r>
    </w:p>
    <w:p w14:paraId="09292AF7" w14:textId="77777777" w:rsidR="00F9024B" w:rsidRDefault="008310FF" w:rsidP="00F9024B">
      <w:pPr>
        <w:pStyle w:val="Heading3"/>
        <w:rPr>
          <w:ins w:id="2381" w:author="phismith" w:date="2012-08-09T17:18:00Z"/>
        </w:rPr>
        <w:pPrChange w:id="2382" w:author="phismith" w:date="2012-08-09T17:18:00Z">
          <w:pPr>
            <w:pStyle w:val="Caption"/>
            <w:jc w:val="center"/>
          </w:pPr>
        </w:pPrChange>
      </w:pPr>
      <w:r w:rsidRPr="00AF230F">
        <w:t>An Amended Proposal</w:t>
      </w:r>
    </w:p>
    <w:p w14:paraId="1E282BF7" w14:textId="6E47C5CF" w:rsidR="00555732" w:rsidDel="00F9024B" w:rsidRDefault="00F9024B" w:rsidP="00F9024B">
      <w:pPr>
        <w:rPr>
          <w:del w:id="2383" w:author="phismith" w:date="2012-08-09T17:18:00Z"/>
        </w:rPr>
        <w:pPrChange w:id="2384" w:author="phismith" w:date="2012-08-09T17:18:00Z">
          <w:pPr>
            <w:pStyle w:val="Caption"/>
            <w:jc w:val="center"/>
          </w:pPr>
        </w:pPrChange>
      </w:pPr>
      <w:ins w:id="2385" w:author="phismith" w:date="2012-08-09T17:18:00Z">
        <w:r>
          <w:t xml:space="preserve">To see what is involved here, consider </w:t>
        </w:r>
      </w:ins>
      <w:r w:rsidR="00F33687">
        <w:fldChar w:fldCharType="begin"/>
      </w:r>
      <w:r w:rsidR="008310FF">
        <w:instrText xml:space="preserve"> REF _Ref319592549 \h </w:instrText>
      </w:r>
      <w:r w:rsidR="00BF773F">
        <w:instrText xml:space="preserve"> \* MERGEFORMAT </w:instrText>
      </w:r>
      <w:r w:rsidR="00F33687">
        <w:fldChar w:fldCharType="separate"/>
      </w:r>
    </w:p>
    <w:p w14:paraId="36A2AF21" w14:textId="1DC925F4" w:rsidR="008310FF" w:rsidRDefault="00555732" w:rsidP="00F9024B">
      <w:pPr>
        <w:pPrChange w:id="2386" w:author="phismith" w:date="2012-08-09T17:18:00Z">
          <w:pPr>
            <w:jc w:val="left"/>
          </w:pPr>
        </w:pPrChange>
      </w:pPr>
      <w:r w:rsidRPr="00A91618">
        <w:t xml:space="preserve">Figure </w:t>
      </w:r>
      <w:r>
        <w:rPr>
          <w:noProof/>
        </w:rPr>
        <w:t>10</w:t>
      </w:r>
      <w:r w:rsidR="00F33687">
        <w:fldChar w:fldCharType="end"/>
      </w:r>
      <w:ins w:id="2387" w:author="phismith" w:date="2012-08-09T17:18:00Z">
        <w:r w:rsidR="00F9024B">
          <w:t>, which</w:t>
        </w:r>
      </w:ins>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xml:space="preserve">.) </w:t>
      </w:r>
      <w:del w:id="2388" w:author="phismith" w:date="2012-08-09T17:19:00Z">
        <w:r w:rsidR="0062392E" w:rsidDel="00F9024B">
          <w:delText>(</w:delText>
        </w:r>
      </w:del>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w:t>
      </w:r>
      <w:del w:id="2389" w:author="phismith" w:date="2012-08-09T17:19:00Z">
        <w:r w:rsidR="0062392E" w:rsidRPr="005E16B3" w:rsidDel="00F9024B">
          <w:delText xml:space="preserve">of </w:delText>
        </w:r>
      </w:del>
      <w:r w:rsidR="0062392E" w:rsidRPr="005E16B3">
        <w:t xml:space="preserve">ordinary differential equations </w:t>
      </w:r>
      <w:r w:rsidR="00A71E74">
        <w:t>[</w:t>
      </w:r>
      <w:r w:rsidR="00F33687">
        <w:fldChar w:fldCharType="begin"/>
      </w:r>
      <w:r w:rsidR="00A71E74">
        <w:instrText xml:space="preserve"> REF _Ref325049685 \r \h </w:instrText>
      </w:r>
      <w:r w:rsidR="00BF773F">
        <w:instrText xml:space="preserve"> \* MERGEFORMAT </w:instrText>
      </w:r>
      <w:r w:rsidR="00F33687">
        <w:fldChar w:fldCharType="separate"/>
      </w:r>
      <w:r>
        <w:t>85</w:t>
      </w:r>
      <w:r w:rsidR="00F33687">
        <w:fldChar w:fldCharType="end"/>
      </w:r>
      <w:r w:rsidR="00A71E74">
        <w:t>].</w:t>
      </w:r>
      <w:del w:id="2390" w:author="phismith" w:date="2012-08-09T17:19:00Z">
        <w:r w:rsidR="00F02713" w:rsidDel="00F9024B">
          <w:delText>)</w:delText>
        </w:r>
      </w:del>
      <w:r w:rsidR="00A71E74">
        <w:t xml:space="preserve"> </w:t>
      </w:r>
    </w:p>
    <w:p w14:paraId="1A254475" w14:textId="77777777" w:rsidR="008310FF" w:rsidRPr="00A91618" w:rsidRDefault="008310FF">
      <w:pPr>
        <w:jc w:val="center"/>
      </w:pPr>
    </w:p>
    <w:p w14:paraId="22BFEA36" w14:textId="0DE6E20B" w:rsidR="008310FF" w:rsidRDefault="008310FF">
      <w:pPr>
        <w:pStyle w:val="Caption"/>
        <w:jc w:val="center"/>
      </w:pPr>
      <w:del w:id="2391" w:author="phismith" w:date="2012-08-08T12:20:00Z">
        <w:r w:rsidDel="001A4418">
          <w:rPr>
            <w:noProof/>
          </w:rPr>
          <w:drawing>
            <wp:inline distT="0" distB="0" distL="0" distR="0" wp14:anchorId="0F910A45" wp14:editId="6D7A660F">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del>
      <w:r>
        <w:t xml:space="preserve">    </w:t>
      </w:r>
      <w:bookmarkStart w:id="2392" w:name="_Ref319592549"/>
      <w:bookmarkStart w:id="2393" w:name="_Ref319592540"/>
    </w:p>
    <w:p w14:paraId="0BAA31C8" w14:textId="77777777" w:rsidR="001A4418" w:rsidRDefault="001A4418" w:rsidP="00F35550">
      <w:pPr>
        <w:pStyle w:val="Caption"/>
        <w:jc w:val="center"/>
        <w:rPr>
          <w:ins w:id="2394" w:author="phismith" w:date="2012-08-08T12:20:00Z"/>
        </w:rPr>
      </w:pPr>
      <w:bookmarkStart w:id="2395" w:name="_Ref322411049"/>
      <w:bookmarkStart w:id="2396" w:name="_Ref322411044"/>
    </w:p>
    <w:p w14:paraId="1B448187" w14:textId="15321654" w:rsidR="001A4418" w:rsidRDefault="001A4418" w:rsidP="00F35550">
      <w:pPr>
        <w:pStyle w:val="Caption"/>
        <w:jc w:val="center"/>
        <w:rPr>
          <w:ins w:id="2397" w:author="phismith" w:date="2012-08-08T12:20:00Z"/>
        </w:rPr>
      </w:pPr>
      <w:ins w:id="2398" w:author="phismith" w:date="2012-08-08T12:20:00Z">
        <w:r>
          <w:rPr>
            <w:noProof/>
          </w:rPr>
          <w:drawing>
            <wp:inline distT="0" distB="0" distL="0" distR="0" wp14:anchorId="3D8F3FF9" wp14:editId="3334E465">
              <wp:extent cx="3968885" cy="300584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rom Guyton Medical Physiology - with label.jpg"/>
                      <pic:cNvPicPr/>
                    </pic:nvPicPr>
                    <pic:blipFill rotWithShape="1">
                      <a:blip r:embed="rId44">
                        <a:extLst>
                          <a:ext uri="{28A0092B-C50C-407E-A947-70E740481C1C}">
                            <a14:useLocalDpi xmlns:a14="http://schemas.microsoft.com/office/drawing/2010/main" val="0"/>
                          </a:ext>
                        </a:extLst>
                      </a:blip>
                      <a:srcRect b="10636"/>
                      <a:stretch/>
                    </pic:blipFill>
                    <pic:spPr bwMode="auto">
                      <a:xfrm>
                        <a:off x="0" y="0"/>
                        <a:ext cx="3969789" cy="3006533"/>
                      </a:xfrm>
                      <a:prstGeom prst="rect">
                        <a:avLst/>
                      </a:prstGeom>
                      <a:ln>
                        <a:noFill/>
                      </a:ln>
                      <a:extLst>
                        <a:ext uri="{53640926-AAD7-44D8-BBD7-CCE9431645EC}">
                          <a14:shadowObscured xmlns:a14="http://schemas.microsoft.com/office/drawing/2010/main"/>
                        </a:ext>
                      </a:extLst>
                    </pic:spPr>
                  </pic:pic>
                </a:graphicData>
              </a:graphic>
            </wp:inline>
          </w:drawing>
        </w:r>
      </w:ins>
    </w:p>
    <w:p w14:paraId="3788EBD0" w14:textId="307286AB" w:rsidR="008310FF" w:rsidRPr="00A91618" w:rsidRDefault="008310FF" w:rsidP="00F35550">
      <w:pPr>
        <w:pStyle w:val="Caption"/>
        <w:jc w:val="center"/>
        <w:rPr>
          <w:szCs w:val="23"/>
        </w:rPr>
      </w:pPr>
      <w:bookmarkStart w:id="2399" w:name="_Ref332354961"/>
      <w:r w:rsidRPr="00A91618">
        <w:t xml:space="preserve">Figure </w:t>
      </w:r>
      <w:r w:rsidR="00D248A1">
        <w:fldChar w:fldCharType="begin"/>
      </w:r>
      <w:r w:rsidR="00D248A1">
        <w:instrText xml:space="preserve"> SEQ Figure \* ARABIC </w:instrText>
      </w:r>
      <w:r w:rsidR="00D248A1">
        <w:fldChar w:fldCharType="separate"/>
      </w:r>
      <w:r w:rsidR="00555732">
        <w:rPr>
          <w:noProof/>
        </w:rPr>
        <w:t>10</w:t>
      </w:r>
      <w:r w:rsidR="00D248A1">
        <w:rPr>
          <w:noProof/>
        </w:rPr>
        <w:fldChar w:fldCharType="end"/>
      </w:r>
      <w:bookmarkEnd w:id="2392"/>
      <w:bookmarkEnd w:id="2395"/>
      <w:bookmarkEnd w:id="2399"/>
      <w:r>
        <w:t>.</w:t>
      </w:r>
      <w:r w:rsidRPr="003F548D">
        <w:t xml:space="preserve"> A Wiggers dia</w:t>
      </w:r>
      <w:r>
        <w:t>gram</w:t>
      </w:r>
      <w:ins w:id="2400" w:author="phismith" w:date="2012-08-08T12:20:00Z">
        <w:r w:rsidR="001A4418">
          <w:t xml:space="preserve"> </w:t>
        </w:r>
      </w:ins>
      <w:ins w:id="2401" w:author="phismith" w:date="2012-08-09T17:19:00Z">
        <w:r w:rsidR="00F9024B">
          <w:t>(</w:t>
        </w:r>
      </w:ins>
      <w:ins w:id="2402" w:author="phismith" w:date="2012-08-08T12:20:00Z">
        <w:r w:rsidR="001A4418">
          <w:t>from Guyton</w:t>
        </w:r>
      </w:ins>
      <w:ins w:id="2403" w:author="phismith" w:date="2012-08-08T12:21:00Z">
        <w:r w:rsidR="00D90E8D">
          <w:t>,</w:t>
        </w:r>
      </w:ins>
      <w:ins w:id="2404" w:author="phismith" w:date="2012-08-08T12:20:00Z">
        <w:r w:rsidR="001A4418">
          <w:t xml:space="preserve"> </w:t>
        </w:r>
        <w:r w:rsidR="00F9024B">
          <w:rPr>
            <w:i/>
          </w:rPr>
          <w:t>Medical Physiolog</w:t>
        </w:r>
      </w:ins>
      <w:ins w:id="2405" w:author="phismith" w:date="2012-08-09T17:19:00Z">
        <w:r w:rsidR="00F9024B" w:rsidRPr="00F9024B">
          <w:rPr>
            <w:i/>
            <w:rPrChange w:id="2406" w:author="phismith" w:date="2012-08-09T17:19:00Z">
              <w:rPr/>
            </w:rPrChange>
          </w:rPr>
          <w:t>y</w:t>
        </w:r>
        <w:r w:rsidR="00F9024B">
          <w:t>)</w:t>
        </w:r>
        <w:r w:rsidR="00F9024B">
          <w:rPr>
            <w:i/>
          </w:rPr>
          <w:t xml:space="preserve"> </w:t>
        </w:r>
        <w:r w:rsidR="00F9024B" w:rsidRPr="00F9024B">
          <w:rPr>
            <w:rPrChange w:id="2407" w:author="phismith" w:date="2012-08-09T17:19:00Z">
              <w:rPr>
                <w:i/>
              </w:rPr>
            </w:rPrChange>
          </w:rPr>
          <w:t>depicting</w:t>
        </w:r>
      </w:ins>
      <w:ins w:id="2408" w:author="phismith" w:date="2012-08-09T17:09:00Z">
        <w:r w:rsidR="00BF773F">
          <w:t>: Events of the cardiac cycle for left ventricular function, showing changes in left atrial pressure, left ventricular pressure, aortic pressure, ventricular volume, the electrocardiogram, and the phonocardiogram.</w:t>
        </w:r>
      </w:ins>
      <w:del w:id="2409" w:author="phismith" w:date="2012-08-08T12:21:00Z">
        <w:r w:rsidDel="00D90E8D">
          <w:delText xml:space="preserve">, showing the cardiac </w:delText>
        </w:r>
        <w:r w:rsidRPr="003F548D" w:rsidDel="00D90E8D">
          <w:delText>events occur</w:delText>
        </w:r>
        <w:r w:rsidDel="00D90E8D">
          <w:delText>r</w:delText>
        </w:r>
        <w:r w:rsidRPr="003F548D" w:rsidDel="00D90E8D">
          <w:delText>ing in the left ventricle</w:delText>
        </w:r>
        <w:r w:rsidR="00A71E74" w:rsidDel="00D90E8D">
          <w:delText xml:space="preserve"> </w:delText>
        </w:r>
        <w:r w:rsidR="00A71E74" w:rsidRPr="00C74368" w:rsidDel="00D90E8D">
          <w:rPr>
            <w:szCs w:val="22"/>
          </w:rPr>
          <w:delText>http://en.wikipedia.org/wiki/Cardiac_cycle.</w:delText>
        </w:r>
      </w:del>
      <w:bookmarkEnd w:id="2393"/>
      <w:bookmarkEnd w:id="2396"/>
    </w:p>
    <w:p w14:paraId="1ACB6E5F" w14:textId="77777777" w:rsidR="008310FF" w:rsidRPr="00A91618" w:rsidRDefault="008310FF">
      <w:pPr>
        <w:jc w:val="left"/>
      </w:pPr>
    </w:p>
    <w:p w14:paraId="0955E3E5" w14:textId="7BB5A626" w:rsidR="008310FF" w:rsidRDefault="008310FF" w:rsidP="001724A1">
      <w:pPr>
        <w:pPrChange w:id="2410" w:author="phismith" w:date="2012-08-10T11:58:00Z">
          <w:pPr>
            <w:jc w:val="left"/>
          </w:pPr>
        </w:pPrChange>
      </w:pPr>
      <w:r>
        <w:t xml:space="preserve">The </w:t>
      </w:r>
      <w:ins w:id="2411" w:author="phismith" w:date="2012-08-10T11:58:00Z">
        <w:r w:rsidR="001724A1">
          <w:t>F</w:t>
        </w:r>
      </w:ins>
      <w:del w:id="2412" w:author="phismith" w:date="2012-08-10T11:58:00Z">
        <w:r w:rsidDel="001724A1">
          <w:delText>f</w:delText>
        </w:r>
      </w:del>
      <w:r>
        <w:t xml:space="preserve">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w:t>
      </w:r>
      <w:ins w:id="2413" w:author="phismith" w:date="2012-08-10T11:57:00Z">
        <w:r w:rsidR="001724A1">
          <w:t xml:space="preserve"> Other dimensions can be added to those depicted in the </w:t>
        </w:r>
      </w:ins>
      <w:ins w:id="2414" w:author="phismith" w:date="2012-08-10T11:58:00Z">
        <w:r w:rsidR="001724A1">
          <w:t>Figure, such as the dimensions of change in volume and shape of the chambers, which manifest obvious interdependences.</w:t>
        </w:r>
      </w:ins>
      <w:r w:rsidRPr="00A91618">
        <w:t xml:space="preserve"> In the </w:t>
      </w:r>
      <w:r>
        <w:rPr>
          <w:i/>
        </w:rPr>
        <w:t xml:space="preserve">running </w:t>
      </w:r>
      <w:r w:rsidRPr="00A91618">
        <w:t>case</w:t>
      </w:r>
      <w:r>
        <w:t xml:space="preserve">, </w:t>
      </w:r>
      <w:del w:id="2415" w:author="phismith" w:date="2012-08-10T11:58:00Z">
        <w:r w:rsidDel="001724A1">
          <w:delText xml:space="preserve">these </w:delText>
        </w:r>
      </w:del>
      <w:r>
        <w:t xml:space="preserve">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6424E3D0" w:rsidR="008310FF" w:rsidRPr="00042FFC" w:rsidRDefault="008310FF" w:rsidP="00F9024B">
      <w:pPr>
        <w:pPrChange w:id="2416" w:author="phismith" w:date="2012-08-09T17:20:00Z">
          <w:pPr>
            <w:jc w:val="left"/>
          </w:pPr>
        </w:pPrChange>
      </w:pPr>
      <w:r w:rsidRPr="00A91618">
        <w:t xml:space="preserve">When </w:t>
      </w:r>
      <w:ins w:id="2417" w:author="phismith" w:date="2012-08-09T17:20:00Z">
        <w:r w:rsidR="00E66088">
          <w:t xml:space="preserve">we </w:t>
        </w:r>
      </w:ins>
      <w:r w:rsidRPr="00A91618">
        <w:t>measur</w:t>
      </w:r>
      <w:ins w:id="2418" w:author="phismith" w:date="2012-08-09T17:20:00Z">
        <w:r w:rsidR="00E66088">
          <w:t>e processes</w:t>
        </w:r>
      </w:ins>
      <w:ins w:id="2419" w:author="phismith" w:date="2012-08-10T09:37:00Z">
        <w:r w:rsidR="00861373">
          <w:t>,</w:t>
        </w:r>
      </w:ins>
      <w:ins w:id="2420" w:author="phismith" w:date="2012-08-09T17:20:00Z">
        <w:r w:rsidR="00E66088">
          <w:t xml:space="preserve"> we employ </w:t>
        </w:r>
      </w:ins>
      <w:del w:id="2421" w:author="phismith" w:date="2012-08-09T17:20:00Z">
        <w:r w:rsidRPr="00A91618" w:rsidDel="00E66088">
          <w:delText xml:space="preserve">ing processes </w:delText>
        </w:r>
      </w:del>
      <w:r>
        <w:t>selecti</w:t>
      </w:r>
      <w:ins w:id="2422" w:author="phismith" w:date="2012-08-09T17:20:00Z">
        <w:r w:rsidR="00F9024B">
          <w:t>ve cognition</w:t>
        </w:r>
      </w:ins>
      <w:del w:id="2423" w:author="phismith" w:date="2012-08-09T17:19:00Z">
        <w:r w:rsidDel="00F9024B">
          <w:delText>ve</w:delText>
        </w:r>
      </w:del>
      <w:r>
        <w:t xml:space="preserve"> </w:t>
      </w:r>
      <w:del w:id="2424" w:author="phismith" w:date="2012-08-09T17:20:00Z">
        <w:r w:rsidDel="00F9024B">
          <w:delText xml:space="preserve">abstraction </w:delText>
        </w:r>
        <w:r w:rsidRPr="00A91618" w:rsidDel="00E66088">
          <w:delText>yield</w:delText>
        </w:r>
        <w:r w:rsidRPr="00A91618" w:rsidDel="00F9024B">
          <w:delText>s</w:delText>
        </w:r>
        <w:r w:rsidRPr="00A91618" w:rsidDel="00E66088">
          <w:delText xml:space="preserve"> </w:delText>
        </w:r>
      </w:del>
      <w:ins w:id="2425" w:author="phismith" w:date="2012-08-09T17:20:00Z">
        <w:r w:rsidR="00E66088">
          <w:t>to focus on certain partial processes with</w:t>
        </w:r>
      </w:ins>
      <w:r>
        <w:t xml:space="preserve">in the </w:t>
      </w:r>
      <w:ins w:id="2426" w:author="phismith" w:date="2012-08-09T17:20:00Z">
        <w:r w:rsidR="00E66088">
          <w:t xml:space="preserve">measured process as a whole. In the </w:t>
        </w:r>
      </w:ins>
      <w:r>
        <w:t>simplest possible case</w:t>
      </w:r>
      <w:ins w:id="2427" w:author="phismith" w:date="2012-08-09T17:20:00Z">
        <w:r w:rsidR="00E66088">
          <w:t xml:space="preserve">, such selective cognition will focus on </w:t>
        </w:r>
      </w:ins>
      <w:del w:id="2428" w:author="phismith" w:date="2012-08-09T17:20:00Z">
        <w:r w:rsidRPr="00861373" w:rsidDel="00E66088">
          <w:rPr>
            <w:rPrChange w:id="2429" w:author="phismith" w:date="2012-08-10T09:37:00Z">
              <w:rPr/>
            </w:rPrChange>
          </w:rPr>
          <w:delText xml:space="preserve"> representations of </w:delText>
        </w:r>
      </w:del>
      <w:r w:rsidRPr="00861373">
        <w:rPr>
          <w:rPrChange w:id="2430" w:author="phismith" w:date="2012-08-10T09:37:00Z">
            <w:rPr/>
          </w:rPrChange>
        </w:rPr>
        <w:t xml:space="preserve">sequences </w:t>
      </w:r>
      <w:ins w:id="2431" w:author="phismith" w:date="2012-08-10T09:37:00Z">
        <w:r w:rsidR="00861373" w:rsidRPr="00861373">
          <w:rPr>
            <w:rPrChange w:id="2432" w:author="phismith" w:date="2012-08-10T09:37:00Z">
              <w:rPr>
                <w:i/>
              </w:rPr>
            </w:rPrChange>
          </w:rPr>
          <w:t xml:space="preserve">or series </w:t>
        </w:r>
      </w:ins>
      <w:r w:rsidRPr="00861373">
        <w:rPr>
          <w:rPrChange w:id="2433" w:author="phismith" w:date="2012-08-10T09:37:00Z">
            <w:rPr/>
          </w:rPrChange>
        </w:rPr>
        <w:t>of</w:t>
      </w:r>
      <w:r w:rsidRPr="00E66088">
        <w:rPr>
          <w:i/>
          <w:rPrChange w:id="2434" w:author="phismith" w:date="2012-08-09T17:21:00Z">
            <w:rPr/>
          </w:rPrChange>
        </w:rPr>
        <w:t xml:space="preserve"> qualities</w:t>
      </w:r>
      <w:ins w:id="2435" w:author="phismith" w:date="2012-08-09T17:21:00Z">
        <w:r w:rsidR="00E66088">
          <w:rPr>
            <w:i/>
          </w:rPr>
          <w:t xml:space="preserve"> </w:t>
        </w:r>
        <w:r w:rsidR="00E66088">
          <w:t>–</w:t>
        </w:r>
        <w:r w:rsidR="00E66088">
          <w:rPr>
            <w:i/>
          </w:rPr>
          <w:t xml:space="preserve"> </w:t>
        </w:r>
      </w:ins>
      <w:del w:id="2436" w:author="phismith" w:date="2012-08-09T17:21:00Z">
        <w:r w:rsidDel="00E66088">
          <w:delText xml:space="preserve">. Such sequences of qualities are </w:delText>
        </w:r>
      </w:del>
      <w:r>
        <w:t xml:space="preserve">one simple example of what, in what follows, we shall call </w:t>
      </w:r>
      <w:r w:rsidRPr="007B2234">
        <w:rPr>
          <w:i/>
        </w:rPr>
        <w:t>process profiles</w:t>
      </w:r>
      <w:ins w:id="2437" w:author="phismith" w:date="2012-08-10T09:37:00Z">
        <w:r w:rsidR="00861373">
          <w:t xml:space="preserve">, </w:t>
        </w:r>
      </w:ins>
      <w:ins w:id="2438" w:author="phismith" w:date="2012-08-10T09:38:00Z">
        <w:r w:rsidR="00861373">
          <w:t xml:space="preserve">the referents of expressions such as ‘this is what John’s temperature did overnight’ while </w:t>
        </w:r>
        <w:r w:rsidR="00861373">
          <w:lastRenderedPageBreak/>
          <w:t>pointing to John’s temperature chart.</w:t>
        </w:r>
      </w:ins>
      <w:del w:id="2439" w:author="phismith" w:date="2012-08-10T09:37:00Z">
        <w:r w:rsidDel="00861373">
          <w:delText>.</w:delText>
        </w:r>
      </w:del>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w:t>
      </w:r>
      <w:ins w:id="2440" w:author="phismith" w:date="2012-08-10T09:38:00Z">
        <w:r w:rsidR="00861373">
          <w:t xml:space="preserve"> (We will address in a later version of BFO the complexities that arise when we take account of phenomena such as averaging, interpolation</w:t>
        </w:r>
      </w:ins>
      <w:ins w:id="2441" w:author="phismith" w:date="2012-08-10T09:39:00Z">
        <w:r w:rsidR="00861373">
          <w:t xml:space="preserve"> and</w:t>
        </w:r>
      </w:ins>
      <w:ins w:id="2442" w:author="phismith" w:date="2012-08-10T09:38:00Z">
        <w:r w:rsidR="00861373">
          <w:t xml:space="preserve"> measurement error</w:t>
        </w:r>
      </w:ins>
      <w:r>
        <w:t xml:space="preserve"> </w:t>
      </w:r>
      <w:ins w:id="2443" w:author="phismith" w:date="2012-08-10T09:39:00Z">
        <w:r w:rsidR="00861373">
          <w:t>typically involved in the process leading to the creation of such graphs.)</w:t>
        </w:r>
      </w:ins>
    </w:p>
    <w:p w14:paraId="0E215495" w14:textId="1C7C6AEC" w:rsidR="00F33687" w:rsidRDefault="00610A0A" w:rsidP="00B841FA">
      <w:pPr>
        <w:pStyle w:val="Heading4"/>
      </w:pPr>
      <w:bookmarkStart w:id="2444" w:name="_Toc204327911"/>
      <w:r>
        <w:t xml:space="preserve">Mutual </w:t>
      </w:r>
      <w:r w:rsidR="008273DD">
        <w:t>d</w:t>
      </w:r>
      <w:r w:rsidR="008310FF" w:rsidRPr="00AF230F">
        <w:t xml:space="preserve">ependence among </w:t>
      </w:r>
      <w:r w:rsidR="002C3C89">
        <w:t>q</w:t>
      </w:r>
      <w:r w:rsidR="002C3C89" w:rsidRPr="00AF230F">
        <w:t xml:space="preserve">ualities </w:t>
      </w:r>
      <w:r w:rsidR="008310FF" w:rsidRPr="00AF230F">
        <w:t xml:space="preserve">and </w:t>
      </w:r>
      <w:r w:rsidR="002C3C89">
        <w:t>t</w:t>
      </w:r>
      <w:r w:rsidR="002C3C89" w:rsidRPr="00AF230F">
        <w:t xml:space="preserve">heir </w:t>
      </w:r>
      <w:r w:rsidR="002C3C89">
        <w:t>p</w:t>
      </w:r>
      <w:r w:rsidR="002C3C89" w:rsidRPr="00AF230F">
        <w:t>arts</w:t>
      </w:r>
      <w:bookmarkEnd w:id="2444"/>
      <w:r w:rsidR="002C3C89">
        <w:t xml:space="preserve"> </w:t>
      </w:r>
    </w:p>
    <w:p w14:paraId="2FB69BDE" w14:textId="3DEC4156" w:rsidR="00203244" w:rsidRPr="009D23B6" w:rsidRDefault="008310FF" w:rsidP="00861373">
      <w:pPr>
        <w:pPrChange w:id="2445" w:author="phismith" w:date="2012-08-10T09:41:00Z">
          <w:pPr>
            <w:jc w:val="left"/>
          </w:pPr>
        </w:pPrChange>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w:t>
      </w:r>
      <w:del w:id="2446" w:author="phismith" w:date="2012-08-10T09:39:00Z">
        <w:r w:rsidDel="00861373">
          <w:delText>(</w:delText>
        </w:r>
      </w:del>
      <w:r>
        <w:t>of height, mass, and so on</w:t>
      </w:r>
      <w:del w:id="2447" w:author="phismith" w:date="2012-08-10T09:39:00Z">
        <w:r w:rsidDel="00861373">
          <w:delText>)</w:delText>
        </w:r>
      </w:del>
      <w:r>
        <w:t xml:space="preserve">. </w:t>
      </w:r>
      <w:ins w:id="2448" w:author="phismith" w:date="2012-08-10T09:39:00Z">
        <w:r w:rsidR="00861373">
          <w:t xml:space="preserve">Here, too, there isa  counterpart of the Wiggers diagram </w:t>
        </w:r>
      </w:ins>
      <w:ins w:id="2449" w:author="phismith" w:date="2012-08-10T09:40:00Z">
        <w:r w:rsidR="00861373">
          <w:t xml:space="preserve">illustrated in </w:t>
        </w:r>
        <w:r w:rsidR="00861373">
          <w:fldChar w:fldCharType="begin"/>
        </w:r>
        <w:r w:rsidR="00861373">
          <w:instrText xml:space="preserve"> REF _Ref332354961 \h </w:instrText>
        </w:r>
      </w:ins>
      <w:r w:rsidR="00861373">
        <w:fldChar w:fldCharType="separate"/>
      </w:r>
      <w:ins w:id="2450" w:author="phismith" w:date="2012-08-10T09:40:00Z">
        <w:r w:rsidR="00861373" w:rsidRPr="00A91618">
          <w:t xml:space="preserve">Figure </w:t>
        </w:r>
        <w:r w:rsidR="00861373">
          <w:rPr>
            <w:noProof/>
          </w:rPr>
          <w:t>10</w:t>
        </w:r>
        <w:r w:rsidR="00861373">
          <w:fldChar w:fldCharType="end"/>
        </w:r>
        <w:r w:rsidR="00861373">
          <w:t>, which arises for example</w:t>
        </w:r>
      </w:ins>
      <w:del w:id="2451" w:author="phismith" w:date="2012-08-10T09:40:00Z">
        <w:r w:rsidDel="00861373">
          <w:delText>I</w:delText>
        </w:r>
      </w:del>
      <w:ins w:id="2452" w:author="phismith" w:date="2012-08-10T09:40:00Z">
        <w:r w:rsidR="00861373">
          <w:t xml:space="preserve"> i</w:t>
        </w:r>
      </w:ins>
      <w:r>
        <w:t xml:space="preserve">n the realm of </w:t>
      </w:r>
      <w:del w:id="2453" w:author="phismith" w:date="2012-08-10T09:41:00Z">
        <w:r w:rsidDel="00861373">
          <w:delText>colour</w:delText>
        </w:r>
      </w:del>
      <w:ins w:id="2454" w:author="phismith" w:date="2012-08-10T09:41:00Z">
        <w:r w:rsidR="00861373">
          <w:t>color</w:t>
        </w:r>
      </w:ins>
      <w:r>
        <w:t xml:space="preserve"> qualities </w:t>
      </w:r>
      <w:ins w:id="2455" w:author="phismith" w:date="2012-08-10T09:41:00Z">
        <w:r w:rsidR="00861373">
          <w:t xml:space="preserve">in virtue of the fact that we </w:t>
        </w:r>
      </w:ins>
      <w:del w:id="2456" w:author="phismith" w:date="2012-08-10T09:41:00Z">
        <w:r w:rsidDel="00861373">
          <w:delText xml:space="preserve">we </w:delText>
        </w:r>
      </w:del>
      <w:r w:rsidRPr="00A91618">
        <w:t>can distinguish</w:t>
      </w:r>
      <w:ins w:id="2457" w:author="phismith" w:date="2012-08-10T09:41:00Z">
        <w:r w:rsidR="00861373">
          <w:t>, when measuring colors, between</w:t>
        </w:r>
      </w:ins>
      <w:r w:rsidRPr="00A91618">
        <w:t xml:space="preserve"> three dimensions of variation, corresponding to three </w:t>
      </w:r>
      <w:del w:id="2458" w:author="phismith" w:date="2012-08-08T17:28:00Z">
        <w:r w:rsidR="00F02713" w:rsidDel="00E24FE7">
          <w:delText>reciprocally</w:delText>
        </w:r>
      </w:del>
      <w:ins w:id="2459" w:author="phismith" w:date="2012-08-08T17:28:00Z">
        <w:r w:rsidR="00E24FE7">
          <w:t>mutually</w:t>
        </w:r>
      </w:ins>
      <w:r w:rsidR="00F02713">
        <w:t xml:space="preserve"> s-dependent </w:t>
      </w:r>
      <w:r w:rsidRPr="00A91618">
        <w:t>parts of hue, brightness and saturation</w:t>
      </w:r>
      <w:r>
        <w:t xml:space="preserve"> which can be measured independently</w:t>
      </w:r>
      <w:r w:rsidRPr="00A91618">
        <w:t xml:space="preserve">. An instance of </w:t>
      </w:r>
      <w:del w:id="2460" w:author="phismith" w:date="2012-08-10T09:41:00Z">
        <w:r w:rsidRPr="00A91618" w:rsidDel="00861373">
          <w:delText>colo</w:delText>
        </w:r>
        <w:r w:rsidDel="00861373">
          <w:delText>u</w:delText>
        </w:r>
        <w:r w:rsidRPr="00A91618" w:rsidDel="00861373">
          <w:delText>r</w:delText>
        </w:r>
      </w:del>
      <w:ins w:id="2461" w:author="phismith" w:date="2012-08-10T09:41:00Z">
        <w:r w:rsidR="00861373">
          <w:t>color</w:t>
        </w:r>
      </w:ins>
      <w:r w:rsidRPr="00A91618">
        <w:noBreakHyphen/>
        <w:t xml:space="preserve">hue cannot of its nature exist, except as bound up with some instance of brightness and saturation; instances of brightness and saturation, similarly, cannot exist except as bound up with some specific instance of </w:t>
      </w:r>
      <w:del w:id="2462" w:author="phismith" w:date="2012-08-10T09:41:00Z">
        <w:r w:rsidDel="00861373">
          <w:delText>colour</w:delText>
        </w:r>
      </w:del>
      <w:ins w:id="2463" w:author="phismith" w:date="2012-08-10T09:41:00Z">
        <w:r w:rsidR="00861373">
          <w:t>color</w:t>
        </w:r>
      </w:ins>
      <w:r>
        <w:t xml:space="preserve"> </w:t>
      </w:r>
      <w:r w:rsidRPr="00A91618">
        <w:t>hue</w:t>
      </w:r>
      <w:r w:rsidR="00A71E74">
        <w:t xml:space="preserve"> [</w:t>
      </w:r>
      <w:r w:rsidR="00F33687">
        <w:fldChar w:fldCharType="begin"/>
      </w:r>
      <w:r w:rsidR="00A71E74">
        <w:instrText xml:space="preserve"> REF _Ref309157074 \r \h </w:instrText>
      </w:r>
      <w:r w:rsidR="00F33687">
        <w:fldChar w:fldCharType="separate"/>
      </w:r>
      <w:r w:rsidR="00555732">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r w:rsidR="00555732" w:rsidRPr="00D248A1">
        <w:rPr>
          <w:sz w:val="24"/>
        </w:rPr>
        <w:t xml:space="preserve">Figure </w:t>
      </w:r>
      <w:r w:rsidR="00555732" w:rsidRPr="00D248A1">
        <w:rPr>
          <w:noProof/>
          <w:sz w:val="24"/>
        </w:rPr>
        <w:t>11</w:t>
      </w:r>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20</w:t>
      </w:r>
      <w:r w:rsidR="00F33687">
        <w:rPr>
          <w:rStyle w:val="QuickFormat4"/>
          <w:sz w:val="22"/>
          <w:szCs w:val="22"/>
        </w:rPr>
        <w:fldChar w:fldCharType="end"/>
      </w:r>
      <w:r w:rsidR="00A71E74">
        <w:rPr>
          <w:rStyle w:val="QuickFormat4"/>
          <w:sz w:val="22"/>
          <w:szCs w:val="22"/>
        </w:rPr>
        <w:t>]</w:t>
      </w:r>
    </w:p>
    <w:p w14:paraId="3A8E5AD9" w14:textId="77777777" w:rsidR="008310FF" w:rsidRDefault="00203244">
      <w:pPr>
        <w:jc w:val="left"/>
        <w:rPr>
          <w:rStyle w:val="QuickFormat4"/>
          <w:sz w:val="22"/>
          <w:szCs w:val="22"/>
        </w:rPr>
      </w:pPr>
      <w:r w:rsidRPr="00A91618">
        <w:rPr>
          <w:noProof/>
        </w:rPr>
        <w:lastRenderedPageBreak/>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0E1D3DC" w:rsidR="008310FF" w:rsidRPr="00CD5B64" w:rsidRDefault="008310FF" w:rsidP="00F35550">
      <w:pPr>
        <w:pStyle w:val="Caption"/>
        <w:spacing w:before="0"/>
        <w:jc w:val="center"/>
        <w:rPr>
          <w:sz w:val="22"/>
        </w:rPr>
      </w:pPr>
      <w:bookmarkStart w:id="2464" w:name="_Ref317259935"/>
      <w:bookmarkStart w:id="2465" w:name="_Ref317259931"/>
      <w:bookmarkStart w:id="2466"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555732">
        <w:rPr>
          <w:noProof/>
          <w:sz w:val="22"/>
        </w:rPr>
        <w:t>11</w:t>
      </w:r>
      <w:r w:rsidR="00F33687" w:rsidRPr="00CD5B64">
        <w:rPr>
          <w:noProof/>
          <w:sz w:val="22"/>
        </w:rPr>
        <w:fldChar w:fldCharType="end"/>
      </w:r>
      <w:bookmarkEnd w:id="2464"/>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del w:id="2467" w:author="phismith" w:date="2012-08-10T09:41:00Z">
        <w:r w:rsidRPr="00CD5B64" w:rsidDel="00861373">
          <w:rPr>
            <w:sz w:val="22"/>
          </w:rPr>
          <w:delText>colour</w:delText>
        </w:r>
      </w:del>
      <w:ins w:id="2468" w:author="phismith" w:date="2012-08-10T09:41:00Z">
        <w:r w:rsidR="00861373">
          <w:rPr>
            <w:sz w:val="22"/>
          </w:rPr>
          <w:t>color</w:t>
        </w:r>
      </w:ins>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2465"/>
      <w:r w:rsidRPr="0035468A">
        <w:rPr>
          <w:sz w:val="22"/>
        </w:rPr>
        <w:t>.</w:t>
      </w:r>
      <w:bookmarkEnd w:id="2466"/>
    </w:p>
    <w:p w14:paraId="6DBE344F" w14:textId="77777777" w:rsidR="008310FF" w:rsidRDefault="008310FF">
      <w:pPr>
        <w:jc w:val="left"/>
      </w:pPr>
    </w:p>
    <w:p w14:paraId="34E9BE34" w14:textId="2289972F" w:rsidR="008310FF" w:rsidRPr="00A91618" w:rsidRDefault="008310FF" w:rsidP="00861373">
      <w:pPr>
        <w:pPrChange w:id="2469" w:author="phismith" w:date="2012-08-10T09:41:00Z">
          <w:pPr>
            <w:jc w:val="left"/>
          </w:pPr>
        </w:pPrChange>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del w:id="2470" w:author="phismith" w:date="2012-08-10T09:41:00Z">
        <w:r w:rsidDel="00861373">
          <w:delText>colour</w:delText>
        </w:r>
      </w:del>
      <w:ins w:id="2471" w:author="phismith" w:date="2012-08-10T09:41:00Z">
        <w:r w:rsidR="00861373">
          <w:t>color</w:t>
        </w:r>
      </w:ins>
      <w:r>
        <w:t xml:space="preserve"> sample </w:t>
      </w:r>
      <w:r w:rsidRPr="00A91618">
        <w:t xml:space="preserve">and ignore </w:t>
      </w:r>
      <w:r>
        <w:t>its hue and brightness – but they cannot exist except in the context of some whole of the given sort.</w:t>
      </w:r>
    </w:p>
    <w:p w14:paraId="063292E8" w14:textId="30A645E1" w:rsidR="00F33687" w:rsidRDefault="008310FF">
      <w:pPr>
        <w:pStyle w:val="Heading2"/>
      </w:pPr>
      <w:bookmarkStart w:id="2472" w:name="_Toc204327912"/>
      <w:r>
        <w:t>Process</w:t>
      </w:r>
      <w:r w:rsidR="00F02713">
        <w:t xml:space="preserve"> </w:t>
      </w:r>
      <w:r w:rsidR="00BE7980">
        <w:t>profiles</w:t>
      </w:r>
      <w:bookmarkEnd w:id="2472"/>
    </w:p>
    <w:p w14:paraId="5D3A82BB" w14:textId="6A68FD4E" w:rsidR="008310FF" w:rsidRDefault="008310FF" w:rsidP="00861373">
      <w:pPr>
        <w:pPrChange w:id="2473" w:author="phismith" w:date="2012-08-10T09:41:00Z">
          <w:pPr>
            <w:jc w:val="left"/>
          </w:pPr>
        </w:pPrChange>
      </w:pPr>
      <w:r>
        <w:t xml:space="preserve">We can identify </w:t>
      </w:r>
      <w:ins w:id="2474" w:author="phismith" w:date="2012-08-10T09:43:00Z">
        <w:r w:rsidR="00861373">
          <w:t xml:space="preserve">analogous </w:t>
        </w:r>
      </w:ins>
      <w:r>
        <w:t xml:space="preserve">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51A2B790" w:rsidR="008310FF" w:rsidRDefault="008310FF" w:rsidP="00861373">
      <w:pPr>
        <w:pPrChange w:id="2475" w:author="phismith" w:date="2012-08-10T09:41:00Z">
          <w:pPr>
            <w:jc w:val="left"/>
          </w:pPr>
        </w:pPrChange>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del w:id="2476" w:author="phismith" w:date="2012-08-10T09:43:00Z">
        <w:r w:rsidR="00DB2D8E" w:rsidDel="00861373">
          <w:delText xml:space="preserve">what we shall henceforth call </w:delText>
        </w:r>
      </w:del>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w:t>
      </w:r>
      <w:del w:id="2477" w:author="phismith" w:date="2012-08-10T09:43:00Z">
        <w:r w:rsidDel="00861373">
          <w:delText>in the form of time-series graphs (</w:delText>
        </w:r>
      </w:del>
      <w:ins w:id="2478" w:author="phismith" w:date="2012-08-10T09:43:00Z">
        <w:r w:rsidR="00861373">
          <w:t xml:space="preserve">by using </w:t>
        </w:r>
      </w:ins>
      <w:del w:id="2479" w:author="phismith" w:date="2012-08-10T09:43:00Z">
        <w:r w:rsidDel="00861373">
          <w:delText xml:space="preserve">medical </w:delText>
        </w:r>
      </w:del>
      <w:r>
        <w:t>charts</w:t>
      </w:r>
      <w:del w:id="2480" w:author="phismith" w:date="2012-08-10T09:43:00Z">
        <w:r w:rsidDel="00861373">
          <w:delText>)</w:delText>
        </w:r>
      </w:del>
      <w:r>
        <w:t xml:space="preserve"> of, for example, temperature, </w:t>
      </w:r>
      <w:r w:rsidRPr="00A91618">
        <w:t xml:space="preserve">respiration </w:t>
      </w:r>
      <w:r>
        <w:t xml:space="preserve">or </w:t>
      </w:r>
      <w:r w:rsidRPr="00A91618">
        <w:t>pulse rate</w:t>
      </w:r>
      <w:r>
        <w:t>.</w:t>
      </w:r>
      <w:r w:rsidR="00A71E74">
        <w:t xml:space="preserve"> (See the </w:t>
      </w:r>
      <w:r w:rsidR="00D248A1">
        <w:fldChar w:fldCharType="begin"/>
      </w:r>
      <w:r w:rsidR="00D248A1">
        <w:instrText xml:space="preserve"> HYPERLINK "http://www.acsu.buffalo.edu/~ag33/vso.html" </w:instrText>
      </w:r>
      <w:r w:rsidR="00D248A1">
        <w:fldChar w:fldCharType="separate"/>
      </w:r>
      <w:r w:rsidR="00A71E74" w:rsidRPr="00A71E74">
        <w:rPr>
          <w:rStyle w:val="Hyperlink"/>
        </w:rPr>
        <w:t>Vital Sign Ontology</w:t>
      </w:r>
      <w:r w:rsidR="00D248A1">
        <w:rPr>
          <w:rStyle w:val="Hyperlink"/>
        </w:rPr>
        <w:fldChar w:fldCharType="end"/>
      </w:r>
      <w:r w:rsidR="00DB2D8E">
        <w:t xml:space="preserve"> for further details.</w:t>
      </w:r>
      <w:r w:rsidR="00A71E74">
        <w:t>)</w:t>
      </w:r>
    </w:p>
    <w:p w14:paraId="6DE208C5" w14:textId="75D3A2B9" w:rsidR="00203244" w:rsidRPr="00DF25C7" w:rsidRDefault="00203244" w:rsidP="00861373">
      <w:pPr>
        <w:pStyle w:val="Specification"/>
        <w:ind w:left="0"/>
        <w:pPrChange w:id="2481" w:author="phismith" w:date="2012-08-10T09:41:00Z">
          <w:pPr>
            <w:pStyle w:val="Specification"/>
            <w:ind w:left="0"/>
            <w:jc w:val="left"/>
          </w:pPr>
        </w:pPrChange>
      </w:pPr>
      <w:r w:rsidRPr="00A91618">
        <w:t>We introduce</w:t>
      </w:r>
      <w:r w:rsidR="00DB2D8E">
        <w:t>, first,</w:t>
      </w:r>
      <w:r w:rsidRPr="00A91618">
        <w:t xml:space="preserve"> the relation </w:t>
      </w:r>
      <w:r w:rsidRPr="00C74368">
        <w:rPr>
          <w:b/>
        </w:rPr>
        <w:t>process_profile_of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24FF4ADC" w:rsidR="00203244" w:rsidRPr="00A91618" w:rsidRDefault="00F33687" w:rsidP="00BB26CE">
      <w:pPr>
        <w:pStyle w:val="Specification"/>
        <w:jc w:val="left"/>
      </w:pPr>
      <w:r w:rsidRPr="00D248A1">
        <w:rPr>
          <w:rStyle w:val="Annotation"/>
        </w:rPr>
        <w:lastRenderedPageBreak/>
        <w:t>a(process profile)[</w:t>
      </w:r>
      <w:r w:rsidR="00203244">
        <w:rPr>
          <w:rStyle w:val="SpecificationType"/>
        </w:rPr>
        <w:t>Elucidation</w:t>
      </w:r>
      <w:r w:rsidR="00203244" w:rsidRPr="009D2710">
        <w:rPr>
          <w:rStyle w:val="SpecificationType"/>
        </w:rPr>
        <w:t xml:space="preserve">: </w:t>
      </w:r>
      <w:r w:rsidR="00473537">
        <w:rPr>
          <w:i/>
        </w:rPr>
        <w:t>b</w:t>
      </w:r>
      <w:r w:rsidR="00203244" w:rsidRPr="00A91618">
        <w:rPr>
          <w:i/>
        </w:rPr>
        <w:t xml:space="preserve"> </w:t>
      </w:r>
      <w:r w:rsidR="00203244" w:rsidRPr="009D23B6">
        <w:t>process_profile_of</w:t>
      </w:r>
      <w:r w:rsidR="00203244" w:rsidRPr="00A91618">
        <w:rPr>
          <w:b/>
        </w:rPr>
        <w:t xml:space="preserve"> </w:t>
      </w:r>
      <w:r w:rsidR="00473537">
        <w:rPr>
          <w:i/>
        </w:rPr>
        <w:t>c</w:t>
      </w:r>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02474445" w:rsidR="00F33687" w:rsidRDefault="00473537" w:rsidP="00D248A1">
      <w:pPr>
        <w:pStyle w:val="Specification"/>
        <w:spacing w:before="40"/>
        <w:ind w:left="1440"/>
        <w:jc w:val="left"/>
        <w:rPr>
          <w:i/>
        </w:rPr>
      </w:pPr>
      <w:r>
        <w:rPr>
          <w:i/>
        </w:rPr>
        <w:t>b</w:t>
      </w:r>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r>
        <w:rPr>
          <w:i/>
        </w:rPr>
        <w:t>c</w:t>
      </w:r>
    </w:p>
    <w:p w14:paraId="00158018" w14:textId="55DE0A48" w:rsidR="00F33687" w:rsidRDefault="001079B6" w:rsidP="00D248A1">
      <w:pPr>
        <w:pStyle w:val="Specification"/>
        <w:spacing w:before="40"/>
        <w:ind w:left="1440"/>
        <w:jc w:val="left"/>
      </w:pPr>
      <w:r>
        <w:t xml:space="preserve">&amp; there is some </w:t>
      </w:r>
      <w:r w:rsidRPr="005E4FE9">
        <w:rPr>
          <w:b/>
        </w:rPr>
        <w:t>proper_</w:t>
      </w:r>
      <w:r w:rsidR="00CE719F">
        <w:rPr>
          <w:b/>
        </w:rPr>
        <w:t>occurrent</w:t>
      </w:r>
      <w:r w:rsidRPr="005E4FE9">
        <w:rPr>
          <w:b/>
        </w:rPr>
        <w:t>_part</w:t>
      </w:r>
      <w:r>
        <w:rPr>
          <w:b/>
        </w:rPr>
        <w:t xml:space="preserve"> </w:t>
      </w:r>
      <w:r w:rsidR="00473537">
        <w:rPr>
          <w:i/>
        </w:rPr>
        <w:t>d</w:t>
      </w:r>
      <w:r>
        <w:rPr>
          <w:i/>
        </w:rPr>
        <w:t xml:space="preserve"> </w:t>
      </w:r>
      <w:r>
        <w:t xml:space="preserve">of </w:t>
      </w:r>
      <w:r w:rsidR="00473537">
        <w:rPr>
          <w:i/>
        </w:rPr>
        <w:t>c</w:t>
      </w:r>
      <w:r>
        <w:rPr>
          <w:i/>
        </w:rPr>
        <w:t xml:space="preserve"> </w:t>
      </w:r>
      <w:r>
        <w:t xml:space="preserve">which </w:t>
      </w:r>
    </w:p>
    <w:p w14:paraId="22209321" w14:textId="083695E0" w:rsidR="00F33687" w:rsidRDefault="001079B6" w:rsidP="00D248A1">
      <w:pPr>
        <w:pStyle w:val="Specification"/>
        <w:spacing w:before="40"/>
        <w:ind w:left="2160"/>
        <w:jc w:val="left"/>
        <w:rPr>
          <w:b/>
        </w:rPr>
      </w:pPr>
      <w:r>
        <w:t xml:space="preserve">has no parts in common with </w:t>
      </w:r>
      <w:r w:rsidR="00473537">
        <w:rPr>
          <w:i/>
        </w:rPr>
        <w:t>b</w:t>
      </w:r>
      <w:r>
        <w:rPr>
          <w:i/>
        </w:rPr>
        <w:t xml:space="preserve"> </w:t>
      </w:r>
      <w:r w:rsidR="00B16C3F">
        <w:br/>
      </w:r>
      <w:r w:rsidR="00DB2D8E">
        <w:t xml:space="preserve">&amp; </w:t>
      </w:r>
      <w:r>
        <w:t xml:space="preserve">is </w:t>
      </w:r>
      <w:r w:rsidR="00610A0A">
        <w:t>mutually d</w:t>
      </w:r>
      <w:r>
        <w:t xml:space="preserve">ependent on </w:t>
      </w:r>
      <w:r w:rsidR="00473537">
        <w:rPr>
          <w:i/>
        </w:rPr>
        <w:t>b</w:t>
      </w:r>
      <w:r w:rsidR="00B16C3F">
        <w:rPr>
          <w:i/>
        </w:rPr>
        <w:br/>
      </w:r>
      <w:r w:rsidR="00DB2D8E">
        <w:t xml:space="preserve">&amp; is such that </w:t>
      </w:r>
      <w:r w:rsidR="00473537">
        <w:rPr>
          <w:i/>
        </w:rPr>
        <w:t>b</w:t>
      </w:r>
      <w:r>
        <w:t>,</w:t>
      </w:r>
      <w:r w:rsidR="00203244" w:rsidRPr="00A91618">
        <w:t xml:space="preserve"> </w:t>
      </w:r>
      <w:r w:rsidR="00473537">
        <w:rPr>
          <w:i/>
        </w:rPr>
        <w:t>c</w:t>
      </w:r>
      <w:r>
        <w:rPr>
          <w:i/>
        </w:rPr>
        <w:t xml:space="preserve"> </w:t>
      </w:r>
      <w:r>
        <w:t>and</w:t>
      </w:r>
      <w:r w:rsidR="00203244" w:rsidRPr="00A91618">
        <w:rPr>
          <w:i/>
        </w:rPr>
        <w:t xml:space="preserve"> </w:t>
      </w:r>
      <w:r w:rsidR="00473537">
        <w:rPr>
          <w:i/>
        </w:rPr>
        <w:t>d</w:t>
      </w:r>
      <w:r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t>[094-</w:t>
      </w:r>
      <w:r w:rsidR="00CE719F">
        <w:t>005</w:t>
      </w:r>
      <w:r w:rsidR="00203244">
        <w:t>]</w:t>
      </w:r>
      <w:r w:rsidR="00F33687" w:rsidRPr="00D248A1">
        <w:rPr>
          <w:rStyle w:val="Annotation"/>
        </w:rPr>
        <w:t>]</w:t>
      </w:r>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32BC5012" w:rsidR="001079B6" w:rsidRPr="005E4FE9" w:rsidRDefault="00F33687" w:rsidP="00BB26CE">
      <w:pPr>
        <w:pStyle w:val="Specification"/>
        <w:jc w:val="left"/>
        <w:rPr>
          <w:b/>
        </w:rPr>
      </w:pPr>
      <w:r w:rsidRPr="00D248A1">
        <w:rPr>
          <w:rStyle w:val="Annotation"/>
        </w:rPr>
        <w:t>as(process profile)[</w:t>
      </w:r>
      <w:r w:rsidR="001079B6">
        <w:rPr>
          <w:rStyle w:val="SpecificationType"/>
        </w:rPr>
        <w:t>Definition</w:t>
      </w:r>
      <w:r w:rsidR="001079B6" w:rsidRPr="009D2710">
        <w:rPr>
          <w:rStyle w:val="SpecificationType"/>
        </w:rPr>
        <w:t xml:space="preserve">: </w:t>
      </w:r>
      <w:r w:rsidR="00473537">
        <w:rPr>
          <w:i/>
        </w:rPr>
        <w:t>b</w:t>
      </w:r>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r w:rsidR="00473537">
        <w:rPr>
          <w:i/>
        </w:rPr>
        <w:t>c</w:t>
      </w:r>
      <w:r w:rsidR="001079B6">
        <w:rPr>
          <w:i/>
        </w:rPr>
        <w:t xml:space="preserve"> </w:t>
      </w:r>
      <w:r w:rsidR="001079B6">
        <w:t xml:space="preserve">such that </w:t>
      </w:r>
      <w:r w:rsidR="00473537">
        <w:rPr>
          <w:i/>
        </w:rPr>
        <w:t>b</w:t>
      </w:r>
      <w:r w:rsidR="001079B6">
        <w:rPr>
          <w:i/>
        </w:rPr>
        <w:t xml:space="preserve"> </w:t>
      </w:r>
      <w:r w:rsidR="001079B6" w:rsidRPr="00B75198">
        <w:rPr>
          <w:b/>
        </w:rPr>
        <w:t>process_profile_of</w:t>
      </w:r>
      <w:r w:rsidR="001079B6" w:rsidRPr="00A91618">
        <w:rPr>
          <w:b/>
        </w:rPr>
        <w:t xml:space="preserve"> </w:t>
      </w:r>
      <w:r w:rsidR="00473537">
        <w:rPr>
          <w:i/>
        </w:rPr>
        <w:t>c</w:t>
      </w:r>
      <w:r w:rsidR="001079B6">
        <w:t xml:space="preserve"> [</w:t>
      </w:r>
      <w:r w:rsidR="006A0569">
        <w:t>093</w:t>
      </w:r>
      <w:r w:rsidR="001079B6">
        <w:t>-00</w:t>
      </w:r>
      <w:r w:rsidR="009D7057">
        <w:t>2</w:t>
      </w:r>
      <w:r w:rsidR="001079B6">
        <w:t>]</w:t>
      </w:r>
      <w:r w:rsidRPr="00D248A1">
        <w:rPr>
          <w:rStyle w:val="Annotation"/>
        </w:rPr>
        <w:t>]</w:t>
      </w:r>
    </w:p>
    <w:p w14:paraId="562AEDC8" w14:textId="6EDB9E57" w:rsidR="008310FF" w:rsidRDefault="008310FF" w:rsidP="00861373">
      <w:pPr>
        <w:pPrChange w:id="2482" w:author="phismith" w:date="2012-08-10T09:42:00Z">
          <w:pPr/>
        </w:pPrChange>
      </w:pPr>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861373">
        <w:rPr>
          <w:highlight w:val="yellow"/>
        </w:rPr>
        <w:instrText xml:space="preserve"> \* MERGEFORMAT </w:instrText>
      </w:r>
      <w:r w:rsidR="00F33687">
        <w:rPr>
          <w:highlight w:val="yellow"/>
        </w:rPr>
        <w:fldChar w:fldCharType="separate"/>
      </w:r>
      <w:r w:rsidR="00555732" w:rsidRPr="00A91618">
        <w:t xml:space="preserve">Figure </w:t>
      </w:r>
      <w:r w:rsidR="00555732">
        <w:rPr>
          <w:noProof/>
        </w:rPr>
        <w:t>10</w:t>
      </w:r>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del w:id="2483" w:author="phismith" w:date="2012-08-10T09:53:00Z">
        <w:r w:rsidDel="00D11FBB">
          <w:delText xml:space="preserve">annotating </w:delText>
        </w:r>
      </w:del>
      <w:ins w:id="2484" w:author="phismith" w:date="2012-08-10T09:53:00Z">
        <w:r w:rsidR="00D11FBB">
          <w:t xml:space="preserve">understanding how </w:t>
        </w:r>
      </w:ins>
      <w:r>
        <w:t xml:space="preserve">many </w:t>
      </w:r>
      <w:ins w:id="2485" w:author="phismith" w:date="2012-08-10T09:53:00Z">
        <w:r w:rsidR="00D11FBB">
          <w:t xml:space="preserve">sorts of </w:t>
        </w:r>
      </w:ins>
      <w:r w:rsidRPr="00A91618">
        <w:t>process measurement data</w:t>
      </w:r>
      <w:r>
        <w:t xml:space="preserve"> </w:t>
      </w:r>
      <w:ins w:id="2486" w:author="phismith" w:date="2012-08-10T09:53:00Z">
        <w:r w:rsidR="00D11FBB">
          <w:t xml:space="preserve">are to be annotated </w:t>
        </w:r>
      </w:ins>
      <w:r>
        <w:t>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14365082" w14:textId="77777777" w:rsidR="00D11FBB" w:rsidRDefault="00483384" w:rsidP="00861373">
      <w:pPr>
        <w:rPr>
          <w:ins w:id="2487" w:author="phismith" w:date="2012-08-10T09:54:00Z"/>
        </w:rPr>
        <w:pPrChange w:id="2488" w:author="phismith" w:date="2012-08-10T09:42:00Z">
          <w:pPr/>
        </w:pPrChange>
      </w:pPr>
      <w:r>
        <w:t xml:space="preserve">When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 xml:space="preserve">When heat is applied to a volume of gas in a closed container then the pressure of the gas will rise; when we measure the rise in temperature </w:t>
      </w:r>
      <w:del w:id="2489" w:author="phismith" w:date="2012-08-10T09:53:00Z">
        <w:r w:rsidR="008310FF" w:rsidDel="00D11FBB">
          <w:delText xml:space="preserve">or in </w:delText>
        </w:r>
      </w:del>
      <w:ins w:id="2490" w:author="phismith" w:date="2012-08-10T09:53:00Z">
        <w:r w:rsidR="00D11FBB">
          <w:t xml:space="preserve">and in </w:t>
        </w:r>
      </w:ins>
      <w:r w:rsidR="008310FF">
        <w:t xml:space="preserve">pressure of the gas then in each case we rely on selective abstraction, which enables us to identify and measure two distinct process profile parts of </w:t>
      </w:r>
      <w:del w:id="2491" w:author="phismith" w:date="2012-08-10T09:54:00Z">
        <w:r w:rsidR="008310FF" w:rsidDel="00D11FBB">
          <w:delText xml:space="preserve"> </w:delText>
        </w:r>
      </w:del>
      <w:r w:rsidR="008310FF">
        <w:t>a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ins w:id="2492" w:author="phismith" w:date="2012-08-10T09:53:00Z">
        <w:r w:rsidR="00D11FBB">
          <w:t>, respectively.</w:t>
        </w:r>
      </w:ins>
    </w:p>
    <w:p w14:paraId="115B85CE" w14:textId="100DD615" w:rsidR="00483384" w:rsidDel="00D11FBB" w:rsidRDefault="00D11FBB" w:rsidP="00861373">
      <w:pPr>
        <w:rPr>
          <w:del w:id="2493" w:author="phismith" w:date="2012-08-10T09:56:00Z"/>
        </w:rPr>
        <w:pPrChange w:id="2494" w:author="phismith" w:date="2012-08-10T09:42:00Z">
          <w:pPr/>
        </w:pPrChange>
      </w:pPr>
      <w:ins w:id="2495" w:author="phismith" w:date="2012-08-10T09:54:00Z">
        <w:r>
          <w:t xml:space="preserve">Of course these process profiles are in some sense manifestations of the same phenomenon – the increase in average kinetic energy of the gas molecules – they are parts (streaks, strands, </w:t>
        </w:r>
      </w:ins>
      <w:ins w:id="2496" w:author="phismith" w:date="2012-08-10T09:55:00Z">
        <w:r>
          <w:t>…) within this phenomenon, upon which cognition is focused when the corresponding measurements are taken.</w:t>
        </w:r>
      </w:ins>
      <w:del w:id="2497" w:author="phismith" w:date="2012-08-10T09:53:00Z">
        <w:r w:rsidR="001079B6" w:rsidDel="00D11FBB">
          <w:delText xml:space="preserve">. </w:delText>
        </w:r>
      </w:del>
    </w:p>
    <w:p w14:paraId="7F28E2B5" w14:textId="1C8F8566" w:rsidR="008310FF" w:rsidRDefault="00F33687" w:rsidP="00BB26CE">
      <w:del w:id="2498" w:author="phismith" w:date="2012-08-10T09:56:00Z">
        <w:r w:rsidDel="00D11FBB">
          <w:fldChar w:fldCharType="begin"/>
        </w:r>
        <w:r w:rsidR="00483384" w:rsidDel="00D11FBB">
          <w:delInstrText xml:space="preserve"> REF _Ref322411049 \h </w:delInstrText>
        </w:r>
        <w:r w:rsidDel="00D11FBB">
          <w:fldChar w:fldCharType="separate"/>
        </w:r>
        <w:r w:rsidR="00555732" w:rsidRPr="00A91618" w:rsidDel="00D11FBB">
          <w:delText xml:space="preserve">Figure </w:delText>
        </w:r>
        <w:r w:rsidR="00555732" w:rsidDel="00D11FBB">
          <w:rPr>
            <w:noProof/>
          </w:rPr>
          <w:delText>10</w:delText>
        </w:r>
        <w:r w:rsidDel="00D11FBB">
          <w:fldChar w:fldCharType="end"/>
        </w:r>
        <w:r w:rsidR="00483384" w:rsidDel="00D11FBB">
          <w:delText xml:space="preserve"> is to be interpreted as representing a collection of mutual</w:delText>
        </w:r>
        <w:r w:rsidR="006008B3" w:rsidDel="00D11FBB">
          <w:delText>ly</w:delText>
        </w:r>
        <w:r w:rsidR="00483384" w:rsidDel="00D11FBB">
          <w:delText xml:space="preserve"> dependent process parts, just as </w:delText>
        </w:r>
        <w:r w:rsidDel="00D11FBB">
          <w:fldChar w:fldCharType="begin"/>
        </w:r>
        <w:r w:rsidR="00483384" w:rsidDel="00D11FBB">
          <w:delInstrText xml:space="preserve"> REF _Ref317259935 \h </w:delInstrText>
        </w:r>
        <w:r w:rsidDel="00D11FBB">
          <w:fldChar w:fldCharType="separate"/>
        </w:r>
        <w:r w:rsidR="00555732" w:rsidRPr="00CD5B64" w:rsidDel="00D11FBB">
          <w:delText xml:space="preserve">Figure </w:delText>
        </w:r>
        <w:r w:rsidR="00555732" w:rsidDel="00D11FBB">
          <w:rPr>
            <w:noProof/>
          </w:rPr>
          <w:delText>11</w:delText>
        </w:r>
        <w:r w:rsidDel="00D11FBB">
          <w:fldChar w:fldCharType="end"/>
        </w:r>
        <w:r w:rsidR="00483384" w:rsidDel="00D11FBB">
          <w:delText xml:space="preserve"> represented mutually dependent quality parts. </w:delText>
        </w:r>
      </w:del>
    </w:p>
    <w:p w14:paraId="5E8E46C4" w14:textId="77F7B28B" w:rsidR="00F33687" w:rsidRDefault="008310FF" w:rsidP="00B841FA">
      <w:pPr>
        <w:pStyle w:val="Heading3"/>
      </w:pPr>
      <w:bookmarkStart w:id="2499" w:name="_Toc204327913"/>
      <w:r w:rsidRPr="00DF25C7">
        <w:lastRenderedPageBreak/>
        <w:t xml:space="preserve">Quality </w:t>
      </w:r>
      <w:r w:rsidR="00BE7980">
        <w:t>p</w:t>
      </w:r>
      <w:r w:rsidR="00BE7980" w:rsidRPr="00DF25C7">
        <w:t xml:space="preserve">rocess </w:t>
      </w:r>
      <w:r w:rsidR="00BE7980">
        <w:t>p</w:t>
      </w:r>
      <w:r w:rsidR="00BE7980" w:rsidRPr="00DF25C7">
        <w:t>rofiles</w:t>
      </w:r>
      <w:bookmarkEnd w:id="2499"/>
      <w:r w:rsidR="00BE7980">
        <w:t xml:space="preserve"> </w:t>
      </w:r>
    </w:p>
    <w:p w14:paraId="133DC7B7" w14:textId="70494C47" w:rsidR="008310FF" w:rsidRDefault="00792A34" w:rsidP="00861373">
      <w:pPr>
        <w:pPrChange w:id="2500" w:author="phismith" w:date="2012-08-10T09:42:00Z">
          <w:pPr>
            <w:jc w:val="left"/>
          </w:pPr>
        </w:pPrChange>
      </w:pPr>
      <w:r w:rsidRPr="00D248A1">
        <w:rPr>
          <w:rStyle w:val="Annotation"/>
        </w:rPr>
        <w:t>Example(process profile)[</w:t>
      </w:r>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r w:rsidR="00503822" w:rsidRPr="00D248A1">
        <w:rPr>
          <w:rStyle w:val="Annotation"/>
        </w:rPr>
        <w:t>]</w:t>
      </w:r>
    </w:p>
    <w:p w14:paraId="44236A48" w14:textId="716D6CFB" w:rsidR="00F33687" w:rsidRDefault="008310FF" w:rsidP="00861373">
      <w:pPr>
        <w:pStyle w:val="Heading3"/>
        <w:pPrChange w:id="2501" w:author="phismith" w:date="2012-08-10T09:42:00Z">
          <w:pPr>
            <w:pStyle w:val="Heading3"/>
          </w:pPr>
        </w:pPrChange>
      </w:pPr>
      <w:bookmarkStart w:id="2502" w:name="_Toc204327914"/>
      <w:r w:rsidRPr="00AF230F">
        <w:t xml:space="preserve">Rate </w:t>
      </w:r>
      <w:r w:rsidR="00BE7980">
        <w:t>p</w:t>
      </w:r>
      <w:r w:rsidR="00BE7980" w:rsidRPr="00AF230F">
        <w:t xml:space="preserve">rocess </w:t>
      </w:r>
      <w:r w:rsidR="00BE7980">
        <w:t>p</w:t>
      </w:r>
      <w:r w:rsidR="00BE7980" w:rsidRPr="00AF230F">
        <w:t>rofiles</w:t>
      </w:r>
      <w:bookmarkEnd w:id="2502"/>
      <w:r w:rsidR="00BE7980">
        <w:t xml:space="preserve"> </w:t>
      </w:r>
    </w:p>
    <w:p w14:paraId="1DB12BD8" w14:textId="5E8BA35A" w:rsidR="008310FF" w:rsidRDefault="00503822" w:rsidP="00861373">
      <w:pPr>
        <w:rPr>
          <w:szCs w:val="23"/>
        </w:rPr>
        <w:pPrChange w:id="2503" w:author="phismith" w:date="2012-08-10T09:42:00Z">
          <w:pPr>
            <w:jc w:val="left"/>
          </w:pPr>
        </w:pPrChange>
      </w:pPr>
      <w:r>
        <w:rPr>
          <w:rStyle w:val="Annotation"/>
        </w:rPr>
        <w:t>e</w:t>
      </w:r>
      <w:r w:rsidRPr="00D248A1">
        <w:rPr>
          <w:rStyle w:val="Annotation"/>
        </w:rPr>
        <w:t>xample(process profile)[</w:t>
      </w:r>
      <w:r w:rsidR="008310FF">
        <w:rPr>
          <w:szCs w:val="23"/>
        </w:rPr>
        <w:t xml:space="preserve">On a somewhat higher level of complexity are what we shall call </w:t>
      </w:r>
      <w:r w:rsidR="008310FF" w:rsidRPr="00D11FBB">
        <w:rPr>
          <w:i/>
          <w:szCs w:val="23"/>
          <w:rPrChange w:id="2504" w:author="phismith" w:date="2012-08-10T09:56:00Z">
            <w:rPr>
              <w:szCs w:val="23"/>
            </w:rPr>
          </w:rPrChange>
        </w:rPr>
        <w:t>rate process profiles</w:t>
      </w:r>
      <w:r w:rsidR="008310FF">
        <w:rPr>
          <w:szCs w:val="23"/>
        </w:rPr>
        <w:t>,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D248A1">
        <w:rPr>
          <w:rStyle w:val="Annotation"/>
        </w:rPr>
        <w:t>]</w:t>
      </w:r>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rsidP="00D11FBB">
            <w:pPr>
              <w:pStyle w:val="List"/>
              <w:keepNext/>
              <w:keepLines/>
              <w:numPr>
                <w:ilvl w:val="0"/>
                <w:numId w:val="0"/>
              </w:numPr>
              <w:ind w:left="720" w:hanging="360"/>
              <w:rPr>
                <w:rFonts w:asciiTheme="majorHAnsi" w:eastAsiaTheme="majorEastAsia" w:hAnsiTheme="majorHAnsi" w:cstheme="majorBidi"/>
                <w:b/>
                <w:bCs/>
                <w:i/>
                <w:iCs/>
                <w:color w:val="4F81BD" w:themeColor="accent1"/>
                <w:sz w:val="26"/>
                <w:szCs w:val="26"/>
              </w:rPr>
              <w:pPrChange w:id="2505" w:author="phismith" w:date="2012-08-10T09:56:00Z">
                <w:pPr>
                  <w:pStyle w:val="List"/>
                  <w:keepNext/>
                  <w:keepLines/>
                </w:pPr>
              </w:pPrChange>
            </w:pPr>
            <w:r w:rsidRPr="00A91618">
              <w:t>speed profile</w:t>
            </w:r>
          </w:p>
          <w:p w14:paraId="5CADE88F" w14:textId="77777777" w:rsidR="00F33687" w:rsidRDefault="008310FF"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 xml:space="preserve">constant speed profile </w:t>
            </w:r>
          </w:p>
          <w:p w14:paraId="16BFA166" w14:textId="697D9AAA" w:rsidR="00F33687"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ins w:id="2506" w:author="phismith" w:date="2012-08-10T09:56:00Z">
              <w:r>
                <w:t xml:space="preserve">    </w:t>
              </w:r>
            </w:ins>
            <w:r w:rsidR="008310FF" w:rsidRPr="00A91618">
              <w:t>2 mph constant speed profile</w:t>
            </w:r>
          </w:p>
          <w:p w14:paraId="509F8BAA" w14:textId="12A34886" w:rsidR="00F33687"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ins w:id="2507" w:author="phismith" w:date="2012-08-10T09:56:00Z">
              <w:r>
                <w:t xml:space="preserve">    </w:t>
              </w:r>
            </w:ins>
            <w:r w:rsidR="008310FF" w:rsidRPr="00A91618">
              <w:t>3 mph constant speed profile</w:t>
            </w:r>
          </w:p>
          <w:p w14:paraId="13BDC8C9" w14:textId="77777777" w:rsidR="00F33687" w:rsidRDefault="008310FF"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A91618">
              <w:t>increasing speed profile</w:t>
            </w:r>
          </w:p>
          <w:p w14:paraId="72CC7A31" w14:textId="1D21EB36" w:rsidR="00F33687"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ins w:id="2508" w:author="phismith" w:date="2012-08-10T09:56:00Z">
              <w:r>
                <w:t xml:space="preserve">    </w:t>
              </w:r>
            </w:ins>
            <w:r w:rsidR="008310FF" w:rsidRPr="00A91618">
              <w:t>acceleration profile</w:t>
            </w:r>
          </w:p>
          <w:p w14:paraId="2978AC54" w14:textId="77777777" w:rsidR="00F33687" w:rsidRDefault="008310FF" w:rsidP="00D248A1">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A91618">
              <w:tab/>
            </w:r>
            <w:r w:rsidRPr="00A91618">
              <w:tab/>
              <w:t xml:space="preserve">constant acceleration profile </w:t>
            </w:r>
          </w:p>
          <w:p w14:paraId="1577D62E"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tab/>
            </w:r>
            <w:r>
              <w:tab/>
              <w:t>variable acceleration profile</w:t>
            </w:r>
          </w:p>
          <w:p w14:paraId="34F0355C" w14:textId="77777777" w:rsidR="00F33687" w:rsidRDefault="008310FF" w:rsidP="00D248A1">
            <w:pPr>
              <w:keepNext/>
              <w:keepLines/>
              <w:spacing w:before="40"/>
              <w:jc w:val="left"/>
              <w:rPr>
                <w:rFonts w:asciiTheme="majorHAnsi" w:eastAsiaTheme="majorEastAsia" w:hAnsiTheme="majorHAnsi" w:cstheme="majorBidi"/>
                <w:b/>
                <w:bCs/>
                <w:i/>
                <w:iCs/>
                <w:color w:val="4F81BD" w:themeColor="accent1"/>
                <w:sz w:val="26"/>
                <w:szCs w:val="26"/>
              </w:rPr>
            </w:pPr>
            <w:r w:rsidRPr="00A91618">
              <w:tab/>
            </w:r>
            <w:r w:rsidRPr="00A91618">
              <w:tab/>
            </w:r>
            <w:r>
              <w:tab/>
              <w:t>increasing acceleration profile</w:t>
            </w:r>
          </w:p>
        </w:tc>
      </w:tr>
    </w:tbl>
    <w:p w14:paraId="59913CF1" w14:textId="7F7A8CEE" w:rsidR="008310FF" w:rsidRPr="00AD6B61" w:rsidRDefault="008310FF" w:rsidP="00AD6B61">
      <w:pPr>
        <w:jc w:val="left"/>
        <w:rPr>
          <w:rPrChange w:id="2509" w:author="phismith" w:date="2012-08-13T11:46:00Z">
            <w:rPr/>
          </w:rPrChange>
        </w:rPr>
      </w:pPr>
      <w:r w:rsidRPr="00A91618">
        <w:t>and so on.</w:t>
      </w:r>
      <w:ins w:id="2510" w:author="phismith" w:date="2012-08-13T11:44:00Z">
        <w:r w:rsidR="007449EA">
          <w:t xml:space="preserve"> </w:t>
        </w:r>
        <w:r w:rsidR="007449EA" w:rsidRPr="00AD6B61">
          <w:rPr>
            <w:highlight w:val="yellow"/>
            <w:rPrChange w:id="2511" w:author="phismith" w:date="2012-08-13T11:45:00Z">
              <w:rPr/>
            </w:rPrChange>
          </w:rPr>
          <w:t xml:space="preserve">We might also add </w:t>
        </w:r>
      </w:ins>
      <w:ins w:id="2512" w:author="phismith" w:date="2012-08-13T11:47:00Z">
        <w:r w:rsidR="00AD6B61">
          <w:rPr>
            <w:highlight w:val="yellow"/>
          </w:rPr>
          <w:t xml:space="preserve">a dichotomy between scalar and vector process profiles. We </w:t>
        </w:r>
      </w:ins>
      <w:ins w:id="2513" w:author="phismith" w:date="2012-08-13T11:48:00Z">
        <w:r w:rsidR="00AD6B61">
          <w:rPr>
            <w:highlight w:val="yellow"/>
          </w:rPr>
          <w:t>c</w:t>
        </w:r>
      </w:ins>
      <w:ins w:id="2514" w:author="phismith" w:date="2012-08-13T11:47:00Z">
        <w:r w:rsidR="00AD6B61">
          <w:rPr>
            <w:highlight w:val="yellow"/>
          </w:rPr>
          <w:t xml:space="preserve">ould then </w:t>
        </w:r>
      </w:ins>
      <w:ins w:id="2515" w:author="phismith" w:date="2012-08-13T11:48:00Z">
        <w:r w:rsidR="00AD6B61">
          <w:rPr>
            <w:highlight w:val="yellow"/>
          </w:rPr>
          <w:t>conceive a s</w:t>
        </w:r>
        <w:r w:rsidR="00AD6B61">
          <w:rPr>
            <w:highlight w:val="yellow"/>
            <w:rPrChange w:id="2516" w:author="phismith" w:date="2012-08-13T11:48:00Z">
              <w:rPr>
                <w:highlight w:val="yellow"/>
              </w:rPr>
            </w:rPrChange>
          </w:rPr>
          <w:t>peed profile</w:t>
        </w:r>
      </w:ins>
      <w:ins w:id="2517" w:author="phismith" w:date="2012-08-13T11:55:00Z">
        <w:r w:rsidR="00C22C59">
          <w:rPr>
            <w:highlight w:val="yellow"/>
          </w:rPr>
          <w:t>,</w:t>
        </w:r>
        <w:bookmarkStart w:id="2518" w:name="_GoBack"/>
        <w:bookmarkEnd w:id="2518"/>
        <w:r w:rsidR="00AD6B61" w:rsidRPr="00AD6B61">
          <w:rPr>
            <w:highlight w:val="yellow"/>
          </w:rPr>
          <w:t xml:space="preserve"> </w:t>
        </w:r>
        <w:r w:rsidR="00AD6B61">
          <w:rPr>
            <w:highlight w:val="yellow"/>
          </w:rPr>
          <w:t>for example,</w:t>
        </w:r>
        <w:r w:rsidR="00AD6B61" w:rsidRPr="008D7E9B">
          <w:rPr>
            <w:highlight w:val="yellow"/>
          </w:rPr>
          <w:t xml:space="preserve"> </w:t>
        </w:r>
      </w:ins>
      <w:ins w:id="2519" w:author="phismith" w:date="2012-08-13T11:48:00Z">
        <w:r w:rsidR="00AD6B61">
          <w:rPr>
            <w:highlight w:val="yellow"/>
            <w:rPrChange w:id="2520" w:author="phismith" w:date="2012-08-13T11:48:00Z">
              <w:rPr>
                <w:highlight w:val="yellow"/>
              </w:rPr>
            </w:rPrChange>
          </w:rPr>
          <w:t xml:space="preserve"> </w:t>
        </w:r>
        <w:r w:rsidR="00AD6B61">
          <w:rPr>
            <w:highlight w:val="yellow"/>
          </w:rPr>
          <w:t>a</w:t>
        </w:r>
        <w:r w:rsidR="00AD6B61" w:rsidRPr="00AD6B61">
          <w:rPr>
            <w:highlight w:val="yellow"/>
            <w:rPrChange w:id="2521" w:author="phismith" w:date="2012-08-13T11:48:00Z">
              <w:rPr>
                <w:sz w:val="18"/>
              </w:rPr>
            </w:rPrChange>
          </w:rPr>
          <w:t>s a scalar profile which</w:t>
        </w:r>
        <w:r w:rsidR="00AD6B61">
          <w:rPr>
            <w:highlight w:val="yellow"/>
          </w:rPr>
          <w:t xml:space="preserve"> is </w:t>
        </w:r>
      </w:ins>
      <w:ins w:id="2522" w:author="phismith" w:date="2012-08-13T11:55:00Z">
        <w:r w:rsidR="00AD6B61">
          <w:rPr>
            <w:highlight w:val="yellow"/>
          </w:rPr>
          <w:t xml:space="preserve">a constant ratio of a distance travelled per unit of team. We might </w:t>
        </w:r>
      </w:ins>
      <w:ins w:id="2523" w:author="phismith" w:date="2012-08-13T11:47:00Z">
        <w:r w:rsidR="00AD6B61">
          <w:rPr>
            <w:highlight w:val="yellow"/>
          </w:rPr>
          <w:t xml:space="preserve">treat </w:t>
        </w:r>
      </w:ins>
      <w:ins w:id="2524" w:author="phismith" w:date="2012-08-13T11:44:00Z">
        <w:r w:rsidR="007449EA" w:rsidRPr="00AD6B61">
          <w:rPr>
            <w:i/>
            <w:highlight w:val="yellow"/>
            <w:rPrChange w:id="2525" w:author="phismith" w:date="2012-08-13T11:47:00Z">
              <w:rPr/>
            </w:rPrChange>
          </w:rPr>
          <w:t>vector process profile</w:t>
        </w:r>
      </w:ins>
      <w:ins w:id="2526" w:author="phismith" w:date="2012-08-13T11:47:00Z">
        <w:r w:rsidR="00AD6B61">
          <w:rPr>
            <w:highlight w:val="yellow"/>
          </w:rPr>
          <w:t>, a</w:t>
        </w:r>
      </w:ins>
      <w:ins w:id="2527" w:author="phismith" w:date="2012-08-13T11:44:00Z">
        <w:r w:rsidR="007449EA" w:rsidRPr="00AD6B61">
          <w:rPr>
            <w:highlight w:val="yellow"/>
            <w:rPrChange w:id="2528" w:author="phismith" w:date="2012-08-13T11:47:00Z">
              <w:rPr/>
            </w:rPrChange>
          </w:rPr>
          <w:t>s a subtype of speed profile which incorporates the direction of motion</w:t>
        </w:r>
      </w:ins>
      <w:ins w:id="2529" w:author="phismith" w:date="2012-08-13T11:45:00Z">
        <w:r w:rsidR="00AD6B61" w:rsidRPr="00AD6B61">
          <w:rPr>
            <w:highlight w:val="yellow"/>
            <w:rPrChange w:id="2530" w:author="phismith" w:date="2012-08-13T11:47:00Z">
              <w:rPr>
                <w:highlight w:val="yellow"/>
              </w:rPr>
            </w:rPrChange>
          </w:rPr>
          <w:t xml:space="preserve">. Similarly under </w:t>
        </w:r>
        <w:r w:rsidR="00AD6B61" w:rsidRPr="00AD6B61">
          <w:rPr>
            <w:i/>
            <w:highlight w:val="yellow"/>
            <w:rPrChange w:id="2531" w:author="phismith" w:date="2012-08-13T11:47:00Z">
              <w:rPr>
                <w:i/>
                <w:highlight w:val="yellow"/>
              </w:rPr>
            </w:rPrChange>
          </w:rPr>
          <w:t xml:space="preserve">acceleration profile </w:t>
        </w:r>
      </w:ins>
      <w:ins w:id="2532" w:author="phismith" w:date="2012-08-13T11:46:00Z">
        <w:r w:rsidR="00AD6B61" w:rsidRPr="00AD6B61">
          <w:rPr>
            <w:highlight w:val="yellow"/>
            <w:rPrChange w:id="2533" w:author="phismith" w:date="2012-08-13T11:47:00Z">
              <w:rPr/>
            </w:rPrChange>
          </w:rPr>
          <w:t xml:space="preserve">we could include subtypes such as </w:t>
        </w:r>
        <w:r w:rsidR="00AD6B61" w:rsidRPr="00AD6B61">
          <w:rPr>
            <w:i/>
            <w:highlight w:val="yellow"/>
            <w:rPrChange w:id="2534" w:author="phismith" w:date="2012-08-13T11:47:00Z">
              <w:rPr>
                <w:i/>
              </w:rPr>
            </w:rPrChange>
          </w:rPr>
          <w:lastRenderedPageBreak/>
          <w:t>centripetal acceleration</w:t>
        </w:r>
        <w:r w:rsidR="00AD6B61" w:rsidRPr="00AD6B61">
          <w:rPr>
            <w:i/>
            <w:highlight w:val="yellow"/>
            <w:rPrChange w:id="2535" w:author="phismith" w:date="2012-08-13T11:47:00Z">
              <w:rPr>
                <w:i/>
              </w:rPr>
            </w:rPrChange>
          </w:rPr>
          <w:t xml:space="preserve"> profile</w:t>
        </w:r>
        <w:r w:rsidR="00AD6B61" w:rsidRPr="00AD6B61">
          <w:rPr>
            <w:highlight w:val="yellow"/>
            <w:rPrChange w:id="2536" w:author="phismith" w:date="2012-08-13T11:47:00Z">
              <w:rPr>
                <w:i/>
              </w:rPr>
            </w:rPrChange>
          </w:rPr>
          <w:t xml:space="preserve"> (</w:t>
        </w:r>
        <w:r w:rsidR="00AD6B61" w:rsidRPr="00AD6B61">
          <w:rPr>
            <w:highlight w:val="yellow"/>
            <w:rPrChange w:id="2537" w:author="phismith" w:date="2012-08-13T11:47:00Z">
              <w:rPr/>
            </w:rPrChange>
          </w:rPr>
          <w:t xml:space="preserve">for </w:t>
        </w:r>
        <w:r w:rsidR="00AD6B61" w:rsidRPr="00AD6B61">
          <w:rPr>
            <w:highlight w:val="yellow"/>
            <w:rPrChange w:id="2538" w:author="phismith" w:date="2012-08-13T11:47:00Z">
              <w:rPr>
                <w:i/>
              </w:rPr>
            </w:rPrChange>
          </w:rPr>
          <w:t>acceleration along a curved path)</w:t>
        </w:r>
        <w:r w:rsidR="00AD6B61" w:rsidRPr="00AD6B61">
          <w:rPr>
            <w:highlight w:val="yellow"/>
            <w:rPrChange w:id="2539" w:author="phismith" w:date="2012-08-13T11:47:00Z">
              <w:rPr/>
            </w:rPrChange>
          </w:rPr>
          <w:t>,</w:t>
        </w:r>
        <w:r w:rsidR="00AD6B61" w:rsidRPr="00AD6B61">
          <w:rPr>
            <w:highlight w:val="yellow"/>
            <w:rPrChange w:id="2540" w:author="phismith" w:date="2012-08-13T11:47:00Z">
              <w:rPr>
                <w:i/>
              </w:rPr>
            </w:rPrChange>
          </w:rPr>
          <w:t xml:space="preserve"> </w:t>
        </w:r>
        <w:r w:rsidR="00AD6B61" w:rsidRPr="00AD6B61">
          <w:rPr>
            <w:i/>
            <w:highlight w:val="yellow"/>
            <w:rPrChange w:id="2541" w:author="phismith" w:date="2012-08-13T11:47:00Z">
              <w:rPr>
                <w:i/>
              </w:rPr>
            </w:rPrChange>
          </w:rPr>
          <w:t xml:space="preserve">linear acceleration </w:t>
        </w:r>
        <w:r w:rsidR="00AD6B61" w:rsidRPr="00AD6B61">
          <w:rPr>
            <w:i/>
            <w:highlight w:val="yellow"/>
            <w:rPrChange w:id="2542" w:author="phismith" w:date="2012-08-13T11:47:00Z">
              <w:rPr/>
            </w:rPrChange>
          </w:rPr>
          <w:t>profile</w:t>
        </w:r>
        <w:r w:rsidR="00AD6B61" w:rsidRPr="00AD6B61">
          <w:rPr>
            <w:highlight w:val="yellow"/>
            <w:rPrChange w:id="2543" w:author="phismith" w:date="2012-08-13T11:47:00Z">
              <w:rPr/>
            </w:rPrChange>
          </w:rPr>
          <w:t xml:space="preserve"> </w:t>
        </w:r>
        <w:r w:rsidR="00AD6B61" w:rsidRPr="00AD6B61">
          <w:rPr>
            <w:highlight w:val="yellow"/>
            <w:rPrChange w:id="2544" w:author="phismith" w:date="2012-08-13T11:47:00Z">
              <w:rPr>
                <w:i/>
              </w:rPr>
            </w:rPrChange>
          </w:rPr>
          <w:t>(</w:t>
        </w:r>
        <w:r w:rsidR="00AD6B61" w:rsidRPr="00AD6B61">
          <w:rPr>
            <w:highlight w:val="yellow"/>
            <w:rPrChange w:id="2545" w:author="phismith" w:date="2012-08-13T11:47:00Z">
              <w:rPr/>
            </w:rPrChange>
          </w:rPr>
          <w:t xml:space="preserve">for </w:t>
        </w:r>
        <w:r w:rsidR="00AD6B61" w:rsidRPr="00AD6B61">
          <w:rPr>
            <w:highlight w:val="yellow"/>
            <w:rPrChange w:id="2546" w:author="phismith" w:date="2012-08-13T11:47:00Z">
              <w:rPr>
                <w:i/>
              </w:rPr>
            </w:rPrChange>
          </w:rPr>
          <w:t>acce</w:t>
        </w:r>
        <w:r w:rsidR="00AD6B61" w:rsidRPr="00AD6B61">
          <w:rPr>
            <w:highlight w:val="yellow"/>
            <w:rPrChange w:id="2547" w:author="phismith" w:date="2012-08-13T11:47:00Z">
              <w:rPr/>
            </w:rPrChange>
          </w:rPr>
          <w:t>leration along a straight line), and so on</w:t>
        </w:r>
      </w:ins>
      <w:ins w:id="2548" w:author="phismith" w:date="2012-08-13T11:44:00Z">
        <w:r w:rsidR="007449EA" w:rsidRPr="00AD6B61">
          <w:rPr>
            <w:highlight w:val="yellow"/>
            <w:rPrChange w:id="2549" w:author="phismith" w:date="2012-08-13T11:47:00Z">
              <w:rPr/>
            </w:rPrChange>
          </w:rPr>
          <w:t>.</w:t>
        </w:r>
      </w:ins>
    </w:p>
    <w:p w14:paraId="33DBDF90" w14:textId="00B271F6" w:rsidR="008310FF" w:rsidRDefault="008310FF" w:rsidP="00861373">
      <w:pPr>
        <w:pPrChange w:id="2550" w:author="phismith" w:date="2012-08-10T09:42:00Z">
          <w:pPr>
            <w:jc w:val="left"/>
          </w:pPr>
        </w:pPrChange>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ins w:id="2551" w:author="phismith" w:date="2012-08-10T09:57:00Z">
        <w:r w:rsidR="00D11FBB">
          <w:t>We shall see, however, that t</w:t>
        </w:r>
      </w:ins>
      <w:ins w:id="2552" w:author="phismith" w:date="2012-08-10T09:56:00Z">
        <w:r w:rsidR="00D11FBB">
          <w:t>he way we address the issue of rigidity and non-rigidity of such universals differs</w:t>
        </w:r>
      </w:ins>
      <w:ins w:id="2553" w:author="phismith" w:date="2012-08-10T09:57:00Z">
        <w:r w:rsidR="00D11FBB">
          <w:t xml:space="preserve"> </w:t>
        </w:r>
      </w:ins>
      <w:ins w:id="2554" w:author="phismith" w:date="2012-08-10T09:56:00Z">
        <w:r w:rsidR="00D11FBB">
          <w:t>from what was the case when dealing with continuants.</w:t>
        </w:r>
      </w:ins>
    </w:p>
    <w:p w14:paraId="151C7460" w14:textId="3F92B752" w:rsidR="00F33687" w:rsidRDefault="008310FF" w:rsidP="00861373">
      <w:pPr>
        <w:pStyle w:val="Heading3"/>
        <w:pPrChange w:id="2555" w:author="phismith" w:date="2012-08-10T09:42:00Z">
          <w:pPr>
            <w:pStyle w:val="Heading3"/>
          </w:pPr>
        </w:pPrChange>
      </w:pPr>
      <w:bookmarkStart w:id="2556" w:name="_Toc204327915"/>
      <w:r w:rsidRPr="00AF230F">
        <w:t xml:space="preserve">Beat </w:t>
      </w:r>
      <w:r w:rsidR="00BE7980">
        <w:t>p</w:t>
      </w:r>
      <w:r w:rsidR="00BE7980" w:rsidRPr="00AF230F">
        <w:t xml:space="preserve">rocess </w:t>
      </w:r>
      <w:r w:rsidR="00BE7980">
        <w:t>p</w:t>
      </w:r>
      <w:r w:rsidRPr="00AF230F">
        <w:t>rofiles</w:t>
      </w:r>
      <w:bookmarkEnd w:id="2556"/>
    </w:p>
    <w:p w14:paraId="7FA95146" w14:textId="200BED68" w:rsidR="008310FF" w:rsidRPr="00A91618" w:rsidRDefault="00503822" w:rsidP="00861373">
      <w:pPr>
        <w:pPrChange w:id="2557" w:author="phismith" w:date="2012-08-10T09:42:00Z">
          <w:pPr>
            <w:jc w:val="left"/>
          </w:pPr>
        </w:pPrChange>
      </w:pPr>
      <w:r w:rsidRPr="00D248A1">
        <w:rPr>
          <w:rStyle w:val="Annotation"/>
        </w:rPr>
        <w:t>Example(process profile)[</w:t>
      </w:r>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w:t>
      </w:r>
      <w:ins w:id="2558" w:author="phismith" w:date="2012-08-10T09:57:00Z">
        <w:r w:rsidR="00D11FBB">
          <w:t>.</w:t>
        </w:r>
      </w:ins>
      <w:del w:id="2559" w:author="phismith" w:date="2012-08-10T09:57:00Z">
        <w:r w:rsidR="008310FF" w:rsidDel="00D11FBB">
          <w:delText>, or the 120 beats per minute drumming process involved in one of John’s performances in a rock band, and so on.</w:delText>
        </w:r>
      </w:del>
      <w:r w:rsidR="008310FF" w:rsidRPr="00A91618">
        <w:t xml:space="preserve"> </w:t>
      </w:r>
    </w:p>
    <w:p w14:paraId="1D9FF8CC" w14:textId="748A7D65" w:rsidR="008310FF" w:rsidRDefault="008310FF" w:rsidP="00861373">
      <w:pPr>
        <w:pPrChange w:id="2560" w:author="phismith" w:date="2012-08-10T09:42:00Z">
          <w:pPr>
            <w:jc w:val="left"/>
          </w:pPr>
        </w:pPrChange>
      </w:pPr>
      <w:r>
        <w:t xml:space="preserve">Each such </w:t>
      </w:r>
      <w:r w:rsidRPr="00A91618">
        <w:t>process</w:t>
      </w:r>
      <w:r>
        <w:t xml:space="preserve"> </w:t>
      </w:r>
      <w:r w:rsidRPr="00A91618">
        <w:t>includes what we shall call a beat process profile instance as part</w:t>
      </w:r>
      <w:r>
        <w:t xml:space="preserve">, a subtype of rate process profile in which the salient ratio is not distance covered </w:t>
      </w:r>
      <w:ins w:id="2561" w:author="phismith" w:date="2012-08-10T09:57:00Z">
        <w:r w:rsidR="00D11FBB">
          <w:t xml:space="preserve">(as in the case of speed) </w:t>
        </w:r>
      </w:ins>
      <w:r>
        <w:t>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rsidP="00D248A1">
      <w:pPr>
        <w:keepNext/>
        <w:keepLines/>
        <w:spacing w:before="40" w:after="0"/>
        <w:jc w:val="left"/>
      </w:pPr>
      <w:r>
        <w:t xml:space="preserve">   rate process profile</w:t>
      </w:r>
    </w:p>
    <w:p w14:paraId="4B778D67" w14:textId="77777777" w:rsidR="00F33687" w:rsidRDefault="008310FF" w:rsidP="00D248A1">
      <w:pPr>
        <w:keepNext/>
        <w:keepLines/>
        <w:spacing w:before="40" w:after="0"/>
        <w:ind w:left="720"/>
        <w:jc w:val="left"/>
      </w:pPr>
      <w:r>
        <w:t>beat process profile</w:t>
      </w:r>
    </w:p>
    <w:p w14:paraId="44789716" w14:textId="77777777" w:rsidR="00F33687" w:rsidRDefault="008310FF" w:rsidP="00D248A1">
      <w:pPr>
        <w:keepNext/>
        <w:keepLines/>
        <w:spacing w:before="40" w:after="0"/>
        <w:ind w:left="720" w:firstLine="720"/>
        <w:jc w:val="left"/>
      </w:pPr>
      <w:r>
        <w:t>regular beat process profile</w:t>
      </w:r>
    </w:p>
    <w:p w14:paraId="61490BB2" w14:textId="77777777" w:rsidR="00F33687" w:rsidRDefault="008310FF" w:rsidP="00D248A1">
      <w:pPr>
        <w:keepNext/>
        <w:keepLines/>
        <w:spacing w:before="40" w:after="0"/>
        <w:ind w:left="1440" w:firstLine="720"/>
        <w:jc w:val="left"/>
      </w:pPr>
      <w:r w:rsidRPr="00A91618">
        <w:t xml:space="preserve">3 bpm beat </w:t>
      </w:r>
      <w:r>
        <w:t xml:space="preserve">process </w:t>
      </w:r>
      <w:r w:rsidRPr="00A91618">
        <w:t>profile</w:t>
      </w:r>
    </w:p>
    <w:p w14:paraId="4A528A4C" w14:textId="77777777" w:rsidR="00F33687" w:rsidRDefault="008310FF" w:rsidP="00D248A1">
      <w:pPr>
        <w:keepNext/>
        <w:keepLines/>
        <w:spacing w:before="40" w:after="0"/>
        <w:ind w:left="1440" w:firstLine="720"/>
        <w:jc w:val="left"/>
      </w:pPr>
      <w:r w:rsidRPr="00A91618">
        <w:t xml:space="preserve">4 bpm beat </w:t>
      </w:r>
      <w:r>
        <w:t xml:space="preserve">process </w:t>
      </w:r>
      <w:r w:rsidRPr="00A91618">
        <w:t>profile</w:t>
      </w:r>
    </w:p>
    <w:p w14:paraId="5B906F42" w14:textId="77777777" w:rsidR="00F33687" w:rsidRDefault="008310FF" w:rsidP="00D248A1">
      <w:pPr>
        <w:keepNext/>
        <w:keepLines/>
        <w:spacing w:before="40" w:after="0"/>
        <w:ind w:left="1440"/>
        <w:jc w:val="left"/>
      </w:pPr>
      <w:r>
        <w:t>irregular beat process profile</w:t>
      </w:r>
    </w:p>
    <w:p w14:paraId="4F091529" w14:textId="77777777" w:rsidR="00F33687" w:rsidRDefault="008310FF" w:rsidP="00D248A1">
      <w:pPr>
        <w:keepNext/>
        <w:keepLines/>
        <w:spacing w:before="40" w:after="0"/>
        <w:ind w:left="1440"/>
        <w:jc w:val="left"/>
      </w:pPr>
      <w:r>
        <w:tab/>
        <w:t>increasing beat process profile</w:t>
      </w:r>
    </w:p>
    <w:p w14:paraId="2A7DAC19" w14:textId="77777777" w:rsidR="008310FF" w:rsidRDefault="008310FF" w:rsidP="00BB26CE">
      <w:pPr>
        <w:jc w:val="left"/>
      </w:pPr>
      <w:r>
        <w:t>and so on.</w:t>
      </w:r>
    </w:p>
    <w:p w14:paraId="32400BA2" w14:textId="29309253" w:rsidR="008310FF" w:rsidRDefault="008310FF" w:rsidP="00861373">
      <w:pPr>
        <w:pPrChange w:id="2562" w:author="phismith" w:date="2012-08-10T09:42:00Z">
          <w:pPr>
            <w:jc w:val="left"/>
          </w:pPr>
        </w:pPrChange>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lastRenderedPageBreak/>
        <w:t xml:space="preserve">as a whole. Irregular process </w:t>
      </w:r>
      <w:r w:rsidRPr="00A91618">
        <w:t>profile</w:t>
      </w:r>
      <w:r>
        <w:t xml:space="preserve">s </w:t>
      </w:r>
      <w:ins w:id="2563" w:author="phismith" w:date="2012-08-10T09:57:00Z">
        <w:r w:rsidR="00D11FBB">
          <w:t xml:space="preserve">are process profiles where an analysis of this sort is inadequate Such irregular process profiles, </w:t>
        </w:r>
      </w:ins>
      <w:del w:id="2564" w:author="phismith" w:date="2012-08-10T09:58:00Z">
        <w:r w:rsidDel="00D11FBB">
          <w:delText xml:space="preserve">of this sort, </w:delText>
        </w:r>
      </w:del>
      <w:r>
        <w:t>for example as identified in the clinic, or in the readings on an aircraft instrument panel</w:t>
      </w:r>
      <w:r w:rsidRPr="00A91618">
        <w:t xml:space="preserve">, </w:t>
      </w:r>
      <w:r w:rsidR="00483384">
        <w:t xml:space="preserve">are often </w:t>
      </w:r>
      <w:r>
        <w:t>of diagnostic significance</w:t>
      </w:r>
      <w:r w:rsidRPr="00A91618">
        <w:t>.</w:t>
      </w:r>
      <w:r w:rsidR="00503822" w:rsidRPr="00D248A1">
        <w:rPr>
          <w:rStyle w:val="Annotation"/>
        </w:rPr>
        <w:t>]</w:t>
      </w:r>
      <w:r w:rsidRPr="00A91618">
        <w:t xml:space="preserve"> </w:t>
      </w:r>
    </w:p>
    <w:p w14:paraId="5E0B0371" w14:textId="1AE245DC" w:rsidR="008310FF" w:rsidRDefault="008310FF" w:rsidP="00861373">
      <w:pPr>
        <w:pPrChange w:id="2565" w:author="phismith" w:date="2012-08-10T09:42:00Z">
          <w:pPr>
            <w:jc w:val="left"/>
          </w:pPr>
        </w:pPrChange>
      </w:pPr>
      <w:r>
        <w:t>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w:t>
      </w:r>
      <w:ins w:id="2566" w:author="phismith" w:date="2012-08-08T12:43:00Z">
        <w:r w:rsidR="00F77AEB">
          <w:t xml:space="preserve"> (continuing our list in section </w:t>
        </w:r>
        <w:r w:rsidR="00F77AEB">
          <w:fldChar w:fldCharType="begin"/>
        </w:r>
        <w:r w:rsidR="00F77AEB">
          <w:instrText xml:space="preserve"> REF _Ref332193158 \r \h </w:instrText>
        </w:r>
      </w:ins>
      <w:r w:rsidR="00861373">
        <w:instrText xml:space="preserve"> \* MERGEFORMAT </w:instrText>
      </w:r>
      <w:r w:rsidR="00F77AEB">
        <w:fldChar w:fldCharType="separate"/>
      </w:r>
      <w:ins w:id="2567" w:author="phismith" w:date="2012-08-08T12:43:00Z">
        <w:r w:rsidR="00F77AEB">
          <w:t>3.11.4</w:t>
        </w:r>
        <w:r w:rsidR="00F77AEB">
          <w:fldChar w:fldCharType="end"/>
        </w:r>
      </w:ins>
      <w:ins w:id="2568" w:author="phismith" w:date="2012-08-10T09:58:00Z">
        <w:r w:rsidR="00D11FBB">
          <w:t>)</w:t>
        </w:r>
      </w:ins>
      <w:r>
        <w:t xml:space="preserve">: </w:t>
      </w:r>
    </w:p>
    <w:p w14:paraId="678FEBBA" w14:textId="77777777" w:rsidR="008310FF" w:rsidRPr="00BA024D" w:rsidRDefault="008310FF" w:rsidP="00861373">
      <w:pPr>
        <w:rPr>
          <w:i/>
        </w:rPr>
        <w:pPrChange w:id="2569" w:author="phismith" w:date="2012-08-10T09:42:00Z">
          <w:pPr>
            <w:jc w:val="left"/>
          </w:pPr>
        </w:pPrChange>
      </w:pPr>
      <w:r>
        <w:t xml:space="preserve">     (5) John is moving with speed </w:t>
      </w:r>
      <w:r w:rsidRPr="00BA024D">
        <w:rPr>
          <w:i/>
        </w:rPr>
        <w:t xml:space="preserve">v </w:t>
      </w:r>
      <w:r w:rsidRPr="00D11FBB">
        <w:rPr>
          <w:b/>
          <w:rPrChange w:id="2570" w:author="phismith" w:date="2012-08-10T09:58:00Z">
            <w:rPr/>
          </w:rPrChange>
        </w:rPr>
        <w:t>at</w:t>
      </w:r>
      <w:r>
        <w:t xml:space="preserve"> time instant </w:t>
      </w:r>
      <w:r w:rsidRPr="00BA024D">
        <w:rPr>
          <w:i/>
        </w:rPr>
        <w:t xml:space="preserve">t </w:t>
      </w:r>
    </w:p>
    <w:p w14:paraId="17532B12" w14:textId="186CA428" w:rsidR="008310FF" w:rsidRDefault="00D11FBB" w:rsidP="00861373">
      <w:pPr>
        <w:pPrChange w:id="2571" w:author="phismith" w:date="2012-08-10T09:42:00Z">
          <w:pPr>
            <w:jc w:val="left"/>
          </w:pPr>
        </w:pPrChange>
      </w:pPr>
      <w:ins w:id="2572" w:author="phismith" w:date="2012-08-10T09:58:00Z">
        <w:r>
          <w:t xml:space="preserve">(5) </w:t>
        </w:r>
      </w:ins>
      <w:del w:id="2573" w:author="phismith" w:date="2012-08-10T09:58:00Z">
        <w:r w:rsidR="008310FF" w:rsidDel="00D11FBB">
          <w:delText xml:space="preserve">is to </w:delText>
        </w:r>
      </w:del>
      <w:r w:rsidR="008310FF">
        <w:t>assert</w:t>
      </w:r>
      <w:ins w:id="2574" w:author="phismith" w:date="2012-08-10T09:58:00Z">
        <w:r>
          <w:t>s</w:t>
        </w:r>
      </w:ins>
      <w:r w:rsidR="008310FF">
        <w:t xml:space="preserve">, </w:t>
      </w:r>
      <w:r w:rsidR="00483384">
        <w:t>in first approximation</w:t>
      </w:r>
      <w:r w:rsidR="008310FF">
        <w:t>, that there is some temporal interval (</w:t>
      </w:r>
      <w:r w:rsidR="008310FF" w:rsidRPr="00056BF7">
        <w:rPr>
          <w:i/>
        </w:rPr>
        <w:t>t</w:t>
      </w:r>
      <w:r w:rsidR="008310FF" w:rsidRPr="00D57224">
        <w:rPr>
          <w:vertAlign w:val="subscript"/>
        </w:rPr>
        <w:t>1</w:t>
      </w:r>
      <w:r w:rsidR="008310FF">
        <w:t xml:space="preserve">, </w:t>
      </w:r>
      <w:r w:rsidR="008310FF" w:rsidRPr="00056BF7">
        <w:rPr>
          <w:i/>
        </w:rPr>
        <w:t>t</w:t>
      </w:r>
      <w:r w:rsidR="008310FF" w:rsidRPr="00D57224">
        <w:rPr>
          <w:vertAlign w:val="subscript"/>
        </w:rPr>
        <w:t>2</w:t>
      </w:r>
      <w:r w:rsidR="008310FF">
        <w:t xml:space="preserve">), including </w:t>
      </w:r>
      <w:r w:rsidR="008310FF" w:rsidRPr="00056BF7">
        <w:rPr>
          <w:i/>
        </w:rPr>
        <w:t>t</w:t>
      </w:r>
      <w:r w:rsidR="008310FF">
        <w:t xml:space="preserve"> in its interior, in which the speed </w:t>
      </w:r>
      <w:r w:rsidR="008310FF">
        <w:rPr>
          <w:i/>
        </w:rPr>
        <w:t xml:space="preserve">v </w:t>
      </w:r>
      <w:r w:rsidR="008310FF">
        <w:t>process profile is instantiated. More precisely (in order to take account of the fact th</w:t>
      </w:r>
      <w:r w:rsidR="00483384">
        <w:t>at</w:t>
      </w:r>
      <w:r w:rsidR="008310FF">
        <w:t xml:space="preserve"> John may be moving with a continuously changing speed in the neighborhood of </w:t>
      </w:r>
      <w:r w:rsidR="008310FF" w:rsidRPr="004A03DA">
        <w:rPr>
          <w:i/>
        </w:rPr>
        <w:t>t</w:t>
      </w:r>
      <w:r w:rsidR="008310FF">
        <w:t>), (5) must be formulated in something like the following terms:</w:t>
      </w:r>
    </w:p>
    <w:p w14:paraId="6CA8059D" w14:textId="6857894E" w:rsidR="008310FF" w:rsidRDefault="008310FF" w:rsidP="00861373">
      <w:pPr>
        <w:ind w:left="810" w:hanging="360"/>
        <w:pPrChange w:id="2575" w:author="phismith" w:date="2012-08-10T09:42:00Z">
          <w:pPr>
            <w:ind w:left="810" w:hanging="360"/>
            <w:jc w:val="left"/>
          </w:pPr>
        </w:pPrChange>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rsidRPr="00D11FBB">
        <w:rPr>
          <w:b/>
          <w:rPrChange w:id="2576" w:author="phismith" w:date="2012-08-10T09:58:00Z">
            <w:rPr/>
          </w:rPrChange>
        </w:rPr>
        <w:t>at</w:t>
      </w:r>
      <w:r>
        <w:t xml:space="preserve">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861373">
      <w:pPr>
        <w:pPrChange w:id="2577" w:author="phismith" w:date="2012-08-10T09:42:00Z">
          <w:pPr>
            <w:jc w:val="left"/>
          </w:pPr>
        </w:pPrChange>
      </w:pPr>
      <w:r>
        <w:t>Note that the logical significance of the ‘</w:t>
      </w:r>
      <w:r w:rsidRPr="00D11FBB">
        <w:rPr>
          <w:b/>
          <w:rPrChange w:id="2578" w:author="phismith" w:date="2012-08-10T09:58:00Z">
            <w:rPr/>
          </w:rPrChange>
        </w:rPr>
        <w:t>at</w:t>
      </w:r>
      <w:r>
        <w:t xml:space="preserve"> time instant </w:t>
      </w:r>
      <w:r>
        <w:rPr>
          <w:i/>
        </w:rPr>
        <w:t>t</w:t>
      </w:r>
      <w:r>
        <w:t xml:space="preserve">’ in (5) is distinct from what it is, for example, in </w:t>
      </w:r>
    </w:p>
    <w:p w14:paraId="75A3C049" w14:textId="77777777" w:rsidR="00F33687" w:rsidRDefault="008310FF" w:rsidP="00861373">
      <w:pPr>
        <w:pStyle w:val="ListParagraph"/>
        <w:widowControl w:val="0"/>
        <w:numPr>
          <w:ilvl w:val="0"/>
          <w:numId w:val="10"/>
        </w:numPr>
        <w:spacing w:line="480" w:lineRule="auto"/>
        <w:pPrChange w:id="2579" w:author="phismith" w:date="2012-08-10T09:42:00Z">
          <w:pPr>
            <w:pStyle w:val="ListParagraph"/>
            <w:widowControl w:val="0"/>
            <w:numPr>
              <w:numId w:val="10"/>
            </w:numPr>
            <w:spacing w:line="480" w:lineRule="auto"/>
            <w:ind w:hanging="360"/>
            <w:jc w:val="left"/>
          </w:pPr>
        </w:pPrChange>
      </w:pPr>
      <w:r>
        <w:t xml:space="preserve">John has temperature 64° Celsius </w:t>
      </w:r>
      <w:r w:rsidRPr="00D11FBB">
        <w:rPr>
          <w:b/>
          <w:rPrChange w:id="2580" w:author="phismith" w:date="2012-08-10T09:58:00Z">
            <w:rPr/>
          </w:rPrChange>
        </w:rPr>
        <w:t>at</w:t>
      </w:r>
      <w:r>
        <w:t xml:space="preserve"> time instant </w:t>
      </w:r>
      <w:r>
        <w:rPr>
          <w:i/>
        </w:rPr>
        <w:t>t</w:t>
      </w:r>
    </w:p>
    <w:p w14:paraId="2614B60B" w14:textId="6E021D77" w:rsidR="00483384" w:rsidRPr="007D730F" w:rsidRDefault="008310FF" w:rsidP="007D730F">
      <w:pPr>
        <w:ind w:left="360"/>
        <w:rPr>
          <w:rPrChange w:id="2581" w:author="phismith" w:date="2012-08-10T10:58:00Z">
            <w:rPr/>
          </w:rPrChange>
        </w:rPr>
        <w:pPrChange w:id="2582" w:author="phismith" w:date="2012-08-10T10:58:00Z">
          <w:pPr>
            <w:jc w:val="left"/>
          </w:pPr>
        </w:pPrChange>
      </w:pPr>
      <w:r>
        <w:t xml:space="preserve">In </w:t>
      </w:r>
      <w:r w:rsidR="00483384">
        <w:t>(7)</w:t>
      </w:r>
      <w:r>
        <w:t>, we are using ‘</w:t>
      </w:r>
      <w:r w:rsidRPr="00D11FBB">
        <w:rPr>
          <w:b/>
          <w:rPrChange w:id="2583" w:author="phismith" w:date="2012-08-10T09:58:00Z">
            <w:rPr/>
          </w:rPrChange>
        </w:rPr>
        <w:t>at</w:t>
      </w:r>
      <w:r>
        <w:t xml:space="preserve"> </w:t>
      </w:r>
      <w:r>
        <w:rPr>
          <w:i/>
        </w:rPr>
        <w:t>t</w:t>
      </w:r>
      <w:r>
        <w:t xml:space="preserve">’ as part of an assertion concerning the instantation by an individual of a continuant universal; in </w:t>
      </w:r>
      <w:r w:rsidR="00483384">
        <w:t>(5)</w:t>
      </w:r>
      <w:r>
        <w:t>, we are using ‘</w:t>
      </w:r>
      <w:r w:rsidRPr="007D730F">
        <w:rPr>
          <w:b/>
          <w:rPrChange w:id="2584" w:author="phismith" w:date="2012-08-10T10:48:00Z">
            <w:rPr/>
          </w:rPrChange>
        </w:rPr>
        <w:t>at</w:t>
      </w:r>
      <w:r>
        <w:t xml:space="preserve"> </w:t>
      </w:r>
      <w:r>
        <w:rPr>
          <w:i/>
        </w:rPr>
        <w:t>t</w:t>
      </w:r>
      <w:r>
        <w:t xml:space="preserve">’ to pick out a part of a process which instantiates an occurrent universal – where the instantiation relation itself is (as it were) timeless. </w:t>
      </w:r>
      <w:ins w:id="2585" w:author="phismith" w:date="2012-08-10T09:59:00Z">
        <w:r w:rsidR="00D11FBB">
          <w:t xml:space="preserve">The determinate continuant universal involved in (7), namely: </w:t>
        </w:r>
        <w:r w:rsidR="00D11FBB">
          <w:rPr>
            <w:i/>
          </w:rPr>
          <w:t xml:space="preserve">temperature of </w:t>
        </w:r>
        <w:r w:rsidR="00D11FBB">
          <w:t xml:space="preserve">64° </w:t>
        </w:r>
        <w:r w:rsidR="00D11FBB" w:rsidRPr="00D11FBB">
          <w:rPr>
            <w:i/>
            <w:rPrChange w:id="2586" w:author="phismith" w:date="2012-08-10T09:59:00Z">
              <w:rPr/>
            </w:rPrChange>
          </w:rPr>
          <w:t>Celsius</w:t>
        </w:r>
        <w:r w:rsidR="00D11FBB">
          <w:t>, is non-rigid, because John’s temperature can instantiate different such determinate universals at different times. The d</w:t>
        </w:r>
      </w:ins>
      <w:ins w:id="2587" w:author="phismith" w:date="2012-08-10T10:00:00Z">
        <w:r w:rsidR="00D11FBB">
          <w:t xml:space="preserve">eterminate occurrent universal involved in (5), namely: </w:t>
        </w:r>
        <w:r w:rsidR="00D11FBB">
          <w:rPr>
            <w:i/>
          </w:rPr>
          <w:t xml:space="preserve">motion with speed </w:t>
        </w:r>
      </w:ins>
      <w:ins w:id="2588" w:author="phismith" w:date="2012-08-10T10:46:00Z">
        <w:r w:rsidR="007D730F">
          <w:rPr>
            <w:i/>
          </w:rPr>
          <w:t>v</w:t>
        </w:r>
      </w:ins>
      <w:ins w:id="2589" w:author="phismith" w:date="2012-08-10T10:47:00Z">
        <w:r w:rsidR="007D730F">
          <w:rPr>
            <w:i/>
          </w:rPr>
          <w:t xml:space="preserve"> </w:t>
        </w:r>
        <w:r w:rsidR="007D730F">
          <w:t>are non-rigid in the sense that</w:t>
        </w:r>
      </w:ins>
      <w:ins w:id="2590" w:author="phismith" w:date="2012-08-10T10:56:00Z">
        <w:r w:rsidR="007D730F">
          <w:t>, while a given motion instantiates all the occurrent universals that it instantiates timeless, it can appear that</w:t>
        </w:r>
      </w:ins>
      <w:ins w:id="2591" w:author="phismith" w:date="2012-08-10T10:47:00Z">
        <w:r w:rsidR="007D730F">
          <w:t xml:space="preserve"> one and the same motion instantiate</w:t>
        </w:r>
      </w:ins>
      <w:ins w:id="2592" w:author="phismith" w:date="2012-08-10T10:57:00Z">
        <w:r w:rsidR="007D730F">
          <w:t>s</w:t>
        </w:r>
      </w:ins>
      <w:ins w:id="2593" w:author="phismith" w:date="2012-08-10T10:47:00Z">
        <w:r w:rsidR="007D730F">
          <w:t xml:space="preserve"> different such determinate universals at different times </w:t>
        </w:r>
      </w:ins>
      <w:ins w:id="2594" w:author="phismith" w:date="2012-08-10T10:57:00Z">
        <w:r w:rsidR="007D730F">
          <w:t xml:space="preserve">because it has different parts which unfold successively in time. To say that </w:t>
        </w:r>
      </w:ins>
      <w:ins w:id="2595" w:author="phismith" w:date="2012-08-10T10:47:00Z">
        <w:r w:rsidR="007D730F">
          <w:t xml:space="preserve">a single motion </w:t>
        </w:r>
      </w:ins>
      <w:ins w:id="2596" w:author="phismith" w:date="2012-08-10T10:58:00Z">
        <w:r w:rsidR="007D730F">
          <w:rPr>
            <w:i/>
          </w:rPr>
          <w:t xml:space="preserve">m </w:t>
        </w:r>
      </w:ins>
      <w:ins w:id="2597" w:author="phismith" w:date="2012-08-10T10:47:00Z">
        <w:r w:rsidR="007D730F">
          <w:t xml:space="preserve">can be now </w:t>
        </w:r>
        <w:r w:rsidR="007D730F">
          <w:lastRenderedPageBreak/>
          <w:t>quicker now slower</w:t>
        </w:r>
      </w:ins>
      <w:ins w:id="2598" w:author="phismith" w:date="2012-08-10T10:57:00Z">
        <w:r w:rsidR="007D730F">
          <w:t xml:space="preserve"> is not to make a statement analogous to: John </w:t>
        </w:r>
      </w:ins>
      <w:ins w:id="2599" w:author="phismith" w:date="2012-08-10T10:58:00Z">
        <w:r w:rsidR="007D730F">
          <w:t xml:space="preserve">can be now warmer, now colder. Rather it is to make a statement of the form: </w:t>
        </w:r>
        <w:r w:rsidR="007D730F">
          <w:rPr>
            <w:i/>
          </w:rPr>
          <w:t xml:space="preserve">m </w:t>
        </w:r>
        <w:r w:rsidR="007D730F">
          <w:t>has two parts, a slow one and a quick one.</w:t>
        </w:r>
      </w:ins>
    </w:p>
    <w:p w14:paraId="039891DA" w14:textId="18A0FACB" w:rsidR="00F33687" w:rsidRDefault="0079125C">
      <w:pPr>
        <w:pStyle w:val="Heading2"/>
        <w:rPr>
          <w:sz w:val="24"/>
        </w:rPr>
      </w:pPr>
      <w:bookmarkStart w:id="2600" w:name="_Toc313270730"/>
      <w:bookmarkStart w:id="2601" w:name="_Toc204327916"/>
      <w:r w:rsidRPr="00722DB2">
        <w:t>Spatiotemporal region</w:t>
      </w:r>
      <w:bookmarkEnd w:id="2600"/>
      <w:bookmarkEnd w:id="2601"/>
    </w:p>
    <w:p w14:paraId="0F20011C" w14:textId="1B1B064C"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w:t>
      </w:r>
      <w:ins w:id="2602" w:author="phismith" w:date="2012-08-10T10:59:00Z">
        <w:r w:rsidR="007D730F">
          <w:t xml:space="preserve"> </w:t>
        </w:r>
        <w:r w:rsidR="007D730F" w:rsidRPr="007D730F">
          <w:rPr>
            <w:b/>
            <w:rPrChange w:id="2603" w:author="phismith" w:date="2012-08-10T10:59:00Z">
              <w:rPr/>
            </w:rPrChange>
          </w:rPr>
          <w:t>occurrent_</w:t>
        </w:r>
      </w:ins>
      <w:del w:id="2604" w:author="phismith" w:date="2012-08-10T10:59:00Z">
        <w:r w:rsidR="003C7730" w:rsidRPr="007D730F" w:rsidDel="007D730F">
          <w:rPr>
            <w:b/>
            <w:rPrChange w:id="2605" w:author="phismith" w:date="2012-08-10T10:59:00Z">
              <w:rPr/>
            </w:rPrChange>
          </w:rPr>
          <w:delText xml:space="preserve"> </w:delText>
        </w:r>
      </w:del>
      <w:r w:rsidR="003C7730" w:rsidRPr="00486765">
        <w:rPr>
          <w:b/>
        </w:rPr>
        <w:t xml:space="preserve">part </w:t>
      </w:r>
      <w:r w:rsidR="003C7730" w:rsidRPr="00486765">
        <w:t>of spacetime.</w:t>
      </w:r>
      <w:r w:rsidR="00341371">
        <w:t xml:space="preserve"> [095-00</w:t>
      </w:r>
      <w:ins w:id="2606" w:author="phismith" w:date="2012-08-10T10:59:00Z">
        <w:r w:rsidR="007D730F">
          <w:t>2</w:t>
        </w:r>
      </w:ins>
      <w:del w:id="2607" w:author="phismith" w:date="2012-08-10T10:59:00Z">
        <w:r w:rsidR="00341371" w:rsidDel="007D730F">
          <w:delText>1</w:delText>
        </w:r>
      </w:del>
      <w:r w:rsidR="00341371">
        <w:t>]</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0F7BCAAD"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ins w:id="2608" w:author="phismith" w:date="2012-08-10T10:59:00Z">
        <w:r w:rsidR="007D730F">
          <w:rPr>
            <w:b/>
          </w:rPr>
          <w:t>occurrent_p</w:t>
        </w:r>
      </w:ins>
      <w:del w:id="2609" w:author="phismith" w:date="2012-08-10T10:59:00Z">
        <w:r w:rsidR="003C7730" w:rsidRPr="00486765" w:rsidDel="007D730F">
          <w:rPr>
            <w:b/>
          </w:rPr>
          <w:delText>p</w:delText>
        </w:r>
      </w:del>
      <w:r w:rsidR="003C7730" w:rsidRPr="00486765">
        <w:rPr>
          <w:b/>
        </w:rPr>
        <w:t>arts</w:t>
      </w:r>
      <w:r w:rsidR="003C7730" w:rsidRPr="00486765">
        <w:t xml:space="preserve"> of </w:t>
      </w:r>
      <w:r w:rsidR="003C7730" w:rsidRPr="007D730F">
        <w:rPr>
          <w:i/>
          <w:rPrChange w:id="2610" w:author="phismith" w:date="2012-08-10T10:59:00Z">
            <w:rPr/>
          </w:rPrChange>
        </w:rPr>
        <w:t>spatiotemporal regions</w:t>
      </w:r>
      <w:r w:rsidR="003C7730" w:rsidRPr="00486765">
        <w:t xml:space="preserve"> are </w:t>
      </w:r>
      <w:r w:rsidR="003C7730" w:rsidRPr="007D730F">
        <w:rPr>
          <w:i/>
          <w:rPrChange w:id="2611" w:author="phismith" w:date="2012-08-10T10:59:00Z">
            <w:rPr/>
          </w:rPrChange>
        </w:rPr>
        <w:t>spatiotemporal regions</w:t>
      </w:r>
      <w:r w:rsidR="003C7730" w:rsidRPr="00486765">
        <w:t>. </w:t>
      </w:r>
      <w:r w:rsidR="00341371">
        <w:t>[096-00</w:t>
      </w:r>
      <w:ins w:id="2612" w:author="phismith" w:date="2012-08-10T10:59:00Z">
        <w:r w:rsidR="007D730F">
          <w:t>2</w:t>
        </w:r>
      </w:ins>
      <w:del w:id="2613" w:author="phismith" w:date="2012-08-10T10:59:00Z">
        <w:r w:rsidR="00341371" w:rsidDel="007D730F">
          <w:delText>1</w:delText>
        </w:r>
      </w:del>
      <w:r w:rsidR="00341371">
        <w:t>]</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4BE18411" w14:textId="77777777" w:rsidR="007D730F" w:rsidRDefault="00FB53AF">
      <w:pPr>
        <w:pStyle w:val="Specification"/>
        <w:rPr>
          <w:ins w:id="2614" w:author="phismith" w:date="2012-08-10T10:59:00Z"/>
          <w:rStyle w:val="apple-style-sp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4A4F98">
        <w:rPr>
          <w:rStyle w:val="apple-style-span"/>
          <w:b/>
          <w:szCs w:val="23"/>
          <w:shd w:val="clear" w:color="auto" w:fill="FFFFFF"/>
        </w:rPr>
        <w:t>occupies_spatiotemporal_region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p>
    <w:p w14:paraId="72ACAA19" w14:textId="478A7A69" w:rsidR="0017019A" w:rsidRPr="00B23775" w:rsidRDefault="007D730F" w:rsidP="007D730F">
      <w:pPr>
        <w:rPr>
          <w:rStyle w:val="apple-style-span"/>
          <w:szCs w:val="23"/>
          <w:shd w:val="clear" w:color="auto" w:fill="FFFFFF"/>
        </w:rPr>
        <w:pPrChange w:id="2615" w:author="phismith" w:date="2012-08-10T11:00:00Z">
          <w:pPr>
            <w:pStyle w:val="Specification"/>
          </w:pPr>
        </w:pPrChange>
      </w:pPr>
      <w:ins w:id="2616" w:author="phismith" w:date="2012-08-10T10:59:00Z">
        <w:r w:rsidRPr="008D7E9B">
          <w:rPr>
            <w:rStyle w:val="apple-style-span"/>
            <w:szCs w:val="23"/>
            <w:shd w:val="clear" w:color="auto" w:fill="FFFFFF"/>
          </w:rPr>
          <w:t xml:space="preserve">Every </w:t>
        </w:r>
        <w:r w:rsidRPr="008D7E9B">
          <w:rPr>
            <w:rStyle w:val="apple-style-span"/>
            <w:i/>
            <w:szCs w:val="23"/>
            <w:shd w:val="clear" w:color="auto" w:fill="FFFFFF"/>
          </w:rPr>
          <w:t>spatiotemporal</w:t>
        </w:r>
        <w:r w:rsidRPr="008D7E9B">
          <w:rPr>
            <w:rStyle w:val="apple-style-span"/>
            <w:szCs w:val="23"/>
            <w:shd w:val="clear" w:color="auto" w:fill="FFFFFF"/>
          </w:rPr>
          <w:t xml:space="preserve"> </w:t>
        </w:r>
        <w:r w:rsidRPr="008D7E9B">
          <w:rPr>
            <w:rStyle w:val="apple-style-span"/>
            <w:i/>
            <w:szCs w:val="23"/>
            <w:shd w:val="clear" w:color="auto" w:fill="FFFFFF"/>
          </w:rPr>
          <w:t>region</w:t>
        </w:r>
        <w:r w:rsidRPr="008D7E9B">
          <w:rPr>
            <w:rStyle w:val="apple-style-span"/>
            <w:szCs w:val="23"/>
            <w:shd w:val="clear" w:color="auto" w:fill="FFFFFF"/>
          </w:rPr>
          <w:t xml:space="preserve"> </w:t>
        </w:r>
        <w:r w:rsidRPr="008D7E9B">
          <w:rPr>
            <w:rStyle w:val="apple-style-span"/>
            <w:b/>
            <w:szCs w:val="23"/>
            <w:shd w:val="clear" w:color="auto" w:fill="FFFFFF"/>
          </w:rPr>
          <w:t>occupies_spatiotemporal_region</w:t>
        </w:r>
        <w:r w:rsidRPr="008D7E9B">
          <w:rPr>
            <w:rStyle w:val="apple-style-span"/>
            <w:szCs w:val="23"/>
            <w:shd w:val="clear" w:color="auto" w:fill="FFFFFF"/>
          </w:rPr>
          <w:t xml:space="preserve"> itself.</w:t>
        </w:r>
      </w:ins>
      <w:r w:rsidR="00FB53AF" w:rsidRPr="009D2710">
        <w:rPr>
          <w:rStyle w:val="Annotation"/>
        </w:rPr>
        <w:t>]</w:t>
      </w:r>
    </w:p>
    <w:p w14:paraId="650688A0" w14:textId="1985D8E2"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r w:rsidR="004A4F98">
        <w:rPr>
          <w:rStyle w:val="apple-style-span"/>
          <w:b/>
        </w:rPr>
        <w:t>occupies_spatiotemporal_region</w:t>
      </w:r>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r w:rsidR="00F33687" w:rsidRPr="00D248A1">
        <w:rPr>
          <w:rStyle w:val="Annotation"/>
        </w:rPr>
        <w:t>]</w:t>
      </w:r>
      <w:r w:rsidR="00FB53AF" w:rsidRPr="00FB53AF">
        <w:rPr>
          <w:rStyle w:val="Annotation"/>
        </w:rPr>
        <w:t xml:space="preserve"> </w:t>
      </w:r>
    </w:p>
    <w:p w14:paraId="46B45298" w14:textId="6D3AD5E1" w:rsidR="003C7730" w:rsidRPr="007D730F" w:rsidDel="007D730F" w:rsidRDefault="00F33687">
      <w:pPr>
        <w:pStyle w:val="Specification"/>
        <w:rPr>
          <w:del w:id="2617" w:author="phismith" w:date="2012-08-10T11:00:00Z"/>
          <w:rFonts w:eastAsiaTheme="majorEastAsia" w:cstheme="majorBidi"/>
          <w:b/>
          <w:bCs/>
          <w:color w:val="1F497D" w:themeColor="text2"/>
          <w:sz w:val="26"/>
          <w:szCs w:val="26"/>
          <w:rPrChange w:id="2618" w:author="phismith" w:date="2012-08-10T10:59:00Z">
            <w:rPr>
              <w:del w:id="2619" w:author="phismith" w:date="2012-08-10T11:00:00Z"/>
              <w:strike/>
            </w:rPr>
          </w:rPrChange>
        </w:rPr>
      </w:pPr>
      <w:del w:id="2620" w:author="phismith" w:date="2012-08-10T11:00:00Z">
        <w:r w:rsidRPr="007D730F" w:rsidDel="007D730F">
          <w:rPr>
            <w:rStyle w:val="Annotation"/>
            <w:rPrChange w:id="2621" w:author="phismith" w:date="2012-08-10T10:59:00Z">
              <w:rPr>
                <w:rStyle w:val="Annotation"/>
                <w:strike/>
              </w:rPr>
            </w:rPrChange>
          </w:rPr>
          <w:delText>a(spatiotemporal region)[</w:delText>
        </w:r>
        <w:r w:rsidR="00B0377D" w:rsidRPr="007D730F" w:rsidDel="007D730F">
          <w:rPr>
            <w:rStyle w:val="SpecificationType"/>
            <w:rPrChange w:id="2622" w:author="phismith" w:date="2012-08-10T10:59:00Z">
              <w:rPr>
                <w:rStyle w:val="SpecificationType"/>
                <w:strike/>
              </w:rPr>
            </w:rPrChange>
          </w:rPr>
          <w:delText>Axiom:</w:delText>
        </w:r>
        <w:r w:rsidR="00B0377D" w:rsidRPr="007D730F" w:rsidDel="007D730F">
          <w:rPr>
            <w:rStyle w:val="apple-style-span"/>
            <w:szCs w:val="23"/>
            <w:shd w:val="clear" w:color="auto" w:fill="FFFFFF"/>
            <w:rPrChange w:id="2623" w:author="phismith" w:date="2012-08-10T10:59:00Z">
              <w:rPr>
                <w:rStyle w:val="apple-style-span"/>
                <w:strike/>
                <w:szCs w:val="23"/>
                <w:shd w:val="clear" w:color="auto" w:fill="FFFFFF"/>
              </w:rPr>
            </w:rPrChange>
          </w:rPr>
          <w:delText xml:space="preserve">  </w:delText>
        </w:r>
      </w:del>
      <w:del w:id="2624" w:author="phismith" w:date="2012-08-10T10:59:00Z">
        <w:r w:rsidR="00B0377D" w:rsidRPr="007D730F" w:rsidDel="007D730F">
          <w:rPr>
            <w:rStyle w:val="apple-style-span"/>
            <w:szCs w:val="23"/>
            <w:shd w:val="clear" w:color="auto" w:fill="FFFFFF"/>
            <w:rPrChange w:id="2625" w:author="phismith" w:date="2012-08-10T10:59:00Z">
              <w:rPr>
                <w:rStyle w:val="apple-style-span"/>
                <w:strike/>
                <w:szCs w:val="23"/>
                <w:shd w:val="clear" w:color="auto" w:fill="FFFFFF"/>
              </w:rPr>
            </w:rPrChange>
          </w:rPr>
          <w:delText>E</w:delText>
        </w:r>
        <w:r w:rsidR="00151E14" w:rsidRPr="007D730F" w:rsidDel="007D730F">
          <w:rPr>
            <w:rStyle w:val="apple-style-span"/>
            <w:szCs w:val="23"/>
            <w:shd w:val="clear" w:color="auto" w:fill="FFFFFF"/>
            <w:rPrChange w:id="2626" w:author="phismith" w:date="2012-08-10T10:59:00Z">
              <w:rPr>
                <w:rStyle w:val="apple-style-span"/>
                <w:strike/>
                <w:szCs w:val="23"/>
                <w:shd w:val="clear" w:color="auto" w:fill="FFFFFF"/>
              </w:rPr>
            </w:rPrChange>
          </w:rPr>
          <w:delText xml:space="preserve">very </w:delText>
        </w:r>
        <w:r w:rsidR="0017019A" w:rsidRPr="007D730F" w:rsidDel="007D730F">
          <w:rPr>
            <w:rStyle w:val="apple-style-span"/>
            <w:i/>
            <w:szCs w:val="23"/>
            <w:shd w:val="clear" w:color="auto" w:fill="FFFFFF"/>
            <w:rPrChange w:id="2627" w:author="phismith" w:date="2012-08-10T10:59:00Z">
              <w:rPr>
                <w:rStyle w:val="apple-style-span"/>
                <w:i/>
                <w:strike/>
                <w:szCs w:val="23"/>
                <w:shd w:val="clear" w:color="auto" w:fill="FFFFFF"/>
              </w:rPr>
            </w:rPrChange>
          </w:rPr>
          <w:delText>spatiotemporal</w:delText>
        </w:r>
        <w:r w:rsidR="0017019A" w:rsidRPr="007D730F" w:rsidDel="007D730F">
          <w:rPr>
            <w:rStyle w:val="apple-style-span"/>
            <w:szCs w:val="23"/>
            <w:shd w:val="clear" w:color="auto" w:fill="FFFFFF"/>
            <w:rPrChange w:id="2628" w:author="phismith" w:date="2012-08-10T10:59:00Z">
              <w:rPr>
                <w:rStyle w:val="apple-style-span"/>
                <w:strike/>
                <w:szCs w:val="23"/>
                <w:shd w:val="clear" w:color="auto" w:fill="FFFFFF"/>
              </w:rPr>
            </w:rPrChange>
          </w:rPr>
          <w:delText xml:space="preserve"> </w:delText>
        </w:r>
        <w:r w:rsidR="0017019A" w:rsidRPr="007D730F" w:rsidDel="007D730F">
          <w:rPr>
            <w:rStyle w:val="apple-style-span"/>
            <w:i/>
            <w:szCs w:val="23"/>
            <w:shd w:val="clear" w:color="auto" w:fill="FFFFFF"/>
            <w:rPrChange w:id="2629" w:author="phismith" w:date="2012-08-10T10:59:00Z">
              <w:rPr>
                <w:rStyle w:val="apple-style-span"/>
                <w:i/>
                <w:strike/>
                <w:szCs w:val="23"/>
                <w:shd w:val="clear" w:color="auto" w:fill="FFFFFF"/>
              </w:rPr>
            </w:rPrChange>
          </w:rPr>
          <w:delText>region</w:delText>
        </w:r>
        <w:r w:rsidR="0017019A" w:rsidRPr="007D730F" w:rsidDel="007D730F">
          <w:rPr>
            <w:rStyle w:val="apple-style-span"/>
            <w:szCs w:val="23"/>
            <w:shd w:val="clear" w:color="auto" w:fill="FFFFFF"/>
            <w:rPrChange w:id="2630" w:author="phismith" w:date="2012-08-10T10:59:00Z">
              <w:rPr>
                <w:rStyle w:val="apple-style-span"/>
                <w:strike/>
                <w:szCs w:val="23"/>
                <w:shd w:val="clear" w:color="auto" w:fill="FFFFFF"/>
              </w:rPr>
            </w:rPrChange>
          </w:rPr>
          <w:delText xml:space="preserve"> </w:delText>
        </w:r>
        <w:r w:rsidR="004A4F98" w:rsidRPr="007D730F" w:rsidDel="007D730F">
          <w:rPr>
            <w:rStyle w:val="apple-style-span"/>
            <w:b/>
            <w:szCs w:val="23"/>
            <w:shd w:val="clear" w:color="auto" w:fill="FFFFFF"/>
            <w:rPrChange w:id="2631" w:author="phismith" w:date="2012-08-10T10:59:00Z">
              <w:rPr>
                <w:rStyle w:val="apple-style-span"/>
                <w:b/>
                <w:strike/>
                <w:szCs w:val="23"/>
                <w:shd w:val="clear" w:color="auto" w:fill="FFFFFF"/>
              </w:rPr>
            </w:rPrChange>
          </w:rPr>
          <w:delText>occupies_spatiotemporal_region</w:delText>
        </w:r>
        <w:r w:rsidR="0017019A" w:rsidRPr="007D730F" w:rsidDel="007D730F">
          <w:rPr>
            <w:rStyle w:val="apple-style-span"/>
            <w:szCs w:val="23"/>
            <w:shd w:val="clear" w:color="auto" w:fill="FFFFFF"/>
            <w:rPrChange w:id="2632" w:author="phismith" w:date="2012-08-10T10:59:00Z">
              <w:rPr>
                <w:rStyle w:val="apple-style-span"/>
                <w:strike/>
                <w:szCs w:val="23"/>
                <w:shd w:val="clear" w:color="auto" w:fill="FFFFFF"/>
              </w:rPr>
            </w:rPrChange>
          </w:rPr>
          <w:delText xml:space="preserve"> itself.</w:delText>
        </w:r>
      </w:del>
      <w:del w:id="2633" w:author="phismith" w:date="2012-08-10T11:00:00Z">
        <w:r w:rsidR="00B0377D" w:rsidRPr="007D730F" w:rsidDel="007D730F">
          <w:rPr>
            <w:rStyle w:val="Annotation"/>
            <w:rPrChange w:id="2634" w:author="phismith" w:date="2012-08-10T10:59:00Z">
              <w:rPr>
                <w:rStyle w:val="Annotation"/>
                <w:strike/>
              </w:rPr>
            </w:rPrChange>
          </w:rPr>
          <w:delText>]</w:delText>
        </w:r>
      </w:del>
    </w:p>
    <w:p w14:paraId="0ED15D59" w14:textId="056C890C" w:rsidR="00F33687" w:rsidRDefault="003D4164">
      <w:pPr>
        <w:pStyle w:val="Heading2"/>
        <w:rPr>
          <w:sz w:val="18"/>
          <w:szCs w:val="20"/>
        </w:rPr>
      </w:pPr>
      <w:bookmarkStart w:id="2635" w:name="_Toc313270731"/>
      <w:bookmarkStart w:id="2636" w:name="_Toc204327917"/>
      <w:r w:rsidRPr="009D23B6">
        <w:t>T</w:t>
      </w:r>
      <w:r w:rsidR="0079125C" w:rsidRPr="009D23B6">
        <w:t>emporal region</w:t>
      </w:r>
      <w:bookmarkEnd w:id="2635"/>
      <w:bookmarkEnd w:id="2636"/>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1C1F7BAA" w:rsidR="003C7730" w:rsidRPr="00486765" w:rsidRDefault="003F2020" w:rsidP="00BB26CE">
      <w:pPr>
        <w:pStyle w:val="Specification"/>
      </w:pPr>
      <w:r w:rsidRPr="009D2710">
        <w:rPr>
          <w:rStyle w:val="Annotation"/>
        </w:rPr>
        <w:lastRenderedPageBreak/>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ins w:id="2637" w:author="phismith" w:date="2012-08-10T11:00:00Z">
        <w:r w:rsidR="007D730F">
          <w:rPr>
            <w:b/>
          </w:rPr>
          <w:t>occurrent_p</w:t>
        </w:r>
      </w:ins>
      <w:del w:id="2638" w:author="phismith" w:date="2012-08-10T11:00:00Z">
        <w:r w:rsidR="003D4164" w:rsidRPr="00486765" w:rsidDel="007D730F">
          <w:rPr>
            <w:b/>
          </w:rPr>
          <w:delText>p</w:delText>
        </w:r>
      </w:del>
      <w:r w:rsidR="003D4164" w:rsidRPr="00486765">
        <w:rPr>
          <w:b/>
        </w:rPr>
        <w:t xml:space="preserve">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w:t>
      </w:r>
      <w:ins w:id="2639" w:author="phismith" w:date="2012-08-10T11:00:00Z">
        <w:r w:rsidR="007D730F">
          <w:rPr>
            <w:rFonts w:ascii="Times New Roman" w:hAnsi="Times New Roman"/>
            <w:szCs w:val="23"/>
          </w:rPr>
          <w:t>2</w:t>
        </w:r>
      </w:ins>
      <w:del w:id="2640" w:author="phismith" w:date="2012-08-10T11:00:00Z">
        <w:r w:rsidR="00341371" w:rsidDel="007D730F">
          <w:rPr>
            <w:rFonts w:ascii="Times New Roman" w:hAnsi="Times New Roman"/>
            <w:szCs w:val="23"/>
          </w:rPr>
          <w:delText>1</w:delText>
        </w:r>
      </w:del>
      <w:r w:rsidR="00341371">
        <w:rPr>
          <w:rFonts w:ascii="Times New Roman" w:hAnsi="Times New Roman"/>
          <w:szCs w:val="23"/>
        </w:rPr>
        <w:t>]</w:t>
      </w:r>
      <w:r w:rsidRPr="009D2710">
        <w:rPr>
          <w:rStyle w:val="Annotation"/>
        </w:rPr>
        <w:t>]</w:t>
      </w:r>
    </w:p>
    <w:p w14:paraId="51B7B5C9" w14:textId="4BFAE039"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555732">
        <w:rPr>
          <w:rStyle w:val="apple-style-span"/>
          <w:b/>
          <w:szCs w:val="23"/>
          <w:shd w:val="clear" w:color="auto" w:fill="FFFFFF"/>
        </w:rPr>
        <w:t>occupies_temporal_region</w:t>
      </w:r>
      <w:r w:rsidR="009D7057">
        <w:rPr>
          <w:rStyle w:val="apple-style-span"/>
          <w:b/>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ED7D736"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w:t>
      </w:r>
      <w:ins w:id="2641" w:author="phismith" w:date="2012-08-10T11:00:00Z">
        <w:r w:rsidR="007D730F">
          <w:rPr>
            <w:b/>
          </w:rPr>
          <w:t>occurrent_parts</w:t>
        </w:r>
      </w:ins>
      <w:del w:id="2642" w:author="phismith" w:date="2012-08-10T11:00:00Z">
        <w:r w:rsidR="003C7730" w:rsidRPr="00486765" w:rsidDel="007D730F">
          <w:delText>parts</w:delText>
        </w:r>
      </w:del>
      <w:r w:rsidR="003C7730" w:rsidRPr="00486765">
        <w:t xml:space="preserve"> of </w:t>
      </w:r>
      <w:r w:rsidR="003C7730" w:rsidRPr="007D730F">
        <w:rPr>
          <w:i/>
          <w:rPrChange w:id="2643" w:author="phismith" w:date="2012-08-10T11:00:00Z">
            <w:rPr/>
          </w:rPrChange>
        </w:rPr>
        <w:t>temporal regions</w:t>
      </w:r>
      <w:r w:rsidR="003C7730" w:rsidRPr="00486765">
        <w:t xml:space="preserve"> are </w:t>
      </w:r>
      <w:r w:rsidR="003C7730" w:rsidRPr="007D730F">
        <w:rPr>
          <w:i/>
          <w:rPrChange w:id="2644" w:author="phismith" w:date="2012-08-10T11:00:00Z">
            <w:rPr/>
          </w:rPrChange>
        </w:rPr>
        <w:t>temporal regions</w:t>
      </w:r>
      <w:r w:rsidR="003C7730" w:rsidRPr="00486765">
        <w:t>.</w:t>
      </w:r>
      <w:r w:rsidR="0079125C" w:rsidRPr="00486765">
        <w:t> </w:t>
      </w:r>
      <w:r w:rsidR="00341371">
        <w:t>[101-00</w:t>
      </w:r>
      <w:ins w:id="2645" w:author="phismith" w:date="2012-08-10T11:00:00Z">
        <w:r w:rsidR="007D730F">
          <w:t>2</w:t>
        </w:r>
      </w:ins>
      <w:del w:id="2646" w:author="phismith" w:date="2012-08-10T11:00:00Z">
        <w:r w:rsidR="00341371" w:rsidDel="007D730F">
          <w:delText>1</w:delText>
        </w:r>
      </w:del>
      <w:r w:rsidR="00341371">
        <w:t>]</w:t>
      </w:r>
      <w:r w:rsidRPr="003F2020">
        <w:rPr>
          <w:rStyle w:val="Annotation"/>
        </w:rPr>
        <w:t xml:space="preserve"> </w:t>
      </w:r>
      <w:r w:rsidRPr="007539EB">
        <w:rPr>
          <w:rStyle w:val="Annotation"/>
        </w:rPr>
        <w:t>]</w:t>
      </w:r>
    </w:p>
    <w:p w14:paraId="39682422" w14:textId="6097B96E" w:rsidR="007D730F" w:rsidRDefault="007D730F" w:rsidP="00BB26CE">
      <w:pPr>
        <w:rPr>
          <w:ins w:id="2647" w:author="phismith" w:date="2012-08-10T11:00:00Z"/>
        </w:rPr>
      </w:pPr>
      <w:ins w:id="2648" w:author="phismith" w:date="2012-08-10T11:00:00Z">
        <w:r>
          <w:t>From axiom [???-???</w:t>
        </w:r>
      </w:ins>
      <w:ins w:id="2649" w:author="phismith" w:date="2012-08-10T11:01:00Z">
        <w:r>
          <w:t xml:space="preserve">] </w:t>
        </w:r>
        <w:r w:rsidRPr="007D730F">
          <w:rPr>
            <w:highlight w:val="yellow"/>
            <w:rPrChange w:id="2650" w:author="phismith" w:date="2012-08-10T11:01:00Z">
              <w:rPr/>
            </w:rPrChange>
          </w:rPr>
          <w:t>NEEDS TO BE ADDED</w:t>
        </w:r>
      </w:ins>
      <w:ins w:id="2651" w:author="phismith" w:date="2012-08-10T11:00:00Z">
        <w:r>
          <w:t xml:space="preserve"> we can infer that no entity is ever </w:t>
        </w:r>
        <w:r>
          <w:rPr>
            <w:b/>
            <w:rPrChange w:id="2652" w:author="phismith" w:date="2012-08-10T11:01:00Z">
              <w:rPr>
                <w:b/>
              </w:rPr>
            </w:rPrChange>
          </w:rPr>
          <w:t>continuant</w:t>
        </w:r>
      </w:ins>
      <w:ins w:id="2653" w:author="phismith" w:date="2012-08-10T11:01:00Z">
        <w:r>
          <w:rPr>
            <w:b/>
          </w:rPr>
          <w:t>_</w:t>
        </w:r>
      </w:ins>
      <w:ins w:id="2654" w:author="phismith" w:date="2012-08-10T11:00:00Z">
        <w:r w:rsidRPr="007D730F">
          <w:rPr>
            <w:b/>
            <w:rPrChange w:id="2655" w:author="phismith" w:date="2012-08-10T11:01:00Z">
              <w:rPr/>
            </w:rPrChange>
          </w:rPr>
          <w:t>part</w:t>
        </w:r>
        <w:r>
          <w:t xml:space="preserve"> of any </w:t>
        </w:r>
        <w:r w:rsidRPr="007D730F">
          <w:rPr>
            <w:i/>
            <w:rPrChange w:id="2656" w:author="phismith" w:date="2012-08-10T11:01:00Z">
              <w:rPr/>
            </w:rPrChange>
          </w:rPr>
          <w:t>occurrent</w:t>
        </w:r>
        <w:r>
          <w:t xml:space="preserve">, and no entity is every </w:t>
        </w:r>
      </w:ins>
      <w:ins w:id="2657" w:author="phismith" w:date="2012-08-10T11:01:00Z">
        <w:r w:rsidRPr="007D730F">
          <w:rPr>
            <w:b/>
            <w:rPrChange w:id="2658" w:author="phismith" w:date="2012-08-10T11:01:00Z">
              <w:rPr/>
            </w:rPrChange>
          </w:rPr>
          <w:t>occurrent_</w:t>
        </w:r>
      </w:ins>
      <w:ins w:id="2659" w:author="phismith" w:date="2012-08-10T11:00:00Z">
        <w:r w:rsidRPr="007D730F">
          <w:rPr>
            <w:b/>
            <w:rPrChange w:id="2660" w:author="phismith" w:date="2012-08-10T11:01:00Z">
              <w:rPr/>
            </w:rPrChange>
          </w:rPr>
          <w:t>part</w:t>
        </w:r>
        <w:r>
          <w:t xml:space="preserve"> of any </w:t>
        </w:r>
        <w:r w:rsidRPr="007D730F">
          <w:rPr>
            <w:i/>
            <w:rPrChange w:id="2661" w:author="phismith" w:date="2012-08-10T11:01:00Z">
              <w:rPr/>
            </w:rPrChange>
          </w:rPr>
          <w:t>continuant</w:t>
        </w:r>
        <w:r>
          <w:t>.</w:t>
        </w:r>
      </w:ins>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555732">
        <w:t>68</w:t>
      </w:r>
      <w:r w:rsidR="00EC6A9C">
        <w:fldChar w:fldCharType="end"/>
      </w:r>
      <w:r w:rsidR="00EA6F41" w:rsidRPr="00486765">
        <w:t>].</w:t>
      </w:r>
    </w:p>
    <w:p w14:paraId="4A7EBA56" w14:textId="37B19810" w:rsidR="00F33687" w:rsidRDefault="007D730F" w:rsidP="00B841FA">
      <w:pPr>
        <w:pStyle w:val="Heading4"/>
      </w:pPr>
      <w:bookmarkStart w:id="2662" w:name="_Toc313270732"/>
      <w:bookmarkStart w:id="2663" w:name="_Toc204327918"/>
      <w:ins w:id="2664" w:author="phismith" w:date="2012-08-10T11:02:00Z">
        <w:r>
          <w:t>Z</w:t>
        </w:r>
      </w:ins>
      <w:del w:id="2665" w:author="phismith" w:date="2012-08-10T11:02:00Z">
        <w:r w:rsidR="00BE7980" w:rsidDel="007D730F">
          <w:delText>z</w:delText>
        </w:r>
      </w:del>
      <w:r w:rsidR="003D4164" w:rsidRPr="00486765">
        <w:t>ero</w:t>
      </w:r>
      <w:r w:rsidR="00FD474C" w:rsidRPr="00486765">
        <w:t>-dimensional temporal region</w:t>
      </w:r>
      <w:bookmarkEnd w:id="2662"/>
      <w:bookmarkEnd w:id="2663"/>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33237541" w:rsidR="00F33687" w:rsidRDefault="007D730F" w:rsidP="00B841FA">
      <w:pPr>
        <w:pStyle w:val="Heading4"/>
      </w:pPr>
      <w:bookmarkStart w:id="2666" w:name="_Toc313270733"/>
      <w:bookmarkStart w:id="2667" w:name="_Toc204327919"/>
      <w:ins w:id="2668" w:author="phismith" w:date="2012-08-10T11:02:00Z">
        <w:r>
          <w:t>O</w:t>
        </w:r>
      </w:ins>
      <w:del w:id="2669" w:author="phismith" w:date="2012-08-10T11:02:00Z">
        <w:r w:rsidR="00BE7980" w:rsidDel="007D730F">
          <w:delText>o</w:delText>
        </w:r>
      </w:del>
      <w:r w:rsidR="003D4164" w:rsidRPr="00486765">
        <w:t>ne-dimensional temporal region</w:t>
      </w:r>
      <w:bookmarkEnd w:id="2666"/>
      <w:bookmarkEnd w:id="2667"/>
    </w:p>
    <w:p w14:paraId="5961AF45" w14:textId="6BCF8D7E"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ins w:id="2670" w:author="phismith" w:date="2012-08-10T11:02:00Z">
        <w:r w:rsidR="007D730F">
          <w:t xml:space="preserve"> in time</w:t>
        </w:r>
      </w:ins>
      <w:r w:rsidR="00611C18" w:rsidRPr="00486765">
        <w:t>.</w:t>
      </w:r>
      <w:r w:rsidR="00341371">
        <w:t xml:space="preserve"> [103-001]</w:t>
      </w:r>
      <w:r w:rsidRPr="009D2710">
        <w:rPr>
          <w:rStyle w:val="Annotation"/>
        </w:rPr>
        <w:t>]</w:t>
      </w:r>
    </w:p>
    <w:p w14:paraId="138DDF2F" w14:textId="7256177A"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w:t>
      </w:r>
      <w:ins w:id="2671" w:author="phismith" w:date="2012-08-10T11:02:00Z">
        <w:r w:rsidR="007D730F">
          <w:t>T</w:t>
        </w:r>
      </w:ins>
      <w:del w:id="2672" w:author="phismith" w:date="2012-08-10T11:02:00Z">
        <w:r w:rsidR="003D4164" w:rsidRPr="00486765" w:rsidDel="007D730F">
          <w:delText>t</w:delText>
        </w:r>
      </w:del>
      <w:r w:rsidR="003D4164" w:rsidRPr="00486765">
        <w: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r w:rsidRPr="007D730F">
        <w:rPr>
          <w:rStyle w:val="Annotation"/>
          <w:highlight w:val="yellow"/>
          <w:rPrChange w:id="2673" w:author="phismith" w:date="2012-08-10T11:02:00Z">
            <w:rPr>
              <w:rStyle w:val="Annotation"/>
            </w:rPr>
          </w:rPrChange>
        </w:rPr>
        <w:t>note(</w:t>
      </w:r>
      <w:r w:rsidR="00F91352" w:rsidRPr="007D730F">
        <w:rPr>
          <w:i/>
          <w:highlight w:val="yellow"/>
          <w:rPrChange w:id="2674" w:author="phismith" w:date="2012-08-10T11:02:00Z">
            <w:rPr>
              <w:i/>
            </w:rPr>
          </w:rPrChange>
        </w:rPr>
        <w:t>one-dimensional temporal region</w:t>
      </w:r>
      <w:r w:rsidRPr="00D248A1">
        <w:rPr>
          <w:rStyle w:val="Annotation"/>
        </w:rPr>
        <w:t>)[</w:t>
      </w:r>
      <w:r w:rsidR="00EC4835" w:rsidRPr="00486765">
        <w:t xml:space="preserve">A temporal interval is a special kind of </w:t>
      </w:r>
      <w:bookmarkStart w:id="2675" w:name="OLE_LINK55"/>
      <w:bookmarkStart w:id="2676" w:name="OLE_LINK56"/>
      <w:r w:rsidR="00151E14">
        <w:rPr>
          <w:i/>
        </w:rPr>
        <w:t xml:space="preserve">one-dimensional </w:t>
      </w:r>
      <w:r w:rsidR="00EC4835" w:rsidRPr="00486765">
        <w:rPr>
          <w:i/>
        </w:rPr>
        <w:t>temporal region</w:t>
      </w:r>
      <w:bookmarkEnd w:id="2675"/>
      <w:bookmarkEnd w:id="2676"/>
      <w:r w:rsidR="00EC4835" w:rsidRPr="00486765">
        <w:t>, namely one that is self-connected (is without gaps or breaks).</w:t>
      </w:r>
      <w:r w:rsidRPr="00D248A1">
        <w:rPr>
          <w:rStyle w:val="Annotation"/>
        </w:rPr>
        <w:t>]</w:t>
      </w:r>
    </w:p>
    <w:p w14:paraId="57FC363B" w14:textId="18467265" w:rsidR="00F33687" w:rsidRDefault="00611C18" w:rsidP="00B841FA">
      <w:pPr>
        <w:pStyle w:val="Heading3"/>
      </w:pPr>
      <w:bookmarkStart w:id="2677" w:name="_Toc313270734"/>
      <w:bookmarkStart w:id="2678" w:name="_Toc204327920"/>
      <w:r w:rsidRPr="003D2C79">
        <w:lastRenderedPageBreak/>
        <w:t>The precedes relation</w:t>
      </w:r>
      <w:bookmarkEnd w:id="2677"/>
      <w:bookmarkEnd w:id="2678"/>
    </w:p>
    <w:p w14:paraId="01B958F1" w14:textId="77777777" w:rsidR="00122B4B" w:rsidRDefault="00122B4B">
      <w:pPr>
        <w:rPr>
          <w:ins w:id="2679" w:author="phismith" w:date="2012-08-08T12:44:00Z"/>
        </w:rPr>
      </w:pPr>
      <w:r w:rsidRPr="00C74368">
        <w:rPr>
          <w:b/>
        </w:rPr>
        <w:t>Preceded_by</w:t>
      </w:r>
      <w:r>
        <w:t>, defined in RO, is not defined in the BFO2 Reference, except by citation to a paper. That paper does not provide axioms on the relation. The RO definition from</w:t>
      </w:r>
      <w:r w:rsidR="00151E14">
        <w:t xml:space="preserve"> </w:t>
      </w:r>
      <w:hyperlink r:id="rId46" w:tgtFrame="_blank" w:history="1">
        <w:r>
          <w:rPr>
            <w:rStyle w:val="Hyperlink"/>
            <w:color w:val="1155CC"/>
          </w:rPr>
          <w:t>http://obofoundry.org/ro/</w:t>
        </w:r>
      </w:hyperlink>
      <w:r>
        <w:t> is given below.</w:t>
      </w:r>
    </w:p>
    <w:p w14:paraId="4EA79872" w14:textId="4AD45F12" w:rsidR="00F77AEB" w:rsidRDefault="00F77AEB">
      <w:ins w:id="2680" w:author="phismith" w:date="2012-08-08T12:44:00Z">
        <w:r w:rsidRPr="00C74368">
          <w:rPr>
            <w:highlight w:val="yellow"/>
          </w:rPr>
          <w:t>As there is an open issue regarding the OWL rendering this should be fixed in the reference.</w:t>
        </w:r>
      </w:ins>
    </w:p>
    <w:p w14:paraId="3E95D16B" w14:textId="77777777" w:rsidR="00122B4B" w:rsidRDefault="00122B4B">
      <w:r>
        <w:t>The RO page definition is suboptimal as the quantification and type of t (instant, interval) isn't stated. </w:t>
      </w:r>
    </w:p>
    <w:p w14:paraId="148FD4BC" w14:textId="77777777" w:rsidR="00122B4B" w:rsidRDefault="00D248A1">
      <w:hyperlink r:id="rId47" w:tgtFrame="_blank" w:history="1">
        <w:r w:rsidR="00122B4B">
          <w:rPr>
            <w:rStyle w:val="Hyperlink"/>
            <w:color w:val="1155CC"/>
          </w:rPr>
          <w:t>http://krr.meraka.org.za/~aow2010/Trentelman-etal.pdf</w:t>
        </w:r>
      </w:hyperlink>
      <w:r w:rsidR="00122B4B">
        <w:rPr>
          <w:rStyle w:val="apple-converted-space"/>
        </w:rPr>
        <w:t> </w:t>
      </w:r>
      <w:r w:rsidR="00122B4B">
        <w:t>offers: </w:t>
      </w:r>
    </w:p>
    <w:p w14:paraId="14740374" w14:textId="41B5232D" w:rsidR="007D730F" w:rsidRDefault="007D730F" w:rsidP="00D248A1">
      <w:pPr>
        <w:ind w:left="720" w:right="810"/>
        <w:rPr>
          <w:ins w:id="2681" w:author="phismith" w:date="2012-08-10T11:03:00Z"/>
        </w:rPr>
      </w:pPr>
      <w:ins w:id="2682" w:author="phismith" w:date="2012-08-10T11:03:00Z">
        <w:r>
          <w:t xml:space="preserve">Relation of </w:t>
        </w:r>
        <w:r w:rsidRPr="007D730F">
          <w:rPr>
            <w:b/>
            <w:rPrChange w:id="2683" w:author="phismith" w:date="2012-08-10T11:03:00Z">
              <w:rPr/>
            </w:rPrChange>
          </w:rPr>
          <w:t>preceded_by</w:t>
        </w:r>
      </w:ins>
    </w:p>
    <w:p w14:paraId="312C7FBE" w14:textId="77777777" w:rsidR="005C4DBA" w:rsidRDefault="005C4DBA" w:rsidP="00D248A1">
      <w:pPr>
        <w:ind w:left="720" w:right="810"/>
        <w:rPr>
          <w:ins w:id="2684" w:author="phismith" w:date="2012-08-10T11:07:00Z"/>
          <w:i/>
        </w:rPr>
      </w:pPr>
    </w:p>
    <w:p w14:paraId="2481CBAD" w14:textId="77777777" w:rsidR="005C4DBA" w:rsidRPr="008D7E9B" w:rsidRDefault="005C4DBA" w:rsidP="005C4DBA">
      <w:pPr>
        <w:ind w:left="720" w:right="810"/>
        <w:rPr>
          <w:ins w:id="2685" w:author="phismith" w:date="2012-08-10T11:13:00Z"/>
        </w:rPr>
      </w:pPr>
      <w:ins w:id="2686" w:author="phismith" w:date="2012-08-10T11:13:00Z">
        <w:r>
          <w:t>From [</w:t>
        </w:r>
        <w:r>
          <w:fldChar w:fldCharType="begin"/>
        </w:r>
        <w:r>
          <w:instrText xml:space="preserve"> REF _Ref332360519 \r \h </w:instrText>
        </w:r>
        <w:r>
          <w:fldChar w:fldCharType="separate"/>
        </w:r>
        <w:r>
          <w:t>16</w:t>
        </w:r>
        <w:r>
          <w:fldChar w:fldCharType="end"/>
        </w:r>
        <w:r>
          <w:t>]:</w:t>
        </w:r>
      </w:ins>
    </w:p>
    <w:p w14:paraId="0679FEEF" w14:textId="77777777" w:rsidR="005C4DBA" w:rsidRPr="008D7E9B" w:rsidRDefault="005C4DBA" w:rsidP="005C4DBA">
      <w:pPr>
        <w:ind w:left="720" w:right="810"/>
        <w:rPr>
          <w:ins w:id="2687" w:author="phismith" w:date="2012-08-10T11:14:00Z"/>
        </w:rPr>
      </w:pPr>
      <w:ins w:id="2688" w:author="phismith" w:date="2012-08-10T11:14:00Z">
        <w:r>
          <w:t>From [</w:t>
        </w:r>
        <w:r>
          <w:fldChar w:fldCharType="begin"/>
        </w:r>
        <w:r>
          <w:instrText xml:space="preserve"> REF _Ref332360519 \r \h </w:instrText>
        </w:r>
        <w:r>
          <w:fldChar w:fldCharType="separate"/>
        </w:r>
        <w:r>
          <w:t>16</w:t>
        </w:r>
        <w:r>
          <w:fldChar w:fldCharType="end"/>
        </w:r>
        <w:r>
          <w:t>]:</w:t>
        </w:r>
      </w:ins>
    </w:p>
    <w:p w14:paraId="20B26D8C" w14:textId="3340C0C4" w:rsidR="005C4DBA" w:rsidRDefault="005C4DBA" w:rsidP="005C4DBA">
      <w:pPr>
        <w:ind w:left="720" w:right="810"/>
        <w:rPr>
          <w:ins w:id="2689" w:author="phismith" w:date="2012-08-10T11:14:00Z"/>
        </w:rPr>
      </w:pPr>
      <w:ins w:id="2690" w:author="phismith" w:date="2012-08-10T11:11:00Z">
        <w:r w:rsidRPr="005C4DBA">
          <w:rPr>
            <w:i/>
            <w:rPrChange w:id="2691" w:author="phismith" w:date="2012-08-10T11:11:00Z">
              <w:rPr>
                <w:i/>
              </w:rPr>
            </w:rPrChange>
          </w:rPr>
          <w:t>t</w:t>
        </w:r>
        <w:r w:rsidRPr="005C4DBA">
          <w:rPr>
            <w:rPrChange w:id="2692" w:author="phismith" w:date="2012-08-10T11:11:00Z">
              <w:rPr>
                <w:i/>
              </w:rPr>
            </w:rPrChange>
          </w:rPr>
          <w:t xml:space="preserve"> </w:t>
        </w:r>
        <w:r w:rsidRPr="005C4DBA">
          <w:rPr>
            <w:b/>
            <w:rPrChange w:id="2693" w:author="phismith" w:date="2012-08-10T11:11:00Z">
              <w:rPr>
                <w:i/>
              </w:rPr>
            </w:rPrChange>
          </w:rPr>
          <w:t>first_instant</w:t>
        </w:r>
        <w:r w:rsidRPr="005C4DBA">
          <w:rPr>
            <w:rPrChange w:id="2694" w:author="phismith" w:date="2012-08-10T11:11:00Z">
              <w:rPr>
                <w:i/>
              </w:rPr>
            </w:rPrChange>
          </w:rPr>
          <w:t xml:space="preserve"> </w:t>
        </w:r>
        <w:r w:rsidRPr="005C4DBA">
          <w:rPr>
            <w:i/>
            <w:rPrChange w:id="2695" w:author="phismith" w:date="2012-08-10T11:11:00Z">
              <w:rPr>
                <w:i/>
              </w:rPr>
            </w:rPrChange>
          </w:rPr>
          <w:t>p</w:t>
        </w:r>
        <w:r w:rsidRPr="005C4DBA">
          <w:rPr>
            <w:rPrChange w:id="2696" w:author="phismith" w:date="2012-08-10T11:11:00Z">
              <w:rPr>
                <w:i/>
              </w:rPr>
            </w:rPrChange>
          </w:rPr>
          <w:t xml:space="preserve"> = </w:t>
        </w:r>
        <w:r>
          <w:t>D</w:t>
        </w:r>
      </w:ins>
      <w:ins w:id="2697" w:author="phismith" w:date="2012-08-10T11:12:00Z">
        <w:r>
          <w:t xml:space="preserve">ef. </w:t>
        </w:r>
      </w:ins>
      <w:ins w:id="2698" w:author="phismith" w:date="2012-08-10T11:11:00Z">
        <w:r w:rsidRPr="005C4DBA">
          <w:rPr>
            <w:i/>
            <w:rPrChange w:id="2699" w:author="phismith" w:date="2012-08-10T11:12:00Z">
              <w:rPr>
                <w:i/>
              </w:rPr>
            </w:rPrChange>
          </w:rPr>
          <w:t>p</w:t>
        </w:r>
        <w:r w:rsidRPr="005C4DBA">
          <w:rPr>
            <w:rPrChange w:id="2700" w:author="phismith" w:date="2012-08-10T11:11:00Z">
              <w:rPr>
                <w:i/>
              </w:rPr>
            </w:rPrChange>
          </w:rPr>
          <w:t xml:space="preserve"> </w:t>
        </w:r>
        <w:r w:rsidRPr="005C4DBA">
          <w:rPr>
            <w:b/>
            <w:rPrChange w:id="2701" w:author="phismith" w:date="2012-08-10T11:12:00Z">
              <w:rPr>
                <w:i/>
              </w:rPr>
            </w:rPrChange>
          </w:rPr>
          <w:t>oc</w:t>
        </w:r>
        <w:r>
          <w:rPr>
            <w:b/>
            <w:rPrChange w:id="2702" w:author="phismith" w:date="2012-08-10T11:12:00Z">
              <w:rPr>
                <w:b/>
              </w:rPr>
            </w:rPrChange>
          </w:rPr>
          <w:t>curring</w:t>
        </w:r>
      </w:ins>
      <w:ins w:id="2703" w:author="phismith" w:date="2012-08-10T11:12:00Z">
        <w:r>
          <w:rPr>
            <w:b/>
          </w:rPr>
          <w:t xml:space="preserve"> </w:t>
        </w:r>
      </w:ins>
      <w:ins w:id="2704" w:author="phismith" w:date="2012-08-10T11:11:00Z">
        <w:r w:rsidRPr="005C4DBA">
          <w:rPr>
            <w:b/>
            <w:rPrChange w:id="2705" w:author="phismith" w:date="2012-08-10T11:12:00Z">
              <w:rPr>
                <w:i/>
              </w:rPr>
            </w:rPrChange>
          </w:rPr>
          <w:t>at</w:t>
        </w:r>
        <w:r w:rsidRPr="005C4DBA">
          <w:rPr>
            <w:rPrChange w:id="2706" w:author="phismith" w:date="2012-08-10T11:11:00Z">
              <w:rPr>
                <w:i/>
              </w:rPr>
            </w:rPrChange>
          </w:rPr>
          <w:t xml:space="preserve"> </w:t>
        </w:r>
        <w:r w:rsidRPr="005C4DBA">
          <w:rPr>
            <w:i/>
            <w:rPrChange w:id="2707" w:author="phismith" w:date="2012-08-10T11:12:00Z">
              <w:rPr>
                <w:i/>
              </w:rPr>
            </w:rPrChange>
          </w:rPr>
          <w:t>t</w:t>
        </w:r>
        <w:r>
          <w:rPr>
            <w:rPrChange w:id="2708" w:author="phismith" w:date="2012-08-10T11:11:00Z">
              <w:rPr/>
            </w:rPrChange>
          </w:rPr>
          <w:t xml:space="preserve"> </w:t>
        </w:r>
      </w:ins>
      <w:ins w:id="2709" w:author="phismith" w:date="2012-08-10T11:15:00Z">
        <w:r>
          <w:t xml:space="preserve">&amp; </w:t>
        </w:r>
        <w:r>
          <w:rPr>
            <w:i/>
          </w:rPr>
          <w:t xml:space="preserve">t </w:t>
        </w:r>
        <w:r>
          <w:t xml:space="preserve">is a </w:t>
        </w:r>
        <w:r>
          <w:rPr>
            <w:i/>
          </w:rPr>
          <w:t xml:space="preserve">zero-dimensional temporal region </w:t>
        </w:r>
        <w:r>
          <w:t xml:space="preserve">&amp; </w:t>
        </w:r>
      </w:ins>
      <w:ins w:id="2710" w:author="phismith" w:date="2012-08-10T11:11:00Z">
        <w:r>
          <w:rPr>
            <w:rPrChange w:id="2711" w:author="phismith" w:date="2012-08-10T11:11:00Z">
              <w:rPr/>
            </w:rPrChange>
          </w:rPr>
          <w:t xml:space="preserve">for all </w:t>
        </w:r>
        <w:r w:rsidRPr="005C4DBA">
          <w:rPr>
            <w:i/>
            <w:rPrChange w:id="2712" w:author="phismith" w:date="2012-08-10T11:12:00Z">
              <w:rPr/>
            </w:rPrChange>
          </w:rPr>
          <w:t>t</w:t>
        </w:r>
      </w:ins>
      <w:ins w:id="2713" w:author="phismith" w:date="2012-08-10T11:12:00Z">
        <w:r w:rsidRPr="005C4DBA">
          <w:rPr>
            <w:i/>
            <w:rPrChange w:id="2714" w:author="phismith" w:date="2012-08-10T11:12:00Z">
              <w:rPr/>
            </w:rPrChange>
          </w:rPr>
          <w:sym w:font="Symbol" w:char="F0A2"/>
        </w:r>
      </w:ins>
      <w:ins w:id="2715" w:author="phismith" w:date="2012-08-10T11:11:00Z">
        <w:r w:rsidRPr="005C4DBA">
          <w:rPr>
            <w:rPrChange w:id="2716" w:author="phismith" w:date="2012-08-10T11:11:00Z">
              <w:rPr>
                <w:i/>
              </w:rPr>
            </w:rPrChange>
          </w:rPr>
          <w:t xml:space="preserve">, if </w:t>
        </w:r>
      </w:ins>
      <w:ins w:id="2717" w:author="phismith" w:date="2012-08-10T11:12:00Z">
        <w:r w:rsidRPr="008D7E9B">
          <w:rPr>
            <w:i/>
          </w:rPr>
          <w:t>t</w:t>
        </w:r>
        <w:r w:rsidRPr="008D7E9B">
          <w:rPr>
            <w:i/>
          </w:rPr>
          <w:sym w:font="Symbol" w:char="F0A2"/>
        </w:r>
        <w:r>
          <w:t xml:space="preserve"> </w:t>
        </w:r>
      </w:ins>
      <w:ins w:id="2718" w:author="phismith" w:date="2012-08-10T11:11:00Z">
        <w:r w:rsidRPr="005C4DBA">
          <w:rPr>
            <w:b/>
            <w:rPrChange w:id="2719" w:author="phismith" w:date="2012-08-10T11:12:00Z">
              <w:rPr>
                <w:i/>
              </w:rPr>
            </w:rPrChange>
          </w:rPr>
          <w:t>earlier</w:t>
        </w:r>
        <w:r w:rsidRPr="005C4DBA">
          <w:rPr>
            <w:rPrChange w:id="2720" w:author="phismith" w:date="2012-08-10T11:11:00Z">
              <w:rPr>
                <w:i/>
              </w:rPr>
            </w:rPrChange>
          </w:rPr>
          <w:t xml:space="preserve"> </w:t>
        </w:r>
        <w:r w:rsidRPr="005C4DBA">
          <w:rPr>
            <w:i/>
            <w:rPrChange w:id="2721" w:author="phismith" w:date="2012-08-10T11:12:00Z">
              <w:rPr>
                <w:i/>
              </w:rPr>
            </w:rPrChange>
          </w:rPr>
          <w:t>t</w:t>
        </w:r>
        <w:r w:rsidRPr="005C4DBA">
          <w:rPr>
            <w:rPrChange w:id="2722" w:author="phismith" w:date="2012-08-10T11:11:00Z">
              <w:rPr>
                <w:i/>
              </w:rPr>
            </w:rPrChange>
          </w:rPr>
          <w:t xml:space="preserve">, then not </w:t>
        </w:r>
        <w:r w:rsidRPr="005C4DBA">
          <w:rPr>
            <w:i/>
            <w:rPrChange w:id="2723" w:author="phismith" w:date="2012-08-10T11:12:00Z">
              <w:rPr>
                <w:i/>
              </w:rPr>
            </w:rPrChange>
          </w:rPr>
          <w:t>p</w:t>
        </w:r>
        <w:r w:rsidRPr="005C4DBA">
          <w:rPr>
            <w:rPrChange w:id="2724" w:author="phismith" w:date="2012-08-10T11:11:00Z">
              <w:rPr>
                <w:i/>
              </w:rPr>
            </w:rPrChange>
          </w:rPr>
          <w:t xml:space="preserve"> </w:t>
        </w:r>
        <w:r>
          <w:rPr>
            <w:b/>
            <w:rPrChange w:id="2725" w:author="phismith" w:date="2012-08-10T11:12:00Z">
              <w:rPr>
                <w:b/>
              </w:rPr>
            </w:rPrChange>
          </w:rPr>
          <w:t>occurring</w:t>
        </w:r>
      </w:ins>
      <w:ins w:id="2726" w:author="phismith" w:date="2012-08-10T11:12:00Z">
        <w:r>
          <w:rPr>
            <w:b/>
          </w:rPr>
          <w:t xml:space="preserve"> </w:t>
        </w:r>
      </w:ins>
      <w:ins w:id="2727" w:author="phismith" w:date="2012-08-10T11:11:00Z">
        <w:r w:rsidRPr="005C4DBA">
          <w:rPr>
            <w:b/>
            <w:rPrChange w:id="2728" w:author="phismith" w:date="2012-08-10T11:12:00Z">
              <w:rPr>
                <w:i/>
              </w:rPr>
            </w:rPrChange>
          </w:rPr>
          <w:t>a</w:t>
        </w:r>
      </w:ins>
      <w:ins w:id="2729" w:author="phismith" w:date="2012-08-10T11:12:00Z">
        <w:r>
          <w:rPr>
            <w:b/>
          </w:rPr>
          <w:t>t</w:t>
        </w:r>
        <w:r w:rsidRPr="005C4DBA">
          <w:rPr>
            <w:i/>
          </w:rPr>
          <w:t xml:space="preserve"> </w:t>
        </w:r>
        <w:r w:rsidRPr="008D7E9B">
          <w:rPr>
            <w:i/>
          </w:rPr>
          <w:t>t</w:t>
        </w:r>
        <w:r w:rsidRPr="008D7E9B">
          <w:rPr>
            <w:i/>
          </w:rPr>
          <w:sym w:font="Symbol" w:char="F0A2"/>
        </w:r>
      </w:ins>
      <w:ins w:id="2730" w:author="phismith" w:date="2012-08-10T11:14:00Z">
        <w:r>
          <w:rPr>
            <w:i/>
          </w:rPr>
          <w:t xml:space="preserve"> </w:t>
        </w:r>
        <w:r w:rsidRPr="008D7E9B">
          <w:rPr>
            <w:rStyle w:val="apple-converted-space"/>
            <w:color w:val="222222"/>
            <w:highlight w:val="yellow"/>
          </w:rPr>
          <w:t>[XXX-001]</w:t>
        </w:r>
      </w:ins>
    </w:p>
    <w:p w14:paraId="7821599E" w14:textId="7A2E0D16" w:rsidR="005C4DBA" w:rsidRDefault="005C4DBA" w:rsidP="005C4DBA">
      <w:pPr>
        <w:ind w:left="720" w:right="810"/>
        <w:rPr>
          <w:ins w:id="2731" w:author="phismith" w:date="2012-08-10T11:14:00Z"/>
        </w:rPr>
      </w:pPr>
      <w:ins w:id="2732" w:author="phismith" w:date="2012-08-10T11:11:00Z">
        <w:r w:rsidRPr="005C4DBA">
          <w:rPr>
            <w:i/>
          </w:rPr>
          <w:t xml:space="preserve">t </w:t>
        </w:r>
        <w:r w:rsidRPr="005C4DBA">
          <w:rPr>
            <w:b/>
            <w:rPrChange w:id="2733" w:author="phismith" w:date="2012-08-10T11:15:00Z">
              <w:rPr>
                <w:i/>
              </w:rPr>
            </w:rPrChange>
          </w:rPr>
          <w:t>last_instant</w:t>
        </w:r>
        <w:r w:rsidRPr="005C4DBA">
          <w:rPr>
            <w:i/>
          </w:rPr>
          <w:t xml:space="preserve"> p = </w:t>
        </w:r>
      </w:ins>
      <w:ins w:id="2734" w:author="phismith" w:date="2012-08-10T11:13:00Z">
        <w:r>
          <w:t xml:space="preserve">Def. </w:t>
        </w:r>
      </w:ins>
      <w:ins w:id="2735" w:author="phismith" w:date="2012-08-10T11:11:00Z">
        <w:r w:rsidRPr="005C4DBA">
          <w:rPr>
            <w:i/>
          </w:rPr>
          <w:t xml:space="preserve">p </w:t>
        </w:r>
        <w:r>
          <w:rPr>
            <w:b/>
            <w:rPrChange w:id="2736" w:author="phismith" w:date="2012-08-10T11:13:00Z">
              <w:rPr>
                <w:b/>
              </w:rPr>
            </w:rPrChange>
          </w:rPr>
          <w:t>occurring</w:t>
        </w:r>
      </w:ins>
      <w:ins w:id="2737" w:author="phismith" w:date="2012-08-10T11:13:00Z">
        <w:r>
          <w:rPr>
            <w:b/>
          </w:rPr>
          <w:t xml:space="preserve"> </w:t>
        </w:r>
      </w:ins>
      <w:ins w:id="2738" w:author="phismith" w:date="2012-08-10T11:11:00Z">
        <w:r w:rsidRPr="005C4DBA">
          <w:rPr>
            <w:b/>
            <w:rPrChange w:id="2739" w:author="phismith" w:date="2012-08-10T11:13:00Z">
              <w:rPr>
                <w:i/>
              </w:rPr>
            </w:rPrChange>
          </w:rPr>
          <w:t>at</w:t>
        </w:r>
        <w:r w:rsidRPr="005C4DBA">
          <w:rPr>
            <w:i/>
          </w:rPr>
          <w:t xml:space="preserve"> t </w:t>
        </w:r>
      </w:ins>
      <w:ins w:id="2740" w:author="phismith" w:date="2012-08-10T11:15:00Z">
        <w:r>
          <w:t xml:space="preserve">&amp; </w:t>
        </w:r>
        <w:r>
          <w:rPr>
            <w:i/>
          </w:rPr>
          <w:t xml:space="preserve">t </w:t>
        </w:r>
        <w:r>
          <w:t xml:space="preserve">is a </w:t>
        </w:r>
        <w:r>
          <w:rPr>
            <w:i/>
          </w:rPr>
          <w:t xml:space="preserve">zero-dimensional temporal region </w:t>
        </w:r>
        <w:r>
          <w:t xml:space="preserve">&amp; </w:t>
        </w:r>
      </w:ins>
      <w:ins w:id="2741" w:author="phismith" w:date="2012-08-10T11:11:00Z">
        <w:r w:rsidRPr="005C4DBA">
          <w:rPr>
            <w:rPrChange w:id="2742" w:author="phismith" w:date="2012-08-10T11:13:00Z">
              <w:rPr>
                <w:i/>
              </w:rPr>
            </w:rPrChange>
          </w:rPr>
          <w:t>for all</w:t>
        </w:r>
      </w:ins>
      <w:ins w:id="2743" w:author="phismith" w:date="2012-08-10T11:13:00Z">
        <w:r w:rsidRPr="005C4DBA">
          <w:rPr>
            <w:i/>
          </w:rPr>
          <w:t xml:space="preserve"> </w:t>
        </w:r>
        <w:r w:rsidRPr="008D7E9B">
          <w:rPr>
            <w:i/>
          </w:rPr>
          <w:t>t</w:t>
        </w:r>
        <w:r w:rsidRPr="008D7E9B">
          <w:rPr>
            <w:i/>
          </w:rPr>
          <w:sym w:font="Symbol" w:char="F0A2"/>
        </w:r>
        <w:r w:rsidRPr="008D7E9B">
          <w:t xml:space="preserve">, </w:t>
        </w:r>
      </w:ins>
      <w:ins w:id="2744" w:author="phismith" w:date="2012-08-10T11:11:00Z">
        <w:r w:rsidRPr="005C4DBA">
          <w:rPr>
            <w:rPrChange w:id="2745" w:author="phismith" w:date="2012-08-10T11:13:00Z">
              <w:rPr>
                <w:i/>
              </w:rPr>
            </w:rPrChange>
          </w:rPr>
          <w:t>if</w:t>
        </w:r>
        <w:r w:rsidRPr="005C4DBA">
          <w:rPr>
            <w:i/>
          </w:rPr>
          <w:t xml:space="preserve"> t </w:t>
        </w:r>
        <w:r w:rsidRPr="005C4DBA">
          <w:rPr>
            <w:b/>
            <w:i/>
            <w:rPrChange w:id="2746" w:author="phismith" w:date="2012-08-10T11:14:00Z">
              <w:rPr>
                <w:i/>
              </w:rPr>
            </w:rPrChange>
          </w:rPr>
          <w:t>earlier</w:t>
        </w:r>
        <w:r>
          <w:rPr>
            <w:i/>
          </w:rPr>
          <w:t xml:space="preserve"> </w:t>
        </w:r>
      </w:ins>
      <w:ins w:id="2747" w:author="phismith" w:date="2012-08-10T11:14:00Z">
        <w:r w:rsidRPr="008D7E9B">
          <w:rPr>
            <w:i/>
          </w:rPr>
          <w:t>t</w:t>
        </w:r>
        <w:r w:rsidRPr="008D7E9B">
          <w:rPr>
            <w:i/>
          </w:rPr>
          <w:sym w:font="Symbol" w:char="F0A2"/>
        </w:r>
      </w:ins>
      <w:ins w:id="2748" w:author="phismith" w:date="2012-08-10T11:11:00Z">
        <w:r w:rsidRPr="005C4DBA">
          <w:rPr>
            <w:i/>
          </w:rPr>
          <w:t xml:space="preserve">, </w:t>
        </w:r>
        <w:r w:rsidRPr="005C4DBA">
          <w:rPr>
            <w:rPrChange w:id="2749" w:author="phismith" w:date="2012-08-10T11:14:00Z">
              <w:rPr>
                <w:i/>
              </w:rPr>
            </w:rPrChange>
          </w:rPr>
          <w:t>then not</w:t>
        </w:r>
        <w:r>
          <w:rPr>
            <w:i/>
          </w:rPr>
          <w:t xml:space="preserve"> p </w:t>
        </w:r>
        <w:r w:rsidRPr="005C4DBA">
          <w:rPr>
            <w:b/>
            <w:i/>
            <w:rPrChange w:id="2750" w:author="phismith" w:date="2012-08-10T11:14:00Z">
              <w:rPr>
                <w:i/>
              </w:rPr>
            </w:rPrChange>
          </w:rPr>
          <w:t>occurring</w:t>
        </w:r>
      </w:ins>
      <w:ins w:id="2751" w:author="phismith" w:date="2012-08-10T11:14:00Z">
        <w:r w:rsidRPr="005C4DBA">
          <w:rPr>
            <w:b/>
            <w:i/>
            <w:rPrChange w:id="2752" w:author="phismith" w:date="2012-08-10T11:14:00Z">
              <w:rPr>
                <w:i/>
              </w:rPr>
            </w:rPrChange>
          </w:rPr>
          <w:t xml:space="preserve"> </w:t>
        </w:r>
      </w:ins>
      <w:ins w:id="2753" w:author="phismith" w:date="2012-08-10T11:11:00Z">
        <w:r w:rsidRPr="005C4DBA">
          <w:rPr>
            <w:b/>
            <w:i/>
            <w:rPrChange w:id="2754" w:author="phismith" w:date="2012-08-10T11:14:00Z">
              <w:rPr>
                <w:i/>
              </w:rPr>
            </w:rPrChange>
          </w:rPr>
          <w:t>at</w:t>
        </w:r>
        <w:r>
          <w:rPr>
            <w:i/>
          </w:rPr>
          <w:t xml:space="preserve"> </w:t>
        </w:r>
      </w:ins>
      <w:ins w:id="2755" w:author="phismith" w:date="2012-08-10T11:14:00Z">
        <w:r w:rsidRPr="008D7E9B">
          <w:rPr>
            <w:i/>
          </w:rPr>
          <w:t>t</w:t>
        </w:r>
        <w:r w:rsidRPr="008D7E9B">
          <w:rPr>
            <w:i/>
          </w:rPr>
          <w:sym w:font="Symbol" w:char="F0A2"/>
        </w:r>
        <w:r>
          <w:rPr>
            <w:i/>
          </w:rPr>
          <w:t xml:space="preserve"> </w:t>
        </w:r>
        <w:r w:rsidRPr="008D7E9B">
          <w:rPr>
            <w:rStyle w:val="apple-converted-space"/>
            <w:color w:val="222222"/>
            <w:highlight w:val="yellow"/>
          </w:rPr>
          <w:t>[XXX-001]</w:t>
        </w:r>
      </w:ins>
    </w:p>
    <w:p w14:paraId="7206F100" w14:textId="11A2E4B4" w:rsidR="007D730F" w:rsidRDefault="007D730F" w:rsidP="00D248A1">
      <w:pPr>
        <w:ind w:left="720" w:right="810"/>
        <w:rPr>
          <w:ins w:id="2756" w:author="phismith" w:date="2012-08-10T11:04:00Z"/>
        </w:rPr>
      </w:pPr>
      <w:ins w:id="2757" w:author="phismith" w:date="2012-08-10T11:03:00Z">
        <w:r>
          <w:rPr>
            <w:i/>
          </w:rPr>
          <w:t xml:space="preserve">p </w:t>
        </w:r>
      </w:ins>
      <w:del w:id="2758" w:author="phismith" w:date="2012-08-10T11:03:00Z">
        <w:r w:rsidR="00F33687" w:rsidRPr="007D730F" w:rsidDel="007D730F">
          <w:rPr>
            <w:b/>
            <w:rPrChange w:id="2759" w:author="phismith" w:date="2012-08-10T11:04:00Z">
              <w:rPr/>
            </w:rPrChange>
          </w:rPr>
          <w:delText>Using this theory we can define relations such as</w:delText>
        </w:r>
        <w:r w:rsidR="00F33687" w:rsidRPr="007D730F" w:rsidDel="007D730F">
          <w:rPr>
            <w:rStyle w:val="apple-converted-space"/>
            <w:b/>
            <w:color w:val="222222"/>
            <w:rPrChange w:id="2760" w:author="phismith" w:date="2012-08-10T11:04:00Z">
              <w:rPr>
                <w:rStyle w:val="apple-converted-space"/>
                <w:color w:val="222222"/>
              </w:rPr>
            </w:rPrChange>
          </w:rPr>
          <w:delText> </w:delText>
        </w:r>
      </w:del>
      <w:r w:rsidR="00F33687" w:rsidRPr="007D730F">
        <w:rPr>
          <w:b/>
          <w:rPrChange w:id="2761" w:author="phismith" w:date="2012-08-10T11:04:00Z">
            <w:rPr/>
          </w:rPrChange>
        </w:rPr>
        <w:t>preceded</w:t>
      </w:r>
      <w:ins w:id="2762" w:author="phismith" w:date="2012-08-10T11:03:00Z">
        <w:r w:rsidRPr="007D730F">
          <w:rPr>
            <w:b/>
            <w:rPrChange w:id="2763" w:author="phismith" w:date="2012-08-10T11:04:00Z">
              <w:rPr/>
            </w:rPrChange>
          </w:rPr>
          <w:t>_</w:t>
        </w:r>
      </w:ins>
      <w:del w:id="2764" w:author="phismith" w:date="2012-08-10T11:03:00Z">
        <w:r w:rsidR="00F33687" w:rsidRPr="007D730F" w:rsidDel="007D730F">
          <w:rPr>
            <w:b/>
            <w:rPrChange w:id="2765" w:author="phismith" w:date="2012-08-10T11:04:00Z">
              <w:rPr/>
            </w:rPrChange>
          </w:rPr>
          <w:delText xml:space="preserve"> </w:delText>
        </w:r>
      </w:del>
      <w:r w:rsidR="00F33687" w:rsidRPr="007D730F">
        <w:rPr>
          <w:b/>
          <w:rPrChange w:id="2766" w:author="phismith" w:date="2012-08-10T11:04:00Z">
            <w:rPr/>
          </w:rPrChange>
        </w:rPr>
        <w:t>by</w:t>
      </w:r>
      <w:r w:rsidR="00F33687" w:rsidRPr="00D248A1">
        <w:rPr>
          <w:rStyle w:val="apple-converted-space"/>
          <w:color w:val="222222"/>
        </w:rPr>
        <w:t> </w:t>
      </w:r>
      <w:ins w:id="2767" w:author="phismith" w:date="2012-08-10T11:03:00Z">
        <w:r>
          <w:rPr>
            <w:rStyle w:val="apple-converted-space"/>
            <w:i/>
            <w:color w:val="222222"/>
          </w:rPr>
          <w:t>p</w:t>
        </w:r>
        <w:r>
          <w:rPr>
            <w:rStyle w:val="apple-converted-space"/>
            <w:i/>
            <w:color w:val="222222"/>
          </w:rPr>
          <w:sym w:font="Symbol" w:char="F0A2"/>
        </w:r>
        <w:r>
          <w:rPr>
            <w:rStyle w:val="apple-converted-space"/>
            <w:i/>
            <w:color w:val="222222"/>
          </w:rPr>
          <w:t xml:space="preserve"> = </w:t>
        </w:r>
        <w:r>
          <w:rPr>
            <w:rStyle w:val="apple-converted-space"/>
            <w:color w:val="222222"/>
          </w:rPr>
          <w:t>Def.</w:t>
        </w:r>
        <w:r>
          <w:rPr>
            <w:rStyle w:val="apple-converted-space"/>
            <w:i/>
            <w:color w:val="222222"/>
          </w:rPr>
          <w:t xml:space="preserve"> </w:t>
        </w:r>
      </w:ins>
      <w:del w:id="2768" w:author="phismith" w:date="2012-08-10T11:03:00Z">
        <w:r w:rsidR="00BE2EAE" w:rsidRPr="007D730F" w:rsidDel="007D730F">
          <w:rPr>
            <w:i/>
            <w:rPrChange w:id="2769" w:author="phismith" w:date="2012-08-10T11:03:00Z">
              <w:rPr/>
            </w:rPrChange>
          </w:rPr>
          <w:delText>and</w:delText>
        </w:r>
        <w:r w:rsidR="00F33687" w:rsidRPr="007D730F" w:rsidDel="007D730F">
          <w:rPr>
            <w:rStyle w:val="apple-converted-space"/>
            <w:i/>
            <w:color w:val="222222"/>
            <w:rPrChange w:id="2770" w:author="phismith" w:date="2012-08-10T11:03:00Z">
              <w:rPr>
                <w:rStyle w:val="apple-converted-space"/>
                <w:color w:val="222222"/>
              </w:rPr>
            </w:rPrChange>
          </w:rPr>
          <w:delText> </w:delText>
        </w:r>
        <w:r w:rsidR="00F33687" w:rsidRPr="007D730F" w:rsidDel="007D730F">
          <w:rPr>
            <w:i/>
            <w:rPrChange w:id="2771" w:author="phismith" w:date="2012-08-10T11:03:00Z">
              <w:rPr/>
            </w:rPrChange>
          </w:rPr>
          <w:delText>immediately preceded by, whereby a process</w:delText>
        </w:r>
        <w:r w:rsidR="00F33687" w:rsidRPr="007D730F" w:rsidDel="007D730F">
          <w:rPr>
            <w:rStyle w:val="apple-converted-space"/>
            <w:i/>
            <w:color w:val="222222"/>
            <w:rPrChange w:id="2772" w:author="phismith" w:date="2012-08-10T11:03:00Z">
              <w:rPr>
                <w:rStyle w:val="apple-converted-space"/>
                <w:color w:val="222222"/>
              </w:rPr>
            </w:rPrChange>
          </w:rPr>
          <w:delText> </w:delText>
        </w:r>
      </w:del>
      <w:ins w:id="2773" w:author="phismith" w:date="2012-08-10T11:03:00Z">
        <w:r>
          <w:rPr>
            <w:i/>
          </w:rPr>
          <w:t xml:space="preserve">p </w:t>
        </w:r>
        <w:r>
          <w:t xml:space="preserve">and </w:t>
        </w:r>
        <w:r>
          <w:rPr>
            <w:i/>
          </w:rPr>
          <w:t>p</w:t>
        </w:r>
        <w:r>
          <w:rPr>
            <w:rStyle w:val="apple-converted-space"/>
            <w:i/>
            <w:color w:val="222222"/>
          </w:rPr>
          <w:sym w:font="Symbol" w:char="F0A2"/>
        </w:r>
        <w:r>
          <w:rPr>
            <w:rStyle w:val="apple-converted-space"/>
            <w:i/>
            <w:color w:val="222222"/>
          </w:rPr>
          <w:t xml:space="preserve"> </w:t>
        </w:r>
      </w:ins>
      <w:del w:id="2774" w:author="phismith" w:date="2012-08-10T11:03:00Z">
        <w:r w:rsidR="00F33687" w:rsidRPr="007D730F" w:rsidDel="007D730F">
          <w:rPr>
            <w:i/>
            <w:rPrChange w:id="2775" w:author="phismith" w:date="2012-08-10T11:03:00Z">
              <w:rPr/>
            </w:rPrChange>
          </w:rPr>
          <w:delText>p’</w:delText>
        </w:r>
      </w:del>
      <w:ins w:id="2776" w:author="phismith" w:date="2012-08-10T11:03:00Z">
        <w:r>
          <w:t xml:space="preserve">are </w:t>
        </w:r>
      </w:ins>
      <w:ins w:id="2777" w:author="phismith" w:date="2012-08-10T11:06:00Z">
        <w:r>
          <w:rPr>
            <w:i/>
          </w:rPr>
          <w:t xml:space="preserve">processes </w:t>
        </w:r>
      </w:ins>
      <w:del w:id="2778" w:author="phismith" w:date="2012-08-10T11:04:00Z">
        <w:r w:rsidR="00F33687" w:rsidRPr="00D248A1" w:rsidDel="007D730F">
          <w:rPr>
            <w:rStyle w:val="apple-converted-space"/>
            <w:color w:val="222222"/>
          </w:rPr>
          <w:delText> </w:delText>
        </w:r>
        <w:r w:rsidR="00BE2EAE" w:rsidRPr="00BE2EAE" w:rsidDel="007D730F">
          <w:delText>is</w:delText>
        </w:r>
        <w:r w:rsidR="00A36372" w:rsidDel="007D730F">
          <w:delText xml:space="preserve"> </w:delText>
        </w:r>
        <w:r w:rsidR="00F33687" w:rsidRPr="00D248A1" w:rsidDel="007D730F">
          <w:delText>preceded by</w:delText>
        </w:r>
        <w:r w:rsidR="00F33687" w:rsidRPr="00D248A1" w:rsidDel="007D730F">
          <w:rPr>
            <w:rStyle w:val="apple-converted-space"/>
            <w:color w:val="222222"/>
          </w:rPr>
          <w:delText> </w:delText>
        </w:r>
        <w:r w:rsidR="00BE2EAE" w:rsidRPr="00BE2EAE" w:rsidDel="007D730F">
          <w:delText>a process</w:delText>
        </w:r>
        <w:r w:rsidR="00F33687" w:rsidRPr="00D248A1" w:rsidDel="007D730F">
          <w:rPr>
            <w:rStyle w:val="apple-converted-space"/>
            <w:color w:val="222222"/>
          </w:rPr>
          <w:delText> </w:delText>
        </w:r>
        <w:r w:rsidR="00F33687" w:rsidRPr="00D248A1" w:rsidDel="007D730F">
          <w:delText xml:space="preserve">p   if and only </w:delText>
        </w:r>
      </w:del>
      <w:ins w:id="2779" w:author="phismith" w:date="2012-08-10T11:04:00Z">
        <w:r>
          <w:t>&amp;</w:t>
        </w:r>
      </w:ins>
      <w:ins w:id="2780" w:author="phismith" w:date="2012-08-10T11:05:00Z">
        <w:r>
          <w:t xml:space="preserve"> </w:t>
        </w:r>
      </w:ins>
      <w:del w:id="2781" w:author="phismith" w:date="2012-08-10T11:04:00Z">
        <w:r w:rsidR="00F33687" w:rsidRPr="00D248A1" w:rsidDel="007D730F">
          <w:delText xml:space="preserve">if </w:delText>
        </w:r>
      </w:del>
      <w:r w:rsidR="00F33687" w:rsidRPr="00D248A1">
        <w:t xml:space="preserve">the last temporal instant of </w:t>
      </w:r>
      <w:r w:rsidR="00F33687" w:rsidRPr="007D730F">
        <w:rPr>
          <w:i/>
          <w:rPrChange w:id="2782" w:author="phismith" w:date="2012-08-10T11:04:00Z">
            <w:rPr/>
          </w:rPrChange>
        </w:rPr>
        <w:t>p</w:t>
      </w:r>
      <w:r w:rsidR="00F33687" w:rsidRPr="00D248A1">
        <w:t xml:space="preserve"> is earlier than the first temporal instant of </w:t>
      </w:r>
      <w:ins w:id="2783" w:author="phismith" w:date="2012-08-10T11:04:00Z">
        <w:r>
          <w:rPr>
            <w:i/>
          </w:rPr>
          <w:t>p</w:t>
        </w:r>
        <w:r>
          <w:rPr>
            <w:rStyle w:val="apple-converted-space"/>
            <w:i/>
            <w:color w:val="222222"/>
          </w:rPr>
          <w:sym w:font="Symbol" w:char="F0A2"/>
        </w:r>
        <w:r>
          <w:rPr>
            <w:rStyle w:val="apple-converted-space"/>
            <w:i/>
            <w:color w:val="222222"/>
          </w:rPr>
          <w:t xml:space="preserve"> </w:t>
        </w:r>
      </w:ins>
      <w:ins w:id="2784" w:author="phismith" w:date="2012-08-10T11:07:00Z">
        <w:r w:rsidR="005C4DBA" w:rsidRPr="005C4DBA">
          <w:rPr>
            <w:rStyle w:val="apple-converted-space"/>
            <w:color w:val="222222"/>
            <w:highlight w:val="yellow"/>
            <w:rPrChange w:id="2785" w:author="phismith" w:date="2012-08-10T11:07:00Z">
              <w:rPr>
                <w:rStyle w:val="apple-converted-space"/>
                <w:color w:val="222222"/>
              </w:rPr>
            </w:rPrChange>
          </w:rPr>
          <w:t>[XXX-001]</w:t>
        </w:r>
      </w:ins>
      <w:del w:id="2786" w:author="phismith" w:date="2012-08-10T11:04:00Z">
        <w:r w:rsidR="00F33687" w:rsidRPr="00D248A1" w:rsidDel="007D730F">
          <w:delText>p’</w:delText>
        </w:r>
        <w:r w:rsidR="00BE2EAE" w:rsidRPr="00BE2EAE" w:rsidDel="007D730F">
          <w:delText>, and a process p</w:delText>
        </w:r>
        <w:r w:rsidR="00F33687" w:rsidRPr="00D248A1" w:rsidDel="007D730F">
          <w:delText>’</w:delText>
        </w:r>
        <w:r w:rsidR="00BE2EAE" w:rsidRPr="00BE2EAE" w:rsidDel="007D730F">
          <w:delText xml:space="preserve"> is </w:delText>
        </w:r>
      </w:del>
    </w:p>
    <w:p w14:paraId="1135CF19" w14:textId="7AC85C96" w:rsidR="005C4DBA" w:rsidRPr="008D7E9B" w:rsidRDefault="007D730F" w:rsidP="005C4DBA">
      <w:pPr>
        <w:ind w:left="720" w:right="810"/>
        <w:rPr>
          <w:ins w:id="2787" w:author="phismith" w:date="2012-08-10T11:14:00Z"/>
        </w:rPr>
      </w:pPr>
      <w:ins w:id="2788" w:author="phismith" w:date="2012-08-10T11:04:00Z">
        <w:r>
          <w:rPr>
            <w:i/>
          </w:rPr>
          <w:t xml:space="preserve">p </w:t>
        </w:r>
      </w:ins>
      <w:r w:rsidR="00BE2EAE" w:rsidRPr="007D730F">
        <w:rPr>
          <w:b/>
          <w:rPrChange w:id="2789" w:author="phismith" w:date="2012-08-10T11:04:00Z">
            <w:rPr/>
          </w:rPrChange>
        </w:rPr>
        <w:t>immediately</w:t>
      </w:r>
      <w:ins w:id="2790" w:author="phismith" w:date="2012-08-10T11:04:00Z">
        <w:r w:rsidRPr="007D730F">
          <w:rPr>
            <w:b/>
            <w:rPrChange w:id="2791" w:author="phismith" w:date="2012-08-10T11:04:00Z">
              <w:rPr/>
            </w:rPrChange>
          </w:rPr>
          <w:t>_</w:t>
        </w:r>
      </w:ins>
      <w:del w:id="2792" w:author="phismith" w:date="2012-08-10T11:04:00Z">
        <w:r w:rsidR="00BE2EAE" w:rsidRPr="007D730F" w:rsidDel="007D730F">
          <w:rPr>
            <w:b/>
            <w:rPrChange w:id="2793" w:author="phismith" w:date="2012-08-10T11:04:00Z">
              <w:rPr/>
            </w:rPrChange>
          </w:rPr>
          <w:delText xml:space="preserve"> </w:delText>
        </w:r>
      </w:del>
      <w:r w:rsidR="00BE2EAE" w:rsidRPr="007D730F">
        <w:rPr>
          <w:b/>
          <w:rPrChange w:id="2794" w:author="phismith" w:date="2012-08-10T11:04:00Z">
            <w:rPr/>
          </w:rPrChange>
        </w:rPr>
        <w:t>preceded</w:t>
      </w:r>
      <w:ins w:id="2795" w:author="phismith" w:date="2012-08-10T11:04:00Z">
        <w:r w:rsidRPr="007D730F">
          <w:rPr>
            <w:b/>
            <w:rPrChange w:id="2796" w:author="phismith" w:date="2012-08-10T11:04:00Z">
              <w:rPr/>
            </w:rPrChange>
          </w:rPr>
          <w:t>_</w:t>
        </w:r>
      </w:ins>
      <w:del w:id="2797" w:author="phismith" w:date="2012-08-10T11:04:00Z">
        <w:r w:rsidR="00BE2EAE" w:rsidRPr="007D730F" w:rsidDel="007D730F">
          <w:rPr>
            <w:b/>
            <w:rPrChange w:id="2798" w:author="phismith" w:date="2012-08-10T11:04:00Z">
              <w:rPr/>
            </w:rPrChange>
          </w:rPr>
          <w:delText xml:space="preserve"> </w:delText>
        </w:r>
      </w:del>
      <w:r w:rsidR="00BE2EAE" w:rsidRPr="007D730F">
        <w:rPr>
          <w:b/>
          <w:rPrChange w:id="2799" w:author="phismith" w:date="2012-08-10T11:04:00Z">
            <w:rPr/>
          </w:rPrChange>
        </w:rPr>
        <w:t>by</w:t>
      </w:r>
      <w:r w:rsidR="00BE2EAE" w:rsidRPr="00BE2EAE">
        <w:t xml:space="preserve"> </w:t>
      </w:r>
      <w:ins w:id="2800" w:author="phismith" w:date="2012-08-10T11:04:00Z">
        <w:r>
          <w:rPr>
            <w:i/>
          </w:rPr>
          <w:t>p</w:t>
        </w:r>
        <w:r>
          <w:rPr>
            <w:rStyle w:val="apple-converted-space"/>
            <w:i/>
            <w:color w:val="222222"/>
          </w:rPr>
          <w:sym w:font="Symbol" w:char="F0A2"/>
        </w:r>
        <w:r>
          <w:rPr>
            <w:rStyle w:val="apple-converted-space"/>
            <w:i/>
            <w:color w:val="222222"/>
          </w:rPr>
          <w:t xml:space="preserve"> = </w:t>
        </w:r>
        <w:r w:rsidRPr="007D730F">
          <w:rPr>
            <w:rStyle w:val="apple-converted-space"/>
            <w:color w:val="222222"/>
            <w:rPrChange w:id="2801" w:author="phismith" w:date="2012-08-10T11:05:00Z">
              <w:rPr>
                <w:rStyle w:val="apple-converted-space"/>
                <w:i/>
                <w:color w:val="222222"/>
              </w:rPr>
            </w:rPrChange>
          </w:rPr>
          <w:t>Def</w:t>
        </w:r>
      </w:ins>
      <w:ins w:id="2802" w:author="phismith" w:date="2012-08-10T11:05:00Z">
        <w:r>
          <w:rPr>
            <w:rStyle w:val="apple-converted-space"/>
            <w:color w:val="222222"/>
          </w:rPr>
          <w:t>.</w:t>
        </w:r>
        <w:r w:rsidRPr="007D730F">
          <w:rPr>
            <w:i/>
          </w:rPr>
          <w:t xml:space="preserve"> </w:t>
        </w:r>
        <w:r>
          <w:rPr>
            <w:i/>
          </w:rPr>
          <w:t xml:space="preserve">p </w:t>
        </w:r>
        <w:r>
          <w:rPr>
            <w:b/>
          </w:rPr>
          <w:t xml:space="preserve">preceded_by </w:t>
        </w:r>
        <w:r>
          <w:rPr>
            <w:i/>
          </w:rPr>
          <w:t>p</w:t>
        </w:r>
        <w:r>
          <w:rPr>
            <w:rStyle w:val="apple-converted-space"/>
            <w:i/>
            <w:color w:val="222222"/>
          </w:rPr>
          <w:sym w:font="Symbol" w:char="F0A2"/>
        </w:r>
        <w:r>
          <w:rPr>
            <w:rStyle w:val="apple-converted-space"/>
            <w:i/>
            <w:color w:val="222222"/>
          </w:rPr>
          <w:t xml:space="preserve"> </w:t>
        </w:r>
      </w:ins>
      <w:del w:id="2803" w:author="phismith" w:date="2012-08-10T11:05:00Z">
        <w:r w:rsidR="00BE2EAE" w:rsidRPr="00BE2EAE" w:rsidDel="007D730F">
          <w:delText xml:space="preserve">a process p if and only if </w:delText>
        </w:r>
      </w:del>
      <w:ins w:id="2804" w:author="phismith" w:date="2012-08-10T11:05:00Z">
        <w:r>
          <w:t xml:space="preserve">&amp; </w:t>
        </w:r>
      </w:ins>
      <w:r w:rsidR="00BE2EAE" w:rsidRPr="00BE2EAE">
        <w:t xml:space="preserve">there exists a </w:t>
      </w:r>
      <w:r w:rsidR="00BE2EAE" w:rsidRPr="005C4DBA">
        <w:rPr>
          <w:i/>
          <w:rPrChange w:id="2805" w:author="phismith" w:date="2012-08-10T11:15:00Z">
            <w:rPr/>
          </w:rPrChange>
        </w:rPr>
        <w:t>temporal instant</w:t>
      </w:r>
      <w:r w:rsidR="00BE2EAE" w:rsidRPr="00BE2EAE">
        <w:t xml:space="preserve"> </w:t>
      </w:r>
      <w:ins w:id="2806" w:author="phismith" w:date="2012-08-10T11:05:00Z">
        <w:r>
          <w:rPr>
            <w:i/>
          </w:rPr>
          <w:t xml:space="preserve">t </w:t>
        </w:r>
      </w:ins>
      <w:r w:rsidR="00BE2EAE" w:rsidRPr="00BE2EAE">
        <w:t xml:space="preserve">which is both the first instant of </w:t>
      </w:r>
      <w:ins w:id="2807" w:author="phismith" w:date="2012-08-10T11:06:00Z">
        <w:r>
          <w:rPr>
            <w:i/>
          </w:rPr>
          <w:t xml:space="preserve">p </w:t>
        </w:r>
        <w:r>
          <w:t xml:space="preserve">and </w:t>
        </w:r>
      </w:ins>
      <w:del w:id="2808" w:author="phismith" w:date="2012-08-10T11:06:00Z">
        <w:r w:rsidR="00BE2EAE" w:rsidRPr="00BE2EAE" w:rsidDel="007D730F">
          <w:delText>p</w:delText>
        </w:r>
        <w:r w:rsidR="00F33687" w:rsidRPr="00D248A1" w:rsidDel="007D730F">
          <w:delText>’</w:delText>
        </w:r>
        <w:r w:rsidR="00BE2EAE" w:rsidRPr="00BE2EAE" w:rsidDel="007D730F">
          <w:delText xml:space="preserve"> and </w:delText>
        </w:r>
      </w:del>
      <w:r w:rsidR="00BE2EAE" w:rsidRPr="00BE2EAE">
        <w:t xml:space="preserve">the last instant of </w:t>
      </w:r>
      <w:ins w:id="2809" w:author="phismith" w:date="2012-08-10T11:06:00Z">
        <w:r>
          <w:rPr>
            <w:i/>
          </w:rPr>
          <w:t>p</w:t>
        </w:r>
        <w:r>
          <w:rPr>
            <w:rStyle w:val="apple-converted-space"/>
            <w:i/>
            <w:color w:val="222222"/>
          </w:rPr>
          <w:sym w:font="Symbol" w:char="F0A2"/>
        </w:r>
      </w:ins>
      <w:del w:id="2810" w:author="phismith" w:date="2012-08-10T11:06:00Z">
        <w:r w:rsidR="00BE2EAE" w:rsidRPr="00BE2EAE" w:rsidDel="007D730F">
          <w:delText>p</w:delText>
        </w:r>
      </w:del>
      <w:r w:rsidR="00BE2EAE" w:rsidRPr="00BE2EAE">
        <w:t>.</w:t>
      </w:r>
      <w:ins w:id="2811" w:author="phismith" w:date="2012-08-10T11:14:00Z">
        <w:r w:rsidR="005C4DBA" w:rsidRPr="005C4DBA">
          <w:t xml:space="preserve"> </w:t>
        </w:r>
        <w:r w:rsidR="005C4DBA" w:rsidRPr="008D7E9B">
          <w:rPr>
            <w:rStyle w:val="apple-converted-space"/>
            <w:color w:val="222222"/>
            <w:highlight w:val="yellow"/>
          </w:rPr>
          <w:t>[XXX-001]</w:t>
        </w:r>
      </w:ins>
    </w:p>
    <w:p w14:paraId="0B9D9689" w14:textId="7394EC03" w:rsidR="007D730F" w:rsidRPr="007D730F" w:rsidDel="005C4DBA" w:rsidRDefault="007D730F" w:rsidP="00D248A1">
      <w:pPr>
        <w:ind w:left="720" w:right="810"/>
        <w:rPr>
          <w:del w:id="2812" w:author="phismith" w:date="2012-08-10T11:14:00Z"/>
          <w:rPrChange w:id="2813" w:author="phismith" w:date="2012-08-10T11:07:00Z">
            <w:rPr>
              <w:del w:id="2814" w:author="phismith" w:date="2012-08-10T11:14:00Z"/>
            </w:rPr>
          </w:rPrChange>
        </w:rPr>
      </w:pPr>
    </w:p>
    <w:p w14:paraId="58AE8820" w14:textId="40432C12" w:rsidR="00F33687" w:rsidRPr="00D248A1" w:rsidDel="005C4DBA" w:rsidRDefault="00F33687" w:rsidP="00D248A1">
      <w:pPr>
        <w:rPr>
          <w:del w:id="2815" w:author="phismith" w:date="2012-08-10T11:15:00Z"/>
        </w:rPr>
      </w:pPr>
      <w:del w:id="2816" w:author="phismith" w:date="2012-08-10T11:15:00Z">
        <w:r w:rsidRPr="00D248A1" w:rsidDel="005C4DBA">
          <w:delText>This is better in that it is clear that time instants are used, and because it more clearly expresses the intent of the relation, but needs the relations 'first temporal instant' and 'last temporal instant' are needed (process-&gt;time instant) are needed. </w:delText>
        </w:r>
      </w:del>
    </w:p>
    <w:p w14:paraId="0492C798" w14:textId="2509CF2F" w:rsidR="00611C18" w:rsidRPr="00486765" w:rsidDel="005C4DBA" w:rsidRDefault="00611C18" w:rsidP="00F35550">
      <w:pPr>
        <w:rPr>
          <w:del w:id="2817" w:author="phismith" w:date="2012-08-10T11:15:00Z"/>
          <w:szCs w:val="23"/>
        </w:rPr>
      </w:pPr>
      <w:del w:id="2818" w:author="phismith" w:date="2012-08-10T11:15:00Z">
        <w:r w:rsidRPr="00486765" w:rsidDel="005C4DBA">
          <w:delText>See discussion in [</w:delText>
        </w:r>
        <w:r w:rsidR="00EC6A9C" w:rsidDel="005C4DBA">
          <w:fldChar w:fldCharType="begin"/>
        </w:r>
        <w:r w:rsidR="00EC6A9C" w:rsidDel="005C4DBA">
          <w:delInstrText xml:space="preserve"> REF _Ref309133313 \r \h  \* MERGEFORMAT </w:delInstrText>
        </w:r>
        <w:r w:rsidR="00EC6A9C" w:rsidDel="005C4DBA">
          <w:fldChar w:fldCharType="separate"/>
        </w:r>
        <w:r w:rsidR="00555732" w:rsidDel="005C4DBA">
          <w:delText>16</w:delText>
        </w:r>
        <w:r w:rsidR="00EC6A9C" w:rsidDel="005C4DBA">
          <w:fldChar w:fldCharType="end"/>
        </w:r>
        <w:r w:rsidRPr="00486765" w:rsidDel="005C4DBA">
          <w:delText>].</w:delText>
        </w:r>
        <w:r w:rsidR="00D82D0A" w:rsidRPr="00486765" w:rsidDel="005C4DBA">
          <w:delText xml:space="preserve"> </w:delText>
        </w:r>
      </w:del>
    </w:p>
    <w:p w14:paraId="0DFFBDC1" w14:textId="045DF274" w:rsidR="00B678F3" w:rsidRPr="00486765" w:rsidRDefault="00CE0AFC">
      <w:del w:id="2819" w:author="phismith" w:date="2012-08-10T11:15:00Z">
        <w:r w:rsidRPr="00486765" w:rsidDel="005C4DBA">
          <w:rPr>
            <w:noProof/>
          </w:rPr>
          <w:drawing>
            <wp:inline distT="0" distB="0" distL="0" distR="0" wp14:anchorId="6B302737" wp14:editId="232AFE5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del>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05EC086B" w14:textId="77777777" w:rsidR="002F5B41" w:rsidRPr="00486765" w:rsidRDefault="009A0705" w:rsidP="00486765">
      <w:pPr>
        <w:pStyle w:val="Heading1"/>
        <w:rPr>
          <w:rStyle w:val="QuickFormat4"/>
          <w:sz w:val="22"/>
          <w:szCs w:val="22"/>
        </w:rPr>
      </w:pPr>
      <w:bookmarkStart w:id="2820" w:name="_Toc313270735"/>
      <w:bookmarkStart w:id="2821" w:name="_Toc204327921"/>
      <w:r w:rsidRPr="00486765">
        <w:rPr>
          <w:sz w:val="24"/>
        </w:rPr>
        <w:t>References</w:t>
      </w:r>
      <w:bookmarkEnd w:id="2820"/>
      <w:bookmarkEnd w:id="2821"/>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822" w:name="_Ref309155275"/>
      <w:bookmarkStart w:id="2823" w:name="_Ref309193297"/>
      <w:r w:rsidRPr="00486765">
        <w:rPr>
          <w:rStyle w:val="QuickFormat4"/>
          <w:sz w:val="22"/>
          <w:szCs w:val="23"/>
        </w:rPr>
        <w:t>Kevin Mulligan and Barry Smith, “</w:t>
      </w:r>
      <w:hyperlink r:id="rId49"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822"/>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824" w:name="_Ref309821811"/>
      <w:r w:rsidRPr="00486765">
        <w:rPr>
          <w:rStyle w:val="QuickFormat4"/>
          <w:sz w:val="22"/>
          <w:szCs w:val="23"/>
        </w:rPr>
        <w:t>Barry Smith, “</w:t>
      </w:r>
      <w:hyperlink r:id="rId50"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823"/>
      <w:bookmarkEnd w:id="2824"/>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825" w:name="_Ref309543155"/>
      <w:r w:rsidRPr="00486765">
        <w:rPr>
          <w:rStyle w:val="QuickFormat4"/>
          <w:sz w:val="22"/>
          <w:szCs w:val="23"/>
        </w:rPr>
        <w:t>Barry Smith and Kevin Mulligan, “</w:t>
      </w:r>
      <w:hyperlink r:id="rId51"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825"/>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826" w:name="_Ref309155274"/>
      <w:r w:rsidRPr="00486765">
        <w:rPr>
          <w:rStyle w:val="QuickFormat4"/>
          <w:sz w:val="22"/>
          <w:szCs w:val="23"/>
        </w:rPr>
        <w:t xml:space="preserve">Barry Smith, </w:t>
      </w:r>
      <w:r w:rsidRPr="00486765">
        <w:rPr>
          <w:rStyle w:val="QuickFormat4"/>
          <w:sz w:val="22"/>
          <w:szCs w:val="23"/>
          <w:lang w:val="es-ES_tradnl"/>
        </w:rPr>
        <w:t>“</w:t>
      </w:r>
      <w:hyperlink r:id="rId52"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2826"/>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27" w:name="_Ref309560610"/>
      <w:r w:rsidRPr="00486765">
        <w:rPr>
          <w:rStyle w:val="QuickFormat4"/>
          <w:sz w:val="22"/>
          <w:szCs w:val="23"/>
        </w:rPr>
        <w:t xml:space="preserve">Barry Smith, </w:t>
      </w:r>
      <w:r w:rsidRPr="00486765">
        <w:rPr>
          <w:sz w:val="22"/>
          <w:szCs w:val="23"/>
        </w:rPr>
        <w:t>“</w:t>
      </w:r>
      <w:hyperlink r:id="rId53"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4" w:history="1">
        <w:r w:rsidRPr="00486765">
          <w:rPr>
            <w:rStyle w:val="Hyperlink"/>
            <w:sz w:val="22"/>
            <w:szCs w:val="23"/>
          </w:rPr>
          <w:t>Published version</w:t>
        </w:r>
      </w:hyperlink>
      <w:bookmarkStart w:id="2828" w:name="_Ref309410033"/>
      <w:bookmarkEnd w:id="2827"/>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29" w:name="_Ref310509974"/>
      <w:r w:rsidRPr="00486765">
        <w:rPr>
          <w:rStyle w:val="QuickFormat4"/>
          <w:sz w:val="22"/>
          <w:szCs w:val="23"/>
        </w:rPr>
        <w:t xml:space="preserve">Barry Smith, </w:t>
      </w:r>
      <w:r w:rsidRPr="00486765">
        <w:rPr>
          <w:sz w:val="22"/>
          <w:szCs w:val="23"/>
        </w:rPr>
        <w:t>“</w:t>
      </w:r>
      <w:hyperlink r:id="rId55"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828"/>
      <w:bookmarkEnd w:id="2829"/>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0"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6"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830"/>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1" w:name="_Ref309821629"/>
      <w:bookmarkStart w:id="2832" w:name="_Ref309464075"/>
      <w:r w:rsidRPr="00486765">
        <w:rPr>
          <w:sz w:val="22"/>
          <w:szCs w:val="23"/>
        </w:rPr>
        <w:t>Barry Smith, “</w:t>
      </w:r>
      <w:hyperlink r:id="rId57"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831"/>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3"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8"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834" w:name="_Ref309464082"/>
      <w:bookmarkEnd w:id="2832"/>
      <w:bookmarkEnd w:id="2833"/>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5" w:name="_Ref309560523"/>
      <w:bookmarkEnd w:id="2834"/>
      <w:r w:rsidRPr="00486765">
        <w:rPr>
          <w:sz w:val="22"/>
          <w:szCs w:val="23"/>
        </w:rPr>
        <w:t>Barry Smith and Achille</w:t>
      </w:r>
      <w:r w:rsidR="00151755" w:rsidRPr="00486765">
        <w:rPr>
          <w:sz w:val="22"/>
          <w:szCs w:val="23"/>
        </w:rPr>
        <w:t xml:space="preserve"> </w:t>
      </w:r>
      <w:r w:rsidRPr="00486765">
        <w:rPr>
          <w:sz w:val="22"/>
          <w:szCs w:val="23"/>
        </w:rPr>
        <w:t>Varzi, “</w:t>
      </w:r>
      <w:hyperlink r:id="rId59"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835"/>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6"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60"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2836"/>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7" w:name="_Ref309472955"/>
      <w:r w:rsidRPr="00486765">
        <w:rPr>
          <w:sz w:val="22"/>
          <w:szCs w:val="23"/>
        </w:rPr>
        <w:lastRenderedPageBreak/>
        <w:t>Barry Smith and David M. Mark, “</w:t>
      </w:r>
      <w:hyperlink r:id="rId61"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837"/>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8"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62"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838"/>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39" w:name="_Ref309506172"/>
      <w:r w:rsidRPr="00486765">
        <w:rPr>
          <w:sz w:val="22"/>
          <w:szCs w:val="23"/>
        </w:rPr>
        <w:t>Pierre Grenon and Barry Smith, “</w:t>
      </w:r>
      <w:hyperlink r:id="rId63"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839"/>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840" w:name="_Ref309140214"/>
      <w:r w:rsidRPr="00486765">
        <w:rPr>
          <w:iCs/>
          <w:sz w:val="22"/>
          <w:szCs w:val="23"/>
        </w:rPr>
        <w:t>Barry Smith and Pierre Grenon, “</w:t>
      </w:r>
      <w:hyperlink r:id="rId64"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840"/>
    </w:p>
    <w:p w14:paraId="529AA3D2" w14:textId="517C8CAB"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41" w:name="_Ref309133313"/>
      <w:bookmarkStart w:id="2842" w:name="_Ref332360519"/>
      <w:r w:rsidRPr="00486765">
        <w:rPr>
          <w:sz w:val="22"/>
          <w:szCs w:val="23"/>
        </w:rPr>
        <w:t>Barry Smith, Werner Ceusters, Bert Klagges, Jacob Köhler, Anand Kumar, Jane Lomax, Chris Mungall, Fabian Neuhaus, Alan Rector and Cornelius Rosse, “</w:t>
      </w:r>
      <w:hyperlink r:id="rId65"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w:t>
      </w:r>
      <w:bookmarkEnd w:id="2842"/>
      <w:r w:rsidRPr="00486765">
        <w:rPr>
          <w:sz w:val="22"/>
          <w:szCs w:val="23"/>
        </w:rPr>
        <w:t xml:space="preserve"> </w:t>
      </w:r>
      <w:del w:id="2843" w:author="phismith" w:date="2012-08-08T11:12:00Z">
        <w:r w:rsidR="00D248A1" w:rsidDel="00222C80">
          <w:fldChar w:fldCharType="begin"/>
        </w:r>
        <w:r w:rsidR="00D248A1" w:rsidDel="00222C80">
          <w:delInstrText xml:space="preserve"> HYPERLINK "http://www.ncbi.nlm.nih.gov/pmc/articles/PMC1175958" </w:delInstrText>
        </w:r>
        <w:r w:rsidR="00D248A1" w:rsidDel="00222C80">
          <w:fldChar w:fldCharType="separate"/>
        </w:r>
        <w:r w:rsidRPr="00486765" w:rsidDel="00222C80">
          <w:rPr>
            <w:rStyle w:val="Hyperlink"/>
            <w:sz w:val="22"/>
            <w:szCs w:val="23"/>
          </w:rPr>
          <w:delText>PMC1175958</w:delText>
        </w:r>
        <w:r w:rsidR="00D248A1" w:rsidDel="00222C80">
          <w:rPr>
            <w:rStyle w:val="Hyperlink"/>
            <w:sz w:val="22"/>
            <w:szCs w:val="23"/>
          </w:rPr>
          <w:fldChar w:fldCharType="end"/>
        </w:r>
      </w:del>
      <w:bookmarkEnd w:id="2841"/>
    </w:p>
    <w:p w14:paraId="118BA382" w14:textId="43D4D2E6"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44" w:name="_Ref309473000"/>
      <w:r w:rsidRPr="00486765">
        <w:rPr>
          <w:sz w:val="22"/>
          <w:szCs w:val="23"/>
        </w:rPr>
        <w:t>David P. Hill, Barry Smith, Monica S. McAndrews-Hill, Judith A. Blake, “</w:t>
      </w:r>
      <w:hyperlink r:id="rId6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xml:space="preserve">, 2008; 9(Suppl 5): S2. </w:t>
      </w:r>
      <w:del w:id="2845" w:author="phismith" w:date="2012-08-08T11:12:00Z">
        <w:r w:rsidRPr="00486765" w:rsidDel="00222C80">
          <w:rPr>
            <w:sz w:val="22"/>
            <w:szCs w:val="23"/>
          </w:rPr>
          <w:delText>PMC2367625</w:delText>
        </w:r>
      </w:del>
      <w:bookmarkEnd w:id="2844"/>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46" w:name="_Ref309560749"/>
      <w:r w:rsidRPr="00486765">
        <w:rPr>
          <w:sz w:val="22"/>
          <w:szCs w:val="23"/>
        </w:rPr>
        <w:t>Thomas Bittner, Maureen Donnelly and Barry Smith, “</w:t>
      </w:r>
      <w:hyperlink r:id="rId6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846"/>
    </w:p>
    <w:p w14:paraId="36112E4C" w14:textId="6172186A"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47" w:name="_Ref309403777"/>
      <w:r w:rsidRPr="00486765">
        <w:rPr>
          <w:sz w:val="22"/>
          <w:szCs w:val="23"/>
        </w:rPr>
        <w:t>Barry Smith and Werner Ceusters, “</w:t>
      </w:r>
      <w:hyperlink r:id="rId6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del w:id="2848" w:author="phismith" w:date="2012-08-08T11:12:00Z">
        <w:r w:rsidR="00D248A1" w:rsidDel="00222C80">
          <w:fldChar w:fldCharType="begin"/>
        </w:r>
        <w:r w:rsidR="00D248A1" w:rsidDel="00222C80">
          <w:delInstrText xml:space="preserve"> HYPERLINK "http://www.ncbi.nlm.nih.gov/pmc/articles/PMC3104413/" </w:delInstrText>
        </w:r>
        <w:r w:rsidR="00D248A1" w:rsidDel="00222C80">
          <w:fldChar w:fldCharType="separate"/>
        </w:r>
        <w:r w:rsidRPr="00486765" w:rsidDel="00222C80">
          <w:rPr>
            <w:rStyle w:val="Hyperlink"/>
            <w:sz w:val="22"/>
            <w:szCs w:val="23"/>
          </w:rPr>
          <w:delText>PMC3104413</w:delText>
        </w:r>
        <w:r w:rsidR="00D248A1" w:rsidDel="00222C80">
          <w:rPr>
            <w:rStyle w:val="Hyperlink"/>
            <w:sz w:val="22"/>
            <w:szCs w:val="23"/>
          </w:rPr>
          <w:fldChar w:fldCharType="end"/>
        </w:r>
      </w:del>
      <w:bookmarkEnd w:id="2847"/>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49" w:name="_Ref309193309"/>
      <w:r w:rsidRPr="00486765">
        <w:rPr>
          <w:sz w:val="22"/>
          <w:szCs w:val="23"/>
        </w:rPr>
        <w:t>Barry Smith and Kevin Mulligan, “</w:t>
      </w:r>
      <w:hyperlink r:id="rId69"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2849"/>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50" w:name="_Ref309506180"/>
      <w:r w:rsidRPr="00486765">
        <w:rPr>
          <w:sz w:val="22"/>
          <w:szCs w:val="23"/>
        </w:rPr>
        <w:t>Pierre Grenon, Barry Smith and Louis Goldberg, “</w:t>
      </w:r>
      <w:hyperlink r:id="rId70"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850"/>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851" w:name="_Ref309155480"/>
      <w:r w:rsidRPr="00486765">
        <w:rPr>
          <w:sz w:val="22"/>
          <w:szCs w:val="23"/>
        </w:rPr>
        <w:lastRenderedPageBreak/>
        <w:t>Fabian Neuhaus, Pierre Grenon and Barry Smith, “</w:t>
      </w:r>
      <w:hyperlink r:id="rId71"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851"/>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52" w:name="_Ref309400008"/>
      <w:r w:rsidRPr="00486765">
        <w:rPr>
          <w:sz w:val="22"/>
          <w:szCs w:val="23"/>
        </w:rPr>
        <w:t>Barry Smith, “</w:t>
      </w:r>
      <w:hyperlink r:id="rId72"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2852"/>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3"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2853" w:name="_Ref309403689"/>
      <w:r w:rsidRPr="00486765">
        <w:t>Barry Smith, Waclaw</w:t>
      </w:r>
      <w:r w:rsidR="00151755" w:rsidRPr="00486765">
        <w:t xml:space="preserve"> </w:t>
      </w:r>
      <w:r w:rsidRPr="00486765">
        <w:t>Kusnierczyk, Daniel Schober, Werner Ceusters, “</w:t>
      </w:r>
      <w:hyperlink r:id="rId74"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5" w:history="1">
        <w:r w:rsidRPr="00486765">
          <w:rPr>
            <w:rStyle w:val="Hyperlink"/>
            <w:iCs/>
            <w:szCs w:val="23"/>
          </w:rPr>
          <w:t>http://ceur-ws.org/Vol-222</w:t>
        </w:r>
      </w:hyperlink>
      <w:r w:rsidRPr="00486765">
        <w:t>.</w:t>
      </w:r>
      <w:bookmarkEnd w:id="2853"/>
    </w:p>
    <w:p w14:paraId="65255267" w14:textId="320F2312"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54" w:name="_Ref332292166"/>
      <w:r w:rsidRPr="00486765">
        <w:rPr>
          <w:sz w:val="22"/>
          <w:szCs w:val="23"/>
        </w:rPr>
        <w:t>Robert Arp and Barry Smith, “</w:t>
      </w:r>
      <w:ins w:id="2855" w:author="phismith" w:date="2012-08-08T10:47:00Z">
        <w:r w:rsidR="00035EF5">
          <w:rPr>
            <w:sz w:val="22"/>
            <w:szCs w:val="23"/>
          </w:rPr>
          <w:fldChar w:fldCharType="begin"/>
        </w:r>
        <w:r w:rsidR="00035EF5">
          <w:rPr>
            <w:sz w:val="22"/>
            <w:szCs w:val="23"/>
          </w:rPr>
          <w:instrText xml:space="preserve"> HYPERLINK "http://ontology.buffalo.edu/smith/articles/realizables.pdf" </w:instrText>
        </w:r>
        <w:r w:rsidR="00035EF5">
          <w:rPr>
            <w:sz w:val="22"/>
            <w:szCs w:val="23"/>
          </w:rPr>
        </w:r>
        <w:r w:rsidR="00035EF5">
          <w:rPr>
            <w:sz w:val="22"/>
            <w:szCs w:val="23"/>
          </w:rPr>
          <w:fldChar w:fldCharType="separate"/>
        </w:r>
        <w:r w:rsidRPr="00035EF5">
          <w:rPr>
            <w:rStyle w:val="Hyperlink"/>
            <w:sz w:val="22"/>
            <w:szCs w:val="23"/>
          </w:rPr>
          <w:t>Function, Role, and Disposition in Basic Formal Ontology</w:t>
        </w:r>
        <w:r w:rsidR="00035EF5">
          <w:rPr>
            <w:sz w:val="22"/>
            <w:szCs w:val="23"/>
          </w:rPr>
          <w:fldChar w:fldCharType="end"/>
        </w:r>
      </w:ins>
      <w:r w:rsidRPr="00486765">
        <w:rPr>
          <w:sz w:val="22"/>
          <w:szCs w:val="23"/>
        </w:rPr>
        <w:t xml:space="preserve">”, </w:t>
      </w:r>
      <w:r w:rsidRPr="00035EF5">
        <w:rPr>
          <w:i/>
          <w:sz w:val="22"/>
          <w:szCs w:val="23"/>
          <w:rPrChange w:id="2856" w:author="phismith" w:date="2012-08-08T10:47:00Z">
            <w:rPr>
              <w:sz w:val="22"/>
              <w:szCs w:val="23"/>
            </w:rPr>
          </w:rPrChange>
        </w:rPr>
        <w:t>Proceedings of Bio-Ontologies Workshop</w:t>
      </w:r>
      <w:r w:rsidRPr="00486765">
        <w:rPr>
          <w:sz w:val="22"/>
          <w:szCs w:val="23"/>
        </w:rPr>
        <w:t xml:space="preserve"> (ISMB 2008), Toronto, 45-48.</w:t>
      </w:r>
      <w:ins w:id="2857" w:author="phismith" w:date="2012-08-08T10:47:00Z">
        <w:r w:rsidR="00035EF5">
          <w:rPr>
            <w:sz w:val="22"/>
            <w:szCs w:val="23"/>
          </w:rPr>
          <w:t xml:space="preserve"> </w:t>
        </w:r>
      </w:ins>
      <w:del w:id="2858" w:author="phismith" w:date="2012-08-08T10:47:00Z">
        <w:r w:rsidR="00D248A1" w:rsidDel="00035EF5">
          <w:fldChar w:fldCharType="begin"/>
        </w:r>
        <w:r w:rsidR="00D248A1" w:rsidDel="00035EF5">
          <w:delInstrText xml:space="preserve"> HYPERLINK "http://ontology.buffalo.edu/smith/articles/realizables.pdf" </w:delInstrText>
        </w:r>
        <w:r w:rsidR="00D248A1" w:rsidDel="00035EF5">
          <w:fldChar w:fldCharType="separate"/>
        </w:r>
        <w:r w:rsidR="00966F09" w:rsidRPr="00035EF5" w:rsidDel="00035EF5">
          <w:rPr>
            <w:sz w:val="22"/>
            <w:szCs w:val="23"/>
            <w:rPrChange w:id="2859" w:author="phismith" w:date="2012-08-08T10:47:00Z">
              <w:rPr>
                <w:rStyle w:val="Hyperlink"/>
                <w:sz w:val="22"/>
                <w:szCs w:val="23"/>
              </w:rPr>
            </w:rPrChange>
          </w:rPr>
          <w:delText>Revised version</w:delText>
        </w:r>
        <w:r w:rsidR="00D248A1" w:rsidDel="00035EF5">
          <w:rPr>
            <w:rStyle w:val="Hyperlink"/>
            <w:sz w:val="22"/>
            <w:szCs w:val="23"/>
          </w:rPr>
          <w:fldChar w:fldCharType="end"/>
        </w:r>
      </w:del>
      <w:ins w:id="2860" w:author="phismith" w:date="2012-08-08T10:47:00Z">
        <w:r w:rsidR="00035EF5" w:rsidRPr="00035EF5">
          <w:rPr>
            <w:sz w:val="22"/>
            <w:szCs w:val="23"/>
            <w:rPrChange w:id="2861" w:author="phismith" w:date="2012-08-08T10:47:00Z">
              <w:rPr>
                <w:rStyle w:val="Hyperlink"/>
                <w:sz w:val="22"/>
                <w:szCs w:val="23"/>
              </w:rPr>
            </w:rPrChange>
          </w:rPr>
          <w:t>Revised version</w:t>
        </w:r>
      </w:ins>
      <w:r w:rsidR="00966F09" w:rsidRPr="00486765">
        <w:rPr>
          <w:sz w:val="22"/>
          <w:szCs w:val="23"/>
        </w:rPr>
        <w:t>.</w:t>
      </w:r>
      <w:bookmarkEnd w:id="2854"/>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62" w:name="_Ref309560946"/>
      <w:r w:rsidRPr="00486765">
        <w:rPr>
          <w:sz w:val="22"/>
          <w:szCs w:val="23"/>
        </w:rPr>
        <w:t>Richard H. Scheuermann, Werner Ceusters, and Barry Smith, “</w:t>
      </w:r>
      <w:hyperlink r:id="rId76"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862"/>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63" w:name="_Ref309483154"/>
      <w:r w:rsidRPr="00486765">
        <w:rPr>
          <w:sz w:val="22"/>
          <w:szCs w:val="23"/>
        </w:rPr>
        <w:t>Albert Goldfain, Barry Smith and Lindsay G. Cowell, “</w:t>
      </w:r>
      <w:hyperlink r:id="rId77"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863"/>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864" w:name="_Ref309470250"/>
      <w:r w:rsidRPr="00486765">
        <w:rPr>
          <w:sz w:val="22"/>
          <w:szCs w:val="23"/>
        </w:rPr>
        <w:t>Lars Vogt, “</w:t>
      </w:r>
      <w:hyperlink r:id="rId78"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2864"/>
    </w:p>
    <w:p w14:paraId="4D74230F" w14:textId="77777777" w:rsidR="00ED0711" w:rsidRPr="00486765" w:rsidRDefault="00ED0711" w:rsidP="003D2C79">
      <w:pPr>
        <w:pStyle w:val="ListParagraph"/>
        <w:numPr>
          <w:ilvl w:val="0"/>
          <w:numId w:val="3"/>
        </w:numPr>
        <w:ind w:left="360"/>
        <w:contextualSpacing w:val="0"/>
      </w:pPr>
      <w:bookmarkStart w:id="2865" w:name="_Ref309506188"/>
      <w:r w:rsidRPr="00486765">
        <w:t>Pierre Grenon: “</w:t>
      </w:r>
      <w:hyperlink r:id="rId79"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2865"/>
    </w:p>
    <w:p w14:paraId="7B71E018" w14:textId="77777777" w:rsidR="00ED0711" w:rsidRPr="00486765" w:rsidRDefault="00ED0711" w:rsidP="003D2C79">
      <w:pPr>
        <w:pStyle w:val="ListParagraph"/>
        <w:numPr>
          <w:ilvl w:val="0"/>
          <w:numId w:val="3"/>
        </w:numPr>
        <w:ind w:left="360"/>
        <w:contextualSpacing w:val="0"/>
      </w:pPr>
      <w:bookmarkStart w:id="2866" w:name="_Ref309506190"/>
      <w:r w:rsidRPr="00486765">
        <w:lastRenderedPageBreak/>
        <w:t>Pierre Grenon: “</w:t>
      </w:r>
      <w:hyperlink r:id="rId80"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2866"/>
    </w:p>
    <w:p w14:paraId="5AAEFD44" w14:textId="77777777" w:rsidR="00ED0711" w:rsidRPr="00486765" w:rsidRDefault="00ED0711" w:rsidP="003D2C79">
      <w:pPr>
        <w:pStyle w:val="ListParagraph"/>
        <w:numPr>
          <w:ilvl w:val="0"/>
          <w:numId w:val="3"/>
        </w:numPr>
        <w:ind w:left="360"/>
        <w:contextualSpacing w:val="0"/>
      </w:pPr>
      <w:bookmarkStart w:id="2867" w:name="_Ref309506192"/>
      <w:r w:rsidRPr="00486765">
        <w:t>Pierre Grenon: “</w:t>
      </w:r>
      <w:hyperlink r:id="rId81"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2867"/>
    </w:p>
    <w:p w14:paraId="0636FFFC" w14:textId="08AABD6D" w:rsidR="007E6BF5" w:rsidRPr="00486765" w:rsidRDefault="007E6BF5" w:rsidP="003D2C79">
      <w:pPr>
        <w:pStyle w:val="ListParagraph"/>
        <w:numPr>
          <w:ilvl w:val="0"/>
          <w:numId w:val="3"/>
        </w:numPr>
        <w:ind w:left="360"/>
        <w:contextualSpacing w:val="0"/>
      </w:pPr>
      <w:bookmarkStart w:id="2868" w:name="_Ref309506194"/>
      <w:r w:rsidRPr="00486765">
        <w:t>Pierre Grenon, “</w:t>
      </w:r>
      <w:ins w:id="2869" w:author="phismith" w:date="2012-08-08T10:47:00Z">
        <w:r w:rsidR="00035EF5">
          <w:fldChar w:fldCharType="begin"/>
        </w:r>
        <w:r w:rsidR="00035EF5">
          <w:instrText xml:space="preserve"> HYPERLINK "http://aaaipress.org/Papers/Symposia/Spring/2003/SS-03-03/SS03-03-006.pdf" </w:instrText>
        </w:r>
        <w:r w:rsidR="00035EF5">
          <w:fldChar w:fldCharType="separate"/>
        </w:r>
        <w:r w:rsidRPr="00035EF5">
          <w:rPr>
            <w:rStyle w:val="Hyperlink"/>
          </w:rPr>
          <w:t>The Formal Ontology of Spatio-Temporal Reality and its Formalization</w:t>
        </w:r>
        <w:r w:rsidR="00035EF5">
          <w:fldChar w:fldCharType="end"/>
        </w:r>
      </w:ins>
      <w:r w:rsidRPr="00486765">
        <w:t xml:space="preserve">,” in </w:t>
      </w:r>
      <w:r w:rsidRPr="00486765">
        <w:rPr>
          <w:i/>
        </w:rPr>
        <w:t>Foundations and Applications of Spatio-Temporal Reasoning</w:t>
      </w:r>
      <w:r w:rsidRPr="00486765">
        <w:t>, H. Guesguen, D. Mitra, and J. Renz (eds.), Amsterdam: AAAI Press, 2003, 27-34.</w:t>
      </w:r>
      <w:bookmarkEnd w:id="2868"/>
    </w:p>
    <w:p w14:paraId="070717B4" w14:textId="77777777" w:rsidR="00ED0711" w:rsidRPr="00486765" w:rsidRDefault="00ED0711" w:rsidP="003D2C79">
      <w:pPr>
        <w:pStyle w:val="ListParagraph"/>
        <w:numPr>
          <w:ilvl w:val="0"/>
          <w:numId w:val="3"/>
        </w:numPr>
        <w:ind w:left="360"/>
        <w:contextualSpacing w:val="0"/>
      </w:pPr>
      <w:bookmarkStart w:id="2870" w:name="_Ref309472482"/>
      <w:r w:rsidRPr="00486765">
        <w:t>Maureen Donnelly, “</w:t>
      </w:r>
      <w:hyperlink r:id="rId82" w:history="1">
        <w:r w:rsidRPr="00486765">
          <w:rPr>
            <w:rStyle w:val="Hyperlink"/>
            <w:rFonts w:eastAsia="Times New Roman"/>
            <w:szCs w:val="23"/>
          </w:rPr>
          <w:t>On parts and holes: the spatial structure of the human body</w:t>
        </w:r>
      </w:hyperlink>
      <w:r w:rsidRPr="00486765">
        <w:t>”</w:t>
      </w:r>
      <w:bookmarkEnd w:id="2870"/>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2871" w:name="_Ref309472485"/>
      <w:r w:rsidRPr="00486765">
        <w:t>Thomas Bittner, “</w:t>
      </w:r>
      <w:hyperlink r:id="rId83"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2871"/>
    </w:p>
    <w:p w14:paraId="469196F9" w14:textId="77777777" w:rsidR="00ED0711" w:rsidRPr="00486765" w:rsidRDefault="00ED0711" w:rsidP="003D2C79">
      <w:pPr>
        <w:pStyle w:val="ListParagraph"/>
        <w:numPr>
          <w:ilvl w:val="0"/>
          <w:numId w:val="3"/>
        </w:numPr>
        <w:ind w:left="360"/>
        <w:contextualSpacing w:val="0"/>
      </w:pPr>
      <w:bookmarkStart w:id="2872" w:name="_Ref309410042"/>
      <w:r w:rsidRPr="00486765">
        <w:t>Thomas Bittner and Maureen Donnelly, “</w:t>
      </w:r>
      <w:hyperlink r:id="rId84" w:history="1">
        <w:r w:rsidRPr="00486765">
          <w:rPr>
            <w:rStyle w:val="Hyperlink"/>
            <w:rFonts w:eastAsia="Times New Roman"/>
            <w:szCs w:val="23"/>
          </w:rPr>
          <w:t xml:space="preserve">Logical Properties of </w:t>
        </w:r>
        <w:r w:rsidRPr="00486765">
          <w:rPr>
            <w:rStyle w:val="Hyperlink"/>
            <w:rFonts w:eastAsia="Times New Roman"/>
            <w:szCs w:val="23"/>
          </w:rPr>
          <w:t>F</w:t>
        </w:r>
        <w:r w:rsidRPr="00486765">
          <w:rPr>
            <w:rStyle w:val="Hyperlink"/>
            <w:rFonts w:eastAsia="Times New Roman"/>
            <w:szCs w:val="23"/>
          </w:rPr>
          <w:t>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2872"/>
    </w:p>
    <w:p w14:paraId="5A59B76E" w14:textId="77777777" w:rsidR="00ED0711" w:rsidRPr="00486765" w:rsidRDefault="003955C6" w:rsidP="003D2C79">
      <w:pPr>
        <w:pStyle w:val="ListParagraph"/>
        <w:numPr>
          <w:ilvl w:val="0"/>
          <w:numId w:val="3"/>
        </w:numPr>
        <w:ind w:left="360"/>
        <w:contextualSpacing w:val="0"/>
      </w:pPr>
      <w:bookmarkStart w:id="2873"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85"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2873"/>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2874"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86"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r w:rsidRPr="00486765">
        <w:rPr>
          <w:rFonts w:eastAsia="Times New Roman"/>
          <w:szCs w:val="23"/>
        </w:rPr>
        <w:t>,1 (2005)</w:t>
      </w:r>
      <w:r w:rsidR="00ED0711" w:rsidRPr="00486765">
        <w:rPr>
          <w:rFonts w:eastAsia="Times New Roman"/>
          <w:szCs w:val="23"/>
        </w:rPr>
        <w:t>, 55-75.  ftp</w:t>
      </w:r>
      <w:bookmarkEnd w:id="2874"/>
    </w:p>
    <w:p w14:paraId="07BD5A77" w14:textId="77777777" w:rsidR="00ED0711" w:rsidRPr="00486765" w:rsidRDefault="000F748F" w:rsidP="003D2C79">
      <w:pPr>
        <w:pStyle w:val="ListParagraph"/>
        <w:numPr>
          <w:ilvl w:val="0"/>
          <w:numId w:val="3"/>
        </w:numPr>
        <w:ind w:left="360"/>
        <w:contextualSpacing w:val="0"/>
      </w:pPr>
      <w:bookmarkStart w:id="2875" w:name="_Ref309410048"/>
      <w:r w:rsidRPr="00486765">
        <w:t>Maureen Donnelly, “</w:t>
      </w:r>
      <w:hyperlink r:id="rId87"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2875"/>
    </w:p>
    <w:p w14:paraId="06442E0C" w14:textId="77777777" w:rsidR="002F5B41" w:rsidRPr="00486765" w:rsidRDefault="000F748F" w:rsidP="003D2C79">
      <w:pPr>
        <w:pStyle w:val="ListParagraph"/>
        <w:numPr>
          <w:ilvl w:val="0"/>
          <w:numId w:val="3"/>
        </w:numPr>
        <w:ind w:left="360"/>
        <w:contextualSpacing w:val="0"/>
      </w:pPr>
      <w:r w:rsidRPr="00486765">
        <w:t>Thomas Bittner  and Maureen Donnelly, “</w:t>
      </w:r>
      <w:hyperlink r:id="rId88"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6B4FC1CF"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Donnelly, “</w:t>
      </w:r>
      <w:ins w:id="2876" w:author="phismith" w:date="2012-08-08T10:46:00Z">
        <w:r w:rsidR="00035EF5">
          <w:fldChar w:fldCharType="begin"/>
        </w:r>
        <w:r w:rsidR="00035EF5">
          <w:instrText xml:space="preserve"> HYPERLINK "http://www.ncbi.nlm.nih.gov/pmc/articles/PMC1560437/?tool=pubmed" </w:instrText>
        </w:r>
        <w:r w:rsidR="00035EF5">
          <w:fldChar w:fldCharType="separate"/>
        </w:r>
        <w:r w:rsidRPr="00035EF5">
          <w:rPr>
            <w:rStyle w:val="Hyperlink"/>
          </w:rPr>
          <w:t>Containment Relations in Anatomical Ontologies</w:t>
        </w:r>
        <w:r w:rsidR="00035EF5">
          <w:fldChar w:fldCharType="end"/>
        </w:r>
      </w:ins>
      <w:r w:rsidRPr="00486765">
        <w:t xml:space="preserve">”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2877" w:name="_Ref309155319"/>
      <w:r w:rsidRPr="00486765">
        <w:lastRenderedPageBreak/>
        <w:t>Ingvar Johansson, “</w:t>
      </w:r>
      <w:hyperlink r:id="rId89"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2877"/>
    </w:p>
    <w:p w14:paraId="752DD6DE" w14:textId="77777777" w:rsidR="008A0783" w:rsidRPr="00486765" w:rsidRDefault="008A0783" w:rsidP="003D2C79">
      <w:pPr>
        <w:pStyle w:val="ListParagraph"/>
        <w:numPr>
          <w:ilvl w:val="0"/>
          <w:numId w:val="3"/>
        </w:numPr>
        <w:ind w:left="360"/>
        <w:contextualSpacing w:val="0"/>
      </w:pPr>
      <w:bookmarkStart w:id="2878" w:name="_Ref309153892"/>
      <w:r w:rsidRPr="00486765">
        <w:t>Cornelius Rosse and J. L. V. Mejino Jr.</w:t>
      </w:r>
      <w:r w:rsidR="00BD1AB0" w:rsidRPr="00486765">
        <w:t>,</w:t>
      </w:r>
      <w:r w:rsidRPr="00486765">
        <w:t xml:space="preserve"> “</w:t>
      </w:r>
      <w:hyperlink r:id="rId90" w:history="1">
        <w:r w:rsidRPr="00486765">
          <w:rPr>
            <w:rStyle w:val="Hyperlink"/>
            <w:rFonts w:eastAsia="Times New Roman"/>
            <w:szCs w:val="23"/>
          </w:rPr>
          <w:t>A reference ontology for biomedical informatics: the Foundational Model of Anatomy</w:t>
        </w:r>
      </w:hyperlink>
      <w:r w:rsidRPr="00486765">
        <w:t xml:space="preserve">”,  </w:t>
      </w:r>
      <w:r w:rsidRPr="00486765">
        <w:rPr>
          <w:i/>
        </w:rPr>
        <w:t>Journal of Biomedical Informatics</w:t>
      </w:r>
      <w:r w:rsidRPr="00486765">
        <w:t>, 36 (2003), 478-500.</w:t>
      </w:r>
      <w:bookmarkEnd w:id="2878"/>
    </w:p>
    <w:p w14:paraId="7A98ED9B" w14:textId="77777777" w:rsidR="008A0783" w:rsidRPr="00486765" w:rsidRDefault="008A0783" w:rsidP="003D2C79">
      <w:pPr>
        <w:pStyle w:val="ListParagraph"/>
        <w:numPr>
          <w:ilvl w:val="0"/>
          <w:numId w:val="3"/>
        </w:numPr>
        <w:ind w:left="360"/>
        <w:contextualSpacing w:val="0"/>
      </w:pPr>
      <w:bookmarkStart w:id="2879" w:name="_Ref309153893"/>
      <w:r w:rsidRPr="00486765">
        <w:t>Cornelius Rosse and J. L. V. Mejino Jr.</w:t>
      </w:r>
      <w:r w:rsidR="00BD1AB0" w:rsidRPr="00486765">
        <w:t>,</w:t>
      </w:r>
      <w:r w:rsidR="00151755" w:rsidRPr="00486765">
        <w:t xml:space="preserve"> </w:t>
      </w:r>
      <w:r w:rsidR="00BD1AB0" w:rsidRPr="00486765">
        <w:t>“</w:t>
      </w:r>
      <w:hyperlink r:id="rId91"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2879"/>
    </w:p>
    <w:p w14:paraId="57E04B91" w14:textId="77777777" w:rsidR="005D403D" w:rsidRPr="00486765" w:rsidRDefault="005D403D" w:rsidP="003D2C79">
      <w:pPr>
        <w:pStyle w:val="ListParagraph"/>
        <w:numPr>
          <w:ilvl w:val="0"/>
          <w:numId w:val="3"/>
        </w:numPr>
        <w:ind w:left="360"/>
        <w:contextualSpacing w:val="0"/>
      </w:pPr>
      <w:bookmarkStart w:id="2880"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2880"/>
    </w:p>
    <w:p w14:paraId="52BFE80B" w14:textId="77777777" w:rsidR="00B02AE7" w:rsidRPr="00486765" w:rsidRDefault="00B02AE7" w:rsidP="003D2C79">
      <w:pPr>
        <w:pStyle w:val="ListParagraph"/>
        <w:numPr>
          <w:ilvl w:val="0"/>
          <w:numId w:val="3"/>
        </w:numPr>
        <w:ind w:left="360"/>
        <w:contextualSpacing w:val="0"/>
      </w:pPr>
      <w:bookmarkStart w:id="2881"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2881"/>
    </w:p>
    <w:p w14:paraId="2735DD31" w14:textId="77777777" w:rsidR="00155F6C" w:rsidRPr="00486765" w:rsidRDefault="00155F6C" w:rsidP="003D2C79">
      <w:pPr>
        <w:pStyle w:val="ListParagraph"/>
        <w:numPr>
          <w:ilvl w:val="0"/>
          <w:numId w:val="3"/>
        </w:numPr>
        <w:ind w:left="360"/>
        <w:contextualSpacing w:val="0"/>
      </w:pPr>
      <w:bookmarkStart w:id="2882" w:name="_Ref309411634"/>
      <w:r w:rsidRPr="00486765">
        <w:t xml:space="preserve">Roman Ingarden, </w:t>
      </w:r>
      <w:r w:rsidRPr="00486765">
        <w:rPr>
          <w:i/>
        </w:rPr>
        <w:t>Man and Value</w:t>
      </w:r>
      <w:r w:rsidR="00151755" w:rsidRPr="00486765">
        <w:t>, Munich: Philosophi</w:t>
      </w:r>
      <w:r w:rsidRPr="00486765">
        <w:t>a, 1983.</w:t>
      </w:r>
      <w:bookmarkEnd w:id="2882"/>
    </w:p>
    <w:p w14:paraId="5873698E" w14:textId="77777777" w:rsidR="00D14934" w:rsidRPr="00486765" w:rsidRDefault="00D14934" w:rsidP="003D2C79">
      <w:pPr>
        <w:pStyle w:val="ListParagraph"/>
        <w:numPr>
          <w:ilvl w:val="0"/>
          <w:numId w:val="3"/>
        </w:numPr>
        <w:ind w:left="360"/>
        <w:contextualSpacing w:val="0"/>
      </w:pPr>
      <w:bookmarkStart w:id="2883"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2883"/>
    </w:p>
    <w:p w14:paraId="5EA554BC" w14:textId="77777777" w:rsidR="00D14934" w:rsidRPr="00486765" w:rsidRDefault="005A7B86" w:rsidP="003D2C79">
      <w:pPr>
        <w:pStyle w:val="ListParagraph"/>
        <w:numPr>
          <w:ilvl w:val="0"/>
          <w:numId w:val="3"/>
        </w:numPr>
        <w:ind w:left="360"/>
        <w:contextualSpacing w:val="0"/>
      </w:pPr>
      <w:bookmarkStart w:id="2884"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2"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2884"/>
    </w:p>
    <w:p w14:paraId="07B09C92" w14:textId="77777777" w:rsidR="006E32BD" w:rsidRPr="00486765" w:rsidRDefault="006E32BD" w:rsidP="003D2C79">
      <w:pPr>
        <w:pStyle w:val="ListParagraph"/>
        <w:numPr>
          <w:ilvl w:val="0"/>
          <w:numId w:val="3"/>
        </w:numPr>
        <w:ind w:left="360"/>
        <w:contextualSpacing w:val="0"/>
      </w:pPr>
      <w:bookmarkStart w:id="2885" w:name="_Ref309473259"/>
      <w:r w:rsidRPr="00486765">
        <w:t>Bernard de Bono, Robert Hoehndorf, Sarala</w:t>
      </w:r>
      <w:r w:rsidR="001E66EA" w:rsidRPr="00486765">
        <w:t xml:space="preserve"> </w:t>
      </w:r>
      <w:r w:rsidRPr="00486765">
        <w:t>Wimalaratne, George Gkoutos, and Pierre Grenon, “</w:t>
      </w:r>
      <w:hyperlink r:id="rId93"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2885"/>
    </w:p>
    <w:p w14:paraId="1D735293" w14:textId="77777777" w:rsidR="005830E2" w:rsidRPr="00486765" w:rsidRDefault="005830E2" w:rsidP="003D2C79">
      <w:pPr>
        <w:pStyle w:val="ListParagraph"/>
        <w:numPr>
          <w:ilvl w:val="0"/>
          <w:numId w:val="3"/>
        </w:numPr>
        <w:ind w:left="360"/>
        <w:contextualSpacing w:val="0"/>
      </w:pPr>
      <w:bookmarkStart w:id="2886" w:name="_Ref309481613"/>
      <w:r w:rsidRPr="00486765">
        <w:t xml:space="preserve">Kerry Trentelman, </w:t>
      </w:r>
      <w:r w:rsidR="00FB2DD0" w:rsidRPr="00486765">
        <w:t xml:space="preserve">Alan Ruttenberg and </w:t>
      </w:r>
      <w:r w:rsidRPr="00486765">
        <w:t>Barry Smith, “</w:t>
      </w:r>
      <w:hyperlink r:id="rId94"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2886"/>
    </w:p>
    <w:p w14:paraId="6C339A74" w14:textId="77777777" w:rsidR="0097354E" w:rsidRPr="00486765" w:rsidRDefault="00107230" w:rsidP="003D2C79">
      <w:pPr>
        <w:pStyle w:val="ListParagraph"/>
        <w:numPr>
          <w:ilvl w:val="0"/>
          <w:numId w:val="3"/>
        </w:numPr>
        <w:ind w:left="360"/>
        <w:contextualSpacing w:val="0"/>
      </w:pPr>
      <w:bookmarkStart w:id="2887" w:name="_Ref309482413"/>
      <w:r w:rsidRPr="00486765">
        <w:t>Roberto Casati and Achille C. Varzi, “</w:t>
      </w:r>
      <w:hyperlink r:id="rId95"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2887"/>
    </w:p>
    <w:p w14:paraId="12B9582B" w14:textId="77777777" w:rsidR="0097354E" w:rsidRPr="00486765" w:rsidRDefault="0097354E" w:rsidP="003D2C79">
      <w:pPr>
        <w:pStyle w:val="ListParagraph"/>
        <w:numPr>
          <w:ilvl w:val="0"/>
          <w:numId w:val="3"/>
        </w:numPr>
        <w:ind w:left="360"/>
        <w:contextualSpacing w:val="0"/>
      </w:pPr>
      <w:bookmarkStart w:id="2888"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2888"/>
    </w:p>
    <w:p w14:paraId="6B781F31" w14:textId="77777777" w:rsidR="0097354E" w:rsidRPr="00486765" w:rsidRDefault="0097354E" w:rsidP="003D2C79">
      <w:pPr>
        <w:pStyle w:val="ListParagraph"/>
        <w:numPr>
          <w:ilvl w:val="0"/>
          <w:numId w:val="3"/>
        </w:numPr>
        <w:ind w:left="360"/>
        <w:contextualSpacing w:val="0"/>
        <w:rPr>
          <w:szCs w:val="23"/>
        </w:rPr>
      </w:pPr>
      <w:bookmarkStart w:id="2889" w:name="_Ref309506844"/>
      <w:r w:rsidRPr="00486765">
        <w:rPr>
          <w:szCs w:val="23"/>
        </w:rPr>
        <w:lastRenderedPageBreak/>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96" w:history="1">
        <w:r w:rsidRPr="00486765">
          <w:rPr>
            <w:rStyle w:val="Hyperlink"/>
            <w:szCs w:val="23"/>
          </w:rPr>
          <w:t>Can events move?”,</w:t>
        </w:r>
      </w:hyperlink>
      <w:r w:rsidR="00151755" w:rsidRPr="00486765">
        <w:rPr>
          <w:szCs w:val="23"/>
        </w:rPr>
        <w:t xml:space="preserve"> </w:t>
      </w:r>
      <w:r w:rsidRPr="00486765">
        <w:rPr>
          <w:i/>
          <w:szCs w:val="23"/>
        </w:rPr>
        <w:t>Mind</w:t>
      </w:r>
      <w:r w:rsidRPr="00486765">
        <w:rPr>
          <w:szCs w:val="23"/>
        </w:rPr>
        <w:t>, 76:479–92, 1967.</w:t>
      </w:r>
      <w:bookmarkEnd w:id="2889"/>
    </w:p>
    <w:p w14:paraId="7A519621" w14:textId="77777777" w:rsidR="0097354E" w:rsidRPr="00486765" w:rsidRDefault="0097354E" w:rsidP="003D2C79">
      <w:pPr>
        <w:pStyle w:val="ListParagraph"/>
        <w:numPr>
          <w:ilvl w:val="0"/>
          <w:numId w:val="3"/>
        </w:numPr>
        <w:ind w:left="360"/>
        <w:contextualSpacing w:val="0"/>
      </w:pPr>
      <w:bookmarkStart w:id="2890" w:name="_Ref309506845"/>
      <w:r w:rsidRPr="00486765">
        <w:t>D. H. Mellor,</w:t>
      </w:r>
      <w:r w:rsidR="00151755" w:rsidRPr="00486765">
        <w:t xml:space="preserve"> </w:t>
      </w:r>
      <w:r w:rsidRPr="00486765">
        <w:rPr>
          <w:i/>
        </w:rPr>
        <w:t>Real Time</w:t>
      </w:r>
      <w:r w:rsidRPr="00486765">
        <w:t>, Cambridge: Cambridge University Press, 1981.</w:t>
      </w:r>
      <w:bookmarkEnd w:id="2890"/>
    </w:p>
    <w:p w14:paraId="26F96F98" w14:textId="77777777" w:rsidR="0097354E" w:rsidRPr="00486765" w:rsidRDefault="0097354E" w:rsidP="003D2C79">
      <w:pPr>
        <w:pStyle w:val="ListParagraph"/>
        <w:numPr>
          <w:ilvl w:val="0"/>
          <w:numId w:val="3"/>
        </w:numPr>
        <w:ind w:left="360"/>
        <w:contextualSpacing w:val="0"/>
      </w:pPr>
      <w:bookmarkStart w:id="2891" w:name="_Ref309506846"/>
      <w:r w:rsidRPr="00486765">
        <w:t>P. M. S. Hacker, “Events and objects in space and time”,</w:t>
      </w:r>
      <w:r w:rsidR="00151755" w:rsidRPr="00486765">
        <w:t xml:space="preserve"> </w:t>
      </w:r>
      <w:r w:rsidRPr="00486765">
        <w:rPr>
          <w:i/>
        </w:rPr>
        <w:t>Mind</w:t>
      </w:r>
      <w:r w:rsidRPr="00486765">
        <w:t>, 91:1–19, 1982.</w:t>
      </w:r>
      <w:bookmarkEnd w:id="2891"/>
    </w:p>
    <w:p w14:paraId="4A3ADA95" w14:textId="77777777" w:rsidR="0097354E" w:rsidRPr="00486765" w:rsidRDefault="0097354E" w:rsidP="003D2C79">
      <w:pPr>
        <w:pStyle w:val="ListParagraph"/>
        <w:numPr>
          <w:ilvl w:val="0"/>
          <w:numId w:val="3"/>
        </w:numPr>
        <w:ind w:left="360"/>
        <w:contextualSpacing w:val="0"/>
      </w:pPr>
      <w:bookmarkStart w:id="2892" w:name="_Ref309506847"/>
      <w:r w:rsidRPr="00486765">
        <w:t xml:space="preserve">W. Charlton. </w:t>
      </w:r>
      <w:r w:rsidRPr="00486765">
        <w:rPr>
          <w:i/>
        </w:rPr>
        <w:t>Aristotle’s Physics</w:t>
      </w:r>
      <w:r w:rsidRPr="00486765">
        <w:t>, Books I and II, translated with Introduction and Notes.</w:t>
      </w:r>
      <w:bookmarkEnd w:id="2892"/>
    </w:p>
    <w:p w14:paraId="4EE06117" w14:textId="77777777" w:rsidR="00A21DC8" w:rsidRPr="00486765" w:rsidRDefault="00A21DC8" w:rsidP="003D2C79">
      <w:pPr>
        <w:pStyle w:val="ListParagraph"/>
        <w:numPr>
          <w:ilvl w:val="0"/>
          <w:numId w:val="3"/>
        </w:numPr>
        <w:ind w:left="360"/>
        <w:contextualSpacing w:val="0"/>
      </w:pPr>
      <w:bookmarkStart w:id="2893" w:name="_Ref309543858"/>
      <w:r w:rsidRPr="00486765">
        <w:rPr>
          <w:rStyle w:val="QuickFormat4"/>
          <w:sz w:val="22"/>
          <w:szCs w:val="23"/>
        </w:rPr>
        <w:t xml:space="preserve">Barry Smith, </w:t>
      </w:r>
      <w:r w:rsidRPr="00486765">
        <w:t>“</w:t>
      </w:r>
      <w:hyperlink r:id="rId97"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2893"/>
    </w:p>
    <w:p w14:paraId="10F99CD4" w14:textId="77777777" w:rsidR="00A21DC8" w:rsidRPr="00486765" w:rsidRDefault="00EC71F1" w:rsidP="003D2C79">
      <w:pPr>
        <w:pStyle w:val="ListParagraph"/>
        <w:numPr>
          <w:ilvl w:val="0"/>
          <w:numId w:val="3"/>
        </w:numPr>
        <w:ind w:left="360"/>
        <w:contextualSpacing w:val="0"/>
      </w:pPr>
      <w:bookmarkStart w:id="2894" w:name="_Ref309543859"/>
      <w:r w:rsidRPr="00486765">
        <w:t>Kevin Mulligan, “</w:t>
      </w:r>
      <w:hyperlink r:id="rId98"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2894"/>
    </w:p>
    <w:p w14:paraId="530232F4" w14:textId="77777777" w:rsidR="00AC1A45" w:rsidRPr="00486765" w:rsidRDefault="00AC1A45" w:rsidP="003D2C79">
      <w:pPr>
        <w:pStyle w:val="ListParagraph"/>
        <w:numPr>
          <w:ilvl w:val="0"/>
          <w:numId w:val="3"/>
        </w:numPr>
        <w:ind w:left="360"/>
        <w:contextualSpacing w:val="0"/>
      </w:pPr>
      <w:bookmarkStart w:id="2895" w:name="_Ref309729842"/>
      <w:r w:rsidRPr="00486765">
        <w:t>Eddy Zemach, “</w:t>
      </w:r>
      <w:hyperlink r:id="rId99"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2895"/>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100" w:history="1">
        <w:r w:rsidRPr="00486765">
          <w:t>A Unified Framew</w:t>
        </w:r>
        <w:r w:rsidRPr="00486765">
          <w:t>o</w:t>
        </w:r>
        <w:r w:rsidRPr="00486765">
          <w:t>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2896" w:name="_Ref310672052"/>
      <w:bookmarkStart w:id="2897"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2896"/>
    </w:p>
    <w:p w14:paraId="1A1CD933" w14:textId="77777777" w:rsidR="00961622" w:rsidRPr="00486765" w:rsidRDefault="00961622" w:rsidP="003D2C79">
      <w:pPr>
        <w:pStyle w:val="ListParagraph"/>
        <w:numPr>
          <w:ilvl w:val="0"/>
          <w:numId w:val="3"/>
        </w:numPr>
        <w:ind w:left="360"/>
        <w:contextualSpacing w:val="0"/>
        <w:rPr>
          <w:lang w:val="de-DE"/>
        </w:rPr>
      </w:pPr>
      <w:bookmarkStart w:id="2898" w:name="_Ref310769090"/>
      <w:r w:rsidRPr="00486765">
        <w:t>Thomas Bittner and Barry Smith, “</w:t>
      </w:r>
      <w:hyperlink r:id="rId101"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2897"/>
      <w:bookmarkEnd w:id="2898"/>
    </w:p>
    <w:p w14:paraId="5FC529C8" w14:textId="77777777" w:rsidR="00E831E8" w:rsidRPr="00486765" w:rsidRDefault="00F71FE0" w:rsidP="003D2C79">
      <w:pPr>
        <w:pStyle w:val="ListParagraph"/>
        <w:numPr>
          <w:ilvl w:val="0"/>
          <w:numId w:val="3"/>
        </w:numPr>
        <w:ind w:left="360"/>
        <w:contextualSpacing w:val="0"/>
      </w:pPr>
      <w:bookmarkStart w:id="2899"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2899"/>
    </w:p>
    <w:p w14:paraId="29E0B699" w14:textId="77777777" w:rsidR="00E831E8" w:rsidRPr="00486765" w:rsidRDefault="00E831E8" w:rsidP="003D2C79">
      <w:pPr>
        <w:pStyle w:val="ListParagraph"/>
        <w:numPr>
          <w:ilvl w:val="0"/>
          <w:numId w:val="3"/>
        </w:numPr>
        <w:ind w:left="360"/>
        <w:contextualSpacing w:val="0"/>
      </w:pPr>
      <w:bookmarkStart w:id="2900" w:name="_Ref309819325"/>
      <w:r w:rsidRPr="00486765">
        <w:t>Fabrice Correia, </w:t>
      </w:r>
      <w:r w:rsidRPr="00486765">
        <w:rPr>
          <w:i/>
          <w:iCs/>
        </w:rPr>
        <w:t>Existential Dependence and Cognate Notions</w:t>
      </w:r>
      <w:r w:rsidRPr="00486765">
        <w:t>, 2005, Munich: Philosophia Verlag.</w:t>
      </w:r>
      <w:bookmarkEnd w:id="2900"/>
    </w:p>
    <w:p w14:paraId="2CC9D65D" w14:textId="7D0740E5" w:rsidR="009F610B" w:rsidRPr="00486765" w:rsidRDefault="009F610B" w:rsidP="003D2C79">
      <w:pPr>
        <w:pStyle w:val="ListParagraph"/>
        <w:numPr>
          <w:ilvl w:val="0"/>
          <w:numId w:val="3"/>
        </w:numPr>
        <w:ind w:left="360"/>
        <w:contextualSpacing w:val="0"/>
      </w:pPr>
      <w:bookmarkStart w:id="2901" w:name="_Ref309821480"/>
      <w:r w:rsidRPr="00486765">
        <w:t>Barry Smith, “</w:t>
      </w:r>
      <w:r w:rsidR="00D248A1">
        <w:fldChar w:fldCharType="begin"/>
      </w:r>
      <w:ins w:id="2902" w:author="phismith" w:date="2012-08-08T10:45:00Z">
        <w:r w:rsidR="00035EF5">
          <w:instrText>HYPERLINK "http://ontology.buffalo.edu/smith/articles/trm.pdf"</w:instrText>
        </w:r>
      </w:ins>
      <w:del w:id="2903" w:author="phismith" w:date="2012-08-08T10:45:00Z">
        <w:r w:rsidR="00D248A1" w:rsidDel="00035EF5">
          <w:delInstrText xml:space="preserve"> HYPERLINK "http://ontology.buffalo.edu/smith/articles/trm.pdf" </w:delInstrText>
        </w:r>
      </w:del>
      <w:ins w:id="2904" w:author="phismith" w:date="2012-08-08T10:45:00Z"/>
      <w:r w:rsidR="00D248A1">
        <w:fldChar w:fldCharType="separate"/>
      </w:r>
      <w:r w:rsidRPr="00486765">
        <w:t>Truthmaker Realism</w:t>
      </w:r>
      <w:r w:rsidR="00D248A1">
        <w:fldChar w:fldCharType="end"/>
      </w:r>
      <w:r w:rsidRPr="00486765">
        <w:t xml:space="preserve">”, </w:t>
      </w:r>
      <w:r w:rsidRPr="00486765">
        <w:rPr>
          <w:i/>
        </w:rPr>
        <w:t>Australasian Journal of Philosophy</w:t>
      </w:r>
      <w:r w:rsidRPr="00486765">
        <w:t>, 77 (3) (1999), 274–291.</w:t>
      </w:r>
      <w:bookmarkEnd w:id="2901"/>
    </w:p>
    <w:p w14:paraId="56316BE6" w14:textId="77777777" w:rsidR="00B85466" w:rsidRPr="00486765" w:rsidRDefault="00B85466" w:rsidP="003D2C79">
      <w:pPr>
        <w:pStyle w:val="ListParagraph"/>
        <w:numPr>
          <w:ilvl w:val="0"/>
          <w:numId w:val="3"/>
        </w:numPr>
        <w:ind w:left="360"/>
        <w:contextualSpacing w:val="0"/>
      </w:pPr>
      <w:bookmarkStart w:id="2905" w:name="_Ref309897338"/>
      <w:r w:rsidRPr="00486765">
        <w:lastRenderedPageBreak/>
        <w:t>Werner</w:t>
      </w:r>
      <w:r w:rsidR="00EA6F41" w:rsidRPr="00486765">
        <w:t xml:space="preserve"> Ceusters</w:t>
      </w:r>
      <w:r w:rsidRPr="00486765">
        <w:t>, “</w:t>
      </w:r>
      <w:hyperlink r:id="rId102"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2905"/>
      <w:r w:rsidRPr="00486765">
        <w:t xml:space="preserve"> </w:t>
      </w:r>
    </w:p>
    <w:p w14:paraId="410546A6" w14:textId="01516568" w:rsidR="0052500C" w:rsidRPr="00486765" w:rsidRDefault="00EA6F41" w:rsidP="003D2C79">
      <w:pPr>
        <w:pStyle w:val="ListParagraph"/>
        <w:numPr>
          <w:ilvl w:val="0"/>
          <w:numId w:val="3"/>
        </w:numPr>
        <w:ind w:left="360"/>
        <w:contextualSpacing w:val="0"/>
      </w:pPr>
      <w:bookmarkStart w:id="2906" w:name="_Ref309985142"/>
      <w:r w:rsidRPr="00486765">
        <w:t>Werner Ceusters, F. Steurs, P. Zanstra, E. Van Der Haring, Jeremy Rogers, “</w:t>
      </w:r>
      <w:ins w:id="2907" w:author="phismith" w:date="2012-08-08T10:45:00Z">
        <w:r w:rsidR="00035EF5">
          <w:fldChar w:fldCharType="begin"/>
        </w:r>
        <w:r w:rsidR="00035EF5">
          <w:instrText xml:space="preserve"> HYPERLINK "http://ontology.buffalo.edu/medo/time-standard.pdf" </w:instrText>
        </w:r>
        <w:r w:rsidR="00035EF5">
          <w:fldChar w:fldCharType="separate"/>
        </w:r>
        <w:r w:rsidRPr="00035EF5">
          <w:rPr>
            <w:rStyle w:val="Hyperlink"/>
          </w:rPr>
          <w:t>From a Time Standard for Medical Informatics to a Controlled Language for Health</w:t>
        </w:r>
        <w:r w:rsidR="00035EF5">
          <w:fldChar w:fldCharType="end"/>
        </w:r>
      </w:ins>
      <w:r w:rsidRPr="00486765">
        <w:t xml:space="preserve">,” </w:t>
      </w:r>
      <w:r w:rsidRPr="00486765">
        <w:rPr>
          <w:i/>
        </w:rPr>
        <w:t>International Journal of Medical Informatics</w:t>
      </w:r>
      <w:r w:rsidRPr="00486765">
        <w:t>, 1998. 48 (1-3), 85-101.</w:t>
      </w:r>
      <w:bookmarkEnd w:id="2906"/>
    </w:p>
    <w:p w14:paraId="02741DF5" w14:textId="77777777" w:rsidR="0052500C" w:rsidRPr="00486765" w:rsidRDefault="0052500C" w:rsidP="003D2C79">
      <w:pPr>
        <w:pStyle w:val="ListParagraph"/>
        <w:numPr>
          <w:ilvl w:val="0"/>
          <w:numId w:val="3"/>
        </w:numPr>
        <w:ind w:left="360"/>
        <w:contextualSpacing w:val="0"/>
      </w:pPr>
      <w:bookmarkStart w:id="2908" w:name="_Ref309994941"/>
      <w:r w:rsidRPr="00486765">
        <w:t xml:space="preserve">Antony Galton, </w:t>
      </w:r>
      <w:r w:rsidRPr="00486765">
        <w:rPr>
          <w:i/>
        </w:rPr>
        <w:t>Qualitative Spatial Change</w:t>
      </w:r>
      <w:r w:rsidRPr="00486765">
        <w:t>, Oxford: Oxford University Press, 2000.</w:t>
      </w:r>
      <w:bookmarkEnd w:id="2908"/>
    </w:p>
    <w:p w14:paraId="3BADF6B4" w14:textId="77777777" w:rsidR="0052500C" w:rsidRPr="00486765" w:rsidRDefault="003045F2" w:rsidP="003D2C79">
      <w:pPr>
        <w:pStyle w:val="ListParagraph"/>
        <w:numPr>
          <w:ilvl w:val="0"/>
          <w:numId w:val="3"/>
        </w:numPr>
        <w:ind w:left="360"/>
        <w:contextualSpacing w:val="0"/>
        <w:rPr>
          <w:i/>
        </w:rPr>
      </w:pPr>
      <w:bookmarkStart w:id="2909" w:name="_Ref309995704"/>
      <w:r w:rsidRPr="00486765">
        <w:t>Brandon Bennett, “</w:t>
      </w:r>
      <w:hyperlink r:id="rId103" w:history="1">
        <w:r w:rsidRPr="00486765">
          <w:rPr>
            <w:rStyle w:val="Hyperlink"/>
            <w:iCs/>
            <w:szCs w:val="23"/>
          </w:rPr>
          <w:t>Space, time, matter and things</w:t>
        </w:r>
      </w:hyperlink>
      <w:r w:rsidRPr="00486765">
        <w:t xml:space="preserve">”, in C. Welty and B. Smith (eds.), </w:t>
      </w:r>
      <w:r w:rsidRPr="00486765">
        <w:rPr>
          <w:i/>
        </w:rPr>
        <w:t>Proceedings of the 2nd international conference on Formal Ontology in Information Systems</w:t>
      </w:r>
      <w:r w:rsidRPr="00486765">
        <w:t>(FOIS 2001), 105-116.</w:t>
      </w:r>
      <w:bookmarkEnd w:id="2909"/>
    </w:p>
    <w:p w14:paraId="1BDE21CD" w14:textId="77777777" w:rsidR="0046705D" w:rsidRPr="00486765" w:rsidRDefault="0046705D" w:rsidP="003D2C79">
      <w:pPr>
        <w:pStyle w:val="ListParagraph"/>
        <w:numPr>
          <w:ilvl w:val="0"/>
          <w:numId w:val="3"/>
        </w:numPr>
        <w:ind w:left="360"/>
        <w:contextualSpacing w:val="0"/>
        <w:rPr>
          <w:i/>
        </w:rPr>
      </w:pPr>
      <w:bookmarkStart w:id="2910" w:name="_Ref310168539"/>
      <w:r w:rsidRPr="00486765">
        <w:t>Ingvar Johansson, “</w:t>
      </w:r>
      <w:hyperlink r:id="rId104"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2910"/>
    </w:p>
    <w:p w14:paraId="33C367C0" w14:textId="77777777" w:rsidR="0046705D" w:rsidRPr="00486765" w:rsidRDefault="004F5D1D" w:rsidP="003D2C79">
      <w:pPr>
        <w:pStyle w:val="ListParagraph"/>
        <w:numPr>
          <w:ilvl w:val="0"/>
          <w:numId w:val="3"/>
        </w:numPr>
        <w:ind w:left="360"/>
        <w:contextualSpacing w:val="0"/>
        <w:rPr>
          <w:i/>
          <w:iCs/>
        </w:rPr>
      </w:pPr>
      <w:bookmarkStart w:id="2911" w:name="_Ref310260422"/>
      <w:r w:rsidRPr="00486765">
        <w:rPr>
          <w:rStyle w:val="QuickFormat4"/>
          <w:sz w:val="22"/>
          <w:szCs w:val="23"/>
        </w:rPr>
        <w:t xml:space="preserve">Barry Smith, </w:t>
      </w:r>
      <w:r w:rsidRPr="00486765">
        <w:t>“</w:t>
      </w:r>
      <w:hyperlink r:id="rId105"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2911"/>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06"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2912" w:name="_Ref310761974"/>
    </w:p>
    <w:p w14:paraId="66A3BC6A" w14:textId="77777777" w:rsidR="00606B06" w:rsidRPr="00486765" w:rsidRDefault="00217CC2" w:rsidP="003D2C79">
      <w:pPr>
        <w:pStyle w:val="ListParagraph"/>
        <w:numPr>
          <w:ilvl w:val="0"/>
          <w:numId w:val="3"/>
        </w:numPr>
        <w:ind w:left="360"/>
        <w:contextualSpacing w:val="0"/>
      </w:pPr>
      <w:bookmarkStart w:id="2913" w:name="_Ref313200424"/>
      <w:r w:rsidRPr="00486765">
        <w:t>Ludger Jansen and Stefan Schulz, “</w:t>
      </w:r>
      <w:hyperlink r:id="rId107"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4):S2</w:t>
      </w:r>
      <w:bookmarkEnd w:id="2912"/>
      <w:r w:rsidR="00606B06" w:rsidRPr="00486765">
        <w:t>.</w:t>
      </w:r>
      <w:bookmarkEnd w:id="2913"/>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08"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2914" w:name="_Ref310772268"/>
      <w:r w:rsidRPr="00486765">
        <w:t>Thomas Bittner, Maureen Donnelly and Barry Smith, “</w:t>
      </w:r>
      <w:hyperlink r:id="rId109"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2914"/>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2915" w:name="_Ref313200566"/>
      <w:r w:rsidRPr="00486765">
        <w:t>Janna Hastings, Colin Batchelor and Stefan Schulz, “</w:t>
      </w:r>
      <w:hyperlink r:id="rId110"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2915"/>
    </w:p>
    <w:p w14:paraId="7820B5A7" w14:textId="77777777" w:rsidR="00774A84" w:rsidRPr="00486765" w:rsidRDefault="00774A84" w:rsidP="003D2C79">
      <w:pPr>
        <w:pStyle w:val="ListParagraph"/>
        <w:numPr>
          <w:ilvl w:val="0"/>
          <w:numId w:val="3"/>
        </w:numPr>
        <w:ind w:left="360"/>
        <w:contextualSpacing w:val="0"/>
      </w:pPr>
      <w:bookmarkStart w:id="2916" w:name="_Ref313200298"/>
      <w:r w:rsidRPr="00486765">
        <w:lastRenderedPageBreak/>
        <w:t>Ludger Jansen, Stefan Schulz: “</w:t>
      </w:r>
      <w:hyperlink r:id="rId111"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2916"/>
    </w:p>
    <w:p w14:paraId="19E5B750" w14:textId="77777777" w:rsidR="00774A84" w:rsidRPr="00486765" w:rsidRDefault="00774A84" w:rsidP="003D2C79">
      <w:pPr>
        <w:pStyle w:val="ListParagraph"/>
        <w:numPr>
          <w:ilvl w:val="0"/>
          <w:numId w:val="3"/>
        </w:numPr>
        <w:ind w:left="360"/>
        <w:contextualSpacing w:val="0"/>
      </w:pPr>
      <w:bookmarkStart w:id="2917"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2917"/>
    </w:p>
    <w:p w14:paraId="1CB6446B" w14:textId="16DFBFFB" w:rsidR="004109DD" w:rsidRPr="00486765" w:rsidRDefault="00E3138A" w:rsidP="003D2C79">
      <w:pPr>
        <w:pStyle w:val="ListParagraph"/>
        <w:numPr>
          <w:ilvl w:val="0"/>
          <w:numId w:val="3"/>
        </w:numPr>
        <w:ind w:left="360"/>
        <w:contextualSpacing w:val="0"/>
      </w:pPr>
      <w:bookmarkStart w:id="2918" w:name="_Ref314998997"/>
      <w:r w:rsidRPr="00486765">
        <w:t>Nicola Guarino, “</w:t>
      </w:r>
      <w:ins w:id="2919" w:author="phismith" w:date="2012-08-08T10:44:00Z">
        <w:r w:rsidR="00035EF5">
          <w:fldChar w:fldCharType="begin"/>
        </w:r>
        <w:r w:rsidR="00035EF5">
          <w:instrText xml:space="preserve"> HYPERLINK "http://www.loa.istc.cnr.it/Papers/LREC98.pdf" </w:instrText>
        </w:r>
        <w:r w:rsidR="00035EF5">
          <w:fldChar w:fldCharType="separate"/>
        </w:r>
        <w:r w:rsidRPr="00035EF5">
          <w:rPr>
            <w:rStyle w:val="Hyperlink"/>
          </w:rPr>
          <w:t>Some Ontological Principles for Designing Upper Level Lexical Resources</w:t>
        </w:r>
        <w:r w:rsidR="00035EF5">
          <w:fldChar w:fldCharType="end"/>
        </w:r>
      </w:ins>
      <w:r w:rsidRPr="00486765">
        <w:t xml:space="preserve">”,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2918"/>
    </w:p>
    <w:p w14:paraId="176B73DF" w14:textId="6E8EDBF3" w:rsidR="00405292" w:rsidRPr="00486765" w:rsidRDefault="00405292" w:rsidP="003D2C79">
      <w:pPr>
        <w:pStyle w:val="ListParagraph"/>
        <w:numPr>
          <w:ilvl w:val="0"/>
          <w:numId w:val="3"/>
        </w:numPr>
        <w:ind w:left="360"/>
        <w:contextualSpacing w:val="0"/>
      </w:pPr>
      <w:bookmarkStart w:id="2920" w:name="_Ref315006991"/>
      <w:r w:rsidRPr="00486765">
        <w:t>Ingvar Johansson, “</w:t>
      </w:r>
      <w:ins w:id="2921" w:author="phismith" w:date="2012-08-08T10:43:00Z">
        <w:r w:rsidR="00035EF5">
          <w:fldChar w:fldCharType="begin"/>
        </w:r>
        <w:r w:rsidR="00035EF5">
          <w:instrText xml:space="preserve"> HYPERLINK "http://hem.passagen.se/ijohansson/information7.pdf" </w:instrText>
        </w:r>
        <w:r w:rsidR="00035EF5">
          <w:fldChar w:fldCharType="separate"/>
        </w:r>
        <w:r w:rsidRPr="00035EF5">
          <w:rPr>
            <w:rStyle w:val="Hyperlink"/>
          </w:rPr>
          <w:t>Four Kinds of ‘Is A’ Relation</w:t>
        </w:r>
        <w:r w:rsidR="00035EF5">
          <w:fldChar w:fldCharType="end"/>
        </w:r>
      </w:ins>
      <w:r w:rsidRPr="00486765">
        <w:t xml:space="preserve">”, in Katherine Munn and Barry Smith (eds.), </w:t>
      </w:r>
      <w:r w:rsidRPr="00486765">
        <w:rPr>
          <w:i/>
        </w:rPr>
        <w:t>Applied Ontology: An Introduction</w:t>
      </w:r>
      <w:r w:rsidRPr="00486765">
        <w:t>, Frankfurt: ontos, 2008, 235-254.</w:t>
      </w:r>
      <w:bookmarkEnd w:id="2920"/>
    </w:p>
    <w:p w14:paraId="1048F1EE" w14:textId="77777777" w:rsidR="00C1193A" w:rsidRDefault="00C1193A" w:rsidP="003D2C79">
      <w:pPr>
        <w:pStyle w:val="ListParagraph"/>
        <w:numPr>
          <w:ilvl w:val="0"/>
          <w:numId w:val="3"/>
        </w:numPr>
        <w:ind w:left="360"/>
        <w:contextualSpacing w:val="0"/>
      </w:pPr>
      <w:bookmarkStart w:id="2922" w:name="_Ref315611357"/>
      <w:r w:rsidRPr="00486765">
        <w:t>Lars Vogt, Peter Grobe, Björn Quast, Thomas Bartolomaeus, “</w:t>
      </w:r>
      <w:hyperlink r:id="rId112"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2922"/>
    </w:p>
    <w:p w14:paraId="5975E89D" w14:textId="77777777" w:rsidR="00BA0E99" w:rsidRPr="003838FF" w:rsidRDefault="007B2DD8" w:rsidP="003D2C79">
      <w:pPr>
        <w:pStyle w:val="ListParagraph"/>
        <w:numPr>
          <w:ilvl w:val="0"/>
          <w:numId w:val="3"/>
        </w:numPr>
        <w:ind w:left="360"/>
        <w:contextualSpacing w:val="0"/>
      </w:pPr>
      <w:bookmarkStart w:id="2923" w:name="_Ref316808808"/>
      <w:r>
        <w:t xml:space="preserve">Alan L. </w:t>
      </w:r>
      <w:r w:rsidR="00BA0E99">
        <w:t>Rector</w:t>
      </w:r>
      <w:r>
        <w:t xml:space="preserve"> </w:t>
      </w:r>
      <w:hyperlink r:id="rId113"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2923"/>
    </w:p>
    <w:p w14:paraId="1B69AEDF" w14:textId="15026536" w:rsidR="007B2DD8" w:rsidRPr="003838FF" w:rsidRDefault="007B2DD8" w:rsidP="003D2C79">
      <w:pPr>
        <w:pStyle w:val="ListParagraph"/>
        <w:numPr>
          <w:ilvl w:val="0"/>
          <w:numId w:val="3"/>
        </w:numPr>
        <w:ind w:left="360"/>
        <w:contextualSpacing w:val="0"/>
      </w:pPr>
      <w:bookmarkStart w:id="2924" w:name="_Ref325045634"/>
      <w:r w:rsidRPr="003838FF">
        <w:rPr>
          <w:shd w:val="clear" w:color="auto" w:fill="FFFFFF"/>
        </w:rPr>
        <w:t>Ingvar Johansson, ‘</w:t>
      </w:r>
      <w:ins w:id="2925" w:author="phismith" w:date="2012-08-08T10:42:00Z">
        <w:r w:rsidR="00035EF5">
          <w:rPr>
            <w:shd w:val="clear" w:color="auto" w:fill="FFFFFF"/>
          </w:rPr>
          <w:fldChar w:fldCharType="begin"/>
        </w:r>
        <w:r w:rsidR="00035EF5">
          <w:rPr>
            <w:shd w:val="clear" w:color="auto" w:fill="FFFFFF"/>
          </w:rPr>
          <w:instrText xml:space="preserve"> HYPERLINK "http://hem.passagen.se/ijohansson/ontology6.htm" </w:instrText>
        </w:r>
        <w:r w:rsidR="00035EF5">
          <w:rPr>
            <w:shd w:val="clear" w:color="auto" w:fill="FFFFFF"/>
          </w:rPr>
        </w:r>
        <w:r w:rsidR="00035EF5">
          <w:rPr>
            <w:shd w:val="clear" w:color="auto" w:fill="FFFFFF"/>
          </w:rPr>
          <w:fldChar w:fldCharType="separate"/>
        </w:r>
        <w:r w:rsidR="00035EF5">
          <w:rPr>
            <w:rStyle w:val="Hyperlink"/>
            <w:shd w:val="clear" w:color="auto" w:fill="FFFFFF"/>
          </w:rPr>
          <w:t>Determinables as</w:t>
        </w:r>
        <w:r w:rsidRPr="00035EF5">
          <w:rPr>
            <w:rStyle w:val="Hyperlink"/>
            <w:shd w:val="clear" w:color="auto" w:fill="FFFFFF"/>
          </w:rPr>
          <w:t xml:space="preserve"> Universals</w:t>
        </w:r>
        <w:r w:rsidR="00035EF5">
          <w:rPr>
            <w:shd w:val="clear" w:color="auto" w:fill="FFFFFF"/>
          </w:rPr>
          <w:fldChar w:fldCharType="end"/>
        </w:r>
      </w:ins>
      <w:r w:rsidRPr="003838FF">
        <w:rPr>
          <w:shd w:val="clear" w:color="auto" w:fill="FFFFFF"/>
        </w:rPr>
        <w:t>,’</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2924"/>
    </w:p>
    <w:p w14:paraId="406660B3" w14:textId="77777777" w:rsidR="00A71E74" w:rsidRPr="00C74368" w:rsidRDefault="00A71E74" w:rsidP="009D2710">
      <w:pPr>
        <w:pStyle w:val="ListParagraph"/>
        <w:numPr>
          <w:ilvl w:val="0"/>
          <w:numId w:val="3"/>
        </w:numPr>
        <w:ind w:left="360"/>
        <w:contextualSpacing w:val="0"/>
      </w:pPr>
      <w:bookmarkStart w:id="2926"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2926"/>
    </w:p>
    <w:p w14:paraId="32989C01" w14:textId="77777777" w:rsidR="00FF332A" w:rsidRDefault="00FF332A" w:rsidP="00C74368">
      <w:pPr>
        <w:pStyle w:val="ListParagraph"/>
        <w:numPr>
          <w:ilvl w:val="0"/>
          <w:numId w:val="3"/>
        </w:numPr>
        <w:ind w:left="360"/>
        <w:contextualSpacing w:val="0"/>
      </w:pPr>
      <w:bookmarkStart w:id="2927"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2927"/>
    </w:p>
    <w:p w14:paraId="23A59833" w14:textId="77777777" w:rsidR="00A137CF" w:rsidRDefault="00F15D9F" w:rsidP="00C74368">
      <w:pPr>
        <w:pStyle w:val="ListParagraph"/>
        <w:numPr>
          <w:ilvl w:val="0"/>
          <w:numId w:val="3"/>
        </w:numPr>
        <w:contextualSpacing w:val="0"/>
      </w:pPr>
      <w:bookmarkStart w:id="2928"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2928"/>
    </w:p>
    <w:p w14:paraId="22CC9B18" w14:textId="77777777" w:rsidR="00A137CF" w:rsidRDefault="00A137CF" w:rsidP="00C74368">
      <w:pPr>
        <w:pStyle w:val="ListParagraph"/>
        <w:numPr>
          <w:ilvl w:val="0"/>
          <w:numId w:val="3"/>
        </w:numPr>
        <w:contextualSpacing w:val="0"/>
      </w:pPr>
      <w:bookmarkStart w:id="2929" w:name="_Ref329284826"/>
      <w:r w:rsidRPr="00A137CF">
        <w:lastRenderedPageBreak/>
        <w:t>José L.V. Mejino, Jr, Augusto V. Agoncillo, Kurt L. Rickard, and Cornelius Rosse,</w:t>
      </w:r>
      <w:r>
        <w:t xml:space="preserve"> “</w:t>
      </w:r>
      <w:hyperlink r:id="rId114"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2929"/>
    </w:p>
    <w:p w14:paraId="1E66B4E6" w14:textId="71B51524" w:rsidR="00C74368" w:rsidRDefault="00E975A9" w:rsidP="00035EF5">
      <w:pPr>
        <w:pStyle w:val="ListParagraph"/>
        <w:numPr>
          <w:ilvl w:val="0"/>
          <w:numId w:val="3"/>
        </w:numPr>
        <w:contextualSpacing w:val="0"/>
        <w:pPrChange w:id="2930" w:author="phismith" w:date="2012-08-08T10:41:00Z">
          <w:pPr>
            <w:pStyle w:val="ListParagraph"/>
            <w:numPr>
              <w:numId w:val="3"/>
            </w:numPr>
            <w:ind w:hanging="360"/>
          </w:pPr>
        </w:pPrChange>
      </w:pPr>
      <w:bookmarkStart w:id="2931" w:name="_Ref329676582"/>
      <w:r>
        <w:t>Ludger Jansen, “</w:t>
      </w:r>
      <w:r w:rsidR="00D248A1">
        <w:fldChar w:fldCharType="begin"/>
      </w:r>
      <w:r w:rsidR="00D248A1">
        <w:instrText xml:space="preserve"> HYPERLINK "http://www.bristol.ac.uk/metaphysicsofscience/associatememberspublications/Tendencies-preprint.pdf" </w:instrText>
      </w:r>
      <w:r w:rsidR="00D248A1">
        <w:fldChar w:fldCharType="separate"/>
      </w:r>
      <w:r w:rsidRPr="00E975A9">
        <w:rPr>
          <w:rStyle w:val="Hyperlink"/>
        </w:rPr>
        <w:t>Tendencies and Other Realizables in Medical Information Sciences</w:t>
      </w:r>
      <w:r w:rsidR="00D248A1">
        <w:rPr>
          <w:rStyle w:val="Hyperlink"/>
        </w:rPr>
        <w:fldChar w:fldCharType="end"/>
      </w:r>
      <w:r>
        <w:t xml:space="preserve">”,  </w:t>
      </w:r>
      <w:r w:rsidRPr="00C74368">
        <w:rPr>
          <w:i/>
        </w:rPr>
        <w:t>The Monist</w:t>
      </w:r>
      <w:r>
        <w:t>,</w:t>
      </w:r>
      <w:r w:rsidRPr="00E975A9">
        <w:t xml:space="preserve"> 90 </w:t>
      </w:r>
      <w:r>
        <w:t xml:space="preserve">(4), 2007, </w:t>
      </w:r>
      <w:r w:rsidRPr="00E975A9">
        <w:t>534-555</w:t>
      </w:r>
      <w:r>
        <w:t>.</w:t>
      </w:r>
      <w:bookmarkEnd w:id="2931"/>
      <w:r w:rsidRPr="00E975A9">
        <w:t xml:space="preserve"> </w:t>
      </w:r>
    </w:p>
    <w:p w14:paraId="6536927A" w14:textId="4DA8D235" w:rsidR="00A11862" w:rsidRDefault="00035EF5" w:rsidP="00DA50B0">
      <w:pPr>
        <w:pStyle w:val="ListParagraph"/>
        <w:numPr>
          <w:ilvl w:val="0"/>
          <w:numId w:val="3"/>
        </w:numPr>
        <w:contextualSpacing w:val="0"/>
        <w:rPr>
          <w:ins w:id="2932" w:author="phismith" w:date="2012-08-08T14:26:00Z"/>
        </w:rPr>
        <w:pPrChange w:id="2933" w:author="phismith" w:date="2012-08-08T14:26:00Z">
          <w:pPr>
            <w:pStyle w:val="ListParagraph"/>
          </w:pPr>
        </w:pPrChange>
      </w:pPr>
      <w:bookmarkStart w:id="2934" w:name="_Ref332186215"/>
      <w:ins w:id="2935" w:author="phismith" w:date="2012-08-08T10:41:00Z">
        <w:r w:rsidRPr="00035EF5">
          <w:rPr>
            <w:rPrChange w:id="2936" w:author="phismith" w:date="2012-08-08T10:41:00Z">
              <w:rPr>
                <w:rStyle w:val="quickformat40"/>
                <w:rFonts w:ascii="Verdana" w:hAnsi="Verdana"/>
                <w:sz w:val="20"/>
                <w:szCs w:val="20"/>
              </w:rPr>
            </w:rPrChange>
          </w:rPr>
          <w:t>Barry Smith, “</w:t>
        </w:r>
        <w:r>
          <w:fldChar w:fldCharType="begin"/>
        </w:r>
      </w:ins>
      <w:ins w:id="2937" w:author="phismith" w:date="2012-08-08T10:42:00Z">
        <w:r>
          <w:instrText>HYPERLINK "http://ontology.buffalo.edu/smith/articles/chisholm/chisholm.pdf"</w:instrText>
        </w:r>
      </w:ins>
      <w:ins w:id="2938" w:author="phismith" w:date="2012-08-08T10:41:00Z">
        <w:r>
          <w:fldChar w:fldCharType="separate"/>
        </w:r>
        <w:r w:rsidRPr="00035EF5">
          <w:rPr>
            <w:rPrChange w:id="2939" w:author="phismith" w:date="2012-08-08T10:41:00Z">
              <w:rPr>
                <w:rStyle w:val="Hyperlink"/>
                <w:rFonts w:ascii="Verdana" w:hAnsi="Verdana"/>
                <w:sz w:val="20"/>
                <w:szCs w:val="20"/>
              </w:rPr>
            </w:rPrChange>
          </w:rPr>
          <w:t>Boundaries: An Essay in Mereotopology</w:t>
        </w:r>
        <w:r>
          <w:fldChar w:fldCharType="end"/>
        </w:r>
        <w:r w:rsidRPr="00035EF5">
          <w:rPr>
            <w:rPrChange w:id="2940" w:author="phismith" w:date="2012-08-08T10:41:00Z">
              <w:rPr>
                <w:rFonts w:ascii="Verdana" w:hAnsi="Verdana"/>
                <w:sz w:val="20"/>
                <w:szCs w:val="20"/>
              </w:rPr>
            </w:rPrChange>
          </w:rPr>
          <w:t>”, in L. H. Hahn (ed.), The Philosophy of Roderick Chisholm (Library of Living Philosophers), Chicago and LaSalle: Open Court, 1997, 534–561.</w:t>
        </w:r>
      </w:ins>
      <w:bookmarkEnd w:id="2934"/>
    </w:p>
    <w:p w14:paraId="082ED939" w14:textId="2F3560C2" w:rsidR="00DA50B0" w:rsidRDefault="00DA50B0" w:rsidP="00DA50B0">
      <w:pPr>
        <w:pStyle w:val="ListParagraph"/>
        <w:numPr>
          <w:ilvl w:val="0"/>
          <w:numId w:val="3"/>
        </w:numPr>
        <w:contextualSpacing w:val="0"/>
        <w:rPr>
          <w:ins w:id="2941" w:author="phismith" w:date="2012-08-12T11:47:00Z"/>
        </w:rPr>
        <w:pPrChange w:id="2942" w:author="phismith" w:date="2012-08-08T14:28:00Z">
          <w:pPr>
            <w:pStyle w:val="ListParagraph"/>
          </w:pPr>
        </w:pPrChange>
      </w:pPr>
      <w:bookmarkStart w:id="2943" w:name="_Ref332199505"/>
      <w:ins w:id="2944" w:author="phismith" w:date="2012-08-08T14:27:00Z">
        <w:r>
          <w:t>Donald Davidson, “</w:t>
        </w:r>
      </w:ins>
      <w:ins w:id="2945" w:author="phismith" w:date="2012-08-08T14:26:00Z">
        <w:r>
          <w:t>Reply to Quine on Events</w:t>
        </w:r>
      </w:ins>
      <w:ins w:id="2946" w:author="phismith" w:date="2012-08-08T14:27:00Z">
        <w:r>
          <w:t>”</w:t>
        </w:r>
      </w:ins>
      <w:ins w:id="2947" w:author="phismith" w:date="2012-08-08T14:26:00Z">
        <w:r>
          <w:t xml:space="preserve">, in </w:t>
        </w:r>
      </w:ins>
      <w:ins w:id="2948" w:author="phismith" w:date="2012-08-08T14:27:00Z">
        <w:r>
          <w:t xml:space="preserve">E. </w:t>
        </w:r>
        <w:r w:rsidRPr="00DA50B0">
          <w:t>LePore</w:t>
        </w:r>
        <w:r>
          <w:t xml:space="preserve"> </w:t>
        </w:r>
        <w:r w:rsidRPr="00DA50B0">
          <w:t xml:space="preserve">and </w:t>
        </w:r>
        <w:r>
          <w:t xml:space="preserve">B. </w:t>
        </w:r>
        <w:r w:rsidRPr="00DA50B0">
          <w:t xml:space="preserve">McLaughlin (eds.), </w:t>
        </w:r>
        <w:r w:rsidRPr="00DA50B0">
          <w:rPr>
            <w:i/>
            <w:rPrChange w:id="2949" w:author="phismith" w:date="2012-08-08T14:28:00Z">
              <w:rPr/>
            </w:rPrChange>
          </w:rPr>
          <w:t>Actions and Events: Perspectives on the Philosophy of Donald Davidson</w:t>
        </w:r>
        <w:r w:rsidRPr="00DA50B0">
          <w:t>, Oxford: Basil Blackwell</w:t>
        </w:r>
        <w:r>
          <w:t xml:space="preserve">, 1985; </w:t>
        </w:r>
      </w:ins>
      <w:ins w:id="2950" w:author="phismith" w:date="2012-08-08T14:26:00Z">
        <w:r>
          <w:t xml:space="preserve">reprinted in Davidson </w:t>
        </w:r>
        <w:r w:rsidRPr="00DA50B0">
          <w:rPr>
            <w:i/>
            <w:rPrChange w:id="2951" w:author="phismith" w:date="2012-08-08T14:28:00Z">
              <w:rPr/>
            </w:rPrChange>
          </w:rPr>
          <w:t>Essays on Actions and Events</w:t>
        </w:r>
        <w:r>
          <w:t>, Oxford: Clarendon Press, 2nd ed</w:t>
        </w:r>
      </w:ins>
      <w:ins w:id="2952" w:author="phismith" w:date="2012-08-08T14:28:00Z">
        <w:r>
          <w:t>ition, 2001.</w:t>
        </w:r>
      </w:ins>
      <w:bookmarkEnd w:id="2943"/>
    </w:p>
    <w:p w14:paraId="734F28A2" w14:textId="4038BBAC" w:rsidR="000F0A84" w:rsidRDefault="000F0A84" w:rsidP="000F0A84">
      <w:pPr>
        <w:pStyle w:val="ListParagraph"/>
        <w:numPr>
          <w:ilvl w:val="0"/>
          <w:numId w:val="3"/>
        </w:numPr>
        <w:contextualSpacing w:val="0"/>
        <w:pPrChange w:id="2953" w:author="phismith" w:date="2012-08-08T14:28:00Z">
          <w:pPr>
            <w:pStyle w:val="ListParagraph"/>
          </w:pPr>
        </w:pPrChange>
      </w:pPr>
      <w:bookmarkStart w:id="2954" w:name="_Ref332535433"/>
      <w:ins w:id="2955" w:author="phismith" w:date="2012-08-12T11:47:00Z">
        <w:r w:rsidRPr="000F0A84">
          <w:rPr>
            <w:rPrChange w:id="2956" w:author="phismith" w:date="2012-08-12T11:47:00Z">
              <w:rPr>
                <w:rStyle w:val="Strong"/>
                <w:rFonts w:ascii="inherit" w:hAnsi="inherit"/>
                <w:sz w:val="17"/>
                <w:szCs w:val="17"/>
                <w:bdr w:val="none" w:sz="0" w:space="0" w:color="auto" w:frame="1"/>
              </w:rPr>
            </w:rPrChange>
          </w:rPr>
          <w:t>Johannes Röhl </w:t>
        </w:r>
        <w:r w:rsidRPr="000F0A84">
          <w:rPr>
            <w:rPrChange w:id="2957" w:author="phismith" w:date="2012-08-12T11:47:00Z">
              <w:rPr>
                <w:rFonts w:ascii="inherit" w:hAnsi="inherit"/>
                <w:sz w:val="17"/>
                <w:szCs w:val="17"/>
              </w:rPr>
            </w:rPrChange>
          </w:rPr>
          <w:t>and</w:t>
        </w:r>
        <w:r w:rsidRPr="000F0A84">
          <w:rPr>
            <w:rPrChange w:id="2958" w:author="phismith" w:date="2012-08-12T11:47:00Z">
              <w:rPr>
                <w:rStyle w:val="apple-converted-space"/>
                <w:rFonts w:ascii="inherit" w:hAnsi="inherit"/>
                <w:sz w:val="17"/>
                <w:szCs w:val="17"/>
              </w:rPr>
            </w:rPrChange>
          </w:rPr>
          <w:t> Ludger Jansen</w:t>
        </w:r>
        <w:r>
          <w:t>, “</w:t>
        </w:r>
        <w:r w:rsidRPr="000F0A84">
          <w:rPr>
            <w:rPrChange w:id="2959" w:author="phismith" w:date="2012-08-12T11:47:00Z">
              <w:rPr>
                <w:rFonts w:ascii="Verdana" w:hAnsi="Verdana"/>
                <w:color w:val="666666"/>
                <w:sz w:val="36"/>
                <w:szCs w:val="36"/>
              </w:rPr>
            </w:rPrChange>
          </w:rPr>
          <w:t>Representing dispositions</w:t>
        </w:r>
        <w:r>
          <w:t xml:space="preserve">”, </w:t>
        </w:r>
        <w:r w:rsidRPr="000F0A84">
          <w:rPr>
            <w:i/>
            <w:rPrChange w:id="2960" w:author="phismith" w:date="2012-08-12T11:47:00Z">
              <w:rPr>
                <w:rStyle w:val="Emphasis"/>
                <w:rFonts w:ascii="Verdana" w:hAnsi="Verdana"/>
                <w:sz w:val="17"/>
                <w:szCs w:val="17"/>
                <w:bdr w:val="none" w:sz="0" w:space="0" w:color="auto" w:frame="1"/>
                <w:shd w:val="clear" w:color="auto" w:fill="FFFFFF"/>
              </w:rPr>
            </w:rPrChange>
          </w:rPr>
          <w:t>Journal of Biomedical Semantics</w:t>
        </w:r>
        <w:r>
          <w:t>,</w:t>
        </w:r>
        <w:r w:rsidRPr="000F0A84">
          <w:rPr>
            <w:rPrChange w:id="2961" w:author="phismith" w:date="2012-08-12T11:47:00Z">
              <w:rPr>
                <w:rStyle w:val="apple-converted-space"/>
                <w:rFonts w:ascii="Verdana" w:hAnsi="Verdana"/>
                <w:sz w:val="17"/>
                <w:szCs w:val="17"/>
                <w:shd w:val="clear" w:color="auto" w:fill="FFFFFF"/>
              </w:rPr>
            </w:rPrChange>
          </w:rPr>
          <w:t> </w:t>
        </w:r>
        <w:r w:rsidRPr="000F0A84">
          <w:rPr>
            <w:rPrChange w:id="2962" w:author="phismith" w:date="2012-08-12T11:47:00Z">
              <w:rPr>
                <w:rFonts w:ascii="Verdana" w:hAnsi="Verdana"/>
                <w:sz w:val="17"/>
                <w:szCs w:val="17"/>
                <w:shd w:val="clear" w:color="auto" w:fill="FFFFFF"/>
              </w:rPr>
            </w:rPrChange>
          </w:rPr>
          <w:t>2011,</w:t>
        </w:r>
        <w:r w:rsidRPr="000F0A84">
          <w:rPr>
            <w:rPrChange w:id="2963" w:author="phismith" w:date="2012-08-12T11:47:00Z">
              <w:rPr>
                <w:rStyle w:val="apple-converted-space"/>
                <w:rFonts w:ascii="Verdana" w:hAnsi="Verdana"/>
                <w:sz w:val="17"/>
                <w:szCs w:val="17"/>
                <w:shd w:val="clear" w:color="auto" w:fill="FFFFFF"/>
              </w:rPr>
            </w:rPrChange>
          </w:rPr>
          <w:t> 2</w:t>
        </w:r>
        <w:r w:rsidRPr="000F0A84">
          <w:rPr>
            <w:rPrChange w:id="2964" w:author="phismith" w:date="2012-08-12T11:47:00Z">
              <w:rPr>
                <w:rFonts w:ascii="Verdana" w:hAnsi="Verdana"/>
                <w:sz w:val="17"/>
                <w:szCs w:val="17"/>
                <w:shd w:val="clear" w:color="auto" w:fill="FFFFFF"/>
              </w:rPr>
            </w:rPrChange>
          </w:rPr>
          <w:t>(Suppl 4):S4</w:t>
        </w:r>
        <w:r>
          <w:t>.</w:t>
        </w:r>
      </w:ins>
      <w:bookmarkEnd w:id="2954"/>
    </w:p>
    <w:sectPr w:rsidR="000F0A84" w:rsidSect="00534F73">
      <w:headerReference w:type="even" r:id="rId115"/>
      <w:headerReference w:type="default" r:id="rId116"/>
      <w:footerReference w:type="default" r:id="rId117"/>
      <w:headerReference w:type="first" r:id="rId118"/>
      <w:footerReference w:type="first" r:id="rId1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77955" w14:textId="77777777" w:rsidR="007D3238" w:rsidRDefault="007D3238">
      <w:r>
        <w:separator/>
      </w:r>
    </w:p>
    <w:p w14:paraId="58E6965B" w14:textId="77777777" w:rsidR="007D3238" w:rsidRDefault="007D3238"/>
  </w:endnote>
  <w:endnote w:type="continuationSeparator" w:id="0">
    <w:p w14:paraId="5955D4D1" w14:textId="77777777" w:rsidR="007D3238" w:rsidRDefault="007D3238">
      <w:r>
        <w:continuationSeparator/>
      </w:r>
    </w:p>
    <w:p w14:paraId="4CD232FC" w14:textId="77777777" w:rsidR="007D3238" w:rsidRDefault="007D3238"/>
  </w:endnote>
  <w:endnote w:type="continuationNotice" w:id="1">
    <w:p w14:paraId="512F8B10" w14:textId="77777777" w:rsidR="007D3238" w:rsidRDefault="007D3238"/>
    <w:p w14:paraId="27F6C326" w14:textId="77777777" w:rsidR="007D3238" w:rsidRDefault="007D3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Times New Roman"/>
    <w:charset w:val="00"/>
    <w:family w:val="roman"/>
    <w:pitch w:val="default"/>
  </w:font>
  <w:font w:name="Times New Roman Bold">
    <w:altName w:val="Times New Roman"/>
    <w:panose1 w:val="02020803070505020304"/>
    <w:charset w:val="00"/>
    <w:family w:val="roman"/>
    <w:pitch w:val="default"/>
  </w:font>
  <w:font w:name="Nimbus Roman No9 L">
    <w:altName w:val="Nimbus Rom"/>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1724A1" w:rsidRDefault="001724A1" w:rsidP="00486765">
    <w:pPr>
      <w:pStyle w:val="Footer"/>
    </w:pPr>
  </w:p>
  <w:p w14:paraId="77A68A8A" w14:textId="77777777" w:rsidR="001724A1" w:rsidRDefault="001724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1724A1" w:rsidRDefault="001724A1" w:rsidP="00486765">
    <w:pPr>
      <w:pStyle w:val="Footer"/>
    </w:pPr>
  </w:p>
  <w:p w14:paraId="099BF118" w14:textId="77777777" w:rsidR="001724A1" w:rsidRDefault="001724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68851376" w14:textId="77777777" w:rsidR="001724A1" w:rsidRPr="00C5140F" w:rsidRDefault="001724A1">
        <w:pPr>
          <w:pStyle w:val="Footer"/>
        </w:pPr>
      </w:p>
      <w:p w14:paraId="5448800A" w14:textId="2F4DBBCE" w:rsidR="001724A1" w:rsidRPr="00C5140F" w:rsidRDefault="001724A1">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xmlns:mo="http://schemas.microsoft.com/office/mac/office/2008/main" xmlns:mv="urn:schemas-microsoft-com:mac:vml">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1724A1" w:rsidRPr="00C5140F" w:rsidRDefault="001724A1">
        <w:pPr>
          <w:pStyle w:val="Footer"/>
        </w:pPr>
        <w:r w:rsidRPr="00C5140F">
          <w:t>BFO 2.</w:t>
        </w:r>
        <w: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446135A5" w14:textId="0CE4C793" w:rsidR="001724A1" w:rsidRDefault="001724A1">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xmlns:mo="http://schemas.microsoft.com/office/mac/office/2008/main" xmlns:mv="urn:schemas-microsoft-com:mac:vml">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1724A1" w:rsidRDefault="001724A1">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xmlns:mo="http://schemas.microsoft.com/office/mac/office/2008/main" xmlns:mv="urn:schemas-microsoft-com:mac:vml">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1724A1" w:rsidRDefault="001724A1">
        <w:pPr>
          <w:pStyle w:val="Footer"/>
        </w:pPr>
        <w:r>
          <w:t>Two-Day Meeting on BFO 2.0, Thu Nov 10 – Fri Nov 11, 2011 (EST)</w:t>
        </w:r>
      </w:p>
      <w:p w14:paraId="18F41767" w14:textId="77777777" w:rsidR="001724A1" w:rsidRDefault="001724A1">
        <w:pPr>
          <w:pStyle w:val="Footer"/>
        </w:pPr>
        <w:r>
          <w:t>Center of Excellence in Bioinformatics and Life Sciences, Buffalo, US</w:t>
        </w:r>
      </w:p>
    </w:sdtContent>
  </w:sdt>
  <w:p w14:paraId="67328310" w14:textId="77777777" w:rsidR="001724A1" w:rsidRDefault="00172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B13C2" w14:textId="77777777" w:rsidR="007D3238" w:rsidRPr="00A53C04" w:rsidRDefault="007D3238" w:rsidP="00D924FF">
      <w:pPr>
        <w:pStyle w:val="Footer"/>
      </w:pPr>
    </w:p>
    <w:p w14:paraId="2291D471" w14:textId="77777777" w:rsidR="007D3238" w:rsidRDefault="007D3238"/>
  </w:footnote>
  <w:footnote w:type="continuationSeparator" w:id="0">
    <w:p w14:paraId="57E578D5" w14:textId="77777777" w:rsidR="007D3238" w:rsidRDefault="007D3238" w:rsidP="00AA3724"/>
    <w:p w14:paraId="1959573A" w14:textId="77777777" w:rsidR="007D3238" w:rsidRDefault="007D3238"/>
  </w:footnote>
  <w:footnote w:type="continuationNotice" w:id="1">
    <w:p w14:paraId="6597FE96" w14:textId="77777777" w:rsidR="007D3238" w:rsidRDefault="007D3238" w:rsidP="00486765"/>
    <w:p w14:paraId="130EBD7A" w14:textId="77777777" w:rsidR="007D3238" w:rsidRDefault="007D323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1724A1" w:rsidRDefault="001724A1" w:rsidP="00486765">
    <w:pPr>
      <w:pStyle w:val="Header"/>
    </w:pPr>
  </w:p>
  <w:p w14:paraId="3413D45D" w14:textId="77777777" w:rsidR="001724A1" w:rsidRDefault="001724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1724A1" w:rsidRDefault="001724A1" w:rsidP="00486765">
    <w:pPr>
      <w:pStyle w:val="Header"/>
    </w:pPr>
  </w:p>
  <w:p w14:paraId="20BA20ED" w14:textId="77777777" w:rsidR="001724A1" w:rsidRDefault="001724A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1724A1" w:rsidRDefault="001724A1">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B05079">
          <w:rPr>
            <w:noProof/>
          </w:rPr>
          <w:t>85</w:t>
        </w:r>
        <w:r>
          <w:rPr>
            <w:noProof/>
          </w:rPr>
          <w:fldChar w:fldCharType="end"/>
        </w:r>
      </w:sdtContent>
    </w:sdt>
  </w:p>
  <w:p w14:paraId="0820723B" w14:textId="77777777" w:rsidR="001724A1" w:rsidRDefault="001724A1">
    <w:pPr>
      <w:pStyle w:val="Header"/>
    </w:pPr>
  </w:p>
  <w:p w14:paraId="5FCB022C" w14:textId="77777777" w:rsidR="001724A1" w:rsidRDefault="001724A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1724A1" w:rsidRDefault="001724A1"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1724A1" w:rsidRDefault="001724A1">
    <w:pPr>
      <w:pStyle w:val="Header"/>
    </w:pPr>
  </w:p>
  <w:p w14:paraId="0DD5AF38" w14:textId="77777777" w:rsidR="001724A1" w:rsidRDefault="001724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 w:numId="78">
    <w:abstractNumId w:val="54"/>
  </w:num>
  <w:num w:numId="79">
    <w:abstractNumId w:val="5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0DC8"/>
    <w:rsid w:val="0003148A"/>
    <w:rsid w:val="00033955"/>
    <w:rsid w:val="00035EF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371"/>
    <w:rsid w:val="00091D05"/>
    <w:rsid w:val="00092B5A"/>
    <w:rsid w:val="00092C20"/>
    <w:rsid w:val="0009438F"/>
    <w:rsid w:val="00095700"/>
    <w:rsid w:val="00095AF9"/>
    <w:rsid w:val="0009722D"/>
    <w:rsid w:val="00097A70"/>
    <w:rsid w:val="000A081B"/>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0A84"/>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41D4"/>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24A1"/>
    <w:rsid w:val="00173706"/>
    <w:rsid w:val="00173A0B"/>
    <w:rsid w:val="001766E5"/>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1FC3"/>
    <w:rsid w:val="001A4418"/>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0"/>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4F8"/>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0528"/>
    <w:rsid w:val="00361607"/>
    <w:rsid w:val="00363562"/>
    <w:rsid w:val="00363DCA"/>
    <w:rsid w:val="0036416D"/>
    <w:rsid w:val="00365E58"/>
    <w:rsid w:val="00365F37"/>
    <w:rsid w:val="00367B48"/>
    <w:rsid w:val="00367C20"/>
    <w:rsid w:val="00370CC8"/>
    <w:rsid w:val="00371EC9"/>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A75F0"/>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5579"/>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022"/>
    <w:rsid w:val="00514A83"/>
    <w:rsid w:val="00514A85"/>
    <w:rsid w:val="00516759"/>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0FDD"/>
    <w:rsid w:val="005735D0"/>
    <w:rsid w:val="005747A9"/>
    <w:rsid w:val="00575080"/>
    <w:rsid w:val="00575087"/>
    <w:rsid w:val="005764B3"/>
    <w:rsid w:val="00576EB5"/>
    <w:rsid w:val="00577A2B"/>
    <w:rsid w:val="00582486"/>
    <w:rsid w:val="0058296D"/>
    <w:rsid w:val="005830E2"/>
    <w:rsid w:val="00583D84"/>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B7D2B"/>
    <w:rsid w:val="005C0DCE"/>
    <w:rsid w:val="005C1359"/>
    <w:rsid w:val="005C138D"/>
    <w:rsid w:val="005C1850"/>
    <w:rsid w:val="005C1FE9"/>
    <w:rsid w:val="005C2A58"/>
    <w:rsid w:val="005C3862"/>
    <w:rsid w:val="005C3F8B"/>
    <w:rsid w:val="005C4DBA"/>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47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4613"/>
    <w:rsid w:val="00694D20"/>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12F"/>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1A95"/>
    <w:rsid w:val="007325BB"/>
    <w:rsid w:val="0073272C"/>
    <w:rsid w:val="00732A1E"/>
    <w:rsid w:val="00733C0A"/>
    <w:rsid w:val="00736124"/>
    <w:rsid w:val="00736310"/>
    <w:rsid w:val="007366FE"/>
    <w:rsid w:val="00740DC4"/>
    <w:rsid w:val="0074238B"/>
    <w:rsid w:val="00743DB4"/>
    <w:rsid w:val="0074428C"/>
    <w:rsid w:val="007449EA"/>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3238"/>
    <w:rsid w:val="007D46ED"/>
    <w:rsid w:val="007D5589"/>
    <w:rsid w:val="007D730F"/>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7D3"/>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373"/>
    <w:rsid w:val="00861F97"/>
    <w:rsid w:val="00862331"/>
    <w:rsid w:val="00862564"/>
    <w:rsid w:val="00862E14"/>
    <w:rsid w:val="00863C50"/>
    <w:rsid w:val="00864E66"/>
    <w:rsid w:val="00866008"/>
    <w:rsid w:val="008663C9"/>
    <w:rsid w:val="00866E93"/>
    <w:rsid w:val="00870A6A"/>
    <w:rsid w:val="0087214C"/>
    <w:rsid w:val="00872DC4"/>
    <w:rsid w:val="0087523F"/>
    <w:rsid w:val="008770A4"/>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2CD9"/>
    <w:rsid w:val="008B33C5"/>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3995"/>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21"/>
    <w:rsid w:val="009406D9"/>
    <w:rsid w:val="00943DF1"/>
    <w:rsid w:val="00943EF8"/>
    <w:rsid w:val="009563FF"/>
    <w:rsid w:val="009605D5"/>
    <w:rsid w:val="00961622"/>
    <w:rsid w:val="00964096"/>
    <w:rsid w:val="00964FC2"/>
    <w:rsid w:val="00965517"/>
    <w:rsid w:val="00966120"/>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0FE6"/>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417"/>
    <w:rsid w:val="009C47A2"/>
    <w:rsid w:val="009C5212"/>
    <w:rsid w:val="009C66E9"/>
    <w:rsid w:val="009C76C0"/>
    <w:rsid w:val="009C7CD8"/>
    <w:rsid w:val="009D141A"/>
    <w:rsid w:val="009D16B9"/>
    <w:rsid w:val="009D174B"/>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E331B"/>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6DE1"/>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57DB6"/>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6B61"/>
    <w:rsid w:val="00AD6CCB"/>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079"/>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6D6"/>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73F"/>
    <w:rsid w:val="00BF7D53"/>
    <w:rsid w:val="00C01017"/>
    <w:rsid w:val="00C0143F"/>
    <w:rsid w:val="00C01BBA"/>
    <w:rsid w:val="00C024C7"/>
    <w:rsid w:val="00C0263A"/>
    <w:rsid w:val="00C02762"/>
    <w:rsid w:val="00C02AC0"/>
    <w:rsid w:val="00C0362F"/>
    <w:rsid w:val="00C04168"/>
    <w:rsid w:val="00C04BE6"/>
    <w:rsid w:val="00C04C8A"/>
    <w:rsid w:val="00C05099"/>
    <w:rsid w:val="00C061EB"/>
    <w:rsid w:val="00C07048"/>
    <w:rsid w:val="00C1193A"/>
    <w:rsid w:val="00C12B2C"/>
    <w:rsid w:val="00C1539E"/>
    <w:rsid w:val="00C1546F"/>
    <w:rsid w:val="00C16900"/>
    <w:rsid w:val="00C172C1"/>
    <w:rsid w:val="00C1730F"/>
    <w:rsid w:val="00C229D0"/>
    <w:rsid w:val="00C22C59"/>
    <w:rsid w:val="00C2568B"/>
    <w:rsid w:val="00C25ACF"/>
    <w:rsid w:val="00C26164"/>
    <w:rsid w:val="00C276D1"/>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1F81"/>
    <w:rsid w:val="00CA66E6"/>
    <w:rsid w:val="00CA7294"/>
    <w:rsid w:val="00CB07DE"/>
    <w:rsid w:val="00CB27ED"/>
    <w:rsid w:val="00CB2DD1"/>
    <w:rsid w:val="00CB40C6"/>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0DD1"/>
    <w:rsid w:val="00D114EC"/>
    <w:rsid w:val="00D11FBB"/>
    <w:rsid w:val="00D137BC"/>
    <w:rsid w:val="00D13C1C"/>
    <w:rsid w:val="00D1448F"/>
    <w:rsid w:val="00D14934"/>
    <w:rsid w:val="00D14CCE"/>
    <w:rsid w:val="00D15488"/>
    <w:rsid w:val="00D15730"/>
    <w:rsid w:val="00D175D1"/>
    <w:rsid w:val="00D17B61"/>
    <w:rsid w:val="00D201F8"/>
    <w:rsid w:val="00D21FE9"/>
    <w:rsid w:val="00D248A1"/>
    <w:rsid w:val="00D249D3"/>
    <w:rsid w:val="00D25757"/>
    <w:rsid w:val="00D2604D"/>
    <w:rsid w:val="00D26A07"/>
    <w:rsid w:val="00D27F6E"/>
    <w:rsid w:val="00D3011A"/>
    <w:rsid w:val="00D33586"/>
    <w:rsid w:val="00D3475E"/>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0E8D"/>
    <w:rsid w:val="00D915F5"/>
    <w:rsid w:val="00D91B4B"/>
    <w:rsid w:val="00D92227"/>
    <w:rsid w:val="00D924FF"/>
    <w:rsid w:val="00D92809"/>
    <w:rsid w:val="00D94B24"/>
    <w:rsid w:val="00D95DB0"/>
    <w:rsid w:val="00D96EFD"/>
    <w:rsid w:val="00DA34FE"/>
    <w:rsid w:val="00DA3A75"/>
    <w:rsid w:val="00DA4D68"/>
    <w:rsid w:val="00DA50B0"/>
    <w:rsid w:val="00DA6251"/>
    <w:rsid w:val="00DB06DC"/>
    <w:rsid w:val="00DB0D72"/>
    <w:rsid w:val="00DB2D8E"/>
    <w:rsid w:val="00DB33F3"/>
    <w:rsid w:val="00DB4241"/>
    <w:rsid w:val="00DB6B67"/>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4FE7"/>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088"/>
    <w:rsid w:val="00E662B0"/>
    <w:rsid w:val="00E662DB"/>
    <w:rsid w:val="00E672F8"/>
    <w:rsid w:val="00E7005D"/>
    <w:rsid w:val="00E71419"/>
    <w:rsid w:val="00E72B60"/>
    <w:rsid w:val="00E735CF"/>
    <w:rsid w:val="00E74901"/>
    <w:rsid w:val="00E75A43"/>
    <w:rsid w:val="00E75EB0"/>
    <w:rsid w:val="00E76A96"/>
    <w:rsid w:val="00E816FE"/>
    <w:rsid w:val="00E831E8"/>
    <w:rsid w:val="00E8433C"/>
    <w:rsid w:val="00E84D3B"/>
    <w:rsid w:val="00E851FA"/>
    <w:rsid w:val="00E86FB6"/>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EF7ECA"/>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27BB8"/>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77AEB"/>
    <w:rsid w:val="00F82F01"/>
    <w:rsid w:val="00F86988"/>
    <w:rsid w:val="00F8748B"/>
    <w:rsid w:val="00F9024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character" w:customStyle="1" w:styleId="quickformat40">
    <w:name w:val="quickformat4"/>
    <w:basedOn w:val="DefaultParagraphFont"/>
    <w:rsid w:val="00035E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character" w:customStyle="1" w:styleId="quickformat40">
    <w:name w:val="quickformat4"/>
    <w:basedOn w:val="DefaultParagraphFont"/>
    <w:rsid w:val="00035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757403766">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32068573">
      <w:bodyDiv w:val="1"/>
      <w:marLeft w:val="0"/>
      <w:marRight w:val="0"/>
      <w:marTop w:val="0"/>
      <w:marBottom w:val="0"/>
      <w:divBdr>
        <w:top w:val="none" w:sz="0" w:space="0" w:color="auto"/>
        <w:left w:val="none" w:sz="0" w:space="0" w:color="auto"/>
        <w:bottom w:val="none" w:sz="0" w:space="0" w:color="auto"/>
        <w:right w:val="none" w:sz="0" w:space="0" w:color="auto"/>
      </w:divBdr>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93438657">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footer" Target="footer3.xml"/><Relationship Id="rId21" Type="http://schemas.openxmlformats.org/officeDocument/2006/relationships/hyperlink" Target="http://code.google.com/p/information-artifact-ontology/" TargetMode="External"/><Relationship Id="rId42" Type="http://schemas.openxmlformats.org/officeDocument/2006/relationships/image" Target="media/image13.jpeg"/><Relationship Id="rId47" Type="http://schemas.openxmlformats.org/officeDocument/2006/relationships/hyperlink" Target="http://krr.meraka.org.za/~aow2010/Trentelman-etal.pdf" TargetMode="External"/><Relationship Id="rId63" Type="http://schemas.openxmlformats.org/officeDocument/2006/relationships/hyperlink" Target="http://ontology.buffalo.edu/smith/articles/SNAP_SPAN.pdf" TargetMode="External"/><Relationship Id="rId68" Type="http://schemas.openxmlformats.org/officeDocument/2006/relationships/hyperlink" Target="http://iospress.metapress.com/content/1551884412214u67/fulltext.pdf" TargetMode="External"/><Relationship Id="rId84" Type="http://schemas.openxmlformats.org/officeDocument/2006/relationships/hyperlink" Target="http://dx.doi.org/10.1016/j.artmed.2006.12.005" TargetMode="External"/><Relationship Id="rId89" Type="http://schemas.openxmlformats.org/officeDocument/2006/relationships/hyperlink" Target="http://hem.passagen.se/ijohansson/function1.pdf" TargetMode="External"/><Relationship Id="rId112" Type="http://schemas.openxmlformats.org/officeDocument/2006/relationships/hyperlink" Target="http://www.plosone.org/article/info%3Adoi%2F10.1371%2Fjournal.pone.0018794" TargetMode="External"/><Relationship Id="rId16" Type="http://schemas.openxmlformats.org/officeDocument/2006/relationships/header" Target="header1.xml"/><Relationship Id="rId107" Type="http://schemas.openxmlformats.org/officeDocument/2006/relationships/hyperlink" Target="http://www.jbiomedsem.com/content/2/S4/S2"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Mereotopology1.pdf" TargetMode="External"/><Relationship Id="rId58" Type="http://schemas.openxmlformats.org/officeDocument/2006/relationships/hyperlink" Target="http://ontology.buffalo.edu/smith/articles/smith_varzi_fiat.pdf" TargetMode="External"/><Relationship Id="rId74" Type="http://schemas.openxmlformats.org/officeDocument/2006/relationships/hyperlink" Target="http://ontology.buffalo.edu/bfo/Terminology_for_Ontologies.pdf" TargetMode="External"/><Relationship Id="rId79" Type="http://schemas.openxmlformats.org/officeDocument/2006/relationships/hyperlink" Target="http://www.ifomis.org/Research/IFOMISReports/IFOMIS%20Report%2005_2003.pdf" TargetMode="External"/><Relationship Id="rId102" Type="http://schemas.openxmlformats.org/officeDocument/2006/relationships/hyperlink" Target="http://ontology.buffalo.edu/bfo/Ontology_Matching.pdf" TargetMode="External"/><Relationship Id="rId5" Type="http://schemas.openxmlformats.org/officeDocument/2006/relationships/customXml" Target="../customXml/item5.xml"/><Relationship Id="rId90" Type="http://schemas.openxmlformats.org/officeDocument/2006/relationships/hyperlink" Target="http://sigpubs.biostr.washington.edu/archive/00000135/" TargetMode="External"/><Relationship Id="rId95" Type="http://schemas.openxmlformats.org/officeDocument/2006/relationships/hyperlink" Target="http://hal.archives-ouvertes.fr/docs/00/05/32/72/PDF/ijn_00000096_00.pdf" TargetMode="External"/><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43" Type="http://schemas.openxmlformats.org/officeDocument/2006/relationships/image" Target="media/image14.png"/><Relationship Id="rId48" Type="http://schemas.openxmlformats.org/officeDocument/2006/relationships/image" Target="media/image17.tiff"/><Relationship Id="rId64" Type="http://schemas.openxmlformats.org/officeDocument/2006/relationships/hyperlink" Target="http://ontology.buffalo.edu/smith/articles/cornucopia.pdf" TargetMode="External"/><Relationship Id="rId69" Type="http://schemas.openxmlformats.org/officeDocument/2006/relationships/hyperlink" Target="http://ontology.buffalo.edu/smith/book/P&amp;M/pieces.pdf" TargetMode="External"/><Relationship Id="rId113" Type="http://schemas.openxmlformats.org/officeDocument/2006/relationships/hyperlink" Target="http://www.cs.man.ac.uk/~rector/papers/rector-modularisation-kcap-2003-distrib.pdf" TargetMode="External"/><Relationship Id="rId118" Type="http://schemas.openxmlformats.org/officeDocument/2006/relationships/header" Target="header4.xml"/><Relationship Id="rId80" Type="http://schemas.openxmlformats.org/officeDocument/2006/relationships/hyperlink" Target="http://www.ifomis.org/Research/IFOMISReports/IFOMIS%20Report%2006_2003.pdf" TargetMode="External"/><Relationship Id="rId85" Type="http://schemas.openxmlformats.org/officeDocument/2006/relationships/hyperlink" Target="http://www.acsu.buffalo.edu/~bittner3/DonnellyAIMed05.pdf" TargetMode="External"/><Relationship Id="rId12" Type="http://schemas.openxmlformats.org/officeDocument/2006/relationships/endnotes" Target="endnotes.xml"/><Relationship Id="rId17" Type="http://schemas.openxmlformats.org/officeDocument/2006/relationships/footer" Target="footer2.xml"/><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59" Type="http://schemas.openxmlformats.org/officeDocument/2006/relationships/hyperlink" Target="http://ontology.buffalo.edu/smith/articles/Surrounding_space.pdf" TargetMode="External"/><Relationship Id="rId103" Type="http://schemas.openxmlformats.org/officeDocument/2006/relationships/hyperlink" Target="http://www.comp.leeds.ac." TargetMode="External"/><Relationship Id="rId108" Type="http://schemas.openxmlformats.org/officeDocument/2006/relationships/hyperlink" Target="http://plato.stanford.edu/archives/spr2010/entries/dependence-ontological/" TargetMode="External"/><Relationship Id="rId54" Type="http://schemas.openxmlformats.org/officeDocument/2006/relationships/hyperlink" Target="http://ontology.buffalo.edu/smith/articles/Mereotopology.pdf" TargetMode="External"/><Relationship Id="rId70" Type="http://schemas.openxmlformats.org/officeDocument/2006/relationships/hyperlink" Target="http://ontology.buffalo.edu/medo/biodynamic.pdf" TargetMode="External"/><Relationship Id="rId75" Type="http://schemas.openxmlformats.org/officeDocument/2006/relationships/hyperlink" Target="http://ceur-ws.org/Vol-222" TargetMode="External"/><Relationship Id="rId91" Type="http://schemas.openxmlformats.org/officeDocument/2006/relationships/hyperlink" Target="http://sigpubs.biostr.washington.edu/archive/00000204/http:/sigpubs.biostr.washington.edu/archive/00000204/" TargetMode="External"/><Relationship Id="rId96" Type="http://schemas.openxmlformats.org/officeDocument/2006/relationships/hyperlink" Target="http://art-mind.org/review/IMG/pdf/Dretske_1967_Can-events-move_M.pdf"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49" Type="http://schemas.openxmlformats.org/officeDocument/2006/relationships/hyperlink" Target="http://ontology.buffalo.edu/smith/articles/relact.html" TargetMode="External"/><Relationship Id="rId114" Type="http://schemas.openxmlformats.org/officeDocument/2006/relationships/hyperlink" Target="http://www.ncbi.nlm.nih.gov/pmc/articles/PMC1480337/" TargetMode="External"/><Relationship Id="rId119" Type="http://schemas.openxmlformats.org/officeDocument/2006/relationships/footer" Target="footer4.xml"/><Relationship Id="rId44" Type="http://schemas.openxmlformats.org/officeDocument/2006/relationships/image" Target="media/image15.jpg"/><Relationship Id="rId60" Type="http://schemas.openxmlformats.org/officeDocument/2006/relationships/hyperlink" Target="http://ontology.buffalo.edu/smith/articles/truthandreference.pdf" TargetMode="External"/><Relationship Id="rId65" Type="http://schemas.openxmlformats.org/officeDocument/2006/relationships/hyperlink" Target="http://genomebiology.com/2005/6/5/R46" TargetMode="External"/><Relationship Id="rId81" Type="http://schemas.openxmlformats.org/officeDocument/2006/relationships/hyperlink" Target="http://www.ifomis.org/Research/IFOMISReports/IFOMIS%20Report%2007_2003.pdf" TargetMode="External"/><Relationship Id="rId86" Type="http://schemas.openxmlformats.org/officeDocument/2006/relationships/hyperlink" Target="http://web.me.com/tbittner1/DonnellyProfessional/Publications_files/RelPlApOnFin.pdf"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purl.obolibrary.org/obo/bfo/2012-07-20/Reference" TargetMode="External"/><Relationship Id="rId39" Type="http://schemas.openxmlformats.org/officeDocument/2006/relationships/image" Target="media/image10.emf"/><Relationship Id="rId109" Type="http://schemas.openxmlformats.org/officeDocument/2006/relationships/hyperlink" Target="http://www.acsu.buffalo.edu/~bittner3/BittnerDonnellySmithFois04.pdf" TargetMode="External"/><Relationship Id="rId34" Type="http://schemas.openxmlformats.org/officeDocument/2006/relationships/hyperlink" Target="http://www.berkeleybop.org/obo/OGMS:0000087" TargetMode="External"/><Relationship Id="rId50" Type="http://schemas.openxmlformats.org/officeDocument/2006/relationships/hyperlink" Target="http://ontology.buffalo.edu/smith/articles/lfm.htm" TargetMode="External"/><Relationship Id="rId55" Type="http://schemas.openxmlformats.org/officeDocument/2006/relationships/hyperlink" Target="http://ontology.buffalo.edu/smith/articles/greensboro.html" TargetMode="External"/><Relationship Id="rId76" Type="http://schemas.openxmlformats.org/officeDocument/2006/relationships/hyperlink" Target="http://ontology.buffalo.edu/medo/Disease_and_Diagnosis.pdf" TargetMode="External"/><Relationship Id="rId97" Type="http://schemas.openxmlformats.org/officeDocument/2006/relationships/hyperlink" Target="http://ontology.buffalo.edu/smith/articles/hloa.html" TargetMode="External"/><Relationship Id="rId104" Type="http://schemas.openxmlformats.org/officeDocument/2006/relationships/hyperlink" Target="http://hem.passagen.se/ijohansson/ontology6.htm" TargetMode="External"/><Relationship Id="rId120"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ontology.buffalo.edu/bfo/SQU.pdf" TargetMode="External"/><Relationship Id="rId92" Type="http://schemas.openxmlformats.org/officeDocument/2006/relationships/hyperlink" Target="http://www.ncgia.buffalo.edu/i21/ng/ng.html"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1.gif"/><Relationship Id="rId45" Type="http://schemas.openxmlformats.org/officeDocument/2006/relationships/image" Target="media/image16.png"/><Relationship Id="rId66" Type="http://schemas.openxmlformats.org/officeDocument/2006/relationships/hyperlink" Target="http://www.biomedcentral.com/1471-2105/9/S5/S2" TargetMode="External"/><Relationship Id="rId87" Type="http://schemas.openxmlformats.org/officeDocument/2006/relationships/hyperlink" Target="http://web.me.com/tbittner1/DonnellyProfessional/Publications_files/LayeredMereologyAIJ.pdf" TargetMode="External"/><Relationship Id="rId110" Type="http://schemas.openxmlformats.org/officeDocument/2006/relationships/hyperlink" Target="http://ceur-ws.org/Vol-812/paper12.pdf" TargetMode="External"/><Relationship Id="rId115" Type="http://schemas.openxmlformats.org/officeDocument/2006/relationships/header" Target="header2.xml"/><Relationship Id="rId61" Type="http://schemas.openxmlformats.org/officeDocument/2006/relationships/hyperlink" Target="http://ontology.buffalo.edu/smith/articles/Mountains.htm" TargetMode="External"/><Relationship Id="rId82" Type="http://schemas.openxmlformats.org/officeDocument/2006/relationships/hyperlink" Target="http://www.ifomis.org/Downloads/Reports/IR-0303_Donnelly.pdf" TargetMode="External"/><Relationship Id="rId19" Type="http://schemas.openxmlformats.org/officeDocument/2006/relationships/hyperlink" Target="http://code.google.com/p/bfo" TargetMode="External"/><Relationship Id="rId14" Type="http://schemas.openxmlformats.org/officeDocument/2006/relationships/image" Target="media/image2.gif"/><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56" Type="http://schemas.openxmlformats.org/officeDocument/2006/relationships/hyperlink" Target="http://ontology.buffalo.edu/smith/articles/niches.pdf" TargetMode="External"/><Relationship Id="rId77" Type="http://schemas.openxmlformats.org/officeDocument/2006/relationships/hyperlink" Target="http://ontology.buffalo.edu/ido/Dispositions_and_IDO.pdf" TargetMode="External"/><Relationship Id="rId100" Type="http://schemas.openxmlformats.org/officeDocument/2006/relationships/hyperlink" Target="http://ontology.buffalo.edu/smith/articles/Medinfo_2010_Ceusters_Smith.pdf" TargetMode="External"/><Relationship Id="rId105" Type="http://schemas.openxmlformats.org/officeDocument/2006/relationships/hyperlink" Target="http://ontology.buffalo.edu/smith/articles/charuniv.pdf" TargetMode="External"/><Relationship Id="rId8" Type="http://schemas.microsoft.com/office/2007/relationships/stylesWithEffects" Target="stylesWithEffects.xml"/><Relationship Id="rId51" Type="http://schemas.openxmlformats.org/officeDocument/2006/relationships/hyperlink" Target="http://ontology.buffalo.edu/smith/articles/fffo.htm" TargetMode="External"/><Relationship Id="rId72" Type="http://schemas.openxmlformats.org/officeDocument/2006/relationships/hyperlink" Target="http://ontology.buffalo.edu/bio/logic_of_classes.pdf" TargetMode="External"/><Relationship Id="rId93" Type="http://schemas.openxmlformats.org/officeDocument/2006/relationships/hyperlink" Target="http://www.biomedcentral.com/1756-0500/4/313" TargetMode="External"/><Relationship Id="rId98" Type="http://schemas.openxmlformats.org/officeDocument/2006/relationships/hyperlink" Target="http://www.philosophie.ch/preprints/79_Promising_And_Other_Social_Acts.pdf" TargetMode="External"/><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hyperlink" Target="http://obofoundry.org/ro/" TargetMode="External"/><Relationship Id="rId67" Type="http://schemas.openxmlformats.org/officeDocument/2006/relationships/hyperlink" Target="http://www.acsu.buffalo.edu/~bittner3/Publications_files/Bittner-NA-2006-28.pdf" TargetMode="External"/><Relationship Id="rId116" Type="http://schemas.openxmlformats.org/officeDocument/2006/relationships/header" Target="header3.xml"/><Relationship Id="rId20" Type="http://schemas.openxmlformats.org/officeDocument/2006/relationships/image" Target="media/image3.jpeg"/><Relationship Id="rId41" Type="http://schemas.openxmlformats.org/officeDocument/2006/relationships/image" Target="media/image12.gif"/><Relationship Id="rId62" Type="http://schemas.openxmlformats.org/officeDocument/2006/relationships/hyperlink" Target="http://ontology.buffalo.edu/smith/articles/embryontology.htm" TargetMode="External"/><Relationship Id="rId83" Type="http://schemas.openxmlformats.org/officeDocument/2006/relationships/hyperlink" Target="http://www.acsu.buffalo.edu/~bittner3/BittnerKRmed.pdf" TargetMode="External"/><Relationship Id="rId88" Type="http://schemas.openxmlformats.org/officeDocument/2006/relationships/hyperlink" Target="http://www.acsu.buffalo.edu/~bittner3/BittnerQR2007.pdf" TargetMode="External"/><Relationship Id="rId111" Type="http://schemas.openxmlformats.org/officeDocument/2006/relationships/hyperlink" Target="http://www.onto-med.de/obml/ws2011/obml2011report.pdf" TargetMode="External"/><Relationship Id="rId15" Type="http://schemas.openxmlformats.org/officeDocument/2006/relationships/footer" Target="footer1.xml"/><Relationship Id="rId36" Type="http://schemas.openxmlformats.org/officeDocument/2006/relationships/image" Target="media/image9.png"/><Relationship Id="rId57" Type="http://schemas.openxmlformats.org/officeDocument/2006/relationships/hyperlink" Target="http://ontology.buffalo.edu/smith/articles/fiat.htm" TargetMode="External"/><Relationship Id="rId106" Type="http://schemas.openxmlformats.org/officeDocument/2006/relationships/hyperlink" Target="http://ontology.buffalo.edu/smith/articles/naivephysics.html" TargetMode="Externa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52" Type="http://schemas.openxmlformats.org/officeDocument/2006/relationships/hyperlink" Target="http://ontology.buffalo.edu/smith/articles/acta.pdf" TargetMode="External"/><Relationship Id="rId73" Type="http://schemas.openxmlformats.org/officeDocument/2006/relationships/hyperlink" Target="http://ontology.buffalo.edu/bfo/Against_Fantology.pdf" TargetMode="External"/><Relationship Id="rId78" Type="http://schemas.openxmlformats.org/officeDocument/2006/relationships/hyperlink" Target="http://www.biomedcentral.com/1471-2105/11/289" TargetMode="External"/><Relationship Id="rId94" Type="http://schemas.openxmlformats.org/officeDocument/2006/relationships/hyperlink" Target="http://krr.meraka.org.za/~aow2010/AOW2010-preproceedings.pdf" TargetMode="External"/><Relationship Id="rId99" Type="http://schemas.openxmlformats.org/officeDocument/2006/relationships/hyperlink" Target="http://mba.eci.ufmg.br/downloads/ZemachFourOntologies.pdf" TargetMode="External"/><Relationship Id="rId101" Type="http://schemas.openxmlformats.org/officeDocument/2006/relationships/hyperlink" Target="http://ontology.buffalo.edu/smith/articles/partitions.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832B07-6983-439E-A9D3-A4DBF6A34273}">
  <ds:schemaRefs>
    <ds:schemaRef ds:uri="http://schemas.openxmlformats.org/officeDocument/2006/bibliography"/>
  </ds:schemaRefs>
</ds:datastoreItem>
</file>

<file path=customXml/itemProps3.xml><?xml version="1.0" encoding="utf-8"?>
<ds:datastoreItem xmlns:ds="http://schemas.openxmlformats.org/officeDocument/2006/customXml" ds:itemID="{492EA299-8CB8-473E-85DC-C7230E7D5035}">
  <ds:schemaRefs>
    <ds:schemaRef ds:uri="http://schemas.openxmlformats.org/officeDocument/2006/bibliography"/>
  </ds:schemaRefs>
</ds:datastoreItem>
</file>

<file path=customXml/itemProps4.xml><?xml version="1.0" encoding="utf-8"?>
<ds:datastoreItem xmlns:ds="http://schemas.openxmlformats.org/officeDocument/2006/customXml" ds:itemID="{A940C8BF-F8CE-4B03-8D82-1EA42BD4E2ED}">
  <ds:schemaRefs>
    <ds:schemaRef ds:uri="http://schemas.openxmlformats.org/officeDocument/2006/bibliography"/>
  </ds:schemaRefs>
</ds:datastoreItem>
</file>

<file path=customXml/itemProps5.xml><?xml version="1.0" encoding="utf-8"?>
<ds:datastoreItem xmlns:ds="http://schemas.openxmlformats.org/officeDocument/2006/customXml" ds:itemID="{074530EB-CAB7-41B4-A47E-04F6FF0D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103</Pages>
  <Words>32894</Words>
  <Characters>187499</Characters>
  <Application>Microsoft Office Word</Application>
  <DocSecurity>0</DocSecurity>
  <Lines>1562</Lines>
  <Paragraphs>439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219954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phismith</cp:lastModifiedBy>
  <cp:revision>26</cp:revision>
  <cp:lastPrinted>2012-05-22T10:37:00Z</cp:lastPrinted>
  <dcterms:created xsi:type="dcterms:W3CDTF">2012-08-07T17:58:00Z</dcterms:created>
  <dcterms:modified xsi:type="dcterms:W3CDTF">2012-08-13T16:11:00Z</dcterms:modified>
</cp:coreProperties>
</file>