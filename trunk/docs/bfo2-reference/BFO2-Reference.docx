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5A399C4" w14:textId="29A4F11D" w:rsidR="00733C0A" w:rsidRPr="00733C0A" w:rsidRDefault="004D2F85">
            <w:pPr>
              <w:jc w:val="left"/>
              <w:rPr>
                <w:ins w:id="0" w:author="phismith" w:date="2012-05-05T10:18:00Z"/>
                <w:rFonts w:eastAsia="Times New Roman"/>
              </w:rPr>
              <w:pPrChange w:id="1" w:author="phismith" w:date="2012-05-17T20:38:00Z">
                <w:pPr>
                  <w:spacing w:before="0" w:after="0" w:line="240" w:lineRule="auto"/>
                  <w:jc w:val="left"/>
                </w:pPr>
              </w:pPrChange>
            </w:pPr>
            <w:ins w:id="2" w:author="phismith" w:date="2012-05-20T09:56:00Z">
              <w:r>
                <w:t xml:space="preserve">                                                                                                                                                                                                                                                                                                                                                                                                                                                                                                                                                                                                                                                                                                                                                                                                                                                                                  </w:t>
              </w:r>
            </w:ins>
            <w:ins w:id="3" w:author="phismith" w:date="2012-05-17T19:01:00Z">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ins>
            <w:ins w:id="4" w:author="phismith" w:date="2012-05-17T18:49:00Z">
              <w:r w:rsidR="009C5212">
                <w:rPr>
                  <w:rFonts w:ascii="Arial" w:hAnsi="Arial" w:cs="Arial"/>
                  <w:color w:val="222222"/>
                  <w:sz w:val="20"/>
                  <w:szCs w:val="20"/>
                </w:rPr>
                <w:t>So the actions are: 1) Fix the typo 2) Include the SEM axioms</w:t>
              </w:r>
            </w:ins>
            <w:ins w:id="5" w:author="phismith" w:date="2012-05-05T10:18:00Z">
              <w:r w:rsidR="00733C0A" w:rsidRPr="00733C0A">
                <w:rPr>
                  <w:rFonts w:ascii="Arial" w:eastAsia="Times New Roman" w:hAnsi="Arial" w:cs="Arial"/>
                  <w:color w:val="222222"/>
                  <w:sz w:val="20"/>
                  <w:szCs w:val="20"/>
                </w:rPr>
                <w:br/>
              </w:r>
            </w:ins>
          </w:p>
          <w:p w14:paraId="604EB910" w14:textId="0C419B63" w:rsidR="00733C0A" w:rsidRPr="00733C0A" w:rsidRDefault="00733C0A" w:rsidP="00733C0A">
            <w:pPr>
              <w:shd w:val="clear" w:color="auto" w:fill="F1F1F1"/>
              <w:spacing w:before="30" w:after="0" w:line="90" w:lineRule="atLeast"/>
              <w:jc w:val="left"/>
              <w:rPr>
                <w:ins w:id="6" w:author="phismith" w:date="2012-05-05T10:18:00Z"/>
                <w:rFonts w:ascii="Arial" w:eastAsia="Times New Roman" w:hAnsi="Arial" w:cs="Arial"/>
                <w:color w:val="222222"/>
                <w:sz w:val="20"/>
                <w:szCs w:val="20"/>
              </w:rPr>
            </w:pPr>
            <w:ins w:id="7" w:author="phismith" w:date="2012-05-05T10:18:00Z">
              <w:r>
                <w:rPr>
                  <w:rFonts w:ascii="Arial" w:eastAsia="Times New Roman" w:hAnsi="Arial" w:cs="Arial"/>
                  <w:noProof/>
                  <w:color w:val="222222"/>
                  <w:sz w:val="20"/>
                  <w:szCs w:val="20"/>
                  <w:rPrChange w:id="8">
                    <w:rPr>
                      <w:noProof/>
                    </w:rPr>
                  </w:rPrChange>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ins>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743789"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4520E7E1" w:rsidR="00215638" w:rsidRPr="00B56876" w:rsidRDefault="001E591D" w:rsidP="00486765">
      <w:r w:rsidRPr="00486765">
        <w:rPr>
          <w:sz w:val="22"/>
          <w:lang w:val="pt-BR"/>
        </w:rPr>
        <w:fldChar w:fldCharType="begin"/>
      </w:r>
      <w:r w:rsidR="002E5BE8" w:rsidRPr="00486765">
        <w:rPr>
          <w:sz w:val="22"/>
        </w:rPr>
        <w:instrText xml:space="preserve"> </w:instrText>
      </w:r>
      <w:r w:rsidR="00DE057C" w:rsidRPr="00486765">
        <w:rPr>
          <w:sz w:val="22"/>
        </w:rPr>
        <w:instrText>SAVE</w:instrText>
      </w:r>
      <w:r w:rsidR="002E5BE8" w:rsidRPr="00486765">
        <w:rPr>
          <w:sz w:val="22"/>
        </w:rPr>
        <w:instrText xml:space="preserve">DATE \@ "M/d/yyyy h:mm am/pm" </w:instrText>
      </w:r>
      <w:r w:rsidRPr="00486765">
        <w:rPr>
          <w:sz w:val="22"/>
          <w:lang w:val="pt-BR"/>
        </w:rPr>
        <w:fldChar w:fldCharType="separate"/>
      </w:r>
      <w:r w:rsidR="004D2F85">
        <w:rPr>
          <w:noProof/>
          <w:sz w:val="22"/>
        </w:rPr>
        <w:t>5/17/2012 11:09 PM</w:t>
      </w:r>
      <w:del w:id="9" w:author="Alan Ruttenberg" w:date="2012-05-20T15:02:00Z">
        <w:r w:rsidR="006C702A" w:rsidDel="00743789">
          <w:rPr>
            <w:noProof/>
            <w:sz w:val="22"/>
          </w:rPr>
          <w:delText>5/1/2012 11:24 AM</w:delText>
        </w:r>
      </w:del>
      <w:r w:rsidRPr="00486765">
        <w:rPr>
          <w:sz w:val="22"/>
          <w:lang w:val="pt-BR"/>
        </w:rPr>
        <w:fldChar w:fldCharType="end"/>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w:t>
      </w:r>
      <w:proofErr w:type="gramStart"/>
      <w:r w:rsidRPr="00486765">
        <w:rPr>
          <w:rStyle w:val="apple-style-span"/>
          <w:rFonts w:ascii="Arial" w:hAnsi="Arial" w:cs="Arial"/>
          <w:color w:val="222222"/>
          <w:sz w:val="16"/>
          <w:szCs w:val="20"/>
        </w:rPr>
        <w:t xml:space="preserve">of  </w:t>
      </w:r>
      <w:r w:rsidRPr="00486765">
        <w:rPr>
          <w:rStyle w:val="apple-style-span"/>
          <w:rFonts w:ascii="Arial" w:hAnsi="Arial" w:cs="Arial"/>
          <w:i/>
          <w:color w:val="222222"/>
          <w:sz w:val="16"/>
          <w:szCs w:val="20"/>
        </w:rPr>
        <w:t>Material</w:t>
      </w:r>
      <w:proofErr w:type="gramEnd"/>
      <w:r w:rsidRPr="00486765">
        <w:rPr>
          <w:rStyle w:val="apple-style-span"/>
          <w:rFonts w:ascii="Arial" w:hAnsi="Arial" w:cs="Arial"/>
          <w:i/>
          <w:color w:val="222222"/>
          <w:sz w:val="16"/>
          <w:szCs w:val="20"/>
        </w:rPr>
        <w:t xml:space="preserve">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850E0B8"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ins w:id="10" w:author="phismith" w:date="2012-05-17T22:43:00Z">
        <w:r w:rsidR="00C60201">
          <w:rPr>
            <w:rStyle w:val="apple-style-span"/>
            <w:rFonts w:ascii="Arial" w:hAnsi="Arial" w:cs="Arial"/>
            <w:color w:val="222222"/>
            <w:sz w:val="16"/>
            <w:szCs w:val="20"/>
          </w:rPr>
          <w:t>s</w:t>
        </w:r>
      </w:ins>
      <w:r w:rsidRPr="00486765">
        <w:rPr>
          <w:rStyle w:val="apple-style-span"/>
          <w:rFonts w:ascii="Arial" w:hAnsi="Arial" w:cs="Arial"/>
          <w:color w:val="222222"/>
          <w:sz w:val="16"/>
          <w:szCs w:val="20"/>
        </w:rPr>
        <w:t xml:space="preserv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3FF4B0BD"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generalize the treatment of ‘located_in’ and remove </w:t>
      </w:r>
      <w:del w:id="11" w:author="phismith" w:date="2012-05-17T22:43:00Z">
        <w:r w:rsidRPr="00486765" w:rsidDel="00C60201">
          <w:rPr>
            <w:rStyle w:val="apple-style-span"/>
            <w:rFonts w:ascii="Arial" w:hAnsi="Arial" w:cs="Arial"/>
            <w:color w:val="222222"/>
            <w:sz w:val="16"/>
            <w:szCs w:val="20"/>
          </w:rPr>
          <w:delText xml:space="preserve">from BFO </w:delText>
        </w:r>
      </w:del>
      <w:r w:rsidRPr="00486765">
        <w:rPr>
          <w:rStyle w:val="apple-style-span"/>
          <w:rFonts w:ascii="Arial" w:hAnsi="Arial" w:cs="Arial"/>
          <w:color w:val="222222"/>
          <w:sz w:val="16"/>
          <w:szCs w:val="20"/>
        </w:rPr>
        <w:t>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77777777"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proofErr w:type="spellStart"/>
      <w:r w:rsidRPr="00486765">
        <w:rPr>
          <w:rStyle w:val="apple-style-span"/>
          <w:rFonts w:ascii="Arial" w:hAnsi="Arial" w:cs="Arial"/>
          <w:b/>
          <w:color w:val="222222"/>
          <w:sz w:val="22"/>
        </w:rPr>
        <w:t>depracated</w:t>
      </w:r>
      <w:proofErr w:type="spellEnd"/>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421892C5" w:rsidR="00091D05" w:rsidRPr="00486765" w:rsidRDefault="0064627E" w:rsidP="00687850">
      <w:pPr>
        <w:rPr>
          <w:sz w:val="22"/>
        </w:rPr>
      </w:pPr>
      <w:r w:rsidRPr="00486765">
        <w:rPr>
          <w:sz w:val="22"/>
        </w:rPr>
        <w:t xml:space="preserve">Mauricio Almeida, </w:t>
      </w:r>
      <w:ins w:id="12" w:author="phismith" w:date="2012-05-17T18:48:00Z">
        <w:r w:rsidR="009C5212">
          <w:rPr>
            <w:sz w:val="22"/>
          </w:rPr>
          <w:t xml:space="preserve">Jonathan Bona, </w:t>
        </w:r>
      </w:ins>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ins w:id="13" w:author="phismith" w:date="2012-05-17T22:44:00Z">
        <w:r w:rsidR="00C60201">
          <w:rPr>
            <w:sz w:val="22"/>
          </w:rPr>
          <w:t xml:space="preserve">Leonard </w:t>
        </w:r>
        <w:proofErr w:type="spellStart"/>
        <w:r w:rsidR="00C60201">
          <w:rPr>
            <w:sz w:val="22"/>
          </w:rPr>
          <w:t>Jacuzzo</w:t>
        </w:r>
        <w:proofErr w:type="spellEnd"/>
        <w:r w:rsidR="00C60201">
          <w:rPr>
            <w:sz w:val="22"/>
          </w:rPr>
          <w:t xml:space="preserve">, </w:t>
        </w:r>
      </w:ins>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92D18AE" w:rsidR="00727E02" w:rsidRPr="00486765" w:rsidRDefault="00727E02" w:rsidP="00486765">
      <w:pPr>
        <w:rPr>
          <w:sz w:val="22"/>
        </w:rPr>
      </w:pPr>
      <w:r w:rsidRPr="00486765">
        <w:rPr>
          <w:sz w:val="22"/>
        </w:rPr>
        <w:t>The remaining part of the document provide</w:t>
      </w:r>
      <w:ins w:id="14" w:author="phismith" w:date="2012-05-17T22:44:00Z">
        <w:r w:rsidR="00C60201">
          <w:rPr>
            <w:sz w:val="22"/>
          </w:rPr>
          <w:t>s</w:t>
        </w:r>
      </w:ins>
      <w:r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w:t>
      </w:r>
      <w:proofErr w:type="spellStart"/>
      <w:r w:rsidRPr="00486765">
        <w:rPr>
          <w:sz w:val="22"/>
        </w:rPr>
        <w:t>implementions</w:t>
      </w:r>
      <w:proofErr w:type="spellEnd"/>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0D9D64C8"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743789">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hyperlink>
    </w:p>
    <w:p w14:paraId="6B1B3FC2" w14:textId="6A2FFC3C"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hyperlink>
    </w:p>
    <w:p w14:paraId="0F69E340" w14:textId="4DEC70BF"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hyperlink>
    </w:p>
    <w:p w14:paraId="6C3FC5C5" w14:textId="02AE3F42" w:rsidR="002D0352" w:rsidRDefault="00743789">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hyperlink>
    </w:p>
    <w:p w14:paraId="65930742" w14:textId="71BD81B8"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hyperlink>
    </w:p>
    <w:p w14:paraId="548A5002" w14:textId="0E265946"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hyperlink>
    </w:p>
    <w:p w14:paraId="592C3F2E" w14:textId="703B8C59"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hyperlink>
    </w:p>
    <w:p w14:paraId="1180BB7A" w14:textId="37841BD5" w:rsidR="002D0352" w:rsidRDefault="00743789">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hyperlink>
    </w:p>
    <w:p w14:paraId="12A50327" w14:textId="622C8AA0" w:rsidR="002D0352" w:rsidRDefault="00743789">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hyperlink>
    </w:p>
    <w:p w14:paraId="5F769BC0" w14:textId="61CF0A91" w:rsidR="002D0352" w:rsidRDefault="00743789">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hyperlink>
    </w:p>
    <w:p w14:paraId="6441F182" w14:textId="5ED552D6"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hyperlink>
    </w:p>
    <w:p w14:paraId="50DB037C" w14:textId="38D7C6BE" w:rsidR="002D0352" w:rsidRDefault="00743789">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hyperlink>
    </w:p>
    <w:p w14:paraId="7D217E2A" w14:textId="48F0292F" w:rsidR="002D0352" w:rsidRDefault="00743789">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hyperlink>
    </w:p>
    <w:p w14:paraId="08F21476" w14:textId="4068D8D3" w:rsidR="002D0352" w:rsidRDefault="00743789">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hyperlink>
    </w:p>
    <w:p w14:paraId="4A07A871" w14:textId="1152EDF2"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22D5CC06" w14:textId="357F27D8"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7F00B4E7" w14:textId="6A285585"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592900FF" w14:textId="2865B72B"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hyperlink>
    </w:p>
    <w:p w14:paraId="151812E0" w14:textId="6130BD04" w:rsidR="002D0352" w:rsidRDefault="00743789">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hyperlink>
    </w:p>
    <w:p w14:paraId="5798E5DA" w14:textId="25D03ED6"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1FB6CB2B" w14:textId="41075F4D"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429CE479" w14:textId="52DFD25B"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17F5C41C" w14:textId="6F95CE8A" w:rsidR="002D0352" w:rsidRDefault="00743789">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4A712AF5" w14:textId="61216A09"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7289C919" w14:textId="59EDB64E"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hyperlink>
    </w:p>
    <w:p w14:paraId="2AF4CAF4" w14:textId="0F77C2C7"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hyperlink>
    </w:p>
    <w:p w14:paraId="0C1ACAAF" w14:textId="00780A1D" w:rsidR="002D0352" w:rsidRDefault="00743789">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hyperlink>
    </w:p>
    <w:p w14:paraId="7ADE5F75" w14:textId="1828A865" w:rsidR="002D0352" w:rsidRDefault="00743789">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hyperlink>
    </w:p>
    <w:p w14:paraId="4000FB13" w14:textId="6AD0E476" w:rsidR="002D0352" w:rsidRDefault="00743789">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ACCD37" w14:textId="6AD969EE"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496B23" w14:textId="31C1B6A3" w:rsidR="002D0352" w:rsidRDefault="00743789">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hyperlink>
    </w:p>
    <w:p w14:paraId="1B9FBB04" w14:textId="6F8869B2" w:rsidR="002D0352" w:rsidRDefault="00743789">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hyperlink>
    </w:p>
    <w:p w14:paraId="59D64840" w14:textId="5F4BD3BD" w:rsidR="002D0352" w:rsidRDefault="00743789">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hyperlink>
    </w:p>
    <w:p w14:paraId="0C9EB1BE" w14:textId="7B06E015"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hyperlink>
    </w:p>
    <w:p w14:paraId="3F158E7B" w14:textId="51CF9172" w:rsidR="002D0352" w:rsidRDefault="00743789">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hyperlink>
    </w:p>
    <w:p w14:paraId="3907D0F6" w14:textId="230B9A28"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hyperlink>
    </w:p>
    <w:p w14:paraId="7BE843C2" w14:textId="0F25BEE9"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hyperlink>
    </w:p>
    <w:p w14:paraId="187C53E1" w14:textId="3619A3F9"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74AA8F84" w14:textId="10B44B32" w:rsidR="002D0352" w:rsidRDefault="00743789">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4E509E4F" w14:textId="6FB5786E"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hyperlink>
    </w:p>
    <w:p w14:paraId="05D61126" w14:textId="1FDA07CD" w:rsidR="002D0352" w:rsidRDefault="00743789">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hyperlink>
    </w:p>
    <w:p w14:paraId="005C871F" w14:textId="0A6A166C"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hyperlink>
    </w:p>
    <w:p w14:paraId="78B85918" w14:textId="22EAE3A2"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533EEDB2" w14:textId="282B92BF" w:rsidR="002D0352" w:rsidRDefault="00743789">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3031B72F" w14:textId="2AA97B82" w:rsidR="002D0352" w:rsidRDefault="00743789">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7E4D40AA" w14:textId="42F40710" w:rsidR="002D0352" w:rsidRDefault="00743789">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hyperlink>
    </w:p>
    <w:p w14:paraId="74B6BB9B" w14:textId="26BFCCAD" w:rsidR="002D0352" w:rsidRDefault="00743789">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15" w:name="_Toc313270684"/>
      <w:bookmarkStart w:id="16" w:name="_Toc319326093"/>
      <w:r w:rsidRPr="00486765">
        <w:rPr>
          <w:sz w:val="24"/>
        </w:rPr>
        <w:lastRenderedPageBreak/>
        <w:t>Introduction</w:t>
      </w:r>
      <w:bookmarkEnd w:id="15"/>
      <w:bookmarkEnd w:id="16"/>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entity which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17"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17"/>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18"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1</w:t>
      </w:r>
      <w:r w:rsidR="001C5CAA" w:rsidRPr="00486765">
        <w:rPr>
          <w:noProof/>
          <w:sz w:val="16"/>
        </w:rPr>
        <w:fldChar w:fldCharType="end"/>
      </w:r>
      <w:bookmarkEnd w:id="18"/>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19" w:name="_Toc313270685"/>
      <w:bookmarkStart w:id="20" w:name="_Toc319326094"/>
      <w:r w:rsidRPr="00486765">
        <w:rPr>
          <w:sz w:val="24"/>
        </w:rPr>
        <w:t>1.</w:t>
      </w:r>
      <w:r w:rsidR="00465C17" w:rsidRPr="00486765">
        <w:rPr>
          <w:sz w:val="24"/>
        </w:rPr>
        <w:t xml:space="preserve"> Entity</w:t>
      </w:r>
      <w:bookmarkEnd w:id="19"/>
      <w:bookmarkEnd w:id="20"/>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B60214">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B6021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5EF436EC"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which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ins w:id="21" w:author="Jonathan Bona" w:date="2012-05-02T16:25:00Z">
        <w:r w:rsidRPr="006C702A">
          <w:rPr>
            <w:rStyle w:val="Annotation"/>
            <w:rPrChange w:id="22" w:author="Jonathan Bona" w:date="2012-05-02T16:25:00Z">
              <w:rPr>
                <w:rStyle w:val="SpecificationType"/>
                <w:sz w:val="22"/>
              </w:rPr>
            </w:rPrChange>
          </w:rPr>
          <w:t>a(entity)[</w:t>
        </w:r>
      </w:ins>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ins w:id="23" w:author="Jonathan Bona" w:date="2012-05-02T16:25:00Z">
        <w:r w:rsidRPr="006C702A">
          <w:rPr>
            <w:rStyle w:val="Annotation"/>
            <w:rPrChange w:id="24" w:author="Jonathan Bona" w:date="2012-05-02T16:26:00Z">
              <w:rPr>
                <w:sz w:val="22"/>
              </w:rPr>
            </w:rPrChange>
          </w:rPr>
          <w:t>]</w:t>
        </w:r>
      </w:ins>
    </w:p>
    <w:p w14:paraId="3AA699BB" w14:textId="4CCBCD11" w:rsidR="000431A7" w:rsidRPr="00486765" w:rsidRDefault="006C702A">
      <w:pPr>
        <w:pStyle w:val="Specification"/>
        <w:rPr>
          <w:i/>
          <w:sz w:val="22"/>
        </w:rPr>
      </w:pPr>
      <w:ins w:id="25" w:author="Jonathan Bona" w:date="2012-05-02T16:26:00Z">
        <w:r w:rsidRPr="006C702A">
          <w:rPr>
            <w:rStyle w:val="Annotation"/>
            <w:rPrChange w:id="26" w:author="Jonathan Bona" w:date="2012-05-02T16:26:00Z">
              <w:rPr>
                <w:rStyle w:val="SpecificationType"/>
                <w:sz w:val="22"/>
              </w:rPr>
            </w:rPrChange>
          </w:rPr>
          <w:t>a</w:t>
        </w:r>
      </w:ins>
      <w:ins w:id="27" w:author="Jonathan Bona" w:date="2012-05-02T16:38:00Z">
        <w:r w:rsidR="00485AA7">
          <w:rPr>
            <w:rStyle w:val="Annotation"/>
          </w:rPr>
          <w:t>s</w:t>
        </w:r>
      </w:ins>
      <w:ins w:id="28" w:author="Jonathan Bona" w:date="2012-05-02T16:26:00Z">
        <w:r w:rsidRPr="006C702A">
          <w:rPr>
            <w:rStyle w:val="Annotation"/>
            <w:rPrChange w:id="29" w:author="Jonathan Bona" w:date="2012-05-02T16:26:00Z">
              <w:rPr>
                <w:rStyle w:val="SpecificationType"/>
                <w:sz w:val="22"/>
              </w:rPr>
            </w:rPrChange>
          </w:rPr>
          <w:t>(entity)[</w:t>
        </w:r>
      </w:ins>
      <w:r w:rsidR="00236D40" w:rsidRPr="00486765">
        <w:rPr>
          <w:rStyle w:val="SpecificationType"/>
          <w:sz w:val="22"/>
        </w:rPr>
        <w:t>Examples</w:t>
      </w:r>
      <w:r w:rsidR="00236D40" w:rsidRPr="00486765">
        <w:rPr>
          <w:smallCaps/>
          <w:sz w:val="22"/>
        </w:rPr>
        <w:t xml:space="preserve">: </w:t>
      </w:r>
      <w:r w:rsidR="00236D40" w:rsidRPr="00486765">
        <w:rPr>
          <w:sz w:val="22"/>
        </w:rPr>
        <w:t>Julius Caesar</w:t>
      </w:r>
      <w:ins w:id="30" w:author="Jonathan Bona" w:date="2012-05-02T16:26:00Z">
        <w:r w:rsidRPr="006C702A">
          <w:rPr>
            <w:rStyle w:val="Annotation"/>
            <w:rPrChange w:id="31" w:author="Jonathan Bona" w:date="2012-05-02T16:26:00Z">
              <w:rPr>
                <w:sz w:val="22"/>
              </w:rPr>
            </w:rPrChange>
          </w:rPr>
          <w:t>\</w:t>
        </w:r>
      </w:ins>
      <w:r w:rsidR="00236D40" w:rsidRPr="00486765">
        <w:rPr>
          <w:sz w:val="22"/>
        </w:rPr>
        <w:t>, the Second World War</w:t>
      </w:r>
      <w:ins w:id="32" w:author="Jonathan Bona" w:date="2012-05-02T16:26:00Z">
        <w:r w:rsidRPr="00255E9F">
          <w:rPr>
            <w:rStyle w:val="Annotation"/>
          </w:rPr>
          <w:t>\</w:t>
        </w:r>
      </w:ins>
      <w:r w:rsidR="00236D40" w:rsidRPr="00486765">
        <w:rPr>
          <w:sz w:val="22"/>
        </w:rPr>
        <w:t>, your body mass index</w:t>
      </w:r>
      <w:ins w:id="33" w:author="Jonathan Bona" w:date="2012-05-02T16:26:00Z">
        <w:r w:rsidRPr="00255E9F">
          <w:rPr>
            <w:rStyle w:val="Annotation"/>
          </w:rPr>
          <w:t>\</w:t>
        </w:r>
      </w:ins>
      <w:r w:rsidR="00236D40" w:rsidRPr="00486765">
        <w:rPr>
          <w:sz w:val="22"/>
        </w:rPr>
        <w:t xml:space="preserve">, Verdi’s </w:t>
      </w:r>
      <w:r w:rsidR="00236D40" w:rsidRPr="00486765">
        <w:rPr>
          <w:i/>
          <w:sz w:val="22"/>
        </w:rPr>
        <w:t>Requiem</w:t>
      </w:r>
      <w:ins w:id="34" w:author="Jonathan Bona" w:date="2012-05-02T16:26:00Z">
        <w:r w:rsidRPr="00255E9F">
          <w:rPr>
            <w:rStyle w:val="Annotation"/>
          </w:rPr>
          <w:t>]</w:t>
        </w:r>
      </w:ins>
    </w:p>
    <w:p w14:paraId="7C9E53F0" w14:textId="38EE17F9" w:rsidR="00F06E2E" w:rsidRPr="008872A6" w:rsidRDefault="00F06E2E">
      <w:pPr>
        <w:rPr>
          <w:b/>
          <w:sz w:val="22"/>
        </w:rPr>
      </w:pPr>
      <w:proofErr w:type="spellStart"/>
      <w:r w:rsidRPr="00F06E2E">
        <w:rPr>
          <w:b/>
          <w:sz w:val="22"/>
        </w:rPr>
        <w:t>Exists</w:t>
      </w:r>
      <w:r>
        <w:rPr>
          <w:b/>
          <w:sz w:val="22"/>
        </w:rPr>
        <w:t>_</w:t>
      </w:r>
      <w:r w:rsidRPr="008872A6">
        <w:rPr>
          <w:b/>
          <w:sz w:val="22"/>
        </w:rPr>
        <w:t>at</w:t>
      </w:r>
      <w:proofErr w:type="spellEnd"/>
    </w:p>
    <w:p w14:paraId="610718FE" w14:textId="7429114B" w:rsidR="00F06E2E" w:rsidRPr="008872A6" w:rsidRDefault="006C702A" w:rsidP="008872A6">
      <w:pPr>
        <w:pStyle w:val="Specification"/>
      </w:pPr>
      <w:ins w:id="35" w:author="Jonathan Bona" w:date="2012-05-02T16:27:00Z">
        <w:r w:rsidRPr="00255E9F">
          <w:rPr>
            <w:rStyle w:val="Annotation"/>
          </w:rPr>
          <w:lastRenderedPageBreak/>
          <w:t>a(</w:t>
        </w:r>
        <w:r>
          <w:rPr>
            <w:rStyle w:val="Annotation"/>
          </w:rPr>
          <w:t>exists_at</w:t>
        </w:r>
        <w:r w:rsidRPr="00255E9F">
          <w:rPr>
            <w:rStyle w:val="Annotation"/>
          </w:rPr>
          <w:t>)[</w:t>
        </w:r>
      </w:ins>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w:t>
      </w:r>
      <w:proofErr w:type="gramStart"/>
      <w:r w:rsidR="00F06E2E">
        <w:rPr>
          <w:i/>
        </w:rPr>
        <w:t xml:space="preserve">a  </w:t>
      </w:r>
      <w:r w:rsidR="00F06E2E">
        <w:t>is</w:t>
      </w:r>
      <w:proofErr w:type="gramEnd"/>
      <w:r w:rsidR="00F06E2E">
        <w:t xml:space="preserve"> an entity which exists at some temporal instant or a temporal interval </w:t>
      </w:r>
      <w:r w:rsidR="00F06E2E">
        <w:rPr>
          <w:i/>
        </w:rPr>
        <w:t xml:space="preserve">t. </w:t>
      </w:r>
      <w:r w:rsidR="00F009C7">
        <w:t>[118-001]</w:t>
      </w:r>
      <w:ins w:id="36" w:author="Jonathan Bona" w:date="2012-05-02T16:27:00Z">
        <w:r w:rsidRPr="006C702A">
          <w:rPr>
            <w:rStyle w:val="Annotation"/>
          </w:rPr>
          <w:t xml:space="preserve"> </w:t>
        </w:r>
        <w:r w:rsidRPr="00255E9F">
          <w:rPr>
            <w:rStyle w:val="Annotation"/>
          </w:rPr>
          <w:t>]</w:t>
        </w:r>
      </w:ins>
    </w:p>
    <w:p w14:paraId="10E7C6AB" w14:textId="11667998" w:rsidR="00F06E2E" w:rsidRDefault="006C702A" w:rsidP="008872A6">
      <w:pPr>
        <w:pStyle w:val="Specification"/>
        <w:rPr>
          <w:i/>
        </w:rPr>
      </w:pPr>
      <w:ins w:id="37" w:author="Jonathan Bona" w:date="2012-05-02T16:28:00Z">
        <w:r w:rsidRPr="00255E9F">
          <w:rPr>
            <w:rStyle w:val="Annotation"/>
          </w:rPr>
          <w:t>a(</w:t>
        </w:r>
        <w:r>
          <w:rPr>
            <w:rStyle w:val="Annotation"/>
          </w:rPr>
          <w:t>exists_at</w:t>
        </w:r>
        <w:r w:rsidRPr="00255E9F">
          <w:rPr>
            <w:rStyle w:val="Annotation"/>
          </w:rPr>
          <w:t>)[</w:t>
        </w:r>
      </w:ins>
      <w:r w:rsidR="00F06E2E">
        <w:rPr>
          <w:smallCaps/>
        </w:rPr>
        <w:t>Domain:</w:t>
      </w:r>
      <w:r w:rsidR="00F06E2E">
        <w:rPr>
          <w:i/>
        </w:rPr>
        <w:t xml:space="preserve"> </w:t>
      </w:r>
      <w:r w:rsidR="00F06E2E" w:rsidRPr="008872A6">
        <w:rPr>
          <w:i/>
        </w:rPr>
        <w:t>entity</w:t>
      </w:r>
      <w:ins w:id="38" w:author="Jonathan Bona" w:date="2012-05-02T16:28:00Z">
        <w:r w:rsidRPr="00255E9F">
          <w:rPr>
            <w:rStyle w:val="Annotation"/>
          </w:rPr>
          <w:t>]</w:t>
        </w:r>
      </w:ins>
    </w:p>
    <w:p w14:paraId="2E02F28A" w14:textId="23538281" w:rsidR="00F06E2E" w:rsidRPr="008872A6" w:rsidRDefault="006C702A" w:rsidP="008872A6">
      <w:pPr>
        <w:pStyle w:val="Specification"/>
        <w:rPr>
          <w:i/>
        </w:rPr>
      </w:pPr>
      <w:ins w:id="39" w:author="Jonathan Bona" w:date="2012-05-02T16:28:00Z">
        <w:r w:rsidRPr="00255E9F">
          <w:rPr>
            <w:rStyle w:val="Annotation"/>
          </w:rPr>
          <w:t>a(</w:t>
        </w:r>
        <w:r>
          <w:rPr>
            <w:rStyle w:val="Annotation"/>
          </w:rPr>
          <w:t>exists_at</w:t>
        </w:r>
        <w:r w:rsidRPr="00255E9F">
          <w:rPr>
            <w:rStyle w:val="Annotation"/>
          </w:rPr>
          <w:t>)[</w:t>
        </w:r>
      </w:ins>
      <w:r w:rsidR="00F06E2E">
        <w:rPr>
          <w:smallCaps/>
        </w:rPr>
        <w:t>Range:</w:t>
      </w:r>
      <w:r w:rsidR="00F06E2E">
        <w:t xml:space="preserve"> </w:t>
      </w:r>
      <w:r w:rsidR="000F31CC">
        <w:rPr>
          <w:i/>
        </w:rPr>
        <w:t>temporal region</w:t>
      </w:r>
      <w:ins w:id="40" w:author="Jonathan Bona" w:date="2012-05-02T16:28:00Z">
        <w:r w:rsidRPr="00255E9F">
          <w:rPr>
            <w:rStyle w:val="Annotation"/>
          </w:rPr>
          <w:t>]</w:t>
        </w:r>
      </w:ins>
    </w:p>
    <w:p w14:paraId="64AAD30C" w14:textId="58D80546" w:rsidR="00F06E2E" w:rsidRPr="008872A6" w:rsidRDefault="00F06E2E" w:rsidP="008872A6">
      <w:pPr>
        <w:jc w:val="left"/>
        <w:rPr>
          <w:sz w:val="22"/>
          <w:u w:val="single"/>
        </w:rPr>
      </w:pPr>
      <w:r>
        <w:rPr>
          <w:sz w:val="22"/>
          <w:u w:val="single"/>
        </w:rPr>
        <w:t xml:space="preserve">‘Exists’ here includes the case where </w:t>
      </w:r>
      <w:proofErr w:type="gramStart"/>
      <w:r>
        <w:rPr>
          <w:i/>
          <w:sz w:val="22"/>
          <w:u w:val="single"/>
        </w:rPr>
        <w:t>a</w:t>
      </w:r>
      <w:r>
        <w:rPr>
          <w:sz w:val="22"/>
          <w:u w:val="single"/>
        </w:rPr>
        <w:t xml:space="preserve"> is</w:t>
      </w:r>
      <w:proofErr w:type="gramEnd"/>
      <w:r>
        <w:rPr>
          <w:sz w:val="22"/>
          <w:u w:val="single"/>
        </w:rPr>
        <w:t xml:space="preserve"> occurring at </w:t>
      </w:r>
      <w:r>
        <w:rPr>
          <w:i/>
          <w:sz w:val="22"/>
          <w:u w:val="single"/>
        </w:rPr>
        <w:t>t.</w:t>
      </w:r>
    </w:p>
    <w:p w14:paraId="24646544" w14:textId="1AA57C31" w:rsidR="00C70C3F" w:rsidRPr="00486765" w:rsidRDefault="006C702A">
      <w:pPr>
        <w:rPr>
          <w:sz w:val="22"/>
        </w:rPr>
      </w:pPr>
      <w:ins w:id="41" w:author="Jonathan Bona" w:date="2012-05-02T16:29:00Z">
        <w:r w:rsidRPr="006C702A">
          <w:rPr>
            <w:rStyle w:val="Annotation"/>
            <w:rPrChange w:id="42" w:author="Jonathan Bona" w:date="2012-05-02T16:29:00Z">
              <w:rPr>
                <w:sz w:val="22"/>
              </w:rPr>
            </w:rPrChange>
          </w:rPr>
          <w:t>axiom(exists_at)[</w:t>
        </w:r>
      </w:ins>
      <w:r w:rsidR="005C1FE9" w:rsidRPr="00486765">
        <w:rPr>
          <w:sz w:val="22"/>
        </w:rPr>
        <w:t>All entities are either particular or universal.</w:t>
      </w:r>
      <w:ins w:id="43" w:author="Jonathan Bona" w:date="2012-05-02T16:29:00Z">
        <w:r w:rsidRPr="006C702A">
          <w:rPr>
            <w:rStyle w:val="Annotation"/>
            <w:rPrChange w:id="44" w:author="Jonathan Bona" w:date="2012-05-02T16:29:00Z">
              <w:rPr>
                <w:sz w:val="22"/>
              </w:rPr>
            </w:rPrChange>
          </w:rPr>
          <w:t>]</w:t>
        </w:r>
      </w:ins>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B6021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B6021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ins w:id="45" w:author="Jonathan Bona" w:date="2012-05-02T16:29:00Z">
        <w:r w:rsidRPr="00255E9F">
          <w:rPr>
            <w:rStyle w:val="Annotation"/>
          </w:rPr>
          <w:t>axiom(exists_at)[</w:t>
        </w:r>
      </w:ins>
      <w:r w:rsidR="00FF29D8" w:rsidRPr="00486765">
        <w:rPr>
          <w:sz w:val="22"/>
        </w:rPr>
        <w:t>No entity is both a particular and a universal.</w:t>
      </w:r>
      <w:ins w:id="46" w:author="Jonathan Bona" w:date="2012-05-02T16:29:00Z">
        <w:r w:rsidRPr="006C702A">
          <w:rPr>
            <w:rStyle w:val="Annotation"/>
          </w:rPr>
          <w:t xml:space="preserve"> </w:t>
        </w:r>
        <w:r w:rsidRPr="00255E9F">
          <w:rPr>
            <w:rStyle w:val="Annotation"/>
          </w:rPr>
          <w:t>]</w:t>
        </w:r>
      </w:ins>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784CDB08" w:rsidR="004109DD" w:rsidRPr="00A1461A" w:rsidRDefault="00A14887">
      <w:pPr>
        <w:rPr>
          <w:sz w:val="22"/>
        </w:rPr>
      </w:pPr>
      <w:r w:rsidRPr="00486765">
        <w:rPr>
          <w:sz w:val="22"/>
        </w:rPr>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B6021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ins w:id="47" w:author="phismith" w:date="2012-05-17T22:57:00Z">
        <w:r w:rsidR="00A1461A">
          <w:rPr>
            <w:sz w:val="22"/>
          </w:rPr>
          <w:t xml:space="preserve">are </w:t>
        </w:r>
      </w:ins>
      <w:r w:rsidR="00AC2304" w:rsidRPr="00486765">
        <w:rPr>
          <w:sz w:val="22"/>
        </w:rPr>
        <w:t xml:space="preserve">properly </w:t>
      </w:r>
      <w:del w:id="48" w:author="phismith" w:date="2012-05-17T22:58:00Z">
        <w:r w:rsidR="00AC2304" w:rsidRPr="00486765" w:rsidDel="00A1461A">
          <w:rPr>
            <w:sz w:val="22"/>
          </w:rPr>
          <w:delText xml:space="preserve">concern </w:delText>
        </w:r>
      </w:del>
      <w:ins w:id="49" w:author="phismith" w:date="2012-05-17T22:58:00Z">
        <w:r w:rsidR="00A1461A">
          <w:rPr>
            <w:sz w:val="22"/>
          </w:rPr>
          <w:t xml:space="preserve">to be treated in terms of </w:t>
        </w:r>
      </w:ins>
      <w:r w:rsidR="00AC2304" w:rsidRPr="00486765">
        <w:rPr>
          <w:sz w:val="22"/>
        </w:rPr>
        <w:t xml:space="preserve">the </w:t>
      </w:r>
      <w:r w:rsidR="00AC2304" w:rsidRPr="00486765">
        <w:rPr>
          <w:i/>
          <w:sz w:val="22"/>
        </w:rPr>
        <w:t xml:space="preserve">is_a </w:t>
      </w:r>
      <w:r w:rsidR="00AC2304" w:rsidRPr="00486765">
        <w:rPr>
          <w:sz w:val="22"/>
        </w:rPr>
        <w:t xml:space="preserve">relation between </w:t>
      </w:r>
      <w:r w:rsidR="00AC2304" w:rsidRPr="00486765">
        <w:rPr>
          <w:sz w:val="22"/>
        </w:rPr>
        <w:lastRenderedPageBreak/>
        <w:t xml:space="preserve">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ins w:id="50" w:author="phismith" w:date="2012-05-17T22:57:00Z">
        <w:r w:rsidR="00A1461A">
          <w:rPr>
            <w:sz w:val="22"/>
          </w:rPr>
          <w:t xml:space="preserve"> </w:t>
        </w:r>
      </w:ins>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6C702A">
      <w:pPr>
        <w:pStyle w:val="ListParagraph"/>
        <w:numPr>
          <w:ilvl w:val="0"/>
          <w:numId w:val="20"/>
        </w:numPr>
        <w:rPr>
          <w:sz w:val="22"/>
        </w:rPr>
      </w:pPr>
      <w:r w:rsidRPr="00486765">
        <w:rPr>
          <w:sz w:val="22"/>
        </w:rPr>
        <w:t>between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planet;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lastRenderedPageBreak/>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administration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for example in forming their terminology</w:t>
      </w:r>
      <w:proofErr w:type="gramEnd"/>
      <w:r w:rsidRPr="00486765">
        <w:rPr>
          <w:sz w:val="22"/>
        </w:rPr>
        <w:t>. In all domains, types are those general or repeatable entities which correspond to terms that are reused in multiple different sorts of contexts to refer to multiple different particulars and on the basis of multiple different sorts of information.</w:t>
      </w:r>
    </w:p>
    <w:p w14:paraId="2CA90B7D" w14:textId="77777777" w:rsidR="009C5212" w:rsidRPr="00E673A5" w:rsidRDefault="009C5212" w:rsidP="009C5212">
      <w:pPr>
        <w:pStyle w:val="Heading2"/>
        <w:widowControl w:val="0"/>
        <w:numPr>
          <w:ilvl w:val="1"/>
          <w:numId w:val="26"/>
        </w:numPr>
        <w:spacing w:line="480" w:lineRule="auto"/>
        <w:ind w:hanging="720"/>
        <w:rPr>
          <w:ins w:id="51" w:author="phismith" w:date="2012-05-17T18:51:00Z"/>
        </w:rPr>
      </w:pPr>
      <w:ins w:id="52" w:author="phismith" w:date="2012-05-17T18:51:00Z">
        <w:r>
          <w:t xml:space="preserve">The Monohierarchy </w:t>
        </w:r>
        <w:r w:rsidRPr="00E673A5">
          <w:t>Principle</w:t>
        </w:r>
        <w:r>
          <w:t xml:space="preserve"> </w:t>
        </w:r>
      </w:ins>
    </w:p>
    <w:p w14:paraId="6C2A881C" w14:textId="461E5D86" w:rsidR="009C5212" w:rsidRDefault="009C5212" w:rsidP="009C5212">
      <w:pPr>
        <w:tabs>
          <w:tab w:val="left" w:pos="360"/>
        </w:tabs>
        <w:jc w:val="left"/>
        <w:rPr>
          <w:ins w:id="53" w:author="phismith" w:date="2012-05-17T18:51:00Z"/>
          <w:vertAlign w:val="superscript"/>
        </w:rPr>
      </w:pPr>
      <w:ins w:id="54" w:author="phismith" w:date="2012-05-17T18:51:00Z">
        <w:r w:rsidRPr="00A91618">
          <w:t xml:space="preserve">BFO rests on a number of heuristic </w:t>
        </w:r>
        <w:r>
          <w:t xml:space="preserve">principles </w:t>
        </w:r>
        <w:r w:rsidRPr="00A91618">
          <w:t xml:space="preserve">which </w:t>
        </w:r>
        <w:r>
          <w:t xml:space="preserve">are designed </w:t>
        </w:r>
        <w:r w:rsidRPr="00A91618">
          <w:t xml:space="preserve">to advance </w:t>
        </w:r>
        <w:r>
          <w:t xml:space="preserve">its </w:t>
        </w:r>
        <w:r w:rsidRPr="00A91618">
          <w:t>utility</w:t>
        </w:r>
        <w:r>
          <w:t xml:space="preserve"> to science. These take the form of </w:t>
        </w:r>
        <w:r w:rsidRPr="00A91618">
          <w:t>simple rules –</w:t>
        </w:r>
        <w:r>
          <w:t xml:space="preserve"> </w:t>
        </w:r>
        <w:r w:rsidRPr="00A91618">
          <w:t xml:space="preserve">analogous to the rules </w:t>
        </w:r>
        <w:r>
          <w:t>of the road</w:t>
        </w:r>
        <w:r w:rsidRPr="00A91618">
          <w:t xml:space="preserve">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construction</w:t>
        </w:r>
        <w:r w:rsidRPr="00A91618">
          <w:t>.</w:t>
        </w:r>
      </w:ins>
      <w:ins w:id="55" w:author="phismith" w:date="2012-05-17T19:13:00Z">
        <w:r w:rsidR="006D4631">
          <w:t xml:space="preserve"> [</w:t>
        </w:r>
        <w:r w:rsidR="006D4631">
          <w:fldChar w:fldCharType="begin"/>
        </w:r>
        <w:r w:rsidR="006D4631">
          <w:instrText xml:space="preserve"> REF _Ref309403777 \r \h </w:instrText>
        </w:r>
      </w:ins>
      <w:r w:rsidR="006D4631">
        <w:fldChar w:fldCharType="separate"/>
      </w:r>
      <w:ins w:id="56" w:author="phismith" w:date="2012-05-17T19:13:00Z">
        <w:r w:rsidR="006D4631">
          <w:t>19</w:t>
        </w:r>
        <w:r w:rsidR="006D4631">
          <w:fldChar w:fldCharType="end"/>
        </w:r>
        <w:r w:rsidR="006D4631">
          <w:t>]</w:t>
        </w:r>
      </w:ins>
      <w:ins w:id="57" w:author="phismith" w:date="2012-05-17T18:51:00Z">
        <w:r w:rsidRPr="00A91618">
          <w:t xml:space="preserve"> One </w:t>
        </w:r>
        <w:r>
          <w:t xml:space="preserve">heuristic principle </w:t>
        </w:r>
        <w:r w:rsidRPr="00A91618">
          <w:t xml:space="preserve">of this kind </w:t>
        </w:r>
        <w:r>
          <w:t xml:space="preserve">– expressing what we can think of as a principle of good behavior in the realm of universals – asserts that the taxonomies of types and subtypes in BFO-conformant ontologies should be genuine trees (in the graph-theoretic sense), so that each node in the ontology graph should have at most one </w:t>
        </w:r>
        <w:r>
          <w:rPr>
            <w:i/>
          </w:rPr>
          <w:t xml:space="preserve">is_a </w:t>
        </w:r>
        <w:r>
          <w:t>parent. This principle is of value not only because it supports a simple strategy for the formulation of definitions and helps to prevent certain common kinds of error in ontology construction, but also because it brings technical benefits when ontologies are implemented computationally.</w:t>
        </w:r>
        <w:r>
          <w:rPr>
            <w:vertAlign w:val="superscript"/>
          </w:rPr>
          <w:t xml:space="preserve"> </w:t>
        </w:r>
      </w:ins>
    </w:p>
    <w:p w14:paraId="174A419A" w14:textId="454ABC5D" w:rsidR="007171D3" w:rsidRPr="00486765" w:rsidDel="009C5212" w:rsidRDefault="007171D3">
      <w:pPr>
        <w:rPr>
          <w:del w:id="58" w:author="phismith" w:date="2012-05-17T18:51:00Z"/>
          <w:b/>
          <w:sz w:val="22"/>
        </w:rPr>
      </w:pPr>
      <w:del w:id="59" w:author="phismith" w:date="2012-05-17T18:51:00Z">
        <w:r w:rsidRPr="00486765" w:rsidDel="009C5212">
          <w:rPr>
            <w:b/>
            <w:sz w:val="22"/>
          </w:rPr>
          <w:delText>The p</w:delText>
        </w:r>
        <w:r w:rsidR="00E11551" w:rsidRPr="00486765" w:rsidDel="009C5212">
          <w:rPr>
            <w:b/>
            <w:sz w:val="22"/>
          </w:rPr>
          <w:delText>airwise disjoint</w:delText>
        </w:r>
        <w:r w:rsidR="00377739" w:rsidRPr="00486765" w:rsidDel="009C5212">
          <w:rPr>
            <w:b/>
            <w:sz w:val="22"/>
          </w:rPr>
          <w:delText>ness (monohierarchy)</w:delText>
        </w:r>
        <w:r w:rsidR="00E11551" w:rsidRPr="00486765" w:rsidDel="009C5212">
          <w:rPr>
            <w:b/>
            <w:sz w:val="22"/>
          </w:rPr>
          <w:delText xml:space="preserve"> </w:delText>
        </w:r>
        <w:r w:rsidR="000B5B22" w:rsidRPr="00486765" w:rsidDel="009C5212">
          <w:rPr>
            <w:b/>
            <w:sz w:val="22"/>
          </w:rPr>
          <w:delText>principle</w:delText>
        </w:r>
      </w:del>
    </w:p>
    <w:p w14:paraId="6D23E61D" w14:textId="584DFDF9" w:rsidR="008E181C" w:rsidRPr="00486765" w:rsidDel="009C5212" w:rsidRDefault="009B27CF">
      <w:pPr>
        <w:rPr>
          <w:del w:id="60" w:author="phismith" w:date="2012-05-17T18:51:00Z"/>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w:t>
      </w:r>
      <w:r w:rsidR="000B5B22" w:rsidRPr="00486765">
        <w:rPr>
          <w:sz w:val="22"/>
        </w:rPr>
        <w:lastRenderedPageBreak/>
        <w:t xml:space="preserve">less general.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B6021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the </w:t>
      </w:r>
      <w:proofErr w:type="spellStart"/>
      <w:ins w:id="61" w:author="phismith" w:date="2012-05-17T18:54:00Z">
        <w:r w:rsidR="009C5212" w:rsidRPr="00486765">
          <w:rPr>
            <w:sz w:val="22"/>
          </w:rPr>
          <w:t>the</w:t>
        </w:r>
        <w:proofErr w:type="spellEnd"/>
        <w:r w:rsidR="009C5212" w:rsidRPr="00486765">
          <w:rPr>
            <w:sz w:val="22"/>
          </w:rPr>
          <w:t xml:space="preserve"> </w:t>
        </w:r>
        <w:proofErr w:type="spellStart"/>
        <w:r w:rsidR="009C5212">
          <w:rPr>
            <w:sz w:val="22"/>
          </w:rPr>
          <w:t>monohierarchy</w:t>
        </w:r>
        <w:proofErr w:type="spellEnd"/>
        <w:r w:rsidR="009C5212">
          <w:rPr>
            <w:sz w:val="22"/>
          </w:rPr>
          <w:t xml:space="preserve"> principle</w:t>
        </w:r>
        <w:r w:rsidR="009C5212" w:rsidRPr="00486765">
          <w:rPr>
            <w:sz w:val="22"/>
          </w:rPr>
          <w:t xml:space="preserve">. </w:t>
        </w:r>
        <w:r w:rsidR="009C5212">
          <w:rPr>
            <w:sz w:val="22"/>
          </w:rPr>
          <w:t xml:space="preserve">From this principle it follows that </w:t>
        </w:r>
      </w:ins>
      <w:del w:id="62" w:author="phismith" w:date="2012-05-17T18:54:00Z">
        <w:r w:rsidR="000B5B22" w:rsidRPr="00486765" w:rsidDel="009C5212">
          <w:rPr>
            <w:sz w:val="22"/>
          </w:rPr>
          <w:delText>rule of pairwise disjointness.</w:delText>
        </w:r>
        <w:r w:rsidR="00DB4241" w:rsidRPr="00486765" w:rsidDel="009C5212">
          <w:rPr>
            <w:sz w:val="22"/>
          </w:rPr>
          <w:delText xml:space="preserve"> That is, </w:delText>
        </w:r>
      </w:del>
      <w:r w:rsidR="00DB4241" w:rsidRPr="00486765">
        <w:rPr>
          <w:sz w:val="22"/>
        </w:rPr>
        <w:t>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w:t>
      </w:r>
      <w:proofErr w:type="gramStart"/>
      <w:r w:rsidR="00DB4241" w:rsidRPr="00486765">
        <w:rPr>
          <w:sz w:val="22"/>
        </w:rPr>
        <w:t>an ontology</w:t>
      </w:r>
      <w:proofErr w:type="gramEnd"/>
      <w:r w:rsidR="00DB4241" w:rsidRPr="00486765">
        <w:rPr>
          <w:sz w:val="22"/>
        </w:rPr>
        <w:t xml:space="preserve">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del w:id="63" w:author="phismith" w:date="2012-05-17T18:54:00Z">
        <w:r w:rsidR="00DB4241" w:rsidRPr="00486765" w:rsidDel="001C3C8F">
          <w:rPr>
            <w:sz w:val="22"/>
          </w:rPr>
          <w:delText xml:space="preserve">not only </w:delText>
        </w:r>
        <w:r w:rsidR="000B5B22" w:rsidRPr="00486765" w:rsidDel="001C3C8F">
          <w:rPr>
            <w:sz w:val="22"/>
          </w:rPr>
          <w:delText>pairwise disjoint</w:delText>
        </w:r>
        <w:r w:rsidR="00DB4241" w:rsidRPr="00486765" w:rsidDel="001C3C8F">
          <w:rPr>
            <w:sz w:val="22"/>
          </w:rPr>
          <w:delText xml:space="preserve"> but </w:delText>
        </w:r>
      </w:del>
      <w:r w:rsidR="00DB4241" w:rsidRPr="00486765">
        <w:rPr>
          <w:sz w:val="22"/>
        </w:rPr>
        <w:t xml:space="preserve">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w:t>
      </w:r>
      <w:del w:id="64" w:author="phismith" w:date="2012-05-17T18:51:00Z">
        <w:r w:rsidRPr="00486765" w:rsidDel="009C5212">
          <w:rPr>
            <w:sz w:val="22"/>
          </w:rPr>
          <w:delText xml:space="preserve"> </w:delText>
        </w:r>
      </w:del>
      <w:proofErr w:type="spellStart"/>
      <w:r w:rsidRPr="00486765">
        <w:rPr>
          <w:sz w:val="22"/>
        </w:rPr>
        <w:t>monohierarchy</w:t>
      </w:r>
      <w:proofErr w:type="spellEnd"/>
      <w:r w:rsidRPr="00486765">
        <w:rPr>
          <w:sz w:val="22"/>
        </w:rPr>
        <w:t xml:space="preserve"> principle reflects the </w:t>
      </w:r>
      <w:r w:rsidR="002B6FE7" w:rsidRPr="00486765">
        <w:rPr>
          <w:sz w:val="22"/>
        </w:rPr>
        <w:t xml:space="preserve">general consensus that asserting </w:t>
      </w:r>
      <w:r w:rsidRPr="00486765">
        <w:rPr>
          <w:sz w:val="22"/>
        </w:rPr>
        <w:t xml:space="preserve">multiple </w:t>
      </w:r>
      <w:proofErr w:type="gramStart"/>
      <w:r w:rsidRPr="00486765">
        <w:rPr>
          <w:sz w:val="22"/>
        </w:rPr>
        <w:t>inheritance</w:t>
      </w:r>
      <w:proofErr w:type="gramEnd"/>
      <w:r w:rsidRPr="00486765">
        <w:rPr>
          <w:sz w:val="22"/>
        </w:rPr>
        <w:t xml:space="preserv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B6021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B6021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terms which are unproblematically such that they do </w:t>
      </w:r>
      <w:r w:rsidRPr="00486765">
        <w:rPr>
          <w:i/>
          <w:sz w:val="22"/>
        </w:rPr>
        <w:t>not</w:t>
      </w:r>
      <w:r w:rsidRPr="00486765">
        <w:rPr>
          <w:sz w:val="22"/>
        </w:rPr>
        <w:t xml:space="preserve"> represent </w:t>
      </w:r>
      <w:r w:rsidR="009B27CF" w:rsidRPr="00486765">
        <w:rPr>
          <w:sz w:val="22"/>
        </w:rPr>
        <w:t xml:space="preserve">universals </w:t>
      </w:r>
      <w:r w:rsidRPr="00486765">
        <w:rPr>
          <w:sz w:val="22"/>
        </w:rPr>
        <w:t>include:</w:t>
      </w:r>
    </w:p>
    <w:p w14:paraId="100E5A33" w14:textId="77777777" w:rsidR="00E11551" w:rsidRPr="00486765" w:rsidRDefault="00E11551" w:rsidP="006C702A">
      <w:pPr>
        <w:pStyle w:val="ListParagraph"/>
        <w:numPr>
          <w:ilvl w:val="0"/>
          <w:numId w:val="11"/>
        </w:numPr>
        <w:rPr>
          <w:sz w:val="22"/>
        </w:rPr>
      </w:pPr>
      <w:r w:rsidRPr="00486765">
        <w:rPr>
          <w:sz w:val="22"/>
        </w:rPr>
        <w:t>thing that has been measured</w:t>
      </w:r>
    </w:p>
    <w:p w14:paraId="11A717F1" w14:textId="77777777" w:rsidR="00E11551" w:rsidRPr="00486765" w:rsidRDefault="00E11551" w:rsidP="006C702A">
      <w:pPr>
        <w:pStyle w:val="ListParagraph"/>
        <w:numPr>
          <w:ilvl w:val="0"/>
          <w:numId w:val="11"/>
        </w:numPr>
        <w:rPr>
          <w:sz w:val="22"/>
        </w:rPr>
      </w:pPr>
      <w:r w:rsidRPr="00486765">
        <w:rPr>
          <w:sz w:val="22"/>
        </w:rPr>
        <w:t>thing that is either a ﬂy or a music box</w:t>
      </w:r>
    </w:p>
    <w:p w14:paraId="524E41FB" w14:textId="77777777" w:rsidR="00E11551" w:rsidRPr="00486765" w:rsidRDefault="00E11551" w:rsidP="006C702A">
      <w:pPr>
        <w:pStyle w:val="ListParagraph"/>
        <w:numPr>
          <w:ilvl w:val="0"/>
          <w:numId w:val="11"/>
        </w:numPr>
        <w:rPr>
          <w:sz w:val="22"/>
        </w:rPr>
      </w:pPr>
      <w:r w:rsidRPr="00486765">
        <w:rPr>
          <w:sz w:val="22"/>
        </w:rPr>
        <w:t>organism belonging to the King of Spain</w:t>
      </w:r>
    </w:p>
    <w:p w14:paraId="1F461453" w14:textId="77777777" w:rsidR="00E11551" w:rsidRPr="00486765" w:rsidRDefault="00E11551" w:rsidP="006C702A">
      <w:pPr>
        <w:pStyle w:val="ListParagraph"/>
        <w:numPr>
          <w:ilvl w:val="0"/>
          <w:numId w:val="11"/>
        </w:numPr>
        <w:rPr>
          <w:sz w:val="22"/>
        </w:rPr>
      </w:pPr>
      <w:r w:rsidRPr="00486765">
        <w:rPr>
          <w:sz w:val="22"/>
        </w:rPr>
        <w:t>case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14500472"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w:t>
      </w:r>
      <w:proofErr w:type="spellStart"/>
      <w:ins w:id="65" w:author="phismith" w:date="2012-05-17T18:55:00Z">
        <w:r w:rsidR="001C3C8F">
          <w:rPr>
            <w:sz w:val="22"/>
          </w:rPr>
          <w:t>monohierarchy</w:t>
        </w:r>
        <w:proofErr w:type="spellEnd"/>
        <w:r w:rsidR="001C3C8F">
          <w:rPr>
            <w:sz w:val="22"/>
          </w:rPr>
          <w:t xml:space="preserve"> </w:t>
        </w:r>
      </w:ins>
      <w:r w:rsidR="001B742D" w:rsidRPr="00486765">
        <w:rPr>
          <w:sz w:val="22"/>
        </w:rPr>
        <w:t xml:space="preserve">principal </w:t>
      </w:r>
      <w:del w:id="66" w:author="phismith" w:date="2012-05-17T18:55:00Z">
        <w:r w:rsidR="001B742D" w:rsidRPr="00486765" w:rsidDel="001C3C8F">
          <w:rPr>
            <w:sz w:val="22"/>
          </w:rPr>
          <w:delText xml:space="preserve">of pairwise disjointness </w:delText>
        </w:r>
      </w:del>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6914943E" w:rsidR="00E11551" w:rsidRPr="00486765" w:rsidRDefault="00DB4241">
      <w:pPr>
        <w:rPr>
          <w:sz w:val="22"/>
        </w:rPr>
      </w:pPr>
      <w:r w:rsidRPr="00486765">
        <w:rPr>
          <w:sz w:val="22"/>
        </w:rPr>
        <w:lastRenderedPageBreak/>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 xml:space="preserve">be </w:t>
      </w:r>
      <w:proofErr w:type="spellStart"/>
      <w:r w:rsidRPr="00486765">
        <w:rPr>
          <w:sz w:val="22"/>
        </w:rPr>
        <w:t>insantiated</w:t>
      </w:r>
      <w:proofErr w:type="spellEnd"/>
      <w:r w:rsidRPr="00486765">
        <w:rPr>
          <w:sz w:val="22"/>
        </w:rPr>
        <w:t xml:space="preserve">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C702A">
      <w:pPr>
        <w:pStyle w:val="ListParagraph"/>
        <w:numPr>
          <w:ilvl w:val="0"/>
          <w:numId w:val="11"/>
        </w:numPr>
        <w:rPr>
          <w:sz w:val="22"/>
        </w:rPr>
      </w:pPr>
      <w:r w:rsidRPr="00486765">
        <w:rPr>
          <w:sz w:val="22"/>
        </w:rPr>
        <w:t>animal</w:t>
      </w:r>
    </w:p>
    <w:p w14:paraId="3A5B4D0A" w14:textId="77777777" w:rsidR="00C2568B" w:rsidRPr="00486765" w:rsidRDefault="00C2568B" w:rsidP="006C702A">
      <w:pPr>
        <w:pStyle w:val="ListParagraph"/>
        <w:numPr>
          <w:ilvl w:val="0"/>
          <w:numId w:val="11"/>
        </w:numPr>
        <w:rPr>
          <w:sz w:val="22"/>
        </w:rPr>
      </w:pPr>
      <w:r w:rsidRPr="00486765">
        <w:rPr>
          <w:sz w:val="22"/>
        </w:rPr>
        <w:t>tuberculosis</w:t>
      </w:r>
    </w:p>
    <w:p w14:paraId="5BA75159" w14:textId="77777777" w:rsidR="00C2568B" w:rsidRPr="00486765" w:rsidRDefault="00C2568B" w:rsidP="006C702A">
      <w:pPr>
        <w:pStyle w:val="ListParagraph"/>
        <w:numPr>
          <w:ilvl w:val="0"/>
          <w:numId w:val="11"/>
        </w:numPr>
        <w:rPr>
          <w:sz w:val="22"/>
        </w:rPr>
      </w:pPr>
      <w:r w:rsidRPr="00486765">
        <w:rPr>
          <w:sz w:val="22"/>
        </w:rPr>
        <w:t>surgical procedure</w:t>
      </w:r>
    </w:p>
    <w:p w14:paraId="3CE89F92" w14:textId="77777777" w:rsidR="00C2568B" w:rsidRPr="00486765" w:rsidRDefault="00C2568B" w:rsidP="006C702A">
      <w:pPr>
        <w:pStyle w:val="ListParagraph"/>
        <w:numPr>
          <w:ilvl w:val="0"/>
          <w:numId w:val="11"/>
        </w:numPr>
        <w:rPr>
          <w:sz w:val="22"/>
        </w:rPr>
      </w:pPr>
      <w:r w:rsidRPr="00486765">
        <w:rPr>
          <w:sz w:val="22"/>
        </w:rPr>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r w:rsidRPr="00486765">
        <w:rPr>
          <w:sz w:val="22"/>
        </w:rPr>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r w:rsidRPr="00486765">
        <w:rPr>
          <w:sz w:val="22"/>
        </w:rPr>
        <w:t>tuberculosis diagnosed on a Wednesday</w:t>
      </w:r>
    </w:p>
    <w:p w14:paraId="21143F6E" w14:textId="6C82670B" w:rsidR="00DF5FFB" w:rsidRPr="00486765" w:rsidDel="005103D1" w:rsidRDefault="004D0A34" w:rsidP="006C702A">
      <w:pPr>
        <w:pStyle w:val="ListParagraph"/>
        <w:numPr>
          <w:ilvl w:val="0"/>
          <w:numId w:val="11"/>
        </w:numPr>
        <w:rPr>
          <w:del w:id="67" w:author="phismith" w:date="2012-05-17T19:08:00Z"/>
          <w:sz w:val="22"/>
        </w:rPr>
      </w:pPr>
      <w:r w:rsidRPr="00486765">
        <w:rPr>
          <w:sz w:val="22"/>
        </w:rPr>
        <w:t xml:space="preserve">surgical procedure performed </w:t>
      </w:r>
      <w:r w:rsidR="001D5799" w:rsidRPr="00486765">
        <w:rPr>
          <w:sz w:val="22"/>
        </w:rPr>
        <w:t>on a patient</w:t>
      </w:r>
      <w:r w:rsidR="00405292" w:rsidRPr="00486765">
        <w:rPr>
          <w:sz w:val="22"/>
        </w:rPr>
        <w:t xml:space="preserve"> from </w:t>
      </w:r>
      <w:proofErr w:type="spellStart"/>
      <w:r w:rsidR="00405292" w:rsidRPr="00486765">
        <w:rPr>
          <w:sz w:val="22"/>
        </w:rPr>
        <w:t>Stockholm</w:t>
      </w:r>
    </w:p>
    <w:p w14:paraId="254F1E7C" w14:textId="383BCABD" w:rsidR="00E42868" w:rsidRPr="005103D1" w:rsidRDefault="00E42868">
      <w:pPr>
        <w:pStyle w:val="ListParagraph"/>
        <w:numPr>
          <w:ilvl w:val="0"/>
          <w:numId w:val="11"/>
        </w:numPr>
        <w:rPr>
          <w:sz w:val="22"/>
          <w:rPrChange w:id="68" w:author="phismith" w:date="2012-05-17T19:08:00Z">
            <w:rPr/>
          </w:rPrChange>
        </w:rPr>
        <w:pPrChange w:id="69" w:author="phismith" w:date="2012-05-17T19:08:00Z">
          <w:pPr>
            <w:pStyle w:val="ListParagraph"/>
          </w:pPr>
        </w:pPrChange>
      </w:pPr>
      <w:r w:rsidRPr="005103D1">
        <w:rPr>
          <w:sz w:val="22"/>
          <w:rPrChange w:id="70" w:author="phismith" w:date="2012-05-17T19:08:00Z">
            <w:rPr/>
          </w:rPrChange>
        </w:rPr>
        <w:t>person</w:t>
      </w:r>
      <w:proofErr w:type="spellEnd"/>
      <w:r w:rsidRPr="005103D1">
        <w:rPr>
          <w:sz w:val="22"/>
          <w:rPrChange w:id="71" w:author="phismith" w:date="2012-05-17T19:08:00Z">
            <w:rPr/>
          </w:rPrChange>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r w:rsidRPr="00486765">
        <w:rPr>
          <w:sz w:val="22"/>
        </w:rPr>
        <w:t>person who is signatory of Form 656-PPV</w:t>
      </w:r>
    </w:p>
    <w:p w14:paraId="261C3E2C" w14:textId="64C0A5C1" w:rsidR="00E42868" w:rsidRPr="00486765" w:rsidRDefault="00E42868" w:rsidP="006C702A">
      <w:pPr>
        <w:pStyle w:val="ListParagraph"/>
        <w:numPr>
          <w:ilvl w:val="0"/>
          <w:numId w:val="11"/>
        </w:numPr>
        <w:rPr>
          <w:sz w:val="22"/>
        </w:rPr>
      </w:pPr>
      <w:r w:rsidRPr="00486765">
        <w:rPr>
          <w:sz w:val="22"/>
        </w:rPr>
        <w:t>painting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B6021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w:t>
      </w:r>
      <w:r w:rsidRPr="00486765">
        <w:rPr>
          <w:sz w:val="22"/>
        </w:rPr>
        <w:lastRenderedPageBreak/>
        <w:t>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w:t>
      </w:r>
      <w:r w:rsidRPr="00486765">
        <w:rPr>
          <w:sz w:val="22"/>
        </w:rPr>
        <w:lastRenderedPageBreak/>
        <w:t xml:space="preserve">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B6021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B6021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72" w:name="_Toc313270686"/>
      <w:bookmarkStart w:id="73" w:name="_Toc319326095"/>
      <w:r w:rsidRPr="00B56876">
        <w:t xml:space="preserve">The </w:t>
      </w:r>
      <w:r w:rsidR="001D5799" w:rsidRPr="004C5178">
        <w:t>instantiation</w:t>
      </w:r>
      <w:r w:rsidR="009F4ABF" w:rsidRPr="003F53D6">
        <w:t xml:space="preserve"> </w:t>
      </w:r>
      <w:r w:rsidRPr="00722DB2">
        <w:t>relation</w:t>
      </w:r>
      <w:bookmarkEnd w:id="72"/>
      <w:bookmarkEnd w:id="73"/>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B60214">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ins w:id="74" w:author="phismith" w:date="2012-05-17T22:45:00Z">
        <w:r w:rsidR="00C60201">
          <w:rPr>
            <w:i/>
            <w:sz w:val="22"/>
            <w:bdr w:val="none" w:sz="0" w:space="0" w:color="auto" w:frame="1"/>
          </w:rPr>
          <w:t xml:space="preserve"> </w:t>
        </w:r>
        <w:r w:rsidR="00C60201" w:rsidRPr="00C60201">
          <w:rPr>
            <w:b/>
            <w:sz w:val="22"/>
            <w:bdr w:val="none" w:sz="0" w:space="0" w:color="auto" w:frame="1"/>
            <w:rPrChange w:id="75" w:author="phismith" w:date="2012-05-17T22:45:00Z">
              <w:rPr>
                <w:sz w:val="22"/>
                <w:bdr w:val="none" w:sz="0" w:space="0" w:color="auto" w:frame="1"/>
              </w:rPr>
            </w:rPrChange>
          </w:rPr>
          <w:t xml:space="preserve">at </w:t>
        </w:r>
        <w:r w:rsidR="00C60201" w:rsidRPr="00C60201">
          <w:rPr>
            <w:i/>
            <w:sz w:val="22"/>
            <w:bdr w:val="none" w:sz="0" w:space="0" w:color="auto" w:frame="1"/>
            <w:rPrChange w:id="76" w:author="phismith" w:date="2012-05-17T22:45:00Z">
              <w:rPr>
                <w:sz w:val="22"/>
                <w:bdr w:val="none" w:sz="0" w:space="0" w:color="auto" w:frame="1"/>
              </w:rPr>
            </w:rPrChange>
          </w:rPr>
          <w:t>t</w:t>
        </w:r>
      </w:ins>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house is_a building, symphony is_a musical work of art, promenade is_a dance step, promise is_a speech act</w:t>
      </w:r>
    </w:p>
    <w:p w14:paraId="6B32C6AC" w14:textId="4DA19F59" w:rsidR="006401B0" w:rsidRPr="00486765" w:rsidRDefault="00F07970">
      <w:pPr>
        <w:rPr>
          <w:sz w:val="22"/>
        </w:rPr>
      </w:pPr>
      <w:r w:rsidRPr="00486765">
        <w:rPr>
          <w:sz w:val="22"/>
        </w:rPr>
        <w:t>General terms corresponding to types are those general terms which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lastRenderedPageBreak/>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B6021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62952B61" w:rsidR="00B03C6A" w:rsidRPr="00486765" w:rsidRDefault="00B03C6A">
      <w:pPr>
        <w:ind w:left="720"/>
        <w:rPr>
          <w:sz w:val="22"/>
        </w:rPr>
      </w:pPr>
      <w:r w:rsidRPr="00486765">
        <w:rPr>
          <w:sz w:val="22"/>
        </w:rPr>
        <w:t xml:space="preserve">Anatomical boundary entity =def. Immaterial anatomical entity </w:t>
      </w:r>
      <w:ins w:id="77" w:author="phismith" w:date="2012-05-17T22:45:00Z">
        <w:r w:rsidR="00C60201">
          <w:rPr>
            <w:sz w:val="22"/>
          </w:rPr>
          <w:t xml:space="preserve">which is </w:t>
        </w:r>
      </w:ins>
      <w:r w:rsidRPr="00486765">
        <w:rPr>
          <w:sz w:val="22"/>
        </w:rPr>
        <w:t>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B6021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2E1E2C6"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B6021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7173E93B" w:rsidR="00130D7C" w:rsidRPr="00486765" w:rsidRDefault="00130D7C" w:rsidP="006C702A">
      <w:pPr>
        <w:pStyle w:val="ListParagraph"/>
        <w:numPr>
          <w:ilvl w:val="0"/>
          <w:numId w:val="15"/>
        </w:numPr>
        <w:rPr>
          <w:sz w:val="22"/>
        </w:rPr>
      </w:pPr>
      <w:r w:rsidRPr="00486765">
        <w:rPr>
          <w:sz w:val="22"/>
        </w:rPr>
        <w:t xml:space="preserve">non-continuant entities (NCs), which Zemach calls ‘events’, </w:t>
      </w:r>
      <w:del w:id="78" w:author="phismith" w:date="2012-05-17T22:46:00Z">
        <w:r w:rsidRPr="00486765" w:rsidDel="00C60201">
          <w:rPr>
            <w:sz w:val="22"/>
          </w:rPr>
          <w:delText xml:space="preserve">and which </w:delText>
        </w:r>
      </w:del>
      <w:ins w:id="79" w:author="phismith" w:date="2012-05-17T22:46:00Z">
        <w:r w:rsidR="00C60201">
          <w:rPr>
            <w:sz w:val="22"/>
          </w:rPr>
          <w:t>t</w:t>
        </w:r>
      </w:ins>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B651D70" w:rsidR="009D1AD3" w:rsidRPr="00486765" w:rsidRDefault="009D1AD3" w:rsidP="001C5CAA">
      <w:pPr>
        <w:rPr>
          <w:sz w:val="22"/>
        </w:rPr>
      </w:pPr>
      <w:r w:rsidRPr="00486765">
        <w:rPr>
          <w:sz w:val="22"/>
        </w:rPr>
        <w:t>An event</w:t>
      </w:r>
      <w:ins w:id="80" w:author="phismith" w:date="2012-05-17T18:55:00Z">
        <w:r w:rsidR="001C3C8F">
          <w:rPr>
            <w:sz w:val="22"/>
          </w:rPr>
          <w:t>, for Zemach,</w:t>
        </w:r>
      </w:ins>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obviously indefinitely many ways to carve the world into events, some of which are useful and interesting (e.g., for the </w:t>
      </w:r>
      <w:r w:rsidRPr="00486765">
        <w:rPr>
          <w:sz w:val="22"/>
        </w:rPr>
        <w:lastRenderedPageBreak/>
        <w:t>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B60214">
        <w:rPr>
          <w:sz w:val="22"/>
        </w:rPr>
        <w:t>60</w:t>
      </w:r>
      <w:r w:rsidRPr="00486765">
        <w:rPr>
          <w:sz w:val="22"/>
        </w:rPr>
        <w:fldChar w:fldCharType="end"/>
      </w:r>
      <w:r w:rsidRPr="00486765">
        <w:rPr>
          <w:sz w:val="22"/>
        </w:rPr>
        <w:t xml:space="preserve">, pp. 233 f.] </w:t>
      </w:r>
      <w:ins w:id="81" w:author="phismith" w:date="2012-05-17T22:47:00Z">
        <w:r w:rsidR="00C60201">
          <w:rPr>
            <w:sz w:val="22"/>
          </w:rPr>
          <w:t>Continuant entities</w:t>
        </w:r>
      </w:ins>
      <w:ins w:id="82" w:author="phismith" w:date="2012-05-17T22:48:00Z">
        <w:r w:rsidR="00C60201">
          <w:rPr>
            <w:sz w:val="22"/>
          </w:rPr>
          <w:t>, as Zemach expresses it, are entities which</w:t>
        </w:r>
      </w:ins>
    </w:p>
    <w:p w14:paraId="3977C1E3" w14:textId="5DDFC2E0" w:rsidR="00130D7C" w:rsidRPr="00486765" w:rsidRDefault="00130D7C">
      <w:pPr>
        <w:pStyle w:val="ListParagraph"/>
        <w:rPr>
          <w:sz w:val="22"/>
        </w:rPr>
      </w:pPr>
      <w:del w:id="83" w:author="phismith" w:date="2012-05-17T22:47:00Z">
        <w:r w:rsidRPr="00486765" w:rsidDel="00C60201">
          <w:rPr>
            <w:sz w:val="22"/>
          </w:rPr>
          <w:delText>continuant</w:delText>
        </w:r>
        <w:r w:rsidR="00B03C6A" w:rsidRPr="00486765" w:rsidDel="00C60201">
          <w:rPr>
            <w:sz w:val="22"/>
          </w:rPr>
          <w:delText xml:space="preserve"> </w:delText>
        </w:r>
        <w:r w:rsidRPr="00486765" w:rsidDel="00C60201">
          <w:rPr>
            <w:sz w:val="22"/>
          </w:rPr>
          <w:delText xml:space="preserve">entities which </w:delText>
        </w:r>
      </w:del>
      <w:proofErr w:type="gramStart"/>
      <w:r w:rsidRPr="00486765">
        <w:rPr>
          <w:sz w:val="22"/>
        </w:rPr>
        <w:t>can</w:t>
      </w:r>
      <w:proofErr w:type="gramEnd"/>
      <w:r w:rsidRPr="00486765">
        <w:rPr>
          <w:sz w:val="22"/>
        </w:rPr>
        <w:t xml:space="preserve">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21273EB6" w:rsidR="009D1AD3"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ins w:id="84" w:author="phismith" w:date="2012-05-17T22:48:00Z">
        <w:r w:rsidR="00C60201">
          <w:rPr>
            <w:sz w:val="22"/>
          </w:rPr>
          <w:t xml:space="preserve">a </w:t>
        </w:r>
      </w:ins>
      <w:r w:rsidRPr="00486765">
        <w:rPr>
          <w:sz w:val="22"/>
        </w:rPr>
        <w:t>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42E85745"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ins w:id="85" w:author="phismith" w:date="2012-05-17T18:56:00Z">
        <w:r w:rsidR="001C3C8F" w:rsidRPr="001C3C8F">
          <w:rPr>
            <w:sz w:val="22"/>
          </w:rPr>
          <w:t xml:space="preserve"> </w:t>
        </w:r>
        <w:r w:rsidR="001C3C8F">
          <w:rPr>
            <w:sz w:val="22"/>
          </w:rPr>
          <w:t xml:space="preserve">And where events, for Zemach,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process of </w:t>
        </w:r>
        <w:r w:rsidR="001C3C8F">
          <w:rPr>
            <w:i/>
            <w:sz w:val="22"/>
          </w:rPr>
          <w:t>getting warmer</w:t>
        </w:r>
        <w:r w:rsidR="001C3C8F">
          <w:rPr>
            <w:sz w:val="22"/>
          </w:rPr>
          <w:t>).</w:t>
        </w:r>
      </w:ins>
    </w:p>
    <w:p w14:paraId="0E50662C" w14:textId="77777777" w:rsidR="00604D54" w:rsidRDefault="00604D54">
      <w:pPr>
        <w:rPr>
          <w:sz w:val="22"/>
        </w:rPr>
      </w:pPr>
    </w:p>
    <w:p w14:paraId="36A78080" w14:textId="2ED72588" w:rsidR="00130D7C" w:rsidRPr="00486765" w:rsidRDefault="00144077">
      <w:pPr>
        <w:pStyle w:val="Heading2"/>
        <w:rPr>
          <w:sz w:val="24"/>
        </w:rPr>
      </w:pPr>
      <w:bookmarkStart w:id="86" w:name="_Toc313270690"/>
      <w:bookmarkStart w:id="87" w:name="_Toc319326096"/>
      <w:r w:rsidRPr="00486765">
        <w:rPr>
          <w:sz w:val="24"/>
        </w:rPr>
        <w:t>Relations of parthood</w:t>
      </w:r>
      <w:bookmarkEnd w:id="86"/>
      <w:bookmarkEnd w:id="87"/>
    </w:p>
    <w:p w14:paraId="4C6D6F7B" w14:textId="6A22802B" w:rsidR="001C3C8F" w:rsidRDefault="00130D7C" w:rsidP="001C3C8F">
      <w:pPr>
        <w:rPr>
          <w:ins w:id="88" w:author="phismith" w:date="2012-05-17T18:56:00Z"/>
          <w:sz w:val="22"/>
        </w:rPr>
      </w:pPr>
      <w:del w:id="89" w:author="phismith" w:date="2012-05-17T18:57:00Z">
        <w:r w:rsidRPr="00486765" w:rsidDel="001C3C8F">
          <w:rPr>
            <w:sz w:val="22"/>
          </w:rPr>
          <w:delText>As our starting point in understanding the parthood relation, we take the axioms of Simple Extensional Mereology as defined in [</w:delText>
        </w:r>
        <w:r w:rsidRPr="00486765" w:rsidDel="001C3C8F">
          <w:rPr>
            <w:sz w:val="22"/>
          </w:rPr>
          <w:fldChar w:fldCharType="begin"/>
        </w:r>
        <w:r w:rsidRPr="00486765" w:rsidDel="001C3C8F">
          <w:rPr>
            <w:sz w:val="22"/>
          </w:rPr>
          <w:delInstrText xml:space="preserve"> REF _Ref309404666 \r \h </w:delInstrText>
        </w:r>
        <w:r w:rsidR="001C5CAA" w:rsidDel="001C3C8F">
          <w:rPr>
            <w:sz w:val="22"/>
          </w:rPr>
          <w:delInstrText xml:space="preserve"> \* MERGEFORMAT </w:delInstrText>
        </w:r>
        <w:r w:rsidRPr="00486765" w:rsidDel="001C3C8F">
          <w:rPr>
            <w:sz w:val="22"/>
          </w:rPr>
        </w:r>
        <w:r w:rsidRPr="00486765" w:rsidDel="001C3C8F">
          <w:rPr>
            <w:sz w:val="22"/>
          </w:rPr>
          <w:fldChar w:fldCharType="separate"/>
        </w:r>
        <w:r w:rsidR="00B60214" w:rsidDel="001C3C8F">
          <w:rPr>
            <w:sz w:val="22"/>
          </w:rPr>
          <w:delText>46</w:delText>
        </w:r>
        <w:r w:rsidRPr="00486765" w:rsidDel="001C3C8F">
          <w:rPr>
            <w:sz w:val="22"/>
          </w:rPr>
          <w:fldChar w:fldCharType="end"/>
        </w:r>
        <w:r w:rsidRPr="00486765" w:rsidDel="001C3C8F">
          <w:rPr>
            <w:sz w:val="22"/>
          </w:rPr>
          <w:delText xml:space="preserve">]. </w:delText>
        </w:r>
      </w:del>
      <w:ins w:id="90" w:author="phismith" w:date="2012-05-17T18:56:00Z">
        <w:r w:rsidR="001C3C8F" w:rsidRPr="00486765">
          <w:rPr>
            <w:sz w:val="22"/>
          </w:rPr>
          <w:t xml:space="preserve">As our starting point in understanding the parthood relation, we take the axioms of </w:t>
        </w:r>
      </w:ins>
      <w:ins w:id="91" w:author="phismith" w:date="2012-05-20T09:57:00Z">
        <w:r w:rsidR="004D2F85">
          <w:rPr>
            <w:sz w:val="22"/>
          </w:rPr>
          <w:t>Minimal</w:t>
        </w:r>
      </w:ins>
      <w:ins w:id="92" w:author="phismith" w:date="2012-05-17T18:56:00Z">
        <w:r w:rsidR="001C3C8F" w:rsidRPr="00486765">
          <w:rPr>
            <w:sz w:val="22"/>
          </w:rPr>
          <w:t xml:space="preserve"> Extensional Mereology as defined </w:t>
        </w:r>
      </w:ins>
      <w:ins w:id="93" w:author="phismith" w:date="2012-05-20T10:10:00Z">
        <w:r w:rsidR="00F5177A">
          <w:rPr>
            <w:sz w:val="22"/>
          </w:rPr>
          <w:t xml:space="preserve">by Simons </w:t>
        </w:r>
      </w:ins>
      <w:ins w:id="94" w:author="phismith" w:date="2012-05-17T18:56:00Z">
        <w:r w:rsidR="001C3C8F" w:rsidRPr="00486765">
          <w:rPr>
            <w:sz w:val="22"/>
          </w:rPr>
          <w:t>[</w:t>
        </w:r>
        <w:r w:rsidR="001C3C8F" w:rsidRPr="00486765">
          <w:rPr>
            <w:sz w:val="22"/>
          </w:rPr>
          <w:fldChar w:fldCharType="begin"/>
        </w:r>
        <w:r w:rsidR="001C3C8F" w:rsidRPr="00486765">
          <w:rPr>
            <w:sz w:val="22"/>
          </w:rPr>
          <w:instrText xml:space="preserve"> REF _Ref309404666 \r \h </w:instrText>
        </w:r>
        <w:r w:rsidR="001C3C8F">
          <w:rPr>
            <w:sz w:val="22"/>
          </w:rPr>
          <w:instrText xml:space="preserve"> \* MERGEFORMAT </w:instrText>
        </w:r>
      </w:ins>
      <w:r w:rsidR="001C3C8F" w:rsidRPr="00486765">
        <w:rPr>
          <w:sz w:val="22"/>
        </w:rPr>
      </w:r>
      <w:ins w:id="95" w:author="phismith" w:date="2012-05-17T18:56:00Z">
        <w:r w:rsidR="001C3C8F" w:rsidRPr="00486765">
          <w:rPr>
            <w:sz w:val="22"/>
          </w:rPr>
          <w:fldChar w:fldCharType="separate"/>
        </w:r>
        <w:r w:rsidR="001C3C8F">
          <w:rPr>
            <w:sz w:val="22"/>
          </w:rPr>
          <w:t>46</w:t>
        </w:r>
        <w:r w:rsidR="001C3C8F" w:rsidRPr="00486765">
          <w:rPr>
            <w:sz w:val="22"/>
          </w:rPr>
          <w:fldChar w:fldCharType="end"/>
        </w:r>
        <w:r w:rsidR="004D2F85">
          <w:rPr>
            <w:sz w:val="22"/>
          </w:rPr>
          <w:t>, p</w:t>
        </w:r>
      </w:ins>
      <w:ins w:id="96" w:author="phismith" w:date="2012-05-20T09:57:00Z">
        <w:r w:rsidR="004D2F85">
          <w:rPr>
            <w:sz w:val="22"/>
          </w:rPr>
          <w:t>p</w:t>
        </w:r>
      </w:ins>
      <w:ins w:id="97" w:author="phismith" w:date="2012-05-17T18:56:00Z">
        <w:r w:rsidR="004D2F85">
          <w:rPr>
            <w:sz w:val="22"/>
          </w:rPr>
          <w:t xml:space="preserve">. </w:t>
        </w:r>
      </w:ins>
      <w:ins w:id="98" w:author="phismith" w:date="2012-05-20T09:57:00Z">
        <w:r w:rsidR="004D2F85">
          <w:rPr>
            <w:sz w:val="22"/>
          </w:rPr>
          <w:t>26-31</w:t>
        </w:r>
      </w:ins>
      <w:ins w:id="99" w:author="phismith" w:date="2012-05-17T18:56:00Z">
        <w:r w:rsidR="001C3C8F" w:rsidRPr="00486765">
          <w:rPr>
            <w:sz w:val="22"/>
          </w:rPr>
          <w:t>]</w:t>
        </w:r>
        <w:r w:rsidR="001C3C8F">
          <w:rPr>
            <w:sz w:val="22"/>
          </w:rPr>
          <w:t xml:space="preserve">, </w:t>
        </w:r>
        <w:r w:rsidR="00F5177A">
          <w:rPr>
            <w:sz w:val="22"/>
          </w:rPr>
          <w:t>assum</w:t>
        </w:r>
      </w:ins>
      <w:ins w:id="100" w:author="phismith" w:date="2012-05-20T10:10:00Z">
        <w:r w:rsidR="00F5177A">
          <w:rPr>
            <w:sz w:val="22"/>
          </w:rPr>
          <w:t>ing, like Simons,</w:t>
        </w:r>
      </w:ins>
      <w:ins w:id="101" w:author="phismith" w:date="2012-05-17T18:56:00Z">
        <w:r w:rsidR="001C3C8F">
          <w:rPr>
            <w:sz w:val="22"/>
          </w:rPr>
          <w:t xml:space="preserve"> the axioms of first order predicate calculus.</w:t>
        </w:r>
      </w:ins>
      <w:ins w:id="102" w:author="phismith" w:date="2012-05-20T10:10:00Z">
        <w:r w:rsidR="00F5177A">
          <w:rPr>
            <w:sz w:val="22"/>
          </w:rPr>
          <w:t xml:space="preserve"> </w:t>
        </w:r>
      </w:ins>
      <w:ins w:id="103" w:author="phismith" w:date="2012-05-17T18:56:00Z">
        <w:r w:rsidR="001C3C8F">
          <w:rPr>
            <w:sz w:val="22"/>
          </w:rPr>
          <w:t xml:space="preserve">The axioms </w:t>
        </w:r>
      </w:ins>
      <w:ins w:id="104" w:author="phismith" w:date="2012-05-20T09:58:00Z">
        <w:r w:rsidR="004D2F85">
          <w:rPr>
            <w:sz w:val="22"/>
          </w:rPr>
          <w:t>(</w:t>
        </w:r>
      </w:ins>
      <w:ins w:id="105" w:author="phismith" w:date="2012-05-20T10:08:00Z">
        <w:r w:rsidR="00F5177A">
          <w:rPr>
            <w:sz w:val="22"/>
          </w:rPr>
          <w:t xml:space="preserve">reformulations of </w:t>
        </w:r>
      </w:ins>
      <w:ins w:id="106" w:author="phismith" w:date="2012-05-20T09:58:00Z">
        <w:r w:rsidR="004D2F85">
          <w:rPr>
            <w:sz w:val="22"/>
          </w:rPr>
          <w:t xml:space="preserve">SA1-3 and SA6 in Simons’ numbering) </w:t>
        </w:r>
      </w:ins>
      <w:ins w:id="107" w:author="phismith" w:date="2012-05-17T18:56:00Z">
        <w:r w:rsidR="001C3C8F">
          <w:rPr>
            <w:sz w:val="22"/>
          </w:rPr>
          <w:t>are:</w:t>
        </w:r>
      </w:ins>
    </w:p>
    <w:p w14:paraId="162E8042" w14:textId="451DAF99" w:rsidR="001C3C8F" w:rsidRPr="00F5177A" w:rsidRDefault="001C3C8F">
      <w:pPr>
        <w:ind w:left="720"/>
        <w:rPr>
          <w:ins w:id="108" w:author="phismith" w:date="2012-05-17T18:57:00Z"/>
          <w:i/>
          <w:sz w:val="22"/>
          <w:rPrChange w:id="109" w:author="phismith" w:date="2012-05-20T10:08:00Z">
            <w:rPr>
              <w:ins w:id="110" w:author="phismith" w:date="2012-05-17T18:57:00Z"/>
              <w:sz w:val="22"/>
            </w:rPr>
          </w:rPrChange>
        </w:rPr>
        <w:pPrChange w:id="111" w:author="phismith" w:date="2012-05-20T09:58:00Z">
          <w:pPr/>
        </w:pPrChange>
      </w:pPr>
      <w:proofErr w:type="spellStart"/>
      <w:ins w:id="112" w:author="phismith" w:date="2012-05-17T18:57:00Z">
        <w:r w:rsidRPr="004D2F85">
          <w:rPr>
            <w:b/>
            <w:sz w:val="22"/>
          </w:rPr>
          <w:t>A</w:t>
        </w:r>
      </w:ins>
      <w:ins w:id="113" w:author="phismith" w:date="2012-05-20T10:21:00Z">
        <w:r w:rsidR="00C061EB">
          <w:rPr>
            <w:b/>
            <w:sz w:val="22"/>
          </w:rPr>
          <w:t>nti</w:t>
        </w:r>
      </w:ins>
      <w:ins w:id="114" w:author="phismith" w:date="2012-05-17T18:57:00Z">
        <w:r w:rsidRPr="004D2F85">
          <w:rPr>
            <w:b/>
            <w:sz w:val="22"/>
          </w:rPr>
          <w:t>symmetry</w:t>
        </w:r>
      </w:ins>
      <w:proofErr w:type="spellEnd"/>
      <w:ins w:id="115" w:author="phismith" w:date="2012-05-20T10:01:00Z">
        <w:r w:rsidR="004D2F85">
          <w:rPr>
            <w:b/>
            <w:sz w:val="22"/>
          </w:rPr>
          <w:t>:</w:t>
        </w:r>
      </w:ins>
      <w:ins w:id="116" w:author="phismith" w:date="2012-05-17T18:57:00Z">
        <w:r w:rsidRPr="004D2F85">
          <w:rPr>
            <w:sz w:val="22"/>
          </w:rPr>
          <w:t xml:space="preserve"> If </w:t>
        </w:r>
        <w:r w:rsidRPr="004D2F85">
          <w:rPr>
            <w:i/>
            <w:sz w:val="22"/>
          </w:rPr>
          <w:t xml:space="preserve">x </w:t>
        </w:r>
        <w:r w:rsidRPr="004D2F85">
          <w:rPr>
            <w:sz w:val="22"/>
            <w:rPrChange w:id="117" w:author="phismith" w:date="2012-05-20T09:57:00Z">
              <w:rPr>
                <w:b/>
                <w:sz w:val="22"/>
              </w:rPr>
            </w:rPrChange>
          </w:rPr>
          <w:t>part</w:t>
        </w:r>
        <w:r w:rsidRPr="004D2F85">
          <w:rPr>
            <w:sz w:val="22"/>
          </w:rPr>
          <w:t xml:space="preserve"> </w:t>
        </w:r>
      </w:ins>
      <w:ins w:id="118" w:author="phismith" w:date="2012-05-20T10:08:00Z">
        <w:r w:rsidR="00F5177A">
          <w:rPr>
            <w:sz w:val="22"/>
          </w:rPr>
          <w:t xml:space="preserve">of </w:t>
        </w:r>
      </w:ins>
      <w:ins w:id="119" w:author="phismith" w:date="2012-05-17T18:57:00Z">
        <w:r w:rsidRPr="004D2F85">
          <w:rPr>
            <w:i/>
            <w:sz w:val="22"/>
          </w:rPr>
          <w:t>y</w:t>
        </w:r>
        <w:r w:rsidRPr="004D2F85">
          <w:rPr>
            <w:sz w:val="22"/>
          </w:rPr>
          <w:t xml:space="preserve">, then </w:t>
        </w:r>
      </w:ins>
      <w:ins w:id="120" w:author="phismith" w:date="2012-05-20T10:08:00Z">
        <w:r w:rsidR="00F5177A">
          <w:rPr>
            <w:sz w:val="22"/>
          </w:rPr>
          <w:t xml:space="preserve">if </w:t>
        </w:r>
      </w:ins>
      <w:ins w:id="121" w:author="phismith" w:date="2012-05-17T18:57:00Z">
        <w:r w:rsidRPr="004D2F85">
          <w:rPr>
            <w:i/>
            <w:sz w:val="22"/>
          </w:rPr>
          <w:t xml:space="preserve">y </w:t>
        </w:r>
        <w:r w:rsidRPr="004D2F85">
          <w:rPr>
            <w:sz w:val="22"/>
            <w:rPrChange w:id="122" w:author="phismith" w:date="2012-05-20T09:57:00Z">
              <w:rPr>
                <w:b/>
                <w:sz w:val="22"/>
              </w:rPr>
            </w:rPrChange>
          </w:rPr>
          <w:t>part</w:t>
        </w:r>
        <w:r w:rsidRPr="004D2F85">
          <w:rPr>
            <w:sz w:val="22"/>
          </w:rPr>
          <w:t xml:space="preserve"> </w:t>
        </w:r>
      </w:ins>
      <w:ins w:id="123" w:author="phismith" w:date="2012-05-20T10:08:00Z">
        <w:r w:rsidR="00F5177A">
          <w:rPr>
            <w:sz w:val="22"/>
          </w:rPr>
          <w:t xml:space="preserve">of </w:t>
        </w:r>
      </w:ins>
      <w:ins w:id="124" w:author="phismith" w:date="2012-05-17T18:57:00Z">
        <w:r w:rsidRPr="004D2F85">
          <w:rPr>
            <w:i/>
            <w:sz w:val="22"/>
          </w:rPr>
          <w:t>x</w:t>
        </w:r>
      </w:ins>
      <w:ins w:id="125" w:author="phismith" w:date="2012-05-20T10:08:00Z">
        <w:r w:rsidR="00F5177A">
          <w:rPr>
            <w:sz w:val="22"/>
          </w:rPr>
          <w:t xml:space="preserve">, then </w:t>
        </w:r>
        <w:r w:rsidR="00F5177A">
          <w:rPr>
            <w:i/>
            <w:sz w:val="22"/>
          </w:rPr>
          <w:t>x = y.</w:t>
        </w:r>
      </w:ins>
    </w:p>
    <w:p w14:paraId="10FB1848" w14:textId="1070359D" w:rsidR="001C3C8F" w:rsidRPr="004D2F85" w:rsidRDefault="001C3C8F">
      <w:pPr>
        <w:ind w:left="720"/>
        <w:rPr>
          <w:ins w:id="126" w:author="phismith" w:date="2012-05-17T18:57:00Z"/>
          <w:sz w:val="22"/>
        </w:rPr>
        <w:pPrChange w:id="127" w:author="phismith" w:date="2012-05-20T09:58:00Z">
          <w:pPr/>
        </w:pPrChange>
      </w:pPr>
      <w:ins w:id="128" w:author="phismith" w:date="2012-05-17T18:57:00Z">
        <w:r w:rsidRPr="004D2F85">
          <w:rPr>
            <w:b/>
            <w:sz w:val="22"/>
          </w:rPr>
          <w:t>Transitivity:</w:t>
        </w:r>
        <w:r w:rsidRPr="004D2F85">
          <w:rPr>
            <w:sz w:val="22"/>
            <w:rPrChange w:id="129" w:author="phismith" w:date="2012-05-20T09:57:00Z">
              <w:rPr>
                <w:b/>
                <w:sz w:val="22"/>
              </w:rPr>
            </w:rPrChange>
          </w:rPr>
          <w:t xml:space="preserve"> </w:t>
        </w:r>
        <w:r w:rsidRPr="004D2F85">
          <w:rPr>
            <w:sz w:val="22"/>
          </w:rPr>
          <w:t xml:space="preserve">If </w:t>
        </w:r>
        <w:r w:rsidRPr="004D2F85">
          <w:rPr>
            <w:i/>
            <w:sz w:val="22"/>
          </w:rPr>
          <w:t xml:space="preserve">x </w:t>
        </w:r>
        <w:r w:rsidRPr="004D2F85">
          <w:rPr>
            <w:sz w:val="22"/>
            <w:rPrChange w:id="130" w:author="phismith" w:date="2012-05-20T09:57:00Z">
              <w:rPr>
                <w:b/>
                <w:sz w:val="22"/>
              </w:rPr>
            </w:rPrChange>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r w:rsidRPr="004D2F85">
          <w:rPr>
            <w:sz w:val="22"/>
            <w:rPrChange w:id="131" w:author="phismith" w:date="2012-05-20T09:57:00Z">
              <w:rPr>
                <w:b/>
                <w:sz w:val="22"/>
              </w:rPr>
            </w:rPrChange>
          </w:rPr>
          <w:t>part</w:t>
        </w:r>
      </w:ins>
      <w:ins w:id="132" w:author="phismith" w:date="2012-05-20T10:08:00Z">
        <w:r w:rsidR="00F5177A">
          <w:rPr>
            <w:sz w:val="22"/>
          </w:rPr>
          <w:t>_of</w:t>
        </w:r>
      </w:ins>
      <w:ins w:id="133" w:author="phismith" w:date="2012-05-17T18:57:00Z">
        <w:r w:rsidRPr="004D2F85">
          <w:rPr>
            <w:sz w:val="22"/>
          </w:rPr>
          <w:t xml:space="preserve"> </w:t>
        </w:r>
        <w:r w:rsidRPr="004D2F85">
          <w:rPr>
            <w:i/>
            <w:sz w:val="22"/>
          </w:rPr>
          <w:t>z</w:t>
        </w:r>
        <w:r w:rsidRPr="004D2F85">
          <w:rPr>
            <w:sz w:val="22"/>
          </w:rPr>
          <w:t>, then</w:t>
        </w:r>
        <w:r w:rsidRPr="004D2F85">
          <w:rPr>
            <w:i/>
            <w:sz w:val="22"/>
          </w:rPr>
          <w:t xml:space="preserve"> x </w:t>
        </w:r>
        <w:r w:rsidRPr="004D2F85">
          <w:rPr>
            <w:sz w:val="22"/>
            <w:rPrChange w:id="134" w:author="phismith" w:date="2012-05-20T09:57:00Z">
              <w:rPr>
                <w:b/>
                <w:sz w:val="22"/>
              </w:rPr>
            </w:rPrChange>
          </w:rPr>
          <w:t>part</w:t>
        </w:r>
      </w:ins>
      <w:ins w:id="135" w:author="phismith" w:date="2012-05-20T10:09:00Z">
        <w:r w:rsidR="00F5177A">
          <w:rPr>
            <w:sz w:val="22"/>
          </w:rPr>
          <w:t>_of</w:t>
        </w:r>
      </w:ins>
      <w:ins w:id="136" w:author="phismith" w:date="2012-05-17T18:57:00Z">
        <w:r w:rsidRPr="004D2F85">
          <w:rPr>
            <w:sz w:val="22"/>
          </w:rPr>
          <w:t xml:space="preserve"> </w:t>
        </w:r>
        <w:r w:rsidRPr="004D2F85">
          <w:rPr>
            <w:i/>
            <w:sz w:val="22"/>
          </w:rPr>
          <w:t>z</w:t>
        </w:r>
      </w:ins>
    </w:p>
    <w:p w14:paraId="1EB8886C" w14:textId="431B8B16" w:rsidR="004D2F85" w:rsidRDefault="001C3C8F">
      <w:pPr>
        <w:ind w:left="720"/>
        <w:rPr>
          <w:ins w:id="137" w:author="phismith" w:date="2012-05-20T09:58:00Z"/>
          <w:sz w:val="22"/>
        </w:rPr>
        <w:pPrChange w:id="138" w:author="phismith" w:date="2012-05-20T09:58:00Z">
          <w:pPr/>
        </w:pPrChange>
      </w:pPr>
      <w:ins w:id="139" w:author="phismith" w:date="2012-05-17T18:57:00Z">
        <w:r w:rsidRPr="004D2F85">
          <w:rPr>
            <w:b/>
            <w:sz w:val="22"/>
          </w:rPr>
          <w:t>Weak Supplementation:</w:t>
        </w:r>
        <w:r w:rsidRPr="004D2F85">
          <w:rPr>
            <w:sz w:val="22"/>
          </w:rPr>
          <w:t xml:space="preserve"> If </w:t>
        </w:r>
        <w:r w:rsidRPr="004D2F85">
          <w:rPr>
            <w:i/>
            <w:sz w:val="22"/>
          </w:rPr>
          <w:t xml:space="preserve">x </w:t>
        </w:r>
        <w:r w:rsidRPr="004D2F85">
          <w:rPr>
            <w:sz w:val="22"/>
            <w:rPrChange w:id="140" w:author="phismith" w:date="2012-05-20T09:57:00Z">
              <w:rPr>
                <w:b/>
                <w:sz w:val="22"/>
              </w:rPr>
            </w:rPrChange>
          </w:rPr>
          <w:t>part</w:t>
        </w:r>
      </w:ins>
      <w:ins w:id="141" w:author="phismith" w:date="2012-05-20T10:09:00Z">
        <w:r w:rsidR="00F5177A">
          <w:rPr>
            <w:sz w:val="22"/>
          </w:rPr>
          <w:t>_of</w:t>
        </w:r>
      </w:ins>
      <w:ins w:id="142" w:author="phismith" w:date="2012-05-17T18:57:00Z">
        <w:r w:rsidRPr="004D2F85">
          <w:rPr>
            <w:sz w:val="22"/>
          </w:rPr>
          <w:t xml:space="preserve"> </w:t>
        </w:r>
        <w:r w:rsidRPr="004D2F85">
          <w:rPr>
            <w:i/>
            <w:sz w:val="22"/>
          </w:rPr>
          <w:t>y</w:t>
        </w:r>
      </w:ins>
      <w:ins w:id="143" w:author="phismith" w:date="2012-05-20T10:09:00Z">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ins>
      <w:ins w:id="144" w:author="phismith" w:date="2012-05-17T18:57:00Z">
        <w:r w:rsidRPr="004D2F85">
          <w:rPr>
            <w:sz w:val="22"/>
          </w:rPr>
          <w:t xml:space="preserve">, then there is some </w:t>
        </w:r>
        <w:r w:rsidRPr="004D2F85">
          <w:rPr>
            <w:i/>
            <w:sz w:val="22"/>
          </w:rPr>
          <w:t>z</w:t>
        </w:r>
        <w:r w:rsidRPr="004D2F85">
          <w:rPr>
            <w:sz w:val="22"/>
          </w:rPr>
          <w:t xml:space="preserve"> such that (</w:t>
        </w:r>
      </w:ins>
      <w:ins w:id="145" w:author="phismith" w:date="2012-05-20T10:09:00Z">
        <w:r w:rsidR="00F5177A" w:rsidRPr="00F5177A">
          <w:rPr>
            <w:i/>
            <w:sz w:val="22"/>
            <w:rPrChange w:id="146" w:author="phismith" w:date="2012-05-20T10:09:00Z">
              <w:rPr>
                <w:sz w:val="22"/>
              </w:rPr>
            </w:rPrChange>
          </w:rPr>
          <w:t>z</w:t>
        </w:r>
        <w:r w:rsidR="00F5177A">
          <w:rPr>
            <w:i/>
            <w:sz w:val="22"/>
          </w:rPr>
          <w:t xml:space="preserve"> </w:t>
        </w:r>
      </w:ins>
      <w:ins w:id="147" w:author="phismith" w:date="2012-05-17T18:57:00Z">
        <w:r w:rsidRPr="004D2F85">
          <w:rPr>
            <w:sz w:val="22"/>
            <w:rPrChange w:id="148" w:author="phismith" w:date="2012-05-20T09:57:00Z">
              <w:rPr>
                <w:b/>
                <w:sz w:val="22"/>
              </w:rPr>
            </w:rPrChange>
          </w:rPr>
          <w:t>part</w:t>
        </w:r>
      </w:ins>
      <w:ins w:id="149" w:author="phismith" w:date="2012-05-20T10:09:00Z">
        <w:r w:rsidR="00F5177A">
          <w:rPr>
            <w:sz w:val="22"/>
          </w:rPr>
          <w:t>_of</w:t>
        </w:r>
      </w:ins>
      <w:ins w:id="150" w:author="phismith" w:date="2012-05-17T18:57:00Z">
        <w:r w:rsidRPr="004D2F85">
          <w:rPr>
            <w:sz w:val="22"/>
            <w:rPrChange w:id="151" w:author="phismith" w:date="2012-05-20T09:57:00Z">
              <w:rPr>
                <w:b/>
                <w:sz w:val="22"/>
              </w:rPr>
            </w:rPrChange>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4D2F85">
          <w:rPr>
            <w:sz w:val="22"/>
            <w:rPrChange w:id="152" w:author="phismith" w:date="2012-05-20T09:57:00Z">
              <w:rPr>
                <w:b/>
                <w:sz w:val="22"/>
              </w:rPr>
            </w:rPrChange>
          </w:rPr>
          <w:t>part</w:t>
        </w:r>
        <w:r w:rsidRPr="004D2F85">
          <w:rPr>
            <w:sz w:val="22"/>
          </w:rPr>
          <w:t xml:space="preserve"> in common with </w:t>
        </w:r>
        <w:r w:rsidRPr="004D2F85">
          <w:rPr>
            <w:i/>
            <w:sz w:val="22"/>
          </w:rPr>
          <w:t>x</w:t>
        </w:r>
        <w:r w:rsidRPr="004D2F85">
          <w:rPr>
            <w:sz w:val="22"/>
          </w:rPr>
          <w:t>)</w:t>
        </w:r>
      </w:ins>
    </w:p>
    <w:p w14:paraId="2AE5C96F" w14:textId="4DD84F89" w:rsidR="001C3C8F" w:rsidRDefault="004D2F85">
      <w:pPr>
        <w:ind w:left="720"/>
        <w:rPr>
          <w:ins w:id="153" w:author="phismith" w:date="2012-05-20T10:01:00Z"/>
          <w:i/>
          <w:sz w:val="22"/>
        </w:rPr>
        <w:pPrChange w:id="154" w:author="phismith" w:date="2012-05-20T10:01:00Z">
          <w:pPr/>
        </w:pPrChange>
      </w:pPr>
      <w:ins w:id="155" w:author="phismith" w:date="2012-05-20T09:58:00Z">
        <w:r w:rsidRPr="004D2F85">
          <w:rPr>
            <w:b/>
            <w:sz w:val="22"/>
            <w:rPrChange w:id="156" w:author="phismith" w:date="2012-05-20T10:01:00Z">
              <w:rPr>
                <w:sz w:val="22"/>
              </w:rPr>
            </w:rPrChange>
          </w:rPr>
          <w:t>Unique Product:</w:t>
        </w:r>
        <w:r>
          <w:rPr>
            <w:sz w:val="22"/>
          </w:rPr>
          <w:t xml:space="preserve"> If </w:t>
        </w:r>
        <w:r>
          <w:rPr>
            <w:i/>
            <w:sz w:val="22"/>
          </w:rPr>
          <w:t xml:space="preserve">x </w:t>
        </w:r>
        <w:r>
          <w:rPr>
            <w:sz w:val="22"/>
          </w:rPr>
          <w:t xml:space="preserve">and </w:t>
        </w:r>
        <w:r>
          <w:rPr>
            <w:i/>
            <w:sz w:val="22"/>
          </w:rPr>
          <w:t xml:space="preserve">y </w:t>
        </w:r>
        <w:r>
          <w:rPr>
            <w:sz w:val="22"/>
          </w:rPr>
          <w:t>have a part in common,</w:t>
        </w:r>
      </w:ins>
      <w:ins w:id="157" w:author="phismith" w:date="2012-05-20T09:59:00Z">
        <w:r>
          <w:rPr>
            <w:sz w:val="22"/>
          </w:rPr>
          <w:t xml:space="preserve"> then there is some unique </w:t>
        </w:r>
        <w:r>
          <w:rPr>
            <w:i/>
            <w:sz w:val="22"/>
          </w:rPr>
          <w:t>z</w:t>
        </w:r>
        <w:r>
          <w:rPr>
            <w:sz w:val="22"/>
          </w:rPr>
          <w:t xml:space="preserve"> such that for all </w:t>
        </w:r>
      </w:ins>
      <w:ins w:id="158" w:author="phismith" w:date="2012-05-20T10:00:00Z">
        <w:r>
          <w:rPr>
            <w:i/>
            <w:sz w:val="22"/>
          </w:rPr>
          <w:t>w</w:t>
        </w:r>
      </w:ins>
      <w:ins w:id="159" w:author="phismith" w:date="2012-05-20T10:11:00Z">
        <w:r w:rsidR="00F5177A">
          <w:rPr>
            <w:sz w:val="22"/>
          </w:rPr>
          <w:t xml:space="preserve"> (</w:t>
        </w:r>
      </w:ins>
      <w:ins w:id="160" w:author="phismith" w:date="2012-05-20T10:00:00Z">
        <w:r>
          <w:rPr>
            <w:i/>
            <w:sz w:val="22"/>
          </w:rPr>
          <w:t xml:space="preserve">w </w:t>
        </w:r>
        <w:r>
          <w:rPr>
            <w:sz w:val="22"/>
          </w:rPr>
          <w:t xml:space="preserve">is part of </w:t>
        </w:r>
        <w:r>
          <w:rPr>
            <w:i/>
            <w:sz w:val="22"/>
          </w:rPr>
          <w:t xml:space="preserve">z </w:t>
        </w:r>
        <w:r>
          <w:rPr>
            <w:sz w:val="22"/>
          </w:rPr>
          <w:t>if and only if</w:t>
        </w:r>
      </w:ins>
      <w:ins w:id="161" w:author="phismith" w:date="2012-05-20T10:11:00Z">
        <w:r w:rsidR="00F5177A">
          <w:rPr>
            <w:sz w:val="22"/>
          </w:rPr>
          <w:t xml:space="preserve"> (</w:t>
        </w:r>
      </w:ins>
      <w:ins w:id="162" w:author="phismith" w:date="2012-05-20T10:00:00Z">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ins>
      <w:ins w:id="163" w:author="phismith" w:date="2012-05-20T10:11:00Z">
        <w:r w:rsidR="00F5177A">
          <w:rPr>
            <w:sz w:val="22"/>
          </w:rPr>
          <w:t>))</w:t>
        </w:r>
      </w:ins>
      <w:ins w:id="164" w:author="phismith" w:date="2012-05-20T10:00:00Z">
        <w:r>
          <w:rPr>
            <w:i/>
            <w:sz w:val="22"/>
          </w:rPr>
          <w:t>.</w:t>
        </w:r>
      </w:ins>
    </w:p>
    <w:p w14:paraId="35FD760F" w14:textId="0C5466F9" w:rsidR="004D2F85" w:rsidRDefault="00F5177A" w:rsidP="004D2F85">
      <w:pPr>
        <w:rPr>
          <w:ins w:id="165" w:author="phismith" w:date="2012-05-20T10:02:00Z"/>
          <w:sz w:val="22"/>
        </w:rPr>
      </w:pPr>
      <w:ins w:id="166" w:author="phismith" w:date="2012-05-20T10:06:00Z">
        <w:r>
          <w:rPr>
            <w:sz w:val="22"/>
          </w:rPr>
          <w:lastRenderedPageBreak/>
          <w:t xml:space="preserve">Where Simons takes as primitive the relation of proper parthood, we use here </w:t>
        </w:r>
      </w:ins>
      <w:ins w:id="167" w:author="phismith" w:date="2012-05-20T10:07:00Z">
        <w:r>
          <w:rPr>
            <w:sz w:val="22"/>
          </w:rPr>
          <w:t xml:space="preserve">and in the remainder of this document </w:t>
        </w:r>
      </w:ins>
      <w:ins w:id="168" w:author="phismith" w:date="2012-05-20T10:06:00Z">
        <w:r>
          <w:rPr>
            <w:sz w:val="22"/>
          </w:rPr>
          <w:t xml:space="preserve">a </w:t>
        </w:r>
      </w:ins>
      <w:ins w:id="169" w:author="phismith" w:date="2012-05-20T10:01:00Z">
        <w:r w:rsidR="004D2F85">
          <w:rPr>
            <w:b/>
            <w:sz w:val="22"/>
          </w:rPr>
          <w:t xml:space="preserve">part_of </w:t>
        </w:r>
        <w:r>
          <w:rPr>
            <w:sz w:val="22"/>
          </w:rPr>
          <w:t>relation</w:t>
        </w:r>
      </w:ins>
      <w:ins w:id="170" w:author="phismith" w:date="2012-05-20T10:07:00Z">
        <w:r>
          <w:rPr>
            <w:sz w:val="22"/>
          </w:rPr>
          <w:t xml:space="preserve"> that includes also identity as a special case. </w:t>
        </w:r>
      </w:ins>
      <w:ins w:id="171" w:author="phismith" w:date="2012-05-20T10:12:00Z">
        <w:r>
          <w:rPr>
            <w:sz w:val="22"/>
          </w:rPr>
          <w:t xml:space="preserve">The </w:t>
        </w:r>
      </w:ins>
      <w:ins w:id="172" w:author="phismith" w:date="2012-05-20T10:02:00Z">
        <w:r w:rsidR="004D2F85" w:rsidRPr="00F5177A">
          <w:rPr>
            <w:sz w:val="22"/>
            <w:rPrChange w:id="173" w:author="phismith" w:date="2012-05-20T10:07:00Z">
              <w:rPr>
                <w:b/>
                <w:sz w:val="22"/>
              </w:rPr>
            </w:rPrChange>
          </w:rPr>
          <w:t>proper_part_of</w:t>
        </w:r>
        <w:r w:rsidR="004D2F85">
          <w:rPr>
            <w:b/>
            <w:sz w:val="22"/>
          </w:rPr>
          <w:t xml:space="preserve"> </w:t>
        </w:r>
        <w:r w:rsidR="004D2F85">
          <w:rPr>
            <w:sz w:val="22"/>
          </w:rPr>
          <w:t xml:space="preserve">relation </w:t>
        </w:r>
      </w:ins>
      <w:ins w:id="174" w:author="phismith" w:date="2012-05-20T10:12:00Z">
        <w:r>
          <w:rPr>
            <w:sz w:val="22"/>
          </w:rPr>
          <w:t xml:space="preserve">is defined </w:t>
        </w:r>
      </w:ins>
      <w:ins w:id="175" w:author="phismith" w:date="2012-05-20T10:07:00Z">
        <w:r>
          <w:rPr>
            <w:sz w:val="22"/>
          </w:rPr>
          <w:t xml:space="preserve">in </w:t>
        </w:r>
      </w:ins>
      <w:ins w:id="176" w:author="phismith" w:date="2012-05-20T10:02:00Z">
        <w:r w:rsidR="004D2F85">
          <w:rPr>
            <w:sz w:val="22"/>
          </w:rPr>
          <w:t>the obvious way as follows:</w:t>
        </w:r>
      </w:ins>
    </w:p>
    <w:p w14:paraId="19E236F8" w14:textId="3A14640A" w:rsidR="004D2F85" w:rsidRDefault="004D2F85" w:rsidP="004D2F85">
      <w:pPr>
        <w:rPr>
          <w:ins w:id="177" w:author="phismith" w:date="2012-05-20T10:03:00Z"/>
          <w:i/>
          <w:sz w:val="22"/>
        </w:rPr>
      </w:pPr>
      <w:ins w:id="178" w:author="phismith" w:date="2012-05-20T10:02:00Z">
        <w:r>
          <w:rPr>
            <w:sz w:val="22"/>
          </w:rPr>
          <w:tab/>
        </w:r>
        <w:proofErr w:type="gramStart"/>
        <w:r>
          <w:rPr>
            <w:i/>
            <w:sz w:val="22"/>
          </w:rPr>
          <w:t>x</w:t>
        </w:r>
        <w:proofErr w:type="gramEnd"/>
        <w:r>
          <w:rPr>
            <w:i/>
            <w:sz w:val="22"/>
          </w:rPr>
          <w:t xml:space="preserve"> </w:t>
        </w:r>
        <w:r>
          <w:rPr>
            <w:b/>
            <w:sz w:val="22"/>
          </w:rPr>
          <w:t xml:space="preserve">proper_part_of </w:t>
        </w:r>
        <w:r w:rsidRPr="004D2F85">
          <w:rPr>
            <w:i/>
            <w:sz w:val="22"/>
            <w:rPrChange w:id="179" w:author="phismith" w:date="2012-05-20T10:02:00Z">
              <w:rPr>
                <w:b/>
                <w:i/>
                <w:sz w:val="22"/>
              </w:rPr>
            </w:rPrChange>
          </w:rPr>
          <w:t>y</w:t>
        </w:r>
        <w:r>
          <w:rPr>
            <w:b/>
            <w:i/>
            <w:sz w:val="22"/>
          </w:rPr>
          <w:t xml:space="preserve"> </w:t>
        </w:r>
        <w:r w:rsidRPr="004D2F85">
          <w:rPr>
            <w:sz w:val="22"/>
            <w:rPrChange w:id="180" w:author="phismith" w:date="2012-05-20T10:02:00Z">
              <w:rPr>
                <w:b/>
                <w:sz w:val="22"/>
                <w:vertAlign w:val="subscript"/>
              </w:rPr>
            </w:rPrChange>
          </w:rPr>
          <w:t>=Def.</w:t>
        </w:r>
        <w:r>
          <w:rPr>
            <w:sz w:val="22"/>
          </w:rPr>
          <w:t xml:space="preserve"> </w:t>
        </w:r>
      </w:ins>
      <w:ins w:id="181" w:author="phismith" w:date="2012-05-20T10:03:00Z">
        <w:r>
          <w:rPr>
            <w:i/>
            <w:sz w:val="22"/>
          </w:rPr>
          <w:t xml:space="preserve">x </w:t>
        </w:r>
        <w:r>
          <w:rPr>
            <w:b/>
            <w:sz w:val="22"/>
          </w:rPr>
          <w:t xml:space="preserve">part_of </w:t>
        </w:r>
        <w:r w:rsidRPr="00183905">
          <w:rPr>
            <w:i/>
            <w:sz w:val="22"/>
          </w:rPr>
          <w:t>y</w:t>
        </w:r>
        <w:r>
          <w:rPr>
            <w:i/>
            <w:sz w:val="22"/>
          </w:rPr>
          <w:t xml:space="preserve"> </w:t>
        </w:r>
        <w:r>
          <w:rPr>
            <w:sz w:val="22"/>
          </w:rPr>
          <w:t xml:space="preserve">&amp; not </w:t>
        </w:r>
        <w:r>
          <w:rPr>
            <w:i/>
            <w:sz w:val="22"/>
          </w:rPr>
          <w:t xml:space="preserve">x </w:t>
        </w:r>
        <w:r>
          <w:rPr>
            <w:i/>
            <w:sz w:val="22"/>
          </w:rPr>
          <w:softHyphen/>
          <w:t>= y.</w:t>
        </w:r>
      </w:ins>
    </w:p>
    <w:p w14:paraId="52F98079" w14:textId="08579968" w:rsidR="00130D7C" w:rsidRPr="00486765" w:rsidRDefault="00130D7C" w:rsidP="001C5CAA">
      <w:pPr>
        <w:rPr>
          <w:sz w:val="22"/>
        </w:rPr>
      </w:pPr>
      <w:r w:rsidRPr="00486765">
        <w:rPr>
          <w:sz w:val="22"/>
        </w:rPr>
        <w:t xml:space="preserve">We </w:t>
      </w:r>
      <w:del w:id="182" w:author="phismith" w:date="2012-05-20T10:03:00Z">
        <w:r w:rsidRPr="00486765" w:rsidDel="004D2F85">
          <w:rPr>
            <w:sz w:val="22"/>
          </w:rPr>
          <w:delText>then</w:delText>
        </w:r>
      </w:del>
      <w:ins w:id="183" w:author="phismith" w:date="2012-05-20T10:03:00Z">
        <w:r w:rsidR="004D2F85">
          <w:rPr>
            <w:sz w:val="22"/>
          </w:rPr>
          <w:t>now</w:t>
        </w:r>
      </w:ins>
      <w:del w:id="184" w:author="phismith" w:date="2012-05-20T10:03:00Z">
        <w:r w:rsidRPr="00486765" w:rsidDel="004D2F85">
          <w:rPr>
            <w:sz w:val="22"/>
          </w:rPr>
          <w:delText xml:space="preserve">, following Zemach, </w:delText>
        </w:r>
      </w:del>
      <w:ins w:id="185" w:author="phismith" w:date="2012-05-20T10:03:00Z">
        <w:r w:rsidR="004D2F85">
          <w:rPr>
            <w:sz w:val="22"/>
          </w:rPr>
          <w:t xml:space="preserve"> </w:t>
        </w:r>
      </w:ins>
      <w:del w:id="186" w:author="phismith" w:date="2012-05-20T10:03:00Z">
        <w:r w:rsidRPr="00486765" w:rsidDel="004D2F85">
          <w:rPr>
            <w:sz w:val="22"/>
          </w:rPr>
          <w:delText xml:space="preserve">define </w:delText>
        </w:r>
      </w:del>
      <w:ins w:id="187" w:author="phismith" w:date="2012-05-20T10:03:00Z">
        <w:r w:rsidR="00F5177A">
          <w:rPr>
            <w:sz w:val="22"/>
          </w:rPr>
          <w:t>intro</w:t>
        </w:r>
      </w:ins>
      <w:ins w:id="188" w:author="phismith" w:date="2012-05-20T10:07:00Z">
        <w:r w:rsidR="00F5177A">
          <w:rPr>
            <w:sz w:val="22"/>
          </w:rPr>
          <w:t>d</w:t>
        </w:r>
      </w:ins>
      <w:ins w:id="189" w:author="phismith" w:date="2012-05-20T10:03:00Z">
        <w:r w:rsidR="004D2F85">
          <w:rPr>
            <w:sz w:val="22"/>
          </w:rPr>
          <w:t xml:space="preserve">uce </w:t>
        </w:r>
      </w:ins>
      <w:r w:rsidRPr="00486765">
        <w:rPr>
          <w:sz w:val="22"/>
        </w:rPr>
        <w:t xml:space="preserve">two </w:t>
      </w:r>
      <w:proofErr w:type="spellStart"/>
      <w:r w:rsidRPr="00486765">
        <w:rPr>
          <w:sz w:val="22"/>
        </w:rPr>
        <w:t>subkinds</w:t>
      </w:r>
      <w:proofErr w:type="spellEnd"/>
      <w:r w:rsidRPr="00486765">
        <w:rPr>
          <w:sz w:val="22"/>
        </w:rPr>
        <w:t xml:space="preserve"> of 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36FB941" w:rsidR="00144077" w:rsidRPr="00486765" w:rsidRDefault="00485AA7" w:rsidP="00486765">
      <w:pPr>
        <w:pStyle w:val="Specification"/>
        <w:rPr>
          <w:sz w:val="22"/>
        </w:rPr>
      </w:pPr>
      <w:ins w:id="190" w:author="Jonathan Bona" w:date="2012-05-02T16:34:00Z">
        <w:r w:rsidRPr="00485AA7">
          <w:rPr>
            <w:rStyle w:val="Annotation"/>
            <w:rPrChange w:id="191" w:author="Jonathan Bona" w:date="2012-05-02T16:34:00Z">
              <w:rPr>
                <w:rStyle w:val="SpecificationType"/>
                <w:sz w:val="22"/>
              </w:rPr>
            </w:rPrChange>
          </w:rPr>
          <w:t>a(continuant_part_of)[</w:t>
        </w:r>
      </w:ins>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proofErr w:type="gramStart"/>
      <w:r w:rsidR="00130D7C" w:rsidRPr="00486765">
        <w:rPr>
          <w:i/>
          <w:sz w:val="22"/>
        </w:rPr>
        <w:t>a</w:t>
      </w:r>
      <w:r w:rsidR="00130D7C" w:rsidRPr="00486765">
        <w:rPr>
          <w:sz w:val="22"/>
        </w:rPr>
        <w:t xml:space="preserve"> is</w:t>
      </w:r>
      <w:proofErr w:type="gramEnd"/>
      <w:r w:rsidR="00130D7C" w:rsidRPr="00486765">
        <w:rPr>
          <w:sz w:val="22"/>
        </w:rPr>
        <w:t xml:space="preserve">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ins w:id="192" w:author="Jonathan Bona" w:date="2012-05-02T16:34:00Z">
        <w:r w:rsidRPr="00485AA7">
          <w:rPr>
            <w:rStyle w:val="Annotation"/>
            <w:rPrChange w:id="193" w:author="Jonathan Bona" w:date="2012-05-02T16:34:00Z">
              <w:rPr>
                <w:sz w:val="22"/>
              </w:rPr>
            </w:rPrChange>
          </w:rPr>
          <w:t>]</w:t>
        </w:r>
      </w:ins>
    </w:p>
    <w:p w14:paraId="00F8F803" w14:textId="7B9132F3" w:rsidR="001C76CF" w:rsidRPr="00486765" w:rsidRDefault="00485AA7">
      <w:pPr>
        <w:pStyle w:val="Specification"/>
        <w:rPr>
          <w:sz w:val="22"/>
        </w:rPr>
      </w:pPr>
      <w:ins w:id="194" w:author="Jonathan Bona" w:date="2012-05-02T16:34:00Z">
        <w:r w:rsidRPr="00255E9F">
          <w:rPr>
            <w:rStyle w:val="Annotation"/>
          </w:rPr>
          <w:t>a(continuant_part_of)[</w:t>
        </w:r>
      </w:ins>
      <w:r w:rsidR="001C76CF" w:rsidRPr="00486765">
        <w:rPr>
          <w:rStyle w:val="SpecificationType"/>
          <w:sz w:val="22"/>
        </w:rPr>
        <w:t>Domain</w:t>
      </w:r>
      <w:r w:rsidR="001C76CF" w:rsidRPr="00486765">
        <w:rPr>
          <w:sz w:val="22"/>
        </w:rPr>
        <w:t>: continuant</w:t>
      </w:r>
      <w:ins w:id="195" w:author="Jonathan Bona" w:date="2012-05-02T16:35:00Z">
        <w:r w:rsidRPr="00255E9F">
          <w:rPr>
            <w:rStyle w:val="Annotation"/>
          </w:rPr>
          <w:t>]</w:t>
        </w:r>
      </w:ins>
    </w:p>
    <w:p w14:paraId="57563CED" w14:textId="77777777" w:rsidR="00C60201" w:rsidRDefault="00485AA7">
      <w:pPr>
        <w:pStyle w:val="Specification"/>
        <w:rPr>
          <w:ins w:id="196" w:author="phismith" w:date="2012-05-17T22:50:00Z"/>
          <w:sz w:val="22"/>
        </w:rPr>
      </w:pPr>
      <w:ins w:id="197" w:author="Jonathan Bona" w:date="2012-05-02T16:34:00Z">
        <w:r w:rsidRPr="00255E9F">
          <w:rPr>
            <w:rStyle w:val="Annotation"/>
          </w:rPr>
          <w:t>a(continuant_part_of)[</w:t>
        </w:r>
      </w:ins>
      <w:r w:rsidR="001C76CF" w:rsidRPr="00486765">
        <w:rPr>
          <w:rStyle w:val="SpecificationType"/>
          <w:sz w:val="22"/>
        </w:rPr>
        <w:t>Range</w:t>
      </w:r>
      <w:r w:rsidR="001C76CF" w:rsidRPr="00486765">
        <w:rPr>
          <w:sz w:val="22"/>
        </w:rPr>
        <w:t>: continuant</w:t>
      </w:r>
    </w:p>
    <w:p w14:paraId="6A4F48FA" w14:textId="34CF6444" w:rsidR="001C76CF" w:rsidRPr="00C60201" w:rsidRDefault="00C60201" w:rsidP="00C60201">
      <w:pPr>
        <w:pStyle w:val="Specification"/>
        <w:rPr>
          <w:i/>
          <w:sz w:val="22"/>
          <w:rPrChange w:id="198" w:author="phismith" w:date="2012-05-17T22:51:00Z">
            <w:rPr>
              <w:sz w:val="22"/>
            </w:rPr>
          </w:rPrChange>
        </w:rPr>
      </w:pPr>
      <w:ins w:id="199" w:author="phismith" w:date="2012-05-17T22:50:00Z">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in this and in all later cases is: temporal region</w:t>
        </w:r>
        <w:r>
          <w:rPr>
            <w:rStyle w:val="SpecificationType"/>
            <w:smallCaps w:val="0"/>
            <w:sz w:val="22"/>
          </w:rPr>
          <w:t>.</w:t>
        </w:r>
      </w:ins>
      <w:ins w:id="200" w:author="Jonathan Bona" w:date="2012-05-02T16:35:00Z">
        <w:r w:rsidR="00485AA7" w:rsidRPr="00255E9F">
          <w:rPr>
            <w:rStyle w:val="Annotation"/>
          </w:rPr>
          <w:t>]</w:t>
        </w:r>
      </w:ins>
    </w:p>
    <w:p w14:paraId="2F5F70D5" w14:textId="77777777" w:rsidR="00B9758D" w:rsidRDefault="00485AA7">
      <w:pPr>
        <w:pStyle w:val="Specification"/>
        <w:rPr>
          <w:ins w:id="201" w:author="phismith" w:date="2012-05-20T10:32:00Z"/>
          <w:sz w:val="22"/>
        </w:rPr>
      </w:pPr>
      <w:ins w:id="202" w:author="Jonathan Bona" w:date="2012-05-02T16:34:00Z">
        <w:r w:rsidRPr="00255E9F">
          <w:rPr>
            <w:rStyle w:val="Annotation"/>
          </w:rPr>
          <w:t>a</w:t>
        </w:r>
      </w:ins>
      <w:ins w:id="203" w:author="Jonathan Bona" w:date="2012-05-02T16:38:00Z">
        <w:r>
          <w:rPr>
            <w:rStyle w:val="Annotation"/>
          </w:rPr>
          <w:t>s</w:t>
        </w:r>
      </w:ins>
      <w:ins w:id="204" w:author="Jonathan Bona" w:date="2012-05-02T16:34:00Z">
        <w:r w:rsidRPr="00255E9F">
          <w:rPr>
            <w:rStyle w:val="Annotation"/>
          </w:rPr>
          <w:t>(continuant_part_of)[</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 xml:space="preserve">Mary in the time </w:t>
      </w:r>
      <w:ins w:id="205" w:author="phismith" w:date="2012-05-20T10:23:00Z">
        <w:r w:rsidR="00C061EB">
          <w:rPr>
            <w:sz w:val="22"/>
          </w:rPr>
          <w:t xml:space="preserve">of her life </w:t>
        </w:r>
      </w:ins>
      <w:r w:rsidR="001C76CF" w:rsidRPr="00486765">
        <w:rPr>
          <w:sz w:val="22"/>
        </w:rPr>
        <w:t>prior to her operation</w:t>
      </w:r>
      <w:ins w:id="206" w:author="Jonathan Bona" w:date="2012-05-02T16:35:00Z">
        <w:r w:rsidRPr="00255E9F">
          <w:rPr>
            <w:rStyle w:val="Annotation"/>
          </w:rPr>
          <w:t>\</w:t>
        </w:r>
      </w:ins>
      <w:r w:rsidR="001C76CF" w:rsidRPr="00486765">
        <w:rPr>
          <w:sz w:val="22"/>
        </w:rPr>
        <w:t>; the Northern hemisphere</w:t>
      </w:r>
      <w:ins w:id="207" w:author="phismith" w:date="2012-05-20T10:23:00Z">
        <w:r w:rsidR="00C061EB">
          <w:rPr>
            <w:sz w:val="22"/>
          </w:rPr>
          <w:t xml:space="preserve"> of the planet Earth</w:t>
        </w:r>
      </w:ins>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p>
    <w:p w14:paraId="56EDDA3F" w14:textId="77777777" w:rsidR="00B9758D" w:rsidRDefault="00B9758D" w:rsidP="00B9758D">
      <w:pPr>
        <w:pStyle w:val="Specification"/>
        <w:rPr>
          <w:ins w:id="208" w:author="phismith" w:date="2012-05-20T10:32:00Z"/>
          <w:sz w:val="22"/>
        </w:rPr>
      </w:pPr>
      <w:ins w:id="209" w:author="phismith" w:date="2012-05-20T10:32:00Z">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 xml:space="preserve">is </w:t>
        </w:r>
        <w:proofErr w:type="spellStart"/>
        <w:r>
          <w:rPr>
            <w:sz w:val="22"/>
          </w:rPr>
          <w:t>antisymmetric</w:t>
        </w:r>
        <w:proofErr w:type="spellEnd"/>
        <w:r>
          <w:rPr>
            <w:sz w:val="22"/>
          </w:rPr>
          <w:t>. [</w:t>
        </w:r>
        <w:proofErr w:type="gramStart"/>
        <w:r w:rsidRPr="00183905">
          <w:rPr>
            <w:sz w:val="22"/>
            <w:highlight w:val="yellow"/>
          </w:rPr>
          <w:t>renumber</w:t>
        </w:r>
        <w:proofErr w:type="gramEnd"/>
        <w:r>
          <w:rPr>
            <w:sz w:val="22"/>
          </w:rPr>
          <w:t>-001]</w:t>
        </w:r>
      </w:ins>
    </w:p>
    <w:p w14:paraId="7DDA96A6" w14:textId="77777777" w:rsidR="00B9758D" w:rsidRDefault="00B9758D" w:rsidP="00B9758D">
      <w:pPr>
        <w:pStyle w:val="Specification"/>
        <w:rPr>
          <w:ins w:id="210" w:author="phismith" w:date="2012-05-20T10:32:00Z"/>
          <w:sz w:val="22"/>
        </w:rPr>
      </w:pPr>
      <w:ins w:id="211" w:author="phismith" w:date="2012-05-20T10:32:00Z">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 [110-001]</w:t>
        </w:r>
      </w:ins>
    </w:p>
    <w:p w14:paraId="45D2507F" w14:textId="77777777" w:rsidR="00B9758D" w:rsidRDefault="00B9758D" w:rsidP="00B9758D">
      <w:pPr>
        <w:pStyle w:val="Specification"/>
        <w:rPr>
          <w:ins w:id="212" w:author="phismith" w:date="2012-05-20T10:32:00Z"/>
          <w:sz w:val="22"/>
        </w:rPr>
      </w:pPr>
      <w:ins w:id="213" w:author="phismith" w:date="2012-05-20T10:32:00Z">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weak supplementation. [</w:t>
        </w:r>
        <w:proofErr w:type="gramStart"/>
        <w:r w:rsidRPr="00183905">
          <w:rPr>
            <w:sz w:val="22"/>
            <w:highlight w:val="yellow"/>
          </w:rPr>
          <w:t>renumber</w:t>
        </w:r>
        <w:proofErr w:type="gramEnd"/>
        <w:r>
          <w:rPr>
            <w:sz w:val="22"/>
          </w:rPr>
          <w:t>-001]</w:t>
        </w:r>
      </w:ins>
    </w:p>
    <w:p w14:paraId="3066EB15" w14:textId="77777777" w:rsidR="00B9758D" w:rsidRDefault="00B9758D" w:rsidP="00B9758D">
      <w:pPr>
        <w:pStyle w:val="Specification"/>
        <w:rPr>
          <w:ins w:id="214" w:author="phismith" w:date="2012-05-20T10:32:00Z"/>
          <w:rStyle w:val="Annotation"/>
          <w:i w:val="0"/>
          <w:vanish w:val="0"/>
        </w:rPr>
      </w:pPr>
      <w:ins w:id="215" w:author="phismith" w:date="2012-05-20T10:32:00Z">
        <w:r>
          <w:rPr>
            <w:rStyle w:val="Annotation"/>
            <w:i w:val="0"/>
            <w:vanish w:val="0"/>
          </w:rPr>
          <w:t>More fully:</w:t>
        </w:r>
      </w:ins>
    </w:p>
    <w:p w14:paraId="77556163" w14:textId="77777777" w:rsidR="00B9758D" w:rsidRDefault="00B9758D" w:rsidP="00B9758D">
      <w:pPr>
        <w:ind w:left="720"/>
        <w:rPr>
          <w:ins w:id="216" w:author="phismith" w:date="2012-05-20T10:32:00Z"/>
          <w:sz w:val="22"/>
        </w:rPr>
      </w:pPr>
      <w:ins w:id="217" w:author="phismith" w:date="2012-05-20T10:32:00Z">
        <w:r w:rsidRPr="004D2F85">
          <w:rPr>
            <w:sz w:val="22"/>
          </w:rPr>
          <w:t xml:space="preserve">If </w:t>
        </w:r>
        <w:r w:rsidRPr="004D2F85">
          <w:rPr>
            <w:i/>
            <w:sz w:val="22"/>
          </w:rPr>
          <w:t>x</w:t>
        </w:r>
        <w:r>
          <w:rPr>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proofErr w:type="spellStart"/>
        <w:r>
          <w:rPr>
            <w:b/>
            <w:sz w:val="22"/>
          </w:rPr>
          <w:t>continuant_</w:t>
        </w:r>
        <w:r w:rsidRPr="00183905">
          <w:rPr>
            <w:b/>
            <w:sz w:val="22"/>
          </w:rPr>
          <w:t>part_of</w:t>
        </w:r>
        <w:proofErr w:type="spellEnd"/>
        <w:r w:rsidRPr="004D2F85">
          <w:rPr>
            <w:sz w:val="22"/>
          </w:rPr>
          <w:t xml:space="preserve"> </w:t>
        </w:r>
        <w:r>
          <w:rPr>
            <w:sz w:val="22"/>
          </w:rPr>
          <w:t>z</w:t>
        </w:r>
        <w:r>
          <w:rPr>
            <w:i/>
            <w:sz w:val="22"/>
          </w:rPr>
          <w:t xml:space="preserve"> </w:t>
        </w:r>
        <w:r>
          <w:rPr>
            <w:sz w:val="22"/>
          </w:rPr>
          <w:t xml:space="preserve">&amp; </w:t>
        </w:r>
        <w:r>
          <w:rPr>
            <w:i/>
            <w:sz w:val="22"/>
          </w:rPr>
          <w:t xml:space="preserve">w </w:t>
        </w:r>
        <w:proofErr w:type="spellStart"/>
        <w:r>
          <w:rPr>
            <w:b/>
            <w:sz w:val="22"/>
          </w:rPr>
          <w:t>continuant_</w:t>
        </w:r>
        <w:r w:rsidRPr="00183905">
          <w:rPr>
            <w:b/>
            <w:sz w:val="22"/>
          </w:rPr>
          <w:t>part_of</w:t>
        </w:r>
        <w:proofErr w:type="spellEnd"/>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ins>
    </w:p>
    <w:p w14:paraId="21860E39" w14:textId="77777777" w:rsidR="00B9758D" w:rsidRPr="00183905" w:rsidRDefault="00B9758D" w:rsidP="00B9758D">
      <w:pPr>
        <w:ind w:left="720"/>
        <w:rPr>
          <w:ins w:id="218" w:author="phismith" w:date="2012-05-20T10:32:00Z"/>
          <w:i/>
          <w:sz w:val="22"/>
        </w:rPr>
      </w:pPr>
      <w:proofErr w:type="gramStart"/>
      <w:ins w:id="219" w:author="phismith" w:date="2012-05-20T10:32:00Z">
        <w:r>
          <w:rPr>
            <w:i/>
            <w:sz w:val="22"/>
          </w:rPr>
          <w:t>z</w:t>
        </w:r>
        <w:proofErr w:type="gramEnd"/>
        <w:r>
          <w:rPr>
            <w:i/>
            <w:sz w:val="22"/>
          </w:rPr>
          <w:t xml:space="preserve"> </w:t>
        </w:r>
        <w:proofErr w:type="spellStart"/>
        <w:r>
          <w:rPr>
            <w:sz w:val="22"/>
          </w:rPr>
          <w:t>is,as</w:t>
        </w:r>
        <w:proofErr w:type="spellEnd"/>
        <w:r>
          <w:rPr>
            <w:sz w:val="22"/>
          </w:rPr>
          <w:t xml:space="preserve"> it were, some remainder that results when </w:t>
        </w:r>
        <w:r>
          <w:rPr>
            <w:i/>
            <w:sz w:val="22"/>
          </w:rPr>
          <w:t xml:space="preserve">x </w:t>
        </w:r>
        <w:r>
          <w:rPr>
            <w:sz w:val="22"/>
          </w:rPr>
          <w:t xml:space="preserve">is imagined to have been removed from </w:t>
        </w:r>
        <w:r>
          <w:rPr>
            <w:i/>
            <w:sz w:val="22"/>
          </w:rPr>
          <w:t>y/</w:t>
        </w:r>
      </w:ins>
    </w:p>
    <w:p w14:paraId="2EDC72E8" w14:textId="77777777" w:rsidR="00B9758D" w:rsidRPr="00C061EB" w:rsidRDefault="00B9758D" w:rsidP="00B9758D">
      <w:pPr>
        <w:pStyle w:val="Specification"/>
        <w:rPr>
          <w:ins w:id="220" w:author="phismith" w:date="2012-05-20T10:32:00Z"/>
          <w:sz w:val="22"/>
        </w:rPr>
      </w:pPr>
      <w:ins w:id="221" w:author="phismith" w:date="2012-05-20T10:32:00Z">
        <w:r>
          <w:rPr>
            <w:rStyle w:val="Annotation"/>
            <w:i w:val="0"/>
          </w:rPr>
          <w:lastRenderedPageBreak/>
          <w:t>MoM</w:t>
        </w:r>
      </w:ins>
    </w:p>
    <w:p w14:paraId="5A30EBB9" w14:textId="77777777" w:rsidR="00B9758D" w:rsidRDefault="00B9758D" w:rsidP="00B9758D">
      <w:pPr>
        <w:pStyle w:val="Specification"/>
        <w:rPr>
          <w:ins w:id="222" w:author="phismith" w:date="2012-05-20T10:32:00Z"/>
          <w:sz w:val="22"/>
        </w:rPr>
      </w:pPr>
      <w:ins w:id="223" w:author="phismith" w:date="2012-05-20T10:32:00Z">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unique product. [</w:t>
        </w:r>
        <w:proofErr w:type="gramStart"/>
        <w:r w:rsidRPr="00183905">
          <w:rPr>
            <w:sz w:val="22"/>
            <w:highlight w:val="yellow"/>
          </w:rPr>
          <w:t>renumber</w:t>
        </w:r>
        <w:proofErr w:type="gramEnd"/>
        <w:r>
          <w:rPr>
            <w:sz w:val="22"/>
          </w:rPr>
          <w:t>-001]</w:t>
        </w:r>
        <w:r w:rsidRPr="00485AA7">
          <w:rPr>
            <w:rStyle w:val="Annotation"/>
          </w:rPr>
          <w:t xml:space="preserve"> </w:t>
        </w:r>
        <w:r w:rsidRPr="00255E9F">
          <w:rPr>
            <w:rStyle w:val="Annotation"/>
          </w:rPr>
          <w:t>]</w:t>
        </w:r>
      </w:ins>
    </w:p>
    <w:p w14:paraId="7EAFA05E" w14:textId="21CFEFF3" w:rsidR="001C76CF" w:rsidRPr="00486765" w:rsidRDefault="00B9758D" w:rsidP="00B9758D">
      <w:pPr>
        <w:pStyle w:val="Specification"/>
        <w:rPr>
          <w:b/>
          <w:sz w:val="22"/>
        </w:rPr>
      </w:pPr>
      <w:ins w:id="224" w:author="phismith" w:date="2012-05-20T10:32:00Z">
        <w:r w:rsidRPr="00183905">
          <w:rPr>
            <w:i/>
            <w:iCs/>
            <w:smallCaps/>
            <w:vanish/>
          </w:rPr>
          <w:t>a(continuant_part_of)[</w:t>
        </w:r>
        <w:r>
          <w:rPr>
            <w:smallCaps/>
          </w:rPr>
          <w:t>Theorem</w:t>
        </w:r>
        <w:r w:rsidRPr="00B30FF0">
          <w:rPr>
            <w:smallCaps/>
          </w:rPr>
          <w:t xml:space="preserve">: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 [111-001 </w:t>
        </w:r>
        <w:r w:rsidRPr="00183905">
          <w:rPr>
            <w:sz w:val="22"/>
            <w:highlight w:val="yellow"/>
          </w:rPr>
          <w:t>renumber]</w:t>
        </w:r>
        <w:r>
          <w:rPr>
            <w:sz w:val="22"/>
          </w:rPr>
          <w:t xml:space="preserve"> </w:t>
        </w:r>
      </w:ins>
      <w:ins w:id="225" w:author="Jonathan Bona" w:date="2012-05-02T16:35:00Z">
        <w:r w:rsidR="00485AA7" w:rsidRPr="00485AA7">
          <w:rPr>
            <w:rStyle w:val="Annotation"/>
          </w:rPr>
          <w:t xml:space="preserve"> </w:t>
        </w:r>
        <w:r w:rsidR="00485AA7" w:rsidRPr="00255E9F">
          <w:rPr>
            <w:rStyle w:val="Annotation"/>
          </w:rPr>
          <w:t>]</w:t>
        </w:r>
      </w:ins>
    </w:p>
    <w:p w14:paraId="32A843FD" w14:textId="4C0FA49D" w:rsidR="001C76CF" w:rsidDel="00B9758D" w:rsidRDefault="00485AA7" w:rsidP="00B6123E">
      <w:pPr>
        <w:pStyle w:val="Specification"/>
        <w:rPr>
          <w:del w:id="226" w:author="phismith" w:date="2012-05-20T10:32:00Z"/>
          <w:sz w:val="22"/>
        </w:rPr>
      </w:pPr>
      <w:ins w:id="227" w:author="Jonathan Bona" w:date="2012-05-02T16:35:00Z">
        <w:del w:id="228" w:author="phismith" w:date="2012-05-20T10:32:00Z">
          <w:r w:rsidRPr="00255E9F" w:rsidDel="00B9758D">
            <w:rPr>
              <w:rStyle w:val="Annotation"/>
            </w:rPr>
            <w:delText>a(continuant_part_of)[</w:delText>
          </w:r>
        </w:del>
      </w:ins>
      <w:del w:id="229" w:author="phismith" w:date="2012-05-20T10:32:00Z">
        <w:r w:rsidR="0089128F" w:rsidRPr="00B6123E" w:rsidDel="00B9758D">
          <w:rPr>
            <w:smallCaps/>
          </w:rPr>
          <w:delText xml:space="preserve">Axiom: </w:delText>
        </w:r>
        <w:r w:rsidR="0089128F" w:rsidRPr="00486765" w:rsidDel="00B9758D">
          <w:rPr>
            <w:b/>
            <w:sz w:val="22"/>
          </w:rPr>
          <w:delText>continuant_part_of</w:delText>
        </w:r>
        <w:r w:rsidR="0089128F" w:rsidDel="00B9758D">
          <w:rPr>
            <w:b/>
            <w:sz w:val="22"/>
          </w:rPr>
          <w:delText xml:space="preserve"> </w:delText>
        </w:r>
        <w:r w:rsidR="0089128F" w:rsidDel="00B9758D">
          <w:rPr>
            <w:sz w:val="22"/>
          </w:rPr>
          <w:delText>is transitive</w:delText>
        </w:r>
        <w:r w:rsidR="007025EE" w:rsidDel="00B9758D">
          <w:rPr>
            <w:sz w:val="22"/>
          </w:rPr>
          <w:delText>. [110-001]</w:delText>
        </w:r>
      </w:del>
      <w:ins w:id="230" w:author="Jonathan Bona" w:date="2012-05-02T16:35:00Z">
        <w:del w:id="231" w:author="phismith" w:date="2012-05-20T10:32:00Z">
          <w:r w:rsidRPr="00485AA7" w:rsidDel="00B9758D">
            <w:rPr>
              <w:rStyle w:val="Annotation"/>
            </w:rPr>
            <w:delText xml:space="preserve"> </w:delText>
          </w:r>
          <w:r w:rsidRPr="00255E9F" w:rsidDel="00B9758D">
            <w:rPr>
              <w:rStyle w:val="Annotation"/>
            </w:rPr>
            <w:delText>]</w:delText>
          </w:r>
        </w:del>
      </w:ins>
    </w:p>
    <w:p w14:paraId="539249B0" w14:textId="5864D580" w:rsidR="0089128F" w:rsidRPr="00B6123E" w:rsidRDefault="00485AA7">
      <w:pPr>
        <w:pStyle w:val="Specification"/>
        <w:jc w:val="left"/>
        <w:rPr>
          <w:sz w:val="22"/>
        </w:rPr>
        <w:pPrChange w:id="232" w:author="phismith" w:date="2012-05-20T10:32:00Z">
          <w:pPr>
            <w:pStyle w:val="Specification"/>
          </w:pPr>
        </w:pPrChange>
      </w:pPr>
      <w:ins w:id="233" w:author="Jonathan Bona" w:date="2012-05-02T16:35:00Z">
        <w:del w:id="234" w:author="phismith" w:date="2012-05-20T10:04:00Z">
          <w:r w:rsidRPr="004D2F85" w:rsidDel="004D2F85">
            <w:rPr>
              <w:smallCaps/>
              <w:rPrChange w:id="235" w:author="phismith" w:date="2012-05-20T10:05:00Z">
                <w:rPr>
                  <w:rStyle w:val="Annotation"/>
                </w:rPr>
              </w:rPrChange>
            </w:rPr>
            <w:delText>a(continuant_part_of)[</w:delText>
          </w:r>
        </w:del>
      </w:ins>
      <w:del w:id="236" w:author="phismith" w:date="2012-05-20T10:04:00Z">
        <w:r w:rsidR="0089128F" w:rsidRPr="00B30FF0" w:rsidDel="004D2F85">
          <w:rPr>
            <w:smallCaps/>
          </w:rPr>
          <w:delText>Axiom</w:delText>
        </w:r>
      </w:del>
      <w:del w:id="237" w:author="phismith" w:date="2012-05-20T10:32:00Z">
        <w:r w:rsidR="0089128F" w:rsidRPr="00B30FF0" w:rsidDel="00B9758D">
          <w:rPr>
            <w:smallCaps/>
          </w:rPr>
          <w:delText xml:space="preserve">: </w:delText>
        </w:r>
        <w:r w:rsidR="0089128F" w:rsidRPr="00486765" w:rsidDel="00B9758D">
          <w:rPr>
            <w:b/>
            <w:sz w:val="22"/>
          </w:rPr>
          <w:delText>continuant_part_of</w:delText>
        </w:r>
        <w:r w:rsidR="0089128F" w:rsidDel="00B9758D">
          <w:rPr>
            <w:b/>
            <w:sz w:val="22"/>
          </w:rPr>
          <w:delText xml:space="preserve"> </w:delText>
        </w:r>
        <w:r w:rsidR="0089128F" w:rsidDel="00B9758D">
          <w:rPr>
            <w:sz w:val="22"/>
          </w:rPr>
          <w:delText xml:space="preserve">is reflexive (every continuant entity is a </w:delText>
        </w:r>
        <w:r w:rsidR="0089128F" w:rsidRPr="00B6123E" w:rsidDel="00B9758D">
          <w:rPr>
            <w:b/>
            <w:sz w:val="22"/>
          </w:rPr>
          <w:delText>continuant_part_of</w:delText>
        </w:r>
        <w:r w:rsidR="0089128F" w:rsidDel="00B9758D">
          <w:rPr>
            <w:sz w:val="22"/>
          </w:rPr>
          <w:delText xml:space="preserve"> itself)</w:delText>
        </w:r>
        <w:r w:rsidR="007025EE" w:rsidDel="00B9758D">
          <w:rPr>
            <w:sz w:val="22"/>
          </w:rPr>
          <w:delText>. [111-001</w:delText>
        </w:r>
        <w:r w:rsidR="007025EE" w:rsidRPr="004D2F85" w:rsidDel="00B9758D">
          <w:rPr>
            <w:sz w:val="22"/>
            <w:highlight w:val="yellow"/>
            <w:rPrChange w:id="238" w:author="phismith" w:date="2012-05-20T10:05:00Z">
              <w:rPr>
                <w:sz w:val="22"/>
              </w:rPr>
            </w:rPrChange>
          </w:rPr>
          <w:delText>]</w:delText>
        </w:r>
      </w:del>
      <w:ins w:id="239" w:author="Jonathan Bona" w:date="2012-05-02T16:36:00Z">
        <w:del w:id="240" w:author="phismith" w:date="2012-05-20T10:32:00Z">
          <w:r w:rsidRPr="00485AA7" w:rsidDel="00B9758D">
            <w:rPr>
              <w:rStyle w:val="Annotation"/>
            </w:rPr>
            <w:delText xml:space="preserve"> </w:delText>
          </w:r>
        </w:del>
        <w:r w:rsidRPr="00255E9F">
          <w:rPr>
            <w:rStyle w:val="Annotation"/>
          </w:rPr>
          <w:t>]</w:t>
        </w:r>
      </w:ins>
    </w:p>
    <w:p w14:paraId="7C4514E7" w14:textId="573B5C9F" w:rsidR="00130D7C" w:rsidRPr="00486765" w:rsidRDefault="00485AA7">
      <w:pPr>
        <w:pStyle w:val="Specification"/>
        <w:jc w:val="left"/>
        <w:rPr>
          <w:sz w:val="22"/>
        </w:rPr>
        <w:pPrChange w:id="241" w:author="phismith" w:date="2012-05-20T10:32:00Z">
          <w:pPr>
            <w:pStyle w:val="Specification"/>
          </w:pPr>
        </w:pPrChange>
      </w:pPr>
      <w:ins w:id="242" w:author="Jonathan Bona" w:date="2012-05-02T16:36:00Z">
        <w:r w:rsidRPr="00485AA7">
          <w:rPr>
            <w:rStyle w:val="Annotation"/>
            <w:rPrChange w:id="243" w:author="Jonathan Bona" w:date="2012-05-02T16:36:00Z">
              <w:rPr>
                <w:rStyle w:val="SpecificationType"/>
                <w:sz w:val="22"/>
              </w:rPr>
            </w:rPrChange>
          </w:rPr>
          <w:t>a(occurrent_part_of)[</w:t>
        </w:r>
      </w:ins>
      <w:r w:rsidR="003D5797" w:rsidRPr="00486765">
        <w:rPr>
          <w:rStyle w:val="SpecificationType"/>
          <w:sz w:val="22"/>
        </w:rPr>
        <w:t>Elucidation</w:t>
      </w:r>
      <w:r w:rsidR="00130D7C" w:rsidRPr="00486765">
        <w:rPr>
          <w:smallCaps/>
          <w:sz w:val="22"/>
        </w:rPr>
        <w:t xml:space="preserve">: </w:t>
      </w:r>
      <w:proofErr w:type="gramStart"/>
      <w:r w:rsidR="00144077" w:rsidRPr="00486765">
        <w:rPr>
          <w:i/>
          <w:sz w:val="22"/>
        </w:rPr>
        <w:t>a</w:t>
      </w:r>
      <w:proofErr w:type="gramEnd"/>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del w:id="244" w:author="phismith" w:date="2012-05-17T22:52:00Z">
        <w:r w:rsidR="00130D7C" w:rsidRPr="00486765" w:rsidDel="00C60201">
          <w:rPr>
            <w:sz w:val="22"/>
          </w:rPr>
          <w:delText>continuants</w:delText>
        </w:r>
      </w:del>
      <w:ins w:id="245" w:author="phismith" w:date="2012-05-17T22:52:00Z">
        <w:r w:rsidR="00C60201">
          <w:rPr>
            <w:sz w:val="22"/>
          </w:rPr>
          <w:t>occurren</w:t>
        </w:r>
        <w:r w:rsidR="00C60201" w:rsidRPr="00486765">
          <w:rPr>
            <w:sz w:val="22"/>
          </w:rPr>
          <w:t>ts</w:t>
        </w:r>
      </w:ins>
      <w:r w:rsidR="0047147E">
        <w:rPr>
          <w:sz w:val="22"/>
        </w:rPr>
        <w:t>. [003-001]</w:t>
      </w:r>
      <w:ins w:id="246" w:author="Jonathan Bona" w:date="2012-05-02T16:36:00Z">
        <w:r w:rsidRPr="00485AA7">
          <w:rPr>
            <w:rStyle w:val="Annotation"/>
            <w:rPrChange w:id="247" w:author="Jonathan Bona" w:date="2012-05-02T16:36:00Z">
              <w:rPr>
                <w:sz w:val="22"/>
              </w:rPr>
            </w:rPrChange>
          </w:rPr>
          <w:t>]</w:t>
        </w:r>
      </w:ins>
    </w:p>
    <w:p w14:paraId="013FD383" w14:textId="7699478C" w:rsidR="001C76CF" w:rsidRPr="00486765" w:rsidRDefault="00485AA7">
      <w:pPr>
        <w:pStyle w:val="Specification"/>
        <w:rPr>
          <w:sz w:val="22"/>
        </w:rPr>
      </w:pPr>
      <w:ins w:id="248" w:author="Jonathan Bona" w:date="2012-05-02T16:36:00Z">
        <w:r w:rsidRPr="00255E9F">
          <w:rPr>
            <w:rStyle w:val="Annotation"/>
          </w:rPr>
          <w:t>a(occurrent_part_of)[</w:t>
        </w:r>
      </w:ins>
      <w:r w:rsidR="001C76CF" w:rsidRPr="00486765">
        <w:rPr>
          <w:rStyle w:val="SpecificationType"/>
          <w:sz w:val="22"/>
        </w:rPr>
        <w:t>Domain</w:t>
      </w:r>
      <w:r w:rsidR="001C76CF" w:rsidRPr="00486765">
        <w:rPr>
          <w:sz w:val="22"/>
        </w:rPr>
        <w:t>: occurrent</w:t>
      </w:r>
      <w:ins w:id="249" w:author="Jonathan Bona" w:date="2012-05-02T16:37:00Z">
        <w:r w:rsidRPr="00255E9F">
          <w:rPr>
            <w:rStyle w:val="Annotation"/>
          </w:rPr>
          <w:t>]</w:t>
        </w:r>
      </w:ins>
    </w:p>
    <w:p w14:paraId="08A20A28" w14:textId="715AC28A" w:rsidR="001C76CF" w:rsidRPr="00486765" w:rsidRDefault="00485AA7">
      <w:pPr>
        <w:pStyle w:val="Specification"/>
        <w:rPr>
          <w:sz w:val="22"/>
        </w:rPr>
      </w:pPr>
      <w:ins w:id="250" w:author="Jonathan Bona" w:date="2012-05-02T16:36:00Z">
        <w:r w:rsidRPr="00255E9F">
          <w:rPr>
            <w:rStyle w:val="Annotation"/>
          </w:rPr>
          <w:t>a(occurrent_part_of)[</w:t>
        </w:r>
      </w:ins>
      <w:r w:rsidR="001C76CF" w:rsidRPr="00486765">
        <w:rPr>
          <w:rStyle w:val="SpecificationType"/>
          <w:sz w:val="22"/>
        </w:rPr>
        <w:t>Range</w:t>
      </w:r>
      <w:r w:rsidR="001C76CF" w:rsidRPr="00486765">
        <w:rPr>
          <w:sz w:val="22"/>
        </w:rPr>
        <w:t>: occurrent</w:t>
      </w:r>
      <w:ins w:id="251" w:author="Jonathan Bona" w:date="2012-05-02T16:37:00Z">
        <w:r w:rsidRPr="00255E9F">
          <w:rPr>
            <w:rStyle w:val="Annotation"/>
          </w:rPr>
          <w:t>]</w:t>
        </w:r>
      </w:ins>
    </w:p>
    <w:p w14:paraId="4B6C5189" w14:textId="5B834F36" w:rsidR="002504F3" w:rsidRPr="00486765" w:rsidRDefault="00485AA7">
      <w:pPr>
        <w:pStyle w:val="Specification"/>
        <w:rPr>
          <w:sz w:val="22"/>
        </w:rPr>
      </w:pPr>
      <w:ins w:id="252" w:author="Jonathan Bona" w:date="2012-05-02T16:36:00Z">
        <w:r w:rsidRPr="00255E9F">
          <w:rPr>
            <w:rStyle w:val="Annotation"/>
          </w:rPr>
          <w:t>a</w:t>
        </w:r>
      </w:ins>
      <w:ins w:id="253" w:author="Jonathan Bona" w:date="2012-05-02T16:38:00Z">
        <w:r>
          <w:rPr>
            <w:rStyle w:val="Annotation"/>
          </w:rPr>
          <w:t>s</w:t>
        </w:r>
      </w:ins>
      <w:ins w:id="254" w:author="Jonathan Bona" w:date="2012-05-02T16:36:00Z">
        <w:r w:rsidRPr="00255E9F">
          <w:rPr>
            <w:rStyle w:val="Annotation"/>
          </w:rPr>
          <w:t>(occurrent_part_of)[</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r w:rsidR="003D5797" w:rsidRPr="00486765">
        <w:rPr>
          <w:b/>
          <w:sz w:val="22"/>
        </w:rPr>
        <w:t xml:space="preserve">occurrent_part_of </w:t>
      </w:r>
      <w:r w:rsidR="001C76CF" w:rsidRPr="00486765">
        <w:rPr>
          <w:sz w:val="22"/>
        </w:rPr>
        <w:t>Mary’s life</w:t>
      </w:r>
      <w:ins w:id="255" w:author="Jonathan Bona" w:date="2012-05-02T16:37:00Z">
        <w:r w:rsidRPr="00255E9F">
          <w:rPr>
            <w:rStyle w:val="Annotation"/>
          </w:rPr>
          <w:t>\</w:t>
        </w:r>
      </w:ins>
      <w:r w:rsidR="001C76CF" w:rsidRPr="00486765">
        <w:rPr>
          <w:sz w:val="22"/>
        </w:rPr>
        <w:t xml:space="preserve">; the first set of the tennis match </w:t>
      </w:r>
      <w:r w:rsidR="003D5797" w:rsidRPr="00486765">
        <w:rPr>
          <w:b/>
          <w:sz w:val="22"/>
        </w:rPr>
        <w:t xml:space="preserve">occurrent_part_of </w:t>
      </w:r>
      <w:r w:rsidR="001C76CF" w:rsidRPr="00486765">
        <w:rPr>
          <w:sz w:val="22"/>
        </w:rPr>
        <w:t>the tennis match.</w:t>
      </w:r>
      <w:ins w:id="256" w:author="Jonathan Bona" w:date="2012-05-02T16:37:00Z">
        <w:r w:rsidRPr="00485AA7">
          <w:rPr>
            <w:rStyle w:val="Annotation"/>
          </w:rPr>
          <w:t xml:space="preserve"> </w:t>
        </w:r>
        <w:r w:rsidRPr="00255E9F">
          <w:rPr>
            <w:rStyle w:val="Annotation"/>
          </w:rPr>
          <w:t>]</w:t>
        </w:r>
      </w:ins>
    </w:p>
    <w:p w14:paraId="064F7F76" w14:textId="5F6541CC" w:rsidR="0089128F" w:rsidDel="00C061EB" w:rsidRDefault="00485AA7" w:rsidP="0089128F">
      <w:pPr>
        <w:pStyle w:val="Specification"/>
        <w:rPr>
          <w:del w:id="257" w:author="phismith" w:date="2012-05-20T10:26:00Z"/>
          <w:sz w:val="22"/>
        </w:rPr>
      </w:pPr>
      <w:ins w:id="258" w:author="Jonathan Bona" w:date="2012-05-02T16:36:00Z">
        <w:del w:id="259" w:author="phismith" w:date="2012-05-20T10:26:00Z">
          <w:r w:rsidRPr="00255E9F" w:rsidDel="00C061EB">
            <w:rPr>
              <w:rStyle w:val="Annotation"/>
            </w:rPr>
            <w:delText>a(occurrent_part_of)[</w:delText>
          </w:r>
        </w:del>
      </w:ins>
      <w:del w:id="260" w:author="phismith" w:date="2012-05-20T10:26:00Z">
        <w:r w:rsidR="0089128F" w:rsidRPr="00B30FF0" w:rsidDel="00C061EB">
          <w:rPr>
            <w:smallCaps/>
          </w:rPr>
          <w:delText xml:space="preserve">Axiom: </w:delText>
        </w:r>
        <w:r w:rsidR="0089128F" w:rsidDel="00C061EB">
          <w:rPr>
            <w:b/>
            <w:sz w:val="22"/>
          </w:rPr>
          <w:delText>occurrent</w:delText>
        </w:r>
        <w:r w:rsidR="0089128F" w:rsidRPr="00486765" w:rsidDel="00C061EB">
          <w:rPr>
            <w:b/>
            <w:sz w:val="22"/>
          </w:rPr>
          <w:delText>_part_of</w:delText>
        </w:r>
        <w:r w:rsidR="0089128F" w:rsidDel="00C061EB">
          <w:rPr>
            <w:b/>
            <w:sz w:val="22"/>
          </w:rPr>
          <w:delText xml:space="preserve"> </w:delText>
        </w:r>
        <w:r w:rsidR="0089128F" w:rsidDel="00C061EB">
          <w:rPr>
            <w:sz w:val="22"/>
          </w:rPr>
          <w:delText>is transitive</w:delText>
        </w:r>
        <w:r w:rsidR="007025EE" w:rsidDel="00C061EB">
          <w:rPr>
            <w:sz w:val="22"/>
          </w:rPr>
          <w:delText>. [112-001]</w:delText>
        </w:r>
      </w:del>
      <w:ins w:id="261" w:author="Jonathan Bona" w:date="2012-05-02T16:37:00Z">
        <w:del w:id="262" w:author="phismith" w:date="2012-05-20T10:26:00Z">
          <w:r w:rsidRPr="00485AA7" w:rsidDel="00C061EB">
            <w:rPr>
              <w:rStyle w:val="Annotation"/>
            </w:rPr>
            <w:delText xml:space="preserve"> </w:delText>
          </w:r>
          <w:r w:rsidRPr="00255E9F" w:rsidDel="00C061EB">
            <w:rPr>
              <w:rStyle w:val="Annotation"/>
            </w:rPr>
            <w:delText>]</w:delText>
          </w:r>
        </w:del>
      </w:ins>
    </w:p>
    <w:p w14:paraId="32D98891" w14:textId="45671D5B" w:rsidR="0089128F" w:rsidRPr="00B30FF0" w:rsidDel="00C061EB" w:rsidRDefault="00485AA7" w:rsidP="0089128F">
      <w:pPr>
        <w:pStyle w:val="Specification"/>
        <w:rPr>
          <w:del w:id="263" w:author="phismith" w:date="2012-05-20T10:27:00Z"/>
          <w:sz w:val="22"/>
        </w:rPr>
      </w:pPr>
      <w:ins w:id="264" w:author="Jonathan Bona" w:date="2012-05-02T16:37:00Z">
        <w:del w:id="265" w:author="phismith" w:date="2012-05-20T10:27:00Z">
          <w:r w:rsidRPr="00255E9F" w:rsidDel="00C061EB">
            <w:rPr>
              <w:rStyle w:val="Annotation"/>
            </w:rPr>
            <w:delText>a(occurrent_part_of)[</w:delText>
          </w:r>
        </w:del>
      </w:ins>
      <w:del w:id="266" w:author="phismith" w:date="2012-05-20T10:27:00Z">
        <w:r w:rsidR="0089128F" w:rsidRPr="00B30FF0" w:rsidDel="00C061EB">
          <w:rPr>
            <w:smallCaps/>
          </w:rPr>
          <w:delText xml:space="preserve">Axiom: </w:delText>
        </w:r>
        <w:r w:rsidR="0089128F" w:rsidDel="00C061EB">
          <w:rPr>
            <w:b/>
            <w:sz w:val="22"/>
          </w:rPr>
          <w:delText>occurrent</w:delText>
        </w:r>
        <w:r w:rsidR="0089128F" w:rsidRPr="00486765" w:rsidDel="00C061EB">
          <w:rPr>
            <w:b/>
            <w:sz w:val="22"/>
          </w:rPr>
          <w:delText>_part_of</w:delText>
        </w:r>
        <w:r w:rsidR="0089128F" w:rsidDel="00C061EB">
          <w:rPr>
            <w:b/>
            <w:sz w:val="22"/>
          </w:rPr>
          <w:delText xml:space="preserve"> </w:delText>
        </w:r>
        <w:r w:rsidR="0089128F" w:rsidDel="00C061EB">
          <w:rPr>
            <w:sz w:val="22"/>
          </w:rPr>
          <w:delText>is reflexive (every occurrent entity is an</w:delText>
        </w:r>
        <w:r w:rsidR="0089128F" w:rsidDel="00C061EB">
          <w:rPr>
            <w:b/>
            <w:sz w:val="22"/>
          </w:rPr>
          <w:delText xml:space="preserve"> occurrent</w:delText>
        </w:r>
        <w:r w:rsidR="0089128F" w:rsidRPr="00B30FF0" w:rsidDel="00C061EB">
          <w:rPr>
            <w:b/>
            <w:sz w:val="22"/>
          </w:rPr>
          <w:delText>_part_of</w:delText>
        </w:r>
        <w:r w:rsidR="0089128F" w:rsidDel="00C061EB">
          <w:rPr>
            <w:sz w:val="22"/>
          </w:rPr>
          <w:delText xml:space="preserve"> itself)</w:delText>
        </w:r>
        <w:r w:rsidR="007025EE" w:rsidDel="00C061EB">
          <w:rPr>
            <w:sz w:val="22"/>
          </w:rPr>
          <w:delText>.  [113-001]</w:delText>
        </w:r>
      </w:del>
      <w:ins w:id="267" w:author="Jonathan Bona" w:date="2012-05-02T16:37:00Z">
        <w:del w:id="268" w:author="phismith" w:date="2012-05-20T10:27:00Z">
          <w:r w:rsidRPr="00485AA7" w:rsidDel="00C061EB">
            <w:rPr>
              <w:rStyle w:val="Annotation"/>
            </w:rPr>
            <w:delText xml:space="preserve"> </w:delText>
          </w:r>
          <w:r w:rsidRPr="00255E9F" w:rsidDel="00C061EB">
            <w:rPr>
              <w:rStyle w:val="Annotation"/>
            </w:rPr>
            <w:delText>]</w:delText>
          </w:r>
        </w:del>
      </w:ins>
    </w:p>
    <w:p w14:paraId="71BBF499" w14:textId="232A1913" w:rsidR="00C061EB" w:rsidRDefault="00C061EB" w:rsidP="00C061EB">
      <w:pPr>
        <w:pStyle w:val="Specification"/>
        <w:rPr>
          <w:ins w:id="269" w:author="phismith" w:date="2012-05-20T10:26:00Z"/>
          <w:sz w:val="22"/>
        </w:rPr>
      </w:pPr>
      <w:ins w:id="270" w:author="phismith" w:date="2012-05-20T10:26:00Z">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 xml:space="preserve">is </w:t>
        </w:r>
        <w:proofErr w:type="spellStart"/>
        <w:r>
          <w:rPr>
            <w:sz w:val="22"/>
          </w:rPr>
          <w:t>antisymmetric</w:t>
        </w:r>
        <w:proofErr w:type="spellEnd"/>
        <w:r>
          <w:rPr>
            <w:sz w:val="22"/>
          </w:rPr>
          <w:t>. [</w:t>
        </w:r>
        <w:proofErr w:type="gramStart"/>
        <w:r w:rsidRPr="00183905">
          <w:rPr>
            <w:sz w:val="22"/>
            <w:highlight w:val="yellow"/>
          </w:rPr>
          <w:t>renumber</w:t>
        </w:r>
        <w:proofErr w:type="gramEnd"/>
        <w:r>
          <w:rPr>
            <w:sz w:val="22"/>
          </w:rPr>
          <w:t>-001]</w:t>
        </w:r>
      </w:ins>
    </w:p>
    <w:p w14:paraId="52A3735D" w14:textId="168F687F" w:rsidR="00C061EB" w:rsidRDefault="00C061EB" w:rsidP="00C061EB">
      <w:pPr>
        <w:pStyle w:val="Specification"/>
        <w:rPr>
          <w:ins w:id="271" w:author="phismith" w:date="2012-05-20T10:26:00Z"/>
          <w:sz w:val="22"/>
        </w:rPr>
      </w:pPr>
      <w:ins w:id="272" w:author="phismith" w:date="2012-05-20T10:26:00Z">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transitive. [112-001]</w:t>
        </w:r>
      </w:ins>
    </w:p>
    <w:p w14:paraId="638D9245" w14:textId="55ED1774" w:rsidR="00C061EB" w:rsidRDefault="00C061EB" w:rsidP="00C061EB">
      <w:pPr>
        <w:pStyle w:val="Specification"/>
        <w:rPr>
          <w:ins w:id="273" w:author="phismith" w:date="2012-05-20T10:26:00Z"/>
          <w:sz w:val="22"/>
        </w:rPr>
      </w:pPr>
      <w:ins w:id="274" w:author="phismith" w:date="2012-05-20T10:26:00Z">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satisfies weak supplementation. [</w:t>
        </w:r>
        <w:proofErr w:type="gramStart"/>
        <w:r w:rsidRPr="00183905">
          <w:rPr>
            <w:sz w:val="22"/>
            <w:highlight w:val="yellow"/>
          </w:rPr>
          <w:t>renumber</w:t>
        </w:r>
        <w:proofErr w:type="gramEnd"/>
        <w:r>
          <w:rPr>
            <w:sz w:val="22"/>
          </w:rPr>
          <w:t>-001]</w:t>
        </w:r>
      </w:ins>
    </w:p>
    <w:p w14:paraId="493158F4" w14:textId="414F27CB" w:rsidR="00C061EB" w:rsidRDefault="00C061EB" w:rsidP="00C061EB">
      <w:pPr>
        <w:pStyle w:val="Specification"/>
        <w:rPr>
          <w:ins w:id="275" w:author="phismith" w:date="2012-05-20T10:26:00Z"/>
          <w:sz w:val="22"/>
        </w:rPr>
      </w:pPr>
      <w:ins w:id="276" w:author="phismith" w:date="2012-05-20T10:26:00Z">
        <w:r w:rsidRPr="00B6123E">
          <w:rPr>
            <w:smallCaps/>
          </w:rPr>
          <w:t xml:space="preserve">Axiom: </w:t>
        </w:r>
        <w:r>
          <w:rPr>
            <w:b/>
            <w:sz w:val="22"/>
          </w:rPr>
          <w:t>occurrent</w:t>
        </w:r>
        <w:r w:rsidRPr="00486765">
          <w:rPr>
            <w:b/>
            <w:sz w:val="22"/>
          </w:rPr>
          <w:t>_part_of</w:t>
        </w:r>
        <w:r>
          <w:rPr>
            <w:b/>
            <w:sz w:val="22"/>
          </w:rPr>
          <w:t xml:space="preserve"> </w:t>
        </w:r>
        <w:r>
          <w:rPr>
            <w:sz w:val="22"/>
          </w:rPr>
          <w:t>satisfies unique product. [</w:t>
        </w:r>
        <w:proofErr w:type="gramStart"/>
        <w:r w:rsidRPr="00183905">
          <w:rPr>
            <w:sz w:val="22"/>
            <w:highlight w:val="yellow"/>
          </w:rPr>
          <w:t>renumber</w:t>
        </w:r>
        <w:proofErr w:type="gramEnd"/>
        <w:r>
          <w:rPr>
            <w:sz w:val="22"/>
          </w:rPr>
          <w:t>-001]</w:t>
        </w:r>
        <w:r w:rsidRPr="00485AA7">
          <w:rPr>
            <w:rStyle w:val="Annotation"/>
          </w:rPr>
          <w:t xml:space="preserve"> </w:t>
        </w:r>
        <w:r w:rsidRPr="00255E9F">
          <w:rPr>
            <w:rStyle w:val="Annotation"/>
          </w:rPr>
          <w:t>]</w:t>
        </w:r>
      </w:ins>
    </w:p>
    <w:p w14:paraId="1580D22C" w14:textId="2594C335" w:rsidR="00130D7C" w:rsidRPr="00C061EB" w:rsidRDefault="00C061EB">
      <w:pPr>
        <w:pStyle w:val="Specification"/>
        <w:rPr>
          <w:sz w:val="22"/>
          <w:rPrChange w:id="277" w:author="phismith" w:date="2012-05-20T10:27:00Z">
            <w:rPr/>
          </w:rPrChange>
        </w:rPr>
        <w:pPrChange w:id="278" w:author="phismith" w:date="2012-05-20T10:27:00Z">
          <w:pPr/>
        </w:pPrChange>
      </w:pPr>
      <w:ins w:id="279" w:author="phismith" w:date="2012-05-20T10:26:00Z">
        <w:r w:rsidRPr="00C061EB">
          <w:rPr>
            <w:sz w:val="22"/>
            <w:rPrChange w:id="280" w:author="phismith" w:date="2012-05-20T10:27:00Z">
              <w:rPr>
                <w:i/>
                <w:iCs/>
                <w:smallCaps/>
                <w:vanish/>
              </w:rPr>
            </w:rPrChange>
          </w:rPr>
          <w:t xml:space="preserve">a(continuant_part_of)[Theorem: occurrent_part_of is reflexive (every continuant entity is a </w:t>
        </w:r>
        <w:proofErr w:type="spellStart"/>
        <w:r w:rsidRPr="00C061EB">
          <w:rPr>
            <w:sz w:val="22"/>
            <w:rPrChange w:id="281" w:author="phismith" w:date="2012-05-20T10:27:00Z">
              <w:rPr>
                <w:b/>
              </w:rPr>
            </w:rPrChange>
          </w:rPr>
          <w:t>continuant_part_of</w:t>
        </w:r>
        <w:proofErr w:type="spellEnd"/>
        <w:r w:rsidRPr="00C061EB">
          <w:rPr>
            <w:sz w:val="22"/>
            <w:rPrChange w:id="282" w:author="phismith" w:date="2012-05-20T10:27:00Z">
              <w:rPr/>
            </w:rPrChange>
          </w:rPr>
          <w:t xml:space="preserve"> itself). [11</w:t>
        </w:r>
      </w:ins>
      <w:ins w:id="283" w:author="phismith" w:date="2012-05-20T10:27:00Z">
        <w:r w:rsidRPr="00C061EB">
          <w:rPr>
            <w:sz w:val="22"/>
            <w:rPrChange w:id="284" w:author="phismith" w:date="2012-05-20T10:27:00Z">
              <w:rPr/>
            </w:rPrChange>
          </w:rPr>
          <w:t>3</w:t>
        </w:r>
      </w:ins>
      <w:ins w:id="285" w:author="phismith" w:date="2012-05-20T10:26:00Z">
        <w:r w:rsidRPr="00C061EB">
          <w:rPr>
            <w:sz w:val="22"/>
            <w:rPrChange w:id="286" w:author="phismith" w:date="2012-05-20T10:27:00Z">
              <w:rPr/>
            </w:rPrChange>
          </w:rPr>
          <w:t xml:space="preserve">-001 </w:t>
        </w:r>
        <w:r w:rsidRPr="00B9758D">
          <w:rPr>
            <w:sz w:val="22"/>
            <w:highlight w:val="yellow"/>
            <w:rPrChange w:id="287" w:author="phismith" w:date="2012-05-20T10:32:00Z">
              <w:rPr>
                <w:highlight w:val="yellow"/>
              </w:rPr>
            </w:rPrChange>
          </w:rPr>
          <w:t>renumber</w:t>
        </w:r>
        <w:r w:rsidRPr="00C061EB">
          <w:rPr>
            <w:sz w:val="22"/>
            <w:rPrChange w:id="288" w:author="phismith" w:date="2012-05-20T10:27:00Z">
              <w:rPr>
                <w:highlight w:val="yellow"/>
              </w:rPr>
            </w:rPrChange>
          </w:rPr>
          <w:t>]</w:t>
        </w:r>
      </w:ins>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47FB4458" w:rsidR="00244A39" w:rsidRPr="00486765" w:rsidDel="00C60201" w:rsidRDefault="00D57C85" w:rsidP="00486765">
      <w:pPr>
        <w:pStyle w:val="Specification"/>
        <w:rPr>
          <w:del w:id="289" w:author="phismith" w:date="2012-05-17T22:53:00Z"/>
          <w:sz w:val="22"/>
        </w:rPr>
      </w:pPr>
      <w:ins w:id="290" w:author="Jonathan Bona" w:date="2012-05-02T16:42:00Z">
        <w:r w:rsidRPr="00D57C85">
          <w:rPr>
            <w:rStyle w:val="Annotation"/>
            <w:rPrChange w:id="291" w:author="Jonathan Bona" w:date="2012-05-02T16:42:00Z">
              <w:rPr>
                <w:rStyle w:val="SpecificationType"/>
                <w:sz w:val="22"/>
              </w:rPr>
            </w:rPrChange>
          </w:rPr>
          <w:lastRenderedPageBreak/>
          <w:t>a(proper_continuant_part_of)[</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proofErr w:type="gramStart"/>
      <w:r w:rsidR="00244A39" w:rsidRPr="00486765">
        <w:rPr>
          <w:i/>
          <w:sz w:val="22"/>
        </w:rPr>
        <w:t xml:space="preserve">a </w:t>
      </w:r>
      <w:r w:rsidR="00244A39" w:rsidRPr="00486765">
        <w:rPr>
          <w:sz w:val="22"/>
        </w:rPr>
        <w:t>and</w:t>
      </w:r>
      <w:proofErr w:type="gramEnd"/>
      <w:r w:rsidR="00244A39" w:rsidRPr="00486765">
        <w:rPr>
          <w:sz w:val="22"/>
        </w:rPr>
        <w:t xml:space="preserve"> </w:t>
      </w:r>
      <w:r w:rsidR="00244A39" w:rsidRPr="00486765">
        <w:rPr>
          <w:i/>
          <w:sz w:val="22"/>
        </w:rPr>
        <w:t xml:space="preserve">b </w:t>
      </w:r>
      <w:r w:rsidR="00244A39" w:rsidRPr="00486765">
        <w:rPr>
          <w:sz w:val="22"/>
        </w:rPr>
        <w:t>are not identical</w:t>
      </w:r>
      <w:r w:rsidR="0047147E">
        <w:rPr>
          <w:sz w:val="22"/>
        </w:rPr>
        <w:t>. [004-001]</w:t>
      </w:r>
      <w:ins w:id="292" w:author="Jonathan Bona" w:date="2012-05-02T16:42:00Z">
        <w:r w:rsidRPr="00255E9F">
          <w:rPr>
            <w:rStyle w:val="Annotation"/>
          </w:rPr>
          <w:t>]</w:t>
        </w:r>
      </w:ins>
    </w:p>
    <w:p w14:paraId="59AD60E8" w14:textId="77777777" w:rsidR="00244A39" w:rsidRPr="00486765" w:rsidRDefault="00244A39">
      <w:pPr>
        <w:pStyle w:val="Specification"/>
        <w:pPrChange w:id="293" w:author="phismith" w:date="2012-05-17T22:53:00Z">
          <w:pPr/>
        </w:pPrChange>
      </w:pPr>
    </w:p>
    <w:p w14:paraId="6B6B920D" w14:textId="77777777" w:rsidR="00244A39" w:rsidRPr="00486765" w:rsidRDefault="00244A39">
      <w:pPr>
        <w:rPr>
          <w:sz w:val="22"/>
        </w:rPr>
      </w:pPr>
      <w:r w:rsidRPr="00486765">
        <w:rPr>
          <w:sz w:val="22"/>
        </w:rPr>
        <w:t>For occurrents:</w:t>
      </w:r>
    </w:p>
    <w:p w14:paraId="18CEDA89" w14:textId="61B1619C" w:rsidR="00244A39" w:rsidRPr="00486765" w:rsidRDefault="000B2E17" w:rsidP="00486765">
      <w:pPr>
        <w:pStyle w:val="Specification"/>
        <w:rPr>
          <w:sz w:val="22"/>
        </w:rPr>
      </w:pPr>
      <w:ins w:id="294" w:author="Jonathan Bona" w:date="2012-05-02T16:42:00Z">
        <w:r w:rsidRPr="000B2E17">
          <w:rPr>
            <w:rStyle w:val="Annotation"/>
            <w:rPrChange w:id="295" w:author="Jonathan Bona" w:date="2012-05-02T16:42:00Z">
              <w:rPr>
                <w:rStyle w:val="SpecificationType"/>
                <w:sz w:val="22"/>
              </w:rPr>
            </w:rPrChange>
          </w:rPr>
          <w:t>a(proper_occurrent_part_of)[</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proofErr w:type="gramStart"/>
      <w:r w:rsidR="00244A39" w:rsidRPr="00486765">
        <w:rPr>
          <w:i/>
          <w:sz w:val="22"/>
        </w:rPr>
        <w:t>a</w:t>
      </w:r>
      <w:proofErr w:type="gramEnd"/>
      <w:r w:rsidR="00244A39" w:rsidRPr="00486765">
        <w:rPr>
          <w:i/>
          <w:sz w:val="22"/>
        </w:rPr>
        <w:t xml:space="preserve">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ins w:id="296" w:author="Jonathan Bona" w:date="2012-05-02T16:42:00Z">
        <w:r w:rsidRPr="000B2E17">
          <w:rPr>
            <w:rStyle w:val="Annotation"/>
            <w:rPrChange w:id="297" w:author="Jonathan Bona" w:date="2012-05-02T16:42:00Z">
              <w:rPr>
                <w:sz w:val="22"/>
              </w:rPr>
            </w:rPrChange>
          </w:rPr>
          <w:t>]</w:t>
        </w:r>
      </w:ins>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60A8B780" w:rsidR="00047E4F" w:rsidRPr="00486765" w:rsidRDefault="000B2E17" w:rsidP="00486765">
      <w:pPr>
        <w:pStyle w:val="Specification"/>
        <w:rPr>
          <w:sz w:val="22"/>
        </w:rPr>
      </w:pPr>
      <w:ins w:id="298" w:author="Jonathan Bona" w:date="2012-05-02T16:43:00Z">
        <w:r w:rsidRPr="000B2E17">
          <w:rPr>
            <w:rStyle w:val="Annotation"/>
            <w:rPrChange w:id="299" w:author="Jonathan Bona" w:date="2012-05-02T16:43:00Z">
              <w:rPr>
                <w:rStyle w:val="SpecificationType"/>
                <w:sz w:val="22"/>
              </w:rPr>
            </w:rPrChange>
          </w:rPr>
          <w:t>a(has_continuant_part)[</w:t>
        </w:r>
      </w:ins>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B9758D">
        <w:rPr>
          <w:b/>
          <w:sz w:val="22"/>
          <w:rPrChange w:id="300" w:author="phismith" w:date="2012-05-20T10:33:00Z">
            <w:rPr>
              <w:sz w:val="22"/>
            </w:rPr>
          </w:rPrChange>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B9758D">
        <w:rPr>
          <w:b/>
          <w:sz w:val="22"/>
          <w:rPrChange w:id="301" w:author="phismith" w:date="2012-05-20T10:33:00Z">
            <w:rPr>
              <w:sz w:val="22"/>
            </w:rPr>
          </w:rPrChange>
        </w:rPr>
        <w:t>at</w:t>
      </w:r>
      <w:r w:rsidR="002504F3" w:rsidRPr="00B9758D">
        <w:rPr>
          <w:b/>
          <w:sz w:val="22"/>
          <w:rPrChange w:id="302" w:author="phismith" w:date="2012-05-20T10:33:00Z">
            <w:rPr>
              <w:sz w:val="22"/>
            </w:rPr>
          </w:rPrChange>
        </w:rPr>
        <w:t xml:space="preserve"> </w:t>
      </w:r>
      <w:r w:rsidR="00541102" w:rsidRPr="00486765">
        <w:rPr>
          <w:i/>
          <w:sz w:val="22"/>
        </w:rPr>
        <w:t>t</w:t>
      </w:r>
      <w:r w:rsidR="0047147E">
        <w:rPr>
          <w:i/>
          <w:sz w:val="22"/>
        </w:rPr>
        <w:t>.</w:t>
      </w:r>
      <w:r w:rsidR="0047147E">
        <w:rPr>
          <w:sz w:val="22"/>
        </w:rPr>
        <w:t xml:space="preserve"> [006-001]</w:t>
      </w:r>
      <w:ins w:id="303" w:author="Jonathan Bona" w:date="2012-05-02T16:43:00Z">
        <w:r w:rsidRPr="000B2E17">
          <w:rPr>
            <w:rStyle w:val="Annotation"/>
            <w:rPrChange w:id="304" w:author="Jonathan Bona" w:date="2012-05-02T16:43:00Z">
              <w:rPr>
                <w:sz w:val="22"/>
              </w:rPr>
            </w:rPrChange>
          </w:rPr>
          <w:t>]</w:t>
        </w:r>
      </w:ins>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1F7D35D4" w:rsidR="00626425" w:rsidRPr="00B56876" w:rsidRDefault="000B2E17" w:rsidP="00486765">
      <w:pPr>
        <w:pStyle w:val="Specification"/>
        <w:rPr>
          <w:b/>
        </w:rPr>
      </w:pPr>
      <w:ins w:id="305" w:author="Jonathan Bona" w:date="2012-05-02T16:43:00Z">
        <w:r w:rsidRPr="000B2E17">
          <w:rPr>
            <w:rStyle w:val="Annotation"/>
            <w:rPrChange w:id="306" w:author="Jonathan Bona" w:date="2012-05-02T16:43:00Z">
              <w:rPr>
                <w:rStyle w:val="SpecificationType"/>
                <w:sz w:val="22"/>
              </w:rPr>
            </w:rPrChange>
          </w:rPr>
          <w:t>a(has_occurrent_part )[</w:t>
        </w:r>
      </w:ins>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a</w:t>
      </w:r>
      <w:del w:id="307" w:author="phismith" w:date="2012-05-17T22:53:00Z">
        <w:r w:rsidR="00626425" w:rsidRPr="00486765" w:rsidDel="00C60201">
          <w:rPr>
            <w:i/>
            <w:sz w:val="22"/>
          </w:rPr>
          <w:delText xml:space="preserve"> </w:delText>
        </w:r>
      </w:del>
      <w:r w:rsidR="00626425" w:rsidRPr="00486765">
        <w:rPr>
          <w:i/>
          <w:sz w:val="22"/>
        </w:rPr>
        <w:softHyphen/>
      </w:r>
      <w:del w:id="308" w:author="phismith" w:date="2012-05-17T22:53:00Z">
        <w:r w:rsidR="00626425" w:rsidRPr="00486765" w:rsidDel="00C60201">
          <w:rPr>
            <w:i/>
            <w:sz w:val="22"/>
          </w:rPr>
          <w:softHyphen/>
        </w:r>
        <w:r w:rsidR="00626425" w:rsidRPr="00486765" w:rsidDel="00C60201">
          <w:rPr>
            <w:i/>
            <w:sz w:val="22"/>
          </w:rPr>
          <w:softHyphen/>
        </w:r>
        <w:r w:rsidR="00626425" w:rsidRPr="00486765" w:rsidDel="00C60201">
          <w:rPr>
            <w:i/>
            <w:sz w:val="22"/>
          </w:rPr>
          <w:softHyphen/>
          <w:delText xml:space="preserve">– </w:delText>
        </w:r>
        <w:r w:rsidR="00626425" w:rsidRPr="00486765" w:rsidDel="00C60201">
          <w:rPr>
            <w:sz w:val="22"/>
          </w:rPr>
          <w:delText>for occurrents</w:delText>
        </w:r>
      </w:del>
      <w:r w:rsidR="0047147E">
        <w:rPr>
          <w:sz w:val="22"/>
        </w:rPr>
        <w:t>. [007-001]</w:t>
      </w:r>
      <w:ins w:id="309" w:author="Jonathan Bona" w:date="2012-05-02T16:43:00Z">
        <w:r w:rsidRPr="000B2E17">
          <w:rPr>
            <w:rStyle w:val="Annotation"/>
            <w:rPrChange w:id="310" w:author="Jonathan Bona" w:date="2012-05-02T16:44:00Z">
              <w:rPr>
                <w:sz w:val="22"/>
              </w:rPr>
            </w:rPrChange>
          </w:rPr>
          <w:t>]</w:t>
        </w:r>
      </w:ins>
    </w:p>
    <w:p w14:paraId="2074C846" w14:textId="7A0C564C" w:rsidR="002504F3" w:rsidRPr="00486765" w:rsidRDefault="002267C9">
      <w:pPr>
        <w:rPr>
          <w:sz w:val="22"/>
        </w:rPr>
      </w:pPr>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311" w:name="_Toc313270691"/>
      <w:bookmarkStart w:id="312" w:name="_Toc319326097"/>
      <w:r w:rsidRPr="00486765">
        <w:rPr>
          <w:sz w:val="24"/>
        </w:rPr>
        <w:t xml:space="preserve">2. </w:t>
      </w:r>
      <w:r w:rsidR="00140DC7" w:rsidRPr="00486765">
        <w:rPr>
          <w:sz w:val="24"/>
        </w:rPr>
        <w:t>Continuant</w:t>
      </w:r>
      <w:bookmarkEnd w:id="311"/>
      <w:bookmarkEnd w:id="312"/>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B6021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B6021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7E7530AF" w:rsidR="009D555C" w:rsidRPr="00486765" w:rsidRDefault="00DC0857">
      <w:pPr>
        <w:pStyle w:val="Specification"/>
        <w:rPr>
          <w:sz w:val="22"/>
        </w:rPr>
      </w:pPr>
      <w:ins w:id="313" w:author="Jonathan Bona" w:date="2012-05-02T16:44:00Z">
        <w:r w:rsidRPr="00DC0857">
          <w:rPr>
            <w:rStyle w:val="Annotation"/>
            <w:rPrChange w:id="314" w:author="Jonathan Bona" w:date="2012-05-02T16:44:00Z">
              <w:rPr>
                <w:rStyle w:val="SpecificationType"/>
                <w:sz w:val="22"/>
              </w:rPr>
            </w:rPrChange>
          </w:rPr>
          <w:t>a(continuant)[</w:t>
        </w:r>
      </w:ins>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ins w:id="315" w:author="Jonathan Bona" w:date="2012-05-02T16:44:00Z">
        <w:r w:rsidRPr="00DC0857">
          <w:rPr>
            <w:rStyle w:val="Annotation"/>
            <w:rPrChange w:id="316" w:author="Jonathan Bona" w:date="2012-05-02T16:44:00Z">
              <w:rPr>
                <w:sz w:val="22"/>
              </w:rPr>
            </w:rPrChange>
          </w:rPr>
          <w:t>]</w:t>
        </w:r>
      </w:ins>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B6021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57A66712" w:rsidR="00FB129B" w:rsidRPr="0047147E" w:rsidRDefault="00DC0857" w:rsidP="00486765">
      <w:pPr>
        <w:pStyle w:val="Specification"/>
        <w:rPr>
          <w:sz w:val="22"/>
        </w:rPr>
      </w:pPr>
      <w:ins w:id="317" w:author="Jonathan Bona" w:date="2012-05-02T16:44:00Z">
        <w:r w:rsidRPr="00DC0857">
          <w:rPr>
            <w:rStyle w:val="Annotation"/>
            <w:rPrChange w:id="318" w:author="Jonathan Bona" w:date="2012-05-02T16:44:00Z">
              <w:rPr>
                <w:rStyle w:val="SpecificationType"/>
                <w:sz w:val="22"/>
              </w:rPr>
            </w:rPrChange>
          </w:rPr>
          <w:t>a(continuant)[</w:t>
        </w:r>
      </w:ins>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ins w:id="319" w:author="phismith" w:date="2012-05-17T22:54:00Z">
        <w:r w:rsidR="00A1461A">
          <w:rPr>
            <w:sz w:val="22"/>
          </w:rPr>
          <w:t xml:space="preserve">if, for some </w:t>
        </w:r>
        <w:r w:rsidR="00A1461A" w:rsidRPr="00A1461A">
          <w:rPr>
            <w:i/>
            <w:sz w:val="22"/>
          </w:rPr>
          <w:t>t</w:t>
        </w:r>
        <w:r w:rsidR="00A1461A">
          <w:rPr>
            <w:sz w:val="22"/>
          </w:rPr>
          <w:t xml:space="preserve">, </w:t>
        </w:r>
      </w:ins>
      <w:r w:rsidR="009D555C" w:rsidRPr="00A1461A">
        <w:rPr>
          <w:i/>
          <w:sz w:val="22"/>
        </w:rPr>
        <w:t>b</w:t>
      </w:r>
      <w:r w:rsidR="009D555C" w:rsidRPr="00486765">
        <w:rPr>
          <w:i/>
          <w:sz w:val="22"/>
        </w:rPr>
        <w:t xml:space="preserve"> </w:t>
      </w:r>
      <w:r w:rsidR="009D555C" w:rsidRPr="00486765">
        <w:rPr>
          <w:sz w:val="22"/>
        </w:rPr>
        <w:t xml:space="preserve">is </w:t>
      </w:r>
      <w:proofErr w:type="spellStart"/>
      <w:ins w:id="320" w:author="phismith" w:date="2012-05-17T22:54:00Z">
        <w:r w:rsidR="00A1461A" w:rsidRPr="00A1461A">
          <w:rPr>
            <w:b/>
            <w:sz w:val="22"/>
            <w:rPrChange w:id="321" w:author="phismith" w:date="2012-05-17T22:54:00Z">
              <w:rPr>
                <w:sz w:val="22"/>
              </w:rPr>
            </w:rPrChange>
          </w:rPr>
          <w:t>continuant_</w:t>
        </w:r>
      </w:ins>
      <w:r w:rsidR="00E40415" w:rsidRPr="00A1461A">
        <w:rPr>
          <w:b/>
          <w:sz w:val="22"/>
          <w:rPrChange w:id="322" w:author="phismith" w:date="2012-05-17T22:54:00Z">
            <w:rPr>
              <w:sz w:val="22"/>
            </w:rPr>
          </w:rPrChange>
        </w:rPr>
        <w:t>part</w:t>
      </w:r>
      <w:proofErr w:type="spellEnd"/>
      <w:r w:rsidR="00E40415" w:rsidRPr="00486765">
        <w:rPr>
          <w:sz w:val="22"/>
        </w:rPr>
        <w:t xml:space="preserve"> of</w:t>
      </w:r>
      <w:r w:rsidR="00E40415" w:rsidRPr="00486765">
        <w:rPr>
          <w:b/>
          <w:sz w:val="22"/>
        </w:rPr>
        <w:t xml:space="preserve"> </w:t>
      </w:r>
      <w:r w:rsidR="009D555C" w:rsidRPr="00486765">
        <w:rPr>
          <w:i/>
          <w:sz w:val="22"/>
        </w:rPr>
        <w:t>a</w:t>
      </w:r>
      <w:ins w:id="323" w:author="phismith" w:date="2012-05-17T22:54:00Z">
        <w:r w:rsidR="00A1461A">
          <w:rPr>
            <w:i/>
            <w:sz w:val="22"/>
          </w:rPr>
          <w:t xml:space="preserve"> </w:t>
        </w:r>
        <w:r w:rsidR="00A1461A">
          <w:rPr>
            <w:sz w:val="22"/>
          </w:rPr>
          <w:t xml:space="preserve">at </w:t>
        </w:r>
        <w:r w:rsidR="00A1461A">
          <w:rPr>
            <w:i/>
            <w:sz w:val="22"/>
          </w:rPr>
          <w:t>t</w:t>
        </w:r>
        <w:r w:rsidR="00A1461A">
          <w:rPr>
            <w:sz w:val="22"/>
          </w:rPr>
          <w:t>,</w:t>
        </w:r>
      </w:ins>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ins w:id="324" w:author="phismith" w:date="2012-05-17T22:55:00Z">
        <w:r w:rsidR="00A1461A">
          <w:rPr>
            <w:sz w:val="22"/>
          </w:rPr>
          <w:t>2</w:t>
        </w:r>
      </w:ins>
      <w:del w:id="325" w:author="phismith" w:date="2012-05-17T22:55:00Z">
        <w:r w:rsidR="0047147E" w:rsidDel="00A1461A">
          <w:rPr>
            <w:sz w:val="22"/>
          </w:rPr>
          <w:delText>1</w:delText>
        </w:r>
      </w:del>
      <w:r w:rsidR="0047147E">
        <w:rPr>
          <w:sz w:val="22"/>
        </w:rPr>
        <w:t>]</w:t>
      </w:r>
      <w:ins w:id="326" w:author="Jonathan Bona" w:date="2012-05-02T16:44:00Z">
        <w:r w:rsidRPr="00DC0857">
          <w:rPr>
            <w:rStyle w:val="Annotation"/>
            <w:rPrChange w:id="327" w:author="Jonathan Bona" w:date="2012-05-02T16:44:00Z">
              <w:rPr>
                <w:sz w:val="22"/>
              </w:rPr>
            </w:rPrChange>
          </w:rPr>
          <w:t>]</w:t>
        </w:r>
      </w:ins>
    </w:p>
    <w:p w14:paraId="55A07561" w14:textId="5871DBA6" w:rsidR="00AC1A45" w:rsidRPr="00486765" w:rsidRDefault="00A1461A" w:rsidP="00486765">
      <w:pPr>
        <w:rPr>
          <w:sz w:val="22"/>
        </w:rPr>
      </w:pPr>
      <w:ins w:id="328" w:author="phismith" w:date="2012-05-17T22:55:00Z">
        <w:r>
          <w:rPr>
            <w:sz w:val="22"/>
          </w:rPr>
          <w:tab/>
        </w: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 xml:space="preserve">a </w:t>
        </w:r>
        <w:r w:rsidRPr="00486765">
          <w:rPr>
            <w:sz w:val="22"/>
          </w:rPr>
          <w:t>is</w:t>
        </w:r>
        <w:proofErr w:type="gramEnd"/>
        <w:r w:rsidRPr="00486765">
          <w:rPr>
            <w:sz w:val="22"/>
          </w:rPr>
          <w:t xml:space="preserve"> a </w:t>
        </w:r>
        <w:r w:rsidRPr="00486765">
          <w:rPr>
            <w:i/>
            <w:sz w:val="22"/>
          </w:rPr>
          <w:t>continuant</w:t>
        </w:r>
        <w:r w:rsidRPr="00486765">
          <w:rPr>
            <w:sz w:val="22"/>
          </w:rPr>
          <w:t xml:space="preserve"> and </w:t>
        </w:r>
        <w:r>
          <w:rPr>
            <w:sz w:val="22"/>
          </w:rPr>
          <w:t xml:space="preserve">if, for some </w:t>
        </w:r>
        <w:r w:rsidRPr="00A1461A">
          <w:rPr>
            <w:i/>
            <w:sz w:val="22"/>
          </w:rPr>
          <w:t>t</w:t>
        </w:r>
        <w:r>
          <w:rPr>
            <w:sz w:val="22"/>
          </w:rPr>
          <w:t xml:space="preserve">, </w:t>
        </w:r>
        <w:r w:rsidRPr="00A1461A">
          <w:rPr>
            <w:i/>
            <w:sz w:val="22"/>
            <w:rPrChange w:id="329" w:author="phismith" w:date="2012-05-17T22:56:00Z">
              <w:rPr>
                <w:sz w:val="22"/>
              </w:rPr>
            </w:rPrChange>
          </w:rPr>
          <w:t>b</w:t>
        </w:r>
        <w:r w:rsidRPr="00486765">
          <w:rPr>
            <w:i/>
            <w:sz w:val="22"/>
          </w:rPr>
          <w:t xml:space="preserve"> </w:t>
        </w:r>
      </w:ins>
      <w:ins w:id="330" w:author="phismith" w:date="2012-05-17T22:56:00Z">
        <w:r>
          <w:rPr>
            <w:sz w:val="22"/>
          </w:rPr>
          <w:t xml:space="preserve">has </w:t>
        </w:r>
      </w:ins>
      <w:proofErr w:type="spellStart"/>
      <w:ins w:id="331" w:author="phismith" w:date="2012-05-17T22:55:00Z">
        <w:r w:rsidRPr="007417E4">
          <w:rPr>
            <w:b/>
            <w:sz w:val="22"/>
          </w:rPr>
          <w:t>continuant_part</w:t>
        </w:r>
        <w:proofErr w:type="spellEnd"/>
        <w:r w:rsidRPr="00486765">
          <w:rPr>
            <w:sz w:val="22"/>
          </w:rPr>
          <w:t xml:space="preserve"> </w:t>
        </w:r>
        <w:r w:rsidRPr="00486765">
          <w:rPr>
            <w:i/>
            <w:sz w:val="22"/>
          </w:rPr>
          <w:t>a</w:t>
        </w:r>
        <w:r>
          <w:rPr>
            <w:i/>
            <w:sz w:val="22"/>
          </w:rPr>
          <w:t xml:space="preserve"> </w:t>
        </w:r>
        <w:r>
          <w:rPr>
            <w:sz w:val="22"/>
          </w:rPr>
          <w:t xml:space="preserve">at </w:t>
        </w:r>
        <w:r>
          <w:rPr>
            <w:i/>
            <w:sz w:val="22"/>
          </w:rPr>
          <w:t>t</w:t>
        </w:r>
        <w:r>
          <w:rPr>
            <w:sz w:val="22"/>
          </w:rPr>
          <w:t>,</w:t>
        </w:r>
        <w:r w:rsidRPr="00486765">
          <w:rPr>
            <w:i/>
            <w:sz w:val="22"/>
          </w:rPr>
          <w:t xml:space="preserve"> </w:t>
        </w:r>
        <w:r w:rsidRPr="00486765">
          <w:rPr>
            <w:sz w:val="22"/>
          </w:rPr>
          <w:t xml:space="preserve">then </w:t>
        </w:r>
        <w:r w:rsidRPr="00486765">
          <w:rPr>
            <w:i/>
            <w:sz w:val="22"/>
          </w:rPr>
          <w:t xml:space="preserve">b </w:t>
        </w:r>
        <w:r w:rsidRPr="00486765">
          <w:rPr>
            <w:sz w:val="22"/>
          </w:rPr>
          <w:t xml:space="preserve">is a </w:t>
        </w:r>
        <w:r w:rsidRPr="00486765">
          <w:rPr>
            <w:i/>
            <w:sz w:val="22"/>
          </w:rPr>
          <w:t>continuant.</w:t>
        </w:r>
        <w:r>
          <w:rPr>
            <w:sz w:val="22"/>
          </w:rPr>
          <w:t xml:space="preserve"> [</w:t>
        </w:r>
      </w:ins>
      <w:proofErr w:type="gramStart"/>
      <w:ins w:id="332" w:author="phismith" w:date="2012-05-17T22:56:00Z">
        <w:r w:rsidRPr="00B9758D">
          <w:rPr>
            <w:sz w:val="22"/>
            <w:highlight w:val="yellow"/>
            <w:rPrChange w:id="333" w:author="phismith" w:date="2012-05-20T10:33:00Z">
              <w:rPr>
                <w:sz w:val="22"/>
              </w:rPr>
            </w:rPrChange>
          </w:rPr>
          <w:t>needs</w:t>
        </w:r>
        <w:proofErr w:type="gramEnd"/>
        <w:r w:rsidRPr="00B9758D">
          <w:rPr>
            <w:sz w:val="22"/>
            <w:highlight w:val="yellow"/>
            <w:rPrChange w:id="334" w:author="phismith" w:date="2012-05-20T10:33:00Z">
              <w:rPr>
                <w:sz w:val="22"/>
              </w:rPr>
            </w:rPrChange>
          </w:rPr>
          <w:t xml:space="preserve"> number</w:t>
        </w:r>
      </w:ins>
      <w:ins w:id="335" w:author="phismith" w:date="2012-05-17T22:55:00Z">
        <w:r>
          <w:rPr>
            <w:sz w:val="22"/>
          </w:rPr>
          <w:t>]</w:t>
        </w:r>
      </w:ins>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B6021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 xml:space="preserve">That which cannot be accelerated up to or beyond the speed of light is something with a non-zero mass. But only a continuant can have a mass. In like fashion, the </w:t>
      </w:r>
      <w:r w:rsidRPr="00486765">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25848044" w:rsidR="00B02AE7" w:rsidRPr="00486765" w:rsidDel="00A1461A" w:rsidRDefault="00DC0857" w:rsidP="00486765">
      <w:pPr>
        <w:pStyle w:val="Specification"/>
        <w:rPr>
          <w:del w:id="336" w:author="phismith" w:date="2012-05-17T23:00:00Z"/>
          <w:sz w:val="22"/>
        </w:rPr>
      </w:pPr>
      <w:ins w:id="337" w:author="Jonathan Bona" w:date="2012-05-02T16:45:00Z">
        <w:del w:id="338" w:author="phismith" w:date="2012-05-17T23:00:00Z">
          <w:r w:rsidRPr="00DC0857" w:rsidDel="00A1461A">
            <w:rPr>
              <w:rStyle w:val="Annotation"/>
              <w:rPrChange w:id="339" w:author="Jonathan Bona" w:date="2012-05-02T16:45:00Z">
                <w:rPr>
                  <w:rStyle w:val="SpecificationType"/>
                  <w:sz w:val="22"/>
                </w:rPr>
              </w:rPrChange>
            </w:rPr>
            <w:delText>a(continuant)[</w:delText>
          </w:r>
        </w:del>
      </w:ins>
      <w:del w:id="340" w:author="phismith" w:date="2012-05-17T22:59:00Z">
        <w:r w:rsidR="00776FEC" w:rsidRPr="00486765" w:rsidDel="00A1461A">
          <w:rPr>
            <w:rStyle w:val="SpecificationType"/>
            <w:sz w:val="22"/>
          </w:rPr>
          <w:delText>Theorem</w:delText>
        </w:r>
        <w:r w:rsidR="00776FEC" w:rsidRPr="00486765" w:rsidDel="00A1461A">
          <w:rPr>
            <w:smallCaps/>
            <w:sz w:val="22"/>
          </w:rPr>
          <w:delText>:</w:delText>
        </w:r>
        <w:r w:rsidR="00B02AE7" w:rsidRPr="00486765" w:rsidDel="00A1461A">
          <w:rPr>
            <w:sz w:val="22"/>
          </w:rPr>
          <w:delText xml:space="preserve"> if </w:delText>
        </w:r>
        <w:r w:rsidR="00B02AE7" w:rsidRPr="00486765" w:rsidDel="00A1461A">
          <w:rPr>
            <w:i/>
            <w:sz w:val="22"/>
          </w:rPr>
          <w:delText xml:space="preserve">a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 xml:space="preserve"> and </w:delText>
        </w:r>
        <w:r w:rsidR="00B02AE7" w:rsidRPr="00486765" w:rsidDel="00A1461A">
          <w:rPr>
            <w:i/>
            <w:sz w:val="22"/>
          </w:rPr>
          <w:delText xml:space="preserve">a </w:delText>
        </w:r>
        <w:r w:rsidR="00B02AE7" w:rsidRPr="00486765" w:rsidDel="00A1461A">
          <w:rPr>
            <w:sz w:val="22"/>
          </w:rPr>
          <w:delText xml:space="preserve">is </w:delText>
        </w:r>
        <w:r w:rsidR="00E40415" w:rsidRPr="00486765" w:rsidDel="00A1461A">
          <w:rPr>
            <w:sz w:val="22"/>
          </w:rPr>
          <w:delText>part of</w:delText>
        </w:r>
        <w:r w:rsidR="00E40415" w:rsidRPr="00486765" w:rsidDel="00A1461A">
          <w:rPr>
            <w:b/>
            <w:sz w:val="22"/>
          </w:rPr>
          <w:delText xml:space="preserve"> </w:delText>
        </w:r>
        <w:r w:rsidR="00B02AE7" w:rsidRPr="00486765" w:rsidDel="00A1461A">
          <w:rPr>
            <w:i/>
            <w:sz w:val="22"/>
          </w:rPr>
          <w:delText xml:space="preserve">b </w:delText>
        </w:r>
        <w:r w:rsidR="00B02AE7" w:rsidRPr="00486765" w:rsidDel="00A1461A">
          <w:rPr>
            <w:sz w:val="22"/>
          </w:rPr>
          <w:delText xml:space="preserve">then </w:delText>
        </w:r>
        <w:r w:rsidR="00B02AE7" w:rsidRPr="00486765" w:rsidDel="00A1461A">
          <w:rPr>
            <w:i/>
            <w:sz w:val="22"/>
          </w:rPr>
          <w:delText xml:space="preserve">b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w:delText>
        </w:r>
        <w:r w:rsidR="0047147E" w:rsidDel="00A1461A">
          <w:rPr>
            <w:sz w:val="22"/>
          </w:rPr>
          <w:delText xml:space="preserve"> </w:delText>
        </w:r>
      </w:del>
      <w:del w:id="341" w:author="phismith" w:date="2012-05-17T23:00:00Z">
        <w:r w:rsidR="0047147E" w:rsidDel="00A1461A">
          <w:rPr>
            <w:sz w:val="22"/>
          </w:rPr>
          <w:delText>[010-001]</w:delText>
        </w:r>
      </w:del>
      <w:ins w:id="342" w:author="Jonathan Bona" w:date="2012-05-02T16:45:00Z">
        <w:del w:id="343" w:author="phismith" w:date="2012-05-17T23:00:00Z">
          <w:r w:rsidRPr="00DC0857" w:rsidDel="00A1461A">
            <w:rPr>
              <w:rStyle w:val="Annotation"/>
              <w:rPrChange w:id="344" w:author="Jonathan Bona" w:date="2012-05-02T16:45:00Z">
                <w:rPr>
                  <w:sz w:val="22"/>
                </w:rPr>
              </w:rPrChange>
            </w:rPr>
            <w:delText>]</w:delText>
          </w:r>
        </w:del>
      </w:ins>
    </w:p>
    <w:p w14:paraId="515F85FD" w14:textId="356C72FB" w:rsidR="00AC1A45" w:rsidRPr="00B56876" w:rsidRDefault="00DC0857" w:rsidP="00486765">
      <w:pPr>
        <w:pStyle w:val="Specification"/>
      </w:pPr>
      <w:ins w:id="345" w:author="Jonathan Bona" w:date="2012-05-02T16:45:00Z">
        <w:r w:rsidRPr="00DC0857">
          <w:rPr>
            <w:rStyle w:val="Annotation"/>
            <w:rPrChange w:id="346" w:author="Jonathan Bona" w:date="2012-05-02T16:46:00Z">
              <w:rPr>
                <w:rStyle w:val="SpecificationType"/>
                <w:sz w:val="22"/>
              </w:rPr>
            </w:rPrChange>
          </w:rPr>
          <w:t>a(continuant)[</w:t>
        </w:r>
      </w:ins>
      <w:r w:rsidR="00236D40" w:rsidRPr="00486765">
        <w:rPr>
          <w:rStyle w:val="SpecificationType"/>
          <w:sz w:val="22"/>
        </w:rPr>
        <w:t>Axiom</w:t>
      </w:r>
      <w:r w:rsidR="00236D40" w:rsidRPr="00486765">
        <w:rPr>
          <w:smallCaps/>
          <w:sz w:val="22"/>
        </w:rPr>
        <w:t>:</w:t>
      </w:r>
      <w:r w:rsidR="00FB129B" w:rsidRPr="00486765">
        <w:rPr>
          <w:sz w:val="22"/>
        </w:rPr>
        <w:t xml:space="preserve"> if </w:t>
      </w:r>
      <w:proofErr w:type="gramStart"/>
      <w:r w:rsidR="00FB129B" w:rsidRPr="00486765">
        <w:rPr>
          <w:i/>
          <w:sz w:val="22"/>
        </w:rPr>
        <w:t xml:space="preserve">a </w:t>
      </w:r>
      <w:r w:rsidR="00FB129B" w:rsidRPr="00486765">
        <w:rPr>
          <w:sz w:val="22"/>
        </w:rPr>
        <w:t>is</w:t>
      </w:r>
      <w:proofErr w:type="gramEnd"/>
      <w:r w:rsidR="00FB129B" w:rsidRPr="00486765">
        <w:rPr>
          <w:sz w:val="22"/>
        </w:rPr>
        <w:t xml:space="preserve">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ins w:id="347" w:author="Jonathan Bona" w:date="2012-05-02T16:45:00Z">
        <w:r w:rsidRPr="00DC0857">
          <w:rPr>
            <w:rStyle w:val="Annotation"/>
            <w:rPrChange w:id="348" w:author="Jonathan Bona" w:date="2012-05-02T16:46:00Z">
              <w:rPr>
                <w:sz w:val="22"/>
              </w:rPr>
            </w:rPrChange>
          </w:rPr>
          <w:t>]</w:t>
        </w:r>
      </w:ins>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349" w:name="_Toc313270692"/>
      <w:bookmarkStart w:id="350" w:name="_Toc319326098"/>
      <w:r w:rsidRPr="00486765">
        <w:rPr>
          <w:sz w:val="24"/>
        </w:rPr>
        <w:lastRenderedPageBreak/>
        <w:t>Relation of specific dependence</w:t>
      </w:r>
      <w:bookmarkEnd w:id="349"/>
      <w:bookmarkEnd w:id="350"/>
    </w:p>
    <w:p w14:paraId="7A219EC7" w14:textId="57D84739" w:rsidR="001A6FFD" w:rsidRPr="00486765" w:rsidDel="008A2C01" w:rsidRDefault="001A6FFD">
      <w:pPr>
        <w:rPr>
          <w:del w:id="351" w:author="phismith" w:date="2012-05-17T23:02:00Z"/>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w:t>
      </w:r>
      <w:ins w:id="352" w:author="phismith" w:date="2012-05-17T23:01:00Z">
        <w:r w:rsidR="008A2C01">
          <w:rPr>
            <w:sz w:val="22"/>
          </w:rPr>
          <w:t xml:space="preserve">This relation can be either one-sided, in the sense that </w:t>
        </w:r>
        <w:proofErr w:type="gramStart"/>
        <w:r w:rsidR="008A2C01" w:rsidRPr="008A2C01">
          <w:rPr>
            <w:i/>
            <w:sz w:val="22"/>
            <w:rPrChange w:id="353" w:author="phismith" w:date="2012-05-17T23:02:00Z">
              <w:rPr>
                <w:sz w:val="22"/>
              </w:rPr>
            </w:rPrChange>
          </w:rPr>
          <w:t>a</w:t>
        </w:r>
        <w:proofErr w:type="gramEnd"/>
        <w:r w:rsidR="008A2C01">
          <w:rPr>
            <w:sz w:val="22"/>
          </w:rPr>
          <w:t xml:space="preserve"> s-depends on </w:t>
        </w:r>
        <w:r w:rsidR="008A2C01" w:rsidRPr="008A2C01">
          <w:rPr>
            <w:i/>
            <w:sz w:val="22"/>
            <w:rPrChange w:id="354" w:author="phismith" w:date="2012-05-17T23:02:00Z">
              <w:rPr>
                <w:sz w:val="22"/>
              </w:rPr>
            </w:rPrChange>
          </w:rPr>
          <w:t>b</w:t>
        </w:r>
        <w:r w:rsidR="008A2C01">
          <w:rPr>
            <w:sz w:val="22"/>
          </w:rPr>
          <w:t xml:space="preserve">, but </w:t>
        </w:r>
      </w:ins>
      <w:ins w:id="355" w:author="phismith" w:date="2012-05-17T23:02:00Z">
        <w:r w:rsidR="008A2C01">
          <w:rPr>
            <w:sz w:val="22"/>
          </w:rPr>
          <w:t>not (</w:t>
        </w:r>
      </w:ins>
      <w:ins w:id="356" w:author="phismith" w:date="2012-05-17T23:01:00Z">
        <w:r w:rsidR="008A2C01" w:rsidRPr="008A2C01">
          <w:rPr>
            <w:i/>
            <w:sz w:val="22"/>
            <w:rPrChange w:id="357" w:author="phismith" w:date="2012-05-17T23:02:00Z">
              <w:rPr>
                <w:sz w:val="22"/>
              </w:rPr>
            </w:rPrChange>
          </w:rPr>
          <w:t>b</w:t>
        </w:r>
        <w:r w:rsidR="008A2C01">
          <w:rPr>
            <w:sz w:val="22"/>
          </w:rPr>
          <w:t xml:space="preserve"> s-depends on </w:t>
        </w:r>
        <w:r w:rsidR="008A2C01" w:rsidRPr="008A2C01">
          <w:rPr>
            <w:i/>
            <w:sz w:val="22"/>
            <w:rPrChange w:id="358" w:author="phismith" w:date="2012-05-17T23:02:00Z">
              <w:rPr>
                <w:sz w:val="22"/>
              </w:rPr>
            </w:rPrChange>
          </w:rPr>
          <w:t>a</w:t>
        </w:r>
      </w:ins>
      <w:ins w:id="359" w:author="phismith" w:date="2012-05-17T23:02:00Z">
        <w:r w:rsidR="008A2C01">
          <w:rPr>
            <w:sz w:val="22"/>
          </w:rPr>
          <w:t>)</w:t>
        </w:r>
      </w:ins>
      <w:ins w:id="360" w:author="phismith" w:date="2012-05-17T23:01:00Z">
        <w:r w:rsidR="008A2C01">
          <w:rPr>
            <w:sz w:val="22"/>
          </w:rPr>
          <w:t xml:space="preserve">, or </w:t>
        </w:r>
        <w:proofErr w:type="spellStart"/>
        <w:r w:rsidR="008A2C01">
          <w:rPr>
            <w:sz w:val="22"/>
          </w:rPr>
          <w:t>recipricol</w:t>
        </w:r>
        <w:proofErr w:type="spellEnd"/>
        <w:r w:rsidR="008A2C01">
          <w:rPr>
            <w:sz w:val="22"/>
          </w:rPr>
          <w:t xml:space="preserve"> where </w:t>
        </w:r>
      </w:ins>
      <w:ins w:id="361" w:author="phismith" w:date="2012-05-17T23:02:00Z">
        <w:r w:rsidR="008A2C01">
          <w:rPr>
            <w:i/>
            <w:sz w:val="22"/>
          </w:rPr>
          <w:t>a</w:t>
        </w:r>
      </w:ins>
      <w:ins w:id="362" w:author="phismith" w:date="2012-05-17T23:01:00Z">
        <w:r w:rsidR="008A2C01">
          <w:rPr>
            <w:sz w:val="22"/>
          </w:rPr>
          <w:t xml:space="preserve"> and </w:t>
        </w:r>
        <w:r w:rsidR="008A2C01" w:rsidRPr="008A2C01">
          <w:rPr>
            <w:i/>
            <w:sz w:val="22"/>
            <w:rPrChange w:id="363" w:author="phismith" w:date="2012-05-17T23:02:00Z">
              <w:rPr>
                <w:sz w:val="22"/>
              </w:rPr>
            </w:rPrChange>
          </w:rPr>
          <w:t>b</w:t>
        </w:r>
        <w:r w:rsidR="008A2C01">
          <w:rPr>
            <w:sz w:val="22"/>
          </w:rPr>
          <w:t xml:space="preserve"> s-depend on each other. </w:t>
        </w:r>
      </w:ins>
      <w:ins w:id="364" w:author="phismith" w:date="2012-05-20T10:34:00Z">
        <w:r w:rsidR="00B9758D">
          <w:rPr>
            <w:sz w:val="22"/>
          </w:rPr>
          <w:t>There are cases where a</w:t>
        </w:r>
      </w:ins>
      <w:ins w:id="365" w:author="phismith" w:date="2012-05-20T10:33:00Z">
        <w:r w:rsidR="00B9758D">
          <w:rPr>
            <w:sz w:val="22"/>
          </w:rPr>
          <w:t xml:space="preserve"> single</w:t>
        </w:r>
      </w:ins>
      <w:ins w:id="366" w:author="phismith" w:date="2012-05-17T23:02:00Z">
        <w:r w:rsidR="008A2C01" w:rsidRPr="00486765">
          <w:rPr>
            <w:sz w:val="22"/>
          </w:rPr>
          <w:t xml:space="preserve"> entit</w:t>
        </w:r>
        <w:r w:rsidR="008A2C01">
          <w:rPr>
            <w:sz w:val="22"/>
          </w:rPr>
          <w:t>y</w:t>
        </w:r>
        <w:r w:rsidR="008A2C01" w:rsidRPr="00486765">
          <w:rPr>
            <w:sz w:val="22"/>
          </w:rPr>
          <w:t xml:space="preserve"> </w:t>
        </w:r>
      </w:ins>
      <w:ins w:id="367" w:author="phismith" w:date="2012-05-20T10:34:00Z">
        <w:r w:rsidR="00B9758D">
          <w:rPr>
            <w:sz w:val="22"/>
          </w:rPr>
          <w:t xml:space="preserve">is </w:t>
        </w:r>
      </w:ins>
      <w:ins w:id="368" w:author="phismith" w:date="2012-05-17T23:02:00Z">
        <w:r w:rsidR="008A2C01" w:rsidRPr="00486765">
          <w:rPr>
            <w:sz w:val="22"/>
          </w:rPr>
          <w:t>s-depende</w:t>
        </w:r>
        <w:r w:rsidR="008A2C01">
          <w:rPr>
            <w:sz w:val="22"/>
          </w:rPr>
          <w:t xml:space="preserve">nt on </w:t>
        </w:r>
      </w:ins>
      <w:ins w:id="369" w:author="phismith" w:date="2012-05-17T23:03:00Z">
        <w:r w:rsidR="008A2C01">
          <w:rPr>
            <w:sz w:val="22"/>
          </w:rPr>
          <w:t xml:space="preserve">multiple </w:t>
        </w:r>
      </w:ins>
      <w:ins w:id="370" w:author="phismith" w:date="2012-05-17T23:02:00Z">
        <w:r w:rsidR="008A2C01">
          <w:rPr>
            <w:sz w:val="22"/>
          </w:rPr>
          <w:t xml:space="preserve">other </w:t>
        </w:r>
        <w:r w:rsidR="008A2C01" w:rsidRPr="00486765">
          <w:rPr>
            <w:sz w:val="22"/>
          </w:rPr>
          <w:t>entities</w:t>
        </w:r>
        <w:r w:rsidR="008A2C01">
          <w:rPr>
            <w:sz w:val="22"/>
          </w:rPr>
          <w:t xml:space="preserve"> in either or both senses of ‘s-</w:t>
        </w:r>
        <w:proofErr w:type="spellStart"/>
        <w:r w:rsidR="008A2C01">
          <w:rPr>
            <w:sz w:val="22"/>
          </w:rPr>
          <w:t>dependence’</w:t>
        </w:r>
        <w:r w:rsidR="008A2C01" w:rsidRPr="00486765">
          <w:rPr>
            <w:sz w:val="22"/>
          </w:rPr>
          <w:t>.</w:t>
        </w:r>
      </w:ins>
      <w:del w:id="371" w:author="phismith" w:date="2012-05-17T23:02:00Z">
        <w:r w:rsidR="00B9472F" w:rsidRPr="00486765" w:rsidDel="008A2C01">
          <w:rPr>
            <w:sz w:val="22"/>
          </w:rPr>
          <w:delText>Given entities may stand in multiple s-dependence relations to other entities.</w:delText>
        </w:r>
      </w:del>
    </w:p>
    <w:p w14:paraId="0504CDF3" w14:textId="314E2F71" w:rsidR="002001F8" w:rsidRPr="00486765" w:rsidRDefault="002624AC">
      <w:pPr>
        <w:rPr>
          <w:sz w:val="22"/>
        </w:rPr>
      </w:pPr>
      <w:r w:rsidRPr="00486765">
        <w:rPr>
          <w:sz w:val="22"/>
        </w:rPr>
        <w:t>As</w:t>
      </w:r>
      <w:proofErr w:type="spellEnd"/>
      <w:r w:rsidRPr="00486765">
        <w:rPr>
          <w:sz w:val="22"/>
        </w:rPr>
        <w:t xml:space="preserve">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ins w:id="372" w:author="phismith" w:date="2012-05-20T10:34:00Z">
        <w:r w:rsidR="00B9758D">
          <w:rPr>
            <w:sz w:val="22"/>
          </w:rPr>
          <w:t>(The nature of boundary dependence will be addressed in a later version of BFO.)</w:t>
        </w:r>
      </w:ins>
    </w:p>
    <w:p w14:paraId="7E6A8A0F" w14:textId="77777777" w:rsidR="001C2672" w:rsidRPr="00486765" w:rsidRDefault="001C2672">
      <w:pPr>
        <w:pStyle w:val="Specification"/>
        <w:rPr>
          <w:rStyle w:val="SpecificationType"/>
          <w:sz w:val="22"/>
        </w:rPr>
      </w:pPr>
    </w:p>
    <w:p w14:paraId="5A71FDFD" w14:textId="5EDB019D" w:rsidR="00D924FF" w:rsidRPr="00486765" w:rsidRDefault="007E43E6">
      <w:pPr>
        <w:pStyle w:val="Specification"/>
        <w:rPr>
          <w:b/>
          <w:sz w:val="22"/>
        </w:rPr>
      </w:pPr>
      <w:ins w:id="373" w:author="Jonathan Bona" w:date="2012-05-02T16:55:00Z">
        <w:r w:rsidRPr="007E43E6">
          <w:rPr>
            <w:rStyle w:val="Annotation"/>
            <w:rPrChange w:id="374" w:author="Jonathan Bona" w:date="2012-05-02T16:55:00Z">
              <w:rPr>
                <w:rStyle w:val="SpecificationType"/>
                <w:sz w:val="22"/>
              </w:rPr>
            </w:rPrChange>
          </w:rPr>
          <w:t>a(s-dependence)[</w:t>
        </w:r>
      </w:ins>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ins w:id="375" w:author="phismith" w:date="2012-05-20T10:34:00Z">
        <w:r w:rsidR="00B9758D">
          <w:rPr>
            <w:b/>
            <w:sz w:val="22"/>
          </w:rPr>
          <w:t xml:space="preserve">at </w:t>
        </w:r>
        <w:r w:rsidR="00B9758D">
          <w:rPr>
            <w:i/>
            <w:sz w:val="22"/>
          </w:rPr>
          <w:t xml:space="preserve">t </w:t>
        </w:r>
      </w:ins>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1E76F954"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B6021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[012-001]</w:t>
      </w:r>
      <w:ins w:id="376" w:author="Jonathan Bona" w:date="2012-05-02T16:55:00Z">
        <w:r w:rsidR="007E43E6" w:rsidRPr="007E43E6">
          <w:rPr>
            <w:rStyle w:val="Annotation"/>
            <w:rPrChange w:id="377" w:author="Jonathan Bona" w:date="2012-05-02T16:55:00Z">
              <w:rPr>
                <w:sz w:val="22"/>
              </w:rPr>
            </w:rPrChange>
          </w:rPr>
          <w:t>]</w:t>
        </w:r>
      </w:ins>
    </w:p>
    <w:p w14:paraId="047A1E6C" w14:textId="79D61CE7" w:rsidR="001C76CF" w:rsidRPr="00486765" w:rsidRDefault="007E43E6" w:rsidP="00486765">
      <w:pPr>
        <w:pStyle w:val="Specification"/>
        <w:rPr>
          <w:sz w:val="22"/>
        </w:rPr>
      </w:pPr>
      <w:ins w:id="378" w:author="Jonathan Bona" w:date="2012-05-02T16:56:00Z">
        <w:r w:rsidRPr="007E43E6">
          <w:rPr>
            <w:rStyle w:val="Annotation"/>
            <w:rPrChange w:id="379" w:author="Jonathan Bona" w:date="2012-05-02T16:56:00Z">
              <w:rPr>
                <w:rStyle w:val="SpecificationType"/>
                <w:sz w:val="22"/>
              </w:rPr>
            </w:rPrChange>
          </w:rPr>
          <w:t>as(s-dependence)[</w:t>
        </w:r>
      </w:ins>
      <w:r w:rsidR="001C76CF" w:rsidRPr="00486765">
        <w:rPr>
          <w:rStyle w:val="SpecificationType"/>
          <w:sz w:val="22"/>
        </w:rPr>
        <w:t>Domain</w:t>
      </w:r>
      <w:r w:rsidR="001C76CF" w:rsidRPr="00486765">
        <w:rPr>
          <w:sz w:val="22"/>
        </w:rPr>
        <w:t>: dependent continuant</w:t>
      </w:r>
      <w:ins w:id="380" w:author="Jonathan Bona" w:date="2012-05-02T16:56:00Z">
        <w:r w:rsidRPr="007E43E6">
          <w:rPr>
            <w:rStyle w:val="Annotation"/>
            <w:rPrChange w:id="381" w:author="Jonathan Bona" w:date="2012-05-02T16:56:00Z">
              <w:rPr>
                <w:sz w:val="22"/>
              </w:rPr>
            </w:rPrChange>
          </w:rPr>
          <w:t>\</w:t>
        </w:r>
      </w:ins>
      <w:r w:rsidR="001C76CF" w:rsidRPr="00486765">
        <w:rPr>
          <w:sz w:val="22"/>
        </w:rPr>
        <w:t>; process</w:t>
      </w:r>
      <w:ins w:id="382" w:author="Jonathan Bona" w:date="2012-05-02T16:56:00Z">
        <w:r w:rsidRPr="007E43E6">
          <w:rPr>
            <w:rStyle w:val="Annotation"/>
            <w:rPrChange w:id="383" w:author="Jonathan Bona" w:date="2012-05-02T16:56:00Z">
              <w:rPr>
                <w:sz w:val="22"/>
              </w:rPr>
            </w:rPrChange>
          </w:rPr>
          <w:t>]</w:t>
        </w:r>
      </w:ins>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04AA38E0" w:rsidR="001C76CF" w:rsidRPr="00486765" w:rsidRDefault="006B4E2E">
      <w:pPr>
        <w:pStyle w:val="Specification"/>
        <w:rPr>
          <w:sz w:val="22"/>
        </w:rPr>
      </w:pPr>
      <w:ins w:id="384" w:author="Jonathan Bona" w:date="2012-05-02T17:09:00Z">
        <w:r>
          <w:rPr>
            <w:rStyle w:val="Annotation"/>
          </w:rPr>
          <w:t>range</w:t>
        </w:r>
        <w:r w:rsidRPr="00255E9F">
          <w:rPr>
            <w:rStyle w:val="Annotation"/>
          </w:rPr>
          <w:t>(s-dependence)[</w:t>
        </w:r>
      </w:ins>
      <w:proofErr w:type="gramStart"/>
      <w:r w:rsidR="001C76CF" w:rsidRPr="00486765">
        <w:rPr>
          <w:sz w:val="22"/>
        </w:rPr>
        <w:t>for</w:t>
      </w:r>
      <w:proofErr w:type="gramEnd"/>
      <w:r w:rsidR="001C76CF" w:rsidRPr="00486765">
        <w:rPr>
          <w:sz w:val="22"/>
        </w:rPr>
        <w:t xml:space="preserve"> one-sided s-dependence: </w:t>
      </w:r>
      <w:r w:rsidR="001C76CF" w:rsidRPr="00B6123E">
        <w:rPr>
          <w:i/>
          <w:sz w:val="22"/>
        </w:rPr>
        <w:t>independent continuant</w:t>
      </w:r>
      <w:r w:rsidR="001C76CF" w:rsidRPr="00486765">
        <w:rPr>
          <w:sz w:val="22"/>
        </w:rPr>
        <w:t>;</w:t>
      </w:r>
      <w:ins w:id="385" w:author="Jonathan Bona" w:date="2012-05-02T17:09:00Z">
        <w:r w:rsidRPr="006B4E2E">
          <w:rPr>
            <w:rStyle w:val="Annotation"/>
            <w:rPrChange w:id="386" w:author="Jonathan Bona" w:date="2012-05-02T17:09:00Z">
              <w:rPr>
                <w:sz w:val="22"/>
              </w:rPr>
            </w:rPrChange>
          </w:rPr>
          <w:t>]</w:t>
        </w:r>
      </w:ins>
      <w:r w:rsidR="001C76CF" w:rsidRPr="00486765">
        <w:rPr>
          <w:sz w:val="22"/>
        </w:rPr>
        <w:t xml:space="preserve"> </w:t>
      </w:r>
    </w:p>
    <w:p w14:paraId="706C385E" w14:textId="4AB67848" w:rsidR="00F71FE0" w:rsidRPr="00486765" w:rsidRDefault="006B4E2E">
      <w:pPr>
        <w:pStyle w:val="Specification"/>
        <w:rPr>
          <w:sz w:val="22"/>
        </w:rPr>
      </w:pPr>
      <w:ins w:id="387" w:author="Jonathan Bona" w:date="2012-05-02T17:09:00Z">
        <w:r>
          <w:rPr>
            <w:rStyle w:val="Annotation"/>
          </w:rPr>
          <w:t>range</w:t>
        </w:r>
        <w:r w:rsidRPr="00255E9F">
          <w:rPr>
            <w:rStyle w:val="Annotation"/>
          </w:rPr>
          <w:t>(s-dependence)[</w:t>
        </w:r>
      </w:ins>
      <w:proofErr w:type="gramStart"/>
      <w:r w:rsidR="001C76CF" w:rsidRPr="00486765">
        <w:rPr>
          <w:sz w:val="22"/>
        </w:rPr>
        <w:t>for</w:t>
      </w:r>
      <w:proofErr w:type="gramEnd"/>
      <w:r w:rsidR="001C76CF" w:rsidRPr="00486765">
        <w:rPr>
          <w:sz w:val="22"/>
        </w:rPr>
        <w:t xml:space="preserve"> reciprocal s-dependence: </w:t>
      </w:r>
      <w:r w:rsidR="001C76CF" w:rsidRPr="00B6123E">
        <w:rPr>
          <w:i/>
          <w:sz w:val="22"/>
        </w:rPr>
        <w:t>dependent continuant</w:t>
      </w:r>
      <w:ins w:id="388" w:author="Jonathan Bona" w:date="2012-05-02T17:09:00Z">
        <w:r w:rsidRPr="006B4E2E">
          <w:rPr>
            <w:rStyle w:val="Annotation"/>
            <w:rPrChange w:id="389" w:author="Jonathan Bona" w:date="2012-05-02T17:09:00Z">
              <w:rPr>
                <w:i/>
                <w:sz w:val="22"/>
              </w:rPr>
            </w:rPrChange>
          </w:rPr>
          <w:t>\</w:t>
        </w:r>
      </w:ins>
      <w:r w:rsidR="001C76CF" w:rsidRPr="00486765">
        <w:rPr>
          <w:sz w:val="22"/>
        </w:rPr>
        <w:t xml:space="preserve">; </w:t>
      </w:r>
      <w:r w:rsidR="001C76CF" w:rsidRPr="00B6123E">
        <w:rPr>
          <w:i/>
          <w:sz w:val="22"/>
        </w:rPr>
        <w:t>process</w:t>
      </w:r>
      <w:ins w:id="390" w:author="Jonathan Bona" w:date="2012-05-02T17:09:00Z">
        <w:r w:rsidRPr="006B4E2E">
          <w:rPr>
            <w:rStyle w:val="Annotation"/>
            <w:rPrChange w:id="391" w:author="Jonathan Bona" w:date="2012-05-02T17:09:00Z">
              <w:rPr>
                <w:i/>
                <w:sz w:val="22"/>
              </w:rPr>
            </w:rPrChange>
          </w:rPr>
          <w:t>]</w:t>
        </w:r>
      </w:ins>
    </w:p>
    <w:p w14:paraId="02BB71A7" w14:textId="450E2E7B" w:rsidR="00B4578B" w:rsidRPr="00486765" w:rsidRDefault="000123EA">
      <w:pPr>
        <w:pStyle w:val="Specification"/>
        <w:rPr>
          <w:sz w:val="22"/>
        </w:rPr>
      </w:pPr>
      <w:ins w:id="392" w:author="Jonathan Bona" w:date="2012-05-02T16:56:00Z">
        <w:r w:rsidRPr="000123EA">
          <w:rPr>
            <w:rStyle w:val="Annotation"/>
            <w:rPrChange w:id="393" w:author="Jonathan Bona" w:date="2012-05-02T16:57:00Z">
              <w:rPr>
                <w:rStyle w:val="SpecificationType"/>
                <w:sz w:val="22"/>
              </w:rPr>
            </w:rPrChange>
          </w:rPr>
          <w:t>as(s-dependence)[</w:t>
        </w:r>
      </w:ins>
      <w:r w:rsidR="00B4578B" w:rsidRPr="00486765">
        <w:rPr>
          <w:rStyle w:val="SpecificationType"/>
          <w:sz w:val="22"/>
        </w:rPr>
        <w:t>Examples</w:t>
      </w:r>
      <w:r w:rsidR="00B4578B" w:rsidRPr="00486765">
        <w:rPr>
          <w:smallCaps/>
          <w:sz w:val="22"/>
        </w:rPr>
        <w:t>: T</w:t>
      </w:r>
      <w:r w:rsidR="00B4578B" w:rsidRPr="00486765">
        <w:rPr>
          <w:sz w:val="22"/>
        </w:rPr>
        <w:t xml:space="preserve">he </w:t>
      </w:r>
      <w:r w:rsidR="00037764" w:rsidRPr="00B6123E">
        <w:rPr>
          <w:b/>
          <w:sz w:val="22"/>
        </w:rPr>
        <w:t>s-</w:t>
      </w:r>
      <w:r w:rsidR="00B4578B" w:rsidRPr="00B6123E">
        <w:rPr>
          <w:b/>
          <w:sz w:val="22"/>
        </w:rPr>
        <w:t>dependence</w:t>
      </w:r>
      <w:r w:rsidR="00B4578B" w:rsidRPr="00486765">
        <w:rPr>
          <w:sz w:val="22"/>
        </w:rPr>
        <w:t xml:space="preserve"> of </w:t>
      </w:r>
      <w:r w:rsidR="00763242" w:rsidRPr="00486765">
        <w:rPr>
          <w:sz w:val="22"/>
        </w:rPr>
        <w:t xml:space="preserve">a pain </w:t>
      </w:r>
      <w:r w:rsidR="00B4578B" w:rsidRPr="00486765">
        <w:rPr>
          <w:sz w:val="22"/>
        </w:rPr>
        <w:t xml:space="preserve">on </w:t>
      </w:r>
      <w:r w:rsidR="00763242" w:rsidRPr="00486765">
        <w:rPr>
          <w:sz w:val="22"/>
        </w:rPr>
        <w:t>the organism that is experiencing the pain</w:t>
      </w:r>
      <w:ins w:id="394" w:author="Jonathan Bona" w:date="2012-05-02T16:57:00Z">
        <w:r w:rsidRPr="00255E9F">
          <w:rPr>
            <w:rStyle w:val="Annotation"/>
          </w:rPr>
          <w:t>\</w:t>
        </w:r>
      </w:ins>
      <w:r w:rsidR="00763242" w:rsidRPr="00486765">
        <w:rPr>
          <w:sz w:val="22"/>
        </w:rPr>
        <w:t xml:space="preserve">, the dependence of a </w:t>
      </w:r>
      <w:r w:rsidR="00CD5918" w:rsidRPr="00486765">
        <w:rPr>
          <w:sz w:val="22"/>
        </w:rPr>
        <w:t>shape on the shaped object</w:t>
      </w:r>
      <w:ins w:id="395" w:author="Jonathan Bona" w:date="2012-05-02T16:57:00Z">
        <w:r w:rsidRPr="00255E9F">
          <w:rPr>
            <w:rStyle w:val="Annotation"/>
          </w:rPr>
          <w:t>\</w:t>
        </w:r>
      </w:ins>
      <w:r w:rsidR="00CD5918" w:rsidRPr="00486765">
        <w:rPr>
          <w:sz w:val="22"/>
        </w:rPr>
        <w:t>, the dependence of a gait on the walking object.</w:t>
      </w:r>
      <w:ins w:id="396" w:author="Jonathan Bona" w:date="2012-05-02T16:56:00Z">
        <w:r w:rsidRPr="000123EA">
          <w:rPr>
            <w:rStyle w:val="Annotation"/>
            <w:rPrChange w:id="397" w:author="Jonathan Bona" w:date="2012-05-02T16:56:00Z">
              <w:rPr>
                <w:sz w:val="22"/>
              </w:rPr>
            </w:rPrChange>
          </w:rPr>
          <w:t>]</w:t>
        </w:r>
      </w:ins>
    </w:p>
    <w:p w14:paraId="12C2F325" w14:textId="77777777" w:rsidR="001C2672" w:rsidRPr="00486765" w:rsidRDefault="001C2672">
      <w:pPr>
        <w:rPr>
          <w:sz w:val="22"/>
        </w:rPr>
      </w:pPr>
    </w:p>
    <w:p w14:paraId="579B2402" w14:textId="6A8AC38C" w:rsidR="00B9758D" w:rsidDel="00B9758D" w:rsidRDefault="00F71FE0">
      <w:pPr>
        <w:rPr>
          <w:del w:id="398" w:author="phismith" w:date="2012-05-20T10:37:00Z"/>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ins w:id="399" w:author="phismith" w:date="2012-05-20T10:35:00Z">
        <w:r w:rsidR="00B9758D" w:rsidRPr="00B9758D">
          <w:rPr>
            <w:b/>
            <w:sz w:val="22"/>
            <w:rPrChange w:id="400" w:author="phismith" w:date="2012-05-20T10:35:00Z">
              <w:rPr>
                <w:sz w:val="22"/>
              </w:rPr>
            </w:rPrChange>
          </w:rPr>
          <w:t>at</w:t>
        </w:r>
        <w:r w:rsidR="00B9758D">
          <w:rPr>
            <w:sz w:val="22"/>
          </w:rPr>
          <w:t xml:space="preserve"> </w:t>
        </w:r>
        <w:r w:rsidR="00B9758D">
          <w:rPr>
            <w:i/>
            <w:sz w:val="22"/>
          </w:rPr>
          <w:t xml:space="preserve">t </w:t>
        </w:r>
      </w:ins>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ins w:id="401" w:author="phismith" w:date="2012-05-17T23:03:00Z">
        <w:r w:rsidR="00706E14" w:rsidRPr="00706E14">
          <w:rPr>
            <w:sz w:val="22"/>
            <w:rPrChange w:id="402" w:author="phismith" w:date="2012-05-17T23:03:00Z">
              <w:rPr>
                <w:i/>
                <w:sz w:val="22"/>
              </w:rPr>
            </w:rPrChange>
          </w:rPr>
          <w:t>requires (</w:t>
        </w:r>
      </w:ins>
      <w:r w:rsidR="00CF7DCA" w:rsidRPr="00486765">
        <w:rPr>
          <w:sz w:val="22"/>
        </w:rPr>
        <w:t>necessitates</w:t>
      </w:r>
      <w:ins w:id="403" w:author="phismith" w:date="2012-05-17T23:03:00Z">
        <w:r w:rsidR="00706E14">
          <w:rPr>
            <w:sz w:val="22"/>
          </w:rPr>
          <w:t>)</w:t>
        </w:r>
      </w:ins>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B6021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ins w:id="404" w:author="phismith" w:date="2012-05-20T10:37:00Z">
        <w:r w:rsidR="00B9758D" w:rsidRPr="00B9758D">
          <w:rPr>
            <w:sz w:val="22"/>
            <w:rPrChange w:id="405" w:author="phismith" w:date="2012-05-20T10:37:00Z">
              <w:rPr>
                <w:i/>
                <w:sz w:val="22"/>
              </w:rPr>
            </w:rPrChange>
          </w:rPr>
          <w:t>T</w:t>
        </w:r>
      </w:ins>
      <w:ins w:id="406" w:author="phismith" w:date="2012-05-20T10:36:00Z">
        <w:r w:rsidR="00B9758D">
          <w:rPr>
            <w:sz w:val="22"/>
          </w:rPr>
          <w:t xml:space="preserve">he </w:t>
        </w:r>
      </w:ins>
      <w:ins w:id="407" w:author="phismith" w:date="2012-05-20T10:35:00Z">
        <w:r w:rsidR="00B9758D">
          <w:rPr>
            <w:sz w:val="22"/>
          </w:rPr>
          <w:t xml:space="preserve">s-dependence </w:t>
        </w:r>
      </w:ins>
      <w:ins w:id="408" w:author="phismith" w:date="2012-05-20T10:36:00Z">
        <w:r w:rsidR="00B9758D">
          <w:rPr>
            <w:sz w:val="22"/>
          </w:rPr>
          <w:t xml:space="preserve">of an entity </w:t>
        </w:r>
        <w:r w:rsidR="00B9758D">
          <w:rPr>
            <w:i/>
            <w:sz w:val="22"/>
          </w:rPr>
          <w:t xml:space="preserve">a </w:t>
        </w:r>
        <w:r w:rsidR="00B9758D">
          <w:rPr>
            <w:sz w:val="22"/>
          </w:rPr>
          <w:t xml:space="preserve">on another entity </w:t>
        </w:r>
        <w:r w:rsidR="00B9758D">
          <w:rPr>
            <w:i/>
            <w:sz w:val="22"/>
          </w:rPr>
          <w:t xml:space="preserve">b </w:t>
        </w:r>
      </w:ins>
      <w:ins w:id="409" w:author="phismith" w:date="2012-05-20T10:35:00Z">
        <w:r w:rsidR="00B9758D">
          <w:rPr>
            <w:sz w:val="22"/>
          </w:rPr>
          <w:t xml:space="preserve">holds for the duration of the existence </w:t>
        </w:r>
      </w:ins>
      <w:ins w:id="410" w:author="phismith" w:date="2012-05-20T10:36:00Z">
        <w:r w:rsidR="00B9758D">
          <w:rPr>
            <w:sz w:val="22"/>
          </w:rPr>
          <w:t xml:space="preserve">of </w:t>
        </w:r>
        <w:r w:rsidR="00B9758D">
          <w:rPr>
            <w:i/>
            <w:sz w:val="22"/>
          </w:rPr>
          <w:t>a</w:t>
        </w:r>
      </w:ins>
      <w:ins w:id="411" w:author="phismith" w:date="2012-05-20T10:37:00Z">
        <w:r w:rsidR="00B9758D">
          <w:rPr>
            <w:sz w:val="22"/>
          </w:rPr>
          <w:t>.</w:t>
        </w:r>
      </w:ins>
    </w:p>
    <w:p w14:paraId="3A47409C" w14:textId="5A8665D4" w:rsidR="00B9758D" w:rsidRPr="00B9758D" w:rsidRDefault="00B9758D" w:rsidP="00B9758D">
      <w:pPr>
        <w:rPr>
          <w:ins w:id="412" w:author="phismith" w:date="2012-05-20T10:37:00Z"/>
          <w:i/>
          <w:sz w:val="22"/>
        </w:rPr>
      </w:pPr>
    </w:p>
    <w:p w14:paraId="576648C8" w14:textId="5F237E3B" w:rsidR="000B5984" w:rsidRPr="00486765" w:rsidRDefault="004A2E5B">
      <w:pPr>
        <w:rPr>
          <w:sz w:val="22"/>
        </w:rPr>
      </w:pPr>
      <w:ins w:id="413" w:author="phismith" w:date="2012-05-20T10:43:00Z">
        <w:r>
          <w:rPr>
            <w:sz w:val="22"/>
          </w:rPr>
          <w:lastRenderedPageBreak/>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Pr="00486765">
          <w:rPr>
            <w:b/>
            <w:sz w:val="22"/>
          </w:rPr>
          <w:t xml:space="preserve">s-depends on </w:t>
        </w:r>
        <w:r w:rsidRPr="00183905">
          <w:rPr>
            <w:i/>
            <w:sz w:val="22"/>
          </w:rPr>
          <w:t>b</w:t>
        </w:r>
        <w:r>
          <w:rPr>
            <w:sz w:val="22"/>
          </w:rPr>
          <w:t xml:space="preserve"> </w:t>
        </w:r>
        <w:r>
          <w:rPr>
            <w:b/>
            <w:sz w:val="22"/>
          </w:rPr>
          <w:t xml:space="preserve">at </w:t>
        </w:r>
        <w:r w:rsidRPr="00183905">
          <w:rPr>
            <w:i/>
            <w:sz w:val="22"/>
            <w:u w:val="singl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so also does a.</w:t>
        </w:r>
        <w:r>
          <w:rPr>
            <w:sz w:val="22"/>
          </w:rPr>
          <w:t xml:space="preserve"> </w:t>
        </w:r>
      </w:ins>
      <w:del w:id="414" w:author="phismith" w:date="2012-05-20T10:42:00Z">
        <w:r w:rsidR="001C2672" w:rsidRPr="00486765" w:rsidDel="004A2E5B">
          <w:rPr>
            <w:sz w:val="22"/>
          </w:rPr>
          <w:delText>For continuants, i</w:delText>
        </w:r>
        <w:r w:rsidR="00CF7DCA" w:rsidRPr="00486765" w:rsidDel="004A2E5B">
          <w:rPr>
            <w:sz w:val="22"/>
          </w:rPr>
          <w:delText xml:space="preserve">f </w:delText>
        </w:r>
        <w:r w:rsidR="00CF7DCA" w:rsidRPr="00B9758D" w:rsidDel="004A2E5B">
          <w:rPr>
            <w:i/>
            <w:sz w:val="22"/>
            <w:rPrChange w:id="415" w:author="phismith" w:date="2012-05-20T10:37:00Z">
              <w:rPr>
                <w:sz w:val="22"/>
              </w:rPr>
            </w:rPrChange>
          </w:rPr>
          <w:delText>b</w:delText>
        </w:r>
        <w:r w:rsidR="00CF7DCA" w:rsidRPr="00486765" w:rsidDel="004A2E5B">
          <w:rPr>
            <w:sz w:val="22"/>
          </w:rPr>
          <w:delText xml:space="preserve"> is such that </w:delText>
        </w:r>
        <w:r w:rsidR="002D25A6" w:rsidRPr="00B9758D" w:rsidDel="004A2E5B">
          <w:rPr>
            <w:i/>
            <w:sz w:val="22"/>
            <w:rPrChange w:id="416" w:author="phismith" w:date="2012-05-20T10:37:00Z">
              <w:rPr>
                <w:sz w:val="22"/>
              </w:rPr>
            </w:rPrChange>
          </w:rPr>
          <w:delText xml:space="preserve">a </w:delText>
        </w:r>
        <w:r w:rsidR="00CF7DCA" w:rsidRPr="00486765" w:rsidDel="004A2E5B">
          <w:rPr>
            <w:b/>
            <w:sz w:val="22"/>
          </w:rPr>
          <w:delText xml:space="preserve">s-depends on </w:delText>
        </w:r>
        <w:r w:rsidR="00CF7DCA" w:rsidRPr="00B9758D" w:rsidDel="004A2E5B">
          <w:rPr>
            <w:i/>
            <w:sz w:val="22"/>
            <w:rPrChange w:id="417" w:author="phismith" w:date="2012-05-20T10:37:00Z">
              <w:rPr>
                <w:sz w:val="22"/>
              </w:rPr>
            </w:rPrChange>
          </w:rPr>
          <w:delText>b</w:delText>
        </w:r>
        <w:r w:rsidR="00CF7DCA" w:rsidRPr="00486765" w:rsidDel="004A2E5B">
          <w:rPr>
            <w:sz w:val="22"/>
          </w:rPr>
          <w:delText xml:space="preserve">, then if </w:delText>
        </w:r>
        <w:r w:rsidR="00CF7DCA" w:rsidRPr="00B9758D" w:rsidDel="004A2E5B">
          <w:rPr>
            <w:i/>
            <w:sz w:val="22"/>
            <w:rPrChange w:id="418" w:author="phismith" w:date="2012-05-20T10:37:00Z">
              <w:rPr>
                <w:sz w:val="22"/>
              </w:rPr>
            </w:rPrChange>
          </w:rPr>
          <w:delText>b</w:delText>
        </w:r>
        <w:r w:rsidR="00CF7DCA" w:rsidRPr="00486765" w:rsidDel="004A2E5B">
          <w:rPr>
            <w:sz w:val="22"/>
          </w:rPr>
          <w:delText xml:space="preserve"> ceases to exist, so also does </w:delText>
        </w:r>
        <w:r w:rsidR="002D25A6" w:rsidRPr="00486765" w:rsidDel="004A2E5B">
          <w:rPr>
            <w:sz w:val="22"/>
          </w:rPr>
          <w:delText>a</w:delText>
        </w:r>
        <w:r w:rsidR="00F71FE0" w:rsidRPr="00486765" w:rsidDel="004A2E5B">
          <w:rPr>
            <w:sz w:val="22"/>
          </w:rPr>
          <w:delText xml:space="preserve">. </w:delText>
        </w:r>
      </w:del>
      <w:r w:rsidR="00F71FE0" w:rsidRPr="00486765">
        <w:rPr>
          <w:sz w:val="22"/>
        </w:rPr>
        <w:t xml:space="preserve">The ceasing to exist </w:t>
      </w:r>
      <w:r w:rsidR="001C2672" w:rsidRPr="00486765">
        <w:rPr>
          <w:sz w:val="22"/>
        </w:rPr>
        <w:t xml:space="preserve">of </w:t>
      </w:r>
      <w:r w:rsidR="001C2672" w:rsidRPr="004A2E5B">
        <w:rPr>
          <w:b/>
          <w:sz w:val="22"/>
          <w:rPrChange w:id="419" w:author="phismith" w:date="2012-05-20T10:42:00Z">
            <w:rPr>
              <w:sz w:val="22"/>
            </w:rPr>
          </w:rPrChange>
        </w:rPr>
        <w:t xml:space="preserve">a </w:t>
      </w:r>
      <w:r w:rsidR="001C2672" w:rsidRPr="00486765">
        <w:rPr>
          <w:sz w:val="22"/>
        </w:rPr>
        <w:t xml:space="preserve">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is 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ins w:id="420" w:author="phismith" w:date="2012-05-17T23:05:00Z">
        <w:r w:rsidR="00706E14">
          <w:rPr>
            <w:sz w:val="22"/>
          </w:rPr>
          <w:t>ly,</w:t>
        </w:r>
      </w:ins>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B6021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r w:rsidRPr="00486765">
        <w:rPr>
          <w:sz w:val="22"/>
        </w:rPr>
        <w:t>frame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r w:rsidRPr="00486765">
        <w:rPr>
          <w:sz w:val="22"/>
        </w:rPr>
        <w:t xml:space="preserve">dependence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1212EEDD" w:rsidR="007E2B9F" w:rsidRPr="00486765" w:rsidRDefault="00F53485" w:rsidP="00486765">
      <w:pPr>
        <w:pStyle w:val="Specification"/>
        <w:rPr>
          <w:sz w:val="22"/>
        </w:rPr>
      </w:pPr>
      <w:ins w:id="421" w:author="Jonathan Bona" w:date="2012-05-02T17:10:00Z">
        <w:r>
          <w:rPr>
            <w:rStyle w:val="Annotation"/>
          </w:rPr>
          <w:t>a</w:t>
        </w:r>
        <w:r w:rsidRPr="00255E9F">
          <w:rPr>
            <w:rStyle w:val="Annotation"/>
          </w:rPr>
          <w:t>(s-dependence)[</w:t>
        </w:r>
      </w:ins>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ins w:id="422" w:author="Jonathan Bona" w:date="2012-05-02T17:10:00Z">
        <w:r w:rsidRPr="00F53485">
          <w:rPr>
            <w:rStyle w:val="Annotation"/>
            <w:rPrChange w:id="423" w:author="Jonathan Bona" w:date="2012-05-02T17:10:00Z">
              <w:rPr>
                <w:sz w:val="22"/>
              </w:rPr>
            </w:rPrChange>
          </w:rPr>
          <w:t>]</w:t>
        </w:r>
      </w:ins>
    </w:p>
    <w:p w14:paraId="703E20CF" w14:textId="6FAE759F" w:rsidR="00B02AE7" w:rsidRPr="00486765" w:rsidRDefault="004A2E5B" w:rsidP="00486765">
      <w:pPr>
        <w:rPr>
          <w:sz w:val="22"/>
        </w:rPr>
      </w:pPr>
      <w:ins w:id="424" w:author="phismith" w:date="2012-05-20T10:43:00Z">
        <w:r>
          <w:rPr>
            <w:sz w:val="22"/>
          </w:rPr>
          <w:t>This follows trivially from the definition.</w:t>
        </w:r>
      </w:ins>
    </w:p>
    <w:p w14:paraId="1A7DA10F" w14:textId="619A2455" w:rsidR="00B02AE7" w:rsidRPr="00486765" w:rsidRDefault="00CF7DCA">
      <w:pPr>
        <w:rPr>
          <w:sz w:val="22"/>
        </w:rPr>
      </w:pPr>
      <w:r w:rsidRPr="00486765">
        <w:rPr>
          <w:sz w:val="22"/>
        </w:rPr>
        <w:lastRenderedPageBreak/>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B6021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425" w:name="_Toc313270693"/>
      <w:bookmarkStart w:id="426" w:name="_Toc319326099"/>
      <w:r w:rsidRPr="00486765">
        <w:rPr>
          <w:sz w:val="24"/>
        </w:rPr>
        <w:t>Relation of specific dependence indexed by time</w:t>
      </w:r>
      <w:bookmarkEnd w:id="425"/>
      <w:bookmarkEnd w:id="426"/>
    </w:p>
    <w:p w14:paraId="548057F5" w14:textId="77777777" w:rsidR="00A91A6F" w:rsidRPr="00486765" w:rsidRDefault="00A91A6F" w:rsidP="00486765">
      <w:pPr>
        <w:rPr>
          <w:sz w:val="22"/>
        </w:rPr>
      </w:pPr>
    </w:p>
    <w:p w14:paraId="5ABB2CBE" w14:textId="53D2770A" w:rsidR="00A91A6F" w:rsidRPr="004A2E5B" w:rsidRDefault="00A91A6F" w:rsidP="00486765">
      <w:pPr>
        <w:pStyle w:val="Specification"/>
        <w:rPr>
          <w:ins w:id="427" w:author="phismith" w:date="2012-05-20T10:44:00Z"/>
          <w:strike/>
          <w:sz w:val="22"/>
          <w:rPrChange w:id="428" w:author="phismith" w:date="2012-05-20T10:44:00Z">
            <w:rPr>
              <w:ins w:id="429" w:author="phismith" w:date="2012-05-20T10:44:00Z"/>
              <w:sz w:val="22"/>
            </w:rPr>
          </w:rPrChange>
        </w:rPr>
      </w:pPr>
      <w:r w:rsidRPr="004A2E5B">
        <w:rPr>
          <w:rStyle w:val="SpecificationType"/>
          <w:strike/>
          <w:sz w:val="22"/>
          <w:rPrChange w:id="430" w:author="phismith" w:date="2012-05-20T10:44:00Z">
            <w:rPr>
              <w:rStyle w:val="SpecificationType"/>
              <w:sz w:val="22"/>
            </w:rPr>
          </w:rPrChange>
        </w:rPr>
        <w:t>Definition</w:t>
      </w:r>
      <w:r w:rsidRPr="004A2E5B">
        <w:rPr>
          <w:smallCaps/>
          <w:strike/>
          <w:sz w:val="22"/>
          <w:rPrChange w:id="431" w:author="phismith" w:date="2012-05-20T10:44:00Z">
            <w:rPr>
              <w:smallCaps/>
              <w:sz w:val="22"/>
            </w:rPr>
          </w:rPrChange>
        </w:rPr>
        <w:t xml:space="preserve">: </w:t>
      </w:r>
      <w:r w:rsidRPr="004A2E5B">
        <w:rPr>
          <w:i/>
          <w:strike/>
          <w:sz w:val="22"/>
          <w:rPrChange w:id="432" w:author="phismith" w:date="2012-05-20T10:44:00Z">
            <w:rPr>
              <w:i/>
              <w:sz w:val="22"/>
            </w:rPr>
          </w:rPrChange>
        </w:rPr>
        <w:t xml:space="preserve">a </w:t>
      </w:r>
      <w:r w:rsidRPr="004A2E5B">
        <w:rPr>
          <w:b/>
          <w:strike/>
          <w:sz w:val="22"/>
          <w:rPrChange w:id="433" w:author="phismith" w:date="2012-05-20T10:44:00Z">
            <w:rPr>
              <w:b/>
              <w:sz w:val="22"/>
            </w:rPr>
          </w:rPrChange>
        </w:rPr>
        <w:t xml:space="preserve">s-depends on </w:t>
      </w:r>
      <w:r w:rsidRPr="004A2E5B">
        <w:rPr>
          <w:i/>
          <w:strike/>
          <w:sz w:val="22"/>
          <w:rPrChange w:id="434" w:author="phismith" w:date="2012-05-20T10:44:00Z">
            <w:rPr>
              <w:i/>
              <w:sz w:val="22"/>
            </w:rPr>
          </w:rPrChange>
        </w:rPr>
        <w:t xml:space="preserve">b </w:t>
      </w:r>
      <w:r w:rsidRPr="004A2E5B">
        <w:rPr>
          <w:b/>
          <w:strike/>
          <w:sz w:val="22"/>
          <w:rPrChange w:id="435" w:author="phismith" w:date="2012-05-20T10:44:00Z">
            <w:rPr>
              <w:b/>
              <w:sz w:val="22"/>
            </w:rPr>
          </w:rPrChange>
        </w:rPr>
        <w:t xml:space="preserve">at </w:t>
      </w:r>
      <w:r w:rsidRPr="004A2E5B">
        <w:rPr>
          <w:i/>
          <w:strike/>
          <w:sz w:val="22"/>
          <w:rPrChange w:id="436" w:author="phismith" w:date="2012-05-20T10:44:00Z">
            <w:rPr>
              <w:i/>
              <w:sz w:val="22"/>
            </w:rPr>
          </w:rPrChange>
        </w:rPr>
        <w:t xml:space="preserve">t = </w:t>
      </w:r>
      <w:r w:rsidRPr="004A2E5B">
        <w:rPr>
          <w:strike/>
          <w:sz w:val="22"/>
          <w:rPrChange w:id="437" w:author="phismith" w:date="2012-05-20T10:44:00Z">
            <w:rPr>
              <w:sz w:val="22"/>
            </w:rPr>
          </w:rPrChange>
        </w:rPr>
        <w:t xml:space="preserve">Def. </w:t>
      </w:r>
      <w:r w:rsidRPr="004A2E5B">
        <w:rPr>
          <w:i/>
          <w:strike/>
          <w:sz w:val="22"/>
          <w:rPrChange w:id="438" w:author="phismith" w:date="2012-05-20T10:44:00Z">
            <w:rPr>
              <w:i/>
              <w:sz w:val="22"/>
            </w:rPr>
          </w:rPrChange>
        </w:rPr>
        <w:t xml:space="preserve">a </w:t>
      </w:r>
      <w:r w:rsidRPr="004A2E5B">
        <w:rPr>
          <w:strike/>
          <w:sz w:val="22"/>
          <w:rPrChange w:id="439" w:author="phismith" w:date="2012-05-20T10:44:00Z">
            <w:rPr>
              <w:sz w:val="22"/>
            </w:rPr>
          </w:rPrChange>
        </w:rPr>
        <w:t xml:space="preserve">exists </w:t>
      </w:r>
      <w:r w:rsidRPr="004A2E5B">
        <w:rPr>
          <w:b/>
          <w:strike/>
          <w:sz w:val="22"/>
          <w:rPrChange w:id="440" w:author="phismith" w:date="2012-05-20T10:44:00Z">
            <w:rPr>
              <w:b/>
              <w:sz w:val="22"/>
            </w:rPr>
          </w:rPrChange>
        </w:rPr>
        <w:t xml:space="preserve">at </w:t>
      </w:r>
      <w:r w:rsidRPr="004A2E5B">
        <w:rPr>
          <w:i/>
          <w:strike/>
          <w:sz w:val="22"/>
          <w:rPrChange w:id="441" w:author="phismith" w:date="2012-05-20T10:44:00Z">
            <w:rPr>
              <w:i/>
              <w:sz w:val="22"/>
            </w:rPr>
          </w:rPrChange>
        </w:rPr>
        <w:t xml:space="preserve">t </w:t>
      </w:r>
      <w:r w:rsidRPr="004A2E5B">
        <w:rPr>
          <w:strike/>
          <w:sz w:val="22"/>
          <w:rPrChange w:id="442" w:author="phismith" w:date="2012-05-20T10:44:00Z">
            <w:rPr>
              <w:sz w:val="22"/>
            </w:rPr>
          </w:rPrChange>
        </w:rPr>
        <w:t xml:space="preserve">&amp; </w:t>
      </w:r>
      <w:r w:rsidRPr="004A2E5B">
        <w:rPr>
          <w:i/>
          <w:strike/>
          <w:sz w:val="22"/>
          <w:rPrChange w:id="443" w:author="phismith" w:date="2012-05-20T10:44:00Z">
            <w:rPr>
              <w:i/>
              <w:sz w:val="22"/>
            </w:rPr>
          </w:rPrChange>
        </w:rPr>
        <w:t xml:space="preserve">a </w:t>
      </w:r>
      <w:r w:rsidRPr="004A2E5B">
        <w:rPr>
          <w:b/>
          <w:strike/>
          <w:sz w:val="22"/>
          <w:rPrChange w:id="444" w:author="phismith" w:date="2012-05-20T10:44:00Z">
            <w:rPr>
              <w:b/>
              <w:sz w:val="22"/>
            </w:rPr>
          </w:rPrChange>
        </w:rPr>
        <w:t xml:space="preserve">s-depends on </w:t>
      </w:r>
      <w:r w:rsidRPr="004A2E5B">
        <w:rPr>
          <w:i/>
          <w:strike/>
          <w:sz w:val="22"/>
          <w:rPrChange w:id="445" w:author="phismith" w:date="2012-05-20T10:44:00Z">
            <w:rPr>
              <w:i/>
              <w:sz w:val="22"/>
            </w:rPr>
          </w:rPrChange>
        </w:rPr>
        <w:t>b</w:t>
      </w:r>
      <w:r w:rsidR="0047147E" w:rsidRPr="004A2E5B">
        <w:rPr>
          <w:i/>
          <w:strike/>
          <w:sz w:val="22"/>
          <w:rPrChange w:id="446" w:author="phismith" w:date="2012-05-20T10:44:00Z">
            <w:rPr>
              <w:i/>
              <w:sz w:val="22"/>
            </w:rPr>
          </w:rPrChange>
        </w:rPr>
        <w:t>.</w:t>
      </w:r>
      <w:r w:rsidR="0047147E" w:rsidRPr="004A2E5B">
        <w:rPr>
          <w:strike/>
          <w:sz w:val="22"/>
          <w:rPrChange w:id="447" w:author="phismith" w:date="2012-05-20T10:44:00Z">
            <w:rPr>
              <w:sz w:val="22"/>
            </w:rPr>
          </w:rPrChange>
        </w:rPr>
        <w:t xml:space="preserve"> [014-001]</w:t>
      </w:r>
    </w:p>
    <w:p w14:paraId="004208DF" w14:textId="64E5FDDB" w:rsidR="004A2E5B" w:rsidRPr="00C87A97" w:rsidRDefault="004A2E5B" w:rsidP="00486765">
      <w:pPr>
        <w:pStyle w:val="Specification"/>
        <w:rPr>
          <w:sz w:val="22"/>
        </w:rPr>
      </w:pPr>
      <w:ins w:id="448" w:author="phismith" w:date="2012-05-20T10:44:00Z">
        <w:r w:rsidRPr="004A2E5B">
          <w:rPr>
            <w:sz w:val="22"/>
          </w:rPr>
          <w:t xml:space="preserve">(Replaced by elucidation of s-depends </w:t>
        </w:r>
        <w:r w:rsidRPr="00C87A97">
          <w:rPr>
            <w:sz w:val="22"/>
          </w:rPr>
          <w:t>at t above)</w:t>
        </w:r>
      </w:ins>
    </w:p>
    <w:p w14:paraId="59B04D96" w14:textId="77777777" w:rsidR="00B02AE7" w:rsidRPr="00486765" w:rsidRDefault="00B02AE7" w:rsidP="00486765">
      <w:pPr>
        <w:rPr>
          <w:sz w:val="22"/>
        </w:rPr>
      </w:pPr>
    </w:p>
    <w:p w14:paraId="40B19941" w14:textId="1A0F1D06" w:rsidR="00CD5918" w:rsidRPr="00486765" w:rsidRDefault="00CD5918">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170E26" w:rsidRPr="00486765">
        <w:rPr>
          <w:sz w:val="22"/>
        </w:rPr>
        <w:t xml:space="preserve">If </w:t>
      </w:r>
      <w:r w:rsidR="002A33CB">
        <w:rPr>
          <w:i/>
          <w:sz w:val="22"/>
        </w:rPr>
        <w:t xml:space="preserve">occurrent </w:t>
      </w:r>
      <w:proofErr w:type="gramStart"/>
      <w:r w:rsidR="00170E26" w:rsidRPr="00486765">
        <w:rPr>
          <w:i/>
          <w:sz w:val="22"/>
        </w:rPr>
        <w:t>a</w:t>
      </w:r>
      <w:proofErr w:type="gramEnd"/>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some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Default="0032409B">
      <w:pPr>
        <w:pStyle w:val="Specification"/>
        <w:rPr>
          <w:ins w:id="449" w:author="phismith" w:date="2012-05-20T11:36:00Z"/>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4F6D0410" w14:textId="77777777" w:rsidR="00C87A97" w:rsidRDefault="00C87A97">
      <w:pPr>
        <w:pStyle w:val="Specification"/>
        <w:rPr>
          <w:ins w:id="450" w:author="phismith" w:date="2012-05-20T11:36:00Z"/>
          <w:sz w:val="22"/>
        </w:rPr>
      </w:pPr>
    </w:p>
    <w:p w14:paraId="0A89DD55" w14:textId="77777777" w:rsidR="00C87A97" w:rsidRDefault="00C87A97" w:rsidP="00C87A97">
      <w:pPr>
        <w:rPr>
          <w:ins w:id="451" w:author="phismith" w:date="2012-05-20T11:36:00Z"/>
          <w:sz w:val="22"/>
        </w:rPr>
      </w:pPr>
      <w:ins w:id="452" w:author="phismith" w:date="2012-05-20T11:36:00Z">
        <w:r>
          <w:rPr>
            <w:sz w:val="22"/>
          </w:rPr>
          <w:t xml:space="preserve">Axioms: </w:t>
        </w:r>
        <w:r w:rsidRPr="00183905">
          <w:rPr>
            <w:sz w:val="22"/>
            <w:highlight w:val="yellow"/>
          </w:rPr>
          <w:t>[need numbering]</w:t>
        </w:r>
      </w:ins>
    </w:p>
    <w:p w14:paraId="65FCAF3D" w14:textId="77777777" w:rsidR="00C87A97" w:rsidRDefault="00C87A97" w:rsidP="00C87A97">
      <w:pPr>
        <w:rPr>
          <w:ins w:id="453" w:author="phismith" w:date="2012-05-20T11:36:00Z"/>
          <w:i/>
          <w:sz w:val="22"/>
        </w:rPr>
      </w:pPr>
      <w:ins w:id="454" w:author="phismith" w:date="2012-05-20T11:36:00Z">
        <w:r>
          <w:rPr>
            <w:sz w:val="22"/>
          </w:rPr>
          <w:tab/>
          <w:t xml:space="preserve">If </w:t>
        </w:r>
        <w:r>
          <w:rPr>
            <w:i/>
            <w:sz w:val="22"/>
          </w:rPr>
          <w:t xml:space="preserve">a </w:t>
        </w:r>
        <w:r>
          <w:rPr>
            <w:sz w:val="22"/>
          </w:rPr>
          <w:t xml:space="preserve">is a continuant and </w:t>
        </w:r>
        <w:r w:rsidRPr="00486765">
          <w:rPr>
            <w:i/>
            <w:sz w:val="22"/>
          </w:rPr>
          <w:t xml:space="preserve">a </w:t>
        </w:r>
        <w:r w:rsidRPr="00486765">
          <w:rPr>
            <w:b/>
            <w:sz w:val="22"/>
          </w:rPr>
          <w:t xml:space="preserve">s-depends on </w:t>
        </w:r>
        <w:r w:rsidRPr="00486765">
          <w:rPr>
            <w:i/>
            <w:sz w:val="22"/>
          </w:rPr>
          <w:t>b</w:t>
        </w:r>
        <w:r w:rsidRPr="00486765">
          <w:rPr>
            <w:b/>
            <w:i/>
            <w:sz w:val="22"/>
          </w:rPr>
          <w:t xml:space="preserve"> </w:t>
        </w:r>
        <w:r w:rsidRPr="00183905">
          <w:rPr>
            <w:b/>
            <w:sz w:val="22"/>
          </w:rPr>
          <w:t>at</w:t>
        </w:r>
        <w:r>
          <w:rPr>
            <w:sz w:val="22"/>
          </w:rPr>
          <w:t xml:space="preserve"> </w:t>
        </w:r>
        <w:r>
          <w:rPr>
            <w:i/>
            <w:sz w:val="22"/>
          </w:rPr>
          <w:t>t</w:t>
        </w:r>
        <w:r>
          <w:rPr>
            <w:sz w:val="22"/>
          </w:rPr>
          <w:t xml:space="preserve">, </w:t>
        </w:r>
        <w:proofErr w:type="gramStart"/>
        <w:r>
          <w:rPr>
            <w:sz w:val="22"/>
          </w:rPr>
          <w:t xml:space="preserve">then </w:t>
        </w:r>
        <w:r>
          <w:rPr>
            <w:i/>
            <w:sz w:val="22"/>
          </w:rPr>
          <w:t xml:space="preserve"> a</w:t>
        </w:r>
        <w:proofErr w:type="gramEnd"/>
        <w:r>
          <w:rPr>
            <w:i/>
            <w:sz w:val="22"/>
          </w:rPr>
          <w:t xml:space="preserve"> </w:t>
        </w:r>
        <w:r>
          <w:rPr>
            <w:sz w:val="22"/>
          </w:rPr>
          <w:t xml:space="preserve">exists </w:t>
        </w:r>
        <w:r w:rsidRPr="00183905">
          <w:rPr>
            <w:b/>
            <w:sz w:val="22"/>
          </w:rPr>
          <w:t>at</w:t>
        </w:r>
        <w:r>
          <w:rPr>
            <w:sz w:val="22"/>
          </w:rPr>
          <w:t xml:space="preserve"> </w:t>
        </w:r>
        <w:r>
          <w:rPr>
            <w:i/>
            <w:sz w:val="22"/>
          </w:rPr>
          <w:t>t</w:t>
        </w:r>
      </w:ins>
    </w:p>
    <w:p w14:paraId="29DB9B31" w14:textId="77777777" w:rsidR="00C87A97" w:rsidRDefault="00C87A97" w:rsidP="00C87A97">
      <w:pPr>
        <w:rPr>
          <w:ins w:id="455" w:author="phismith" w:date="2012-05-20T11:36:00Z"/>
          <w:i/>
          <w:sz w:val="22"/>
        </w:rPr>
      </w:pPr>
      <w:ins w:id="456" w:author="phismith" w:date="2012-05-20T11:36:00Z">
        <w:r>
          <w:rPr>
            <w:i/>
            <w:sz w:val="22"/>
          </w:rPr>
          <w:tab/>
        </w:r>
        <w:r>
          <w:rPr>
            <w:sz w:val="22"/>
          </w:rPr>
          <w:t xml:space="preserve">If </w:t>
        </w:r>
        <w:r>
          <w:rPr>
            <w:i/>
            <w:sz w:val="22"/>
          </w:rPr>
          <w:t xml:space="preserve">a </w:t>
        </w:r>
        <w:r>
          <w:rPr>
            <w:sz w:val="22"/>
          </w:rPr>
          <w:t xml:space="preserve">is a continuant and </w:t>
        </w:r>
        <w:r w:rsidRPr="00486765">
          <w:rPr>
            <w:i/>
            <w:sz w:val="22"/>
          </w:rPr>
          <w:t xml:space="preserve">a </w:t>
        </w:r>
        <w:r w:rsidRPr="00486765">
          <w:rPr>
            <w:b/>
            <w:sz w:val="22"/>
          </w:rPr>
          <w:t xml:space="preserve">s-depends on </w:t>
        </w:r>
        <w:r w:rsidRPr="00486765">
          <w:rPr>
            <w:i/>
            <w:sz w:val="22"/>
          </w:rPr>
          <w:t>b</w:t>
        </w:r>
        <w:r w:rsidRPr="00486765">
          <w:rPr>
            <w:b/>
            <w:i/>
            <w:sz w:val="22"/>
          </w:rPr>
          <w:t xml:space="preserve"> </w:t>
        </w:r>
        <w:r w:rsidRPr="00183905">
          <w:rPr>
            <w:b/>
            <w:sz w:val="22"/>
          </w:rPr>
          <w:t>at</w:t>
        </w:r>
        <w:r>
          <w:rPr>
            <w:sz w:val="22"/>
          </w:rPr>
          <w:t xml:space="preserve"> </w:t>
        </w:r>
        <w:r>
          <w:rPr>
            <w:i/>
            <w:sz w:val="22"/>
          </w:rPr>
          <w:t>t</w:t>
        </w:r>
        <w:r>
          <w:rPr>
            <w:sz w:val="22"/>
          </w:rPr>
          <w:t xml:space="preserve">, </w:t>
        </w:r>
        <w:proofErr w:type="gramStart"/>
        <w:r>
          <w:rPr>
            <w:sz w:val="22"/>
          </w:rPr>
          <w:t xml:space="preserve">then </w:t>
        </w:r>
        <w:r>
          <w:rPr>
            <w:i/>
            <w:sz w:val="22"/>
          </w:rPr>
          <w:t xml:space="preserve"> b</w:t>
        </w:r>
        <w:proofErr w:type="gramEnd"/>
        <w:r>
          <w:rPr>
            <w:i/>
            <w:sz w:val="22"/>
          </w:rPr>
          <w:t xml:space="preserve"> </w:t>
        </w:r>
        <w:r>
          <w:rPr>
            <w:sz w:val="22"/>
          </w:rPr>
          <w:t xml:space="preserve">exists </w:t>
        </w:r>
        <w:r w:rsidRPr="00183905">
          <w:rPr>
            <w:b/>
            <w:sz w:val="22"/>
          </w:rPr>
          <w:t>at</w:t>
        </w:r>
        <w:r>
          <w:rPr>
            <w:sz w:val="22"/>
          </w:rPr>
          <w:t xml:space="preserve"> </w:t>
        </w:r>
        <w:r>
          <w:rPr>
            <w:i/>
            <w:sz w:val="22"/>
          </w:rPr>
          <w:t>t</w:t>
        </w:r>
      </w:ins>
    </w:p>
    <w:p w14:paraId="68DD6D15" w14:textId="77777777" w:rsidR="00C87A97" w:rsidRDefault="00C87A97" w:rsidP="00C87A97">
      <w:pPr>
        <w:rPr>
          <w:ins w:id="457" w:author="phismith" w:date="2012-05-20T11:36:00Z"/>
          <w:i/>
          <w:sz w:val="22"/>
        </w:rPr>
      </w:pPr>
      <w:ins w:id="458" w:author="phismith" w:date="2012-05-20T11:36:00Z">
        <w:r>
          <w:rPr>
            <w:i/>
            <w:sz w:val="22"/>
          </w:rPr>
          <w:tab/>
        </w:r>
        <w:r>
          <w:rPr>
            <w:sz w:val="22"/>
          </w:rPr>
          <w:t xml:space="preserve">If </w:t>
        </w:r>
        <w:r>
          <w:rPr>
            <w:i/>
            <w:sz w:val="22"/>
          </w:rPr>
          <w:t xml:space="preserve">a </w:t>
        </w:r>
        <w:r>
          <w:rPr>
            <w:sz w:val="22"/>
          </w:rPr>
          <w:t xml:space="preserve">is an occurrent and </w:t>
        </w:r>
        <w:r>
          <w:rPr>
            <w:i/>
            <w:sz w:val="22"/>
          </w:rPr>
          <w:t xml:space="preserve">b </w:t>
        </w:r>
        <w:r>
          <w:rPr>
            <w:sz w:val="22"/>
          </w:rPr>
          <w:t xml:space="preserve">is a continuant and </w:t>
        </w:r>
        <w:r>
          <w:rPr>
            <w:i/>
            <w:sz w:val="22"/>
          </w:rPr>
          <w:t xml:space="preserve">a </w:t>
        </w:r>
        <w:r>
          <w:rPr>
            <w:b/>
            <w:sz w:val="22"/>
          </w:rPr>
          <w:t xml:space="preserve">s-depends_on </w:t>
        </w:r>
        <w:r w:rsidRPr="00183905">
          <w:rPr>
            <w:i/>
            <w:sz w:val="22"/>
          </w:rPr>
          <w:t xml:space="preserve">b </w:t>
        </w:r>
        <w:r>
          <w:rPr>
            <w:b/>
            <w:sz w:val="22"/>
          </w:rPr>
          <w:t xml:space="preserve">at </w:t>
        </w:r>
        <w:r>
          <w:rPr>
            <w:i/>
            <w:sz w:val="22"/>
          </w:rPr>
          <w:t xml:space="preserve">t, </w:t>
        </w:r>
        <w:r>
          <w:rPr>
            <w:sz w:val="22"/>
          </w:rPr>
          <w:t xml:space="preserve">then </w:t>
        </w:r>
        <w:r>
          <w:rPr>
            <w:i/>
            <w:sz w:val="22"/>
          </w:rPr>
          <w:t xml:space="preserve">b </w:t>
        </w:r>
        <w:r>
          <w:rPr>
            <w:sz w:val="22"/>
          </w:rPr>
          <w:t xml:space="preserve">exists at some time during the temporal region spanned by </w:t>
        </w:r>
        <w:r>
          <w:rPr>
            <w:i/>
            <w:sz w:val="22"/>
          </w:rPr>
          <w:t>a.</w:t>
        </w:r>
      </w:ins>
    </w:p>
    <w:p w14:paraId="11AEA702" w14:textId="77777777" w:rsidR="00C87A97" w:rsidRDefault="00C87A97" w:rsidP="00C87A97">
      <w:pPr>
        <w:rPr>
          <w:ins w:id="459" w:author="phismith" w:date="2012-05-20T11:36:00Z"/>
          <w:i/>
          <w:sz w:val="22"/>
        </w:rPr>
      </w:pPr>
      <w:ins w:id="460" w:author="phismith" w:date="2012-05-20T11:36:00Z">
        <w:r>
          <w:rPr>
            <w:i/>
            <w:sz w:val="22"/>
          </w:rPr>
          <w:tab/>
        </w:r>
        <w:r>
          <w:rPr>
            <w:sz w:val="22"/>
          </w:rPr>
          <w:t xml:space="preserve">If </w:t>
        </w:r>
        <w:r>
          <w:rPr>
            <w:i/>
            <w:sz w:val="22"/>
          </w:rPr>
          <w:t xml:space="preserve">a </w:t>
        </w:r>
        <w:r>
          <w:rPr>
            <w:sz w:val="22"/>
          </w:rPr>
          <w:t xml:space="preserve">is an occurrent and </w:t>
        </w:r>
        <w:r>
          <w:rPr>
            <w:i/>
            <w:sz w:val="22"/>
          </w:rPr>
          <w:t xml:space="preserve">b </w:t>
        </w:r>
        <w:r>
          <w:rPr>
            <w:sz w:val="22"/>
          </w:rPr>
          <w:t xml:space="preserve">is an occurrent and </w:t>
        </w:r>
        <w:proofErr w:type="gramStart"/>
        <w:r>
          <w:rPr>
            <w:i/>
            <w:sz w:val="22"/>
          </w:rPr>
          <w:t>a</w:t>
        </w:r>
        <w:proofErr w:type="gramEnd"/>
        <w:r>
          <w:rPr>
            <w:i/>
            <w:sz w:val="22"/>
          </w:rPr>
          <w:t xml:space="preserve"> </w:t>
        </w:r>
        <w:r>
          <w:rPr>
            <w:b/>
            <w:sz w:val="22"/>
          </w:rPr>
          <w:t xml:space="preserve">s-depends_on </w:t>
        </w:r>
        <w:r w:rsidRPr="00183905">
          <w:rPr>
            <w:i/>
            <w:sz w:val="22"/>
          </w:rPr>
          <w:t xml:space="preserve">b </w:t>
        </w:r>
        <w:r>
          <w:rPr>
            <w:b/>
            <w:sz w:val="22"/>
          </w:rPr>
          <w:t xml:space="preserve">at </w:t>
        </w:r>
        <w:r>
          <w:rPr>
            <w:i/>
            <w:sz w:val="22"/>
          </w:rPr>
          <w:t xml:space="preserve">t, </w:t>
        </w:r>
        <w:r>
          <w:rPr>
            <w:sz w:val="22"/>
          </w:rPr>
          <w:t xml:space="preserve">then </w:t>
        </w:r>
        <w:r>
          <w:rPr>
            <w:i/>
            <w:sz w:val="22"/>
          </w:rPr>
          <w:t xml:space="preserve">b </w:t>
        </w:r>
        <w:r>
          <w:rPr>
            <w:sz w:val="22"/>
          </w:rPr>
          <w:t xml:space="preserve">occurs at </w:t>
        </w:r>
        <w:r>
          <w:rPr>
            <w:i/>
            <w:sz w:val="22"/>
          </w:rPr>
          <w:t xml:space="preserve">t. </w:t>
        </w:r>
      </w:ins>
    </w:p>
    <w:p w14:paraId="2441C75C" w14:textId="77777777" w:rsidR="00C87A97" w:rsidRPr="00486765" w:rsidRDefault="00C87A97">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lastRenderedPageBreak/>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entities which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6C702A">
      <w:pPr>
        <w:pStyle w:val="ListParagraph"/>
        <w:numPr>
          <w:ilvl w:val="0"/>
          <w:numId w:val="11"/>
        </w:numPr>
        <w:rPr>
          <w:sz w:val="22"/>
        </w:rPr>
      </w:pPr>
      <w:r w:rsidRPr="00486765">
        <w:rPr>
          <w:i/>
          <w:sz w:val="22"/>
        </w:rPr>
        <w:t>dependent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rsidP="006C702A">
      <w:pPr>
        <w:pStyle w:val="ListParagraph"/>
        <w:numPr>
          <w:ilvl w:val="0"/>
          <w:numId w:val="11"/>
        </w:numPr>
        <w:rPr>
          <w:sz w:val="22"/>
        </w:rPr>
      </w:pPr>
      <w:proofErr w:type="gramStart"/>
      <w:r w:rsidRPr="00486765">
        <w:rPr>
          <w:i/>
          <w:sz w:val="22"/>
        </w:rPr>
        <w:t>occurrents</w:t>
      </w:r>
      <w:proofErr w:type="gramEnd"/>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C87A97">
        <w:rPr>
          <w:i/>
          <w:sz w:val="22"/>
          <w:rPrChange w:id="461" w:author="phismith" w:date="2012-05-20T11:37:00Z">
            <w:rPr>
              <w:sz w:val="22"/>
            </w:rPr>
          </w:rPrChange>
        </w:rPr>
        <w:t>independent continuant</w:t>
      </w:r>
      <w:r w:rsidR="00D95DB0" w:rsidRPr="00486765">
        <w:rPr>
          <w:sz w:val="22"/>
        </w:rPr>
        <w:t xml:space="preserve">: </w:t>
      </w:r>
    </w:p>
    <w:p w14:paraId="0496FC8A" w14:textId="77777777" w:rsidR="00D95DB0" w:rsidRPr="00486765" w:rsidRDefault="00D95DB0" w:rsidP="006C702A">
      <w:pPr>
        <w:pStyle w:val="ListParagraph"/>
        <w:numPr>
          <w:ilvl w:val="0"/>
          <w:numId w:val="6"/>
        </w:numPr>
        <w:rPr>
          <w:sz w:val="22"/>
        </w:rPr>
      </w:pPr>
      <w:r w:rsidRPr="00486765">
        <w:rPr>
          <w:sz w:val="22"/>
        </w:rPr>
        <w:t>a</w:t>
      </w:r>
      <w:r w:rsidR="00C449B1" w:rsidRPr="00486765">
        <w:rPr>
          <w:sz w:val="22"/>
        </w:rPr>
        <w:t>n</w:t>
      </w:r>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rsidP="006C702A">
      <w:pPr>
        <w:pStyle w:val="ListParagraph"/>
        <w:numPr>
          <w:ilvl w:val="0"/>
          <w:numId w:val="6"/>
        </w:numPr>
        <w:rPr>
          <w:sz w:val="22"/>
        </w:rPr>
      </w:pPr>
      <w:r w:rsidRPr="00486765">
        <w:rPr>
          <w:sz w:val="22"/>
        </w:rPr>
        <w:t xml:space="preserve">an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rsidP="006C702A">
      <w:pPr>
        <w:pStyle w:val="ListParagraph"/>
        <w:numPr>
          <w:ilvl w:val="0"/>
          <w:numId w:val="6"/>
        </w:numPr>
        <w:rPr>
          <w:sz w:val="22"/>
        </w:rPr>
      </w:pPr>
      <w:r w:rsidRPr="00486765">
        <w:rPr>
          <w:sz w:val="22"/>
        </w:rPr>
        <w:t xml:space="preserve">an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on some organism and on some seen entity, which may be an occurrent or a continuant</w:t>
      </w:r>
    </w:p>
    <w:p w14:paraId="72D9BDD8" w14:textId="77777777" w:rsidR="00D95DB0" w:rsidRPr="00486765" w:rsidRDefault="00D95DB0" w:rsidP="006C702A">
      <w:pPr>
        <w:pStyle w:val="ListParagraph"/>
        <w:numPr>
          <w:ilvl w:val="0"/>
          <w:numId w:val="6"/>
        </w:numPr>
        <w:rPr>
          <w:sz w:val="22"/>
        </w:rPr>
      </w:pPr>
      <w:r w:rsidRPr="00486765">
        <w:rPr>
          <w:sz w:val="22"/>
        </w:rPr>
        <w:t xml:space="preserve">a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6C702A">
      <w:pPr>
        <w:pStyle w:val="ListParagraph"/>
        <w:numPr>
          <w:ilvl w:val="0"/>
          <w:numId w:val="4"/>
        </w:numPr>
        <w:rPr>
          <w:sz w:val="22"/>
        </w:rPr>
      </w:pPr>
      <w:proofErr w:type="gramStart"/>
      <w:r w:rsidRPr="00486765">
        <w:rPr>
          <w:sz w:val="22"/>
        </w:rPr>
        <w:t>the</w:t>
      </w:r>
      <w:proofErr w:type="gramEnd"/>
      <w:r w:rsidRPr="00486765">
        <w:rPr>
          <w:sz w:val="22"/>
        </w:rPr>
        <w:t xml:space="preserv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20</w:t>
      </w:r>
      <w:r w:rsidR="001E591D" w:rsidRPr="00486765">
        <w:rPr>
          <w:sz w:val="22"/>
        </w:rPr>
        <w:fldChar w:fldCharType="end"/>
      </w:r>
      <w:r w:rsidR="00D95DB0" w:rsidRPr="00486765">
        <w:rPr>
          <w:sz w:val="22"/>
        </w:rPr>
        <w:t>]</w:t>
      </w:r>
    </w:p>
    <w:p w14:paraId="4745503D" w14:textId="3F020B23" w:rsidR="00860FD4" w:rsidRPr="00486765" w:rsidRDefault="0032409B" w:rsidP="006C702A">
      <w:pPr>
        <w:pStyle w:val="ListParagraph"/>
        <w:numPr>
          <w:ilvl w:val="0"/>
          <w:numId w:val="4"/>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4923FCD7" w14:textId="4C720113" w:rsidR="00135288" w:rsidRPr="00486765" w:rsidRDefault="0032409B" w:rsidP="006C702A">
      <w:pPr>
        <w:pStyle w:val="ListParagraph"/>
        <w:numPr>
          <w:ilvl w:val="0"/>
          <w:numId w:val="4"/>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6C702A">
      <w:pPr>
        <w:pStyle w:val="ListParagraph"/>
        <w:numPr>
          <w:ilvl w:val="0"/>
          <w:numId w:val="19"/>
        </w:numPr>
        <w:rPr>
          <w:sz w:val="22"/>
        </w:rPr>
      </w:pPr>
      <w:r w:rsidRPr="00486765">
        <w:rPr>
          <w:sz w:val="22"/>
        </w:rPr>
        <w:t xml:space="preserve">the one-sided dependence of a </w:t>
      </w:r>
      <w:proofErr w:type="spellStart"/>
      <w:r w:rsidRPr="00486765">
        <w:rPr>
          <w:sz w:val="22"/>
        </w:rPr>
        <w:t>handwave</w:t>
      </w:r>
      <w:proofErr w:type="spellEnd"/>
      <w:r w:rsidRPr="00486765">
        <w:rPr>
          <w:sz w:val="22"/>
        </w:rPr>
        <w:t xml:space="preserve"> on a hand</w:t>
      </w:r>
    </w:p>
    <w:p w14:paraId="0024EA9B" w14:textId="77777777" w:rsidR="004F3C45" w:rsidRPr="00486765" w:rsidRDefault="004F3C45" w:rsidP="006C702A">
      <w:pPr>
        <w:pStyle w:val="ListParagraph"/>
        <w:numPr>
          <w:ilvl w:val="0"/>
          <w:numId w:val="19"/>
        </w:numPr>
        <w:rPr>
          <w:sz w:val="22"/>
        </w:rPr>
      </w:pPr>
      <w:r w:rsidRPr="00486765">
        <w:rPr>
          <w:sz w:val="22"/>
        </w:rPr>
        <w:t>the one-sided dependence of a football match on the players, the ground, the ball</w:t>
      </w:r>
    </w:p>
    <w:p w14:paraId="1B0890B5" w14:textId="21CFF59B" w:rsidR="0032409B" w:rsidRPr="00486765" w:rsidRDefault="0032409B" w:rsidP="00687850">
      <w:pPr>
        <w:rPr>
          <w:sz w:val="22"/>
        </w:rPr>
      </w:pPr>
      <w:r w:rsidRPr="00486765">
        <w:rPr>
          <w:sz w:val="22"/>
        </w:rPr>
        <w:lastRenderedPageBreak/>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6C702A">
      <w:pPr>
        <w:pStyle w:val="ListParagraph"/>
        <w:numPr>
          <w:ilvl w:val="0"/>
          <w:numId w:val="21"/>
        </w:numPr>
        <w:rPr>
          <w:sz w:val="22"/>
        </w:rPr>
      </w:pPr>
      <w:r w:rsidRPr="00486765">
        <w:rPr>
          <w:sz w:val="22"/>
        </w:rPr>
        <w:t xml:space="preserve">a relational </w:t>
      </w:r>
      <w:r w:rsidRPr="00486765">
        <w:rPr>
          <w:i/>
          <w:sz w:val="22"/>
        </w:rPr>
        <w:t>process</w:t>
      </w:r>
      <w:r w:rsidRPr="00486765">
        <w:rPr>
          <w:sz w:val="22"/>
        </w:rPr>
        <w:t xml:space="preserve"> of hitting a ball with a cricket bat</w:t>
      </w:r>
    </w:p>
    <w:p w14:paraId="3844578E" w14:textId="633BCFB9" w:rsidR="0032409B" w:rsidRPr="00486765" w:rsidRDefault="0032409B" w:rsidP="006C702A">
      <w:pPr>
        <w:pStyle w:val="ListParagraph"/>
        <w:numPr>
          <w:ilvl w:val="0"/>
          <w:numId w:val="21"/>
        </w:numPr>
        <w:rPr>
          <w:sz w:val="22"/>
        </w:rPr>
      </w:pPr>
      <w:r w:rsidRPr="00486765">
        <w:rPr>
          <w:sz w:val="22"/>
        </w:rPr>
        <w:t xml:space="preserve">a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135288" w:rsidP="006C702A">
      <w:pPr>
        <w:pStyle w:val="ListParagraph"/>
        <w:numPr>
          <w:ilvl w:val="0"/>
          <w:numId w:val="5"/>
        </w:numPr>
        <w:rPr>
          <w:b/>
          <w:sz w:val="22"/>
        </w:rPr>
      </w:pPr>
      <w:r w:rsidRPr="00486765">
        <w:rPr>
          <w:sz w:val="22"/>
        </w:rPr>
        <w:t xml:space="preserve">a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rsidP="006C702A">
      <w:pPr>
        <w:pStyle w:val="ListParagraph"/>
        <w:numPr>
          <w:ilvl w:val="0"/>
          <w:numId w:val="5"/>
        </w:numPr>
        <w:rPr>
          <w:sz w:val="22"/>
        </w:rPr>
      </w:pPr>
      <w:r w:rsidRPr="00486765">
        <w:rPr>
          <w:sz w:val="22"/>
        </w:rPr>
        <w:t xml:space="preserve">a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216CBB48" w:rsidR="00CF7DCA" w:rsidRPr="00486765" w:rsidRDefault="00C87A97" w:rsidP="006C702A">
      <w:pPr>
        <w:pStyle w:val="ListParagraph"/>
        <w:numPr>
          <w:ilvl w:val="0"/>
          <w:numId w:val="5"/>
        </w:numPr>
        <w:rPr>
          <w:b/>
          <w:sz w:val="22"/>
        </w:rPr>
      </w:pPr>
      <w:ins w:id="462" w:author="phismith" w:date="2012-05-20T11:38:00Z">
        <w:r>
          <w:rPr>
            <w:sz w:val="22"/>
          </w:rPr>
          <w:t xml:space="preserve">in a game of chess </w:t>
        </w:r>
      </w:ins>
      <w:del w:id="463" w:author="phismith" w:date="2012-05-20T11:38:00Z">
        <w:r w:rsidR="00CF7DCA" w:rsidRPr="00486765" w:rsidDel="00C87A97">
          <w:rPr>
            <w:sz w:val="22"/>
          </w:rPr>
          <w:delText xml:space="preserve">a </w:delText>
        </w:r>
      </w:del>
      <w:ins w:id="464" w:author="phismith" w:date="2012-05-20T11:38:00Z">
        <w:r>
          <w:rPr>
            <w:sz w:val="22"/>
          </w:rPr>
          <w:t xml:space="preserve">the </w:t>
        </w:r>
      </w:ins>
      <w:r w:rsidR="00CF7DCA" w:rsidRPr="00486765">
        <w:rPr>
          <w:sz w:val="22"/>
        </w:rPr>
        <w:t xml:space="preserve">process of playing with the white pieces </w:t>
      </w:r>
      <w:del w:id="465" w:author="phismith" w:date="2012-05-20T11:38:00Z">
        <w:r w:rsidR="00CF7DCA" w:rsidRPr="00486765" w:rsidDel="00C87A97">
          <w:rPr>
            <w:sz w:val="22"/>
          </w:rPr>
          <w:delText xml:space="preserve">in a game of chess </w:delText>
        </w:r>
      </w:del>
      <w:r w:rsidR="00CF7DCA" w:rsidRPr="00486765">
        <w:rPr>
          <w:sz w:val="22"/>
        </w:rPr>
        <w:t xml:space="preserve">is reciprocally dependent on </w:t>
      </w:r>
      <w:del w:id="466" w:author="phismith" w:date="2012-05-20T11:38:00Z">
        <w:r w:rsidR="00CF7DCA" w:rsidRPr="00486765" w:rsidDel="00C87A97">
          <w:rPr>
            <w:sz w:val="22"/>
          </w:rPr>
          <w:delText xml:space="preserve">a </w:delText>
        </w:r>
      </w:del>
      <w:ins w:id="467" w:author="phismith" w:date="2012-05-20T11:38:00Z">
        <w:r>
          <w:rPr>
            <w:sz w:val="22"/>
          </w:rPr>
          <w:t>the</w:t>
        </w:r>
        <w:r w:rsidRPr="00486765">
          <w:rPr>
            <w:sz w:val="22"/>
          </w:rPr>
          <w:t xml:space="preserve"> </w:t>
        </w:r>
      </w:ins>
      <w:r w:rsidR="00CF7DCA" w:rsidRPr="00486765">
        <w:rPr>
          <w:sz w:val="22"/>
        </w:rPr>
        <w:t xml:space="preserve">process of playing with the black pieces </w:t>
      </w:r>
      <w:del w:id="468" w:author="phismith" w:date="2012-05-20T11:38:00Z">
        <w:r w:rsidR="00CF7DCA" w:rsidRPr="00486765" w:rsidDel="00C87A97">
          <w:rPr>
            <w:sz w:val="22"/>
          </w:rPr>
          <w:delText>in the same game of chess</w:delText>
        </w:r>
      </w:del>
    </w:p>
    <w:p w14:paraId="5531A404" w14:textId="77777777" w:rsidR="00CF7DCA" w:rsidRPr="00486765" w:rsidRDefault="00CF7DCA" w:rsidP="006C702A">
      <w:pPr>
        <w:pStyle w:val="ListParagraph"/>
        <w:numPr>
          <w:ilvl w:val="0"/>
          <w:numId w:val="5"/>
        </w:numPr>
        <w:rPr>
          <w:sz w:val="22"/>
        </w:rPr>
      </w:pPr>
      <w:r w:rsidRPr="00486765">
        <w:rPr>
          <w:sz w:val="22"/>
        </w:rPr>
        <w:t>a process of buying and the associated process of selling</w:t>
      </w:r>
    </w:p>
    <w:p w14:paraId="6C6E02B8" w14:textId="77777777" w:rsidR="00135288" w:rsidRPr="00486765" w:rsidRDefault="00CF7DCA" w:rsidP="006C702A">
      <w:pPr>
        <w:pStyle w:val="ListParagraph"/>
        <w:numPr>
          <w:ilvl w:val="0"/>
          <w:numId w:val="5"/>
        </w:numPr>
        <w:rPr>
          <w:sz w:val="22"/>
        </w:rPr>
      </w:pPr>
      <w:r w:rsidRPr="00486765">
        <w:rPr>
          <w:sz w:val="22"/>
        </w:rPr>
        <w:t xml:space="preserve">a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the relation of </w:t>
      </w:r>
      <w:r w:rsidRPr="00486765">
        <w:rPr>
          <w:b/>
          <w:sz w:val="22"/>
        </w:rPr>
        <w:t>s-dependence</w:t>
      </w:r>
      <w:r w:rsidRPr="00486765">
        <w:rPr>
          <w:sz w:val="22"/>
        </w:rPr>
        <w:t xml:space="preserve"> 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469" w:name="_Toc313270694"/>
      <w:bookmarkStart w:id="470" w:name="_Toc319326100"/>
      <w:r w:rsidRPr="00486765">
        <w:rPr>
          <w:sz w:val="24"/>
        </w:rPr>
        <w:t>2.1</w:t>
      </w:r>
      <w:r w:rsidR="00755698" w:rsidRPr="00486765">
        <w:rPr>
          <w:sz w:val="24"/>
        </w:rPr>
        <w:t xml:space="preserve"> Independent C</w:t>
      </w:r>
      <w:r w:rsidR="00921592" w:rsidRPr="00486765">
        <w:rPr>
          <w:sz w:val="24"/>
        </w:rPr>
        <w:t>ontinuant</w:t>
      </w:r>
      <w:bookmarkEnd w:id="469"/>
      <w:bookmarkEnd w:id="470"/>
    </w:p>
    <w:p w14:paraId="62CE6F7E" w14:textId="77777777" w:rsidR="00D924FF" w:rsidRPr="00486765" w:rsidRDefault="00D924FF">
      <w:pPr>
        <w:pStyle w:val="Specification"/>
        <w:rPr>
          <w:sz w:val="22"/>
        </w:rPr>
      </w:pPr>
    </w:p>
    <w:p w14:paraId="2F556039" w14:textId="1BB47A50" w:rsidR="00E45547" w:rsidRPr="0047147E" w:rsidRDefault="00610476">
      <w:pPr>
        <w:pStyle w:val="Specification"/>
        <w:rPr>
          <w:sz w:val="22"/>
        </w:rPr>
      </w:pPr>
      <w:ins w:id="471" w:author="Jonathan Bona" w:date="2012-05-02T17:12:00Z">
        <w:r w:rsidRPr="00610476">
          <w:rPr>
            <w:rStyle w:val="Annotation"/>
            <w:rPrChange w:id="472" w:author="Jonathan Bona" w:date="2012-05-02T17:12:00Z">
              <w:rPr>
                <w:rStyle w:val="SpecificationType"/>
                <w:sz w:val="22"/>
              </w:rPr>
            </w:rPrChange>
          </w:rPr>
          <w:lastRenderedPageBreak/>
          <w:t>a(independent continuant)[</w:t>
        </w:r>
      </w:ins>
      <w:r w:rsidR="00492DAF" w:rsidRPr="00486765">
        <w:rPr>
          <w:rStyle w:val="SpecificationType"/>
          <w:sz w:val="22"/>
        </w:rPr>
        <w:t>Definition</w:t>
      </w:r>
      <w:r w:rsidR="00492DAF" w:rsidRPr="00486765">
        <w:rPr>
          <w:smallCaps/>
          <w:sz w:val="22"/>
        </w:rPr>
        <w:t xml:space="preserve">: </w:t>
      </w:r>
      <w:ins w:id="473" w:author="phismith" w:date="2012-05-17T23:08:00Z">
        <w:r w:rsidR="00706E14">
          <w:rPr>
            <w:i/>
            <w:sz w:val="22"/>
          </w:rPr>
          <w:t>a</w:t>
        </w:r>
      </w:ins>
      <w:del w:id="474" w:author="phismith" w:date="2012-05-17T23:08:00Z">
        <w:r w:rsidR="00F604ED" w:rsidRPr="00486765" w:rsidDel="00706E14">
          <w:rPr>
            <w:i/>
            <w:sz w:val="22"/>
          </w:rPr>
          <w:delText>A</w:delText>
        </w:r>
      </w:del>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ins w:id="475" w:author="phismith" w:date="2012-05-20T11:39:00Z">
        <w:r w:rsidR="00C87A97">
          <w:rPr>
            <w:sz w:val="22"/>
          </w:rPr>
          <w:t xml:space="preserve">and no </w:t>
        </w:r>
        <w:r w:rsidR="00C87A97">
          <w:rPr>
            <w:i/>
            <w:sz w:val="22"/>
          </w:rPr>
          <w:t xml:space="preserve">t </w:t>
        </w:r>
      </w:ins>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ins w:id="476" w:author="phismith" w:date="2012-05-20T11:39:00Z">
        <w:r w:rsidR="00C87A97">
          <w:rPr>
            <w:i/>
            <w:sz w:val="22"/>
          </w:rPr>
          <w:t xml:space="preserve"> </w:t>
        </w:r>
        <w:r w:rsidR="00C87A97" w:rsidRPr="00C87A97">
          <w:rPr>
            <w:b/>
            <w:sz w:val="22"/>
            <w:rPrChange w:id="477" w:author="phismith" w:date="2012-05-20T11:39:00Z">
              <w:rPr>
                <w:sz w:val="22"/>
              </w:rPr>
            </w:rPrChange>
          </w:rPr>
          <w:t xml:space="preserve">at </w:t>
        </w:r>
        <w:r w:rsidR="00C87A97">
          <w:rPr>
            <w:i/>
            <w:sz w:val="22"/>
          </w:rPr>
          <w:t>t</w:t>
        </w:r>
      </w:ins>
      <w:r w:rsidR="00492DAF" w:rsidRPr="00486765">
        <w:rPr>
          <w:i/>
          <w:sz w:val="22"/>
        </w:rPr>
        <w:t>.</w:t>
      </w:r>
      <w:r w:rsidR="00144077" w:rsidRPr="00486765">
        <w:rPr>
          <w:i/>
          <w:sz w:val="22"/>
        </w:rPr>
        <w:t xml:space="preserve"> </w:t>
      </w:r>
      <w:r w:rsidR="0047147E">
        <w:rPr>
          <w:sz w:val="22"/>
        </w:rPr>
        <w:t>[017-00</w:t>
      </w:r>
      <w:ins w:id="478" w:author="phismith" w:date="2012-05-20T11:39:00Z">
        <w:r w:rsidR="00C87A97">
          <w:rPr>
            <w:sz w:val="22"/>
          </w:rPr>
          <w:t>2</w:t>
        </w:r>
      </w:ins>
      <w:del w:id="479" w:author="phismith" w:date="2012-05-20T11:39:00Z">
        <w:r w:rsidR="0047147E" w:rsidDel="00C87A97">
          <w:rPr>
            <w:sz w:val="22"/>
          </w:rPr>
          <w:delText>1</w:delText>
        </w:r>
      </w:del>
      <w:r w:rsidR="0047147E">
        <w:rPr>
          <w:sz w:val="22"/>
        </w:rPr>
        <w:t>]</w:t>
      </w:r>
      <w:ins w:id="480" w:author="Jonathan Bona" w:date="2012-05-02T17:12:00Z">
        <w:r w:rsidRPr="00610476">
          <w:rPr>
            <w:rStyle w:val="Annotation"/>
            <w:rPrChange w:id="481" w:author="Jonathan Bona" w:date="2012-05-02T17:12:00Z">
              <w:rPr>
                <w:sz w:val="22"/>
              </w:rPr>
            </w:rPrChange>
          </w:rPr>
          <w:t>]</w:t>
        </w:r>
      </w:ins>
    </w:p>
    <w:p w14:paraId="6CADEE4F" w14:textId="4E8BABE0" w:rsidR="00E45547" w:rsidRPr="00486765" w:rsidRDefault="00610476">
      <w:pPr>
        <w:pStyle w:val="Specification"/>
        <w:rPr>
          <w:sz w:val="22"/>
        </w:rPr>
      </w:pPr>
      <w:ins w:id="482" w:author="Jonathan Bona" w:date="2012-05-02T17:12:00Z">
        <w:r w:rsidRPr="00255E9F">
          <w:rPr>
            <w:rStyle w:val="Annotation"/>
          </w:rPr>
          <w:t>a</w:t>
        </w:r>
        <w:r>
          <w:rPr>
            <w:rStyle w:val="Annotation"/>
          </w:rPr>
          <w:t>s</w:t>
        </w:r>
        <w:r w:rsidRPr="00255E9F">
          <w:rPr>
            <w:rStyle w:val="Annotation"/>
          </w:rPr>
          <w:t>(independent continuant)[</w:t>
        </w:r>
      </w:ins>
      <w:r w:rsidR="00F93648" w:rsidRPr="00486765">
        <w:rPr>
          <w:rStyle w:val="SpecificationType"/>
          <w:sz w:val="22"/>
        </w:rPr>
        <w:t>E</w:t>
      </w:r>
      <w:r w:rsidR="00E45547" w:rsidRPr="00486765">
        <w:rPr>
          <w:rStyle w:val="SpecificationType"/>
          <w:sz w:val="22"/>
        </w:rPr>
        <w:t>xamples</w:t>
      </w:r>
      <w:r w:rsidR="00E45547" w:rsidRPr="00486765">
        <w:rPr>
          <w:sz w:val="22"/>
        </w:rPr>
        <w:t>: an atom</w:t>
      </w:r>
      <w:ins w:id="483" w:author="Jonathan Bona" w:date="2012-05-02T17:12:00Z">
        <w:r w:rsidRPr="00610476">
          <w:rPr>
            <w:rStyle w:val="Annotation"/>
            <w:rPrChange w:id="484" w:author="Jonathan Bona" w:date="2012-05-02T17:13:00Z">
              <w:rPr>
                <w:sz w:val="22"/>
              </w:rPr>
            </w:rPrChange>
          </w:rPr>
          <w:t>\</w:t>
        </w:r>
      </w:ins>
      <w:r w:rsidR="00E45547" w:rsidRPr="00486765">
        <w:rPr>
          <w:sz w:val="22"/>
        </w:rPr>
        <w:t>, a molecul</w:t>
      </w:r>
      <w:r w:rsidR="004B5C97" w:rsidRPr="00486765">
        <w:rPr>
          <w:sz w:val="22"/>
        </w:rPr>
        <w:t>e</w:t>
      </w:r>
      <w:ins w:id="485" w:author="Jonathan Bona" w:date="2012-05-02T17:13:00Z">
        <w:r w:rsidRPr="00255E9F">
          <w:rPr>
            <w:rStyle w:val="Annotation"/>
          </w:rPr>
          <w:t>\</w:t>
        </w:r>
      </w:ins>
      <w:r w:rsidR="004B5C97" w:rsidRPr="00486765">
        <w:rPr>
          <w:sz w:val="22"/>
        </w:rPr>
        <w:t>, an organism</w:t>
      </w:r>
      <w:ins w:id="486" w:author="Jonathan Bona" w:date="2012-05-02T17:13:00Z">
        <w:r w:rsidRPr="00255E9F">
          <w:rPr>
            <w:rStyle w:val="Annotation"/>
          </w:rPr>
          <w:t>\</w:t>
        </w:r>
      </w:ins>
      <w:r w:rsidR="004B5C97" w:rsidRPr="00486765">
        <w:rPr>
          <w:sz w:val="22"/>
        </w:rPr>
        <w:t>, a heart</w:t>
      </w:r>
      <w:ins w:id="487" w:author="Jonathan Bona" w:date="2012-05-02T17:13:00Z">
        <w:r w:rsidRPr="00255E9F">
          <w:rPr>
            <w:rStyle w:val="Annotation"/>
          </w:rPr>
          <w:t>\</w:t>
        </w:r>
      </w:ins>
      <w:r w:rsidR="00D95DB0" w:rsidRPr="00486765">
        <w:rPr>
          <w:sz w:val="22"/>
        </w:rPr>
        <w:t xml:space="preserve">, </w:t>
      </w:r>
      <w:r w:rsidR="00E45547" w:rsidRPr="00486765">
        <w:rPr>
          <w:sz w:val="22"/>
        </w:rPr>
        <w:t>a chair</w:t>
      </w:r>
      <w:ins w:id="488" w:author="Jonathan Bona" w:date="2012-05-02T17:13:00Z">
        <w:r w:rsidRPr="00255E9F">
          <w:rPr>
            <w:rStyle w:val="Annotation"/>
          </w:rPr>
          <w:t>\</w:t>
        </w:r>
      </w:ins>
      <w:r w:rsidR="00E45547" w:rsidRPr="00486765">
        <w:rPr>
          <w:sz w:val="22"/>
        </w:rPr>
        <w:t>, the bottom right portion of a human torso</w:t>
      </w:r>
      <w:ins w:id="489" w:author="Jonathan Bona" w:date="2012-05-02T17:13:00Z">
        <w:r w:rsidRPr="00255E9F">
          <w:rPr>
            <w:rStyle w:val="Annotation"/>
          </w:rPr>
          <w:t>\</w:t>
        </w:r>
      </w:ins>
      <w:r w:rsidR="00E45547" w:rsidRPr="00486765">
        <w:rPr>
          <w:sz w:val="22"/>
        </w:rPr>
        <w:t>, a leg</w:t>
      </w:r>
      <w:ins w:id="490" w:author="Jonathan Bona" w:date="2012-05-02T17:13:00Z">
        <w:r w:rsidRPr="00255E9F">
          <w:rPr>
            <w:rStyle w:val="Annotation"/>
          </w:rPr>
          <w:t>\</w:t>
        </w:r>
      </w:ins>
      <w:r w:rsidR="00E45547" w:rsidRPr="00486765">
        <w:rPr>
          <w:sz w:val="22"/>
        </w:rPr>
        <w:t xml:space="preserve">; </w:t>
      </w:r>
      <w:r w:rsidR="00921592" w:rsidRPr="00486765">
        <w:rPr>
          <w:sz w:val="22"/>
        </w:rPr>
        <w:t xml:space="preserve">the interior of your </w:t>
      </w:r>
      <w:r w:rsidR="00E45547" w:rsidRPr="00486765">
        <w:rPr>
          <w:sz w:val="22"/>
        </w:rPr>
        <w:t>mouth</w:t>
      </w:r>
      <w:ins w:id="491" w:author="Jonathan Bona" w:date="2012-05-02T17:13:00Z">
        <w:r w:rsidRPr="00255E9F">
          <w:rPr>
            <w:rStyle w:val="Annotation"/>
          </w:rPr>
          <w:t>\</w:t>
        </w:r>
      </w:ins>
      <w:r w:rsidR="00921592" w:rsidRPr="00486765">
        <w:rPr>
          <w:sz w:val="22"/>
        </w:rPr>
        <w:t>; a spatial region</w:t>
      </w:r>
      <w:ins w:id="492" w:author="Jonathan Bona" w:date="2012-05-02T17:13:00Z">
        <w:r w:rsidRPr="00255E9F">
          <w:rPr>
            <w:rStyle w:val="Annotation"/>
          </w:rPr>
          <w:t>\</w:t>
        </w:r>
      </w:ins>
      <w:r w:rsidR="00D95DB0" w:rsidRPr="00486765">
        <w:rPr>
          <w:sz w:val="22"/>
        </w:rPr>
        <w:t>; an orchestra.</w:t>
      </w:r>
      <w:ins w:id="493" w:author="Jonathan Bona" w:date="2012-05-02T17:13:00Z">
        <w:r w:rsidRPr="00610476">
          <w:rPr>
            <w:rStyle w:val="Annotation"/>
          </w:rPr>
          <w:t xml:space="preserve"> </w:t>
        </w:r>
        <w:r w:rsidRPr="00255E9F">
          <w:rPr>
            <w:rStyle w:val="Annotation"/>
          </w:rPr>
          <w:t>]</w:t>
        </w:r>
      </w:ins>
      <w:r w:rsidR="00D95DB0" w:rsidRPr="00486765">
        <w:rPr>
          <w:sz w:val="22"/>
        </w:rPr>
        <w:t xml:space="preserve"> </w:t>
      </w:r>
    </w:p>
    <w:p w14:paraId="20FDBC0A" w14:textId="5EFBB77C" w:rsidR="00C87A97" w:rsidRDefault="00610476">
      <w:pPr>
        <w:pStyle w:val="Specification"/>
        <w:rPr>
          <w:ins w:id="494" w:author="phismith" w:date="2012-05-20T11:40:00Z"/>
          <w:sz w:val="22"/>
        </w:rPr>
      </w:pPr>
      <w:ins w:id="495" w:author="Jonathan Bona" w:date="2012-05-02T17:12:00Z">
        <w:r w:rsidRPr="00255E9F">
          <w:rPr>
            <w:rStyle w:val="Annotation"/>
          </w:rPr>
          <w:t>a(independent continuant)[</w:t>
        </w:r>
      </w:ins>
      <w:r w:rsidR="00236D40" w:rsidRPr="00486765">
        <w:rPr>
          <w:rStyle w:val="SpecificationType"/>
          <w:sz w:val="22"/>
        </w:rPr>
        <w:t>Axiom</w:t>
      </w:r>
      <w:r w:rsidR="00236D40" w:rsidRPr="00486765">
        <w:rPr>
          <w:smallCaps/>
          <w:sz w:val="22"/>
        </w:rPr>
        <w:t>:</w:t>
      </w:r>
      <w:r w:rsidR="00E45547" w:rsidRPr="00486765">
        <w:rPr>
          <w:sz w:val="22"/>
        </w:rPr>
        <w:t xml:space="preserve"> </w:t>
      </w:r>
      <w:ins w:id="496" w:author="phismith" w:date="2012-05-20T11:40:00Z">
        <w:r w:rsidR="00C87A97">
          <w:rPr>
            <w:sz w:val="22"/>
          </w:rPr>
          <w:t>For e</w:t>
        </w:r>
      </w:ins>
      <w:del w:id="497" w:author="phismith" w:date="2012-05-20T11:40:00Z">
        <w:r w:rsidR="00E45547" w:rsidRPr="00486765" w:rsidDel="00C87A97">
          <w:rPr>
            <w:sz w:val="22"/>
          </w:rPr>
          <w:delText>E</w:delText>
        </w:r>
      </w:del>
      <w:r w:rsidR="00E45547" w:rsidRPr="00486765">
        <w:rPr>
          <w:sz w:val="22"/>
        </w:rPr>
        <w:t>very</w:t>
      </w:r>
      <w:r w:rsidR="00921592" w:rsidRPr="00486765">
        <w:rPr>
          <w:i/>
          <w:sz w:val="22"/>
        </w:rPr>
        <w:t xml:space="preserve"> independent continuant</w:t>
      </w:r>
      <w:r w:rsidR="00536BF5" w:rsidRPr="00486765">
        <w:rPr>
          <w:i/>
          <w:sz w:val="22"/>
        </w:rPr>
        <w:t xml:space="preserve"> </w:t>
      </w:r>
      <w:ins w:id="498" w:author="phismith" w:date="2012-05-20T11:40:00Z">
        <w:r w:rsidR="00C87A97" w:rsidRPr="00C87A97">
          <w:rPr>
            <w:i/>
            <w:sz w:val="22"/>
            <w:rPrChange w:id="499" w:author="phismith" w:date="2012-05-20T11:40:00Z">
              <w:rPr>
                <w:sz w:val="22"/>
              </w:rPr>
            </w:rPrChange>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ins>
      <w:del w:id="500" w:author="phismith" w:date="2012-05-20T11:40:00Z">
        <w:r w:rsidR="00E45547" w:rsidRPr="00486765" w:rsidDel="00C87A97">
          <w:rPr>
            <w:sz w:val="22"/>
          </w:rPr>
          <w:delText xml:space="preserve">is such that </w:delText>
        </w:r>
      </w:del>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del w:id="501" w:author="phismith" w:date="2012-05-20T11:39:00Z">
        <w:r w:rsidR="002D5E04" w:rsidRPr="00486765" w:rsidDel="00C87A97">
          <w:rPr>
            <w:sz w:val="22"/>
          </w:rPr>
          <w:delText xml:space="preserve">is </w:delText>
        </w:r>
      </w:del>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w:t>
      </w:r>
      <w:del w:id="502" w:author="phismith" w:date="2012-05-20T11:40:00Z">
        <w:r w:rsidR="00E45547" w:rsidRPr="00486765" w:rsidDel="00C87A97">
          <w:rPr>
            <w:sz w:val="22"/>
          </w:rPr>
          <w:delText>it</w:delText>
        </w:r>
      </w:del>
      <w:ins w:id="503" w:author="phismith" w:date="2012-05-20T11:40:00Z">
        <w:r w:rsidR="00C87A97">
          <w:rPr>
            <w:i/>
            <w:sz w:val="22"/>
          </w:rPr>
          <w:t xml:space="preserve">a </w:t>
        </w:r>
        <w:r w:rsidR="00C87A97">
          <w:rPr>
            <w:sz w:val="22"/>
          </w:rPr>
          <w:t xml:space="preserve">during </w:t>
        </w:r>
        <w:r w:rsidR="00C87A97">
          <w:rPr>
            <w:i/>
            <w:sz w:val="22"/>
          </w:rPr>
          <w:t>t</w:t>
        </w:r>
      </w:ins>
      <w:r w:rsidR="00E45547" w:rsidRPr="00486765">
        <w:rPr>
          <w:sz w:val="22"/>
        </w:rPr>
        <w:t>.</w:t>
      </w:r>
      <w:r w:rsidR="0047147E">
        <w:rPr>
          <w:sz w:val="22"/>
        </w:rPr>
        <w:t xml:space="preserve"> [018-00</w:t>
      </w:r>
      <w:ins w:id="504" w:author="phismith" w:date="2012-05-20T11:42:00Z">
        <w:r w:rsidR="00C87A97">
          <w:rPr>
            <w:sz w:val="22"/>
          </w:rPr>
          <w:t>2</w:t>
        </w:r>
      </w:ins>
      <w:del w:id="505" w:author="phismith" w:date="2012-05-20T11:42:00Z">
        <w:r w:rsidR="0047147E" w:rsidDel="00C87A97">
          <w:rPr>
            <w:sz w:val="22"/>
          </w:rPr>
          <w:delText>1</w:delText>
        </w:r>
      </w:del>
      <w:r w:rsidR="0047147E">
        <w:rPr>
          <w:sz w:val="22"/>
        </w:rPr>
        <w:t>]</w:t>
      </w:r>
    </w:p>
    <w:p w14:paraId="72560AA1" w14:textId="41CC0186" w:rsidR="0064627E" w:rsidRPr="00486765" w:rsidRDefault="00C87A97">
      <w:pPr>
        <w:pStyle w:val="Specification"/>
        <w:rPr>
          <w:sz w:val="22"/>
        </w:rPr>
      </w:pPr>
      <w:ins w:id="506" w:author="phismith" w:date="2012-05-20T11:40:00Z">
        <w:r>
          <w:rPr>
            <w:sz w:val="22"/>
          </w:rPr>
          <w:t xml:space="preserve">We say ‘during </w:t>
        </w:r>
      </w:ins>
      <w:ins w:id="507" w:author="phismith" w:date="2012-05-20T11:41:00Z">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is s-dependent on </w:t>
        </w:r>
        <w:proofErr w:type="gramStart"/>
        <w:r>
          <w:rPr>
            <w:i/>
            <w:sz w:val="22"/>
          </w:rPr>
          <w:t>a</w:t>
        </w:r>
        <w:proofErr w:type="gramEnd"/>
        <w:r>
          <w:rPr>
            <w:i/>
            <w:sz w:val="22"/>
          </w:rPr>
          <w:t xml:space="preserve"> </w:t>
        </w:r>
        <w:r>
          <w:rPr>
            <w:sz w:val="22"/>
          </w:rPr>
          <w:t xml:space="preserve">exactly in the region </w:t>
        </w:r>
        <w:r>
          <w:rPr>
            <w:i/>
            <w:sz w:val="22"/>
          </w:rPr>
          <w:t>t.</w:t>
        </w:r>
      </w:ins>
      <w:ins w:id="508" w:author="Jonathan Bona" w:date="2012-05-02T17:13:00Z">
        <w:r w:rsidR="00610476" w:rsidRPr="00610476">
          <w:rPr>
            <w:rStyle w:val="Annotation"/>
          </w:rPr>
          <w:t xml:space="preserve"> </w:t>
        </w:r>
        <w:r w:rsidR="00610476" w:rsidRPr="00255E9F">
          <w:rPr>
            <w:rStyle w:val="Annotation"/>
          </w:rPr>
          <w:t>]</w:t>
        </w:r>
      </w:ins>
    </w:p>
    <w:p w14:paraId="01DDE5A8" w14:textId="4A634FDD" w:rsidR="0032409B" w:rsidRPr="00486765" w:rsidDel="00C87A97" w:rsidRDefault="0032409B" w:rsidP="00486765">
      <w:pPr>
        <w:rPr>
          <w:del w:id="509" w:author="phismith" w:date="2012-05-20T11:41:00Z"/>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qualities, dispositions, processes.</w:t>
      </w:r>
    </w:p>
    <w:p w14:paraId="0A98D330" w14:textId="6A804E6C" w:rsidR="008449D9" w:rsidRPr="00486765" w:rsidRDefault="008449D9" w:rsidP="00486765">
      <w:pPr>
        <w:pStyle w:val="Heading3"/>
        <w:rPr>
          <w:sz w:val="22"/>
        </w:rPr>
      </w:pPr>
      <w:bookmarkStart w:id="510" w:name="_Toc313270695"/>
      <w:bookmarkStart w:id="511" w:name="_Toc319326101"/>
      <w:r w:rsidRPr="00486765">
        <w:rPr>
          <w:sz w:val="22"/>
        </w:rPr>
        <w:t>2.1.1 Material entity</w:t>
      </w:r>
      <w:bookmarkEnd w:id="510"/>
      <w:bookmarkEnd w:id="511"/>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ins w:id="512" w:author="Jonathan Bona" w:date="2012-05-02T17:13:00Z">
        <w:r w:rsidRPr="002359EA">
          <w:rPr>
            <w:rStyle w:val="Annotation"/>
            <w:rPrChange w:id="513" w:author="Jonathan Bona" w:date="2012-05-02T17:14:00Z">
              <w:rPr>
                <w:rStyle w:val="SpecificationType"/>
                <w:sz w:val="22"/>
              </w:rPr>
            </w:rPrChange>
          </w:rPr>
          <w:t>a(material entity)[</w:t>
        </w:r>
      </w:ins>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ins w:id="514" w:author="Jonathan Bona" w:date="2012-05-02T17:14:00Z">
        <w:r w:rsidRPr="002359EA">
          <w:rPr>
            <w:rStyle w:val="Annotation"/>
            <w:rPrChange w:id="515" w:author="Jonathan Bona" w:date="2012-05-02T17:14:00Z">
              <w:rPr>
                <w:sz w:val="22"/>
              </w:rPr>
            </w:rPrChange>
          </w:rPr>
          <w:t>]</w:t>
        </w:r>
      </w:ins>
    </w:p>
    <w:p w14:paraId="1C8A8EA0" w14:textId="0C1F937B" w:rsidR="002D23D1" w:rsidRPr="00486765" w:rsidRDefault="002359EA">
      <w:pPr>
        <w:pStyle w:val="Specification"/>
        <w:rPr>
          <w:sz w:val="22"/>
        </w:rPr>
      </w:pPr>
      <w:ins w:id="516" w:author="Jonathan Bona" w:date="2012-05-02T17:14:00Z">
        <w:r w:rsidRPr="00255E9F">
          <w:rPr>
            <w:rStyle w:val="Annotation"/>
          </w:rPr>
          <w:t>a</w:t>
        </w:r>
        <w:r>
          <w:rPr>
            <w:rStyle w:val="Annotation"/>
          </w:rPr>
          <w:t>s</w:t>
        </w:r>
        <w:r w:rsidRPr="00255E9F">
          <w:rPr>
            <w:rStyle w:val="Annotation"/>
          </w:rPr>
          <w:t>(material entity)[</w:t>
        </w:r>
      </w:ins>
      <w:r w:rsidR="002D23D1" w:rsidRPr="00486765">
        <w:rPr>
          <w:rStyle w:val="SpecificationType"/>
          <w:sz w:val="22"/>
        </w:rPr>
        <w:t>Examples</w:t>
      </w:r>
      <w:r w:rsidR="002D23D1" w:rsidRPr="00486765">
        <w:rPr>
          <w:sz w:val="22"/>
        </w:rPr>
        <w:t>: a photon, a human being, the undetached arm of a human being, an aggregate of human beings.</w:t>
      </w:r>
      <w:ins w:id="517" w:author="Jonathan Bona" w:date="2012-05-02T17:14:00Z">
        <w:r w:rsidRPr="002359EA">
          <w:rPr>
            <w:rStyle w:val="Annotation"/>
          </w:rPr>
          <w:t xml:space="preserve"> </w:t>
        </w:r>
        <w:r w:rsidRPr="00255E9F">
          <w:rPr>
            <w:rStyle w:val="Annotation"/>
          </w:rPr>
          <w:t>]</w:t>
        </w:r>
      </w:ins>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ins w:id="518" w:author="Jonathan Bona" w:date="2012-05-02T17:14:00Z">
        <w:r w:rsidRPr="00255E9F">
          <w:rPr>
            <w:rStyle w:val="Annotation"/>
          </w:rPr>
          <w:t>a(material entity)[</w:t>
        </w:r>
      </w:ins>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ins w:id="519" w:author="Jonathan Bona" w:date="2012-05-02T17:14:00Z">
        <w:r w:rsidRPr="002359EA">
          <w:rPr>
            <w:rStyle w:val="Annotation"/>
            <w:rPrChange w:id="520" w:author="Jonathan Bona" w:date="2012-05-02T17:14:00Z">
              <w:rPr>
                <w:sz w:val="22"/>
              </w:rPr>
            </w:rPrChange>
          </w:rPr>
          <w:t>]</w:t>
        </w:r>
      </w:ins>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lastRenderedPageBreak/>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ins w:id="521" w:author="Jonathan Bona" w:date="2012-05-02T17:14:00Z">
        <w:r w:rsidRPr="00255E9F">
          <w:rPr>
            <w:rStyle w:val="Annotation"/>
          </w:rPr>
          <w:t>a(material entity)[</w:t>
        </w:r>
      </w:ins>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ins w:id="522" w:author="Jonathan Bona" w:date="2012-05-02T17:15:00Z">
        <w:r w:rsidRPr="00F52C65">
          <w:rPr>
            <w:rStyle w:val="Annotation"/>
            <w:rPrChange w:id="523" w:author="Jonathan Bona" w:date="2012-05-02T17:15:00Z">
              <w:rPr>
                <w:sz w:val="22"/>
              </w:rPr>
            </w:rPrChange>
          </w:rPr>
          <w:t>]</w:t>
        </w:r>
      </w:ins>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p>
    <w:p w14:paraId="4F020AD7" w14:textId="704F0849"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r w:rsidRPr="00486765">
        <w:rPr>
          <w:i/>
          <w:sz w:val="22"/>
        </w:rPr>
        <w:t>processe</w:t>
      </w:r>
      <w:ins w:id="524" w:author="phismith" w:date="2012-05-17T23:08:00Z">
        <w:r w:rsidR="00706E14">
          <w:rPr>
            <w:i/>
            <w:sz w:val="22"/>
          </w:rPr>
          <w:t>s</w:t>
        </w:r>
      </w:ins>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lastRenderedPageBreak/>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B6021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525" w:name="_Toc313270696"/>
      <w:bookmarkStart w:id="526" w:name="_Toc319326102"/>
      <w:r w:rsidRPr="00486765">
        <w:rPr>
          <w:sz w:val="22"/>
        </w:rPr>
        <w:t>2.1.1.1 Object</w:t>
      </w:r>
      <w:bookmarkEnd w:id="525"/>
      <w:bookmarkEnd w:id="526"/>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lastRenderedPageBreak/>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B6021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lastRenderedPageBreak/>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r w:rsidRPr="00486765">
        <w:t xml:space="preserve">if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B6021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B6021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B60214">
        <w:t>47</w:t>
      </w:r>
      <w:r w:rsidR="001E591D" w:rsidRPr="00486765">
        <w:fldChar w:fldCharType="end"/>
      </w:r>
      <w:r w:rsidRPr="00486765">
        <w:t>].</w:t>
      </w:r>
    </w:p>
    <w:p w14:paraId="0D80090F" w14:textId="70C8A913"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w:t>
      </w:r>
      <w:r w:rsidR="008C04FB" w:rsidRPr="00486765">
        <w:lastRenderedPageBreak/>
        <w:t xml:space="preserve">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B6021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B6021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527"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528" w:name="_Ref308172919"/>
      <w:bookmarkEnd w:id="527"/>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528"/>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lastRenderedPageBreak/>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relative to some criterion of causal unity CU</w:t>
      </w:r>
      <w:r w:rsidR="00296E4D" w:rsidRPr="00486765">
        <w:rPr>
          <w:i/>
          <w:vertAlign w:val="subscript"/>
        </w:rPr>
        <w:t>n</w:t>
      </w:r>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is causally unified relative to CU</w:t>
      </w:r>
      <w:r w:rsidRPr="00486765">
        <w:rPr>
          <w:i/>
          <w:vertAlign w:val="subscript"/>
        </w:rPr>
        <w:t>n</w:t>
      </w:r>
      <w:r w:rsidR="00536BF5" w:rsidRPr="00486765">
        <w:rPr>
          <w:i/>
        </w:rPr>
        <w:t xml:space="preserve"> </w:t>
      </w:r>
      <w:r w:rsidR="00296E4D" w:rsidRPr="00486765">
        <w:t xml:space="preserve">at </w:t>
      </w:r>
      <w:r w:rsidR="00296E4D" w:rsidRPr="00486765">
        <w:rPr>
          <w:i/>
        </w:rPr>
        <w:t>t</w:t>
      </w:r>
    </w:p>
    <w:p w14:paraId="3C13BEB0" w14:textId="0D29C62C" w:rsidR="008C357F" w:rsidRPr="00486765" w:rsidRDefault="009F014F" w:rsidP="00B6123E">
      <w:pPr>
        <w:ind w:left="720"/>
      </w:pPr>
      <w:r w:rsidRPr="00486765">
        <w:t>&amp;</w:t>
      </w:r>
      <w:r w:rsidRPr="00486765">
        <w:rPr>
          <w:i/>
        </w:rPr>
        <w:t xml:space="preserve"> </w:t>
      </w:r>
      <w:proofErr w:type="gramStart"/>
      <w:r w:rsidR="00296E4D" w:rsidRPr="00486765">
        <w:t>if</w:t>
      </w:r>
      <w:proofErr w:type="gramEnd"/>
      <w:r w:rsidR="00296E4D" w:rsidRPr="00486765">
        <w:t xml:space="preserve">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proofErr w:type="spellStart"/>
      <w:r w:rsidR="003D5797" w:rsidRPr="00486765">
        <w:rPr>
          <w:b/>
        </w:rPr>
        <w:t>continuant_</w:t>
      </w:r>
      <w:r w:rsidR="00296E4D" w:rsidRPr="00486765">
        <w:rPr>
          <w:b/>
        </w:rPr>
        <w:t>part_of</w:t>
      </w:r>
      <w:proofErr w:type="spellEnd"/>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r w:rsidR="00A31705" w:rsidRPr="00486765">
        <w:t>C</w:t>
      </w:r>
      <w:r w:rsidR="00536BF5" w:rsidRPr="00486765">
        <w:t>U</w:t>
      </w:r>
      <w:r w:rsidR="00A31705" w:rsidRPr="00486765">
        <w:rPr>
          <w:i/>
          <w:vertAlign w:val="subscript"/>
        </w:rPr>
        <w:t>n</w:t>
      </w:r>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 [023-001]</w:t>
      </w:r>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maximality</w:t>
      </w:r>
      <w:r w:rsidR="00C37896" w:rsidRPr="00486765">
        <w:t>;</w:t>
      </w:r>
      <w:r w:rsidRPr="00486765">
        <w:t xml:space="preserve"> a pair of cells exceeds maximality</w:t>
      </w:r>
      <w:r w:rsidR="00C37896" w:rsidRPr="00486765">
        <w:t>.</w:t>
      </w:r>
    </w:p>
    <w:p w14:paraId="5C7AC6DA" w14:textId="0BE51DA0"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2</w:t>
      </w:r>
      <w:r w:rsidRPr="00486765">
        <w:t>: a continuous dumbbell-shaped lump of iron is maximal; the connecting portion falls short of maximality; a pair of such dumbbell-shaped lumps exceeds maximality.</w:t>
      </w:r>
    </w:p>
    <w:p w14:paraId="37700BDD" w14:textId="0E411685"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3</w:t>
      </w:r>
      <w:r w:rsidRPr="00486765">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ins w:id="529" w:author="Jonathan Bona" w:date="2012-05-02T17:18:00Z">
        <w:r w:rsidRPr="00F52C65">
          <w:rPr>
            <w:rStyle w:val="Annotation"/>
            <w:rPrChange w:id="530" w:author="Jonathan Bona" w:date="2012-05-02T17:18:00Z">
              <w:rPr>
                <w:rStyle w:val="SpecificationType"/>
                <w:sz w:val="22"/>
              </w:rPr>
            </w:rPrChange>
          </w:rPr>
          <w:t>a(object)[</w:t>
        </w:r>
      </w:ins>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lastRenderedPageBreak/>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ins w:id="531" w:author="Jonathan Bona" w:date="2012-05-02T17:18:00Z">
        <w:r w:rsidR="00F52C65" w:rsidRPr="00F52C65">
          <w:rPr>
            <w:rStyle w:val="Annotation"/>
            <w:rPrChange w:id="532" w:author="Jonathan Bona" w:date="2012-05-02T17:18:00Z">
              <w:rPr>
                <w:sz w:val="22"/>
              </w:rPr>
            </w:rPrChange>
          </w:rPr>
          <w:t>]</w:t>
        </w:r>
      </w:ins>
    </w:p>
    <w:p w14:paraId="61BBE0DC" w14:textId="77777777" w:rsidR="00D924FF" w:rsidRPr="00B56876" w:rsidRDefault="00D924FF" w:rsidP="00486765">
      <w:bookmarkStart w:id="533" w:name="_Ref308464053"/>
    </w:p>
    <w:p w14:paraId="0B4D0BFD" w14:textId="77777777" w:rsidR="00711DC1" w:rsidRPr="00B56876" w:rsidRDefault="00711DC1" w:rsidP="00486765">
      <w:r w:rsidRPr="00486765">
        <w:rPr>
          <w:sz w:val="22"/>
        </w:rPr>
        <w:t>Objects can be joined to other objects</w:t>
      </w:r>
    </w:p>
    <w:p w14:paraId="25D19DE3" w14:textId="0F6F30C5"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unproblematically that they lie in its interior, and other</w:t>
      </w:r>
      <w:r w:rsidR="00465C17" w:rsidRPr="00486765">
        <w:rPr>
          <w:i/>
          <w:sz w:val="22"/>
        </w:rPr>
        <w:t xml:space="preserve"> entities</w:t>
      </w:r>
      <w:r w:rsidRPr="00486765">
        <w:rPr>
          <w:sz w:val="22"/>
        </w:rPr>
        <w:t xml:space="preserve"> of which we can assert unproblematically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533"/>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B60214" w:rsidRPr="00486765">
        <w:rPr>
          <w:sz w:val="22"/>
        </w:rPr>
        <w:t xml:space="preserve">Figure </w:t>
      </w:r>
      <w:r w:rsidR="00B60214">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534"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B60214">
        <w:rPr>
          <w:noProof/>
          <w:sz w:val="22"/>
        </w:rPr>
        <w:t>3</w:t>
      </w:r>
      <w:r w:rsidR="001C5CAA" w:rsidRPr="00486765">
        <w:rPr>
          <w:noProof/>
          <w:sz w:val="22"/>
        </w:rPr>
        <w:fldChar w:fldCharType="end"/>
      </w:r>
      <w:bookmarkEnd w:id="534"/>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lastRenderedPageBreak/>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r w:rsidRPr="00486765">
        <w:rPr>
          <w:sz w:val="22"/>
        </w:rPr>
        <w:t>by containing atoms and molecules as parts</w:t>
      </w:r>
    </w:p>
    <w:p w14:paraId="62F678F5" w14:textId="77777777" w:rsidR="00EA53E5" w:rsidRPr="00486765" w:rsidRDefault="00EA53E5" w:rsidP="006C702A">
      <w:pPr>
        <w:pStyle w:val="ListParagraph"/>
        <w:numPr>
          <w:ilvl w:val="0"/>
          <w:numId w:val="2"/>
        </w:numPr>
        <w:rPr>
          <w:sz w:val="22"/>
        </w:rPr>
      </w:pPr>
      <w:r w:rsidRPr="00486765">
        <w:rPr>
          <w:sz w:val="22"/>
        </w:rPr>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B6021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w:t>
      </w:r>
      <w:r w:rsidR="005D7499" w:rsidRPr="00486765">
        <w:rPr>
          <w:sz w:val="22"/>
        </w:rPr>
        <w:lastRenderedPageBreak/>
        <w:t>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535" w:name="_Ref310079849"/>
      <w:bookmarkStart w:id="536" w:name="_Toc313270697"/>
      <w:bookmarkStart w:id="537" w:name="_Toc319326103"/>
      <w:r w:rsidRPr="00486765">
        <w:rPr>
          <w:sz w:val="22"/>
        </w:rPr>
        <w:t>2.1.1.2 Object aggregate</w:t>
      </w:r>
      <w:bookmarkEnd w:id="535"/>
      <w:bookmarkEnd w:id="536"/>
      <w:bookmarkEnd w:id="537"/>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0A43A212" w:rsidR="00296E4D" w:rsidRPr="00486765" w:rsidRDefault="00F52C65">
      <w:pPr>
        <w:pStyle w:val="Specification"/>
        <w:rPr>
          <w:sz w:val="22"/>
        </w:rPr>
      </w:pPr>
      <w:ins w:id="538" w:author="Jonathan Bona" w:date="2012-05-02T17:19:00Z">
        <w:r w:rsidRPr="00F52C65">
          <w:rPr>
            <w:rStyle w:val="Annotation"/>
            <w:rPrChange w:id="539" w:author="Jonathan Bona" w:date="2012-05-02T17:19:00Z">
              <w:rPr>
                <w:rStyle w:val="SpecificationType"/>
                <w:sz w:val="22"/>
              </w:rPr>
            </w:rPrChange>
          </w:rPr>
          <w:t>a(object aggregate)[</w:t>
        </w:r>
      </w:ins>
      <w:r w:rsidR="00236D40" w:rsidRPr="00486765">
        <w:rPr>
          <w:rStyle w:val="SpecificationType"/>
          <w:sz w:val="22"/>
        </w:rPr>
        <w:t>Elucidation</w:t>
      </w:r>
      <w:r w:rsidR="00236D40" w:rsidRPr="00486765">
        <w:rPr>
          <w:smallCaps/>
          <w:sz w:val="22"/>
        </w:rPr>
        <w:t>:</w:t>
      </w:r>
      <w:r w:rsidR="000A4E97" w:rsidRPr="00486765">
        <w:rPr>
          <w:sz w:val="22"/>
        </w:rPr>
        <w:t xml:space="preserve"> </w:t>
      </w:r>
      <w:proofErr w:type="gramStart"/>
      <w:r w:rsidR="0050778E" w:rsidRPr="00486765">
        <w:rPr>
          <w:i/>
          <w:sz w:val="22"/>
        </w:rPr>
        <w:t xml:space="preserve">a </w:t>
      </w:r>
      <w:r w:rsidR="0050778E" w:rsidRPr="00486765">
        <w:rPr>
          <w:sz w:val="22"/>
        </w:rPr>
        <w:t>is</w:t>
      </w:r>
      <w:proofErr w:type="gramEnd"/>
      <w:r w:rsidR="0050778E" w:rsidRPr="00486765">
        <w:rPr>
          <w:sz w:val="22"/>
        </w:rPr>
        <w:t xml:space="preserve">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member_</w:t>
      </w:r>
      <w:r w:rsidR="0050778E" w:rsidRPr="00486765">
        <w:rPr>
          <w:b/>
          <w:sz w:val="22"/>
        </w:rPr>
        <w:t>parts</w:t>
      </w:r>
      <w:proofErr w:type="spellEnd"/>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ins w:id="540" w:author="Jonathan Bona" w:date="2012-05-02T17:23:00Z">
        <w:r w:rsidR="00193316" w:rsidRPr="00193316">
          <w:rPr>
            <w:rStyle w:val="Annotation"/>
          </w:rPr>
          <w:t xml:space="preserve"> </w:t>
        </w:r>
        <w:r w:rsidR="00193316" w:rsidRPr="00255E9F">
          <w:rPr>
            <w:rStyle w:val="Annotation"/>
          </w:rPr>
          <w:t>]</w:t>
        </w:r>
      </w:ins>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B6021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ins w:id="541" w:author="Jonathan Bona" w:date="2012-05-02T17:23:00Z">
        <w:r w:rsidRPr="00255E9F">
          <w:rPr>
            <w:rStyle w:val="Annotation"/>
          </w:rPr>
          <w:t>a</w:t>
        </w:r>
        <w:r>
          <w:rPr>
            <w:rStyle w:val="Annotation"/>
          </w:rPr>
          <w:t>s</w:t>
        </w:r>
        <w:r w:rsidRPr="00255E9F">
          <w:rPr>
            <w:rStyle w:val="Annotation"/>
          </w:rPr>
          <w:t>(object aggregate)[</w:t>
        </w:r>
      </w:ins>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ins w:id="542" w:author="Jonathan Bona" w:date="2012-05-02T17:24:00Z">
        <w:r w:rsidRPr="00193316">
          <w:rPr>
            <w:rStyle w:val="Annotation"/>
            <w:rPrChange w:id="543" w:author="Jonathan Bona" w:date="2012-05-02T17:24:00Z">
              <w:rPr>
                <w:sz w:val="22"/>
              </w:rPr>
            </w:rPrChange>
          </w:rPr>
          <w:t>\</w:t>
        </w:r>
      </w:ins>
      <w:r w:rsidR="005310FC" w:rsidRPr="00486765">
        <w:rPr>
          <w:sz w:val="22"/>
        </w:rPr>
        <w:t>, the aggregate of bearings in a constant velocity axle joint</w:t>
      </w:r>
      <w:ins w:id="544" w:author="Jonathan Bona" w:date="2012-05-02T17:24:00Z">
        <w:r w:rsidRPr="00255E9F">
          <w:rPr>
            <w:rStyle w:val="Annotation"/>
          </w:rPr>
          <w:t>\</w:t>
        </w:r>
      </w:ins>
      <w:r w:rsidR="005310FC" w:rsidRPr="00486765">
        <w:rPr>
          <w:sz w:val="22"/>
        </w:rPr>
        <w:t>, the nitrogen atoms in the atmosphere</w:t>
      </w:r>
      <w:ins w:id="545" w:author="Jonathan Bona" w:date="2012-05-02T17:24:00Z">
        <w:r w:rsidRPr="00255E9F">
          <w:rPr>
            <w:rStyle w:val="Annotation"/>
          </w:rPr>
          <w:t>\</w:t>
        </w:r>
      </w:ins>
      <w:r w:rsidR="005310FC" w:rsidRPr="00486765">
        <w:rPr>
          <w:sz w:val="22"/>
        </w:rPr>
        <w:t>, a collection of cells in a blood biobank.</w:t>
      </w:r>
      <w:ins w:id="546" w:author="Jonathan Bona" w:date="2012-05-02T17:24:00Z">
        <w:r w:rsidRPr="00193316">
          <w:rPr>
            <w:rStyle w:val="Annotation"/>
          </w:rPr>
          <w:t xml:space="preserve"> </w:t>
        </w:r>
        <w:r w:rsidRPr="00255E9F">
          <w:rPr>
            <w:rStyle w:val="Annotation"/>
          </w:rPr>
          <w:t>]</w:t>
        </w:r>
      </w:ins>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which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lastRenderedPageBreak/>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547" w:name="_Toc313270698"/>
      <w:bookmarkStart w:id="548" w:name="_Toc319326104"/>
      <w:r w:rsidRPr="00486765">
        <w:rPr>
          <w:sz w:val="24"/>
        </w:rPr>
        <w:t>Relation of membership</w:t>
      </w:r>
      <w:bookmarkEnd w:id="547"/>
      <w:bookmarkEnd w:id="548"/>
    </w:p>
    <w:p w14:paraId="1287C07A" w14:textId="77777777" w:rsidR="0065182A" w:rsidRPr="00486765" w:rsidRDefault="0065182A" w:rsidP="00486765">
      <w:pPr>
        <w:rPr>
          <w:sz w:val="22"/>
        </w:rPr>
      </w:pPr>
      <w:r w:rsidRPr="00486765">
        <w:rPr>
          <w:sz w:val="22"/>
        </w:rPr>
        <w:t>This relation is defined not only for objects but for BFO categories in general, as follows:</w:t>
      </w:r>
    </w:p>
    <w:p w14:paraId="7828ACB3" w14:textId="77777777" w:rsidR="00B36060" w:rsidRPr="00486765" w:rsidRDefault="00B36060">
      <w:pPr>
        <w:rPr>
          <w:sz w:val="22"/>
        </w:rPr>
      </w:pPr>
    </w:p>
    <w:p w14:paraId="126057EA" w14:textId="6B602BB0" w:rsidR="00B36060" w:rsidRPr="00B23775" w:rsidRDefault="009C66E9" w:rsidP="00486765">
      <w:pPr>
        <w:pStyle w:val="Specification"/>
        <w:rPr>
          <w:sz w:val="22"/>
        </w:rPr>
      </w:pPr>
      <w:ins w:id="549" w:author="Jonathan Bona" w:date="2012-05-02T17:24:00Z">
        <w:r w:rsidRPr="009C66E9">
          <w:rPr>
            <w:rStyle w:val="Annotation"/>
            <w:rPrChange w:id="550" w:author="Jonathan Bona" w:date="2012-05-02T17:24:00Z">
              <w:rPr>
                <w:rStyle w:val="SpecificationType"/>
                <w:sz w:val="22"/>
              </w:rPr>
            </w:rPrChange>
          </w:rPr>
          <w:t>a(member_part_of)[</w:t>
        </w:r>
      </w:ins>
      <w:r w:rsidR="0089128F">
        <w:rPr>
          <w:rStyle w:val="SpecificationType"/>
          <w:sz w:val="22"/>
        </w:rPr>
        <w:t>Elucida</w:t>
      </w:r>
      <w:r w:rsidR="0089128F" w:rsidRPr="00486765">
        <w:rPr>
          <w:rStyle w:val="SpecificationType"/>
          <w:sz w:val="22"/>
        </w:rPr>
        <w:t>tion</w:t>
      </w:r>
      <w:r w:rsidR="0047199F" w:rsidRPr="00486765">
        <w:rPr>
          <w:sz w:val="22"/>
        </w:rPr>
        <w:t xml:space="preserve">: </w:t>
      </w:r>
      <w:r w:rsidR="0047199F" w:rsidRPr="00486765">
        <w:rPr>
          <w:i/>
          <w:sz w:val="22"/>
        </w:rPr>
        <w:t xml:space="preserve">a </w:t>
      </w:r>
      <w:proofErr w:type="spellStart"/>
      <w:r w:rsidR="0047199F" w:rsidRPr="00486765">
        <w:rPr>
          <w:b/>
          <w:sz w:val="22"/>
        </w:rPr>
        <w:t>member_</w:t>
      </w:r>
      <w:r w:rsidR="002624AC" w:rsidRPr="00486765">
        <w:rPr>
          <w:b/>
          <w:sz w:val="22"/>
        </w:rPr>
        <w:t>part_</w:t>
      </w:r>
      <w:r w:rsidR="0047199F" w:rsidRPr="00486765">
        <w:rPr>
          <w:b/>
          <w:sz w:val="22"/>
        </w:rPr>
        <w:t>of</w:t>
      </w:r>
      <w:proofErr w:type="spellEnd"/>
      <w:r w:rsidR="0047199F" w:rsidRPr="00486765">
        <w:rPr>
          <w:b/>
          <w:sz w:val="22"/>
        </w:rPr>
        <w:t xml:space="preserve">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sidR="0089128F">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proofErr w:type="gramStart"/>
      <w:r w:rsidR="0047199F" w:rsidRPr="00486765">
        <w:rPr>
          <w:sz w:val="22"/>
        </w:rPr>
        <w:t>, …,</w:t>
      </w:r>
      <w:proofErr w:type="spellStart"/>
      <w:r w:rsidR="0065182A" w:rsidRPr="00486765">
        <w:rPr>
          <w:i/>
          <w:sz w:val="22"/>
        </w:rPr>
        <w:t>x</w:t>
      </w:r>
      <w:r w:rsidR="0047199F" w:rsidRPr="00486765">
        <w:rPr>
          <w:sz w:val="22"/>
          <w:vertAlign w:val="subscript"/>
        </w:rPr>
        <w:t>n</w:t>
      </w:r>
      <w:proofErr w:type="spellEnd"/>
      <w:proofErr w:type="gram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sidR="0089128F">
        <w:rPr>
          <w:sz w:val="22"/>
        </w:rPr>
        <w:t xml:space="preserve">natural number </w:t>
      </w:r>
      <w:proofErr w:type="spellStart"/>
      <w:r w:rsidR="0047199F" w:rsidRPr="00486765">
        <w:rPr>
          <w:i/>
          <w:sz w:val="22"/>
        </w:rPr>
        <w:t>i</w:t>
      </w:r>
      <w:proofErr w:type="spellEnd"/>
      <w:r w:rsidR="0047199F" w:rsidRPr="00486765">
        <w:rPr>
          <w:i/>
          <w:sz w:val="22"/>
        </w:rPr>
        <w:t xml:space="preserve">. </w:t>
      </w:r>
      <w:r w:rsidR="0047147E">
        <w:rPr>
          <w:sz w:val="22"/>
        </w:rPr>
        <w:t>[026-00</w:t>
      </w:r>
      <w:r w:rsidR="00FE32E7">
        <w:rPr>
          <w:sz w:val="22"/>
        </w:rPr>
        <w:t>2</w:t>
      </w:r>
      <w:r w:rsidR="0047147E">
        <w:rPr>
          <w:sz w:val="22"/>
        </w:rPr>
        <w:t>]</w:t>
      </w:r>
      <w:ins w:id="551" w:author="Jonathan Bona" w:date="2012-05-02T17:24:00Z">
        <w:r w:rsidRPr="009C66E9">
          <w:rPr>
            <w:rStyle w:val="Annotation"/>
            <w:rPrChange w:id="552" w:author="Jonathan Bona" w:date="2012-05-02T17:24:00Z">
              <w:rPr>
                <w:sz w:val="22"/>
              </w:rPr>
            </w:rPrChange>
          </w:rPr>
          <w:t>]</w:t>
        </w:r>
      </w:ins>
    </w:p>
    <w:p w14:paraId="7515EA12" w14:textId="0D26DF8F" w:rsidR="00F37357" w:rsidRPr="00486765" w:rsidRDefault="009C66E9">
      <w:pPr>
        <w:pStyle w:val="Specification"/>
        <w:rPr>
          <w:sz w:val="22"/>
        </w:rPr>
      </w:pPr>
      <w:ins w:id="553" w:author="Jonathan Bona" w:date="2012-05-02T17:24:00Z">
        <w:r w:rsidRPr="00255E9F">
          <w:rPr>
            <w:rStyle w:val="Annotation"/>
          </w:rPr>
          <w:t>a(member_part_of)[</w:t>
        </w:r>
      </w:ins>
      <w:r w:rsidR="00F37357" w:rsidRPr="00486765">
        <w:rPr>
          <w:rStyle w:val="SpecificationType"/>
          <w:sz w:val="22"/>
        </w:rPr>
        <w:t>Domain</w:t>
      </w:r>
      <w:r w:rsidR="00F37357" w:rsidRPr="00486765">
        <w:rPr>
          <w:sz w:val="22"/>
        </w:rPr>
        <w:t xml:space="preserve">: </w:t>
      </w:r>
      <w:r w:rsidR="0065182A" w:rsidRPr="00486765">
        <w:rPr>
          <w:sz w:val="22"/>
        </w:rPr>
        <w:t>entity in category X</w:t>
      </w:r>
      <w:ins w:id="554" w:author="Jonathan Bona" w:date="2012-05-02T17:25:00Z">
        <w:r w:rsidRPr="00255E9F">
          <w:rPr>
            <w:rStyle w:val="Annotation"/>
          </w:rPr>
          <w:t>]</w:t>
        </w:r>
      </w:ins>
    </w:p>
    <w:p w14:paraId="3E415607" w14:textId="275B1871" w:rsidR="00514A83" w:rsidRPr="00486765" w:rsidRDefault="009C66E9">
      <w:pPr>
        <w:pStyle w:val="Specification"/>
        <w:rPr>
          <w:sz w:val="22"/>
        </w:rPr>
      </w:pPr>
      <w:ins w:id="555" w:author="Jonathan Bona" w:date="2012-05-02T17:25:00Z">
        <w:r w:rsidRPr="00255E9F">
          <w:rPr>
            <w:rStyle w:val="Annotation"/>
          </w:rPr>
          <w:t>a(member_part_of)[</w:t>
        </w:r>
      </w:ins>
      <w:r w:rsidR="00F37357" w:rsidRPr="00486765">
        <w:rPr>
          <w:rStyle w:val="SpecificationType"/>
          <w:sz w:val="22"/>
        </w:rPr>
        <w:t>Range</w:t>
      </w:r>
      <w:r w:rsidR="00F37357" w:rsidRPr="00486765">
        <w:rPr>
          <w:sz w:val="22"/>
        </w:rPr>
        <w:t>: aggregate</w:t>
      </w:r>
      <w:r w:rsidR="0065182A" w:rsidRPr="00486765">
        <w:rPr>
          <w:sz w:val="22"/>
        </w:rPr>
        <w:t xml:space="preserve"> of X</w:t>
      </w:r>
      <w:ins w:id="556" w:author="Jonathan Bona" w:date="2012-05-02T17:25:00Z">
        <w:r w:rsidRPr="00255E9F">
          <w:rPr>
            <w:rStyle w:val="Annotation"/>
          </w:rPr>
          <w:t>]</w:t>
        </w:r>
      </w:ins>
    </w:p>
    <w:p w14:paraId="30C36C42" w14:textId="6C0B8D45" w:rsidR="002D23D1" w:rsidRPr="00B23775" w:rsidRDefault="009C66E9" w:rsidP="00B6123E">
      <w:pPr>
        <w:pStyle w:val="Specification"/>
        <w:ind w:left="0" w:firstLine="720"/>
        <w:rPr>
          <w:sz w:val="22"/>
        </w:rPr>
      </w:pPr>
      <w:ins w:id="557" w:author="Jonathan Bona" w:date="2012-05-02T17:25:00Z">
        <w:r w:rsidRPr="00255E9F">
          <w:rPr>
            <w:rStyle w:val="Annotation"/>
          </w:rPr>
          <w:t>a(member_part_of)[</w:t>
        </w:r>
      </w:ins>
      <w:r w:rsidR="002D23D1" w:rsidRPr="00486765">
        <w:rPr>
          <w:rStyle w:val="SpecificationType"/>
          <w:sz w:val="22"/>
        </w:rPr>
        <w:t>Theorem</w:t>
      </w:r>
      <w:r w:rsidR="002D23D1" w:rsidRPr="00486765">
        <w:rPr>
          <w:smallCaps/>
          <w:sz w:val="22"/>
        </w:rPr>
        <w:t xml:space="preserve">: </w:t>
      </w:r>
      <w:r w:rsidR="002D23D1" w:rsidRPr="00486765">
        <w:rPr>
          <w:sz w:val="22"/>
        </w:rPr>
        <w:t xml:space="preserve">if </w:t>
      </w:r>
      <w:r w:rsidR="002D23D1" w:rsidRPr="00486765">
        <w:rPr>
          <w:i/>
          <w:sz w:val="22"/>
        </w:rPr>
        <w:t xml:space="preserve">a </w:t>
      </w:r>
      <w:proofErr w:type="spellStart"/>
      <w:r w:rsidR="002D23D1" w:rsidRPr="00486765">
        <w:rPr>
          <w:sz w:val="22"/>
        </w:rPr>
        <w:t>member_</w:t>
      </w:r>
      <w:r w:rsidR="002624AC" w:rsidRPr="00486765">
        <w:rPr>
          <w:sz w:val="22"/>
        </w:rPr>
        <w:t>part_</w:t>
      </w:r>
      <w:r w:rsidR="002D23D1" w:rsidRPr="00486765">
        <w:rPr>
          <w:sz w:val="22"/>
        </w:rPr>
        <w:t>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 xml:space="preserve">t </w:t>
      </w:r>
      <w:r w:rsidR="002D23D1" w:rsidRPr="00486765">
        <w:rPr>
          <w:sz w:val="22"/>
        </w:rPr>
        <w:t xml:space="preserve">then </w:t>
      </w:r>
      <w:r w:rsidR="002D23D1" w:rsidRPr="00486765">
        <w:rPr>
          <w:i/>
          <w:sz w:val="22"/>
        </w:rPr>
        <w:t xml:space="preserve">a </w:t>
      </w:r>
      <w:proofErr w:type="spellStart"/>
      <w:r w:rsidR="002624AC" w:rsidRPr="00486765">
        <w:rPr>
          <w:sz w:val="22"/>
        </w:rPr>
        <w:t>continuant_</w:t>
      </w:r>
      <w:r w:rsidR="002D23D1" w:rsidRPr="00486765">
        <w:rPr>
          <w:sz w:val="22"/>
        </w:rPr>
        <w:t>part_of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t.</w:t>
      </w:r>
      <w:r w:rsidR="00FF0F45">
        <w:rPr>
          <w:sz w:val="22"/>
        </w:rPr>
        <w:t xml:space="preserve"> [104-001]</w:t>
      </w:r>
      <w:ins w:id="558" w:author="Jonathan Bona" w:date="2012-05-02T17:25:00Z">
        <w:r w:rsidRPr="009C66E9">
          <w:rPr>
            <w:rStyle w:val="Annotation"/>
          </w:rPr>
          <w:t xml:space="preserve"> </w:t>
        </w:r>
        <w:r w:rsidRPr="00255E9F">
          <w:rPr>
            <w:rStyle w:val="Annotation"/>
          </w:rPr>
          <w:t>]</w:t>
        </w:r>
      </w:ins>
    </w:p>
    <w:p w14:paraId="09EC8429" w14:textId="76E60CFC" w:rsidR="00B36060" w:rsidRPr="00486765" w:rsidRDefault="009C66E9">
      <w:pPr>
        <w:pStyle w:val="Specification"/>
        <w:rPr>
          <w:i/>
          <w:sz w:val="22"/>
        </w:rPr>
      </w:pPr>
      <w:ins w:id="559" w:author="Jonathan Bona" w:date="2012-05-02T17:25:00Z">
        <w:r w:rsidRPr="00255E9F">
          <w:rPr>
            <w:rStyle w:val="Annotation"/>
          </w:rPr>
          <w:t>a</w:t>
        </w:r>
        <w:r>
          <w:rPr>
            <w:rStyle w:val="Annotation"/>
          </w:rPr>
          <w:t>s</w:t>
        </w:r>
        <w:r w:rsidRPr="00255E9F">
          <w:rPr>
            <w:rStyle w:val="Annotation"/>
          </w:rPr>
          <w:t>(member_part_of)[</w:t>
        </w:r>
      </w:ins>
      <w:r w:rsidR="00B36060" w:rsidRPr="00486765">
        <w:rPr>
          <w:rStyle w:val="SpecificationType"/>
          <w:sz w:val="22"/>
        </w:rPr>
        <w:t xml:space="preserve">Examples: </w:t>
      </w:r>
      <w:r w:rsidR="00B36060" w:rsidRPr="00486765">
        <w:rPr>
          <w:sz w:val="22"/>
        </w:rPr>
        <w:t>trees in a forest</w:t>
      </w:r>
      <w:ins w:id="560" w:author="Jonathan Bona" w:date="2012-05-02T17:25:00Z">
        <w:r w:rsidRPr="00255E9F">
          <w:rPr>
            <w:rStyle w:val="Annotation"/>
          </w:rPr>
          <w:t>\</w:t>
        </w:r>
      </w:ins>
      <w:r w:rsidR="00B36060" w:rsidRPr="00486765">
        <w:rPr>
          <w:sz w:val="22"/>
        </w:rPr>
        <w:t>; pieces in a chess set.</w:t>
      </w:r>
      <w:ins w:id="561" w:author="Jonathan Bona" w:date="2012-05-02T17:25:00Z">
        <w:r w:rsidRPr="009C66E9">
          <w:rPr>
            <w:rStyle w:val="Annotation"/>
          </w:rPr>
          <w:t xml:space="preserve"> </w:t>
        </w:r>
        <w:r w:rsidRPr="00255E9F">
          <w:rPr>
            <w:rStyle w:val="Annotation"/>
          </w:rPr>
          <w:t>]</w:t>
        </w:r>
      </w:ins>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B60214">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xml:space="preserve">, </w:t>
      </w:r>
      <w:r w:rsidR="00F56D7F" w:rsidRPr="00486765">
        <w:rPr>
          <w:sz w:val="22"/>
        </w:rPr>
        <w:lastRenderedPageBreak/>
        <w:t>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562" w:name="_Toc313270699"/>
      <w:bookmarkStart w:id="563" w:name="_Toc319326105"/>
      <w:r w:rsidRPr="00486765">
        <w:rPr>
          <w:sz w:val="22"/>
        </w:rPr>
        <w:t>2.1.1.3 Fiat object part</w:t>
      </w:r>
      <w:bookmarkEnd w:id="562"/>
      <w:bookmarkEnd w:id="563"/>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B6021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D1C6E9E" w:rsidR="0050778E" w:rsidRPr="00B23775" w:rsidRDefault="00A4428A" w:rsidP="00486765">
      <w:pPr>
        <w:pStyle w:val="Specification"/>
        <w:rPr>
          <w:sz w:val="22"/>
        </w:rPr>
      </w:pPr>
      <w:ins w:id="564" w:author="Jonathan Bona" w:date="2012-05-02T17:26:00Z">
        <w:r w:rsidRPr="00A4428A">
          <w:rPr>
            <w:rStyle w:val="Annotation"/>
            <w:rPrChange w:id="565" w:author="Jonathan Bona" w:date="2012-05-02T17:26:00Z">
              <w:rPr>
                <w:rStyle w:val="SpecificationType"/>
                <w:sz w:val="22"/>
              </w:rPr>
            </w:rPrChange>
          </w:rPr>
          <w:t>a(fiat object part)[</w:t>
        </w:r>
      </w:ins>
      <w:r w:rsidR="001C7765" w:rsidRPr="00486765">
        <w:rPr>
          <w:rStyle w:val="SpecificationType"/>
          <w:sz w:val="22"/>
        </w:rPr>
        <w:t>Definition</w:t>
      </w:r>
      <w:r w:rsidR="001C7765" w:rsidRPr="00486765">
        <w:rPr>
          <w:sz w:val="22"/>
        </w:rPr>
        <w:t xml:space="preserve">: </w:t>
      </w:r>
      <w:proofErr w:type="gramStart"/>
      <w:r w:rsidR="00047E4F" w:rsidRPr="00486765">
        <w:rPr>
          <w:i/>
          <w:sz w:val="22"/>
        </w:rPr>
        <w:t>a</w:t>
      </w:r>
      <w:r w:rsidR="008F67BA" w:rsidRPr="00486765">
        <w:rPr>
          <w:i/>
          <w:sz w:val="22"/>
        </w:rPr>
        <w:t xml:space="preserve"> </w:t>
      </w:r>
      <w:r w:rsidR="0050778E" w:rsidRPr="00486765">
        <w:rPr>
          <w:sz w:val="22"/>
        </w:rPr>
        <w:t>is</w:t>
      </w:r>
      <w:proofErr w:type="gramEnd"/>
      <w:r w:rsidR="0050778E" w:rsidRPr="00486765">
        <w:rPr>
          <w:sz w:val="22"/>
        </w:rPr>
        <w:t xml:space="preserve">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ins w:id="566" w:author="Jonathan Bona" w:date="2012-05-02T17:26:00Z">
        <w:r w:rsidRPr="00A4428A">
          <w:rPr>
            <w:rStyle w:val="Annotation"/>
            <w:rPrChange w:id="567" w:author="Jonathan Bona" w:date="2012-05-02T17:26:00Z">
              <w:rPr>
                <w:sz w:val="22"/>
              </w:rPr>
            </w:rPrChange>
          </w:rPr>
          <w:t>]</w:t>
        </w:r>
      </w:ins>
    </w:p>
    <w:p w14:paraId="076F9873" w14:textId="3B2AA619" w:rsidR="001C7765" w:rsidRPr="00486765" w:rsidRDefault="00A4428A">
      <w:pPr>
        <w:pStyle w:val="Specification"/>
        <w:rPr>
          <w:sz w:val="18"/>
          <w:szCs w:val="20"/>
        </w:rPr>
      </w:pPr>
      <w:ins w:id="568" w:author="Jonathan Bona" w:date="2012-05-02T17:26:00Z">
        <w:r w:rsidRPr="00255E9F">
          <w:rPr>
            <w:rStyle w:val="Annotation"/>
          </w:rPr>
          <w:t>a</w:t>
        </w:r>
        <w:r>
          <w:rPr>
            <w:rStyle w:val="Annotation"/>
          </w:rPr>
          <w:t>s</w:t>
        </w:r>
        <w:r w:rsidRPr="00255E9F">
          <w:rPr>
            <w:rStyle w:val="Annotation"/>
          </w:rPr>
          <w:t>(fiat object part)[</w:t>
        </w:r>
      </w:ins>
      <w:r w:rsidR="001C7765" w:rsidRPr="00486765">
        <w:rPr>
          <w:rStyle w:val="SpecificationType"/>
          <w:sz w:val="22"/>
        </w:rPr>
        <w:t>Examples</w:t>
      </w:r>
      <w:r w:rsidR="001C7765" w:rsidRPr="00486765">
        <w:rPr>
          <w:sz w:val="22"/>
        </w:rPr>
        <w:t>: the upper and lower lobes of the left lung</w:t>
      </w:r>
      <w:ins w:id="569" w:author="Jonathan Bona" w:date="2012-05-02T17:26:00Z">
        <w:r w:rsidRPr="00A4428A">
          <w:rPr>
            <w:rStyle w:val="Annotation"/>
            <w:rPrChange w:id="570" w:author="Jonathan Bona" w:date="2012-05-02T17:26:00Z">
              <w:rPr>
                <w:sz w:val="22"/>
              </w:rPr>
            </w:rPrChange>
          </w:rPr>
          <w:t>\</w:t>
        </w:r>
      </w:ins>
      <w:r w:rsidR="001C7765" w:rsidRPr="00486765">
        <w:rPr>
          <w:sz w:val="22"/>
        </w:rPr>
        <w:t>, the dorsal and ventral surfaces of the body</w:t>
      </w:r>
      <w:ins w:id="571" w:author="Jonathan Bona" w:date="2012-05-02T17:26:00Z">
        <w:r w:rsidRPr="00255E9F">
          <w:rPr>
            <w:rStyle w:val="Annotation"/>
          </w:rPr>
          <w:t>\</w:t>
        </w:r>
      </w:ins>
      <w:r w:rsidR="001C7765" w:rsidRPr="00486765">
        <w:rPr>
          <w:sz w:val="22"/>
        </w:rPr>
        <w:t>, the Western hemisphere of the Earth</w:t>
      </w:r>
      <w:ins w:id="572" w:author="Jonathan Bona" w:date="2012-05-02T17:26:00Z">
        <w:r w:rsidRPr="00255E9F">
          <w:rPr>
            <w:rStyle w:val="Annotation"/>
          </w:rPr>
          <w:t>\</w:t>
        </w:r>
      </w:ins>
      <w:r w:rsidR="001C7765" w:rsidRPr="00486765">
        <w:rPr>
          <w:sz w:val="22"/>
        </w:rPr>
        <w:t>, the FMA</w:t>
      </w:r>
      <w:proofErr w:type="gramStart"/>
      <w:r w:rsidR="001C7765" w:rsidRPr="00486765">
        <w:rPr>
          <w:sz w:val="22"/>
        </w:rPr>
        <w:t>:</w:t>
      </w:r>
      <w:r w:rsidR="001C7765" w:rsidRPr="00486765">
        <w:rPr>
          <w:i/>
          <w:sz w:val="22"/>
        </w:rPr>
        <w:t>regional</w:t>
      </w:r>
      <w:proofErr w:type="gramEnd"/>
      <w:r w:rsidR="001C7765" w:rsidRPr="00486765">
        <w:rPr>
          <w:i/>
          <w:sz w:val="22"/>
        </w:rPr>
        <w:t xml:space="preserve"> parts</w:t>
      </w:r>
      <w:r w:rsidR="001C7765" w:rsidRPr="00486765">
        <w:rPr>
          <w:sz w:val="22"/>
        </w:rPr>
        <w:t xml:space="preserve"> of an intact human body.</w:t>
      </w:r>
      <w:ins w:id="573" w:author="Jonathan Bona" w:date="2012-05-02T17:26:00Z">
        <w:r w:rsidRPr="00A4428A">
          <w:rPr>
            <w:rStyle w:val="Annotation"/>
          </w:rPr>
          <w:t xml:space="preserve"> </w:t>
        </w:r>
        <w:r w:rsidRPr="00255E9F">
          <w:rPr>
            <w:rStyle w:val="Annotation"/>
          </w:rPr>
          <w:t>]</w:t>
        </w:r>
      </w:ins>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lastRenderedPageBreak/>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B6021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B6021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r w:rsidRPr="00486765">
        <w:rPr>
          <w:sz w:val="22"/>
        </w:rPr>
        <w:t>a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B60214">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lastRenderedPageBreak/>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B6021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The terms in this repository can </w:t>
      </w:r>
      <w:r w:rsidR="003F5A7E" w:rsidRPr="00486765">
        <w:rPr>
          <w:sz w:val="22"/>
        </w:rPr>
        <w:t>then be adopted by others</w:t>
      </w:r>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574" w:name="_Toc313270700"/>
      <w:bookmarkStart w:id="575" w:name="_Toc319326106"/>
      <w:r w:rsidRPr="00486765">
        <w:rPr>
          <w:sz w:val="22"/>
        </w:rPr>
        <w:t xml:space="preserve">2.1.2 </w:t>
      </w:r>
      <w:r w:rsidR="009331CA" w:rsidRPr="00486765">
        <w:rPr>
          <w:sz w:val="22"/>
        </w:rPr>
        <w:t>Immaterial</w:t>
      </w:r>
      <w:r w:rsidR="00465C17" w:rsidRPr="00486765">
        <w:rPr>
          <w:sz w:val="22"/>
        </w:rPr>
        <w:t xml:space="preserve"> entity</w:t>
      </w:r>
      <w:bookmarkEnd w:id="574"/>
      <w:bookmarkEnd w:id="575"/>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B6021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lastRenderedPageBreak/>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ins w:id="576" w:author="Jonathan Bona" w:date="2012-05-02T17:27:00Z">
        <w:r w:rsidRPr="008F5E14">
          <w:rPr>
            <w:rStyle w:val="Annotation"/>
            <w:rPrChange w:id="577" w:author="Jonathan Bona" w:date="2012-05-02T17:28:00Z">
              <w:rPr>
                <w:rStyle w:val="SpecificationType"/>
                <w:sz w:val="22"/>
              </w:rPr>
            </w:rPrChange>
          </w:rPr>
          <w:t>a(immaterial entity)[</w:t>
        </w:r>
      </w:ins>
      <w:r w:rsidR="001C7765" w:rsidRPr="00486765">
        <w:rPr>
          <w:rStyle w:val="SpecificationType"/>
          <w:sz w:val="22"/>
        </w:rPr>
        <w:t>Definition</w:t>
      </w:r>
      <w:r w:rsidR="001C7765" w:rsidRPr="00486765">
        <w:rPr>
          <w:sz w:val="22"/>
        </w:rPr>
        <w:t xml:space="preserve">: </w:t>
      </w:r>
      <w:proofErr w:type="gramStart"/>
      <w:r w:rsidR="009331CA" w:rsidRPr="00486765">
        <w:rPr>
          <w:sz w:val="22"/>
        </w:rPr>
        <w:t>a</w:t>
      </w:r>
      <w:r w:rsidR="008F67BA" w:rsidRPr="00486765">
        <w:rPr>
          <w:sz w:val="22"/>
        </w:rPr>
        <w:t xml:space="preserve"> </w:t>
      </w:r>
      <w:r w:rsidR="009331CA" w:rsidRPr="00486765">
        <w:rPr>
          <w:sz w:val="22"/>
        </w:rPr>
        <w:t>is</w:t>
      </w:r>
      <w:proofErr w:type="gramEnd"/>
      <w:r w:rsidR="009331CA" w:rsidRPr="00486765">
        <w:rPr>
          <w:sz w:val="22"/>
        </w:rPr>
        <w:t xml:space="preserve">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ins w:id="578" w:author="Jonathan Bona" w:date="2012-05-02T17:27:00Z">
        <w:r w:rsidRPr="008F5E14">
          <w:rPr>
            <w:rStyle w:val="Annotation"/>
            <w:rPrChange w:id="579" w:author="Jonathan Bona" w:date="2012-05-02T17:28:00Z">
              <w:rPr>
                <w:sz w:val="22"/>
              </w:rPr>
            </w:rPrChange>
          </w:rPr>
          <w:t>]</w:t>
        </w:r>
      </w:ins>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580" w:name="_Toc313270701"/>
      <w:bookmarkStart w:id="581" w:name="_Toc319326107"/>
      <w:r w:rsidRPr="00486765">
        <w:rPr>
          <w:sz w:val="22"/>
        </w:rPr>
        <w:t>2.1.2.1</w:t>
      </w:r>
      <w:r w:rsidR="00091D05" w:rsidRPr="00486765">
        <w:rPr>
          <w:sz w:val="22"/>
        </w:rPr>
        <w:t xml:space="preserve"> </w:t>
      </w:r>
      <w:r w:rsidR="00AD530B" w:rsidRPr="00486765">
        <w:rPr>
          <w:sz w:val="22"/>
        </w:rPr>
        <w:t>Continuant fiat boundary</w:t>
      </w:r>
      <w:bookmarkEnd w:id="580"/>
      <w:bookmarkEnd w:id="581"/>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ins w:id="582" w:author="Jonathan Bona" w:date="2012-05-02T17:28:00Z">
        <w:r w:rsidRPr="008F5E14">
          <w:rPr>
            <w:rStyle w:val="Annotation"/>
            <w:rPrChange w:id="583" w:author="Jonathan Bona" w:date="2012-05-02T17:28:00Z">
              <w:rPr>
                <w:rStyle w:val="SpecificationType"/>
                <w:sz w:val="22"/>
              </w:rPr>
            </w:rPrChange>
          </w:rPr>
          <w:t>a(continuant fiat boundary)[</w:t>
        </w:r>
      </w:ins>
      <w:r w:rsidR="001C7765" w:rsidRPr="00486765">
        <w:rPr>
          <w:rStyle w:val="SpecificationType"/>
          <w:sz w:val="22"/>
        </w:rPr>
        <w:t>Definition</w:t>
      </w:r>
      <w:r w:rsidR="001C7765" w:rsidRPr="00486765">
        <w:rPr>
          <w:sz w:val="22"/>
        </w:rPr>
        <w:t xml:space="preserve">: </w:t>
      </w:r>
      <w:proofErr w:type="gramStart"/>
      <w:r w:rsidR="000E3638" w:rsidRPr="00486765">
        <w:rPr>
          <w:i/>
          <w:sz w:val="22"/>
        </w:rPr>
        <w:t>a</w:t>
      </w:r>
      <w:r w:rsidR="008F67BA" w:rsidRPr="00486765">
        <w:rPr>
          <w:i/>
          <w:sz w:val="22"/>
        </w:rPr>
        <w:t xml:space="preserve"> </w:t>
      </w:r>
      <w:r w:rsidR="00831CE2" w:rsidRPr="00486765">
        <w:rPr>
          <w:sz w:val="22"/>
        </w:rPr>
        <w:t>is</w:t>
      </w:r>
      <w:proofErr w:type="gramEnd"/>
      <w:r w:rsidR="00831CE2" w:rsidRPr="00486765">
        <w:rPr>
          <w:sz w:val="22"/>
        </w:rPr>
        <w:t xml:space="preserve">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ins w:id="584" w:author="Jonathan Bona" w:date="2012-05-02T17:28:00Z">
        <w:r w:rsidRPr="008F5E14">
          <w:rPr>
            <w:rStyle w:val="Annotation"/>
            <w:rPrChange w:id="585" w:author="Jonathan Bona" w:date="2012-05-02T17:28:00Z">
              <w:rPr>
                <w:sz w:val="22"/>
              </w:rPr>
            </w:rPrChange>
          </w:rPr>
          <w:t>]</w:t>
        </w:r>
      </w:ins>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B6021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r w:rsidRPr="00486765">
        <w:rPr>
          <w:sz w:val="22"/>
        </w:rPr>
        <w:t xml:space="preserve">fiat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lastRenderedPageBreak/>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586" w:name="_Toc313270702"/>
      <w:bookmarkStart w:id="587" w:name="_Toc31932610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586"/>
      <w:bookmarkEnd w:id="587"/>
    </w:p>
    <w:p w14:paraId="1646D6F8" w14:textId="77777777" w:rsidR="0049759E" w:rsidRPr="00486765" w:rsidRDefault="0049759E" w:rsidP="00486765">
      <w:pPr>
        <w:rPr>
          <w:sz w:val="22"/>
        </w:rPr>
      </w:pPr>
    </w:p>
    <w:p w14:paraId="575C39B1" w14:textId="3FF2ED7B" w:rsidR="0049759E" w:rsidRPr="00486765" w:rsidRDefault="00370CC8" w:rsidP="00486765">
      <w:pPr>
        <w:pStyle w:val="Specification"/>
        <w:rPr>
          <w:sz w:val="22"/>
        </w:rPr>
      </w:pPr>
      <w:ins w:id="588" w:author="Jonathan Bona" w:date="2012-05-02T17:28:00Z">
        <w:r w:rsidRPr="00370CC8">
          <w:rPr>
            <w:rStyle w:val="Annotation"/>
            <w:rPrChange w:id="589" w:author="Jonathan Bona" w:date="2012-05-02T17:29:00Z">
              <w:rPr>
                <w:rStyle w:val="SpecificationType"/>
                <w:sz w:val="22"/>
              </w:rPr>
            </w:rPrChange>
          </w:rPr>
          <w:t>a(zero-dimensional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ins w:id="590" w:author="Jonathan Bona" w:date="2012-05-02T17:29:00Z">
        <w:r w:rsidRPr="00370CC8">
          <w:rPr>
            <w:rStyle w:val="Annotation"/>
            <w:rPrChange w:id="591" w:author="Jonathan Bona" w:date="2012-05-02T17:29:00Z">
              <w:rPr>
                <w:sz w:val="22"/>
              </w:rPr>
            </w:rPrChange>
          </w:rPr>
          <w:t>]</w:t>
        </w:r>
      </w:ins>
    </w:p>
    <w:p w14:paraId="081E21BB" w14:textId="7981FFA4" w:rsidR="00AA337C" w:rsidRPr="00486765" w:rsidRDefault="00370CC8">
      <w:pPr>
        <w:pStyle w:val="Specification"/>
        <w:rPr>
          <w:sz w:val="22"/>
        </w:rPr>
      </w:pPr>
      <w:ins w:id="592" w:author="Jonathan Bona" w:date="2012-05-02T17:29:00Z">
        <w:r w:rsidRPr="00370CC8">
          <w:rPr>
            <w:rStyle w:val="Annotation"/>
            <w:rPrChange w:id="593" w:author="Jonathan Bona" w:date="2012-05-02T17:29:00Z">
              <w:rPr>
                <w:rStyle w:val="SpecificationType"/>
                <w:sz w:val="22"/>
              </w:rPr>
            </w:rPrChange>
          </w:rPr>
          <w:t>as(zero-dimensional continuant fiat boundary)[</w:t>
        </w:r>
      </w:ins>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ins w:id="594" w:author="Jonathan Bona" w:date="2012-05-02T17:30:00Z">
        <w:r w:rsidR="00AF5193" w:rsidRPr="00AF5193">
          <w:rPr>
            <w:rStyle w:val="Annotation"/>
            <w:rPrChange w:id="595" w:author="Jonathan Bona" w:date="2012-05-02T17:30:00Z">
              <w:rPr>
                <w:sz w:val="22"/>
              </w:rPr>
            </w:rPrChange>
          </w:rPr>
          <w:t>\</w:t>
        </w:r>
      </w:ins>
      <w:r w:rsidR="00267063" w:rsidRPr="00486765">
        <w:rPr>
          <w:sz w:val="22"/>
        </w:rPr>
        <w:t>;</w:t>
      </w:r>
      <w:r w:rsidR="00AA337C" w:rsidRPr="00486765">
        <w:rPr>
          <w:sz w:val="22"/>
        </w:rPr>
        <w:t xml:space="preserve"> the quadripoint where the boundaries of Colorado, Utah, New Mexico, and Arizona</w:t>
      </w:r>
      <w:r w:rsidR="00D82F29" w:rsidRPr="00486765">
        <w:rPr>
          <w:sz w:val="22"/>
        </w:rPr>
        <w:t xml:space="preserve"> meet</w:t>
      </w:r>
      <w:ins w:id="596" w:author="Jonathan Bona" w:date="2012-05-02T17:30:00Z">
        <w:r w:rsidR="00AF5193" w:rsidRPr="00255E9F">
          <w:rPr>
            <w:rStyle w:val="Annotation"/>
          </w:rPr>
          <w:t>\</w:t>
        </w:r>
      </w:ins>
      <w:r w:rsidR="00D82F29" w:rsidRPr="00486765">
        <w:rPr>
          <w:sz w:val="22"/>
        </w:rPr>
        <w:t>, the point of origin of some spatial coordinate system.</w:t>
      </w:r>
      <w:ins w:id="597" w:author="Jonathan Bona" w:date="2012-05-02T17:29:00Z">
        <w:r w:rsidRPr="00370CC8">
          <w:rPr>
            <w:rStyle w:val="Annotation"/>
            <w:rPrChange w:id="598" w:author="Jonathan Bona" w:date="2012-05-02T17:29:00Z">
              <w:rPr>
                <w:sz w:val="22"/>
              </w:rPr>
            </w:rPrChange>
          </w:rPr>
          <w:t>]</w:t>
        </w:r>
      </w:ins>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599" w:name="_Toc313270703"/>
      <w:bookmarkStart w:id="600"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599"/>
      <w:bookmarkEnd w:id="600"/>
    </w:p>
    <w:p w14:paraId="4608675E" w14:textId="77777777" w:rsidR="00F604ED" w:rsidRPr="00486765" w:rsidRDefault="00F604ED" w:rsidP="00486765">
      <w:pPr>
        <w:rPr>
          <w:sz w:val="22"/>
        </w:rPr>
      </w:pPr>
    </w:p>
    <w:p w14:paraId="7E4FDF9C" w14:textId="756247FD" w:rsidR="0049759E" w:rsidRPr="00486765" w:rsidRDefault="00367C20" w:rsidP="00486765">
      <w:pPr>
        <w:pStyle w:val="Specification"/>
        <w:rPr>
          <w:sz w:val="22"/>
        </w:rPr>
      </w:pPr>
      <w:ins w:id="601" w:author="Jonathan Bona" w:date="2012-05-02T17:29:00Z">
        <w:r w:rsidRPr="00367C20">
          <w:rPr>
            <w:rStyle w:val="Annotation"/>
            <w:rPrChange w:id="602" w:author="Jonathan Bona" w:date="2012-05-02T17:30:00Z">
              <w:rPr>
                <w:rStyle w:val="SpecificationType"/>
                <w:sz w:val="22"/>
              </w:rPr>
            </w:rPrChange>
          </w:rPr>
          <w:t>a(one-dimensional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ins w:id="603" w:author="Jonathan Bona" w:date="2012-05-02T17:30:00Z">
        <w:r w:rsidRPr="00367C20">
          <w:rPr>
            <w:rStyle w:val="Annotation"/>
            <w:rPrChange w:id="604" w:author="Jonathan Bona" w:date="2012-05-02T17:30:00Z">
              <w:rPr>
                <w:sz w:val="22"/>
              </w:rPr>
            </w:rPrChange>
          </w:rPr>
          <w:t>]</w:t>
        </w:r>
      </w:ins>
    </w:p>
    <w:p w14:paraId="30301B38" w14:textId="4A68E307" w:rsidR="001C7765" w:rsidRPr="00486765" w:rsidRDefault="00367C20">
      <w:pPr>
        <w:pStyle w:val="Specification"/>
        <w:rPr>
          <w:sz w:val="22"/>
        </w:rPr>
      </w:pPr>
      <w:ins w:id="605" w:author="Jonathan Bona" w:date="2012-05-02T17:30:00Z">
        <w:r w:rsidRPr="00255E9F">
          <w:rPr>
            <w:rStyle w:val="Annotation"/>
          </w:rPr>
          <w:t>a</w:t>
        </w:r>
        <w:r>
          <w:rPr>
            <w:rStyle w:val="Annotation"/>
          </w:rPr>
          <w:t>s</w:t>
        </w:r>
        <w:r w:rsidRPr="00255E9F">
          <w:rPr>
            <w:rStyle w:val="Annotation"/>
          </w:rPr>
          <w:t>(one-dimensional continuant fiat boundary)[</w:t>
        </w:r>
      </w:ins>
      <w:r w:rsidR="001C7765" w:rsidRPr="00486765">
        <w:rPr>
          <w:rStyle w:val="SpecificationType"/>
          <w:sz w:val="22"/>
        </w:rPr>
        <w:t>Examples</w:t>
      </w:r>
      <w:r w:rsidR="001C7765" w:rsidRPr="00486765">
        <w:rPr>
          <w:sz w:val="22"/>
        </w:rPr>
        <w:t>: The Equator</w:t>
      </w:r>
      <w:ins w:id="606" w:author="Jonathan Bona" w:date="2012-05-02T17:31:00Z">
        <w:r w:rsidR="009F0255" w:rsidRPr="00255E9F">
          <w:rPr>
            <w:rStyle w:val="Annotation"/>
          </w:rPr>
          <w:t>\</w:t>
        </w:r>
      </w:ins>
      <w:r w:rsidR="001C7765" w:rsidRPr="00486765">
        <w:rPr>
          <w:sz w:val="22"/>
        </w:rPr>
        <w:t>, all geopolitical boundaries</w:t>
      </w:r>
      <w:ins w:id="607" w:author="Jonathan Bona" w:date="2012-05-02T17:31:00Z">
        <w:r w:rsidR="009F0255" w:rsidRPr="00255E9F">
          <w:rPr>
            <w:rStyle w:val="Annotation"/>
          </w:rPr>
          <w:t>\</w:t>
        </w:r>
      </w:ins>
      <w:r w:rsidR="001C7765" w:rsidRPr="00486765">
        <w:rPr>
          <w:sz w:val="22"/>
        </w:rPr>
        <w:t>, all lines of latitude and longitude</w:t>
      </w:r>
      <w:ins w:id="608" w:author="Jonathan Bona" w:date="2012-05-02T17:31:00Z">
        <w:r w:rsidR="009F0255" w:rsidRPr="00255E9F">
          <w:rPr>
            <w:rStyle w:val="Annotation"/>
          </w:rPr>
          <w:t>\</w:t>
        </w:r>
      </w:ins>
      <w:r w:rsidR="001C7765" w:rsidRPr="00486765">
        <w:rPr>
          <w:sz w:val="22"/>
        </w:rPr>
        <w:t>, the median sulcus of your tongue</w:t>
      </w:r>
      <w:ins w:id="609" w:author="Jonathan Bona" w:date="2012-05-02T17:31:00Z">
        <w:r w:rsidR="009F0255" w:rsidRPr="00255E9F">
          <w:rPr>
            <w:rStyle w:val="Annotation"/>
          </w:rPr>
          <w:t>\</w:t>
        </w:r>
      </w:ins>
      <w:r w:rsidR="001C7765" w:rsidRPr="00486765">
        <w:rPr>
          <w:sz w:val="22"/>
        </w:rPr>
        <w:t>, the line separating the outer surface of the mucosa of the lower lip from the outer surface of the skin of the chin.</w:t>
      </w:r>
      <w:ins w:id="610" w:author="Jonathan Bona" w:date="2012-05-02T17:30:00Z">
        <w:r w:rsidRPr="00367C20">
          <w:rPr>
            <w:rStyle w:val="Annotation"/>
          </w:rPr>
          <w:t xml:space="preserve"> </w:t>
        </w:r>
        <w:r w:rsidRPr="00255E9F">
          <w:rPr>
            <w:rStyle w:val="Annotation"/>
          </w:rPr>
          <w:t>]</w:t>
        </w:r>
      </w:ins>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611" w:name="_Toc313270704"/>
      <w:bookmarkStart w:id="612" w:name="_Toc319326110"/>
      <w:r w:rsidRPr="00486765">
        <w:rPr>
          <w:sz w:val="22"/>
        </w:rPr>
        <w:t xml:space="preserve">2.1.2.1.3 Two-dimensional </w:t>
      </w:r>
      <w:r w:rsidR="00AD530B" w:rsidRPr="00486765">
        <w:rPr>
          <w:sz w:val="22"/>
        </w:rPr>
        <w:t>continuant fiat boundary</w:t>
      </w:r>
      <w:bookmarkEnd w:id="611"/>
      <w:bookmarkEnd w:id="612"/>
    </w:p>
    <w:p w14:paraId="0923823A" w14:textId="77777777" w:rsidR="0049759E" w:rsidRPr="00486765" w:rsidRDefault="0049759E" w:rsidP="00486765">
      <w:pPr>
        <w:rPr>
          <w:sz w:val="22"/>
        </w:rPr>
      </w:pPr>
    </w:p>
    <w:p w14:paraId="3247AA9C" w14:textId="156CFE75" w:rsidR="00A03D91" w:rsidRPr="00486765" w:rsidRDefault="009F0255" w:rsidP="00486765">
      <w:pPr>
        <w:pStyle w:val="Specification"/>
        <w:rPr>
          <w:sz w:val="22"/>
        </w:rPr>
      </w:pPr>
      <w:ins w:id="613" w:author="Jonathan Bona" w:date="2012-05-02T17:31:00Z">
        <w:r w:rsidRPr="009F0255">
          <w:rPr>
            <w:rStyle w:val="Annotation"/>
            <w:rPrChange w:id="614" w:author="Jonathan Bona" w:date="2012-05-02T17:32:00Z">
              <w:rPr>
                <w:rStyle w:val="SpecificationType"/>
                <w:sz w:val="22"/>
              </w:rPr>
            </w:rPrChange>
          </w:rPr>
          <w:lastRenderedPageBreak/>
          <w:t>a(a two-dimensional continuant fiat boundary)[</w:t>
        </w:r>
      </w:ins>
      <w:r w:rsidR="00236D40" w:rsidRPr="00486765">
        <w:rPr>
          <w:rStyle w:val="SpecificationType"/>
          <w:sz w:val="22"/>
        </w:rPr>
        <w:t>Elucidation</w:t>
      </w:r>
      <w:r w:rsidR="00236D40"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ins w:id="615" w:author="Jonathan Bona" w:date="2012-05-02T17:32:00Z">
        <w:r w:rsidRPr="009F0255">
          <w:rPr>
            <w:rStyle w:val="Annotation"/>
            <w:rPrChange w:id="616" w:author="Jonathan Bona" w:date="2012-05-02T17:32:00Z">
              <w:rPr>
                <w:sz w:val="22"/>
              </w:rPr>
            </w:rPrChange>
          </w:rPr>
          <w:t>]</w:t>
        </w:r>
      </w:ins>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617"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617"/>
      <w:proofErr w:type="gramEnd"/>
    </w:p>
    <w:p w14:paraId="613FD492" w14:textId="77777777" w:rsidR="00DE6862" w:rsidRPr="00486765" w:rsidRDefault="00DE6862" w:rsidP="00486765">
      <w:pPr>
        <w:rPr>
          <w:sz w:val="22"/>
        </w:rPr>
      </w:pPr>
    </w:p>
    <w:p w14:paraId="47093864" w14:textId="018E23F6" w:rsidR="00DE6862" w:rsidRPr="00486765" w:rsidRDefault="000F17EC" w:rsidP="00486765">
      <w:pPr>
        <w:pStyle w:val="Specification"/>
        <w:rPr>
          <w:sz w:val="22"/>
        </w:rPr>
      </w:pPr>
      <w:ins w:id="618" w:author="Jonathan Bona" w:date="2012-05-02T17:32:00Z">
        <w:r w:rsidRPr="000F17EC">
          <w:rPr>
            <w:rStyle w:val="Annotation"/>
            <w:rPrChange w:id="619" w:author="Jonathan Bona" w:date="2012-05-02T17:32:00Z">
              <w:rPr>
                <w:rStyle w:val="SpecificationType"/>
                <w:sz w:val="22"/>
              </w:rPr>
            </w:rPrChange>
          </w:rPr>
          <w:t>a(site)[</w:t>
        </w:r>
      </w:ins>
      <w:r w:rsidR="00E30616">
        <w:rPr>
          <w:rStyle w:val="SpecificationType"/>
          <w:sz w:val="22"/>
        </w:rPr>
        <w:t>Elucidation</w:t>
      </w:r>
      <w:r w:rsidR="001C7765" w:rsidRPr="00486765">
        <w:rPr>
          <w:sz w:val="22"/>
        </w:rPr>
        <w:t xml:space="preserve">: </w:t>
      </w:r>
      <w:proofErr w:type="gramStart"/>
      <w:r w:rsidR="00DE6862" w:rsidRPr="00486765">
        <w:rPr>
          <w:i/>
          <w:sz w:val="22"/>
        </w:rPr>
        <w:t>a</w:t>
      </w:r>
      <w:r w:rsidR="00DE6862" w:rsidRPr="00486765">
        <w:rPr>
          <w:sz w:val="22"/>
        </w:rPr>
        <w:t xml:space="preserve"> is</w:t>
      </w:r>
      <w:proofErr w:type="gramEnd"/>
      <w:r w:rsidR="00DE6862" w:rsidRPr="00486765">
        <w:rPr>
          <w:sz w:val="22"/>
        </w:rPr>
        <w:t xml:space="preserve">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ins w:id="620" w:author="Jonathan Bona" w:date="2012-05-02T17:32:00Z">
        <w:r w:rsidRPr="000F17EC">
          <w:rPr>
            <w:rStyle w:val="Annotation"/>
            <w:rPrChange w:id="621" w:author="Jonathan Bona" w:date="2012-05-02T17:32:00Z">
              <w:rPr>
                <w:sz w:val="22"/>
              </w:rPr>
            </w:rPrChange>
          </w:rPr>
          <w:t>]</w:t>
        </w:r>
      </w:ins>
    </w:p>
    <w:p w14:paraId="47C52912" w14:textId="5774E189" w:rsidR="00DE6862" w:rsidRPr="00486765" w:rsidRDefault="00051E0F">
      <w:pPr>
        <w:pStyle w:val="Specification"/>
        <w:rPr>
          <w:sz w:val="22"/>
          <w:szCs w:val="22"/>
        </w:rPr>
      </w:pPr>
      <w:ins w:id="622" w:author="Jonathan Bona" w:date="2012-05-02T17:32:00Z">
        <w:r w:rsidRPr="00255E9F">
          <w:rPr>
            <w:rStyle w:val="Annotation"/>
          </w:rPr>
          <w:t>a</w:t>
        </w:r>
        <w:r>
          <w:rPr>
            <w:rStyle w:val="Annotation"/>
          </w:rPr>
          <w:t>s</w:t>
        </w:r>
        <w:r w:rsidRPr="00255E9F">
          <w:rPr>
            <w:rStyle w:val="Annotation"/>
          </w:rPr>
          <w:t>(site)[</w:t>
        </w:r>
      </w:ins>
      <w:r w:rsidR="00DE6862" w:rsidRPr="00486765">
        <w:rPr>
          <w:rStyle w:val="SpecificationType"/>
          <w:sz w:val="22"/>
        </w:rPr>
        <w:t>Examples</w:t>
      </w:r>
      <w:r w:rsidR="00DE6862" w:rsidRPr="00486765">
        <w:rPr>
          <w:sz w:val="22"/>
        </w:rPr>
        <w:t>: a hole in the interior of a portion of cheese</w:t>
      </w:r>
      <w:ins w:id="623" w:author="Jonathan Bona" w:date="2012-05-02T17:33:00Z">
        <w:r w:rsidRPr="00051E0F">
          <w:rPr>
            <w:rStyle w:val="Annotation"/>
            <w:rPrChange w:id="624" w:author="Jonathan Bona" w:date="2012-05-02T17:33:00Z">
              <w:rPr>
                <w:sz w:val="22"/>
              </w:rPr>
            </w:rPrChange>
          </w:rPr>
          <w:t>\</w:t>
        </w:r>
      </w:ins>
      <w:r w:rsidR="00DE6862" w:rsidRPr="00486765">
        <w:rPr>
          <w:sz w:val="22"/>
        </w:rPr>
        <w:t>, a rabbit hole</w:t>
      </w:r>
      <w:ins w:id="625" w:author="Jonathan Bona" w:date="2012-05-02T17:33:00Z">
        <w:r w:rsidRPr="00255E9F">
          <w:rPr>
            <w:rStyle w:val="Annotation"/>
          </w:rPr>
          <w:t>\</w:t>
        </w:r>
      </w:ins>
      <w:r w:rsidR="00DE6862" w:rsidRPr="00486765">
        <w:rPr>
          <w:sz w:val="22"/>
        </w:rPr>
        <w:t xml:space="preserve">, the interior of </w:t>
      </w:r>
      <w:r w:rsidR="00D754CA" w:rsidRPr="00486765">
        <w:rPr>
          <w:sz w:val="22"/>
        </w:rPr>
        <w:t>your bed</w:t>
      </w:r>
      <w:r w:rsidR="00DE6862" w:rsidRPr="00486765">
        <w:rPr>
          <w:sz w:val="22"/>
        </w:rPr>
        <w:t>room</w:t>
      </w:r>
      <w:ins w:id="626" w:author="Jonathan Bona" w:date="2012-05-02T17:33:00Z">
        <w:r w:rsidRPr="00255E9F">
          <w:rPr>
            <w:rStyle w:val="Annotation"/>
          </w:rPr>
          <w:t>\</w:t>
        </w:r>
      </w:ins>
      <w:r w:rsidR="00DE6862" w:rsidRPr="00486765">
        <w:rPr>
          <w:sz w:val="22"/>
        </w:rPr>
        <w:t>, the Grand Canyon</w:t>
      </w:r>
      <w:ins w:id="627" w:author="Jonathan Bona" w:date="2012-05-02T17:33:00Z">
        <w:r w:rsidRPr="00255E9F">
          <w:rPr>
            <w:rStyle w:val="Annotation"/>
          </w:rPr>
          <w:t>\</w:t>
        </w:r>
      </w:ins>
      <w:r w:rsidR="00DE6862" w:rsidRPr="00486765">
        <w:rPr>
          <w:sz w:val="22"/>
        </w:rPr>
        <w:t>, the Piazza San Marco</w:t>
      </w:r>
      <w:ins w:id="628" w:author="Jonathan Bona" w:date="2012-05-02T17:33:00Z">
        <w:r w:rsidRPr="00255E9F">
          <w:rPr>
            <w:rStyle w:val="Annotation"/>
          </w:rPr>
          <w:t>\</w:t>
        </w:r>
      </w:ins>
      <w:r w:rsidR="00DE6862" w:rsidRPr="00486765">
        <w:rPr>
          <w:sz w:val="22"/>
        </w:rPr>
        <w:t>,</w:t>
      </w:r>
      <w:r w:rsidR="00272E21" w:rsidRPr="00486765">
        <w:rPr>
          <w:sz w:val="22"/>
        </w:rPr>
        <w:t xml:space="preserve"> an air traffic control region defined in the airspace above an airport</w:t>
      </w:r>
      <w:ins w:id="629" w:author="Jonathan Bona" w:date="2012-05-02T17:33:00Z">
        <w:r w:rsidRPr="00255E9F">
          <w:rPr>
            <w:rStyle w:val="Annotation"/>
          </w:rPr>
          <w:t>\</w:t>
        </w:r>
      </w:ins>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ins w:id="630" w:author="Jonathan Bona" w:date="2012-05-02T17:33:00Z">
        <w:r w:rsidRPr="00255E9F">
          <w:rPr>
            <w:rStyle w:val="Annotation"/>
          </w:rPr>
          <w:t>\</w:t>
        </w:r>
      </w:ins>
      <w:r w:rsidR="00DE6862" w:rsidRPr="00486765">
        <w:rPr>
          <w:sz w:val="22"/>
        </w:rPr>
        <w:t>, your left nostril</w:t>
      </w:r>
      <w:r w:rsidR="00052342" w:rsidRPr="00486765">
        <w:rPr>
          <w:sz w:val="22"/>
          <w:szCs w:val="22"/>
        </w:rPr>
        <w:t xml:space="preserve"> (a fiat part – the opening – of your left nasal cavity)</w:t>
      </w:r>
      <w:ins w:id="631" w:author="Jonathan Bona" w:date="2012-05-02T17:33:00Z">
        <w:r w:rsidRPr="00051E0F">
          <w:rPr>
            <w:rStyle w:val="Annotation"/>
          </w:rPr>
          <w:t xml:space="preserve"> </w:t>
        </w:r>
        <w:r w:rsidRPr="00255E9F">
          <w:rPr>
            <w:rStyle w:val="Annotation"/>
          </w:rPr>
          <w:t>\</w:t>
        </w:r>
      </w:ins>
      <w:r w:rsidR="00DE6862" w:rsidRPr="00486765">
        <w:rPr>
          <w:sz w:val="22"/>
          <w:szCs w:val="22"/>
        </w:rPr>
        <w:t>, the lumen of your gut</w:t>
      </w:r>
      <w:ins w:id="632" w:author="Jonathan Bona" w:date="2012-05-02T17:33:00Z">
        <w:r w:rsidRPr="00255E9F">
          <w:rPr>
            <w:rStyle w:val="Annotation"/>
          </w:rPr>
          <w:t>\</w:t>
        </w:r>
      </w:ins>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ins w:id="633" w:author="Jonathan Bona" w:date="2012-05-02T17:33:00Z">
        <w:r w:rsidRPr="00255E9F">
          <w:rPr>
            <w:rStyle w:val="Annotation"/>
          </w:rPr>
          <w:t>\</w:t>
        </w:r>
      </w:ins>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ins w:id="634" w:author="Jonathan Bona" w:date="2012-05-02T17:33:00Z">
        <w:r w:rsidRPr="00255E9F">
          <w:rPr>
            <w:rStyle w:val="Annotation"/>
          </w:rPr>
          <w:t>\</w:t>
        </w:r>
      </w:ins>
      <w:r w:rsidR="00DE6862" w:rsidRPr="00486765">
        <w:rPr>
          <w:sz w:val="22"/>
        </w:rPr>
        <w:t xml:space="preserve">, the </w:t>
      </w:r>
      <w:r w:rsidR="00FB2EB2" w:rsidRPr="00486765">
        <w:rPr>
          <w:sz w:val="22"/>
        </w:rPr>
        <w:t xml:space="preserve">interior of the </w:t>
      </w:r>
      <w:r w:rsidR="00DE6862" w:rsidRPr="00486765">
        <w:rPr>
          <w:sz w:val="22"/>
        </w:rPr>
        <w:t>trunk of your car</w:t>
      </w:r>
      <w:ins w:id="635" w:author="Jonathan Bona" w:date="2012-05-02T17:33:00Z">
        <w:r w:rsidRPr="00255E9F">
          <w:rPr>
            <w:rStyle w:val="Annotation"/>
          </w:rPr>
          <w:t>\</w:t>
        </w:r>
      </w:ins>
      <w:r w:rsidR="00FB2EB2" w:rsidRPr="00486765">
        <w:rPr>
          <w:sz w:val="22"/>
        </w:rPr>
        <w:t>, the interior of your refrigerator</w:t>
      </w:r>
      <w:ins w:id="636" w:author="Jonathan Bona" w:date="2012-05-02T17:33:00Z">
        <w:r w:rsidRPr="00255E9F">
          <w:rPr>
            <w:rStyle w:val="Annotation"/>
          </w:rPr>
          <w:t>\</w:t>
        </w:r>
      </w:ins>
      <w:r w:rsidR="00FB2EB2" w:rsidRPr="00486765">
        <w:rPr>
          <w:sz w:val="22"/>
        </w:rPr>
        <w:t>, the interior of your office</w:t>
      </w:r>
      <w:ins w:id="637" w:author="Jonathan Bona" w:date="2012-05-02T17:33:00Z">
        <w:r w:rsidRPr="00255E9F">
          <w:rPr>
            <w:rStyle w:val="Annotation"/>
          </w:rPr>
          <w:t>\</w:t>
        </w:r>
      </w:ins>
      <w:r w:rsidR="00FB2EB2" w:rsidRPr="00486765">
        <w:rPr>
          <w:sz w:val="22"/>
        </w:rPr>
        <w:t xml:space="preserve">, </w:t>
      </w:r>
      <w:hyperlink r:id="rId26" w:history="1">
        <w:r w:rsidR="00FB2EB2" w:rsidRPr="00486765">
          <w:rPr>
            <w:sz w:val="22"/>
          </w:rPr>
          <w:t>Manhattan Canyon</w:t>
        </w:r>
      </w:hyperlink>
      <w:r w:rsidR="00DE6862" w:rsidRPr="00486765">
        <w:rPr>
          <w:sz w:val="22"/>
        </w:rPr>
        <w:t>)</w:t>
      </w:r>
      <w:ins w:id="638" w:author="Jonathan Bona" w:date="2012-05-02T17:32:00Z">
        <w:r w:rsidRPr="00051E0F">
          <w:rPr>
            <w:rStyle w:val="Annotation"/>
          </w:rPr>
          <w:t xml:space="preserve"> </w:t>
        </w:r>
        <w:r w:rsidRPr="00255E9F">
          <w:rPr>
            <w:rStyle w:val="Annotation"/>
          </w:rPr>
          <w:t>]</w:t>
        </w:r>
      </w:ins>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B6021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r w:rsidR="00151755" w:rsidRPr="00486765">
        <w:rPr>
          <w:sz w:val="22"/>
        </w:rPr>
        <w:t>but, as</w:t>
      </w:r>
      <w:r w:rsidR="00D40259" w:rsidRPr="00486765">
        <w:rPr>
          <w:sz w:val="22"/>
        </w:rPr>
        <w:t xml:space="preserve"> in the case of material entities, </w:t>
      </w:r>
      <w:r w:rsidRPr="00486765">
        <w:rPr>
          <w:sz w:val="22"/>
        </w:rPr>
        <w:t xml:space="preserve">which spatial region this is may vary with </w:t>
      </w:r>
      <w:r w:rsidRPr="00486765">
        <w:rPr>
          <w:sz w:val="22"/>
        </w:rPr>
        <w:lastRenderedPageBreak/>
        <w:t>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75B7C024" w14:textId="37AEA2F9"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B60214" w:rsidRPr="006C702A">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639"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B60214">
        <w:rPr>
          <w:noProof/>
          <w:sz w:val="20"/>
        </w:rPr>
        <w:t>5</w:t>
      </w:r>
      <w:r w:rsidR="001E591D" w:rsidRPr="00486765">
        <w:rPr>
          <w:sz w:val="20"/>
        </w:rPr>
        <w:fldChar w:fldCharType="end"/>
      </w:r>
      <w:bookmarkEnd w:id="639"/>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4D2F85" w:rsidRPr="00486765" w:rsidRDefault="004D2F85"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4D2F85" w:rsidRPr="00486765" w:rsidRDefault="004D2F85"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4D2F85" w:rsidRPr="00486765" w:rsidRDefault="004D2F85"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4D2F85" w:rsidRPr="00486765" w:rsidRDefault="004D2F85"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640" w:name="_Toc319326112"/>
      <w:r w:rsidRPr="00751DA3">
        <w:rPr>
          <w:sz w:val="22"/>
        </w:rPr>
        <w:t>2.1.2.2 Spatial region</w:t>
      </w:r>
      <w:bookmarkEnd w:id="640"/>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4D2F85" w:rsidRPr="00776B28" w:rsidRDefault="004D2F85"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4D2F85" w:rsidRPr="00720014" w:rsidRDefault="004D2F85" w:rsidP="0046137A">
                              <w:pPr>
                                <w:pStyle w:val="Caption"/>
                              </w:pPr>
                              <w:r>
                                <w:t xml:space="preserve">Figure </w:t>
                              </w:r>
                              <w:r w:rsidR="00743789">
                                <w:fldChar w:fldCharType="begin"/>
                              </w:r>
                              <w:r w:rsidR="00743789">
                                <w:instrText xml:space="preserve"> SEQ Figure \* ARABIC </w:instrText>
                              </w:r>
                              <w:r w:rsidR="00743789">
                                <w:fldChar w:fldCharType="separate"/>
                              </w:r>
                              <w:r>
                                <w:rPr>
                                  <w:noProof/>
                                </w:rPr>
                                <w:t>7</w:t>
                              </w:r>
                              <w:r w:rsidR="00743789">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4D2F85" w:rsidRPr="00776B28" w:rsidRDefault="004D2F85"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4D2F85" w:rsidRPr="00720014" w:rsidRDefault="004D2F85" w:rsidP="0046137A">
                        <w:pPr>
                          <w:pStyle w:val="Caption"/>
                        </w:pPr>
                        <w:r>
                          <w:t xml:space="preserve">Figure </w:t>
                        </w:r>
                        <w:r w:rsidR="00743789">
                          <w:fldChar w:fldCharType="begin"/>
                        </w:r>
                        <w:r w:rsidR="00743789">
                          <w:instrText xml:space="preserve"> SEQ Figure \* ARABIC </w:instrText>
                        </w:r>
                        <w:r w:rsidR="00743789">
                          <w:fldChar w:fldCharType="separate"/>
                        </w:r>
                        <w:r>
                          <w:rPr>
                            <w:noProof/>
                          </w:rPr>
                          <w:t>7</w:t>
                        </w:r>
                        <w:r w:rsidR="00743789">
                          <w:rPr>
                            <w:noProof/>
                          </w:rPr>
                          <w:fldChar w:fldCharType="end"/>
                        </w:r>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Lines of latitude and longitude are two-dimensional object boundaries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3BB0418B" w:rsidR="003C7730" w:rsidRPr="00FC5C3B" w:rsidRDefault="00532DBF" w:rsidP="00486765">
      <w:pPr>
        <w:pStyle w:val="Specification"/>
      </w:pPr>
      <w:ins w:id="641" w:author="Jonathan Bona" w:date="2012-05-02T17:37:00Z">
        <w:r w:rsidRPr="00532DBF">
          <w:rPr>
            <w:rStyle w:val="Annotation"/>
            <w:rPrChange w:id="642" w:author="Jonathan Bona" w:date="2012-05-02T17:37:00Z">
              <w:rPr>
                <w:rStyle w:val="SpecificationType"/>
              </w:rPr>
            </w:rPrChange>
          </w:rPr>
          <w:t>a(spatial region)[</w:t>
        </w:r>
      </w:ins>
      <w:r w:rsidR="003C7730" w:rsidRPr="00486765">
        <w:rPr>
          <w:rStyle w:val="SpecificationType"/>
        </w:rPr>
        <w:t>Elucidation</w:t>
      </w:r>
      <w:r w:rsidR="003C7730" w:rsidRPr="00486765">
        <w:t xml:space="preserve">: </w:t>
      </w:r>
      <w:r w:rsidR="00051496" w:rsidRPr="00486765">
        <w:t>A spatial region is a</w:t>
      </w:r>
      <w:r w:rsidR="003C7730" w:rsidRPr="00486765">
        <w:t xml:space="preserve"> continuant entity that is </w:t>
      </w:r>
      <w:r w:rsidR="00A950A9" w:rsidRPr="00FC5C3B">
        <w:t xml:space="preserve">a </w:t>
      </w:r>
      <w:proofErr w:type="spellStart"/>
      <w:r w:rsidR="00A950A9" w:rsidRPr="00151103">
        <w:t>continuant_</w:t>
      </w:r>
      <w:r w:rsidR="003C7730" w:rsidRPr="00486765">
        <w:t>part</w:t>
      </w:r>
      <w:r w:rsidR="00A950A9" w:rsidRPr="00486765">
        <w:t>_</w:t>
      </w:r>
      <w:r w:rsidR="003C7730" w:rsidRPr="00486765">
        <w:t>of</w:t>
      </w:r>
      <w:proofErr w:type="spellEnd"/>
      <w:r w:rsidR="003C7730" w:rsidRPr="00486765">
        <w:t xml:space="preserve"> </w:t>
      </w:r>
      <w:proofErr w:type="spellStart"/>
      <w:r w:rsidR="003C7730" w:rsidRPr="00486765">
        <w:t>space</w:t>
      </w:r>
      <w:r w:rsidR="00A950A9" w:rsidRPr="00FC5C3B">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ins w:id="643" w:author="Jonathan Bona" w:date="2012-05-02T17:37:00Z">
        <w:r w:rsidRPr="00532DBF">
          <w:rPr>
            <w:rStyle w:val="Annotation"/>
            <w:rPrChange w:id="644" w:author="Jonathan Bona" w:date="2012-05-02T17:37:00Z">
              <w:rPr/>
            </w:rPrChange>
          </w:rPr>
          <w:t>]</w:t>
        </w:r>
      </w:ins>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ins w:id="645" w:author="Jonathan Bona" w:date="2012-05-02T17:37:00Z">
        <w:r w:rsidRPr="00255E9F">
          <w:rPr>
            <w:rStyle w:val="Annotation"/>
          </w:rPr>
          <w:t>a(spatial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ins w:id="646" w:author="Jonathan Bona" w:date="2012-05-02T17:37:00Z">
        <w:r w:rsidRPr="00532DBF">
          <w:rPr>
            <w:rStyle w:val="Annotation"/>
            <w:rPrChange w:id="647" w:author="Jonathan Bona" w:date="2012-05-02T17:37:00Z">
              <w:rPr>
                <w:sz w:val="22"/>
              </w:rPr>
            </w:rPrChange>
          </w:rPr>
          <w:t>]</w:t>
        </w:r>
      </w:ins>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648" w:name="_Toc313270706"/>
      <w:bookmarkStart w:id="649" w:name="_Toc319326113"/>
      <w:r w:rsidRPr="00486765">
        <w:rPr>
          <w:sz w:val="22"/>
        </w:rPr>
        <w:t>2.1.2.</w:t>
      </w:r>
      <w:r w:rsidR="00D10C26" w:rsidRPr="00486765">
        <w:rPr>
          <w:sz w:val="22"/>
        </w:rPr>
        <w:t>2</w:t>
      </w:r>
      <w:r w:rsidRPr="00486765">
        <w:rPr>
          <w:sz w:val="22"/>
        </w:rPr>
        <w:t>.1 Zero-dimensional spatial region</w:t>
      </w:r>
      <w:bookmarkEnd w:id="648"/>
      <w:bookmarkEnd w:id="649"/>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ins w:id="650" w:author="Jonathan Bona" w:date="2012-05-02T17:37:00Z">
        <w:r w:rsidRPr="00331944">
          <w:rPr>
            <w:rStyle w:val="Annotation"/>
            <w:rPrChange w:id="651" w:author="Jonathan Bona" w:date="2012-05-02T17:38:00Z">
              <w:rPr>
                <w:rStyle w:val="SpecificationType"/>
                <w:sz w:val="22"/>
              </w:rPr>
            </w:rPrChange>
          </w:rPr>
          <w:t>a(</w:t>
        </w:r>
      </w:ins>
      <w:ins w:id="652" w:author="Jonathan Bona" w:date="2012-05-02T17:38:00Z">
        <w:r w:rsidRPr="00331944">
          <w:rPr>
            <w:rStyle w:val="Annotation"/>
            <w:rPrChange w:id="653" w:author="Jonathan Bona" w:date="2012-05-02T17:38:00Z">
              <w:rPr>
                <w:i/>
                <w:sz w:val="22"/>
              </w:rPr>
            </w:rPrChange>
          </w:rPr>
          <w:t>zero-dimensional spatial region)[</w:t>
        </w:r>
      </w:ins>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ins w:id="654" w:author="Jonathan Bona" w:date="2012-05-02T17:38:00Z">
        <w:r w:rsidRPr="00331944">
          <w:rPr>
            <w:rStyle w:val="Annotation"/>
            <w:rPrChange w:id="655" w:author="Jonathan Bona" w:date="2012-05-02T17:38:00Z">
              <w:rPr>
                <w:sz w:val="22"/>
              </w:rPr>
            </w:rPrChange>
          </w:rPr>
          <w:t>]</w:t>
        </w:r>
      </w:ins>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656" w:name="_Toc319326114"/>
      <w:bookmarkStart w:id="657" w:name="_Toc313270707"/>
      <w:r w:rsidRPr="00486765">
        <w:rPr>
          <w:sz w:val="22"/>
        </w:rPr>
        <w:t>2.1.2.</w:t>
      </w:r>
      <w:r w:rsidR="00D10C26" w:rsidRPr="00486765">
        <w:rPr>
          <w:sz w:val="22"/>
        </w:rPr>
        <w:t>2</w:t>
      </w:r>
      <w:r w:rsidRPr="00486765">
        <w:rPr>
          <w:sz w:val="22"/>
        </w:rPr>
        <w:t>.2 One-dimensional spatial region</w:t>
      </w:r>
      <w:bookmarkEnd w:id="656"/>
      <w:r w:rsidRPr="00486765">
        <w:rPr>
          <w:sz w:val="22"/>
        </w:rPr>
        <w:t xml:space="preserve"> </w:t>
      </w:r>
      <w:bookmarkEnd w:id="657"/>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ins w:id="658" w:author="Jonathan Bona" w:date="2012-05-02T17:40:00Z">
        <w:r w:rsidRPr="00A35402">
          <w:rPr>
            <w:rStyle w:val="Annotation"/>
            <w:rPrChange w:id="659" w:author="Jonathan Bona" w:date="2012-05-02T17:41:00Z">
              <w:rPr>
                <w:rStyle w:val="SpecificationType"/>
                <w:sz w:val="22"/>
              </w:rPr>
            </w:rPrChange>
          </w:rPr>
          <w:t>a(one-dimensional spatial region)[</w:t>
        </w:r>
      </w:ins>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ins w:id="660" w:author="Jonathan Bona" w:date="2012-05-02T17:41:00Z">
        <w:r w:rsidRPr="00A35402">
          <w:rPr>
            <w:rStyle w:val="Annotation"/>
            <w:rPrChange w:id="661" w:author="Jonathan Bona" w:date="2012-05-02T17:41:00Z">
              <w:rPr>
                <w:sz w:val="22"/>
              </w:rPr>
            </w:rPrChange>
          </w:rPr>
          <w:t>]</w:t>
        </w:r>
      </w:ins>
    </w:p>
    <w:p w14:paraId="20DF0AF1" w14:textId="1ECA4E97" w:rsidR="006F4220" w:rsidRPr="00486765" w:rsidRDefault="00A35402">
      <w:pPr>
        <w:pStyle w:val="Specification"/>
        <w:rPr>
          <w:sz w:val="22"/>
        </w:rPr>
      </w:pPr>
      <w:ins w:id="662" w:author="Jonathan Bona" w:date="2012-05-02T17:42:00Z">
        <w:r w:rsidRPr="00255E9F">
          <w:rPr>
            <w:rStyle w:val="Annotation"/>
          </w:rPr>
          <w:t>a(one-dimensional spatial region)[</w:t>
        </w:r>
      </w:ins>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ins w:id="663" w:author="Jonathan Bona" w:date="2012-05-02T17:42:00Z">
        <w:r w:rsidRPr="00A35402">
          <w:rPr>
            <w:rStyle w:val="Annotation"/>
            <w:rPrChange w:id="664" w:author="Jonathan Bona" w:date="2012-05-02T17:42:00Z">
              <w:rPr>
                <w:sz w:val="22"/>
              </w:rPr>
            </w:rPrChange>
          </w:rPr>
          <w:t>]</w:t>
        </w:r>
      </w:ins>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665" w:name="_Toc319326115"/>
      <w:bookmarkStart w:id="666" w:name="_Toc313270708"/>
      <w:r w:rsidRPr="00486765">
        <w:rPr>
          <w:sz w:val="22"/>
        </w:rPr>
        <w:lastRenderedPageBreak/>
        <w:t>2.1.2.</w:t>
      </w:r>
      <w:r w:rsidR="00D10C26" w:rsidRPr="00486765">
        <w:rPr>
          <w:sz w:val="22"/>
        </w:rPr>
        <w:t>2</w:t>
      </w:r>
      <w:r w:rsidRPr="00486765">
        <w:rPr>
          <w:sz w:val="22"/>
        </w:rPr>
        <w:t>.3 Two-dimensional spatial region</w:t>
      </w:r>
      <w:bookmarkEnd w:id="665"/>
      <w:r w:rsidRPr="00486765">
        <w:rPr>
          <w:sz w:val="22"/>
        </w:rPr>
        <w:t xml:space="preserve"> </w:t>
      </w:r>
      <w:bookmarkEnd w:id="666"/>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ins w:id="667" w:author="Jonathan Bona" w:date="2012-05-02T17:42:00Z">
        <w:r w:rsidRPr="00A35402">
          <w:rPr>
            <w:rStyle w:val="Annotation"/>
            <w:rPrChange w:id="668" w:author="Jonathan Bona" w:date="2012-05-02T17:42:00Z">
              <w:rPr>
                <w:rStyle w:val="SpecificationType"/>
                <w:sz w:val="22"/>
              </w:rPr>
            </w:rPrChange>
          </w:rPr>
          <w:t>a(two-dimensional spatial region)[</w:t>
        </w:r>
      </w:ins>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ins w:id="669" w:author="Jonathan Bona" w:date="2012-05-02T17:42:00Z">
        <w:r w:rsidRPr="00A35402">
          <w:rPr>
            <w:rStyle w:val="Annotation"/>
            <w:rPrChange w:id="670" w:author="Jonathan Bona" w:date="2012-05-02T17:42:00Z">
              <w:rPr>
                <w:sz w:val="22"/>
              </w:rPr>
            </w:rPrChange>
          </w:rPr>
          <w:t>]</w:t>
        </w:r>
      </w:ins>
    </w:p>
    <w:p w14:paraId="3E3B7324" w14:textId="34DEAD17" w:rsidR="00BD5684" w:rsidRPr="00486765" w:rsidRDefault="00A35402">
      <w:pPr>
        <w:pStyle w:val="Specification"/>
        <w:rPr>
          <w:sz w:val="22"/>
        </w:rPr>
      </w:pPr>
      <w:ins w:id="671" w:author="Jonathan Bona" w:date="2012-05-02T17:42:00Z">
        <w:r w:rsidRPr="00255E9F">
          <w:rPr>
            <w:rStyle w:val="Annotation"/>
          </w:rPr>
          <w:t>a</w:t>
        </w:r>
        <w:r>
          <w:rPr>
            <w:rStyle w:val="Annotation"/>
          </w:rPr>
          <w:t>s</w:t>
        </w:r>
        <w:r w:rsidRPr="00255E9F">
          <w:rPr>
            <w:rStyle w:val="Annotation"/>
          </w:rPr>
          <w:t>(two-dimensional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ins w:id="672" w:author="Jonathan Bona" w:date="2012-05-02T17:43:00Z">
        <w:r w:rsidRPr="00A35402">
          <w:rPr>
            <w:rStyle w:val="Annotation"/>
            <w:rPrChange w:id="673" w:author="Jonathan Bona" w:date="2012-05-02T17:43:00Z">
              <w:rPr>
                <w:sz w:val="22"/>
              </w:rPr>
            </w:rPrChange>
          </w:rPr>
          <w:t>\</w:t>
        </w:r>
      </w:ins>
      <w:r w:rsidR="006F4220" w:rsidRPr="00486765">
        <w:rPr>
          <w:sz w:val="22"/>
        </w:rPr>
        <w:t xml:space="preserve">, </w:t>
      </w:r>
      <w:r w:rsidR="00AC523E" w:rsidRPr="00486765">
        <w:rPr>
          <w:sz w:val="22"/>
        </w:rPr>
        <w:t>an infinitely thin plane in space</w:t>
      </w:r>
      <w:r w:rsidR="005830E2" w:rsidRPr="00486765">
        <w:rPr>
          <w:sz w:val="22"/>
        </w:rPr>
        <w:t>.</w:t>
      </w:r>
      <w:ins w:id="674" w:author="Jonathan Bona" w:date="2012-05-02T17:42:00Z">
        <w:r w:rsidRPr="00A35402">
          <w:rPr>
            <w:rStyle w:val="Annotation"/>
          </w:rPr>
          <w:t xml:space="preserve"> </w:t>
        </w:r>
        <w:r w:rsidRPr="00255E9F">
          <w:rPr>
            <w:rStyle w:val="Annotation"/>
          </w:rPr>
          <w:t>]</w:t>
        </w:r>
      </w:ins>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675" w:name="_Toc313270709"/>
      <w:bookmarkStart w:id="676"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675"/>
      <w:r w:rsidR="00A00941" w:rsidRPr="00486765">
        <w:rPr>
          <w:sz w:val="22"/>
        </w:rPr>
        <w:t xml:space="preserve"> (a spatial volume)</w:t>
      </w:r>
      <w:bookmarkEnd w:id="676"/>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ins w:id="677" w:author="Jonathan Bona" w:date="2012-05-02T17:43:00Z">
        <w:r w:rsidRPr="00FD7243">
          <w:rPr>
            <w:rStyle w:val="Annotation"/>
            <w:rPrChange w:id="678" w:author="Jonathan Bona" w:date="2012-05-02T17:43:00Z">
              <w:rPr>
                <w:rStyle w:val="SpecificationType"/>
                <w:sz w:val="22"/>
              </w:rPr>
            </w:rPrChange>
          </w:rPr>
          <w:t>a(three-dimensional spatial region)[</w:t>
        </w:r>
      </w:ins>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proofErr w:type="gramStart"/>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a</w:t>
      </w:r>
      <w:proofErr w:type="gramEnd"/>
      <w:r w:rsidR="006F4220" w:rsidRPr="00486765">
        <w:rPr>
          <w:sz w:val="22"/>
        </w:rPr>
        <w:t xml:space="preserve">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ins w:id="679" w:author="Jonathan Bona" w:date="2012-05-02T17:43:00Z">
        <w:r w:rsidRPr="00FD7243">
          <w:rPr>
            <w:rStyle w:val="Annotation"/>
            <w:rPrChange w:id="680" w:author="Jonathan Bona" w:date="2012-05-02T17:43:00Z">
              <w:rPr>
                <w:sz w:val="22"/>
              </w:rPr>
            </w:rPrChange>
          </w:rPr>
          <w:t>]</w:t>
        </w:r>
      </w:ins>
    </w:p>
    <w:p w14:paraId="1992A066" w14:textId="4BA7611E" w:rsidR="00FB2EB2" w:rsidRPr="00486765" w:rsidRDefault="00FD7243">
      <w:pPr>
        <w:pStyle w:val="Specification"/>
        <w:rPr>
          <w:sz w:val="22"/>
        </w:rPr>
      </w:pPr>
      <w:ins w:id="681" w:author="Jonathan Bona" w:date="2012-05-02T17:43:00Z">
        <w:r w:rsidRPr="00255E9F">
          <w:rPr>
            <w:rStyle w:val="Annotation"/>
          </w:rPr>
          <w:t>a</w:t>
        </w:r>
        <w:r>
          <w:rPr>
            <w:rStyle w:val="Annotation"/>
          </w:rPr>
          <w:t>s</w:t>
        </w:r>
        <w:r w:rsidRPr="00255E9F">
          <w:rPr>
            <w:rStyle w:val="Annotation"/>
          </w:rPr>
          <w:t>(three-dimensional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ins w:id="682" w:author="Jonathan Bona" w:date="2012-05-02T17:44:00Z">
        <w:r w:rsidRPr="00255E9F">
          <w:rPr>
            <w:rStyle w:val="Annotation"/>
          </w:rPr>
          <w:t>\</w:t>
        </w:r>
      </w:ins>
      <w:r w:rsidR="006F4220" w:rsidRPr="00486765">
        <w:rPr>
          <w:sz w:val="22"/>
        </w:rPr>
        <w:t xml:space="preserve">, a sphere-shaped region </w:t>
      </w:r>
      <w:r w:rsidR="00BD5684" w:rsidRPr="00486765">
        <w:rPr>
          <w:sz w:val="22"/>
        </w:rPr>
        <w:t xml:space="preserve">of space, </w:t>
      </w:r>
      <w:ins w:id="683" w:author="Jonathan Bona" w:date="2012-05-02T17:43:00Z">
        <w:r w:rsidRPr="00255E9F">
          <w:rPr>
            <w:rStyle w:val="Annotation"/>
          </w:rPr>
          <w:t>]</w:t>
        </w:r>
      </w:ins>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684" w:name="_Toc313270710"/>
      <w:bookmarkStart w:id="685" w:name="_Toc319326117"/>
      <w:r w:rsidRPr="00486765">
        <w:rPr>
          <w:sz w:val="24"/>
        </w:rPr>
        <w:t>The l</w:t>
      </w:r>
      <w:r w:rsidR="008A5BDC" w:rsidRPr="00486765">
        <w:rPr>
          <w:sz w:val="24"/>
        </w:rPr>
        <w:t>ocated_at</w:t>
      </w:r>
      <w:r w:rsidRPr="00486765">
        <w:rPr>
          <w:sz w:val="24"/>
        </w:rPr>
        <w:t xml:space="preserve"> relation</w:t>
      </w:r>
      <w:bookmarkEnd w:id="684"/>
      <w:bookmarkEnd w:id="685"/>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7BA153B9" w:rsidR="006201FE" w:rsidRPr="006D323D" w:rsidRDefault="00145149" w:rsidP="00486765">
      <w:pPr>
        <w:pStyle w:val="Specification"/>
        <w:rPr>
          <w:rStyle w:val="apple-converted-space"/>
          <w:rFonts w:eastAsiaTheme="majorEastAsia" w:cstheme="majorBidi"/>
          <w:b/>
          <w:bCs/>
          <w:color w:val="4F81BD" w:themeColor="accent1"/>
          <w:szCs w:val="26"/>
        </w:rPr>
      </w:pPr>
      <w:ins w:id="686" w:author="Jonathan Bona" w:date="2012-05-02T17:44:00Z">
        <w:r w:rsidRPr="00145149">
          <w:rPr>
            <w:rStyle w:val="Annotation"/>
            <w:rPrChange w:id="687" w:author="Jonathan Bona" w:date="2012-05-02T17:45:00Z">
              <w:rPr>
                <w:rStyle w:val="SpecificationType"/>
                <w:sz w:val="22"/>
              </w:rPr>
            </w:rPrChange>
          </w:rPr>
          <w:t>a(located_at)[</w:t>
        </w:r>
      </w:ins>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ins w:id="688" w:author="Jonathan Bona" w:date="2012-05-02T17:44:00Z">
        <w:r w:rsidRPr="00145149">
          <w:rPr>
            <w:rStyle w:val="Annotation"/>
            <w:rPrChange w:id="689" w:author="Jonathan Bona" w:date="2012-05-02T17:44:00Z">
              <w:rPr>
                <w:rStyle w:val="apple-converted-space"/>
                <w:sz w:val="22"/>
              </w:rPr>
            </w:rPrChange>
          </w:rPr>
          <w:t>]</w:t>
        </w:r>
      </w:ins>
    </w:p>
    <w:p w14:paraId="49F8DBD3" w14:textId="54C88AE9" w:rsidR="0065182A" w:rsidRPr="00486765" w:rsidRDefault="00145149">
      <w:pPr>
        <w:pStyle w:val="Specification"/>
        <w:rPr>
          <w:sz w:val="22"/>
        </w:rPr>
      </w:pPr>
      <w:ins w:id="690" w:author="Jonathan Bona" w:date="2012-05-02T17:45:00Z">
        <w:r w:rsidRPr="00255E9F">
          <w:rPr>
            <w:rStyle w:val="Annotation"/>
          </w:rPr>
          <w:t>a(located_at)[</w:t>
        </w:r>
      </w:ins>
      <w:r w:rsidR="0065182A" w:rsidRPr="00486765">
        <w:rPr>
          <w:rStyle w:val="SpecificationType"/>
          <w:sz w:val="22"/>
        </w:rPr>
        <w:t>Domain</w:t>
      </w:r>
      <w:r w:rsidR="0065182A" w:rsidRPr="00486765">
        <w:rPr>
          <w:sz w:val="22"/>
        </w:rPr>
        <w:t xml:space="preserve">: </w:t>
      </w:r>
      <w:r w:rsidR="0089128F">
        <w:rPr>
          <w:sz w:val="22"/>
        </w:rPr>
        <w:t>independent continuant</w:t>
      </w:r>
      <w:ins w:id="691" w:author="Jonathan Bona" w:date="2012-05-02T17:45:00Z">
        <w:r w:rsidRPr="00255E9F">
          <w:rPr>
            <w:rStyle w:val="Annotation"/>
          </w:rPr>
          <w:t>]</w:t>
        </w:r>
      </w:ins>
    </w:p>
    <w:p w14:paraId="6B161068" w14:textId="2C85E8BC" w:rsidR="006201FE" w:rsidRPr="00486765" w:rsidRDefault="00145149">
      <w:pPr>
        <w:pStyle w:val="Specification"/>
        <w:rPr>
          <w:rStyle w:val="apple-style-span"/>
          <w:sz w:val="22"/>
        </w:rPr>
      </w:pPr>
      <w:ins w:id="692" w:author="Jonathan Bona" w:date="2012-05-02T17:45:00Z">
        <w:r w:rsidRPr="00255E9F">
          <w:rPr>
            <w:rStyle w:val="Annotation"/>
          </w:rPr>
          <w:t>a(located_at)[</w:t>
        </w:r>
      </w:ins>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ins w:id="693" w:author="Jonathan Bona" w:date="2012-05-02T17:45:00Z">
        <w:r w:rsidRPr="00255E9F">
          <w:rPr>
            <w:rStyle w:val="Annotation"/>
          </w:rPr>
          <w:t>]</w:t>
        </w:r>
      </w:ins>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w:t>
      </w:r>
      <w:r w:rsidR="00D754CA" w:rsidRPr="00486765">
        <w:rPr>
          <w:rStyle w:val="apple-style-span"/>
          <w:color w:val="000000"/>
          <w:sz w:val="22"/>
          <w:szCs w:val="23"/>
          <w:shd w:val="clear" w:color="auto" w:fill="FFFFFF"/>
        </w:rPr>
        <w:lastRenderedPageBreak/>
        <w:t xml:space="preserve">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656376C4" w:rsidR="00D754CA" w:rsidRDefault="00145149" w:rsidP="00486765">
      <w:pPr>
        <w:pStyle w:val="Specification"/>
        <w:rPr>
          <w:rStyle w:val="apple-style-span"/>
          <w:sz w:val="22"/>
        </w:rPr>
      </w:pPr>
      <w:ins w:id="694"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ins w:id="695" w:author="Jonathan Bona" w:date="2012-05-02T17:45:00Z">
        <w:r w:rsidRPr="00255E9F">
          <w:rPr>
            <w:rStyle w:val="Annotation"/>
          </w:rPr>
          <w:t>]</w:t>
        </w:r>
      </w:ins>
    </w:p>
    <w:p w14:paraId="6EBAD6B8" w14:textId="1DEE98AA" w:rsidR="006201FE" w:rsidRPr="00486765" w:rsidRDefault="00145149">
      <w:pPr>
        <w:pStyle w:val="Specification"/>
        <w:rPr>
          <w:rStyle w:val="apple-style-span"/>
          <w:rFonts w:ascii="Times New Roman" w:hAnsi="Times New Roman"/>
          <w:sz w:val="22"/>
        </w:rPr>
      </w:pPr>
      <w:ins w:id="696"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ins w:id="697" w:author="Jonathan Bona" w:date="2012-05-02T17:45:00Z">
        <w:r w:rsidRPr="00255E9F">
          <w:rPr>
            <w:rStyle w:val="Annotation"/>
          </w:rPr>
          <w:t>]</w:t>
        </w:r>
      </w:ins>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698" w:name="_Toc313270711"/>
      <w:bookmarkStart w:id="699" w:name="_Toc319326118"/>
      <w:r w:rsidRPr="00486765">
        <w:rPr>
          <w:sz w:val="24"/>
        </w:rPr>
        <w:t>The l</w:t>
      </w:r>
      <w:r w:rsidR="008A5BDC" w:rsidRPr="00486765">
        <w:rPr>
          <w:sz w:val="24"/>
        </w:rPr>
        <w:t>ocated_in</w:t>
      </w:r>
      <w:r w:rsidRPr="00486765">
        <w:rPr>
          <w:sz w:val="24"/>
        </w:rPr>
        <w:t xml:space="preserve"> relation</w:t>
      </w:r>
      <w:bookmarkEnd w:id="698"/>
      <w:bookmarkEnd w:id="699"/>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1B61A669" w:rsidR="00612B09" w:rsidRPr="00486765" w:rsidRDefault="002F16BE" w:rsidP="00486765">
      <w:pPr>
        <w:pStyle w:val="Specification"/>
        <w:rPr>
          <w:rStyle w:val="Emphasis"/>
          <w:i w:val="0"/>
          <w:iCs w:val="0"/>
          <w:sz w:val="22"/>
        </w:rPr>
      </w:pPr>
      <w:ins w:id="700"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ins w:id="701" w:author="Jonathan Bona" w:date="2012-05-02T17:46:00Z">
        <w:r w:rsidRPr="002F16BE">
          <w:rPr>
            <w:rStyle w:val="Annotation"/>
          </w:rPr>
          <w:t xml:space="preserve"> </w:t>
        </w:r>
        <w:r w:rsidRPr="00255E9F">
          <w:rPr>
            <w:rStyle w:val="Annotation"/>
          </w:rPr>
          <w:t>]</w:t>
        </w:r>
      </w:ins>
    </w:p>
    <w:p w14:paraId="18623BFD" w14:textId="0C39D6F3" w:rsidR="0065182A" w:rsidRPr="00486765" w:rsidRDefault="002F16BE">
      <w:pPr>
        <w:pStyle w:val="Specification"/>
        <w:rPr>
          <w:sz w:val="22"/>
        </w:rPr>
      </w:pPr>
      <w:ins w:id="702"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Domain</w:t>
      </w:r>
      <w:r w:rsidR="0065182A" w:rsidRPr="00486765">
        <w:rPr>
          <w:sz w:val="22"/>
        </w:rPr>
        <w:t>: independent continuant</w:t>
      </w:r>
      <w:ins w:id="703" w:author="Jonathan Bona" w:date="2012-05-02T17:46:00Z">
        <w:r w:rsidRPr="00255E9F">
          <w:rPr>
            <w:rStyle w:val="Annotation"/>
          </w:rPr>
          <w:t>]</w:t>
        </w:r>
      </w:ins>
    </w:p>
    <w:p w14:paraId="21D9DB3D" w14:textId="21F7E2B9" w:rsidR="000B34A1" w:rsidRPr="00486765" w:rsidRDefault="002F16BE">
      <w:pPr>
        <w:pStyle w:val="Specification"/>
        <w:rPr>
          <w:sz w:val="22"/>
        </w:rPr>
      </w:pPr>
      <w:ins w:id="704"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ins w:id="705" w:author="Jonathan Bona" w:date="2012-05-02T17:46:00Z">
        <w:r w:rsidRPr="00255E9F">
          <w:rPr>
            <w:rStyle w:val="Annotation"/>
          </w:rPr>
          <w:t>]</w:t>
        </w:r>
      </w:ins>
    </w:p>
    <w:p w14:paraId="0DF0383E" w14:textId="403290D5" w:rsidR="00125281" w:rsidRPr="00486765" w:rsidRDefault="00A273EC">
      <w:pPr>
        <w:pStyle w:val="Specification"/>
        <w:rPr>
          <w:sz w:val="22"/>
          <w:highlight w:val="yellow"/>
        </w:rPr>
      </w:pPr>
      <w:ins w:id="706" w:author="Jonathan Bona" w:date="2012-05-02T17:46:00Z">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ins>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r w:rsidR="00FB2EB2" w:rsidRPr="00486765">
        <w:rPr>
          <w:b/>
          <w:sz w:val="22"/>
        </w:rPr>
        <w:t>located_in</w:t>
      </w:r>
      <w:r w:rsidR="007A4DDC" w:rsidRPr="00486765">
        <w:rPr>
          <w:b/>
          <w:sz w:val="22"/>
        </w:rPr>
        <w:t xml:space="preserve"> </w:t>
      </w:r>
      <w:r w:rsidR="00FB2EB2" w:rsidRPr="00486765">
        <w:rPr>
          <w:sz w:val="22"/>
        </w:rPr>
        <w:t>your body</w:t>
      </w:r>
      <w:ins w:id="707" w:author="Jonathan Bona" w:date="2012-05-02T17:46:00Z">
        <w:r w:rsidRPr="00A273EC">
          <w:rPr>
            <w:rStyle w:val="Annotation"/>
            <w:rPrChange w:id="708" w:author="Jonathan Bona" w:date="2012-05-02T17:46:00Z">
              <w:rPr>
                <w:sz w:val="22"/>
              </w:rPr>
            </w:rPrChange>
          </w:rPr>
          <w:t>\</w:t>
        </w:r>
      </w:ins>
      <w:r w:rsidR="00FB2EB2" w:rsidRPr="00486765">
        <w:rPr>
          <w:sz w:val="22"/>
        </w:rPr>
        <w:t xml:space="preserve">; </w:t>
      </w:r>
      <w:r w:rsidR="006201FE" w:rsidRPr="00486765">
        <w:rPr>
          <w:sz w:val="22"/>
        </w:rPr>
        <w:t xml:space="preserve">this </w:t>
      </w:r>
      <w:r w:rsidR="00FB2EB2" w:rsidRPr="00486765">
        <w:rPr>
          <w:sz w:val="22"/>
        </w:rPr>
        <w:t xml:space="preserve">stem cell </w:t>
      </w:r>
      <w:r w:rsidR="00FB2EB2"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ins w:id="709" w:author="Jonathan Bona" w:date="2012-05-02T17:47:00Z">
        <w:r w:rsidRPr="00255E9F">
          <w:rPr>
            <w:rStyle w:val="Annotation"/>
          </w:rPr>
          <w:t>\</w:t>
        </w:r>
      </w:ins>
      <w:r w:rsidR="00FB2EB2" w:rsidRPr="00486765">
        <w:rPr>
          <w:sz w:val="22"/>
        </w:rPr>
        <w:t xml:space="preserve">; </w:t>
      </w:r>
      <w:r w:rsidR="006201FE" w:rsidRPr="00486765">
        <w:rPr>
          <w:sz w:val="22"/>
        </w:rPr>
        <w:t xml:space="preserve">this </w:t>
      </w:r>
      <w:r w:rsidR="00FB2EB2" w:rsidRPr="00486765">
        <w:rPr>
          <w:sz w:val="22"/>
        </w:rPr>
        <w:t xml:space="preserve">portion of cocaine </w:t>
      </w:r>
      <w:r w:rsidR="00FB2EB2" w:rsidRPr="00486765">
        <w:rPr>
          <w:b/>
          <w:sz w:val="22"/>
        </w:rPr>
        <w:t>located_in</w:t>
      </w:r>
      <w:r w:rsidR="007A4DDC" w:rsidRPr="00486765">
        <w:rPr>
          <w:b/>
          <w:sz w:val="22"/>
        </w:rPr>
        <w:t xml:space="preserve"> </w:t>
      </w:r>
      <w:r w:rsidR="00151755" w:rsidRPr="00486765">
        <w:rPr>
          <w:sz w:val="22"/>
        </w:rPr>
        <w:t>this portion</w:t>
      </w:r>
      <w:r w:rsidR="00FB2EB2" w:rsidRPr="00486765">
        <w:rPr>
          <w:sz w:val="22"/>
        </w:rPr>
        <w:t xml:space="preserve"> of blood</w:t>
      </w:r>
      <w:ins w:id="710" w:author="Jonathan Bona" w:date="2012-05-02T17:47:00Z">
        <w:r w:rsidRPr="00255E9F">
          <w:rPr>
            <w:rStyle w:val="Annotation"/>
          </w:rPr>
          <w:t>\</w:t>
        </w:r>
      </w:ins>
      <w:r w:rsidR="00125281" w:rsidRPr="00486765">
        <w:rPr>
          <w:sz w:val="22"/>
        </w:rPr>
        <w:t xml:space="preserve">; Mary </w:t>
      </w:r>
      <w:r w:rsidR="00125281" w:rsidRPr="00486765">
        <w:rPr>
          <w:b/>
          <w:sz w:val="22"/>
        </w:rPr>
        <w:t xml:space="preserve">located_in </w:t>
      </w:r>
      <w:r w:rsidR="00125281" w:rsidRPr="00486765">
        <w:rPr>
          <w:sz w:val="22"/>
        </w:rPr>
        <w:t>Salzburg</w:t>
      </w:r>
      <w:ins w:id="711" w:author="Jonathan Bona" w:date="2012-05-02T17:47:00Z">
        <w:r w:rsidRPr="00255E9F">
          <w:rPr>
            <w:rStyle w:val="Annotation"/>
          </w:rPr>
          <w:t>\</w:t>
        </w:r>
      </w:ins>
      <w:r w:rsidR="00125281" w:rsidRPr="00486765">
        <w:rPr>
          <w:sz w:val="22"/>
        </w:rPr>
        <w:t xml:space="preserve">; the Empire State Building </w:t>
      </w:r>
      <w:r w:rsidR="00125281" w:rsidRPr="00486765">
        <w:rPr>
          <w:b/>
          <w:sz w:val="22"/>
        </w:rPr>
        <w:t xml:space="preserve">located_in </w:t>
      </w:r>
      <w:r w:rsidR="00125281" w:rsidRPr="00486765">
        <w:rPr>
          <w:sz w:val="22"/>
        </w:rPr>
        <w:t>New York.</w:t>
      </w:r>
      <w:ins w:id="712" w:author="Jonathan Bona" w:date="2012-05-02T17:47:00Z">
        <w:r w:rsidRPr="00A273EC">
          <w:rPr>
            <w:rStyle w:val="Annotation"/>
          </w:rPr>
          <w:t xml:space="preserve"> </w:t>
        </w:r>
        <w:r w:rsidRPr="00255E9F">
          <w:rPr>
            <w:rStyle w:val="Annotation"/>
          </w:rPr>
          <w:t>]</w:t>
        </w:r>
      </w:ins>
    </w:p>
    <w:p w14:paraId="01AB9684" w14:textId="0D8D9468" w:rsidR="00F604ED" w:rsidRPr="00486765" w:rsidRDefault="00F604ED" w:rsidP="00486765">
      <w:pPr>
        <w:rPr>
          <w:sz w:val="22"/>
        </w:rPr>
      </w:pPr>
    </w:p>
    <w:p w14:paraId="2EBA08F1" w14:textId="5111ACFC" w:rsidR="00187F8C" w:rsidRPr="00486765" w:rsidRDefault="00A273EC" w:rsidP="00486765">
      <w:pPr>
        <w:pStyle w:val="Specification"/>
        <w:rPr>
          <w:sz w:val="22"/>
        </w:rPr>
      </w:pPr>
      <w:ins w:id="713" w:author="Jonathan Bona" w:date="2012-05-02T17:47:00Z">
        <w:r w:rsidRPr="00255E9F">
          <w:rPr>
            <w:rStyle w:val="Annotation"/>
          </w:rPr>
          <w:t>a(located_</w:t>
        </w:r>
        <w:r>
          <w:rPr>
            <w:rStyle w:val="Annotation"/>
          </w:rPr>
          <w:t>in</w:t>
        </w:r>
        <w:r w:rsidRPr="00255E9F">
          <w:rPr>
            <w:rStyle w:val="Annotation"/>
          </w:rPr>
          <w:t>)[</w:t>
        </w:r>
      </w:ins>
      <w:r w:rsidR="00236D40" w:rsidRPr="00486765">
        <w:rPr>
          <w:rStyle w:val="SpecificationType"/>
          <w:sz w:val="22"/>
        </w:rPr>
        <w:t>Axiom</w:t>
      </w:r>
      <w:r w:rsidR="00236D40"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02C16A25" w:rsidR="00F4014E" w:rsidRPr="00486765" w:rsidRDefault="00F4014E" w:rsidP="00486765">
      <w:pPr>
        <w:ind w:left="1440"/>
        <w:rPr>
          <w:sz w:val="22"/>
        </w:rPr>
      </w:pPr>
      <w:proofErr w:type="gramStart"/>
      <w:r w:rsidRPr="00486765">
        <w:rPr>
          <w:i/>
          <w:sz w:val="22"/>
        </w:rPr>
        <w:lastRenderedPageBreak/>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ins w:id="714" w:author="Jonathan Bona" w:date="2012-05-02T17:47:00Z">
        <w:r w:rsidR="00A273EC" w:rsidRPr="00255E9F">
          <w:rPr>
            <w:rStyle w:val="Annotation"/>
          </w:rPr>
          <w:t>]</w:t>
        </w:r>
      </w:ins>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3D5797" w:rsidRPr="00486765">
        <w:rPr>
          <w:b/>
          <w:sz w:val="22"/>
        </w:rPr>
        <w:t>continuant_</w:t>
      </w:r>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B6021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B6021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ins w:id="715"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ins w:id="716" w:author="Jonathan Bona" w:date="2012-05-02T17:51:00Z">
        <w:r w:rsidRPr="00173A0B">
          <w:rPr>
            <w:rStyle w:val="Annotation"/>
            <w:rPrChange w:id="717" w:author="Jonathan Bona" w:date="2012-05-02T17:52:00Z">
              <w:rPr>
                <w:sz w:val="22"/>
              </w:rPr>
            </w:rPrChange>
          </w:rPr>
          <w:t>]</w:t>
        </w:r>
      </w:ins>
    </w:p>
    <w:p w14:paraId="3C67FC8F" w14:textId="2B0B09CD" w:rsidR="001A5D90" w:rsidRPr="006D323D" w:rsidRDefault="00173A0B">
      <w:pPr>
        <w:pStyle w:val="Specification"/>
        <w:rPr>
          <w:sz w:val="22"/>
        </w:rPr>
      </w:pPr>
      <w:ins w:id="718"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ins w:id="719" w:author="Jonathan Bona" w:date="2012-05-02T17:52:00Z">
        <w:r w:rsidRPr="00255E9F">
          <w:rPr>
            <w:rStyle w:val="Annotation"/>
          </w:rPr>
          <w:t>]</w:t>
        </w:r>
      </w:ins>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720" w:name="_Toc313270713"/>
      <w:bookmarkStart w:id="721" w:name="_Toc319326119"/>
      <w:r w:rsidRPr="00486765">
        <w:rPr>
          <w:sz w:val="24"/>
        </w:rPr>
        <w:t>2.2 Specifically dependent continuant</w:t>
      </w:r>
      <w:bookmarkEnd w:id="720"/>
      <w:bookmarkEnd w:id="721"/>
    </w:p>
    <w:p w14:paraId="19DCC12A" w14:textId="77777777" w:rsidR="007A4DDC" w:rsidRPr="00486765" w:rsidRDefault="007A4DDC" w:rsidP="00486765">
      <w:pPr>
        <w:rPr>
          <w:sz w:val="22"/>
        </w:rPr>
      </w:pPr>
    </w:p>
    <w:p w14:paraId="0B3D6558" w14:textId="14398547" w:rsidR="001A5D90" w:rsidRPr="00486765" w:rsidRDefault="00173A0B" w:rsidP="00486765">
      <w:pPr>
        <w:pStyle w:val="Specification"/>
        <w:rPr>
          <w:sz w:val="22"/>
        </w:rPr>
      </w:pPr>
      <w:ins w:id="722" w:author="Jonathan Bona" w:date="2012-05-02T17:52:00Z">
        <w:r w:rsidRPr="00173A0B">
          <w:rPr>
            <w:rStyle w:val="Annotation"/>
            <w:rPrChange w:id="723" w:author="Jonathan Bona" w:date="2012-05-02T17:53:00Z">
              <w:rPr>
                <w:rStyle w:val="SpecificationType"/>
                <w:sz w:val="22"/>
              </w:rPr>
            </w:rPrChange>
          </w:rPr>
          <w:t>a(specifically dependent continuant)[</w:t>
        </w:r>
      </w:ins>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ins w:id="724" w:author="phismith" w:date="2012-05-20T11:42:00Z">
        <w:r w:rsidR="00C87A97">
          <w:rPr>
            <w:sz w:val="22"/>
          </w:rPr>
          <w:t xml:space="preserve">&amp; for every time </w:t>
        </w:r>
        <w:r w:rsidR="00C87A97">
          <w:rPr>
            <w:i/>
            <w:sz w:val="22"/>
          </w:rPr>
          <w:t xml:space="preserve">t </w:t>
        </w:r>
        <w:r w:rsidR="00C87A97">
          <w:rPr>
            <w:sz w:val="22"/>
          </w:rPr>
          <w:t xml:space="preserve">during the course of </w:t>
        </w:r>
        <w:r w:rsidR="00C87A97" w:rsidRPr="00C87A97">
          <w:rPr>
            <w:i/>
            <w:sz w:val="22"/>
          </w:rPr>
          <w:t>a</w:t>
        </w:r>
        <w:r w:rsidR="00C87A97">
          <w:rPr>
            <w:sz w:val="22"/>
          </w:rPr>
          <w:t xml:space="preserve">’s existence, there is some independent continuant </w:t>
        </w:r>
        <w:r w:rsidR="00C87A97">
          <w:rPr>
            <w:i/>
            <w:sz w:val="22"/>
          </w:rPr>
          <w:t xml:space="preserve">b </w:t>
        </w:r>
      </w:ins>
      <w:del w:id="725" w:author="phismith" w:date="2012-05-20T11:43:00Z">
        <w:r w:rsidR="00105CC7" w:rsidRPr="00C87A97" w:rsidDel="00C87A97">
          <w:rPr>
            <w:sz w:val="22"/>
          </w:rPr>
          <w:delText>which</w:delText>
        </w:r>
        <w:r w:rsidR="00105CC7" w:rsidRPr="00486765" w:rsidDel="00C87A97">
          <w:rPr>
            <w:sz w:val="22"/>
          </w:rPr>
          <w:delText xml:space="preserve"> </w:delText>
        </w:r>
      </w:del>
      <w:ins w:id="726" w:author="phismith" w:date="2012-05-20T11:43:00Z">
        <w:r w:rsidR="00C87A97">
          <w:rPr>
            <w:sz w:val="22"/>
          </w:rPr>
          <w:t xml:space="preserve">which is such that </w:t>
        </w:r>
        <w:r w:rsidR="00C87A97">
          <w:rPr>
            <w:i/>
            <w:sz w:val="22"/>
          </w:rPr>
          <w:t xml:space="preserve">a </w:t>
        </w:r>
      </w:ins>
      <w:r w:rsidR="00105CC7" w:rsidRPr="00486765">
        <w:rPr>
          <w:b/>
          <w:sz w:val="22"/>
        </w:rPr>
        <w:t xml:space="preserve">s-depends </w:t>
      </w:r>
      <w:r w:rsidR="00105CC7" w:rsidRPr="00486765">
        <w:rPr>
          <w:sz w:val="22"/>
        </w:rPr>
        <w:t xml:space="preserve">on </w:t>
      </w:r>
      <w:del w:id="727" w:author="phismith" w:date="2012-05-20T11:43:00Z">
        <w:r w:rsidR="00105CC7" w:rsidRPr="00C87A97" w:rsidDel="00C87A97">
          <w:rPr>
            <w:i/>
            <w:sz w:val="22"/>
            <w:rPrChange w:id="728" w:author="phismith" w:date="2012-05-20T11:43:00Z">
              <w:rPr>
                <w:sz w:val="22"/>
              </w:rPr>
            </w:rPrChange>
          </w:rPr>
          <w:delText>some</w:delText>
        </w:r>
        <w:r w:rsidR="00465C17" w:rsidRPr="00C87A97" w:rsidDel="00C87A97">
          <w:rPr>
            <w:i/>
            <w:sz w:val="22"/>
            <w:rPrChange w:id="729" w:author="phismith" w:date="2012-05-20T11:43:00Z">
              <w:rPr>
                <w:sz w:val="22"/>
              </w:rPr>
            </w:rPrChange>
          </w:rPr>
          <w:delText xml:space="preserve"> </w:delText>
        </w:r>
        <w:r w:rsidR="00C3445C" w:rsidRPr="00C87A97" w:rsidDel="00C87A97">
          <w:rPr>
            <w:i/>
            <w:sz w:val="22"/>
            <w:rPrChange w:id="730" w:author="phismith" w:date="2012-05-20T11:43:00Z">
              <w:rPr>
                <w:sz w:val="22"/>
              </w:rPr>
            </w:rPrChange>
          </w:rPr>
          <w:delText xml:space="preserve">independent </w:delText>
        </w:r>
        <w:r w:rsidR="001A5D90" w:rsidRPr="00C87A97" w:rsidDel="00C87A97">
          <w:rPr>
            <w:i/>
            <w:sz w:val="22"/>
          </w:rPr>
          <w:delText>continuant</w:delText>
        </w:r>
      </w:del>
      <w:ins w:id="731" w:author="phismith" w:date="2012-05-20T11:43:00Z">
        <w:r w:rsidR="00C87A97">
          <w:rPr>
            <w:i/>
            <w:sz w:val="22"/>
          </w:rPr>
          <w:t xml:space="preserve">b </w:t>
        </w:r>
        <w:r w:rsidR="00C87A97">
          <w:rPr>
            <w:b/>
            <w:sz w:val="22"/>
          </w:rPr>
          <w:t xml:space="preserve">at </w:t>
        </w:r>
        <w:r w:rsidR="00C87A97" w:rsidRPr="00C87A97">
          <w:rPr>
            <w:i/>
            <w:sz w:val="22"/>
            <w:rPrChange w:id="732" w:author="phismith" w:date="2012-05-20T11:43:00Z">
              <w:rPr>
                <w:b/>
                <w:i/>
                <w:sz w:val="22"/>
              </w:rPr>
            </w:rPrChange>
          </w:rPr>
          <w:t>t</w:t>
        </w:r>
      </w:ins>
      <w:r w:rsidR="00105CC7" w:rsidRPr="00486765">
        <w:rPr>
          <w:sz w:val="22"/>
        </w:rPr>
        <w:t>.</w:t>
      </w:r>
      <w:r w:rsidR="006D323D">
        <w:rPr>
          <w:sz w:val="22"/>
        </w:rPr>
        <w:t xml:space="preserve"> [050-001]</w:t>
      </w:r>
      <w:ins w:id="733" w:author="Jonathan Bona" w:date="2012-05-02T17:52:00Z">
        <w:r w:rsidRPr="00173A0B">
          <w:rPr>
            <w:rStyle w:val="Annotation"/>
            <w:rPrChange w:id="734" w:author="Jonathan Bona" w:date="2012-05-02T17:53:00Z">
              <w:rPr>
                <w:sz w:val="22"/>
              </w:rPr>
            </w:rPrChange>
          </w:rPr>
          <w:t>]</w:t>
        </w:r>
      </w:ins>
    </w:p>
    <w:p w14:paraId="4AFA223C" w14:textId="6A9F4C9C" w:rsidR="00D25757" w:rsidRPr="00486765" w:rsidRDefault="00173A0B">
      <w:pPr>
        <w:pStyle w:val="Specification"/>
        <w:rPr>
          <w:sz w:val="22"/>
        </w:rPr>
      </w:pPr>
      <w:ins w:id="735" w:author="Jonathan Bona" w:date="2012-05-02T17:52:00Z">
        <w:r w:rsidRPr="00173A0B">
          <w:rPr>
            <w:rStyle w:val="Annotation"/>
            <w:rPrChange w:id="736" w:author="Jonathan Bona" w:date="2012-05-02T17:53:00Z">
              <w:rPr>
                <w:rStyle w:val="SpecificationType"/>
                <w:sz w:val="22"/>
              </w:rPr>
            </w:rPrChange>
          </w:rPr>
          <w:t>as(specifically dependent continuant)[</w:t>
        </w:r>
      </w:ins>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ins w:id="737" w:author="Jonathan Bona" w:date="2012-05-02T17:53:00Z">
        <w:r w:rsidRPr="00173A0B">
          <w:rPr>
            <w:rStyle w:val="Annotation"/>
            <w:rPrChange w:id="738" w:author="Jonathan Bona" w:date="2012-05-02T17:53:00Z">
              <w:rPr>
                <w:sz w:val="22"/>
              </w:rPr>
            </w:rPrChange>
          </w:rPr>
          <w:t>\</w:t>
        </w:r>
      </w:ins>
      <w:r w:rsidR="001A5D90" w:rsidRPr="00486765">
        <w:rPr>
          <w:sz w:val="22"/>
        </w:rPr>
        <w:t>, the color of this tomato</w:t>
      </w:r>
      <w:ins w:id="739" w:author="Jonathan Bona" w:date="2012-05-02T17:53:00Z">
        <w:r w:rsidRPr="00255E9F">
          <w:rPr>
            <w:rStyle w:val="Annotation"/>
          </w:rPr>
          <w:t>\</w:t>
        </w:r>
      </w:ins>
      <w:r w:rsidR="001A5D90" w:rsidRPr="00486765">
        <w:rPr>
          <w:sz w:val="22"/>
        </w:rPr>
        <w:t>, the smell of this portion of mozzarella</w:t>
      </w:r>
      <w:ins w:id="740" w:author="Jonathan Bona" w:date="2012-05-02T17:53:00Z">
        <w:r w:rsidRPr="00255E9F">
          <w:rPr>
            <w:rStyle w:val="Annotation"/>
          </w:rPr>
          <w:t>\</w:t>
        </w:r>
      </w:ins>
      <w:r w:rsidR="001A5D90" w:rsidRPr="00486765">
        <w:rPr>
          <w:sz w:val="22"/>
        </w:rPr>
        <w:t>, the disposition of this fish to decay</w:t>
      </w:r>
      <w:ins w:id="741" w:author="Jonathan Bona" w:date="2012-05-02T17:53:00Z">
        <w:r w:rsidRPr="00255E9F">
          <w:rPr>
            <w:rStyle w:val="Annotation"/>
          </w:rPr>
          <w:t>\</w:t>
        </w:r>
      </w:ins>
      <w:r w:rsidR="001A5D90" w:rsidRPr="00486765">
        <w:rPr>
          <w:sz w:val="22"/>
        </w:rPr>
        <w:t>, the role of being a doctor</w:t>
      </w:r>
      <w:ins w:id="742" w:author="Jonathan Bona" w:date="2012-05-02T17:53:00Z">
        <w:r w:rsidRPr="00255E9F">
          <w:rPr>
            <w:rStyle w:val="Annotation"/>
          </w:rPr>
          <w:t>\</w:t>
        </w:r>
      </w:ins>
      <w:r w:rsidR="001A5D90" w:rsidRPr="00486765">
        <w:rPr>
          <w:sz w:val="22"/>
        </w:rPr>
        <w:t>, the function of this heart: to pump blood</w:t>
      </w:r>
      <w:ins w:id="743" w:author="Jonathan Bona" w:date="2012-05-02T17:53:00Z">
        <w:r w:rsidRPr="00255E9F">
          <w:rPr>
            <w:rStyle w:val="Annotation"/>
          </w:rPr>
          <w:t>\</w:t>
        </w:r>
      </w:ins>
      <w:r w:rsidR="001A5D90" w:rsidRPr="00486765">
        <w:rPr>
          <w:sz w:val="22"/>
        </w:rPr>
        <w:t xml:space="preserve">, </w:t>
      </w:r>
      <w:r w:rsidR="00C3445C" w:rsidRPr="00486765">
        <w:rPr>
          <w:sz w:val="22"/>
        </w:rPr>
        <w:t>the shape of this region of space.</w:t>
      </w:r>
      <w:ins w:id="744" w:author="Jonathan Bona" w:date="2012-05-02T17:52:00Z">
        <w:r w:rsidRPr="00173A0B">
          <w:rPr>
            <w:rStyle w:val="Annotation"/>
            <w:rPrChange w:id="745" w:author="Jonathan Bona" w:date="2012-05-02T17:53:00Z">
              <w:rPr>
                <w:sz w:val="22"/>
              </w:rPr>
            </w:rPrChange>
          </w:rPr>
          <w:t>]</w:t>
        </w:r>
      </w:ins>
    </w:p>
    <w:p w14:paraId="18BC1D89" w14:textId="7A15688A" w:rsidR="00D25757" w:rsidRPr="00486765" w:rsidRDefault="00B61FB3">
      <w:pPr>
        <w:pStyle w:val="Specification"/>
        <w:rPr>
          <w:sz w:val="22"/>
        </w:rPr>
      </w:pPr>
      <w:ins w:id="746" w:author="Jonathan Bona" w:date="2012-05-04T16:05:00Z">
        <w:r w:rsidRPr="007539EB">
          <w:rPr>
            <w:rStyle w:val="Annotation"/>
          </w:rPr>
          <w:t>as(specifically dependent continuant)[</w:t>
        </w:r>
      </w:ins>
      <w:commentRangeStart w:id="747"/>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commentRangeEnd w:id="747"/>
      <w:r>
        <w:rPr>
          <w:rStyle w:val="CommentReference"/>
          <w:rFonts w:ascii="Times New Roman" w:hAnsi="Times New Roman"/>
        </w:rPr>
        <w:commentReference w:id="747"/>
      </w:r>
      <w:bookmarkStart w:id="748" w:name="_GoBack"/>
      <w:bookmarkEnd w:id="748"/>
      <w:ins w:id="749" w:author="Jonathan Bona" w:date="2012-05-04T16:06:00Z">
        <w:r w:rsidRPr="007539EB">
          <w:rPr>
            <w:rStyle w:val="Annotation"/>
          </w:rPr>
          <w:t>]</w:t>
        </w:r>
      </w:ins>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60C827A3" w:rsidR="00107230" w:rsidRPr="00B56876" w:rsidRDefault="00B61FB3" w:rsidP="00486765">
      <w:pPr>
        <w:pStyle w:val="Specification"/>
        <w:rPr>
          <w:rFonts w:ascii="Times New Roman" w:hAnsi="Times New Roman"/>
          <w:szCs w:val="23"/>
        </w:rPr>
      </w:pPr>
      <w:ins w:id="750" w:author="Jonathan Bona" w:date="2012-05-04T16:06:00Z">
        <w:r w:rsidRPr="007539EB">
          <w:rPr>
            <w:rStyle w:val="Annotation"/>
          </w:rPr>
          <w:t>as(specifically dependent continuant)[</w:t>
        </w:r>
      </w:ins>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ins w:id="751" w:author="Jonathan Bona" w:date="2012-05-04T16:06:00Z">
        <w:r w:rsidRPr="00B61FB3">
          <w:rPr>
            <w:rStyle w:val="Annotation"/>
            <w:rPrChange w:id="752" w:author="Jonathan Bona" w:date="2012-05-04T16:06:00Z">
              <w:rPr>
                <w:sz w:val="22"/>
              </w:rPr>
            </w:rPrChange>
          </w:rPr>
          <w:t>\</w:t>
        </w:r>
      </w:ins>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ins w:id="753" w:author="Jonathan Bona" w:date="2012-05-04T16:06:00Z">
        <w:r w:rsidRPr="007539EB">
          <w:rPr>
            <w:rStyle w:val="Annotation"/>
          </w:rPr>
          <w:t>\</w:t>
        </w:r>
      </w:ins>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ins w:id="754" w:author="Jonathan Bona" w:date="2012-05-04T16:06:00Z">
        <w:r w:rsidRPr="00B61FB3">
          <w:rPr>
            <w:rStyle w:val="Annotation"/>
          </w:rPr>
          <w:t xml:space="preserve"> </w:t>
        </w:r>
        <w:r w:rsidRPr="007539EB">
          <w:rPr>
            <w:rStyle w:val="Annotation"/>
          </w:rPr>
          <w:t>]</w:t>
        </w:r>
      </w:ins>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lastRenderedPageBreak/>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50D2C642" w:rsidR="004C372C" w:rsidRDefault="00FE1DA1" w:rsidP="00486765">
      <w:pPr>
        <w:pStyle w:val="Specification"/>
        <w:rPr>
          <w:sz w:val="22"/>
        </w:rPr>
      </w:pPr>
      <w:ins w:id="755" w:author="Jonathan Bona" w:date="2012-05-03T23:19:00Z">
        <w:r w:rsidRPr="00FE1DA1">
          <w:rPr>
            <w:rStyle w:val="Annotation"/>
            <w:rPrChange w:id="756" w:author="Jonathan Bona" w:date="2012-05-03T23:19:00Z">
              <w:rPr>
                <w:rStyle w:val="SpecificationType"/>
                <w:sz w:val="22"/>
              </w:rPr>
            </w:rPrChange>
          </w:rPr>
          <w:t>a(inheres_in)[</w:t>
        </w:r>
      </w:ins>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ins w:id="757" w:author="Jonathan Bona" w:date="2012-05-03T23:19:00Z">
        <w:r w:rsidRPr="00FE1DA1">
          <w:rPr>
            <w:rStyle w:val="Annotation"/>
            <w:rPrChange w:id="758" w:author="Jonathan Bona" w:date="2012-05-03T23:19:00Z">
              <w:rPr>
                <w:sz w:val="22"/>
              </w:rPr>
            </w:rPrChange>
          </w:rPr>
          <w:t>]</w:t>
        </w:r>
      </w:ins>
    </w:p>
    <w:p w14:paraId="0BF5365F" w14:textId="6B6A507C" w:rsidR="00A52523" w:rsidRDefault="00FE1DA1" w:rsidP="00486765">
      <w:pPr>
        <w:pStyle w:val="Specification"/>
        <w:rPr>
          <w:i/>
          <w:sz w:val="22"/>
        </w:rPr>
      </w:pPr>
      <w:ins w:id="759" w:author="Jonathan Bona" w:date="2012-05-03T23:19:00Z">
        <w:r w:rsidRPr="00476F65">
          <w:rPr>
            <w:rStyle w:val="Annotation"/>
          </w:rPr>
          <w:t>a(inheres_in)[</w:t>
        </w:r>
      </w:ins>
      <w:r w:rsidR="00A52523" w:rsidRPr="00B6123E">
        <w:rPr>
          <w:rStyle w:val="SpecificationType"/>
          <w:sz w:val="22"/>
        </w:rPr>
        <w:t>Domain:</w:t>
      </w:r>
      <w:r w:rsidR="00A52523">
        <w:rPr>
          <w:sz w:val="22"/>
        </w:rPr>
        <w:t xml:space="preserve"> </w:t>
      </w:r>
      <w:r w:rsidR="00A52523">
        <w:rPr>
          <w:i/>
          <w:sz w:val="22"/>
        </w:rPr>
        <w:t>specifically dependent continuant</w:t>
      </w:r>
      <w:ins w:id="760" w:author="Jonathan Bona" w:date="2012-05-03T23:20:00Z">
        <w:r w:rsidRPr="00476F65">
          <w:rPr>
            <w:rStyle w:val="Annotation"/>
          </w:rPr>
          <w:t>]</w:t>
        </w:r>
      </w:ins>
      <w:r w:rsidR="00A52523">
        <w:rPr>
          <w:i/>
          <w:sz w:val="22"/>
        </w:rPr>
        <w:t xml:space="preserve"> </w:t>
      </w:r>
    </w:p>
    <w:p w14:paraId="56BAE66C" w14:textId="689EA5C6" w:rsidR="00A52523" w:rsidRPr="00B6123E" w:rsidRDefault="00FE1DA1" w:rsidP="00486765">
      <w:pPr>
        <w:pStyle w:val="Specification"/>
        <w:rPr>
          <w:rStyle w:val="SpecificationType"/>
          <w:sz w:val="22"/>
        </w:rPr>
      </w:pPr>
      <w:ins w:id="761" w:author="Jonathan Bona" w:date="2012-05-03T23:19:00Z">
        <w:r w:rsidRPr="00476F65">
          <w:rPr>
            <w:rStyle w:val="Annotation"/>
          </w:rPr>
          <w:t>a(inheres_in)[</w:t>
        </w:r>
      </w:ins>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ins w:id="762" w:author="Jonathan Bona" w:date="2012-05-03T23:20:00Z">
        <w:r w:rsidRPr="00476F65">
          <w:rPr>
            <w:rStyle w:val="Annotation"/>
          </w:rPr>
          <w:t>]</w:t>
        </w:r>
      </w:ins>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26A599F4"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dependence</w:t>
      </w:r>
      <w:r w:rsidRPr="00486765">
        <w:rPr>
          <w:sz w:val="22"/>
        </w:rPr>
        <w:t xml:space="preserve"> 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w:t>
      </w:r>
      <w:ins w:id="763" w:author="phismith" w:date="2012-05-20T11:44:00Z">
        <w:r w:rsidR="00C87A97">
          <w:rPr>
            <w:sz w:val="22"/>
          </w:rPr>
          <w:t xml:space="preserve">independent continuant </w:t>
        </w:r>
      </w:ins>
      <w:r w:rsidR="004C372C" w:rsidRPr="00486765">
        <w:rPr>
          <w:sz w:val="22"/>
        </w:rPr>
        <w:t xml:space="preserve">bearer to another, </w:t>
      </w:r>
      <w:del w:id="764" w:author="phismith" w:date="2012-05-20T11:43:00Z">
        <w:r w:rsidR="004C372C" w:rsidRPr="00486765" w:rsidDel="00C87A97">
          <w:rPr>
            <w:sz w:val="22"/>
          </w:rPr>
          <w:delText xml:space="preserve">we do not need to include </w:delText>
        </w:r>
      </w:del>
      <w:del w:id="765" w:author="phismith" w:date="2012-05-20T11:44:00Z">
        <w:r w:rsidR="004C372C" w:rsidRPr="00486765" w:rsidDel="00C87A97">
          <w:rPr>
            <w:sz w:val="22"/>
          </w:rPr>
          <w:delText>the qualifier ‘</w:delText>
        </w:r>
        <w:r w:rsidR="004C372C" w:rsidRPr="00486765" w:rsidDel="00C87A97">
          <w:rPr>
            <w:b/>
            <w:sz w:val="22"/>
          </w:rPr>
          <w:delText xml:space="preserve">at </w:delText>
        </w:r>
        <w:r w:rsidR="004C372C" w:rsidRPr="00486765" w:rsidDel="00C87A97">
          <w:rPr>
            <w:i/>
            <w:sz w:val="22"/>
          </w:rPr>
          <w:delText>t</w:delText>
        </w:r>
        <w:r w:rsidR="004C372C" w:rsidRPr="00486765" w:rsidDel="00C87A97">
          <w:rPr>
            <w:sz w:val="22"/>
          </w:rPr>
          <w:delText>’.</w:delText>
        </w:r>
        <w:r w:rsidRPr="00486765" w:rsidDel="00C87A97">
          <w:rPr>
            <w:sz w:val="22"/>
          </w:rPr>
          <w:delText xml:space="preserve"> </w:delText>
        </w:r>
        <w:r w:rsidR="000E3998" w:rsidRPr="00486765" w:rsidDel="00C87A97">
          <w:rPr>
            <w:sz w:val="22"/>
          </w:rPr>
          <w:delText>I</w:delText>
        </w:r>
      </w:del>
      <w:ins w:id="766" w:author="phismith" w:date="2012-05-20T11:44:00Z">
        <w:r w:rsidR="00C87A97">
          <w:rPr>
            <w:sz w:val="22"/>
          </w:rPr>
          <w:t>it follows that i</w:t>
        </w:r>
      </w:ins>
      <w:r w:rsidR="000E3998" w:rsidRPr="00486765">
        <w:rPr>
          <w:sz w:val="22"/>
        </w:rPr>
        <w:t xml:space="preserve">f </w:t>
      </w:r>
      <w:r w:rsidR="000E3998" w:rsidRPr="00486765">
        <w:rPr>
          <w:i/>
          <w:sz w:val="22"/>
        </w:rPr>
        <w:t xml:space="preserve">a </w:t>
      </w:r>
      <w:r w:rsidR="000E3998" w:rsidRPr="00486765">
        <w:rPr>
          <w:b/>
          <w:sz w:val="22"/>
        </w:rPr>
        <w:t xml:space="preserve">s-depends on </w:t>
      </w:r>
      <w:ins w:id="767" w:author="phismith" w:date="2012-05-20T11:44:00Z">
        <w:r w:rsidR="00C87A97" w:rsidRPr="00C87A97">
          <w:rPr>
            <w:sz w:val="22"/>
            <w:rPrChange w:id="768" w:author="phismith" w:date="2012-05-20T11:44:00Z">
              <w:rPr>
                <w:b/>
                <w:sz w:val="22"/>
              </w:rPr>
            </w:rPrChange>
          </w:rPr>
          <w:t>independent continuant</w:t>
        </w:r>
        <w:r w:rsidR="00C87A97">
          <w:rPr>
            <w:b/>
            <w:sz w:val="22"/>
          </w:rPr>
          <w:t xml:space="preserve"> </w:t>
        </w:r>
      </w:ins>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CD73E6">
        <w:rPr>
          <w:sz w:val="22"/>
          <w:rPrChange w:id="769" w:author="phismith" w:date="2012-05-20T11:46:00Z">
            <w:rPr>
              <w:b/>
              <w:sz w:val="22"/>
            </w:rPr>
          </w:rPrChange>
        </w:rPr>
        <w:t xml:space="preserve"> </w:t>
      </w:r>
      <w:ins w:id="770" w:author="phismith" w:date="2012-05-20T11:46:00Z">
        <w:r w:rsidR="00CD73E6" w:rsidRPr="00CD73E6">
          <w:rPr>
            <w:sz w:val="22"/>
            <w:rPrChange w:id="771" w:author="phismith" w:date="2012-05-20T11:46:00Z">
              <w:rPr>
                <w:b/>
                <w:sz w:val="22"/>
              </w:rPr>
            </w:rPrChange>
          </w:rPr>
          <w:t xml:space="preserve"> Inherence is in this sense redundantly time-indexed.</w:t>
        </w:r>
      </w:ins>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w:t>
      </w:r>
      <w:proofErr w:type="spellStart"/>
      <w:r w:rsidR="002001F8" w:rsidRPr="00486765">
        <w:rPr>
          <w:sz w:val="22"/>
        </w:rPr>
        <w:t>closedness</w:t>
      </w:r>
      <w:proofErr w:type="spell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3F507D59" w:rsidR="0041213E" w:rsidRPr="00B23775" w:rsidRDefault="00FE1DA1" w:rsidP="00486765">
      <w:pPr>
        <w:pStyle w:val="Specification"/>
      </w:pPr>
      <w:ins w:id="772" w:author="Jonathan Bona" w:date="2012-05-03T23:21:00Z">
        <w:r w:rsidRPr="00FE1DA1">
          <w:rPr>
            <w:rStyle w:val="Annotation"/>
            <w:rPrChange w:id="773" w:author="Jonathan Bona" w:date="2012-05-03T23:21:00Z">
              <w:rPr>
                <w:rStyle w:val="SpecificationType"/>
              </w:rPr>
            </w:rPrChange>
          </w:rPr>
          <w:lastRenderedPageBreak/>
          <w:t>a(s-dependence)[</w:t>
        </w:r>
      </w:ins>
      <w:r w:rsidR="0041213E" w:rsidRPr="00B23775">
        <w:rPr>
          <w:rStyle w:val="SpecificationType"/>
        </w:rPr>
        <w:t>Axiom</w:t>
      </w:r>
      <w:r w:rsidR="0041213E" w:rsidRPr="00486765">
        <w:rPr>
          <w:sz w:val="22"/>
        </w:rPr>
        <w:t xml:space="preserve">: If </w:t>
      </w:r>
      <w:proofErr w:type="gramStart"/>
      <w:r w:rsidR="0041213E" w:rsidRPr="00486765">
        <w:rPr>
          <w:i/>
          <w:sz w:val="22"/>
        </w:rPr>
        <w:t>a</w:t>
      </w:r>
      <w:proofErr w:type="gramEnd"/>
      <w:r w:rsidR="0041213E" w:rsidRPr="00486765">
        <w:rPr>
          <w:i/>
          <w:sz w:val="22"/>
        </w:rPr>
        <w:t xml:space="preserve"> </w:t>
      </w:r>
      <w:r w:rsidR="0041213E" w:rsidRPr="00486765">
        <w:rPr>
          <w:b/>
          <w:sz w:val="22"/>
        </w:rPr>
        <w:t xml:space="preserve">s-dependent </w:t>
      </w:r>
      <w:r w:rsidR="0041213E" w:rsidRPr="00486765">
        <w:rPr>
          <w:sz w:val="22"/>
        </w:rPr>
        <w:t>on something</w:t>
      </w:r>
      <w:ins w:id="774" w:author="phismith" w:date="2012-05-20T11:44:00Z">
        <w:r w:rsidR="00C87A97">
          <w:rPr>
            <w:sz w:val="22"/>
          </w:rPr>
          <w:t xml:space="preserve"> at some time</w:t>
        </w:r>
      </w:ins>
      <w:r w:rsidR="0041213E" w:rsidRPr="00486765">
        <w:rPr>
          <w:sz w:val="22"/>
        </w:rPr>
        <w:t xml:space="preserve">,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ins w:id="775" w:author="Jonathan Bona" w:date="2012-05-03T23:21:00Z">
        <w:r w:rsidRPr="00FE1DA1">
          <w:rPr>
            <w:rStyle w:val="Annotation"/>
            <w:rPrChange w:id="776" w:author="Jonathan Bona" w:date="2012-05-03T23:21:00Z">
              <w:rPr>
                <w:sz w:val="22"/>
              </w:rPr>
            </w:rPrChange>
          </w:rPr>
          <w:t>]</w:t>
        </w:r>
      </w:ins>
    </w:p>
    <w:p w14:paraId="31CEED65" w14:textId="77777777" w:rsidR="0041213E" w:rsidRDefault="0041213E" w:rsidP="00486765">
      <w:pPr>
        <w:rPr>
          <w:ins w:id="777" w:author="phismith" w:date="2012-05-20T11:44:00Z"/>
        </w:rPr>
      </w:pPr>
    </w:p>
    <w:p w14:paraId="0DE5A58A" w14:textId="466E6356" w:rsidR="00C87A97" w:rsidRPr="00C87A97" w:rsidDel="00CD73E6" w:rsidRDefault="00C87A97" w:rsidP="00486765">
      <w:pPr>
        <w:rPr>
          <w:del w:id="778" w:author="phismith" w:date="2012-05-20T11:45:00Z"/>
          <w:i/>
          <w:rPrChange w:id="779" w:author="phismith" w:date="2012-05-20T11:44:00Z">
            <w:rPr>
              <w:del w:id="780" w:author="phismith" w:date="2012-05-20T11:45:00Z"/>
            </w:rPr>
          </w:rPrChange>
        </w:rPr>
      </w:pPr>
    </w:p>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53237456" w:rsidR="007325BB" w:rsidRDefault="00FE1DA1" w:rsidP="00486765">
      <w:pPr>
        <w:pStyle w:val="Specification"/>
        <w:rPr>
          <w:sz w:val="22"/>
        </w:rPr>
      </w:pPr>
      <w:ins w:id="781" w:author="Jonathan Bona" w:date="2012-05-03T23:21:00Z">
        <w:r w:rsidRPr="00FE1DA1">
          <w:rPr>
            <w:rStyle w:val="Annotation"/>
            <w:rPrChange w:id="782" w:author="Jonathan Bona" w:date="2012-05-03T23:22:00Z">
              <w:rPr>
                <w:rStyle w:val="SpecificationType"/>
                <w:sz w:val="22"/>
              </w:rPr>
            </w:rPrChange>
          </w:rPr>
          <w:t>a(bearer_of)[</w:t>
        </w:r>
      </w:ins>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ins w:id="783" w:author="Jonathan Bona" w:date="2012-05-03T23:21:00Z">
        <w:r w:rsidRPr="00FE1DA1">
          <w:rPr>
            <w:rStyle w:val="Annotation"/>
            <w:rPrChange w:id="784" w:author="Jonathan Bona" w:date="2012-05-03T23:22:00Z">
              <w:rPr>
                <w:sz w:val="22"/>
              </w:rPr>
            </w:rPrChange>
          </w:rPr>
          <w:t>]</w:t>
        </w:r>
      </w:ins>
    </w:p>
    <w:p w14:paraId="4FFDA1B2" w14:textId="055436B9" w:rsidR="0089128F" w:rsidRPr="00B6123E" w:rsidRDefault="00FE1DA1" w:rsidP="00486765">
      <w:pPr>
        <w:pStyle w:val="Specification"/>
        <w:rPr>
          <w:rStyle w:val="SpecificationType"/>
          <w:sz w:val="22"/>
        </w:rPr>
      </w:pPr>
      <w:ins w:id="785" w:author="Jonathan Bona" w:date="2012-05-03T23:22:00Z">
        <w:r w:rsidRPr="00476F65">
          <w:rPr>
            <w:rStyle w:val="Annotation"/>
          </w:rPr>
          <w:t>a(bearer_of)[</w:t>
        </w:r>
      </w:ins>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ins w:id="786" w:author="Jonathan Bona" w:date="2012-05-03T23:22:00Z">
        <w:r w:rsidRPr="00476F65">
          <w:rPr>
            <w:rStyle w:val="Annotation"/>
          </w:rPr>
          <w:t>]</w:t>
        </w:r>
      </w:ins>
    </w:p>
    <w:p w14:paraId="43E2A635" w14:textId="0AC3FC26" w:rsidR="0089128F" w:rsidRPr="00B6123E" w:rsidRDefault="00FE1DA1" w:rsidP="0089128F">
      <w:pPr>
        <w:pStyle w:val="Specification"/>
        <w:rPr>
          <w:rStyle w:val="SpecificationType"/>
          <w:sz w:val="22"/>
        </w:rPr>
      </w:pPr>
      <w:ins w:id="787" w:author="Jonathan Bona" w:date="2012-05-03T23:22:00Z">
        <w:r w:rsidRPr="00476F65">
          <w:rPr>
            <w:rStyle w:val="Annotation"/>
          </w:rPr>
          <w:t>a(bearer_of)[</w:t>
        </w:r>
      </w:ins>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ins w:id="788" w:author="Jonathan Bona" w:date="2012-05-03T23:22:00Z">
        <w:r w:rsidRPr="00476F65">
          <w:rPr>
            <w:rStyle w:val="Annotation"/>
          </w:rPr>
          <w:t>]</w:t>
        </w:r>
      </w:ins>
    </w:p>
    <w:p w14:paraId="3F983A3E" w14:textId="77777777" w:rsidR="000E3998" w:rsidRPr="00486765" w:rsidRDefault="000E3998" w:rsidP="00486765">
      <w:pPr>
        <w:rPr>
          <w:sz w:val="22"/>
        </w:rPr>
      </w:pPr>
    </w:p>
    <w:p w14:paraId="4DFF4100" w14:textId="6D09A902"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w:t>
      </w:r>
      <w:ins w:id="789" w:author="phismith" w:date="2012-05-20T11:46:00Z">
        <w:r w:rsidR="00CD73E6">
          <w:rPr>
            <w:sz w:val="22"/>
          </w:rPr>
          <w:t xml:space="preserve">non-redundantly </w:t>
        </w:r>
      </w:ins>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w:lastRenderedPageBreak/>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4D2F85" w:rsidRPr="00486765" w:rsidRDefault="004D2F85"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4D2F85" w:rsidRPr="00486765" w:rsidRDefault="004D2F85"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4D2F85" w:rsidRPr="00486765" w:rsidRDefault="004D2F85"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4D2F85" w:rsidRPr="00486765" w:rsidRDefault="004D2F85"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4D2F85" w:rsidRPr="00486765" w:rsidRDefault="004D2F85"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4D2F85" w:rsidRPr="00486765" w:rsidRDefault="004D2F85"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2D92C064"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B60214" w:rsidRPr="006C702A">
        <w:rPr>
          <w:sz w:val="22"/>
        </w:rPr>
        <w:t xml:space="preserve">Figure </w:t>
      </w:r>
      <w:r w:rsidR="00B60214" w:rsidRPr="006C702A">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4D2F85" w:rsidRPr="00486765" w:rsidRDefault="004D2F85"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4D2F85" w:rsidRPr="00486765" w:rsidRDefault="004D2F85"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4D2F85" w:rsidRPr="00486765" w:rsidRDefault="004D2F85"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4D2F85" w:rsidRPr="00486765" w:rsidRDefault="004D2F85"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4D2F85" w:rsidRPr="00486765" w:rsidRDefault="004D2F85"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4D2F85" w:rsidRPr="00486765" w:rsidRDefault="004D2F85"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4D2F85" w:rsidRPr="00486765" w:rsidRDefault="004D2F85"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4D2F85" w:rsidRPr="00486765" w:rsidRDefault="004D2F85"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4D2F85" w:rsidRPr="00486765" w:rsidRDefault="004D2F85"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">
                <v:shape id="_x0000_s1046" type="#_x0000_t75" style="position:absolute;width:2694940;height:1296035;visibility:visible;mso-wrap-style:square">
                  <v:fill o:detectmouseclick="t"/>
                  <v:path o:connecttype="none"/>
                </v:shape>
                <v:rect id="Rectangle 10" o:spid="_x0000_s1047"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4D2F85" w:rsidRPr="00486765" w:rsidRDefault="004D2F85"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4D2F85" w:rsidRPr="00486765" w:rsidRDefault="004D2F85"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4D2F85" w:rsidRPr="00486765" w:rsidRDefault="004D2F85"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790" w:name="_Ref315617863"/>
      <w:bookmarkStart w:id="791"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9</w:t>
      </w:r>
      <w:r w:rsidRPr="00486765">
        <w:rPr>
          <w:sz w:val="16"/>
        </w:rPr>
        <w:fldChar w:fldCharType="end"/>
      </w:r>
      <w:bookmarkEnd w:id="790"/>
      <w:r w:rsidRPr="00486765">
        <w:rPr>
          <w:sz w:val="16"/>
        </w:rPr>
        <w:t>: Reciprocal dependence</w:t>
      </w:r>
      <w:bookmarkEnd w:id="791"/>
      <w:r w:rsidR="0070548A">
        <w:rPr>
          <w:sz w:val="16"/>
        </w:rPr>
        <w:t xml:space="preserve"> and Transitive Dependence</w:t>
      </w:r>
    </w:p>
    <w:p w14:paraId="51FCA7DA" w14:textId="77777777" w:rsidR="00661AA5" w:rsidRPr="00486765" w:rsidRDefault="00661AA5" w:rsidP="00486765">
      <w:pPr>
        <w:rPr>
          <w:sz w:val="22"/>
        </w:rPr>
      </w:pPr>
    </w:p>
    <w:p w14:paraId="0CE1896A" w14:textId="77777777" w:rsidR="0070548A" w:rsidRDefault="0070548A">
      <w:pPr>
        <w:rPr>
          <w:sz w:val="22"/>
        </w:rPr>
      </w:pPr>
      <w:r>
        <w:rPr>
          <w:sz w:val="22"/>
        </w:rPr>
        <w:t xml:space="preserve">Another way of formulating this principle is to assert </w:t>
      </w:r>
    </w:p>
    <w:p w14:paraId="076DF86C" w14:textId="37F003AE" w:rsidR="0070548A" w:rsidRDefault="00FE1DA1" w:rsidP="00B6123E">
      <w:pPr>
        <w:pStyle w:val="Specification"/>
        <w:ind w:left="1440"/>
      </w:pPr>
      <w:ins w:id="792" w:author="Jonathan Bona" w:date="2012-05-03T23:22:00Z">
        <w:r w:rsidRPr="00FE1DA1">
          <w:rPr>
            <w:rStyle w:val="Annotation"/>
            <w:rPrChange w:id="793" w:author="Jonathan Bona" w:date="2012-05-03T23:22:00Z">
              <w:rPr>
                <w:smallCaps/>
              </w:rPr>
            </w:rPrChange>
          </w:rPr>
          <w:t>a(s-dependence)[</w:t>
        </w:r>
      </w:ins>
      <w:r w:rsidR="0070548A" w:rsidRPr="00B6123E">
        <w:rPr>
          <w:smallCaps/>
        </w:rPr>
        <w:t>Axiom</w:t>
      </w:r>
      <w:r w:rsidR="0070548A">
        <w:t xml:space="preserve">: </w:t>
      </w:r>
      <w:r w:rsidR="0070548A" w:rsidRPr="00B6123E">
        <w:rPr>
          <w:b/>
        </w:rPr>
        <w:t>s-dependence</w:t>
      </w:r>
      <w:r w:rsidR="0070548A">
        <w:t xml:space="preserve"> is transitive.</w:t>
      </w:r>
      <w:r w:rsidR="00BF5E76">
        <w:t xml:space="preserve"> [114-001]</w:t>
      </w:r>
      <w:ins w:id="794" w:author="Jonathan Bona" w:date="2012-05-03T23:22:00Z">
        <w:r w:rsidRPr="00FE1DA1">
          <w:rPr>
            <w:rStyle w:val="Annotation"/>
            <w:rPrChange w:id="795" w:author="Jonathan Bona" w:date="2012-05-03T23:22:00Z">
              <w:rPr/>
            </w:rPrChange>
          </w:rPr>
          <w:t>]</w:t>
        </w:r>
      </w:ins>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 xml:space="preserve">and similarly there are no roles of qualities; however, </w:t>
      </w:r>
      <w:r w:rsidR="00904EC1" w:rsidRPr="00486765">
        <w:rPr>
          <w:sz w:val="22"/>
        </w:rPr>
        <w:lastRenderedPageBreak/>
        <w:t>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375190B4" w:rsidR="003F3473" w:rsidRPr="00B56876" w:rsidRDefault="00904EC1" w:rsidP="00486765">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r w:rsidR="004C372C" w:rsidRPr="00486765">
        <w:rPr>
          <w:sz w:val="22"/>
        </w:rPr>
        <w:t xml:space="preserve"> </w:t>
      </w:r>
    </w:p>
    <w:p w14:paraId="36D60B90" w14:textId="615E2D30" w:rsidR="003F3473" w:rsidRPr="00B56876" w:rsidRDefault="00F27363" w:rsidP="00B6123E">
      <w:pPr>
        <w:ind w:left="720"/>
      </w:pPr>
      <w:r w:rsidRPr="00486765">
        <w:rPr>
          <w:rStyle w:val="SpecificationType"/>
          <w:sz w:val="22"/>
        </w:rPr>
        <w:t>Axiom</w:t>
      </w:r>
      <w:r w:rsidRPr="00486765">
        <w:rPr>
          <w:smallCaps/>
          <w:sz w:val="22"/>
        </w:rPr>
        <w:t>:</w:t>
      </w:r>
      <w:r>
        <w:rPr>
          <w:smallCaps/>
          <w:sz w:val="22"/>
        </w:rPr>
        <w:t xml:space="preserve"> </w:t>
      </w:r>
      <w:r w:rsidR="00455895" w:rsidRPr="00B6123E">
        <w:rPr>
          <w:rFonts w:asciiTheme="majorHAnsi" w:hAnsiTheme="majorHAnsi"/>
          <w:sz w:val="22"/>
        </w:rPr>
        <w:t>Qualities of qualities are qualities of the underlying bearer</w:t>
      </w:r>
      <w:r w:rsidR="008212B2">
        <w:rPr>
          <w:rFonts w:asciiTheme="majorHAnsi" w:hAnsiTheme="majorHAnsi"/>
          <w:sz w:val="22"/>
        </w:rPr>
        <w:t>. [115-001]</w:t>
      </w:r>
    </w:p>
    <w:p w14:paraId="37D8411E" w14:textId="05426A37" w:rsidR="008E181C" w:rsidRPr="00486765" w:rsidRDefault="003F3473" w:rsidP="00687850">
      <w:pPr>
        <w:rPr>
          <w:sz w:val="22"/>
        </w:rPr>
      </w:pPr>
      <w:r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77777777" w:rsidR="008E181C" w:rsidRPr="00B56876" w:rsidRDefault="008E181C" w:rsidP="00486765"/>
    <w:p w14:paraId="043D2829" w14:textId="19AED9F8" w:rsidR="004C372C" w:rsidRPr="00B56876" w:rsidRDefault="00FE1DA1" w:rsidP="00486765">
      <w:pPr>
        <w:pStyle w:val="Specification"/>
      </w:pPr>
      <w:ins w:id="796" w:author="Jonathan Bona" w:date="2012-05-03T23:23:00Z">
        <w:r w:rsidRPr="00476F65">
          <w:rPr>
            <w:rStyle w:val="Annotation"/>
          </w:rPr>
          <w:t>a(s-dependence)[</w:t>
        </w:r>
      </w:ins>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ins w:id="797" w:author="phismith" w:date="2012-05-20T11:46:00Z">
        <w:r w:rsidR="00CD73E6" w:rsidRPr="00CD73E6">
          <w:rPr>
            <w:b/>
            <w:sz w:val="22"/>
            <w:rPrChange w:id="798" w:author="phismith" w:date="2012-05-20T11:46:00Z">
              <w:rPr>
                <w:b/>
                <w:i/>
                <w:sz w:val="22"/>
              </w:rPr>
            </w:rPrChange>
          </w:rPr>
          <w:t>at</w:t>
        </w:r>
        <w:r w:rsidR="00CD73E6">
          <w:rPr>
            <w:b/>
            <w:i/>
            <w:sz w:val="22"/>
          </w:rPr>
          <w:t xml:space="preserve"> </w:t>
        </w:r>
        <w:r w:rsidR="00CD73E6" w:rsidRPr="00CD73E6">
          <w:rPr>
            <w:i/>
            <w:sz w:val="22"/>
            <w:rPrChange w:id="799" w:author="phismith" w:date="2012-05-20T11:46:00Z">
              <w:rPr>
                <w:b/>
                <w:i/>
                <w:sz w:val="22"/>
              </w:rPr>
            </w:rPrChange>
          </w:rPr>
          <w:t xml:space="preserve">t </w:t>
        </w:r>
      </w:ins>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ins w:id="800" w:author="phismith" w:date="2012-05-20T11:46:00Z">
        <w:r w:rsidR="00CD73E6" w:rsidRPr="00183905">
          <w:rPr>
            <w:b/>
            <w:sz w:val="22"/>
          </w:rPr>
          <w:t>at</w:t>
        </w:r>
        <w:r w:rsidR="00CD73E6">
          <w:rPr>
            <w:b/>
            <w:i/>
            <w:sz w:val="22"/>
          </w:rPr>
          <w:t xml:space="preserve"> </w:t>
        </w:r>
        <w:r w:rsidR="00CD73E6" w:rsidRPr="00183905">
          <w:rPr>
            <w:i/>
            <w:sz w:val="22"/>
          </w:rPr>
          <w:t xml:space="preserve">t </w:t>
        </w:r>
      </w:ins>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ins w:id="801" w:author="phismith" w:date="2012-05-20T11:46:00Z">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ins>
      <w:r w:rsidR="004C372C" w:rsidRPr="00486765">
        <w:rPr>
          <w:sz w:val="22"/>
        </w:rPr>
        <w:t>.</w:t>
      </w:r>
      <w:r w:rsidR="006D323D">
        <w:rPr>
          <w:sz w:val="22"/>
        </w:rPr>
        <w:t xml:space="preserve"> [054-00</w:t>
      </w:r>
      <w:ins w:id="802" w:author="phismith" w:date="2012-05-20T11:47:00Z">
        <w:r w:rsidR="00CD73E6">
          <w:rPr>
            <w:sz w:val="22"/>
          </w:rPr>
          <w:t>2</w:t>
        </w:r>
      </w:ins>
      <w:del w:id="803" w:author="phismith" w:date="2012-05-20T11:47:00Z">
        <w:r w:rsidR="006D323D" w:rsidDel="00CD73E6">
          <w:rPr>
            <w:sz w:val="22"/>
          </w:rPr>
          <w:delText>1</w:delText>
        </w:r>
      </w:del>
      <w:r w:rsidR="006D323D">
        <w:rPr>
          <w:sz w:val="22"/>
        </w:rPr>
        <w:t>]</w:t>
      </w:r>
      <w:ins w:id="804" w:author="Jonathan Bona" w:date="2012-05-03T23:23:00Z">
        <w:r w:rsidRPr="00FE1DA1">
          <w:rPr>
            <w:rStyle w:val="Annotation"/>
          </w:rPr>
          <w:t xml:space="preserve"> </w:t>
        </w:r>
        <w:r w:rsidRPr="00476F65">
          <w:rPr>
            <w:rStyle w:val="Annotation"/>
          </w:rPr>
          <w:t>]</w:t>
        </w:r>
      </w:ins>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805" w:name="_Toc313270714"/>
      <w:bookmarkStart w:id="806" w:name="_Toc319326120"/>
      <w:r w:rsidRPr="00486765">
        <w:rPr>
          <w:sz w:val="22"/>
        </w:rPr>
        <w:t>2.2.1 Quality</w:t>
      </w:r>
      <w:bookmarkEnd w:id="805"/>
      <w:bookmarkEnd w:id="806"/>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process which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ins w:id="807" w:author="Jonathan Bona" w:date="2012-05-03T23:24:00Z">
        <w:r w:rsidRPr="009F3382">
          <w:rPr>
            <w:rStyle w:val="Annotation"/>
            <w:rPrChange w:id="808" w:author="Jonathan Bona" w:date="2012-05-03T23:24:00Z">
              <w:rPr>
                <w:rStyle w:val="SpecificationType"/>
                <w:sz w:val="22"/>
              </w:rPr>
            </w:rPrChange>
          </w:rPr>
          <w:lastRenderedPageBreak/>
          <w:t>a(quality)[</w:t>
        </w:r>
      </w:ins>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ins w:id="809" w:author="Jonathan Bona" w:date="2012-05-03T23:24:00Z">
        <w:r w:rsidRPr="009F3382">
          <w:rPr>
            <w:rStyle w:val="Annotation"/>
            <w:rPrChange w:id="810" w:author="Jonathan Bona" w:date="2012-05-03T23:24:00Z">
              <w:rPr>
                <w:sz w:val="22"/>
              </w:rPr>
            </w:rPrChange>
          </w:rPr>
          <w:t>]</w:t>
        </w:r>
      </w:ins>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ins w:id="811" w:author="Jonathan Bona" w:date="2012-05-03T23:24:00Z">
        <w:r w:rsidRPr="00476F65">
          <w:rPr>
            <w:rStyle w:val="Annotation"/>
          </w:rPr>
          <w:t>a(quality)[</w:t>
        </w:r>
      </w:ins>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ins w:id="812" w:author="Jonathan Bona" w:date="2012-05-03T23:24:00Z">
        <w:r w:rsidRPr="009F3382">
          <w:rPr>
            <w:rStyle w:val="Annotation"/>
          </w:rPr>
          <w:t xml:space="preserve"> </w:t>
        </w:r>
        <w:r w:rsidRPr="00476F65">
          <w:rPr>
            <w:rStyle w:val="Annotation"/>
          </w:rPr>
          <w:t>]</w:t>
        </w:r>
      </w:ins>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ins w:id="813" w:author="Jonathan Bona" w:date="2012-05-03T23:24:00Z">
        <w:r w:rsidRPr="00476F65">
          <w:rPr>
            <w:rStyle w:val="Annotation"/>
          </w:rPr>
          <w:t>a(quality)[</w:t>
        </w:r>
      </w:ins>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ins w:id="814" w:author="Jonathan Bona" w:date="2012-05-03T23:25:00Z">
        <w:r w:rsidRPr="009F3382">
          <w:rPr>
            <w:rStyle w:val="Annotation"/>
          </w:rPr>
          <w:t xml:space="preserve"> </w:t>
        </w:r>
        <w:r w:rsidRPr="00476F65">
          <w:rPr>
            <w:rStyle w:val="Annotation"/>
          </w:rPr>
          <w:t>]</w:t>
        </w:r>
      </w:ins>
    </w:p>
    <w:p w14:paraId="2782A2D3" w14:textId="77777777" w:rsidR="00C677CC" w:rsidRPr="00486765" w:rsidRDefault="00C677CC" w:rsidP="00486765">
      <w:pPr>
        <w:rPr>
          <w:sz w:val="22"/>
        </w:rPr>
      </w:pPr>
    </w:p>
    <w:p w14:paraId="7C0F941E" w14:textId="6BE66F1A" w:rsidR="00107230" w:rsidRPr="00B23775" w:rsidRDefault="009F3382">
      <w:pPr>
        <w:pStyle w:val="Specification"/>
        <w:rPr>
          <w:sz w:val="22"/>
        </w:rPr>
      </w:pPr>
      <w:ins w:id="815" w:author="Jonathan Bona" w:date="2012-05-03T23:25:00Z">
        <w:r w:rsidRPr="009F3382">
          <w:rPr>
            <w:rStyle w:val="Annotation"/>
            <w:rPrChange w:id="816" w:author="Jonathan Bona" w:date="2012-05-03T23:25:00Z">
              <w:rPr>
                <w:rStyle w:val="SpecificationType"/>
                <w:sz w:val="22"/>
              </w:rPr>
            </w:rPrChange>
          </w:rPr>
          <w:t>a(quality_of)[</w:t>
        </w:r>
      </w:ins>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ins w:id="817" w:author="Jonathan Bona" w:date="2012-05-03T23:25:00Z">
        <w:r w:rsidRPr="009F3382">
          <w:rPr>
            <w:rStyle w:val="Annotation"/>
            <w:rPrChange w:id="818" w:author="Jonathan Bona" w:date="2012-05-03T23:25:00Z">
              <w:rPr>
                <w:sz w:val="22"/>
              </w:rPr>
            </w:rPrChange>
          </w:rPr>
          <w:t>]</w:t>
        </w:r>
      </w:ins>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819" w:name="_Toc313270715"/>
      <w:bookmarkStart w:id="820" w:name="_Toc319326121"/>
      <w:r w:rsidRPr="00486765">
        <w:rPr>
          <w:sz w:val="22"/>
        </w:rPr>
        <w:t>2.2.1.1 Relational quality</w:t>
      </w:r>
      <w:bookmarkEnd w:id="819"/>
      <w:bookmarkEnd w:id="820"/>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B6021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ins w:id="821" w:author="Jonathan Bona" w:date="2012-05-03T23:25:00Z">
        <w:r w:rsidRPr="009F3382">
          <w:rPr>
            <w:rStyle w:val="Annotation"/>
            <w:rPrChange w:id="822" w:author="Jonathan Bona" w:date="2012-05-03T23:26:00Z">
              <w:rPr>
                <w:rStyle w:val="SpecificationType"/>
                <w:sz w:val="22"/>
              </w:rPr>
            </w:rPrChange>
          </w:rPr>
          <w:lastRenderedPageBreak/>
          <w:t>a(relational quality)[</w:t>
        </w:r>
      </w:ins>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ins w:id="823" w:author="Jonathan Bona" w:date="2012-05-03T23:26:00Z">
        <w:r w:rsidRPr="009F3382">
          <w:rPr>
            <w:rStyle w:val="Annotation"/>
            <w:rPrChange w:id="824" w:author="Jonathan Bona" w:date="2012-05-03T23:26:00Z">
              <w:rPr>
                <w:sz w:val="22"/>
              </w:rPr>
            </w:rPrChange>
          </w:rPr>
          <w:t>]</w:t>
        </w:r>
      </w:ins>
    </w:p>
    <w:p w14:paraId="3F5594F2" w14:textId="62E7CB6D" w:rsidR="003E2739" w:rsidRPr="00486765" w:rsidRDefault="009F3382">
      <w:pPr>
        <w:pStyle w:val="Specification"/>
        <w:rPr>
          <w:sz w:val="22"/>
        </w:rPr>
      </w:pPr>
      <w:ins w:id="825" w:author="Jonathan Bona" w:date="2012-05-03T23:26:00Z">
        <w:r w:rsidRPr="00476F65">
          <w:rPr>
            <w:rStyle w:val="Annotation"/>
          </w:rPr>
          <w:t>a(relational quality)[</w:t>
        </w:r>
      </w:ins>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ins w:id="826" w:author="Jonathan Bona" w:date="2012-05-03T23:26:00Z">
        <w:r w:rsidRPr="009F3382">
          <w:rPr>
            <w:rStyle w:val="Annotation"/>
          </w:rPr>
          <w:t xml:space="preserve"> </w:t>
        </w:r>
        <w:r w:rsidRPr="00476F65">
          <w:rPr>
            <w:rStyle w:val="Annotation"/>
          </w:rPr>
          <w:t>]</w:t>
        </w:r>
      </w:ins>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heavier-than …</w:t>
      </w:r>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827" w:name="_Toc313270716"/>
      <w:bookmarkStart w:id="828" w:name="_Toc319326122"/>
      <w:r w:rsidRPr="00486765">
        <w:rPr>
          <w:sz w:val="22"/>
        </w:rPr>
        <w:t>2.2.2 Realizable</w:t>
      </w:r>
      <w:r w:rsidR="00465C17" w:rsidRPr="00486765">
        <w:rPr>
          <w:sz w:val="22"/>
        </w:rPr>
        <w:t xml:space="preserve"> entity</w:t>
      </w:r>
      <w:bookmarkEnd w:id="827"/>
      <w:bookmarkEnd w:id="828"/>
    </w:p>
    <w:p w14:paraId="13D4A90E" w14:textId="78BAD1F4" w:rsidR="00597CDC" w:rsidRPr="00486765" w:rsidRDefault="009F3382" w:rsidP="00486765">
      <w:pPr>
        <w:pStyle w:val="Specification"/>
        <w:rPr>
          <w:sz w:val="18"/>
          <w:szCs w:val="20"/>
        </w:rPr>
      </w:pPr>
      <w:ins w:id="829" w:author="Jonathan Bona" w:date="2012-05-03T23:26:00Z">
        <w:r w:rsidRPr="009F3382">
          <w:rPr>
            <w:rStyle w:val="Annotation"/>
            <w:rPrChange w:id="830" w:author="Jonathan Bona" w:date="2012-05-03T23:26:00Z">
              <w:rPr>
                <w:rStyle w:val="SpecificationType"/>
                <w:sz w:val="22"/>
              </w:rPr>
            </w:rPrChange>
          </w:rPr>
          <w:t>a(realizable entity)[</w:t>
        </w:r>
      </w:ins>
      <w:r w:rsidR="00236D40" w:rsidRPr="00486765">
        <w:rPr>
          <w:rStyle w:val="SpecificationType"/>
          <w:sz w:val="22"/>
        </w:rPr>
        <w:t>Elucidation</w:t>
      </w:r>
      <w:r w:rsidR="00236D40"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ins w:id="831" w:author="Jonathan Bona" w:date="2012-05-03T23:26:00Z">
        <w:r w:rsidRPr="009F3382">
          <w:rPr>
            <w:rStyle w:val="Annotation"/>
            <w:rPrChange w:id="832" w:author="Jonathan Bona" w:date="2012-05-03T23:26:00Z">
              <w:rPr>
                <w:sz w:val="22"/>
              </w:rPr>
            </w:rPrChange>
          </w:rPr>
          <w:t>]</w:t>
        </w:r>
      </w:ins>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ins w:id="833" w:author="Jonathan Bona" w:date="2012-05-03T23:26:00Z">
        <w:r w:rsidRPr="00476F65">
          <w:rPr>
            <w:rStyle w:val="Annotation"/>
          </w:rPr>
          <w:t>a(realizable entity)[</w:t>
        </w:r>
      </w:ins>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ins w:id="834" w:author="Jonathan Bona" w:date="2012-05-03T23:26:00Z">
        <w:r w:rsidR="00AD710F" w:rsidRPr="00AD710F">
          <w:rPr>
            <w:rStyle w:val="Annotation"/>
            <w:rPrChange w:id="835" w:author="Jonathan Bona" w:date="2012-05-03T23:27:00Z">
              <w:rPr>
                <w:sz w:val="22"/>
              </w:rPr>
            </w:rPrChange>
          </w:rPr>
          <w:t>]</w:t>
        </w:r>
      </w:ins>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836" w:name="_Toc313270717"/>
      <w:bookmarkStart w:id="837" w:name="_Toc319326123"/>
      <w:r w:rsidRPr="00486765">
        <w:rPr>
          <w:sz w:val="24"/>
        </w:rPr>
        <w:t>Relation of realization</w:t>
      </w:r>
      <w:bookmarkEnd w:id="836"/>
      <w:bookmarkEnd w:id="837"/>
    </w:p>
    <w:p w14:paraId="419BCE6B" w14:textId="77777777" w:rsidR="007A4DDC" w:rsidRPr="00486765" w:rsidRDefault="007A4DDC" w:rsidP="00486765">
      <w:pPr>
        <w:rPr>
          <w:sz w:val="22"/>
        </w:rPr>
      </w:pPr>
    </w:p>
    <w:p w14:paraId="114AB3C5" w14:textId="777F5793" w:rsidR="000E0D58" w:rsidRPr="00486765" w:rsidRDefault="008903D0" w:rsidP="00486765">
      <w:pPr>
        <w:pStyle w:val="Specification"/>
        <w:rPr>
          <w:sz w:val="22"/>
        </w:rPr>
      </w:pPr>
      <w:ins w:id="838" w:author="Jonathan Bona" w:date="2012-05-03T23:29:00Z">
        <w:r w:rsidRPr="008903D0">
          <w:rPr>
            <w:rStyle w:val="Annotation"/>
            <w:rPrChange w:id="839" w:author="Jonathan Bona" w:date="2012-05-03T23:29:00Z">
              <w:rPr>
                <w:rStyle w:val="SpecificationType"/>
                <w:sz w:val="22"/>
              </w:rPr>
            </w:rPrChange>
          </w:rPr>
          <w:lastRenderedPageBreak/>
          <w:t>a(realization)[</w:t>
        </w:r>
      </w:ins>
      <w:r w:rsidR="00236D40" w:rsidRPr="00486765">
        <w:rPr>
          <w:rStyle w:val="SpecificationType"/>
          <w:sz w:val="22"/>
        </w:rPr>
        <w:t>Elucidation</w:t>
      </w:r>
      <w:r w:rsidR="00236D40"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6B4F93D7" w:rsidR="00C71ED4" w:rsidRPr="00486765" w:rsidRDefault="000E0D58">
      <w:pPr>
        <w:pStyle w:val="Specification"/>
        <w:ind w:left="1440"/>
        <w:rPr>
          <w:sz w:val="22"/>
        </w:rPr>
      </w:pPr>
      <w:r w:rsidRPr="00486765">
        <w:rPr>
          <w:sz w:val="22"/>
        </w:rPr>
        <w:t xml:space="preserve">&amp; the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ins w:id="840" w:author="Jonathan Bona" w:date="2012-05-03T23:29:00Z">
        <w:r w:rsidR="008903D0" w:rsidRPr="008903D0">
          <w:rPr>
            <w:rStyle w:val="Annotation"/>
            <w:rPrChange w:id="841" w:author="Jonathan Bona" w:date="2012-05-03T23:29:00Z">
              <w:rPr>
                <w:sz w:val="22"/>
              </w:rPr>
            </w:rPrChange>
          </w:rPr>
          <w:t>]</w:t>
        </w:r>
      </w:ins>
    </w:p>
    <w:p w14:paraId="58B977C5" w14:textId="3AEFF39B" w:rsidR="00C71ED4" w:rsidRPr="00B56876" w:rsidRDefault="008903D0" w:rsidP="00486765">
      <w:pPr>
        <w:pStyle w:val="Specification"/>
      </w:pPr>
      <w:ins w:id="842" w:author="Jonathan Bona" w:date="2012-05-03T23:30:00Z">
        <w:r w:rsidRPr="00476F65">
          <w:rPr>
            <w:rStyle w:val="Annotation"/>
          </w:rPr>
          <w:t>a(realization)[</w:t>
        </w:r>
      </w:ins>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ins w:id="843" w:author="Jonathan Bona" w:date="2012-05-03T23:30:00Z">
        <w:r w:rsidRPr="008903D0">
          <w:rPr>
            <w:rStyle w:val="Annotation"/>
          </w:rPr>
          <w:t xml:space="preserve"> </w:t>
        </w:r>
        <w:r w:rsidRPr="00476F65">
          <w:rPr>
            <w:rStyle w:val="Annotation"/>
          </w:rPr>
          <w:t>]</w:t>
        </w:r>
      </w:ins>
    </w:p>
    <w:p w14:paraId="1593E121" w14:textId="098B6E28" w:rsidR="00687850" w:rsidRPr="00486765" w:rsidRDefault="008903D0" w:rsidP="00687850">
      <w:pPr>
        <w:pStyle w:val="Specification"/>
        <w:rPr>
          <w:sz w:val="22"/>
        </w:rPr>
      </w:pPr>
      <w:ins w:id="844" w:author="Jonathan Bona" w:date="2012-05-03T23:30:00Z">
        <w:r w:rsidRPr="00476F65">
          <w:rPr>
            <w:rStyle w:val="Annotation"/>
          </w:rPr>
          <w:t>a(realization)[</w:t>
        </w:r>
      </w:ins>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ins w:id="845" w:author="Jonathan Bona" w:date="2012-05-03T23:30:00Z">
        <w:r w:rsidRPr="008903D0">
          <w:rPr>
            <w:rStyle w:val="Annotation"/>
          </w:rPr>
          <w:t xml:space="preserve"> </w:t>
        </w:r>
        <w:r w:rsidRPr="00476F65">
          <w:rPr>
            <w:rStyle w:val="Annotation"/>
          </w:rPr>
          <w:t>]</w:t>
        </w:r>
      </w:ins>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B6021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B6021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846" w:name="_Toc313270718"/>
      <w:r w:rsidRPr="00486765">
        <w:rPr>
          <w:b/>
          <w:sz w:val="22"/>
        </w:rPr>
        <w:t>Role (Externally-Grounded Realizable</w:t>
      </w:r>
      <w:r w:rsidR="00465C17" w:rsidRPr="00486765">
        <w:rPr>
          <w:b/>
          <w:sz w:val="22"/>
        </w:rPr>
        <w:t xml:space="preserve"> entity</w:t>
      </w:r>
      <w:r w:rsidRPr="00486765">
        <w:rPr>
          <w:b/>
          <w:sz w:val="22"/>
        </w:rPr>
        <w:t>)</w:t>
      </w:r>
      <w:bookmarkEnd w:id="846"/>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ins w:id="847" w:author="Jonathan Bona" w:date="2012-05-03T23:30:00Z">
        <w:r w:rsidRPr="0099564E">
          <w:rPr>
            <w:rStyle w:val="Annotation"/>
            <w:rPrChange w:id="848" w:author="Jonathan Bona" w:date="2012-05-03T23:30:00Z">
              <w:rPr>
                <w:rStyle w:val="SpecificationType"/>
                <w:sz w:val="22"/>
              </w:rPr>
            </w:rPrChange>
          </w:rPr>
          <w:t>a(role)[</w:t>
        </w:r>
      </w:ins>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r>
        <w:rPr>
          <w:i/>
          <w:sz w:val="22"/>
        </w:rPr>
        <w:t xml:space="preserve">a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ins w:id="849" w:author="Jonathan Bona" w:date="2012-05-03T23:30:00Z">
        <w:r w:rsidR="0099564E" w:rsidRPr="0099564E">
          <w:rPr>
            <w:rStyle w:val="Annotation"/>
            <w:rPrChange w:id="850" w:author="Jonathan Bona" w:date="2012-05-03T23:30:00Z">
              <w:rPr>
                <w:sz w:val="22"/>
              </w:rPr>
            </w:rPrChange>
          </w:rPr>
          <w:t>]</w:t>
        </w:r>
      </w:ins>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ins w:id="851" w:author="Jonathan Bona" w:date="2012-05-03T23:31:00Z">
        <w:r w:rsidRPr="00476F65">
          <w:rPr>
            <w:rStyle w:val="Annotation"/>
          </w:rPr>
          <w:t>a</w:t>
        </w:r>
      </w:ins>
      <w:ins w:id="852" w:author="Jonathan Bona" w:date="2012-05-04T14:41:00Z">
        <w:r w:rsidR="003E647D">
          <w:rPr>
            <w:rStyle w:val="Annotation"/>
          </w:rPr>
          <w:t>s</w:t>
        </w:r>
      </w:ins>
      <w:ins w:id="853" w:author="Jonathan Bona" w:date="2012-05-03T23:31:00Z">
        <w:r w:rsidRPr="00476F65">
          <w:rPr>
            <w:rStyle w:val="Annotation"/>
          </w:rPr>
          <w:t>(role)[</w:t>
        </w:r>
      </w:ins>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r w:rsidRPr="00486765">
        <w:rPr>
          <w:sz w:val="22"/>
        </w:rPr>
        <w:lastRenderedPageBreak/>
        <w:t xml:space="preserve">the priest role </w:t>
      </w:r>
      <w:ins w:id="854" w:author="Jonathan Bona" w:date="2012-05-04T14:41:00Z">
        <w:r w:rsidR="003E647D" w:rsidRPr="003E647D">
          <w:rPr>
            <w:rStyle w:val="Annotation"/>
            <w:rPrChange w:id="855" w:author="Jonathan Bona" w:date="2012-05-04T14:41:00Z">
              <w:rPr>
                <w:sz w:val="22"/>
              </w:rPr>
            </w:rPrChange>
          </w:rPr>
          <w:t>\</w:t>
        </w:r>
      </w:ins>
    </w:p>
    <w:p w14:paraId="72395493" w14:textId="4D83D62F" w:rsidR="00BC4A0D" w:rsidRPr="00486765" w:rsidRDefault="00BC4A0D" w:rsidP="006C702A">
      <w:pPr>
        <w:pStyle w:val="Specification"/>
        <w:numPr>
          <w:ilvl w:val="0"/>
          <w:numId w:val="18"/>
        </w:numPr>
        <w:rPr>
          <w:sz w:val="22"/>
        </w:rPr>
      </w:pPr>
      <w:r w:rsidRPr="00486765">
        <w:rPr>
          <w:sz w:val="22"/>
        </w:rPr>
        <w:t>the student role</w:t>
      </w:r>
      <w:ins w:id="856" w:author="Jonathan Bona" w:date="2012-05-04T14:41:00Z">
        <w:r w:rsidR="003E647D" w:rsidRPr="007539EB">
          <w:rPr>
            <w:rStyle w:val="Annotation"/>
          </w:rPr>
          <w:t>\</w:t>
        </w:r>
      </w:ins>
    </w:p>
    <w:p w14:paraId="1C6E75F4" w14:textId="55BCACF4" w:rsidR="00BC4A0D" w:rsidRPr="00486765" w:rsidRDefault="00BC4A0D" w:rsidP="006C702A">
      <w:pPr>
        <w:pStyle w:val="Specification"/>
        <w:numPr>
          <w:ilvl w:val="0"/>
          <w:numId w:val="18"/>
        </w:numPr>
        <w:rPr>
          <w:sz w:val="22"/>
        </w:rPr>
      </w:pPr>
      <w:r w:rsidRPr="00486765">
        <w:rPr>
          <w:sz w:val="22"/>
        </w:rPr>
        <w:t>the role of subject in a clinical trial</w:t>
      </w:r>
      <w:ins w:id="857" w:author="Jonathan Bona" w:date="2012-05-04T14:41:00Z">
        <w:r w:rsidR="003E647D" w:rsidRPr="007539EB">
          <w:rPr>
            <w:rStyle w:val="Annotation"/>
          </w:rPr>
          <w:t>\</w:t>
        </w:r>
      </w:ins>
    </w:p>
    <w:p w14:paraId="54AFD081" w14:textId="4243EB5A" w:rsidR="00BC4A0D" w:rsidRDefault="00BC4A0D" w:rsidP="006C702A">
      <w:pPr>
        <w:pStyle w:val="Specification"/>
        <w:numPr>
          <w:ilvl w:val="0"/>
          <w:numId w:val="18"/>
        </w:numPr>
        <w:rPr>
          <w:sz w:val="22"/>
        </w:rPr>
      </w:pPr>
      <w:r w:rsidRPr="00486765">
        <w:rPr>
          <w:sz w:val="22"/>
        </w:rPr>
        <w:t>the role of a stone in marking a boundary</w:t>
      </w:r>
      <w:ins w:id="858" w:author="Jonathan Bona" w:date="2012-05-04T14:41:00Z">
        <w:r w:rsidR="003E647D" w:rsidRPr="007539EB">
          <w:rPr>
            <w:rStyle w:val="Annotation"/>
          </w:rPr>
          <w:t>\</w:t>
        </w:r>
      </w:ins>
    </w:p>
    <w:p w14:paraId="070493A3" w14:textId="42BBCFF6" w:rsidR="00747D64" w:rsidRPr="00486765" w:rsidRDefault="00747D64" w:rsidP="006C702A">
      <w:pPr>
        <w:pStyle w:val="Specification"/>
        <w:numPr>
          <w:ilvl w:val="0"/>
          <w:numId w:val="18"/>
        </w:numPr>
        <w:rPr>
          <w:sz w:val="22"/>
        </w:rPr>
      </w:pPr>
      <w:r>
        <w:rPr>
          <w:sz w:val="22"/>
        </w:rPr>
        <w:t>the role of a building in serving as a military target</w:t>
      </w:r>
      <w:ins w:id="859" w:author="Jonathan Bona" w:date="2012-05-03T23:31:00Z">
        <w:r w:rsidR="0099564E" w:rsidRPr="0099564E">
          <w:rPr>
            <w:rStyle w:val="Annotation"/>
            <w:rPrChange w:id="860" w:author="Jonathan Bona" w:date="2012-05-03T23:31:00Z">
              <w:rPr>
                <w:sz w:val="22"/>
              </w:rPr>
            </w:rPrChange>
          </w:rPr>
          <w:t>]</w:t>
        </w:r>
      </w:ins>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C702A">
      <w:pPr>
        <w:pStyle w:val="Heading4"/>
        <w:numPr>
          <w:ilvl w:val="3"/>
          <w:numId w:val="1"/>
        </w:numPr>
        <w:rPr>
          <w:sz w:val="22"/>
        </w:rPr>
      </w:pPr>
      <w:bookmarkStart w:id="861" w:name="_Toc313270719"/>
      <w:r w:rsidRPr="00486765">
        <w:rPr>
          <w:sz w:val="22"/>
        </w:rPr>
        <w:t xml:space="preserve"> </w:t>
      </w:r>
      <w:bookmarkStart w:id="862"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861"/>
      <w:bookmarkEnd w:id="862"/>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ins w:id="863" w:author="Jonathan Bona" w:date="2012-05-03T23:32:00Z">
        <w:r w:rsidRPr="00F15BDE">
          <w:rPr>
            <w:rStyle w:val="Annotation"/>
            <w:rPrChange w:id="864" w:author="Jonathan Bona" w:date="2012-05-03T23:32:00Z">
              <w:rPr>
                <w:rStyle w:val="SpecificationType"/>
                <w:sz w:val="22"/>
              </w:rPr>
            </w:rPrChange>
          </w:rPr>
          <w:lastRenderedPageBreak/>
          <w:t>a(disposition)[</w:t>
        </w:r>
      </w:ins>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r>
        <w:rPr>
          <w:i/>
          <w:sz w:val="22"/>
        </w:rPr>
        <w:t xml:space="preserve">a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r w:rsidRPr="00B23775">
        <w:rPr>
          <w:sz w:val="22"/>
        </w:rPr>
        <w:t>a</w:t>
      </w:r>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r w:rsidR="00D871F1" w:rsidRPr="00486765">
        <w:rPr>
          <w:sz w:val="22"/>
        </w:rPr>
        <w:t>this realization occurs in virtue of the bearer’s physical make-up.</w:t>
      </w:r>
      <w:r w:rsidR="006D323D">
        <w:rPr>
          <w:sz w:val="22"/>
        </w:rPr>
        <w:t xml:space="preserve"> [062-001]</w:t>
      </w:r>
      <w:ins w:id="865" w:author="Jonathan Bona" w:date="2012-05-03T23:32:00Z">
        <w:r w:rsidR="00F15BDE" w:rsidRPr="00F15BDE">
          <w:rPr>
            <w:rStyle w:val="Annotation"/>
            <w:rPrChange w:id="866" w:author="Jonathan Bona" w:date="2012-05-03T23:33:00Z">
              <w:rPr>
                <w:sz w:val="22"/>
              </w:rPr>
            </w:rPrChange>
          </w:rPr>
          <w:t>]</w:t>
        </w:r>
      </w:ins>
    </w:p>
    <w:p w14:paraId="52DD0EC8" w14:textId="1A8FD8A4" w:rsidR="00760F91" w:rsidRPr="00486765" w:rsidRDefault="00F15BDE">
      <w:pPr>
        <w:pStyle w:val="Specification"/>
        <w:rPr>
          <w:sz w:val="22"/>
        </w:rPr>
      </w:pPr>
      <w:ins w:id="867" w:author="Jonathan Bona" w:date="2012-05-03T23:33:00Z">
        <w:r w:rsidRPr="00476F65">
          <w:rPr>
            <w:rStyle w:val="Annotation"/>
          </w:rPr>
          <w:t>a</w:t>
        </w:r>
      </w:ins>
      <w:ins w:id="868" w:author="Jonathan Bona" w:date="2012-05-04T14:42:00Z">
        <w:r w:rsidR="003E647D">
          <w:rPr>
            <w:rStyle w:val="Annotation"/>
          </w:rPr>
          <w:t>s</w:t>
        </w:r>
      </w:ins>
      <w:ins w:id="869" w:author="Jonathan Bona" w:date="2012-05-03T23:33:00Z">
        <w:r w:rsidRPr="00476F65">
          <w:rPr>
            <w:rStyle w:val="Annotation"/>
          </w:rPr>
          <w:t>(disposition)[</w:t>
        </w:r>
      </w:ins>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r w:rsidRPr="00486765">
        <w:rPr>
          <w:sz w:val="22"/>
        </w:rPr>
        <w:t>an atom of element X has the disposition to decay</w:t>
      </w:r>
      <w:r w:rsidR="000D245E" w:rsidRPr="00486765">
        <w:rPr>
          <w:sz w:val="22"/>
        </w:rPr>
        <w:t xml:space="preserve"> to an atom of element Y</w:t>
      </w:r>
      <w:ins w:id="870" w:author="Jonathan Bona" w:date="2012-05-04T14:42:00Z">
        <w:r w:rsidR="003E647D" w:rsidRPr="003E647D">
          <w:rPr>
            <w:rStyle w:val="Annotation"/>
            <w:rPrChange w:id="871" w:author="Jonathan Bona" w:date="2012-05-04T14:42:00Z">
              <w:rPr>
                <w:sz w:val="22"/>
              </w:rPr>
            </w:rPrChange>
          </w:rPr>
          <w:t>\</w:t>
        </w:r>
      </w:ins>
    </w:p>
    <w:p w14:paraId="0A473BBC" w14:textId="4FB32970" w:rsidR="00760F91" w:rsidRPr="00486765" w:rsidRDefault="00760F91" w:rsidP="006C702A">
      <w:pPr>
        <w:pStyle w:val="Specification"/>
        <w:numPr>
          <w:ilvl w:val="0"/>
          <w:numId w:val="17"/>
        </w:numPr>
        <w:rPr>
          <w:sz w:val="22"/>
        </w:rPr>
      </w:pPr>
      <w:r w:rsidRPr="00486765">
        <w:rPr>
          <w:sz w:val="22"/>
        </w:rPr>
        <w:t>the cell wall is disposed to filter chemical</w:t>
      </w:r>
      <w:r w:rsidR="000D245E" w:rsidRPr="00486765">
        <w:rPr>
          <w:sz w:val="22"/>
        </w:rPr>
        <w:t>s in endocitosis and exocitosis</w:t>
      </w:r>
      <w:ins w:id="872" w:author="Jonathan Bona" w:date="2012-05-04T14:42:00Z">
        <w:r w:rsidR="003E647D" w:rsidRPr="007539EB">
          <w:rPr>
            <w:rStyle w:val="Annotation"/>
          </w:rPr>
          <w:t>\</w:t>
        </w:r>
      </w:ins>
    </w:p>
    <w:p w14:paraId="69CB4C73" w14:textId="27499F35" w:rsidR="00760F91" w:rsidRPr="00486765" w:rsidRDefault="00760F91" w:rsidP="006C702A">
      <w:pPr>
        <w:pStyle w:val="Specification"/>
        <w:numPr>
          <w:ilvl w:val="0"/>
          <w:numId w:val="17"/>
        </w:numPr>
        <w:rPr>
          <w:sz w:val="22"/>
        </w:rPr>
      </w:pPr>
      <w:r w:rsidRPr="00486765">
        <w:rPr>
          <w:sz w:val="22"/>
        </w:rPr>
        <w:t xml:space="preserve">certain people have a </w:t>
      </w:r>
      <w:r w:rsidR="007325BB" w:rsidRPr="00486765">
        <w:rPr>
          <w:sz w:val="22"/>
        </w:rPr>
        <w:t>pre</w:t>
      </w:r>
      <w:r w:rsidRPr="00486765">
        <w:rPr>
          <w:sz w:val="22"/>
        </w:rPr>
        <w:t>disposition to colon cancer</w:t>
      </w:r>
      <w:ins w:id="873" w:author="Jonathan Bona" w:date="2012-05-04T14:42:00Z">
        <w:r w:rsidR="003E647D" w:rsidRPr="007539EB">
          <w:rPr>
            <w:rStyle w:val="Annotation"/>
          </w:rPr>
          <w:t>\</w:t>
        </w:r>
      </w:ins>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ins w:id="874" w:author="Jonathan Bona" w:date="2012-05-03T23:33:00Z">
        <w:r w:rsidR="00F15BDE" w:rsidRPr="00F15BDE">
          <w:rPr>
            <w:rStyle w:val="Annotation"/>
            <w:rPrChange w:id="875" w:author="Jonathan Bona" w:date="2012-05-03T23:33:00Z">
              <w:rPr>
                <w:sz w:val="22"/>
              </w:rPr>
            </w:rPrChange>
          </w:rPr>
          <w:t>]</w:t>
        </w:r>
      </w:ins>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00489912" w:rsidR="00FB0792" w:rsidRPr="00B23775" w:rsidRDefault="00F32564" w:rsidP="00486765">
      <w:pPr>
        <w:pStyle w:val="Specification"/>
      </w:pPr>
      <w:ins w:id="876" w:author="Jonathan Bona" w:date="2012-05-04T14:44:00Z">
        <w:r w:rsidRPr="00F32564">
          <w:rPr>
            <w:rStyle w:val="Annotation"/>
            <w:rPrChange w:id="877" w:author="Jonathan Bona" w:date="2012-05-04T14:45:00Z">
              <w:rPr>
                <w:rStyle w:val="SpecificationType"/>
              </w:rPr>
            </w:rPrChange>
          </w:rPr>
          <w:t>a(disposition)[</w:t>
        </w:r>
      </w:ins>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del w:id="878" w:author="phismith" w:date="2012-05-20T11:47:00Z">
        <w:r w:rsidR="00FB0792" w:rsidRPr="00486765" w:rsidDel="00CD73E6">
          <w:rPr>
            <w:sz w:val="22"/>
          </w:rPr>
          <w:delText xml:space="preserve">then </w:delText>
        </w:r>
      </w:del>
      <w:ins w:id="879" w:author="phismith" w:date="2012-05-20T11:47:00Z">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CD73E6">
          <w:rPr>
            <w:sz w:val="22"/>
            <w:rPrChange w:id="880" w:author="phismith" w:date="2012-05-20T11:47:00Z">
              <w:rPr>
                <w:i/>
                <w:sz w:val="22"/>
              </w:rPr>
            </w:rPrChange>
          </w:rPr>
          <w:t>exists,</w:t>
        </w:r>
        <w:r w:rsidR="00CD73E6">
          <w:rPr>
            <w:i/>
            <w:sz w:val="22"/>
          </w:rPr>
          <w:t xml:space="preserve"> </w:t>
        </w:r>
      </w:ins>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ins w:id="881" w:author="phismith" w:date="2012-05-20T11:47:00Z">
        <w:r w:rsidR="00CD73E6">
          <w:rPr>
            <w:i/>
            <w:sz w:val="22"/>
          </w:rPr>
          <w:t xml:space="preserve"> </w:t>
        </w:r>
        <w:r w:rsidR="00CD73E6">
          <w:rPr>
            <w:b/>
            <w:sz w:val="22"/>
          </w:rPr>
          <w:t xml:space="preserve">at </w:t>
        </w:r>
        <w:r w:rsidR="00CD73E6" w:rsidRPr="00CD73E6">
          <w:rPr>
            <w:i/>
            <w:sz w:val="22"/>
            <w:rPrChange w:id="882" w:author="phismith" w:date="2012-05-20T11:47:00Z">
              <w:rPr>
                <w:b/>
                <w:i/>
                <w:sz w:val="22"/>
              </w:rPr>
            </w:rPrChange>
          </w:rPr>
          <w:t>t</w:t>
        </w:r>
      </w:ins>
      <w:r w:rsidR="00FB0792" w:rsidRPr="00486765">
        <w:rPr>
          <w:i/>
          <w:sz w:val="22"/>
        </w:rPr>
        <w:t>.</w:t>
      </w:r>
      <w:r w:rsidR="006D323D">
        <w:rPr>
          <w:sz w:val="22"/>
        </w:rPr>
        <w:t xml:space="preserve"> [063-001]</w:t>
      </w:r>
      <w:ins w:id="883" w:author="Jonathan Bona" w:date="2012-05-04T14:45:00Z">
        <w:r w:rsidRPr="00F32564">
          <w:rPr>
            <w:rStyle w:val="Annotation"/>
            <w:rPrChange w:id="884" w:author="Jonathan Bona" w:date="2012-05-04T14:45:00Z">
              <w:rPr>
                <w:sz w:val="22"/>
              </w:rPr>
            </w:rPrChange>
          </w:rPr>
          <w:t>]</w:t>
        </w:r>
      </w:ins>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lastRenderedPageBreak/>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B6021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C702A">
      <w:pPr>
        <w:pStyle w:val="Heading4"/>
        <w:numPr>
          <w:ilvl w:val="3"/>
          <w:numId w:val="1"/>
        </w:numPr>
        <w:rPr>
          <w:sz w:val="22"/>
        </w:rPr>
      </w:pPr>
      <w:r w:rsidRPr="00486765">
        <w:rPr>
          <w:sz w:val="22"/>
        </w:rPr>
        <w:t xml:space="preserve"> </w:t>
      </w:r>
      <w:bookmarkStart w:id="885" w:name="_Toc313270720"/>
      <w:bookmarkStart w:id="886" w:name="_Toc319326125"/>
      <w:r w:rsidR="00760F91" w:rsidRPr="00486765">
        <w:rPr>
          <w:sz w:val="22"/>
        </w:rPr>
        <w:t>Function</w:t>
      </w:r>
      <w:bookmarkEnd w:id="885"/>
      <w:bookmarkEnd w:id="886"/>
    </w:p>
    <w:p w14:paraId="378FC430" w14:textId="77777777" w:rsidR="0046137A" w:rsidRPr="00486765" w:rsidRDefault="0046137A" w:rsidP="00486765">
      <w:pPr>
        <w:pStyle w:val="Specification"/>
        <w:rPr>
          <w:rStyle w:val="SpecificationType"/>
          <w:sz w:val="22"/>
        </w:rPr>
      </w:pPr>
    </w:p>
    <w:p w14:paraId="7F21FE6A" w14:textId="5C50199E" w:rsidR="00BC4A0D" w:rsidRDefault="00D63A35" w:rsidP="00486765">
      <w:pPr>
        <w:pStyle w:val="Specification"/>
        <w:rPr>
          <w:ins w:id="887" w:author="Jonathan Bona" w:date="2012-05-04T14:53:00Z"/>
          <w:sz w:val="22"/>
        </w:rPr>
      </w:pPr>
      <w:ins w:id="888" w:author="Jonathan Bona" w:date="2012-05-04T14:53:00Z">
        <w:r w:rsidRPr="00D63A35">
          <w:rPr>
            <w:rStyle w:val="Annotation"/>
            <w:rPrChange w:id="889" w:author="Jonathan Bona" w:date="2012-05-04T14:53:00Z">
              <w:rPr>
                <w:rStyle w:val="SpecificationType"/>
                <w:sz w:val="22"/>
              </w:rPr>
            </w:rPrChange>
          </w:rPr>
          <w:t>a(function)[</w:t>
        </w:r>
      </w:ins>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ins w:id="890" w:author="Jonathan Bona" w:date="2012-05-04T14:53:00Z">
        <w:r w:rsidRPr="00D63A35">
          <w:rPr>
            <w:rStyle w:val="Annotation"/>
            <w:rPrChange w:id="891" w:author="Jonathan Bona" w:date="2012-05-04T14:53:00Z">
              <w:rPr>
                <w:sz w:val="22"/>
              </w:rPr>
            </w:rPrChange>
          </w:rPr>
          <w:t>]</w:t>
        </w:r>
      </w:ins>
    </w:p>
    <w:p w14:paraId="5E095948" w14:textId="36BD147B" w:rsidR="00D63A35" w:rsidRPr="00B56876" w:rsidRDefault="00D63A35" w:rsidP="00486765">
      <w:pPr>
        <w:pStyle w:val="Specification"/>
      </w:pPr>
      <w:ins w:id="892" w:author="Jonathan Bona" w:date="2012-05-04T14:53:00Z">
        <w:r w:rsidRPr="007539EB">
          <w:rPr>
            <w:rStyle w:val="Annotation"/>
          </w:rPr>
          <w:t>a</w:t>
        </w:r>
        <w:r>
          <w:rPr>
            <w:rStyle w:val="Annotation"/>
          </w:rPr>
          <w:t>s</w:t>
        </w:r>
        <w:r w:rsidRPr="007539EB">
          <w:rPr>
            <w:rStyle w:val="Annotation"/>
          </w:rPr>
          <w:t>(function)[</w:t>
        </w:r>
        <w:r>
          <w:rPr>
            <w:rStyle w:val="SpecificationType"/>
            <w:sz w:val="22"/>
          </w:rPr>
          <w:t>Examples:</w:t>
        </w:r>
      </w:ins>
    </w:p>
    <w:p w14:paraId="4290787D" w14:textId="77777777" w:rsidR="00760F91" w:rsidRPr="00486765" w:rsidRDefault="00760F91" w:rsidP="006C702A">
      <w:pPr>
        <w:pStyle w:val="Specification"/>
        <w:numPr>
          <w:ilvl w:val="0"/>
          <w:numId w:val="16"/>
        </w:numPr>
        <w:rPr>
          <w:sz w:val="22"/>
        </w:rPr>
      </w:pPr>
      <w:r w:rsidRPr="00486765">
        <w:rPr>
          <w:sz w:val="22"/>
        </w:rPr>
        <w:t xml:space="preserve">the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r w:rsidRPr="00486765">
        <w:rPr>
          <w:sz w:val="22"/>
        </w:rPr>
        <w:t>the function of a hammer to drive in nails</w:t>
      </w:r>
    </w:p>
    <w:p w14:paraId="19ED3F57" w14:textId="0EC77872" w:rsidR="00760F91" w:rsidRPr="00486765" w:rsidRDefault="00760F91" w:rsidP="006C702A">
      <w:pPr>
        <w:pStyle w:val="Specification"/>
        <w:numPr>
          <w:ilvl w:val="0"/>
          <w:numId w:val="16"/>
        </w:numPr>
        <w:rPr>
          <w:sz w:val="22"/>
        </w:rPr>
      </w:pPr>
      <w:r w:rsidRPr="00486765">
        <w:rPr>
          <w:sz w:val="22"/>
        </w:rPr>
        <w:t>the function of a heart pacemaker to regulate the beating</w:t>
      </w:r>
      <w:r w:rsidR="00A608AD" w:rsidRPr="00486765">
        <w:rPr>
          <w:sz w:val="22"/>
        </w:rPr>
        <w:t xml:space="preserve"> of a heart through electricity</w:t>
      </w:r>
      <w:ins w:id="893" w:author="Jonathan Bona" w:date="2012-05-04T14:54:00Z">
        <w:r w:rsidR="00D63A35" w:rsidRPr="00D63A35">
          <w:rPr>
            <w:rStyle w:val="Annotation"/>
            <w:rPrChange w:id="894" w:author="Jonathan Bona" w:date="2012-05-04T14:54:00Z">
              <w:rPr>
                <w:sz w:val="22"/>
              </w:rPr>
            </w:rPrChange>
          </w:rPr>
          <w:t>]</w:t>
        </w:r>
      </w:ins>
    </w:p>
    <w:p w14:paraId="21663444" w14:textId="77777777" w:rsidR="0046137A" w:rsidRPr="00B56876" w:rsidRDefault="0046137A" w:rsidP="00486765"/>
    <w:p w14:paraId="3DA399F0" w14:textId="208FD7B0" w:rsidR="00760F91" w:rsidRPr="00B56876" w:rsidRDefault="00760F91" w:rsidP="00486765">
      <w:r w:rsidRPr="00486765">
        <w:rPr>
          <w:sz w:val="22"/>
        </w:rPr>
        <w:lastRenderedPageBreak/>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41C1550F" w:rsidR="00CD7D2D" w:rsidRPr="00B23775" w:rsidRDefault="00D63A35" w:rsidP="00486765">
      <w:pPr>
        <w:pStyle w:val="Specification"/>
        <w:rPr>
          <w:sz w:val="22"/>
        </w:rPr>
      </w:pPr>
      <w:ins w:id="895" w:author="Jonathan Bona" w:date="2012-05-04T14:55:00Z">
        <w:r w:rsidRPr="00D63A35">
          <w:rPr>
            <w:rStyle w:val="Annotation"/>
            <w:rPrChange w:id="896" w:author="Jonathan Bona" w:date="2012-05-04T14:55:00Z">
              <w:rPr>
                <w:rStyle w:val="SpecificationType"/>
                <w:sz w:val="22"/>
              </w:rPr>
            </w:rPrChange>
          </w:rPr>
          <w:t>a(</w:t>
        </w:r>
      </w:ins>
      <w:ins w:id="897" w:author="Jonathan Bona" w:date="2012-05-04T14:57:00Z">
        <w:r w:rsidR="00654FD7">
          <w:rPr>
            <w:rStyle w:val="Annotation"/>
          </w:rPr>
          <w:t>role_of</w:t>
        </w:r>
      </w:ins>
      <w:ins w:id="898" w:author="Jonathan Bona" w:date="2012-05-04T14:55:00Z">
        <w:r w:rsidRPr="00D63A35">
          <w:rPr>
            <w:rStyle w:val="Annotation"/>
            <w:rPrChange w:id="899" w:author="Jonathan Bona" w:date="2012-05-04T14:55:00Z">
              <w:rPr>
                <w:b/>
                <w:sz w:val="22"/>
              </w:rPr>
            </w:rPrChange>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ins w:id="900" w:author="Jonathan Bona" w:date="2012-05-04T14:55:00Z">
        <w:r w:rsidRPr="00D63A35">
          <w:rPr>
            <w:rStyle w:val="Annotation"/>
            <w:rPrChange w:id="901" w:author="Jonathan Bona" w:date="2012-05-04T14:56:00Z">
              <w:rPr>
                <w:sz w:val="22"/>
              </w:rPr>
            </w:rPrChange>
          </w:rPr>
          <w:t>]</w:t>
        </w:r>
      </w:ins>
    </w:p>
    <w:p w14:paraId="258F8E36" w14:textId="30E90767" w:rsidR="00CD7D2D" w:rsidRPr="006D323D" w:rsidRDefault="00D63A35">
      <w:pPr>
        <w:pStyle w:val="Specification"/>
        <w:rPr>
          <w:b/>
          <w:sz w:val="22"/>
        </w:rPr>
      </w:pPr>
      <w:ins w:id="902" w:author="Jonathan Bona" w:date="2012-05-04T14:56:00Z">
        <w:r w:rsidRPr="007539EB">
          <w:rPr>
            <w:rStyle w:val="Annotation"/>
          </w:rPr>
          <w:t>a(</w:t>
        </w:r>
      </w:ins>
      <w:ins w:id="903" w:author="Jonathan Bona" w:date="2012-05-04T14:57:00Z">
        <w:r w:rsidR="00654FD7">
          <w:rPr>
            <w:rStyle w:val="Annotation"/>
          </w:rPr>
          <w:t>disposition_of</w:t>
        </w:r>
      </w:ins>
      <w:ins w:id="904"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ins w:id="905" w:author="Jonathan Bona" w:date="2012-05-04T14:56:00Z">
        <w:r w:rsidRPr="00D63A35">
          <w:rPr>
            <w:rStyle w:val="Annotation"/>
          </w:rPr>
          <w:t xml:space="preserve"> </w:t>
        </w:r>
        <w:r w:rsidRPr="007539EB">
          <w:rPr>
            <w:rStyle w:val="Annotation"/>
          </w:rPr>
          <w:t>]</w:t>
        </w:r>
      </w:ins>
    </w:p>
    <w:p w14:paraId="0F4F77F3" w14:textId="76CDC3EB" w:rsidR="001B0E9B" w:rsidRPr="00B23775" w:rsidRDefault="00D63A35">
      <w:pPr>
        <w:pStyle w:val="Specification"/>
        <w:rPr>
          <w:sz w:val="22"/>
        </w:rPr>
      </w:pPr>
      <w:ins w:id="906" w:author="Jonathan Bona" w:date="2012-05-04T14:56:00Z">
        <w:r w:rsidRPr="007539EB">
          <w:rPr>
            <w:rStyle w:val="Annotation"/>
          </w:rPr>
          <w:t>a(</w:t>
        </w:r>
      </w:ins>
      <w:ins w:id="907" w:author="Jonathan Bona" w:date="2012-05-04T14:57:00Z">
        <w:r w:rsidR="00654FD7">
          <w:rPr>
            <w:rStyle w:val="Annotation"/>
          </w:rPr>
          <w:t>function_of</w:t>
        </w:r>
      </w:ins>
      <w:ins w:id="908"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ins w:id="909" w:author="Jonathan Bona" w:date="2012-05-04T14:56:00Z">
        <w:r w:rsidRPr="00D63A35">
          <w:rPr>
            <w:rStyle w:val="Annotation"/>
          </w:rPr>
          <w:t xml:space="preserve"> </w:t>
        </w:r>
        <w:r w:rsidRPr="007539EB">
          <w:rPr>
            <w:rStyle w:val="Annotation"/>
          </w:rPr>
          <w:t>]</w:t>
        </w:r>
      </w:ins>
    </w:p>
    <w:p w14:paraId="40A2A95F" w14:textId="4EE215D7" w:rsidR="005E4226" w:rsidRPr="00B23775" w:rsidRDefault="00D63A35">
      <w:pPr>
        <w:pStyle w:val="Specification"/>
        <w:rPr>
          <w:sz w:val="22"/>
        </w:rPr>
      </w:pPr>
      <w:ins w:id="910" w:author="Jonathan Bona" w:date="2012-05-04T14:56:00Z">
        <w:r w:rsidRPr="007539EB">
          <w:rPr>
            <w:rStyle w:val="Annotation"/>
          </w:rPr>
          <w:t>a(</w:t>
        </w:r>
      </w:ins>
      <w:ins w:id="911" w:author="Jonathan Bona" w:date="2012-05-04T14:57:00Z">
        <w:r w:rsidR="00654FD7">
          <w:rPr>
            <w:rStyle w:val="Annotation"/>
          </w:rPr>
          <w:t>has_role</w:t>
        </w:r>
      </w:ins>
      <w:ins w:id="912"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ins w:id="913" w:author="Jonathan Bona" w:date="2012-05-04T14:56:00Z">
        <w:r w:rsidRPr="00D63A35">
          <w:rPr>
            <w:rStyle w:val="Annotation"/>
          </w:rPr>
          <w:t xml:space="preserve"> </w:t>
        </w:r>
        <w:r w:rsidRPr="007539EB">
          <w:rPr>
            <w:rStyle w:val="Annotation"/>
          </w:rPr>
          <w:t>]</w:t>
        </w:r>
      </w:ins>
    </w:p>
    <w:p w14:paraId="3B486F10" w14:textId="526CC287" w:rsidR="005E4226" w:rsidRPr="00B23775" w:rsidRDefault="00D63A35">
      <w:pPr>
        <w:pStyle w:val="Specification"/>
        <w:rPr>
          <w:sz w:val="22"/>
        </w:rPr>
      </w:pPr>
      <w:ins w:id="914" w:author="Jonathan Bona" w:date="2012-05-04T14:56:00Z">
        <w:r w:rsidRPr="007539EB">
          <w:rPr>
            <w:rStyle w:val="Annotation"/>
          </w:rPr>
          <w:t>a(</w:t>
        </w:r>
      </w:ins>
      <w:ins w:id="915" w:author="Jonathan Bona" w:date="2012-05-04T14:58:00Z">
        <w:r w:rsidR="00654FD7">
          <w:rPr>
            <w:rStyle w:val="Annotation"/>
          </w:rPr>
          <w:t>has_disposition</w:t>
        </w:r>
      </w:ins>
      <w:ins w:id="916"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ins w:id="917" w:author="Jonathan Bona" w:date="2012-05-04T14:56:00Z">
        <w:r w:rsidRPr="00D63A35">
          <w:rPr>
            <w:rStyle w:val="Annotation"/>
          </w:rPr>
          <w:t xml:space="preserve"> </w:t>
        </w:r>
        <w:r w:rsidRPr="007539EB">
          <w:rPr>
            <w:rStyle w:val="Annotation"/>
          </w:rPr>
          <w:t>]</w:t>
        </w:r>
      </w:ins>
    </w:p>
    <w:p w14:paraId="64D99293" w14:textId="316FA4B0" w:rsidR="005E4226" w:rsidRPr="00B23775" w:rsidRDefault="00D63A35">
      <w:pPr>
        <w:pStyle w:val="Specification"/>
        <w:rPr>
          <w:sz w:val="22"/>
        </w:rPr>
      </w:pPr>
      <w:ins w:id="918" w:author="Jonathan Bona" w:date="2012-05-04T14:56:00Z">
        <w:r w:rsidRPr="007539EB">
          <w:rPr>
            <w:rStyle w:val="Annotation"/>
          </w:rPr>
          <w:t>a(</w:t>
        </w:r>
      </w:ins>
      <w:ins w:id="919" w:author="Jonathan Bona" w:date="2012-05-04T14:58:00Z">
        <w:r w:rsidR="00654FD7">
          <w:rPr>
            <w:rStyle w:val="Annotation"/>
          </w:rPr>
          <w:t>has_function</w:t>
        </w:r>
      </w:ins>
      <w:ins w:id="920"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ins w:id="921" w:author="Jonathan Bona" w:date="2012-05-04T14:56:00Z">
        <w:r w:rsidRPr="00D63A35">
          <w:rPr>
            <w:rStyle w:val="Annotation"/>
          </w:rPr>
          <w:t xml:space="preserve"> </w:t>
        </w:r>
        <w:r w:rsidRPr="007539EB">
          <w:rPr>
            <w:rStyle w:val="Annotation"/>
          </w:rPr>
          <w:t>]</w:t>
        </w:r>
      </w:ins>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7B939851" w:rsidR="00F12306" w:rsidRPr="00486765" w:rsidRDefault="00654FD7" w:rsidP="00486765">
      <w:pPr>
        <w:pStyle w:val="Specification"/>
        <w:rPr>
          <w:sz w:val="22"/>
        </w:rPr>
      </w:pPr>
      <w:ins w:id="922" w:author="Jonathan Bona" w:date="2012-05-04T14:58:00Z">
        <w:r w:rsidRPr="00654FD7">
          <w:rPr>
            <w:rStyle w:val="Annotation"/>
            <w:rPrChange w:id="923" w:author="Jonathan Bona" w:date="2012-05-04T14:58:00Z">
              <w:rPr>
                <w:rStyle w:val="SpecificationType"/>
                <w:sz w:val="22"/>
              </w:rPr>
            </w:rPrChange>
          </w:rPr>
          <w:t>a(has_material_basis)[</w:t>
        </w:r>
      </w:ins>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r w:rsidRPr="00156E18">
        <w:rPr>
          <w:i/>
          <w:sz w:val="22"/>
        </w:rPr>
        <w:t>b</w:t>
      </w:r>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lastRenderedPageBreak/>
        <w:t xml:space="preserve">&amp; </w:t>
      </w:r>
      <w:r w:rsidRPr="00486765">
        <w:rPr>
          <w:i/>
          <w:sz w:val="22"/>
        </w:rPr>
        <w:t xml:space="preserve">b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ins w:id="924" w:author="Jonathan Bona" w:date="2012-05-04T14:58:00Z">
        <w:r w:rsidR="00654FD7" w:rsidRPr="00654FD7">
          <w:rPr>
            <w:rStyle w:val="Annotation"/>
          </w:rPr>
          <w:t xml:space="preserve"> </w:t>
        </w:r>
        <w:r w:rsidR="00654FD7" w:rsidRPr="007539EB">
          <w:rPr>
            <w:rStyle w:val="Annotation"/>
          </w:rPr>
          <w:t>]</w:t>
        </w:r>
      </w:ins>
    </w:p>
    <w:p w14:paraId="45653FF0" w14:textId="19563BD4" w:rsidR="005E4226" w:rsidRPr="00486765" w:rsidRDefault="00654FD7" w:rsidP="00486765">
      <w:pPr>
        <w:pStyle w:val="Specification"/>
        <w:rPr>
          <w:sz w:val="22"/>
        </w:rPr>
      </w:pPr>
      <w:ins w:id="925" w:author="Jonathan Bona" w:date="2012-05-04T14:58:00Z">
        <w:r w:rsidRPr="007539EB">
          <w:rPr>
            <w:rStyle w:val="Annotation"/>
          </w:rPr>
          <w:t>a</w:t>
        </w:r>
        <w:r>
          <w:rPr>
            <w:rStyle w:val="Annotation"/>
          </w:rPr>
          <w:t>s</w:t>
        </w:r>
        <w:r w:rsidRPr="007539EB">
          <w:rPr>
            <w:rStyle w:val="Annotation"/>
          </w:rPr>
          <w:t>(has_material_basis)[</w:t>
        </w:r>
      </w:ins>
      <w:r w:rsidR="005E4226" w:rsidRPr="00486765">
        <w:rPr>
          <w:rStyle w:val="SpecificationType"/>
          <w:sz w:val="22"/>
        </w:rPr>
        <w:t>Examples</w:t>
      </w:r>
      <w:r w:rsidR="005E4226" w:rsidRPr="00486765">
        <w:rPr>
          <w:sz w:val="22"/>
        </w:rPr>
        <w:t>: the material basis of John’s disposition to cough is the viral infection in John’s upper respiratory tract</w:t>
      </w:r>
      <w:ins w:id="926" w:author="Jonathan Bona" w:date="2012-05-04T14:58:00Z">
        <w:r w:rsidRPr="00654FD7">
          <w:rPr>
            <w:rStyle w:val="Annotation"/>
            <w:rPrChange w:id="927" w:author="Jonathan Bona" w:date="2012-05-04T14:59:00Z">
              <w:rPr>
                <w:sz w:val="22"/>
              </w:rPr>
            </w:rPrChange>
          </w:rPr>
          <w:t>\</w:t>
        </w:r>
      </w:ins>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ins w:id="928" w:author="Jonathan Bona" w:date="2012-05-04T14:58:00Z">
        <w:r w:rsidRPr="00654FD7">
          <w:rPr>
            <w:rStyle w:val="Annotation"/>
          </w:rPr>
          <w:t xml:space="preserve"> </w:t>
        </w:r>
        <w:r w:rsidRPr="007539EB">
          <w:rPr>
            <w:rStyle w:val="Annotation"/>
          </w:rPr>
          <w:t>]</w:t>
        </w:r>
      </w:ins>
    </w:p>
    <w:p w14:paraId="5852A809" w14:textId="77777777" w:rsidR="0079125C" w:rsidRPr="00486765" w:rsidRDefault="00480161" w:rsidP="00486765">
      <w:pPr>
        <w:pStyle w:val="Heading3"/>
        <w:rPr>
          <w:sz w:val="22"/>
        </w:rPr>
      </w:pPr>
      <w:bookmarkStart w:id="929" w:name="_Ref309403428"/>
      <w:bookmarkStart w:id="930" w:name="_Toc313270721"/>
      <w:bookmarkStart w:id="931"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929"/>
      <w:bookmarkEnd w:id="930"/>
      <w:bookmarkEnd w:id="931"/>
    </w:p>
    <w:p w14:paraId="760556E7" w14:textId="77777777" w:rsidR="0020142B" w:rsidRPr="00486765" w:rsidRDefault="0020142B" w:rsidP="00486765">
      <w:pPr>
        <w:rPr>
          <w:sz w:val="22"/>
        </w:rPr>
      </w:pPr>
    </w:p>
    <w:p w14:paraId="45E3E2DD" w14:textId="1EC2DEDB" w:rsidR="008E7991" w:rsidRPr="00486765" w:rsidRDefault="00A64AB5" w:rsidP="00486765">
      <w:pPr>
        <w:pStyle w:val="Specification"/>
        <w:rPr>
          <w:sz w:val="22"/>
        </w:rPr>
      </w:pPr>
      <w:ins w:id="932" w:author="Jonathan Bona" w:date="2012-05-04T15:01:00Z">
        <w:r w:rsidRPr="00A64AB5">
          <w:rPr>
            <w:rStyle w:val="Annotation"/>
            <w:rPrChange w:id="933" w:author="Jonathan Bona" w:date="2012-05-04T15:02:00Z">
              <w:rPr>
                <w:rStyle w:val="SpecificationType"/>
                <w:sz w:val="22"/>
              </w:rPr>
            </w:rPrChange>
          </w:rPr>
          <w:t>a(g-depends on)[</w:t>
        </w:r>
      </w:ins>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3F5BDA7E"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s-depends_on</w:t>
      </w:r>
      <w:r w:rsidRPr="00486765">
        <w:rPr>
          <w:sz w:val="22"/>
        </w:rPr>
        <w:t xml:space="preserve"> </w:t>
      </w:r>
      <w:r w:rsidRPr="00486765">
        <w:rPr>
          <w:i/>
          <w:sz w:val="22"/>
        </w:rPr>
        <w:t>b</w:t>
      </w:r>
      <w:ins w:id="934" w:author="phismith" w:date="2012-05-20T11:48:00Z">
        <w:r w:rsidR="00CD73E6">
          <w:rPr>
            <w:i/>
            <w:sz w:val="22"/>
          </w:rPr>
          <w:t xml:space="preserve"> </w:t>
        </w:r>
        <w:r w:rsidR="00CD73E6">
          <w:rPr>
            <w:b/>
            <w:sz w:val="22"/>
          </w:rPr>
          <w:t xml:space="preserve">at </w:t>
        </w:r>
        <w:r w:rsidR="00CD73E6" w:rsidRPr="00CD73E6">
          <w:rPr>
            <w:i/>
            <w:sz w:val="22"/>
            <w:rPrChange w:id="935" w:author="phismith" w:date="2012-05-20T11:48:00Z">
              <w:rPr>
                <w:b/>
                <w:i/>
                <w:sz w:val="22"/>
              </w:rPr>
            </w:rPrChange>
          </w:rPr>
          <w:t>t</w:t>
        </w:r>
        <w:r w:rsidR="00CD73E6" w:rsidRPr="00CD73E6">
          <w:rPr>
            <w:sz w:val="22"/>
            <w:vertAlign w:val="subscript"/>
          </w:rPr>
          <w:t>1</w:t>
        </w:r>
      </w:ins>
      <w:r w:rsidRPr="00486765">
        <w:rPr>
          <w:sz w:val="22"/>
        </w:rPr>
        <w:t>)</w:t>
      </w:r>
      <w:r w:rsidR="006D323D">
        <w:rPr>
          <w:sz w:val="22"/>
        </w:rPr>
        <w:t>. [072-</w:t>
      </w:r>
      <w:del w:id="936" w:author="phismith" w:date="2012-05-20T11:48:00Z">
        <w:r w:rsidR="006D323D" w:rsidDel="00CD73E6">
          <w:rPr>
            <w:sz w:val="22"/>
          </w:rPr>
          <w:delText>001</w:delText>
        </w:r>
      </w:del>
      <w:ins w:id="937" w:author="phismith" w:date="2012-05-20T11:48:00Z">
        <w:r w:rsidR="00CD73E6">
          <w:rPr>
            <w:sz w:val="22"/>
          </w:rPr>
          <w:t>002</w:t>
        </w:r>
      </w:ins>
      <w:r w:rsidR="006D323D">
        <w:rPr>
          <w:sz w:val="22"/>
        </w:rPr>
        <w:t>]</w:t>
      </w:r>
      <w:ins w:id="938" w:author="Jonathan Bona" w:date="2012-05-04T15:02:00Z">
        <w:r w:rsidR="00A64AB5" w:rsidRPr="00A64AB5">
          <w:rPr>
            <w:rStyle w:val="Annotation"/>
            <w:rPrChange w:id="939" w:author="Jonathan Bona" w:date="2012-05-04T15:02:00Z">
              <w:rPr>
                <w:sz w:val="22"/>
              </w:rPr>
            </w:rPrChange>
          </w:rPr>
          <w:t>]</w:t>
        </w:r>
      </w:ins>
    </w:p>
    <w:p w14:paraId="5D9BDEA7" w14:textId="00A415C4" w:rsidR="008E7991" w:rsidRPr="00486765" w:rsidRDefault="00A64AB5" w:rsidP="00486765">
      <w:pPr>
        <w:pStyle w:val="Specification"/>
        <w:rPr>
          <w:smallCaps/>
          <w:sz w:val="22"/>
        </w:rPr>
      </w:pPr>
      <w:ins w:id="940" w:author="Jonathan Bona" w:date="2012-05-04T15:02:00Z">
        <w:r w:rsidRPr="007539EB">
          <w:rPr>
            <w:rStyle w:val="Annotation"/>
          </w:rPr>
          <w:t>a(g-depends on)[</w:t>
        </w:r>
      </w:ins>
      <w:r w:rsidR="00EA4C49" w:rsidRPr="00486765">
        <w:rPr>
          <w:rStyle w:val="SpecificationType"/>
          <w:sz w:val="22"/>
        </w:rPr>
        <w:t>Domain</w:t>
      </w:r>
      <w:r w:rsidR="00EA4C49" w:rsidRPr="00486765">
        <w:rPr>
          <w:smallCaps/>
          <w:sz w:val="22"/>
        </w:rPr>
        <w:t xml:space="preserve">: </w:t>
      </w:r>
      <w:r w:rsidR="00EA4C49" w:rsidRPr="00486765">
        <w:rPr>
          <w:sz w:val="22"/>
        </w:rPr>
        <w:t>generically dependent continuant</w:t>
      </w:r>
      <w:ins w:id="941" w:author="Jonathan Bona" w:date="2012-05-04T15:02:00Z">
        <w:r w:rsidRPr="007539EB">
          <w:rPr>
            <w:rStyle w:val="Annotation"/>
          </w:rPr>
          <w:t>]</w:t>
        </w:r>
      </w:ins>
    </w:p>
    <w:p w14:paraId="3FB98815" w14:textId="31E3AEA9" w:rsidR="00EA4C49" w:rsidRPr="00486765" w:rsidRDefault="00A64AB5">
      <w:pPr>
        <w:pStyle w:val="Specification"/>
        <w:rPr>
          <w:sz w:val="22"/>
        </w:rPr>
      </w:pPr>
      <w:ins w:id="942" w:author="Jonathan Bona" w:date="2012-05-04T15:02:00Z">
        <w:r w:rsidRPr="007539EB">
          <w:rPr>
            <w:rStyle w:val="Annotation"/>
          </w:rPr>
          <w:t>a(g-depends on)[</w:t>
        </w:r>
      </w:ins>
      <w:r w:rsidR="00EA4C49" w:rsidRPr="00486765">
        <w:rPr>
          <w:rStyle w:val="SpecificationType"/>
          <w:sz w:val="22"/>
        </w:rPr>
        <w:t>Range</w:t>
      </w:r>
      <w:r w:rsidR="00EA4C49" w:rsidRPr="00486765">
        <w:rPr>
          <w:smallCaps/>
          <w:sz w:val="22"/>
        </w:rPr>
        <w:t xml:space="preserve">: </w:t>
      </w:r>
      <w:r w:rsidR="00EA4C49" w:rsidRPr="00486765">
        <w:rPr>
          <w:sz w:val="22"/>
        </w:rPr>
        <w:t>independent continuant</w:t>
      </w:r>
      <w:ins w:id="943" w:author="Jonathan Bona" w:date="2012-05-04T15:02:00Z">
        <w:r w:rsidRPr="007539EB">
          <w:rPr>
            <w:rStyle w:val="Annotation"/>
          </w:rPr>
          <w:t>]</w:t>
        </w:r>
      </w:ins>
      <w:r w:rsidR="00EA4C49" w:rsidRPr="00486765">
        <w:rPr>
          <w:sz w:val="22"/>
        </w:rPr>
        <w:t xml:space="preserve"> </w:t>
      </w:r>
    </w:p>
    <w:p w14:paraId="00E6BDEC" w14:textId="77777777" w:rsidR="00CF68CB" w:rsidRPr="00486765" w:rsidRDefault="00CF68CB">
      <w:pPr>
        <w:pStyle w:val="Specification"/>
        <w:rPr>
          <w:sz w:val="22"/>
        </w:rPr>
      </w:pPr>
    </w:p>
    <w:p w14:paraId="4BA6582F" w14:textId="35A86B52" w:rsidR="00943EF8" w:rsidRPr="00486765" w:rsidRDefault="00A64AB5">
      <w:pPr>
        <w:pStyle w:val="Specification"/>
        <w:rPr>
          <w:sz w:val="22"/>
        </w:rPr>
      </w:pPr>
      <w:ins w:id="944" w:author="Jonathan Bona" w:date="2012-05-04T15:02:00Z">
        <w:r w:rsidRPr="007539EB">
          <w:rPr>
            <w:rStyle w:val="Annotation"/>
          </w:rPr>
          <w:t>a(g-depends on)[</w:t>
        </w:r>
      </w:ins>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ins w:id="945" w:author="Jonathan Bona" w:date="2012-05-04T15:02:00Z">
        <w:r w:rsidRPr="00A64AB5">
          <w:rPr>
            <w:rStyle w:val="Annotation"/>
          </w:rPr>
          <w:t xml:space="preserve"> </w:t>
        </w:r>
        <w:r w:rsidRPr="007539EB">
          <w:rPr>
            <w:rStyle w:val="Annotation"/>
          </w:rPr>
          <w:t>]</w:t>
        </w:r>
      </w:ins>
    </w:p>
    <w:p w14:paraId="4791D2A6" w14:textId="77777777" w:rsidR="00943EF8" w:rsidRPr="00486765" w:rsidRDefault="00943EF8">
      <w:pPr>
        <w:pStyle w:val="Specification"/>
        <w:rPr>
          <w:sz w:val="22"/>
        </w:rPr>
      </w:pPr>
    </w:p>
    <w:p w14:paraId="185B1795" w14:textId="421CD412" w:rsidR="00587B67" w:rsidRPr="00486765" w:rsidRDefault="00A64AB5">
      <w:pPr>
        <w:pStyle w:val="Specification"/>
        <w:rPr>
          <w:sz w:val="22"/>
        </w:rPr>
      </w:pPr>
      <w:ins w:id="946" w:author="Jonathan Bona" w:date="2012-05-04T15:02:00Z">
        <w:r w:rsidRPr="00A64AB5">
          <w:rPr>
            <w:rStyle w:val="Annotation"/>
            <w:rPrChange w:id="947" w:author="Jonathan Bona" w:date="2012-05-04T15:02:00Z">
              <w:rPr>
                <w:rStyle w:val="SpecificationType"/>
                <w:sz w:val="22"/>
              </w:rPr>
            </w:rPrChange>
          </w:rPr>
          <w:t>a(generically dependent continuant)[</w:t>
        </w:r>
      </w:ins>
      <w:r w:rsidR="008520E4" w:rsidRPr="00486765">
        <w:rPr>
          <w:rStyle w:val="SpecificationType"/>
          <w:sz w:val="22"/>
        </w:rPr>
        <w:t>Definition</w:t>
      </w:r>
      <w:r w:rsidR="008520E4" w:rsidRPr="00486765">
        <w:rPr>
          <w:smallCaps/>
          <w:sz w:val="22"/>
        </w:rPr>
        <w:t xml:space="preserve">: </w:t>
      </w:r>
      <w:proofErr w:type="gramStart"/>
      <w:r w:rsidR="0020142B" w:rsidRPr="00486765">
        <w:rPr>
          <w:i/>
          <w:sz w:val="22"/>
        </w:rPr>
        <w:t>a</w:t>
      </w:r>
      <w:r w:rsidR="00B57B3C" w:rsidRPr="00486765">
        <w:rPr>
          <w:i/>
          <w:sz w:val="22"/>
        </w:rPr>
        <w:t xml:space="preserve"> i</w:t>
      </w:r>
      <w:r w:rsidR="0020142B" w:rsidRPr="00486765">
        <w:rPr>
          <w:sz w:val="22"/>
        </w:rPr>
        <w:t>s</w:t>
      </w:r>
      <w:proofErr w:type="gramEnd"/>
      <w:r w:rsidR="0020142B" w:rsidRPr="00486765">
        <w:rPr>
          <w:sz w:val="22"/>
        </w:rPr>
        <w:t xml:space="preserve">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ins w:id="948" w:author="Jonathan Bona" w:date="2012-05-04T15:03:00Z">
        <w:r w:rsidRPr="00A64AB5">
          <w:rPr>
            <w:rStyle w:val="Annotation"/>
          </w:rPr>
          <w:t xml:space="preserve"> </w:t>
        </w:r>
        <w:r w:rsidRPr="007539EB">
          <w:rPr>
            <w:rStyle w:val="Annotation"/>
          </w:rPr>
          <w:t>]</w:t>
        </w:r>
      </w:ins>
    </w:p>
    <w:p w14:paraId="79A47063" w14:textId="4FC27AF8" w:rsidR="00587B67" w:rsidRPr="00486765" w:rsidRDefault="00A64AB5">
      <w:pPr>
        <w:pStyle w:val="Specification"/>
        <w:rPr>
          <w:sz w:val="18"/>
          <w:szCs w:val="20"/>
        </w:rPr>
      </w:pPr>
      <w:ins w:id="949" w:author="Jonathan Bona" w:date="2012-05-04T15:02:00Z">
        <w:r w:rsidRPr="007539EB">
          <w:rPr>
            <w:rStyle w:val="Annotation"/>
          </w:rPr>
          <w:t>a</w:t>
        </w:r>
        <w:r>
          <w:rPr>
            <w:rStyle w:val="Annotation"/>
          </w:rPr>
          <w:t>s</w:t>
        </w:r>
        <w:r w:rsidRPr="007539EB">
          <w:rPr>
            <w:rStyle w:val="Annotation"/>
          </w:rPr>
          <w:t>(generically dependent continuant)[</w:t>
        </w:r>
      </w:ins>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w:t>
      </w:r>
      <w:ins w:id="950" w:author="Jonathan Bona" w:date="2012-05-04T15:03:00Z">
        <w:r w:rsidRPr="007539EB">
          <w:rPr>
            <w:rStyle w:val="Annotation"/>
          </w:rPr>
          <w:t>\</w:t>
        </w:r>
      </w:ins>
      <w:r w:rsidR="00587B67" w:rsidRPr="00486765">
        <w:rPr>
          <w:sz w:val="22"/>
        </w:rPr>
        <w:t>; the sequence of this protein molecule; the sequence that is a copy thereof in that protein molecule</w:t>
      </w:r>
      <w:r w:rsidR="00861F97" w:rsidRPr="00486765">
        <w:rPr>
          <w:sz w:val="22"/>
        </w:rPr>
        <w:t>.</w:t>
      </w:r>
      <w:ins w:id="951" w:author="Jonathan Bona" w:date="2012-05-04T15:03:00Z">
        <w:r w:rsidRPr="00A64AB5">
          <w:rPr>
            <w:rStyle w:val="Annotation"/>
          </w:rPr>
          <w:t xml:space="preserve"> </w:t>
        </w:r>
        <w:r w:rsidRPr="007539EB">
          <w:rPr>
            <w:rStyle w:val="Annotation"/>
          </w:rPr>
          <w:t>]</w:t>
        </w:r>
      </w:ins>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lastRenderedPageBreak/>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952" w:name="_Toc313270722"/>
      <w:bookmarkStart w:id="953" w:name="_Toc319326127"/>
      <w:r w:rsidRPr="00486765">
        <w:rPr>
          <w:sz w:val="24"/>
        </w:rPr>
        <w:t>Relation of concretization</w:t>
      </w:r>
      <w:bookmarkEnd w:id="952"/>
      <w:bookmarkEnd w:id="953"/>
    </w:p>
    <w:p w14:paraId="125446CD" w14:textId="77777777" w:rsidR="0046137A" w:rsidRPr="00486765" w:rsidRDefault="0046137A" w:rsidP="00486765">
      <w:pPr>
        <w:rPr>
          <w:sz w:val="22"/>
        </w:rPr>
      </w:pPr>
    </w:p>
    <w:p w14:paraId="0152A224" w14:textId="1C5F096F" w:rsidR="00B734E8" w:rsidRPr="00B23775" w:rsidRDefault="0065256B" w:rsidP="00486765">
      <w:pPr>
        <w:pStyle w:val="Specification"/>
        <w:rPr>
          <w:sz w:val="22"/>
        </w:rPr>
      </w:pPr>
      <w:ins w:id="954" w:author="Jonathan Bona" w:date="2012-05-04T15:04:00Z">
        <w:r w:rsidRPr="0065256B">
          <w:rPr>
            <w:rStyle w:val="Annotation"/>
            <w:rPrChange w:id="955" w:author="Jonathan Bona" w:date="2012-05-04T15:04:00Z">
              <w:rPr>
                <w:rStyle w:val="SpecificationType"/>
                <w:sz w:val="22"/>
              </w:rPr>
            </w:rPrChange>
          </w:rPr>
          <w:t>a(concretization)[</w:t>
        </w:r>
      </w:ins>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ins w:id="956" w:author="Jonathan Bona" w:date="2012-05-04T15:04:00Z">
        <w:r w:rsidRPr="0065256B">
          <w:rPr>
            <w:rStyle w:val="Annotation"/>
            <w:rPrChange w:id="957" w:author="Jonathan Bona" w:date="2012-05-04T15:04:00Z">
              <w:rPr>
                <w:sz w:val="22"/>
              </w:rPr>
            </w:rPrChange>
          </w:rPr>
          <w:t>]</w:t>
        </w:r>
      </w:ins>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patterns which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2FB2EBCB" w:rsidR="00047E4F" w:rsidRPr="00B23775" w:rsidRDefault="0065256B" w:rsidP="00486765">
      <w:pPr>
        <w:pStyle w:val="Specification"/>
        <w:rPr>
          <w:sz w:val="22"/>
        </w:rPr>
      </w:pPr>
      <w:ins w:id="958" w:author="Jonathan Bona" w:date="2012-05-04T15:04:00Z">
        <w:r w:rsidRPr="007539EB">
          <w:rPr>
            <w:rStyle w:val="Annotation"/>
          </w:rPr>
          <w:t>a(concretization)[</w:t>
        </w:r>
      </w:ins>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ins w:id="959" w:author="phismith" w:date="2012-05-20T11:48:00Z">
        <w:r w:rsidR="00CD73E6">
          <w:rPr>
            <w:sz w:val="22"/>
          </w:rPr>
          <w:t xml:space="preserve"> </w:t>
        </w:r>
        <w:r w:rsidR="00CD73E6">
          <w:rPr>
            <w:i/>
            <w:sz w:val="22"/>
          </w:rPr>
          <w:t>t</w:t>
        </w:r>
      </w:ins>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ins w:id="960" w:author="phismith" w:date="2012-05-20T11:48:00Z">
        <w:r w:rsidR="00CD73E6">
          <w:rPr>
            <w:i/>
            <w:sz w:val="22"/>
          </w:rPr>
          <w:t xml:space="preserve"> </w:t>
        </w:r>
        <w:r w:rsidR="00CD73E6" w:rsidRPr="00CD73E6">
          <w:rPr>
            <w:b/>
            <w:sz w:val="22"/>
            <w:rPrChange w:id="961" w:author="phismith" w:date="2012-05-20T11:48:00Z">
              <w:rPr>
                <w:sz w:val="22"/>
              </w:rPr>
            </w:rPrChange>
          </w:rPr>
          <w:t>at</w:t>
        </w:r>
        <w:r w:rsidR="00CD73E6">
          <w:rPr>
            <w:sz w:val="22"/>
          </w:rPr>
          <w:t xml:space="preserve"> </w:t>
        </w:r>
        <w:r w:rsidR="00CD73E6">
          <w:rPr>
            <w:i/>
            <w:sz w:val="22"/>
          </w:rPr>
          <w:t>t</w:t>
        </w:r>
      </w:ins>
      <w:r w:rsidR="00601C8D" w:rsidRPr="00486765">
        <w:rPr>
          <w:i/>
          <w:sz w:val="22"/>
        </w:rPr>
        <w:t>.</w:t>
      </w:r>
      <w:r w:rsidR="006D323D">
        <w:rPr>
          <w:sz w:val="22"/>
        </w:rPr>
        <w:t xml:space="preserve"> [076-001]</w:t>
      </w:r>
      <w:ins w:id="962" w:author="Jonathan Bona" w:date="2012-05-04T15:05:00Z">
        <w:r w:rsidRPr="0065256B">
          <w:rPr>
            <w:rStyle w:val="Annotation"/>
            <w:rPrChange w:id="963" w:author="Jonathan Bona" w:date="2012-05-04T15:05:00Z">
              <w:rPr>
                <w:sz w:val="22"/>
              </w:rPr>
            </w:rPrChange>
          </w:rPr>
          <w:t>]</w:t>
        </w:r>
      </w:ins>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lastRenderedPageBreak/>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2"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964" w:name="_Toc313270723"/>
      <w:bookmarkStart w:id="965" w:name="_Toc319326128"/>
      <w:r w:rsidRPr="00486765">
        <w:rPr>
          <w:sz w:val="24"/>
        </w:rPr>
        <w:t xml:space="preserve">3. </w:t>
      </w:r>
      <w:r w:rsidR="00FB129B" w:rsidRPr="00486765">
        <w:rPr>
          <w:sz w:val="24"/>
        </w:rPr>
        <w:t>Occurrent</w:t>
      </w:r>
      <w:bookmarkEnd w:id="964"/>
      <w:bookmarkEnd w:id="965"/>
    </w:p>
    <w:p w14:paraId="299C82B5" w14:textId="6D202C13" w:rsidR="00604D54" w:rsidRPr="00B23775" w:rsidRDefault="00E95FEA" w:rsidP="00B23775">
      <w:pPr>
        <w:pStyle w:val="Specification"/>
        <w:rPr>
          <w:rStyle w:val="SpecificationType"/>
        </w:rPr>
      </w:pPr>
      <w:ins w:id="966" w:author="Jonathan Bona" w:date="2012-05-04T15:05:00Z">
        <w:r w:rsidRPr="00E95FEA">
          <w:rPr>
            <w:rStyle w:val="Annotation"/>
            <w:rPrChange w:id="967" w:author="Jonathan Bona" w:date="2012-05-04T15:05:00Z">
              <w:rPr>
                <w:rStyle w:val="SpecificationType"/>
              </w:rPr>
            </w:rPrChange>
          </w:rPr>
          <w:t>a(occurrent)[</w:t>
        </w:r>
      </w:ins>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ins w:id="968" w:author="Jonathan Bona" w:date="2012-05-04T15:05:00Z">
        <w:r w:rsidRPr="00E95FEA">
          <w:rPr>
            <w:rStyle w:val="Annotation"/>
            <w:rPrChange w:id="969" w:author="Jonathan Bona" w:date="2012-05-04T15:05:00Z">
              <w:rPr/>
            </w:rPrChange>
          </w:rPr>
          <w:t>]</w:t>
        </w:r>
      </w:ins>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w:t>
      </w:r>
      <w:r w:rsidRPr="00486765">
        <w:rPr>
          <w:sz w:val="22"/>
        </w:rPr>
        <w:lastRenderedPageBreak/>
        <w:t>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970" w:name="_Toc313270724"/>
      <w:bookmarkStart w:id="971" w:name="_Toc319326129"/>
      <w:r w:rsidRPr="00486765">
        <w:rPr>
          <w:sz w:val="24"/>
          <w:shd w:val="clear" w:color="auto" w:fill="FFFFFF"/>
        </w:rPr>
        <w:t>Relation of temporal parthood</w:t>
      </w:r>
      <w:bookmarkEnd w:id="970"/>
      <w:bookmarkEnd w:id="971"/>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ins w:id="972" w:author="Jonathan Bona" w:date="2012-05-04T15:05:00Z">
        <w:r w:rsidRPr="00E95FEA">
          <w:rPr>
            <w:rStyle w:val="Annotation"/>
            <w:rPrChange w:id="973" w:author="Jonathan Bona" w:date="2012-05-04T15:06:00Z">
              <w:rPr>
                <w:rStyle w:val="SpecificationType"/>
                <w:sz w:val="22"/>
              </w:rPr>
            </w:rPrChange>
          </w:rPr>
          <w:t>a(temporal_part_of)[</w:t>
        </w:r>
      </w:ins>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for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for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[078-001]</w:t>
      </w:r>
      <w:ins w:id="974" w:author="Jonathan Bona" w:date="2012-05-04T15:06:00Z">
        <w:r w:rsidR="00E95FEA" w:rsidRPr="00E95FEA">
          <w:rPr>
            <w:rStyle w:val="Annotation"/>
            <w:rPrChange w:id="975" w:author="Jonathan Bona" w:date="2012-05-04T15:06:00Z">
              <w:rPr>
                <w:sz w:val="22"/>
              </w:rPr>
            </w:rPrChange>
          </w:rPr>
          <w:t>]</w:t>
        </w:r>
      </w:ins>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204909" w:rsidR="00405B03" w:rsidRPr="00486765" w:rsidRDefault="00E95FEA" w:rsidP="00486765">
      <w:pPr>
        <w:pStyle w:val="Specification"/>
        <w:rPr>
          <w:rFonts w:ascii="Times New Roman" w:hAnsi="Times New Roman"/>
          <w:b/>
          <w:sz w:val="22"/>
        </w:rPr>
      </w:pPr>
      <w:ins w:id="976" w:author="Jonathan Bona" w:date="2012-05-04T15:06:00Z">
        <w:r w:rsidRPr="007539EB">
          <w:rPr>
            <w:rStyle w:val="Annotation"/>
          </w:rPr>
          <w:t>a</w:t>
        </w:r>
        <w:r>
          <w:rPr>
            <w:rStyle w:val="Annotation"/>
          </w:rPr>
          <w:t>s</w:t>
        </w:r>
        <w:r w:rsidRPr="007539EB">
          <w:rPr>
            <w:rStyle w:val="Annotation"/>
          </w:rPr>
          <w:t>(temporal_part_of)[</w:t>
        </w:r>
      </w:ins>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ins w:id="977" w:author="Jonathan Bona" w:date="2012-05-04T15:06:00Z">
        <w:r w:rsidRPr="00E95FEA">
          <w:rPr>
            <w:rStyle w:val="Annotation"/>
            <w:rPrChange w:id="978" w:author="Jonathan Bona" w:date="2012-05-04T15:06:00Z">
              <w:rPr>
                <w:sz w:val="22"/>
              </w:rPr>
            </w:rPrChange>
          </w:rPr>
          <w:t>\</w:t>
        </w:r>
      </w:ins>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ins w:id="979" w:author="Jonathan Bona" w:date="2012-05-04T15:06:00Z">
        <w:r w:rsidRPr="007539EB">
          <w:rPr>
            <w:rStyle w:val="Annotation"/>
          </w:rPr>
          <w:t>\</w:t>
        </w:r>
      </w:ins>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ins w:id="980" w:author="Jonathan Bona" w:date="2012-05-04T15:06:00Z">
        <w:r w:rsidRPr="00E95FEA">
          <w:rPr>
            <w:rStyle w:val="Annotation"/>
          </w:rPr>
          <w:t xml:space="preserve"> </w:t>
        </w:r>
        <w:r w:rsidRPr="007539EB">
          <w:rPr>
            <w:rStyle w:val="Annotation"/>
          </w:rPr>
          <w:t>]</w:t>
        </w:r>
      </w:ins>
    </w:p>
    <w:p w14:paraId="198F232D" w14:textId="77777777" w:rsidR="008E09E5" w:rsidRDefault="008E09E5" w:rsidP="00486765">
      <w:pPr>
        <w:pStyle w:val="Specification"/>
      </w:pPr>
    </w:p>
    <w:p w14:paraId="77D4CC40" w14:textId="53C18D24" w:rsidR="0089128F" w:rsidRDefault="00E95FEA" w:rsidP="00B6123E">
      <w:pPr>
        <w:pStyle w:val="Specification"/>
        <w:rPr>
          <w:sz w:val="22"/>
        </w:rPr>
      </w:pPr>
      <w:ins w:id="981" w:author="Jonathan Bona" w:date="2012-05-04T15:06:00Z">
        <w:r w:rsidRPr="007539EB">
          <w:rPr>
            <w:rStyle w:val="Annotation"/>
          </w:rPr>
          <w:lastRenderedPageBreak/>
          <w:t>a(temporal_part_of)[</w:t>
        </w:r>
      </w:ins>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r w:rsidR="0089128F">
        <w:rPr>
          <w:b/>
          <w:sz w:val="22"/>
        </w:rPr>
        <w:t>temporal</w:t>
      </w:r>
      <w:r w:rsidR="0089128F" w:rsidRPr="00486765">
        <w:rPr>
          <w:b/>
          <w:sz w:val="22"/>
        </w:rPr>
        <w:t xml:space="preserve">_part_of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ins w:id="982" w:author="Jonathan Bona" w:date="2012-05-04T15:06:00Z">
        <w:r w:rsidRPr="00E95FEA">
          <w:rPr>
            <w:rStyle w:val="Annotation"/>
            <w:rPrChange w:id="983" w:author="Jonathan Bona" w:date="2012-05-04T15:06:00Z">
              <w:rPr>
                <w:sz w:val="22"/>
              </w:rPr>
            </w:rPrChange>
          </w:rPr>
          <w:t>]</w:t>
        </w:r>
      </w:ins>
    </w:p>
    <w:p w14:paraId="4CE851A8" w14:textId="77777777" w:rsidR="0089128F" w:rsidRDefault="0089128F" w:rsidP="00B6123E">
      <w:pPr>
        <w:pStyle w:val="Specification"/>
        <w:rPr>
          <w:smallCaps/>
          <w:sz w:val="22"/>
        </w:rPr>
      </w:pPr>
    </w:p>
    <w:p w14:paraId="4D18FA3C" w14:textId="029C3275" w:rsidR="0089128F" w:rsidRPr="008872A6" w:rsidRDefault="00E95FEA" w:rsidP="00B6123E">
      <w:pPr>
        <w:pStyle w:val="Specification"/>
        <w:rPr>
          <w:smallCaps/>
          <w:sz w:val="22"/>
        </w:rPr>
      </w:pPr>
      <w:ins w:id="984" w:author="Jonathan Bona" w:date="2012-05-04T15:06:00Z">
        <w:r w:rsidRPr="007539EB">
          <w:rPr>
            <w:rStyle w:val="Annotation"/>
          </w:rPr>
          <w:t>a(temporal_part_of)[</w:t>
        </w:r>
      </w:ins>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ins w:id="985" w:author="Jonathan Bona" w:date="2012-05-04T15:07:00Z">
        <w:r w:rsidRPr="00E95FEA">
          <w:rPr>
            <w:rStyle w:val="Annotation"/>
            <w:rPrChange w:id="986" w:author="Jonathan Bona" w:date="2012-05-04T15:07:00Z">
              <w:rPr>
                <w:sz w:val="22"/>
              </w:rPr>
            </w:rPrChange>
          </w:rPr>
          <w:t>]</w:t>
        </w:r>
      </w:ins>
    </w:p>
    <w:p w14:paraId="5577C771" w14:textId="77777777" w:rsidR="0089128F" w:rsidRDefault="0089128F" w:rsidP="00486765">
      <w:pPr>
        <w:pStyle w:val="Specification"/>
      </w:pPr>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occurrent.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ins w:id="987" w:author="Jonathan Bona" w:date="2012-05-04T15:07:00Z">
        <w:r w:rsidRPr="00B538E9">
          <w:rPr>
            <w:rStyle w:val="Annotation"/>
            <w:rPrChange w:id="988" w:author="Jonathan Bona" w:date="2012-05-04T15:07:00Z">
              <w:rPr>
                <w:rStyle w:val="SpecificationType"/>
              </w:rPr>
            </w:rPrChange>
          </w:rPr>
          <w:t>a(occurrent)[</w:t>
        </w:r>
      </w:ins>
      <w:r w:rsidR="00604D54" w:rsidRPr="00B23775">
        <w:rPr>
          <w:rStyle w:val="SpecificationType"/>
        </w:rPr>
        <w:t>Axiom</w:t>
      </w:r>
      <w:r w:rsidR="00773334" w:rsidRPr="00486765">
        <w:rPr>
          <w:smallCaps/>
        </w:rPr>
        <w:t xml:space="preserve">: </w:t>
      </w:r>
      <w:proofErr w:type="gramStart"/>
      <w:r w:rsidR="00773334" w:rsidRPr="00486765">
        <w:rPr>
          <w:i/>
        </w:rPr>
        <w:t xml:space="preserve">a </w:t>
      </w:r>
      <w:r w:rsidR="00773334" w:rsidRPr="00486765">
        <w:t>is</w:t>
      </w:r>
      <w:proofErr w:type="gramEnd"/>
      <w:r w:rsidR="00773334" w:rsidRPr="00486765">
        <w:t xml:space="preserve"> an </w:t>
      </w:r>
      <w:r w:rsidR="00773334" w:rsidRPr="00B6123E">
        <w:rPr>
          <w:i/>
        </w:rPr>
        <w:t>occurrent</w:t>
      </w:r>
      <w:r w:rsidR="00773334" w:rsidRPr="00486765">
        <w:t xml:space="preserve"> entity </w:t>
      </w:r>
      <w:r w:rsidR="00604D54">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ins w:id="989" w:author="Jonathan Bona" w:date="2012-05-04T15:07:00Z">
        <w:r w:rsidRPr="00B538E9">
          <w:rPr>
            <w:rStyle w:val="Annotation"/>
            <w:rPrChange w:id="990" w:author="Jonathan Bona" w:date="2012-05-04T15:07:00Z">
              <w:rPr/>
            </w:rPrChange>
          </w:rPr>
          <w:t>]</w:t>
        </w:r>
      </w:ins>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4B10777" w:rsidR="004558A1" w:rsidRPr="006D323D" w:rsidRDefault="00B538E9" w:rsidP="00486765">
      <w:pPr>
        <w:pStyle w:val="Specification"/>
        <w:rPr>
          <w:sz w:val="22"/>
        </w:rPr>
      </w:pPr>
      <w:ins w:id="991" w:author="Jonathan Bona" w:date="2012-05-04T15:08:00Z">
        <w:r w:rsidRPr="00B538E9">
          <w:rPr>
            <w:rStyle w:val="Annotation"/>
            <w:rPrChange w:id="992" w:author="Jonathan Bona" w:date="2012-05-04T15:08:00Z">
              <w:rPr>
                <w:rStyle w:val="SpecificationType"/>
                <w:sz w:val="22"/>
              </w:rPr>
            </w:rPrChange>
          </w:rPr>
          <w:t>a(projects_onto)[</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ins w:id="993" w:author="Jonathan Bona" w:date="2012-05-04T15:08:00Z">
        <w:r w:rsidRPr="00B538E9">
          <w:rPr>
            <w:rStyle w:val="Annotation"/>
            <w:rPrChange w:id="994" w:author="Jonathan Bona" w:date="2012-05-04T15:08:00Z">
              <w:rPr>
                <w:sz w:val="22"/>
              </w:rPr>
            </w:rPrChange>
          </w:rPr>
          <w:t>]</w:t>
        </w:r>
      </w:ins>
    </w:p>
    <w:p w14:paraId="2EF4EC69" w14:textId="5BA3A9DE" w:rsidR="008E09E5" w:rsidRPr="00B23775" w:rsidRDefault="00B538E9">
      <w:pPr>
        <w:pStyle w:val="Specification"/>
        <w:rPr>
          <w:sz w:val="22"/>
        </w:rPr>
      </w:pPr>
      <w:ins w:id="995" w:author="Jonathan Bona" w:date="2012-05-04T15:08:00Z">
        <w:r w:rsidRPr="007539EB">
          <w:rPr>
            <w:rStyle w:val="Annotation"/>
          </w:rPr>
          <w:t>a(projects_onto)[</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ins w:id="996" w:author="Jonathan Bona" w:date="2012-05-04T15:08:00Z">
        <w:r w:rsidRPr="00B538E9">
          <w:rPr>
            <w:rStyle w:val="Annotation"/>
            <w:rPrChange w:id="997" w:author="Jonathan Bona" w:date="2012-05-04T15:08:00Z">
              <w:rPr>
                <w:sz w:val="22"/>
              </w:rPr>
            </w:rPrChange>
          </w:rPr>
          <w:t>]</w:t>
        </w:r>
      </w:ins>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998" w:name="_Toc313270725"/>
      <w:r w:rsidRPr="00486765">
        <w:rPr>
          <w:sz w:val="22"/>
          <w:shd w:val="clear" w:color="auto" w:fill="FFFFFF"/>
        </w:rPr>
        <w:t>Every spatiotempo</w:t>
      </w:r>
      <w:del w:id="999" w:author="phismith" w:date="2012-05-17T19:10:00Z">
        <w:r w:rsidRPr="00486765" w:rsidDel="005103D1">
          <w:rPr>
            <w:sz w:val="22"/>
            <w:shd w:val="clear" w:color="auto" w:fill="FFFFFF"/>
          </w:rPr>
          <w:delText>e</w:delText>
        </w:r>
      </w:del>
      <w:r w:rsidRPr="00486765">
        <w:rPr>
          <w:sz w:val="22"/>
          <w:shd w:val="clear" w:color="auto" w:fill="FFFFFF"/>
        </w:rPr>
        <w:t>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1000" w:name="_Toc319326130"/>
      <w:r w:rsidRPr="00486765">
        <w:rPr>
          <w:sz w:val="24"/>
          <w:shd w:val="clear" w:color="auto" w:fill="FFFFFF"/>
        </w:rPr>
        <w:t>Occupies relation</w:t>
      </w:r>
      <w:bookmarkEnd w:id="998"/>
      <w:bookmarkEnd w:id="1000"/>
    </w:p>
    <w:p w14:paraId="178A7510" w14:textId="77777777" w:rsidR="008A5BDC" w:rsidRPr="00486765" w:rsidRDefault="008A5BDC" w:rsidP="00486765">
      <w:pPr>
        <w:rPr>
          <w:sz w:val="22"/>
        </w:rPr>
      </w:pPr>
    </w:p>
    <w:p w14:paraId="35B99BF0" w14:textId="27C0087A" w:rsidR="008A5BDC" w:rsidRPr="00486765" w:rsidRDefault="00B538E9" w:rsidP="00486765">
      <w:pPr>
        <w:pStyle w:val="Specification"/>
        <w:rPr>
          <w:rStyle w:val="apple-style-span"/>
          <w:rFonts w:eastAsiaTheme="majorEastAsia" w:cstheme="majorBidi"/>
          <w:b/>
          <w:bCs/>
          <w:color w:val="4F81BD" w:themeColor="accent1"/>
          <w:szCs w:val="26"/>
        </w:rPr>
      </w:pPr>
      <w:ins w:id="1001" w:author="Jonathan Bona" w:date="2012-05-04T15:08:00Z">
        <w:r>
          <w:rPr>
            <w:rStyle w:val="Annotation"/>
          </w:rPr>
          <w:t>a(occupies</w:t>
        </w:r>
        <w:r w:rsidRPr="007539EB">
          <w:rPr>
            <w:rStyle w:val="Annotation"/>
          </w:rPr>
          <w:t>)[</w:t>
        </w:r>
      </w:ins>
      <w:r w:rsidR="00236D40" w:rsidRPr="00486765">
        <w:rPr>
          <w:rStyle w:val="SpecificationType"/>
          <w:sz w:val="22"/>
        </w:rPr>
        <w:t>Elucidation</w:t>
      </w:r>
      <w:r w:rsidR="00236D40" w:rsidRPr="00486765">
        <w:rPr>
          <w:sz w:val="22"/>
        </w:rPr>
        <w:t>:</w:t>
      </w:r>
      <w:r w:rsidR="008A5BDC" w:rsidRPr="00486765">
        <w:rPr>
          <w:sz w:val="22"/>
        </w:rPr>
        <w:t xml:space="preserve"> </w:t>
      </w:r>
      <w:proofErr w:type="gramStart"/>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proofErr w:type="gramEnd"/>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or spatiotemporal region</w:t>
      </w:r>
      <w:r w:rsidR="008A5BDC" w:rsidRPr="00486765">
        <w:rPr>
          <w:rStyle w:val="apple-style-span"/>
          <w:sz w:val="22"/>
        </w:rPr>
        <w:t xml:space="preserve"> which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ins w:id="1002" w:author="Jonathan Bona" w:date="2012-05-04T15:09:00Z">
        <w:r w:rsidRPr="00B538E9">
          <w:rPr>
            <w:rStyle w:val="Annotation"/>
            <w:rPrChange w:id="1003" w:author="Jonathan Bona" w:date="2012-05-04T15:09:00Z">
              <w:rPr>
                <w:rStyle w:val="apple-style-span"/>
                <w:sz w:val="22"/>
              </w:rPr>
            </w:rPrChange>
          </w:rPr>
          <w:t>]</w:t>
        </w:r>
      </w:ins>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proofErr w:type="gramStart"/>
      <w:r w:rsidRPr="00486765">
        <w:rPr>
          <w:sz w:val="22"/>
        </w:rPr>
        <w:t xml:space="preserve">The </w:t>
      </w:r>
      <w:r w:rsidRPr="00486765">
        <w:rPr>
          <w:b/>
          <w:sz w:val="22"/>
        </w:rPr>
        <w:t>occupies</w:t>
      </w:r>
      <w:proofErr w:type="gramEnd"/>
      <w:r w:rsidRPr="00486765">
        <w:rPr>
          <w:sz w:val="22"/>
        </w:rPr>
        <w:t xml:space="preserve"> relation is the counterpart, on the </w:t>
      </w:r>
      <w:r w:rsidR="00FB129B" w:rsidRPr="00486765">
        <w:rPr>
          <w:i/>
          <w:sz w:val="22"/>
        </w:rPr>
        <w:t>occurrent</w:t>
      </w:r>
      <w:r w:rsidRPr="00486765">
        <w:rPr>
          <w:sz w:val="22"/>
        </w:rPr>
        <w:t xml:space="preserve"> side, of the relation </w:t>
      </w:r>
      <w:r w:rsidRPr="00486765">
        <w:rPr>
          <w:b/>
          <w:sz w:val="22"/>
        </w:rPr>
        <w:t xml:space="preserve">located_at.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3"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B6021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lastRenderedPageBreak/>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r w:rsidR="00400CAF" w:rsidRPr="00486765">
        <w:rPr>
          <w:sz w:val="22"/>
        </w:rPr>
        <w:t xml:space="preserve">BFO </w:t>
      </w:r>
      <w:r w:rsidRPr="00486765">
        <w:rPr>
          <w:sz w:val="22"/>
        </w:rPr>
        <w:t>which would define the history of an entity as the sum of processes in which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proofErr w:type="spellStart"/>
      <w:r w:rsidR="00400CAF" w:rsidRPr="00486765">
        <w:rPr>
          <w:sz w:val="22"/>
        </w:rPr>
        <w:t>cince</w:t>
      </w:r>
      <w:proofErr w:type="spellEnd"/>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1004" w:name="_Toc313270726"/>
      <w:bookmarkStart w:id="1005" w:name="_Toc319326131"/>
      <w:r w:rsidRPr="00486765">
        <w:rPr>
          <w:sz w:val="24"/>
        </w:rPr>
        <w:t xml:space="preserve">3.1. </w:t>
      </w:r>
      <w:r w:rsidR="00203208" w:rsidRPr="00486765">
        <w:rPr>
          <w:sz w:val="24"/>
        </w:rPr>
        <w:t>Process</w:t>
      </w:r>
      <w:bookmarkEnd w:id="1004"/>
      <w:bookmarkEnd w:id="1005"/>
    </w:p>
    <w:p w14:paraId="7A4D521D" w14:textId="77777777" w:rsidR="00203208" w:rsidRPr="00486765" w:rsidRDefault="00203208" w:rsidP="00486765">
      <w:pPr>
        <w:rPr>
          <w:sz w:val="22"/>
        </w:rPr>
      </w:pPr>
    </w:p>
    <w:p w14:paraId="4ADA2008" w14:textId="13A561BD" w:rsidR="008A6C9D" w:rsidRPr="00486765" w:rsidRDefault="00B538E9" w:rsidP="00486765">
      <w:pPr>
        <w:pStyle w:val="Specification"/>
        <w:rPr>
          <w:sz w:val="22"/>
        </w:rPr>
      </w:pPr>
      <w:ins w:id="1006" w:author="Jonathan Bona" w:date="2012-05-04T15:09:00Z">
        <w:r w:rsidRPr="00B538E9">
          <w:rPr>
            <w:rStyle w:val="Annotation"/>
            <w:rPrChange w:id="1007" w:author="Jonathan Bona" w:date="2012-05-04T15:09:00Z">
              <w:rPr>
                <w:rStyle w:val="SpecificationType"/>
                <w:sz w:val="22"/>
              </w:rPr>
            </w:rPrChange>
          </w:rPr>
          <w:t>a(process)[</w:t>
        </w:r>
      </w:ins>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ins w:id="1008" w:author="phismith" w:date="2012-05-20T11:49:00Z">
        <w:r w:rsidR="00CD73E6">
          <w:rPr>
            <w:sz w:val="22"/>
          </w:rPr>
          <w:t xml:space="preserve">for some time </w:t>
        </w:r>
        <w:r w:rsidR="00CD73E6">
          <w:rPr>
            <w:i/>
            <w:sz w:val="22"/>
          </w:rPr>
          <w:t>t</w:t>
        </w:r>
        <w:r w:rsidR="00CD73E6">
          <w:rPr>
            <w:sz w:val="22"/>
          </w:rPr>
          <w:t>,</w:t>
        </w:r>
        <w:r w:rsidR="00CD73E6">
          <w:rPr>
            <w:i/>
            <w:sz w:val="22"/>
          </w:rPr>
          <w:t xml:space="preserve"> </w:t>
        </w:r>
        <w:proofErr w:type="gramStart"/>
        <w:r w:rsidR="00CD73E6" w:rsidRPr="00CD73E6">
          <w:rPr>
            <w:i/>
            <w:sz w:val="22"/>
            <w:rPrChange w:id="1009" w:author="phismith" w:date="2012-05-20T11:49:00Z">
              <w:rPr>
                <w:sz w:val="22"/>
              </w:rPr>
            </w:rPrChange>
          </w:rPr>
          <w:t>a</w:t>
        </w:r>
        <w:proofErr w:type="gramEnd"/>
        <w:r w:rsidR="00CD73E6" w:rsidRPr="00CD73E6">
          <w:rPr>
            <w:i/>
            <w:sz w:val="22"/>
            <w:rPrChange w:id="1010" w:author="phismith" w:date="2012-05-20T11:49:00Z">
              <w:rPr>
                <w:sz w:val="22"/>
              </w:rPr>
            </w:rPrChange>
          </w:rPr>
          <w:t xml:space="preserve"> </w:t>
        </w:r>
      </w:ins>
      <w:r w:rsidR="00203208" w:rsidRPr="00486765">
        <w:rPr>
          <w:b/>
          <w:sz w:val="22"/>
        </w:rPr>
        <w:t xml:space="preserve">s-depends </w:t>
      </w:r>
      <w:r w:rsidR="00203208" w:rsidRPr="00486765">
        <w:rPr>
          <w:sz w:val="22"/>
        </w:rPr>
        <w:t xml:space="preserve">on </w:t>
      </w:r>
      <w:ins w:id="1011" w:author="phismith" w:date="2012-05-20T11:49:00Z">
        <w:r w:rsidR="00CD73E6">
          <w:rPr>
            <w:sz w:val="22"/>
          </w:rPr>
          <w:t xml:space="preserve">some </w:t>
        </w:r>
      </w:ins>
      <w:del w:id="1012" w:author="phismith" w:date="2012-05-20T11:49:00Z">
        <w:r w:rsidR="008A6C9D" w:rsidRPr="00486765" w:rsidDel="00CD73E6">
          <w:rPr>
            <w:sz w:val="22"/>
          </w:rPr>
          <w:delText>one or more</w:delText>
        </w:r>
      </w:del>
      <w:r w:rsidR="008A6C9D" w:rsidRPr="00486765">
        <w:rPr>
          <w:sz w:val="22"/>
        </w:rPr>
        <w:t xml:space="preserve"> </w:t>
      </w:r>
      <w:r w:rsidR="00203208" w:rsidRPr="00486765">
        <w:rPr>
          <w:sz w:val="22"/>
        </w:rPr>
        <w:t>material</w:t>
      </w:r>
      <w:r w:rsidR="008A6C9D" w:rsidRPr="00486765">
        <w:rPr>
          <w:sz w:val="22"/>
        </w:rPr>
        <w:t xml:space="preserve"> entit</w:t>
      </w:r>
      <w:ins w:id="1013" w:author="phismith" w:date="2012-05-20T11:49:00Z">
        <w:r w:rsidR="00CD73E6">
          <w:rPr>
            <w:sz w:val="22"/>
          </w:rPr>
          <w:t xml:space="preserve">y </w:t>
        </w:r>
        <w:r w:rsidR="00CD73E6">
          <w:rPr>
            <w:b/>
            <w:sz w:val="22"/>
          </w:rPr>
          <w:t xml:space="preserve">at </w:t>
        </w:r>
        <w:r w:rsidR="00CD73E6">
          <w:rPr>
            <w:i/>
            <w:sz w:val="22"/>
          </w:rPr>
          <w:t>t</w:t>
        </w:r>
      </w:ins>
      <w:del w:id="1014" w:author="phismith" w:date="2012-05-20T11:49:00Z">
        <w:r w:rsidR="008A6C9D" w:rsidRPr="00486765" w:rsidDel="00CD73E6">
          <w:rPr>
            <w:sz w:val="22"/>
          </w:rPr>
          <w:delText>ies</w:delText>
        </w:r>
      </w:del>
      <w:r w:rsidR="00203208" w:rsidRPr="00486765">
        <w:rPr>
          <w:sz w:val="22"/>
        </w:rPr>
        <w:t>.</w:t>
      </w:r>
      <w:r w:rsidR="006D323D">
        <w:rPr>
          <w:sz w:val="22"/>
        </w:rPr>
        <w:t xml:space="preserve"> [083-</w:t>
      </w:r>
      <w:del w:id="1015" w:author="phismith" w:date="2012-05-20T11:49:00Z">
        <w:r w:rsidR="006D323D" w:rsidDel="00CD73E6">
          <w:rPr>
            <w:sz w:val="22"/>
          </w:rPr>
          <w:delText>001</w:delText>
        </w:r>
      </w:del>
      <w:ins w:id="1016" w:author="phismith" w:date="2012-05-20T11:49:00Z">
        <w:r w:rsidR="00CD73E6">
          <w:rPr>
            <w:sz w:val="22"/>
          </w:rPr>
          <w:t>002</w:t>
        </w:r>
      </w:ins>
      <w:r w:rsidR="006D323D">
        <w:rPr>
          <w:sz w:val="22"/>
        </w:rPr>
        <w:t>]</w:t>
      </w:r>
      <w:ins w:id="1017" w:author="Jonathan Bona" w:date="2012-05-04T15:09:00Z">
        <w:r w:rsidRPr="00B538E9">
          <w:rPr>
            <w:rStyle w:val="Annotation"/>
            <w:rPrChange w:id="1018" w:author="Jonathan Bona" w:date="2012-05-04T15:09:00Z">
              <w:rPr>
                <w:sz w:val="22"/>
              </w:rPr>
            </w:rPrChange>
          </w:rPr>
          <w:t>]</w:t>
        </w:r>
      </w:ins>
    </w:p>
    <w:p w14:paraId="2D0BB092" w14:textId="6B980A2D" w:rsidR="003047AF" w:rsidRPr="00486765" w:rsidRDefault="00B538E9">
      <w:pPr>
        <w:pStyle w:val="Specification"/>
        <w:rPr>
          <w:sz w:val="18"/>
          <w:szCs w:val="20"/>
        </w:rPr>
      </w:pPr>
      <w:ins w:id="1019" w:author="Jonathan Bona" w:date="2012-05-04T15:09:00Z">
        <w:r w:rsidRPr="007539EB">
          <w:rPr>
            <w:rStyle w:val="Annotation"/>
          </w:rPr>
          <w:t>a</w:t>
        </w:r>
        <w:r>
          <w:rPr>
            <w:rStyle w:val="Annotation"/>
          </w:rPr>
          <w:t>s</w:t>
        </w:r>
        <w:r w:rsidRPr="007539EB">
          <w:rPr>
            <w:rStyle w:val="Annotation"/>
          </w:rPr>
          <w:t>(process)[</w:t>
        </w:r>
      </w:ins>
      <w:r w:rsidR="003047AF" w:rsidRPr="00486765">
        <w:rPr>
          <w:rStyle w:val="SpecificationType"/>
          <w:sz w:val="22"/>
        </w:rPr>
        <w:t>Examples</w:t>
      </w:r>
      <w:r w:rsidR="003047AF" w:rsidRPr="00486765">
        <w:rPr>
          <w:sz w:val="22"/>
        </w:rPr>
        <w:t>: the life of an organism</w:t>
      </w:r>
      <w:ins w:id="1020" w:author="Jonathan Bona" w:date="2012-05-04T15:09:00Z">
        <w:r w:rsidRPr="00B538E9">
          <w:rPr>
            <w:rStyle w:val="Annotation"/>
            <w:rPrChange w:id="1021" w:author="Jonathan Bona" w:date="2012-05-04T15:09:00Z">
              <w:rPr>
                <w:sz w:val="22"/>
              </w:rPr>
            </w:rPrChange>
          </w:rPr>
          <w:t>\</w:t>
        </w:r>
      </w:ins>
      <w:r w:rsidR="003047AF" w:rsidRPr="00486765">
        <w:rPr>
          <w:sz w:val="22"/>
        </w:rPr>
        <w:t xml:space="preserve">, </w:t>
      </w:r>
      <w:r w:rsidR="00400CAF" w:rsidRPr="00486765">
        <w:rPr>
          <w:sz w:val="22"/>
        </w:rPr>
        <w:t xml:space="preserve">a </w:t>
      </w:r>
      <w:r w:rsidR="003047AF" w:rsidRPr="00486765">
        <w:rPr>
          <w:sz w:val="22"/>
        </w:rPr>
        <w:t>process of sleeping</w:t>
      </w:r>
      <w:ins w:id="1022"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cell-division,</w:t>
      </w:r>
      <w:ins w:id="1023" w:author="Jonathan Bona" w:date="2012-05-04T15:09:00Z">
        <w:r w:rsidRPr="00B538E9">
          <w:rPr>
            <w:rStyle w:val="Annotation"/>
          </w:rPr>
          <w:t xml:space="preserve"> </w:t>
        </w:r>
        <w:r w:rsidRPr="007539EB">
          <w:rPr>
            <w:rStyle w:val="Annotation"/>
          </w:rPr>
          <w:t>\</w:t>
        </w:r>
      </w:ins>
      <w:r w:rsidR="003047AF" w:rsidRPr="00486765">
        <w:rPr>
          <w:sz w:val="22"/>
        </w:rPr>
        <w:t xml:space="preserve"> a beating of the heart</w:t>
      </w:r>
      <w:ins w:id="1024"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meiosis</w:t>
      </w:r>
      <w:ins w:id="1025" w:author="Jonathan Bona" w:date="2012-05-04T15:09:00Z">
        <w:r w:rsidRPr="007539EB">
          <w:rPr>
            <w:rStyle w:val="Annotation"/>
          </w:rPr>
          <w:t>\</w:t>
        </w:r>
      </w:ins>
      <w:r w:rsidR="003047AF" w:rsidRPr="00486765">
        <w:rPr>
          <w:sz w:val="22"/>
        </w:rPr>
        <w:t>, the course of a disease</w:t>
      </w:r>
      <w:ins w:id="1026" w:author="Jonathan Bona" w:date="2012-05-04T15:10:00Z">
        <w:r w:rsidRPr="007539EB">
          <w:rPr>
            <w:rStyle w:val="Annotation"/>
          </w:rPr>
          <w:t>\</w:t>
        </w:r>
      </w:ins>
      <w:r w:rsidR="003047AF" w:rsidRPr="00486765">
        <w:rPr>
          <w:sz w:val="22"/>
        </w:rPr>
        <w:t>, the flight of a bird</w:t>
      </w:r>
      <w:ins w:id="1027" w:author="Jonathan Bona" w:date="2012-05-04T15:10:00Z">
        <w:r w:rsidRPr="007539EB">
          <w:rPr>
            <w:rStyle w:val="Annotation"/>
          </w:rPr>
          <w:t>\</w:t>
        </w:r>
      </w:ins>
      <w:r w:rsidR="003047AF" w:rsidRPr="00486765">
        <w:rPr>
          <w:sz w:val="22"/>
        </w:rPr>
        <w:t xml:space="preserve">, </w:t>
      </w:r>
      <w:r w:rsidR="00400CAF" w:rsidRPr="00486765">
        <w:rPr>
          <w:sz w:val="22"/>
        </w:rPr>
        <w:t xml:space="preserve">your </w:t>
      </w:r>
      <w:r w:rsidR="003047AF" w:rsidRPr="00486765">
        <w:rPr>
          <w:sz w:val="22"/>
        </w:rPr>
        <w:t>process of aging.</w:t>
      </w:r>
      <w:ins w:id="1028" w:author="Jonathan Bona" w:date="2012-05-04T15:09:00Z">
        <w:r w:rsidRPr="00B538E9">
          <w:rPr>
            <w:rStyle w:val="Annotation"/>
          </w:rPr>
          <w:t xml:space="preserve"> </w:t>
        </w:r>
        <w:r w:rsidRPr="007539EB">
          <w:rPr>
            <w:rStyle w:val="Annotation"/>
          </w:rPr>
          <w:t>]</w:t>
        </w:r>
      </w:ins>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B6021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B6021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1029" w:name="_Toc313270727"/>
      <w:bookmarkStart w:id="1030"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1029"/>
      <w:bookmarkEnd w:id="1030"/>
    </w:p>
    <w:p w14:paraId="314ECD0D" w14:textId="7FE4E252" w:rsidR="00C0143F" w:rsidRPr="00486765" w:rsidRDefault="00C0143F" w:rsidP="00486765">
      <w:pPr>
        <w:rPr>
          <w:sz w:val="22"/>
        </w:rPr>
      </w:pPr>
    </w:p>
    <w:p w14:paraId="3B08B504" w14:textId="6BF64684" w:rsidR="006738BC" w:rsidRDefault="005C1359" w:rsidP="00486765">
      <w:pPr>
        <w:pStyle w:val="Specification"/>
        <w:rPr>
          <w:sz w:val="22"/>
        </w:rPr>
      </w:pPr>
      <w:ins w:id="1031" w:author="Jonathan Bona" w:date="2012-05-04T15:10:00Z">
        <w:r w:rsidRPr="005C1359">
          <w:rPr>
            <w:rStyle w:val="Annotation"/>
            <w:rPrChange w:id="1032" w:author="Jonathan Bona" w:date="2012-05-04T15:10:00Z">
              <w:rPr>
                <w:rStyle w:val="SpecificationType"/>
                <w:sz w:val="22"/>
              </w:rPr>
            </w:rPrChange>
          </w:rPr>
          <w:lastRenderedPageBreak/>
          <w:t>a(process boundary)[</w:t>
        </w:r>
      </w:ins>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proofErr w:type="gramStart"/>
      <w:r w:rsidR="0017019A">
        <w:rPr>
          <w:sz w:val="22"/>
        </w:rPr>
        <w:t xml:space="preserve">&amp; </w:t>
      </w:r>
      <w:r w:rsidR="00222C8B" w:rsidRPr="00486765">
        <w:rPr>
          <w:i/>
          <w:sz w:val="22"/>
        </w:rPr>
        <w:t xml:space="preserve"> </w:t>
      </w:r>
      <w:r w:rsidR="0017019A">
        <w:rPr>
          <w:i/>
          <w:sz w:val="22"/>
        </w:rPr>
        <w:t>p</w:t>
      </w:r>
      <w:proofErr w:type="gramEnd"/>
      <w:r w:rsidR="0017019A">
        <w:rPr>
          <w:i/>
          <w:sz w:val="22"/>
        </w:rPr>
        <w:t xml:space="preserve">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ins w:id="1033" w:author="Jonathan Bona" w:date="2012-05-04T15:10:00Z">
        <w:r w:rsidRPr="005C1359">
          <w:rPr>
            <w:rStyle w:val="Annotation"/>
            <w:rPrChange w:id="1034" w:author="Jonathan Bona" w:date="2012-05-04T15:10:00Z">
              <w:rPr>
                <w:sz w:val="22"/>
              </w:rPr>
            </w:rPrChange>
          </w:rPr>
          <w:t>]</w:t>
        </w:r>
      </w:ins>
    </w:p>
    <w:p w14:paraId="406FD3D3" w14:textId="77777777" w:rsidR="006738BC" w:rsidRPr="00486765" w:rsidRDefault="006738BC" w:rsidP="00486765">
      <w:pPr>
        <w:pStyle w:val="Specification"/>
        <w:rPr>
          <w:rStyle w:val="SpecificationType"/>
          <w:sz w:val="22"/>
        </w:rPr>
      </w:pPr>
    </w:p>
    <w:p w14:paraId="791C55D1" w14:textId="6893E74B" w:rsidR="00222C8B" w:rsidRPr="006D323D" w:rsidRDefault="005C1359" w:rsidP="00486765">
      <w:pPr>
        <w:pStyle w:val="Specification"/>
        <w:rPr>
          <w:sz w:val="22"/>
        </w:rPr>
      </w:pPr>
      <w:ins w:id="1035" w:author="Jonathan Bona" w:date="2012-05-04T15:10:00Z">
        <w:r w:rsidRPr="007539EB">
          <w:rPr>
            <w:rStyle w:val="Annotation"/>
          </w:rPr>
          <w:t>a(process boundary)[</w:t>
        </w:r>
      </w:ins>
      <w:r w:rsidR="006738BC" w:rsidRPr="00486765">
        <w:rPr>
          <w:rStyle w:val="SpecificationType"/>
          <w:sz w:val="22"/>
        </w:rPr>
        <w:t>Axiom:</w:t>
      </w:r>
      <w:r w:rsidR="006738BC">
        <w:rPr>
          <w:i/>
          <w:sz w:val="22"/>
        </w:rPr>
        <w:t xml:space="preserve"> </w:t>
      </w:r>
      <w:r w:rsidR="006738BC">
        <w:rPr>
          <w:sz w:val="22"/>
        </w:rPr>
        <w:t xml:space="preserve">Every process boundary </w:t>
      </w:r>
      <w:r w:rsidR="006738BC" w:rsidRPr="00486765">
        <w:rPr>
          <w:b/>
          <w:sz w:val="22"/>
        </w:rPr>
        <w:t>occupies</w:t>
      </w:r>
      <w:r w:rsidR="006738BC">
        <w:rPr>
          <w:sz w:val="22"/>
        </w:rPr>
        <w:t xml:space="preserve"> </w:t>
      </w:r>
      <w:r w:rsidR="00222C8B" w:rsidRPr="00486765">
        <w:rPr>
          <w:i/>
          <w:sz w:val="22"/>
        </w:rPr>
        <w:t>zero-dimensional temporal region.</w:t>
      </w:r>
      <w:r w:rsidR="006D323D">
        <w:rPr>
          <w:sz w:val="22"/>
        </w:rPr>
        <w:t xml:space="preserve"> [085-001]</w:t>
      </w:r>
      <w:ins w:id="1036" w:author="Jonathan Bona" w:date="2012-05-04T15:10:00Z">
        <w:r w:rsidRPr="005C1359">
          <w:rPr>
            <w:rStyle w:val="Annotation"/>
          </w:rPr>
          <w:t xml:space="preserve"> </w:t>
        </w:r>
        <w:r w:rsidRPr="007539EB">
          <w:rPr>
            <w:rStyle w:val="Annotation"/>
          </w:rPr>
          <w:t>]</w:t>
        </w:r>
      </w:ins>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ins w:id="1037" w:author="Jonathan Bona" w:date="2012-05-04T15:10:00Z">
        <w:r w:rsidRPr="007539EB">
          <w:rPr>
            <w:rStyle w:val="Annotation"/>
          </w:rPr>
          <w:t>a(process boundary)[</w:t>
        </w:r>
      </w:ins>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ins w:id="1038" w:author="Jonathan Bona" w:date="2012-05-04T15:11:00Z">
        <w:r w:rsidRPr="005C1359">
          <w:rPr>
            <w:rStyle w:val="Annotation"/>
          </w:rPr>
          <w:t xml:space="preserve"> </w:t>
        </w:r>
        <w:r w:rsidRPr="007539EB">
          <w:rPr>
            <w:rStyle w:val="Annotation"/>
          </w:rPr>
          <w:t>]</w:t>
        </w:r>
      </w:ins>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1039" w:name="_Toc313270728"/>
      <w:bookmarkStart w:id="1040" w:name="_Toc319326133"/>
      <w:r w:rsidRPr="00486765">
        <w:rPr>
          <w:sz w:val="24"/>
        </w:rPr>
        <w:t>Relation of participation</w:t>
      </w:r>
      <w:bookmarkEnd w:id="1039"/>
      <w:bookmarkEnd w:id="1040"/>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ins w:id="1041" w:author="Jonathan Bona" w:date="2012-05-04T15:11:00Z">
        <w:r w:rsidRPr="000E066A">
          <w:rPr>
            <w:rStyle w:val="Annotation"/>
            <w:rPrChange w:id="1042" w:author="Jonathan Bona" w:date="2012-05-04T15:11:00Z">
              <w:rPr>
                <w:rStyle w:val="SpecificationType"/>
                <w:sz w:val="22"/>
              </w:rPr>
            </w:rPrChange>
          </w:rPr>
          <w:t>a(has_participant)[</w:t>
        </w:r>
      </w:ins>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w:t>
      </w:r>
      <w:r w:rsidR="00653A6B">
        <w:rPr>
          <w:sz w:val="22"/>
        </w:rPr>
        <w:t>2</w:t>
      </w:r>
      <w:r w:rsidR="006D323D">
        <w:rPr>
          <w:sz w:val="22"/>
        </w:rPr>
        <w:t>]</w:t>
      </w:r>
      <w:ins w:id="1043" w:author="Jonathan Bona" w:date="2012-05-04T15:11:00Z">
        <w:r w:rsidRPr="000E066A">
          <w:rPr>
            <w:rStyle w:val="Annotation"/>
            <w:rPrChange w:id="1044" w:author="Jonathan Bona" w:date="2012-05-04T15:11:00Z">
              <w:rPr>
                <w:sz w:val="22"/>
              </w:rPr>
            </w:rPrChange>
          </w:rPr>
          <w:t>]</w:t>
        </w:r>
      </w:ins>
    </w:p>
    <w:p w14:paraId="4D29E90C" w14:textId="2CB8606B" w:rsidR="00C1546F" w:rsidRPr="00486765" w:rsidRDefault="000E066A">
      <w:pPr>
        <w:pStyle w:val="Specification"/>
        <w:rPr>
          <w:sz w:val="22"/>
        </w:rPr>
      </w:pPr>
      <w:ins w:id="1045" w:author="Jonathan Bona" w:date="2012-05-04T15:11:00Z">
        <w:r w:rsidRPr="007539EB">
          <w:rPr>
            <w:rStyle w:val="Annotation"/>
          </w:rPr>
          <w:t>a(has_participant)[</w:t>
        </w:r>
      </w:ins>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ins w:id="1046" w:author="Jonathan Bona" w:date="2012-05-04T15:11:00Z">
        <w:r w:rsidRPr="007539EB">
          <w:rPr>
            <w:rStyle w:val="Annotation"/>
          </w:rPr>
          <w:t>]</w:t>
        </w:r>
      </w:ins>
    </w:p>
    <w:p w14:paraId="780C2B50" w14:textId="4031FDD7" w:rsidR="00C1546F" w:rsidRPr="00486765" w:rsidRDefault="000E066A" w:rsidP="00B6123E">
      <w:pPr>
        <w:pStyle w:val="Specification"/>
      </w:pPr>
      <w:ins w:id="1047" w:author="Jonathan Bona" w:date="2012-05-04T15:11:00Z">
        <w:r w:rsidRPr="007539EB">
          <w:rPr>
            <w:rStyle w:val="Annotation"/>
          </w:rPr>
          <w:t>a(has_participant)[</w:t>
        </w:r>
      </w:ins>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ins w:id="1048" w:author="Jonathan Bona" w:date="2012-05-04T15:11:00Z">
        <w:r w:rsidRPr="007539EB">
          <w:rPr>
            <w:rStyle w:val="Annotation"/>
          </w:rPr>
          <w:t>]</w:t>
        </w:r>
      </w:ins>
    </w:p>
    <w:p w14:paraId="39492A26" w14:textId="74FAED9D" w:rsidR="007132E0" w:rsidRPr="00486765" w:rsidRDefault="000E066A" w:rsidP="00486765">
      <w:pPr>
        <w:pStyle w:val="Specification"/>
        <w:rPr>
          <w:sz w:val="22"/>
        </w:rPr>
      </w:pPr>
      <w:ins w:id="1049"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w:t>
      </w:r>
      <w:proofErr w:type="gramStart"/>
      <w:r w:rsidR="007132E0" w:rsidRPr="00486765">
        <w:rPr>
          <w:i/>
          <w:sz w:val="22"/>
        </w:rPr>
        <w:t xml:space="preserve">a </w:t>
      </w:r>
      <w:r w:rsidR="007132E0" w:rsidRPr="00486765">
        <w:rPr>
          <w:sz w:val="22"/>
        </w:rPr>
        <w:t>is</w:t>
      </w:r>
      <w:proofErr w:type="gramEnd"/>
      <w:r w:rsidR="007132E0" w:rsidRPr="00486765">
        <w:rPr>
          <w:sz w:val="22"/>
        </w:rPr>
        <w:t xml:space="preserve"> an </w:t>
      </w:r>
      <w:r w:rsidR="007132E0" w:rsidRPr="00486765">
        <w:rPr>
          <w:i/>
          <w:sz w:val="22"/>
        </w:rPr>
        <w:t>occurrent</w:t>
      </w:r>
      <w:r w:rsidR="006D323D">
        <w:rPr>
          <w:sz w:val="22"/>
        </w:rPr>
        <w:t>. [087-001]</w:t>
      </w:r>
      <w:ins w:id="1050" w:author="Jonathan Bona" w:date="2012-05-04T15:11:00Z">
        <w:r w:rsidRPr="000E066A">
          <w:rPr>
            <w:rStyle w:val="Annotation"/>
          </w:rPr>
          <w:t xml:space="preserve"> </w:t>
        </w:r>
        <w:r w:rsidRPr="007539EB">
          <w:rPr>
            <w:rStyle w:val="Annotation"/>
          </w:rPr>
          <w:t>]</w:t>
        </w:r>
      </w:ins>
    </w:p>
    <w:p w14:paraId="46E2D609" w14:textId="4F202464" w:rsidR="007132E0" w:rsidRPr="00486765" w:rsidRDefault="000E066A">
      <w:pPr>
        <w:pStyle w:val="Specification"/>
        <w:rPr>
          <w:sz w:val="22"/>
        </w:rPr>
      </w:pPr>
      <w:ins w:id="1051"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ins w:id="1052" w:author="Jonathan Bona" w:date="2012-05-04T15:11:00Z">
        <w:r w:rsidRPr="000E066A">
          <w:rPr>
            <w:rStyle w:val="Annotation"/>
          </w:rPr>
          <w:t xml:space="preserve"> </w:t>
        </w:r>
        <w:r w:rsidRPr="007539EB">
          <w:rPr>
            <w:rStyle w:val="Annotation"/>
          </w:rPr>
          <w:t>]</w:t>
        </w:r>
      </w:ins>
    </w:p>
    <w:p w14:paraId="15A63E89" w14:textId="4DEC57F9" w:rsidR="007132E0" w:rsidRPr="00B23775" w:rsidRDefault="000E066A">
      <w:pPr>
        <w:pStyle w:val="Specification"/>
        <w:rPr>
          <w:sz w:val="22"/>
        </w:rPr>
      </w:pPr>
      <w:ins w:id="1053" w:author="Jonathan Bona" w:date="2012-05-04T15:11:00Z">
        <w:r w:rsidRPr="007539EB">
          <w:rPr>
            <w:rStyle w:val="Annotation"/>
          </w:rPr>
          <w:t>a(has_participant)[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ins w:id="1054" w:author="Jonathan Bona" w:date="2012-05-04T15:11:00Z">
        <w:r w:rsidRPr="000E066A">
          <w:rPr>
            <w:rStyle w:val="Annotation"/>
          </w:rPr>
          <w:t xml:space="preserve"> </w:t>
        </w:r>
        <w:r w:rsidRPr="007539EB">
          <w:rPr>
            <w:rStyle w:val="Annotation"/>
          </w:rPr>
          <w:t>]</w:t>
        </w:r>
      </w:ins>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0D3A065E" w:rsidR="00AB13CB" w:rsidRDefault="000E066A" w:rsidP="00AB13CB">
      <w:pPr>
        <w:pStyle w:val="Specification"/>
      </w:pPr>
      <w:ins w:id="1055" w:author="Jonathan Bona" w:date="2012-05-04T15:11:00Z">
        <w:r w:rsidRPr="007539EB">
          <w:rPr>
            <w:rStyle w:val="Annotation"/>
          </w:rPr>
          <w:t>a(has_participant)[</w:t>
        </w:r>
      </w:ins>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r w:rsidR="00AB13CB" w:rsidRPr="00751DA3">
        <w:rPr>
          <w:b/>
          <w:sz w:val="22"/>
        </w:rPr>
        <w:t xml:space="preserve">has_participant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w:t>
      </w:r>
    </w:p>
    <w:p w14:paraId="6D610F08" w14:textId="6A009A2B" w:rsidR="00AB13CB" w:rsidRPr="00B23775" w:rsidRDefault="00AB13CB" w:rsidP="00486765">
      <w:pPr>
        <w:pStyle w:val="Specification"/>
        <w:ind w:firstLine="720"/>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ins w:id="1056" w:author="phismith" w:date="2012-05-20T11:50:00Z">
        <w:r w:rsidR="00E62AAC">
          <w:rPr>
            <w:b/>
          </w:rPr>
          <w:t xml:space="preserve">at </w:t>
        </w:r>
        <w:r w:rsidR="00E62AAC">
          <w:rPr>
            <w:i/>
          </w:rPr>
          <w:t xml:space="preserve">t </w:t>
        </w:r>
      </w:ins>
      <w:r w:rsidR="00EB5D75">
        <w:t xml:space="preserve">&amp; </w:t>
      </w:r>
      <w:r w:rsidR="00EB5D75">
        <w:rPr>
          <w:i/>
        </w:rPr>
        <w:t xml:space="preserve">a </w:t>
      </w:r>
      <w:r w:rsidR="00EB5D75" w:rsidRPr="00486765">
        <w:rPr>
          <w:b/>
        </w:rPr>
        <w:t>s-depends on</w:t>
      </w:r>
      <w:r w:rsidR="00EB5D75">
        <w:t xml:space="preserve"> </w:t>
      </w:r>
      <w:r w:rsidR="00EB5D75">
        <w:rPr>
          <w:i/>
        </w:rPr>
        <w:t>c</w:t>
      </w:r>
      <w:ins w:id="1057" w:author="phismith" w:date="2012-05-20T11:50:00Z">
        <w:r w:rsidR="00E62AAC" w:rsidRPr="00E62AAC">
          <w:rPr>
            <w:b/>
          </w:rPr>
          <w:t xml:space="preserve"> </w:t>
        </w:r>
        <w:r w:rsidR="00E62AAC">
          <w:rPr>
            <w:b/>
          </w:rPr>
          <w:t xml:space="preserve">at </w:t>
        </w:r>
        <w:r w:rsidR="00E62AAC">
          <w:rPr>
            <w:i/>
          </w:rPr>
          <w:t>t</w:t>
        </w:r>
      </w:ins>
      <w:r w:rsidR="006D323D">
        <w:t>. [090-</w:t>
      </w:r>
      <w:del w:id="1058" w:author="phismith" w:date="2012-05-20T11:50:00Z">
        <w:r w:rsidR="006D323D" w:rsidDel="00E62AAC">
          <w:delText>001</w:delText>
        </w:r>
      </w:del>
      <w:ins w:id="1059" w:author="phismith" w:date="2012-05-20T11:50:00Z">
        <w:r w:rsidR="00E62AAC">
          <w:t>002</w:t>
        </w:r>
      </w:ins>
      <w:r w:rsidR="006D323D">
        <w:t>]</w:t>
      </w:r>
      <w:ins w:id="1060" w:author="Jonathan Bona" w:date="2012-05-04T15:11:00Z">
        <w:r w:rsidR="000E066A" w:rsidRPr="000E066A">
          <w:rPr>
            <w:rStyle w:val="Annotation"/>
          </w:rPr>
          <w:t xml:space="preserve"> </w:t>
        </w:r>
        <w:r w:rsidR="000E066A" w:rsidRPr="007539EB">
          <w:rPr>
            <w:rStyle w:val="Annotation"/>
          </w:rPr>
          <w:t>]</w:t>
        </w:r>
      </w:ins>
    </w:p>
    <w:p w14:paraId="3E155CC1" w14:textId="4364B5DB" w:rsidR="00AB13CB" w:rsidRPr="0017019A" w:rsidRDefault="00EB5D75" w:rsidP="00486765">
      <w:r>
        <w:lastRenderedPageBreak/>
        <w:tab/>
      </w:r>
    </w:p>
    <w:p w14:paraId="685BF407" w14:textId="06130BB5" w:rsidR="00EB5D75" w:rsidRDefault="000E066A" w:rsidP="00EB5D75">
      <w:pPr>
        <w:pStyle w:val="Specification"/>
      </w:pPr>
      <w:ins w:id="1061" w:author="Jonathan Bona" w:date="2012-05-04T15:11:00Z">
        <w:r w:rsidRPr="007539EB">
          <w:rPr>
            <w:rStyle w:val="Annotation"/>
          </w:rPr>
          <w:t>a(has_participant)[</w:t>
        </w:r>
      </w:ins>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r w:rsidR="00EB5D75" w:rsidRPr="00751DA3">
        <w:rPr>
          <w:b/>
          <w:sz w:val="22"/>
        </w:rPr>
        <w:t xml:space="preserve">has_participant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w:t>
      </w:r>
    </w:p>
    <w:p w14:paraId="2AADA80E" w14:textId="60C15585" w:rsidR="00EB5D75" w:rsidRPr="00B23775" w:rsidRDefault="00EB5D75" w:rsidP="00EB5D75">
      <w:pPr>
        <w:pStyle w:val="Specification"/>
        <w:ind w:firstLine="720"/>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ins w:id="1062" w:author="phismith" w:date="2012-05-20T11:50:00Z">
        <w:r w:rsidR="00E62AAC">
          <w:rPr>
            <w:b/>
          </w:rPr>
          <w:t xml:space="preserve">at </w:t>
        </w:r>
        <w:r w:rsidR="00E62AAC">
          <w:rPr>
            <w:i/>
          </w:rPr>
          <w:t xml:space="preserve">t </w:t>
        </w:r>
      </w:ins>
      <w:r>
        <w:t xml:space="preserve">&amp; </w:t>
      </w:r>
      <w:r>
        <w:rPr>
          <w:i/>
        </w:rPr>
        <w:t xml:space="preserve">a </w:t>
      </w:r>
      <w:r w:rsidRPr="00751DA3">
        <w:rPr>
          <w:b/>
        </w:rPr>
        <w:t>s-depends on</w:t>
      </w:r>
      <w:r>
        <w:t xml:space="preserve"> </w:t>
      </w:r>
      <w:r>
        <w:rPr>
          <w:i/>
        </w:rPr>
        <w:t>c</w:t>
      </w:r>
      <w:ins w:id="1063" w:author="phismith" w:date="2012-05-20T11:50:00Z">
        <w:r w:rsidR="00E62AAC" w:rsidRPr="00E62AAC">
          <w:rPr>
            <w:b/>
          </w:rPr>
          <w:t xml:space="preserve"> </w:t>
        </w:r>
        <w:r w:rsidR="00E62AAC">
          <w:rPr>
            <w:b/>
          </w:rPr>
          <w:t xml:space="preserve">at </w:t>
        </w:r>
        <w:r w:rsidR="00E62AAC">
          <w:rPr>
            <w:i/>
          </w:rPr>
          <w:t>t</w:t>
        </w:r>
      </w:ins>
      <w:r w:rsidR="00341371">
        <w:rPr>
          <w:i/>
        </w:rPr>
        <w:t>.</w:t>
      </w:r>
      <w:r w:rsidR="00341371">
        <w:t xml:space="preserve"> [091-</w:t>
      </w:r>
      <w:del w:id="1064" w:author="phismith" w:date="2012-05-20T11:50:00Z">
        <w:r w:rsidR="00341371" w:rsidDel="00E62AAC">
          <w:delText>001</w:delText>
        </w:r>
      </w:del>
      <w:ins w:id="1065" w:author="phismith" w:date="2012-05-20T11:50:00Z">
        <w:r w:rsidR="00E62AAC">
          <w:t>002</w:t>
        </w:r>
      </w:ins>
      <w:r w:rsidR="00341371">
        <w:t>]</w:t>
      </w:r>
      <w:ins w:id="1066" w:author="Jonathan Bona" w:date="2012-05-04T15:12:00Z">
        <w:r w:rsidR="000E066A" w:rsidRPr="000E066A">
          <w:rPr>
            <w:rStyle w:val="Annotation"/>
          </w:rPr>
          <w:t xml:space="preserve"> </w:t>
        </w:r>
        <w:r w:rsidR="000E066A" w:rsidRPr="007539EB">
          <w:rPr>
            <w:rStyle w:val="Annotation"/>
          </w:rPr>
          <w:t>]</w:t>
        </w:r>
      </w:ins>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1067" w:name="_Toc313270729"/>
      <w:bookmarkStart w:id="1068" w:name="_Toc319326134"/>
      <w:r w:rsidRPr="00486765">
        <w:rPr>
          <w:sz w:val="22"/>
        </w:rPr>
        <w:lastRenderedPageBreak/>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w:t>
      </w:r>
      <w:del w:id="1069" w:author="phismith" w:date="2012-05-17T19:05:00Z">
        <w:r w:rsidR="00E571F9" w:rsidRPr="00486765" w:rsidDel="005103D1">
          <w:rPr>
            <w:sz w:val="22"/>
          </w:rPr>
          <w:delText>s</w:delText>
        </w:r>
      </w:del>
      <w:bookmarkEnd w:id="1067"/>
      <w:bookmarkEnd w:id="1068"/>
    </w:p>
    <w:p w14:paraId="0BC10A30" w14:textId="754718DA" w:rsidR="008310FF" w:rsidRPr="00A91618" w:rsidDel="001C3C8F" w:rsidRDefault="008310FF" w:rsidP="001C3C8F">
      <w:pPr>
        <w:jc w:val="left"/>
        <w:rPr>
          <w:del w:id="1070" w:author="phismith" w:date="2012-05-17T19:00:00Z"/>
        </w:rPr>
      </w:pPr>
      <w:del w:id="1071" w:author="phismith" w:date="2012-05-17T19:01:00Z">
        <w:r w:rsidRPr="00703851" w:rsidDel="001C3C8F">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1072" w:author="phismith" w:date="2012-05-17T19:00:00Z">
        <w:r w:rsidDel="001C3C8F">
          <w:delText xml:space="preserve">PROCESS PROFILES </w:delText>
        </w:r>
      </w:del>
    </w:p>
    <w:p w14:paraId="07B08079" w14:textId="63B28328" w:rsidR="008310FF" w:rsidDel="001C3C8F" w:rsidRDefault="008310FF" w:rsidP="001C3C8F">
      <w:pPr>
        <w:jc w:val="left"/>
        <w:rPr>
          <w:del w:id="1073" w:author="phismith" w:date="2012-05-17T19:00:00Z"/>
          <w:i/>
        </w:rPr>
      </w:pPr>
      <w:del w:id="1074" w:author="phismith" w:date="2012-05-17T19:00:00Z">
        <w:r w:rsidDel="001C3C8F">
          <w:rPr>
            <w:i/>
          </w:rPr>
          <w:delText>To be dealt wit</w:delText>
        </w:r>
        <w:r w:rsidRPr="00C12AF8" w:rsidDel="001C3C8F">
          <w:rPr>
            <w:i/>
          </w:rPr>
          <w:delText>h</w:delText>
        </w:r>
      </w:del>
    </w:p>
    <w:p w14:paraId="193D5BCE" w14:textId="0E61847A" w:rsidR="008310FF" w:rsidRPr="00E96B5D" w:rsidDel="001C3C8F" w:rsidRDefault="008310FF" w:rsidP="006D4631">
      <w:pPr>
        <w:jc w:val="left"/>
        <w:rPr>
          <w:del w:id="1075" w:author="phismith" w:date="2012-05-17T19:00:00Z"/>
          <w:i/>
          <w:highlight w:val="yellow"/>
        </w:rPr>
      </w:pPr>
      <w:del w:id="1076"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del>
    </w:p>
    <w:p w14:paraId="61F7AA00" w14:textId="4E23F531" w:rsidR="008310FF" w:rsidRPr="00E96B5D" w:rsidDel="001C3C8F" w:rsidRDefault="008310FF">
      <w:pPr>
        <w:jc w:val="left"/>
        <w:rPr>
          <w:del w:id="1077" w:author="phismith" w:date="2012-05-17T19:00:00Z"/>
          <w:i/>
          <w:highlight w:val="yellow"/>
        </w:rPr>
      </w:pPr>
      <w:del w:id="1078" w:author="phismith" w:date="2012-05-17T19:00:00Z">
        <w:r w:rsidRPr="00E96B5D" w:rsidDel="001C3C8F">
          <w:rPr>
            <w:i/>
            <w:highlight w:val="yellow"/>
          </w:rPr>
          <w:delText>Albert: step function process profiles?</w:delText>
        </w:r>
      </w:del>
    </w:p>
    <w:p w14:paraId="7541BCBB" w14:textId="2117382D" w:rsidR="008310FF" w:rsidDel="001C3C8F" w:rsidRDefault="008310FF">
      <w:pPr>
        <w:jc w:val="left"/>
        <w:rPr>
          <w:del w:id="1079" w:author="phismith" w:date="2012-05-17T19:00:00Z"/>
          <w:i/>
        </w:rPr>
      </w:pPr>
      <w:del w:id="1080" w:author="phismith" w:date="2012-05-17T19:00:00Z">
        <w:r w:rsidRPr="00E96B5D" w:rsidDel="001C3C8F">
          <w:rPr>
            <w:i/>
            <w:highlight w:val="yellow"/>
          </w:rPr>
          <w:delText>process profile of duration?</w:delText>
        </w:r>
      </w:del>
    </w:p>
    <w:p w14:paraId="75F24000" w14:textId="12D2D930" w:rsidR="008310FF" w:rsidRPr="008D1FC5" w:rsidDel="001C3C8F" w:rsidRDefault="008310FF">
      <w:pPr>
        <w:jc w:val="left"/>
        <w:rPr>
          <w:del w:id="1081" w:author="phismith" w:date="2012-05-17T19:00:00Z"/>
          <w:rFonts w:ascii="Arial" w:hAnsi="Arial" w:cs="Arial"/>
          <w:i/>
          <w:highlight w:val="yellow"/>
        </w:rPr>
      </w:pPr>
      <w:del w:id="1082" w:author="phismith" w:date="2012-05-17T19:00:00Z">
        <w:r w:rsidRPr="008D1FC5" w:rsidDel="001C3C8F">
          <w:rPr>
            <w:rFonts w:ascii="Arial" w:hAnsi="Arial" w:cs="Arial"/>
            <w:i/>
            <w:highlight w:val="yellow"/>
          </w:rPr>
          <w:delText>all qualities are what they are because of the universals the instantiate</w:delText>
        </w:r>
      </w:del>
    </w:p>
    <w:p w14:paraId="698E39C2" w14:textId="42FD3E4A" w:rsidR="008310FF" w:rsidRPr="008D1FC5" w:rsidDel="001C3C8F" w:rsidRDefault="008310FF">
      <w:pPr>
        <w:jc w:val="left"/>
        <w:rPr>
          <w:del w:id="1083" w:author="phismith" w:date="2012-05-17T19:00:00Z"/>
          <w:rFonts w:ascii="Arial" w:hAnsi="Arial" w:cs="Arial"/>
          <w:i/>
          <w:highlight w:val="yellow"/>
        </w:rPr>
      </w:pPr>
      <w:del w:id="1084"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del>
    </w:p>
    <w:p w14:paraId="104AA7C3" w14:textId="084B6F9B" w:rsidR="008310FF" w:rsidRPr="008D1FC5" w:rsidDel="001C3C8F" w:rsidRDefault="008310FF">
      <w:pPr>
        <w:jc w:val="left"/>
        <w:rPr>
          <w:del w:id="1085" w:author="phismith" w:date="2012-05-17T19:00:00Z"/>
          <w:rFonts w:ascii="Arial" w:hAnsi="Arial" w:cs="Arial"/>
          <w:bCs/>
          <w:highlight w:val="yellow"/>
          <w:shd w:val="clear" w:color="auto" w:fill="FFFFF0"/>
        </w:rPr>
        <w:pPrChange w:id="1086" w:author="phismith" w:date="2012-05-17T19:00:00Z">
          <w:pPr>
            <w:pStyle w:val="NoSpacing"/>
            <w:spacing w:before="200" w:after="200" w:line="360" w:lineRule="auto"/>
            <w:jc w:val="center"/>
          </w:pPr>
        </w:pPrChange>
      </w:pPr>
      <w:del w:id="1087"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del>
    </w:p>
    <w:p w14:paraId="1B12A6FA" w14:textId="54A10D84" w:rsidR="008310FF" w:rsidRPr="008D1FC5" w:rsidDel="001C3C8F" w:rsidRDefault="008310FF">
      <w:pPr>
        <w:jc w:val="left"/>
        <w:rPr>
          <w:del w:id="1088" w:author="phismith" w:date="2012-05-17T19:00:00Z"/>
          <w:rFonts w:ascii="Arial" w:eastAsiaTheme="majorEastAsia" w:hAnsi="Arial" w:cs="Arial"/>
          <w:caps/>
        </w:rPr>
        <w:pPrChange w:id="1089" w:author="phismith" w:date="2012-05-17T19:00:00Z">
          <w:pPr>
            <w:pStyle w:val="NoSpacing"/>
            <w:spacing w:before="200" w:after="200" w:line="360" w:lineRule="auto"/>
            <w:jc w:val="center"/>
          </w:pPr>
        </w:pPrChange>
      </w:pPr>
      <w:del w:id="1090" w:author="phismith" w:date="2012-05-17T19:00:00Z">
        <w:r w:rsidRPr="008D1FC5" w:rsidDel="001C3C8F">
          <w:rPr>
            <w:rFonts w:ascii="Arial" w:eastAsiaTheme="majorEastAsia" w:hAnsi="Arial" w:cs="Arial"/>
            <w:caps/>
            <w:highlight w:val="yellow"/>
          </w:rPr>
          <w:delText>participates_during vs. participates_in</w:delText>
        </w:r>
      </w:del>
    </w:p>
    <w:p w14:paraId="359C9512" w14:textId="0A39E2DD" w:rsidR="008310FF" w:rsidRPr="00E673A5" w:rsidDel="001C3C8F" w:rsidRDefault="008310FF">
      <w:pPr>
        <w:jc w:val="left"/>
        <w:rPr>
          <w:del w:id="1091" w:author="phismith" w:date="2012-05-17T19:04:00Z"/>
        </w:rPr>
        <w:pPrChange w:id="1092" w:author="phismith" w:date="2012-05-17T19:00:00Z">
          <w:pPr>
            <w:pStyle w:val="Heading2"/>
            <w:widowControl w:val="0"/>
            <w:numPr>
              <w:ilvl w:val="1"/>
              <w:numId w:val="26"/>
            </w:numPr>
            <w:spacing w:line="480" w:lineRule="auto"/>
            <w:ind w:left="720" w:hanging="720"/>
          </w:pPr>
        </w:pPrChange>
      </w:pPr>
      <w:del w:id="1093" w:author="phismith" w:date="2012-05-17T19:04:00Z">
        <w:r w:rsidDel="001C3C8F">
          <w:delText xml:space="preserve">The </w:delText>
        </w:r>
        <w:r w:rsidRPr="00E673A5" w:rsidDel="001C3C8F">
          <w:delText>Pairwise Disjointness Principle</w:delText>
        </w:r>
      </w:del>
    </w:p>
    <w:p w14:paraId="530F9B9F" w14:textId="6830E8CC" w:rsidR="008310FF" w:rsidDel="001C3C8F" w:rsidRDefault="008310FF" w:rsidP="008310FF">
      <w:pPr>
        <w:jc w:val="left"/>
        <w:rPr>
          <w:del w:id="1094" w:author="phismith" w:date="2012-05-17T19:04:00Z"/>
          <w:vertAlign w:val="superscript"/>
        </w:rPr>
      </w:pPr>
      <w:del w:id="1095"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del>
    </w:p>
    <w:p w14:paraId="18D1F290" w14:textId="77777777" w:rsidR="008310FF" w:rsidRPr="00AF230F" w:rsidRDefault="008310FF" w:rsidP="006C702A">
      <w:pPr>
        <w:pStyle w:val="Heading2"/>
        <w:widowControl w:val="0"/>
        <w:numPr>
          <w:ilvl w:val="1"/>
          <w:numId w:val="26"/>
        </w:numPr>
        <w:spacing w:line="480" w:lineRule="auto"/>
        <w:ind w:hanging="720"/>
      </w:pPr>
      <w:r w:rsidRPr="00AF230F">
        <w:t>The Ontological Square</w:t>
      </w:r>
    </w:p>
    <w:p w14:paraId="495342F2" w14:textId="5377EB3F" w:rsidR="008310FF" w:rsidDel="005103D1" w:rsidRDefault="008310FF" w:rsidP="005103D1">
      <w:pPr>
        <w:tabs>
          <w:tab w:val="left" w:pos="4410"/>
        </w:tabs>
        <w:jc w:val="left"/>
        <w:rPr>
          <w:del w:id="1098" w:author="phismith" w:date="2012-05-17T19:05:00Z"/>
        </w:rPr>
      </w:pPr>
      <w:r>
        <w:t xml:space="preserve">It will be important for our argument which follows that </w:t>
      </w:r>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del w:id="1099"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1102" w:author="phismith" w:date="2012-05-17T19:05:00Z"/>
        </w:rPr>
        <w:pPrChange w:id="1103"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1104"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1105" w:author="phismith" w:date="2012-05-17T19:05:00Z"/>
              </w:rPr>
              <w:pPrChange w:id="1106"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1107" w:author="phismith" w:date="2012-05-17T19:05:00Z"/>
                <w:sz w:val="28"/>
              </w:rPr>
              <w:pPrChange w:id="1108" w:author="phismith" w:date="2012-05-17T19:05:00Z">
                <w:pPr>
                  <w:spacing w:before="100" w:after="100" w:line="240" w:lineRule="auto"/>
                  <w:jc w:val="center"/>
                </w:pPr>
              </w:pPrChange>
            </w:pPr>
            <w:del w:id="1109"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1110" w:author="phismith" w:date="2012-05-17T19:05:00Z"/>
                <w:sz w:val="28"/>
              </w:rPr>
              <w:pPrChange w:id="1111" w:author="phismith" w:date="2012-05-17T19:05:00Z">
                <w:pPr>
                  <w:spacing w:before="100" w:after="100" w:line="240" w:lineRule="auto"/>
                  <w:jc w:val="center"/>
                </w:pPr>
              </w:pPrChange>
            </w:pPr>
            <w:del w:id="1112"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1113"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1114" w:author="phismith" w:date="2012-05-17T19:05:00Z"/>
                <w:sz w:val="28"/>
              </w:rPr>
              <w:pPrChange w:id="1115" w:author="phismith" w:date="2012-05-17T19:05:00Z">
                <w:pPr>
                  <w:spacing w:before="100" w:after="100" w:line="240" w:lineRule="auto"/>
                  <w:jc w:val="center"/>
                </w:pPr>
              </w:pPrChange>
            </w:pPr>
            <w:del w:id="1116"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1117" w:author="phismith" w:date="2012-05-17T19:05:00Z"/>
                <w:sz w:val="10"/>
                <w:szCs w:val="10"/>
              </w:rPr>
              <w:pPrChange w:id="1118"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1119" w:author="phismith" w:date="2012-05-17T19:05:00Z"/>
                <w:sz w:val="28"/>
              </w:rPr>
              <w:pPrChange w:id="1120" w:author="phismith" w:date="2012-05-17T19:05:00Z">
                <w:pPr>
                  <w:spacing w:before="100" w:after="100" w:line="240" w:lineRule="auto"/>
                  <w:ind w:left="650"/>
                  <w:jc w:val="left"/>
                </w:pPr>
              </w:pPrChange>
            </w:pPr>
            <w:del w:id="1121" w:author="phismith" w:date="2012-05-17T19:05:00Z">
              <w:r w:rsidRPr="006C702A" w:rsidDel="005103D1">
                <w:rPr>
                  <w:noProof/>
                  <w:sz w:val="28"/>
                  <w:rPrChange w:id="1122">
                    <w:rPr>
                      <w:noProof/>
                    </w:rPr>
                  </w:rPrChange>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4D2F85" w:rsidRPr="001E40B0" w:rsidRDefault="004D2F85"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3" style="position:absolute;margin-left:115.35pt;margin-top:1.05pt;width:39pt;height:113.1pt;rotation:2930251fd;z-index:251672576;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sA6xhGEDAAC3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Ov0wwAA&#10;ANsAAAAPAAAAZHJzL2Rvd25yZXYueG1sRI9Ba8JAFITvQv/D8gq96aZCikRXEaFiIUKNCh6f2WcS&#10;zL4N2TVJ/323UPA4zMw3zGI1mFp01LrKsoL3SQSCOLe64kLB6fg5noFwHlljbZkU/JCD1fJltMBE&#10;254P1GW+EAHCLkEFpfdNIqXLSzLoJrYhDt7NtgZ9kG0hdYt9gJtaTqPoQxqsOCyU2NCmpPyePYyC&#10;DC9fDvV5e92lZ3tLcR/7771Sb6/Deg7C0+Cf4f/2TiuYxvD3Jfw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LOv0wwAAANsAAAAPAAAAAAAAAAAAAAAAAJcCAABkcnMvZG93&#10;bnJldi54bWxQSwUGAAAAAAQABAD1AAAAhwMAAAAA&#10;" adj="16740" fillcolor="white [3212]" strokecolor="black [3213]" strokeweight="1pt">
                          <v:textbox>
                            <w:txbxContent>
                              <w:p w14:paraId="1ADA307B" w14:textId="77777777" w:rsidR="004D2F85" w:rsidRDefault="004D2F85" w:rsidP="008310FF">
                                <w:pPr>
                                  <w:jc w:val="center"/>
                                </w:pPr>
                              </w:p>
                            </w:txbxContent>
                          </v:textbox>
                        </v:shape>
                        <v:rect id="Rectangle 65"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qoQwgAA&#10;ANsAAAAPAAAAZHJzL2Rvd25yZXYueG1sRI/dasJAFITvhb7Dcgq9040FRWI2ItpSr4SqD3DInvxg&#10;9mzc3SbRp3cLhV4OM/MNk21G04qenG8sK5jPEhDEhdUNVwou58/pCoQPyBpby6TgTh42+cskw1Tb&#10;gb+pP4VKRAj7FBXUIXSplL6oyaCf2Y44eqV1BkOUrpLa4RDhppXvSbKUBhuOCzV2tKupuJ5+jIIP&#10;NLLcjya4y+px/Lpfb2WzQKXeXsftGkSgMfyH/9oHrWC5g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SqhDCAAAA2wAAAA8AAAAAAAAAAAAAAAAAlwIAAGRycy9kb3du&#10;cmV2LnhtbFBLBQYAAAAABAAEAPUAAACGAwAAAAA=&#10;" fillcolor="window" stroked="f" strokeweight="2pt">
                          <v:fill opacity="0"/>
                          <v:textbox>
                            <w:txbxContent>
                              <w:p w14:paraId="3F82995A" w14:textId="77777777" w:rsidR="004D2F85" w:rsidRPr="001E40B0" w:rsidRDefault="004D2F85"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1123" w:author="phismith" w:date="2012-05-17T19:05:00Z"/>
                <w:sz w:val="28"/>
              </w:rPr>
              <w:pPrChange w:id="1124" w:author="phismith" w:date="2012-05-17T19:05:00Z">
                <w:pPr>
                  <w:spacing w:before="100" w:after="100" w:line="240" w:lineRule="auto"/>
                  <w:ind w:left="650"/>
                  <w:jc w:val="left"/>
                </w:pPr>
              </w:pPrChange>
            </w:pPr>
            <w:del w:id="1125" w:author="phismith" w:date="2012-05-17T19:05:00Z">
              <w:r w:rsidRPr="006C702A" w:rsidDel="005103D1">
                <w:rPr>
                  <w:noProof/>
                  <w:sz w:val="28"/>
                  <w:rPrChange w:id="1126">
                    <w:rPr>
                      <w:noProof/>
                    </w:rPr>
                  </w:rPrChange>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4D2F85" w:rsidRPr="001E40B0" w:rsidRDefault="004D2F85"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margin-left:-5.4pt;margin-top:17.25pt;width:42pt;height:99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4D2F85" w:rsidRDefault="004D2F85"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4D2F85" w:rsidRPr="001E40B0" w:rsidRDefault="004D2F85"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1127" w:author="phismith" w:date="2012-05-17T19:05:00Z"/>
                <w:b/>
                <w:sz w:val="28"/>
              </w:rPr>
              <w:pPrChange w:id="1128" w:author="phismith" w:date="2012-05-17T19:05:00Z">
                <w:pPr>
                  <w:spacing w:before="100" w:after="100" w:line="240" w:lineRule="auto"/>
                  <w:ind w:left="650"/>
                  <w:jc w:val="left"/>
                </w:pPr>
              </w:pPrChange>
            </w:pPr>
            <w:del w:id="1129"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1130" w:author="phismith" w:date="2012-05-17T19:05:00Z"/>
                <w:b/>
                <w:sz w:val="10"/>
                <w:szCs w:val="10"/>
              </w:rPr>
              <w:pPrChange w:id="1131"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1132" w:author="phismith" w:date="2012-05-17T19:05:00Z"/>
                <w:sz w:val="28"/>
              </w:rPr>
              <w:pPrChange w:id="1133" w:author="phismith" w:date="2012-05-17T19:05:00Z">
                <w:pPr>
                  <w:spacing w:before="100" w:after="100" w:line="240" w:lineRule="auto"/>
                  <w:ind w:left="396"/>
                  <w:jc w:val="left"/>
                </w:pPr>
              </w:pPrChange>
            </w:pPr>
            <w:del w:id="1134"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1135" w:author="phismith" w:date="2012-05-17T19:05:00Z"/>
                <w:sz w:val="28"/>
              </w:rPr>
              <w:pPrChange w:id="1136" w:author="phismith" w:date="2012-05-17T19:05:00Z">
                <w:pPr>
                  <w:spacing w:before="100" w:after="100" w:line="240" w:lineRule="auto"/>
                  <w:ind w:left="396"/>
                  <w:jc w:val="left"/>
                </w:pPr>
              </w:pPrChange>
            </w:pPr>
            <w:del w:id="1137"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1138" w:author="phismith" w:date="2012-05-17T19:05:00Z"/>
                <w:b/>
                <w:i/>
                <w:sz w:val="28"/>
              </w:rPr>
              <w:pPrChange w:id="1139" w:author="phismith" w:date="2012-05-17T19:05:00Z">
                <w:pPr>
                  <w:spacing w:before="100" w:after="100" w:line="240" w:lineRule="auto"/>
                  <w:ind w:left="396"/>
                  <w:jc w:val="left"/>
                </w:pPr>
              </w:pPrChange>
            </w:pPr>
            <w:del w:id="1140" w:author="phismith" w:date="2012-05-17T19:05:00Z">
              <w:r w:rsidRPr="006C702A" w:rsidDel="005103D1">
                <w:rPr>
                  <w:noProof/>
                  <w:sz w:val="28"/>
                  <w:rPrChange w:id="1141">
                    <w:rPr>
                      <w:noProof/>
                    </w:rPr>
                  </w:rPrChange>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4D2F85" w:rsidRPr="00AA5C54" w:rsidRDefault="004D2F85"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9" style="position:absolute;margin-left:122.6pt;margin-top:2.45pt;width:38.3pt;height:101.8pt;z-index:251674624;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">
                        <v:shape id="Down Arrow 55"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r92wwAA&#10;ANsAAAAPAAAAZHJzL2Rvd25yZXYueG1sRI9BawIxFITvBf9DeEIvpWYVLLIaRZRC6c3V4vWxeW4W&#10;Ny/LJmu2/fVGEHocZuYbZrUZbCNu1PnasYLpJANBXDpdc6XgdPx8X4DwAVlj45gU/JKHzXr0ssJc&#10;u8gHuhWhEgnCPkcFJoQ2l9KXhiz6iWuJk3dxncWQZFdJ3WFMcNvIWZZ9SIs1pwWDLe0Mldeitwri&#10;W/zu+7o/Zz8Lsz+HYxFnfzulXsfDdgki0BD+w8/2l1Ywn8Pj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nr92wwAAANsAAAAPAAAAAAAAAAAAAAAAAJcCAABkcnMvZG93&#10;bnJldi54bWxQSwUGAAAAAAQABAD1AAAAhwMAAAAA&#10;" adj="16276" fillcolor="white [3212]" strokecolor="black [3213]" strokeweight="1.5pt">
                          <v:textbox>
                            <w:txbxContent>
                              <w:p w14:paraId="365331DE" w14:textId="77777777" w:rsidR="004D2F85" w:rsidRDefault="004D2F85" w:rsidP="008310FF">
                                <w:pPr>
                                  <w:jc w:val="center"/>
                                </w:pPr>
                              </w:p>
                            </w:txbxContent>
                          </v:textbox>
                        </v:shape>
                        <v:rect id="Rectangle 56"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gaJxQAA&#10;ANsAAAAPAAAAZHJzL2Rvd25yZXYueG1sRI9Ba8JAFITvBf/D8gRvdWNLE4muYitCD4W2UQ/eHtln&#10;Esy+DburJv++Wyj0OMzMN8xy3ZtW3Mj5xrKC2TQBQVxa3XCl4LDfPc5B+ICssbVMCgbysF6NHpaY&#10;a3vnb7oVoRIRwj5HBXUIXS6lL2sy6Ke2I47e2TqDIUpXSe3wHuGmlU9JkkqDDceFGjt6q6m8FFej&#10;4PJqh+Pztcq+9tnHKdDn1jnaKjUZ95sFiEB9+A//td+1gpcUfr/EH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iBonFAAAA2wAAAA8AAAAAAAAAAAAAAAAAlwIAAGRycy9k&#10;b3ducmV2LnhtbFBLBQYAAAAABAAEAPUAAACJAwAAAAA=&#10;" fillcolor="window" stroked="f" strokeweight="1.5pt">
                          <v:fill opacity="0"/>
                          <v:textbox>
                            <w:txbxContent>
                              <w:p w14:paraId="30ACE498" w14:textId="77777777" w:rsidR="004D2F85" w:rsidRPr="00AA5C54" w:rsidRDefault="004D2F85"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1142"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1143" w:author="phismith" w:date="2012-05-17T19:05:00Z"/>
                <w:sz w:val="28"/>
              </w:rPr>
              <w:pPrChange w:id="1144" w:author="phismith" w:date="2012-05-17T19:05:00Z">
                <w:pPr>
                  <w:spacing w:before="100" w:after="100" w:line="240" w:lineRule="auto"/>
                  <w:jc w:val="center"/>
                </w:pPr>
              </w:pPrChange>
            </w:pPr>
            <w:del w:id="1145"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1146" w:author="phismith" w:date="2012-05-17T19:05:00Z"/>
                <w:b/>
                <w:sz w:val="10"/>
                <w:szCs w:val="10"/>
              </w:rPr>
              <w:pPrChange w:id="1147"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1148" w:author="phismith" w:date="2012-05-17T19:05:00Z"/>
                <w:sz w:val="28"/>
              </w:rPr>
              <w:pPrChange w:id="1149" w:author="phismith" w:date="2012-05-17T19:05:00Z">
                <w:pPr>
                  <w:spacing w:before="100" w:after="100" w:line="240" w:lineRule="auto"/>
                  <w:ind w:left="470"/>
                  <w:jc w:val="left"/>
                </w:pPr>
              </w:pPrChange>
            </w:pPr>
            <w:del w:id="1150"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1151" w:author="phismith" w:date="2012-05-17T19:05:00Z"/>
                <w:sz w:val="28"/>
              </w:rPr>
              <w:pPrChange w:id="1152" w:author="phismith" w:date="2012-05-17T19:05:00Z">
                <w:pPr>
                  <w:spacing w:before="100" w:after="100" w:line="240" w:lineRule="auto"/>
                  <w:ind w:left="470"/>
                  <w:jc w:val="left"/>
                </w:pPr>
              </w:pPrChange>
            </w:pPr>
            <w:del w:id="1153"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1154" w:author="phismith" w:date="2012-05-17T19:05:00Z"/>
                <w:sz w:val="28"/>
              </w:rPr>
              <w:pPrChange w:id="1155" w:author="phismith" w:date="2012-05-17T19:05:00Z">
                <w:pPr>
                  <w:spacing w:before="100" w:after="100" w:line="240" w:lineRule="auto"/>
                  <w:ind w:left="470"/>
                  <w:jc w:val="left"/>
                </w:pPr>
              </w:pPrChange>
            </w:pPr>
            <w:del w:id="1156" w:author="phismith" w:date="2012-05-17T19:05:00Z">
              <w:r w:rsidRPr="006C702A" w:rsidDel="005103D1">
                <w:rPr>
                  <w:noProof/>
                  <w:sz w:val="28"/>
                  <w:rPrChange w:id="1157">
                    <w:rPr>
                      <w:noProof/>
                    </w:rPr>
                  </w:rPrChange>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4D2F85" w:rsidRPr="001E40B0" w:rsidRDefault="004D2F85"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margin-left:80.55pt;margin-top:10.05pt;width:103.15pt;height:35.85pt;z-index:251673600;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FOECgtl&#10;AwAApgkAAA4AAAAAAAAAAAAAAAAALAIAAGRycy9lMm9Eb2MueG1sUEsBAi0AFAAGAAgAAAAhAEcw&#10;fk/gAAAACQEAAA8AAAAAAAAAAAAAAAAAvQUAAGRycy9kb3ducmV2LnhtbFBLBQYAAAAABAAEAPMA&#10;AADK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4D2F85" w:rsidRDefault="004D2F85"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4D2F85" w:rsidRPr="001E40B0" w:rsidRDefault="004D2F85"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1158" w:author="phismith" w:date="2012-05-17T19:05:00Z"/>
                <w:b/>
                <w:sz w:val="10"/>
                <w:szCs w:val="10"/>
              </w:rPr>
              <w:pPrChange w:id="1159"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1160" w:author="phismith" w:date="2012-05-17T19:05:00Z"/>
                <w:sz w:val="28"/>
              </w:rPr>
              <w:pPrChange w:id="1161" w:author="phismith" w:date="2012-05-17T19:05:00Z">
                <w:pPr>
                  <w:spacing w:before="100" w:after="100" w:line="240" w:lineRule="auto"/>
                  <w:ind w:left="486"/>
                  <w:jc w:val="left"/>
                </w:pPr>
              </w:pPrChange>
            </w:pPr>
            <w:del w:id="1162"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1163" w:author="phismith" w:date="2012-05-17T19:05:00Z"/>
                <w:sz w:val="28"/>
              </w:rPr>
              <w:pPrChange w:id="1164" w:author="phismith" w:date="2012-05-17T19:05:00Z">
                <w:pPr>
                  <w:spacing w:before="100" w:after="100" w:line="240" w:lineRule="auto"/>
                  <w:ind w:left="486"/>
                  <w:jc w:val="left"/>
                </w:pPr>
              </w:pPrChange>
            </w:pPr>
            <w:del w:id="1165"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1166" w:author="phismith" w:date="2012-05-17T19:05:00Z"/>
                <w:sz w:val="28"/>
              </w:rPr>
              <w:pPrChange w:id="1167" w:author="phismith" w:date="2012-05-17T19:05:00Z">
                <w:pPr>
                  <w:spacing w:before="100" w:after="100" w:line="240" w:lineRule="auto"/>
                  <w:ind w:left="486"/>
                  <w:jc w:val="left"/>
                </w:pPr>
              </w:pPrChange>
            </w:pPr>
            <w:del w:id="1168"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1169" w:author="phismith" w:date="2012-05-17T19:05:00Z"/>
                <w:sz w:val="10"/>
                <w:szCs w:val="10"/>
              </w:rPr>
              <w:pPrChange w:id="1170"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1171" w:author="phismith" w:date="2012-05-17T19:05:00Z"/>
          <w:sz w:val="22"/>
        </w:rPr>
        <w:pPrChange w:id="1172" w:author="phismith" w:date="2012-05-17T19:05:00Z">
          <w:pPr>
            <w:pStyle w:val="Caption"/>
            <w:jc w:val="center"/>
          </w:pPr>
        </w:pPrChange>
      </w:pPr>
      <w:bookmarkStart w:id="1173" w:name="_Ref321729651"/>
      <w:del w:id="1174"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1173"/>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1175" w:author="phismith" w:date="2012-05-17T19:05:00Z"/>
        </w:rPr>
        <w:pPrChange w:id="1176" w:author="phismith" w:date="2012-05-17T19:05:00Z">
          <w:pPr>
            <w:jc w:val="left"/>
          </w:pPr>
        </w:pPrChange>
      </w:pPr>
    </w:p>
    <w:p w14:paraId="33265192" w14:textId="59438AEA" w:rsidR="008310FF" w:rsidRPr="00A91618" w:rsidDel="005103D1" w:rsidRDefault="008310FF">
      <w:pPr>
        <w:tabs>
          <w:tab w:val="left" w:pos="4410"/>
        </w:tabs>
        <w:jc w:val="left"/>
        <w:rPr>
          <w:del w:id="1177" w:author="phismith" w:date="2012-05-17T19:05:00Z"/>
        </w:rPr>
        <w:pPrChange w:id="1178" w:author="phismith" w:date="2012-05-17T19:05:00Z">
          <w:pPr>
            <w:jc w:val="left"/>
          </w:pPr>
        </w:pPrChange>
      </w:pPr>
      <w:del w:id="1179"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77777777" w:rsidR="008310FF" w:rsidRPr="00AF230F" w:rsidRDefault="008310FF" w:rsidP="006C702A">
      <w:pPr>
        <w:pStyle w:val="Heading2"/>
        <w:widowControl w:val="0"/>
        <w:numPr>
          <w:ilvl w:val="1"/>
          <w:numId w:val="26"/>
        </w:numPr>
        <w:spacing w:line="480" w:lineRule="auto"/>
        <w:ind w:hanging="720"/>
      </w:pPr>
      <w:r w:rsidRPr="00AF230F">
        <w:t>Determinable and Determinate Quality Universals</w:t>
      </w:r>
    </w:p>
    <w:p w14:paraId="7FF47849" w14:textId="77777777" w:rsidR="008310FF" w:rsidRDefault="008310FF" w:rsidP="008310FF">
      <w:pPr>
        <w:jc w:val="left"/>
      </w:pPr>
      <w:r>
        <w:t xml:space="preserve">Qualities, in BFO, are seen as entities in their own right (of the sort referred to elsewhere in the literature as tropes, or individual accidents). They are entities which are dependent on the independent continuant entities (such as planets, organisms, molecules) which are their bearers. </w:t>
      </w:r>
    </w:p>
    <w:p w14:paraId="60B790D0" w14:textId="4E9D2ADC" w:rsidR="008310FF" w:rsidRPr="007B2DD8" w:rsidRDefault="008310FF">
      <w:pPr>
        <w:pStyle w:val="EndnoteText"/>
        <w:spacing w:before="200" w:after="200" w:line="360" w:lineRule="auto"/>
        <w:rPr>
          <w:rPrChange w:id="1182" w:author="phismith" w:date="2012-05-17T19:18:00Z">
            <w:rPr>
              <w:i/>
            </w:rPr>
          </w:rPrChange>
        </w:rPr>
        <w:pPrChange w:id="1183" w:author="phismith" w:date="2012-05-17T19:17:00Z">
          <w:pPr>
            <w:jc w:val="left"/>
          </w:pPr>
        </w:pPrChange>
      </w:pPr>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ins w:id="1184" w:author="phismith" w:date="2012-05-17T19:17:00Z">
        <w:r w:rsidR="007B2DD8" w:rsidRPr="007B2DD8">
          <w:rPr>
            <w:sz w:val="24"/>
            <w:szCs w:val="24"/>
          </w:rPr>
          <w:t xml:space="preserve"> (</w:t>
        </w:r>
        <w:r w:rsidR="007B2DD8" w:rsidRPr="007B2DD8">
          <w:rPr>
            <w:color w:val="000000"/>
            <w:sz w:val="24"/>
            <w:szCs w:val="24"/>
            <w:shd w:val="clear" w:color="auto" w:fill="FFFFFF"/>
            <w:rPrChange w:id="1185" w:author="phismith" w:date="2012-05-17T19:17:00Z">
              <w:rPr>
                <w:color w:val="000000"/>
                <w:sz w:val="22"/>
                <w:szCs w:val="22"/>
                <w:highlight w:val="yellow"/>
                <w:shd w:val="clear" w:color="auto" w:fill="FFFFFF"/>
              </w:rPr>
            </w:rPrChange>
          </w:rPr>
          <w:t xml:space="preserve">Anticipating our discussion of ‘process profile universals’ later in this paper, we might refer to determinate universals as quality profiles.) </w:t>
        </w:r>
      </w:ins>
      <w:del w:id="1186" w:author="phismith" w:date="2012-05-17T19:17:00Z">
        <w:r w:rsidRPr="007B2DD8" w:rsidDel="007B2DD8">
          <w:rPr>
            <w:rStyle w:val="EndnoteReference"/>
            <w:sz w:val="24"/>
            <w:szCs w:val="24"/>
          </w:rPr>
          <w:endnoteReference w:id="5"/>
        </w:r>
      </w:del>
      <w:del w:id="1191" w:author="phismith" w:date="2012-05-17T19:16:00Z">
        <w:r w:rsidRPr="007B2DD8" w:rsidDel="007B2DD8">
          <w:rPr>
            <w:i/>
            <w:sz w:val="24"/>
            <w:szCs w:val="24"/>
          </w:rPr>
          <w:delText xml:space="preserve"> </w:delText>
        </w:r>
      </w:del>
      <w:ins w:id="1192" w:author="phismith" w:date="2012-05-17T19:18:00Z">
        <w:r w:rsidR="007B2DD8">
          <w:rPr>
            <w:sz w:val="24"/>
            <w:szCs w:val="24"/>
          </w:rPr>
          <w:t>[</w:t>
        </w:r>
        <w:r w:rsidR="007B2DD8">
          <w:rPr>
            <w:sz w:val="24"/>
            <w:szCs w:val="24"/>
          </w:rPr>
          <w:fldChar w:fldCharType="begin"/>
        </w:r>
        <w:r w:rsidR="007B2DD8">
          <w:rPr>
            <w:sz w:val="24"/>
            <w:szCs w:val="24"/>
          </w:rPr>
          <w:instrText xml:space="preserve"> REF _Ref325045634 \r \h </w:instrText>
        </w:r>
      </w:ins>
      <w:r w:rsidR="007B2DD8">
        <w:rPr>
          <w:sz w:val="24"/>
          <w:szCs w:val="24"/>
        </w:rPr>
      </w:r>
      <w:r w:rsidR="007B2DD8">
        <w:rPr>
          <w:sz w:val="24"/>
          <w:szCs w:val="24"/>
        </w:rPr>
        <w:fldChar w:fldCharType="separate"/>
      </w:r>
      <w:ins w:id="1193" w:author="phismith" w:date="2012-05-17T19:18:00Z">
        <w:r w:rsidR="007B2DD8">
          <w:rPr>
            <w:sz w:val="24"/>
            <w:szCs w:val="24"/>
          </w:rPr>
          <w:t>84</w:t>
        </w:r>
        <w:r w:rsidR="007B2DD8">
          <w:rPr>
            <w:sz w:val="24"/>
            <w:szCs w:val="24"/>
          </w:rPr>
          <w:fldChar w:fldCharType="end"/>
        </w:r>
        <w:r w:rsidR="007B2DD8">
          <w:rPr>
            <w:sz w:val="24"/>
            <w:szCs w:val="24"/>
          </w:rPr>
          <w:t>]</w:t>
        </w:r>
      </w:ins>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determinable quality universal is exemplified by a particular bearer at any time during which this bearer exists, then it is exemplified at every such time.</w:t>
      </w:r>
      <w:r w:rsidRPr="00E24311">
        <w:t xml:space="preserve"> John’s temperature (a certain quality instance inhering in John </w:t>
      </w:r>
      <w:r w:rsidRPr="00E24311">
        <w:lastRenderedPageBreak/>
        <w:t>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Pr="00A91618">
        <w:t xml:space="preserve">Figure </w:t>
      </w:r>
      <w:r>
        <w:rPr>
          <w:noProof/>
        </w:rPr>
        <w:t>3</w:t>
      </w:r>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1194" w:name="_Ref317060576"/>
      <w:r w:rsidRPr="00A91618">
        <w:t xml:space="preserve">Figure </w:t>
      </w:r>
      <w:r w:rsidR="00743789">
        <w:fldChar w:fldCharType="begin"/>
      </w:r>
      <w:r w:rsidR="00743789">
        <w:instrText xml:space="preserve"> SEQ Figure \* ARABIC </w:instrText>
      </w:r>
      <w:r w:rsidR="00743789">
        <w:fldChar w:fldCharType="separate"/>
      </w:r>
      <w:r>
        <w:rPr>
          <w:noProof/>
        </w:rPr>
        <w:t>3</w:t>
      </w:r>
      <w:r w:rsidR="00743789">
        <w:rPr>
          <w:noProof/>
        </w:rPr>
        <w:fldChar w:fldCharType="end"/>
      </w:r>
      <w:bookmarkEnd w:id="1194"/>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C702A">
      <w:pPr>
        <w:pStyle w:val="Heading1"/>
        <w:widowControl w:val="0"/>
        <w:numPr>
          <w:ilvl w:val="0"/>
          <w:numId w:val="26"/>
        </w:numPr>
        <w:spacing w:line="480" w:lineRule="auto"/>
        <w:ind w:left="360"/>
      </w:pPr>
      <w:r>
        <w:lastRenderedPageBreak/>
        <w:t>Processes in BFO</w:t>
      </w:r>
    </w:p>
    <w:p w14:paraId="2F31FDC0" w14:textId="7E822B36" w:rsidR="008310FF" w:rsidRPr="00A91618" w:rsidRDefault="008310FF" w:rsidP="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w:t>
      </w:r>
      <w:del w:id="1195" w:author="phismith" w:date="2012-05-17T19:18:00Z">
        <w:r w:rsidDel="007B2DD8">
          <w:rPr>
            <w:rStyle w:val="EndnoteReference"/>
            <w:iCs/>
          </w:rPr>
          <w:endnoteReference w:id="6"/>
        </w:r>
      </w:del>
      <w:r>
        <w:rPr>
          <w:iCs/>
        </w:rPr>
        <w:t xml:space="preserve">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77777777" w:rsidR="008310FF" w:rsidRDefault="008310FF" w:rsidP="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occurrent and another when the former is exactly the restriction of the latter to a temporal region that is a proper part of the temporal region occupied by the latter. When one entity is a temporal part of a second entity, we can then write </w:t>
      </w:r>
    </w:p>
    <w:p w14:paraId="5D751697" w14:textId="77777777" w:rsidR="008310FF" w:rsidRPr="00F40292" w:rsidRDefault="008310FF" w:rsidP="008310FF">
      <w:pPr>
        <w:pStyle w:val="Specification"/>
        <w:jc w:val="left"/>
        <w:rPr>
          <w:rFonts w:ascii="Times New Roman" w:hAnsi="Times New Roman"/>
        </w:rPr>
      </w:pPr>
      <w:proofErr w:type="gramStart"/>
      <w:r w:rsidRPr="00F40292">
        <w:rPr>
          <w:rFonts w:ascii="Times New Roman" w:hAnsi="Times New Roman"/>
          <w:i/>
        </w:rPr>
        <w:t>a</w:t>
      </w:r>
      <w:proofErr w:type="gramEnd"/>
      <w:r w:rsidRPr="00F40292">
        <w:rPr>
          <w:rFonts w:ascii="Times New Roman" w:hAnsi="Times New Roman"/>
          <w:i/>
        </w:rPr>
        <w:t xml:space="preserve"> </w:t>
      </w:r>
      <w:r w:rsidRPr="00F40292">
        <w:rPr>
          <w:rFonts w:ascii="Times New Roman" w:hAnsi="Times New Roman"/>
        </w:rPr>
        <w:t>temporal_part_of</w:t>
      </w:r>
      <w:r w:rsidRPr="00F40292">
        <w:rPr>
          <w:rFonts w:ascii="Times New Roman" w:hAnsi="Times New Roman"/>
          <w:b/>
        </w:rPr>
        <w:t xml:space="preserve"> </w:t>
      </w:r>
      <w:r w:rsidRPr="00F40292">
        <w:rPr>
          <w:rFonts w:ascii="Times New Roman" w:hAnsi="Times New Roman"/>
          <w:i/>
        </w:rPr>
        <w:t xml:space="preserve">b </w:t>
      </w:r>
      <w:r w:rsidRPr="00F40292">
        <w:rPr>
          <w:rFonts w:ascii="Times New Roman" w:hAnsi="Times New Roman"/>
        </w:rPr>
        <w:t>=Def.</w:t>
      </w:r>
    </w:p>
    <w:p w14:paraId="6FF08428" w14:textId="77777777" w:rsidR="008310FF" w:rsidRPr="00F40292" w:rsidRDefault="008310FF" w:rsidP="008310FF">
      <w:pPr>
        <w:pStyle w:val="Specification"/>
        <w:ind w:left="1440"/>
        <w:jc w:val="left"/>
        <w:rPr>
          <w:rFonts w:ascii="Times New Roman" w:hAnsi="Times New Roman"/>
        </w:rPr>
      </w:pPr>
      <w:proofErr w:type="gramStart"/>
      <w:r w:rsidRPr="00F40292">
        <w:rPr>
          <w:rFonts w:ascii="Times New Roman" w:hAnsi="Times New Roman"/>
          <w:i/>
        </w:rPr>
        <w:t>a</w:t>
      </w:r>
      <w:proofErr w:type="gramEnd"/>
      <w:r w:rsidRPr="00F40292">
        <w:rPr>
          <w:rFonts w:ascii="Times New Roman" w:hAnsi="Times New Roman"/>
          <w:i/>
        </w:rPr>
        <w:t xml:space="preserve"> </w:t>
      </w:r>
      <w:r w:rsidRPr="00F40292">
        <w:rPr>
          <w:rFonts w:ascii="Times New Roman" w:hAnsi="Times New Roman"/>
        </w:rPr>
        <w:t xml:space="preserve">occurrent_part_of </w:t>
      </w:r>
      <w:r w:rsidRPr="00F40292">
        <w:rPr>
          <w:rFonts w:ascii="Times New Roman" w:hAnsi="Times New Roman"/>
          <w:i/>
        </w:rPr>
        <w:t xml:space="preserve">b </w:t>
      </w:r>
      <w:r w:rsidRPr="00F40292">
        <w:rPr>
          <w:rFonts w:ascii="Times New Roman" w:hAnsi="Times New Roman"/>
        </w:rPr>
        <w:t xml:space="preserve">&amp; </w:t>
      </w:r>
    </w:p>
    <w:p w14:paraId="790AE28C" w14:textId="77777777" w:rsidR="008310FF" w:rsidRPr="00F40292" w:rsidRDefault="008310FF" w:rsidP="008310FF">
      <w:pPr>
        <w:pStyle w:val="Specification"/>
        <w:ind w:left="1440"/>
        <w:jc w:val="left"/>
        <w:rPr>
          <w:rFonts w:ascii="Times New Roman" w:hAnsi="Times New Roman"/>
          <w:b/>
          <w:i/>
        </w:rPr>
      </w:pPr>
      <w:r w:rsidRPr="00F40292">
        <w:rPr>
          <w:rFonts w:ascii="Times New Roman" w:hAnsi="Times New Roman"/>
        </w:rPr>
        <w:t xml:space="preserve">&amp; for some temporal region </w:t>
      </w:r>
      <w:r w:rsidRPr="00F40292">
        <w:rPr>
          <w:rFonts w:ascii="Times New Roman" w:hAnsi="Times New Roman"/>
          <w:i/>
        </w:rPr>
        <w:t>r</w:t>
      </w:r>
      <w:r w:rsidRPr="00F40292">
        <w:rPr>
          <w:rFonts w:ascii="Times New Roman" w:hAnsi="Times New Roman"/>
        </w:rPr>
        <w:t xml:space="preserve"> (</w:t>
      </w:r>
      <w:r w:rsidRPr="00F40292">
        <w:rPr>
          <w:rFonts w:ascii="Times New Roman" w:hAnsi="Times New Roman"/>
          <w:i/>
        </w:rPr>
        <w:t>a</w:t>
      </w:r>
      <w:r w:rsidRPr="00F40292">
        <w:rPr>
          <w:rFonts w:ascii="Times New Roman" w:hAnsi="Times New Roman"/>
        </w:rPr>
        <w:t xml:space="preserve"> occupies</w:t>
      </w:r>
      <w:r w:rsidRPr="00F40292">
        <w:rPr>
          <w:rFonts w:ascii="Times New Roman" w:hAnsi="Times New Roman"/>
          <w:b/>
        </w:rPr>
        <w:t xml:space="preserve"> </w:t>
      </w:r>
      <w:r w:rsidRPr="00F40292">
        <w:rPr>
          <w:rFonts w:ascii="Times New Roman" w:hAnsi="Times New Roman"/>
          <w:i/>
        </w:rPr>
        <w:t xml:space="preserve">r </w:t>
      </w:r>
    </w:p>
    <w:p w14:paraId="31A203FB" w14:textId="77777777" w:rsidR="008310FF" w:rsidRPr="00F40292" w:rsidRDefault="008310FF" w:rsidP="008310FF">
      <w:pPr>
        <w:pStyle w:val="Specification"/>
        <w:ind w:left="1440" w:firstLine="720"/>
        <w:jc w:val="left"/>
        <w:rPr>
          <w:rFonts w:ascii="Times New Roman" w:hAnsi="Times New Roman"/>
        </w:rPr>
      </w:pPr>
      <w:r w:rsidRPr="00F40292">
        <w:rPr>
          <w:rFonts w:ascii="Times New Roman" w:hAnsi="Times New Roman"/>
        </w:rPr>
        <w:t xml:space="preserve">&amp; </w:t>
      </w:r>
      <w:proofErr w:type="gramStart"/>
      <w:r w:rsidRPr="00F40292">
        <w:rPr>
          <w:rFonts w:ascii="Times New Roman" w:hAnsi="Times New Roman"/>
        </w:rPr>
        <w:t>for</w:t>
      </w:r>
      <w:proofErr w:type="gramEnd"/>
      <w:r w:rsidRPr="00F40292">
        <w:rPr>
          <w:rFonts w:ascii="Times New Roman" w:hAnsi="Times New Roman"/>
        </w:rPr>
        <w:t xml:space="preserve"> all occurrents</w:t>
      </w:r>
      <w:r w:rsidRPr="00F40292">
        <w:rPr>
          <w:rFonts w:ascii="Times New Roman" w:hAnsi="Times New Roman"/>
          <w:i/>
        </w:rPr>
        <w:t xml:space="preserve"> c </w:t>
      </w:r>
      <w:r w:rsidRPr="00F40292">
        <w:rPr>
          <w:rFonts w:ascii="Times New Roman" w:hAnsi="Times New Roman"/>
        </w:rPr>
        <w:t xml:space="preserve">(if </w:t>
      </w:r>
      <w:r w:rsidRPr="00F40292">
        <w:rPr>
          <w:rFonts w:ascii="Times New Roman" w:hAnsi="Times New Roman"/>
          <w:i/>
        </w:rPr>
        <w:t xml:space="preserve">c </w:t>
      </w:r>
      <w:r w:rsidRPr="00F40292">
        <w:rPr>
          <w:rFonts w:ascii="Times New Roman" w:hAnsi="Times New Roman"/>
        </w:rPr>
        <w:t>occupies</w:t>
      </w:r>
      <w:r w:rsidRPr="00F40292">
        <w:rPr>
          <w:rFonts w:ascii="Times New Roman" w:hAnsi="Times New Roman"/>
          <w:b/>
        </w:rPr>
        <w:t xml:space="preserve"> </w:t>
      </w:r>
      <w:r w:rsidRPr="00F40292">
        <w:rPr>
          <w:rFonts w:ascii="Times New Roman" w:hAnsi="Times New Roman"/>
          <w:i/>
        </w:rPr>
        <w:t xml:space="preserve">r  </w:t>
      </w:r>
      <w:r w:rsidRPr="00F40292">
        <w:rPr>
          <w:rFonts w:ascii="Times New Roman" w:hAnsi="Times New Roman"/>
        </w:rPr>
        <w:t xml:space="preserve">then </w:t>
      </w:r>
    </w:p>
    <w:p w14:paraId="2F7F760C" w14:textId="77777777" w:rsidR="008310FF" w:rsidRPr="00F40292" w:rsidRDefault="008310FF" w:rsidP="008310FF">
      <w:pPr>
        <w:pStyle w:val="Specification"/>
        <w:ind w:left="2160" w:firstLine="720"/>
        <w:jc w:val="left"/>
        <w:rPr>
          <w:rFonts w:ascii="Times New Roman" w:hAnsi="Times New Roman"/>
        </w:rPr>
      </w:pPr>
      <w:r w:rsidRPr="00F40292">
        <w:rPr>
          <w:rFonts w:ascii="Times New Roman" w:hAnsi="Times New Roman"/>
        </w:rPr>
        <w:t>(</w:t>
      </w:r>
      <w:proofErr w:type="gramStart"/>
      <w:r w:rsidRPr="00F40292">
        <w:rPr>
          <w:rFonts w:ascii="Times New Roman" w:hAnsi="Times New Roman"/>
          <w:i/>
        </w:rPr>
        <w:t>c</w:t>
      </w:r>
      <w:proofErr w:type="gramEnd"/>
      <w:r w:rsidRPr="00F40292">
        <w:rPr>
          <w:rFonts w:ascii="Times New Roman" w:hAnsi="Times New Roman"/>
          <w:i/>
        </w:rPr>
        <w:t xml:space="preserve"> </w:t>
      </w:r>
      <w:r w:rsidRPr="00F40292">
        <w:rPr>
          <w:rFonts w:ascii="Times New Roman" w:hAnsi="Times New Roman"/>
        </w:rPr>
        <w:t>occurrent</w:t>
      </w:r>
      <w:r w:rsidRPr="00F40292">
        <w:rPr>
          <w:rFonts w:ascii="Times New Roman" w:hAnsi="Times New Roman"/>
          <w:b/>
        </w:rPr>
        <w:t>_</w:t>
      </w:r>
      <w:r w:rsidRPr="00F40292">
        <w:rPr>
          <w:rFonts w:ascii="Times New Roman" w:hAnsi="Times New Roman"/>
        </w:rPr>
        <w:t xml:space="preserve">part_of </w:t>
      </w:r>
      <w:r w:rsidRPr="00F40292">
        <w:rPr>
          <w:rFonts w:ascii="Times New Roman" w:hAnsi="Times New Roman"/>
          <w:i/>
        </w:rPr>
        <w:t xml:space="preserve">a </w:t>
      </w:r>
      <w:r w:rsidRPr="00F40292">
        <w:rPr>
          <w:rFonts w:ascii="Times New Roman" w:hAnsi="Times New Roman"/>
        </w:rPr>
        <w:t xml:space="preserve">iff </w:t>
      </w:r>
      <w:r w:rsidRPr="00F40292">
        <w:rPr>
          <w:rFonts w:ascii="Times New Roman" w:hAnsi="Times New Roman"/>
          <w:i/>
        </w:rPr>
        <w:t xml:space="preserve">c </w:t>
      </w:r>
      <w:r w:rsidRPr="00F40292">
        <w:rPr>
          <w:rFonts w:ascii="Times New Roman" w:hAnsi="Times New Roman"/>
        </w:rPr>
        <w:t xml:space="preserve">occurrent_part_of </w:t>
      </w:r>
      <w:r w:rsidRPr="00F40292">
        <w:rPr>
          <w:rFonts w:ascii="Times New Roman" w:hAnsi="Times New Roman"/>
          <w:i/>
        </w:rPr>
        <w:t>b</w:t>
      </w:r>
      <w:r w:rsidRPr="00F40292">
        <w:rPr>
          <w:rFonts w:ascii="Times New Roman" w:hAnsi="Times New Roman"/>
        </w:rPr>
        <w:t>)))</w:t>
      </w:r>
    </w:p>
    <w:p w14:paraId="47E0773C" w14:textId="77777777" w:rsidR="008310FF" w:rsidRPr="008061B4" w:rsidRDefault="008310FF" w:rsidP="008310FF">
      <w:pPr>
        <w:jc w:val="left"/>
      </w:pPr>
      <w:r>
        <w:t>T</w:t>
      </w:r>
      <w:r w:rsidRPr="008061B4">
        <w:t>he first quarter of a game of football is a temporal part of the whole game.</w:t>
      </w:r>
      <w:r>
        <w:t xml:space="preserve"> </w:t>
      </w:r>
      <w:r w:rsidRPr="00A91618">
        <w:t xml:space="preserve">The process of a footballer’s heart beating once is an </w:t>
      </w:r>
      <w:r w:rsidRPr="008061B4">
        <w:t>occurrent part</w:t>
      </w:r>
      <w:r>
        <w:t>,</w:t>
      </w:r>
      <w:r w:rsidRPr="008061B4">
        <w:t xml:space="preserve"> but not a temporal part</w:t>
      </w:r>
      <w:r>
        <w:t>,</w:t>
      </w:r>
      <w:r w:rsidRPr="008061B4">
        <w:t xml:space="preserve"> of</w:t>
      </w:r>
      <w:r>
        <w:t xml:space="preserve"> the whole</w:t>
      </w:r>
      <w:r w:rsidRPr="00A91618">
        <w:t xml:space="preserve"> game. </w:t>
      </w:r>
      <w:r>
        <w:t xml:space="preserve">The process of </w:t>
      </w:r>
      <w:r w:rsidRPr="00A91618">
        <w:t>your heart beating from 4pm to 5pm today</w:t>
      </w:r>
      <w:r>
        <w:t xml:space="preserve"> </w:t>
      </w:r>
      <w:r w:rsidRPr="008061B4">
        <w:t xml:space="preserve">is a temporal part of the </w:t>
      </w:r>
      <w:r>
        <w:t xml:space="preserve">entire </w:t>
      </w:r>
      <w:r w:rsidRPr="008061B4">
        <w:t>process</w:t>
      </w:r>
      <w:r>
        <w:t xml:space="preserve"> of your heart beating. The</w:t>
      </w:r>
      <w:r w:rsidRPr="008061B4">
        <w:t xml:space="preserve"> 4th year of your life </w:t>
      </w:r>
      <w:r>
        <w:t>is a temporal part of your life, as is the process boundary which separates the 3rd and 4th years of your life.</w:t>
      </w:r>
    </w:p>
    <w:p w14:paraId="094B2094" w14:textId="77777777" w:rsidR="008310FF" w:rsidRPr="008929EF" w:rsidRDefault="008310FF" w:rsidP="008310FF">
      <w:pPr>
        <w:pStyle w:val="Heading2"/>
      </w:pPr>
      <w:r>
        <w:lastRenderedPageBreak/>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r>
        <w:t>the BFO:object that is you,</w:t>
      </w:r>
    </w:p>
    <w:p w14:paraId="10FF3680" w14:textId="77777777" w:rsidR="008310FF" w:rsidRDefault="008310FF" w:rsidP="006C702A">
      <w:pPr>
        <w:pStyle w:val="ListParagraph"/>
        <w:widowControl w:val="0"/>
        <w:numPr>
          <w:ilvl w:val="0"/>
          <w:numId w:val="24"/>
        </w:numPr>
        <w:spacing w:line="480" w:lineRule="auto"/>
        <w:jc w:val="left"/>
      </w:pPr>
      <w:r>
        <w:t>the BFO:quality that is your height,</w:t>
      </w:r>
    </w:p>
    <w:p w14:paraId="29DA9568" w14:textId="77777777" w:rsidR="008310FF" w:rsidRDefault="008310FF" w:rsidP="006C702A">
      <w:pPr>
        <w:pStyle w:val="ListParagraph"/>
        <w:widowControl w:val="0"/>
        <w:numPr>
          <w:ilvl w:val="0"/>
          <w:numId w:val="24"/>
        </w:numPr>
        <w:spacing w:line="480" w:lineRule="auto"/>
        <w:jc w:val="left"/>
      </w:pPr>
      <w:r>
        <w:t xml:space="preserve">the BFO:two-dimensional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BFO:generically dependent continuant expression: ‘1.7 m tall’. </w:t>
      </w:r>
    </w:p>
    <w:p w14:paraId="3DBCA57A" w14:textId="62C0A908" w:rsidR="008310FF" w:rsidRPr="00B5365F" w:rsidRDefault="008310FF" w:rsidP="008310FF">
      <w:pPr>
        <w:jc w:val="left"/>
        <w:rPr>
          <w:szCs w:val="20"/>
        </w:rPr>
      </w:pPr>
      <w:r>
        <w:t>Each item on this list is unproblematically identifiable as instantiating a BFO category. (4</w:t>
      </w:r>
      <w:proofErr w:type="gramStart"/>
      <w:r w:rsidRPr="00A91618">
        <w:t>)</w:t>
      </w:r>
      <w:r>
        <w:t xml:space="preserve"> </w:t>
      </w:r>
      <w:r w:rsidRPr="00A91618">
        <w:t xml:space="preserve"> is</w:t>
      </w:r>
      <w:proofErr w:type="gramEnd"/>
      <w:r w:rsidRPr="00A91618">
        <w:t xml:space="preserve"> an information artifact,</w:t>
      </w:r>
      <w:del w:id="1198" w:author="phismith" w:date="2012-05-17T19:18:00Z">
        <w:r w:rsidDel="007B2DD8">
          <w:rPr>
            <w:rStyle w:val="EndnoteReference"/>
          </w:rPr>
          <w:endnoteReference w:id="7"/>
        </w:r>
      </w:del>
      <w:r w:rsidRPr="00A91618">
        <w:t xml:space="preserve">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r w:rsidRPr="00A91618">
        <w:lastRenderedPageBreak/>
        <w:t>the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BFO:generically dependent continuant </w:t>
      </w:r>
      <w:r w:rsidRPr="00A91618">
        <w:t>expression</w:t>
      </w:r>
      <w:r>
        <w:t>:</w:t>
      </w:r>
      <w:r w:rsidRPr="00A91618">
        <w:t xml:space="preserve"> ‘3.12 m</w:t>
      </w:r>
      <w:r>
        <w:t xml:space="preserve">eters per </w:t>
      </w:r>
      <w:r w:rsidRPr="00A91618">
        <w:t>s</w:t>
      </w:r>
      <w:r>
        <w:t>econd</w:t>
      </w:r>
      <w:r w:rsidRPr="00A91618">
        <w:t>’.</w:t>
      </w:r>
    </w:p>
    <w:p w14:paraId="74320354" w14:textId="7EFD50CE"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ins w:id="1201" w:author="phismith" w:date="2012-05-17T19:19:00Z">
        <w:r w:rsidR="007B2DD8">
          <w:t xml:space="preserve"> [</w:t>
        </w:r>
        <w:r w:rsidR="007B2DD8">
          <w:fldChar w:fldCharType="begin"/>
        </w:r>
        <w:r w:rsidR="007B2DD8">
          <w:instrText xml:space="preserve"> REF _Ref309506172 \r \h </w:instrText>
        </w:r>
      </w:ins>
      <w:r w:rsidR="007B2DD8">
        <w:fldChar w:fldCharType="separate"/>
      </w:r>
      <w:ins w:id="1202" w:author="phismith" w:date="2012-05-17T19:19:00Z">
        <w:r w:rsidR="007B2DD8">
          <w:t>14</w:t>
        </w:r>
        <w:r w:rsidR="007B2DD8">
          <w:fldChar w:fldCharType="end"/>
        </w:r>
        <w:r w:rsidR="007B2DD8">
          <w:t>]</w:t>
        </w:r>
      </w:ins>
      <w:del w:id="1203" w:author="phismith" w:date="2012-05-17T19:19:00Z">
        <w:r w:rsidDel="007B2DD8">
          <w:rPr>
            <w:rStyle w:val="EndnoteReference"/>
          </w:rPr>
          <w:endnoteReference w:id="8"/>
        </w:r>
        <w:r w:rsidRPr="00A91618" w:rsidDel="007B2DD8">
          <w:delText xml:space="preserve">  </w:delText>
        </w:r>
      </w:del>
    </w:p>
    <w:p w14:paraId="3DB69405" w14:textId="77777777" w:rsidR="008310FF" w:rsidRPr="00AF230F" w:rsidRDefault="008310FF" w:rsidP="008310FF">
      <w:pPr>
        <w:pStyle w:val="Heading2"/>
      </w:pPr>
      <w:r>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a BFO:</w:t>
      </w:r>
      <w:r w:rsidRPr="00E13BE3">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61776291" w:rsidR="008310FF" w:rsidRPr="00A91618" w:rsidRDefault="008310FF" w:rsidP="008310FF">
      <w:pPr>
        <w:jc w:val="left"/>
      </w:pPr>
      <w:r w:rsidRPr="00A91618">
        <w:t xml:space="preserve">As </w:t>
      </w:r>
      <w:r>
        <w:t>Galton and Mizoguchi point out</w:t>
      </w:r>
      <w:ins w:id="1206" w:author="phismith" w:date="2012-05-17T19:20:00Z">
        <w:r w:rsidR="007B2DD8">
          <w:t xml:space="preserve"> [</w:t>
        </w:r>
      </w:ins>
      <w:ins w:id="1207" w:author="phismith" w:date="2012-05-17T19:21:00Z">
        <w:r w:rsidR="007B2DD8">
          <w:fldChar w:fldCharType="begin"/>
        </w:r>
        <w:r w:rsidR="007B2DD8">
          <w:instrText xml:space="preserve"> REF _Ref309506826 \r \h </w:instrText>
        </w:r>
      </w:ins>
      <w:r w:rsidR="007B2DD8">
        <w:fldChar w:fldCharType="separate"/>
      </w:r>
      <w:ins w:id="1208" w:author="phismith" w:date="2012-05-17T19:21:00Z">
        <w:r w:rsidR="007B2DD8">
          <w:t>53</w:t>
        </w:r>
        <w:r w:rsidR="007B2DD8">
          <w:fldChar w:fldCharType="end"/>
        </w:r>
      </w:ins>
      <w:ins w:id="1209" w:author="phismith" w:date="2012-05-17T19:20:00Z">
        <w:r w:rsidR="007B2DD8">
          <w:t>]</w:t>
        </w:r>
      </w:ins>
      <w:r w:rsidRPr="00A91618">
        <w:t>,</w:t>
      </w:r>
      <w:del w:id="1210" w:author="phismith" w:date="2012-05-17T19:20:00Z">
        <w:r w:rsidDel="007B2DD8">
          <w:rPr>
            <w:rStyle w:val="EndnoteReference"/>
          </w:rPr>
          <w:endnoteReference w:id="9"/>
        </w:r>
      </w:del>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w:t>
      </w:r>
      <w:r w:rsidRPr="00A91618">
        <w:lastRenderedPageBreak/>
        <w:t xml:space="preserve">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r>
        <w:rPr>
          <w:color w:val="000000" w:themeColor="text1"/>
        </w:rPr>
        <w:t>subprocesses</w:t>
      </w:r>
      <w:proofErr w:type="spellEnd"/>
      <w:r>
        <w:rPr>
          <w:color w:val="000000" w:themeColor="text1"/>
        </w:rPr>
        <w:t xml:space="preserve">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7350808B"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ins w:id="1213" w:author="phismith" w:date="2012-05-17T19:21:00Z">
        <w:r w:rsidR="007B2DD8">
          <w:t xml:space="preserve"> [</w:t>
        </w:r>
        <w:r w:rsidR="007B2DD8">
          <w:fldChar w:fldCharType="begin"/>
        </w:r>
        <w:r w:rsidR="007B2DD8">
          <w:instrText xml:space="preserve"> REF _Ref309133313 \r \h </w:instrText>
        </w:r>
      </w:ins>
      <w:r w:rsidR="007B2DD8">
        <w:fldChar w:fldCharType="separate"/>
      </w:r>
      <w:ins w:id="1214" w:author="phismith" w:date="2012-05-17T19:21:00Z">
        <w:r w:rsidR="007B2DD8">
          <w:t>16</w:t>
        </w:r>
        <w:r w:rsidR="007B2DD8">
          <w:fldChar w:fldCharType="end"/>
        </w:r>
        <w:r w:rsidR="007B2DD8">
          <w:t xml:space="preserve">] </w:t>
        </w:r>
      </w:ins>
      <w:del w:id="1215" w:author="phismith" w:date="2012-05-17T19:21:00Z">
        <w:r w:rsidRPr="00F571EA" w:rsidDel="007B2DD8">
          <w:rPr>
            <w:vertAlign w:val="superscript"/>
          </w:rPr>
          <w:endnoteReference w:id="10"/>
        </w:r>
      </w:del>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r w:rsidRPr="009E423E">
        <w:t>occurrents</w:t>
      </w:r>
      <w:r w:rsidRPr="00A91618">
        <w:t xml:space="preserve">. </w:t>
      </w:r>
    </w:p>
    <w:p w14:paraId="179A0A50" w14:textId="77777777" w:rsidR="008310FF" w:rsidRPr="00AF230F" w:rsidRDefault="008310FF" w:rsidP="008310FF">
      <w:pPr>
        <w:pStyle w:val="Heading2"/>
      </w:pPr>
      <w:r>
        <w:t xml:space="preserve">4.3 </w:t>
      </w:r>
      <w:r>
        <w:tab/>
      </w:r>
      <w:r w:rsidRPr="00AF230F">
        <w:t>First Approximation to a Solution of the Problem of Process Measurement Data</w:t>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lastRenderedPageBreak/>
        <w:t xml:space="preserve">Our argument is that, for occurrents,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t>
      </w:r>
      <w:proofErr w:type="gramStart"/>
      <w:r>
        <w:t xml:space="preserve">we </w:t>
      </w:r>
      <w:r w:rsidRPr="00A91618">
        <w:t xml:space="preserve"> </w:t>
      </w:r>
      <w:r>
        <w:t>are</w:t>
      </w:r>
      <w:proofErr w:type="gramEnd"/>
      <w:r>
        <w:t xml:space="preserv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r>
        <w:t xml:space="preserve">motion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t>instance_</w:t>
      </w:r>
      <w:r w:rsidRPr="00125203">
        <w:t>of</w:t>
      </w:r>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r>
        <w:t xml:space="preserve">instance_of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t xml:space="preserve">Table </w:t>
      </w:r>
      <w:r>
        <w:rPr>
          <w:noProof/>
        </w:rPr>
        <w:t>2</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r w:rsidRPr="00464A53">
              <w:lastRenderedPageBreak/>
              <w:t>spatial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r>
              <w:rPr>
                <w:i/>
              </w:rPr>
              <w:t xml:space="preserve">r </w:t>
            </w:r>
            <w:r>
              <w:t xml:space="preserve">instance_of universal </w:t>
            </w:r>
            <w:r>
              <w:rPr>
                <w:i/>
              </w:rPr>
              <w:t>region with volume w</w:t>
            </w:r>
          </w:p>
        </w:tc>
      </w:tr>
      <w:tr w:rsidR="008310FF" w14:paraId="49ECB1D1" w14:textId="77777777" w:rsidTr="00F53485">
        <w:tc>
          <w:tcPr>
            <w:tcW w:w="4068" w:type="dxa"/>
          </w:tcPr>
          <w:p w14:paraId="71C77A3A" w14:textId="77777777" w:rsidR="008310FF" w:rsidRPr="00A34C84" w:rsidRDefault="008310FF" w:rsidP="00F53485">
            <w:pPr>
              <w:jc w:val="left"/>
            </w:pPr>
            <w:r>
              <w:t xml:space="preserve">height quality </w:t>
            </w:r>
            <w:r>
              <w:rPr>
                <w:i/>
              </w:rPr>
              <w:t xml:space="preserve">q </w:t>
            </w:r>
            <w:r>
              <w:t xml:space="preserve">has value 2 meters </w:t>
            </w:r>
          </w:p>
        </w:tc>
        <w:tc>
          <w:tcPr>
            <w:tcW w:w="5175" w:type="dxa"/>
          </w:tcPr>
          <w:p w14:paraId="0CA8FC88" w14:textId="77777777" w:rsidR="008310FF" w:rsidRPr="00A34C84" w:rsidRDefault="008310FF" w:rsidP="00F53485">
            <w:pPr>
              <w:jc w:val="left"/>
            </w:pPr>
            <w:r>
              <w:rPr>
                <w:i/>
              </w:rPr>
              <w:t xml:space="preserve">q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r>
              <w:t xml:space="preserve">temporal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r>
              <w:rPr>
                <w:i/>
              </w:rPr>
              <w:t xml:space="preserve">t </w:t>
            </w:r>
            <w:r>
              <w:t xml:space="preserve">instance_of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r>
              <w:t xml:space="preserve">process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r>
              <w:t xml:space="preserve">process </w:t>
            </w:r>
            <w:r>
              <w:rPr>
                <w:i/>
              </w:rPr>
              <w:t xml:space="preserve">p </w:t>
            </w:r>
            <w:r>
              <w:t xml:space="preserve">occupies temporal region </w:t>
            </w:r>
            <w:r>
              <w:rPr>
                <w:i/>
              </w:rPr>
              <w:t xml:space="preserve">t </w:t>
            </w:r>
            <w:r>
              <w:t xml:space="preserve">and </w:t>
            </w:r>
            <w:r>
              <w:rPr>
                <w:i/>
              </w:rPr>
              <w:t xml:space="preserve">t </w:t>
            </w:r>
            <w:r>
              <w:t xml:space="preserve">instance_of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r>
              <w:t xml:space="preserve">temperature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r>
              <w:rPr>
                <w:i/>
              </w:rPr>
              <w:t xml:space="preserve">q </w:t>
            </w:r>
            <w:r>
              <w:t xml:space="preserve">instance_of universal 63° Celsius </w:t>
            </w:r>
            <w:r>
              <w:rPr>
                <w:i/>
              </w:rPr>
              <w:t>temperature quality</w:t>
            </w:r>
          </w:p>
        </w:tc>
      </w:tr>
    </w:tbl>
    <w:p w14:paraId="577934B3" w14:textId="77777777" w:rsidR="008310FF" w:rsidRDefault="008310FF" w:rsidP="008310FF">
      <w:pPr>
        <w:pStyle w:val="Caption"/>
        <w:jc w:val="center"/>
      </w:pPr>
      <w:bookmarkStart w:id="1218" w:name="_Ref322364536"/>
      <w:r>
        <w:t xml:space="preserve">Table </w:t>
      </w:r>
      <w:r w:rsidR="00743789">
        <w:fldChar w:fldCharType="begin"/>
      </w:r>
      <w:r w:rsidR="00743789">
        <w:instrText xml:space="preserve"> SEQ Table \* ARABIC </w:instrText>
      </w:r>
      <w:r w:rsidR="00743789">
        <w:fldChar w:fldCharType="separate"/>
      </w:r>
      <w:r>
        <w:rPr>
          <w:noProof/>
        </w:rPr>
        <w:t>2</w:t>
      </w:r>
      <w:r w:rsidR="00743789">
        <w:rPr>
          <w:noProof/>
        </w:rPr>
        <w:fldChar w:fldCharType="end"/>
      </w:r>
      <w:bookmarkEnd w:id="1218"/>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35D2011F" w:rsidR="008310FF" w:rsidRPr="006706BE" w:rsidDel="007B2DD8" w:rsidRDefault="008310FF" w:rsidP="007B2DD8">
      <w:pPr>
        <w:jc w:val="left"/>
        <w:rPr>
          <w:del w:id="1219" w:author="phismith" w:date="2012-05-17T19:22:00Z"/>
        </w:rPr>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w:t>
      </w:r>
      <w:del w:id="1220" w:author="phismith" w:date="2012-05-17T19:22:00Z">
        <w:r w:rsidDel="007B2DD8">
          <w:delText xml:space="preserve">This means that we can extend </w:delText>
        </w:r>
        <w:r w:rsidDel="007B2DD8">
          <w:fldChar w:fldCharType="begin"/>
        </w:r>
        <w:r w:rsidDel="007B2DD8">
          <w:delInstrText xml:space="preserve"> REF _Ref321729651 \h </w:delInstrText>
        </w:r>
        <w:r w:rsidDel="007B2DD8">
          <w:fldChar w:fldCharType="separate"/>
        </w:r>
        <w:r w:rsidRPr="00B07D39" w:rsidDel="007B2DD8">
          <w:delText xml:space="preserve">Table </w:delText>
        </w:r>
        <w:r w:rsidDel="007B2DD8">
          <w:rPr>
            <w:noProof/>
          </w:rPr>
          <w:delText>1</w:delText>
        </w:r>
        <w:r w:rsidDel="007B2DD8">
          <w:fldChar w:fldCharType="end"/>
        </w:r>
        <w:r w:rsidDel="007B2DD8">
          <w:delText>with a representation of the relation between instances and universals on the side of occurrents to create an ontological sextet, as follows:</w:delText>
        </w:r>
        <w:r w:rsidDel="007B2DD8">
          <w:rPr>
            <w:rStyle w:val="EndnoteReference"/>
          </w:rPr>
          <w:endnoteReference w:id="11"/>
        </w:r>
      </w:del>
    </w:p>
    <w:p w14:paraId="3D77040C" w14:textId="5481CADE" w:rsidR="008310FF" w:rsidDel="007B2DD8" w:rsidRDefault="008310FF">
      <w:pPr>
        <w:jc w:val="left"/>
        <w:rPr>
          <w:del w:id="1223" w:author="phismith" w:date="2012-05-17T19:22:00Z"/>
          <w:i/>
        </w:rPr>
        <w:pPrChange w:id="1224" w:author="phismith" w:date="2012-05-17T19:22:00Z">
          <w:pPr>
            <w:keepLines/>
            <w:pageBreakBefore/>
            <w:jc w:val="left"/>
          </w:pPr>
        </w:pPrChange>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rsidDel="007B2DD8" w14:paraId="5558E215" w14:textId="33AE1C05" w:rsidTr="00F53485">
        <w:trPr>
          <w:cantSplit/>
          <w:trHeight w:val="576"/>
          <w:jc w:val="center"/>
          <w:del w:id="1225" w:author="phismith" w:date="2012-05-17T19:22:00Z"/>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125080DD" w:rsidR="008310FF" w:rsidRPr="00341780" w:rsidDel="007B2DD8" w:rsidRDefault="008310FF">
            <w:pPr>
              <w:jc w:val="left"/>
              <w:rPr>
                <w:del w:id="1226" w:author="phismith" w:date="2012-05-17T19:22:00Z"/>
              </w:rPr>
              <w:pPrChange w:id="1227" w:author="phismith" w:date="2012-05-17T19:22:00Z">
                <w:pPr>
                  <w:spacing w:before="100" w:after="100" w:line="240" w:lineRule="auto"/>
                  <w:jc w:val="left"/>
                </w:pPr>
              </w:pPrChange>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69A5F70E" w:rsidR="008310FF" w:rsidRPr="00341780" w:rsidDel="007B2DD8" w:rsidRDefault="008310FF">
            <w:pPr>
              <w:jc w:val="left"/>
              <w:rPr>
                <w:del w:id="1228" w:author="phismith" w:date="2012-05-17T19:22:00Z"/>
                <w:sz w:val="28"/>
              </w:rPr>
              <w:pPrChange w:id="1229" w:author="phismith" w:date="2012-05-17T19:22:00Z">
                <w:pPr>
                  <w:spacing w:before="100" w:after="100" w:line="240" w:lineRule="auto"/>
                  <w:jc w:val="center"/>
                </w:pPr>
              </w:pPrChange>
            </w:pPr>
            <w:del w:id="1230" w:author="phismith" w:date="2012-05-17T19:22:00Z">
              <w:r w:rsidRPr="00341780" w:rsidDel="007B2DD8">
                <w:rPr>
                  <w:sz w:val="28"/>
                  <w:lang w:val="de-DE"/>
                </w:rPr>
                <w:delText>Independent</w:delText>
              </w:r>
              <w:r w:rsidDel="007B2DD8">
                <w:rPr>
                  <w:sz w:val="28"/>
                  <w:lang w:val="de-DE"/>
                </w:rPr>
                <w:delText xml:space="preserve"> Continuant</w:delText>
              </w:r>
            </w:del>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226DE53A" w:rsidR="008310FF" w:rsidRPr="00341780" w:rsidDel="007B2DD8" w:rsidRDefault="008310FF">
            <w:pPr>
              <w:jc w:val="left"/>
              <w:rPr>
                <w:del w:id="1231" w:author="phismith" w:date="2012-05-17T19:22:00Z"/>
                <w:sz w:val="28"/>
              </w:rPr>
              <w:pPrChange w:id="1232" w:author="phismith" w:date="2012-05-17T19:22:00Z">
                <w:pPr>
                  <w:spacing w:before="100" w:after="100" w:line="240" w:lineRule="auto"/>
                  <w:jc w:val="center"/>
                </w:pPr>
              </w:pPrChange>
            </w:pPr>
            <w:del w:id="1233" w:author="phismith" w:date="2012-05-17T19:22:00Z">
              <w:r w:rsidRPr="00341780" w:rsidDel="007B2DD8">
                <w:rPr>
                  <w:sz w:val="28"/>
                  <w:lang w:val="de-DE"/>
                </w:rPr>
                <w:delText>Dependent</w:delText>
              </w:r>
              <w:r w:rsidDel="007B2DD8">
                <w:rPr>
                  <w:sz w:val="28"/>
                  <w:lang w:val="de-DE"/>
                </w:rPr>
                <w:delText xml:space="preserve">  Continuant</w:delText>
              </w:r>
            </w:del>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276047C5" w:rsidR="008310FF" w:rsidRPr="00341780" w:rsidDel="007B2DD8" w:rsidRDefault="008310FF">
            <w:pPr>
              <w:jc w:val="left"/>
              <w:rPr>
                <w:del w:id="1234" w:author="phismith" w:date="2012-05-17T19:22:00Z"/>
                <w:sz w:val="28"/>
                <w:lang w:val="de-DE"/>
              </w:rPr>
              <w:pPrChange w:id="1235" w:author="phismith" w:date="2012-05-17T19:22:00Z">
                <w:pPr>
                  <w:spacing w:before="100" w:after="100" w:line="240" w:lineRule="auto"/>
                  <w:jc w:val="center"/>
                </w:pPr>
              </w:pPrChange>
            </w:pPr>
            <w:del w:id="1236" w:author="phismith" w:date="2012-05-17T19:22:00Z">
              <w:r w:rsidDel="007B2DD8">
                <w:rPr>
                  <w:sz w:val="28"/>
                  <w:lang w:val="de-DE"/>
                </w:rPr>
                <w:delText>Occurrent</w:delText>
              </w:r>
            </w:del>
          </w:p>
        </w:tc>
      </w:tr>
      <w:tr w:rsidR="008310FF" w:rsidRPr="00341780" w:rsidDel="007B2DD8" w14:paraId="4E589E56" w14:textId="2CC80BF6" w:rsidTr="00F53485">
        <w:trPr>
          <w:cantSplit/>
          <w:trHeight w:val="1393"/>
          <w:jc w:val="center"/>
          <w:del w:id="1237"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3975C249" w:rsidR="008310FF" w:rsidRPr="00341780" w:rsidDel="007B2DD8" w:rsidRDefault="008310FF">
            <w:pPr>
              <w:jc w:val="left"/>
              <w:rPr>
                <w:del w:id="1238" w:author="phismith" w:date="2012-05-17T19:22:00Z"/>
                <w:sz w:val="28"/>
              </w:rPr>
              <w:pPrChange w:id="1239" w:author="phismith" w:date="2012-05-17T19:22:00Z">
                <w:pPr>
                  <w:spacing w:before="100" w:after="100" w:line="240" w:lineRule="auto"/>
                  <w:jc w:val="center"/>
                </w:pPr>
              </w:pPrChange>
            </w:pPr>
            <w:del w:id="1240" w:author="phismith" w:date="2012-05-17T19:22:00Z">
              <w:r w:rsidRPr="00341780" w:rsidDel="007B2DD8">
                <w:rPr>
                  <w:sz w:val="28"/>
                </w:rPr>
                <w:delText>Type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2CF33EC2" w:rsidR="008310FF" w:rsidRPr="001E40B0" w:rsidDel="007B2DD8" w:rsidRDefault="008310FF">
            <w:pPr>
              <w:jc w:val="left"/>
              <w:rPr>
                <w:del w:id="1241" w:author="phismith" w:date="2012-05-17T19:22:00Z"/>
                <w:sz w:val="28"/>
              </w:rPr>
              <w:pPrChange w:id="1242" w:author="phismith" w:date="2012-05-17T19:22:00Z">
                <w:pPr>
                  <w:spacing w:before="100" w:after="100" w:line="240" w:lineRule="auto"/>
                  <w:jc w:val="left"/>
                </w:pPr>
              </w:pPrChange>
            </w:pPr>
            <w:del w:id="1243" w:author="phismith" w:date="2012-05-17T19:22:00Z">
              <w:r w:rsidRPr="001E40B0" w:rsidDel="007B2DD8">
                <w:rPr>
                  <w:sz w:val="28"/>
                  <w:lang w:val="de-DE"/>
                </w:rPr>
                <w:delText xml:space="preserve"> </w:delText>
              </w:r>
              <w:r w:rsidRPr="009645BF" w:rsidDel="007B2DD8">
                <w:rPr>
                  <w:i/>
                  <w:iCs/>
                  <w:lang w:val="de-DE"/>
                </w:rPr>
                <w:delText>Planet</w:delText>
              </w:r>
            </w:del>
          </w:p>
          <w:p w14:paraId="7B703FF9" w14:textId="668E0EB3" w:rsidR="008310FF" w:rsidRPr="009645BF" w:rsidDel="007B2DD8" w:rsidRDefault="008310FF">
            <w:pPr>
              <w:jc w:val="left"/>
              <w:rPr>
                <w:del w:id="1244" w:author="phismith" w:date="2012-05-17T19:22:00Z"/>
              </w:rPr>
              <w:pPrChange w:id="1245" w:author="phismith" w:date="2012-05-17T19:22:00Z">
                <w:pPr>
                  <w:spacing w:before="100" w:after="100" w:line="240" w:lineRule="auto"/>
                  <w:jc w:val="left"/>
                </w:pPr>
              </w:pPrChange>
            </w:pPr>
            <w:del w:id="1246" w:author="phismith" w:date="2012-05-17T19:22:00Z">
              <w:r w:rsidDel="007B2DD8">
                <w:rPr>
                  <w:sz w:val="28"/>
                  <w:lang w:val="de-DE"/>
                </w:rPr>
                <w:delText xml:space="preserve"> </w:delText>
              </w:r>
              <w:r w:rsidRPr="009645BF" w:rsidDel="007B2DD8">
                <w:rPr>
                  <w:i/>
                  <w:iCs/>
                  <w:lang w:val="de-DE"/>
                </w:rPr>
                <w:delText>organism</w:delText>
              </w:r>
            </w:del>
          </w:p>
          <w:p w14:paraId="1C532041" w14:textId="173BA524" w:rsidR="008310FF" w:rsidRPr="00341780" w:rsidDel="007B2DD8" w:rsidRDefault="008310FF">
            <w:pPr>
              <w:jc w:val="left"/>
              <w:rPr>
                <w:del w:id="1247" w:author="phismith" w:date="2012-05-17T19:22:00Z"/>
                <w:b/>
                <w:sz w:val="28"/>
              </w:rPr>
              <w:pPrChange w:id="1248" w:author="phismith" w:date="2012-05-17T19:22:00Z">
                <w:pPr>
                  <w:spacing w:before="100" w:after="100" w:line="240" w:lineRule="auto"/>
                  <w:jc w:val="left"/>
                </w:pPr>
              </w:pPrChange>
            </w:pPr>
            <w:del w:id="1249" w:author="phismith" w:date="2012-05-17T19:22:00Z">
              <w:r w:rsidRPr="006C702A" w:rsidDel="007B2DD8">
                <w:rPr>
                  <w:noProof/>
                  <w:sz w:val="28"/>
                  <w:rPrChange w:id="1250">
                    <w:rPr>
                      <w:noProof/>
                    </w:rPr>
                  </w:rPrChange>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65" style="position:absolute;margin-left:16.25pt;margin-top:3.55pt;width:39.15pt;height:87.6pt;z-index:25166643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">
                        <v:shape id="Down Arrow 73" o:spid="_x0000_s1066"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t75xAAA&#10;ANsAAAAPAAAAZHJzL2Rvd25yZXYueG1sRI9BawIxFITvgv8hPKEXqVkttLI1iiiCeOtq8frYvG6W&#10;bl6WTdZs/fWmUOhxmJlvmNVmsI24UedrxwrmswwEcel0zZWCy/nwvAThA7LGxjEp+CEPm/V4tMJc&#10;u8gfdCtCJRKEfY4KTAhtLqUvDVn0M9cSJ+/LdRZDkl0ldYcxwW0jF1n2Ki3WnBYMtrQzVH4XvVUQ&#10;p/HU93V/zT6XZn8N5yIu7julnibD9h1EoCH8h//aR63g7QV+v6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7e+cQAAADbAAAADwAAAAAAAAAAAAAAAACXAgAAZHJzL2Rv&#10;d25yZXYueG1sUEsFBgAAAAAEAAQA9QAAAIgDAAAAAA==&#10;" adj="16276" fillcolor="white [3212]" strokecolor="black [3213]" strokeweight="1.5pt">
                          <v:textbox>
                            <w:txbxContent>
                              <w:p w14:paraId="2621AA77" w14:textId="77777777" w:rsidR="004D2F85" w:rsidRDefault="004D2F85" w:rsidP="008310FF">
                                <w:pPr>
                                  <w:jc w:val="center"/>
                                </w:pPr>
                              </w:p>
                            </w:txbxContent>
                          </v:textbox>
                        </v:shape>
                        <v:rect id="Rectangle 74" o:spid="_x0000_s1067"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WEFxQAA&#10;ANsAAAAPAAAAZHJzL2Rvd25yZXYueG1sRI9Ba8JAFITvQv/D8gq96aZWTImu0hoKPRS0sT14e2Rf&#10;k2D2bdjdaPz3bkHwOMzMN8xyPZhWnMj5xrKC50kCgri0uuFKwc/+Y/wKwgdkja1lUnAhD+vVw2iJ&#10;mbZn/qZTESoRIewzVFCH0GVS+rImg35iO+Lo/VlnMETpKqkdniPctHKaJHNpsOG4UGNHm5rKY9Eb&#10;Bcd3e/l96at0t0+/DoG2uXOUK/X0OLwtQAQawj18a39qBekM/r/E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JYQXFAAAA2wAAAA8AAAAAAAAAAAAAAAAAlwIAAGRycy9k&#10;b3ducmV2LnhtbFBLBQYAAAAABAAEAPUAAACJAwAAAAA=&#10;" fillcolor="window" stroked="f" strokeweight="1.5pt">
                          <v:fill opacity="0"/>
                          <v:textbox>
                            <w:txbxContent>
                              <w:p w14:paraId="749554AB"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6C702A" w:rsidDel="007B2DD8">
                <w:rPr>
                  <w:noProof/>
                  <w:sz w:val="28"/>
                  <w:rPrChange w:id="1251">
                    <w:rPr>
                      <w:noProof/>
                    </w:rPr>
                  </w:rPrChange>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 o:spid="_x0000_s1068" style="position:absolute;margin-left:70.2pt;margin-top:7.05pt;width:39.55pt;height:90pt;z-index:251667456;mso-position-horizontal-relative:text;mso-position-vertical-relative:text;mso-width-relative:margin;mso-height-relative:margin" coordorigin="-35341,-66703" coordsize="428625,1123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">
                        <v:shape id="Down Arrow 76" o:spid="_x0000_s1069" type="#_x0000_t67" style="position:absolute;left:-35341;top:-21985;width:428625;height:1079009;rotation:-88662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s7vxQAA&#10;ANsAAAAPAAAAZHJzL2Rvd25yZXYueG1sRI9Ba8JAFITvBf/D8gQvQTcWsZJmFRFaBE9qe+jtdfeZ&#10;BLNvQ3ZrYn69Wyj0OMzMN0y+6W0tbtT6yrGC+SwFQaydqbhQ8HF+m65A+IBssHZMCu7kYbMePeWY&#10;GdfxkW6nUIgIYZ+hgjKEJpPS65Is+plriKN3ca3FEGVbSNNiF+G2ls9pupQWK44LJTa0K0lfTz9W&#10;wWG/SN6Hr89D0g+Jx4Xm+ffASk3G/fYVRKA+/If/2nuj4GUJv1/iD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6zu/FAAAA2wAAAA8AAAAAAAAAAAAAAAAAlwIAAGRycy9k&#10;b3ducmV2LnhtbFBLBQYAAAAABAAEAPUAAACJAwAAAAA=&#10;" adj="17310" fillcolor="white [3212]" strokecolor="black [3213]" strokeweight="1pt">
                          <v:textbox>
                            <w:txbxContent>
                              <w:p w14:paraId="1FDE223A" w14:textId="77777777" w:rsidR="004D2F85" w:rsidRDefault="004D2F85" w:rsidP="008310FF">
                                <w:pPr>
                                  <w:jc w:val="center"/>
                                </w:pPr>
                              </w:p>
                            </w:txbxContent>
                          </v:textbox>
                        </v:shape>
                        <v:rect id="Rectangle 77" o:spid="_x0000_s1070" style="position:absolute;left:-328612;top:300535;width:1048801;height:314325;rotation:-296798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AVDwgAA&#10;ANsAAAAPAAAAZHJzL2Rvd25yZXYueG1sRI/RagIxFETfBf8h3IJvmq1Qla1RqqWgIIJuP+B2c7tZ&#10;urlZk1TXvzeC4OMwM2eY+bKzjTiTD7VjBa+jDARx6XTNlYLv4ms4AxEissbGMSm4UoDlot+bY67d&#10;hQ90PsZKJAiHHBWYGNtcylAashhGriVO3q/zFmOSvpLa4yXBbSPHWTaRFmtOCwZbWhsq/47/VsHO&#10;FyezmxVvP+vrar8NHD+7oJUavHQf7yAidfEZfrQ3WsF0Cvcv6Q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QBUPCAAAA2wAAAA8AAAAAAAAAAAAAAAAAlwIAAGRycy9kb3du&#10;cmV2LnhtbFBLBQYAAAAABAAEAPUAAACGAwAAAAA=&#10;" fillcolor="window" stroked="f" strokeweight="2pt">
                          <v:fill opacity="0"/>
                          <v:textbox>
                            <w:txbxContent>
                              <w:p w14:paraId="27D3D986"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sidDel="007B2DD8">
                <w:rPr>
                  <w:i/>
                  <w:iCs/>
                  <w:lang w:val="de-DE"/>
                </w:rPr>
                <w:delText xml:space="preserve"> </w:delText>
              </w:r>
              <w:r w:rsidRPr="009645BF" w:rsidDel="007B2DD8">
                <w:rPr>
                  <w:i/>
                  <w:iCs/>
                  <w:lang w:val="de-DE"/>
                </w:rPr>
                <w:delText>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02D613A8" w:rsidR="008310FF" w:rsidRPr="009645BF" w:rsidDel="007B2DD8" w:rsidRDefault="008310FF">
            <w:pPr>
              <w:jc w:val="left"/>
              <w:rPr>
                <w:del w:id="1252" w:author="phismith" w:date="2012-05-17T19:22:00Z"/>
              </w:rPr>
              <w:pPrChange w:id="1253" w:author="phismith" w:date="2012-05-17T19:22:00Z">
                <w:pPr>
                  <w:spacing w:before="100" w:after="100" w:line="240" w:lineRule="auto"/>
                  <w:ind w:left="185"/>
                  <w:jc w:val="left"/>
                </w:pPr>
              </w:pPrChange>
            </w:pPr>
            <w:del w:id="1254" w:author="phismith" w:date="2012-05-17T19:22:00Z">
              <w:r w:rsidRPr="009645BF" w:rsidDel="007B2DD8">
                <w:rPr>
                  <w:i/>
                  <w:iCs/>
                  <w:lang w:val="de-DE"/>
                </w:rPr>
                <w:delText>temperature</w:delText>
              </w:r>
            </w:del>
          </w:p>
          <w:p w14:paraId="4725BFE2" w14:textId="0B470C02" w:rsidR="008310FF" w:rsidRPr="009645BF" w:rsidDel="007B2DD8" w:rsidRDefault="008310FF">
            <w:pPr>
              <w:jc w:val="left"/>
              <w:rPr>
                <w:del w:id="1255" w:author="phismith" w:date="2012-05-17T19:22:00Z"/>
              </w:rPr>
              <w:pPrChange w:id="1256" w:author="phismith" w:date="2012-05-17T19:22:00Z">
                <w:pPr>
                  <w:spacing w:before="100" w:after="100" w:line="240" w:lineRule="auto"/>
                  <w:ind w:left="185"/>
                  <w:jc w:val="left"/>
                </w:pPr>
              </w:pPrChange>
            </w:pPr>
            <w:del w:id="1257" w:author="phismith" w:date="2012-05-17T19:22:00Z">
              <w:r w:rsidRPr="009645BF" w:rsidDel="007B2DD8">
                <w:rPr>
                  <w:i/>
                  <w:iCs/>
                  <w:lang w:val="de-DE"/>
                </w:rPr>
                <w:delText>30° Celsius temperature</w:delText>
              </w:r>
            </w:del>
          </w:p>
          <w:p w14:paraId="0E3F2163" w14:textId="794459FF" w:rsidR="008310FF" w:rsidRPr="00341780" w:rsidDel="007B2DD8" w:rsidRDefault="008310FF">
            <w:pPr>
              <w:jc w:val="left"/>
              <w:rPr>
                <w:del w:id="1258" w:author="phismith" w:date="2012-05-17T19:22:00Z"/>
                <w:b/>
                <w:i/>
                <w:sz w:val="28"/>
              </w:rPr>
              <w:pPrChange w:id="1259" w:author="phismith" w:date="2012-05-17T19:22:00Z">
                <w:pPr>
                  <w:spacing w:before="100" w:after="100" w:line="240" w:lineRule="auto"/>
                  <w:ind w:left="185"/>
                  <w:jc w:val="left"/>
                </w:pPr>
              </w:pPrChange>
            </w:pPr>
            <w:del w:id="1260" w:author="phismith" w:date="2012-05-17T19:22:00Z">
              <w:r w:rsidRPr="006C702A" w:rsidDel="007B2DD8">
                <w:rPr>
                  <w:noProof/>
                  <w:sz w:val="28"/>
                  <w:rPrChange w:id="1261">
                    <w:rPr>
                      <w:noProof/>
                    </w:rPr>
                  </w:rPrChange>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71" style="position:absolute;margin-left:104.55pt;margin-top:6.05pt;width:35pt;height:87.6pt;z-index:251670528;mso-position-horizontal-relative:text;mso-position-vertical-relative:text;mso-width-relative:margin;mso-height-relative:margin" coordsize="533400,1112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">
                        <v:shape id="Down Arrow 79" o:spid="_x0000_s1072" type="#_x0000_t67" style="position:absolute;width:533400;height:1081967;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ukTxAAA&#10;ANsAAAAPAAAAZHJzL2Rvd25yZXYueG1sRI9BawIxFITvBf9DeIKXUrN6sLo1ilgKpTdXxetj87pZ&#10;unlZNlmz9tc3gtDjMDPfMOvtYBtxpc7XjhXMphkI4tLpmisFp+PHyxKED8gaG8ek4EYetpvR0xpz&#10;7SIf6FqESiQI+xwVmBDaXEpfGrLop64lTt636yyGJLtK6g5jgttGzrNsIS3WnBYMtrQ3VP4UvVUQ&#10;n+NX39f9JTsvzfslHIs4/90rNRkPuzcQgYbwH360P7WC1xXcv6Qf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2bpE8QAAADbAAAADwAAAAAAAAAAAAAAAACXAgAAZHJzL2Rv&#10;d25yZXYueG1sUEsFBgAAAAAEAAQA9QAAAIgDAAAAAA==&#10;" adj="16276" fillcolor="white [3212]" strokecolor="black [3213]" strokeweight="1.5pt">
                          <v:textbox>
                            <w:txbxContent>
                              <w:p w14:paraId="054CA3FA" w14:textId="77777777" w:rsidR="004D2F85" w:rsidRDefault="004D2F85" w:rsidP="008310FF">
                                <w:pPr>
                                  <w:jc w:val="center"/>
                                </w:pPr>
                              </w:p>
                            </w:txbxContent>
                          </v:textbox>
                        </v:shape>
                        <v:rect id="Rectangle 86" o:spid="_x0000_s1073" style="position:absolute;left:-280987;top:376238;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irOwwAA&#10;ANsAAAAPAAAAZHJzL2Rvd25yZXYueG1sRI9Bi8IwFITvgv8hPMGbpiqodI2yKoKHBd2qh709mrdt&#10;sXkpSdT67zeCsMdhZr5hFqvW1OJOzleWFYyGCQji3OqKCwXn024wB+EDssbaMil4kofVsttZYKrt&#10;g7/pnoVCRAj7FBWUITSplD4vyaAf2oY4er/WGQxRukJqh48IN7UcJ8lUGqw4LpTY0Kak/JrdjILr&#10;2j4vk1sxO55mXz+BDlvnaKtUv9d+foAI1Ib/8Lu91wrmU3h9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AirOwwAAANsAAAAPAAAAAAAAAAAAAAAAAJcCAABkcnMvZG93&#10;bnJldi54bWxQSwUGAAAAAAQABAD1AAAAhwMAAAAA&#10;" fillcolor="window" stroked="f" strokeweight="1.5pt">
                          <v:fill opacity="0"/>
                          <v:textbox>
                            <w:txbxContent>
                              <w:p w14:paraId="683B6D6F"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9645BF" w:rsidDel="007B2DD8">
                <w:rPr>
                  <w:i/>
                </w:rPr>
                <w:delText>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26F0961A" w14:textId="2B90F201" w:rsidR="008310FF" w:rsidDel="007B2DD8" w:rsidRDefault="008310FF">
            <w:pPr>
              <w:jc w:val="left"/>
              <w:rPr>
                <w:del w:id="1262" w:author="phismith" w:date="2012-05-17T19:22:00Z"/>
                <w:i/>
                <w:iCs/>
                <w:lang w:val="de-DE"/>
              </w:rPr>
              <w:pPrChange w:id="1263" w:author="phismith" w:date="2012-05-17T19:22:00Z">
                <w:pPr>
                  <w:spacing w:before="100" w:after="100" w:line="240" w:lineRule="auto"/>
                  <w:ind w:left="185"/>
                  <w:jc w:val="left"/>
                </w:pPr>
              </w:pPrChange>
            </w:pPr>
            <w:del w:id="1264" w:author="phismith" w:date="2012-05-17T19:22:00Z">
              <w:r w:rsidDel="007B2DD8">
                <w:rPr>
                  <w:i/>
                  <w:iCs/>
                  <w:lang w:val="de-DE"/>
                </w:rPr>
                <w:delText xml:space="preserve">course of </w:delText>
              </w:r>
              <w:r w:rsidRPr="009645BF" w:rsidDel="007B2DD8">
                <w:rPr>
                  <w:i/>
                  <w:iCs/>
                  <w:lang w:val="de-DE"/>
                </w:rPr>
                <w:delText>temperature</w:delText>
              </w:r>
              <w:r w:rsidDel="007B2DD8">
                <w:rPr>
                  <w:i/>
                  <w:iCs/>
                  <w:lang w:val="de-DE"/>
                </w:rPr>
                <w:delText xml:space="preserve"> changes</w:delText>
              </w:r>
            </w:del>
          </w:p>
          <w:p w14:paraId="76BB33B1" w14:textId="1D7D15A8" w:rsidR="008310FF" w:rsidDel="007B2DD8" w:rsidRDefault="008310FF">
            <w:pPr>
              <w:jc w:val="left"/>
              <w:rPr>
                <w:del w:id="1265" w:author="phismith" w:date="2012-05-17T19:22:00Z"/>
                <w:i/>
                <w:iCs/>
                <w:lang w:val="de-DE"/>
              </w:rPr>
              <w:pPrChange w:id="1266" w:author="phismith" w:date="2012-05-17T19:22:00Z">
                <w:pPr>
                  <w:spacing w:before="100" w:after="100" w:line="240" w:lineRule="auto"/>
                  <w:ind w:left="185"/>
                  <w:jc w:val="left"/>
                </w:pPr>
              </w:pPrChange>
            </w:pPr>
            <w:del w:id="1267" w:author="phismith" w:date="2012-05-17T19:22:00Z">
              <w:r w:rsidRPr="006C702A" w:rsidDel="007B2DD8">
                <w:rPr>
                  <w:noProof/>
                  <w:sz w:val="28"/>
                  <w:rPrChange w:id="1268">
                    <w:rPr>
                      <w:noProof/>
                    </w:rPr>
                  </w:rPrChange>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74" style="position:absolute;margin-left:104.3pt;margin-top:9.05pt;width:34.15pt;height:87.6pt;z-index:25167155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">
                        <v:shape id="Down Arrow 50" o:spid="_x0000_s1075"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RzuwAAA&#10;ANsAAAAPAAAAZHJzL2Rvd25yZXYueG1sRE/Pa8IwFL4L+x/CG+wimipMSmcUUQZjN6vi9dG8NcXm&#10;pTSp6fbXm8PA48f3e70dbSvu1PvGsYLFPANBXDndcK3gfPqc5SB8QNbYOiYFv+Rhu3mZrLHQLvKR&#10;7mWoRQphX6ACE0JXSOkrQxb93HXEiftxvcWQYF9L3WNM4baVyyxbSYsNpwaDHe0NVbdysAriNH4P&#10;QzNcs0tuDtdwKuPyb6/U2+u4+wARaAxP8b/7Syt4T+v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6RzuwAAAANsAAAAPAAAAAAAAAAAAAAAAAJcCAABkcnMvZG93bnJl&#10;di54bWxQSwUGAAAAAAQABAD1AAAAhAMAAAAA&#10;" adj="16276" fillcolor="white [3212]" strokecolor="black [3213]" strokeweight="1.5pt">
                          <v:textbox>
                            <w:txbxContent>
                              <w:p w14:paraId="4AE21D55" w14:textId="77777777" w:rsidR="004D2F85" w:rsidRDefault="004D2F85" w:rsidP="008310FF">
                                <w:pPr>
                                  <w:jc w:val="center"/>
                                </w:pPr>
                              </w:p>
                            </w:txbxContent>
                          </v:textbox>
                        </v:shape>
                        <v:rect id="Rectangle 51" o:spid="_x0000_s1076"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579xAAA&#10;ANsAAAAPAAAAZHJzL2Rvd25yZXYueG1sRI9Pi8IwFMTvgt8hPMHbmrriKtUouiJ4EHbXPwdvj+bZ&#10;FpuXkkSt394ICx6HmfkNM503phI3cr60rKDfS0AQZ1aXnCs47NcfYxA+IGusLJOCB3mYz9qtKaba&#10;3vmPbruQiwhhn6KCIoQ6ldJnBRn0PVsTR+9sncEQpculdniPcFPJzyT5kgZLjgsF1vRdUHbZXY2C&#10;y9I+joNrPvrdj7anQD8r52ilVLfTLCYgAjXhHf5vb7SCYR9eX+IP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ue/cQAAADbAAAADwAAAAAAAAAAAAAAAACXAgAAZHJzL2Rv&#10;d25yZXYueG1sUEsFBgAAAAAEAAQA9QAAAIgDAAAAAA==&#10;" fillcolor="window" stroked="f" strokeweight="1.5pt">
                          <v:fill opacity="0"/>
                          <v:textbox>
                            <w:txbxContent>
                              <w:p w14:paraId="5F8C0FD5" w14:textId="77777777" w:rsidR="004D2F85" w:rsidRPr="009645BF" w:rsidRDefault="004D2F85"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Del="007B2DD8">
                <w:rPr>
                  <w:i/>
                  <w:iCs/>
                  <w:lang w:val="de-DE"/>
                </w:rPr>
                <w:delText>life of organism</w:delText>
              </w:r>
            </w:del>
          </w:p>
          <w:p w14:paraId="06BAFBC0" w14:textId="4628F83D" w:rsidR="008310FF" w:rsidRPr="00F07966" w:rsidDel="007B2DD8" w:rsidRDefault="008310FF">
            <w:pPr>
              <w:jc w:val="left"/>
              <w:rPr>
                <w:del w:id="1269" w:author="phismith" w:date="2012-05-17T19:22:00Z"/>
              </w:rPr>
              <w:pPrChange w:id="1270" w:author="phismith" w:date="2012-05-17T19:22:00Z">
                <w:pPr>
                  <w:spacing w:before="100" w:after="100" w:line="240" w:lineRule="auto"/>
                  <w:ind w:left="185"/>
                  <w:jc w:val="left"/>
                </w:pPr>
              </w:pPrChange>
            </w:pPr>
            <w:del w:id="1271" w:author="phismith" w:date="2012-05-17T19:22:00Z">
              <w:r w:rsidDel="007B2DD8">
                <w:rPr>
                  <w:i/>
                  <w:iCs/>
                  <w:lang w:val="de-DE"/>
                </w:rPr>
                <w:delText>life of cell</w:delText>
              </w:r>
            </w:del>
          </w:p>
        </w:tc>
      </w:tr>
      <w:tr w:rsidR="008310FF" w:rsidRPr="00341780" w:rsidDel="007B2DD8" w14:paraId="6D4127BC" w14:textId="0478172D" w:rsidTr="00F53485">
        <w:trPr>
          <w:cantSplit/>
          <w:trHeight w:val="3868"/>
          <w:jc w:val="center"/>
          <w:del w:id="1272"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117FA101" w:rsidR="008310FF" w:rsidRPr="00341780" w:rsidDel="007B2DD8" w:rsidRDefault="008310FF">
            <w:pPr>
              <w:jc w:val="left"/>
              <w:rPr>
                <w:del w:id="1273" w:author="phismith" w:date="2012-05-17T19:22:00Z"/>
                <w:sz w:val="28"/>
              </w:rPr>
              <w:pPrChange w:id="1274" w:author="phismith" w:date="2012-05-17T19:22:00Z">
                <w:pPr>
                  <w:spacing w:before="100" w:after="100" w:line="240" w:lineRule="auto"/>
                  <w:jc w:val="center"/>
                </w:pPr>
              </w:pPrChange>
            </w:pPr>
            <w:del w:id="1275" w:author="phismith" w:date="2012-05-17T19:22:00Z">
              <w:r w:rsidRPr="00341780" w:rsidDel="007B2DD8">
                <w:rPr>
                  <w:sz w:val="28"/>
                </w:rPr>
                <w:delText>Instance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68506586" w:rsidR="008310FF" w:rsidDel="007B2DD8" w:rsidRDefault="008310FF">
            <w:pPr>
              <w:jc w:val="left"/>
              <w:rPr>
                <w:del w:id="1276" w:author="phismith" w:date="2012-05-17T19:22:00Z"/>
                <w:b/>
                <w:sz w:val="10"/>
                <w:szCs w:val="10"/>
              </w:rPr>
              <w:pPrChange w:id="1277" w:author="phismith" w:date="2012-05-17T19:22:00Z">
                <w:pPr>
                  <w:spacing w:before="100" w:after="100" w:line="240" w:lineRule="auto"/>
                  <w:jc w:val="left"/>
                </w:pPr>
              </w:pPrChange>
            </w:pPr>
          </w:p>
          <w:p w14:paraId="4DCA79F8" w14:textId="6F53AE6D" w:rsidR="008310FF" w:rsidDel="007B2DD8" w:rsidRDefault="008310FF">
            <w:pPr>
              <w:jc w:val="left"/>
              <w:rPr>
                <w:del w:id="1278" w:author="phismith" w:date="2012-05-17T19:22:00Z"/>
                <w:iCs/>
                <w:lang w:val="de-DE"/>
              </w:rPr>
              <w:pPrChange w:id="1279" w:author="phismith" w:date="2012-05-17T19:22:00Z">
                <w:pPr>
                  <w:spacing w:before="100" w:after="100" w:line="240" w:lineRule="auto"/>
                  <w:jc w:val="left"/>
                </w:pPr>
              </w:pPrChange>
            </w:pPr>
          </w:p>
          <w:p w14:paraId="6BB5EF57" w14:textId="78578940" w:rsidR="008310FF" w:rsidDel="007B2DD8" w:rsidRDefault="008310FF">
            <w:pPr>
              <w:jc w:val="left"/>
              <w:rPr>
                <w:del w:id="1280" w:author="phismith" w:date="2012-05-17T19:22:00Z"/>
                <w:iCs/>
                <w:lang w:val="de-DE"/>
              </w:rPr>
              <w:pPrChange w:id="1281" w:author="phismith" w:date="2012-05-17T19:22:00Z">
                <w:pPr>
                  <w:spacing w:before="100" w:after="100" w:line="240" w:lineRule="auto"/>
                  <w:jc w:val="left"/>
                </w:pPr>
              </w:pPrChange>
            </w:pPr>
          </w:p>
          <w:p w14:paraId="3DABCB0D" w14:textId="1E63797F" w:rsidR="008310FF" w:rsidRPr="009645BF" w:rsidDel="007B2DD8" w:rsidRDefault="008310FF">
            <w:pPr>
              <w:jc w:val="left"/>
              <w:rPr>
                <w:del w:id="1282" w:author="phismith" w:date="2012-05-17T19:22:00Z"/>
              </w:rPr>
              <w:pPrChange w:id="1283" w:author="phismith" w:date="2012-05-17T19:22:00Z">
                <w:pPr>
                  <w:spacing w:before="100" w:after="100" w:line="240" w:lineRule="auto"/>
                  <w:jc w:val="left"/>
                </w:pPr>
              </w:pPrChange>
            </w:pPr>
            <w:del w:id="1284" w:author="phismith" w:date="2012-05-17T19:22:00Z">
              <w:r w:rsidRPr="009645BF" w:rsidDel="007B2DD8">
                <w:rPr>
                  <w:iCs/>
                  <w:lang w:val="de-DE"/>
                </w:rPr>
                <w:delText>this planet</w:delText>
              </w:r>
            </w:del>
          </w:p>
          <w:p w14:paraId="029981AD" w14:textId="41630B9C" w:rsidR="008310FF" w:rsidRPr="008B580C" w:rsidDel="007B2DD8" w:rsidRDefault="008310FF">
            <w:pPr>
              <w:jc w:val="left"/>
              <w:rPr>
                <w:del w:id="1285" w:author="phismith" w:date="2012-05-17T19:22:00Z"/>
              </w:rPr>
              <w:pPrChange w:id="1286" w:author="phismith" w:date="2012-05-17T19:22:00Z">
                <w:pPr>
                  <w:spacing w:before="100" w:after="100" w:line="240" w:lineRule="auto"/>
                  <w:jc w:val="left"/>
                </w:pPr>
              </w:pPrChange>
            </w:pPr>
            <w:del w:id="1287" w:author="phismith" w:date="2012-05-17T19:22:00Z">
              <w:r w:rsidRPr="009645BF" w:rsidDel="007B2DD8">
                <w:rPr>
                  <w:iCs/>
                  <w:lang w:val="de-DE"/>
                </w:rPr>
                <w:delText>this organism</w:delText>
              </w:r>
            </w:del>
          </w:p>
          <w:p w14:paraId="5610760E" w14:textId="7221904D" w:rsidR="008310FF" w:rsidRPr="00341780" w:rsidDel="007B2DD8" w:rsidRDefault="008310FF">
            <w:pPr>
              <w:jc w:val="left"/>
              <w:rPr>
                <w:del w:id="1288" w:author="phismith" w:date="2012-05-17T19:22:00Z"/>
                <w:sz w:val="28"/>
              </w:rPr>
              <w:pPrChange w:id="1289" w:author="phismith" w:date="2012-05-17T19:22:00Z">
                <w:pPr>
                  <w:spacing w:before="100" w:after="100" w:line="240" w:lineRule="auto"/>
                  <w:jc w:val="left"/>
                </w:pPr>
              </w:pPrChange>
            </w:pPr>
            <w:del w:id="1290" w:author="phismith" w:date="2012-05-17T19:22:00Z">
              <w:r w:rsidRPr="006C702A" w:rsidDel="007B2DD8">
                <w:rPr>
                  <w:noProof/>
                  <w:sz w:val="28"/>
                  <w:rPrChange w:id="1291">
                    <w:rPr>
                      <w:noProof/>
                    </w:rPr>
                  </w:rPrChange>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4D2F85" w:rsidRPr="00A34C84" w:rsidRDefault="004D2F85"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7" style="position:absolute;margin-left:16.05pt;margin-top:33.05pt;width:127.5pt;height:31.5pt;z-index:251668480;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">
                        <v:shape id="Down Arrow 88" o:spid="_x0000_s1078"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GQwwAA&#10;ANsAAAAPAAAAZHJzL2Rvd25yZXYueG1sRI/BasJAEIbvBd9hGcFb3ShSQuoqIkg9FKRW9DrNjkna&#10;7GzY3Wh8+86h0OPwz//NfMv14Fp1oxAbzwZm0wwUceltw5WB0+fuOQcVE7LF1jMZeFCE9Wr0tMTC&#10;+jt/0O2YKiUQjgUaqFPqCq1jWZPDOPUdsWRXHxwmGUOlbcC7wF2r51n2oh02LBdq7GhbU/lz7J1Q&#10;+muu+7Doqq94mO/L9zf+Pl+MmYyHzSuoREP6X/5r762BXJ4VF/EA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d/GQwwAAANsAAAAPAAAAAAAAAAAAAAAAAJcCAABkcnMvZG93&#10;bnJldi54bWxQSwUGAAAAAAQABAD1AAAAhwMAAAAA&#10;" adj="16274" fillcolor="white [3212]" strokecolor="black [3213]" strokeweight="1.5pt">
                          <v:textbox>
                            <w:txbxContent>
                              <w:p w14:paraId="1B4842EF" w14:textId="77777777" w:rsidR="004D2F85" w:rsidRDefault="004D2F85" w:rsidP="008310FF">
                                <w:pPr>
                                  <w:jc w:val="center"/>
                                </w:pPr>
                              </w:p>
                            </w:txbxContent>
                          </v:textbox>
                        </v:shape>
                        <v:rect id="Rectangle 89" o:spid="_x0000_s1079"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wcnxQAA&#10;ANsAAAAPAAAAZHJzL2Rvd25yZXYueG1sRI9La8MwEITvgf4HsYVeQiO3hOC6UUIfBJJeQt3ncbG2&#10;lqm1MtYmcf59VAj0OMzMN8x8OfhW7amPTWADN5MMFHEVbMO1gfe31XUOKgqyxTYwGThShOXiYjTH&#10;woYDv9K+lFolCMcCDTiRrtA6Vo48xknoiJP3E3qPkmRfa9vjIcF9q2+zbKY9NpwWHHb05Kj6LXfe&#10;wLhcySZv5OPTTavH5/Xu62X7zcZcXQ4P96CEBvkPn9trayC/g78v6Qfo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ByfFAAAA2wAAAA8AAAAAAAAAAAAAAAAAlwIAAGRycy9k&#10;b3ducmV2LnhtbFBLBQYAAAAABAAEAPUAAACJAwAAAAA=&#10;" fillcolor="window" stroked="f" strokeweight="1.5pt">
                          <v:fill opacity="0"/>
                          <v:textbox>
                            <w:txbxContent>
                              <w:p w14:paraId="3E3C9B86" w14:textId="77777777" w:rsidR="004D2F85" w:rsidRPr="00A34C84" w:rsidRDefault="004D2F85"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6C702A" w:rsidDel="007B2DD8">
                <w:rPr>
                  <w:noProof/>
                  <w:sz w:val="28"/>
                  <w:rPrChange w:id="1292">
                    <w:rPr>
                      <w:noProof/>
                    </w:rPr>
                  </w:rPrChange>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4D2F85" w:rsidRDefault="004D2F85"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4D2F85" w:rsidRPr="00A34C84" w:rsidRDefault="004D2F85"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80" style="position:absolute;margin-left:16.25pt;margin-top:64.25pt;width:240.7pt;height:31.5pt;z-index:251669504;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">
                        <v:shape id="Down Arrow 45" o:spid="_x0000_s1081"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SUxAAA&#10;ANsAAAAPAAAAZHJzL2Rvd25yZXYueG1sRI9Pa8JAFMTvQr/D8gredFNRkdRViiDmUBDT0l5fs88k&#10;bfZt2N386bd3CwWPw8z8htnuR9OInpyvLSt4micgiAuray4VvL8dZxsQPiBrbCyTgl/ysN89TLaY&#10;ajvwhfo8lCJC2KeooAqhTaX0RUUG/dy2xNG7WmcwROlKqR0OEW4auUiStTRYc1yosKVDRcVP3plI&#10;6a4b2bllW3758yIrXk/8/fGp1PRxfHkGEWgM9/B/O9MKliv4+xJ/gN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klMQAAADbAAAADwAAAAAAAAAAAAAAAACXAgAAZHJzL2Rv&#10;d25yZXYueG1sUEsFBgAAAAAEAAQA9QAAAIgDAAAAAA==&#10;" adj="16274" fillcolor="white [3212]" strokecolor="black [3213]" strokeweight="1.5pt">
                          <v:textbox>
                            <w:txbxContent>
                              <w:p w14:paraId="36272F35" w14:textId="77777777" w:rsidR="004D2F85" w:rsidRDefault="004D2F85" w:rsidP="008310FF">
                                <w:pPr>
                                  <w:jc w:val="center"/>
                                </w:pPr>
                              </w:p>
                            </w:txbxContent>
                          </v:textbox>
                        </v:shape>
                        <v:rect id="Rectangle 46" o:spid="_x0000_s1082"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SnPxQAA&#10;ANsAAAAPAAAAZHJzL2Rvd25yZXYueG1sRI9Ba8JAFITvBf/D8oReim4qIhJdxVYE20tpWm2Pj+wz&#10;G5p9G7JPTf99t1DocZiZb5jluveNulAX68AG7scZKOIy2JorA+9vu9EcVBRki01gMvBNEdarwc0S&#10;cxuu/EqXQiqVIBxzNOBE2lzrWDryGMehJU7eKXQeJcmu0rbDa4L7Rk+ybKY91pwWHLb06Kj8Ks7e&#10;wF2xk6d5LYejm5YP2/354/nlk425HfabBSihXv7Df+29NTCdwe+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xKc/FAAAA2wAAAA8AAAAAAAAAAAAAAAAAlwIAAGRycy9k&#10;b3ducmV2LnhtbFBLBQYAAAAABAAEAPUAAACJAwAAAAA=&#10;" fillcolor="window" stroked="f" strokeweight="1.5pt">
                          <v:fill opacity="0"/>
                          <v:textbox>
                            <w:txbxContent>
                              <w:p w14:paraId="184AE1B1" w14:textId="77777777" w:rsidR="004D2F85" w:rsidRPr="00A34C84" w:rsidRDefault="004D2F85"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r w:rsidRPr="009645BF" w:rsidDel="007B2DD8">
                <w:rPr>
                  <w:iCs/>
                  <w:lang w:val="de-DE"/>
                </w:rPr>
                <w:delText>this 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0CA9D156" w:rsidR="008310FF" w:rsidRPr="001E40B0" w:rsidDel="007B2DD8" w:rsidRDefault="008310FF">
            <w:pPr>
              <w:jc w:val="left"/>
              <w:rPr>
                <w:del w:id="1293" w:author="phismith" w:date="2012-05-17T19:22:00Z"/>
                <w:b/>
                <w:sz w:val="10"/>
                <w:szCs w:val="10"/>
              </w:rPr>
              <w:pPrChange w:id="1294" w:author="phismith" w:date="2012-05-17T19:22:00Z">
                <w:pPr>
                  <w:spacing w:before="100" w:after="100" w:line="240" w:lineRule="auto"/>
                  <w:jc w:val="left"/>
                </w:pPr>
              </w:pPrChange>
            </w:pPr>
          </w:p>
          <w:p w14:paraId="6C8C31A6" w14:textId="69D0915A" w:rsidR="008310FF" w:rsidDel="007B2DD8" w:rsidRDefault="008310FF">
            <w:pPr>
              <w:jc w:val="left"/>
              <w:rPr>
                <w:del w:id="1295" w:author="phismith" w:date="2012-05-17T19:22:00Z"/>
                <w:iCs/>
                <w:lang w:val="de-DE"/>
              </w:rPr>
              <w:pPrChange w:id="1296" w:author="phismith" w:date="2012-05-17T19:22:00Z">
                <w:pPr>
                  <w:spacing w:before="100" w:after="100" w:line="240" w:lineRule="auto"/>
                  <w:ind w:left="185"/>
                  <w:jc w:val="left"/>
                </w:pPr>
              </w:pPrChange>
            </w:pPr>
          </w:p>
          <w:p w14:paraId="59599AD9" w14:textId="016523FC" w:rsidR="008310FF" w:rsidRPr="008B580C" w:rsidDel="007B2DD8" w:rsidRDefault="008310FF">
            <w:pPr>
              <w:jc w:val="left"/>
              <w:rPr>
                <w:del w:id="1297" w:author="phismith" w:date="2012-05-17T19:22:00Z"/>
                <w:iCs/>
                <w:sz w:val="12"/>
                <w:szCs w:val="12"/>
                <w:lang w:val="de-DE"/>
              </w:rPr>
              <w:pPrChange w:id="1298" w:author="phismith" w:date="2012-05-17T19:22:00Z">
                <w:pPr>
                  <w:spacing w:before="100" w:after="100" w:line="240" w:lineRule="auto"/>
                  <w:ind w:left="185"/>
                  <w:jc w:val="left"/>
                </w:pPr>
              </w:pPrChange>
            </w:pPr>
          </w:p>
          <w:p w14:paraId="5D966640" w14:textId="1AC7EF7B" w:rsidR="008310FF" w:rsidRPr="00F07966" w:rsidDel="007B2DD8" w:rsidRDefault="008310FF">
            <w:pPr>
              <w:jc w:val="left"/>
              <w:rPr>
                <w:del w:id="1299" w:author="phismith" w:date="2012-05-17T19:22:00Z"/>
                <w:iCs/>
                <w:lang w:val="de-DE"/>
              </w:rPr>
              <w:pPrChange w:id="1300" w:author="phismith" w:date="2012-05-17T19:22:00Z">
                <w:pPr>
                  <w:spacing w:before="100" w:after="100" w:line="240" w:lineRule="auto"/>
                  <w:ind w:left="185"/>
                  <w:jc w:val="left"/>
                </w:pPr>
              </w:pPrChange>
            </w:pPr>
            <w:del w:id="1301" w:author="phismith" w:date="2012-05-17T19:22:00Z">
              <w:r w:rsidDel="007B2DD8">
                <w:rPr>
                  <w:iCs/>
                  <w:lang w:val="de-DE"/>
                </w:rPr>
                <w:delText>John</w:delText>
              </w:r>
              <w:r w:rsidRPr="00F07966" w:rsidDel="007B2DD8">
                <w:rPr>
                  <w:iCs/>
                  <w:lang w:val="de-DE"/>
                </w:rPr>
                <w:delText>’</w:delText>
              </w:r>
              <w:r w:rsidDel="007B2DD8">
                <w:rPr>
                  <w:iCs/>
                  <w:lang w:val="de-DE"/>
                </w:rPr>
                <w:delText xml:space="preserve">s </w:delText>
              </w:r>
              <w:r w:rsidRPr="009645BF" w:rsidDel="007B2DD8">
                <w:rPr>
                  <w:iCs/>
                  <w:lang w:val="de-DE"/>
                </w:rPr>
                <w:delText>temperature</w:delText>
              </w:r>
            </w:del>
          </w:p>
          <w:p w14:paraId="6DDD82E8" w14:textId="7CF0CDDE" w:rsidR="008310FF" w:rsidRPr="009645BF" w:rsidDel="007B2DD8" w:rsidRDefault="008310FF">
            <w:pPr>
              <w:jc w:val="left"/>
              <w:rPr>
                <w:del w:id="1302" w:author="phismith" w:date="2012-05-17T19:22:00Z"/>
              </w:rPr>
              <w:pPrChange w:id="1303" w:author="phismith" w:date="2012-05-17T19:22:00Z">
                <w:pPr>
                  <w:spacing w:before="100" w:after="100" w:line="240" w:lineRule="auto"/>
                  <w:ind w:left="185"/>
                  <w:jc w:val="left"/>
                </w:pPr>
              </w:pPrChange>
            </w:pPr>
            <w:del w:id="1304" w:author="phismith" w:date="2012-05-17T19:22:00Z">
              <w:r w:rsidRPr="009645BF" w:rsidDel="007B2DD8">
                <w:rPr>
                  <w:iCs/>
                  <w:lang w:val="de-DE"/>
                </w:rPr>
                <w:delText>this 30° Celsius temperature</w:delText>
              </w:r>
              <w:r w:rsidDel="007B2DD8">
                <w:rPr>
                  <w:iCs/>
                  <w:lang w:val="de-DE"/>
                </w:rPr>
                <w:delText xml:space="preserve"> in this organism now</w:delText>
              </w:r>
            </w:del>
          </w:p>
          <w:p w14:paraId="65F4006E" w14:textId="2A8100E6" w:rsidR="008310FF" w:rsidRPr="008B580C" w:rsidDel="007B2DD8" w:rsidRDefault="008310FF">
            <w:pPr>
              <w:jc w:val="left"/>
              <w:rPr>
                <w:del w:id="1305" w:author="phismith" w:date="2012-05-17T19:22:00Z"/>
              </w:rPr>
              <w:pPrChange w:id="1306" w:author="phismith" w:date="2012-05-17T19:22:00Z">
                <w:pPr>
                  <w:spacing w:before="100" w:after="100" w:line="240" w:lineRule="auto"/>
                  <w:ind w:left="185"/>
                  <w:jc w:val="left"/>
                </w:pPr>
              </w:pPrChange>
            </w:pPr>
            <w:del w:id="1307" w:author="phismith" w:date="2012-05-17T19:22:00Z">
              <w:r w:rsidRPr="009645BF" w:rsidDel="007B2DD8">
                <w:delText>this 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5CC1696E" w14:textId="320C36F2" w:rsidR="008310FF" w:rsidDel="007B2DD8" w:rsidRDefault="008310FF">
            <w:pPr>
              <w:jc w:val="left"/>
              <w:rPr>
                <w:del w:id="1308" w:author="phismith" w:date="2012-05-17T19:22:00Z"/>
                <w:b/>
                <w:sz w:val="10"/>
                <w:szCs w:val="10"/>
              </w:rPr>
              <w:pPrChange w:id="1309" w:author="phismith" w:date="2012-05-17T19:22:00Z">
                <w:pPr>
                  <w:spacing w:before="100" w:after="100" w:line="240" w:lineRule="auto"/>
                  <w:jc w:val="left"/>
                </w:pPr>
              </w:pPrChange>
            </w:pPr>
          </w:p>
          <w:p w14:paraId="02F68944" w14:textId="19A4AF05" w:rsidR="008310FF" w:rsidRPr="00F07966" w:rsidDel="007B2DD8" w:rsidRDefault="008310FF">
            <w:pPr>
              <w:jc w:val="left"/>
              <w:rPr>
                <w:del w:id="1310" w:author="phismith" w:date="2012-05-17T19:22:00Z"/>
                <w:b/>
                <w:sz w:val="4"/>
                <w:szCs w:val="4"/>
              </w:rPr>
              <w:pPrChange w:id="1311" w:author="phismith" w:date="2012-05-17T19:22:00Z">
                <w:pPr>
                  <w:spacing w:before="100" w:after="100" w:line="240" w:lineRule="auto"/>
                  <w:jc w:val="left"/>
                </w:pPr>
              </w:pPrChange>
            </w:pPr>
          </w:p>
          <w:p w14:paraId="46FCA32F" w14:textId="5DDB02C5" w:rsidR="008310FF" w:rsidRPr="001E40B0" w:rsidDel="007B2DD8" w:rsidRDefault="008310FF">
            <w:pPr>
              <w:jc w:val="left"/>
              <w:rPr>
                <w:del w:id="1312" w:author="phismith" w:date="2012-05-17T19:22:00Z"/>
                <w:b/>
                <w:sz w:val="10"/>
                <w:szCs w:val="10"/>
              </w:rPr>
              <w:pPrChange w:id="1313" w:author="phismith" w:date="2012-05-17T19:22:00Z">
                <w:pPr>
                  <w:spacing w:before="100" w:after="100" w:line="240" w:lineRule="auto"/>
                  <w:jc w:val="left"/>
                </w:pPr>
              </w:pPrChange>
            </w:pPr>
          </w:p>
          <w:p w14:paraId="650D25BB" w14:textId="360622FF" w:rsidR="008310FF" w:rsidDel="007B2DD8" w:rsidRDefault="008310FF">
            <w:pPr>
              <w:jc w:val="left"/>
              <w:rPr>
                <w:del w:id="1314" w:author="phismith" w:date="2012-05-17T19:22:00Z"/>
                <w:iCs/>
                <w:lang w:val="de-DE"/>
              </w:rPr>
              <w:pPrChange w:id="1315" w:author="phismith" w:date="2012-05-17T19:22:00Z">
                <w:pPr>
                  <w:spacing w:before="100" w:after="100" w:line="240" w:lineRule="auto"/>
                  <w:ind w:left="166"/>
                  <w:jc w:val="left"/>
                </w:pPr>
              </w:pPrChange>
            </w:pPr>
          </w:p>
          <w:p w14:paraId="446D57BE" w14:textId="612D3989" w:rsidR="008310FF" w:rsidDel="007B2DD8" w:rsidRDefault="008310FF">
            <w:pPr>
              <w:jc w:val="left"/>
              <w:rPr>
                <w:del w:id="1316" w:author="phismith" w:date="2012-05-17T19:22:00Z"/>
                <w:iCs/>
                <w:lang w:val="de-DE"/>
              </w:rPr>
              <w:pPrChange w:id="1317" w:author="phismith" w:date="2012-05-17T19:22:00Z">
                <w:pPr>
                  <w:spacing w:before="100" w:after="100" w:line="240" w:lineRule="auto"/>
                  <w:ind w:left="166"/>
                  <w:jc w:val="left"/>
                </w:pPr>
              </w:pPrChange>
            </w:pPr>
            <w:del w:id="1318" w:author="phismith" w:date="2012-05-17T19:22:00Z">
              <w:r w:rsidDel="007B2DD8">
                <w:rPr>
                  <w:iCs/>
                  <w:lang w:val="de-DE"/>
                </w:rPr>
                <w:delText>the course of temperature changes in John during his lifetime</w:delText>
              </w:r>
            </w:del>
          </w:p>
          <w:p w14:paraId="31CBE193" w14:textId="1F051496" w:rsidR="008310FF" w:rsidDel="007B2DD8" w:rsidRDefault="008310FF">
            <w:pPr>
              <w:jc w:val="left"/>
              <w:rPr>
                <w:del w:id="1319" w:author="phismith" w:date="2012-05-17T19:22:00Z"/>
                <w:iCs/>
                <w:lang w:val="de-DE"/>
              </w:rPr>
              <w:pPrChange w:id="1320" w:author="phismith" w:date="2012-05-17T19:22:00Z">
                <w:pPr>
                  <w:spacing w:before="100" w:after="100" w:line="240" w:lineRule="auto"/>
                  <w:ind w:left="166"/>
                  <w:jc w:val="left"/>
                </w:pPr>
              </w:pPrChange>
            </w:pPr>
            <w:del w:id="1321" w:author="phismith" w:date="2012-05-17T19:22:00Z">
              <w:r w:rsidDel="007B2DD8">
                <w:rPr>
                  <w:iCs/>
                  <w:lang w:val="de-DE"/>
                </w:rPr>
                <w:delText>John’s life</w:delText>
              </w:r>
            </w:del>
          </w:p>
          <w:p w14:paraId="75999E2A" w14:textId="20F393D6" w:rsidR="008310FF" w:rsidDel="007B2DD8" w:rsidRDefault="008310FF">
            <w:pPr>
              <w:jc w:val="left"/>
              <w:rPr>
                <w:del w:id="1322" w:author="phismith" w:date="2012-05-17T19:22:00Z"/>
                <w:iCs/>
                <w:lang w:val="de-DE"/>
              </w:rPr>
              <w:pPrChange w:id="1323" w:author="phismith" w:date="2012-05-17T19:22:00Z">
                <w:pPr>
                  <w:spacing w:before="100" w:after="100" w:line="240" w:lineRule="auto"/>
                  <w:ind w:left="166"/>
                  <w:jc w:val="left"/>
                </w:pPr>
              </w:pPrChange>
            </w:pPr>
            <w:del w:id="1324" w:author="phismith" w:date="2012-05-17T19:22:00Z">
              <w:r w:rsidDel="007B2DD8">
                <w:rPr>
                  <w:iCs/>
                  <w:lang w:val="de-DE"/>
                </w:rPr>
                <w:delText>the life of this cell</w:delText>
              </w:r>
            </w:del>
          </w:p>
          <w:p w14:paraId="2155A254" w14:textId="3B7B4E50" w:rsidR="008310FF" w:rsidRPr="001E40B0" w:rsidDel="007B2DD8" w:rsidRDefault="008310FF">
            <w:pPr>
              <w:jc w:val="left"/>
              <w:rPr>
                <w:del w:id="1325" w:author="phismith" w:date="2012-05-17T19:22:00Z"/>
                <w:b/>
                <w:sz w:val="10"/>
                <w:szCs w:val="10"/>
              </w:rPr>
              <w:pPrChange w:id="1326" w:author="phismith" w:date="2012-05-17T19:22:00Z">
                <w:pPr>
                  <w:spacing w:before="100" w:after="100" w:line="240" w:lineRule="auto"/>
                  <w:jc w:val="left"/>
                </w:pPr>
              </w:pPrChange>
            </w:pPr>
          </w:p>
        </w:tc>
      </w:tr>
      <w:tr w:rsidR="008310FF" w:rsidRPr="00341780" w:rsidDel="007B2DD8" w14:paraId="0FCF03D7" w14:textId="22A4C79A" w:rsidTr="00F53485">
        <w:trPr>
          <w:cantSplit/>
          <w:trHeight w:val="547"/>
          <w:jc w:val="center"/>
          <w:del w:id="1327" w:author="phismith" w:date="2012-05-17T19:22:00Z"/>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1F949855" w:rsidR="008310FF" w:rsidRPr="006706BE" w:rsidDel="007B2DD8" w:rsidRDefault="008310FF">
            <w:pPr>
              <w:jc w:val="left"/>
              <w:rPr>
                <w:del w:id="1328" w:author="phismith" w:date="2012-05-17T19:22:00Z"/>
              </w:rPr>
              <w:pPrChange w:id="1329" w:author="phismith" w:date="2012-05-17T19:22:00Z">
                <w:pPr>
                  <w:pStyle w:val="Caption"/>
                  <w:jc w:val="center"/>
                </w:pPr>
              </w:pPrChange>
            </w:pPr>
            <w:bookmarkStart w:id="1330" w:name="_Ref319610476"/>
            <w:del w:id="1331" w:author="phismith" w:date="2012-05-17T19:22:00Z">
              <w:r w:rsidRPr="003E5935" w:rsidDel="007B2DD8">
                <w:rPr>
                  <w:sz w:val="22"/>
                </w:rPr>
                <w:delText xml:space="preserve">Table </w:delText>
              </w:r>
              <w:r w:rsidDel="007B2DD8">
                <w:rPr>
                  <w:sz w:val="22"/>
                </w:rPr>
                <w:fldChar w:fldCharType="begin"/>
              </w:r>
              <w:r w:rsidDel="007B2DD8">
                <w:rPr>
                  <w:sz w:val="22"/>
                </w:rPr>
                <w:delInstrText xml:space="preserve"> SEQ Table \* ARABIC </w:delInstrText>
              </w:r>
              <w:r w:rsidDel="007B2DD8">
                <w:rPr>
                  <w:sz w:val="22"/>
                </w:rPr>
                <w:fldChar w:fldCharType="separate"/>
              </w:r>
              <w:r w:rsidDel="007B2DD8">
                <w:rPr>
                  <w:noProof/>
                  <w:sz w:val="22"/>
                </w:rPr>
                <w:delText>3</w:delText>
              </w:r>
              <w:r w:rsidDel="007B2DD8">
                <w:rPr>
                  <w:sz w:val="22"/>
                </w:rPr>
                <w:fldChar w:fldCharType="end"/>
              </w:r>
              <w:bookmarkEnd w:id="1330"/>
              <w:r w:rsidRPr="003E5935" w:rsidDel="007B2DD8">
                <w:rPr>
                  <w:sz w:val="22"/>
                </w:rPr>
                <w:delText>: The Ontological Sextet</w:delText>
              </w:r>
            </w:del>
          </w:p>
        </w:tc>
      </w:tr>
    </w:tbl>
    <w:p w14:paraId="13D309C7" w14:textId="4FC15236" w:rsidR="008310FF" w:rsidRDefault="008310FF" w:rsidP="008310FF">
      <w:pPr>
        <w:jc w:val="left"/>
      </w:pPr>
      <w:r>
        <w:t xml:space="preserve">Our strategy is to use the instantiation relation </w:t>
      </w:r>
      <w:del w:id="1332" w:author="phismith" w:date="2012-05-17T20:24:00Z">
        <w:r w:rsidDel="0062392E">
          <w:delText xml:space="preserve">captured in the rightmost column </w:delText>
        </w:r>
      </w:del>
      <w:ins w:id="1333" w:author="phismith" w:date="2012-05-17T20:24:00Z">
        <w:r w:rsidR="0062392E">
          <w:t xml:space="preserve">between process instances and process universals </w:t>
        </w:r>
      </w:ins>
      <w:del w:id="1334" w:author="phismith" w:date="2012-05-17T20:24:00Z">
        <w:r w:rsidDel="0062392E">
          <w:delText xml:space="preserve">of the Table </w:delText>
        </w:r>
      </w:del>
      <w:r>
        <w:t xml:space="preserve">as basis for an account of </w:t>
      </w:r>
      <w:del w:id="1335" w:author="phismith" w:date="2012-05-17T20:24:00Z">
        <w:r w:rsidDel="0062392E">
          <w:delText xml:space="preserve">the truthmakers of </w:delText>
        </w:r>
      </w:del>
      <w:ins w:id="1336" w:author="phismith" w:date="2012-05-17T20:24:00Z">
        <w:r w:rsidR="0062392E">
          <w:t xml:space="preserve">how </w:t>
        </w:r>
      </w:ins>
      <w:r>
        <w:t>process attributions</w:t>
      </w:r>
      <w:ins w:id="1337" w:author="phismith" w:date="2012-05-17T20:24:00Z">
        <w:r w:rsidR="0062392E">
          <w:t xml:space="preserve"> relate to the underlying reality</w:t>
        </w:r>
      </w:ins>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lastRenderedPageBreak/>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pairwise disjointness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32F38977" w14:textId="44CA3273" w:rsidR="008310FF" w:rsidRDefault="008310FF" w:rsidP="008310FF">
      <w:pPr>
        <w:jc w:val="left"/>
      </w:pPr>
      <w:r w:rsidRPr="005E16B3">
        <w:t>How, then, are we to do justice to the need to annotate data in which speed and other process measurement data are ascribed to processes? To see the lines of a solution consider</w:t>
      </w:r>
      <w:r w:rsidRPr="005E16B3">
        <w:rPr>
          <w:b/>
          <w:bCs/>
        </w:rPr>
        <w:t xml:space="preserve"> </w:t>
      </w:r>
      <w:r>
        <w:fldChar w:fldCharType="begin"/>
      </w:r>
      <w:r>
        <w:instrText xml:space="preserve"> REF _Ref319592549 \h </w:instrText>
      </w:r>
      <w:r>
        <w:fldChar w:fldCharType="separate"/>
      </w:r>
      <w:r w:rsidRPr="00A91618">
        <w:t xml:space="preserve">Figure </w:t>
      </w:r>
      <w:r>
        <w:rPr>
          <w:noProof/>
        </w:rPr>
        <w:t>4</w:t>
      </w:r>
      <w:r>
        <w:fldChar w:fldCharType="end"/>
      </w:r>
      <w:r>
        <w:t xml:space="preserve">, which illustrates the cardiac events occurring in the left ventricle in a single beating of a human heart. This figure </w:t>
      </w:r>
      <w:r w:rsidRPr="00F028D4">
        <w:t>tell</w:t>
      </w:r>
      <w:r>
        <w:t xml:space="preserve">s us that each successive beating of the heart is such as to </w:t>
      </w:r>
      <w:r w:rsidRPr="005E16B3">
        <w:t>involve</w:t>
      </w:r>
      <w:r>
        <w:t xml:space="preserve"> (at least) six different sorts of physiological processes, corresponding to measurements along the six </w:t>
      </w:r>
      <w:r>
        <w:lastRenderedPageBreak/>
        <w:t xml:space="preserve">distinct dimensions of </w:t>
      </w:r>
      <w:r w:rsidRPr="00BB5C36">
        <w:rPr>
          <w:i/>
        </w:rPr>
        <w:t>aortic pressure</w:t>
      </w:r>
      <w:r>
        <w:t xml:space="preserve">, </w:t>
      </w:r>
      <w:r w:rsidRPr="00BB5C36">
        <w:rPr>
          <w:i/>
        </w:rPr>
        <w:t>atrial pressure</w:t>
      </w:r>
      <w:r>
        <w:t xml:space="preserve">, </w:t>
      </w:r>
      <w:r w:rsidRPr="00BB5C36">
        <w:rPr>
          <w:i/>
        </w:rPr>
        <w:t>ventricular pressure</w:t>
      </w:r>
      <w:r>
        <w:t xml:space="preserve">, </w:t>
      </w:r>
      <w:r w:rsidRPr="00BB5C36">
        <w:rPr>
          <w:i/>
        </w:rPr>
        <w:t>ventricular volume</w:t>
      </w:r>
      <w:r>
        <w:t xml:space="preserve">, </w:t>
      </w:r>
      <w:r w:rsidRPr="00BB5C36">
        <w:rPr>
          <w:i/>
        </w:rPr>
        <w:t>electrical activity</w:t>
      </w:r>
      <w:r>
        <w:t xml:space="preserve">, and </w:t>
      </w:r>
      <w:r w:rsidRPr="00BB5C36">
        <w:rPr>
          <w:i/>
        </w:rPr>
        <w:t>voltage</w:t>
      </w:r>
      <w:del w:id="1338" w:author="phismith" w:date="2012-05-17T20:25:00Z">
        <w:r w:rsidRPr="00AF230F" w:rsidDel="0062392E">
          <w:rPr>
            <w:rStyle w:val="EndnoteReference"/>
          </w:rPr>
          <w:endnoteReference w:id="12"/>
        </w:r>
      </w:del>
      <w:r>
        <w:t>, respectively.</w:t>
      </w:r>
      <w:del w:id="1341" w:author="phismith" w:date="2012-05-17T20:35:00Z">
        <w:r w:rsidDel="00DC5362">
          <w:rPr>
            <w:rStyle w:val="EndnoteReference"/>
          </w:rPr>
          <w:endnoteReference w:id="13"/>
        </w:r>
      </w:del>
      <w:del w:id="1347" w:author="phismith" w:date="2012-05-17T20:24:00Z">
        <w:r w:rsidDel="0062392E">
          <w:delText xml:space="preserve"> </w:delText>
        </w:r>
      </w:del>
      <w:ins w:id="1348" w:author="phismith" w:date="2012-05-17T20:24:00Z">
        <w:r w:rsidR="0062392E">
          <w:t xml:space="preserve">(Here voltage is </w:t>
        </w:r>
        <w:r w:rsidR="0062392E" w:rsidRPr="005E16B3">
          <w:rPr>
            <w:sz w:val="22"/>
            <w:szCs w:val="22"/>
          </w:rPr>
          <w:t>used as a proxy for the intensity of sound</w:t>
        </w:r>
      </w:ins>
      <w:ins w:id="1349" w:author="phismith" w:date="2012-05-17T20:25:00Z">
        <w:r w:rsidR="0062392E">
          <w:rPr>
            <w:sz w:val="22"/>
            <w:szCs w:val="22"/>
          </w:rPr>
          <w:t>.</w:t>
        </w:r>
      </w:ins>
      <w:ins w:id="1350" w:author="phismith" w:date="2012-05-17T20:24:00Z">
        <w:r w:rsidR="0062392E">
          <w:rPr>
            <w:sz w:val="22"/>
            <w:szCs w:val="22"/>
          </w:rPr>
          <w:t>)</w:t>
        </w:r>
      </w:ins>
      <w:ins w:id="1351" w:author="phismith" w:date="2012-05-17T20:25:00Z">
        <w:r w:rsidR="0062392E">
          <w:rPr>
            <w:sz w:val="22"/>
            <w:szCs w:val="22"/>
          </w:rPr>
          <w:t xml:space="preserve"> (</w:t>
        </w:r>
      </w:ins>
      <w:moveToRangeStart w:id="1352" w:author="phismith" w:date="2012-05-17T20:25:00Z" w:name="move325049649"/>
      <w:moveTo w:id="1353" w:author="phismith" w:date="2012-05-17T20:25:00Z">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moveTo>
      <w:ins w:id="1354" w:author="phismith" w:date="2012-05-17T20:25:00Z">
        <w:r w:rsidR="00A71E74">
          <w:rPr>
            <w:szCs w:val="22"/>
          </w:rPr>
          <w:t>[</w:t>
        </w:r>
        <w:r w:rsidR="00A71E74">
          <w:rPr>
            <w:szCs w:val="22"/>
          </w:rPr>
          <w:fldChar w:fldCharType="begin"/>
        </w:r>
        <w:r w:rsidR="00A71E74">
          <w:rPr>
            <w:szCs w:val="22"/>
          </w:rPr>
          <w:instrText xml:space="preserve"> REF _Ref325049685 \r \h </w:instrText>
        </w:r>
      </w:ins>
      <w:r w:rsidR="00A71E74">
        <w:rPr>
          <w:szCs w:val="22"/>
        </w:rPr>
      </w:r>
      <w:r w:rsidR="00A71E74">
        <w:rPr>
          <w:szCs w:val="22"/>
        </w:rPr>
        <w:fldChar w:fldCharType="separate"/>
      </w:r>
      <w:ins w:id="1355" w:author="phismith" w:date="2012-05-17T20:25:00Z">
        <w:r w:rsidR="00A71E74">
          <w:rPr>
            <w:szCs w:val="22"/>
          </w:rPr>
          <w:t>85</w:t>
        </w:r>
        <w:r w:rsidR="00A71E74">
          <w:rPr>
            <w:szCs w:val="22"/>
          </w:rPr>
          <w:fldChar w:fldCharType="end"/>
        </w:r>
        <w:r w:rsidR="00A71E74">
          <w:rPr>
            <w:szCs w:val="22"/>
          </w:rPr>
          <w:t xml:space="preserve">]. </w:t>
        </w:r>
      </w:ins>
      <w:moveTo w:id="1356" w:author="phismith" w:date="2012-05-17T20:25:00Z">
        <w:r w:rsidR="0062392E" w:rsidRPr="005E16B3">
          <w:rPr>
            <w:szCs w:val="22"/>
          </w:rPr>
          <w:t>(</w:t>
        </w:r>
        <w:del w:id="1357" w:author="phismith" w:date="2012-05-17T20:25:00Z">
          <w:r w:rsidR="0062392E" w:rsidRPr="005E16B3" w:rsidDel="00A71E74">
            <w:rPr>
              <w:szCs w:val="22"/>
            </w:rPr>
            <w:delText xml:space="preserve">Bernard de Bono, Robert Hoehndorf, Sarala Wimalaratne, George Gkoutos and Pierre Grenon, ‘The RICORDO approach to semantic interoperability for biomedical data and models: strategy, standards and solutions’, </w:delText>
          </w:r>
          <w:r w:rsidR="0062392E" w:rsidRPr="005E16B3" w:rsidDel="00A71E74">
            <w:rPr>
              <w:i/>
              <w:szCs w:val="22"/>
            </w:rPr>
            <w:delText>BMC Research Notes</w:delText>
          </w:r>
          <w:r w:rsidR="0062392E" w:rsidRPr="005E16B3" w:rsidDel="00A71E74">
            <w:rPr>
              <w:szCs w:val="22"/>
            </w:rPr>
            <w:delText xml:space="preserve"> 4 (2011), 31</w:delText>
          </w:r>
        </w:del>
        <w:del w:id="1358" w:author="phismith" w:date="2012-05-17T20:35:00Z">
          <w:r w:rsidR="0062392E" w:rsidRPr="005E16B3" w:rsidDel="00DC5362">
            <w:rPr>
              <w:szCs w:val="22"/>
            </w:rPr>
            <w:delText>).</w:delText>
          </w:r>
        </w:del>
      </w:moveTo>
      <w:moveToRangeEnd w:id="1352"/>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1359" w:name="_Ref319592549"/>
      <w:bookmarkStart w:id="1360" w:name="_Ref319592540"/>
    </w:p>
    <w:p w14:paraId="4809E8B9" w14:textId="64DD99E4" w:rsidR="008310FF" w:rsidRPr="00A91618" w:rsidRDefault="008310FF" w:rsidP="008310FF">
      <w:pPr>
        <w:pStyle w:val="Caption"/>
        <w:jc w:val="center"/>
        <w:rPr>
          <w:szCs w:val="23"/>
        </w:rPr>
      </w:pPr>
      <w:bookmarkStart w:id="1361" w:name="_Ref322411049"/>
      <w:bookmarkStart w:id="1362" w:name="_Ref322411044"/>
      <w:proofErr w:type="gramStart"/>
      <w:r w:rsidRPr="00A91618">
        <w:t xml:space="preserve">Figure </w:t>
      </w:r>
      <w:r w:rsidR="00743789">
        <w:fldChar w:fldCharType="begin"/>
      </w:r>
      <w:r w:rsidR="00743789">
        <w:instrText xml:space="preserve"> SEQ Figure \* ARABIC </w:instrText>
      </w:r>
      <w:r w:rsidR="00743789">
        <w:fldChar w:fldCharType="separate"/>
      </w:r>
      <w:r>
        <w:rPr>
          <w:noProof/>
        </w:rPr>
        <w:t>4</w:t>
      </w:r>
      <w:r w:rsidR="00743789">
        <w:rPr>
          <w:noProof/>
        </w:rPr>
        <w:fldChar w:fldCharType="end"/>
      </w:r>
      <w:bookmarkEnd w:id="1359"/>
      <w:bookmarkEnd w:id="1361"/>
      <w:r>
        <w:t>.</w:t>
      </w:r>
      <w:proofErr w:type="gramEnd"/>
      <w:r w:rsidRPr="003F548D">
        <w:t xml:space="preserve"> </w:t>
      </w:r>
      <w:proofErr w:type="gramStart"/>
      <w:r w:rsidRPr="003F548D">
        <w:t>A Wiggers dia</w:t>
      </w:r>
      <w:r>
        <w:t xml:space="preserve">gram, showing the cardiac </w:t>
      </w:r>
      <w:r w:rsidRPr="003F548D">
        <w:t>events occur</w:t>
      </w:r>
      <w:r>
        <w:t>r</w:t>
      </w:r>
      <w:r w:rsidRPr="003F548D">
        <w:t>ing in the left ventricle</w:t>
      </w:r>
      <w:ins w:id="1363" w:author="phismith" w:date="2012-05-17T20:26:00Z">
        <w:r w:rsidR="00A71E74">
          <w:t xml:space="preserve"> </w:t>
        </w:r>
        <w:r w:rsidR="00A71E74" w:rsidRPr="005E16B3">
          <w:rPr>
            <w:sz w:val="22"/>
            <w:szCs w:val="22"/>
          </w:rPr>
          <w:t>http://en.wikipedia.org/wiki/Cardiac_cycle.</w:t>
        </w:r>
      </w:ins>
      <w:proofErr w:type="gramEnd"/>
      <w:del w:id="1364" w:author="phismith" w:date="2012-05-17T20:26:00Z">
        <w:r w:rsidDel="00A71E74">
          <w:rPr>
            <w:rStyle w:val="EndnoteReference"/>
          </w:rPr>
          <w:endnoteReference w:id="14"/>
        </w:r>
      </w:del>
      <w:bookmarkEnd w:id="1360"/>
      <w:bookmarkEnd w:id="1362"/>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t>
      </w:r>
      <w:r>
        <w:lastRenderedPageBreak/>
        <w:t xml:space="preserve">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26274993" w14:textId="2857A9B4" w:rsidR="008310FF" w:rsidRPr="00A91618" w:rsidDel="00A71E74" w:rsidRDefault="008310FF" w:rsidP="008310FF">
      <w:pPr>
        <w:jc w:val="left"/>
        <w:rPr>
          <w:del w:id="1365" w:author="phismith" w:date="2012-05-17T20:28:00Z"/>
        </w:rPr>
      </w:pPr>
      <w:r>
        <w:t xml:space="preserve">When we measure continuants, too, there is a similar process of selective abstraction, all yields representations of </w:t>
      </w:r>
      <w:r w:rsidRPr="0035468A">
        <w:rPr>
          <w:i/>
        </w:rPr>
        <w:t>qualities</w:t>
      </w:r>
      <w:r>
        <w:t xml:space="preserve"> (of height, mass, and so on). In the realm of </w:t>
      </w:r>
      <w:proofErr w:type="spellStart"/>
      <w:r>
        <w:t>colour</w:t>
      </w:r>
      <w:proofErr w:type="spellEnd"/>
      <w:r>
        <w:t xml:space="preserve"> qualities we </w:t>
      </w:r>
      <w:r w:rsidRPr="00A91618">
        <w:t>can distinguish three dimensions of variation, corresponding to three inseparable parts of hue, brightness and saturation</w:t>
      </w:r>
      <w:r>
        <w:t xml:space="preserve"> which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ins w:id="1366" w:author="phismith" w:date="2012-05-17T20:27:00Z">
        <w:r w:rsidR="00A71E74">
          <w:t xml:space="preserve"> [</w:t>
        </w:r>
        <w:r w:rsidR="00A71E74">
          <w:fldChar w:fldCharType="begin"/>
        </w:r>
        <w:r w:rsidR="00A71E74">
          <w:instrText xml:space="preserve"> REF _Ref309157074 \r \h </w:instrText>
        </w:r>
      </w:ins>
      <w:r w:rsidR="00A71E74">
        <w:fldChar w:fldCharType="separate"/>
      </w:r>
      <w:ins w:id="1367" w:author="phismith" w:date="2012-05-17T20:27:00Z">
        <w:r w:rsidR="00A71E74">
          <w:t>45</w:t>
        </w:r>
        <w:r w:rsidR="00A71E74">
          <w:fldChar w:fldCharType="end"/>
        </w:r>
        <w:r w:rsidR="00A71E74">
          <w:t>]</w:t>
        </w:r>
      </w:ins>
      <w:r>
        <w:t>.</w:t>
      </w:r>
      <w:del w:id="1368" w:author="phismith" w:date="2012-05-17T20:27:00Z">
        <w:r w:rsidDel="00A71E74">
          <w:rPr>
            <w:rStyle w:val="EndnoteReference"/>
          </w:rPr>
          <w:endnoteReference w:id="15"/>
        </w:r>
      </w:del>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Pr="00CD5B64">
        <w:t xml:space="preserve">Figure </w:t>
      </w:r>
      <w:r>
        <w:rPr>
          <w:noProof/>
        </w:rPr>
        <w:t>5</w:t>
      </w:r>
      <w:r>
        <w:fldChar w:fldCharType="end"/>
      </w:r>
      <w:r>
        <w:t>.</w:t>
      </w:r>
      <w:ins w:id="1369" w:author="phismith" w:date="2012-05-17T20:28:00Z">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ins>
      <w:r w:rsidR="00A71E74">
        <w:rPr>
          <w:rStyle w:val="QuickFormat4"/>
          <w:sz w:val="22"/>
          <w:szCs w:val="22"/>
        </w:rPr>
      </w:r>
      <w:ins w:id="1370" w:author="phismith" w:date="2012-05-17T20:28:00Z">
        <w:r w:rsidR="00A71E74">
          <w:rPr>
            <w:rStyle w:val="QuickFormat4"/>
            <w:sz w:val="22"/>
            <w:szCs w:val="22"/>
          </w:rPr>
          <w:fldChar w:fldCharType="separate"/>
        </w:r>
        <w:r w:rsidR="00A71E74">
          <w:rPr>
            <w:rStyle w:val="QuickFormat4"/>
            <w:sz w:val="22"/>
            <w:szCs w:val="22"/>
          </w:rPr>
          <w:t>3</w:t>
        </w:r>
        <w:r w:rsidR="00A71E74">
          <w:rPr>
            <w:rStyle w:val="QuickFormat4"/>
            <w:sz w:val="22"/>
            <w:szCs w:val="22"/>
          </w:rPr>
          <w:fldChar w:fldCharType="end"/>
        </w:r>
        <w:r w:rsidR="00A71E74">
          <w:rPr>
            <w:rStyle w:val="QuickFormat4"/>
            <w:sz w:val="22"/>
            <w:szCs w:val="22"/>
          </w:rPr>
          <w:t xml:space="preserve">, </w:t>
        </w:r>
      </w:ins>
      <w:ins w:id="1371" w:author="phismith" w:date="2012-05-17T20:29:00Z">
        <w:r w:rsidR="00A71E74">
          <w:rPr>
            <w:rStyle w:val="QuickFormat4"/>
            <w:sz w:val="22"/>
            <w:szCs w:val="22"/>
          </w:rPr>
          <w:fldChar w:fldCharType="begin"/>
        </w:r>
        <w:r w:rsidR="00A71E74">
          <w:rPr>
            <w:rStyle w:val="QuickFormat4"/>
            <w:sz w:val="22"/>
            <w:szCs w:val="22"/>
          </w:rPr>
          <w:instrText xml:space="preserve"> REF _Ref309193309 \r \h </w:instrText>
        </w:r>
      </w:ins>
      <w:r w:rsidR="00A71E74">
        <w:rPr>
          <w:rStyle w:val="QuickFormat4"/>
          <w:sz w:val="22"/>
          <w:szCs w:val="22"/>
        </w:rPr>
      </w:r>
      <w:r w:rsidR="00A71E74">
        <w:rPr>
          <w:rStyle w:val="QuickFormat4"/>
          <w:sz w:val="22"/>
          <w:szCs w:val="22"/>
        </w:rPr>
        <w:fldChar w:fldCharType="separate"/>
      </w:r>
      <w:ins w:id="1372" w:author="phismith" w:date="2012-05-17T20:29:00Z">
        <w:r w:rsidR="00A71E74">
          <w:rPr>
            <w:rStyle w:val="QuickFormat4"/>
            <w:sz w:val="22"/>
            <w:szCs w:val="22"/>
          </w:rPr>
          <w:t>20</w:t>
        </w:r>
        <w:r w:rsidR="00A71E74">
          <w:rPr>
            <w:rStyle w:val="QuickFormat4"/>
            <w:sz w:val="22"/>
            <w:szCs w:val="22"/>
          </w:rPr>
          <w:fldChar w:fldCharType="end"/>
        </w:r>
      </w:ins>
      <w:ins w:id="1373" w:author="phismith" w:date="2012-05-17T20:28:00Z">
        <w:r w:rsidR="00A71E74">
          <w:rPr>
            <w:rStyle w:val="QuickFormat4"/>
            <w:sz w:val="22"/>
            <w:szCs w:val="22"/>
          </w:rPr>
          <w:t>]</w:t>
        </w:r>
      </w:ins>
      <w:del w:id="1374" w:author="phismith" w:date="2012-05-17T20:28:00Z">
        <w:r w:rsidDel="00A71E74">
          <w:rPr>
            <w:rStyle w:val="EndnoteReference"/>
          </w:rPr>
          <w:endnoteReference w:id="16"/>
        </w:r>
      </w:del>
    </w:p>
    <w:p w14:paraId="4C3E4E7D" w14:textId="77777777" w:rsidR="008310FF" w:rsidRPr="00A91618" w:rsidRDefault="008310FF">
      <w:pPr>
        <w:jc w:val="left"/>
        <w:pPrChange w:id="1375" w:author="phismith" w:date="2012-05-17T20:28:00Z">
          <w:pPr>
            <w:jc w:val="center"/>
          </w:pPr>
        </w:pPrChange>
      </w:pPr>
      <w:r w:rsidRPr="00A91618">
        <w:rPr>
          <w:noProof/>
        </w:rPr>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1376" w:name="_Ref317259935"/>
      <w:bookmarkStart w:id="1377" w:name="_Ref317259931"/>
      <w:r w:rsidRPr="00CD5B64">
        <w:rPr>
          <w:sz w:val="22"/>
        </w:rPr>
        <w:lastRenderedPageBreak/>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Pr>
          <w:noProof/>
          <w:sz w:val="22"/>
        </w:rPr>
        <w:t>5</w:t>
      </w:r>
      <w:r w:rsidRPr="00CD5B64">
        <w:rPr>
          <w:noProof/>
          <w:sz w:val="22"/>
        </w:rPr>
        <w:fldChar w:fldCharType="end"/>
      </w:r>
      <w:bookmarkEnd w:id="1376"/>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1377"/>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28002351"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ins w:id="1378" w:author="phismith" w:date="2012-05-17T20:29:00Z">
        <w:r w:rsidR="00A71E74">
          <w:t xml:space="preserve"> </w:t>
        </w:r>
      </w:ins>
      <w:del w:id="1379" w:author="phismith" w:date="2012-05-17T20:29:00Z">
        <w:r w:rsidDel="00A71E74">
          <w:rPr>
            <w:rStyle w:val="EndnoteReference"/>
          </w:rPr>
          <w:endnoteReference w:id="17"/>
        </w:r>
        <w:r w:rsidRPr="00A91618" w:rsidDel="00A71E74">
          <w:delText xml:space="preserve"> </w:delText>
        </w:r>
      </w:del>
      <w:ins w:id="1380" w:author="phismith" w:date="2012-05-17T20:30:00Z">
        <w:r w:rsidR="00A71E74">
          <w:t xml:space="preserve">(See the </w:t>
        </w:r>
        <w:r w:rsidR="00A71E74">
          <w:rPr>
            <w:sz w:val="22"/>
            <w:szCs w:val="22"/>
          </w:rPr>
          <w:fldChar w:fldCharType="begin"/>
        </w:r>
        <w:r w:rsidR="00A71E74">
          <w:rPr>
            <w:sz w:val="22"/>
            <w:szCs w:val="22"/>
          </w:rPr>
          <w:instrText xml:space="preserve"> HYPERLINK "http://www.acsu.buffalo.edu/~ag33/vso.html" </w:instrText>
        </w:r>
        <w:r w:rsidR="00A71E74">
          <w:rPr>
            <w:sz w:val="22"/>
            <w:szCs w:val="22"/>
          </w:rPr>
          <w:fldChar w:fldCharType="separate"/>
        </w:r>
        <w:r w:rsidR="00A71E74" w:rsidRPr="00A71E74">
          <w:rPr>
            <w:rStyle w:val="Hyperlink"/>
            <w:sz w:val="22"/>
            <w:szCs w:val="22"/>
          </w:rPr>
          <w:t>Vital Sign Ontology</w:t>
        </w:r>
        <w:r w:rsidR="00A71E74">
          <w:rPr>
            <w:sz w:val="22"/>
            <w:szCs w:val="22"/>
          </w:rPr>
          <w:fldChar w:fldCharType="end"/>
        </w:r>
        <w:r w:rsidR="00A71E74">
          <w:rPr>
            <w:sz w:val="22"/>
            <w:szCs w:val="22"/>
          </w:rPr>
          <w:t>.)</w:t>
        </w:r>
      </w:ins>
    </w:p>
    <w:p w14:paraId="58593D65" w14:textId="77777777" w:rsidR="008310FF" w:rsidRDefault="008310FF" w:rsidP="008310FF">
      <w:pPr>
        <w:jc w:val="left"/>
      </w:pPr>
      <w:r>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t>
      </w:r>
      <w:r>
        <w:lastRenderedPageBreak/>
        <w:t xml:space="preserve">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w:t>
      </w:r>
      <w:proofErr w:type="spellStart"/>
      <w:r>
        <w:t>photodermatological</w:t>
      </w:r>
      <w:proofErr w:type="spellEnd"/>
      <w:r>
        <w:t xml:space="preserve"> interactions which occur when the epidermis is exposed to sunlight. </w:t>
      </w:r>
    </w:p>
    <w:p w14:paraId="431E0FAF" w14:textId="77777777" w:rsidR="008310FF" w:rsidRDefault="008310FF" w:rsidP="008310FF">
      <w:pPr>
        <w:jc w:val="left"/>
      </w:pPr>
      <w:r>
        <w: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w:t>
      </w:r>
      <w:proofErr w:type="spellStart"/>
      <w:r>
        <w:t>birthweight</w:t>
      </w:r>
      <w:proofErr w:type="spellEnd"/>
      <w:r>
        <w:t>, all athletes</w:t>
      </w:r>
      <w:proofErr w:type="gramStart"/>
      <w:r>
        <w:t>, …)</w:t>
      </w:r>
      <w:proofErr w:type="gramEnd"/>
      <w:r>
        <w:t xml:space="preserve">. </w:t>
      </w:r>
      <w:r w:rsidRPr="008F6A3E">
        <w:rPr>
          <w:i/>
        </w:rPr>
        <w:t>Normal processes</w:t>
      </w:r>
      <w:r>
        <w:t xml:space="preserve"> are defined for this larger population (as </w:t>
      </w:r>
      <w:r>
        <w:rPr>
          <w:i/>
        </w:rPr>
        <w:t xml:space="preserve">normal qualities </w:t>
      </w:r>
      <w:r>
        <w:t xml:space="preserve">were defined above), and deviations from this norm are defined for the single organism relative thereto.  </w:t>
      </w:r>
      <w:proofErr w:type="gramStart"/>
      <w:r>
        <w:t>nature</w:t>
      </w:r>
      <w:proofErr w:type="gramEnd"/>
      <w:r>
        <w:t xml:space="preserve"> when the organism is undergoing drug treatment, or processes of a </w:t>
      </w:r>
      <w:proofErr w:type="spellStart"/>
      <w:r>
        <w:t>photodermatological</w:t>
      </w:r>
      <w:proofErr w:type="spellEnd"/>
      <w:r>
        <w:t xml:space="preserve"> sort when the organism is exposed to sunlight.</w:t>
      </w:r>
    </w:p>
    <w:p w14:paraId="734C8F54" w14:textId="77777777" w:rsidR="008310FF" w:rsidRPr="00C939AF" w:rsidRDefault="008310FF" w:rsidP="006C702A">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Pr="00A91618">
        <w:t xml:space="preserve">Figure </w:t>
      </w:r>
      <w:r>
        <w:rPr>
          <w:noProof/>
        </w:rPr>
        <w:t>4</w:t>
      </w:r>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proofErr w:type="gramStart"/>
      <w:r>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proofErr w:type="gramEnd"/>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r w:rsidRPr="009A4A82">
        <w:t>process_profile</w:t>
      </w:r>
      <w:r w:rsidRPr="009A4A82">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process, as a special of occurrent parthood relation, which we elucidate as follows:</w:t>
      </w:r>
      <w:r w:rsidRPr="00A91618">
        <w:t xml:space="preserve"> </w:t>
      </w:r>
    </w:p>
    <w:p w14:paraId="012D380B" w14:textId="77777777" w:rsidR="008310FF" w:rsidRPr="00A91618" w:rsidRDefault="008310FF" w:rsidP="008310FF">
      <w:pPr>
        <w:pStyle w:val="Specification"/>
        <w:jc w:val="left"/>
      </w:pPr>
      <w:proofErr w:type="gramStart"/>
      <w:r w:rsidRPr="00A91618">
        <w:rPr>
          <w:i/>
        </w:rPr>
        <w:lastRenderedPageBreak/>
        <w:t>a</w:t>
      </w:r>
      <w:proofErr w:type="gramEnd"/>
      <w:r w:rsidRPr="00A91618">
        <w:rPr>
          <w:i/>
        </w:rPr>
        <w:t xml:space="preserve"> </w:t>
      </w:r>
      <w:r w:rsidRPr="009A4A82">
        <w:t>process_profile_of</w:t>
      </w:r>
      <w:r w:rsidRPr="00A91618">
        <w:rPr>
          <w:b/>
        </w:rPr>
        <w:t xml:space="preserve"> </w:t>
      </w:r>
      <w:r w:rsidRPr="00A91618">
        <w:rPr>
          <w:i/>
        </w:rPr>
        <w:t xml:space="preserve">b </w:t>
      </w:r>
      <w:r w:rsidRPr="00A91618">
        <w:rPr>
          <w:rFonts w:ascii="Times New Roman" w:hAnsi="Times New Roman"/>
          <w:szCs w:val="23"/>
        </w:rPr>
        <w:t>holds when</w:t>
      </w:r>
      <w:r w:rsidRPr="00A91618">
        <w:t xml:space="preserve"> </w:t>
      </w:r>
    </w:p>
    <w:p w14:paraId="3ECBA735" w14:textId="77777777" w:rsidR="008310FF" w:rsidRPr="00DF25C7" w:rsidRDefault="008310FF" w:rsidP="008310FF">
      <w:pPr>
        <w:pStyle w:val="Specification"/>
        <w:ind w:left="1440"/>
        <w:jc w:val="left"/>
      </w:pPr>
      <w:proofErr w:type="gramStart"/>
      <w:r>
        <w:rPr>
          <w:i/>
        </w:rPr>
        <w:t>a</w:t>
      </w:r>
      <w:proofErr w:type="gramEnd"/>
      <w:r>
        <w:rPr>
          <w:i/>
        </w:rPr>
        <w:t xml:space="preserve"> </w:t>
      </w:r>
      <w:r>
        <w:t>is  process profile</w:t>
      </w:r>
    </w:p>
    <w:p w14:paraId="25DA7259" w14:textId="77777777" w:rsidR="008310FF" w:rsidRPr="00A91618" w:rsidRDefault="008310FF" w:rsidP="008310FF">
      <w:pPr>
        <w:pStyle w:val="Specification"/>
        <w:ind w:left="1440"/>
        <w:jc w:val="left"/>
        <w:rPr>
          <w:i/>
        </w:rPr>
      </w:pPr>
      <w:r>
        <w:t xml:space="preserve">&amp; </w:t>
      </w:r>
      <w:r w:rsidRPr="00A91618">
        <w:rPr>
          <w:i/>
        </w:rPr>
        <w:t xml:space="preserve">a </w:t>
      </w:r>
      <w:r>
        <w:t xml:space="preserve">is a </w:t>
      </w:r>
      <w:r w:rsidRPr="00A91618">
        <w:t xml:space="preserve">proper </w:t>
      </w:r>
      <w:proofErr w:type="spellStart"/>
      <w:r w:rsidRPr="00A91618">
        <w:t>continuant_part_of</w:t>
      </w:r>
      <w:proofErr w:type="spellEnd"/>
      <w:r w:rsidRPr="00A91618">
        <w:t xml:space="preserve"> </w:t>
      </w:r>
      <w:r w:rsidRPr="00A91618">
        <w:rPr>
          <w:i/>
        </w:rPr>
        <w:t>b</w:t>
      </w:r>
    </w:p>
    <w:p w14:paraId="48619A52" w14:textId="77777777" w:rsidR="008310FF" w:rsidRPr="00A91618" w:rsidRDefault="008310FF" w:rsidP="008310FF">
      <w:pPr>
        <w:pStyle w:val="Specification"/>
        <w:ind w:left="1440"/>
        <w:jc w:val="left"/>
        <w:rPr>
          <w:b/>
        </w:rPr>
      </w:pPr>
      <w:r w:rsidRPr="00A91618">
        <w:t xml:space="preserve">&amp; </w:t>
      </w:r>
      <w:r w:rsidRPr="00A91618">
        <w:rPr>
          <w:i/>
        </w:rPr>
        <w:t>a</w:t>
      </w:r>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p>
    <w:p w14:paraId="636A1B65" w14:textId="77777777"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r w:rsidRPr="00A91618">
              <w:t>speed profile</w:t>
            </w:r>
          </w:p>
          <w:p w14:paraId="273D6145" w14:textId="77777777" w:rsidR="008310FF" w:rsidRPr="00A91618" w:rsidRDefault="008310FF" w:rsidP="00F53485">
            <w:pPr>
              <w:ind w:left="342"/>
              <w:jc w:val="left"/>
            </w:pPr>
            <w:r w:rsidRPr="00A91618">
              <w:t xml:space="preserve">constant speed profile </w:t>
            </w:r>
          </w:p>
          <w:p w14:paraId="78C9546D" w14:textId="77777777" w:rsidR="008310FF" w:rsidRPr="00A91618" w:rsidRDefault="008310FF" w:rsidP="00F53485">
            <w:pPr>
              <w:ind w:left="342"/>
              <w:jc w:val="left"/>
            </w:pPr>
            <w:r w:rsidRPr="00A91618">
              <w:lastRenderedPageBreak/>
              <w:t>2 mph constant speed profile</w:t>
            </w:r>
          </w:p>
          <w:p w14:paraId="5EB8DAEC" w14:textId="77777777" w:rsidR="008310FF" w:rsidRPr="00A91618" w:rsidRDefault="008310FF" w:rsidP="00F53485">
            <w:pPr>
              <w:ind w:left="342"/>
              <w:jc w:val="left"/>
            </w:pPr>
            <w:r w:rsidRPr="00A91618">
              <w:t>3 mph constant speed profile</w:t>
            </w:r>
          </w:p>
          <w:p w14:paraId="74B37D5A" w14:textId="77777777" w:rsidR="008310FF" w:rsidRPr="00A91618" w:rsidRDefault="008310FF" w:rsidP="00F53485">
            <w:pPr>
              <w:ind w:left="342"/>
              <w:jc w:val="left"/>
            </w:pPr>
            <w:r w:rsidRPr="00A91618">
              <w:t>increasing speed profile</w:t>
            </w:r>
          </w:p>
          <w:p w14:paraId="24DCDBEF" w14:textId="77777777" w:rsidR="008310FF" w:rsidRPr="00A91618" w:rsidRDefault="008310FF" w:rsidP="00F53485">
            <w:pPr>
              <w:pStyle w:val="ListParagraph"/>
              <w:jc w:val="left"/>
            </w:pPr>
            <w:r w:rsidRPr="00A91618">
              <w:t>acceleration profile</w:t>
            </w:r>
          </w:p>
          <w:p w14:paraId="47EE2B94" w14:textId="77777777" w:rsidR="008310FF" w:rsidRPr="00A91618" w:rsidRDefault="008310FF" w:rsidP="00F53485">
            <w:pPr>
              <w:jc w:val="left"/>
            </w:pPr>
            <w:r w:rsidRPr="00A91618">
              <w:tab/>
            </w:r>
            <w:r w:rsidRPr="00A91618">
              <w:tab/>
              <w:t xml:space="preserve">constant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t>variable acceleration profile</w:t>
            </w:r>
          </w:p>
          <w:p w14:paraId="4F269F1D" w14:textId="77777777" w:rsidR="008310FF" w:rsidRPr="00A91618" w:rsidRDefault="008310FF" w:rsidP="00F53485">
            <w:pPr>
              <w:jc w:val="left"/>
            </w:pPr>
            <w:r w:rsidRPr="00A91618">
              <w:tab/>
            </w:r>
            <w:r w:rsidRPr="00A91618">
              <w:tab/>
            </w:r>
            <w:r>
              <w:tab/>
              <w:t>increasing acceleration profile</w:t>
            </w:r>
          </w:p>
        </w:tc>
      </w:tr>
    </w:tbl>
    <w:p w14:paraId="4B088CAE" w14:textId="77777777" w:rsidR="008310FF" w:rsidRDefault="008310FF" w:rsidP="008310FF">
      <w:pPr>
        <w:jc w:val="left"/>
      </w:pPr>
      <w:proofErr w:type="gramStart"/>
      <w:r w:rsidRPr="00A91618">
        <w:lastRenderedPageBreak/>
        <w:t>and</w:t>
      </w:r>
      <w:proofErr w:type="gramEnd"/>
      <w:r w:rsidRPr="00A91618">
        <w:t xml:space="preserve"> so on.</w:t>
      </w:r>
    </w:p>
    <w:p w14:paraId="2209CAB3" w14:textId="1B69D410"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discussed already above.</w:t>
      </w:r>
      <w:del w:id="1381" w:author="phismith" w:date="2012-05-17T20:33:00Z">
        <w:r w:rsidDel="00DC5362">
          <w:rPr>
            <w:rStyle w:val="EndnoteReference"/>
          </w:rPr>
          <w:endnoteReference w:id="18"/>
        </w:r>
      </w:del>
      <w:r>
        <w:t xml:space="preser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lastRenderedPageBreak/>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r w:rsidRPr="00A91618">
        <w:t xml:space="preserve">3 bpm beat </w:t>
      </w:r>
      <w:r>
        <w:t xml:space="preserve">process </w:t>
      </w:r>
      <w:r w:rsidRPr="00A91618">
        <w:t>profile</w:t>
      </w:r>
    </w:p>
    <w:p w14:paraId="70BC300E" w14:textId="77777777" w:rsidR="008310FF" w:rsidRDefault="008310FF" w:rsidP="008310FF">
      <w:pPr>
        <w:ind w:left="1440" w:firstLine="720"/>
        <w:jc w:val="left"/>
      </w:pPr>
      <w:r w:rsidRPr="00A91618">
        <w:t xml:space="preserve">4 bpm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58AC8FBC" w:rsidR="008310FF" w:rsidRDefault="008310FF" w:rsidP="008310FF">
      <w:pPr>
        <w:jc w:val="left"/>
      </w:pPr>
      <w:proofErr w:type="gramStart"/>
      <w:r>
        <w:t>and</w:t>
      </w:r>
      <w:proofErr w:type="gramEnd"/>
      <w:r>
        <w:t xml:space="preserve"> so on.</w:t>
      </w:r>
      <w:del w:id="1384" w:author="phismith" w:date="2012-05-17T20:33:00Z">
        <w:r w:rsidDel="00DC5362">
          <w:rPr>
            <w:rStyle w:val="EndnoteReference"/>
          </w:rPr>
          <w:endnoteReference w:id="19"/>
        </w:r>
      </w:del>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6F12F191" w:rsidR="008310FF" w:rsidRDefault="008310FF" w:rsidP="008310FF">
      <w:pPr>
        <w:jc w:val="left"/>
      </w:pPr>
      <w:proofErr w:type="gramStart"/>
      <w:r>
        <w:lastRenderedPageBreak/>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w:t>
      </w:r>
      <w:del w:id="1387" w:author="phismith" w:date="2012-05-17T20:34:00Z">
        <w:r w:rsidDel="00DC5362">
          <w:rPr>
            <w:rStyle w:val="EndnoteReference"/>
          </w:rPr>
          <w:endnoteReference w:id="20"/>
        </w:r>
      </w:del>
      <w:r>
        <w:t xml:space="preserve"> More precisely (in order to take account of the 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7777777" w:rsidR="008310FF" w:rsidRPr="00D8426D" w:rsidRDefault="008310FF" w:rsidP="006C702A">
      <w:pPr>
        <w:pStyle w:val="ListParagraph"/>
        <w:widowControl w:val="0"/>
        <w:numPr>
          <w:ilvl w:val="0"/>
          <w:numId w:val="10"/>
        </w:numPr>
        <w:spacing w:line="480" w:lineRule="auto"/>
        <w:jc w:val="left"/>
      </w:pPr>
      <w:r>
        <w:t>John has temperature 64</w:t>
      </w:r>
      <w:del w:id="1394" w:author="phismith" w:date="2012-05-17T20:34:00Z">
        <w:r w:rsidDel="00DC5362">
          <w:delText xml:space="preserve"> </w:delText>
        </w:r>
      </w:del>
      <w:r>
        <w:t xml:space="preserve">°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w:t>
      </w:r>
      <w:proofErr w:type="spellStart"/>
      <w:r>
        <w:t>instantation</w:t>
      </w:r>
      <w:proofErr w:type="spellEnd"/>
      <w:r>
        <w:t xml:space="preserve"> by an individual of a continuant universal; in the former case, we are using ‘at </w:t>
      </w:r>
      <w:r>
        <w:rPr>
          <w:i/>
        </w:rPr>
        <w:t>t</w:t>
      </w:r>
      <w:r>
        <w:t xml:space="preserve">’ to pick out a part of a process which instantiates an occurrent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1395" w:name="_Toc313270730"/>
      <w:bookmarkStart w:id="1396" w:name="_Toc319326135"/>
      <w:r w:rsidRPr="00B56876">
        <w:t>3.2</w:t>
      </w:r>
      <w:r w:rsidR="00965517" w:rsidRPr="004C5178">
        <w:t xml:space="preserve"> </w:t>
      </w:r>
      <w:r w:rsidR="0079125C" w:rsidRPr="00722DB2">
        <w:t>Spatiotemporal region</w:t>
      </w:r>
      <w:bookmarkEnd w:id="1395"/>
      <w:bookmarkEnd w:id="1396"/>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ins w:id="1397" w:author="Jonathan Bona" w:date="2012-05-04T15:16:00Z">
        <w:r w:rsidRPr="00430215">
          <w:rPr>
            <w:rStyle w:val="Annotation"/>
            <w:rPrChange w:id="1398" w:author="Jonathan Bona" w:date="2012-05-04T15:16:00Z">
              <w:rPr>
                <w:rStyle w:val="SpecificationType"/>
                <w:sz w:val="22"/>
              </w:rPr>
            </w:rPrChange>
          </w:rPr>
          <w:t>a(spatiotemporal region)[</w:t>
        </w:r>
      </w:ins>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r w:rsidR="003C7730" w:rsidRPr="00486765">
        <w:rPr>
          <w:i/>
          <w:sz w:val="22"/>
        </w:rPr>
        <w:t>occurrent</w:t>
      </w:r>
      <w:r w:rsidR="003C7730" w:rsidRPr="00486765">
        <w:rPr>
          <w:sz w:val="22"/>
        </w:rPr>
        <w:t xml:space="preserve"> entity that is </w:t>
      </w:r>
      <w:r w:rsidR="003C7730" w:rsidRPr="00486765">
        <w:rPr>
          <w:b/>
          <w:sz w:val="22"/>
        </w:rPr>
        <w:t xml:space="preserve">part </w:t>
      </w:r>
      <w:r w:rsidR="003C7730" w:rsidRPr="00486765">
        <w:rPr>
          <w:sz w:val="22"/>
        </w:rPr>
        <w:t>of spacetime.</w:t>
      </w:r>
      <w:r w:rsidR="00341371">
        <w:rPr>
          <w:sz w:val="22"/>
        </w:rPr>
        <w:t xml:space="preserve"> [095-001]</w:t>
      </w:r>
      <w:ins w:id="1399" w:author="Jonathan Bona" w:date="2012-05-04T15:16:00Z">
        <w:r w:rsidRPr="00430215">
          <w:rPr>
            <w:rStyle w:val="Annotation"/>
            <w:rPrChange w:id="1400" w:author="Jonathan Bona" w:date="2012-05-04T15:16:00Z">
              <w:rPr>
                <w:sz w:val="22"/>
              </w:rPr>
            </w:rPrChange>
          </w:rPr>
          <w:t>]</w:t>
        </w:r>
      </w:ins>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ins w:id="1401" w:author="Jonathan Bona" w:date="2012-05-04T15:17:00Z">
        <w:r w:rsidRPr="007539EB">
          <w:rPr>
            <w:rStyle w:val="Annotation"/>
          </w:rPr>
          <w:lastRenderedPageBreak/>
          <w:t>a</w:t>
        </w:r>
        <w:r>
          <w:rPr>
            <w:rStyle w:val="Annotation"/>
          </w:rPr>
          <w:t>s</w:t>
        </w:r>
        <w:r w:rsidRPr="007539EB">
          <w:rPr>
            <w:rStyle w:val="Annotation"/>
          </w:rPr>
          <w:t>(spatiotemporal region)[</w:t>
        </w:r>
      </w:ins>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ins w:id="1402" w:author="Jonathan Bona" w:date="2012-05-04T15:17:00Z">
        <w:r w:rsidRPr="00430215">
          <w:rPr>
            <w:rStyle w:val="Annotation"/>
            <w:rPrChange w:id="1403" w:author="Jonathan Bona" w:date="2012-05-04T15:17:00Z">
              <w:rPr>
                <w:sz w:val="22"/>
              </w:rPr>
            </w:rPrChange>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ins w:id="1404" w:author="Jonathan Bona" w:date="2012-05-04T15:17:00Z">
        <w:r w:rsidRPr="007539EB">
          <w:rPr>
            <w:rStyle w:val="Annotation"/>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ins w:id="1405" w:author="Jonathan Bona" w:date="2012-05-04T15:17:00Z">
        <w:r w:rsidRPr="00430215">
          <w:rPr>
            <w:rStyle w:val="Annotation"/>
          </w:rPr>
          <w:t xml:space="preserve"> </w:t>
        </w:r>
        <w:r w:rsidRPr="007539EB">
          <w:rPr>
            <w:rStyle w:val="Annotation"/>
          </w:rPr>
          <w:t>]</w:t>
        </w:r>
      </w:ins>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ins w:id="1406" w:author="Jonathan Bona" w:date="2012-05-04T15:17:00Z">
        <w:r w:rsidRPr="007539EB">
          <w:rPr>
            <w:rStyle w:val="Annotation"/>
          </w:rPr>
          <w:t>a(spatiotemporal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ins w:id="1407" w:author="Jonathan Bona" w:date="2012-05-04T15:17:00Z">
        <w:r w:rsidRPr="00430215">
          <w:rPr>
            <w:rStyle w:val="Annotation"/>
          </w:rPr>
          <w:t xml:space="preserve"> </w:t>
        </w:r>
        <w:r w:rsidRPr="007539EB">
          <w:rPr>
            <w:rStyle w:val="Annotation"/>
          </w:rPr>
          <w:t>]</w:t>
        </w:r>
      </w:ins>
    </w:p>
    <w:p w14:paraId="10D14831" w14:textId="12BDCB6D" w:rsidR="003D4164" w:rsidRPr="00486765" w:rsidRDefault="00430215">
      <w:pPr>
        <w:pStyle w:val="Specification"/>
        <w:rPr>
          <w:sz w:val="22"/>
        </w:rPr>
      </w:pPr>
      <w:ins w:id="1408" w:author="Jonathan Bona" w:date="2012-05-04T15:17:00Z">
        <w:r w:rsidRPr="007539EB">
          <w:rPr>
            <w:rStyle w:val="Annotation"/>
          </w:rPr>
          <w:t>a(spatiotemporal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ins w:id="1409" w:author="Jonathan Bona" w:date="2012-05-04T15:17:00Z">
        <w:r w:rsidRPr="00430215">
          <w:rPr>
            <w:rStyle w:val="Annotation"/>
          </w:rPr>
          <w:t xml:space="preserve"> </w:t>
        </w:r>
        <w:r w:rsidRPr="007539EB">
          <w:rPr>
            <w:rStyle w:val="Annotation"/>
          </w:rPr>
          <w:t>]</w:t>
        </w:r>
      </w:ins>
    </w:p>
    <w:p w14:paraId="57BD7082" w14:textId="11B53178" w:rsidR="003D4164" w:rsidRPr="00486765" w:rsidRDefault="00430215">
      <w:pPr>
        <w:pStyle w:val="Specification"/>
        <w:rPr>
          <w:sz w:val="22"/>
        </w:rPr>
      </w:pPr>
      <w:ins w:id="1410" w:author="Jonathan Bona" w:date="2012-05-04T15:17:00Z">
        <w:r w:rsidRPr="007539EB">
          <w:rPr>
            <w:rStyle w:val="Annotation"/>
          </w:rPr>
          <w:t>a(spatiotemporal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ins w:id="1411" w:author="Jonathan Bona" w:date="2012-05-04T15:17:00Z">
        <w:r w:rsidRPr="00430215">
          <w:rPr>
            <w:rStyle w:val="Annotation"/>
          </w:rPr>
          <w:t xml:space="preserve"> </w:t>
        </w:r>
        <w:r w:rsidRPr="007539EB">
          <w:rPr>
            <w:rStyle w:val="Annotation"/>
          </w:rPr>
          <w:t>]</w:t>
        </w:r>
      </w:ins>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0C6E9F08" w:rsidR="0017019A" w:rsidRPr="00B23775" w:rsidRDefault="00FB53AF" w:rsidP="0017019A">
      <w:pPr>
        <w:pStyle w:val="Specification"/>
        <w:rPr>
          <w:rStyle w:val="apple-style-span"/>
          <w:color w:val="000000"/>
          <w:szCs w:val="23"/>
          <w:shd w:val="clear" w:color="auto" w:fill="FFFFFF"/>
        </w:rPr>
      </w:pPr>
      <w:ins w:id="1412" w:author="Jonathan Bona" w:date="2012-05-04T15:43:00Z">
        <w:r w:rsidRPr="007539EB">
          <w:rPr>
            <w:rStyle w:val="Annotation"/>
          </w:rPr>
          <w:t>a(spatiotemporal region)[</w:t>
        </w:r>
      </w:ins>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del w:id="1413" w:author="Jonathan Bona" w:date="2012-05-04T15:36:00Z">
        <w:r w:rsidR="0017019A" w:rsidRPr="00751DA3" w:rsidDel="0036416D">
          <w:rPr>
            <w:rStyle w:val="apple-style-span"/>
            <w:i/>
            <w:color w:val="000000"/>
            <w:sz w:val="22"/>
            <w:szCs w:val="23"/>
            <w:shd w:val="clear" w:color="auto" w:fill="FFFFFF"/>
          </w:rPr>
          <w:delText>temporal</w:delText>
        </w:r>
        <w:r w:rsidR="0017019A" w:rsidRPr="00751DA3" w:rsidDel="0036416D">
          <w:rPr>
            <w:rStyle w:val="apple-style-span"/>
            <w:color w:val="000000"/>
            <w:sz w:val="22"/>
            <w:szCs w:val="23"/>
            <w:shd w:val="clear" w:color="auto" w:fill="FFFFFF"/>
          </w:rPr>
          <w:delText xml:space="preserve"> or </w:delText>
        </w:r>
      </w:del>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ins w:id="1414" w:author="Jonathan Bona" w:date="2012-05-04T15:43:00Z">
        <w:r w:rsidRPr="00FB53AF">
          <w:rPr>
            <w:rStyle w:val="Annotation"/>
            <w:rPrChange w:id="1415" w:author="Jonathan Bona" w:date="2012-05-04T15:43:00Z">
              <w:rPr>
                <w:rStyle w:val="apple-style-span"/>
                <w:color w:val="000000"/>
                <w:sz w:val="22"/>
                <w:szCs w:val="23"/>
                <w:shd w:val="clear" w:color="auto" w:fill="FFFFFF"/>
              </w:rPr>
            </w:rPrChange>
          </w:rPr>
          <w:t>]</w:t>
        </w:r>
      </w:ins>
    </w:p>
    <w:p w14:paraId="15DDA359" w14:textId="642ADC63" w:rsidR="0017019A" w:rsidRPr="0081722A" w:rsidRDefault="00FB53AF" w:rsidP="0017019A">
      <w:pPr>
        <w:pStyle w:val="Specification"/>
        <w:rPr>
          <w:rStyle w:val="apple-style-span"/>
          <w:sz w:val="22"/>
        </w:rPr>
      </w:pPr>
      <w:ins w:id="1416" w:author="Jonathan Bona" w:date="2012-05-04T15:43:00Z">
        <w:r w:rsidRPr="007539EB">
          <w:rPr>
            <w:rStyle w:val="Annotation"/>
          </w:rPr>
          <w:t>a(spatiotemporal region)[</w:t>
        </w:r>
      </w:ins>
      <w:r w:rsidR="0017019A" w:rsidRPr="00751DA3">
        <w:rPr>
          <w:rStyle w:val="apple-style-span"/>
          <w:sz w:val="22"/>
        </w:rPr>
        <w:t xml:space="preserve">Axiom: Every </w:t>
      </w:r>
      <w:r w:rsidR="0017019A" w:rsidRPr="00751DA3">
        <w:rPr>
          <w:rStyle w:val="apple-style-span"/>
          <w:i/>
          <w:sz w:val="22"/>
        </w:rPr>
        <w:t>occurrent</w:t>
      </w:r>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ins w:id="1417" w:author="Jonathan Bona" w:date="2012-05-04T15:43:00Z">
        <w:r w:rsidRPr="00FB53AF">
          <w:rPr>
            <w:rStyle w:val="Annotation"/>
          </w:rPr>
          <w:t xml:space="preserve"> </w:t>
        </w:r>
        <w:r w:rsidRPr="007539EB">
          <w:rPr>
            <w:rStyle w:val="Annotation"/>
          </w:rPr>
          <w:t>]</w:t>
        </w:r>
      </w:ins>
    </w:p>
    <w:p w14:paraId="72D03857" w14:textId="6C68AC19" w:rsidR="0017019A" w:rsidRPr="00751DA3" w:rsidRDefault="00FB53AF" w:rsidP="0017019A">
      <w:pPr>
        <w:pStyle w:val="Specification"/>
        <w:rPr>
          <w:rStyle w:val="apple-style-span"/>
          <w:i/>
          <w:color w:val="000000"/>
          <w:sz w:val="22"/>
          <w:szCs w:val="23"/>
          <w:shd w:val="clear" w:color="auto" w:fill="FFFFFF"/>
        </w:rPr>
      </w:pPr>
      <w:ins w:id="1418" w:author="Jonathan Bona" w:date="2012-05-04T15:43:00Z">
        <w:r w:rsidRPr="00FB53AF">
          <w:rPr>
            <w:rStyle w:val="Annotation"/>
            <w:rPrChange w:id="1419" w:author="Jonathan Bona" w:date="2012-05-04T15:43:00Z">
              <w:rPr>
                <w:rStyle w:val="apple-style-span"/>
                <w:smallCaps/>
                <w:color w:val="000000"/>
                <w:sz w:val="22"/>
                <w:szCs w:val="23"/>
                <w:shd w:val="clear" w:color="auto" w:fill="FFFFFF"/>
              </w:rPr>
            </w:rPrChange>
          </w:rPr>
          <w:t>a(temporal region)[</w:t>
        </w:r>
      </w:ins>
      <w:commentRangeStart w:id="1420"/>
      <w:r w:rsidR="0017019A" w:rsidRPr="00751DA3">
        <w:rPr>
          <w:rStyle w:val="apple-style-span"/>
          <w:smallCaps/>
          <w:color w:val="000000"/>
          <w:sz w:val="22"/>
          <w:szCs w:val="23"/>
          <w:shd w:val="clear" w:color="auto" w:fill="FFFFFF"/>
        </w:rPr>
        <w:t xml:space="preserve">Theorem: </w:t>
      </w:r>
      <w:r w:rsidR="0017019A" w:rsidRPr="00751DA3">
        <w:rPr>
          <w:rStyle w:val="apple-style-span"/>
          <w:color w:val="000000"/>
          <w:sz w:val="22"/>
          <w:szCs w:val="23"/>
          <w:shd w:val="clear" w:color="auto" w:fill="FFFFFF"/>
        </w:rPr>
        <w:t xml:space="preserve">Every </w:t>
      </w:r>
      <w:r w:rsidR="0017019A" w:rsidRPr="00751DA3">
        <w:rPr>
          <w:rStyle w:val="apple-style-span"/>
          <w:i/>
          <w:color w:val="000000"/>
          <w:sz w:val="22"/>
          <w:szCs w:val="23"/>
          <w:shd w:val="clear" w:color="auto" w:fill="FFFFFF"/>
        </w:rPr>
        <w:t xml:space="preserve">occurrent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some </w:t>
      </w:r>
      <w:r w:rsidR="0017019A" w:rsidRPr="00751DA3">
        <w:rPr>
          <w:rStyle w:val="apple-style-span"/>
          <w:i/>
          <w:color w:val="000000"/>
          <w:sz w:val="22"/>
          <w:szCs w:val="23"/>
          <w:shd w:val="clear" w:color="auto" w:fill="FFFFFF"/>
        </w:rPr>
        <w:t>temporal region</w:t>
      </w:r>
      <w:r w:rsidR="0017019A"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commentRangeEnd w:id="1420"/>
      <w:r>
        <w:rPr>
          <w:rStyle w:val="CommentReference"/>
          <w:rFonts w:ascii="Times New Roman" w:hAnsi="Times New Roman"/>
        </w:rPr>
        <w:commentReference w:id="1420"/>
      </w:r>
      <w:ins w:id="1421" w:author="Jonathan Bona" w:date="2012-05-04T15:43:00Z">
        <w:r w:rsidRPr="007539EB">
          <w:rPr>
            <w:rStyle w:val="Annotation"/>
          </w:rPr>
          <w:t>]</w:t>
        </w:r>
      </w:ins>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1422" w:name="_Toc313270731"/>
      <w:bookmarkStart w:id="1423"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1422"/>
      <w:bookmarkEnd w:id="1423"/>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ins w:id="1424" w:author="Jonathan Bona" w:date="2012-05-04T15:43:00Z">
        <w:r w:rsidRPr="003F2020">
          <w:rPr>
            <w:rStyle w:val="Annotation"/>
            <w:rPrChange w:id="1425" w:author="Jonathan Bona" w:date="2012-05-04T15:44:00Z">
              <w:rPr>
                <w:rStyle w:val="SpecificationType"/>
                <w:sz w:val="22"/>
              </w:rPr>
            </w:rPrChange>
          </w:rPr>
          <w:t>a(temporal region)[</w:t>
        </w:r>
      </w:ins>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ins w:id="1426" w:author="Jonathan Bona" w:date="2012-05-04T15:44:00Z">
        <w:r w:rsidRPr="003F2020">
          <w:rPr>
            <w:rStyle w:val="Annotation"/>
            <w:rPrChange w:id="1427" w:author="Jonathan Bona" w:date="2012-05-04T15:44:00Z">
              <w:rPr>
                <w:rFonts w:ascii="Times New Roman" w:hAnsi="Times New Roman"/>
                <w:sz w:val="22"/>
                <w:szCs w:val="23"/>
              </w:rPr>
            </w:rPrChange>
          </w:rPr>
          <w:t>]</w:t>
        </w:r>
      </w:ins>
    </w:p>
    <w:p w14:paraId="7F68DDEF" w14:textId="77777777" w:rsidR="003C7730" w:rsidRPr="00486765" w:rsidRDefault="003C7730" w:rsidP="00486765">
      <w:pPr>
        <w:rPr>
          <w:sz w:val="22"/>
        </w:rPr>
      </w:pPr>
    </w:p>
    <w:p w14:paraId="648DC031" w14:textId="375A0E9E" w:rsidR="0036416D" w:rsidRPr="0036416D" w:rsidRDefault="003F2020" w:rsidP="0036416D">
      <w:pPr>
        <w:pStyle w:val="Specification"/>
        <w:rPr>
          <w:ins w:id="1428" w:author="Jonathan Bona" w:date="2012-05-04T15:36:00Z"/>
          <w:rStyle w:val="SpecificationType"/>
          <w:smallCaps w:val="0"/>
          <w:color w:val="000000"/>
          <w:szCs w:val="23"/>
          <w:shd w:val="clear" w:color="auto" w:fill="FFFFFF"/>
          <w:rPrChange w:id="1429" w:author="Jonathan Bona" w:date="2012-05-04T15:36:00Z">
            <w:rPr>
              <w:ins w:id="1430" w:author="Jonathan Bona" w:date="2012-05-04T15:36:00Z"/>
              <w:rStyle w:val="SpecificationType"/>
              <w:sz w:val="22"/>
            </w:rPr>
          </w:rPrChange>
        </w:rPr>
      </w:pPr>
      <w:ins w:id="1431" w:author="Jonathan Bona" w:date="2012-05-04T15:44:00Z">
        <w:r w:rsidRPr="007539EB">
          <w:rPr>
            <w:rStyle w:val="Annotation"/>
          </w:rPr>
          <w:t>a(temporal region)[</w:t>
        </w:r>
      </w:ins>
      <w:ins w:id="1432" w:author="Jonathan Bona" w:date="2012-05-04T15:36:00Z">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ins>
      <w:ins w:id="1433" w:author="Jonathan Bona" w:date="2012-05-04T15:37:00Z">
        <w:r w:rsidR="0036416D">
          <w:rPr>
            <w:rStyle w:val="apple-style-span"/>
            <w:i/>
            <w:color w:val="000000"/>
            <w:sz w:val="22"/>
            <w:szCs w:val="23"/>
            <w:shd w:val="clear" w:color="auto" w:fill="FFFFFF"/>
          </w:rPr>
          <w:t xml:space="preserve"> region</w:t>
        </w:r>
      </w:ins>
      <w:ins w:id="1434" w:author="Jonathan Bona" w:date="2012-05-04T15:36:00Z">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ins>
      <w:ins w:id="1435" w:author="phismith" w:date="2012-05-17T19:11:00Z">
        <w:r w:rsidR="005103D1">
          <w:rPr>
            <w:rStyle w:val="apple-style-span"/>
            <w:color w:val="000000"/>
            <w:sz w:val="22"/>
            <w:szCs w:val="23"/>
            <w:shd w:val="clear" w:color="auto" w:fill="FFFFFF"/>
          </w:rPr>
          <w:t>[119-001</w:t>
        </w:r>
      </w:ins>
      <w:ins w:id="1436" w:author="Jonathan Bona" w:date="2012-05-04T15:37:00Z">
        <w:del w:id="1437" w:author="phismith" w:date="2012-05-17T19:11:00Z">
          <w:r w:rsidR="0036416D" w:rsidRPr="0036416D" w:rsidDel="005103D1">
            <w:rPr>
              <w:rStyle w:val="apple-style-span"/>
              <w:color w:val="000000"/>
              <w:sz w:val="22"/>
              <w:szCs w:val="23"/>
              <w:highlight w:val="yellow"/>
              <w:shd w:val="clear" w:color="auto" w:fill="FFFFFF"/>
              <w:rPrChange w:id="1438" w:author="Jonathan Bona" w:date="2012-05-04T15:37:00Z">
                <w:rPr>
                  <w:rStyle w:val="apple-style-span"/>
                  <w:color w:val="000000"/>
                  <w:sz w:val="22"/>
                  <w:szCs w:val="23"/>
                  <w:shd w:val="clear" w:color="auto" w:fill="FFFFFF"/>
                </w:rPr>
              </w:rPrChange>
            </w:rPr>
            <w:delText>Give me an axiom number</w:delText>
          </w:r>
        </w:del>
      </w:ins>
      <w:ins w:id="1439" w:author="Jonathan Bona" w:date="2012-05-04T15:36:00Z">
        <w:r w:rsidR="0036416D">
          <w:rPr>
            <w:rStyle w:val="apple-style-span"/>
            <w:color w:val="000000"/>
            <w:sz w:val="22"/>
            <w:szCs w:val="23"/>
            <w:shd w:val="clear" w:color="auto" w:fill="FFFFFF"/>
          </w:rPr>
          <w:t>]</w:t>
        </w:r>
      </w:ins>
      <w:ins w:id="1440" w:author="Jonathan Bona" w:date="2012-05-04T15:44:00Z">
        <w:r w:rsidRPr="003F2020">
          <w:rPr>
            <w:rStyle w:val="Annotation"/>
          </w:rPr>
          <w:t xml:space="preserve"> </w:t>
        </w:r>
        <w:r w:rsidRPr="007539EB">
          <w:rPr>
            <w:rStyle w:val="Annotation"/>
          </w:rPr>
          <w:t>]</w:t>
        </w:r>
      </w:ins>
    </w:p>
    <w:p w14:paraId="7517069E" w14:textId="06331B2B" w:rsidR="0079125C" w:rsidRPr="00486765" w:rsidRDefault="003F2020" w:rsidP="00486765">
      <w:pPr>
        <w:pStyle w:val="Specification"/>
        <w:rPr>
          <w:sz w:val="18"/>
          <w:szCs w:val="20"/>
        </w:rPr>
      </w:pPr>
      <w:ins w:id="1441" w:author="Jonathan Bona" w:date="2012-05-04T15:44:00Z">
        <w:r w:rsidRPr="007539EB">
          <w:rPr>
            <w:rStyle w:val="Annotation"/>
          </w:rPr>
          <w:t>a(temporal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ins w:id="1442" w:author="Jonathan Bona" w:date="2012-05-04T15:44:00Z">
        <w:r w:rsidRPr="003F2020">
          <w:rPr>
            <w:rStyle w:val="Annotation"/>
          </w:rPr>
          <w:t xml:space="preserve"> </w:t>
        </w:r>
        <w:r w:rsidRPr="007539EB">
          <w:rPr>
            <w:rStyle w:val="Annotation"/>
          </w:rPr>
          <w:t>]</w:t>
        </w:r>
      </w:ins>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B6021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443" w:name="_Toc313270732"/>
      <w:bookmarkStart w:id="1444" w:name="_Toc319326137"/>
      <w:r w:rsidRPr="00486765">
        <w:rPr>
          <w:sz w:val="22"/>
        </w:rPr>
        <w:t xml:space="preserve">3.3.1 </w:t>
      </w:r>
      <w:r w:rsidR="003D4164" w:rsidRPr="00486765">
        <w:rPr>
          <w:sz w:val="22"/>
        </w:rPr>
        <w:t>Zero</w:t>
      </w:r>
      <w:r w:rsidR="00FD474C" w:rsidRPr="00486765">
        <w:rPr>
          <w:sz w:val="22"/>
        </w:rPr>
        <w:t>-dimensional temporal region</w:t>
      </w:r>
      <w:bookmarkEnd w:id="1443"/>
      <w:bookmarkEnd w:id="1444"/>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ins w:id="1445" w:author="Jonathan Bona" w:date="2012-05-04T15:51:00Z">
        <w:r w:rsidRPr="00A154C0">
          <w:rPr>
            <w:rStyle w:val="Annotation"/>
            <w:rPrChange w:id="1446" w:author="Jonathan Bona" w:date="2012-05-04T15:51:00Z">
              <w:rPr>
                <w:rStyle w:val="SpecificationType"/>
                <w:sz w:val="22"/>
              </w:rPr>
            </w:rPrChange>
          </w:rPr>
          <w:t>a(zero-dimensional temporal region)[</w:t>
        </w:r>
      </w:ins>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ins w:id="1447" w:author="Jonathan Bona" w:date="2012-05-04T15:51:00Z">
        <w:r w:rsidRPr="00A154C0">
          <w:rPr>
            <w:rStyle w:val="Annotation"/>
            <w:rPrChange w:id="1448" w:author="Jonathan Bona" w:date="2012-05-04T15:51:00Z">
              <w:rPr>
                <w:sz w:val="22"/>
              </w:rPr>
            </w:rPrChange>
          </w:rPr>
          <w:t>]</w:t>
        </w:r>
      </w:ins>
    </w:p>
    <w:p w14:paraId="4A122D4A" w14:textId="25DF0E95" w:rsidR="00E44217" w:rsidRPr="00486765" w:rsidRDefault="00A154C0">
      <w:pPr>
        <w:pStyle w:val="Specification"/>
        <w:rPr>
          <w:iCs/>
          <w:sz w:val="22"/>
        </w:rPr>
      </w:pPr>
      <w:ins w:id="1449" w:author="Jonathan Bona" w:date="2012-05-04T15:51:00Z">
        <w:r w:rsidRPr="007539EB">
          <w:rPr>
            <w:rStyle w:val="Annotation"/>
          </w:rPr>
          <w:t>a</w:t>
        </w:r>
        <w:r>
          <w:rPr>
            <w:rStyle w:val="Annotation"/>
          </w:rPr>
          <w:t>s</w:t>
        </w:r>
        <w:r w:rsidRPr="007539EB">
          <w:rPr>
            <w:rStyle w:val="Annotation"/>
          </w:rPr>
          <w:t>(zero-dimensional temporal region)[</w:t>
        </w:r>
      </w:ins>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ins w:id="1450" w:author="Jonathan Bona" w:date="2012-05-04T15:51:00Z">
        <w:r w:rsidRPr="00A154C0">
          <w:rPr>
            <w:rStyle w:val="Annotation"/>
            <w:rPrChange w:id="1451" w:author="Jonathan Bona" w:date="2012-05-04T15:51:00Z">
              <w:rPr>
                <w:sz w:val="22"/>
              </w:rPr>
            </w:rPrChange>
          </w:rPr>
          <w:t>\</w:t>
        </w:r>
      </w:ins>
      <w:r w:rsidR="00611C18" w:rsidRPr="00486765">
        <w:rPr>
          <w:sz w:val="22"/>
        </w:rPr>
        <w:t>; right now</w:t>
      </w:r>
      <w:ins w:id="1452" w:author="Jonathan Bona" w:date="2012-05-04T15:51:00Z">
        <w:r w:rsidRPr="007539EB">
          <w:rPr>
            <w:rStyle w:val="Annotation"/>
          </w:rPr>
          <w:t>\</w:t>
        </w:r>
      </w:ins>
      <w:r w:rsidR="00611C18" w:rsidRPr="00486765">
        <w:rPr>
          <w:sz w:val="22"/>
        </w:rPr>
        <w:t>;</w:t>
      </w:r>
      <w:r w:rsidR="00C801DA" w:rsidRPr="00486765">
        <w:rPr>
          <w:sz w:val="22"/>
        </w:rPr>
        <w:t xml:space="preserve"> the moment at which a finger is det</w:t>
      </w:r>
      <w:r w:rsidR="00611C18" w:rsidRPr="00486765">
        <w:rPr>
          <w:sz w:val="22"/>
        </w:rPr>
        <w:t>ached in an industrial accident</w:t>
      </w:r>
      <w:ins w:id="1453" w:author="Jonathan Bona" w:date="2012-05-04T15:51:00Z">
        <w:r w:rsidRPr="007539EB">
          <w:rPr>
            <w:rStyle w:val="Annotation"/>
          </w:rPr>
          <w:t>\</w:t>
        </w:r>
      </w:ins>
      <w:r w:rsidR="00611C18" w:rsidRPr="00486765">
        <w:rPr>
          <w:sz w:val="22"/>
        </w:rPr>
        <w:t>;</w:t>
      </w:r>
      <w:r w:rsidR="00C801DA" w:rsidRPr="00486765">
        <w:rPr>
          <w:sz w:val="22"/>
        </w:rPr>
        <w:t xml:space="preserve"> the moment at which a child is born</w:t>
      </w:r>
      <w:ins w:id="1454" w:author="Jonathan Bona" w:date="2012-05-04T15:51:00Z">
        <w:r w:rsidRPr="007539EB">
          <w:rPr>
            <w:rStyle w:val="Annotation"/>
          </w:rPr>
          <w:t>\</w:t>
        </w:r>
      </w:ins>
      <w:r w:rsidR="00C801DA" w:rsidRPr="00486765">
        <w:rPr>
          <w:sz w:val="22"/>
        </w:rPr>
        <w:t>, the moment of death</w:t>
      </w:r>
      <w:r w:rsidR="00E44217" w:rsidRPr="00486765">
        <w:rPr>
          <w:sz w:val="22"/>
        </w:rPr>
        <w:t>.</w:t>
      </w:r>
      <w:ins w:id="1455" w:author="Jonathan Bona" w:date="2012-05-04T15:51:00Z">
        <w:r w:rsidRPr="00A154C0">
          <w:rPr>
            <w:sz w:val="22"/>
          </w:rPr>
          <w:t xml:space="preserve"> </w:t>
        </w:r>
        <w:r w:rsidRPr="00A154C0">
          <w:rPr>
            <w:rStyle w:val="Annotation"/>
            <w:rPrChange w:id="1456" w:author="Jonathan Bona" w:date="2012-05-04T15:51:00Z">
              <w:rPr>
                <w:sz w:val="22"/>
              </w:rPr>
            </w:rPrChange>
          </w:rPr>
          <w:t>]</w:t>
        </w:r>
      </w:ins>
    </w:p>
    <w:p w14:paraId="366049A6" w14:textId="0270273A" w:rsidR="00E44217" w:rsidRPr="00486765" w:rsidRDefault="00A154C0">
      <w:pPr>
        <w:pStyle w:val="Specification"/>
        <w:rPr>
          <w:sz w:val="22"/>
        </w:rPr>
      </w:pPr>
      <w:ins w:id="1457" w:author="Jonathan Bona" w:date="2012-05-04T15:51:00Z">
        <w:r w:rsidRPr="007539EB">
          <w:rPr>
            <w:rStyle w:val="Annotation"/>
          </w:rPr>
          <w:t>a(zero-dimensional temporal region)[</w:t>
        </w:r>
      </w:ins>
      <w:r w:rsidR="00E44217" w:rsidRPr="00486765">
        <w:rPr>
          <w:rStyle w:val="SpecificationType"/>
          <w:sz w:val="22"/>
        </w:rPr>
        <w:t>Synonym</w:t>
      </w:r>
      <w:r w:rsidR="00E44217" w:rsidRPr="00486765">
        <w:rPr>
          <w:smallCaps/>
          <w:sz w:val="22"/>
        </w:rPr>
        <w:t>:</w:t>
      </w:r>
      <w:r w:rsidR="00E44217" w:rsidRPr="00486765">
        <w:rPr>
          <w:sz w:val="22"/>
        </w:rPr>
        <w:t xml:space="preserve"> temporal instant.</w:t>
      </w:r>
      <w:ins w:id="1458" w:author="Jonathan Bona" w:date="2012-05-04T15:51:00Z">
        <w:r w:rsidRPr="00A154C0">
          <w:rPr>
            <w:sz w:val="22"/>
          </w:rPr>
          <w:t xml:space="preserve"> </w:t>
        </w:r>
        <w:r w:rsidRPr="00A154C0">
          <w:rPr>
            <w:rStyle w:val="Annotation"/>
            <w:rPrChange w:id="1459" w:author="Jonathan Bona" w:date="2012-05-04T15:52:00Z">
              <w:rPr>
                <w:sz w:val="22"/>
              </w:rPr>
            </w:rPrChange>
          </w:rPr>
          <w:t>]</w:t>
        </w:r>
      </w:ins>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460" w:name="_Toc313270733"/>
      <w:bookmarkStart w:id="1461" w:name="_Toc319326138"/>
      <w:r w:rsidRPr="00486765">
        <w:rPr>
          <w:sz w:val="22"/>
        </w:rPr>
        <w:t xml:space="preserve">3.3.2 </w:t>
      </w:r>
      <w:r w:rsidR="003D4164" w:rsidRPr="00486765">
        <w:rPr>
          <w:sz w:val="22"/>
        </w:rPr>
        <w:t>One-dimensional temporal region</w:t>
      </w:r>
      <w:bookmarkEnd w:id="1460"/>
      <w:bookmarkEnd w:id="1461"/>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ins w:id="1462" w:author="Jonathan Bona" w:date="2012-05-04T15:52:00Z">
        <w:r w:rsidRPr="00A154C0">
          <w:rPr>
            <w:rStyle w:val="Annotation"/>
            <w:rPrChange w:id="1463" w:author="Jonathan Bona" w:date="2012-05-04T15:52:00Z">
              <w:rPr>
                <w:rStyle w:val="SpecificationType"/>
                <w:sz w:val="22"/>
              </w:rPr>
            </w:rPrChange>
          </w:rPr>
          <w:t>a(one-dimensional temporal region)[</w:t>
        </w:r>
      </w:ins>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ins w:id="1464" w:author="Jonathan Bona" w:date="2012-05-04T15:52:00Z">
        <w:r w:rsidRPr="00A154C0">
          <w:rPr>
            <w:rStyle w:val="Annotation"/>
            <w:rPrChange w:id="1465" w:author="Jonathan Bona" w:date="2012-05-04T15:52:00Z">
              <w:rPr>
                <w:sz w:val="22"/>
              </w:rPr>
            </w:rPrChange>
          </w:rPr>
          <w:t>]</w:t>
        </w:r>
      </w:ins>
    </w:p>
    <w:p w14:paraId="3906A3A9" w14:textId="3752E1F2" w:rsidR="00611C18" w:rsidRPr="00486765" w:rsidRDefault="00A154C0">
      <w:pPr>
        <w:pStyle w:val="Specification"/>
        <w:rPr>
          <w:iCs/>
          <w:sz w:val="22"/>
        </w:rPr>
      </w:pPr>
      <w:ins w:id="1466" w:author="Jonathan Bona" w:date="2012-05-04T15:52:00Z">
        <w:r w:rsidRPr="007539EB">
          <w:rPr>
            <w:rStyle w:val="Annotation"/>
          </w:rPr>
          <w:t>a(one-dimensional temporal region)[</w:t>
        </w:r>
      </w:ins>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ins w:id="1467" w:author="Jonathan Bona" w:date="2012-05-04T15:52:00Z">
        <w:r w:rsidRPr="00A154C0">
          <w:rPr>
            <w:rStyle w:val="Annotation"/>
          </w:rPr>
          <w:t xml:space="preserve"> </w:t>
        </w:r>
        <w:r w:rsidRPr="007539EB">
          <w:rPr>
            <w:rStyle w:val="Annotation"/>
          </w:rPr>
          <w:t>]</w:t>
        </w:r>
      </w:ins>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lastRenderedPageBreak/>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1468" w:name="_Toc313270734"/>
      <w:bookmarkStart w:id="1469" w:name="_Toc319326139"/>
      <w:r w:rsidRPr="00486765">
        <w:rPr>
          <w:sz w:val="24"/>
        </w:rPr>
        <w:t>The precedes relation</w:t>
      </w:r>
      <w:bookmarkEnd w:id="1468"/>
      <w:bookmarkEnd w:id="1469"/>
    </w:p>
    <w:p w14:paraId="437B7A70" w14:textId="77777777" w:rsidR="00122B4B" w:rsidRDefault="00122B4B" w:rsidP="00122B4B">
      <w:proofErr w:type="spellStart"/>
      <w:r>
        <w:t>Preceded_by</w:t>
      </w:r>
      <w:proofErr w:type="spellEnd"/>
      <w:r>
        <w:t>, defined in RO, is not defined in the BFO2 Reference, except by citation to a paper. That paper does not provide axioms on the relation. The RO definition from</w:t>
      </w:r>
      <w:r w:rsidR="00743789">
        <w:fldChar w:fldCharType="begin"/>
      </w:r>
      <w:r w:rsidR="00743789">
        <w:instrText xml:space="preserve"> HYPERLINK "http://obofoundry.org/ro/" \t "_blank" </w:instrText>
      </w:r>
      <w:r w:rsidR="00743789">
        <w:fldChar w:fldCharType="separate"/>
      </w:r>
      <w:r>
        <w:rPr>
          <w:rStyle w:val="Hyperlink"/>
          <w:color w:val="1155CC"/>
        </w:rPr>
        <w:t>http://obofoundry.org/ro/</w:t>
      </w:r>
      <w:r w:rsidR="00743789">
        <w:rPr>
          <w:rStyle w:val="Hyperlink"/>
          <w:color w:val="1155CC"/>
        </w:rP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743789" w:rsidP="00122B4B">
      <w:r>
        <w:fldChar w:fldCharType="begin"/>
      </w:r>
      <w:r>
        <w:instrText xml:space="preserve"> HYPERLINK "http://krr.meraka.org.za/~aow2010/Trentelman-etal.pdf" \t "_blank</w:instrText>
      </w:r>
      <w:r>
        <w:instrText xml:space="preserve">"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743789">
        <w:fldChar w:fldCharType="begin"/>
      </w:r>
      <w:r w:rsidR="00743789">
        <w:instrText xml:space="preserve"> HYPERLINK "http://code.google.com/p/bfo/issues/detail?id=15" \t "_blank" </w:instrText>
      </w:r>
      <w:r w:rsidR="00743789">
        <w:fldChar w:fldCharType="separate"/>
      </w:r>
      <w:r>
        <w:rPr>
          <w:rStyle w:val="Hyperlink"/>
          <w:rFonts w:ascii="Arial" w:hAnsi="Arial" w:cs="Arial"/>
          <w:color w:val="1155CC"/>
          <w:sz w:val="15"/>
          <w:szCs w:val="15"/>
        </w:rPr>
        <w:t>http://code.google.com/p/bfo/issues/detail?id=15</w:t>
      </w:r>
      <w:r w:rsidR="00743789">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B6021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470" w:name="_Toc313270735"/>
      <w:bookmarkStart w:id="1471" w:name="_Toc319326140"/>
      <w:r w:rsidRPr="00486765">
        <w:rPr>
          <w:sz w:val="24"/>
        </w:rPr>
        <w:t>References</w:t>
      </w:r>
      <w:bookmarkEnd w:id="1470"/>
      <w:bookmarkEnd w:id="1471"/>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1472" w:name="_Ref309155275"/>
      <w:bookmarkStart w:id="1473"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472"/>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474"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473"/>
      <w:bookmarkEnd w:id="1474"/>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475"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475"/>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476"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476"/>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77"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1478" w:name="_Ref309410033"/>
      <w:bookmarkEnd w:id="1477"/>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79"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478"/>
      <w:bookmarkEnd w:id="1479"/>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0"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480"/>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1" w:name="_Ref309821629"/>
      <w:bookmarkStart w:id="1482"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481"/>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3"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484" w:name="_Ref309464082"/>
      <w:bookmarkEnd w:id="1482"/>
      <w:bookmarkEnd w:id="1483"/>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5" w:name="_Ref309560523"/>
      <w:bookmarkEnd w:id="1484"/>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485"/>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6"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486"/>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7"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487"/>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8"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488"/>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89"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489"/>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490"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490"/>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91"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1491"/>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92"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1492"/>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93"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493"/>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94"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1494"/>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95"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495"/>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96" w:name="_Ref309506180"/>
      <w:r w:rsidRPr="00486765">
        <w:rPr>
          <w:sz w:val="22"/>
          <w:szCs w:val="23"/>
        </w:rPr>
        <w:lastRenderedPageBreak/>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496"/>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497"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497"/>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498"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498"/>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1499"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1499"/>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500"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500"/>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501"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501"/>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502"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1502"/>
    </w:p>
    <w:p w14:paraId="5A256E9A" w14:textId="77777777" w:rsidR="00ED0711" w:rsidRPr="00486765" w:rsidRDefault="00ED0711">
      <w:pPr>
        <w:pStyle w:val="ListParagraph"/>
        <w:numPr>
          <w:ilvl w:val="0"/>
          <w:numId w:val="3"/>
        </w:numPr>
        <w:ind w:left="360"/>
        <w:contextualSpacing w:val="0"/>
        <w:rPr>
          <w:color w:val="000000"/>
          <w:sz w:val="22"/>
        </w:rPr>
        <w:pPrChange w:id="1503" w:author="phismith" w:date="2012-05-17T20:38:00Z">
          <w:pPr>
            <w:pStyle w:val="ListParagraph"/>
            <w:numPr>
              <w:numId w:val="3"/>
            </w:numPr>
            <w:ind w:left="360" w:hanging="360"/>
          </w:pPr>
        </w:pPrChange>
      </w:pPr>
      <w:bookmarkStart w:id="1504" w:name="_Ref309506188"/>
      <w:r w:rsidRPr="00486765">
        <w:rPr>
          <w:color w:val="000000"/>
          <w:sz w:val="22"/>
        </w:rPr>
        <w:t>Pierre Grenon: “</w:t>
      </w:r>
      <w:r w:rsidR="00D14CCE">
        <w:fldChar w:fldCharType="begin"/>
      </w:r>
      <w:r w:rsidR="00D14CCE">
        <w:instrText xml:space="preserve"> HYPERLINK "http://www.ifomis.org/Research/IFOMISReports/IFOMIS%20Report%2005_2003.pdf" </w:instrText>
      </w:r>
      <w:r w:rsidR="00D14CCE">
        <w:fldChar w:fldCharType="separate"/>
      </w:r>
      <w:proofErr w:type="spellStart"/>
      <w:r w:rsidRPr="00486765">
        <w:rPr>
          <w:rStyle w:val="Hyperlink"/>
          <w:rFonts w:eastAsia="Times New Roman"/>
          <w:sz w:val="22"/>
          <w:szCs w:val="23"/>
        </w:rPr>
        <w:t>Spatio</w:t>
      </w:r>
      <w:proofErr w:type="spellEnd"/>
      <w:r w:rsidRPr="00486765">
        <w:rPr>
          <w:rStyle w:val="Hyperlink"/>
          <w:rFonts w:eastAsia="Times New Roman"/>
          <w:sz w:val="22"/>
          <w:szCs w:val="23"/>
        </w:rPr>
        <w:t>-temporality in Basic Formal Ontology: SNAP and SPAN, Upper-Level Ontology, and Framework for Formalization</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504"/>
    </w:p>
    <w:p w14:paraId="6910E19C" w14:textId="77777777" w:rsidR="00ED0711" w:rsidRPr="00486765" w:rsidRDefault="00ED0711">
      <w:pPr>
        <w:pStyle w:val="ListParagraph"/>
        <w:numPr>
          <w:ilvl w:val="0"/>
          <w:numId w:val="3"/>
        </w:numPr>
        <w:ind w:left="360"/>
        <w:contextualSpacing w:val="0"/>
        <w:rPr>
          <w:color w:val="000000"/>
          <w:sz w:val="22"/>
        </w:rPr>
        <w:pPrChange w:id="1505" w:author="phismith" w:date="2012-05-17T20:38:00Z">
          <w:pPr>
            <w:pStyle w:val="ListParagraph"/>
            <w:numPr>
              <w:numId w:val="3"/>
            </w:numPr>
            <w:ind w:left="360" w:hanging="360"/>
          </w:pPr>
        </w:pPrChange>
      </w:pPr>
      <w:bookmarkStart w:id="1506" w:name="_Ref309506190"/>
      <w:r w:rsidRPr="00486765">
        <w:rPr>
          <w:color w:val="000000"/>
          <w:sz w:val="22"/>
        </w:rPr>
        <w:t>Pierre Grenon: “</w:t>
      </w:r>
      <w:r w:rsidR="00D14CCE">
        <w:fldChar w:fldCharType="begin"/>
      </w:r>
      <w:r w:rsidR="00D14CCE">
        <w:instrText xml:space="preserve"> HYPERLINK "http://www.ifomis.org/Research/IFOMISReports/IFOMIS%20Report%2006_2003.pdf" </w:instrText>
      </w:r>
      <w:r w:rsidR="00D14CCE">
        <w:fldChar w:fldCharType="separate"/>
      </w:r>
      <w:r w:rsidRPr="00486765">
        <w:rPr>
          <w:rStyle w:val="Hyperlink"/>
          <w:rFonts w:eastAsia="Times New Roman"/>
          <w:sz w:val="22"/>
          <w:szCs w:val="23"/>
        </w:rPr>
        <w:t>BFO in a Nutshell: A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 and Comparison with DOLCE</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506"/>
    </w:p>
    <w:p w14:paraId="47AC0B71" w14:textId="77777777" w:rsidR="00ED0711" w:rsidRPr="00486765" w:rsidRDefault="00ED0711">
      <w:pPr>
        <w:pStyle w:val="ListParagraph"/>
        <w:numPr>
          <w:ilvl w:val="0"/>
          <w:numId w:val="3"/>
        </w:numPr>
        <w:ind w:left="360"/>
        <w:contextualSpacing w:val="0"/>
        <w:rPr>
          <w:color w:val="000000"/>
          <w:sz w:val="22"/>
        </w:rPr>
        <w:pPrChange w:id="1507" w:author="phismith" w:date="2012-05-17T20:38:00Z">
          <w:pPr>
            <w:pStyle w:val="ListParagraph"/>
            <w:numPr>
              <w:numId w:val="3"/>
            </w:numPr>
            <w:ind w:left="360" w:hanging="360"/>
          </w:pPr>
        </w:pPrChange>
      </w:pPr>
      <w:bookmarkStart w:id="1508" w:name="_Ref309506192"/>
      <w:r w:rsidRPr="00486765">
        <w:rPr>
          <w:color w:val="000000"/>
          <w:sz w:val="22"/>
        </w:rPr>
        <w:t>Pierre Grenon: “</w:t>
      </w:r>
      <w:r w:rsidR="00D14CCE">
        <w:fldChar w:fldCharType="begin"/>
      </w:r>
      <w:r w:rsidR="00D14CCE">
        <w:instrText xml:space="preserve"> HYPERLINK "http://www.ifomis.org/Research/IFOMISReports/IFOMIS%20Report%2007_2003.pdf" </w:instrText>
      </w:r>
      <w:r w:rsidR="00D14CCE">
        <w:fldChar w:fldCharType="separate"/>
      </w:r>
      <w:r w:rsidRPr="00486765">
        <w:rPr>
          <w:rStyle w:val="Hyperlink"/>
          <w:rFonts w:eastAsia="Times New Roman"/>
          <w:sz w:val="22"/>
          <w:szCs w:val="23"/>
        </w:rPr>
        <w:t>Nuts in BFO’s Nutshell: Revisions to the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1508"/>
    </w:p>
    <w:p w14:paraId="2E3FCBDD" w14:textId="77777777" w:rsidR="007E6BF5" w:rsidRPr="00486765" w:rsidRDefault="007E6BF5">
      <w:pPr>
        <w:pStyle w:val="ListParagraph"/>
        <w:numPr>
          <w:ilvl w:val="0"/>
          <w:numId w:val="3"/>
        </w:numPr>
        <w:ind w:left="360"/>
        <w:contextualSpacing w:val="0"/>
        <w:rPr>
          <w:sz w:val="22"/>
        </w:rPr>
        <w:pPrChange w:id="1509" w:author="phismith" w:date="2012-05-17T20:38:00Z">
          <w:pPr>
            <w:pStyle w:val="ListParagraph"/>
            <w:numPr>
              <w:numId w:val="3"/>
            </w:numPr>
            <w:ind w:left="360" w:hanging="360"/>
          </w:pPr>
        </w:pPrChange>
      </w:pPr>
      <w:bookmarkStart w:id="1510"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510"/>
    </w:p>
    <w:p w14:paraId="607CA0A5" w14:textId="77777777" w:rsidR="00ED0711" w:rsidRPr="00486765" w:rsidRDefault="00ED0711">
      <w:pPr>
        <w:pStyle w:val="ListParagraph"/>
        <w:numPr>
          <w:ilvl w:val="0"/>
          <w:numId w:val="3"/>
        </w:numPr>
        <w:ind w:left="360"/>
        <w:contextualSpacing w:val="0"/>
        <w:rPr>
          <w:color w:val="000000"/>
          <w:sz w:val="22"/>
        </w:rPr>
        <w:pPrChange w:id="1511" w:author="phismith" w:date="2012-05-17T20:38:00Z">
          <w:pPr>
            <w:pStyle w:val="ListParagraph"/>
            <w:numPr>
              <w:numId w:val="3"/>
            </w:numPr>
            <w:ind w:left="360" w:hanging="360"/>
          </w:pPr>
        </w:pPrChange>
      </w:pPr>
      <w:bookmarkStart w:id="1512" w:name="_Ref309472482"/>
      <w:r w:rsidRPr="00486765">
        <w:rPr>
          <w:color w:val="000000"/>
          <w:sz w:val="22"/>
        </w:rPr>
        <w:t>Maureen Donnelly, “</w:t>
      </w:r>
      <w:r w:rsidR="00D14CCE">
        <w:fldChar w:fldCharType="begin"/>
      </w:r>
      <w:r w:rsidR="00D14CCE">
        <w:instrText xml:space="preserve"> HYPERLINK "http://www.ifomis.org/Downloads/Reports/IR-0303_Donnelly.pdf" </w:instrText>
      </w:r>
      <w:r w:rsidR="00D14CCE">
        <w:fldChar w:fldCharType="separate"/>
      </w:r>
      <w:r w:rsidRPr="00486765">
        <w:rPr>
          <w:rStyle w:val="Hyperlink"/>
          <w:rFonts w:eastAsia="Times New Roman"/>
          <w:sz w:val="22"/>
          <w:szCs w:val="23"/>
        </w:rPr>
        <w:t>On parts and holes: the spatial structure of the human body</w:t>
      </w:r>
      <w:r w:rsidR="00D14CCE">
        <w:rPr>
          <w:rStyle w:val="Hyperlink"/>
          <w:rFonts w:eastAsia="Times New Roman"/>
          <w:sz w:val="22"/>
          <w:szCs w:val="23"/>
        </w:rPr>
        <w:fldChar w:fldCharType="end"/>
      </w:r>
      <w:r w:rsidRPr="00486765">
        <w:rPr>
          <w:color w:val="000000"/>
          <w:sz w:val="22"/>
        </w:rPr>
        <w:t>”</w:t>
      </w:r>
      <w:bookmarkEnd w:id="1512"/>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3"/>
        </w:numPr>
        <w:ind w:left="360"/>
        <w:contextualSpacing w:val="0"/>
        <w:rPr>
          <w:sz w:val="22"/>
        </w:rPr>
        <w:pPrChange w:id="1513" w:author="phismith" w:date="2012-05-17T20:38:00Z">
          <w:pPr>
            <w:pStyle w:val="ListParagraph"/>
            <w:numPr>
              <w:numId w:val="3"/>
            </w:numPr>
            <w:ind w:left="360" w:hanging="360"/>
          </w:pPr>
        </w:pPrChange>
      </w:pPr>
      <w:bookmarkStart w:id="1514" w:name="_Ref309472485"/>
      <w:r w:rsidRPr="00486765">
        <w:rPr>
          <w:sz w:val="22"/>
        </w:rPr>
        <w:t>Thomas Bittner, “</w:t>
      </w:r>
      <w:r w:rsidR="00D14CCE">
        <w:fldChar w:fldCharType="begin"/>
      </w:r>
      <w:r w:rsidR="00D14CCE">
        <w:instrText xml:space="preserve"> HYPERLINK "http://www.acsu.buffalo.edu/~bittner3/BittnerKRmed.pdf" </w:instrText>
      </w:r>
      <w:r w:rsidR="00D14CCE">
        <w:fldChar w:fldCharType="separate"/>
      </w:r>
      <w:r w:rsidR="00ED0711" w:rsidRPr="00486765">
        <w:rPr>
          <w:rStyle w:val="Hyperlink"/>
          <w:rFonts w:eastAsia="Times New Roman"/>
          <w:sz w:val="22"/>
          <w:szCs w:val="23"/>
        </w:rPr>
        <w:t>Axioms for Parthood and Containment Relations in Bio-Ontologies</w:t>
      </w:r>
      <w:r w:rsidR="00D14CCE">
        <w:rPr>
          <w:rStyle w:val="Hyperlink"/>
          <w:rFonts w:eastAsia="Times New Roman"/>
          <w:sz w:val="22"/>
          <w:szCs w:val="23"/>
        </w:rPr>
        <w:fldChar w:fldCharType="end"/>
      </w:r>
      <w:r w:rsidRPr="00486765">
        <w:rPr>
          <w:sz w:val="22"/>
        </w:rPr>
        <w:t>”, in Hahn, U. (ed.), Proceedings of the First International Workshop on Knowledge Representation in Medicine (KR-Med04), CEUR Workshop Proceedings, vol. 102, 4-11.</w:t>
      </w:r>
      <w:bookmarkEnd w:id="1514"/>
    </w:p>
    <w:p w14:paraId="314EDDCD" w14:textId="77777777" w:rsidR="00ED0711" w:rsidRPr="00486765" w:rsidRDefault="00ED0711">
      <w:pPr>
        <w:pStyle w:val="ListParagraph"/>
        <w:numPr>
          <w:ilvl w:val="0"/>
          <w:numId w:val="3"/>
        </w:numPr>
        <w:ind w:left="360"/>
        <w:contextualSpacing w:val="0"/>
        <w:rPr>
          <w:sz w:val="22"/>
        </w:rPr>
        <w:pPrChange w:id="1515" w:author="phismith" w:date="2012-05-17T20:38:00Z">
          <w:pPr>
            <w:pStyle w:val="ListParagraph"/>
            <w:numPr>
              <w:numId w:val="3"/>
            </w:numPr>
            <w:ind w:left="360" w:hanging="360"/>
          </w:pPr>
        </w:pPrChange>
      </w:pPr>
      <w:bookmarkStart w:id="1516" w:name="_Ref309410042"/>
      <w:r w:rsidRPr="00486765">
        <w:rPr>
          <w:sz w:val="22"/>
        </w:rPr>
        <w:t>Thomas Bittner and Maureen Donnelly, “</w:t>
      </w:r>
      <w:r w:rsidR="00D14CCE">
        <w:fldChar w:fldCharType="begin"/>
      </w:r>
      <w:r w:rsidR="00D14CCE">
        <w:instrText xml:space="preserve"> HYPERLINK "http://dx.doi.org/10.1016/j.artmed.2006.12.005" </w:instrText>
      </w:r>
      <w:r w:rsidR="00D14CCE">
        <w:fldChar w:fldCharType="separate"/>
      </w:r>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r w:rsidR="00D14CCE">
        <w:rPr>
          <w:rStyle w:val="Hyperlink"/>
          <w:rFonts w:eastAsia="Times New Roman"/>
          <w:sz w:val="22"/>
          <w:szCs w:val="23"/>
        </w:rPr>
        <w:fldChar w:fldCharType="end"/>
      </w:r>
      <w:r w:rsidRPr="00486765">
        <w:rPr>
          <w:sz w:val="22"/>
        </w:rPr>
        <w:t xml:space="preserve">”, </w:t>
      </w:r>
      <w:r w:rsidRPr="00486765">
        <w:rPr>
          <w:i/>
          <w:sz w:val="22"/>
        </w:rPr>
        <w:t>Artificial Intelligence in Medicine</w:t>
      </w:r>
      <w:r w:rsidRPr="00486765">
        <w:rPr>
          <w:sz w:val="22"/>
        </w:rPr>
        <w:t>, 39 (2007), 197-216. ftp</w:t>
      </w:r>
      <w:bookmarkEnd w:id="1516"/>
    </w:p>
    <w:p w14:paraId="399FD265" w14:textId="77777777" w:rsidR="00ED0711" w:rsidRPr="00486765" w:rsidRDefault="003955C6">
      <w:pPr>
        <w:pStyle w:val="ListParagraph"/>
        <w:numPr>
          <w:ilvl w:val="0"/>
          <w:numId w:val="3"/>
        </w:numPr>
        <w:ind w:left="360"/>
        <w:contextualSpacing w:val="0"/>
        <w:rPr>
          <w:sz w:val="22"/>
        </w:rPr>
        <w:pPrChange w:id="1517" w:author="phismith" w:date="2012-05-17T20:38:00Z">
          <w:pPr>
            <w:pStyle w:val="ListParagraph"/>
            <w:numPr>
              <w:numId w:val="3"/>
            </w:numPr>
            <w:ind w:left="360" w:hanging="360"/>
          </w:pPr>
        </w:pPrChange>
      </w:pPr>
      <w:bookmarkStart w:id="1518"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r w:rsidR="00D14CCE">
        <w:fldChar w:fldCharType="begin"/>
      </w:r>
      <w:r w:rsidR="00D14CCE">
        <w:instrText xml:space="preserve"> HYPERLINK "http://www.acsu.buffalo.edu/~bittner3/DonnellyAIMed05.pdf" </w:instrText>
      </w:r>
      <w:r w:rsidR="00D14CCE">
        <w:fldChar w:fldCharType="separate"/>
      </w:r>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r w:rsidR="00D14CCE">
        <w:rPr>
          <w:rStyle w:val="Hyperlink"/>
          <w:rFonts w:eastAsia="Times New Roman"/>
          <w:sz w:val="22"/>
          <w:szCs w:val="23"/>
        </w:rPr>
        <w:fldChar w:fldCharType="end"/>
      </w:r>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518"/>
    </w:p>
    <w:p w14:paraId="43574D20" w14:textId="77777777" w:rsidR="00ED0711" w:rsidRPr="00486765" w:rsidRDefault="00C04C8A">
      <w:pPr>
        <w:pStyle w:val="ListParagraph"/>
        <w:numPr>
          <w:ilvl w:val="0"/>
          <w:numId w:val="3"/>
        </w:numPr>
        <w:ind w:left="360"/>
        <w:contextualSpacing w:val="0"/>
        <w:rPr>
          <w:rFonts w:eastAsia="Times New Roman"/>
          <w:color w:val="000000"/>
          <w:sz w:val="22"/>
          <w:szCs w:val="23"/>
        </w:rPr>
        <w:pPrChange w:id="1519" w:author="phismith" w:date="2012-05-17T20:38:00Z">
          <w:pPr>
            <w:pStyle w:val="ListParagraph"/>
            <w:numPr>
              <w:numId w:val="3"/>
            </w:numPr>
            <w:ind w:left="360" w:hanging="360"/>
          </w:pPr>
        </w:pPrChange>
      </w:pPr>
      <w:bookmarkStart w:id="1520"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r w:rsidR="00D14CCE">
        <w:fldChar w:fldCharType="begin"/>
      </w:r>
      <w:r w:rsidR="00D14CCE">
        <w:instrText xml:space="preserve"> HYPERLINK "http://web.me.com/tbittner1/DonnellyProfessional/Publications_files/RelPlApOnFin.pdf" </w:instrText>
      </w:r>
      <w:r w:rsidR="00D14CCE">
        <w:fldChar w:fldCharType="separate"/>
      </w:r>
      <w:r w:rsidR="00ED0711" w:rsidRPr="00486765">
        <w:rPr>
          <w:rStyle w:val="Hyperlink"/>
          <w:rFonts w:eastAsia="Times New Roman"/>
          <w:sz w:val="22"/>
          <w:szCs w:val="23"/>
        </w:rPr>
        <w:t>Rela</w:t>
      </w:r>
      <w:r w:rsidRPr="00486765">
        <w:rPr>
          <w:rStyle w:val="Hyperlink"/>
          <w:rFonts w:eastAsia="Times New Roman"/>
          <w:sz w:val="22"/>
          <w:szCs w:val="23"/>
        </w:rPr>
        <w:t>tive Places</w:t>
      </w:r>
      <w:r w:rsidR="00D14CCE">
        <w:rPr>
          <w:rStyle w:val="Hyperlink"/>
          <w:rFonts w:eastAsia="Times New Roman"/>
          <w:sz w:val="22"/>
          <w:szCs w:val="23"/>
        </w:rPr>
        <w:fldChar w:fldCharType="end"/>
      </w:r>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55-75.  ftp</w:t>
      </w:r>
      <w:bookmarkEnd w:id="1520"/>
    </w:p>
    <w:p w14:paraId="073695B4" w14:textId="77777777" w:rsidR="00ED0711" w:rsidRPr="00486765" w:rsidRDefault="000F748F">
      <w:pPr>
        <w:pStyle w:val="ListParagraph"/>
        <w:numPr>
          <w:ilvl w:val="0"/>
          <w:numId w:val="3"/>
        </w:numPr>
        <w:ind w:left="360"/>
        <w:contextualSpacing w:val="0"/>
        <w:rPr>
          <w:color w:val="000000"/>
          <w:sz w:val="22"/>
        </w:rPr>
        <w:pPrChange w:id="1521" w:author="phismith" w:date="2012-05-17T20:38:00Z">
          <w:pPr>
            <w:pStyle w:val="ListParagraph"/>
            <w:numPr>
              <w:numId w:val="3"/>
            </w:numPr>
            <w:ind w:left="360" w:hanging="360"/>
          </w:pPr>
        </w:pPrChange>
      </w:pPr>
      <w:bookmarkStart w:id="1522" w:name="_Ref309410048"/>
      <w:r w:rsidRPr="00486765">
        <w:rPr>
          <w:color w:val="000000"/>
          <w:sz w:val="22"/>
        </w:rPr>
        <w:t>Maureen Donnelly, “</w:t>
      </w:r>
      <w:r w:rsidR="00D14CCE">
        <w:fldChar w:fldCharType="begin"/>
      </w:r>
      <w:r w:rsidR="00D14CCE">
        <w:instrText xml:space="preserve"> HYPERLINK "http://web.me.com/tbittner1/DonnellyProfessional/Publications_files/LayeredMereologyAIJ.pdf" </w:instrText>
      </w:r>
      <w:r w:rsidR="00D14CCE">
        <w:fldChar w:fldCharType="separate"/>
      </w:r>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r w:rsidR="00D14CCE">
        <w:rPr>
          <w:rStyle w:val="Hyperlink"/>
          <w:rFonts w:eastAsia="Times New Roman"/>
          <w:sz w:val="22"/>
          <w:szCs w:val="23"/>
        </w:rPr>
        <w:fldChar w:fldCharType="end"/>
      </w:r>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522"/>
    </w:p>
    <w:p w14:paraId="5419BC08" w14:textId="77777777" w:rsidR="002F5B41" w:rsidRPr="00486765" w:rsidRDefault="000F748F">
      <w:pPr>
        <w:pStyle w:val="ListParagraph"/>
        <w:numPr>
          <w:ilvl w:val="0"/>
          <w:numId w:val="3"/>
        </w:numPr>
        <w:ind w:left="360"/>
        <w:contextualSpacing w:val="0"/>
        <w:rPr>
          <w:sz w:val="22"/>
        </w:rPr>
        <w:pPrChange w:id="1523" w:author="phismith" w:date="2012-05-17T20:38:00Z">
          <w:pPr>
            <w:pStyle w:val="ListParagraph"/>
            <w:numPr>
              <w:numId w:val="3"/>
            </w:numPr>
            <w:ind w:left="360" w:hanging="360"/>
          </w:pPr>
        </w:pPrChange>
      </w:pPr>
      <w:r w:rsidRPr="00486765">
        <w:rPr>
          <w:sz w:val="22"/>
        </w:rPr>
        <w:lastRenderedPageBreak/>
        <w:t xml:space="preserve">Thomas </w:t>
      </w:r>
      <w:proofErr w:type="gramStart"/>
      <w:r w:rsidRPr="00486765">
        <w:rPr>
          <w:sz w:val="22"/>
        </w:rPr>
        <w:t>Bittner  and</w:t>
      </w:r>
      <w:proofErr w:type="gramEnd"/>
      <w:r w:rsidRPr="00486765">
        <w:rPr>
          <w:sz w:val="22"/>
        </w:rPr>
        <w:t xml:space="preserve"> Maureen Donnelly, “</w:t>
      </w:r>
      <w:r w:rsidR="00D14CCE">
        <w:fldChar w:fldCharType="begin"/>
      </w:r>
      <w:r w:rsidR="00D14CCE">
        <w:instrText xml:space="preserve"> HYPERLINK "http://www.acsu.buffalo.edu/~bittner3/BittnerQR2007.pdf" </w:instrText>
      </w:r>
      <w:r w:rsidR="00D14CCE">
        <w:fldChar w:fldCharType="separate"/>
      </w:r>
      <w:r w:rsidRPr="00486765">
        <w:rPr>
          <w:rStyle w:val="Hyperlink"/>
          <w:rFonts w:eastAsia="Times New Roman"/>
          <w:sz w:val="22"/>
          <w:szCs w:val="23"/>
        </w:rPr>
        <w:t xml:space="preserve">A temporal </w:t>
      </w:r>
      <w:proofErr w:type="spellStart"/>
      <w:r w:rsidRPr="00486765">
        <w:rPr>
          <w:rStyle w:val="Hyperlink"/>
          <w:rFonts w:eastAsia="Times New Roman"/>
          <w:sz w:val="22"/>
          <w:szCs w:val="23"/>
        </w:rPr>
        <w:t>mereology</w:t>
      </w:r>
      <w:proofErr w:type="spellEnd"/>
      <w:r w:rsidRPr="00486765">
        <w:rPr>
          <w:rStyle w:val="Hyperlink"/>
          <w:rFonts w:eastAsia="Times New Roman"/>
          <w:sz w:val="22"/>
          <w:szCs w:val="23"/>
        </w:rPr>
        <w:t xml:space="preserve"> for distinguishing between integral objects and portions of stuff</w:t>
      </w:r>
      <w:r w:rsidR="00D14CCE">
        <w:rPr>
          <w:rStyle w:val="Hyperlink"/>
          <w:rFonts w:eastAsia="Times New Roman"/>
          <w:sz w:val="22"/>
          <w:szCs w:val="23"/>
        </w:rPr>
        <w:fldChar w:fldCharType="end"/>
      </w:r>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3"/>
        </w:numPr>
        <w:ind w:left="360"/>
        <w:contextualSpacing w:val="0"/>
        <w:rPr>
          <w:rFonts w:eastAsia="Times New Roman"/>
          <w:color w:val="000000"/>
          <w:sz w:val="22"/>
        </w:rPr>
        <w:pPrChange w:id="1524" w:author="phismith" w:date="2012-05-17T20:38:00Z">
          <w:pPr>
            <w:pStyle w:val="ListParagraph"/>
            <w:numPr>
              <w:numId w:val="3"/>
            </w:numPr>
            <w:ind w:left="360" w:hanging="360"/>
          </w:pPr>
        </w:pPrChange>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3"/>
        </w:numPr>
        <w:ind w:left="360"/>
        <w:contextualSpacing w:val="0"/>
        <w:rPr>
          <w:color w:val="000000"/>
          <w:sz w:val="22"/>
        </w:rPr>
        <w:pPrChange w:id="1525" w:author="phismith" w:date="2012-05-17T20:38:00Z">
          <w:pPr>
            <w:pStyle w:val="ListParagraph"/>
            <w:numPr>
              <w:numId w:val="3"/>
            </w:numPr>
            <w:ind w:left="360" w:hanging="360"/>
          </w:pPr>
        </w:pPrChange>
      </w:pPr>
      <w:bookmarkStart w:id="1526" w:name="_Ref309155319"/>
      <w:r w:rsidRPr="00486765">
        <w:rPr>
          <w:color w:val="000000"/>
          <w:sz w:val="22"/>
        </w:rPr>
        <w:t>Ingvar Johansson, “</w:t>
      </w:r>
      <w:r w:rsidR="00D14CCE">
        <w:fldChar w:fldCharType="begin"/>
      </w:r>
      <w:r w:rsidR="00D14CCE">
        <w:instrText xml:space="preserve"> HYPERLINK "http://hem.passagen.se/ijohansson/function1.pdf" </w:instrText>
      </w:r>
      <w:r w:rsidR="00D14CCE">
        <w:fldChar w:fldCharType="separate"/>
      </w:r>
      <w:r w:rsidRPr="00486765">
        <w:rPr>
          <w:rStyle w:val="Hyperlink"/>
          <w:rFonts w:eastAsia="Times New Roman"/>
          <w:sz w:val="22"/>
          <w:szCs w:val="23"/>
        </w:rPr>
        <w:t>Functions, Function Concepts, and Scales</w:t>
      </w:r>
      <w:r w:rsidR="00D14CCE">
        <w:rPr>
          <w:rStyle w:val="Hyperlink"/>
          <w:rFonts w:eastAsia="Times New Roman"/>
          <w:sz w:val="22"/>
          <w:szCs w:val="23"/>
        </w:rPr>
        <w:fldChar w:fldCharType="end"/>
      </w:r>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526"/>
    </w:p>
    <w:p w14:paraId="288B20C1" w14:textId="77777777" w:rsidR="008A0783" w:rsidRPr="00486765" w:rsidRDefault="008A0783">
      <w:pPr>
        <w:pStyle w:val="ListParagraph"/>
        <w:numPr>
          <w:ilvl w:val="0"/>
          <w:numId w:val="3"/>
        </w:numPr>
        <w:ind w:left="360"/>
        <w:contextualSpacing w:val="0"/>
        <w:rPr>
          <w:color w:val="000000"/>
          <w:sz w:val="22"/>
        </w:rPr>
        <w:pPrChange w:id="1527" w:author="phismith" w:date="2012-05-17T20:38:00Z">
          <w:pPr>
            <w:pStyle w:val="ListParagraph"/>
            <w:numPr>
              <w:numId w:val="3"/>
            </w:numPr>
            <w:ind w:left="360" w:hanging="360"/>
          </w:pPr>
        </w:pPrChange>
      </w:pPr>
      <w:bookmarkStart w:id="1528" w:name="_Ref309153892"/>
      <w:r w:rsidRPr="00486765">
        <w:rPr>
          <w:sz w:val="22"/>
        </w:rPr>
        <w:t>Cornelius Rosse and J. L. V. Mejino Jr.</w:t>
      </w:r>
      <w:r w:rsidR="00BD1AB0" w:rsidRPr="00486765">
        <w:rPr>
          <w:sz w:val="22"/>
        </w:rPr>
        <w:t>,</w:t>
      </w:r>
      <w:r w:rsidRPr="00486765">
        <w:rPr>
          <w:sz w:val="22"/>
        </w:rPr>
        <w:t xml:space="preserve"> “</w:t>
      </w:r>
      <w:r w:rsidR="00D14CCE">
        <w:fldChar w:fldCharType="begin"/>
      </w:r>
      <w:r w:rsidR="00D14CCE">
        <w:instrText xml:space="preserve"> HYPERLINK "http://sigpubs.biostr.washington.edu/archive/00000135/" </w:instrText>
      </w:r>
      <w:r w:rsidR="00D14CCE">
        <w:fldChar w:fldCharType="separate"/>
      </w:r>
      <w:r w:rsidRPr="00486765">
        <w:rPr>
          <w:rStyle w:val="Hyperlink"/>
          <w:rFonts w:eastAsia="Times New Roman"/>
          <w:sz w:val="22"/>
          <w:szCs w:val="23"/>
        </w:rPr>
        <w:t>A reference ontology for biomedical informatics: the Foundational Model of Anatomy</w:t>
      </w:r>
      <w:r w:rsidR="00D14CCE">
        <w:rPr>
          <w:rStyle w:val="Hyperlink"/>
          <w:rFonts w:eastAsia="Times New Roman"/>
          <w:sz w:val="22"/>
          <w:szCs w:val="23"/>
        </w:rPr>
        <w:fldChar w:fldCharType="end"/>
      </w:r>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1528"/>
    </w:p>
    <w:p w14:paraId="7C7458FD" w14:textId="77777777" w:rsidR="008A0783" w:rsidRPr="00486765" w:rsidRDefault="008A0783">
      <w:pPr>
        <w:pStyle w:val="ListParagraph"/>
        <w:numPr>
          <w:ilvl w:val="0"/>
          <w:numId w:val="3"/>
        </w:numPr>
        <w:ind w:left="360"/>
        <w:contextualSpacing w:val="0"/>
        <w:rPr>
          <w:sz w:val="22"/>
        </w:rPr>
        <w:pPrChange w:id="1529" w:author="phismith" w:date="2012-05-17T20:38:00Z">
          <w:pPr>
            <w:pStyle w:val="ListParagraph"/>
            <w:numPr>
              <w:numId w:val="3"/>
            </w:numPr>
            <w:ind w:left="360" w:hanging="360"/>
          </w:pPr>
        </w:pPrChange>
      </w:pPr>
      <w:bookmarkStart w:id="1530"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r w:rsidR="00D14CCE">
        <w:fldChar w:fldCharType="begin"/>
      </w:r>
      <w:r w:rsidR="00D14CCE">
        <w:instrText xml:space="preserve"> HYPERLINK "http://sigpubs.biostr.washington.edu/archive/00000204/http:/sigpubs.biostr.washington.edu/archive/00000204/" </w:instrText>
      </w:r>
      <w:r w:rsidR="00D14CCE">
        <w:fldChar w:fldCharType="separate"/>
      </w:r>
      <w:r w:rsidRPr="00486765">
        <w:rPr>
          <w:rStyle w:val="Hyperlink"/>
          <w:rFonts w:eastAsia="Times New Roman"/>
          <w:sz w:val="22"/>
          <w:szCs w:val="23"/>
        </w:rPr>
        <w:t>The Foundational Model of Anatomy Ontology</w:t>
      </w:r>
      <w:r w:rsidR="00D14CCE">
        <w:rPr>
          <w:rStyle w:val="Hyperlink"/>
          <w:rFonts w:eastAsia="Times New Roman"/>
          <w:sz w:val="22"/>
          <w:szCs w:val="23"/>
        </w:rPr>
        <w:fldChar w:fldCharType="end"/>
      </w:r>
      <w:r w:rsidR="00BD1AB0" w:rsidRPr="00486765">
        <w:rPr>
          <w:sz w:val="22"/>
        </w:rPr>
        <w:t>”, i</w:t>
      </w:r>
      <w:r w:rsidRPr="00486765">
        <w:rPr>
          <w:sz w:val="22"/>
        </w:rPr>
        <w:t xml:space="preserve">n A. Burger, D. Davidson, and R. Baldock,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530"/>
    </w:p>
    <w:p w14:paraId="1686C9B0" w14:textId="77777777" w:rsidR="005D403D" w:rsidRPr="00486765" w:rsidRDefault="005D403D">
      <w:pPr>
        <w:pStyle w:val="ListParagraph"/>
        <w:numPr>
          <w:ilvl w:val="0"/>
          <w:numId w:val="3"/>
        </w:numPr>
        <w:ind w:left="360"/>
        <w:contextualSpacing w:val="0"/>
        <w:rPr>
          <w:sz w:val="22"/>
        </w:rPr>
        <w:pPrChange w:id="1531" w:author="phismith" w:date="2012-05-17T20:38:00Z">
          <w:pPr>
            <w:pStyle w:val="ListParagraph"/>
            <w:numPr>
              <w:numId w:val="3"/>
            </w:numPr>
            <w:ind w:left="360" w:hanging="360"/>
          </w:pPr>
        </w:pPrChange>
      </w:pPr>
      <w:bookmarkStart w:id="1532"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532"/>
    </w:p>
    <w:p w14:paraId="4BF42E71" w14:textId="77777777" w:rsidR="00B02AE7" w:rsidRPr="00486765" w:rsidRDefault="00B02AE7">
      <w:pPr>
        <w:pStyle w:val="ListParagraph"/>
        <w:numPr>
          <w:ilvl w:val="0"/>
          <w:numId w:val="3"/>
        </w:numPr>
        <w:ind w:left="360"/>
        <w:contextualSpacing w:val="0"/>
        <w:rPr>
          <w:sz w:val="22"/>
        </w:rPr>
        <w:pPrChange w:id="1533" w:author="phismith" w:date="2012-05-17T20:38:00Z">
          <w:pPr>
            <w:pStyle w:val="ListParagraph"/>
            <w:numPr>
              <w:numId w:val="3"/>
            </w:numPr>
            <w:ind w:left="360" w:hanging="360"/>
          </w:pPr>
        </w:pPrChange>
      </w:pPr>
      <w:bookmarkStart w:id="1534"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534"/>
    </w:p>
    <w:p w14:paraId="71A68628" w14:textId="77777777" w:rsidR="00155F6C" w:rsidRPr="00486765" w:rsidRDefault="00155F6C">
      <w:pPr>
        <w:pStyle w:val="ListParagraph"/>
        <w:numPr>
          <w:ilvl w:val="0"/>
          <w:numId w:val="3"/>
        </w:numPr>
        <w:ind w:left="360"/>
        <w:contextualSpacing w:val="0"/>
        <w:rPr>
          <w:sz w:val="22"/>
        </w:rPr>
        <w:pPrChange w:id="1535" w:author="phismith" w:date="2012-05-17T20:38:00Z">
          <w:pPr>
            <w:pStyle w:val="ListParagraph"/>
            <w:numPr>
              <w:numId w:val="3"/>
            </w:numPr>
            <w:ind w:left="360" w:hanging="360"/>
          </w:pPr>
        </w:pPrChange>
      </w:pPr>
      <w:bookmarkStart w:id="1536"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536"/>
    </w:p>
    <w:p w14:paraId="1C7595F5" w14:textId="77777777" w:rsidR="00D14934" w:rsidRPr="00486765" w:rsidRDefault="00D14934">
      <w:pPr>
        <w:pStyle w:val="ListParagraph"/>
        <w:numPr>
          <w:ilvl w:val="0"/>
          <w:numId w:val="3"/>
        </w:numPr>
        <w:ind w:left="360"/>
        <w:contextualSpacing w:val="0"/>
        <w:rPr>
          <w:sz w:val="22"/>
        </w:rPr>
        <w:pPrChange w:id="1537" w:author="phismith" w:date="2012-05-17T20:38:00Z">
          <w:pPr>
            <w:pStyle w:val="ListParagraph"/>
            <w:numPr>
              <w:numId w:val="3"/>
            </w:numPr>
            <w:ind w:left="360" w:hanging="360"/>
          </w:pPr>
        </w:pPrChange>
      </w:pPr>
      <w:bookmarkStart w:id="1538"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538"/>
    </w:p>
    <w:p w14:paraId="6606A15B" w14:textId="77777777" w:rsidR="00D14934" w:rsidRPr="00486765" w:rsidRDefault="005A7B86">
      <w:pPr>
        <w:pStyle w:val="ListParagraph"/>
        <w:numPr>
          <w:ilvl w:val="0"/>
          <w:numId w:val="3"/>
        </w:numPr>
        <w:ind w:left="360"/>
        <w:contextualSpacing w:val="0"/>
        <w:rPr>
          <w:sz w:val="22"/>
        </w:rPr>
        <w:pPrChange w:id="1539" w:author="phismith" w:date="2012-05-17T20:38:00Z">
          <w:pPr>
            <w:pStyle w:val="ListParagraph"/>
            <w:numPr>
              <w:numId w:val="3"/>
            </w:numPr>
            <w:ind w:left="360" w:hanging="360"/>
          </w:pPr>
        </w:pPrChange>
      </w:pPr>
      <w:bookmarkStart w:id="1540"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r w:rsidR="00D14CCE">
        <w:fldChar w:fldCharType="begin"/>
      </w:r>
      <w:r w:rsidR="00D14CCE">
        <w:instrText xml:space="preserve"> HYPERLINK "http://www.ncgia.buffalo.edu/i21/ng/ng.html" </w:instrText>
      </w:r>
      <w:r w:rsidR="00D14CCE">
        <w:fldChar w:fldCharType="separate"/>
      </w:r>
      <w:r w:rsidRPr="00486765">
        <w:rPr>
          <w:rStyle w:val="Hyperlink"/>
          <w:sz w:val="22"/>
          <w:szCs w:val="23"/>
        </w:rPr>
        <w:t>Naive Geography</w:t>
      </w:r>
      <w:r w:rsidR="00D14CCE">
        <w:rPr>
          <w:rStyle w:val="Hyperlink"/>
          <w:sz w:val="22"/>
          <w:szCs w:val="23"/>
        </w:rPr>
        <w:fldChar w:fldCharType="end"/>
      </w:r>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540"/>
    </w:p>
    <w:p w14:paraId="27691998" w14:textId="60238639" w:rsidR="006E32BD" w:rsidRPr="00486765" w:rsidRDefault="006E32BD">
      <w:pPr>
        <w:pStyle w:val="ListParagraph"/>
        <w:numPr>
          <w:ilvl w:val="0"/>
          <w:numId w:val="3"/>
        </w:numPr>
        <w:ind w:left="360"/>
        <w:contextualSpacing w:val="0"/>
        <w:rPr>
          <w:sz w:val="22"/>
        </w:rPr>
        <w:pPrChange w:id="1541" w:author="phismith" w:date="2012-05-17T20:38:00Z">
          <w:pPr>
            <w:pStyle w:val="ListParagraph"/>
            <w:numPr>
              <w:numId w:val="3"/>
            </w:numPr>
            <w:ind w:left="360" w:hanging="360"/>
          </w:pPr>
        </w:pPrChange>
      </w:pPr>
      <w:bookmarkStart w:id="1542"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r w:rsidR="00D14CCE">
        <w:fldChar w:fldCharType="begin"/>
      </w:r>
      <w:r w:rsidR="00D14CCE">
        <w:instrText xml:space="preserve"> HYPERLINK "http://www.biomedcentral.com/1756-0500/4/313" </w:instrText>
      </w:r>
      <w:r w:rsidR="00D14CCE">
        <w:fldChar w:fldCharType="separate"/>
      </w:r>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r w:rsidR="00D14CCE">
        <w:rPr>
          <w:rStyle w:val="Hyperlink"/>
          <w:sz w:val="22"/>
          <w:szCs w:val="23"/>
        </w:rPr>
        <w:fldChar w:fldCharType="end"/>
      </w:r>
      <w:r w:rsidRPr="00486765">
        <w:rPr>
          <w:sz w:val="22"/>
        </w:rPr>
        <w:t xml:space="preserve">”, </w:t>
      </w:r>
      <w:r w:rsidRPr="00486765">
        <w:rPr>
          <w:i/>
          <w:sz w:val="22"/>
        </w:rPr>
        <w:t>BMC Research Notes</w:t>
      </w:r>
      <w:r w:rsidRPr="00486765">
        <w:rPr>
          <w:sz w:val="22"/>
        </w:rPr>
        <w:t xml:space="preserve"> 2011, 4:313.</w:t>
      </w:r>
      <w:bookmarkEnd w:id="1542"/>
    </w:p>
    <w:p w14:paraId="0607A787" w14:textId="77777777" w:rsidR="005830E2" w:rsidRPr="00486765" w:rsidRDefault="005830E2">
      <w:pPr>
        <w:pStyle w:val="ListParagraph"/>
        <w:numPr>
          <w:ilvl w:val="0"/>
          <w:numId w:val="3"/>
        </w:numPr>
        <w:ind w:left="360"/>
        <w:contextualSpacing w:val="0"/>
        <w:rPr>
          <w:sz w:val="22"/>
        </w:rPr>
        <w:pPrChange w:id="1543" w:author="phismith" w:date="2012-05-17T20:38:00Z">
          <w:pPr>
            <w:pStyle w:val="ListParagraph"/>
            <w:numPr>
              <w:numId w:val="3"/>
            </w:numPr>
            <w:ind w:left="360" w:hanging="360"/>
          </w:pPr>
        </w:pPrChange>
      </w:pPr>
      <w:bookmarkStart w:id="1544" w:name="_Ref309481613"/>
      <w:r w:rsidRPr="00486765">
        <w:rPr>
          <w:sz w:val="22"/>
        </w:rPr>
        <w:t xml:space="preserve">Kerry Trentelman, </w:t>
      </w:r>
      <w:r w:rsidR="00FB2DD0" w:rsidRPr="00486765">
        <w:rPr>
          <w:sz w:val="22"/>
        </w:rPr>
        <w:t xml:space="preserve">Alan Ruttenberg and </w:t>
      </w:r>
      <w:r w:rsidRPr="00486765">
        <w:rPr>
          <w:sz w:val="22"/>
        </w:rPr>
        <w:t>Barry Smith, “</w:t>
      </w:r>
      <w:r w:rsidR="00D14CCE">
        <w:fldChar w:fldCharType="begin"/>
      </w:r>
      <w:r w:rsidR="00D14CCE">
        <w:instrText xml:space="preserve"> HYPERLINK "http://krr.meraka.org.za/~aow2010/AOW2010-preproceedings.pdf" \l "page=77" </w:instrText>
      </w:r>
      <w:r w:rsidR="00D14CCE">
        <w:fldChar w:fldCharType="separate"/>
      </w:r>
      <w:r w:rsidRPr="00486765">
        <w:rPr>
          <w:rStyle w:val="Hyperlink"/>
          <w:sz w:val="22"/>
          <w:szCs w:val="23"/>
        </w:rPr>
        <w:t xml:space="preserve">An </w:t>
      </w:r>
      <w:proofErr w:type="spellStart"/>
      <w:r w:rsidRPr="00486765">
        <w:rPr>
          <w:rStyle w:val="Hyperlink"/>
          <w:sz w:val="22"/>
          <w:szCs w:val="23"/>
        </w:rPr>
        <w:t>Axiomatisation</w:t>
      </w:r>
      <w:proofErr w:type="spellEnd"/>
      <w:r w:rsidRPr="00486765">
        <w:rPr>
          <w:rStyle w:val="Hyperlink"/>
          <w:sz w:val="22"/>
          <w:szCs w:val="23"/>
        </w:rPr>
        <w:t xml:space="preserve"> of Basic Formal Ontology with Projection Functions</w:t>
      </w:r>
      <w:r w:rsidR="00D14CCE">
        <w:rPr>
          <w:rStyle w:val="Hyperlink"/>
          <w:sz w:val="22"/>
          <w:szCs w:val="23"/>
        </w:rPr>
        <w:fldChar w:fldCharType="end"/>
      </w:r>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Kerry Taylor, Thomas Meyer and Mehmet Orgun (eds.), 2010, Sydney: ACS, 71-80.</w:t>
      </w:r>
      <w:bookmarkEnd w:id="1544"/>
    </w:p>
    <w:p w14:paraId="6EB28835" w14:textId="77777777" w:rsidR="0097354E" w:rsidRPr="00486765" w:rsidRDefault="00107230">
      <w:pPr>
        <w:pStyle w:val="ListParagraph"/>
        <w:numPr>
          <w:ilvl w:val="0"/>
          <w:numId w:val="3"/>
        </w:numPr>
        <w:ind w:left="360"/>
        <w:contextualSpacing w:val="0"/>
        <w:rPr>
          <w:sz w:val="22"/>
        </w:rPr>
        <w:pPrChange w:id="1545" w:author="phismith" w:date="2012-05-17T20:38:00Z">
          <w:pPr>
            <w:pStyle w:val="ListParagraph"/>
            <w:numPr>
              <w:numId w:val="3"/>
            </w:numPr>
            <w:ind w:left="360" w:hanging="360"/>
          </w:pPr>
        </w:pPrChange>
      </w:pPr>
      <w:bookmarkStart w:id="1546" w:name="_Ref309482413"/>
      <w:r w:rsidRPr="00486765">
        <w:rPr>
          <w:sz w:val="22"/>
        </w:rPr>
        <w:t>Roberto Casati and Achille C. Varzi, “</w:t>
      </w:r>
      <w:r w:rsidR="00D14CCE">
        <w:fldChar w:fldCharType="begin"/>
      </w:r>
      <w:r w:rsidR="00D14CCE">
        <w:instrText xml:space="preserve"> HYPERLINK "http://hal.archives-ouvertes.fr/docs/00/05/32/72/PDF/ijn_00000096_00.pdf" </w:instrText>
      </w:r>
      <w:r w:rsidR="00D14CCE">
        <w:fldChar w:fldCharType="separate"/>
      </w:r>
      <w:r w:rsidRPr="00486765">
        <w:rPr>
          <w:rStyle w:val="Hyperlink"/>
          <w:sz w:val="22"/>
          <w:szCs w:val="23"/>
        </w:rPr>
        <w:t>Spatial Entities</w:t>
      </w:r>
      <w:r w:rsidR="00D14CCE">
        <w:rPr>
          <w:rStyle w:val="Hyperlink"/>
          <w:sz w:val="22"/>
          <w:szCs w:val="23"/>
        </w:rPr>
        <w:fldChar w:fldCharType="end"/>
      </w:r>
      <w:r w:rsidRPr="00486765">
        <w:rPr>
          <w:sz w:val="22"/>
        </w:rPr>
        <w:t xml:space="preserve">”, in: Oliviero Stock (ed.), </w:t>
      </w:r>
      <w:r w:rsidRPr="00486765">
        <w:rPr>
          <w:i/>
          <w:sz w:val="22"/>
        </w:rPr>
        <w:t>Spatial and Temporal Reasoning</w:t>
      </w:r>
      <w:r w:rsidRPr="00486765">
        <w:rPr>
          <w:sz w:val="22"/>
        </w:rPr>
        <w:t>, Dordrecht: Kluwer, 1997, pp. 73-96.</w:t>
      </w:r>
      <w:bookmarkEnd w:id="1546"/>
    </w:p>
    <w:p w14:paraId="522052DD" w14:textId="77777777" w:rsidR="0097354E" w:rsidRPr="00486765" w:rsidRDefault="0097354E">
      <w:pPr>
        <w:pStyle w:val="ListParagraph"/>
        <w:numPr>
          <w:ilvl w:val="0"/>
          <w:numId w:val="3"/>
        </w:numPr>
        <w:ind w:left="360"/>
        <w:contextualSpacing w:val="0"/>
        <w:rPr>
          <w:sz w:val="22"/>
        </w:rPr>
        <w:pPrChange w:id="1547" w:author="phismith" w:date="2012-05-17T20:38:00Z">
          <w:pPr>
            <w:pStyle w:val="ListParagraph"/>
            <w:numPr>
              <w:numId w:val="3"/>
            </w:numPr>
            <w:ind w:left="360" w:hanging="360"/>
          </w:pPr>
        </w:pPrChange>
      </w:pPr>
      <w:bookmarkStart w:id="1548"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548"/>
    </w:p>
    <w:p w14:paraId="3D17BAA2" w14:textId="77777777" w:rsidR="0097354E" w:rsidRPr="00486765" w:rsidRDefault="0097354E">
      <w:pPr>
        <w:pStyle w:val="ListParagraph"/>
        <w:numPr>
          <w:ilvl w:val="0"/>
          <w:numId w:val="3"/>
        </w:numPr>
        <w:ind w:left="360"/>
        <w:contextualSpacing w:val="0"/>
        <w:rPr>
          <w:sz w:val="22"/>
          <w:szCs w:val="23"/>
        </w:rPr>
        <w:pPrChange w:id="1549" w:author="phismith" w:date="2012-05-17T20:38:00Z">
          <w:pPr>
            <w:pStyle w:val="ListParagraph"/>
            <w:numPr>
              <w:numId w:val="3"/>
            </w:numPr>
            <w:ind w:left="360" w:hanging="360"/>
          </w:pPr>
        </w:pPrChange>
      </w:pPr>
      <w:bookmarkStart w:id="1550"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r w:rsidR="00D14CCE">
        <w:fldChar w:fldCharType="begin"/>
      </w:r>
      <w:r w:rsidR="00D14CCE">
        <w:instrText xml:space="preserve"> HYPERLINK "http://art-mind.org/review/IMG/pdf/Dretske_1967_Can-events-move_M.pdf" </w:instrText>
      </w:r>
      <w:r w:rsidR="00D14CCE">
        <w:fldChar w:fldCharType="separate"/>
      </w:r>
      <w:r w:rsidRPr="00486765">
        <w:rPr>
          <w:rStyle w:val="Hyperlink"/>
          <w:sz w:val="22"/>
          <w:szCs w:val="23"/>
        </w:rPr>
        <w:t>Can events move?</w:t>
      </w:r>
      <w:proofErr w:type="gramStart"/>
      <w:r w:rsidRPr="00486765">
        <w:rPr>
          <w:rStyle w:val="Hyperlink"/>
          <w:sz w:val="22"/>
          <w:szCs w:val="23"/>
        </w:rPr>
        <w:t>”,</w:t>
      </w:r>
      <w:proofErr w:type="gramEnd"/>
      <w:r w:rsidR="00D14CCE">
        <w:rPr>
          <w:rStyle w:val="Hyperlink"/>
          <w:sz w:val="22"/>
          <w:szCs w:val="23"/>
        </w:rPr>
        <w:fldChar w:fldCharType="end"/>
      </w:r>
      <w:r w:rsidR="00151755" w:rsidRPr="00486765">
        <w:rPr>
          <w:sz w:val="22"/>
          <w:szCs w:val="23"/>
        </w:rPr>
        <w:t xml:space="preserve"> </w:t>
      </w:r>
      <w:r w:rsidRPr="00486765">
        <w:rPr>
          <w:i/>
          <w:sz w:val="22"/>
          <w:szCs w:val="23"/>
        </w:rPr>
        <w:t>Mind</w:t>
      </w:r>
      <w:r w:rsidRPr="00486765">
        <w:rPr>
          <w:sz w:val="22"/>
          <w:szCs w:val="23"/>
        </w:rPr>
        <w:t>, 76:479–92, 1967.</w:t>
      </w:r>
      <w:bookmarkEnd w:id="1550"/>
    </w:p>
    <w:p w14:paraId="525FA43B" w14:textId="77777777" w:rsidR="0097354E" w:rsidRPr="00486765" w:rsidRDefault="0097354E">
      <w:pPr>
        <w:pStyle w:val="ListParagraph"/>
        <w:numPr>
          <w:ilvl w:val="0"/>
          <w:numId w:val="3"/>
        </w:numPr>
        <w:ind w:left="360"/>
        <w:contextualSpacing w:val="0"/>
        <w:rPr>
          <w:sz w:val="22"/>
        </w:rPr>
        <w:pPrChange w:id="1551" w:author="phismith" w:date="2012-05-17T20:38:00Z">
          <w:pPr>
            <w:pStyle w:val="ListParagraph"/>
            <w:numPr>
              <w:numId w:val="3"/>
            </w:numPr>
            <w:ind w:left="360" w:hanging="360"/>
          </w:pPr>
        </w:pPrChange>
      </w:pPr>
      <w:bookmarkStart w:id="1552"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1552"/>
    </w:p>
    <w:p w14:paraId="3A2C3AEF" w14:textId="77777777" w:rsidR="0097354E" w:rsidRPr="00486765" w:rsidRDefault="0097354E">
      <w:pPr>
        <w:pStyle w:val="ListParagraph"/>
        <w:numPr>
          <w:ilvl w:val="0"/>
          <w:numId w:val="3"/>
        </w:numPr>
        <w:ind w:left="360"/>
        <w:contextualSpacing w:val="0"/>
        <w:rPr>
          <w:sz w:val="22"/>
        </w:rPr>
        <w:pPrChange w:id="1553" w:author="phismith" w:date="2012-05-17T20:38:00Z">
          <w:pPr>
            <w:pStyle w:val="ListParagraph"/>
            <w:numPr>
              <w:numId w:val="3"/>
            </w:numPr>
            <w:ind w:left="360" w:hanging="360"/>
          </w:pPr>
        </w:pPrChange>
      </w:pPr>
      <w:bookmarkStart w:id="1554"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554"/>
    </w:p>
    <w:p w14:paraId="4DDDB1F3" w14:textId="77777777" w:rsidR="0097354E" w:rsidRPr="00486765" w:rsidRDefault="0097354E">
      <w:pPr>
        <w:pStyle w:val="ListParagraph"/>
        <w:numPr>
          <w:ilvl w:val="0"/>
          <w:numId w:val="3"/>
        </w:numPr>
        <w:ind w:left="360"/>
        <w:contextualSpacing w:val="0"/>
        <w:rPr>
          <w:sz w:val="22"/>
        </w:rPr>
        <w:pPrChange w:id="1555" w:author="phismith" w:date="2012-05-17T20:38:00Z">
          <w:pPr>
            <w:pStyle w:val="ListParagraph"/>
            <w:numPr>
              <w:numId w:val="3"/>
            </w:numPr>
            <w:ind w:left="360" w:hanging="360"/>
          </w:pPr>
        </w:pPrChange>
      </w:pPr>
      <w:bookmarkStart w:id="1556"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1556"/>
    </w:p>
    <w:p w14:paraId="4D0089EC" w14:textId="77777777" w:rsidR="00A21DC8" w:rsidRPr="00486765" w:rsidRDefault="00A21DC8">
      <w:pPr>
        <w:pStyle w:val="ListParagraph"/>
        <w:numPr>
          <w:ilvl w:val="0"/>
          <w:numId w:val="3"/>
        </w:numPr>
        <w:ind w:left="360"/>
        <w:contextualSpacing w:val="0"/>
        <w:rPr>
          <w:sz w:val="22"/>
        </w:rPr>
        <w:pPrChange w:id="1557" w:author="phismith" w:date="2012-05-17T20:38:00Z">
          <w:pPr>
            <w:pStyle w:val="ListParagraph"/>
            <w:numPr>
              <w:numId w:val="3"/>
            </w:numPr>
            <w:ind w:left="360" w:hanging="360"/>
          </w:pPr>
        </w:pPrChange>
      </w:pPr>
      <w:bookmarkStart w:id="1558" w:name="_Ref309543858"/>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"http://ontology.buffalo.edu/smith/articles/hloa.html" </w:instrText>
      </w:r>
      <w:r w:rsidR="00D14CCE">
        <w:fldChar w:fldCharType="separate"/>
      </w:r>
      <w:r w:rsidRPr="00486765">
        <w:rPr>
          <w:rStyle w:val="Hyperlink"/>
          <w:sz w:val="22"/>
          <w:szCs w:val="23"/>
        </w:rPr>
        <w:t>Husserl, Language and the Ontology of the Act</w:t>
      </w:r>
      <w:r w:rsidR="00D14CCE">
        <w:rPr>
          <w:rStyle w:val="Hyperlink"/>
          <w:sz w:val="22"/>
          <w:szCs w:val="23"/>
        </w:rPr>
        <w:fldChar w:fldCharType="end"/>
      </w:r>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558"/>
    </w:p>
    <w:p w14:paraId="28B809FD" w14:textId="77777777" w:rsidR="00A21DC8" w:rsidRPr="00486765" w:rsidRDefault="00EC71F1">
      <w:pPr>
        <w:pStyle w:val="ListParagraph"/>
        <w:numPr>
          <w:ilvl w:val="0"/>
          <w:numId w:val="3"/>
        </w:numPr>
        <w:ind w:left="360"/>
        <w:contextualSpacing w:val="0"/>
        <w:rPr>
          <w:sz w:val="22"/>
        </w:rPr>
        <w:pPrChange w:id="1559" w:author="phismith" w:date="2012-05-17T20:38:00Z">
          <w:pPr>
            <w:pStyle w:val="ListParagraph"/>
            <w:numPr>
              <w:numId w:val="3"/>
            </w:numPr>
            <w:ind w:left="360" w:hanging="360"/>
          </w:pPr>
        </w:pPrChange>
      </w:pPr>
      <w:bookmarkStart w:id="1560" w:name="_Ref309543859"/>
      <w:r w:rsidRPr="00486765">
        <w:rPr>
          <w:sz w:val="22"/>
        </w:rPr>
        <w:t>Kevin Mulligan, “</w:t>
      </w:r>
      <w:r w:rsidR="00D14CCE">
        <w:fldChar w:fldCharType="begin"/>
      </w:r>
      <w:r w:rsidR="00D14CCE">
        <w:instrText xml:space="preserve"> HYPERLINK "http://www.philosophie.ch/preprints/79_Promising_And_Other_Social_Acts.pdf" </w:instrText>
      </w:r>
      <w:r w:rsidR="00D14CCE">
        <w:fldChar w:fldCharType="separate"/>
      </w:r>
      <w:r w:rsidRPr="00486765">
        <w:rPr>
          <w:rStyle w:val="Hyperlink"/>
          <w:sz w:val="22"/>
          <w:szCs w:val="23"/>
        </w:rPr>
        <w:t>Promising and Other Social Acts</w:t>
      </w:r>
      <w:r w:rsidR="00D14CCE">
        <w:rPr>
          <w:rStyle w:val="Hyperlink"/>
          <w:sz w:val="22"/>
          <w:szCs w:val="23"/>
        </w:rPr>
        <w:fldChar w:fldCharType="end"/>
      </w:r>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560"/>
    </w:p>
    <w:p w14:paraId="3763EDED" w14:textId="77777777" w:rsidR="00AC1A45" w:rsidRPr="00486765" w:rsidRDefault="00AC1A45">
      <w:pPr>
        <w:pStyle w:val="ListParagraph"/>
        <w:numPr>
          <w:ilvl w:val="0"/>
          <w:numId w:val="3"/>
        </w:numPr>
        <w:ind w:left="360"/>
        <w:contextualSpacing w:val="0"/>
        <w:rPr>
          <w:sz w:val="22"/>
        </w:rPr>
        <w:pPrChange w:id="1561" w:author="phismith" w:date="2012-05-17T20:38:00Z">
          <w:pPr>
            <w:pStyle w:val="ListParagraph"/>
            <w:numPr>
              <w:numId w:val="3"/>
            </w:numPr>
            <w:ind w:left="360" w:hanging="360"/>
          </w:pPr>
        </w:pPrChange>
      </w:pPr>
      <w:bookmarkStart w:id="1562" w:name="_Ref309729842"/>
      <w:r w:rsidRPr="00486765">
        <w:rPr>
          <w:sz w:val="22"/>
        </w:rPr>
        <w:t>Eddy Zemach, “</w:t>
      </w:r>
      <w:r w:rsidR="00D14CCE">
        <w:fldChar w:fldCharType="begin"/>
      </w:r>
      <w:r w:rsidR="00D14CCE">
        <w:instrText xml:space="preserve"> HYPERLINK "http://mba.eci.ufmg.br/downloads/ZemachFourOntologies.pdf" </w:instrText>
      </w:r>
      <w:r w:rsidR="00D14CCE">
        <w:fldChar w:fldCharType="separate"/>
      </w:r>
      <w:r w:rsidRPr="00486765">
        <w:rPr>
          <w:rStyle w:val="Hyperlink"/>
          <w:sz w:val="22"/>
          <w:szCs w:val="23"/>
        </w:rPr>
        <w:t>Four Ontologies</w:t>
      </w:r>
      <w:r w:rsidR="00D14CCE">
        <w:rPr>
          <w:rStyle w:val="Hyperlink"/>
          <w:sz w:val="22"/>
          <w:szCs w:val="23"/>
        </w:rPr>
        <w:fldChar w:fldCharType="end"/>
      </w:r>
      <w:r w:rsidRPr="00486765">
        <w:rPr>
          <w:sz w:val="22"/>
        </w:rPr>
        <w:t xml:space="preserve">”, </w:t>
      </w:r>
      <w:r w:rsidRPr="00486765">
        <w:rPr>
          <w:i/>
          <w:sz w:val="22"/>
        </w:rPr>
        <w:t>Journal of Philosophy</w:t>
      </w:r>
      <w:r w:rsidRPr="00486765">
        <w:rPr>
          <w:sz w:val="22"/>
        </w:rPr>
        <w:t xml:space="preserve"> 23 (1970), 231-247.</w:t>
      </w:r>
      <w:bookmarkEnd w:id="1562"/>
    </w:p>
    <w:p w14:paraId="0FAB6DB9" w14:textId="77777777" w:rsidR="00F46E07" w:rsidRPr="00486765" w:rsidRDefault="00F46E07">
      <w:pPr>
        <w:pStyle w:val="ListParagraph"/>
        <w:numPr>
          <w:ilvl w:val="0"/>
          <w:numId w:val="3"/>
        </w:numPr>
        <w:ind w:left="360"/>
        <w:contextualSpacing w:val="0"/>
        <w:rPr>
          <w:sz w:val="22"/>
        </w:rPr>
        <w:pPrChange w:id="1563" w:author="phismith" w:date="2012-05-17T20:38:00Z">
          <w:pPr>
            <w:pStyle w:val="ListParagraph"/>
            <w:numPr>
              <w:numId w:val="3"/>
            </w:numPr>
            <w:ind w:left="360" w:hanging="360"/>
          </w:pPr>
        </w:pPrChange>
      </w:pPr>
      <w:r w:rsidRPr="00486765">
        <w:rPr>
          <w:sz w:val="22"/>
        </w:rPr>
        <w:t>Werner Ceusters and Barry Smith, “</w:t>
      </w:r>
      <w:r w:rsidR="00D14CCE">
        <w:fldChar w:fldCharType="begin"/>
      </w:r>
      <w:r w:rsidR="00D14CCE">
        <w:instrText xml:space="preserve"> HYPERLINK "http://ontology.buffalo.edu/smith/articles/Medinfo_2010_Ceusters_Smith.pdf" </w:instrText>
      </w:r>
      <w:r w:rsidR="00D14CCE">
        <w:fldChar w:fldCharType="separate"/>
      </w:r>
      <w:r w:rsidRPr="00486765">
        <w:rPr>
          <w:sz w:val="22"/>
        </w:rPr>
        <w:t>A Unified Framework for Biomedical Terminologies and Ontologies</w:t>
      </w:r>
      <w:r w:rsidR="00D14CCE">
        <w:rPr>
          <w:sz w:val="22"/>
        </w:rPr>
        <w:fldChar w:fldCharType="end"/>
      </w:r>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3"/>
        </w:numPr>
        <w:ind w:left="360"/>
        <w:contextualSpacing w:val="0"/>
        <w:rPr>
          <w:sz w:val="22"/>
          <w:lang w:val="de-DE"/>
        </w:rPr>
        <w:pPrChange w:id="1564" w:author="phismith" w:date="2012-05-17T20:38:00Z">
          <w:pPr>
            <w:pStyle w:val="ListParagraph"/>
            <w:numPr>
              <w:numId w:val="3"/>
            </w:numPr>
            <w:ind w:left="360" w:hanging="360"/>
          </w:pPr>
        </w:pPrChange>
      </w:pPr>
      <w:bookmarkStart w:id="1565" w:name="_Ref310672052"/>
      <w:bookmarkStart w:id="1566"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565"/>
    </w:p>
    <w:p w14:paraId="2B7F3EC3" w14:textId="77777777" w:rsidR="00961622" w:rsidRPr="00486765" w:rsidRDefault="00961622">
      <w:pPr>
        <w:pStyle w:val="ListParagraph"/>
        <w:numPr>
          <w:ilvl w:val="0"/>
          <w:numId w:val="3"/>
        </w:numPr>
        <w:ind w:left="360"/>
        <w:contextualSpacing w:val="0"/>
        <w:rPr>
          <w:sz w:val="22"/>
          <w:lang w:val="de-DE"/>
        </w:rPr>
        <w:pPrChange w:id="1567" w:author="phismith" w:date="2012-05-17T20:38:00Z">
          <w:pPr>
            <w:pStyle w:val="ListParagraph"/>
            <w:numPr>
              <w:numId w:val="3"/>
            </w:numPr>
            <w:ind w:left="360" w:hanging="360"/>
          </w:pPr>
        </w:pPrChange>
      </w:pPr>
      <w:bookmarkStart w:id="1568" w:name="_Ref310769090"/>
      <w:r w:rsidRPr="00486765">
        <w:rPr>
          <w:sz w:val="22"/>
        </w:rPr>
        <w:t>Thomas Bittner and Barry Smith, “</w:t>
      </w:r>
      <w:r w:rsidR="00D14CCE">
        <w:fldChar w:fldCharType="begin"/>
      </w:r>
      <w:r w:rsidR="00D14CCE">
        <w:instrText xml:space="preserve"> HYPERLINK "http://ontology.buffalo.edu/smith/articles/partitions.pdf" </w:instrText>
      </w:r>
      <w:r w:rsidR="00D14CCE">
        <w:fldChar w:fldCharType="separate"/>
      </w:r>
      <w:r w:rsidRPr="00486765">
        <w:rPr>
          <w:rStyle w:val="Hyperlink"/>
          <w:sz w:val="22"/>
          <w:szCs w:val="23"/>
        </w:rPr>
        <w:t>A Theory of Granular Partitions</w:t>
      </w:r>
      <w:r w:rsidR="00D14CCE">
        <w:rPr>
          <w:rStyle w:val="Hyperlink"/>
          <w:sz w:val="22"/>
          <w:szCs w:val="23"/>
        </w:rPr>
        <w:fldChar w:fldCharType="end"/>
      </w:r>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566"/>
      <w:bookmarkEnd w:id="1568"/>
    </w:p>
    <w:p w14:paraId="4B978559" w14:textId="77777777" w:rsidR="00E831E8" w:rsidRPr="00486765" w:rsidRDefault="00F71FE0">
      <w:pPr>
        <w:pStyle w:val="ListParagraph"/>
        <w:numPr>
          <w:ilvl w:val="0"/>
          <w:numId w:val="3"/>
        </w:numPr>
        <w:ind w:left="360"/>
        <w:contextualSpacing w:val="0"/>
        <w:rPr>
          <w:sz w:val="22"/>
        </w:rPr>
        <w:pPrChange w:id="1569" w:author="phismith" w:date="2012-05-17T20:38:00Z">
          <w:pPr>
            <w:pStyle w:val="ListParagraph"/>
            <w:numPr>
              <w:numId w:val="3"/>
            </w:numPr>
            <w:ind w:left="360" w:hanging="360"/>
          </w:pPr>
        </w:pPrChange>
      </w:pPr>
      <w:bookmarkStart w:id="1570" w:name="_Ref309832797"/>
      <w:r w:rsidRPr="00486765">
        <w:rPr>
          <w:sz w:val="22"/>
        </w:rPr>
        <w:lastRenderedPageBreak/>
        <w:t xml:space="preserve">Edmund Husserl, </w:t>
      </w:r>
      <w:r w:rsidRPr="00486765">
        <w:rPr>
          <w:i/>
          <w:sz w:val="22"/>
        </w:rPr>
        <w:t>Logical Investigations</w:t>
      </w:r>
      <w:r w:rsidRPr="00486765">
        <w:rPr>
          <w:sz w:val="22"/>
        </w:rPr>
        <w:t xml:space="preserve">, 2 vols.,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1570"/>
    </w:p>
    <w:p w14:paraId="0EE37E41" w14:textId="77777777" w:rsidR="00E831E8" w:rsidRPr="00486765" w:rsidRDefault="00E831E8">
      <w:pPr>
        <w:pStyle w:val="ListParagraph"/>
        <w:numPr>
          <w:ilvl w:val="0"/>
          <w:numId w:val="3"/>
        </w:numPr>
        <w:ind w:left="360"/>
        <w:contextualSpacing w:val="0"/>
        <w:rPr>
          <w:sz w:val="22"/>
        </w:rPr>
        <w:pPrChange w:id="1571" w:author="phismith" w:date="2012-05-17T20:38:00Z">
          <w:pPr>
            <w:pStyle w:val="ListParagraph"/>
            <w:numPr>
              <w:numId w:val="3"/>
            </w:numPr>
            <w:ind w:left="360" w:hanging="360"/>
          </w:pPr>
        </w:pPrChange>
      </w:pPr>
      <w:bookmarkStart w:id="1572"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2005, Munich: Philosophia Verlag.</w:t>
      </w:r>
      <w:bookmarkEnd w:id="1572"/>
    </w:p>
    <w:p w14:paraId="486F2BB3" w14:textId="77777777" w:rsidR="009F610B" w:rsidRPr="00486765" w:rsidRDefault="009F610B">
      <w:pPr>
        <w:pStyle w:val="ListParagraph"/>
        <w:numPr>
          <w:ilvl w:val="0"/>
          <w:numId w:val="3"/>
        </w:numPr>
        <w:ind w:left="360"/>
        <w:contextualSpacing w:val="0"/>
        <w:rPr>
          <w:sz w:val="22"/>
        </w:rPr>
        <w:pPrChange w:id="1573" w:author="phismith" w:date="2012-05-17T20:38:00Z">
          <w:pPr>
            <w:pStyle w:val="ListParagraph"/>
            <w:numPr>
              <w:numId w:val="3"/>
            </w:numPr>
            <w:ind w:left="360" w:hanging="360"/>
          </w:pPr>
        </w:pPrChange>
      </w:pPr>
      <w:bookmarkStart w:id="1574" w:name="_Ref309821480"/>
      <w:r w:rsidRPr="00486765">
        <w:rPr>
          <w:sz w:val="22"/>
        </w:rPr>
        <w:t>Barry Smith, “</w:t>
      </w:r>
      <w:r w:rsidR="009C5212">
        <w:fldChar w:fldCharType="begin"/>
      </w:r>
      <w:r w:rsidR="009C5212">
        <w:instrText xml:space="preserve"> HYPERLINK "http://ontology.buffalo.edu/smith/articles/trm.pdf" </w:instrText>
      </w:r>
      <w:r w:rsidR="009C5212">
        <w:fldChar w:fldCharType="separate"/>
      </w:r>
      <w:proofErr w:type="spellStart"/>
      <w:r w:rsidRPr="00486765">
        <w:rPr>
          <w:sz w:val="22"/>
        </w:rPr>
        <w:t>Truthmaker</w:t>
      </w:r>
      <w:proofErr w:type="spellEnd"/>
      <w:r w:rsidRPr="00486765">
        <w:rPr>
          <w:sz w:val="22"/>
        </w:rPr>
        <w:t xml:space="preserve"> Realism</w:t>
      </w:r>
      <w:r w:rsidR="009C5212">
        <w:rPr>
          <w:sz w:val="22"/>
        </w:rPr>
        <w:fldChar w:fldCharType="end"/>
      </w:r>
      <w:r w:rsidRPr="00486765">
        <w:rPr>
          <w:sz w:val="22"/>
        </w:rPr>
        <w:t xml:space="preserve">”, </w:t>
      </w:r>
      <w:r w:rsidRPr="00486765">
        <w:rPr>
          <w:i/>
          <w:sz w:val="22"/>
        </w:rPr>
        <w:t>Australasian Journal of Philosophy</w:t>
      </w:r>
      <w:r w:rsidRPr="00486765">
        <w:rPr>
          <w:sz w:val="22"/>
        </w:rPr>
        <w:t>, 77 (3) (1999), 274–291.</w:t>
      </w:r>
      <w:bookmarkEnd w:id="1574"/>
    </w:p>
    <w:p w14:paraId="6BEC52AF" w14:textId="77777777" w:rsidR="00B85466" w:rsidRPr="00486765" w:rsidRDefault="00B85466">
      <w:pPr>
        <w:pStyle w:val="ListParagraph"/>
        <w:numPr>
          <w:ilvl w:val="0"/>
          <w:numId w:val="3"/>
        </w:numPr>
        <w:ind w:left="360"/>
        <w:contextualSpacing w:val="0"/>
        <w:rPr>
          <w:sz w:val="22"/>
        </w:rPr>
        <w:pPrChange w:id="1575" w:author="phismith" w:date="2012-05-17T20:38:00Z">
          <w:pPr>
            <w:pStyle w:val="ListParagraph"/>
            <w:numPr>
              <w:numId w:val="3"/>
            </w:numPr>
            <w:ind w:left="360" w:hanging="360"/>
          </w:pPr>
        </w:pPrChange>
      </w:pPr>
      <w:bookmarkStart w:id="1576" w:name="_Ref309897338"/>
      <w:r w:rsidRPr="00486765">
        <w:rPr>
          <w:sz w:val="22"/>
        </w:rPr>
        <w:t>Werner</w:t>
      </w:r>
      <w:r w:rsidR="00EA6F41" w:rsidRPr="00486765">
        <w:rPr>
          <w:sz w:val="22"/>
        </w:rPr>
        <w:t xml:space="preserve"> Ceusters</w:t>
      </w:r>
      <w:r w:rsidRPr="00486765">
        <w:rPr>
          <w:sz w:val="22"/>
        </w:rPr>
        <w:t>, “</w:t>
      </w:r>
      <w:r w:rsidR="00D14CCE">
        <w:fldChar w:fldCharType="begin"/>
      </w:r>
      <w:r w:rsidR="00D14CCE">
        <w:instrText xml:space="preserve"> HYPERLINK "http://ontology.buffalo.edu/bfo/Ontology_Matching.pdf" </w:instrText>
      </w:r>
      <w:r w:rsidR="00D14CCE">
        <w:fldChar w:fldCharType="separate"/>
      </w:r>
      <w:r w:rsidRPr="00486765">
        <w:rPr>
          <w:rStyle w:val="Hyperlink"/>
          <w:iCs/>
          <w:sz w:val="22"/>
          <w:szCs w:val="23"/>
        </w:rPr>
        <w:t>Towards a Realism-Based Metric for Quality Assurance in Ontology Matching</w:t>
      </w:r>
      <w:r w:rsidR="00D14CCE">
        <w:rPr>
          <w:rStyle w:val="Hyperlink"/>
          <w:iCs/>
          <w:sz w:val="22"/>
          <w:szCs w:val="23"/>
        </w:rPr>
        <w:fldChar w:fldCharType="end"/>
      </w:r>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576"/>
      <w:r w:rsidRPr="00486765">
        <w:rPr>
          <w:sz w:val="22"/>
        </w:rPr>
        <w:t xml:space="preserve"> </w:t>
      </w:r>
    </w:p>
    <w:p w14:paraId="642CE98D" w14:textId="77777777" w:rsidR="0052500C" w:rsidRPr="00486765" w:rsidRDefault="00EA6F41">
      <w:pPr>
        <w:pStyle w:val="ListParagraph"/>
        <w:numPr>
          <w:ilvl w:val="0"/>
          <w:numId w:val="3"/>
        </w:numPr>
        <w:ind w:left="360"/>
        <w:contextualSpacing w:val="0"/>
        <w:rPr>
          <w:sz w:val="22"/>
        </w:rPr>
        <w:pPrChange w:id="1577" w:author="phismith" w:date="2012-05-17T20:38:00Z">
          <w:pPr>
            <w:pStyle w:val="ListParagraph"/>
            <w:numPr>
              <w:numId w:val="3"/>
            </w:numPr>
            <w:ind w:left="360" w:hanging="360"/>
          </w:pPr>
        </w:pPrChange>
      </w:pPr>
      <w:bookmarkStart w:id="1578"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578"/>
    </w:p>
    <w:p w14:paraId="2A08A84E" w14:textId="77777777" w:rsidR="0052500C" w:rsidRPr="00486765" w:rsidRDefault="0052500C">
      <w:pPr>
        <w:pStyle w:val="ListParagraph"/>
        <w:numPr>
          <w:ilvl w:val="0"/>
          <w:numId w:val="3"/>
        </w:numPr>
        <w:ind w:left="360"/>
        <w:contextualSpacing w:val="0"/>
        <w:rPr>
          <w:sz w:val="22"/>
        </w:rPr>
        <w:pPrChange w:id="1579" w:author="phismith" w:date="2012-05-17T20:38:00Z">
          <w:pPr>
            <w:pStyle w:val="ListParagraph"/>
            <w:numPr>
              <w:numId w:val="3"/>
            </w:numPr>
            <w:ind w:left="360" w:hanging="360"/>
          </w:pPr>
        </w:pPrChange>
      </w:pPr>
      <w:bookmarkStart w:id="1580" w:name="_Ref309994941"/>
      <w:r w:rsidRPr="00486765">
        <w:rPr>
          <w:sz w:val="22"/>
        </w:rPr>
        <w:t xml:space="preserve">Antony Galton, </w:t>
      </w:r>
      <w:r w:rsidRPr="00486765">
        <w:rPr>
          <w:i/>
          <w:sz w:val="22"/>
        </w:rPr>
        <w:t>Qualitative Spatial Change</w:t>
      </w:r>
      <w:r w:rsidRPr="00486765">
        <w:rPr>
          <w:sz w:val="22"/>
        </w:rPr>
        <w:t>, Oxford: Oxford University Press, 2000.</w:t>
      </w:r>
      <w:bookmarkEnd w:id="1580"/>
    </w:p>
    <w:p w14:paraId="292D8943" w14:textId="77777777" w:rsidR="0052500C" w:rsidRPr="00486765" w:rsidRDefault="003045F2">
      <w:pPr>
        <w:pStyle w:val="ListParagraph"/>
        <w:numPr>
          <w:ilvl w:val="0"/>
          <w:numId w:val="3"/>
        </w:numPr>
        <w:ind w:left="360"/>
        <w:contextualSpacing w:val="0"/>
        <w:rPr>
          <w:i/>
          <w:sz w:val="22"/>
        </w:rPr>
        <w:pPrChange w:id="1581" w:author="phismith" w:date="2012-05-17T20:38:00Z">
          <w:pPr>
            <w:pStyle w:val="ListParagraph"/>
            <w:numPr>
              <w:numId w:val="3"/>
            </w:numPr>
            <w:ind w:left="360" w:hanging="360"/>
          </w:pPr>
        </w:pPrChange>
      </w:pPr>
      <w:bookmarkStart w:id="1582" w:name="_Ref309995704"/>
      <w:r w:rsidRPr="00486765">
        <w:rPr>
          <w:sz w:val="22"/>
        </w:rPr>
        <w:t>Brandon Bennett, “</w:t>
      </w:r>
      <w:r w:rsidR="00D14CCE">
        <w:fldChar w:fldCharType="begin"/>
      </w:r>
      <w:r w:rsidR="00D14CCE">
        <w:instrText xml:space="preserve"> HYPERLINK "http://www.comp.leeds.ac." </w:instrText>
      </w:r>
      <w:r w:rsidR="00D14CCE">
        <w:fldChar w:fldCharType="separate"/>
      </w:r>
      <w:r w:rsidRPr="00486765">
        <w:rPr>
          <w:rStyle w:val="Hyperlink"/>
          <w:iCs/>
          <w:sz w:val="22"/>
          <w:szCs w:val="23"/>
        </w:rPr>
        <w:t>Space, time, matter and things</w:t>
      </w:r>
      <w:r w:rsidR="00D14CCE">
        <w:rPr>
          <w:rStyle w:val="Hyperlink"/>
          <w:iCs/>
          <w:sz w:val="22"/>
          <w:szCs w:val="23"/>
        </w:rPr>
        <w:fldChar w:fldCharType="end"/>
      </w:r>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1582"/>
    </w:p>
    <w:p w14:paraId="52F78969" w14:textId="77777777" w:rsidR="0046705D" w:rsidRPr="00486765" w:rsidRDefault="0046705D">
      <w:pPr>
        <w:pStyle w:val="ListParagraph"/>
        <w:numPr>
          <w:ilvl w:val="0"/>
          <w:numId w:val="3"/>
        </w:numPr>
        <w:ind w:left="360"/>
        <w:contextualSpacing w:val="0"/>
        <w:rPr>
          <w:i/>
          <w:sz w:val="22"/>
        </w:rPr>
        <w:pPrChange w:id="1583" w:author="phismith" w:date="2012-05-17T20:38:00Z">
          <w:pPr>
            <w:pStyle w:val="ListParagraph"/>
            <w:numPr>
              <w:numId w:val="3"/>
            </w:numPr>
            <w:ind w:left="360" w:hanging="360"/>
          </w:pPr>
        </w:pPrChange>
      </w:pPr>
      <w:bookmarkStart w:id="1584" w:name="_Ref310168539"/>
      <w:r w:rsidRPr="00486765">
        <w:rPr>
          <w:sz w:val="22"/>
        </w:rPr>
        <w:t>Ingvar Johansson, “</w:t>
      </w:r>
      <w:r w:rsidR="00D14CCE">
        <w:fldChar w:fldCharType="begin"/>
      </w:r>
      <w:r w:rsidR="00D14CCE">
        <w:instrText xml:space="preserve"> HYPERLINK "http://hem.passagen.se/ijohansson/ontology6.htm" </w:instrText>
      </w:r>
      <w:r w:rsidR="00D14CCE">
        <w:fldChar w:fldCharType="separate"/>
      </w:r>
      <w:proofErr w:type="spellStart"/>
      <w:r w:rsidRPr="00486765">
        <w:rPr>
          <w:rStyle w:val="Hyperlink"/>
          <w:iCs/>
          <w:sz w:val="22"/>
          <w:szCs w:val="23"/>
        </w:rPr>
        <w:t>Determinables</w:t>
      </w:r>
      <w:proofErr w:type="spellEnd"/>
      <w:r w:rsidRPr="00486765">
        <w:rPr>
          <w:rStyle w:val="Hyperlink"/>
          <w:iCs/>
          <w:sz w:val="22"/>
          <w:szCs w:val="23"/>
        </w:rPr>
        <w:t xml:space="preserve"> as Universals</w:t>
      </w:r>
      <w:r w:rsidR="00D14CCE">
        <w:rPr>
          <w:rStyle w:val="Hyperlink"/>
          <w:iCs/>
          <w:sz w:val="22"/>
          <w:szCs w:val="23"/>
        </w:rPr>
        <w:fldChar w:fldCharType="end"/>
      </w:r>
      <w:r w:rsidRPr="00486765">
        <w:rPr>
          <w:sz w:val="22"/>
        </w:rPr>
        <w:t xml:space="preserve">”, </w:t>
      </w:r>
      <w:r w:rsidRPr="00486765">
        <w:rPr>
          <w:i/>
          <w:sz w:val="22"/>
        </w:rPr>
        <w:t>The Monist</w:t>
      </w:r>
      <w:r w:rsidRPr="00486765">
        <w:rPr>
          <w:sz w:val="22"/>
        </w:rPr>
        <w:t>, 83 (1), 2000, 101-121.</w:t>
      </w:r>
      <w:bookmarkEnd w:id="1584"/>
    </w:p>
    <w:p w14:paraId="7D5F5237" w14:textId="77777777" w:rsidR="0046705D" w:rsidRPr="00486765" w:rsidRDefault="004F5D1D">
      <w:pPr>
        <w:pStyle w:val="ListParagraph"/>
        <w:numPr>
          <w:ilvl w:val="0"/>
          <w:numId w:val="3"/>
        </w:numPr>
        <w:ind w:left="360"/>
        <w:contextualSpacing w:val="0"/>
        <w:rPr>
          <w:i/>
          <w:iCs/>
          <w:sz w:val="22"/>
        </w:rPr>
        <w:pPrChange w:id="1585" w:author="phismith" w:date="2012-05-17T20:38:00Z">
          <w:pPr>
            <w:pStyle w:val="ListParagraph"/>
            <w:numPr>
              <w:numId w:val="3"/>
            </w:numPr>
            <w:ind w:left="360" w:hanging="360"/>
          </w:pPr>
        </w:pPrChange>
      </w:pPr>
      <w:bookmarkStart w:id="1586" w:name="_Ref310260422"/>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"http://ontology.buffalo.edu/smith/articles/charuniv.pdf" </w:instrText>
      </w:r>
      <w:r w:rsidR="00D14CCE">
        <w:fldChar w:fldCharType="separate"/>
      </w:r>
      <w:proofErr w:type="spellStart"/>
      <w:r w:rsidRPr="00486765">
        <w:rPr>
          <w:rStyle w:val="Hyperlink"/>
          <w:sz w:val="22"/>
          <w:szCs w:val="23"/>
        </w:rPr>
        <w:t>Characteristica</w:t>
      </w:r>
      <w:proofErr w:type="spellEnd"/>
      <w:r w:rsidRPr="00486765">
        <w:rPr>
          <w:rStyle w:val="Hyperlink"/>
          <w:sz w:val="22"/>
          <w:szCs w:val="23"/>
        </w:rPr>
        <w:t xml:space="preserve"> </w:t>
      </w:r>
      <w:proofErr w:type="spellStart"/>
      <w:r w:rsidRPr="00486765">
        <w:rPr>
          <w:rStyle w:val="Hyperlink"/>
          <w:sz w:val="22"/>
          <w:szCs w:val="23"/>
        </w:rPr>
        <w:t>Universalis</w:t>
      </w:r>
      <w:proofErr w:type="spellEnd"/>
      <w:r w:rsidR="00D14CCE">
        <w:rPr>
          <w:rStyle w:val="Hyperlink"/>
          <w:sz w:val="22"/>
          <w:szCs w:val="23"/>
        </w:rPr>
        <w:fldChar w:fldCharType="end"/>
      </w:r>
      <w:r w:rsidRPr="00486765">
        <w:rPr>
          <w:sz w:val="22"/>
        </w:rPr>
        <w:t xml:space="preserve">”, in K. Mulligan (ed.), </w:t>
      </w:r>
      <w:r w:rsidRPr="00486765">
        <w:rPr>
          <w:i/>
          <w:iCs/>
          <w:sz w:val="22"/>
        </w:rPr>
        <w:t>Language, Truth and Ontology</w:t>
      </w:r>
      <w:r w:rsidRPr="00486765">
        <w:rPr>
          <w:sz w:val="22"/>
        </w:rPr>
        <w:t>, Dordrecht/Boston/London: Kluwer, 1992, 48–77.</w:t>
      </w:r>
      <w:bookmarkEnd w:id="1586"/>
    </w:p>
    <w:p w14:paraId="4CE1F659" w14:textId="77777777" w:rsidR="00606B06" w:rsidRPr="00486765" w:rsidRDefault="00EC72BF">
      <w:pPr>
        <w:pStyle w:val="ListParagraph"/>
        <w:numPr>
          <w:ilvl w:val="0"/>
          <w:numId w:val="3"/>
        </w:numPr>
        <w:ind w:left="360"/>
        <w:contextualSpacing w:val="0"/>
        <w:rPr>
          <w:sz w:val="22"/>
        </w:rPr>
        <w:pPrChange w:id="1587" w:author="phismith" w:date="2012-05-17T20:38:00Z">
          <w:pPr>
            <w:pStyle w:val="ListParagraph"/>
            <w:numPr>
              <w:numId w:val="3"/>
            </w:numPr>
            <w:ind w:left="360" w:hanging="360"/>
          </w:pPr>
        </w:pPrChange>
      </w:pPr>
      <w:r w:rsidRPr="00486765">
        <w:rPr>
          <w:sz w:val="22"/>
        </w:rPr>
        <w:t>Barry Smith and Roberto Casati, “</w:t>
      </w:r>
      <w:r w:rsidR="00D14CCE">
        <w:fldChar w:fldCharType="begin"/>
      </w:r>
      <w:r w:rsidR="00D14CCE">
        <w:instrText xml:space="preserve"> HYPERLINK "http://ontology.buffalo.edu/smith/articles/naivephysics.html" </w:instrText>
      </w:r>
      <w:r w:rsidR="00D14CCE">
        <w:fldChar w:fldCharType="separate"/>
      </w:r>
      <w:r w:rsidRPr="00486765">
        <w:rPr>
          <w:rStyle w:val="Hyperlink"/>
          <w:iCs/>
          <w:sz w:val="22"/>
          <w:szCs w:val="23"/>
        </w:rPr>
        <w:t>Naive Physics: An Essay in Ontology</w:t>
      </w:r>
      <w:r w:rsidR="00D14CCE">
        <w:rPr>
          <w:rStyle w:val="Hyperlink"/>
          <w:iCs/>
          <w:sz w:val="22"/>
          <w:szCs w:val="23"/>
        </w:rPr>
        <w:fldChar w:fldCharType="end"/>
      </w:r>
      <w:r w:rsidRPr="00486765">
        <w:rPr>
          <w:sz w:val="22"/>
        </w:rPr>
        <w:t xml:space="preserve">”, </w:t>
      </w:r>
      <w:r w:rsidRPr="00486765">
        <w:rPr>
          <w:i/>
          <w:sz w:val="22"/>
        </w:rPr>
        <w:t>Philosophical Psychology</w:t>
      </w:r>
      <w:r w:rsidRPr="00486765">
        <w:rPr>
          <w:sz w:val="22"/>
        </w:rPr>
        <w:t>, 7/2 (1994), 225-244.</w:t>
      </w:r>
      <w:bookmarkStart w:id="1588" w:name="_Ref310761974"/>
    </w:p>
    <w:p w14:paraId="13B4A39B" w14:textId="77777777" w:rsidR="00606B06" w:rsidRPr="00486765" w:rsidRDefault="00217CC2">
      <w:pPr>
        <w:pStyle w:val="ListParagraph"/>
        <w:numPr>
          <w:ilvl w:val="0"/>
          <w:numId w:val="3"/>
        </w:numPr>
        <w:ind w:left="360"/>
        <w:contextualSpacing w:val="0"/>
        <w:rPr>
          <w:sz w:val="22"/>
        </w:rPr>
        <w:pPrChange w:id="1589" w:author="phismith" w:date="2012-05-17T20:38:00Z">
          <w:pPr>
            <w:pStyle w:val="ListParagraph"/>
            <w:numPr>
              <w:numId w:val="3"/>
            </w:numPr>
            <w:ind w:left="360" w:hanging="360"/>
          </w:pPr>
        </w:pPrChange>
      </w:pPr>
      <w:bookmarkStart w:id="1590" w:name="_Ref313200424"/>
      <w:r w:rsidRPr="00486765">
        <w:rPr>
          <w:sz w:val="22"/>
        </w:rPr>
        <w:t>Ludger Jansen and Stefan Schulz, “</w:t>
      </w:r>
      <w:r w:rsidR="00D14CCE">
        <w:fldChar w:fldCharType="begin"/>
      </w:r>
      <w:r w:rsidR="00D14CCE">
        <w:instrText xml:space="preserve"> HYPERLINK "http://www.jbiomedsem.com/content/2/S4/S2" </w:instrText>
      </w:r>
      <w:r w:rsidR="00D14CCE">
        <w:fldChar w:fldCharType="separate"/>
      </w:r>
      <w:r w:rsidRPr="00486765">
        <w:rPr>
          <w:rStyle w:val="Hyperlink"/>
          <w:iCs/>
          <w:sz w:val="22"/>
          <w:szCs w:val="23"/>
        </w:rPr>
        <w:t>Grains, components and mixtures in biomedical ontologies</w:t>
      </w:r>
      <w:r w:rsidR="00D14CCE">
        <w:rPr>
          <w:rStyle w:val="Hyperlink"/>
          <w:iCs/>
          <w:sz w:val="22"/>
          <w:szCs w:val="23"/>
        </w:rPr>
        <w:fldChar w:fldCharType="end"/>
      </w:r>
      <w:r w:rsidRPr="00486765">
        <w:rPr>
          <w:sz w:val="22"/>
        </w:rPr>
        <w:t xml:space="preserve">”, </w:t>
      </w:r>
      <w:r w:rsidRPr="00486765">
        <w:rPr>
          <w:i/>
          <w:sz w:val="22"/>
        </w:rPr>
        <w:t>Journal of Biomedical Semantics</w:t>
      </w:r>
      <w:r w:rsidRPr="00486765">
        <w:rPr>
          <w:sz w:val="22"/>
        </w:rPr>
        <w:t xml:space="preserve"> 2011, 2(Suppl 4)</w:t>
      </w:r>
      <w:proofErr w:type="gramStart"/>
      <w:r w:rsidRPr="00486765">
        <w:rPr>
          <w:sz w:val="22"/>
        </w:rPr>
        <w:t>:S2</w:t>
      </w:r>
      <w:bookmarkEnd w:id="1588"/>
      <w:proofErr w:type="gramEnd"/>
      <w:r w:rsidR="00606B06" w:rsidRPr="00486765">
        <w:rPr>
          <w:sz w:val="22"/>
        </w:rPr>
        <w:t>.</w:t>
      </w:r>
      <w:bookmarkEnd w:id="1590"/>
    </w:p>
    <w:p w14:paraId="13F51AAC" w14:textId="77777777" w:rsidR="00606B06" w:rsidRPr="00486765" w:rsidRDefault="00606B06">
      <w:pPr>
        <w:pStyle w:val="ListParagraph"/>
        <w:numPr>
          <w:ilvl w:val="0"/>
          <w:numId w:val="3"/>
        </w:numPr>
        <w:ind w:left="360"/>
        <w:contextualSpacing w:val="0"/>
        <w:rPr>
          <w:sz w:val="22"/>
        </w:rPr>
        <w:pPrChange w:id="1591" w:author="phismith" w:date="2012-05-17T20:38:00Z">
          <w:pPr>
            <w:pStyle w:val="ListParagraph"/>
            <w:numPr>
              <w:numId w:val="3"/>
            </w:numPr>
            <w:ind w:left="360" w:hanging="360"/>
          </w:pPr>
        </w:pPrChange>
      </w:pPr>
      <w:r w:rsidRPr="00486765">
        <w:rPr>
          <w:sz w:val="22"/>
        </w:rPr>
        <w:t>E. Jonathan Lowe, “</w:t>
      </w:r>
      <w:r w:rsidR="00D14CCE">
        <w:fldChar w:fldCharType="begin"/>
      </w:r>
      <w:r w:rsidR="00D14CCE">
        <w:instrText xml:space="preserve"> HYPERLINK "http://plato.stanford.edu/archives/spr2010/entries/dependence-ontological/" </w:instrText>
      </w:r>
      <w:r w:rsidR="00D14CCE">
        <w:fldChar w:fldCharType="separate"/>
      </w:r>
      <w:r w:rsidRPr="00486765">
        <w:rPr>
          <w:rStyle w:val="Hyperlink"/>
          <w:iCs/>
          <w:sz w:val="22"/>
          <w:szCs w:val="23"/>
        </w:rPr>
        <w:t>Ontological Dependence</w:t>
      </w:r>
      <w:r w:rsidR="00D14CCE">
        <w:rPr>
          <w:rStyle w:val="Hyperlink"/>
          <w:iCs/>
          <w:sz w:val="22"/>
          <w:szCs w:val="23"/>
        </w:rPr>
        <w:fldChar w:fldCharType="end"/>
      </w:r>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3"/>
        </w:numPr>
        <w:ind w:left="360"/>
        <w:contextualSpacing w:val="0"/>
        <w:rPr>
          <w:sz w:val="22"/>
        </w:rPr>
        <w:pPrChange w:id="1592" w:author="phismith" w:date="2012-05-17T20:38:00Z">
          <w:pPr>
            <w:pStyle w:val="ListParagraph"/>
            <w:numPr>
              <w:numId w:val="3"/>
            </w:numPr>
            <w:ind w:left="360" w:hanging="360"/>
          </w:pPr>
        </w:pPrChange>
      </w:pPr>
      <w:bookmarkStart w:id="1593" w:name="_Ref310772268"/>
      <w:r w:rsidRPr="00486765">
        <w:rPr>
          <w:sz w:val="22"/>
        </w:rPr>
        <w:t>Thomas Bittner, Maureen Donnelly and Barry Smith, “</w:t>
      </w:r>
      <w:r w:rsidR="00D14CCE">
        <w:fldChar w:fldCharType="begin"/>
      </w:r>
      <w:r w:rsidR="00D14CCE">
        <w:instrText xml:space="preserve"> HYPERLINK "http://www.acsu.buffalo.edu/~bittner3/BittnerDonnellySmithFois04.pdf" </w:instrText>
      </w:r>
      <w:r w:rsidR="00D14CCE">
        <w:fldChar w:fldCharType="separate"/>
      </w:r>
      <w:r w:rsidRPr="00486765">
        <w:rPr>
          <w:rStyle w:val="Hyperlink"/>
          <w:iCs/>
          <w:sz w:val="22"/>
          <w:szCs w:val="23"/>
        </w:rPr>
        <w:t>Individuals, Universals, Collections: On the Foundational Relations of Ontology</w:t>
      </w:r>
      <w:r w:rsidR="00D14CCE">
        <w:rPr>
          <w:rStyle w:val="Hyperlink"/>
          <w:iCs/>
          <w:sz w:val="22"/>
          <w:szCs w:val="23"/>
        </w:rPr>
        <w:fldChar w:fldCharType="end"/>
      </w:r>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593"/>
      <w:r w:rsidRPr="00486765">
        <w:rPr>
          <w:sz w:val="22"/>
        </w:rPr>
        <w:t xml:space="preserve"> </w:t>
      </w:r>
    </w:p>
    <w:p w14:paraId="731663B0" w14:textId="77777777" w:rsidR="00774A84" w:rsidRPr="00486765" w:rsidRDefault="00774A84">
      <w:pPr>
        <w:pStyle w:val="ListParagraph"/>
        <w:numPr>
          <w:ilvl w:val="0"/>
          <w:numId w:val="3"/>
        </w:numPr>
        <w:ind w:left="360"/>
        <w:contextualSpacing w:val="0"/>
        <w:rPr>
          <w:sz w:val="22"/>
        </w:rPr>
        <w:pPrChange w:id="1594" w:author="phismith" w:date="2012-05-17T20:38:00Z">
          <w:pPr>
            <w:pStyle w:val="ListParagraph"/>
            <w:numPr>
              <w:numId w:val="3"/>
            </w:numPr>
            <w:ind w:left="360" w:hanging="360"/>
          </w:pPr>
        </w:pPrChange>
      </w:pPr>
      <w:bookmarkStart w:id="1595" w:name="_Ref313200566"/>
      <w:r w:rsidRPr="00486765">
        <w:rPr>
          <w:sz w:val="22"/>
        </w:rPr>
        <w:lastRenderedPageBreak/>
        <w:t xml:space="preserve">Janna Hastings, Colin </w:t>
      </w:r>
      <w:proofErr w:type="spellStart"/>
      <w:r w:rsidRPr="00486765">
        <w:rPr>
          <w:sz w:val="22"/>
        </w:rPr>
        <w:t>Batchelor</w:t>
      </w:r>
      <w:proofErr w:type="spellEnd"/>
      <w:r w:rsidRPr="00486765">
        <w:rPr>
          <w:sz w:val="22"/>
        </w:rPr>
        <w:t xml:space="preserve"> and Stefan Schulz, “</w:t>
      </w:r>
      <w:r w:rsidR="00D14CCE">
        <w:fldChar w:fldCharType="begin"/>
      </w:r>
      <w:r w:rsidR="00D14CCE">
        <w:instrText xml:space="preserve"> HYPERLINK "http://ceur-ws.org/Vol-812/paper12.pdf" </w:instrText>
      </w:r>
      <w:r w:rsidR="00D14CCE">
        <w:fldChar w:fldCharType="separate"/>
      </w:r>
      <w:r w:rsidRPr="00486765">
        <w:rPr>
          <w:rStyle w:val="Hyperlink"/>
          <w:iCs/>
          <w:sz w:val="22"/>
          <w:szCs w:val="23"/>
        </w:rPr>
        <w:t>Parts and wholes, shapes and holes in living beings</w:t>
      </w:r>
      <w:r w:rsidR="00D14CCE">
        <w:rPr>
          <w:rStyle w:val="Hyperlink"/>
          <w:iCs/>
          <w:sz w:val="22"/>
          <w:szCs w:val="23"/>
        </w:rPr>
        <w:fldChar w:fldCharType="end"/>
      </w:r>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1595"/>
    </w:p>
    <w:p w14:paraId="3CFB54F8" w14:textId="77777777" w:rsidR="00774A84" w:rsidRPr="00486765" w:rsidRDefault="00774A84">
      <w:pPr>
        <w:pStyle w:val="ListParagraph"/>
        <w:numPr>
          <w:ilvl w:val="0"/>
          <w:numId w:val="3"/>
        </w:numPr>
        <w:ind w:left="360"/>
        <w:contextualSpacing w:val="0"/>
        <w:rPr>
          <w:sz w:val="22"/>
        </w:rPr>
        <w:pPrChange w:id="1596" w:author="phismith" w:date="2012-05-17T20:38:00Z">
          <w:pPr>
            <w:pStyle w:val="ListParagraph"/>
            <w:numPr>
              <w:numId w:val="3"/>
            </w:numPr>
            <w:ind w:left="360" w:hanging="360"/>
          </w:pPr>
        </w:pPrChange>
      </w:pPr>
      <w:bookmarkStart w:id="1597" w:name="_Ref313200298"/>
      <w:r w:rsidRPr="00486765">
        <w:rPr>
          <w:sz w:val="22"/>
        </w:rPr>
        <w:t>Ludger Jansen, Stefan Schulz: “</w:t>
      </w:r>
      <w:r w:rsidR="00D14CCE">
        <w:fldChar w:fldCharType="begin"/>
      </w:r>
      <w:r w:rsidR="00D14CCE">
        <w:instrText xml:space="preserve"> HYPERLINK "http://www.onto-med.de/obml/ws2011/obml2011report.pdf" </w:instrText>
      </w:r>
      <w:r w:rsidR="00D14CCE">
        <w:fldChar w:fldCharType="separate"/>
      </w:r>
      <w:r w:rsidRPr="00486765">
        <w:rPr>
          <w:rStyle w:val="Hyperlink"/>
          <w:iCs/>
          <w:sz w:val="22"/>
          <w:szCs w:val="23"/>
        </w:rPr>
        <w:t>The Ten Commandments of Ontological Engineering</w:t>
      </w:r>
      <w:r w:rsidR="00D14CCE">
        <w:rPr>
          <w:rStyle w:val="Hyperlink"/>
          <w:iCs/>
          <w:sz w:val="22"/>
          <w:szCs w:val="23"/>
        </w:rPr>
        <w:fldChar w:fldCharType="end"/>
      </w:r>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597"/>
    </w:p>
    <w:p w14:paraId="10F775A7" w14:textId="77777777" w:rsidR="00774A84" w:rsidRPr="00486765" w:rsidRDefault="00774A84">
      <w:pPr>
        <w:pStyle w:val="ListParagraph"/>
        <w:numPr>
          <w:ilvl w:val="0"/>
          <w:numId w:val="3"/>
        </w:numPr>
        <w:ind w:left="360"/>
        <w:contextualSpacing w:val="0"/>
        <w:rPr>
          <w:sz w:val="22"/>
        </w:rPr>
        <w:pPrChange w:id="1598" w:author="phismith" w:date="2012-05-17T20:38:00Z">
          <w:pPr>
            <w:pStyle w:val="ListParagraph"/>
            <w:numPr>
              <w:numId w:val="3"/>
            </w:numPr>
            <w:ind w:left="360" w:hanging="360"/>
          </w:pPr>
        </w:pPrChange>
      </w:pPr>
      <w:bookmarkStart w:id="1599"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599"/>
    </w:p>
    <w:p w14:paraId="0267FF08" w14:textId="699098F0" w:rsidR="004109DD" w:rsidRPr="00486765" w:rsidRDefault="00E3138A">
      <w:pPr>
        <w:pStyle w:val="ListParagraph"/>
        <w:numPr>
          <w:ilvl w:val="0"/>
          <w:numId w:val="3"/>
        </w:numPr>
        <w:ind w:left="360"/>
        <w:contextualSpacing w:val="0"/>
        <w:rPr>
          <w:sz w:val="22"/>
        </w:rPr>
        <w:pPrChange w:id="1600" w:author="phismith" w:date="2012-05-17T20:38:00Z">
          <w:pPr>
            <w:pStyle w:val="ListParagraph"/>
            <w:numPr>
              <w:numId w:val="3"/>
            </w:numPr>
            <w:ind w:left="360" w:hanging="360"/>
          </w:pPr>
        </w:pPrChange>
      </w:pPr>
      <w:bookmarkStart w:id="1601"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601"/>
    </w:p>
    <w:p w14:paraId="32109DCC" w14:textId="0BBE3D9B" w:rsidR="00405292" w:rsidRPr="00486765" w:rsidRDefault="00405292">
      <w:pPr>
        <w:pStyle w:val="ListParagraph"/>
        <w:numPr>
          <w:ilvl w:val="0"/>
          <w:numId w:val="3"/>
        </w:numPr>
        <w:ind w:left="360"/>
        <w:contextualSpacing w:val="0"/>
        <w:rPr>
          <w:sz w:val="22"/>
        </w:rPr>
        <w:pPrChange w:id="1602" w:author="phismith" w:date="2012-05-17T20:38:00Z">
          <w:pPr>
            <w:pStyle w:val="ListParagraph"/>
            <w:numPr>
              <w:numId w:val="3"/>
            </w:numPr>
            <w:ind w:left="360" w:hanging="360"/>
          </w:pPr>
        </w:pPrChange>
      </w:pPr>
      <w:bookmarkStart w:id="1603"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Frankfurt: ontos, 2008, 235-254.</w:t>
      </w:r>
      <w:bookmarkEnd w:id="1603"/>
    </w:p>
    <w:p w14:paraId="20D6E3AB" w14:textId="319407E0" w:rsidR="00C1193A" w:rsidRDefault="00C1193A">
      <w:pPr>
        <w:pStyle w:val="ListParagraph"/>
        <w:numPr>
          <w:ilvl w:val="0"/>
          <w:numId w:val="3"/>
        </w:numPr>
        <w:ind w:left="360"/>
        <w:contextualSpacing w:val="0"/>
        <w:rPr>
          <w:sz w:val="22"/>
        </w:rPr>
        <w:pPrChange w:id="1604" w:author="phismith" w:date="2012-05-17T20:38:00Z">
          <w:pPr>
            <w:pStyle w:val="ListParagraph"/>
            <w:numPr>
              <w:numId w:val="3"/>
            </w:numPr>
            <w:ind w:left="360" w:hanging="360"/>
          </w:pPr>
        </w:pPrChange>
      </w:pPr>
      <w:bookmarkStart w:id="1605"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r w:rsidR="00D14CCE">
        <w:fldChar w:fldCharType="begin"/>
      </w:r>
      <w:r w:rsidR="00D14CCE">
        <w:instrText xml:space="preserve"> HYPERLINK "http://www.plosone.org/article/info%3Adoi%2F10.1371%2Fjournal.pone.0018794" </w:instrText>
      </w:r>
      <w:r w:rsidR="00D14CCE">
        <w:fldChar w:fldCharType="separate"/>
      </w:r>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r w:rsidR="00D14CCE">
        <w:rPr>
          <w:rStyle w:val="Hyperlink"/>
          <w:iCs/>
          <w:sz w:val="22"/>
          <w:szCs w:val="23"/>
        </w:rPr>
        <w:fldChar w:fldCharType="end"/>
      </w:r>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1605"/>
    </w:p>
    <w:p w14:paraId="0B48CBD6" w14:textId="4F730AD2" w:rsidR="00BA0E99" w:rsidRPr="007B2DD8" w:rsidRDefault="007B2DD8">
      <w:pPr>
        <w:pStyle w:val="ListParagraph"/>
        <w:numPr>
          <w:ilvl w:val="0"/>
          <w:numId w:val="3"/>
        </w:numPr>
        <w:ind w:left="360"/>
        <w:contextualSpacing w:val="0"/>
        <w:rPr>
          <w:ins w:id="1606" w:author="phismith" w:date="2012-05-17T19:16:00Z"/>
          <w:sz w:val="22"/>
          <w:rPrChange w:id="1607" w:author="phismith" w:date="2012-05-17T19:16:00Z">
            <w:rPr>
              <w:ins w:id="1608" w:author="phismith" w:date="2012-05-17T19:16:00Z"/>
              <w:i/>
              <w:sz w:val="22"/>
              <w:szCs w:val="22"/>
            </w:rPr>
          </w:rPrChange>
        </w:rPr>
        <w:pPrChange w:id="1609" w:author="phismith" w:date="2012-05-17T20:38:00Z">
          <w:pPr>
            <w:pStyle w:val="ListParagraph"/>
            <w:numPr>
              <w:numId w:val="3"/>
            </w:numPr>
            <w:ind w:left="360" w:hanging="360"/>
          </w:pPr>
        </w:pPrChange>
      </w:pPr>
      <w:bookmarkStart w:id="1610" w:name="_Ref316808808"/>
      <w:ins w:id="1611" w:author="phismith" w:date="2012-05-17T19:16:00Z">
        <w:r>
          <w:rPr>
            <w:sz w:val="22"/>
            <w:szCs w:val="22"/>
          </w:rPr>
          <w:t xml:space="preserve">Alan L. </w:t>
        </w:r>
      </w:ins>
      <w:r w:rsidR="00BA0E99">
        <w:rPr>
          <w:sz w:val="22"/>
          <w:szCs w:val="22"/>
        </w:rPr>
        <w:t>Rector</w:t>
      </w:r>
      <w:del w:id="1612" w:author="phismith" w:date="2012-05-17T19:16:00Z">
        <w:r w:rsidR="00BA0E99" w:rsidDel="007B2DD8">
          <w:rPr>
            <w:sz w:val="22"/>
            <w:szCs w:val="22"/>
          </w:rPr>
          <w:delText>, A. L.</w:delText>
        </w:r>
      </w:del>
      <w:ins w:id="1613" w:author="phismith" w:date="2012-05-17T19:16:00Z">
        <w:r>
          <w:rPr>
            <w:sz w:val="22"/>
            <w:szCs w:val="22"/>
          </w:rPr>
          <w:t xml:space="preserve"> </w:t>
        </w:r>
      </w:ins>
      <w:del w:id="1614" w:author="phismith" w:date="2012-05-17T19:16:00Z">
        <w:r w:rsidR="00BA0E99" w:rsidDel="007B2DD8">
          <w:rPr>
            <w:sz w:val="22"/>
            <w:szCs w:val="22"/>
          </w:rPr>
          <w:delText xml:space="preserve"> (2003). </w:delText>
        </w:r>
      </w:del>
      <w:r w:rsidR="00D14CCE">
        <w:fldChar w:fldCharType="begin"/>
      </w:r>
      <w:r w:rsidR="00D14CCE">
        <w:instrText xml:space="preserve"> HYPERLINK "http://www.cs.man.ac.uk/~rector/papers/rector-modularisation-kcap-2003-distrib.pdf" </w:instrText>
      </w:r>
      <w:r w:rsidR="00D14CCE">
        <w:fldChar w:fldCharType="separate"/>
      </w:r>
      <w:proofErr w:type="spellStart"/>
      <w:r w:rsidR="00BA0E99" w:rsidRPr="00151103">
        <w:rPr>
          <w:rStyle w:val="Hyperlink"/>
          <w:sz w:val="22"/>
          <w:szCs w:val="22"/>
        </w:rPr>
        <w:t>Modularisation</w:t>
      </w:r>
      <w:proofErr w:type="spellEnd"/>
      <w:r w:rsidR="00BA0E99" w:rsidRPr="00151103">
        <w:rPr>
          <w:rStyle w:val="Hyperlink"/>
          <w:sz w:val="22"/>
          <w:szCs w:val="22"/>
        </w:rPr>
        <w:t xml:space="preserve"> of domain ontologies implemented in Description Logics and related formalisms including OWL</w:t>
      </w:r>
      <w:r w:rsidR="00D14CCE">
        <w:rPr>
          <w:rStyle w:val="Hyperlink"/>
          <w:sz w:val="22"/>
          <w:szCs w:val="22"/>
        </w:rPr>
        <w:fldChar w:fldCharType="end"/>
      </w:r>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1610"/>
    </w:p>
    <w:p w14:paraId="7B672603" w14:textId="3F2A3381" w:rsidR="007B2DD8" w:rsidRPr="00A71E74" w:rsidRDefault="007B2DD8">
      <w:pPr>
        <w:pStyle w:val="ListParagraph"/>
        <w:numPr>
          <w:ilvl w:val="0"/>
          <w:numId w:val="3"/>
        </w:numPr>
        <w:ind w:left="360"/>
        <w:contextualSpacing w:val="0"/>
        <w:rPr>
          <w:ins w:id="1615" w:author="phismith" w:date="2012-05-17T20:25:00Z"/>
          <w:sz w:val="22"/>
          <w:rPrChange w:id="1616" w:author="phismith" w:date="2012-05-17T20:25:00Z">
            <w:rPr>
              <w:ins w:id="1617" w:author="phismith" w:date="2012-05-17T20:25:00Z"/>
              <w:color w:val="000000"/>
              <w:sz w:val="22"/>
              <w:szCs w:val="22"/>
              <w:shd w:val="clear" w:color="auto" w:fill="FFFFFF"/>
            </w:rPr>
          </w:rPrChange>
        </w:rPr>
        <w:pPrChange w:id="1618" w:author="phismith" w:date="2012-05-17T20:38:00Z">
          <w:pPr>
            <w:pStyle w:val="ListParagraph"/>
            <w:numPr>
              <w:numId w:val="3"/>
            </w:numPr>
            <w:ind w:left="360" w:hanging="360"/>
          </w:pPr>
        </w:pPrChange>
      </w:pPr>
      <w:bookmarkStart w:id="1619" w:name="_Ref325045634"/>
      <w:ins w:id="1620" w:author="phismith" w:date="2012-05-17T19:16:00Z">
        <w:r w:rsidRPr="007B2DD8">
          <w:rPr>
            <w:color w:val="000000"/>
            <w:sz w:val="22"/>
            <w:szCs w:val="22"/>
            <w:shd w:val="clear" w:color="auto" w:fill="FFFFFF"/>
            <w:rPrChange w:id="1621" w:author="phismith" w:date="2012-05-17T19:16:00Z">
              <w:rPr>
                <w:color w:val="000000"/>
                <w:sz w:val="22"/>
                <w:szCs w:val="22"/>
                <w:highlight w:val="yellow"/>
                <w:shd w:val="clear" w:color="auto" w:fill="FFFFFF"/>
              </w:rPr>
            </w:rPrChange>
          </w:rPr>
          <w:t>Ingvar Johansson, ‘Determinables are Universals,’</w:t>
        </w:r>
        <w:r w:rsidRPr="007B2DD8">
          <w:rPr>
            <w:rStyle w:val="apple-converted-space"/>
            <w:color w:val="000000"/>
            <w:sz w:val="22"/>
            <w:szCs w:val="22"/>
            <w:shd w:val="clear" w:color="auto" w:fill="FFFFFF"/>
            <w:rPrChange w:id="1622" w:author="phismith" w:date="2012-05-17T19:16:00Z">
              <w:rPr>
                <w:rStyle w:val="apple-converted-space"/>
                <w:color w:val="000000"/>
                <w:sz w:val="22"/>
                <w:szCs w:val="22"/>
                <w:highlight w:val="yellow"/>
                <w:shd w:val="clear" w:color="auto" w:fill="FFFFFF"/>
              </w:rPr>
            </w:rPrChange>
          </w:rPr>
          <w:t> </w:t>
        </w:r>
        <w:r w:rsidRPr="007B2DD8">
          <w:rPr>
            <w:rStyle w:val="Emphasis"/>
            <w:color w:val="000000"/>
            <w:sz w:val="22"/>
            <w:szCs w:val="22"/>
            <w:shd w:val="clear" w:color="auto" w:fill="FFFFFF"/>
            <w:rPrChange w:id="1623" w:author="phismith" w:date="2012-05-17T19:16:00Z">
              <w:rPr>
                <w:rStyle w:val="Emphasis"/>
                <w:color w:val="000000"/>
                <w:sz w:val="22"/>
                <w:szCs w:val="22"/>
                <w:highlight w:val="yellow"/>
                <w:shd w:val="clear" w:color="auto" w:fill="FFFFFF"/>
              </w:rPr>
            </w:rPrChange>
          </w:rPr>
          <w:t>The Monist</w:t>
        </w:r>
        <w:r w:rsidRPr="007B2DD8">
          <w:rPr>
            <w:color w:val="000000"/>
            <w:sz w:val="22"/>
            <w:szCs w:val="22"/>
            <w:shd w:val="clear" w:color="auto" w:fill="FFFFFF"/>
            <w:rPrChange w:id="1624" w:author="phismith" w:date="2012-05-17T19:16:00Z">
              <w:rPr>
                <w:color w:val="000000"/>
                <w:sz w:val="22"/>
                <w:szCs w:val="22"/>
                <w:highlight w:val="yellow"/>
                <w:shd w:val="clear" w:color="auto" w:fill="FFFFFF"/>
              </w:rPr>
            </w:rPrChange>
          </w:rPr>
          <w:t>, 83 (2000), 101–121.</w:t>
        </w:r>
      </w:ins>
      <w:bookmarkEnd w:id="1619"/>
    </w:p>
    <w:p w14:paraId="6C3F7C43" w14:textId="2D3BBAAD" w:rsidR="00A71E74" w:rsidRPr="007B2DD8" w:rsidRDefault="00A71E74">
      <w:pPr>
        <w:pStyle w:val="ListParagraph"/>
        <w:numPr>
          <w:ilvl w:val="0"/>
          <w:numId w:val="3"/>
        </w:numPr>
        <w:ind w:left="360"/>
        <w:contextualSpacing w:val="0"/>
        <w:rPr>
          <w:sz w:val="22"/>
        </w:rPr>
        <w:pPrChange w:id="1625" w:author="phismith" w:date="2012-05-17T20:38:00Z">
          <w:pPr>
            <w:pStyle w:val="ListParagraph"/>
            <w:numPr>
              <w:numId w:val="3"/>
            </w:numPr>
            <w:ind w:left="360" w:hanging="360"/>
          </w:pPr>
        </w:pPrChange>
      </w:pPr>
      <w:bookmarkStart w:id="1626" w:name="_Ref325049685"/>
      <w:ins w:id="1627" w:author="phismith" w:date="2012-05-17T20:25:00Z">
        <w:r w:rsidRPr="005E16B3">
          <w:rPr>
            <w:szCs w:val="22"/>
          </w:rPr>
          <w:t>Bernard de Bono, Robert Hoehndorf, Sarala Wimalaratne, Ge</w:t>
        </w:r>
        <w:r w:rsidR="00DC5362">
          <w:rPr>
            <w:szCs w:val="22"/>
          </w:rPr>
          <w:t>orge Gkoutos and Pierre Grenon,</w:t>
        </w:r>
      </w:ins>
      <w:ins w:id="1628" w:author="phismith" w:date="2012-05-17T20:38:00Z">
        <w:r w:rsidR="00DC5362">
          <w:rPr>
            <w:szCs w:val="22"/>
          </w:rPr>
          <w:t xml:space="preserve"> “</w:t>
        </w:r>
      </w:ins>
      <w:ins w:id="1629" w:author="phismith" w:date="2012-05-17T20:25:00Z">
        <w:r w:rsidRPr="005E16B3">
          <w:rPr>
            <w:szCs w:val="22"/>
          </w:rPr>
          <w:t>The RICORDO approach to semantic interoperability for biomedical data and models: st</w:t>
        </w:r>
        <w:r w:rsidR="00DC5362">
          <w:rPr>
            <w:szCs w:val="22"/>
          </w:rPr>
          <w:t>rategy, standards and solutions</w:t>
        </w:r>
      </w:ins>
      <w:ins w:id="1630" w:author="phismith" w:date="2012-05-17T20:38:00Z">
        <w:r w:rsidR="00DC5362">
          <w:rPr>
            <w:szCs w:val="22"/>
          </w:rPr>
          <w:t>”</w:t>
        </w:r>
      </w:ins>
      <w:ins w:id="1631" w:author="phismith" w:date="2012-05-17T20:25:00Z">
        <w:r w:rsidRPr="005E16B3">
          <w:rPr>
            <w:szCs w:val="22"/>
          </w:rPr>
          <w:t xml:space="preserve">, </w:t>
        </w:r>
        <w:r w:rsidRPr="005E16B3">
          <w:rPr>
            <w:i/>
            <w:szCs w:val="22"/>
          </w:rPr>
          <w:t>BMC Research Notes</w:t>
        </w:r>
        <w:r w:rsidRPr="005E16B3">
          <w:rPr>
            <w:szCs w:val="22"/>
          </w:rPr>
          <w:t xml:space="preserve"> 4 (2011), 31</w:t>
        </w:r>
        <w:r>
          <w:rPr>
            <w:szCs w:val="22"/>
          </w:rPr>
          <w:t>.</w:t>
        </w:r>
      </w:ins>
      <w:bookmarkEnd w:id="1626"/>
    </w:p>
    <w:sectPr w:rsidR="00A71E74" w:rsidRPr="007B2DD8" w:rsidSect="00534F73">
      <w:headerReference w:type="even" r:id="rId71"/>
      <w:headerReference w:type="default" r:id="rId72"/>
      <w:footerReference w:type="default" r:id="rId73"/>
      <w:headerReference w:type="first" r:id="rId74"/>
      <w:footerReference w:type="first" r:id="rId7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47" w:author="Jonathan Bona" w:date="2012-05-04T16:05:00Z" w:initials="JB">
    <w:p w14:paraId="44AD0BF5" w14:textId="2DDBB5E5" w:rsidR="004D2F85" w:rsidRDefault="004D2F85">
      <w:pPr>
        <w:pStyle w:val="CommentText"/>
      </w:pPr>
      <w:r>
        <w:rPr>
          <w:rStyle w:val="CommentReference"/>
        </w:rPr>
        <w:annotationRef/>
      </w:r>
      <w:r>
        <w:t>This appears to be the only occurrence in the document of “relational dependent continuant”</w:t>
      </w:r>
    </w:p>
    <w:p w14:paraId="60DDD673" w14:textId="77777777" w:rsidR="004D2F85" w:rsidRDefault="004D2F85">
      <w:pPr>
        <w:pStyle w:val="CommentText"/>
      </w:pPr>
    </w:p>
  </w:comment>
  <w:comment w:id="1420" w:author="Jonathan Bona" w:date="2012-05-04T15:42:00Z" w:initials="JB">
    <w:p w14:paraId="3B61FAA9" w14:textId="06AB12D2" w:rsidR="004D2F85" w:rsidRDefault="004D2F85">
      <w:pPr>
        <w:pStyle w:val="CommentText"/>
      </w:pPr>
      <w:r>
        <w:rPr>
          <w:rStyle w:val="CommentReference"/>
        </w:rPr>
        <w:annotationRef/>
      </w:r>
      <w:r>
        <w:t>This doesn’t seem to be about spatiotemporal regions. Should it be in the next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DF0317" w14:textId="77777777" w:rsidR="00183D42" w:rsidRDefault="00183D42">
      <w:r>
        <w:separator/>
      </w:r>
    </w:p>
  </w:endnote>
  <w:endnote w:type="continuationSeparator" w:id="0">
    <w:p w14:paraId="07A448DA" w14:textId="77777777" w:rsidR="00183D42" w:rsidRDefault="00183D42">
      <w:r>
        <w:continuationSeparator/>
      </w:r>
    </w:p>
  </w:endnote>
  <w:endnote w:type="continuationNotice" w:id="1">
    <w:p w14:paraId="391BD640" w14:textId="77777777" w:rsidR="00183D42" w:rsidRDefault="00183D42"/>
  </w:endnote>
  <w:endnote w:id="2">
    <w:p w14:paraId="12E481C7" w14:textId="77777777" w:rsidR="004D2F85" w:rsidRPr="005E16B3" w:rsidDel="001C3C8F" w:rsidRDefault="004D2F85" w:rsidP="008310FF">
      <w:pPr>
        <w:pStyle w:val="EndnoteText"/>
        <w:rPr>
          <w:del w:id="1096" w:author="phismith" w:date="2012-05-17T19:04:00Z"/>
          <w:sz w:val="22"/>
          <w:szCs w:val="22"/>
        </w:rPr>
      </w:pPr>
      <w:del w:id="1097"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4D2F85" w:rsidRPr="005E16B3" w:rsidDel="005103D1" w:rsidRDefault="004D2F85" w:rsidP="008310FF">
      <w:pPr>
        <w:pStyle w:val="EndnoteText"/>
        <w:rPr>
          <w:del w:id="1100" w:author="phismith" w:date="2012-05-17T19:05:00Z"/>
          <w:sz w:val="22"/>
          <w:szCs w:val="22"/>
        </w:rPr>
      </w:pPr>
      <w:del w:id="1101"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4D2F85" w:rsidRPr="005E16B3" w:rsidDel="005103D1" w:rsidRDefault="004D2F85" w:rsidP="008310FF">
      <w:pPr>
        <w:pStyle w:val="EndnoteText"/>
        <w:rPr>
          <w:del w:id="1180" w:author="phismith" w:date="2012-05-17T19:05:00Z"/>
          <w:sz w:val="22"/>
          <w:szCs w:val="22"/>
        </w:rPr>
      </w:pPr>
      <w:del w:id="1181"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 w:id="5">
    <w:p w14:paraId="3C9C574F" w14:textId="0B72EA04" w:rsidR="004D2F85" w:rsidRPr="005E16B3" w:rsidDel="007B2DD8" w:rsidRDefault="004D2F85" w:rsidP="008310FF">
      <w:pPr>
        <w:pStyle w:val="EndnoteText"/>
        <w:rPr>
          <w:del w:id="1187" w:author="phismith" w:date="2012-05-17T19:17:00Z"/>
          <w:sz w:val="22"/>
          <w:szCs w:val="22"/>
        </w:rPr>
      </w:pPr>
      <w:del w:id="1188" w:author="phismith" w:date="2012-05-17T19:17:00Z">
        <w:r w:rsidRPr="00A35258" w:rsidDel="007B2DD8">
          <w:rPr>
            <w:rStyle w:val="EndnoteReference"/>
            <w:sz w:val="22"/>
            <w:szCs w:val="22"/>
            <w:highlight w:val="yellow"/>
          </w:rPr>
          <w:endnoteRef/>
        </w:r>
        <w:r w:rsidRPr="00A35258" w:rsidDel="007B2DD8">
          <w:rPr>
            <w:sz w:val="22"/>
            <w:szCs w:val="22"/>
            <w:highlight w:val="yellow"/>
          </w:rPr>
          <w:delText xml:space="preserve"> </w:delText>
        </w:r>
        <w:r w:rsidRPr="00A35258" w:rsidDel="007B2DD8">
          <w:rPr>
            <w:color w:val="000000"/>
            <w:sz w:val="22"/>
            <w:szCs w:val="22"/>
            <w:highlight w:val="yellow"/>
            <w:shd w:val="clear" w:color="auto" w:fill="FFFFFF"/>
          </w:rPr>
          <w:delText>Ingvar Johansson, ‘Determinables are Universals,’</w:delText>
        </w:r>
        <w:r w:rsidRPr="00A35258" w:rsidDel="007B2DD8">
          <w:rPr>
            <w:rStyle w:val="apple-converted-space"/>
            <w:color w:val="000000"/>
            <w:sz w:val="22"/>
            <w:szCs w:val="22"/>
            <w:highlight w:val="yellow"/>
            <w:shd w:val="clear" w:color="auto" w:fill="FFFFFF"/>
          </w:rPr>
          <w:delText> </w:delText>
        </w:r>
        <w:r w:rsidRPr="00A35258" w:rsidDel="007B2DD8">
          <w:rPr>
            <w:rStyle w:val="Emphasis"/>
            <w:color w:val="000000"/>
            <w:sz w:val="22"/>
            <w:szCs w:val="22"/>
            <w:highlight w:val="yellow"/>
            <w:shd w:val="clear" w:color="auto" w:fill="FFFFFF"/>
          </w:rPr>
          <w:delText>The Monist</w:delText>
        </w:r>
        <w:r w:rsidRPr="00A35258" w:rsidDel="007B2DD8">
          <w:rPr>
            <w:color w:val="000000"/>
            <w:sz w:val="22"/>
            <w:szCs w:val="22"/>
            <w:highlight w:val="yellow"/>
            <w:shd w:val="clear" w:color="auto" w:fill="FFFFFF"/>
          </w:rPr>
          <w:delText>, 83 (2000), 101–121. Anticipating our discussion of ‘process profile universals’ later in this paper, we might refer to determinate universals as quality profiles</w:delText>
        </w:r>
      </w:del>
      <w:ins w:id="1189" w:author="phismith" w:date="2012-05-17T19:16:00Z">
        <w:del w:id="1190" w:author="phismith" w:date="2012-05-17T19:17:00Z">
          <w:r w:rsidDel="007B2DD8">
            <w:rPr>
              <w:color w:val="000000"/>
              <w:sz w:val="22"/>
              <w:szCs w:val="22"/>
              <w:shd w:val="clear" w:color="auto" w:fill="FFFFFF"/>
            </w:rPr>
            <w:delText>.</w:delText>
          </w:r>
        </w:del>
      </w:ins>
    </w:p>
  </w:endnote>
  <w:endnote w:id="6">
    <w:p w14:paraId="54CE3522" w14:textId="77777777" w:rsidR="004D2F85" w:rsidRPr="005E16B3" w:rsidDel="007B2DD8" w:rsidRDefault="004D2F85" w:rsidP="008310FF">
      <w:pPr>
        <w:pStyle w:val="EndnoteText"/>
        <w:rPr>
          <w:del w:id="1196" w:author="phismith" w:date="2012-05-17T19:18:00Z"/>
          <w:sz w:val="22"/>
          <w:szCs w:val="22"/>
        </w:rPr>
      </w:pPr>
      <w:del w:id="1197" w:author="phismith" w:date="2012-05-17T19:18:00Z">
        <w:r w:rsidRPr="005E16B3" w:rsidDel="007B2DD8">
          <w:rPr>
            <w:rStyle w:val="EndnoteReference"/>
            <w:sz w:val="22"/>
            <w:szCs w:val="22"/>
          </w:rPr>
          <w:endnoteRef/>
        </w:r>
        <w:r w:rsidRPr="005E16B3" w:rsidDel="007B2DD8">
          <w:rPr>
            <w:sz w:val="22"/>
            <w:szCs w:val="22"/>
          </w:rPr>
          <w:delText xml:space="preserve"> The BFO uses ‘occupies’ to refer to the relation that holds between an occurrent and the temporal region which it exactly fills. Trivially, each temporal region occupies itself.</w:delText>
        </w:r>
      </w:del>
    </w:p>
  </w:endnote>
  <w:endnote w:id="7">
    <w:p w14:paraId="05D9457A" w14:textId="77777777" w:rsidR="004D2F85" w:rsidRPr="005E16B3" w:rsidDel="007B2DD8" w:rsidRDefault="004D2F85" w:rsidP="008310FF">
      <w:pPr>
        <w:pStyle w:val="EndnoteText"/>
        <w:rPr>
          <w:del w:id="1199" w:author="phismith" w:date="2012-05-17T19:18:00Z"/>
          <w:sz w:val="22"/>
          <w:szCs w:val="22"/>
        </w:rPr>
      </w:pPr>
      <w:del w:id="1200" w:author="phismith" w:date="2012-05-17T19:18:00Z">
        <w:r w:rsidRPr="005E16B3" w:rsidDel="007B2DD8">
          <w:rPr>
            <w:rStyle w:val="EndnoteReference"/>
            <w:sz w:val="22"/>
            <w:szCs w:val="22"/>
          </w:rPr>
          <w:endnoteRef/>
        </w:r>
        <w:r w:rsidRPr="005E16B3" w:rsidDel="007B2DD8">
          <w:rPr>
            <w:sz w:val="22"/>
            <w:szCs w:val="22"/>
          </w:rPr>
          <w:delText xml:space="preserve"> </w:delText>
        </w:r>
        <w:r w:rsidDel="007B2DD8">
          <w:fldChar w:fldCharType="begin"/>
        </w:r>
        <w:r w:rsidDel="007B2DD8">
          <w:delInstrText xml:space="preserve"> HYPERLINK "http://code.google.com/p/information-artifact-ontology/" </w:delInstrText>
        </w:r>
        <w:r w:rsidDel="007B2DD8">
          <w:fldChar w:fldCharType="separate"/>
        </w:r>
        <w:r w:rsidRPr="005E16B3" w:rsidDel="007B2DD8">
          <w:rPr>
            <w:sz w:val="22"/>
            <w:szCs w:val="22"/>
          </w:rPr>
          <w:delText>http://code.google.com/p/information-artifact-ontology/</w:delText>
        </w:r>
        <w:r w:rsidDel="007B2DD8">
          <w:rPr>
            <w:sz w:val="22"/>
            <w:szCs w:val="22"/>
          </w:rPr>
          <w:fldChar w:fldCharType="end"/>
        </w:r>
        <w:r w:rsidRPr="005E16B3" w:rsidDel="007B2DD8">
          <w:rPr>
            <w:sz w:val="22"/>
            <w:szCs w:val="22"/>
          </w:rPr>
          <w:delText>.</w:delText>
        </w:r>
      </w:del>
    </w:p>
  </w:endnote>
  <w:endnote w:id="8">
    <w:p w14:paraId="7B4B10EA" w14:textId="77777777" w:rsidR="004D2F85" w:rsidRPr="005E16B3" w:rsidDel="007B2DD8" w:rsidRDefault="004D2F85" w:rsidP="008310FF">
      <w:pPr>
        <w:pStyle w:val="EndnoteText"/>
        <w:rPr>
          <w:del w:id="1204" w:author="phismith" w:date="2012-05-17T19:19:00Z"/>
          <w:sz w:val="22"/>
          <w:szCs w:val="22"/>
        </w:rPr>
      </w:pPr>
      <w:del w:id="1205" w:author="phismith" w:date="2012-05-17T19:19:00Z">
        <w:r w:rsidRPr="005E16B3" w:rsidDel="007B2DD8">
          <w:rPr>
            <w:rStyle w:val="EndnoteReference"/>
            <w:sz w:val="22"/>
            <w:szCs w:val="22"/>
          </w:rPr>
          <w:endnoteRef/>
        </w:r>
        <w:r w:rsidRPr="005E16B3" w:rsidDel="007B2DD8">
          <w:rPr>
            <w:sz w:val="22"/>
            <w:szCs w:val="22"/>
          </w:rPr>
          <w:delText xml:space="preserve"> Pierre Grenon and Barry Smith, ‘SNAP and SPAN: Towards Dynamic Spatial Ontology’, </w:delText>
        </w:r>
        <w:r w:rsidRPr="005E16B3" w:rsidDel="007B2DD8">
          <w:rPr>
            <w:i/>
            <w:sz w:val="22"/>
            <w:szCs w:val="22"/>
          </w:rPr>
          <w:delText>Spatial Cognition and Computation</w:delText>
        </w:r>
        <w:r w:rsidRPr="005E16B3" w:rsidDel="007B2DD8">
          <w:rPr>
            <w:sz w:val="22"/>
            <w:szCs w:val="22"/>
          </w:rPr>
          <w:delText>, 4 (2004), 69–103.</w:delText>
        </w:r>
      </w:del>
    </w:p>
  </w:endnote>
  <w:endnote w:id="9">
    <w:p w14:paraId="09D4D8AC" w14:textId="77777777" w:rsidR="004D2F85" w:rsidRPr="005E16B3" w:rsidDel="007B2DD8" w:rsidRDefault="004D2F85" w:rsidP="008310FF">
      <w:pPr>
        <w:pStyle w:val="EndnoteText"/>
        <w:rPr>
          <w:del w:id="1211" w:author="phismith" w:date="2012-05-17T19:20:00Z"/>
          <w:sz w:val="22"/>
          <w:szCs w:val="22"/>
        </w:rPr>
      </w:pPr>
      <w:del w:id="1212" w:author="phismith" w:date="2012-05-17T19:20:00Z">
        <w:r w:rsidRPr="005E16B3" w:rsidDel="007B2DD8">
          <w:rPr>
            <w:rStyle w:val="EndnoteReference"/>
            <w:sz w:val="22"/>
            <w:szCs w:val="22"/>
          </w:rPr>
          <w:endnoteRef/>
        </w:r>
        <w:r w:rsidRPr="005E16B3" w:rsidDel="007B2DD8">
          <w:rPr>
            <w:sz w:val="22"/>
            <w:szCs w:val="22"/>
          </w:rPr>
          <w:delText xml:space="preserve"> Antony Galton and Riichiro Mizoguchi, ‘The Water Falls but the Waterfall Does Not Fall: New Perspectives on Objects, Processes and Events”, </w:delText>
        </w:r>
        <w:r w:rsidRPr="005E16B3" w:rsidDel="007B2DD8">
          <w:rPr>
            <w:i/>
            <w:sz w:val="22"/>
            <w:szCs w:val="22"/>
          </w:rPr>
          <w:delText>Applied Ontology</w:delText>
        </w:r>
        <w:r w:rsidRPr="005E16B3" w:rsidDel="007B2DD8">
          <w:rPr>
            <w:sz w:val="22"/>
            <w:szCs w:val="22"/>
          </w:rPr>
          <w:delText>, 4 (2009), 71-107.</w:delText>
        </w:r>
      </w:del>
    </w:p>
  </w:endnote>
  <w:endnote w:id="10">
    <w:p w14:paraId="4588F51B" w14:textId="77777777" w:rsidR="004D2F85" w:rsidRPr="005E16B3" w:rsidDel="007B2DD8" w:rsidRDefault="004D2F85" w:rsidP="008310FF">
      <w:pPr>
        <w:pStyle w:val="EndnoteText"/>
        <w:rPr>
          <w:del w:id="1216" w:author="phismith" w:date="2012-05-17T19:21:00Z"/>
          <w:sz w:val="22"/>
          <w:szCs w:val="22"/>
        </w:rPr>
      </w:pPr>
      <w:del w:id="1217" w:author="phismith" w:date="2012-05-17T19:21:00Z">
        <w:r w:rsidRPr="005E16B3" w:rsidDel="007B2DD8">
          <w:rPr>
            <w:rStyle w:val="EndnoteReference"/>
            <w:sz w:val="22"/>
            <w:szCs w:val="22"/>
          </w:rPr>
          <w:endnoteRef/>
        </w:r>
        <w:r w:rsidRPr="005E16B3" w:rsidDel="007B2DD8">
          <w:rPr>
            <w:sz w:val="22"/>
            <w:szCs w:val="22"/>
          </w:rPr>
          <w:delText xml:space="preserve"> See again Smith, et al., ‘Relations in biomedical ontologies’.</w:delText>
        </w:r>
      </w:del>
    </w:p>
  </w:endnote>
  <w:endnote w:id="11">
    <w:p w14:paraId="322FF69C" w14:textId="77777777" w:rsidR="004D2F85" w:rsidRPr="005E16B3" w:rsidDel="007B2DD8" w:rsidRDefault="004D2F85" w:rsidP="008310FF">
      <w:pPr>
        <w:pStyle w:val="EndnoteText"/>
        <w:rPr>
          <w:del w:id="1221" w:author="phismith" w:date="2012-05-17T19:22:00Z"/>
          <w:sz w:val="22"/>
          <w:szCs w:val="22"/>
        </w:rPr>
      </w:pPr>
      <w:del w:id="1222" w:author="phismith" w:date="2012-05-17T19:22:00Z">
        <w:r w:rsidRPr="005E16B3" w:rsidDel="007B2DD8">
          <w:rPr>
            <w:rStyle w:val="EndnoteReference"/>
            <w:sz w:val="22"/>
            <w:szCs w:val="22"/>
          </w:rPr>
          <w:endnoteRef/>
        </w:r>
        <w:r w:rsidRPr="005E16B3" w:rsidDel="007B2DD8">
          <w:rPr>
            <w:sz w:val="22"/>
            <w:szCs w:val="22"/>
          </w:rPr>
          <w:delText xml:space="preserve"> See again Smith, ‘Against Fantology’.</w:delText>
        </w:r>
      </w:del>
    </w:p>
  </w:endnote>
  <w:endnote w:id="12">
    <w:p w14:paraId="7514846D" w14:textId="77777777" w:rsidR="004D2F85" w:rsidRPr="005E16B3" w:rsidDel="0062392E" w:rsidRDefault="004D2F85" w:rsidP="008310FF">
      <w:pPr>
        <w:pStyle w:val="EndnoteText"/>
        <w:rPr>
          <w:del w:id="1339" w:author="phismith" w:date="2012-05-17T20:25:00Z"/>
          <w:sz w:val="22"/>
          <w:szCs w:val="22"/>
        </w:rPr>
      </w:pPr>
      <w:del w:id="1340" w:author="phismith" w:date="2012-05-17T20:25:00Z">
        <w:r w:rsidRPr="005E16B3" w:rsidDel="0062392E">
          <w:rPr>
            <w:rStyle w:val="EndnoteReference"/>
            <w:sz w:val="22"/>
            <w:szCs w:val="22"/>
          </w:rPr>
          <w:endnoteRef/>
        </w:r>
        <w:r w:rsidRPr="005E16B3" w:rsidDel="0062392E">
          <w:rPr>
            <w:sz w:val="22"/>
            <w:szCs w:val="22"/>
          </w:rPr>
          <w:delText xml:space="preserve"> Here used as a proxy for the intensity of sound.</w:delText>
        </w:r>
      </w:del>
    </w:p>
  </w:endnote>
  <w:endnote w:id="13">
    <w:p w14:paraId="2F294DEC" w14:textId="0AB312B0" w:rsidR="004D2F85" w:rsidRPr="005E16B3" w:rsidDel="00DC5362" w:rsidRDefault="004D2F85" w:rsidP="008310FF">
      <w:pPr>
        <w:spacing w:before="0" w:after="0" w:line="240" w:lineRule="auto"/>
        <w:jc w:val="left"/>
        <w:rPr>
          <w:del w:id="1342" w:author="phismith" w:date="2012-05-17T20:35:00Z"/>
          <w:szCs w:val="22"/>
        </w:rPr>
      </w:pPr>
      <w:del w:id="1343" w:author="phismith" w:date="2012-05-17T20:35:00Z">
        <w:r w:rsidRPr="005E16B3" w:rsidDel="00DC5362">
          <w:rPr>
            <w:rStyle w:val="EndnoteReference"/>
            <w:szCs w:val="22"/>
          </w:rPr>
          <w:endnoteRef/>
        </w:r>
        <w:r w:rsidRPr="005E16B3" w:rsidDel="00DC5362">
          <w:rPr>
            <w:szCs w:val="22"/>
          </w:rPr>
          <w:delText xml:space="preserve"> </w:delText>
        </w:r>
      </w:del>
      <w:moveFromRangeStart w:id="1344" w:author="phismith" w:date="2012-05-17T20:25:00Z" w:name="move325049649"/>
      <w:moveFrom w:id="1345" w:author="phismith" w:date="2012-05-17T20:25:00Z">
        <w:del w:id="1346" w:author="phismith" w:date="2012-05-17T20:35:00Z">
          <w:r w:rsidRPr="005E16B3" w:rsidDel="00DC5362">
            <w:rPr>
              <w:szCs w:val="22"/>
            </w:rPr>
            <w:delText xml:space="preserve">As de Bono, </w:delText>
          </w:r>
          <w:r w:rsidRPr="005E16B3" w:rsidDel="00DC5362">
            <w:rPr>
              <w:i/>
              <w:szCs w:val="22"/>
            </w:rPr>
            <w:delText>et al</w:delText>
          </w:r>
          <w:r w:rsidRPr="005E16B3" w:rsidDel="00DC5362">
            <w:rPr>
              <w:szCs w:val="22"/>
            </w:rPr>
            <w:delText xml:space="preserve">., point out, these measurements reflect the variables encoded in models of human physiology created by scientists using of ordinary differential equations (Bernard de Bono, Robert Hoehndorf, Sarala Wimalaratne, George Gkoutos and Pierre Grenon, ‘The RICORDO approach to semantic interoperability for biomedical data and models: strategy, standards and solutions’, </w:delText>
          </w:r>
          <w:r w:rsidRPr="005E16B3" w:rsidDel="00DC5362">
            <w:rPr>
              <w:i/>
              <w:szCs w:val="22"/>
            </w:rPr>
            <w:delText>BMC Research Notes</w:delText>
          </w:r>
          <w:r w:rsidRPr="005E16B3" w:rsidDel="00DC5362">
            <w:rPr>
              <w:szCs w:val="22"/>
            </w:rPr>
            <w:delText xml:space="preserve"> 4 (2011), 31). </w:delText>
          </w:r>
        </w:del>
      </w:moveFrom>
      <w:moveFromRangeEnd w:id="1344"/>
    </w:p>
  </w:endnote>
  <w:endnote w:id="14">
    <w:p w14:paraId="5E9F282E" w14:textId="77777777" w:rsidR="004D2F85" w:rsidRPr="005E16B3" w:rsidRDefault="004D2F85" w:rsidP="008310FF">
      <w:pPr>
        <w:pStyle w:val="EndnoteText"/>
        <w:rPr>
          <w:sz w:val="22"/>
          <w:szCs w:val="22"/>
        </w:rPr>
      </w:pPr>
      <w:r w:rsidRPr="005E16B3">
        <w:rPr>
          <w:rStyle w:val="EndnoteReference"/>
          <w:sz w:val="22"/>
          <w:szCs w:val="22"/>
        </w:rPr>
        <w:endnoteRef/>
      </w:r>
      <w:r w:rsidRPr="005E16B3">
        <w:rPr>
          <w:sz w:val="22"/>
          <w:szCs w:val="22"/>
        </w:rPr>
        <w:t xml:space="preserve"> </w:t>
      </w:r>
      <w:proofErr w:type="gramStart"/>
      <w:r w:rsidRPr="005E16B3">
        <w:rPr>
          <w:sz w:val="22"/>
          <w:szCs w:val="22"/>
        </w:rPr>
        <w:t>Cardiac Cycle, Left Ventricle, http://en.wikipedia.org/wiki/Cardiac_cycle.</w:t>
      </w:r>
      <w:proofErr w:type="gramEnd"/>
    </w:p>
  </w:endnote>
  <w:endnote w:id="15">
    <w:p w14:paraId="1AD55790" w14:textId="77777777" w:rsidR="004D2F85" w:rsidRPr="005E16B3" w:rsidRDefault="004D2F85"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 w:id="16">
    <w:p w14:paraId="058CE38B" w14:textId="5F3D971F" w:rsidR="004D2F85" w:rsidRPr="005E16B3" w:rsidRDefault="004D2F85" w:rsidP="008310FF">
      <w:pPr>
        <w:pStyle w:val="Level1"/>
        <w:widowControl/>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rPr>
          <w:sz w:val="22"/>
          <w:szCs w:val="22"/>
        </w:rPr>
      </w:pPr>
      <w:r w:rsidRPr="005E16B3">
        <w:rPr>
          <w:rStyle w:val="EndnoteReference"/>
          <w:sz w:val="22"/>
          <w:szCs w:val="22"/>
        </w:rPr>
        <w:endnoteRef/>
      </w:r>
      <w:r w:rsidRPr="005E16B3">
        <w:rPr>
          <w:sz w:val="22"/>
          <w:szCs w:val="22"/>
        </w:rPr>
        <w:t xml:space="preserve"> </w:t>
      </w:r>
      <w:r w:rsidRPr="005E16B3">
        <w:rPr>
          <w:rStyle w:val="QuickFormat4"/>
          <w:sz w:val="22"/>
          <w:szCs w:val="22"/>
        </w:rPr>
        <w:t>Barry Smith and Kevin Mulligan, ‘</w:t>
      </w:r>
      <w:r w:rsidRPr="005E16B3">
        <w:rPr>
          <w:sz w:val="22"/>
          <w:szCs w:val="22"/>
        </w:rPr>
        <w:t>Framework for Formal Ontology</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3 (1983), 73–85</w:t>
      </w:r>
      <w:r>
        <w:rPr>
          <w:rStyle w:val="QuickFormat4"/>
          <w:sz w:val="22"/>
          <w:szCs w:val="22"/>
        </w:rPr>
        <w:t xml:space="preserve"> and </w:t>
      </w:r>
      <w:r w:rsidRPr="005E16B3">
        <w:rPr>
          <w:sz w:val="22"/>
          <w:szCs w:val="22"/>
        </w:rPr>
        <w:t xml:space="preserve">Barry Smith and Kevin Mulligan, ‘Pieces of a Theory’, in Barry Smith (ed.), </w:t>
      </w:r>
      <w:r w:rsidRPr="005E16B3">
        <w:rPr>
          <w:i/>
          <w:iCs/>
          <w:sz w:val="22"/>
          <w:szCs w:val="22"/>
        </w:rPr>
        <w:t>Parts and Moments. Studies in Logic and Formal Ontology</w:t>
      </w:r>
      <w:r w:rsidRPr="005E16B3">
        <w:rPr>
          <w:sz w:val="22"/>
          <w:szCs w:val="22"/>
        </w:rPr>
        <w:t xml:space="preserve"> (Munich: Philosophia, 1982), 15–109.</w:t>
      </w:r>
      <w:r w:rsidRPr="005E16B3">
        <w:rPr>
          <w:rFonts w:eastAsia="Calibri"/>
          <w:sz w:val="22"/>
          <w:szCs w:val="22"/>
        </w:rPr>
        <w:t xml:space="preserve"> Analogous dependence structures are found also in other sensory domains, for example in the three-sided reciprocal dependence of the pitch, timbre and loudness which are the three structural parts of a tone instance, and similar analyses can be used to describe the structures of cognitive and linguistic acts of a range of different sorts. See Kevin Mulligan and Barry Smith, ‘A Relational Theory of the </w:t>
      </w:r>
      <w:r w:rsidRPr="005E16B3">
        <w:rPr>
          <w:sz w:val="22"/>
          <w:szCs w:val="22"/>
        </w:rPr>
        <w:t>Act</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xml:space="preserve">, 5 (1986), 115–130, and </w:t>
      </w:r>
      <w:r w:rsidRPr="005E16B3">
        <w:rPr>
          <w:sz w:val="22"/>
          <w:szCs w:val="22"/>
        </w:rPr>
        <w:t xml:space="preserve">Kevin Mulligan, ‘Promising and Other Social Acts’, in Mulligan (ed.), </w:t>
      </w:r>
      <w:r w:rsidRPr="005E16B3">
        <w:rPr>
          <w:i/>
          <w:iCs/>
          <w:sz w:val="22"/>
          <w:szCs w:val="22"/>
        </w:rPr>
        <w:t>Speech Act and Sachverhalt: Reinach and the Foundations of Realist Phenomenology</w:t>
      </w:r>
      <w:r w:rsidRPr="005E16B3">
        <w:rPr>
          <w:sz w:val="22"/>
          <w:szCs w:val="22"/>
        </w:rPr>
        <w:t xml:space="preserve"> (Dordrecht/Boston/Lancaster: Nijhoff, 1987), 1–27.</w:t>
      </w:r>
    </w:p>
  </w:endnote>
  <w:endnote w:id="17">
    <w:p w14:paraId="0901EFC4" w14:textId="77777777" w:rsidR="004D2F85" w:rsidRPr="005E16B3" w:rsidRDefault="004D2F85" w:rsidP="008310FF">
      <w:pPr>
        <w:pStyle w:val="EndnoteText"/>
        <w:rPr>
          <w:sz w:val="22"/>
          <w:szCs w:val="22"/>
        </w:rPr>
      </w:pPr>
      <w:r w:rsidRPr="005E16B3">
        <w:rPr>
          <w:rStyle w:val="EndnoteReference"/>
          <w:sz w:val="22"/>
          <w:szCs w:val="22"/>
        </w:rPr>
        <w:endnoteRef/>
      </w:r>
      <w:r w:rsidRPr="005E16B3">
        <w:rPr>
          <w:sz w:val="22"/>
          <w:szCs w:val="22"/>
        </w:rPr>
        <w:t xml:space="preserve"> Vital Sign Ontology, http://www.acsu.buffalo.edu/~ag33/vso.html.</w:t>
      </w:r>
    </w:p>
  </w:endnote>
  <w:endnote w:id="18">
    <w:p w14:paraId="2A57E262" w14:textId="77777777" w:rsidR="004D2F85" w:rsidRPr="005E16B3" w:rsidDel="00DC5362" w:rsidRDefault="004D2F85" w:rsidP="008310FF">
      <w:pPr>
        <w:pStyle w:val="EndnoteText"/>
        <w:rPr>
          <w:del w:id="1382" w:author="phismith" w:date="2012-05-17T20:33:00Z"/>
          <w:sz w:val="22"/>
          <w:szCs w:val="22"/>
        </w:rPr>
      </w:pPr>
      <w:del w:id="1383" w:author="phismith" w:date="2012-05-17T20:33:00Z">
        <w:r w:rsidRPr="005E16B3" w:rsidDel="00DC5362">
          <w:rPr>
            <w:rStyle w:val="EndnoteReference"/>
            <w:sz w:val="22"/>
            <w:szCs w:val="22"/>
          </w:rPr>
          <w:endnoteRef/>
        </w:r>
        <w:r w:rsidRPr="005E16B3" w:rsidDel="00DC5362">
          <w:rPr>
            <w:sz w:val="22"/>
            <w:szCs w:val="22"/>
          </w:rPr>
          <w:delText xml:space="preserve"> These are represented comprehensively for biological qualities in the Phenotypic Quality ontology (PATO): http://obofoundry.org/wiki/index.php/PATO:Main_Page.</w:delText>
        </w:r>
      </w:del>
    </w:p>
  </w:endnote>
  <w:endnote w:id="19">
    <w:p w14:paraId="08949B94" w14:textId="77777777" w:rsidR="004D2F85" w:rsidRPr="005E16B3" w:rsidDel="00DC5362" w:rsidRDefault="004D2F85" w:rsidP="008310FF">
      <w:pPr>
        <w:spacing w:before="0" w:after="0" w:line="240" w:lineRule="auto"/>
        <w:jc w:val="left"/>
        <w:rPr>
          <w:del w:id="1385" w:author="phismith" w:date="2012-05-17T20:33:00Z"/>
          <w:szCs w:val="22"/>
        </w:rPr>
      </w:pPr>
      <w:del w:id="1386" w:author="phismith" w:date="2012-05-17T20:33:00Z">
        <w:r w:rsidRPr="005E16B3" w:rsidDel="00DC5362">
          <w:rPr>
            <w:rStyle w:val="EndnoteReference"/>
            <w:szCs w:val="22"/>
          </w:rPr>
          <w:endnoteRef/>
        </w:r>
        <w:r w:rsidRPr="005E16B3" w:rsidDel="00DC5362">
          <w:rPr>
            <w:szCs w:val="22"/>
          </w:rPr>
          <w:delText xml:space="preserve"> As Johansson has pointed out, a process such as the beating of the heart will involve not only process profiles of the sorts listed above; it will involve also changes of shape or size – any given instance of walking, for example, must have a certain </w:delText>
        </w:r>
        <w:r w:rsidRPr="005E16B3" w:rsidDel="00DC5362">
          <w:rPr>
            <w:i/>
            <w:szCs w:val="22"/>
          </w:rPr>
          <w:delText>determinable 4-dimensional process shape</w:delText>
        </w:r>
        <w:r w:rsidRPr="005E16B3" w:rsidDel="00DC5362">
          <w:rPr>
            <w:szCs w:val="22"/>
          </w:rPr>
          <w:delText>.</w:delText>
        </w:r>
        <w:r w:rsidRPr="005E16B3" w:rsidDel="00DC5362">
          <w:rPr>
            <w:rStyle w:val="EndnoteReference"/>
            <w:szCs w:val="22"/>
          </w:rPr>
          <w:endnoteRef/>
        </w:r>
        <w:r w:rsidRPr="005E16B3" w:rsidDel="00DC5362">
          <w:rPr>
            <w:szCs w:val="22"/>
          </w:rPr>
          <w:delText xml:space="preserve">  Which </w:delText>
        </w:r>
        <w:r w:rsidRPr="005E16B3" w:rsidDel="00DC5362">
          <w:rPr>
            <w:i/>
            <w:szCs w:val="22"/>
          </w:rPr>
          <w:delText xml:space="preserve">determinate </w:delText>
        </w:r>
        <w:r w:rsidRPr="005E16B3" w:rsidDel="00DC5362">
          <w:rPr>
            <w:szCs w:val="22"/>
          </w:rPr>
          <w:delText>shape is instantiated will of course vary from instance to instance. (</w:delText>
        </w:r>
        <w:r w:rsidRPr="005E16B3" w:rsidDel="00DC5362">
          <w:rPr>
            <w:color w:val="000000"/>
            <w:szCs w:val="22"/>
          </w:rPr>
          <w:delText>Ingvar Johansson, ‘</w:delText>
        </w:r>
        <w:r w:rsidRPr="005E16B3" w:rsidDel="00DC5362">
          <w:rPr>
            <w:rFonts w:eastAsia="Times New Roman"/>
            <w:szCs w:val="22"/>
          </w:rPr>
          <w:delText>Functions, Function Concepts, and Scales</w:delText>
        </w:r>
        <w:r w:rsidRPr="005E16B3" w:rsidDel="00DC5362">
          <w:rPr>
            <w:color w:val="000000"/>
            <w:szCs w:val="22"/>
          </w:rPr>
          <w:delText xml:space="preserve">’, </w:delText>
        </w:r>
        <w:r w:rsidRPr="005E16B3" w:rsidDel="00DC5362">
          <w:rPr>
            <w:i/>
            <w:color w:val="000000"/>
            <w:szCs w:val="22"/>
          </w:rPr>
          <w:delText>The Monist</w:delText>
        </w:r>
        <w:r w:rsidRPr="005E16B3" w:rsidDel="00DC5362">
          <w:rPr>
            <w:color w:val="000000"/>
            <w:szCs w:val="22"/>
          </w:rPr>
          <w:delText xml:space="preserve"> 87 (2004), 96-114.)</w:delText>
        </w:r>
      </w:del>
    </w:p>
  </w:endnote>
  <w:endnote w:id="20">
    <w:p w14:paraId="4821254D" w14:textId="77777777" w:rsidR="004D2F85" w:rsidDel="00DC5362" w:rsidRDefault="004D2F85" w:rsidP="008310FF">
      <w:pPr>
        <w:spacing w:before="0" w:after="0" w:line="240" w:lineRule="auto"/>
        <w:jc w:val="left"/>
        <w:rPr>
          <w:del w:id="1388" w:author="phismith" w:date="2012-05-17T20:34:00Z"/>
          <w:i/>
          <w:szCs w:val="22"/>
        </w:rPr>
      </w:pPr>
      <w:del w:id="1389" w:author="phismith" w:date="2012-05-17T20:34:00Z">
        <w:r w:rsidRPr="005E16B3" w:rsidDel="00DC5362">
          <w:rPr>
            <w:rStyle w:val="EndnoteReference"/>
            <w:szCs w:val="22"/>
          </w:rPr>
          <w:endnoteRef/>
        </w:r>
        <w:r w:rsidRPr="005E16B3" w:rsidDel="00DC5362">
          <w:rPr>
            <w:szCs w:val="22"/>
          </w:rPr>
          <w:delText xml:space="preserve"> More generally: a process has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 xml:space="preserve">u </w:delText>
        </w:r>
        <w:r w:rsidRPr="005E16B3" w:rsidDel="00DC5362">
          <w:rPr>
            <w:szCs w:val="22"/>
          </w:rPr>
          <w:delText xml:space="preserve">at time instant </w:delText>
        </w:r>
        <w:r w:rsidDel="00DC5362">
          <w:rPr>
            <w:i/>
            <w:szCs w:val="22"/>
          </w:rPr>
          <w:delText xml:space="preserve">t </w:delText>
        </w:r>
      </w:del>
    </w:p>
    <w:p w14:paraId="3AA0DF14" w14:textId="77777777" w:rsidR="004D2F85" w:rsidRPr="005E16B3" w:rsidDel="00DC5362" w:rsidRDefault="004D2F85" w:rsidP="008310FF">
      <w:pPr>
        <w:spacing w:before="0" w:after="0" w:line="240" w:lineRule="auto"/>
        <w:ind w:left="720"/>
        <w:jc w:val="left"/>
        <w:rPr>
          <w:del w:id="1390" w:author="phismith" w:date="2012-05-17T20:34:00Z"/>
          <w:i/>
          <w:szCs w:val="22"/>
        </w:rPr>
      </w:pPr>
      <w:del w:id="1391" w:author="phismith" w:date="2012-05-17T20:34:00Z">
        <w:r w:rsidRPr="005E16B3" w:rsidDel="00DC5362">
          <w:rPr>
            <w:i/>
            <w:szCs w:val="22"/>
          </w:rPr>
          <w:delText>=</w:delText>
        </w:r>
        <w:r w:rsidRPr="005E16B3" w:rsidDel="00DC5362">
          <w:rPr>
            <w:szCs w:val="22"/>
          </w:rPr>
          <w:delText xml:space="preserve">Def. there is some process </w:delText>
        </w:r>
        <w:r w:rsidRPr="005E16B3" w:rsidDel="00DC5362">
          <w:rPr>
            <w:i/>
            <w:szCs w:val="22"/>
          </w:rPr>
          <w:delText xml:space="preserve">b </w:delText>
        </w:r>
        <w:r w:rsidRPr="005E16B3" w:rsidDel="00DC5362">
          <w:rPr>
            <w:szCs w:val="22"/>
          </w:rPr>
          <w:delText xml:space="preserve">which is a temporal part of </w:delText>
        </w:r>
        <w:r w:rsidRPr="005E16B3" w:rsidDel="00DC5362">
          <w:rPr>
            <w:i/>
            <w:szCs w:val="22"/>
          </w:rPr>
          <w:delText xml:space="preserve">a </w:delText>
        </w:r>
        <w:r w:rsidRPr="005E16B3" w:rsidDel="00DC5362">
          <w:rPr>
            <w:szCs w:val="22"/>
          </w:rPr>
          <w:delText>and which occupies a temporal region (</w:delText>
        </w:r>
        <w:r w:rsidRPr="005E16B3" w:rsidDel="00DC5362">
          <w:rPr>
            <w:i/>
            <w:szCs w:val="22"/>
          </w:rPr>
          <w:delText>t</w:delText>
        </w:r>
        <w:r w:rsidRPr="005E16B3" w:rsidDel="00DC5362">
          <w:rPr>
            <w:szCs w:val="22"/>
            <w:vertAlign w:val="subscript"/>
          </w:rPr>
          <w:delText>1</w:delText>
        </w:r>
        <w:r w:rsidRPr="005E16B3" w:rsidDel="00DC5362">
          <w:rPr>
            <w:i/>
            <w:szCs w:val="22"/>
          </w:rPr>
          <w:delText>, t</w:delText>
        </w:r>
        <w:r w:rsidRPr="005E16B3" w:rsidDel="00DC5362">
          <w:rPr>
            <w:i/>
            <w:szCs w:val="22"/>
            <w:vertAlign w:val="subscript"/>
          </w:rPr>
          <w:delText>2</w:delText>
        </w:r>
        <w:r w:rsidRPr="005E16B3" w:rsidDel="00DC5362">
          <w:rPr>
            <w:szCs w:val="22"/>
          </w:rPr>
          <w:delText xml:space="preserve">) which includes </w:delText>
        </w:r>
        <w:r w:rsidRPr="005E16B3" w:rsidDel="00DC5362">
          <w:rPr>
            <w:i/>
            <w:szCs w:val="22"/>
          </w:rPr>
          <w:delText xml:space="preserve">t </w:delText>
        </w:r>
        <w:r w:rsidRPr="005E16B3" w:rsidDel="00DC5362">
          <w:rPr>
            <w:szCs w:val="22"/>
          </w:rPr>
          <w:delText xml:space="preserve">in its interior </w:delText>
        </w:r>
      </w:del>
    </w:p>
    <w:p w14:paraId="489ACF84" w14:textId="77777777" w:rsidR="004D2F85" w:rsidRPr="005E16B3" w:rsidDel="00DC5362" w:rsidRDefault="004D2F85" w:rsidP="008310FF">
      <w:pPr>
        <w:spacing w:before="0" w:after="0" w:line="240" w:lineRule="auto"/>
        <w:jc w:val="left"/>
        <w:rPr>
          <w:del w:id="1392" w:author="phismith" w:date="2012-05-17T20:34:00Z"/>
          <w:i/>
          <w:szCs w:val="22"/>
        </w:rPr>
      </w:pPr>
      <w:del w:id="1393" w:author="phismith" w:date="2012-05-17T20:34:00Z">
        <w:r w:rsidRPr="005E16B3" w:rsidDel="00DC5362">
          <w:rPr>
            <w:szCs w:val="22"/>
          </w:rPr>
          <w:tab/>
          <w:delText xml:space="preserve">&amp; </w:delText>
        </w:r>
        <w:r w:rsidRPr="005E16B3" w:rsidDel="00DC5362">
          <w:rPr>
            <w:i/>
            <w:szCs w:val="22"/>
          </w:rPr>
          <w:delText xml:space="preserve">b </w:delText>
        </w:r>
        <w:r w:rsidRPr="005E16B3" w:rsidDel="00DC5362">
          <w:rPr>
            <w:szCs w:val="22"/>
          </w:rPr>
          <w:delText xml:space="preserve">is of process profile type F with magnitude </w:delText>
        </w:r>
        <w:r w:rsidRPr="005E16B3" w:rsidDel="00DC5362">
          <w:rPr>
            <w:i/>
            <w:szCs w:val="22"/>
          </w:rPr>
          <w:delText xml:space="preserve">n </w:delText>
        </w:r>
        <w:r w:rsidRPr="005E16B3" w:rsidDel="00DC5362">
          <w:rPr>
            <w:szCs w:val="22"/>
          </w:rPr>
          <w:delText xml:space="preserve">in units </w:delText>
        </w:r>
        <w:r w:rsidRPr="005E16B3" w:rsidDel="00DC5362">
          <w:rPr>
            <w:i/>
            <w:szCs w:val="22"/>
          </w:rPr>
          <w:delText>u.</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roman"/>
    <w:notTrueType/>
    <w:pitch w:val="default"/>
  </w:font>
  <w:font w:name="inherit">
    <w:altName w:val="Times New Roman"/>
    <w:panose1 w:val="00000000000000000000"/>
    <w:charset w:val="00"/>
    <w:family w:val="roman"/>
    <w:notTrueType/>
    <w:pitch w:val="default"/>
  </w:font>
  <w:font w:name="cmr10">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mi10">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4D2F85" w:rsidRDefault="004D2F85" w:rsidP="00486765">
    <w:pPr>
      <w:pStyle w:val="Footer"/>
    </w:pPr>
  </w:p>
  <w:p w14:paraId="2D703F56" w14:textId="77777777" w:rsidR="004D2F85" w:rsidRDefault="004D2F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4D2F85" w:rsidRDefault="004D2F85" w:rsidP="00486765">
    <w:pPr>
      <w:pStyle w:val="Footer"/>
    </w:pPr>
  </w:p>
  <w:p w14:paraId="0A278083" w14:textId="77777777" w:rsidR="004D2F85" w:rsidRDefault="004D2F8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4D2F85" w:rsidRPr="00C5140F" w:rsidRDefault="004D2F85">
        <w:pPr>
          <w:pStyle w:val="Footer"/>
        </w:pPr>
      </w:p>
      <w:p w14:paraId="6A95AB50" w14:textId="77777777" w:rsidR="004D2F85" w:rsidRPr="00C5140F" w:rsidRDefault="004D2F85">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4D2F85" w:rsidRPr="00C5140F" w:rsidRDefault="004D2F85">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4D2F85" w:rsidRDefault="004D2F85">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4D2F85" w:rsidRDefault="004D2F85">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4D2F85" w:rsidRDefault="004D2F85">
        <w:pPr>
          <w:pStyle w:val="Footer"/>
        </w:pPr>
        <w:r>
          <w:t>Two-Day Meeting on BFO 2.0, Thu Nov 10 – Fri Nov 11, 2011 (EST)</w:t>
        </w:r>
      </w:p>
      <w:p w14:paraId="6DEA8017" w14:textId="77777777" w:rsidR="004D2F85" w:rsidRDefault="004D2F85">
        <w:pPr>
          <w:pStyle w:val="Footer"/>
        </w:pPr>
        <w:r>
          <w:t>Center of Excellence in Bioinformatics and Life Sciences, Buffalo, US</w:t>
        </w:r>
      </w:p>
    </w:sdtContent>
  </w:sdt>
  <w:p w14:paraId="5840DC9A" w14:textId="77777777" w:rsidR="004D2F85" w:rsidRDefault="004D2F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B39809" w14:textId="77777777" w:rsidR="00183D42" w:rsidRPr="00A53C04" w:rsidRDefault="00183D42" w:rsidP="00D924FF">
      <w:pPr>
        <w:pStyle w:val="Footer"/>
      </w:pPr>
    </w:p>
  </w:footnote>
  <w:footnote w:type="continuationSeparator" w:id="0">
    <w:p w14:paraId="1DA4A9C6" w14:textId="77777777" w:rsidR="00183D42" w:rsidRDefault="00183D42" w:rsidP="00AA3724"/>
  </w:footnote>
  <w:footnote w:type="continuationNotice" w:id="1">
    <w:p w14:paraId="3382E61E" w14:textId="77777777" w:rsidR="00183D42" w:rsidRDefault="00183D42"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4D2F85" w:rsidRDefault="004D2F85" w:rsidP="00486765">
    <w:pPr>
      <w:pStyle w:val="Header"/>
    </w:pPr>
  </w:p>
  <w:p w14:paraId="406E25F7" w14:textId="77777777" w:rsidR="004D2F85" w:rsidRDefault="004D2F8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4D2F85" w:rsidRDefault="004D2F85" w:rsidP="0048676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4D2F85" w:rsidRDefault="00743789">
    <w:pPr>
      <w:pStyle w:val="Header"/>
    </w:pPr>
    <w:sdt>
      <w:sdtPr>
        <w:id w:val="13055254"/>
        <w:docPartObj>
          <w:docPartGallery w:val="Page Numbers (Top of Page)"/>
          <w:docPartUnique/>
        </w:docPartObj>
      </w:sdtPr>
      <w:sdtEndPr/>
      <w:sdtContent>
        <w:r w:rsidR="004D2F85">
          <w:fldChar w:fldCharType="begin"/>
        </w:r>
        <w:r w:rsidR="004D2F85">
          <w:instrText xml:space="preserve"> PAGE   \* MERGEFORMAT </w:instrText>
        </w:r>
        <w:r w:rsidR="004D2F85">
          <w:fldChar w:fldCharType="separate"/>
        </w:r>
        <w:r>
          <w:rPr>
            <w:noProof/>
          </w:rPr>
          <w:t>97</w:t>
        </w:r>
        <w:r w:rsidR="004D2F85">
          <w:rPr>
            <w:noProof/>
          </w:rPr>
          <w:fldChar w:fldCharType="end"/>
        </w:r>
      </w:sdtContent>
    </w:sdt>
  </w:p>
  <w:p w14:paraId="38CFE889" w14:textId="77777777" w:rsidR="004D2F85" w:rsidRDefault="004D2F8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4D2F85" w:rsidRDefault="004D2F85"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4D2F85" w:rsidRDefault="004D2F8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8">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26"/>
  </w:num>
  <w:num w:numId="3">
    <w:abstractNumId w:val="13"/>
  </w:num>
  <w:num w:numId="4">
    <w:abstractNumId w:val="25"/>
  </w:num>
  <w:num w:numId="5">
    <w:abstractNumId w:val="4"/>
  </w:num>
  <w:num w:numId="6">
    <w:abstractNumId w:val="16"/>
  </w:num>
  <w:num w:numId="7">
    <w:abstractNumId w:val="17"/>
  </w:num>
  <w:num w:numId="8">
    <w:abstractNumId w:val="22"/>
  </w:num>
  <w:num w:numId="9">
    <w:abstractNumId w:val="12"/>
  </w:num>
  <w:num w:numId="10">
    <w:abstractNumId w:val="20"/>
  </w:num>
  <w:num w:numId="11">
    <w:abstractNumId w:val="3"/>
  </w:num>
  <w:num w:numId="12">
    <w:abstractNumId w:val="23"/>
  </w:num>
  <w:num w:numId="13">
    <w:abstractNumId w:val="7"/>
  </w:num>
  <w:num w:numId="14">
    <w:abstractNumId w:val="6"/>
  </w:num>
  <w:num w:numId="15">
    <w:abstractNumId w:val="9"/>
  </w:num>
  <w:num w:numId="16">
    <w:abstractNumId w:val="18"/>
  </w:num>
  <w:num w:numId="17">
    <w:abstractNumId w:val="11"/>
  </w:num>
  <w:num w:numId="18">
    <w:abstractNumId w:val="2"/>
  </w:num>
  <w:num w:numId="19">
    <w:abstractNumId w:val="15"/>
  </w:num>
  <w:num w:numId="20">
    <w:abstractNumId w:val="10"/>
  </w:num>
  <w:num w:numId="21">
    <w:abstractNumId w:val="14"/>
  </w:num>
  <w:num w:numId="22">
    <w:abstractNumId w:val="8"/>
  </w:num>
  <w:num w:numId="23">
    <w:abstractNumId w:val="0"/>
  </w:num>
  <w:num w:numId="24">
    <w:abstractNumId w:val="21"/>
  </w:num>
  <w:num w:numId="25">
    <w:abstractNumId w:val="1"/>
  </w:num>
  <w:num w:numId="26">
    <w:abstractNumId w:val="19"/>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4E97"/>
    <w:rsid w:val="000A57E7"/>
    <w:rsid w:val="000A6579"/>
    <w:rsid w:val="000B04F9"/>
    <w:rsid w:val="000B2E17"/>
    <w:rsid w:val="000B34A1"/>
    <w:rsid w:val="000B4375"/>
    <w:rsid w:val="000B5984"/>
    <w:rsid w:val="000B5B22"/>
    <w:rsid w:val="000C1212"/>
    <w:rsid w:val="000C3268"/>
    <w:rsid w:val="000C5150"/>
    <w:rsid w:val="000C52A3"/>
    <w:rsid w:val="000D03AC"/>
    <w:rsid w:val="000D07EF"/>
    <w:rsid w:val="000D245E"/>
    <w:rsid w:val="000D48A6"/>
    <w:rsid w:val="000D73E4"/>
    <w:rsid w:val="000E04F4"/>
    <w:rsid w:val="000E066A"/>
    <w:rsid w:val="000E0D58"/>
    <w:rsid w:val="000E2488"/>
    <w:rsid w:val="000E3638"/>
    <w:rsid w:val="000E3998"/>
    <w:rsid w:val="000E7197"/>
    <w:rsid w:val="000F17EC"/>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5281"/>
    <w:rsid w:val="001257D8"/>
    <w:rsid w:val="00125AF3"/>
    <w:rsid w:val="00127053"/>
    <w:rsid w:val="00130D7C"/>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A0B"/>
    <w:rsid w:val="00176DC3"/>
    <w:rsid w:val="001813EE"/>
    <w:rsid w:val="00182F02"/>
    <w:rsid w:val="00183D42"/>
    <w:rsid w:val="001847BB"/>
    <w:rsid w:val="00184B84"/>
    <w:rsid w:val="0018556D"/>
    <w:rsid w:val="00187F8C"/>
    <w:rsid w:val="00192689"/>
    <w:rsid w:val="00193316"/>
    <w:rsid w:val="00193F25"/>
    <w:rsid w:val="001950C0"/>
    <w:rsid w:val="00196925"/>
    <w:rsid w:val="001A44E9"/>
    <w:rsid w:val="001A5D90"/>
    <w:rsid w:val="001A6058"/>
    <w:rsid w:val="001A6FFD"/>
    <w:rsid w:val="001B0E9B"/>
    <w:rsid w:val="001B23FB"/>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2E3"/>
    <w:rsid w:val="002A1C0A"/>
    <w:rsid w:val="002A33CB"/>
    <w:rsid w:val="002A7BE7"/>
    <w:rsid w:val="002B0810"/>
    <w:rsid w:val="002B1306"/>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1944"/>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416D"/>
    <w:rsid w:val="00365F37"/>
    <w:rsid w:val="00367B48"/>
    <w:rsid w:val="00367C20"/>
    <w:rsid w:val="00370CC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47E"/>
    <w:rsid w:val="0047199F"/>
    <w:rsid w:val="0047696E"/>
    <w:rsid w:val="0048015B"/>
    <w:rsid w:val="00480161"/>
    <w:rsid w:val="00480A86"/>
    <w:rsid w:val="00482568"/>
    <w:rsid w:val="0048287D"/>
    <w:rsid w:val="00483282"/>
    <w:rsid w:val="004859CA"/>
    <w:rsid w:val="00485AA7"/>
    <w:rsid w:val="00486765"/>
    <w:rsid w:val="0049270F"/>
    <w:rsid w:val="00492DAF"/>
    <w:rsid w:val="00493504"/>
    <w:rsid w:val="004938EE"/>
    <w:rsid w:val="00494B7A"/>
    <w:rsid w:val="0049759E"/>
    <w:rsid w:val="00497695"/>
    <w:rsid w:val="004A033A"/>
    <w:rsid w:val="004A05A1"/>
    <w:rsid w:val="004A1E4C"/>
    <w:rsid w:val="004A2E5B"/>
    <w:rsid w:val="004A345F"/>
    <w:rsid w:val="004A6DFF"/>
    <w:rsid w:val="004B5C97"/>
    <w:rsid w:val="004C0A57"/>
    <w:rsid w:val="004C372C"/>
    <w:rsid w:val="004C5178"/>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3D1"/>
    <w:rsid w:val="00510B36"/>
    <w:rsid w:val="00511E26"/>
    <w:rsid w:val="00512D23"/>
    <w:rsid w:val="00513AAE"/>
    <w:rsid w:val="00514A83"/>
    <w:rsid w:val="00514A85"/>
    <w:rsid w:val="00520426"/>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392E"/>
    <w:rsid w:val="00624F91"/>
    <w:rsid w:val="00626425"/>
    <w:rsid w:val="00627967"/>
    <w:rsid w:val="00630552"/>
    <w:rsid w:val="0063290F"/>
    <w:rsid w:val="006329D0"/>
    <w:rsid w:val="006338FE"/>
    <w:rsid w:val="006355CF"/>
    <w:rsid w:val="0063585C"/>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723"/>
    <w:rsid w:val="006E1F03"/>
    <w:rsid w:val="006E2868"/>
    <w:rsid w:val="006E32BD"/>
    <w:rsid w:val="006F40A0"/>
    <w:rsid w:val="006F4220"/>
    <w:rsid w:val="006F7B6B"/>
    <w:rsid w:val="006F7BF4"/>
    <w:rsid w:val="00700B69"/>
    <w:rsid w:val="00700F32"/>
    <w:rsid w:val="007025EE"/>
    <w:rsid w:val="007037EC"/>
    <w:rsid w:val="0070548A"/>
    <w:rsid w:val="00705917"/>
    <w:rsid w:val="00705CD6"/>
    <w:rsid w:val="00706E14"/>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3C0A"/>
    <w:rsid w:val="00736124"/>
    <w:rsid w:val="00736310"/>
    <w:rsid w:val="007366FE"/>
    <w:rsid w:val="00740DC4"/>
    <w:rsid w:val="0074238B"/>
    <w:rsid w:val="00743789"/>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2DD8"/>
    <w:rsid w:val="007B3E28"/>
    <w:rsid w:val="007B59A9"/>
    <w:rsid w:val="007C3D0F"/>
    <w:rsid w:val="007C4BE0"/>
    <w:rsid w:val="007C60C4"/>
    <w:rsid w:val="007E0C2F"/>
    <w:rsid w:val="007E2B9F"/>
    <w:rsid w:val="007E2C9E"/>
    <w:rsid w:val="007E43E6"/>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872A6"/>
    <w:rsid w:val="008901C1"/>
    <w:rsid w:val="008903D0"/>
    <w:rsid w:val="008906B8"/>
    <w:rsid w:val="0089128F"/>
    <w:rsid w:val="00894677"/>
    <w:rsid w:val="00895979"/>
    <w:rsid w:val="008A0567"/>
    <w:rsid w:val="008A0783"/>
    <w:rsid w:val="008A2C01"/>
    <w:rsid w:val="008A5BDC"/>
    <w:rsid w:val="008A6C9D"/>
    <w:rsid w:val="008A75B4"/>
    <w:rsid w:val="008B1CD0"/>
    <w:rsid w:val="008B36B6"/>
    <w:rsid w:val="008B6CDC"/>
    <w:rsid w:val="008B7AC8"/>
    <w:rsid w:val="008C04F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5212"/>
    <w:rsid w:val="009C66E9"/>
    <w:rsid w:val="009C76C0"/>
    <w:rsid w:val="009C7CD8"/>
    <w:rsid w:val="009D141A"/>
    <w:rsid w:val="009D16B9"/>
    <w:rsid w:val="009D1AD3"/>
    <w:rsid w:val="009D2F5A"/>
    <w:rsid w:val="009D433A"/>
    <w:rsid w:val="009D555C"/>
    <w:rsid w:val="009D55F6"/>
    <w:rsid w:val="009E0109"/>
    <w:rsid w:val="009E0269"/>
    <w:rsid w:val="009E2993"/>
    <w:rsid w:val="009F014F"/>
    <w:rsid w:val="009F0255"/>
    <w:rsid w:val="009F3382"/>
    <w:rsid w:val="009F41D8"/>
    <w:rsid w:val="009F4ABF"/>
    <w:rsid w:val="009F610B"/>
    <w:rsid w:val="009F7F33"/>
    <w:rsid w:val="00A00941"/>
    <w:rsid w:val="00A01415"/>
    <w:rsid w:val="00A035C4"/>
    <w:rsid w:val="00A03D91"/>
    <w:rsid w:val="00A1283B"/>
    <w:rsid w:val="00A13ADA"/>
    <w:rsid w:val="00A1461A"/>
    <w:rsid w:val="00A14887"/>
    <w:rsid w:val="00A15448"/>
    <w:rsid w:val="00A154C0"/>
    <w:rsid w:val="00A209A2"/>
    <w:rsid w:val="00A21DC8"/>
    <w:rsid w:val="00A242D2"/>
    <w:rsid w:val="00A2607B"/>
    <w:rsid w:val="00A273EC"/>
    <w:rsid w:val="00A31705"/>
    <w:rsid w:val="00A35402"/>
    <w:rsid w:val="00A40ADF"/>
    <w:rsid w:val="00A42E8D"/>
    <w:rsid w:val="00A4428A"/>
    <w:rsid w:val="00A52523"/>
    <w:rsid w:val="00A525E0"/>
    <w:rsid w:val="00A53C04"/>
    <w:rsid w:val="00A608AD"/>
    <w:rsid w:val="00A60C85"/>
    <w:rsid w:val="00A6405D"/>
    <w:rsid w:val="00A64AB5"/>
    <w:rsid w:val="00A71E74"/>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476B"/>
    <w:rsid w:val="00AC523E"/>
    <w:rsid w:val="00AD350D"/>
    <w:rsid w:val="00AD4F8F"/>
    <w:rsid w:val="00AD530B"/>
    <w:rsid w:val="00AD66AD"/>
    <w:rsid w:val="00AD66E5"/>
    <w:rsid w:val="00AD710F"/>
    <w:rsid w:val="00AE3745"/>
    <w:rsid w:val="00AE6D99"/>
    <w:rsid w:val="00AF5193"/>
    <w:rsid w:val="00AF60B3"/>
    <w:rsid w:val="00AF70CB"/>
    <w:rsid w:val="00B016FE"/>
    <w:rsid w:val="00B02AE7"/>
    <w:rsid w:val="00B03B3D"/>
    <w:rsid w:val="00B03C6A"/>
    <w:rsid w:val="00B055FE"/>
    <w:rsid w:val="00B115D2"/>
    <w:rsid w:val="00B115E9"/>
    <w:rsid w:val="00B123D8"/>
    <w:rsid w:val="00B1301F"/>
    <w:rsid w:val="00B13948"/>
    <w:rsid w:val="00B1604E"/>
    <w:rsid w:val="00B23775"/>
    <w:rsid w:val="00B24089"/>
    <w:rsid w:val="00B32A35"/>
    <w:rsid w:val="00B36060"/>
    <w:rsid w:val="00B36652"/>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9758D"/>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4C8A"/>
    <w:rsid w:val="00C05099"/>
    <w:rsid w:val="00C061EB"/>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2D5"/>
    <w:rsid w:val="00C42EAE"/>
    <w:rsid w:val="00C448A6"/>
    <w:rsid w:val="00C449B1"/>
    <w:rsid w:val="00C5140F"/>
    <w:rsid w:val="00C52EBF"/>
    <w:rsid w:val="00C56E10"/>
    <w:rsid w:val="00C60201"/>
    <w:rsid w:val="00C60307"/>
    <w:rsid w:val="00C635B8"/>
    <w:rsid w:val="00C677CC"/>
    <w:rsid w:val="00C67892"/>
    <w:rsid w:val="00C70C3F"/>
    <w:rsid w:val="00C70E0A"/>
    <w:rsid w:val="00C71968"/>
    <w:rsid w:val="00C71CCE"/>
    <w:rsid w:val="00C71ED4"/>
    <w:rsid w:val="00C7495C"/>
    <w:rsid w:val="00C759F5"/>
    <w:rsid w:val="00C75C35"/>
    <w:rsid w:val="00C760DE"/>
    <w:rsid w:val="00C801DA"/>
    <w:rsid w:val="00C87A97"/>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3E6"/>
    <w:rsid w:val="00CD7D2D"/>
    <w:rsid w:val="00CE0AFC"/>
    <w:rsid w:val="00CE14BD"/>
    <w:rsid w:val="00CE55F1"/>
    <w:rsid w:val="00CE6B56"/>
    <w:rsid w:val="00CE704F"/>
    <w:rsid w:val="00CF107E"/>
    <w:rsid w:val="00CF1FBF"/>
    <w:rsid w:val="00CF2840"/>
    <w:rsid w:val="00CF4E43"/>
    <w:rsid w:val="00CF68CB"/>
    <w:rsid w:val="00CF7DCA"/>
    <w:rsid w:val="00D028FB"/>
    <w:rsid w:val="00D06423"/>
    <w:rsid w:val="00D10C26"/>
    <w:rsid w:val="00D114EC"/>
    <w:rsid w:val="00D137BC"/>
    <w:rsid w:val="00D13C1C"/>
    <w:rsid w:val="00D1448F"/>
    <w:rsid w:val="00D14934"/>
    <w:rsid w:val="00D14CCE"/>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0857"/>
    <w:rsid w:val="00DC2166"/>
    <w:rsid w:val="00DC25EB"/>
    <w:rsid w:val="00DC2E51"/>
    <w:rsid w:val="00DC5362"/>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72F8"/>
    <w:rsid w:val="00E7005D"/>
    <w:rsid w:val="00E71419"/>
    <w:rsid w:val="00E735CF"/>
    <w:rsid w:val="00E74901"/>
    <w:rsid w:val="00E75EB0"/>
    <w:rsid w:val="00E76A96"/>
    <w:rsid w:val="00E816FE"/>
    <w:rsid w:val="00E831E8"/>
    <w:rsid w:val="00E8433C"/>
    <w:rsid w:val="00E851FA"/>
    <w:rsid w:val="00E9165C"/>
    <w:rsid w:val="00E917A9"/>
    <w:rsid w:val="00E93F06"/>
    <w:rsid w:val="00E944CF"/>
    <w:rsid w:val="00E95FEA"/>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84F"/>
    <w:rsid w:val="00F34C15"/>
    <w:rsid w:val="00F3525B"/>
    <w:rsid w:val="00F37357"/>
    <w:rsid w:val="00F4014E"/>
    <w:rsid w:val="00F40B9B"/>
    <w:rsid w:val="00F46E07"/>
    <w:rsid w:val="00F509EE"/>
    <w:rsid w:val="00F51055"/>
    <w:rsid w:val="00F5177A"/>
    <w:rsid w:val="00F52A07"/>
    <w:rsid w:val="00F52C65"/>
    <w:rsid w:val="00F53485"/>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DD0"/>
    <w:rsid w:val="00FB2EB2"/>
    <w:rsid w:val="00FB4A69"/>
    <w:rsid w:val="00FB53AF"/>
    <w:rsid w:val="00FB555B"/>
    <w:rsid w:val="00FC2C64"/>
    <w:rsid w:val="00FC5C3B"/>
    <w:rsid w:val="00FD3F23"/>
    <w:rsid w:val="00FD474C"/>
    <w:rsid w:val="00FD7243"/>
    <w:rsid w:val="00FE1DA1"/>
    <w:rsid w:val="00FE32E7"/>
    <w:rsid w:val="00FF05F2"/>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image" Target="media/image3.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comments" Target="comments.xml"/><Relationship Id="rId31" Type="http://schemas.openxmlformats.org/officeDocument/2006/relationships/image" Target="media/image9.png"/><Relationship Id="rId32" Type="http://schemas.openxmlformats.org/officeDocument/2006/relationships/hyperlink" Target="http://obi-ontology.org/page/Main_Page" TargetMode="External"/><Relationship Id="rId33" Type="http://schemas.openxmlformats.org/officeDocument/2006/relationships/hyperlink" Target="http://berkeleybop.org/obo/OGMS:0000087" TargetMode="External"/><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70" Type="http://schemas.openxmlformats.org/officeDocument/2006/relationships/hyperlink" Target="http://www.biomedcentral.com/1471-2105/11/289" TargetMode="External"/><Relationship Id="rId71" Type="http://schemas.openxmlformats.org/officeDocument/2006/relationships/header" Target="header2.xml"/><Relationship Id="rId72" Type="http://schemas.openxmlformats.org/officeDocument/2006/relationships/header" Target="header3.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6.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7.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8.wmf"/><Relationship Id="rId73" Type="http://schemas.openxmlformats.org/officeDocument/2006/relationships/footer" Target="footer3.xml"/><Relationship Id="rId74" Type="http://schemas.openxmlformats.org/officeDocument/2006/relationships/header" Target="header4.xml"/><Relationship Id="rId75" Type="http://schemas.openxmlformats.org/officeDocument/2006/relationships/footer" Target="footer4.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06D362-8FB4-614A-BF90-5C8EE0D96068}">
  <ds:schemaRefs>
    <ds:schemaRef ds:uri="http://schemas.openxmlformats.org/officeDocument/2006/bibliography"/>
  </ds:schemaRefs>
</ds:datastoreItem>
</file>

<file path=customXml/itemProps3.xml><?xml version="1.0" encoding="utf-8"?>
<ds:datastoreItem xmlns:ds="http://schemas.openxmlformats.org/officeDocument/2006/customXml" ds:itemID="{D0B02117-7F19-5440-BBD0-98D0237DD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104</Pages>
  <Words>28047</Words>
  <Characters>159873</Characters>
  <Application>Microsoft Macintosh Word</Application>
  <DocSecurity>0</DocSecurity>
  <Lines>1332</Lines>
  <Paragraphs>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187545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12</cp:revision>
  <cp:lastPrinted>2012-04-10T13:53:00Z</cp:lastPrinted>
  <dcterms:created xsi:type="dcterms:W3CDTF">2012-05-17T23:12:00Z</dcterms:created>
  <dcterms:modified xsi:type="dcterms:W3CDTF">2012-05-20T19:13:00Z</dcterms:modified>
</cp:coreProperties>
</file>