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firstRow="1" w:lastRow="0" w:firstColumn="1" w:lastColumn="0" w:noHBand="0" w:noVBand="1"/>
          </w:tblPr>
          <w:tblGrid>
            <w:gridCol w:w="9054"/>
          </w:tblGrid>
          <w:tr w:rsidR="00215638" w14:paraId="1C523F06" w14:textId="77777777">
            <w:trPr>
              <w:trHeight w:val="2880"/>
              <w:jc w:val="center"/>
            </w:trPr>
            <w:tc>
              <w:tcPr>
                <w:tcW w:w="5000" w:type="pct"/>
              </w:tcPr>
              <w:p w14:paraId="7701D4EB" w14:textId="77777777" w:rsidR="00265782" w:rsidRDefault="00D201F8" w:rsidP="00DB0D72">
                <w:pPr>
                  <w:pStyle w:val="NoSpacing"/>
                  <w:spacing w:line="360" w:lineRule="auto"/>
                  <w:rPr>
                    <w:rFonts w:asciiTheme="majorHAnsi" w:eastAsiaTheme="majorEastAsia" w:hAnsiTheme="majorHAnsi" w:cstheme="majorBidi"/>
                    <w:caps/>
                  </w:rPr>
                </w:pPr>
                <w:del w:id="0" w:author="phismith" w:date="2012-01-03T11:04:00Z">
                  <w:r w:rsidRPr="00D201F8" w:rsidDel="00DB0D72">
                    <w:rPr>
                      <w:rFonts w:asciiTheme="majorHAnsi" w:eastAsiaTheme="majorEastAsia" w:hAnsiTheme="majorHAnsi" w:cstheme="majorBidi"/>
                      <w:caps/>
                      <w:highlight w:val="yellow"/>
                      <w:lang w:val="en-US"/>
                    </w:rPr>
                    <w:delText xml:space="preserve">INGVAR </w:delText>
                  </w:r>
                </w:del>
                <w:ins w:id="1" w:author="phismith" w:date="2012-01-03T11:04:00Z">
                  <w:r w:rsidR="00DB0D72">
                    <w:rPr>
                      <w:rFonts w:asciiTheme="majorHAnsi" w:eastAsiaTheme="majorEastAsia" w:hAnsiTheme="majorHAnsi" w:cstheme="majorBidi"/>
                      <w:caps/>
                      <w:highlight w:val="yellow"/>
                      <w:lang w:val="en-US"/>
                    </w:rPr>
                    <w:t xml:space="preserve">RESSLER </w:t>
                  </w:r>
                </w:ins>
                <w:r w:rsidRPr="00D201F8">
                  <w:rPr>
                    <w:rFonts w:asciiTheme="majorHAnsi" w:eastAsiaTheme="majorEastAsia" w:hAnsiTheme="majorHAnsi" w:cstheme="majorBidi"/>
                    <w:caps/>
                    <w:highlight w:val="yellow"/>
                    <w:lang w:val="en-US"/>
                  </w:rPr>
                  <w:t>COMMENTS</w:t>
                </w:r>
              </w:p>
            </w:tc>
          </w:tr>
          <w:tr w:rsidR="00215638" w:rsidRPr="00B03B3D" w14:paraId="6AB7C121" w14:textId="77777777">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A488234" w14:textId="77777777" w:rsidR="00215638" w:rsidRPr="00B03B3D" w:rsidRDefault="00424849" w:rsidP="00091D05">
                    <w:pPr>
                      <w:pStyle w:val="NoSpacing"/>
                      <w:jc w:val="center"/>
                      <w:rPr>
                        <w:rFonts w:ascii="Georgia" w:eastAsiaTheme="majorEastAsia" w:hAnsi="Georgia" w:cstheme="majorBidi"/>
                        <w:sz w:val="80"/>
                        <w:szCs w:val="80"/>
                      </w:rPr>
                    </w:pPr>
                    <w:r>
                      <w:rPr>
                        <w:rFonts w:ascii="Georgia" w:eastAsiaTheme="majorEastAsia" w:hAnsi="Georgia" w:cstheme="majorBidi"/>
                        <w:sz w:val="72"/>
                        <w:szCs w:val="80"/>
                        <w:lang w:val="en-US"/>
                      </w:rPr>
                      <w:t>Basic Formal Ontology 2.0</w:t>
                    </w:r>
                  </w:p>
                </w:tc>
              </w:sdtContent>
            </w:sdt>
          </w:tr>
          <w:tr w:rsidR="00215638" w:rsidRPr="00B03B3D" w14:paraId="0D8219E4" w14:textId="77777777">
            <w:trPr>
              <w:trHeight w:val="720"/>
              <w:jc w:val="center"/>
            </w:trPr>
            <w:sdt>
              <w:sdtPr>
                <w:rPr>
                  <w:rFonts w:ascii="Georgia" w:eastAsiaTheme="majorEastAsia" w:hAnsi="Georgia" w:cstheme="majorBidi"/>
                  <w:color w:val="FF0000"/>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267910B1" w14:textId="77777777" w:rsidR="00215638" w:rsidRPr="00B03B3D" w:rsidRDefault="00424849" w:rsidP="00091D05">
                    <w:pPr>
                      <w:pStyle w:val="NoSpacing"/>
                      <w:jc w:val="center"/>
                      <w:rPr>
                        <w:rFonts w:ascii="Georgia" w:eastAsiaTheme="majorEastAsia" w:hAnsi="Georgia" w:cstheme="majorBidi"/>
                        <w:sz w:val="44"/>
                        <w:szCs w:val="44"/>
                        <w:rPrChange w:id="2" w:author="Alan Ruttenberg" w:date="2012-01-14T16:50:00Z">
                          <w:rPr/>
                        </w:rPrChange>
                      </w:rPr>
                    </w:pPr>
                    <w:r w:rsidRPr="00A908AB">
                      <w:rPr>
                        <w:rFonts w:ascii="Georgia" w:eastAsiaTheme="majorEastAsia" w:hAnsi="Georgia" w:cstheme="majorBidi"/>
                        <w:color w:val="FF0000"/>
                        <w:sz w:val="44"/>
                        <w:szCs w:val="44"/>
                        <w:lang w:val="en-US"/>
                        <w:rPrChange w:id="3" w:author="Alan Ruttenberg" w:date="2012-01-14T16:50:00Z">
                          <w:rPr>
                            <w:rFonts w:ascii="Georgia" w:eastAsiaTheme="majorEastAsia" w:hAnsi="Georgia" w:cstheme="majorBidi"/>
                            <w:sz w:val="44"/>
                            <w:szCs w:val="44"/>
                            <w:lang w:val="en-US"/>
                          </w:rPr>
                        </w:rPrChange>
                      </w:rPr>
                      <w:t>DRAFT DOCUMENT</w:t>
                    </w:r>
                  </w:p>
                </w:tc>
              </w:sdtContent>
            </w:sdt>
          </w:tr>
          <w:tr w:rsidR="00215638" w:rsidRPr="00B03B3D" w14:paraId="3DC2139D" w14:textId="77777777">
            <w:trPr>
              <w:trHeight w:val="360"/>
              <w:jc w:val="center"/>
            </w:trPr>
            <w:tc>
              <w:tcPr>
                <w:tcW w:w="5000" w:type="pct"/>
                <w:vAlign w:val="center"/>
              </w:tcPr>
              <w:p w14:paraId="5327ED29" w14:textId="77777777" w:rsidR="00215638" w:rsidRPr="00B03B3D" w:rsidRDefault="00215638" w:rsidP="006C241A">
                <w:pPr>
                  <w:pStyle w:val="NoSpacing"/>
                  <w:spacing w:line="360" w:lineRule="auto"/>
                  <w:jc w:val="center"/>
                  <w:rPr>
                    <w:rFonts w:ascii="Georgia" w:hAnsi="Georgia"/>
                  </w:rPr>
                </w:pPr>
              </w:p>
            </w:tc>
          </w:tr>
          <w:tr w:rsidR="00215638" w:rsidRPr="00B03B3D" w14:paraId="4EE23B7F" w14:textId="77777777">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9774015" w14:textId="77777777" w:rsidR="00215638" w:rsidRPr="00B03B3D" w:rsidRDefault="00424849" w:rsidP="006C241A">
                    <w:pPr>
                      <w:pStyle w:val="NoSpacing"/>
                      <w:spacing w:line="360" w:lineRule="auto"/>
                      <w:jc w:val="center"/>
                      <w:rPr>
                        <w:rFonts w:ascii="Georgia" w:hAnsi="Georgia"/>
                        <w:b/>
                        <w:bCs/>
                      </w:rPr>
                    </w:pPr>
                    <w:r>
                      <w:rPr>
                        <w:rFonts w:ascii="Georgia" w:hAnsi="Georgia"/>
                        <w:b/>
                        <w:bCs/>
                        <w:lang w:val="en-US"/>
                      </w:rPr>
                      <w:t>Corresponding author: Barry Smith</w:t>
                    </w:r>
                  </w:p>
                </w:tc>
              </w:sdtContent>
            </w:sdt>
          </w:tr>
          <w:tr w:rsidR="00215638" w:rsidRPr="00B03B3D" w14:paraId="2C480DE4" w14:textId="77777777">
            <w:trPr>
              <w:trHeight w:val="360"/>
              <w:jc w:val="center"/>
            </w:trPr>
            <w:tc>
              <w:tcPr>
                <w:tcW w:w="5000" w:type="pct"/>
                <w:vAlign w:val="center"/>
              </w:tcPr>
              <w:p w14:paraId="5811571E" w14:textId="77777777" w:rsidR="00215638" w:rsidRPr="00B03B3D" w:rsidRDefault="00215638" w:rsidP="006C241A">
                <w:pPr>
                  <w:pStyle w:val="NoSpacing"/>
                  <w:spacing w:line="360" w:lineRule="auto"/>
                  <w:jc w:val="center"/>
                  <w:rPr>
                    <w:rFonts w:ascii="Georgia" w:hAnsi="Georgia"/>
                    <w:b/>
                    <w:bCs/>
                  </w:rPr>
                </w:pPr>
              </w:p>
            </w:tc>
          </w:tr>
        </w:tbl>
        <w:p w14:paraId="63499E32" w14:textId="77777777" w:rsidR="00215638" w:rsidRPr="00B03B3D" w:rsidRDefault="001E591D" w:rsidP="008906B8">
          <w:pPr>
            <w:spacing w:line="360" w:lineRule="auto"/>
            <w:jc w:val="center"/>
            <w:rPr>
              <w:rFonts w:ascii="Georgia" w:hAnsi="Georgia"/>
              <w:lang w:val="pt-BR"/>
            </w:rPr>
          </w:pPr>
          <w:r w:rsidRPr="00B03B3D">
            <w:rPr>
              <w:rFonts w:ascii="Georgia" w:hAnsi="Georgia"/>
              <w:lang w:val="pt-BR"/>
            </w:rPr>
            <w:fldChar w:fldCharType="begin"/>
          </w:r>
          <w:r w:rsidR="008906B8">
            <w:rPr>
              <w:rFonts w:ascii="Georgia" w:hAnsi="Georgia"/>
            </w:rPr>
            <w:instrText xml:space="preserve"> </w:instrText>
          </w:r>
          <w:r w:rsidR="008906B8">
            <w:rPr>
              <w:rFonts w:ascii="Arial" w:hAnsi="Arial" w:cs="Arial"/>
              <w:color w:val="222222"/>
              <w:sz w:val="20"/>
              <w:szCs w:val="20"/>
            </w:rPr>
            <w:instrText>SAVEDATE \@ "M/d/yyyy h:mm am/pm"</w:instrText>
          </w:r>
          <w:r w:rsidR="008906B8">
            <w:rPr>
              <w:rStyle w:val="apple-converted-space"/>
              <w:rFonts w:ascii="Arial" w:hAnsi="Arial" w:cs="Arial"/>
              <w:color w:val="222222"/>
              <w:sz w:val="20"/>
              <w:szCs w:val="20"/>
            </w:rPr>
            <w:instrText> </w:instrText>
          </w:r>
          <w:r w:rsidRPr="00B03B3D">
            <w:rPr>
              <w:rFonts w:ascii="Georgia" w:hAnsi="Georgia"/>
              <w:lang w:val="pt-BR"/>
            </w:rPr>
            <w:fldChar w:fldCharType="separate"/>
          </w:r>
          <w:ins w:id="4" w:author="Alan Ruttenberg" w:date="2012-01-14T16:57:00Z">
            <w:r w:rsidR="00D937F9">
              <w:rPr>
                <w:rFonts w:ascii="Arial" w:hAnsi="Arial" w:cs="Arial"/>
                <w:noProof/>
                <w:color w:val="222222"/>
                <w:sz w:val="20"/>
                <w:szCs w:val="20"/>
              </w:rPr>
              <w:t>1/14/2012 4:56 PM</w:t>
            </w:r>
          </w:ins>
          <w:ins w:id="5" w:author="phismith" w:date="2012-01-03T11:04:00Z">
            <w:del w:id="6" w:author="Alan Ruttenberg" w:date="2012-01-13T15:56:00Z">
              <w:r w:rsidR="00DB0D72" w:rsidDel="00A908AB">
                <w:rPr>
                  <w:rFonts w:ascii="Arial" w:hAnsi="Arial" w:cs="Arial"/>
                  <w:noProof/>
                  <w:color w:val="222222"/>
                  <w:sz w:val="20"/>
                  <w:szCs w:val="20"/>
                </w:rPr>
                <w:delText>1/2/2012 2:39 PM</w:delText>
              </w:r>
            </w:del>
          </w:ins>
          <w:del w:id="7" w:author="Alan Ruttenberg" w:date="2012-01-13T15:56:00Z">
            <w:r w:rsidR="001E66EA" w:rsidDel="00A908AB">
              <w:rPr>
                <w:rFonts w:ascii="Arial" w:hAnsi="Arial" w:cs="Arial"/>
                <w:noProof/>
                <w:color w:val="222222"/>
                <w:sz w:val="20"/>
                <w:szCs w:val="20"/>
              </w:rPr>
              <w:delText>1/1/2012 4:52 PM</w:delText>
            </w:r>
          </w:del>
          <w:r w:rsidRPr="00B03B3D">
            <w:rPr>
              <w:rFonts w:ascii="Georgia" w:hAnsi="Georgia"/>
              <w:lang w:val="pt-BR"/>
            </w:rPr>
            <w:fldChar w:fldCharType="end"/>
          </w:r>
        </w:p>
        <w:p w14:paraId="1A46D11D" w14:textId="77777777" w:rsidR="00B03B3D" w:rsidRPr="00B03B3D" w:rsidRDefault="00A908AB" w:rsidP="006C241A">
          <w:pPr>
            <w:spacing w:line="360" w:lineRule="auto"/>
            <w:jc w:val="center"/>
            <w:rPr>
              <w:rFonts w:ascii="Georgia" w:hAnsi="Georgia"/>
              <w:lang w:val="pt-BR"/>
            </w:rPr>
          </w:pPr>
          <w:ins w:id="8" w:author="Alan Ruttenberg" w:date="2012-01-14T16:52:00Z">
            <w:r>
              <w:rPr>
                <w:rFonts w:ascii="Georgia" w:hAnsi="Georgia"/>
                <w:noProof/>
                <w:rPrChange w:id="9">
                  <w:rPr>
                    <w:noProof/>
                  </w:rPr>
                </w:rPrChange>
              </w:rPr>
              <mc:AlternateContent>
                <mc:Choice Requires="wps">
                  <w:drawing>
                    <wp:anchor distT="0" distB="0" distL="114300" distR="114300" simplePos="0" relativeHeight="251661312" behindDoc="0" locked="0" layoutInCell="1" allowOverlap="1" wp14:anchorId="147D3C6F" wp14:editId="23842ACB">
                      <wp:simplePos x="0" y="0"/>
                      <wp:positionH relativeFrom="column">
                        <wp:posOffset>349250</wp:posOffset>
                      </wp:positionH>
                      <wp:positionV relativeFrom="paragraph">
                        <wp:posOffset>190500</wp:posOffset>
                      </wp:positionV>
                      <wp:extent cx="5238750" cy="44577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5238750" cy="4457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02A5AF" w14:textId="56A0AEBB" w:rsidR="00A908AB" w:rsidRPr="00A908AB" w:rsidRDefault="00A908AB">
                                  <w:pPr>
                                    <w:pBdr>
                                      <w:top w:val="triple" w:sz="4" w:space="1" w:color="auto"/>
                                      <w:left w:val="triple" w:sz="4" w:space="4" w:color="auto"/>
                                      <w:bottom w:val="triple" w:sz="4" w:space="1" w:color="auto"/>
                                      <w:right w:val="triple" w:sz="4" w:space="4" w:color="auto"/>
                                    </w:pBdr>
                                    <w:shd w:val="clear" w:color="auto" w:fill="FFFF99"/>
                                    <w:rPr>
                                      <w:color w:val="FF0000"/>
                                      <w:sz w:val="72"/>
                                      <w:szCs w:val="72"/>
                                      <w:rPrChange w:id="10" w:author="Alan Ruttenberg" w:date="2012-01-14T16:54:00Z">
                                        <w:rPr/>
                                      </w:rPrChange>
                                    </w:rPr>
                                    <w:pPrChange w:id="11" w:author="Alan Ruttenberg" w:date="2012-01-14T16:55:00Z">
                                      <w:pPr/>
                                    </w:pPrChange>
                                  </w:pPr>
                                  <w:ins w:id="12" w:author="Alan Ruttenberg" w:date="2012-01-14T16:52:00Z">
                                    <w:r w:rsidRPr="00A908AB">
                                      <w:rPr>
                                        <w:color w:val="FF0000"/>
                                        <w:sz w:val="72"/>
                                        <w:szCs w:val="72"/>
                                        <w:rPrChange w:id="13" w:author="Alan Ruttenberg" w:date="2012-01-14T16:54:00Z">
                                          <w:rPr/>
                                        </w:rPrChange>
                                      </w:rPr>
                                      <w:t>This document</w:t>
                                    </w:r>
                                  </w:ins>
                                  <w:ins w:id="14" w:author="Alan Ruttenberg" w:date="2012-01-14T16:54:00Z">
                                    <w:r>
                                      <w:rPr>
                                        <w:color w:val="FF0000"/>
                                        <w:sz w:val="72"/>
                                        <w:szCs w:val="72"/>
                                      </w:rPr>
                                      <w:t>,</w:t>
                                    </w:r>
                                  </w:ins>
                                  <w:ins w:id="15" w:author="Alan Ruttenberg" w:date="2012-01-14T16:52:00Z">
                                    <w:r w:rsidRPr="00A908AB">
                                      <w:rPr>
                                        <w:color w:val="FF0000"/>
                                        <w:sz w:val="72"/>
                                        <w:szCs w:val="72"/>
                                        <w:rPrChange w:id="16" w:author="Alan Ruttenberg" w:date="2012-01-14T16:54:00Z">
                                          <w:rPr/>
                                        </w:rPrChange>
                                      </w:rPr>
                                      <w:t xml:space="preserve"> under intensive revision, is disseminated for purposes of discussion and should not be further circulated or cited</w:t>
                                    </w:r>
                                  </w:ins>
                                  <w:ins w:id="17" w:author="Alan Ruttenberg" w:date="2012-01-14T16:57:00Z">
                                    <w:r w:rsidR="00D937F9">
                                      <w:rPr>
                                        <w:color w:val="FF0000"/>
                                        <w:sz w:val="72"/>
                                        <w:szCs w:val="72"/>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6" type="#_x0000_t202" style="position:absolute;left:0;text-align:left;margin-left:27.5pt;margin-top:15pt;width:412.5pt;height:3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vJEdECAAAR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" filled="f" stroked="f">
                      <v:textbox>
                        <w:txbxContent>
                          <w:p w14:paraId="2102A5AF" w14:textId="56A0AEBB" w:rsidR="00A908AB" w:rsidRPr="00A908AB" w:rsidRDefault="00A908AB">
                            <w:pPr>
                              <w:pBdr>
                                <w:top w:val="triple" w:sz="4" w:space="1" w:color="auto"/>
                                <w:left w:val="triple" w:sz="4" w:space="4" w:color="auto"/>
                                <w:bottom w:val="triple" w:sz="4" w:space="1" w:color="auto"/>
                                <w:right w:val="triple" w:sz="4" w:space="4" w:color="auto"/>
                              </w:pBdr>
                              <w:shd w:val="clear" w:color="auto" w:fill="FFFF99"/>
                              <w:rPr>
                                <w:color w:val="FF0000"/>
                                <w:sz w:val="72"/>
                                <w:szCs w:val="72"/>
                                <w:rPrChange w:id="18" w:author="Alan Ruttenberg" w:date="2012-01-14T16:54:00Z">
                                  <w:rPr/>
                                </w:rPrChange>
                              </w:rPr>
                              <w:pPrChange w:id="19" w:author="Alan Ruttenberg" w:date="2012-01-14T16:55:00Z">
                                <w:pPr/>
                              </w:pPrChange>
                            </w:pPr>
                            <w:ins w:id="20" w:author="Alan Ruttenberg" w:date="2012-01-14T16:52:00Z">
                              <w:r w:rsidRPr="00A908AB">
                                <w:rPr>
                                  <w:color w:val="FF0000"/>
                                  <w:sz w:val="72"/>
                                  <w:szCs w:val="72"/>
                                  <w:rPrChange w:id="21" w:author="Alan Ruttenberg" w:date="2012-01-14T16:54:00Z">
                                    <w:rPr/>
                                  </w:rPrChange>
                                </w:rPr>
                                <w:t>This document</w:t>
                              </w:r>
                            </w:ins>
                            <w:ins w:id="22" w:author="Alan Ruttenberg" w:date="2012-01-14T16:54:00Z">
                              <w:r>
                                <w:rPr>
                                  <w:color w:val="FF0000"/>
                                  <w:sz w:val="72"/>
                                  <w:szCs w:val="72"/>
                                </w:rPr>
                                <w:t>,</w:t>
                              </w:r>
                            </w:ins>
                            <w:ins w:id="23" w:author="Alan Ruttenberg" w:date="2012-01-14T16:52:00Z">
                              <w:r w:rsidRPr="00A908AB">
                                <w:rPr>
                                  <w:color w:val="FF0000"/>
                                  <w:sz w:val="72"/>
                                  <w:szCs w:val="72"/>
                                  <w:rPrChange w:id="24" w:author="Alan Ruttenberg" w:date="2012-01-14T16:54:00Z">
                                    <w:rPr/>
                                  </w:rPrChange>
                                </w:rPr>
                                <w:t xml:space="preserve"> under intensive revision, is disseminated for purposes of discussion and should not be further circulated or cited</w:t>
                              </w:r>
                            </w:ins>
                            <w:ins w:id="25" w:author="Alan Ruttenberg" w:date="2012-01-14T16:57:00Z">
                              <w:r w:rsidR="00D937F9">
                                <w:rPr>
                                  <w:color w:val="FF0000"/>
                                  <w:sz w:val="72"/>
                                  <w:szCs w:val="72"/>
                                </w:rPr>
                                <w:t>.</w:t>
                              </w:r>
                            </w:ins>
                          </w:p>
                        </w:txbxContent>
                      </v:textbox>
                      <w10:wrap type="square"/>
                    </v:shape>
                  </w:pict>
                </mc:Fallback>
              </mc:AlternateContent>
            </w:r>
          </w:ins>
        </w:p>
        <w:p w14:paraId="29D0FD0F" w14:textId="77777777" w:rsidR="00B03B3D" w:rsidRPr="00B03B3D" w:rsidRDefault="00B03B3D" w:rsidP="006C241A">
          <w:pPr>
            <w:spacing w:line="360" w:lineRule="auto"/>
            <w:jc w:val="center"/>
            <w:rPr>
              <w:rFonts w:ascii="Georgia" w:hAnsi="Georgia"/>
              <w:lang w:val="pt-BR"/>
            </w:rPr>
          </w:pPr>
        </w:p>
        <w:p w14:paraId="5188F2C7" w14:textId="77777777" w:rsidR="00B03B3D" w:rsidRPr="00B03B3D" w:rsidRDefault="00B03B3D" w:rsidP="006C241A">
          <w:pPr>
            <w:spacing w:line="360" w:lineRule="auto"/>
            <w:jc w:val="center"/>
            <w:rPr>
              <w:rFonts w:ascii="Georgia" w:hAnsi="Georgia"/>
              <w:lang w:val="pt-BR"/>
            </w:rPr>
          </w:pPr>
        </w:p>
        <w:p w14:paraId="0DD69D54" w14:textId="77777777" w:rsidR="00B03B3D" w:rsidRPr="00B03B3D" w:rsidRDefault="00B03B3D" w:rsidP="006C241A">
          <w:pPr>
            <w:spacing w:line="360" w:lineRule="auto"/>
            <w:jc w:val="center"/>
            <w:rPr>
              <w:rFonts w:ascii="Georgia" w:hAnsi="Georgia"/>
              <w:lang w:val="pt-BR"/>
            </w:rPr>
          </w:pPr>
        </w:p>
        <w:p w14:paraId="7D5E5B9B" w14:textId="77777777" w:rsidR="00B03B3D" w:rsidRPr="00B03B3D" w:rsidRDefault="00B03B3D" w:rsidP="006C241A">
          <w:pPr>
            <w:spacing w:line="360" w:lineRule="auto"/>
            <w:jc w:val="center"/>
            <w:rPr>
              <w:rFonts w:ascii="Georgia" w:hAnsi="Georgia"/>
              <w:lang w:val="pt-BR"/>
            </w:rPr>
          </w:pPr>
        </w:p>
        <w:p w14:paraId="27ED3D13" w14:textId="77777777" w:rsidR="00B03B3D" w:rsidRPr="00B03B3D" w:rsidRDefault="00B03B3D" w:rsidP="006C241A">
          <w:pPr>
            <w:spacing w:line="360" w:lineRule="auto"/>
            <w:jc w:val="center"/>
            <w:rPr>
              <w:rFonts w:ascii="Georgia" w:hAnsi="Georgia"/>
              <w:lang w:val="pt-BR"/>
            </w:rPr>
          </w:pPr>
        </w:p>
        <w:p w14:paraId="534CCDCE" w14:textId="77777777" w:rsidR="00B03B3D" w:rsidRDefault="00B03B3D">
          <w:pPr>
            <w:rPr>
              <w:lang w:val="pt-BR"/>
            </w:rPr>
          </w:pPr>
          <w:r>
            <w:rPr>
              <w:lang w:val="pt-BR"/>
            </w:rPr>
            <w:br w:type="page"/>
          </w:r>
        </w:p>
        <w:p w14:paraId="448031C0" w14:textId="77777777" w:rsidR="00B03B3D" w:rsidRPr="00B03B3D" w:rsidRDefault="00F73580" w:rsidP="004061E2">
          <w:pPr>
            <w:spacing w:after="0" w:line="240" w:lineRule="auto"/>
            <w:jc w:val="center"/>
            <w:rPr>
              <w:b/>
              <w:sz w:val="36"/>
              <w:szCs w:val="36"/>
              <w:lang w:val="pt-BR"/>
            </w:rPr>
          </w:pPr>
          <w:r w:rsidRPr="00B03B3D">
            <w:rPr>
              <w:b/>
              <w:sz w:val="36"/>
              <w:szCs w:val="36"/>
              <w:lang w:val="pt-BR"/>
            </w:rPr>
            <w:lastRenderedPageBreak/>
            <w:t xml:space="preserve">Summary of most important changes </w:t>
          </w:r>
        </w:p>
        <w:p w14:paraId="05016B65" w14:textId="77777777" w:rsidR="00215638" w:rsidRDefault="00AC1A45" w:rsidP="006006B7">
          <w:pPr>
            <w:spacing w:line="360" w:lineRule="auto"/>
            <w:jc w:val="center"/>
            <w:rPr>
              <w:b/>
              <w:lang w:val="pt-BR"/>
            </w:rPr>
          </w:pPr>
          <w:r>
            <w:rPr>
              <w:b/>
              <w:lang w:val="pt-BR"/>
            </w:rPr>
            <w:t>as compared to BFO 1.1</w:t>
          </w:r>
        </w:p>
        <w:p w14:paraId="2281B099" w14:textId="77777777"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14:paraId="6460AC2E" w14:textId="77777777"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of  </w:t>
          </w:r>
          <w:r w:rsidRPr="00A40ADF">
            <w:rPr>
              <w:rStyle w:val="apple-style-span"/>
              <w:rFonts w:ascii="Arial" w:hAnsi="Arial" w:cs="Arial"/>
              <w:i/>
              <w:color w:val="222222"/>
              <w:sz w:val="18"/>
              <w:szCs w:val="20"/>
            </w:rPr>
            <w:t>Material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14:paraId="6BBA4F4E" w14:textId="77777777"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14:paraId="65814112" w14:textId="77777777" w:rsidR="00B03B3D" w:rsidRPr="00A40ADF" w:rsidRDefault="00B03B3D" w:rsidP="004061E2">
          <w:pPr>
            <w:spacing w:after="40" w:line="360" w:lineRule="auto"/>
            <w:ind w:left="426" w:hanging="284"/>
            <w:rPr>
              <w:rStyle w:val="apple-style-span"/>
              <w:rFonts w:ascii="Arial" w:hAnsi="Arial" w:cs="Arial"/>
              <w:color w:val="222222"/>
              <w:szCs w:val="24"/>
            </w:rPr>
          </w:pPr>
        </w:p>
        <w:p w14:paraId="2AAA325F" w14:textId="77777777" w:rsidR="00AC1A45" w:rsidRPr="00A40ADF" w:rsidRDefault="00AC1A45" w:rsidP="00AC1A45">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 xml:space="preserve">Introduction of reciprocal dependence </w:t>
          </w:r>
        </w:p>
        <w:p w14:paraId="5E5B3064" w14:textId="77777777" w:rsidR="00AC1A45" w:rsidRPr="00A40ADF" w:rsidRDefault="00AC1A45" w:rsidP="00AC1A45">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For example between the disposition of a key to open a lock, and of the lock to be opened by the key.</w:t>
          </w:r>
        </w:p>
        <w:p w14:paraId="6B5C49E9" w14:textId="77777777" w:rsidR="00AC1A45" w:rsidRPr="00A40ADF" w:rsidRDefault="00AC1A45" w:rsidP="00AC1A45">
          <w:pPr>
            <w:spacing w:after="40" w:line="360" w:lineRule="auto"/>
            <w:ind w:left="426"/>
            <w:jc w:val="both"/>
            <w:rPr>
              <w:rStyle w:val="apple-style-span"/>
              <w:rFonts w:ascii="Arial" w:hAnsi="Arial" w:cs="Arial"/>
              <w:color w:val="222222"/>
              <w:sz w:val="18"/>
              <w:szCs w:val="20"/>
            </w:rPr>
          </w:pPr>
        </w:p>
        <w:p w14:paraId="4E8C6AD3" w14:textId="77777777" w:rsidR="006006B7" w:rsidRPr="00A40ADF" w:rsidRDefault="006006B7" w:rsidP="00AD66AD">
          <w:pPr>
            <w:pStyle w:val="ListParagraph"/>
            <w:numPr>
              <w:ilvl w:val="0"/>
              <w:numId w:val="20"/>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New simplified treatment of boundaries and regions</w:t>
          </w:r>
        </w:p>
        <w:p w14:paraId="7BEB122A" w14:textId="77777777" w:rsidR="006006B7" w:rsidRPr="00A40ADF" w:rsidRDefault="006006B7" w:rsidP="004061E2">
          <w:pPr>
            <w:spacing w:after="40" w:line="360" w:lineRule="auto"/>
            <w:ind w:left="426"/>
            <w:jc w:val="both"/>
            <w:rPr>
              <w:sz w:val="18"/>
              <w:szCs w:val="20"/>
              <w:lang w:val="pt-BR"/>
            </w:rPr>
          </w:pPr>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14:paraId="152EF568" w14:textId="77777777" w:rsidTr="00B03B3D">
            <w:tc>
              <w:tcPr>
                <w:tcW w:w="5000" w:type="pct"/>
              </w:tcPr>
              <w:p w14:paraId="0424DC95" w14:textId="77777777" w:rsidR="006006B7" w:rsidRPr="00A40ADF" w:rsidRDefault="006006B7" w:rsidP="004061E2">
                <w:pPr>
                  <w:pStyle w:val="NoSpacing"/>
                  <w:spacing w:after="40" w:line="360" w:lineRule="auto"/>
                  <w:ind w:left="426"/>
                  <w:jc w:val="both"/>
                  <w:rPr>
                    <w:sz w:val="18"/>
                    <w:szCs w:val="20"/>
                  </w:rPr>
                </w:pPr>
              </w:p>
            </w:tc>
          </w:tr>
        </w:tbl>
        <w:p w14:paraId="45894FE0" w14:textId="77777777" w:rsidR="00B03B3D"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14:paraId="3FCA2DF3" w14:textId="77777777" w:rsidR="00B03B3D" w:rsidRPr="00A40ADF" w:rsidRDefault="00B03B3D" w:rsidP="004061E2">
          <w:pPr>
            <w:spacing w:after="40" w:line="360" w:lineRule="auto"/>
            <w:ind w:left="426" w:hanging="284"/>
            <w:rPr>
              <w:rStyle w:val="apple-style-span"/>
              <w:rFonts w:ascii="Arial" w:hAnsi="Arial" w:cs="Arial"/>
              <w:color w:val="222222"/>
              <w:szCs w:val="24"/>
            </w:rPr>
          </w:pPr>
        </w:p>
        <w:p w14:paraId="4A519A7E" w14:textId="77777777"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color w:val="222222"/>
              <w:szCs w:val="24"/>
            </w:rPr>
          </w:pPr>
          <w:r w:rsidRPr="00A40ADF">
            <w:rPr>
              <w:rStyle w:val="apple-style-span"/>
              <w:rFonts w:ascii="Arial" w:hAnsi="Arial" w:cs="Arial"/>
              <w:b/>
              <w:color w:val="222222"/>
              <w:szCs w:val="24"/>
            </w:rPr>
            <w:t xml:space="preserve">Treatment of process predications under the heading ‘Process profiles’ </w:t>
          </w:r>
        </w:p>
        <w:p w14:paraId="37A0BE19" w14:textId="77777777"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14:paraId="2CA99542" w14:textId="77777777" w:rsidR="004061E2" w:rsidRPr="00A40ADF" w:rsidRDefault="004061E2" w:rsidP="004061E2">
          <w:pPr>
            <w:spacing w:after="40" w:line="360" w:lineRule="auto"/>
            <w:ind w:left="426" w:hanging="284"/>
            <w:jc w:val="both"/>
            <w:rPr>
              <w:rStyle w:val="apple-style-span"/>
              <w:rFonts w:ascii="Arial" w:hAnsi="Arial" w:cs="Arial"/>
              <w:color w:val="222222"/>
              <w:sz w:val="18"/>
              <w:szCs w:val="20"/>
            </w:rPr>
          </w:pPr>
        </w:p>
        <w:p w14:paraId="00CFC618" w14:textId="77777777" w:rsidR="006006B7" w:rsidRPr="00A40ADF" w:rsidRDefault="006006B7" w:rsidP="00AD66AD">
          <w:pPr>
            <w:pStyle w:val="ListParagraph"/>
            <w:numPr>
              <w:ilvl w:val="0"/>
              <w:numId w:val="19"/>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Still missing</w:t>
          </w:r>
        </w:p>
        <w:p w14:paraId="3DEF3447" w14:textId="77777777"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
        <w:p w14:paraId="1CB54C0E" w14:textId="77777777" w:rsidR="004F7E22" w:rsidRDefault="004F7E22" w:rsidP="004061E2">
          <w:pPr>
            <w:spacing w:after="40" w:line="360" w:lineRule="auto"/>
            <w:ind w:left="426"/>
            <w:jc w:val="both"/>
            <w:rPr>
              <w:rStyle w:val="apple-style-span"/>
              <w:rFonts w:ascii="Arial" w:hAnsi="Arial" w:cs="Arial"/>
              <w:color w:val="222222"/>
              <w:sz w:val="18"/>
              <w:szCs w:val="20"/>
            </w:rPr>
          </w:pPr>
          <w:r>
            <w:rPr>
              <w:rStyle w:val="apple-style-span"/>
              <w:rFonts w:ascii="Arial" w:hAnsi="Arial" w:cs="Arial"/>
              <w:color w:val="222222"/>
              <w:sz w:val="18"/>
              <w:szCs w:val="20"/>
            </w:rPr>
            <w:t>Treatment of boundary_of relations (incl. fiat_boundary_of)</w:t>
          </w:r>
        </w:p>
        <w:p w14:paraId="7233863B" w14:textId="77777777" w:rsidR="00AC1A45" w:rsidRPr="00A40ADF" w:rsidRDefault="00AC1A45"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Treatment of syntax for attributive classes and </w:t>
          </w:r>
          <w:r w:rsidR="00D17B61" w:rsidRPr="00A40ADF">
            <w:rPr>
              <w:rStyle w:val="apple-style-span"/>
              <w:rFonts w:ascii="Arial" w:hAnsi="Arial" w:cs="Arial"/>
              <w:color w:val="222222"/>
              <w:sz w:val="18"/>
              <w:szCs w:val="20"/>
            </w:rPr>
            <w:t>abbreviations</w:t>
          </w:r>
          <w:r w:rsidRPr="00A40ADF">
            <w:rPr>
              <w:rStyle w:val="apple-style-span"/>
              <w:rFonts w:ascii="Arial" w:hAnsi="Arial" w:cs="Arial"/>
              <w:color w:val="222222"/>
              <w:sz w:val="18"/>
              <w:szCs w:val="20"/>
            </w:rPr>
            <w:t>.</w:t>
          </w:r>
        </w:p>
        <w:p w14:paraId="3DB17AC6" w14:textId="77777777" w:rsidR="006006B7"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
        <w:p w14:paraId="5CBFC2CA" w14:textId="77777777" w:rsidR="00860FCB" w:rsidRPr="005900BA" w:rsidRDefault="00860FCB" w:rsidP="00860FCB">
          <w:pPr>
            <w:spacing w:after="40" w:line="360" w:lineRule="auto"/>
            <w:ind w:left="426"/>
            <w:jc w:val="both"/>
            <w:rPr>
              <w:rStyle w:val="apple-style-span"/>
              <w:rFonts w:ascii="Arial" w:hAnsi="Arial" w:cs="Arial"/>
              <w:color w:val="222222"/>
              <w:sz w:val="18"/>
              <w:szCs w:val="20"/>
            </w:rPr>
          </w:pPr>
          <w:r w:rsidRPr="007B69DA">
            <w:rPr>
              <w:rStyle w:val="apple-style-span"/>
              <w:rFonts w:ascii="Arial" w:hAnsi="Arial" w:cs="Arial"/>
              <w:i/>
              <w:color w:val="222222"/>
              <w:sz w:val="18"/>
              <w:szCs w:val="20"/>
            </w:rPr>
            <w:t>Portion of energy</w:t>
          </w:r>
          <w:r>
            <w:rPr>
              <w:rStyle w:val="apple-style-span"/>
              <w:rFonts w:ascii="Arial" w:hAnsi="Arial" w:cs="Arial"/>
              <w:color w:val="222222"/>
              <w:sz w:val="18"/>
              <w:szCs w:val="20"/>
            </w:rPr>
            <w:t xml:space="preserve">.(potentially to be treated as child of </w:t>
          </w:r>
          <w:r>
            <w:rPr>
              <w:rStyle w:val="apple-style-span"/>
              <w:rFonts w:ascii="Arial" w:hAnsi="Arial" w:cs="Arial"/>
              <w:i/>
              <w:color w:val="222222"/>
              <w:sz w:val="18"/>
              <w:szCs w:val="20"/>
            </w:rPr>
            <w:t>material entity</w:t>
          </w:r>
          <w:r>
            <w:rPr>
              <w:rStyle w:val="apple-style-span"/>
              <w:rFonts w:ascii="Arial" w:hAnsi="Arial" w:cs="Arial"/>
              <w:color w:val="222222"/>
              <w:sz w:val="18"/>
              <w:szCs w:val="20"/>
            </w:rPr>
            <w:t>)</w:t>
          </w:r>
        </w:p>
        <w:p w14:paraId="43A09673" w14:textId="77777777" w:rsidR="006006B7" w:rsidRDefault="006006B7" w:rsidP="006006B7">
          <w:pPr>
            <w:spacing w:line="360" w:lineRule="auto"/>
            <w:rPr>
              <w:rStyle w:val="apple-style-span"/>
              <w:rFonts w:ascii="Arial" w:hAnsi="Arial" w:cs="Arial"/>
              <w:color w:val="222222"/>
              <w:sz w:val="20"/>
              <w:szCs w:val="20"/>
            </w:rPr>
          </w:pPr>
        </w:p>
        <w:p w14:paraId="02B8962B" w14:textId="77777777" w:rsidR="004061E2" w:rsidRDefault="004061E2">
          <w:pPr>
            <w:rPr>
              <w:rStyle w:val="apple-style-span"/>
              <w:rFonts w:ascii="Arial" w:hAnsi="Arial" w:cs="Arial"/>
              <w:color w:val="222222"/>
              <w:sz w:val="20"/>
              <w:szCs w:val="20"/>
            </w:rPr>
          </w:pPr>
          <w:r>
            <w:rPr>
              <w:rStyle w:val="apple-style-span"/>
              <w:rFonts w:ascii="Arial" w:hAnsi="Arial" w:cs="Arial"/>
              <w:color w:val="222222"/>
              <w:sz w:val="20"/>
              <w:szCs w:val="20"/>
            </w:rPr>
            <w:lastRenderedPageBreak/>
            <w:br w:type="page"/>
          </w:r>
        </w:p>
        <w:p w14:paraId="7E65A1AB" w14:textId="77777777" w:rsidR="004061E2" w:rsidRDefault="004061E2" w:rsidP="006006B7">
          <w:pPr>
            <w:spacing w:line="360" w:lineRule="auto"/>
            <w:rPr>
              <w:rStyle w:val="apple-style-span"/>
              <w:rFonts w:ascii="Arial" w:hAnsi="Arial" w:cs="Arial"/>
              <w:color w:val="222222"/>
              <w:sz w:val="20"/>
              <w:szCs w:val="20"/>
            </w:rPr>
          </w:pPr>
        </w:p>
        <w:p w14:paraId="1BF82A37" w14:textId="77777777" w:rsidR="004061E2" w:rsidRDefault="004061E2" w:rsidP="006006B7">
          <w:pPr>
            <w:spacing w:line="360" w:lineRule="auto"/>
            <w:rPr>
              <w:rStyle w:val="apple-style-span"/>
              <w:rFonts w:ascii="Arial" w:hAnsi="Arial" w:cs="Arial"/>
              <w:color w:val="222222"/>
              <w:sz w:val="20"/>
              <w:szCs w:val="20"/>
            </w:rPr>
          </w:pPr>
        </w:p>
        <w:p w14:paraId="1A784B96" w14:textId="77777777" w:rsidR="004061E2" w:rsidRPr="004061E2" w:rsidRDefault="009B5669" w:rsidP="006C241A">
          <w:pPr>
            <w:spacing w:line="360" w:lineRule="auto"/>
            <w:rPr>
              <w:b/>
              <w:lang w:val="pt-BR"/>
            </w:rPr>
          </w:pPr>
          <w:r>
            <w:rPr>
              <w:b/>
              <w:lang w:val="pt-BR"/>
            </w:rPr>
            <w:t>Co-</w:t>
          </w:r>
          <w:r w:rsidR="007E0C2F">
            <w:rPr>
              <w:b/>
              <w:lang w:val="pt-BR"/>
            </w:rPr>
            <w:t>Authors</w:t>
          </w:r>
          <w:r w:rsidR="008C78C4">
            <w:rPr>
              <w:b/>
              <w:lang w:val="pt-BR"/>
            </w:rPr>
            <w:t>/</w:t>
          </w:r>
          <w:r w:rsidR="008C78C4" w:rsidRPr="008C78C4">
            <w:rPr>
              <w:b/>
              <w:lang w:val="pt-BR"/>
            </w:rPr>
            <w:t xml:space="preserve"> </w:t>
          </w:r>
          <w:r w:rsidR="008C78C4" w:rsidRPr="004061E2">
            <w:rPr>
              <w:b/>
              <w:lang w:val="pt-BR"/>
            </w:rPr>
            <w:t>Ac</w:t>
          </w:r>
          <w:r w:rsidR="008C78C4">
            <w:rPr>
              <w:b/>
              <w:lang w:val="pt-BR"/>
            </w:rPr>
            <w:t>knowledgments</w:t>
          </w:r>
        </w:p>
        <w:p w14:paraId="13F87789" w14:textId="77777777" w:rsidR="00091D05" w:rsidRDefault="0064627E" w:rsidP="006C241A">
          <w:pPr>
            <w:spacing w:line="360" w:lineRule="auto"/>
            <w:rPr>
              <w:lang w:val="pt-BR"/>
            </w:rPr>
          </w:pPr>
          <w:r>
            <w:rPr>
              <w:lang w:val="pt-BR"/>
            </w:rPr>
            <w:t xml:space="preserve">Mauricio Almeida, </w:t>
          </w:r>
          <w:r w:rsidR="004619F8">
            <w:rPr>
              <w:lang w:val="pt-BR"/>
            </w:rPr>
            <w:t xml:space="preserve">Mathias Brochhausen, </w:t>
          </w:r>
          <w:r>
            <w:rPr>
              <w:lang w:val="pt-BR"/>
            </w:rPr>
            <w:t xml:space="preserve">Werner Ceusters, </w:t>
          </w:r>
          <w:r w:rsidR="008C78C4">
            <w:rPr>
              <w:lang w:val="pt-BR"/>
            </w:rPr>
            <w:t xml:space="preserve">Randall Dipert, </w:t>
          </w:r>
          <w:r w:rsidR="00C16900">
            <w:rPr>
              <w:lang w:val="pt-BR"/>
            </w:rPr>
            <w:t xml:space="preserve">Albert Goldfain, </w:t>
          </w:r>
          <w:r>
            <w:rPr>
              <w:lang w:val="pt-BR"/>
            </w:rPr>
            <w:t xml:space="preserve">Pierre Grenon, </w:t>
          </w:r>
          <w:r w:rsidR="00740DC4">
            <w:rPr>
              <w:lang w:val="pt-BR"/>
            </w:rPr>
            <w:t>Janna Hastings, William Hogan</w:t>
          </w:r>
          <w:r w:rsidR="00033955">
            <w:rPr>
              <w:lang w:val="pt-BR"/>
            </w:rPr>
            <w:t xml:space="preserve">, </w:t>
          </w:r>
          <w:r w:rsidR="00EA1C61">
            <w:rPr>
              <w:lang w:val="pt-BR"/>
            </w:rPr>
            <w:t xml:space="preserve">Ingvar Johansson, </w:t>
          </w:r>
          <w:r w:rsidR="00740DC4">
            <w:rPr>
              <w:lang w:val="pt-BR"/>
            </w:rPr>
            <w:t xml:space="preserve">Robert Rovetto, </w:t>
          </w:r>
          <w:r>
            <w:rPr>
              <w:lang w:val="pt-BR"/>
            </w:rPr>
            <w:t>Alan Ruttenberg</w:t>
          </w:r>
          <w:r w:rsidR="006006B7">
            <w:rPr>
              <w:lang w:val="pt-BR"/>
            </w:rPr>
            <w:t>, Mark Ressler</w:t>
          </w:r>
          <w:r w:rsidR="00033955">
            <w:rPr>
              <w:lang w:val="pt-BR"/>
            </w:rPr>
            <w:t xml:space="preserve">, </w:t>
          </w:r>
          <w:r w:rsidR="00EA1C61">
            <w:rPr>
              <w:lang w:val="pt-BR"/>
            </w:rPr>
            <w:t xml:space="preserve">Stefan Schulz, </w:t>
          </w:r>
          <w:r w:rsidR="008C78C4">
            <w:rPr>
              <w:lang w:val="pt-BR"/>
            </w:rPr>
            <w:t xml:space="preserve">Darren Natale, </w:t>
          </w:r>
          <w:r w:rsidR="004619F8" w:rsidRPr="00534F73">
            <w:rPr>
              <w:highlight w:val="yellow"/>
              <w:lang w:val="pt-BR"/>
            </w:rPr>
            <w:t>NAMES TO BE ADDED</w:t>
          </w:r>
          <w:r w:rsidR="00EA1C61" w:rsidRPr="00EA1C61">
            <w:rPr>
              <w:lang w:val="pt-BR"/>
            </w:rPr>
            <w:t xml:space="preserve"> </w:t>
          </w:r>
          <w:r w:rsidR="00EA1C61">
            <w:rPr>
              <w:lang w:val="pt-BR"/>
            </w:rPr>
            <w:t>/ Fabian Neuhaus, Chris Mungall</w:t>
          </w:r>
        </w:p>
        <w:p w14:paraId="3E0E8588" w14:textId="77777777" w:rsidR="007E0C2F" w:rsidRDefault="007E0C2F" w:rsidP="006C241A">
          <w:pPr>
            <w:spacing w:line="360" w:lineRule="auto"/>
            <w:rPr>
              <w:ins w:id="26" w:author="phismith" w:date="2012-01-03T12:06:00Z"/>
              <w:lang w:val="pt-BR"/>
            </w:rPr>
          </w:pPr>
        </w:p>
        <w:p w14:paraId="4E25862D" w14:textId="77777777" w:rsidR="00DB0D72" w:rsidDel="00FF29D8" w:rsidRDefault="00DB0D72" w:rsidP="006C241A">
          <w:pPr>
            <w:spacing w:line="360" w:lineRule="auto"/>
            <w:rPr>
              <w:lang w:val="pt-BR"/>
            </w:rPr>
          </w:pPr>
          <w:moveFromRangeStart w:id="27" w:author="phismith" w:date="2012-01-03T12:10:00Z" w:name="move313355945"/>
        </w:p>
        <w:p w14:paraId="1099490A" w14:textId="77777777" w:rsidR="004061E2" w:rsidRPr="004061E2" w:rsidDel="00FF29D8" w:rsidRDefault="004061E2" w:rsidP="006C241A">
          <w:pPr>
            <w:spacing w:line="360" w:lineRule="auto"/>
            <w:rPr>
              <w:b/>
              <w:lang w:val="pt-BR"/>
            </w:rPr>
          </w:pPr>
          <w:moveFrom w:id="28" w:author="phismith" w:date="2012-01-03T12:10:00Z">
            <w:r w:rsidRPr="004061E2" w:rsidDel="00FF29D8">
              <w:rPr>
                <w:b/>
                <w:lang w:val="pt-BR"/>
              </w:rPr>
              <w:t>References</w:t>
            </w:r>
          </w:moveFrom>
        </w:p>
        <w:p w14:paraId="6393AC31" w14:textId="77777777" w:rsidR="00682E34" w:rsidDel="00FF29D8" w:rsidRDefault="009B5669" w:rsidP="004061E2">
          <w:pPr>
            <w:spacing w:line="360" w:lineRule="auto"/>
            <w:jc w:val="both"/>
            <w:rPr>
              <w:lang w:val="pt-BR"/>
            </w:rPr>
          </w:pPr>
          <w:moveFrom w:id="29" w:author="phismith" w:date="2012-01-03T12:10:00Z">
            <w:r w:rsidDel="00FF29D8">
              <w:rPr>
                <w:lang w:val="pt-BR"/>
              </w:rPr>
              <w:t xml:space="preserve">Literature citations are provided </w:t>
            </w:r>
            <w:r w:rsidR="00682E34" w:rsidDel="00FF29D8">
              <w:rPr>
                <w:lang w:val="pt-BR"/>
              </w:rPr>
              <w:t xml:space="preserve">for </w:t>
            </w:r>
            <w:r w:rsidDel="00FF29D8">
              <w:rPr>
                <w:lang w:val="pt-BR"/>
              </w:rPr>
              <w:t xml:space="preserve">purposes of </w:t>
            </w:r>
            <w:r w:rsidR="00682E34" w:rsidDel="00FF29D8">
              <w:rPr>
                <w:lang w:val="pt-BR"/>
              </w:rPr>
              <w:t>preliminary orientation only. A</w:t>
            </w:r>
            <w:r w:rsidR="008C78C4" w:rsidDel="00FF29D8">
              <w:rPr>
                <w:lang w:val="pt-BR"/>
              </w:rPr>
              <w:t xml:space="preserve">xioms and definitions included in cited literature </w:t>
            </w:r>
            <w:r w:rsidR="00682E34" w:rsidDel="00FF29D8">
              <w:rPr>
                <w:lang w:val="pt-BR"/>
              </w:rPr>
              <w:t>are not necessarily in conformity with the content of this document.</w:t>
            </w:r>
          </w:moveFrom>
        </w:p>
        <w:moveFromRangeEnd w:id="27"/>
        <w:p w14:paraId="3341D068" w14:textId="77777777" w:rsidR="0064627E" w:rsidRDefault="00215638" w:rsidP="006006B7">
          <w:pPr>
            <w:spacing w:line="360" w:lineRule="auto"/>
            <w:rPr>
              <w:rFonts w:ascii="Times New Roman" w:hAnsi="Times New Roman"/>
              <w:b/>
              <w:sz w:val="32"/>
              <w:szCs w:val="32"/>
            </w:rPr>
          </w:pPr>
          <w:r>
            <w:rPr>
              <w:lang w:val="pt-BR"/>
            </w:rPr>
            <w:br w:type="page"/>
          </w:r>
        </w:p>
      </w:sdtContent>
    </w:sdt>
    <w:p w14:paraId="7EE5023D" w14:textId="77777777" w:rsidR="00215638" w:rsidRPr="00FF69AE" w:rsidRDefault="004619F8" w:rsidP="009B5669">
      <w:pPr>
        <w:spacing w:beforeLines="1" w:before="2" w:afterLines="1" w:after="2" w:line="360" w:lineRule="auto"/>
        <w:jc w:val="center"/>
        <w:rPr>
          <w:rFonts w:ascii="Times New Roman" w:hAnsi="Times New Roman"/>
          <w:b/>
          <w:sz w:val="32"/>
          <w:szCs w:val="32"/>
        </w:rPr>
      </w:pPr>
      <w:r>
        <w:rPr>
          <w:rFonts w:ascii="Times New Roman" w:hAnsi="Times New Roman"/>
          <w:b/>
          <w:sz w:val="32"/>
          <w:szCs w:val="32"/>
        </w:rPr>
        <w:t>Contents</w:t>
      </w:r>
    </w:p>
    <w:p w14:paraId="3293E3E9" w14:textId="77777777" w:rsidR="00FF69AE" w:rsidRPr="00965517" w:rsidRDefault="00FF69AE" w:rsidP="00965517">
      <w:pPr>
        <w:spacing w:after="120" w:line="240" w:lineRule="auto"/>
        <w:rPr>
          <w:rFonts w:ascii="Georgia" w:hAnsi="Georgia"/>
          <w:b/>
          <w:sz w:val="20"/>
          <w:szCs w:val="20"/>
        </w:rPr>
      </w:pPr>
    </w:p>
    <w:p w14:paraId="6E9B1DF6" w14:textId="77777777" w:rsidR="000B5B22" w:rsidRDefault="001E591D">
      <w:pPr>
        <w:pStyle w:val="TOC1"/>
        <w:rPr>
          <w:ins w:id="30" w:author="phismith" w:date="2012-01-02T12:29:00Z"/>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ins w:id="31" w:author="phismith" w:date="2012-01-02T12:29:00Z">
        <w:r w:rsidR="000B5B22" w:rsidRPr="000229B4">
          <w:rPr>
            <w:rStyle w:val="Hyperlink"/>
          </w:rPr>
          <w:fldChar w:fldCharType="begin"/>
        </w:r>
        <w:r w:rsidR="000B5B22" w:rsidRPr="000229B4">
          <w:rPr>
            <w:rStyle w:val="Hyperlink"/>
          </w:rPr>
          <w:instrText xml:space="preserve"> </w:instrText>
        </w:r>
        <w:r w:rsidR="000B5B22">
          <w:instrText>HYPERLINK \l "_Toc313270684"</w:instrText>
        </w:r>
        <w:r w:rsidR="000B5B22" w:rsidRPr="000229B4">
          <w:rPr>
            <w:rStyle w:val="Hyperlink"/>
          </w:rPr>
          <w:instrText xml:space="preserve"> </w:instrText>
        </w:r>
        <w:r w:rsidR="000B5B22" w:rsidRPr="000229B4">
          <w:rPr>
            <w:rStyle w:val="Hyperlink"/>
          </w:rPr>
          <w:fldChar w:fldCharType="separate"/>
        </w:r>
        <w:r w:rsidR="000B5B22" w:rsidRPr="000229B4">
          <w:rPr>
            <w:rStyle w:val="Hyperlink"/>
          </w:rPr>
          <w:t>Introduction</w:t>
        </w:r>
        <w:r w:rsidR="000B5B22">
          <w:rPr>
            <w:webHidden/>
          </w:rPr>
          <w:tab/>
        </w:r>
        <w:r w:rsidR="000B5B22">
          <w:rPr>
            <w:webHidden/>
          </w:rPr>
          <w:fldChar w:fldCharType="begin"/>
        </w:r>
        <w:r w:rsidR="000B5B22">
          <w:rPr>
            <w:webHidden/>
          </w:rPr>
          <w:instrText xml:space="preserve"> PAGEREF _Toc313270684 \h </w:instrText>
        </w:r>
      </w:ins>
      <w:r w:rsidR="000B5B22">
        <w:rPr>
          <w:webHidden/>
        </w:rPr>
      </w:r>
      <w:r w:rsidR="000B5B22">
        <w:rPr>
          <w:webHidden/>
        </w:rPr>
        <w:fldChar w:fldCharType="separate"/>
      </w:r>
      <w:ins w:id="32" w:author="Alan Ruttenberg" w:date="2012-01-14T16:56:00Z">
        <w:r w:rsidR="00A908AB">
          <w:rPr>
            <w:webHidden/>
          </w:rPr>
          <w:t>1</w:t>
        </w:r>
      </w:ins>
      <w:ins w:id="33" w:author="phismith" w:date="2012-01-02T12:29:00Z">
        <w:r w:rsidR="000B5B22">
          <w:rPr>
            <w:webHidden/>
          </w:rPr>
          <w:fldChar w:fldCharType="end"/>
        </w:r>
        <w:r w:rsidR="000B5B22" w:rsidRPr="000229B4">
          <w:rPr>
            <w:rStyle w:val="Hyperlink"/>
          </w:rPr>
          <w:fldChar w:fldCharType="end"/>
        </w:r>
      </w:ins>
    </w:p>
    <w:p w14:paraId="4FD948AC" w14:textId="77777777" w:rsidR="000B5B22" w:rsidRDefault="000B5B22">
      <w:pPr>
        <w:pStyle w:val="TOC1"/>
        <w:rPr>
          <w:ins w:id="34" w:author="phismith" w:date="2012-01-02T12:29:00Z"/>
          <w:rFonts w:asciiTheme="minorHAnsi" w:eastAsiaTheme="minorEastAsia" w:hAnsiTheme="minorHAnsi" w:cstheme="minorBidi"/>
          <w:b w:val="0"/>
          <w:sz w:val="22"/>
          <w:szCs w:val="22"/>
        </w:rPr>
      </w:pPr>
      <w:ins w:id="35" w:author="phismith" w:date="2012-01-02T12:29:00Z">
        <w:r w:rsidRPr="000229B4">
          <w:rPr>
            <w:rStyle w:val="Hyperlink"/>
          </w:rPr>
          <w:fldChar w:fldCharType="begin"/>
        </w:r>
        <w:r w:rsidRPr="000229B4">
          <w:rPr>
            <w:rStyle w:val="Hyperlink"/>
          </w:rPr>
          <w:instrText xml:space="preserve"> </w:instrText>
        </w:r>
        <w:r>
          <w:instrText>HYPERLINK \l "_Toc313270685"</w:instrText>
        </w:r>
        <w:r w:rsidRPr="000229B4">
          <w:rPr>
            <w:rStyle w:val="Hyperlink"/>
          </w:rPr>
          <w:instrText xml:space="preserve"> </w:instrText>
        </w:r>
        <w:r w:rsidRPr="000229B4">
          <w:rPr>
            <w:rStyle w:val="Hyperlink"/>
          </w:rPr>
          <w:fldChar w:fldCharType="separate"/>
        </w:r>
        <w:r w:rsidRPr="000229B4">
          <w:rPr>
            <w:rStyle w:val="Hyperlink"/>
          </w:rPr>
          <w:t>1. Entity</w:t>
        </w:r>
        <w:r>
          <w:rPr>
            <w:webHidden/>
          </w:rPr>
          <w:tab/>
        </w:r>
        <w:r>
          <w:rPr>
            <w:webHidden/>
          </w:rPr>
          <w:fldChar w:fldCharType="begin"/>
        </w:r>
        <w:r>
          <w:rPr>
            <w:webHidden/>
          </w:rPr>
          <w:instrText xml:space="preserve"> PAGEREF _Toc313270685 \h </w:instrText>
        </w:r>
      </w:ins>
      <w:r>
        <w:rPr>
          <w:webHidden/>
        </w:rPr>
      </w:r>
      <w:r>
        <w:rPr>
          <w:webHidden/>
        </w:rPr>
        <w:fldChar w:fldCharType="separate"/>
      </w:r>
      <w:ins w:id="36" w:author="Alan Ruttenberg" w:date="2012-01-14T16:56:00Z">
        <w:r w:rsidR="00A908AB">
          <w:rPr>
            <w:webHidden/>
          </w:rPr>
          <w:t>2</w:t>
        </w:r>
      </w:ins>
      <w:ins w:id="37" w:author="phismith" w:date="2012-01-02T12:29:00Z">
        <w:r>
          <w:rPr>
            <w:webHidden/>
          </w:rPr>
          <w:fldChar w:fldCharType="end"/>
        </w:r>
        <w:r w:rsidRPr="000229B4">
          <w:rPr>
            <w:rStyle w:val="Hyperlink"/>
          </w:rPr>
          <w:fldChar w:fldCharType="end"/>
        </w:r>
      </w:ins>
    </w:p>
    <w:p w14:paraId="5DC5D44F" w14:textId="77777777" w:rsidR="000B5B22" w:rsidRDefault="000B5B22">
      <w:pPr>
        <w:pStyle w:val="TOC2"/>
        <w:tabs>
          <w:tab w:val="right" w:leader="dot" w:pos="8828"/>
        </w:tabs>
        <w:rPr>
          <w:ins w:id="38" w:author="phismith" w:date="2012-01-02T12:29:00Z"/>
          <w:rFonts w:asciiTheme="minorHAnsi" w:eastAsiaTheme="minorEastAsia" w:hAnsiTheme="minorHAnsi" w:cstheme="minorBidi"/>
          <w:noProof/>
        </w:rPr>
      </w:pPr>
      <w:ins w:id="3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"_Toc313270686"</w:instrText>
        </w:r>
        <w:r w:rsidRPr="000229B4">
          <w:rPr>
            <w:rStyle w:val="Hyperlink"/>
            <w:noProof/>
          </w:rPr>
          <w:instrText xml:space="preserve"> </w:instrText>
        </w:r>
        <w:r w:rsidRPr="000229B4">
          <w:rPr>
            <w:rStyle w:val="Hyperlink"/>
            <w:noProof/>
          </w:rPr>
          <w:fldChar w:fldCharType="separate"/>
        </w:r>
        <w:r w:rsidRPr="000229B4">
          <w:rPr>
            <w:rStyle w:val="Hyperlink"/>
            <w:noProof/>
          </w:rPr>
          <w:t>The instantiation relation</w:t>
        </w:r>
        <w:r>
          <w:rPr>
            <w:noProof/>
            <w:webHidden/>
          </w:rPr>
          <w:tab/>
        </w:r>
        <w:r>
          <w:rPr>
            <w:noProof/>
            <w:webHidden/>
          </w:rPr>
          <w:fldChar w:fldCharType="begin"/>
        </w:r>
        <w:r>
          <w:rPr>
            <w:noProof/>
            <w:webHidden/>
          </w:rPr>
          <w:instrText xml:space="preserve"> PAGEREF _Toc313270686 \h </w:instrText>
        </w:r>
      </w:ins>
      <w:r>
        <w:rPr>
          <w:noProof/>
          <w:webHidden/>
        </w:rPr>
      </w:r>
      <w:r>
        <w:rPr>
          <w:noProof/>
          <w:webHidden/>
        </w:rPr>
        <w:fldChar w:fldCharType="separate"/>
      </w:r>
      <w:ins w:id="40" w:author="Alan Ruttenberg" w:date="2012-01-14T16:56:00Z">
        <w:r w:rsidR="00A908AB">
          <w:rPr>
            <w:noProof/>
            <w:webHidden/>
          </w:rPr>
          <w:t>9</w:t>
        </w:r>
      </w:ins>
      <w:ins w:id="41" w:author="phismith" w:date="2012-01-02T12:29:00Z">
        <w:del w:id="42" w:author="Alan Ruttenberg" w:date="2012-01-14T16:56:00Z">
          <w:r w:rsidDel="00A908AB">
            <w:rPr>
              <w:noProof/>
              <w:webHidden/>
            </w:rPr>
            <w:delText>7</w:delText>
          </w:r>
        </w:del>
        <w:r>
          <w:rPr>
            <w:noProof/>
            <w:webHidden/>
          </w:rPr>
          <w:fldChar w:fldCharType="end"/>
        </w:r>
        <w:r w:rsidRPr="000229B4">
          <w:rPr>
            <w:rStyle w:val="Hyperlink"/>
            <w:noProof/>
          </w:rPr>
          <w:fldChar w:fldCharType="end"/>
        </w:r>
      </w:ins>
    </w:p>
    <w:p w14:paraId="096ED523" w14:textId="77777777" w:rsidR="000B5B22" w:rsidRDefault="000B5B22">
      <w:pPr>
        <w:pStyle w:val="TOC2"/>
        <w:tabs>
          <w:tab w:val="right" w:leader="dot" w:pos="8828"/>
        </w:tabs>
        <w:rPr>
          <w:ins w:id="43" w:author="phismith" w:date="2012-01-02T12:29:00Z"/>
          <w:rFonts w:asciiTheme="minorHAnsi" w:eastAsiaTheme="minorEastAsia" w:hAnsiTheme="minorHAnsi" w:cstheme="minorBidi"/>
          <w:noProof/>
        </w:rPr>
      </w:pPr>
      <w:ins w:id="4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"_Toc313270687"</w:instrText>
        </w:r>
        <w:r w:rsidRPr="000229B4">
          <w:rPr>
            <w:rStyle w:val="Hyperlink"/>
            <w:noProof/>
          </w:rPr>
          <w:instrText xml:space="preserve"> </w:instrText>
        </w:r>
        <w:r w:rsidRPr="000229B4">
          <w:rPr>
            <w:rStyle w:val="Hyperlink"/>
            <w:noProof/>
          </w:rPr>
          <w:fldChar w:fldCharType="separate"/>
        </w:r>
        <w:r w:rsidRPr="000229B4">
          <w:rPr>
            <w:rStyle w:val="Hyperlink"/>
            <w:noProof/>
          </w:rPr>
          <w:t>The is_a relation</w:t>
        </w:r>
        <w:r>
          <w:rPr>
            <w:noProof/>
            <w:webHidden/>
          </w:rPr>
          <w:tab/>
        </w:r>
        <w:r>
          <w:rPr>
            <w:noProof/>
            <w:webHidden/>
          </w:rPr>
          <w:fldChar w:fldCharType="begin"/>
        </w:r>
        <w:r>
          <w:rPr>
            <w:noProof/>
            <w:webHidden/>
          </w:rPr>
          <w:instrText xml:space="preserve"> PAGEREF _Toc313270687 \h </w:instrText>
        </w:r>
      </w:ins>
      <w:r>
        <w:rPr>
          <w:noProof/>
          <w:webHidden/>
        </w:rPr>
      </w:r>
      <w:r>
        <w:rPr>
          <w:noProof/>
          <w:webHidden/>
        </w:rPr>
        <w:fldChar w:fldCharType="separate"/>
      </w:r>
      <w:ins w:id="45" w:author="Alan Ruttenberg" w:date="2012-01-14T16:56:00Z">
        <w:r w:rsidR="00A908AB">
          <w:rPr>
            <w:noProof/>
            <w:webHidden/>
          </w:rPr>
          <w:t>10</w:t>
        </w:r>
      </w:ins>
      <w:ins w:id="46" w:author="phismith" w:date="2012-01-02T12:29:00Z">
        <w:del w:id="47" w:author="Alan Ruttenberg" w:date="2012-01-14T16:56:00Z">
          <w:r w:rsidDel="00A908AB">
            <w:rPr>
              <w:noProof/>
              <w:webHidden/>
            </w:rPr>
            <w:delText>8</w:delText>
          </w:r>
        </w:del>
        <w:r>
          <w:rPr>
            <w:noProof/>
            <w:webHidden/>
          </w:rPr>
          <w:fldChar w:fldCharType="end"/>
        </w:r>
        <w:r w:rsidRPr="000229B4">
          <w:rPr>
            <w:rStyle w:val="Hyperlink"/>
            <w:noProof/>
          </w:rPr>
          <w:fldChar w:fldCharType="end"/>
        </w:r>
      </w:ins>
    </w:p>
    <w:p w14:paraId="7BF34B8B" w14:textId="77777777" w:rsidR="000B5B22" w:rsidRDefault="000B5B22">
      <w:pPr>
        <w:pStyle w:val="TOC2"/>
        <w:tabs>
          <w:tab w:val="right" w:leader="dot" w:pos="8828"/>
        </w:tabs>
        <w:rPr>
          <w:ins w:id="48" w:author="phismith" w:date="2012-01-02T12:29:00Z"/>
          <w:rFonts w:asciiTheme="minorHAnsi" w:eastAsiaTheme="minorEastAsia" w:hAnsiTheme="minorHAnsi" w:cstheme="minorBidi"/>
          <w:noProof/>
        </w:rPr>
      </w:pPr>
      <w:ins w:id="4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"_Toc313270688"</w:instrText>
        </w:r>
        <w:r w:rsidRPr="000229B4">
          <w:rPr>
            <w:rStyle w:val="Hyperlink"/>
            <w:noProof/>
          </w:rPr>
          <w:instrText xml:space="preserve"> </w:instrText>
        </w:r>
        <w:r w:rsidRPr="000229B4">
          <w:rPr>
            <w:rStyle w:val="Hyperlink"/>
            <w:noProof/>
          </w:rPr>
          <w:fldChar w:fldCharType="separate"/>
        </w:r>
        <w:r w:rsidRPr="000229B4">
          <w:rPr>
            <w:rStyle w:val="Hyperlink"/>
            <w:noProof/>
          </w:rPr>
          <w:t>The element_of relation</w:t>
        </w:r>
        <w:r>
          <w:rPr>
            <w:noProof/>
            <w:webHidden/>
          </w:rPr>
          <w:tab/>
        </w:r>
        <w:r>
          <w:rPr>
            <w:noProof/>
            <w:webHidden/>
          </w:rPr>
          <w:fldChar w:fldCharType="begin"/>
        </w:r>
        <w:r>
          <w:rPr>
            <w:noProof/>
            <w:webHidden/>
          </w:rPr>
          <w:instrText xml:space="preserve"> PAGEREF _Toc313270688 \h </w:instrText>
        </w:r>
      </w:ins>
      <w:r>
        <w:rPr>
          <w:noProof/>
          <w:webHidden/>
        </w:rPr>
      </w:r>
      <w:r>
        <w:rPr>
          <w:noProof/>
          <w:webHidden/>
        </w:rPr>
        <w:fldChar w:fldCharType="separate"/>
      </w:r>
      <w:ins w:id="50" w:author="Alan Ruttenberg" w:date="2012-01-14T16:56:00Z">
        <w:r w:rsidR="00A908AB">
          <w:rPr>
            <w:noProof/>
            <w:webHidden/>
          </w:rPr>
          <w:t>11</w:t>
        </w:r>
      </w:ins>
      <w:ins w:id="51" w:author="phismith" w:date="2012-01-02T12:29:00Z">
        <w:del w:id="52" w:author="Alan Ruttenberg" w:date="2012-01-14T16:56:00Z">
          <w:r w:rsidDel="00A908AB">
            <w:rPr>
              <w:noProof/>
              <w:webHidden/>
            </w:rPr>
            <w:delText>9</w:delText>
          </w:r>
        </w:del>
        <w:r>
          <w:rPr>
            <w:noProof/>
            <w:webHidden/>
          </w:rPr>
          <w:fldChar w:fldCharType="end"/>
        </w:r>
        <w:r w:rsidRPr="000229B4">
          <w:rPr>
            <w:rStyle w:val="Hyperlink"/>
            <w:noProof/>
          </w:rPr>
          <w:fldChar w:fldCharType="end"/>
        </w:r>
      </w:ins>
    </w:p>
    <w:p w14:paraId="3FA61DAA" w14:textId="77777777" w:rsidR="000B5B22" w:rsidRDefault="000B5B22">
      <w:pPr>
        <w:pStyle w:val="TOC2"/>
        <w:tabs>
          <w:tab w:val="right" w:leader="dot" w:pos="8828"/>
        </w:tabs>
        <w:rPr>
          <w:ins w:id="53" w:author="phismith" w:date="2012-01-02T12:29:00Z"/>
          <w:rFonts w:asciiTheme="minorHAnsi" w:eastAsiaTheme="minorEastAsia" w:hAnsiTheme="minorHAnsi" w:cstheme="minorBidi"/>
          <w:noProof/>
        </w:rPr>
      </w:pPr>
      <w:ins w:id="5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"_Toc313270689"</w:instrText>
        </w:r>
        <w:r w:rsidRPr="000229B4">
          <w:rPr>
            <w:rStyle w:val="Hyperlink"/>
            <w:noProof/>
          </w:rPr>
          <w:instrText xml:space="preserve"> </w:instrText>
        </w:r>
        <w:r w:rsidRPr="000229B4">
          <w:rPr>
            <w:rStyle w:val="Hyperlink"/>
            <w:noProof/>
          </w:rPr>
          <w:fldChar w:fldCharType="separate"/>
        </w:r>
        <w:r w:rsidRPr="000229B4">
          <w:rPr>
            <w:rStyle w:val="Hyperlink"/>
            <w:noProof/>
          </w:rPr>
          <w:t>The subclass relation</w:t>
        </w:r>
        <w:r>
          <w:rPr>
            <w:noProof/>
            <w:webHidden/>
          </w:rPr>
          <w:tab/>
        </w:r>
        <w:r>
          <w:rPr>
            <w:noProof/>
            <w:webHidden/>
          </w:rPr>
          <w:fldChar w:fldCharType="begin"/>
        </w:r>
        <w:r>
          <w:rPr>
            <w:noProof/>
            <w:webHidden/>
          </w:rPr>
          <w:instrText xml:space="preserve"> PAGEREF _Toc313270689 \h </w:instrText>
        </w:r>
      </w:ins>
      <w:r>
        <w:rPr>
          <w:noProof/>
          <w:webHidden/>
        </w:rPr>
      </w:r>
      <w:r>
        <w:rPr>
          <w:noProof/>
          <w:webHidden/>
        </w:rPr>
        <w:fldChar w:fldCharType="separate"/>
      </w:r>
      <w:ins w:id="55" w:author="Alan Ruttenberg" w:date="2012-01-14T16:56:00Z">
        <w:r w:rsidR="00A908AB">
          <w:rPr>
            <w:noProof/>
            <w:webHidden/>
          </w:rPr>
          <w:t>11</w:t>
        </w:r>
      </w:ins>
      <w:ins w:id="56" w:author="phismith" w:date="2012-01-02T12:29:00Z">
        <w:del w:id="57" w:author="Alan Ruttenberg" w:date="2012-01-14T16:56:00Z">
          <w:r w:rsidDel="00A908AB">
            <w:rPr>
              <w:noProof/>
              <w:webHidden/>
            </w:rPr>
            <w:delText>9</w:delText>
          </w:r>
        </w:del>
        <w:r>
          <w:rPr>
            <w:noProof/>
            <w:webHidden/>
          </w:rPr>
          <w:fldChar w:fldCharType="end"/>
        </w:r>
        <w:r w:rsidRPr="000229B4">
          <w:rPr>
            <w:rStyle w:val="Hyperlink"/>
            <w:noProof/>
          </w:rPr>
          <w:fldChar w:fldCharType="end"/>
        </w:r>
      </w:ins>
    </w:p>
    <w:p w14:paraId="62CCDA7F" w14:textId="77777777" w:rsidR="000B5B22" w:rsidRDefault="000B5B22">
      <w:pPr>
        <w:pStyle w:val="TOC2"/>
        <w:tabs>
          <w:tab w:val="right" w:leader="dot" w:pos="8828"/>
        </w:tabs>
        <w:rPr>
          <w:ins w:id="58" w:author="phismith" w:date="2012-01-02T12:29:00Z"/>
          <w:rFonts w:asciiTheme="minorHAnsi" w:eastAsiaTheme="minorEastAsia" w:hAnsiTheme="minorHAnsi" w:cstheme="minorBidi"/>
          <w:noProof/>
        </w:rPr>
      </w:pPr>
      <w:ins w:id="5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"_Toc313270690"</w:instrText>
        </w:r>
        <w:r w:rsidRPr="000229B4">
          <w:rPr>
            <w:rStyle w:val="Hyperlink"/>
            <w:noProof/>
          </w:rPr>
          <w:instrText xml:space="preserve"> </w:instrText>
        </w:r>
        <w:r w:rsidRPr="000229B4">
          <w:rPr>
            <w:rStyle w:val="Hyperlink"/>
            <w:noProof/>
          </w:rPr>
          <w:fldChar w:fldCharType="separate"/>
        </w:r>
        <w:r w:rsidRPr="000229B4">
          <w:rPr>
            <w:rStyle w:val="Hyperlink"/>
            <w:noProof/>
          </w:rPr>
          <w:t>Relations of parthood</w:t>
        </w:r>
        <w:r>
          <w:rPr>
            <w:noProof/>
            <w:webHidden/>
          </w:rPr>
          <w:tab/>
        </w:r>
        <w:r>
          <w:rPr>
            <w:noProof/>
            <w:webHidden/>
          </w:rPr>
          <w:fldChar w:fldCharType="begin"/>
        </w:r>
        <w:r>
          <w:rPr>
            <w:noProof/>
            <w:webHidden/>
          </w:rPr>
          <w:instrText xml:space="preserve"> PAGEREF _Toc313270690 \h </w:instrText>
        </w:r>
      </w:ins>
      <w:r>
        <w:rPr>
          <w:noProof/>
          <w:webHidden/>
        </w:rPr>
      </w:r>
      <w:r>
        <w:rPr>
          <w:noProof/>
          <w:webHidden/>
        </w:rPr>
        <w:fldChar w:fldCharType="separate"/>
      </w:r>
      <w:ins w:id="60" w:author="Alan Ruttenberg" w:date="2012-01-14T16:56:00Z">
        <w:r w:rsidR="00A908AB">
          <w:rPr>
            <w:noProof/>
            <w:webHidden/>
          </w:rPr>
          <w:t>14</w:t>
        </w:r>
      </w:ins>
      <w:ins w:id="61" w:author="phismith" w:date="2012-01-02T12:29:00Z">
        <w:del w:id="62" w:author="Alan Ruttenberg" w:date="2012-01-14T16:56:00Z">
          <w:r w:rsidDel="00A908AB">
            <w:rPr>
              <w:noProof/>
              <w:webHidden/>
            </w:rPr>
            <w:delText>12</w:delText>
          </w:r>
        </w:del>
        <w:r>
          <w:rPr>
            <w:noProof/>
            <w:webHidden/>
          </w:rPr>
          <w:fldChar w:fldCharType="end"/>
        </w:r>
        <w:r w:rsidRPr="000229B4">
          <w:rPr>
            <w:rStyle w:val="Hyperlink"/>
            <w:noProof/>
          </w:rPr>
          <w:fldChar w:fldCharType="end"/>
        </w:r>
      </w:ins>
    </w:p>
    <w:p w14:paraId="67E72EDF" w14:textId="77777777" w:rsidR="000B5B22" w:rsidRDefault="000B5B22">
      <w:pPr>
        <w:pStyle w:val="TOC1"/>
        <w:rPr>
          <w:ins w:id="63" w:author="phismith" w:date="2012-01-02T12:29:00Z"/>
          <w:rFonts w:asciiTheme="minorHAnsi" w:eastAsiaTheme="minorEastAsia" w:hAnsiTheme="minorHAnsi" w:cstheme="minorBidi"/>
          <w:b w:val="0"/>
          <w:sz w:val="22"/>
          <w:szCs w:val="22"/>
        </w:rPr>
      </w:pPr>
      <w:ins w:id="64" w:author="phismith" w:date="2012-01-02T12:29:00Z">
        <w:r w:rsidRPr="000229B4">
          <w:rPr>
            <w:rStyle w:val="Hyperlink"/>
          </w:rPr>
          <w:fldChar w:fldCharType="begin"/>
        </w:r>
        <w:r w:rsidRPr="000229B4">
          <w:rPr>
            <w:rStyle w:val="Hyperlink"/>
          </w:rPr>
          <w:instrText xml:space="preserve"> </w:instrText>
        </w:r>
        <w:r>
          <w:instrText>HYPERLINK \l "_Toc313270691"</w:instrText>
        </w:r>
        <w:r w:rsidRPr="000229B4">
          <w:rPr>
            <w:rStyle w:val="Hyperlink"/>
          </w:rPr>
          <w:instrText xml:space="preserve"> </w:instrText>
        </w:r>
        <w:r w:rsidRPr="000229B4">
          <w:rPr>
            <w:rStyle w:val="Hyperlink"/>
          </w:rPr>
          <w:fldChar w:fldCharType="separate"/>
        </w:r>
        <w:r w:rsidRPr="000229B4">
          <w:rPr>
            <w:rStyle w:val="Hyperlink"/>
          </w:rPr>
          <w:t>2. Continuant</w:t>
        </w:r>
        <w:r>
          <w:rPr>
            <w:webHidden/>
          </w:rPr>
          <w:tab/>
        </w:r>
        <w:r>
          <w:rPr>
            <w:webHidden/>
          </w:rPr>
          <w:fldChar w:fldCharType="begin"/>
        </w:r>
        <w:r>
          <w:rPr>
            <w:webHidden/>
          </w:rPr>
          <w:instrText xml:space="preserve"> PAGEREF _Toc313270691 \h </w:instrText>
        </w:r>
      </w:ins>
      <w:r>
        <w:rPr>
          <w:webHidden/>
        </w:rPr>
      </w:r>
      <w:r>
        <w:rPr>
          <w:webHidden/>
        </w:rPr>
        <w:fldChar w:fldCharType="separate"/>
      </w:r>
      <w:ins w:id="65" w:author="Alan Ruttenberg" w:date="2012-01-14T16:56:00Z">
        <w:r w:rsidR="00A908AB">
          <w:rPr>
            <w:webHidden/>
          </w:rPr>
          <w:t>15</w:t>
        </w:r>
      </w:ins>
      <w:ins w:id="66" w:author="phismith" w:date="2012-01-02T12:29:00Z">
        <w:del w:id="67" w:author="Alan Ruttenberg" w:date="2012-01-14T16:56:00Z">
          <w:r w:rsidDel="00A908AB">
            <w:rPr>
              <w:webHidden/>
            </w:rPr>
            <w:delText>13</w:delText>
          </w:r>
        </w:del>
        <w:r>
          <w:rPr>
            <w:webHidden/>
          </w:rPr>
          <w:fldChar w:fldCharType="end"/>
        </w:r>
        <w:r w:rsidRPr="000229B4">
          <w:rPr>
            <w:rStyle w:val="Hyperlink"/>
          </w:rPr>
          <w:fldChar w:fldCharType="end"/>
        </w:r>
      </w:ins>
    </w:p>
    <w:p w14:paraId="2AFE2111" w14:textId="77777777" w:rsidR="000B5B22" w:rsidRDefault="000B5B22">
      <w:pPr>
        <w:pStyle w:val="TOC2"/>
        <w:tabs>
          <w:tab w:val="right" w:leader="dot" w:pos="8828"/>
        </w:tabs>
        <w:rPr>
          <w:ins w:id="68" w:author="phismith" w:date="2012-01-02T12:29:00Z"/>
          <w:rFonts w:asciiTheme="minorHAnsi" w:eastAsiaTheme="minorEastAsia" w:hAnsiTheme="minorHAnsi" w:cstheme="minorBidi"/>
          <w:noProof/>
        </w:rPr>
      </w:pPr>
      <w:ins w:id="6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"_Toc313270692"</w:instrText>
        </w:r>
        <w:r w:rsidRPr="000229B4">
          <w:rPr>
            <w:rStyle w:val="Hyperlink"/>
            <w:noProof/>
          </w:rPr>
          <w:instrText xml:space="preserve"> </w:instrText>
        </w:r>
        <w:r w:rsidRPr="000229B4">
          <w:rPr>
            <w:rStyle w:val="Hyperlink"/>
            <w:noProof/>
          </w:rPr>
          <w:fldChar w:fldCharType="separate"/>
        </w:r>
        <w:r w:rsidRPr="000229B4">
          <w:rPr>
            <w:rStyle w:val="Hyperlink"/>
            <w:noProof/>
          </w:rPr>
          <w:t>Relation of specific dependence</w:t>
        </w:r>
        <w:r>
          <w:rPr>
            <w:noProof/>
            <w:webHidden/>
          </w:rPr>
          <w:tab/>
        </w:r>
        <w:r>
          <w:rPr>
            <w:noProof/>
            <w:webHidden/>
          </w:rPr>
          <w:fldChar w:fldCharType="begin"/>
        </w:r>
        <w:r>
          <w:rPr>
            <w:noProof/>
            <w:webHidden/>
          </w:rPr>
          <w:instrText xml:space="preserve"> PAGEREF _Toc313270692 \h </w:instrText>
        </w:r>
      </w:ins>
      <w:r>
        <w:rPr>
          <w:noProof/>
          <w:webHidden/>
        </w:rPr>
      </w:r>
      <w:r>
        <w:rPr>
          <w:noProof/>
          <w:webHidden/>
        </w:rPr>
        <w:fldChar w:fldCharType="separate"/>
      </w:r>
      <w:ins w:id="70" w:author="Alan Ruttenberg" w:date="2012-01-14T16:56:00Z">
        <w:r w:rsidR="00A908AB">
          <w:rPr>
            <w:noProof/>
            <w:webHidden/>
          </w:rPr>
          <w:t>17</w:t>
        </w:r>
      </w:ins>
      <w:ins w:id="71" w:author="phismith" w:date="2012-01-02T12:29:00Z">
        <w:del w:id="72" w:author="Alan Ruttenberg" w:date="2012-01-14T16:56:00Z">
          <w:r w:rsidDel="00A908AB">
            <w:rPr>
              <w:noProof/>
              <w:webHidden/>
            </w:rPr>
            <w:delText>15</w:delText>
          </w:r>
        </w:del>
        <w:r>
          <w:rPr>
            <w:noProof/>
            <w:webHidden/>
          </w:rPr>
          <w:fldChar w:fldCharType="end"/>
        </w:r>
        <w:r w:rsidRPr="000229B4">
          <w:rPr>
            <w:rStyle w:val="Hyperlink"/>
            <w:noProof/>
          </w:rPr>
          <w:fldChar w:fldCharType="end"/>
        </w:r>
      </w:ins>
    </w:p>
    <w:p w14:paraId="72474CE9" w14:textId="77777777" w:rsidR="000B5B22" w:rsidRDefault="000B5B22">
      <w:pPr>
        <w:pStyle w:val="TOC2"/>
        <w:tabs>
          <w:tab w:val="right" w:leader="dot" w:pos="8828"/>
        </w:tabs>
        <w:rPr>
          <w:ins w:id="73" w:author="phismith" w:date="2012-01-02T12:29:00Z"/>
          <w:rFonts w:asciiTheme="minorHAnsi" w:eastAsiaTheme="minorEastAsia" w:hAnsiTheme="minorHAnsi" w:cstheme="minorBidi"/>
          <w:noProof/>
        </w:rPr>
      </w:pPr>
      <w:ins w:id="7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"_Toc313270693"</w:instrText>
        </w:r>
        <w:r w:rsidRPr="000229B4">
          <w:rPr>
            <w:rStyle w:val="Hyperlink"/>
            <w:noProof/>
          </w:rPr>
          <w:instrText xml:space="preserve"> </w:instrText>
        </w:r>
        <w:r w:rsidRPr="000229B4">
          <w:rPr>
            <w:rStyle w:val="Hyperlink"/>
            <w:noProof/>
          </w:rPr>
          <w:fldChar w:fldCharType="separate"/>
        </w:r>
        <w:r w:rsidRPr="000229B4">
          <w:rPr>
            <w:rStyle w:val="Hyperlink"/>
            <w:noProof/>
          </w:rPr>
          <w:t>Relation of specific dependence indexed by time</w:t>
        </w:r>
        <w:r>
          <w:rPr>
            <w:noProof/>
            <w:webHidden/>
          </w:rPr>
          <w:tab/>
        </w:r>
        <w:r>
          <w:rPr>
            <w:noProof/>
            <w:webHidden/>
          </w:rPr>
          <w:fldChar w:fldCharType="begin"/>
        </w:r>
        <w:r>
          <w:rPr>
            <w:noProof/>
            <w:webHidden/>
          </w:rPr>
          <w:instrText xml:space="preserve"> PAGEREF _Toc313270693 \h </w:instrText>
        </w:r>
      </w:ins>
      <w:r>
        <w:rPr>
          <w:noProof/>
          <w:webHidden/>
        </w:rPr>
      </w:r>
      <w:r>
        <w:rPr>
          <w:noProof/>
          <w:webHidden/>
        </w:rPr>
        <w:fldChar w:fldCharType="separate"/>
      </w:r>
      <w:ins w:id="75" w:author="Alan Ruttenberg" w:date="2012-01-14T16:56:00Z">
        <w:r w:rsidR="00A908AB">
          <w:rPr>
            <w:noProof/>
            <w:webHidden/>
          </w:rPr>
          <w:t>19</w:t>
        </w:r>
      </w:ins>
      <w:ins w:id="76" w:author="phismith" w:date="2012-01-02T12:29:00Z">
        <w:del w:id="77" w:author="Alan Ruttenberg" w:date="2012-01-14T16:56:00Z">
          <w:r w:rsidDel="00A908AB">
            <w:rPr>
              <w:noProof/>
              <w:webHidden/>
            </w:rPr>
            <w:delText>17</w:delText>
          </w:r>
        </w:del>
        <w:r>
          <w:rPr>
            <w:noProof/>
            <w:webHidden/>
          </w:rPr>
          <w:fldChar w:fldCharType="end"/>
        </w:r>
        <w:r w:rsidRPr="000229B4">
          <w:rPr>
            <w:rStyle w:val="Hyperlink"/>
            <w:noProof/>
          </w:rPr>
          <w:fldChar w:fldCharType="end"/>
        </w:r>
      </w:ins>
    </w:p>
    <w:p w14:paraId="345E6847" w14:textId="77777777" w:rsidR="000B5B22" w:rsidRDefault="000B5B22">
      <w:pPr>
        <w:pStyle w:val="TOC2"/>
        <w:tabs>
          <w:tab w:val="right" w:leader="dot" w:pos="8828"/>
        </w:tabs>
        <w:rPr>
          <w:ins w:id="78" w:author="phismith" w:date="2012-01-02T12:29:00Z"/>
          <w:rFonts w:asciiTheme="minorHAnsi" w:eastAsiaTheme="minorEastAsia" w:hAnsiTheme="minorHAnsi" w:cstheme="minorBidi"/>
          <w:noProof/>
        </w:rPr>
      </w:pPr>
      <w:ins w:id="7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"_Toc313270694"</w:instrText>
        </w:r>
        <w:r w:rsidRPr="000229B4">
          <w:rPr>
            <w:rStyle w:val="Hyperlink"/>
            <w:noProof/>
          </w:rPr>
          <w:instrText xml:space="preserve"> </w:instrText>
        </w:r>
        <w:r w:rsidRPr="000229B4">
          <w:rPr>
            <w:rStyle w:val="Hyperlink"/>
            <w:noProof/>
          </w:rPr>
          <w:fldChar w:fldCharType="separate"/>
        </w:r>
        <w:r w:rsidRPr="000229B4">
          <w:rPr>
            <w:rStyle w:val="Hyperlink"/>
            <w:noProof/>
          </w:rPr>
          <w:t>2.1</w:t>
        </w:r>
        <w:r w:rsidRPr="000229B4">
          <w:rPr>
            <w:rStyle w:val="Hyperlink"/>
            <w:i/>
            <w:noProof/>
          </w:rPr>
          <w:t xml:space="preserve"> Independent Continuant</w:t>
        </w:r>
        <w:r>
          <w:rPr>
            <w:noProof/>
            <w:webHidden/>
          </w:rPr>
          <w:tab/>
        </w:r>
        <w:r>
          <w:rPr>
            <w:noProof/>
            <w:webHidden/>
          </w:rPr>
          <w:fldChar w:fldCharType="begin"/>
        </w:r>
        <w:r>
          <w:rPr>
            <w:noProof/>
            <w:webHidden/>
          </w:rPr>
          <w:instrText xml:space="preserve"> PAGEREF _Toc313270694 \h </w:instrText>
        </w:r>
      </w:ins>
      <w:r>
        <w:rPr>
          <w:noProof/>
          <w:webHidden/>
        </w:rPr>
      </w:r>
      <w:r>
        <w:rPr>
          <w:noProof/>
          <w:webHidden/>
        </w:rPr>
        <w:fldChar w:fldCharType="separate"/>
      </w:r>
      <w:ins w:id="80" w:author="Alan Ruttenberg" w:date="2012-01-14T16:56:00Z">
        <w:r w:rsidR="00A908AB">
          <w:rPr>
            <w:noProof/>
            <w:webHidden/>
          </w:rPr>
          <w:t>21</w:t>
        </w:r>
      </w:ins>
      <w:ins w:id="81" w:author="phismith" w:date="2012-01-02T12:29:00Z">
        <w:del w:id="82" w:author="Alan Ruttenberg" w:date="2012-01-14T16:56:00Z">
          <w:r w:rsidDel="00A908AB">
            <w:rPr>
              <w:noProof/>
              <w:webHidden/>
            </w:rPr>
            <w:delText>19</w:delText>
          </w:r>
        </w:del>
        <w:r>
          <w:rPr>
            <w:noProof/>
            <w:webHidden/>
          </w:rPr>
          <w:fldChar w:fldCharType="end"/>
        </w:r>
        <w:r w:rsidRPr="000229B4">
          <w:rPr>
            <w:rStyle w:val="Hyperlink"/>
            <w:noProof/>
          </w:rPr>
          <w:fldChar w:fldCharType="end"/>
        </w:r>
      </w:ins>
    </w:p>
    <w:p w14:paraId="24D33959" w14:textId="77777777" w:rsidR="000B5B22" w:rsidRDefault="000B5B22">
      <w:pPr>
        <w:pStyle w:val="TOC3"/>
        <w:rPr>
          <w:ins w:id="83" w:author="phismith" w:date="2012-01-02T12:29:00Z"/>
          <w:rFonts w:asciiTheme="minorHAnsi" w:eastAsiaTheme="minorEastAsia" w:hAnsiTheme="minorHAnsi" w:cstheme="minorBidi"/>
          <w:noProof/>
        </w:rPr>
      </w:pPr>
      <w:ins w:id="8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"_Toc313270695"</w:instrText>
        </w:r>
        <w:r w:rsidRPr="000229B4">
          <w:rPr>
            <w:rStyle w:val="Hyperlink"/>
            <w:noProof/>
          </w:rPr>
          <w:instrText xml:space="preserve"> </w:instrText>
        </w:r>
        <w:r w:rsidRPr="000229B4">
          <w:rPr>
            <w:rStyle w:val="Hyperlink"/>
            <w:noProof/>
          </w:rPr>
          <w:fldChar w:fldCharType="separate"/>
        </w:r>
        <w:r w:rsidRPr="000229B4">
          <w:rPr>
            <w:rStyle w:val="Hyperlink"/>
            <w:noProof/>
          </w:rPr>
          <w:t>2.1.1 Material entity</w:t>
        </w:r>
        <w:r>
          <w:rPr>
            <w:noProof/>
            <w:webHidden/>
          </w:rPr>
          <w:tab/>
        </w:r>
        <w:r>
          <w:rPr>
            <w:noProof/>
            <w:webHidden/>
          </w:rPr>
          <w:fldChar w:fldCharType="begin"/>
        </w:r>
        <w:r>
          <w:rPr>
            <w:noProof/>
            <w:webHidden/>
          </w:rPr>
          <w:instrText xml:space="preserve"> PAGEREF _Toc313270695 \h </w:instrText>
        </w:r>
      </w:ins>
      <w:r>
        <w:rPr>
          <w:noProof/>
          <w:webHidden/>
        </w:rPr>
      </w:r>
      <w:r>
        <w:rPr>
          <w:noProof/>
          <w:webHidden/>
        </w:rPr>
        <w:fldChar w:fldCharType="separate"/>
      </w:r>
      <w:ins w:id="85" w:author="Alan Ruttenberg" w:date="2012-01-14T16:56:00Z">
        <w:r w:rsidR="00A908AB">
          <w:rPr>
            <w:noProof/>
            <w:webHidden/>
          </w:rPr>
          <w:t>22</w:t>
        </w:r>
      </w:ins>
      <w:ins w:id="86" w:author="phismith" w:date="2012-01-02T12:29:00Z">
        <w:del w:id="87" w:author="Alan Ruttenberg" w:date="2012-01-14T16:56:00Z">
          <w:r w:rsidDel="00A908AB">
            <w:rPr>
              <w:noProof/>
              <w:webHidden/>
            </w:rPr>
            <w:delText>20</w:delText>
          </w:r>
        </w:del>
        <w:r>
          <w:rPr>
            <w:noProof/>
            <w:webHidden/>
          </w:rPr>
          <w:fldChar w:fldCharType="end"/>
        </w:r>
        <w:r w:rsidRPr="000229B4">
          <w:rPr>
            <w:rStyle w:val="Hyperlink"/>
            <w:noProof/>
          </w:rPr>
          <w:fldChar w:fldCharType="end"/>
        </w:r>
      </w:ins>
    </w:p>
    <w:p w14:paraId="564BBEBB" w14:textId="77777777" w:rsidR="000B5B22" w:rsidRDefault="000B5B22">
      <w:pPr>
        <w:pStyle w:val="TOC4"/>
        <w:rPr>
          <w:ins w:id="88" w:author="phismith" w:date="2012-01-02T12:29:00Z"/>
          <w:rFonts w:asciiTheme="minorHAnsi" w:eastAsiaTheme="minorEastAsia" w:hAnsiTheme="minorHAnsi" w:cstheme="minorBidi"/>
          <w:noProof/>
        </w:rPr>
      </w:pPr>
      <w:ins w:id="8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"_Toc313270696"</w:instrText>
        </w:r>
        <w:r w:rsidRPr="000229B4">
          <w:rPr>
            <w:rStyle w:val="Hyperlink"/>
            <w:noProof/>
          </w:rPr>
          <w:instrText xml:space="preserve"> </w:instrText>
        </w:r>
        <w:r w:rsidRPr="000229B4">
          <w:rPr>
            <w:rStyle w:val="Hyperlink"/>
            <w:noProof/>
          </w:rPr>
          <w:fldChar w:fldCharType="separate"/>
        </w:r>
        <w:r w:rsidRPr="000229B4">
          <w:rPr>
            <w:rStyle w:val="Hyperlink"/>
            <w:noProof/>
          </w:rPr>
          <w:t>2.1.1.1 Object</w:t>
        </w:r>
        <w:r>
          <w:rPr>
            <w:noProof/>
            <w:webHidden/>
          </w:rPr>
          <w:tab/>
        </w:r>
        <w:r>
          <w:rPr>
            <w:noProof/>
            <w:webHidden/>
          </w:rPr>
          <w:fldChar w:fldCharType="begin"/>
        </w:r>
        <w:r>
          <w:rPr>
            <w:noProof/>
            <w:webHidden/>
          </w:rPr>
          <w:instrText xml:space="preserve"> PAGEREF _Toc313270696 \h </w:instrText>
        </w:r>
      </w:ins>
      <w:r>
        <w:rPr>
          <w:noProof/>
          <w:webHidden/>
        </w:rPr>
      </w:r>
      <w:r>
        <w:rPr>
          <w:noProof/>
          <w:webHidden/>
        </w:rPr>
        <w:fldChar w:fldCharType="separate"/>
      </w:r>
      <w:ins w:id="90" w:author="Alan Ruttenberg" w:date="2012-01-14T16:56:00Z">
        <w:r w:rsidR="00A908AB">
          <w:rPr>
            <w:noProof/>
            <w:webHidden/>
          </w:rPr>
          <w:t>23</w:t>
        </w:r>
      </w:ins>
      <w:ins w:id="91" w:author="phismith" w:date="2012-01-02T12:29:00Z">
        <w:del w:id="92" w:author="Alan Ruttenberg" w:date="2012-01-14T16:56:00Z">
          <w:r w:rsidDel="00A908AB">
            <w:rPr>
              <w:noProof/>
              <w:webHidden/>
            </w:rPr>
            <w:delText>21</w:delText>
          </w:r>
        </w:del>
        <w:r>
          <w:rPr>
            <w:noProof/>
            <w:webHidden/>
          </w:rPr>
          <w:fldChar w:fldCharType="end"/>
        </w:r>
        <w:r w:rsidRPr="000229B4">
          <w:rPr>
            <w:rStyle w:val="Hyperlink"/>
            <w:noProof/>
          </w:rPr>
          <w:fldChar w:fldCharType="end"/>
        </w:r>
      </w:ins>
    </w:p>
    <w:p w14:paraId="32E0FD00" w14:textId="77777777" w:rsidR="000B5B22" w:rsidRDefault="000B5B22">
      <w:pPr>
        <w:pStyle w:val="TOC4"/>
        <w:rPr>
          <w:ins w:id="93" w:author="phismith" w:date="2012-01-02T12:29:00Z"/>
          <w:rFonts w:asciiTheme="minorHAnsi" w:eastAsiaTheme="minorEastAsia" w:hAnsiTheme="minorHAnsi" w:cstheme="minorBidi"/>
          <w:noProof/>
        </w:rPr>
      </w:pPr>
      <w:ins w:id="9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"_Toc313270697"</w:instrText>
        </w:r>
        <w:r w:rsidRPr="000229B4">
          <w:rPr>
            <w:rStyle w:val="Hyperlink"/>
            <w:noProof/>
          </w:rPr>
          <w:instrText xml:space="preserve"> </w:instrText>
        </w:r>
        <w:r w:rsidRPr="000229B4">
          <w:rPr>
            <w:rStyle w:val="Hyperlink"/>
            <w:noProof/>
          </w:rPr>
          <w:fldChar w:fldCharType="separate"/>
        </w:r>
        <w:r w:rsidRPr="000229B4">
          <w:rPr>
            <w:rStyle w:val="Hyperlink"/>
            <w:noProof/>
          </w:rPr>
          <w:t>2.1.1.2 Object aggregate</w:t>
        </w:r>
        <w:r>
          <w:rPr>
            <w:noProof/>
            <w:webHidden/>
          </w:rPr>
          <w:tab/>
        </w:r>
        <w:r>
          <w:rPr>
            <w:noProof/>
            <w:webHidden/>
          </w:rPr>
          <w:fldChar w:fldCharType="begin"/>
        </w:r>
        <w:r>
          <w:rPr>
            <w:noProof/>
            <w:webHidden/>
          </w:rPr>
          <w:instrText xml:space="preserve"> PAGEREF _Toc313270697 \h </w:instrText>
        </w:r>
      </w:ins>
      <w:r>
        <w:rPr>
          <w:noProof/>
          <w:webHidden/>
        </w:rPr>
      </w:r>
      <w:r>
        <w:rPr>
          <w:noProof/>
          <w:webHidden/>
        </w:rPr>
        <w:fldChar w:fldCharType="separate"/>
      </w:r>
      <w:ins w:id="95" w:author="Alan Ruttenberg" w:date="2012-01-14T16:56:00Z">
        <w:r w:rsidR="00A908AB">
          <w:rPr>
            <w:noProof/>
            <w:webHidden/>
          </w:rPr>
          <w:t>30</w:t>
        </w:r>
      </w:ins>
      <w:ins w:id="96" w:author="phismith" w:date="2012-01-02T12:29:00Z">
        <w:del w:id="97" w:author="Alan Ruttenberg" w:date="2012-01-14T16:56:00Z">
          <w:r w:rsidDel="00A908AB">
            <w:rPr>
              <w:noProof/>
              <w:webHidden/>
            </w:rPr>
            <w:delText>28</w:delText>
          </w:r>
        </w:del>
        <w:r>
          <w:rPr>
            <w:noProof/>
            <w:webHidden/>
          </w:rPr>
          <w:fldChar w:fldCharType="end"/>
        </w:r>
        <w:r w:rsidRPr="000229B4">
          <w:rPr>
            <w:rStyle w:val="Hyperlink"/>
            <w:noProof/>
          </w:rPr>
          <w:fldChar w:fldCharType="end"/>
        </w:r>
      </w:ins>
    </w:p>
    <w:p w14:paraId="7C56C682" w14:textId="77777777" w:rsidR="000B5B22" w:rsidRDefault="000B5B22">
      <w:pPr>
        <w:pStyle w:val="TOC2"/>
        <w:tabs>
          <w:tab w:val="right" w:leader="dot" w:pos="8828"/>
        </w:tabs>
        <w:rPr>
          <w:ins w:id="98" w:author="phismith" w:date="2012-01-02T12:29:00Z"/>
          <w:rFonts w:asciiTheme="minorHAnsi" w:eastAsiaTheme="minorEastAsia" w:hAnsiTheme="minorHAnsi" w:cstheme="minorBidi"/>
          <w:noProof/>
        </w:rPr>
      </w:pPr>
      <w:ins w:id="9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"_Toc313270698"</w:instrText>
        </w:r>
        <w:r w:rsidRPr="000229B4">
          <w:rPr>
            <w:rStyle w:val="Hyperlink"/>
            <w:noProof/>
          </w:rPr>
          <w:instrText xml:space="preserve"> </w:instrText>
        </w:r>
        <w:r w:rsidRPr="000229B4">
          <w:rPr>
            <w:rStyle w:val="Hyperlink"/>
            <w:noProof/>
          </w:rPr>
          <w:fldChar w:fldCharType="separate"/>
        </w:r>
        <w:r w:rsidRPr="000229B4">
          <w:rPr>
            <w:rStyle w:val="Hyperlink"/>
            <w:noProof/>
          </w:rPr>
          <w:t>Relation of membership</w:t>
        </w:r>
        <w:r>
          <w:rPr>
            <w:noProof/>
            <w:webHidden/>
          </w:rPr>
          <w:tab/>
        </w:r>
        <w:r>
          <w:rPr>
            <w:noProof/>
            <w:webHidden/>
          </w:rPr>
          <w:fldChar w:fldCharType="begin"/>
        </w:r>
        <w:r>
          <w:rPr>
            <w:noProof/>
            <w:webHidden/>
          </w:rPr>
          <w:instrText xml:space="preserve"> PAGEREF _Toc313270698 \h </w:instrText>
        </w:r>
      </w:ins>
      <w:r>
        <w:rPr>
          <w:noProof/>
          <w:webHidden/>
        </w:rPr>
      </w:r>
      <w:r>
        <w:rPr>
          <w:noProof/>
          <w:webHidden/>
        </w:rPr>
        <w:fldChar w:fldCharType="separate"/>
      </w:r>
      <w:ins w:id="100" w:author="Alan Ruttenberg" w:date="2012-01-14T16:56:00Z">
        <w:r w:rsidR="00A908AB">
          <w:rPr>
            <w:noProof/>
            <w:webHidden/>
          </w:rPr>
          <w:t>30</w:t>
        </w:r>
      </w:ins>
      <w:ins w:id="101" w:author="phismith" w:date="2012-01-02T12:29:00Z">
        <w:del w:id="102" w:author="Alan Ruttenberg" w:date="2012-01-14T16:56:00Z">
          <w:r w:rsidDel="00A908AB">
            <w:rPr>
              <w:noProof/>
              <w:webHidden/>
            </w:rPr>
            <w:delText>28</w:delText>
          </w:r>
        </w:del>
        <w:r>
          <w:rPr>
            <w:noProof/>
            <w:webHidden/>
          </w:rPr>
          <w:fldChar w:fldCharType="end"/>
        </w:r>
        <w:r w:rsidRPr="000229B4">
          <w:rPr>
            <w:rStyle w:val="Hyperlink"/>
            <w:noProof/>
          </w:rPr>
          <w:fldChar w:fldCharType="end"/>
        </w:r>
      </w:ins>
    </w:p>
    <w:p w14:paraId="280A5D71" w14:textId="77777777" w:rsidR="000B5B22" w:rsidRDefault="000B5B22">
      <w:pPr>
        <w:pStyle w:val="TOC4"/>
        <w:rPr>
          <w:ins w:id="103" w:author="phismith" w:date="2012-01-02T12:29:00Z"/>
          <w:rFonts w:asciiTheme="minorHAnsi" w:eastAsiaTheme="minorEastAsia" w:hAnsiTheme="minorHAnsi" w:cstheme="minorBidi"/>
          <w:noProof/>
        </w:rPr>
      </w:pPr>
      <w:ins w:id="10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"_Toc313270699"</w:instrText>
        </w:r>
        <w:r w:rsidRPr="000229B4">
          <w:rPr>
            <w:rStyle w:val="Hyperlink"/>
            <w:noProof/>
          </w:rPr>
          <w:instrText xml:space="preserve"> </w:instrText>
        </w:r>
        <w:r w:rsidRPr="000229B4">
          <w:rPr>
            <w:rStyle w:val="Hyperlink"/>
            <w:noProof/>
          </w:rPr>
          <w:fldChar w:fldCharType="separate"/>
        </w:r>
        <w:r w:rsidRPr="000229B4">
          <w:rPr>
            <w:rStyle w:val="Hyperlink"/>
            <w:noProof/>
          </w:rPr>
          <w:t>2.1.1.3 Fiat object part</w:t>
        </w:r>
        <w:r>
          <w:rPr>
            <w:noProof/>
            <w:webHidden/>
          </w:rPr>
          <w:tab/>
        </w:r>
        <w:r>
          <w:rPr>
            <w:noProof/>
            <w:webHidden/>
          </w:rPr>
          <w:fldChar w:fldCharType="begin"/>
        </w:r>
        <w:r>
          <w:rPr>
            <w:noProof/>
            <w:webHidden/>
          </w:rPr>
          <w:instrText xml:space="preserve"> PAGEREF _Toc313270699 \h </w:instrText>
        </w:r>
      </w:ins>
      <w:r>
        <w:rPr>
          <w:noProof/>
          <w:webHidden/>
        </w:rPr>
      </w:r>
      <w:r>
        <w:rPr>
          <w:noProof/>
          <w:webHidden/>
        </w:rPr>
        <w:fldChar w:fldCharType="separate"/>
      </w:r>
      <w:ins w:id="105" w:author="Alan Ruttenberg" w:date="2012-01-14T16:56:00Z">
        <w:r w:rsidR="00A908AB">
          <w:rPr>
            <w:noProof/>
            <w:webHidden/>
          </w:rPr>
          <w:t>31</w:t>
        </w:r>
      </w:ins>
      <w:ins w:id="106" w:author="phismith" w:date="2012-01-02T12:29:00Z">
        <w:del w:id="107" w:author="Alan Ruttenberg" w:date="2012-01-14T16:56:00Z">
          <w:r w:rsidDel="00A908AB">
            <w:rPr>
              <w:noProof/>
              <w:webHidden/>
            </w:rPr>
            <w:delText>29</w:delText>
          </w:r>
        </w:del>
        <w:r>
          <w:rPr>
            <w:noProof/>
            <w:webHidden/>
          </w:rPr>
          <w:fldChar w:fldCharType="end"/>
        </w:r>
        <w:r w:rsidRPr="000229B4">
          <w:rPr>
            <w:rStyle w:val="Hyperlink"/>
            <w:noProof/>
          </w:rPr>
          <w:fldChar w:fldCharType="end"/>
        </w:r>
      </w:ins>
    </w:p>
    <w:p w14:paraId="30AF8767" w14:textId="77777777" w:rsidR="000B5B22" w:rsidRDefault="000B5B22">
      <w:pPr>
        <w:pStyle w:val="TOC3"/>
        <w:rPr>
          <w:ins w:id="108" w:author="phismith" w:date="2012-01-02T12:29:00Z"/>
          <w:rFonts w:asciiTheme="minorHAnsi" w:eastAsiaTheme="minorEastAsia" w:hAnsiTheme="minorHAnsi" w:cstheme="minorBidi"/>
          <w:noProof/>
        </w:rPr>
      </w:pPr>
      <w:ins w:id="10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"_Toc313270700"</w:instrText>
        </w:r>
        <w:r w:rsidRPr="000229B4">
          <w:rPr>
            <w:rStyle w:val="Hyperlink"/>
            <w:noProof/>
          </w:rPr>
          <w:instrText xml:space="preserve"> </w:instrText>
        </w:r>
        <w:r w:rsidRPr="000229B4">
          <w:rPr>
            <w:rStyle w:val="Hyperlink"/>
            <w:noProof/>
          </w:rPr>
          <w:fldChar w:fldCharType="separate"/>
        </w:r>
        <w:r w:rsidRPr="000229B4">
          <w:rPr>
            <w:rStyle w:val="Hyperlink"/>
            <w:noProof/>
          </w:rPr>
          <w:t>2.1.2 Immaterial entity</w:t>
        </w:r>
        <w:r>
          <w:rPr>
            <w:noProof/>
            <w:webHidden/>
          </w:rPr>
          <w:tab/>
        </w:r>
        <w:r>
          <w:rPr>
            <w:noProof/>
            <w:webHidden/>
          </w:rPr>
          <w:fldChar w:fldCharType="begin"/>
        </w:r>
        <w:r>
          <w:rPr>
            <w:noProof/>
            <w:webHidden/>
          </w:rPr>
          <w:instrText xml:space="preserve"> PAGEREF _Toc313270700 \h </w:instrText>
        </w:r>
      </w:ins>
      <w:r>
        <w:rPr>
          <w:noProof/>
          <w:webHidden/>
        </w:rPr>
      </w:r>
      <w:r>
        <w:rPr>
          <w:noProof/>
          <w:webHidden/>
        </w:rPr>
        <w:fldChar w:fldCharType="separate"/>
      </w:r>
      <w:ins w:id="110" w:author="Alan Ruttenberg" w:date="2012-01-14T16:56:00Z">
        <w:r w:rsidR="00A908AB">
          <w:rPr>
            <w:noProof/>
            <w:webHidden/>
          </w:rPr>
          <w:t>33</w:t>
        </w:r>
      </w:ins>
      <w:ins w:id="111" w:author="phismith" w:date="2012-01-02T12:29:00Z">
        <w:del w:id="112" w:author="Alan Ruttenberg" w:date="2012-01-14T16:56:00Z">
          <w:r w:rsidDel="00A908AB">
            <w:rPr>
              <w:noProof/>
              <w:webHidden/>
            </w:rPr>
            <w:delText>31</w:delText>
          </w:r>
        </w:del>
        <w:r>
          <w:rPr>
            <w:noProof/>
            <w:webHidden/>
          </w:rPr>
          <w:fldChar w:fldCharType="end"/>
        </w:r>
        <w:r w:rsidRPr="000229B4">
          <w:rPr>
            <w:rStyle w:val="Hyperlink"/>
            <w:noProof/>
          </w:rPr>
          <w:fldChar w:fldCharType="end"/>
        </w:r>
      </w:ins>
    </w:p>
    <w:p w14:paraId="58EA3B9B" w14:textId="77777777" w:rsidR="000B5B22" w:rsidRDefault="000B5B22">
      <w:pPr>
        <w:pStyle w:val="TOC4"/>
        <w:rPr>
          <w:ins w:id="113" w:author="phismith" w:date="2012-01-02T12:29:00Z"/>
          <w:rFonts w:asciiTheme="minorHAnsi" w:eastAsiaTheme="minorEastAsia" w:hAnsiTheme="minorHAnsi" w:cstheme="minorBidi"/>
          <w:noProof/>
        </w:rPr>
      </w:pPr>
      <w:ins w:id="11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"_Toc313270701"</w:instrText>
        </w:r>
        <w:r w:rsidRPr="000229B4">
          <w:rPr>
            <w:rStyle w:val="Hyperlink"/>
            <w:noProof/>
          </w:rPr>
          <w:instrText xml:space="preserve"> </w:instrText>
        </w:r>
        <w:r w:rsidRPr="000229B4">
          <w:rPr>
            <w:rStyle w:val="Hyperlink"/>
            <w:noProof/>
          </w:rPr>
          <w:fldChar w:fldCharType="separate"/>
        </w:r>
        <w:r w:rsidRPr="000229B4">
          <w:rPr>
            <w:rStyle w:val="Hyperlink"/>
            <w:noProof/>
          </w:rPr>
          <w:t>2.1.2.1 Continuant fiat boundary</w:t>
        </w:r>
        <w:r>
          <w:rPr>
            <w:noProof/>
            <w:webHidden/>
          </w:rPr>
          <w:tab/>
        </w:r>
        <w:r>
          <w:rPr>
            <w:noProof/>
            <w:webHidden/>
          </w:rPr>
          <w:fldChar w:fldCharType="begin"/>
        </w:r>
        <w:r>
          <w:rPr>
            <w:noProof/>
            <w:webHidden/>
          </w:rPr>
          <w:instrText xml:space="preserve"> PAGEREF _Toc313270701 \h </w:instrText>
        </w:r>
      </w:ins>
      <w:r>
        <w:rPr>
          <w:noProof/>
          <w:webHidden/>
        </w:rPr>
      </w:r>
      <w:r>
        <w:rPr>
          <w:noProof/>
          <w:webHidden/>
        </w:rPr>
        <w:fldChar w:fldCharType="separate"/>
      </w:r>
      <w:ins w:id="115" w:author="Alan Ruttenberg" w:date="2012-01-14T16:56:00Z">
        <w:r w:rsidR="00A908AB">
          <w:rPr>
            <w:noProof/>
            <w:webHidden/>
          </w:rPr>
          <w:t>34</w:t>
        </w:r>
      </w:ins>
      <w:ins w:id="116" w:author="phismith" w:date="2012-01-02T12:29:00Z">
        <w:del w:id="117" w:author="Alan Ruttenberg" w:date="2012-01-14T16:56:00Z">
          <w:r w:rsidDel="00A908AB">
            <w:rPr>
              <w:noProof/>
              <w:webHidden/>
            </w:rPr>
            <w:delText>32</w:delText>
          </w:r>
        </w:del>
        <w:r>
          <w:rPr>
            <w:noProof/>
            <w:webHidden/>
          </w:rPr>
          <w:fldChar w:fldCharType="end"/>
        </w:r>
        <w:r w:rsidRPr="000229B4">
          <w:rPr>
            <w:rStyle w:val="Hyperlink"/>
            <w:noProof/>
          </w:rPr>
          <w:fldChar w:fldCharType="end"/>
        </w:r>
      </w:ins>
    </w:p>
    <w:p w14:paraId="2CFD8433" w14:textId="77777777" w:rsidR="000B5B22" w:rsidRDefault="000B5B22">
      <w:pPr>
        <w:pStyle w:val="TOC5"/>
        <w:tabs>
          <w:tab w:val="right" w:leader="dot" w:pos="8828"/>
        </w:tabs>
        <w:rPr>
          <w:ins w:id="118" w:author="phismith" w:date="2012-01-02T12:29:00Z"/>
          <w:rFonts w:asciiTheme="minorHAnsi" w:eastAsiaTheme="minorEastAsia" w:hAnsiTheme="minorHAnsi" w:cstheme="minorBidi"/>
          <w:noProof/>
        </w:rPr>
      </w:pPr>
      <w:ins w:id="11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"_Toc313270702"</w:instrText>
        </w:r>
        <w:r w:rsidRPr="000229B4">
          <w:rPr>
            <w:rStyle w:val="Hyperlink"/>
            <w:noProof/>
          </w:rPr>
          <w:instrText xml:space="preserve"> </w:instrText>
        </w:r>
        <w:r w:rsidRPr="000229B4">
          <w:rPr>
            <w:rStyle w:val="Hyperlink"/>
            <w:noProof/>
          </w:rPr>
          <w:fldChar w:fldCharType="separate"/>
        </w:r>
        <w:r w:rsidRPr="000229B4">
          <w:rPr>
            <w:rStyle w:val="Hyperlink"/>
            <w:noProof/>
          </w:rPr>
          <w:t>2.1.2.1.1  Zero-dimensional continuant fiat boundary</w:t>
        </w:r>
        <w:r>
          <w:rPr>
            <w:noProof/>
            <w:webHidden/>
          </w:rPr>
          <w:tab/>
        </w:r>
        <w:r>
          <w:rPr>
            <w:noProof/>
            <w:webHidden/>
          </w:rPr>
          <w:fldChar w:fldCharType="begin"/>
        </w:r>
        <w:r>
          <w:rPr>
            <w:noProof/>
            <w:webHidden/>
          </w:rPr>
          <w:instrText xml:space="preserve"> PAGEREF _Toc313270702 \h </w:instrText>
        </w:r>
      </w:ins>
      <w:r>
        <w:rPr>
          <w:noProof/>
          <w:webHidden/>
        </w:rPr>
      </w:r>
      <w:r>
        <w:rPr>
          <w:noProof/>
          <w:webHidden/>
        </w:rPr>
        <w:fldChar w:fldCharType="separate"/>
      </w:r>
      <w:ins w:id="120" w:author="Alan Ruttenberg" w:date="2012-01-14T16:56:00Z">
        <w:r w:rsidR="00A908AB">
          <w:rPr>
            <w:noProof/>
            <w:webHidden/>
          </w:rPr>
          <w:t>35</w:t>
        </w:r>
      </w:ins>
      <w:ins w:id="121" w:author="phismith" w:date="2012-01-02T12:29:00Z">
        <w:del w:id="122" w:author="Alan Ruttenberg" w:date="2012-01-14T16:56:00Z">
          <w:r w:rsidDel="00A908AB">
            <w:rPr>
              <w:noProof/>
              <w:webHidden/>
            </w:rPr>
            <w:delText>33</w:delText>
          </w:r>
        </w:del>
        <w:r>
          <w:rPr>
            <w:noProof/>
            <w:webHidden/>
          </w:rPr>
          <w:fldChar w:fldCharType="end"/>
        </w:r>
        <w:r w:rsidRPr="000229B4">
          <w:rPr>
            <w:rStyle w:val="Hyperlink"/>
            <w:noProof/>
          </w:rPr>
          <w:fldChar w:fldCharType="end"/>
        </w:r>
      </w:ins>
    </w:p>
    <w:p w14:paraId="14C558AB" w14:textId="77777777" w:rsidR="000B5B22" w:rsidRDefault="000B5B22">
      <w:pPr>
        <w:pStyle w:val="TOC5"/>
        <w:tabs>
          <w:tab w:val="right" w:leader="dot" w:pos="8828"/>
        </w:tabs>
        <w:rPr>
          <w:ins w:id="123" w:author="phismith" w:date="2012-01-02T12:29:00Z"/>
          <w:rFonts w:asciiTheme="minorHAnsi" w:eastAsiaTheme="minorEastAsia" w:hAnsiTheme="minorHAnsi" w:cstheme="minorBidi"/>
          <w:noProof/>
        </w:rPr>
      </w:pPr>
      <w:ins w:id="12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"_Toc313270703"</w:instrText>
        </w:r>
        <w:r w:rsidRPr="000229B4">
          <w:rPr>
            <w:rStyle w:val="Hyperlink"/>
            <w:noProof/>
          </w:rPr>
          <w:instrText xml:space="preserve"> </w:instrText>
        </w:r>
        <w:r w:rsidRPr="000229B4">
          <w:rPr>
            <w:rStyle w:val="Hyperlink"/>
            <w:noProof/>
          </w:rPr>
          <w:fldChar w:fldCharType="separate"/>
        </w:r>
        <w:r w:rsidRPr="000229B4">
          <w:rPr>
            <w:rStyle w:val="Hyperlink"/>
            <w:noProof/>
          </w:rPr>
          <w:t>2.1.2.1.2  One-dimensional continuant fiat boundary</w:t>
        </w:r>
        <w:r>
          <w:rPr>
            <w:noProof/>
            <w:webHidden/>
          </w:rPr>
          <w:tab/>
        </w:r>
        <w:r>
          <w:rPr>
            <w:noProof/>
            <w:webHidden/>
          </w:rPr>
          <w:fldChar w:fldCharType="begin"/>
        </w:r>
        <w:r>
          <w:rPr>
            <w:noProof/>
            <w:webHidden/>
          </w:rPr>
          <w:instrText xml:space="preserve"> PAGEREF _Toc313270703 \h </w:instrText>
        </w:r>
      </w:ins>
      <w:r>
        <w:rPr>
          <w:noProof/>
          <w:webHidden/>
        </w:rPr>
      </w:r>
      <w:r>
        <w:rPr>
          <w:noProof/>
          <w:webHidden/>
        </w:rPr>
        <w:fldChar w:fldCharType="separate"/>
      </w:r>
      <w:ins w:id="125" w:author="Alan Ruttenberg" w:date="2012-01-14T16:56:00Z">
        <w:r w:rsidR="00A908AB">
          <w:rPr>
            <w:noProof/>
            <w:webHidden/>
          </w:rPr>
          <w:t>35</w:t>
        </w:r>
      </w:ins>
      <w:ins w:id="126" w:author="phismith" w:date="2012-01-02T12:29:00Z">
        <w:del w:id="127" w:author="Alan Ruttenberg" w:date="2012-01-14T16:56:00Z">
          <w:r w:rsidDel="00A908AB">
            <w:rPr>
              <w:noProof/>
              <w:webHidden/>
            </w:rPr>
            <w:delText>33</w:delText>
          </w:r>
        </w:del>
        <w:r>
          <w:rPr>
            <w:noProof/>
            <w:webHidden/>
          </w:rPr>
          <w:fldChar w:fldCharType="end"/>
        </w:r>
        <w:r w:rsidRPr="000229B4">
          <w:rPr>
            <w:rStyle w:val="Hyperlink"/>
            <w:noProof/>
          </w:rPr>
          <w:fldChar w:fldCharType="end"/>
        </w:r>
      </w:ins>
    </w:p>
    <w:p w14:paraId="71E75E2D" w14:textId="77777777" w:rsidR="000B5B22" w:rsidRDefault="000B5B22">
      <w:pPr>
        <w:pStyle w:val="TOC5"/>
        <w:tabs>
          <w:tab w:val="right" w:leader="dot" w:pos="8828"/>
        </w:tabs>
        <w:rPr>
          <w:ins w:id="128" w:author="phismith" w:date="2012-01-02T12:29:00Z"/>
          <w:rFonts w:asciiTheme="minorHAnsi" w:eastAsiaTheme="minorEastAsia" w:hAnsiTheme="minorHAnsi" w:cstheme="minorBidi"/>
          <w:noProof/>
        </w:rPr>
      </w:pPr>
      <w:ins w:id="12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"_Toc313270704"</w:instrText>
        </w:r>
        <w:r w:rsidRPr="000229B4">
          <w:rPr>
            <w:rStyle w:val="Hyperlink"/>
            <w:noProof/>
          </w:rPr>
          <w:instrText xml:space="preserve"> </w:instrText>
        </w:r>
        <w:r w:rsidRPr="000229B4">
          <w:rPr>
            <w:rStyle w:val="Hyperlink"/>
            <w:noProof/>
          </w:rPr>
          <w:fldChar w:fldCharType="separate"/>
        </w:r>
        <w:r w:rsidRPr="000229B4">
          <w:rPr>
            <w:rStyle w:val="Hyperlink"/>
            <w:noProof/>
          </w:rPr>
          <w:t>2.1.2.1.3 Two-dimensional continuant fiat boundary</w:t>
        </w:r>
        <w:r>
          <w:rPr>
            <w:noProof/>
            <w:webHidden/>
          </w:rPr>
          <w:tab/>
        </w:r>
        <w:r>
          <w:rPr>
            <w:noProof/>
            <w:webHidden/>
          </w:rPr>
          <w:fldChar w:fldCharType="begin"/>
        </w:r>
        <w:r>
          <w:rPr>
            <w:noProof/>
            <w:webHidden/>
          </w:rPr>
          <w:instrText xml:space="preserve"> PAGEREF _Toc313270704 \h </w:instrText>
        </w:r>
      </w:ins>
      <w:r>
        <w:rPr>
          <w:noProof/>
          <w:webHidden/>
        </w:rPr>
      </w:r>
      <w:r>
        <w:rPr>
          <w:noProof/>
          <w:webHidden/>
        </w:rPr>
        <w:fldChar w:fldCharType="separate"/>
      </w:r>
      <w:ins w:id="130" w:author="Alan Ruttenberg" w:date="2012-01-14T16:56:00Z">
        <w:r w:rsidR="00A908AB">
          <w:rPr>
            <w:noProof/>
            <w:webHidden/>
          </w:rPr>
          <w:t>36</w:t>
        </w:r>
      </w:ins>
      <w:ins w:id="131" w:author="phismith" w:date="2012-01-02T12:29:00Z">
        <w:del w:id="132" w:author="Alan Ruttenberg" w:date="2012-01-14T16:56:00Z">
          <w:r w:rsidDel="00A908AB">
            <w:rPr>
              <w:noProof/>
              <w:webHidden/>
            </w:rPr>
            <w:delText>34</w:delText>
          </w:r>
        </w:del>
        <w:r>
          <w:rPr>
            <w:noProof/>
            <w:webHidden/>
          </w:rPr>
          <w:fldChar w:fldCharType="end"/>
        </w:r>
        <w:r w:rsidRPr="000229B4">
          <w:rPr>
            <w:rStyle w:val="Hyperlink"/>
            <w:noProof/>
          </w:rPr>
          <w:fldChar w:fldCharType="end"/>
        </w:r>
      </w:ins>
    </w:p>
    <w:p w14:paraId="5414DE2E" w14:textId="77777777" w:rsidR="000B5B22" w:rsidRDefault="000B5B22">
      <w:pPr>
        <w:pStyle w:val="TOC4"/>
        <w:rPr>
          <w:ins w:id="133" w:author="phismith" w:date="2012-01-02T12:29:00Z"/>
          <w:rFonts w:asciiTheme="minorHAnsi" w:eastAsiaTheme="minorEastAsia" w:hAnsiTheme="minorHAnsi" w:cstheme="minorBidi"/>
          <w:noProof/>
        </w:rPr>
      </w:pPr>
      <w:ins w:id="13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"_Toc313270705"</w:instrText>
        </w:r>
        <w:r w:rsidRPr="000229B4">
          <w:rPr>
            <w:rStyle w:val="Hyperlink"/>
            <w:noProof/>
          </w:rPr>
          <w:instrText xml:space="preserve"> </w:instrText>
        </w:r>
        <w:r w:rsidRPr="000229B4">
          <w:rPr>
            <w:rStyle w:val="Hyperlink"/>
            <w:noProof/>
          </w:rPr>
          <w:fldChar w:fldCharType="separate"/>
        </w:r>
        <w:r w:rsidRPr="000229B4">
          <w:rPr>
            <w:rStyle w:val="Hyperlink"/>
            <w:noProof/>
          </w:rPr>
          <w:t>2.1.2.2 Spatial region</w:t>
        </w:r>
        <w:r>
          <w:rPr>
            <w:noProof/>
            <w:webHidden/>
          </w:rPr>
          <w:tab/>
        </w:r>
        <w:r>
          <w:rPr>
            <w:noProof/>
            <w:webHidden/>
          </w:rPr>
          <w:fldChar w:fldCharType="begin"/>
        </w:r>
        <w:r>
          <w:rPr>
            <w:noProof/>
            <w:webHidden/>
          </w:rPr>
          <w:instrText xml:space="preserve"> PAGEREF _Toc313270705 \h </w:instrText>
        </w:r>
      </w:ins>
      <w:r>
        <w:rPr>
          <w:noProof/>
          <w:webHidden/>
        </w:rPr>
      </w:r>
      <w:r>
        <w:rPr>
          <w:noProof/>
          <w:webHidden/>
        </w:rPr>
        <w:fldChar w:fldCharType="separate"/>
      </w:r>
      <w:ins w:id="135" w:author="Alan Ruttenberg" w:date="2012-01-14T16:56:00Z">
        <w:r w:rsidR="00A908AB">
          <w:rPr>
            <w:noProof/>
            <w:webHidden/>
          </w:rPr>
          <w:t>38</w:t>
        </w:r>
      </w:ins>
      <w:ins w:id="136" w:author="phismith" w:date="2012-01-02T12:29:00Z">
        <w:del w:id="137" w:author="Alan Ruttenberg" w:date="2012-01-14T16:56:00Z">
          <w:r w:rsidDel="00A908AB">
            <w:rPr>
              <w:noProof/>
              <w:webHidden/>
            </w:rPr>
            <w:delText>36</w:delText>
          </w:r>
        </w:del>
        <w:r>
          <w:rPr>
            <w:noProof/>
            <w:webHidden/>
          </w:rPr>
          <w:fldChar w:fldCharType="end"/>
        </w:r>
        <w:r w:rsidRPr="000229B4">
          <w:rPr>
            <w:rStyle w:val="Hyperlink"/>
            <w:noProof/>
          </w:rPr>
          <w:fldChar w:fldCharType="end"/>
        </w:r>
      </w:ins>
    </w:p>
    <w:p w14:paraId="3F9C720A" w14:textId="77777777" w:rsidR="000B5B22" w:rsidRDefault="000B5B22">
      <w:pPr>
        <w:pStyle w:val="TOC5"/>
        <w:tabs>
          <w:tab w:val="right" w:leader="dot" w:pos="8828"/>
        </w:tabs>
        <w:rPr>
          <w:ins w:id="138" w:author="phismith" w:date="2012-01-02T12:29:00Z"/>
          <w:rFonts w:asciiTheme="minorHAnsi" w:eastAsiaTheme="minorEastAsia" w:hAnsiTheme="minorHAnsi" w:cstheme="minorBidi"/>
          <w:noProof/>
        </w:rPr>
      </w:pPr>
      <w:ins w:id="13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"_Toc313270706"</w:instrText>
        </w:r>
        <w:r w:rsidRPr="000229B4">
          <w:rPr>
            <w:rStyle w:val="Hyperlink"/>
            <w:noProof/>
          </w:rPr>
          <w:instrText xml:space="preserve"> </w:instrText>
        </w:r>
        <w:r w:rsidRPr="000229B4">
          <w:rPr>
            <w:rStyle w:val="Hyperlink"/>
            <w:noProof/>
          </w:rPr>
          <w:fldChar w:fldCharType="separate"/>
        </w:r>
        <w:r w:rsidRPr="000229B4">
          <w:rPr>
            <w:rStyle w:val="Hyperlink"/>
            <w:noProof/>
          </w:rPr>
          <w:t>2.1.2.2.1 Zero-dimensional spatial region</w:t>
        </w:r>
        <w:r>
          <w:rPr>
            <w:noProof/>
            <w:webHidden/>
          </w:rPr>
          <w:tab/>
        </w:r>
        <w:r>
          <w:rPr>
            <w:noProof/>
            <w:webHidden/>
          </w:rPr>
          <w:fldChar w:fldCharType="begin"/>
        </w:r>
        <w:r>
          <w:rPr>
            <w:noProof/>
            <w:webHidden/>
          </w:rPr>
          <w:instrText xml:space="preserve"> PAGEREF _Toc313270706 \h </w:instrText>
        </w:r>
      </w:ins>
      <w:r>
        <w:rPr>
          <w:noProof/>
          <w:webHidden/>
        </w:rPr>
      </w:r>
      <w:r>
        <w:rPr>
          <w:noProof/>
          <w:webHidden/>
        </w:rPr>
        <w:fldChar w:fldCharType="separate"/>
      </w:r>
      <w:ins w:id="140" w:author="Alan Ruttenberg" w:date="2012-01-14T16:56:00Z">
        <w:r w:rsidR="00A908AB">
          <w:rPr>
            <w:noProof/>
            <w:webHidden/>
          </w:rPr>
          <w:t>40</w:t>
        </w:r>
      </w:ins>
      <w:ins w:id="141" w:author="phismith" w:date="2012-01-02T12:29:00Z">
        <w:del w:id="142" w:author="Alan Ruttenberg" w:date="2012-01-14T16:56:00Z">
          <w:r w:rsidDel="00A908AB">
            <w:rPr>
              <w:noProof/>
              <w:webHidden/>
            </w:rPr>
            <w:delText>38</w:delText>
          </w:r>
        </w:del>
        <w:r>
          <w:rPr>
            <w:noProof/>
            <w:webHidden/>
          </w:rPr>
          <w:fldChar w:fldCharType="end"/>
        </w:r>
        <w:r w:rsidRPr="000229B4">
          <w:rPr>
            <w:rStyle w:val="Hyperlink"/>
            <w:noProof/>
          </w:rPr>
          <w:fldChar w:fldCharType="end"/>
        </w:r>
      </w:ins>
    </w:p>
    <w:p w14:paraId="6FCFAF9D" w14:textId="77777777" w:rsidR="000B5B22" w:rsidRDefault="000B5B22">
      <w:pPr>
        <w:pStyle w:val="TOC5"/>
        <w:tabs>
          <w:tab w:val="right" w:leader="dot" w:pos="8828"/>
        </w:tabs>
        <w:rPr>
          <w:ins w:id="143" w:author="phismith" w:date="2012-01-02T12:29:00Z"/>
          <w:rFonts w:asciiTheme="minorHAnsi" w:eastAsiaTheme="minorEastAsia" w:hAnsiTheme="minorHAnsi" w:cstheme="minorBidi"/>
          <w:noProof/>
        </w:rPr>
      </w:pPr>
      <w:ins w:id="14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"_Toc313270707"</w:instrText>
        </w:r>
        <w:r w:rsidRPr="000229B4">
          <w:rPr>
            <w:rStyle w:val="Hyperlink"/>
            <w:noProof/>
          </w:rPr>
          <w:instrText xml:space="preserve"> </w:instrText>
        </w:r>
        <w:r w:rsidRPr="000229B4">
          <w:rPr>
            <w:rStyle w:val="Hyperlink"/>
            <w:noProof/>
          </w:rPr>
          <w:fldChar w:fldCharType="separate"/>
        </w:r>
        <w:r w:rsidRPr="000229B4">
          <w:rPr>
            <w:rStyle w:val="Hyperlink"/>
            <w:noProof/>
          </w:rPr>
          <w:t>2.1.2.2.2 One-dimensional spatial region (aka spatial line)</w:t>
        </w:r>
        <w:r>
          <w:rPr>
            <w:noProof/>
            <w:webHidden/>
          </w:rPr>
          <w:tab/>
        </w:r>
        <w:r>
          <w:rPr>
            <w:noProof/>
            <w:webHidden/>
          </w:rPr>
          <w:fldChar w:fldCharType="begin"/>
        </w:r>
        <w:r>
          <w:rPr>
            <w:noProof/>
            <w:webHidden/>
          </w:rPr>
          <w:instrText xml:space="preserve"> PAGEREF _Toc313270707 \h </w:instrText>
        </w:r>
      </w:ins>
      <w:r>
        <w:rPr>
          <w:noProof/>
          <w:webHidden/>
        </w:rPr>
      </w:r>
      <w:r>
        <w:rPr>
          <w:noProof/>
          <w:webHidden/>
        </w:rPr>
        <w:fldChar w:fldCharType="separate"/>
      </w:r>
      <w:ins w:id="145" w:author="Alan Ruttenberg" w:date="2012-01-14T16:56:00Z">
        <w:r w:rsidR="00A908AB">
          <w:rPr>
            <w:noProof/>
            <w:webHidden/>
          </w:rPr>
          <w:t>40</w:t>
        </w:r>
      </w:ins>
      <w:ins w:id="146" w:author="phismith" w:date="2012-01-02T12:29:00Z">
        <w:del w:id="147" w:author="Alan Ruttenberg" w:date="2012-01-14T16:56:00Z">
          <w:r w:rsidDel="00A908AB">
            <w:rPr>
              <w:noProof/>
              <w:webHidden/>
            </w:rPr>
            <w:delText>38</w:delText>
          </w:r>
        </w:del>
        <w:r>
          <w:rPr>
            <w:noProof/>
            <w:webHidden/>
          </w:rPr>
          <w:fldChar w:fldCharType="end"/>
        </w:r>
        <w:r w:rsidRPr="000229B4">
          <w:rPr>
            <w:rStyle w:val="Hyperlink"/>
            <w:noProof/>
          </w:rPr>
          <w:fldChar w:fldCharType="end"/>
        </w:r>
      </w:ins>
    </w:p>
    <w:p w14:paraId="0D910CE7" w14:textId="77777777" w:rsidR="000B5B22" w:rsidRDefault="000B5B22">
      <w:pPr>
        <w:pStyle w:val="TOC5"/>
        <w:tabs>
          <w:tab w:val="right" w:leader="dot" w:pos="8828"/>
        </w:tabs>
        <w:rPr>
          <w:ins w:id="148" w:author="phismith" w:date="2012-01-02T12:29:00Z"/>
          <w:rFonts w:asciiTheme="minorHAnsi" w:eastAsiaTheme="minorEastAsia" w:hAnsiTheme="minorHAnsi" w:cstheme="minorBidi"/>
          <w:noProof/>
        </w:rPr>
      </w:pPr>
      <w:ins w:id="14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"_Toc313270708"</w:instrText>
        </w:r>
        <w:r w:rsidRPr="000229B4">
          <w:rPr>
            <w:rStyle w:val="Hyperlink"/>
            <w:noProof/>
          </w:rPr>
          <w:instrText xml:space="preserve"> </w:instrText>
        </w:r>
        <w:r w:rsidRPr="000229B4">
          <w:rPr>
            <w:rStyle w:val="Hyperlink"/>
            <w:noProof/>
          </w:rPr>
          <w:fldChar w:fldCharType="separate"/>
        </w:r>
        <w:r w:rsidRPr="000229B4">
          <w:rPr>
            <w:rStyle w:val="Hyperlink"/>
            <w:noProof/>
          </w:rPr>
          <w:t>2.1.2.2.3 Two-dimensional spatial region (aka spatial volume)</w:t>
        </w:r>
        <w:r>
          <w:rPr>
            <w:noProof/>
            <w:webHidden/>
          </w:rPr>
          <w:tab/>
        </w:r>
        <w:r>
          <w:rPr>
            <w:noProof/>
            <w:webHidden/>
          </w:rPr>
          <w:fldChar w:fldCharType="begin"/>
        </w:r>
        <w:r>
          <w:rPr>
            <w:noProof/>
            <w:webHidden/>
          </w:rPr>
          <w:instrText xml:space="preserve"> PAGEREF _Toc313270708 \h </w:instrText>
        </w:r>
      </w:ins>
      <w:r>
        <w:rPr>
          <w:noProof/>
          <w:webHidden/>
        </w:rPr>
      </w:r>
      <w:r>
        <w:rPr>
          <w:noProof/>
          <w:webHidden/>
        </w:rPr>
        <w:fldChar w:fldCharType="separate"/>
      </w:r>
      <w:ins w:id="150" w:author="Alan Ruttenberg" w:date="2012-01-14T16:56:00Z">
        <w:r w:rsidR="00A908AB">
          <w:rPr>
            <w:noProof/>
            <w:webHidden/>
          </w:rPr>
          <w:t>40</w:t>
        </w:r>
      </w:ins>
      <w:ins w:id="151" w:author="phismith" w:date="2012-01-02T12:29:00Z">
        <w:del w:id="152" w:author="Alan Ruttenberg" w:date="2012-01-14T16:56:00Z">
          <w:r w:rsidDel="00A908AB">
            <w:rPr>
              <w:noProof/>
              <w:webHidden/>
            </w:rPr>
            <w:delText>38</w:delText>
          </w:r>
        </w:del>
        <w:r>
          <w:rPr>
            <w:noProof/>
            <w:webHidden/>
          </w:rPr>
          <w:fldChar w:fldCharType="end"/>
        </w:r>
        <w:r w:rsidRPr="000229B4">
          <w:rPr>
            <w:rStyle w:val="Hyperlink"/>
            <w:noProof/>
          </w:rPr>
          <w:fldChar w:fldCharType="end"/>
        </w:r>
      </w:ins>
    </w:p>
    <w:p w14:paraId="10A8BEEE" w14:textId="77777777" w:rsidR="000B5B22" w:rsidRDefault="000B5B22">
      <w:pPr>
        <w:pStyle w:val="TOC5"/>
        <w:tabs>
          <w:tab w:val="right" w:leader="dot" w:pos="8828"/>
        </w:tabs>
        <w:rPr>
          <w:ins w:id="153" w:author="phismith" w:date="2012-01-02T12:29:00Z"/>
          <w:rFonts w:asciiTheme="minorHAnsi" w:eastAsiaTheme="minorEastAsia" w:hAnsiTheme="minorHAnsi" w:cstheme="minorBidi"/>
          <w:noProof/>
        </w:rPr>
      </w:pPr>
      <w:ins w:id="15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"_Toc313270709"</w:instrText>
        </w:r>
        <w:r w:rsidRPr="000229B4">
          <w:rPr>
            <w:rStyle w:val="Hyperlink"/>
            <w:noProof/>
          </w:rPr>
          <w:instrText xml:space="preserve"> </w:instrText>
        </w:r>
        <w:r w:rsidRPr="000229B4">
          <w:rPr>
            <w:rStyle w:val="Hyperlink"/>
            <w:noProof/>
          </w:rPr>
          <w:fldChar w:fldCharType="separate"/>
        </w:r>
        <w:r w:rsidRPr="000229B4">
          <w:rPr>
            <w:rStyle w:val="Hyperlink"/>
            <w:noProof/>
          </w:rPr>
          <w:t>2.1.2.2.4  Three-dimensional spatial region</w:t>
        </w:r>
        <w:r>
          <w:rPr>
            <w:noProof/>
            <w:webHidden/>
          </w:rPr>
          <w:tab/>
        </w:r>
        <w:r>
          <w:rPr>
            <w:noProof/>
            <w:webHidden/>
          </w:rPr>
          <w:fldChar w:fldCharType="begin"/>
        </w:r>
        <w:r>
          <w:rPr>
            <w:noProof/>
            <w:webHidden/>
          </w:rPr>
          <w:instrText xml:space="preserve"> PAGEREF _Toc313270709 \h </w:instrText>
        </w:r>
      </w:ins>
      <w:r>
        <w:rPr>
          <w:noProof/>
          <w:webHidden/>
        </w:rPr>
      </w:r>
      <w:r>
        <w:rPr>
          <w:noProof/>
          <w:webHidden/>
        </w:rPr>
        <w:fldChar w:fldCharType="separate"/>
      </w:r>
      <w:ins w:id="155" w:author="Alan Ruttenberg" w:date="2012-01-14T16:56:00Z">
        <w:r w:rsidR="00A908AB">
          <w:rPr>
            <w:noProof/>
            <w:webHidden/>
          </w:rPr>
          <w:t>41</w:t>
        </w:r>
      </w:ins>
      <w:ins w:id="156" w:author="phismith" w:date="2012-01-02T12:29:00Z">
        <w:del w:id="157" w:author="Alan Ruttenberg" w:date="2012-01-14T16:56:00Z">
          <w:r w:rsidDel="00A908AB">
            <w:rPr>
              <w:noProof/>
              <w:webHidden/>
            </w:rPr>
            <w:delText>39</w:delText>
          </w:r>
        </w:del>
        <w:r>
          <w:rPr>
            <w:noProof/>
            <w:webHidden/>
          </w:rPr>
          <w:fldChar w:fldCharType="end"/>
        </w:r>
        <w:r w:rsidRPr="000229B4">
          <w:rPr>
            <w:rStyle w:val="Hyperlink"/>
            <w:noProof/>
          </w:rPr>
          <w:fldChar w:fldCharType="end"/>
        </w:r>
      </w:ins>
    </w:p>
    <w:p w14:paraId="34B16F1A" w14:textId="77777777" w:rsidR="000B5B22" w:rsidRDefault="000B5B22">
      <w:pPr>
        <w:pStyle w:val="TOC2"/>
        <w:tabs>
          <w:tab w:val="right" w:leader="dot" w:pos="8828"/>
        </w:tabs>
        <w:rPr>
          <w:ins w:id="158" w:author="phismith" w:date="2012-01-02T12:29:00Z"/>
          <w:rFonts w:asciiTheme="minorHAnsi" w:eastAsiaTheme="minorEastAsia" w:hAnsiTheme="minorHAnsi" w:cstheme="minorBidi"/>
          <w:noProof/>
        </w:rPr>
      </w:pPr>
      <w:ins w:id="15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"_Toc313270710"</w:instrText>
        </w:r>
        <w:r w:rsidRPr="000229B4">
          <w:rPr>
            <w:rStyle w:val="Hyperlink"/>
            <w:noProof/>
          </w:rPr>
          <w:instrText xml:space="preserve"> </w:instrText>
        </w:r>
        <w:r w:rsidRPr="000229B4">
          <w:rPr>
            <w:rStyle w:val="Hyperlink"/>
            <w:noProof/>
          </w:rPr>
          <w:fldChar w:fldCharType="separate"/>
        </w:r>
        <w:r w:rsidRPr="000229B4">
          <w:rPr>
            <w:rStyle w:val="Hyperlink"/>
            <w:noProof/>
          </w:rPr>
          <w:t>The located_at relation</w:t>
        </w:r>
        <w:r>
          <w:rPr>
            <w:noProof/>
            <w:webHidden/>
          </w:rPr>
          <w:tab/>
        </w:r>
        <w:r>
          <w:rPr>
            <w:noProof/>
            <w:webHidden/>
          </w:rPr>
          <w:fldChar w:fldCharType="begin"/>
        </w:r>
        <w:r>
          <w:rPr>
            <w:noProof/>
            <w:webHidden/>
          </w:rPr>
          <w:instrText xml:space="preserve"> PAGEREF _Toc313270710 \h </w:instrText>
        </w:r>
      </w:ins>
      <w:r>
        <w:rPr>
          <w:noProof/>
          <w:webHidden/>
        </w:rPr>
      </w:r>
      <w:r>
        <w:rPr>
          <w:noProof/>
          <w:webHidden/>
        </w:rPr>
        <w:fldChar w:fldCharType="separate"/>
      </w:r>
      <w:ins w:id="160" w:author="Alan Ruttenberg" w:date="2012-01-14T16:56:00Z">
        <w:r w:rsidR="00A908AB">
          <w:rPr>
            <w:noProof/>
            <w:webHidden/>
          </w:rPr>
          <w:t>41</w:t>
        </w:r>
      </w:ins>
      <w:ins w:id="161" w:author="phismith" w:date="2012-01-02T12:29:00Z">
        <w:del w:id="162" w:author="Alan Ruttenberg" w:date="2012-01-14T16:56:00Z">
          <w:r w:rsidDel="00A908AB">
            <w:rPr>
              <w:noProof/>
              <w:webHidden/>
            </w:rPr>
            <w:delText>39</w:delText>
          </w:r>
        </w:del>
        <w:r>
          <w:rPr>
            <w:noProof/>
            <w:webHidden/>
          </w:rPr>
          <w:fldChar w:fldCharType="end"/>
        </w:r>
        <w:r w:rsidRPr="000229B4">
          <w:rPr>
            <w:rStyle w:val="Hyperlink"/>
            <w:noProof/>
          </w:rPr>
          <w:fldChar w:fldCharType="end"/>
        </w:r>
      </w:ins>
    </w:p>
    <w:p w14:paraId="16000C98" w14:textId="77777777" w:rsidR="000B5B22" w:rsidRDefault="000B5B22">
      <w:pPr>
        <w:pStyle w:val="TOC2"/>
        <w:tabs>
          <w:tab w:val="right" w:leader="dot" w:pos="8828"/>
        </w:tabs>
        <w:rPr>
          <w:ins w:id="163" w:author="phismith" w:date="2012-01-02T12:29:00Z"/>
          <w:rFonts w:asciiTheme="minorHAnsi" w:eastAsiaTheme="minorEastAsia" w:hAnsiTheme="minorHAnsi" w:cstheme="minorBidi"/>
          <w:noProof/>
        </w:rPr>
      </w:pPr>
      <w:ins w:id="16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"_Toc313270711"</w:instrText>
        </w:r>
        <w:r w:rsidRPr="000229B4">
          <w:rPr>
            <w:rStyle w:val="Hyperlink"/>
            <w:noProof/>
          </w:rPr>
          <w:instrText xml:space="preserve"> </w:instrText>
        </w:r>
        <w:r w:rsidRPr="000229B4">
          <w:rPr>
            <w:rStyle w:val="Hyperlink"/>
            <w:noProof/>
          </w:rPr>
          <w:fldChar w:fldCharType="separate"/>
        </w:r>
        <w:r w:rsidRPr="000229B4">
          <w:rPr>
            <w:rStyle w:val="Hyperlink"/>
            <w:noProof/>
          </w:rPr>
          <w:t>The located_in relation</w:t>
        </w:r>
        <w:r>
          <w:rPr>
            <w:noProof/>
            <w:webHidden/>
          </w:rPr>
          <w:tab/>
        </w:r>
        <w:r>
          <w:rPr>
            <w:noProof/>
            <w:webHidden/>
          </w:rPr>
          <w:fldChar w:fldCharType="begin"/>
        </w:r>
        <w:r>
          <w:rPr>
            <w:noProof/>
            <w:webHidden/>
          </w:rPr>
          <w:instrText xml:space="preserve"> PAGEREF _Toc313270711 \h </w:instrText>
        </w:r>
      </w:ins>
      <w:r>
        <w:rPr>
          <w:noProof/>
          <w:webHidden/>
        </w:rPr>
      </w:r>
      <w:r>
        <w:rPr>
          <w:noProof/>
          <w:webHidden/>
        </w:rPr>
        <w:fldChar w:fldCharType="separate"/>
      </w:r>
      <w:ins w:id="165" w:author="Alan Ruttenberg" w:date="2012-01-14T16:56:00Z">
        <w:r w:rsidR="00A908AB">
          <w:rPr>
            <w:noProof/>
            <w:webHidden/>
          </w:rPr>
          <w:t>41</w:t>
        </w:r>
      </w:ins>
      <w:ins w:id="166" w:author="phismith" w:date="2012-01-02T12:29:00Z">
        <w:del w:id="167" w:author="Alan Ruttenberg" w:date="2012-01-14T16:56:00Z">
          <w:r w:rsidDel="00A908AB">
            <w:rPr>
              <w:noProof/>
              <w:webHidden/>
            </w:rPr>
            <w:delText>39</w:delText>
          </w:r>
        </w:del>
        <w:r>
          <w:rPr>
            <w:noProof/>
            <w:webHidden/>
          </w:rPr>
          <w:fldChar w:fldCharType="end"/>
        </w:r>
        <w:r w:rsidRPr="000229B4">
          <w:rPr>
            <w:rStyle w:val="Hyperlink"/>
            <w:noProof/>
          </w:rPr>
          <w:fldChar w:fldCharType="end"/>
        </w:r>
      </w:ins>
    </w:p>
    <w:p w14:paraId="1AEFD606" w14:textId="77777777" w:rsidR="000B5B22" w:rsidRDefault="000B5B22">
      <w:pPr>
        <w:pStyle w:val="TOC2"/>
        <w:tabs>
          <w:tab w:val="right" w:leader="dot" w:pos="8828"/>
        </w:tabs>
        <w:rPr>
          <w:ins w:id="168" w:author="phismith" w:date="2012-01-02T12:29:00Z"/>
          <w:rFonts w:asciiTheme="minorHAnsi" w:eastAsiaTheme="minorEastAsia" w:hAnsiTheme="minorHAnsi" w:cstheme="minorBidi"/>
          <w:noProof/>
        </w:rPr>
      </w:pPr>
      <w:ins w:id="16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"_Toc313270712"</w:instrText>
        </w:r>
        <w:r w:rsidRPr="000229B4">
          <w:rPr>
            <w:rStyle w:val="Hyperlink"/>
            <w:noProof/>
          </w:rPr>
          <w:instrText xml:space="preserve"> </w:instrText>
        </w:r>
        <w:r w:rsidRPr="000229B4">
          <w:rPr>
            <w:rStyle w:val="Hyperlink"/>
            <w:noProof/>
          </w:rPr>
          <w:fldChar w:fldCharType="separate"/>
        </w:r>
        <w:r w:rsidRPr="000229B4">
          <w:rPr>
            <w:rStyle w:val="Hyperlink"/>
            <w:noProof/>
          </w:rPr>
          <w:t>Relation of containment</w:t>
        </w:r>
        <w:r>
          <w:rPr>
            <w:noProof/>
            <w:webHidden/>
          </w:rPr>
          <w:tab/>
        </w:r>
        <w:r>
          <w:rPr>
            <w:noProof/>
            <w:webHidden/>
          </w:rPr>
          <w:fldChar w:fldCharType="begin"/>
        </w:r>
        <w:r>
          <w:rPr>
            <w:noProof/>
            <w:webHidden/>
          </w:rPr>
          <w:instrText xml:space="preserve"> PAGEREF _Toc313270712 \h </w:instrText>
        </w:r>
      </w:ins>
      <w:r>
        <w:rPr>
          <w:noProof/>
          <w:webHidden/>
        </w:rPr>
      </w:r>
      <w:r>
        <w:rPr>
          <w:noProof/>
          <w:webHidden/>
        </w:rPr>
        <w:fldChar w:fldCharType="separate"/>
      </w:r>
      <w:ins w:id="170" w:author="Alan Ruttenberg" w:date="2012-01-14T16:56:00Z">
        <w:r w:rsidR="00A908AB">
          <w:rPr>
            <w:noProof/>
            <w:webHidden/>
          </w:rPr>
          <w:t>42</w:t>
        </w:r>
      </w:ins>
      <w:ins w:id="171" w:author="phismith" w:date="2012-01-02T12:29:00Z">
        <w:del w:id="172" w:author="Alan Ruttenberg" w:date="2012-01-14T16:56:00Z">
          <w:r w:rsidDel="00A908AB">
            <w:rPr>
              <w:noProof/>
              <w:webHidden/>
            </w:rPr>
            <w:delText>40</w:delText>
          </w:r>
        </w:del>
        <w:r>
          <w:rPr>
            <w:noProof/>
            <w:webHidden/>
          </w:rPr>
          <w:fldChar w:fldCharType="end"/>
        </w:r>
        <w:r w:rsidRPr="000229B4">
          <w:rPr>
            <w:rStyle w:val="Hyperlink"/>
            <w:noProof/>
          </w:rPr>
          <w:fldChar w:fldCharType="end"/>
        </w:r>
      </w:ins>
    </w:p>
    <w:p w14:paraId="7DF25D7F" w14:textId="77777777" w:rsidR="000B5B22" w:rsidRDefault="000B5B22">
      <w:pPr>
        <w:pStyle w:val="TOC2"/>
        <w:tabs>
          <w:tab w:val="right" w:leader="dot" w:pos="8828"/>
        </w:tabs>
        <w:rPr>
          <w:ins w:id="173" w:author="phismith" w:date="2012-01-02T12:29:00Z"/>
          <w:rFonts w:asciiTheme="minorHAnsi" w:eastAsiaTheme="minorEastAsia" w:hAnsiTheme="minorHAnsi" w:cstheme="minorBidi"/>
          <w:noProof/>
        </w:rPr>
      </w:pPr>
      <w:ins w:id="17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"_Toc313270713"</w:instrText>
        </w:r>
        <w:r w:rsidRPr="000229B4">
          <w:rPr>
            <w:rStyle w:val="Hyperlink"/>
            <w:noProof/>
          </w:rPr>
          <w:instrText xml:space="preserve"> </w:instrText>
        </w:r>
        <w:r w:rsidRPr="000229B4">
          <w:rPr>
            <w:rStyle w:val="Hyperlink"/>
            <w:noProof/>
          </w:rPr>
          <w:fldChar w:fldCharType="separate"/>
        </w:r>
        <w:r w:rsidRPr="000229B4">
          <w:rPr>
            <w:rStyle w:val="Hyperlink"/>
            <w:noProof/>
          </w:rPr>
          <w:t xml:space="preserve">2.2 </w:t>
        </w:r>
        <w:r w:rsidRPr="000229B4">
          <w:rPr>
            <w:rStyle w:val="Hyperlink"/>
            <w:i/>
            <w:noProof/>
          </w:rPr>
          <w:t>Specifically dependent continuant</w:t>
        </w:r>
        <w:r>
          <w:rPr>
            <w:noProof/>
            <w:webHidden/>
          </w:rPr>
          <w:tab/>
        </w:r>
        <w:r>
          <w:rPr>
            <w:noProof/>
            <w:webHidden/>
          </w:rPr>
          <w:fldChar w:fldCharType="begin"/>
        </w:r>
        <w:r>
          <w:rPr>
            <w:noProof/>
            <w:webHidden/>
          </w:rPr>
          <w:instrText xml:space="preserve"> PAGEREF _Toc313270713 \h </w:instrText>
        </w:r>
      </w:ins>
      <w:r>
        <w:rPr>
          <w:noProof/>
          <w:webHidden/>
        </w:rPr>
      </w:r>
      <w:r>
        <w:rPr>
          <w:noProof/>
          <w:webHidden/>
        </w:rPr>
        <w:fldChar w:fldCharType="separate"/>
      </w:r>
      <w:ins w:id="175" w:author="Alan Ruttenberg" w:date="2012-01-14T16:56:00Z">
        <w:r w:rsidR="00A908AB">
          <w:rPr>
            <w:noProof/>
            <w:webHidden/>
          </w:rPr>
          <w:t>43</w:t>
        </w:r>
      </w:ins>
      <w:ins w:id="176" w:author="phismith" w:date="2012-01-02T12:29:00Z">
        <w:del w:id="177" w:author="Alan Ruttenberg" w:date="2012-01-14T16:56:00Z">
          <w:r w:rsidDel="00A908AB">
            <w:rPr>
              <w:noProof/>
              <w:webHidden/>
            </w:rPr>
            <w:delText>41</w:delText>
          </w:r>
        </w:del>
        <w:r>
          <w:rPr>
            <w:noProof/>
            <w:webHidden/>
          </w:rPr>
          <w:fldChar w:fldCharType="end"/>
        </w:r>
        <w:r w:rsidRPr="000229B4">
          <w:rPr>
            <w:rStyle w:val="Hyperlink"/>
            <w:noProof/>
          </w:rPr>
          <w:fldChar w:fldCharType="end"/>
        </w:r>
      </w:ins>
    </w:p>
    <w:p w14:paraId="55F9CF9D" w14:textId="77777777" w:rsidR="000B5B22" w:rsidRDefault="000B5B22">
      <w:pPr>
        <w:pStyle w:val="TOC3"/>
        <w:rPr>
          <w:ins w:id="178" w:author="phismith" w:date="2012-01-02T12:29:00Z"/>
          <w:rFonts w:asciiTheme="minorHAnsi" w:eastAsiaTheme="minorEastAsia" w:hAnsiTheme="minorHAnsi" w:cstheme="minorBidi"/>
          <w:noProof/>
        </w:rPr>
      </w:pPr>
      <w:ins w:id="17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"_Toc313270714"</w:instrText>
        </w:r>
        <w:r w:rsidRPr="000229B4">
          <w:rPr>
            <w:rStyle w:val="Hyperlink"/>
            <w:noProof/>
          </w:rPr>
          <w:instrText xml:space="preserve"> </w:instrText>
        </w:r>
        <w:r w:rsidRPr="000229B4">
          <w:rPr>
            <w:rStyle w:val="Hyperlink"/>
            <w:noProof/>
          </w:rPr>
          <w:fldChar w:fldCharType="separate"/>
        </w:r>
        <w:r w:rsidRPr="000229B4">
          <w:rPr>
            <w:rStyle w:val="Hyperlink"/>
            <w:noProof/>
          </w:rPr>
          <w:t>2.2.1 Quality</w:t>
        </w:r>
        <w:r>
          <w:rPr>
            <w:noProof/>
            <w:webHidden/>
          </w:rPr>
          <w:tab/>
        </w:r>
        <w:r>
          <w:rPr>
            <w:noProof/>
            <w:webHidden/>
          </w:rPr>
          <w:fldChar w:fldCharType="begin"/>
        </w:r>
        <w:r>
          <w:rPr>
            <w:noProof/>
            <w:webHidden/>
          </w:rPr>
          <w:instrText xml:space="preserve"> PAGEREF _Toc313270714 \h </w:instrText>
        </w:r>
      </w:ins>
      <w:r>
        <w:rPr>
          <w:noProof/>
          <w:webHidden/>
        </w:rPr>
      </w:r>
      <w:r>
        <w:rPr>
          <w:noProof/>
          <w:webHidden/>
        </w:rPr>
        <w:fldChar w:fldCharType="separate"/>
      </w:r>
      <w:ins w:id="180" w:author="Alan Ruttenberg" w:date="2012-01-14T16:56:00Z">
        <w:r w:rsidR="00A908AB">
          <w:rPr>
            <w:noProof/>
            <w:webHidden/>
          </w:rPr>
          <w:t>46</w:t>
        </w:r>
      </w:ins>
      <w:ins w:id="181" w:author="phismith" w:date="2012-01-02T12:29:00Z">
        <w:del w:id="182" w:author="Alan Ruttenberg" w:date="2012-01-14T16:56:00Z">
          <w:r w:rsidDel="00A908AB">
            <w:rPr>
              <w:noProof/>
              <w:webHidden/>
            </w:rPr>
            <w:delText>44</w:delText>
          </w:r>
        </w:del>
        <w:r>
          <w:rPr>
            <w:noProof/>
            <w:webHidden/>
          </w:rPr>
          <w:fldChar w:fldCharType="end"/>
        </w:r>
        <w:r w:rsidRPr="000229B4">
          <w:rPr>
            <w:rStyle w:val="Hyperlink"/>
            <w:noProof/>
          </w:rPr>
          <w:fldChar w:fldCharType="end"/>
        </w:r>
      </w:ins>
    </w:p>
    <w:p w14:paraId="6B9EAB40" w14:textId="77777777" w:rsidR="000B5B22" w:rsidRDefault="000B5B22">
      <w:pPr>
        <w:pStyle w:val="TOC4"/>
        <w:rPr>
          <w:ins w:id="183" w:author="phismith" w:date="2012-01-02T12:29:00Z"/>
          <w:rFonts w:asciiTheme="minorHAnsi" w:eastAsiaTheme="minorEastAsia" w:hAnsiTheme="minorHAnsi" w:cstheme="minorBidi"/>
          <w:noProof/>
        </w:rPr>
      </w:pPr>
      <w:ins w:id="18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"_Toc313270715"</w:instrText>
        </w:r>
        <w:r w:rsidRPr="000229B4">
          <w:rPr>
            <w:rStyle w:val="Hyperlink"/>
            <w:noProof/>
          </w:rPr>
          <w:instrText xml:space="preserve"> </w:instrText>
        </w:r>
        <w:r w:rsidRPr="000229B4">
          <w:rPr>
            <w:rStyle w:val="Hyperlink"/>
            <w:noProof/>
          </w:rPr>
          <w:fldChar w:fldCharType="separate"/>
        </w:r>
        <w:r w:rsidRPr="000229B4">
          <w:rPr>
            <w:rStyle w:val="Hyperlink"/>
            <w:noProof/>
          </w:rPr>
          <w:t>2.2.1.1 Relational quality</w:t>
        </w:r>
        <w:r>
          <w:rPr>
            <w:noProof/>
            <w:webHidden/>
          </w:rPr>
          <w:tab/>
        </w:r>
        <w:r>
          <w:rPr>
            <w:noProof/>
            <w:webHidden/>
          </w:rPr>
          <w:fldChar w:fldCharType="begin"/>
        </w:r>
        <w:r>
          <w:rPr>
            <w:noProof/>
            <w:webHidden/>
          </w:rPr>
          <w:instrText xml:space="preserve"> PAGEREF _Toc313270715 \h </w:instrText>
        </w:r>
      </w:ins>
      <w:r>
        <w:rPr>
          <w:noProof/>
          <w:webHidden/>
        </w:rPr>
      </w:r>
      <w:r>
        <w:rPr>
          <w:noProof/>
          <w:webHidden/>
        </w:rPr>
        <w:fldChar w:fldCharType="separate"/>
      </w:r>
      <w:ins w:id="185" w:author="Alan Ruttenberg" w:date="2012-01-14T16:56:00Z">
        <w:r w:rsidR="00A908AB">
          <w:rPr>
            <w:noProof/>
            <w:webHidden/>
          </w:rPr>
          <w:t>46</w:t>
        </w:r>
      </w:ins>
      <w:ins w:id="186" w:author="phismith" w:date="2012-01-02T12:29:00Z">
        <w:del w:id="187" w:author="Alan Ruttenberg" w:date="2012-01-14T16:56:00Z">
          <w:r w:rsidDel="00A908AB">
            <w:rPr>
              <w:noProof/>
              <w:webHidden/>
            </w:rPr>
            <w:delText>44</w:delText>
          </w:r>
        </w:del>
        <w:r>
          <w:rPr>
            <w:noProof/>
            <w:webHidden/>
          </w:rPr>
          <w:fldChar w:fldCharType="end"/>
        </w:r>
        <w:r w:rsidRPr="000229B4">
          <w:rPr>
            <w:rStyle w:val="Hyperlink"/>
            <w:noProof/>
          </w:rPr>
          <w:fldChar w:fldCharType="end"/>
        </w:r>
      </w:ins>
    </w:p>
    <w:p w14:paraId="411CA1B3" w14:textId="77777777" w:rsidR="000B5B22" w:rsidRDefault="000B5B22">
      <w:pPr>
        <w:pStyle w:val="TOC3"/>
        <w:rPr>
          <w:ins w:id="188" w:author="phismith" w:date="2012-01-02T12:29:00Z"/>
          <w:rFonts w:asciiTheme="minorHAnsi" w:eastAsiaTheme="minorEastAsia" w:hAnsiTheme="minorHAnsi" w:cstheme="minorBidi"/>
          <w:noProof/>
        </w:rPr>
      </w:pPr>
      <w:ins w:id="18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"_Toc313270716"</w:instrText>
        </w:r>
        <w:r w:rsidRPr="000229B4">
          <w:rPr>
            <w:rStyle w:val="Hyperlink"/>
            <w:noProof/>
          </w:rPr>
          <w:instrText xml:space="preserve"> </w:instrText>
        </w:r>
        <w:r w:rsidRPr="000229B4">
          <w:rPr>
            <w:rStyle w:val="Hyperlink"/>
            <w:noProof/>
          </w:rPr>
          <w:fldChar w:fldCharType="separate"/>
        </w:r>
        <w:r w:rsidRPr="000229B4">
          <w:rPr>
            <w:rStyle w:val="Hyperlink"/>
            <w:noProof/>
          </w:rPr>
          <w:t>2.2.2 Realizable entity</w:t>
        </w:r>
        <w:r>
          <w:rPr>
            <w:noProof/>
            <w:webHidden/>
          </w:rPr>
          <w:tab/>
        </w:r>
        <w:r>
          <w:rPr>
            <w:noProof/>
            <w:webHidden/>
          </w:rPr>
          <w:fldChar w:fldCharType="begin"/>
        </w:r>
        <w:r>
          <w:rPr>
            <w:noProof/>
            <w:webHidden/>
          </w:rPr>
          <w:instrText xml:space="preserve"> PAGEREF _Toc313270716 \h </w:instrText>
        </w:r>
      </w:ins>
      <w:r>
        <w:rPr>
          <w:noProof/>
          <w:webHidden/>
        </w:rPr>
      </w:r>
      <w:r>
        <w:rPr>
          <w:noProof/>
          <w:webHidden/>
        </w:rPr>
        <w:fldChar w:fldCharType="separate"/>
      </w:r>
      <w:ins w:id="190" w:author="Alan Ruttenberg" w:date="2012-01-14T16:56:00Z">
        <w:r w:rsidR="00A908AB">
          <w:rPr>
            <w:noProof/>
            <w:webHidden/>
          </w:rPr>
          <w:t>47</w:t>
        </w:r>
      </w:ins>
      <w:ins w:id="191" w:author="phismith" w:date="2012-01-02T12:29:00Z">
        <w:del w:id="192" w:author="Alan Ruttenberg" w:date="2012-01-14T16:56:00Z">
          <w:r w:rsidDel="00A908AB">
            <w:rPr>
              <w:noProof/>
              <w:webHidden/>
            </w:rPr>
            <w:delText>45</w:delText>
          </w:r>
        </w:del>
        <w:r>
          <w:rPr>
            <w:noProof/>
            <w:webHidden/>
          </w:rPr>
          <w:fldChar w:fldCharType="end"/>
        </w:r>
        <w:r w:rsidRPr="000229B4">
          <w:rPr>
            <w:rStyle w:val="Hyperlink"/>
            <w:noProof/>
          </w:rPr>
          <w:fldChar w:fldCharType="end"/>
        </w:r>
      </w:ins>
    </w:p>
    <w:p w14:paraId="027415CA" w14:textId="77777777" w:rsidR="000B5B22" w:rsidRDefault="000B5B22">
      <w:pPr>
        <w:pStyle w:val="TOC2"/>
        <w:tabs>
          <w:tab w:val="right" w:leader="dot" w:pos="8828"/>
        </w:tabs>
        <w:rPr>
          <w:ins w:id="193" w:author="phismith" w:date="2012-01-02T12:29:00Z"/>
          <w:rFonts w:asciiTheme="minorHAnsi" w:eastAsiaTheme="minorEastAsia" w:hAnsiTheme="minorHAnsi" w:cstheme="minorBidi"/>
          <w:noProof/>
        </w:rPr>
      </w:pPr>
      <w:ins w:id="19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"_Toc313270717"</w:instrText>
        </w:r>
        <w:r w:rsidRPr="000229B4">
          <w:rPr>
            <w:rStyle w:val="Hyperlink"/>
            <w:noProof/>
          </w:rPr>
          <w:instrText xml:space="preserve"> </w:instrText>
        </w:r>
        <w:r w:rsidRPr="000229B4">
          <w:rPr>
            <w:rStyle w:val="Hyperlink"/>
            <w:noProof/>
          </w:rPr>
          <w:fldChar w:fldCharType="separate"/>
        </w:r>
        <w:r w:rsidRPr="000229B4">
          <w:rPr>
            <w:rStyle w:val="Hyperlink"/>
            <w:noProof/>
          </w:rPr>
          <w:t>Relation of realization</w:t>
        </w:r>
        <w:r>
          <w:rPr>
            <w:noProof/>
            <w:webHidden/>
          </w:rPr>
          <w:tab/>
        </w:r>
        <w:r>
          <w:rPr>
            <w:noProof/>
            <w:webHidden/>
          </w:rPr>
          <w:fldChar w:fldCharType="begin"/>
        </w:r>
        <w:r>
          <w:rPr>
            <w:noProof/>
            <w:webHidden/>
          </w:rPr>
          <w:instrText xml:space="preserve"> PAGEREF _Toc313270717 \h </w:instrText>
        </w:r>
      </w:ins>
      <w:r>
        <w:rPr>
          <w:noProof/>
          <w:webHidden/>
        </w:rPr>
      </w:r>
      <w:r>
        <w:rPr>
          <w:noProof/>
          <w:webHidden/>
        </w:rPr>
        <w:fldChar w:fldCharType="separate"/>
      </w:r>
      <w:ins w:id="195" w:author="Alan Ruttenberg" w:date="2012-01-14T16:56:00Z">
        <w:r w:rsidR="00A908AB">
          <w:rPr>
            <w:noProof/>
            <w:webHidden/>
          </w:rPr>
          <w:t>47</w:t>
        </w:r>
      </w:ins>
      <w:ins w:id="196" w:author="phismith" w:date="2012-01-02T12:29:00Z">
        <w:del w:id="197" w:author="Alan Ruttenberg" w:date="2012-01-14T16:56:00Z">
          <w:r w:rsidDel="00A908AB">
            <w:rPr>
              <w:noProof/>
              <w:webHidden/>
            </w:rPr>
            <w:delText>45</w:delText>
          </w:r>
        </w:del>
        <w:r>
          <w:rPr>
            <w:noProof/>
            <w:webHidden/>
          </w:rPr>
          <w:fldChar w:fldCharType="end"/>
        </w:r>
        <w:r w:rsidRPr="000229B4">
          <w:rPr>
            <w:rStyle w:val="Hyperlink"/>
            <w:noProof/>
          </w:rPr>
          <w:fldChar w:fldCharType="end"/>
        </w:r>
      </w:ins>
    </w:p>
    <w:p w14:paraId="3A749DFB" w14:textId="77777777" w:rsidR="000B5B22" w:rsidRDefault="000B5B22">
      <w:pPr>
        <w:pStyle w:val="TOC4"/>
        <w:rPr>
          <w:ins w:id="198" w:author="phismith" w:date="2012-01-02T12:29:00Z"/>
          <w:rFonts w:asciiTheme="minorHAnsi" w:eastAsiaTheme="minorEastAsia" w:hAnsiTheme="minorHAnsi" w:cstheme="minorBidi"/>
          <w:noProof/>
        </w:rPr>
      </w:pPr>
      <w:ins w:id="19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"_Toc313270718"</w:instrText>
        </w:r>
        <w:r w:rsidRPr="000229B4">
          <w:rPr>
            <w:rStyle w:val="Hyperlink"/>
            <w:noProof/>
          </w:rPr>
          <w:instrText xml:space="preserve"> </w:instrText>
        </w:r>
        <w:r w:rsidRPr="000229B4">
          <w:rPr>
            <w:rStyle w:val="Hyperlink"/>
            <w:noProof/>
          </w:rPr>
          <w:fldChar w:fldCharType="separate"/>
        </w:r>
        <w:r w:rsidRPr="000229B4">
          <w:rPr>
            <w:rStyle w:val="Hyperlink"/>
            <w:noProof/>
          </w:rPr>
          <w:t>2.2.2.1</w:t>
        </w:r>
        <w:r>
          <w:rPr>
            <w:rFonts w:asciiTheme="minorHAnsi" w:eastAsiaTheme="minorEastAsia" w:hAnsiTheme="minorHAnsi" w:cstheme="minorBidi"/>
            <w:noProof/>
          </w:rPr>
          <w:tab/>
        </w:r>
        <w:r w:rsidRPr="000229B4">
          <w:rPr>
            <w:rStyle w:val="Hyperlink"/>
            <w:noProof/>
          </w:rPr>
          <w:t>Role (Externally-Grounded Realizable entity)</w:t>
        </w:r>
        <w:r>
          <w:rPr>
            <w:noProof/>
            <w:webHidden/>
          </w:rPr>
          <w:tab/>
        </w:r>
        <w:r>
          <w:rPr>
            <w:noProof/>
            <w:webHidden/>
          </w:rPr>
          <w:fldChar w:fldCharType="begin"/>
        </w:r>
        <w:r>
          <w:rPr>
            <w:noProof/>
            <w:webHidden/>
          </w:rPr>
          <w:instrText xml:space="preserve"> PAGEREF _Toc313270718 \h </w:instrText>
        </w:r>
      </w:ins>
      <w:r>
        <w:rPr>
          <w:noProof/>
          <w:webHidden/>
        </w:rPr>
      </w:r>
      <w:r>
        <w:rPr>
          <w:noProof/>
          <w:webHidden/>
        </w:rPr>
        <w:fldChar w:fldCharType="separate"/>
      </w:r>
      <w:ins w:id="200" w:author="Alan Ruttenberg" w:date="2012-01-14T16:56:00Z">
        <w:r w:rsidR="00A908AB">
          <w:rPr>
            <w:noProof/>
            <w:webHidden/>
          </w:rPr>
          <w:t>48</w:t>
        </w:r>
      </w:ins>
      <w:ins w:id="201" w:author="phismith" w:date="2012-01-02T12:29:00Z">
        <w:del w:id="202" w:author="Alan Ruttenberg" w:date="2012-01-14T16:56:00Z">
          <w:r w:rsidDel="00A908AB">
            <w:rPr>
              <w:noProof/>
              <w:webHidden/>
            </w:rPr>
            <w:delText>46</w:delText>
          </w:r>
        </w:del>
        <w:r>
          <w:rPr>
            <w:noProof/>
            <w:webHidden/>
          </w:rPr>
          <w:fldChar w:fldCharType="end"/>
        </w:r>
        <w:r w:rsidRPr="000229B4">
          <w:rPr>
            <w:rStyle w:val="Hyperlink"/>
            <w:noProof/>
          </w:rPr>
          <w:fldChar w:fldCharType="end"/>
        </w:r>
      </w:ins>
    </w:p>
    <w:p w14:paraId="26DD777C" w14:textId="77777777" w:rsidR="000B5B22" w:rsidRDefault="000B5B22">
      <w:pPr>
        <w:pStyle w:val="TOC4"/>
        <w:rPr>
          <w:ins w:id="203" w:author="phismith" w:date="2012-01-02T12:29:00Z"/>
          <w:rFonts w:asciiTheme="minorHAnsi" w:eastAsiaTheme="minorEastAsia" w:hAnsiTheme="minorHAnsi" w:cstheme="minorBidi"/>
          <w:noProof/>
        </w:rPr>
      </w:pPr>
      <w:ins w:id="20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"_Toc313270719"</w:instrText>
        </w:r>
        <w:r w:rsidRPr="000229B4">
          <w:rPr>
            <w:rStyle w:val="Hyperlink"/>
            <w:noProof/>
          </w:rPr>
          <w:instrText xml:space="preserve"> </w:instrText>
        </w:r>
        <w:r w:rsidRPr="000229B4">
          <w:rPr>
            <w:rStyle w:val="Hyperlink"/>
            <w:noProof/>
          </w:rPr>
          <w:fldChar w:fldCharType="separate"/>
        </w:r>
        <w:r w:rsidRPr="000229B4">
          <w:rPr>
            <w:rStyle w:val="Hyperlink"/>
            <w:noProof/>
          </w:rPr>
          <w:t>2.2.2.2</w:t>
        </w:r>
        <w:r>
          <w:rPr>
            <w:rFonts w:asciiTheme="minorHAnsi" w:eastAsiaTheme="minorEastAsia" w:hAnsiTheme="minorHAnsi" w:cstheme="minorBidi"/>
            <w:noProof/>
          </w:rPr>
          <w:tab/>
        </w:r>
        <w:r w:rsidRPr="000229B4">
          <w:rPr>
            <w:rStyle w:val="Hyperlink"/>
            <w:noProof/>
          </w:rPr>
          <w:t>Disposition (Internally-Grounded Realizable entity)</w:t>
        </w:r>
        <w:r>
          <w:rPr>
            <w:noProof/>
            <w:webHidden/>
          </w:rPr>
          <w:tab/>
        </w:r>
        <w:r>
          <w:rPr>
            <w:noProof/>
            <w:webHidden/>
          </w:rPr>
          <w:fldChar w:fldCharType="begin"/>
        </w:r>
        <w:r>
          <w:rPr>
            <w:noProof/>
            <w:webHidden/>
          </w:rPr>
          <w:instrText xml:space="preserve"> PAGEREF _Toc313270719 \h </w:instrText>
        </w:r>
      </w:ins>
      <w:r>
        <w:rPr>
          <w:noProof/>
          <w:webHidden/>
        </w:rPr>
      </w:r>
      <w:r>
        <w:rPr>
          <w:noProof/>
          <w:webHidden/>
        </w:rPr>
        <w:fldChar w:fldCharType="separate"/>
      </w:r>
      <w:ins w:id="205" w:author="Alan Ruttenberg" w:date="2012-01-14T16:56:00Z">
        <w:r w:rsidR="00A908AB">
          <w:rPr>
            <w:noProof/>
            <w:webHidden/>
          </w:rPr>
          <w:t>49</w:t>
        </w:r>
      </w:ins>
      <w:ins w:id="206" w:author="phismith" w:date="2012-01-02T12:29:00Z">
        <w:del w:id="207" w:author="Alan Ruttenberg" w:date="2012-01-14T16:56:00Z">
          <w:r w:rsidDel="00A908AB">
            <w:rPr>
              <w:noProof/>
              <w:webHidden/>
            </w:rPr>
            <w:delText>47</w:delText>
          </w:r>
        </w:del>
        <w:r>
          <w:rPr>
            <w:noProof/>
            <w:webHidden/>
          </w:rPr>
          <w:fldChar w:fldCharType="end"/>
        </w:r>
        <w:r w:rsidRPr="000229B4">
          <w:rPr>
            <w:rStyle w:val="Hyperlink"/>
            <w:noProof/>
          </w:rPr>
          <w:fldChar w:fldCharType="end"/>
        </w:r>
      </w:ins>
    </w:p>
    <w:p w14:paraId="193D9D9A" w14:textId="77777777" w:rsidR="000B5B22" w:rsidRDefault="000B5B22">
      <w:pPr>
        <w:pStyle w:val="TOC4"/>
        <w:rPr>
          <w:ins w:id="208" w:author="phismith" w:date="2012-01-02T12:29:00Z"/>
          <w:rFonts w:asciiTheme="minorHAnsi" w:eastAsiaTheme="minorEastAsia" w:hAnsiTheme="minorHAnsi" w:cstheme="minorBidi"/>
          <w:noProof/>
        </w:rPr>
      </w:pPr>
      <w:ins w:id="20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"_Toc313270720"</w:instrText>
        </w:r>
        <w:r w:rsidRPr="000229B4">
          <w:rPr>
            <w:rStyle w:val="Hyperlink"/>
            <w:noProof/>
          </w:rPr>
          <w:instrText xml:space="preserve"> </w:instrText>
        </w:r>
        <w:r w:rsidRPr="000229B4">
          <w:rPr>
            <w:rStyle w:val="Hyperlink"/>
            <w:noProof/>
          </w:rPr>
          <w:fldChar w:fldCharType="separate"/>
        </w:r>
        <w:r w:rsidRPr="000229B4">
          <w:rPr>
            <w:rStyle w:val="Hyperlink"/>
            <w:noProof/>
          </w:rPr>
          <w:t>2.2.2.3</w:t>
        </w:r>
        <w:r>
          <w:rPr>
            <w:rFonts w:asciiTheme="minorHAnsi" w:eastAsiaTheme="minorEastAsia" w:hAnsiTheme="minorHAnsi" w:cstheme="minorBidi"/>
            <w:noProof/>
          </w:rPr>
          <w:tab/>
        </w:r>
        <w:r w:rsidRPr="000229B4">
          <w:rPr>
            <w:rStyle w:val="Hyperlink"/>
            <w:noProof/>
          </w:rPr>
          <w:t>Function</w:t>
        </w:r>
        <w:r>
          <w:rPr>
            <w:noProof/>
            <w:webHidden/>
          </w:rPr>
          <w:tab/>
        </w:r>
        <w:r>
          <w:rPr>
            <w:noProof/>
            <w:webHidden/>
          </w:rPr>
          <w:fldChar w:fldCharType="begin"/>
        </w:r>
        <w:r>
          <w:rPr>
            <w:noProof/>
            <w:webHidden/>
          </w:rPr>
          <w:instrText xml:space="preserve"> PAGEREF _Toc313270720 \h </w:instrText>
        </w:r>
      </w:ins>
      <w:r>
        <w:rPr>
          <w:noProof/>
          <w:webHidden/>
        </w:rPr>
      </w:r>
      <w:r>
        <w:rPr>
          <w:noProof/>
          <w:webHidden/>
        </w:rPr>
        <w:fldChar w:fldCharType="separate"/>
      </w:r>
      <w:ins w:id="210" w:author="Alan Ruttenberg" w:date="2012-01-14T16:56:00Z">
        <w:r w:rsidR="00A908AB">
          <w:rPr>
            <w:noProof/>
            <w:webHidden/>
          </w:rPr>
          <w:t>50</w:t>
        </w:r>
      </w:ins>
      <w:ins w:id="211" w:author="phismith" w:date="2012-01-02T12:29:00Z">
        <w:del w:id="212" w:author="Alan Ruttenberg" w:date="2012-01-14T16:56:00Z">
          <w:r w:rsidDel="00A908AB">
            <w:rPr>
              <w:noProof/>
              <w:webHidden/>
            </w:rPr>
            <w:delText>48</w:delText>
          </w:r>
        </w:del>
        <w:r>
          <w:rPr>
            <w:noProof/>
            <w:webHidden/>
          </w:rPr>
          <w:fldChar w:fldCharType="end"/>
        </w:r>
        <w:r w:rsidRPr="000229B4">
          <w:rPr>
            <w:rStyle w:val="Hyperlink"/>
            <w:noProof/>
          </w:rPr>
          <w:fldChar w:fldCharType="end"/>
        </w:r>
      </w:ins>
    </w:p>
    <w:p w14:paraId="6BD3D058" w14:textId="77777777" w:rsidR="000B5B22" w:rsidRDefault="000B5B22">
      <w:pPr>
        <w:pStyle w:val="TOC3"/>
        <w:rPr>
          <w:ins w:id="213" w:author="phismith" w:date="2012-01-02T12:29:00Z"/>
          <w:rFonts w:asciiTheme="minorHAnsi" w:eastAsiaTheme="minorEastAsia" w:hAnsiTheme="minorHAnsi" w:cstheme="minorBidi"/>
          <w:noProof/>
        </w:rPr>
      </w:pPr>
      <w:ins w:id="21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"_Toc313270721"</w:instrText>
        </w:r>
        <w:r w:rsidRPr="000229B4">
          <w:rPr>
            <w:rStyle w:val="Hyperlink"/>
            <w:noProof/>
          </w:rPr>
          <w:instrText xml:space="preserve"> </w:instrText>
        </w:r>
        <w:r w:rsidRPr="000229B4">
          <w:rPr>
            <w:rStyle w:val="Hyperlink"/>
            <w:noProof/>
          </w:rPr>
          <w:fldChar w:fldCharType="separate"/>
        </w:r>
        <w:r w:rsidRPr="000229B4">
          <w:rPr>
            <w:rStyle w:val="Hyperlink"/>
            <w:noProof/>
          </w:rPr>
          <w:t xml:space="preserve">2.3 </w:t>
        </w:r>
        <w:r w:rsidRPr="000229B4">
          <w:rPr>
            <w:rStyle w:val="Hyperlink"/>
            <w:i/>
            <w:noProof/>
          </w:rPr>
          <w:t>Generically dependent continuant</w:t>
        </w:r>
        <w:r>
          <w:rPr>
            <w:noProof/>
            <w:webHidden/>
          </w:rPr>
          <w:tab/>
        </w:r>
        <w:r>
          <w:rPr>
            <w:noProof/>
            <w:webHidden/>
          </w:rPr>
          <w:fldChar w:fldCharType="begin"/>
        </w:r>
        <w:r>
          <w:rPr>
            <w:noProof/>
            <w:webHidden/>
          </w:rPr>
          <w:instrText xml:space="preserve"> PAGEREF _Toc313270721 \h </w:instrText>
        </w:r>
      </w:ins>
      <w:r>
        <w:rPr>
          <w:noProof/>
          <w:webHidden/>
        </w:rPr>
      </w:r>
      <w:r>
        <w:rPr>
          <w:noProof/>
          <w:webHidden/>
        </w:rPr>
        <w:fldChar w:fldCharType="separate"/>
      </w:r>
      <w:ins w:id="215" w:author="Alan Ruttenberg" w:date="2012-01-14T16:56:00Z">
        <w:r w:rsidR="00A908AB">
          <w:rPr>
            <w:noProof/>
            <w:webHidden/>
          </w:rPr>
          <w:t>52</w:t>
        </w:r>
      </w:ins>
      <w:ins w:id="216" w:author="phismith" w:date="2012-01-02T12:29:00Z">
        <w:del w:id="217" w:author="Alan Ruttenberg" w:date="2012-01-14T16:56:00Z">
          <w:r w:rsidDel="00A908AB">
            <w:rPr>
              <w:noProof/>
              <w:webHidden/>
            </w:rPr>
            <w:delText>50</w:delText>
          </w:r>
        </w:del>
        <w:r>
          <w:rPr>
            <w:noProof/>
            <w:webHidden/>
          </w:rPr>
          <w:fldChar w:fldCharType="end"/>
        </w:r>
        <w:r w:rsidRPr="000229B4">
          <w:rPr>
            <w:rStyle w:val="Hyperlink"/>
            <w:noProof/>
          </w:rPr>
          <w:fldChar w:fldCharType="end"/>
        </w:r>
      </w:ins>
    </w:p>
    <w:p w14:paraId="37ECB109" w14:textId="77777777" w:rsidR="000B5B22" w:rsidRDefault="000B5B22">
      <w:pPr>
        <w:pStyle w:val="TOC2"/>
        <w:tabs>
          <w:tab w:val="right" w:leader="dot" w:pos="8828"/>
        </w:tabs>
        <w:rPr>
          <w:ins w:id="218" w:author="phismith" w:date="2012-01-02T12:29:00Z"/>
          <w:rFonts w:asciiTheme="minorHAnsi" w:eastAsiaTheme="minorEastAsia" w:hAnsiTheme="minorHAnsi" w:cstheme="minorBidi"/>
          <w:noProof/>
        </w:rPr>
      </w:pPr>
      <w:ins w:id="21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"_Toc313270722"</w:instrText>
        </w:r>
        <w:r w:rsidRPr="000229B4">
          <w:rPr>
            <w:rStyle w:val="Hyperlink"/>
            <w:noProof/>
          </w:rPr>
          <w:instrText xml:space="preserve"> </w:instrText>
        </w:r>
        <w:r w:rsidRPr="000229B4">
          <w:rPr>
            <w:rStyle w:val="Hyperlink"/>
            <w:noProof/>
          </w:rPr>
          <w:fldChar w:fldCharType="separate"/>
        </w:r>
        <w:r w:rsidRPr="000229B4">
          <w:rPr>
            <w:rStyle w:val="Hyperlink"/>
            <w:noProof/>
          </w:rPr>
          <w:t>Relation of concretization</w:t>
        </w:r>
        <w:r>
          <w:rPr>
            <w:noProof/>
            <w:webHidden/>
          </w:rPr>
          <w:tab/>
        </w:r>
        <w:r>
          <w:rPr>
            <w:noProof/>
            <w:webHidden/>
          </w:rPr>
          <w:fldChar w:fldCharType="begin"/>
        </w:r>
        <w:r>
          <w:rPr>
            <w:noProof/>
            <w:webHidden/>
          </w:rPr>
          <w:instrText xml:space="preserve"> PAGEREF _Toc313270722 \h </w:instrText>
        </w:r>
      </w:ins>
      <w:r>
        <w:rPr>
          <w:noProof/>
          <w:webHidden/>
        </w:rPr>
      </w:r>
      <w:r>
        <w:rPr>
          <w:noProof/>
          <w:webHidden/>
        </w:rPr>
        <w:fldChar w:fldCharType="separate"/>
      </w:r>
      <w:ins w:id="220" w:author="Alan Ruttenberg" w:date="2012-01-14T16:56:00Z">
        <w:r w:rsidR="00A908AB">
          <w:rPr>
            <w:noProof/>
            <w:webHidden/>
          </w:rPr>
          <w:t>54</w:t>
        </w:r>
      </w:ins>
      <w:ins w:id="221" w:author="phismith" w:date="2012-01-02T12:29:00Z">
        <w:del w:id="222" w:author="Alan Ruttenberg" w:date="2012-01-14T16:56:00Z">
          <w:r w:rsidDel="00A908AB">
            <w:rPr>
              <w:noProof/>
              <w:webHidden/>
            </w:rPr>
            <w:delText>51</w:delText>
          </w:r>
        </w:del>
        <w:r>
          <w:rPr>
            <w:noProof/>
            <w:webHidden/>
          </w:rPr>
          <w:fldChar w:fldCharType="end"/>
        </w:r>
        <w:r w:rsidRPr="000229B4">
          <w:rPr>
            <w:rStyle w:val="Hyperlink"/>
            <w:noProof/>
          </w:rPr>
          <w:fldChar w:fldCharType="end"/>
        </w:r>
      </w:ins>
    </w:p>
    <w:p w14:paraId="0E5083DC" w14:textId="77777777" w:rsidR="000B5B22" w:rsidRDefault="000B5B22">
      <w:pPr>
        <w:pStyle w:val="TOC1"/>
        <w:rPr>
          <w:ins w:id="223" w:author="phismith" w:date="2012-01-02T12:29:00Z"/>
          <w:rFonts w:asciiTheme="minorHAnsi" w:eastAsiaTheme="minorEastAsia" w:hAnsiTheme="minorHAnsi" w:cstheme="minorBidi"/>
          <w:b w:val="0"/>
          <w:sz w:val="22"/>
          <w:szCs w:val="22"/>
        </w:rPr>
      </w:pPr>
      <w:ins w:id="224" w:author="phismith" w:date="2012-01-02T12:29:00Z">
        <w:r w:rsidRPr="000229B4">
          <w:rPr>
            <w:rStyle w:val="Hyperlink"/>
          </w:rPr>
          <w:fldChar w:fldCharType="begin"/>
        </w:r>
        <w:r w:rsidRPr="000229B4">
          <w:rPr>
            <w:rStyle w:val="Hyperlink"/>
          </w:rPr>
          <w:instrText xml:space="preserve"> </w:instrText>
        </w:r>
        <w:r>
          <w:instrText>HYPERLINK \l "_Toc313270723"</w:instrText>
        </w:r>
        <w:r w:rsidRPr="000229B4">
          <w:rPr>
            <w:rStyle w:val="Hyperlink"/>
          </w:rPr>
          <w:instrText xml:space="preserve"> </w:instrText>
        </w:r>
        <w:r w:rsidRPr="000229B4">
          <w:rPr>
            <w:rStyle w:val="Hyperlink"/>
          </w:rPr>
          <w:fldChar w:fldCharType="separate"/>
        </w:r>
        <w:r w:rsidRPr="000229B4">
          <w:rPr>
            <w:rStyle w:val="Hyperlink"/>
          </w:rPr>
          <w:t xml:space="preserve">3. </w:t>
        </w:r>
        <w:r w:rsidRPr="000229B4">
          <w:rPr>
            <w:rStyle w:val="Hyperlink"/>
            <w:i/>
          </w:rPr>
          <w:t>Occurrent</w:t>
        </w:r>
        <w:r>
          <w:rPr>
            <w:webHidden/>
          </w:rPr>
          <w:tab/>
        </w:r>
        <w:r>
          <w:rPr>
            <w:webHidden/>
          </w:rPr>
          <w:fldChar w:fldCharType="begin"/>
        </w:r>
        <w:r>
          <w:rPr>
            <w:webHidden/>
          </w:rPr>
          <w:instrText xml:space="preserve"> PAGEREF _Toc313270723 \h </w:instrText>
        </w:r>
      </w:ins>
      <w:r>
        <w:rPr>
          <w:webHidden/>
        </w:rPr>
      </w:r>
      <w:r>
        <w:rPr>
          <w:webHidden/>
        </w:rPr>
        <w:fldChar w:fldCharType="separate"/>
      </w:r>
      <w:ins w:id="225" w:author="Alan Ruttenberg" w:date="2012-01-14T16:56:00Z">
        <w:r w:rsidR="00A908AB">
          <w:rPr>
            <w:webHidden/>
          </w:rPr>
          <w:t>55</w:t>
        </w:r>
      </w:ins>
      <w:ins w:id="226" w:author="phismith" w:date="2012-01-02T12:29:00Z">
        <w:del w:id="227" w:author="Alan Ruttenberg" w:date="2012-01-14T16:56:00Z">
          <w:r w:rsidDel="00A908AB">
            <w:rPr>
              <w:webHidden/>
            </w:rPr>
            <w:delText>53</w:delText>
          </w:r>
        </w:del>
        <w:r>
          <w:rPr>
            <w:webHidden/>
          </w:rPr>
          <w:fldChar w:fldCharType="end"/>
        </w:r>
        <w:r w:rsidRPr="000229B4">
          <w:rPr>
            <w:rStyle w:val="Hyperlink"/>
          </w:rPr>
          <w:fldChar w:fldCharType="end"/>
        </w:r>
      </w:ins>
    </w:p>
    <w:p w14:paraId="41DF3D61" w14:textId="77777777" w:rsidR="000B5B22" w:rsidRDefault="000B5B22">
      <w:pPr>
        <w:pStyle w:val="TOC2"/>
        <w:tabs>
          <w:tab w:val="right" w:leader="dot" w:pos="8828"/>
        </w:tabs>
        <w:rPr>
          <w:ins w:id="228" w:author="phismith" w:date="2012-01-02T12:29:00Z"/>
          <w:rFonts w:asciiTheme="minorHAnsi" w:eastAsiaTheme="minorEastAsia" w:hAnsiTheme="minorHAnsi" w:cstheme="minorBidi"/>
          <w:noProof/>
        </w:rPr>
      </w:pPr>
      <w:ins w:id="22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"_Toc313270724"</w:instrText>
        </w:r>
        <w:r w:rsidRPr="000229B4">
          <w:rPr>
            <w:rStyle w:val="Hyperlink"/>
            <w:noProof/>
          </w:rPr>
          <w:instrText xml:space="preserve"> </w:instrText>
        </w:r>
        <w:r w:rsidRPr="000229B4">
          <w:rPr>
            <w:rStyle w:val="Hyperlink"/>
            <w:noProof/>
          </w:rPr>
          <w:fldChar w:fldCharType="separate"/>
        </w:r>
        <w:r w:rsidRPr="000229B4">
          <w:rPr>
            <w:rStyle w:val="Hyperlink"/>
            <w:rFonts w:eastAsia="Times New Roman"/>
            <w:noProof/>
            <w:shd w:val="clear" w:color="auto" w:fill="FFFFFF"/>
          </w:rPr>
          <w:t>Relation of temporal parthood</w:t>
        </w:r>
        <w:r>
          <w:rPr>
            <w:noProof/>
            <w:webHidden/>
          </w:rPr>
          <w:tab/>
        </w:r>
        <w:r>
          <w:rPr>
            <w:noProof/>
            <w:webHidden/>
          </w:rPr>
          <w:fldChar w:fldCharType="begin"/>
        </w:r>
        <w:r>
          <w:rPr>
            <w:noProof/>
            <w:webHidden/>
          </w:rPr>
          <w:instrText xml:space="preserve"> PAGEREF _Toc313270724 \h </w:instrText>
        </w:r>
      </w:ins>
      <w:r>
        <w:rPr>
          <w:noProof/>
          <w:webHidden/>
        </w:rPr>
      </w:r>
      <w:r>
        <w:rPr>
          <w:noProof/>
          <w:webHidden/>
        </w:rPr>
        <w:fldChar w:fldCharType="separate"/>
      </w:r>
      <w:ins w:id="230" w:author="Alan Ruttenberg" w:date="2012-01-14T16:56:00Z">
        <w:r w:rsidR="00A908AB">
          <w:rPr>
            <w:noProof/>
            <w:webHidden/>
          </w:rPr>
          <w:t>56</w:t>
        </w:r>
      </w:ins>
      <w:ins w:id="231" w:author="phismith" w:date="2012-01-02T12:29:00Z">
        <w:del w:id="232" w:author="Alan Ruttenberg" w:date="2012-01-14T16:56:00Z">
          <w:r w:rsidDel="00A908AB">
            <w:rPr>
              <w:noProof/>
              <w:webHidden/>
            </w:rPr>
            <w:delText>54</w:delText>
          </w:r>
        </w:del>
        <w:r>
          <w:rPr>
            <w:noProof/>
            <w:webHidden/>
          </w:rPr>
          <w:fldChar w:fldCharType="end"/>
        </w:r>
        <w:r w:rsidRPr="000229B4">
          <w:rPr>
            <w:rStyle w:val="Hyperlink"/>
            <w:noProof/>
          </w:rPr>
          <w:fldChar w:fldCharType="end"/>
        </w:r>
      </w:ins>
    </w:p>
    <w:p w14:paraId="2C427D65" w14:textId="77777777" w:rsidR="000B5B22" w:rsidRDefault="000B5B22">
      <w:pPr>
        <w:pStyle w:val="TOC2"/>
        <w:tabs>
          <w:tab w:val="right" w:leader="dot" w:pos="8828"/>
        </w:tabs>
        <w:rPr>
          <w:ins w:id="233" w:author="phismith" w:date="2012-01-02T12:29:00Z"/>
          <w:rFonts w:asciiTheme="minorHAnsi" w:eastAsiaTheme="minorEastAsia" w:hAnsiTheme="minorHAnsi" w:cstheme="minorBidi"/>
          <w:noProof/>
        </w:rPr>
      </w:pPr>
      <w:ins w:id="234"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"_Toc313270725"</w:instrText>
        </w:r>
        <w:r w:rsidRPr="000229B4">
          <w:rPr>
            <w:rStyle w:val="Hyperlink"/>
            <w:noProof/>
          </w:rPr>
          <w:instrText xml:space="preserve"> </w:instrText>
        </w:r>
        <w:r w:rsidRPr="000229B4">
          <w:rPr>
            <w:rStyle w:val="Hyperlink"/>
            <w:noProof/>
          </w:rPr>
          <w:fldChar w:fldCharType="separate"/>
        </w:r>
        <w:r w:rsidRPr="000229B4">
          <w:rPr>
            <w:rStyle w:val="Hyperlink"/>
            <w:rFonts w:eastAsia="Times New Roman"/>
            <w:noProof/>
            <w:shd w:val="clear" w:color="auto" w:fill="FFFFFF"/>
          </w:rPr>
          <w:t>Occupies relation</w:t>
        </w:r>
        <w:r>
          <w:rPr>
            <w:noProof/>
            <w:webHidden/>
          </w:rPr>
          <w:tab/>
        </w:r>
        <w:r>
          <w:rPr>
            <w:noProof/>
            <w:webHidden/>
          </w:rPr>
          <w:fldChar w:fldCharType="begin"/>
        </w:r>
        <w:r>
          <w:rPr>
            <w:noProof/>
            <w:webHidden/>
          </w:rPr>
          <w:instrText xml:space="preserve"> PAGEREF _Toc313270725 \h </w:instrText>
        </w:r>
      </w:ins>
      <w:r>
        <w:rPr>
          <w:noProof/>
          <w:webHidden/>
        </w:rPr>
      </w:r>
      <w:r>
        <w:rPr>
          <w:noProof/>
          <w:webHidden/>
        </w:rPr>
        <w:fldChar w:fldCharType="separate"/>
      </w:r>
      <w:ins w:id="235" w:author="Alan Ruttenberg" w:date="2012-01-14T16:56:00Z">
        <w:r w:rsidR="00A908AB">
          <w:rPr>
            <w:noProof/>
            <w:webHidden/>
          </w:rPr>
          <w:t>56</w:t>
        </w:r>
      </w:ins>
      <w:ins w:id="236" w:author="phismith" w:date="2012-01-02T12:29:00Z">
        <w:del w:id="237" w:author="Alan Ruttenberg" w:date="2012-01-14T16:56:00Z">
          <w:r w:rsidDel="00A908AB">
            <w:rPr>
              <w:noProof/>
              <w:webHidden/>
            </w:rPr>
            <w:delText>55</w:delText>
          </w:r>
        </w:del>
        <w:r>
          <w:rPr>
            <w:noProof/>
            <w:webHidden/>
          </w:rPr>
          <w:fldChar w:fldCharType="end"/>
        </w:r>
        <w:r w:rsidRPr="000229B4">
          <w:rPr>
            <w:rStyle w:val="Hyperlink"/>
            <w:noProof/>
          </w:rPr>
          <w:fldChar w:fldCharType="end"/>
        </w:r>
      </w:ins>
    </w:p>
    <w:p w14:paraId="0DD1464A" w14:textId="77777777" w:rsidR="000B5B22" w:rsidRDefault="000B5B22">
      <w:pPr>
        <w:pStyle w:val="TOC2"/>
        <w:tabs>
          <w:tab w:val="right" w:leader="dot" w:pos="8828"/>
        </w:tabs>
        <w:rPr>
          <w:ins w:id="238" w:author="phismith" w:date="2012-01-02T12:29:00Z"/>
          <w:rFonts w:asciiTheme="minorHAnsi" w:eastAsiaTheme="minorEastAsia" w:hAnsiTheme="minorHAnsi" w:cstheme="minorBidi"/>
          <w:noProof/>
        </w:rPr>
      </w:pPr>
      <w:ins w:id="239"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"_Toc313270726"</w:instrText>
        </w:r>
        <w:r w:rsidRPr="000229B4">
          <w:rPr>
            <w:rStyle w:val="Hyperlink"/>
            <w:noProof/>
          </w:rPr>
          <w:instrText xml:space="preserve"> </w:instrText>
        </w:r>
        <w:r w:rsidRPr="000229B4">
          <w:rPr>
            <w:rStyle w:val="Hyperlink"/>
            <w:noProof/>
          </w:rPr>
          <w:fldChar w:fldCharType="separate"/>
        </w:r>
        <w:r w:rsidRPr="000229B4">
          <w:rPr>
            <w:rStyle w:val="Hyperlink"/>
            <w:noProof/>
          </w:rPr>
          <w:t>3.1. Process</w:t>
        </w:r>
        <w:r>
          <w:rPr>
            <w:noProof/>
            <w:webHidden/>
          </w:rPr>
          <w:tab/>
        </w:r>
        <w:r>
          <w:rPr>
            <w:noProof/>
            <w:webHidden/>
          </w:rPr>
          <w:fldChar w:fldCharType="begin"/>
        </w:r>
        <w:r>
          <w:rPr>
            <w:noProof/>
            <w:webHidden/>
          </w:rPr>
          <w:instrText xml:space="preserve"> PAGEREF _Toc313270726 \h </w:instrText>
        </w:r>
      </w:ins>
      <w:r>
        <w:rPr>
          <w:noProof/>
          <w:webHidden/>
        </w:rPr>
      </w:r>
      <w:r>
        <w:rPr>
          <w:noProof/>
          <w:webHidden/>
        </w:rPr>
        <w:fldChar w:fldCharType="separate"/>
      </w:r>
      <w:ins w:id="240" w:author="Alan Ruttenberg" w:date="2012-01-14T16:56:00Z">
        <w:r w:rsidR="00A908AB">
          <w:rPr>
            <w:noProof/>
            <w:webHidden/>
          </w:rPr>
          <w:t>56</w:t>
        </w:r>
      </w:ins>
      <w:ins w:id="241" w:author="phismith" w:date="2012-01-02T12:29:00Z">
        <w:r>
          <w:rPr>
            <w:noProof/>
            <w:webHidden/>
          </w:rPr>
          <w:fldChar w:fldCharType="end"/>
        </w:r>
        <w:r w:rsidRPr="000229B4">
          <w:rPr>
            <w:rStyle w:val="Hyperlink"/>
            <w:noProof/>
          </w:rPr>
          <w:fldChar w:fldCharType="end"/>
        </w:r>
      </w:ins>
    </w:p>
    <w:p w14:paraId="30823A02" w14:textId="77777777" w:rsidR="000B5B22" w:rsidRDefault="000B5B22">
      <w:pPr>
        <w:pStyle w:val="TOC3"/>
        <w:rPr>
          <w:ins w:id="242" w:author="phismith" w:date="2012-01-02T12:29:00Z"/>
          <w:rFonts w:asciiTheme="minorHAnsi" w:eastAsiaTheme="minorEastAsia" w:hAnsiTheme="minorHAnsi" w:cstheme="minorBidi"/>
          <w:noProof/>
        </w:rPr>
      </w:pPr>
      <w:ins w:id="243"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"_Toc313270727"</w:instrText>
        </w:r>
        <w:r w:rsidRPr="000229B4">
          <w:rPr>
            <w:rStyle w:val="Hyperlink"/>
            <w:noProof/>
          </w:rPr>
          <w:instrText xml:space="preserve"> </w:instrText>
        </w:r>
        <w:r w:rsidRPr="000229B4">
          <w:rPr>
            <w:rStyle w:val="Hyperlink"/>
            <w:noProof/>
          </w:rPr>
          <w:fldChar w:fldCharType="separate"/>
        </w:r>
        <w:r w:rsidRPr="000229B4">
          <w:rPr>
            <w:rStyle w:val="Hyperlink"/>
            <w:noProof/>
          </w:rPr>
          <w:t>3.1.1 Process boundary</w:t>
        </w:r>
        <w:r>
          <w:rPr>
            <w:noProof/>
            <w:webHidden/>
          </w:rPr>
          <w:tab/>
        </w:r>
        <w:r>
          <w:rPr>
            <w:noProof/>
            <w:webHidden/>
          </w:rPr>
          <w:fldChar w:fldCharType="begin"/>
        </w:r>
        <w:r>
          <w:rPr>
            <w:noProof/>
            <w:webHidden/>
          </w:rPr>
          <w:instrText xml:space="preserve"> PAGEREF _Toc313270727 \h </w:instrText>
        </w:r>
      </w:ins>
      <w:r>
        <w:rPr>
          <w:noProof/>
          <w:webHidden/>
        </w:rPr>
      </w:r>
      <w:r>
        <w:rPr>
          <w:noProof/>
          <w:webHidden/>
        </w:rPr>
        <w:fldChar w:fldCharType="separate"/>
      </w:r>
      <w:ins w:id="244" w:author="Alan Ruttenberg" w:date="2012-01-14T16:56:00Z">
        <w:r w:rsidR="00A908AB">
          <w:rPr>
            <w:noProof/>
            <w:webHidden/>
          </w:rPr>
          <w:t>56</w:t>
        </w:r>
      </w:ins>
      <w:ins w:id="245" w:author="phismith" w:date="2012-01-02T12:29:00Z">
        <w:r>
          <w:rPr>
            <w:noProof/>
            <w:webHidden/>
          </w:rPr>
          <w:fldChar w:fldCharType="end"/>
        </w:r>
        <w:r w:rsidRPr="000229B4">
          <w:rPr>
            <w:rStyle w:val="Hyperlink"/>
            <w:noProof/>
          </w:rPr>
          <w:fldChar w:fldCharType="end"/>
        </w:r>
      </w:ins>
    </w:p>
    <w:p w14:paraId="0EF83040" w14:textId="77777777" w:rsidR="000B5B22" w:rsidRDefault="000B5B22">
      <w:pPr>
        <w:pStyle w:val="TOC2"/>
        <w:tabs>
          <w:tab w:val="right" w:leader="dot" w:pos="8828"/>
        </w:tabs>
        <w:rPr>
          <w:ins w:id="246" w:author="phismith" w:date="2012-01-02T12:29:00Z"/>
          <w:rFonts w:asciiTheme="minorHAnsi" w:eastAsiaTheme="minorEastAsia" w:hAnsiTheme="minorHAnsi" w:cstheme="minorBidi"/>
          <w:noProof/>
        </w:rPr>
      </w:pPr>
      <w:ins w:id="247"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"_Toc313270728"</w:instrText>
        </w:r>
        <w:r w:rsidRPr="000229B4">
          <w:rPr>
            <w:rStyle w:val="Hyperlink"/>
            <w:noProof/>
          </w:rPr>
          <w:instrText xml:space="preserve"> </w:instrText>
        </w:r>
        <w:r w:rsidRPr="000229B4">
          <w:rPr>
            <w:rStyle w:val="Hyperlink"/>
            <w:noProof/>
          </w:rPr>
          <w:fldChar w:fldCharType="separate"/>
        </w:r>
        <w:r w:rsidRPr="000229B4">
          <w:rPr>
            <w:rStyle w:val="Hyperlink"/>
            <w:noProof/>
          </w:rPr>
          <w:t>Relation of participation</w:t>
        </w:r>
        <w:r>
          <w:rPr>
            <w:noProof/>
            <w:webHidden/>
          </w:rPr>
          <w:tab/>
        </w:r>
        <w:r>
          <w:rPr>
            <w:noProof/>
            <w:webHidden/>
          </w:rPr>
          <w:fldChar w:fldCharType="begin"/>
        </w:r>
        <w:r>
          <w:rPr>
            <w:noProof/>
            <w:webHidden/>
          </w:rPr>
          <w:instrText xml:space="preserve"> PAGEREF _Toc313270728 \h </w:instrText>
        </w:r>
      </w:ins>
      <w:r>
        <w:rPr>
          <w:noProof/>
          <w:webHidden/>
        </w:rPr>
      </w:r>
      <w:r>
        <w:rPr>
          <w:noProof/>
          <w:webHidden/>
        </w:rPr>
        <w:fldChar w:fldCharType="separate"/>
      </w:r>
      <w:ins w:id="248" w:author="Alan Ruttenberg" w:date="2012-01-14T16:56:00Z">
        <w:r w:rsidR="00A908AB">
          <w:rPr>
            <w:noProof/>
            <w:webHidden/>
          </w:rPr>
          <w:t>56</w:t>
        </w:r>
      </w:ins>
      <w:ins w:id="249" w:author="phismith" w:date="2012-01-02T12:29:00Z">
        <w:del w:id="250" w:author="Alan Ruttenberg" w:date="2012-01-14T16:56:00Z">
          <w:r w:rsidDel="00A908AB">
            <w:rPr>
              <w:noProof/>
              <w:webHidden/>
            </w:rPr>
            <w:delText>57</w:delText>
          </w:r>
        </w:del>
        <w:r>
          <w:rPr>
            <w:noProof/>
            <w:webHidden/>
          </w:rPr>
          <w:fldChar w:fldCharType="end"/>
        </w:r>
        <w:r w:rsidRPr="000229B4">
          <w:rPr>
            <w:rStyle w:val="Hyperlink"/>
            <w:noProof/>
          </w:rPr>
          <w:fldChar w:fldCharType="end"/>
        </w:r>
      </w:ins>
    </w:p>
    <w:p w14:paraId="625FD2B3" w14:textId="77777777" w:rsidR="000B5B22" w:rsidRDefault="000B5B22">
      <w:pPr>
        <w:pStyle w:val="TOC3"/>
        <w:rPr>
          <w:ins w:id="251" w:author="phismith" w:date="2012-01-02T12:29:00Z"/>
          <w:rFonts w:asciiTheme="minorHAnsi" w:eastAsiaTheme="minorEastAsia" w:hAnsiTheme="minorHAnsi" w:cstheme="minorBidi"/>
          <w:noProof/>
        </w:rPr>
      </w:pPr>
      <w:ins w:id="252"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"_Toc313270729"</w:instrText>
        </w:r>
        <w:r w:rsidRPr="000229B4">
          <w:rPr>
            <w:rStyle w:val="Hyperlink"/>
            <w:noProof/>
          </w:rPr>
          <w:instrText xml:space="preserve"> </w:instrText>
        </w:r>
        <w:r w:rsidRPr="000229B4">
          <w:rPr>
            <w:rStyle w:val="Hyperlink"/>
            <w:noProof/>
          </w:rPr>
          <w:fldChar w:fldCharType="separate"/>
        </w:r>
        <w:r w:rsidRPr="000229B4">
          <w:rPr>
            <w:rStyle w:val="Hyperlink"/>
            <w:noProof/>
          </w:rPr>
          <w:t>3.1.2 Process profiles</w:t>
        </w:r>
        <w:r>
          <w:rPr>
            <w:noProof/>
            <w:webHidden/>
          </w:rPr>
          <w:tab/>
        </w:r>
        <w:r>
          <w:rPr>
            <w:noProof/>
            <w:webHidden/>
          </w:rPr>
          <w:fldChar w:fldCharType="begin"/>
        </w:r>
        <w:r>
          <w:rPr>
            <w:noProof/>
            <w:webHidden/>
          </w:rPr>
          <w:instrText xml:space="preserve"> PAGEREF _Toc313270729 \h </w:instrText>
        </w:r>
      </w:ins>
      <w:r>
        <w:rPr>
          <w:noProof/>
          <w:webHidden/>
        </w:rPr>
      </w:r>
      <w:r>
        <w:rPr>
          <w:noProof/>
          <w:webHidden/>
        </w:rPr>
        <w:fldChar w:fldCharType="separate"/>
      </w:r>
      <w:ins w:id="253" w:author="Alan Ruttenberg" w:date="2012-01-14T16:56:00Z">
        <w:r w:rsidR="00A908AB">
          <w:rPr>
            <w:noProof/>
            <w:webHidden/>
          </w:rPr>
          <w:t>56</w:t>
        </w:r>
      </w:ins>
      <w:ins w:id="254" w:author="phismith" w:date="2012-01-02T12:29:00Z">
        <w:del w:id="255" w:author="Alan Ruttenberg" w:date="2012-01-14T16:56:00Z">
          <w:r w:rsidDel="00A908AB">
            <w:rPr>
              <w:noProof/>
              <w:webHidden/>
            </w:rPr>
            <w:delText>57</w:delText>
          </w:r>
        </w:del>
        <w:r>
          <w:rPr>
            <w:noProof/>
            <w:webHidden/>
          </w:rPr>
          <w:fldChar w:fldCharType="end"/>
        </w:r>
        <w:r w:rsidRPr="000229B4">
          <w:rPr>
            <w:rStyle w:val="Hyperlink"/>
            <w:noProof/>
          </w:rPr>
          <w:fldChar w:fldCharType="end"/>
        </w:r>
      </w:ins>
    </w:p>
    <w:p w14:paraId="112319DC" w14:textId="77777777" w:rsidR="000B5B22" w:rsidRDefault="000B5B22">
      <w:pPr>
        <w:pStyle w:val="TOC2"/>
        <w:tabs>
          <w:tab w:val="right" w:leader="dot" w:pos="8828"/>
        </w:tabs>
        <w:rPr>
          <w:ins w:id="256" w:author="phismith" w:date="2012-01-02T12:29:00Z"/>
          <w:rFonts w:asciiTheme="minorHAnsi" w:eastAsiaTheme="minorEastAsia" w:hAnsiTheme="minorHAnsi" w:cstheme="minorBidi"/>
          <w:noProof/>
        </w:rPr>
      </w:pPr>
      <w:ins w:id="257"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"_Toc313270730"</w:instrText>
        </w:r>
        <w:r w:rsidRPr="000229B4">
          <w:rPr>
            <w:rStyle w:val="Hyperlink"/>
            <w:noProof/>
          </w:rPr>
          <w:instrText xml:space="preserve"> </w:instrText>
        </w:r>
        <w:r w:rsidRPr="000229B4">
          <w:rPr>
            <w:rStyle w:val="Hyperlink"/>
            <w:noProof/>
          </w:rPr>
          <w:fldChar w:fldCharType="separate"/>
        </w:r>
        <w:r w:rsidRPr="000229B4">
          <w:rPr>
            <w:rStyle w:val="Hyperlink"/>
            <w:noProof/>
          </w:rPr>
          <w:t>3.2 Spatiotemporal region</w:t>
        </w:r>
        <w:r>
          <w:rPr>
            <w:noProof/>
            <w:webHidden/>
          </w:rPr>
          <w:tab/>
        </w:r>
        <w:r>
          <w:rPr>
            <w:noProof/>
            <w:webHidden/>
          </w:rPr>
          <w:fldChar w:fldCharType="begin"/>
        </w:r>
        <w:r>
          <w:rPr>
            <w:noProof/>
            <w:webHidden/>
          </w:rPr>
          <w:instrText xml:space="preserve"> PAGEREF _Toc313270730 \h </w:instrText>
        </w:r>
      </w:ins>
      <w:r>
        <w:rPr>
          <w:noProof/>
          <w:webHidden/>
        </w:rPr>
      </w:r>
      <w:r>
        <w:rPr>
          <w:noProof/>
          <w:webHidden/>
        </w:rPr>
        <w:fldChar w:fldCharType="separate"/>
      </w:r>
      <w:ins w:id="258" w:author="Alan Ruttenberg" w:date="2012-01-14T16:56:00Z">
        <w:r w:rsidR="00A908AB">
          <w:rPr>
            <w:noProof/>
            <w:webHidden/>
          </w:rPr>
          <w:t>56</w:t>
        </w:r>
      </w:ins>
      <w:ins w:id="259" w:author="phismith" w:date="2012-01-02T12:29:00Z">
        <w:del w:id="260" w:author="Alan Ruttenberg" w:date="2012-01-14T16:56:00Z">
          <w:r w:rsidDel="00A908AB">
            <w:rPr>
              <w:noProof/>
              <w:webHidden/>
            </w:rPr>
            <w:delText>70</w:delText>
          </w:r>
        </w:del>
        <w:r>
          <w:rPr>
            <w:noProof/>
            <w:webHidden/>
          </w:rPr>
          <w:fldChar w:fldCharType="end"/>
        </w:r>
        <w:r w:rsidRPr="000229B4">
          <w:rPr>
            <w:rStyle w:val="Hyperlink"/>
            <w:noProof/>
          </w:rPr>
          <w:fldChar w:fldCharType="end"/>
        </w:r>
      </w:ins>
    </w:p>
    <w:p w14:paraId="0AA3D7EE" w14:textId="77777777" w:rsidR="000B5B22" w:rsidRDefault="000B5B22">
      <w:pPr>
        <w:pStyle w:val="TOC2"/>
        <w:tabs>
          <w:tab w:val="right" w:leader="dot" w:pos="8828"/>
        </w:tabs>
        <w:rPr>
          <w:ins w:id="261" w:author="phismith" w:date="2012-01-02T12:29:00Z"/>
          <w:rFonts w:asciiTheme="minorHAnsi" w:eastAsiaTheme="minorEastAsia" w:hAnsiTheme="minorHAnsi" w:cstheme="minorBidi"/>
          <w:noProof/>
        </w:rPr>
      </w:pPr>
      <w:ins w:id="262"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"_Toc313270731"</w:instrText>
        </w:r>
        <w:r w:rsidRPr="000229B4">
          <w:rPr>
            <w:rStyle w:val="Hyperlink"/>
            <w:noProof/>
          </w:rPr>
          <w:instrText xml:space="preserve"> </w:instrText>
        </w:r>
        <w:r w:rsidRPr="000229B4">
          <w:rPr>
            <w:rStyle w:val="Hyperlink"/>
            <w:noProof/>
          </w:rPr>
          <w:fldChar w:fldCharType="separate"/>
        </w:r>
        <w:r w:rsidRPr="000229B4">
          <w:rPr>
            <w:rStyle w:val="Hyperlink"/>
            <w:noProof/>
          </w:rPr>
          <w:t>3.3 Temporal region</w:t>
        </w:r>
        <w:r>
          <w:rPr>
            <w:noProof/>
            <w:webHidden/>
          </w:rPr>
          <w:tab/>
        </w:r>
        <w:r>
          <w:rPr>
            <w:noProof/>
            <w:webHidden/>
          </w:rPr>
          <w:fldChar w:fldCharType="begin"/>
        </w:r>
        <w:r>
          <w:rPr>
            <w:noProof/>
            <w:webHidden/>
          </w:rPr>
          <w:instrText xml:space="preserve"> PAGEREF _Toc313270731 \h </w:instrText>
        </w:r>
      </w:ins>
      <w:r>
        <w:rPr>
          <w:noProof/>
          <w:webHidden/>
        </w:rPr>
      </w:r>
      <w:r>
        <w:rPr>
          <w:noProof/>
          <w:webHidden/>
        </w:rPr>
        <w:fldChar w:fldCharType="separate"/>
      </w:r>
      <w:ins w:id="263" w:author="Alan Ruttenberg" w:date="2012-01-14T16:56:00Z">
        <w:r w:rsidR="00A908AB">
          <w:rPr>
            <w:noProof/>
            <w:webHidden/>
          </w:rPr>
          <w:t>56</w:t>
        </w:r>
      </w:ins>
      <w:ins w:id="264" w:author="phismith" w:date="2012-01-02T12:29:00Z">
        <w:del w:id="265" w:author="Alan Ruttenberg" w:date="2012-01-14T16:56:00Z">
          <w:r w:rsidDel="00A908AB">
            <w:rPr>
              <w:noProof/>
              <w:webHidden/>
            </w:rPr>
            <w:delText>70</w:delText>
          </w:r>
        </w:del>
        <w:r>
          <w:rPr>
            <w:noProof/>
            <w:webHidden/>
          </w:rPr>
          <w:fldChar w:fldCharType="end"/>
        </w:r>
        <w:r w:rsidRPr="000229B4">
          <w:rPr>
            <w:rStyle w:val="Hyperlink"/>
            <w:noProof/>
          </w:rPr>
          <w:fldChar w:fldCharType="end"/>
        </w:r>
      </w:ins>
    </w:p>
    <w:p w14:paraId="4A9F721E" w14:textId="77777777" w:rsidR="000B5B22" w:rsidRDefault="000B5B22">
      <w:pPr>
        <w:pStyle w:val="TOC3"/>
        <w:rPr>
          <w:ins w:id="266" w:author="phismith" w:date="2012-01-02T12:29:00Z"/>
          <w:rFonts w:asciiTheme="minorHAnsi" w:eastAsiaTheme="minorEastAsia" w:hAnsiTheme="minorHAnsi" w:cstheme="minorBidi"/>
          <w:noProof/>
        </w:rPr>
      </w:pPr>
      <w:ins w:id="267"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"_Toc313270732"</w:instrText>
        </w:r>
        <w:r w:rsidRPr="000229B4">
          <w:rPr>
            <w:rStyle w:val="Hyperlink"/>
            <w:noProof/>
          </w:rPr>
          <w:instrText xml:space="preserve"> </w:instrText>
        </w:r>
        <w:r w:rsidRPr="000229B4">
          <w:rPr>
            <w:rStyle w:val="Hyperlink"/>
            <w:noProof/>
          </w:rPr>
          <w:fldChar w:fldCharType="separate"/>
        </w:r>
        <w:r w:rsidRPr="000229B4">
          <w:rPr>
            <w:rStyle w:val="Hyperlink"/>
            <w:noProof/>
          </w:rPr>
          <w:t>3.3.1 Zero-dimensional temporal region</w:t>
        </w:r>
        <w:r>
          <w:rPr>
            <w:noProof/>
            <w:webHidden/>
          </w:rPr>
          <w:tab/>
        </w:r>
        <w:r>
          <w:rPr>
            <w:noProof/>
            <w:webHidden/>
          </w:rPr>
          <w:fldChar w:fldCharType="begin"/>
        </w:r>
        <w:r>
          <w:rPr>
            <w:noProof/>
            <w:webHidden/>
          </w:rPr>
          <w:instrText xml:space="preserve"> PAGEREF _Toc313270732 \h </w:instrText>
        </w:r>
      </w:ins>
      <w:r>
        <w:rPr>
          <w:noProof/>
          <w:webHidden/>
        </w:rPr>
      </w:r>
      <w:r>
        <w:rPr>
          <w:noProof/>
          <w:webHidden/>
        </w:rPr>
        <w:fldChar w:fldCharType="separate"/>
      </w:r>
      <w:ins w:id="268" w:author="Alan Ruttenberg" w:date="2012-01-14T16:56:00Z">
        <w:r w:rsidR="00A908AB">
          <w:rPr>
            <w:noProof/>
            <w:webHidden/>
          </w:rPr>
          <w:t>56</w:t>
        </w:r>
      </w:ins>
      <w:ins w:id="269" w:author="phismith" w:date="2012-01-02T12:29:00Z">
        <w:del w:id="270" w:author="Alan Ruttenberg" w:date="2012-01-14T16:56:00Z">
          <w:r w:rsidDel="00A908AB">
            <w:rPr>
              <w:noProof/>
              <w:webHidden/>
            </w:rPr>
            <w:delText>71</w:delText>
          </w:r>
        </w:del>
        <w:r>
          <w:rPr>
            <w:noProof/>
            <w:webHidden/>
          </w:rPr>
          <w:fldChar w:fldCharType="end"/>
        </w:r>
        <w:r w:rsidRPr="000229B4">
          <w:rPr>
            <w:rStyle w:val="Hyperlink"/>
            <w:noProof/>
          </w:rPr>
          <w:fldChar w:fldCharType="end"/>
        </w:r>
      </w:ins>
    </w:p>
    <w:p w14:paraId="61E9CCA0" w14:textId="77777777" w:rsidR="000B5B22" w:rsidRDefault="000B5B22">
      <w:pPr>
        <w:pStyle w:val="TOC3"/>
        <w:rPr>
          <w:ins w:id="271" w:author="phismith" w:date="2012-01-02T12:29:00Z"/>
          <w:rFonts w:asciiTheme="minorHAnsi" w:eastAsiaTheme="minorEastAsia" w:hAnsiTheme="minorHAnsi" w:cstheme="minorBidi"/>
          <w:noProof/>
        </w:rPr>
      </w:pPr>
      <w:ins w:id="272"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"_Toc313270733"</w:instrText>
        </w:r>
        <w:r w:rsidRPr="000229B4">
          <w:rPr>
            <w:rStyle w:val="Hyperlink"/>
            <w:noProof/>
          </w:rPr>
          <w:instrText xml:space="preserve"> </w:instrText>
        </w:r>
        <w:r w:rsidRPr="000229B4">
          <w:rPr>
            <w:rStyle w:val="Hyperlink"/>
            <w:noProof/>
          </w:rPr>
          <w:fldChar w:fldCharType="separate"/>
        </w:r>
        <w:r w:rsidRPr="000229B4">
          <w:rPr>
            <w:rStyle w:val="Hyperlink"/>
            <w:noProof/>
          </w:rPr>
          <w:t>3.3.2 One-dimensional temporal region</w:t>
        </w:r>
        <w:r>
          <w:rPr>
            <w:noProof/>
            <w:webHidden/>
          </w:rPr>
          <w:tab/>
        </w:r>
        <w:r>
          <w:rPr>
            <w:noProof/>
            <w:webHidden/>
          </w:rPr>
          <w:fldChar w:fldCharType="begin"/>
        </w:r>
        <w:r>
          <w:rPr>
            <w:noProof/>
            <w:webHidden/>
          </w:rPr>
          <w:instrText xml:space="preserve"> PAGEREF _Toc313270733 \h </w:instrText>
        </w:r>
      </w:ins>
      <w:r>
        <w:rPr>
          <w:noProof/>
          <w:webHidden/>
        </w:rPr>
      </w:r>
      <w:r>
        <w:rPr>
          <w:noProof/>
          <w:webHidden/>
        </w:rPr>
        <w:fldChar w:fldCharType="separate"/>
      </w:r>
      <w:ins w:id="273" w:author="Alan Ruttenberg" w:date="2012-01-14T16:56:00Z">
        <w:r w:rsidR="00A908AB">
          <w:rPr>
            <w:noProof/>
            <w:webHidden/>
          </w:rPr>
          <w:t>56</w:t>
        </w:r>
      </w:ins>
      <w:ins w:id="274" w:author="phismith" w:date="2012-01-02T12:29:00Z">
        <w:del w:id="275" w:author="Alan Ruttenberg" w:date="2012-01-14T16:56:00Z">
          <w:r w:rsidDel="00A908AB">
            <w:rPr>
              <w:noProof/>
              <w:webHidden/>
            </w:rPr>
            <w:delText>71</w:delText>
          </w:r>
        </w:del>
        <w:r>
          <w:rPr>
            <w:noProof/>
            <w:webHidden/>
          </w:rPr>
          <w:fldChar w:fldCharType="end"/>
        </w:r>
        <w:r w:rsidRPr="000229B4">
          <w:rPr>
            <w:rStyle w:val="Hyperlink"/>
            <w:noProof/>
          </w:rPr>
          <w:fldChar w:fldCharType="end"/>
        </w:r>
      </w:ins>
    </w:p>
    <w:p w14:paraId="615C0D42" w14:textId="77777777" w:rsidR="000B5B22" w:rsidRDefault="000B5B22">
      <w:pPr>
        <w:pStyle w:val="TOC2"/>
        <w:tabs>
          <w:tab w:val="right" w:leader="dot" w:pos="8828"/>
        </w:tabs>
        <w:rPr>
          <w:ins w:id="276" w:author="phismith" w:date="2012-01-02T12:29:00Z"/>
          <w:rFonts w:asciiTheme="minorHAnsi" w:eastAsiaTheme="minorEastAsia" w:hAnsiTheme="minorHAnsi" w:cstheme="minorBidi"/>
          <w:noProof/>
        </w:rPr>
      </w:pPr>
      <w:ins w:id="277" w:author="phismith" w:date="2012-01-02T12:29:00Z">
        <w:r w:rsidRPr="000229B4">
          <w:rPr>
            <w:rStyle w:val="Hyperlink"/>
            <w:noProof/>
          </w:rPr>
          <w:fldChar w:fldCharType="begin"/>
        </w:r>
        <w:r w:rsidRPr="000229B4">
          <w:rPr>
            <w:rStyle w:val="Hyperlink"/>
            <w:noProof/>
          </w:rPr>
          <w:instrText xml:space="preserve"> </w:instrText>
        </w:r>
        <w:r>
          <w:rPr>
            <w:noProof/>
          </w:rPr>
          <w:instrText>HYPERLINK \l "_Toc313270734"</w:instrText>
        </w:r>
        <w:r w:rsidRPr="000229B4">
          <w:rPr>
            <w:rStyle w:val="Hyperlink"/>
            <w:noProof/>
          </w:rPr>
          <w:instrText xml:space="preserve"> </w:instrText>
        </w:r>
        <w:r w:rsidRPr="000229B4">
          <w:rPr>
            <w:rStyle w:val="Hyperlink"/>
            <w:noProof/>
          </w:rPr>
          <w:fldChar w:fldCharType="separate"/>
        </w:r>
        <w:r w:rsidRPr="000229B4">
          <w:rPr>
            <w:rStyle w:val="Hyperlink"/>
            <w:noProof/>
          </w:rPr>
          <w:t>The precedes relation</w:t>
        </w:r>
        <w:r>
          <w:rPr>
            <w:noProof/>
            <w:webHidden/>
          </w:rPr>
          <w:tab/>
        </w:r>
        <w:r>
          <w:rPr>
            <w:noProof/>
            <w:webHidden/>
          </w:rPr>
          <w:fldChar w:fldCharType="begin"/>
        </w:r>
        <w:r>
          <w:rPr>
            <w:noProof/>
            <w:webHidden/>
          </w:rPr>
          <w:instrText xml:space="preserve"> PAGEREF _Toc313270734 \h </w:instrText>
        </w:r>
      </w:ins>
      <w:r>
        <w:rPr>
          <w:noProof/>
          <w:webHidden/>
        </w:rPr>
      </w:r>
      <w:r>
        <w:rPr>
          <w:noProof/>
          <w:webHidden/>
        </w:rPr>
        <w:fldChar w:fldCharType="separate"/>
      </w:r>
      <w:ins w:id="278" w:author="Alan Ruttenberg" w:date="2012-01-14T16:56:00Z">
        <w:r w:rsidR="00A908AB">
          <w:rPr>
            <w:noProof/>
            <w:webHidden/>
          </w:rPr>
          <w:t>56</w:t>
        </w:r>
      </w:ins>
      <w:ins w:id="279" w:author="phismith" w:date="2012-01-02T12:29:00Z">
        <w:del w:id="280" w:author="Alan Ruttenberg" w:date="2012-01-14T16:56:00Z">
          <w:r w:rsidDel="00A908AB">
            <w:rPr>
              <w:noProof/>
              <w:webHidden/>
            </w:rPr>
            <w:delText>71</w:delText>
          </w:r>
        </w:del>
        <w:r>
          <w:rPr>
            <w:noProof/>
            <w:webHidden/>
          </w:rPr>
          <w:fldChar w:fldCharType="end"/>
        </w:r>
        <w:r w:rsidRPr="000229B4">
          <w:rPr>
            <w:rStyle w:val="Hyperlink"/>
            <w:noProof/>
          </w:rPr>
          <w:fldChar w:fldCharType="end"/>
        </w:r>
      </w:ins>
    </w:p>
    <w:p w14:paraId="237595D7" w14:textId="77777777" w:rsidR="000B5B22" w:rsidRDefault="000B5B22">
      <w:pPr>
        <w:pStyle w:val="TOC1"/>
        <w:rPr>
          <w:ins w:id="281" w:author="phismith" w:date="2012-01-02T12:29:00Z"/>
          <w:rFonts w:asciiTheme="minorHAnsi" w:eastAsiaTheme="minorEastAsia" w:hAnsiTheme="minorHAnsi" w:cstheme="minorBidi"/>
          <w:b w:val="0"/>
          <w:sz w:val="22"/>
          <w:szCs w:val="22"/>
        </w:rPr>
      </w:pPr>
      <w:ins w:id="282" w:author="phismith" w:date="2012-01-02T12:29:00Z">
        <w:r w:rsidRPr="000229B4">
          <w:rPr>
            <w:rStyle w:val="Hyperlink"/>
          </w:rPr>
          <w:fldChar w:fldCharType="begin"/>
        </w:r>
        <w:r w:rsidRPr="000229B4">
          <w:rPr>
            <w:rStyle w:val="Hyperlink"/>
          </w:rPr>
          <w:instrText xml:space="preserve"> </w:instrText>
        </w:r>
        <w:r>
          <w:instrText>HYPERLINK \l "_Toc313270735"</w:instrText>
        </w:r>
        <w:r w:rsidRPr="000229B4">
          <w:rPr>
            <w:rStyle w:val="Hyperlink"/>
          </w:rPr>
          <w:instrText xml:space="preserve"> </w:instrText>
        </w:r>
        <w:r w:rsidRPr="000229B4">
          <w:rPr>
            <w:rStyle w:val="Hyperlink"/>
          </w:rPr>
          <w:fldChar w:fldCharType="separate"/>
        </w:r>
        <w:r w:rsidRPr="000229B4">
          <w:rPr>
            <w:rStyle w:val="Hyperlink"/>
          </w:rPr>
          <w:t>References</w:t>
        </w:r>
        <w:r>
          <w:rPr>
            <w:webHidden/>
          </w:rPr>
          <w:tab/>
        </w:r>
        <w:r>
          <w:rPr>
            <w:webHidden/>
          </w:rPr>
          <w:fldChar w:fldCharType="begin"/>
        </w:r>
        <w:r>
          <w:rPr>
            <w:webHidden/>
          </w:rPr>
          <w:instrText xml:space="preserve"> PAGEREF _Toc313270735 \h </w:instrText>
        </w:r>
      </w:ins>
      <w:r>
        <w:rPr>
          <w:webHidden/>
        </w:rPr>
      </w:r>
      <w:r>
        <w:rPr>
          <w:webHidden/>
        </w:rPr>
        <w:fldChar w:fldCharType="separate"/>
      </w:r>
      <w:ins w:id="283" w:author="Alan Ruttenberg" w:date="2012-01-14T16:56:00Z">
        <w:r w:rsidR="00A908AB">
          <w:rPr>
            <w:webHidden/>
          </w:rPr>
          <w:t>56</w:t>
        </w:r>
      </w:ins>
      <w:ins w:id="284" w:author="phismith" w:date="2012-01-02T12:29:00Z">
        <w:del w:id="285" w:author="Alan Ruttenberg" w:date="2012-01-14T16:56:00Z">
          <w:r w:rsidDel="00A908AB">
            <w:rPr>
              <w:webHidden/>
            </w:rPr>
            <w:delText>73</w:delText>
          </w:r>
        </w:del>
        <w:r>
          <w:rPr>
            <w:webHidden/>
          </w:rPr>
          <w:fldChar w:fldCharType="end"/>
        </w:r>
        <w:r w:rsidRPr="000229B4">
          <w:rPr>
            <w:rStyle w:val="Hyperlink"/>
          </w:rPr>
          <w:fldChar w:fldCharType="end"/>
        </w:r>
      </w:ins>
    </w:p>
    <w:p w14:paraId="71020C0E" w14:textId="77777777" w:rsidR="001E66EA" w:rsidDel="000B5B22" w:rsidRDefault="001E66EA">
      <w:pPr>
        <w:pStyle w:val="TOC1"/>
        <w:rPr>
          <w:del w:id="286" w:author="phismith" w:date="2012-01-02T12:29:00Z"/>
          <w:rFonts w:asciiTheme="minorHAnsi" w:eastAsiaTheme="minorEastAsia" w:hAnsiTheme="minorHAnsi" w:cstheme="minorBidi"/>
          <w:b w:val="0"/>
          <w:sz w:val="22"/>
          <w:szCs w:val="22"/>
        </w:rPr>
      </w:pPr>
      <w:del w:id="287" w:author="phismith" w:date="2012-01-02T12:29:00Z">
        <w:r w:rsidRPr="000B5B22" w:rsidDel="000B5B22">
          <w:rPr>
            <w:rStyle w:val="Hyperlink"/>
            <w:b w:val="0"/>
          </w:rPr>
          <w:delText>Introduction</w:delText>
        </w:r>
        <w:r w:rsidDel="000B5B22">
          <w:rPr>
            <w:webHidden/>
          </w:rPr>
          <w:tab/>
          <w:delText>1</w:delText>
        </w:r>
      </w:del>
    </w:p>
    <w:p w14:paraId="769562B4" w14:textId="77777777" w:rsidR="001E66EA" w:rsidDel="000B5B22" w:rsidRDefault="001E66EA">
      <w:pPr>
        <w:pStyle w:val="TOC1"/>
        <w:rPr>
          <w:del w:id="288" w:author="phismith" w:date="2012-01-02T12:29:00Z"/>
          <w:rFonts w:asciiTheme="minorHAnsi" w:eastAsiaTheme="minorEastAsia" w:hAnsiTheme="minorHAnsi" w:cstheme="minorBidi"/>
          <w:b w:val="0"/>
          <w:sz w:val="22"/>
          <w:szCs w:val="22"/>
        </w:rPr>
      </w:pPr>
      <w:del w:id="289" w:author="phismith" w:date="2012-01-02T12:29:00Z">
        <w:r w:rsidRPr="000B5B22" w:rsidDel="000B5B22">
          <w:rPr>
            <w:rStyle w:val="Hyperlink"/>
            <w:b w:val="0"/>
          </w:rPr>
          <w:delText>1. Entity</w:delText>
        </w:r>
        <w:r w:rsidDel="000B5B22">
          <w:rPr>
            <w:webHidden/>
          </w:rPr>
          <w:tab/>
          <w:delText>2</w:delText>
        </w:r>
      </w:del>
    </w:p>
    <w:p w14:paraId="5BF889B3" w14:textId="77777777" w:rsidR="001E66EA" w:rsidDel="000B5B22" w:rsidRDefault="001E66EA">
      <w:pPr>
        <w:pStyle w:val="TOC2"/>
        <w:tabs>
          <w:tab w:val="right" w:leader="dot" w:pos="8828"/>
        </w:tabs>
        <w:rPr>
          <w:del w:id="290" w:author="phismith" w:date="2012-01-02T12:29:00Z"/>
          <w:rFonts w:asciiTheme="minorHAnsi" w:eastAsiaTheme="minorEastAsia" w:hAnsiTheme="minorHAnsi" w:cstheme="minorBidi"/>
          <w:noProof/>
        </w:rPr>
      </w:pPr>
      <w:del w:id="291" w:author="phismith" w:date="2012-01-02T12:29:00Z">
        <w:r w:rsidRPr="000B5B22" w:rsidDel="000B5B22">
          <w:rPr>
            <w:rStyle w:val="Hyperlink"/>
            <w:noProof/>
          </w:rPr>
          <w:delText>The instantiation relation</w:delText>
        </w:r>
        <w:r w:rsidDel="000B5B22">
          <w:rPr>
            <w:noProof/>
            <w:webHidden/>
          </w:rPr>
          <w:tab/>
          <w:delText>6</w:delText>
        </w:r>
      </w:del>
    </w:p>
    <w:p w14:paraId="68C79109" w14:textId="77777777" w:rsidR="001E66EA" w:rsidDel="000B5B22" w:rsidRDefault="001E66EA">
      <w:pPr>
        <w:pStyle w:val="TOC2"/>
        <w:tabs>
          <w:tab w:val="right" w:leader="dot" w:pos="8828"/>
        </w:tabs>
        <w:rPr>
          <w:del w:id="292" w:author="phismith" w:date="2012-01-02T12:29:00Z"/>
          <w:rFonts w:asciiTheme="minorHAnsi" w:eastAsiaTheme="minorEastAsia" w:hAnsiTheme="minorHAnsi" w:cstheme="minorBidi"/>
          <w:noProof/>
        </w:rPr>
      </w:pPr>
      <w:del w:id="293" w:author="phismith" w:date="2012-01-02T12:29:00Z">
        <w:r w:rsidRPr="000B5B22" w:rsidDel="000B5B22">
          <w:rPr>
            <w:rStyle w:val="Hyperlink"/>
            <w:noProof/>
          </w:rPr>
          <w:delText>The is_a relation</w:delText>
        </w:r>
        <w:r w:rsidDel="000B5B22">
          <w:rPr>
            <w:noProof/>
            <w:webHidden/>
          </w:rPr>
          <w:tab/>
          <w:delText>7</w:delText>
        </w:r>
      </w:del>
    </w:p>
    <w:p w14:paraId="4B13ED85" w14:textId="77777777" w:rsidR="001E66EA" w:rsidDel="000B5B22" w:rsidRDefault="001E66EA">
      <w:pPr>
        <w:pStyle w:val="TOC2"/>
        <w:tabs>
          <w:tab w:val="right" w:leader="dot" w:pos="8828"/>
        </w:tabs>
        <w:rPr>
          <w:del w:id="294" w:author="phismith" w:date="2012-01-02T12:29:00Z"/>
          <w:rFonts w:asciiTheme="minorHAnsi" w:eastAsiaTheme="minorEastAsia" w:hAnsiTheme="minorHAnsi" w:cstheme="minorBidi"/>
          <w:noProof/>
        </w:rPr>
      </w:pPr>
      <w:del w:id="295" w:author="phismith" w:date="2012-01-02T12:29:00Z">
        <w:r w:rsidRPr="000B5B22" w:rsidDel="000B5B22">
          <w:rPr>
            <w:rStyle w:val="Hyperlink"/>
            <w:noProof/>
          </w:rPr>
          <w:delText>The element_of relation</w:delText>
        </w:r>
        <w:r w:rsidDel="000B5B22">
          <w:rPr>
            <w:noProof/>
            <w:webHidden/>
          </w:rPr>
          <w:tab/>
          <w:delText>8</w:delText>
        </w:r>
      </w:del>
    </w:p>
    <w:p w14:paraId="568BECB1" w14:textId="77777777" w:rsidR="001E66EA" w:rsidDel="000B5B22" w:rsidRDefault="001E66EA">
      <w:pPr>
        <w:pStyle w:val="TOC2"/>
        <w:tabs>
          <w:tab w:val="right" w:leader="dot" w:pos="8828"/>
        </w:tabs>
        <w:rPr>
          <w:del w:id="296" w:author="phismith" w:date="2012-01-02T12:29:00Z"/>
          <w:rFonts w:asciiTheme="minorHAnsi" w:eastAsiaTheme="minorEastAsia" w:hAnsiTheme="minorHAnsi" w:cstheme="minorBidi"/>
          <w:noProof/>
        </w:rPr>
      </w:pPr>
      <w:del w:id="297" w:author="phismith" w:date="2012-01-02T12:29:00Z">
        <w:r w:rsidRPr="000B5B22" w:rsidDel="000B5B22">
          <w:rPr>
            <w:rStyle w:val="Hyperlink"/>
            <w:noProof/>
          </w:rPr>
          <w:delText>The subclass relation</w:delText>
        </w:r>
        <w:r w:rsidDel="000B5B22">
          <w:rPr>
            <w:noProof/>
            <w:webHidden/>
          </w:rPr>
          <w:tab/>
          <w:delText>8</w:delText>
        </w:r>
      </w:del>
    </w:p>
    <w:p w14:paraId="51043949" w14:textId="77777777" w:rsidR="001E66EA" w:rsidDel="000B5B22" w:rsidRDefault="001E66EA">
      <w:pPr>
        <w:pStyle w:val="TOC2"/>
        <w:tabs>
          <w:tab w:val="right" w:leader="dot" w:pos="8828"/>
        </w:tabs>
        <w:rPr>
          <w:del w:id="298" w:author="phismith" w:date="2012-01-02T12:29:00Z"/>
          <w:rFonts w:asciiTheme="minorHAnsi" w:eastAsiaTheme="minorEastAsia" w:hAnsiTheme="minorHAnsi" w:cstheme="minorBidi"/>
          <w:noProof/>
        </w:rPr>
      </w:pPr>
      <w:del w:id="299" w:author="phismith" w:date="2012-01-02T12:29:00Z">
        <w:r w:rsidRPr="000B5B22" w:rsidDel="000B5B22">
          <w:rPr>
            <w:rStyle w:val="Hyperlink"/>
            <w:noProof/>
          </w:rPr>
          <w:delText>Relations of parthood</w:delText>
        </w:r>
        <w:r w:rsidDel="000B5B22">
          <w:rPr>
            <w:noProof/>
            <w:webHidden/>
          </w:rPr>
          <w:tab/>
          <w:delText>11</w:delText>
        </w:r>
      </w:del>
    </w:p>
    <w:p w14:paraId="2A169072" w14:textId="77777777" w:rsidR="001E66EA" w:rsidDel="000B5B22" w:rsidRDefault="001E66EA">
      <w:pPr>
        <w:pStyle w:val="TOC1"/>
        <w:rPr>
          <w:del w:id="300" w:author="phismith" w:date="2012-01-02T12:29:00Z"/>
          <w:rFonts w:asciiTheme="minorHAnsi" w:eastAsiaTheme="minorEastAsia" w:hAnsiTheme="minorHAnsi" w:cstheme="minorBidi"/>
          <w:b w:val="0"/>
          <w:sz w:val="22"/>
          <w:szCs w:val="22"/>
        </w:rPr>
      </w:pPr>
      <w:del w:id="301" w:author="phismith" w:date="2012-01-02T12:29:00Z">
        <w:r w:rsidRPr="000B5B22" w:rsidDel="000B5B22">
          <w:rPr>
            <w:rStyle w:val="Hyperlink"/>
            <w:b w:val="0"/>
          </w:rPr>
          <w:delText>2. Continuant</w:delText>
        </w:r>
        <w:r w:rsidDel="000B5B22">
          <w:rPr>
            <w:webHidden/>
          </w:rPr>
          <w:tab/>
          <w:delText>12</w:delText>
        </w:r>
      </w:del>
    </w:p>
    <w:p w14:paraId="3EB0209C" w14:textId="77777777" w:rsidR="001E66EA" w:rsidDel="000B5B22" w:rsidRDefault="001E66EA">
      <w:pPr>
        <w:pStyle w:val="TOC2"/>
        <w:tabs>
          <w:tab w:val="right" w:leader="dot" w:pos="8828"/>
        </w:tabs>
        <w:rPr>
          <w:del w:id="302" w:author="phismith" w:date="2012-01-02T12:29:00Z"/>
          <w:rFonts w:asciiTheme="minorHAnsi" w:eastAsiaTheme="minorEastAsia" w:hAnsiTheme="minorHAnsi" w:cstheme="minorBidi"/>
          <w:noProof/>
        </w:rPr>
      </w:pPr>
      <w:del w:id="303" w:author="phismith" w:date="2012-01-02T12:29:00Z">
        <w:r w:rsidRPr="000B5B22" w:rsidDel="000B5B22">
          <w:rPr>
            <w:rStyle w:val="Hyperlink"/>
            <w:noProof/>
          </w:rPr>
          <w:delText>Relation of specific dependence</w:delText>
        </w:r>
        <w:r w:rsidDel="000B5B22">
          <w:rPr>
            <w:noProof/>
            <w:webHidden/>
          </w:rPr>
          <w:tab/>
          <w:delText>14</w:delText>
        </w:r>
      </w:del>
    </w:p>
    <w:p w14:paraId="05DFC72F" w14:textId="77777777" w:rsidR="001E66EA" w:rsidDel="000B5B22" w:rsidRDefault="001E66EA">
      <w:pPr>
        <w:pStyle w:val="TOC2"/>
        <w:tabs>
          <w:tab w:val="right" w:leader="dot" w:pos="8828"/>
        </w:tabs>
        <w:rPr>
          <w:del w:id="304" w:author="phismith" w:date="2012-01-02T12:29:00Z"/>
          <w:rFonts w:asciiTheme="minorHAnsi" w:eastAsiaTheme="minorEastAsia" w:hAnsiTheme="minorHAnsi" w:cstheme="minorBidi"/>
          <w:noProof/>
        </w:rPr>
      </w:pPr>
      <w:del w:id="305" w:author="phismith" w:date="2012-01-02T12:29:00Z">
        <w:r w:rsidRPr="000B5B22" w:rsidDel="000B5B22">
          <w:rPr>
            <w:rStyle w:val="Hyperlink"/>
            <w:noProof/>
          </w:rPr>
          <w:delText>Relation of specific dependence indexed by time</w:delText>
        </w:r>
        <w:r w:rsidDel="000B5B22">
          <w:rPr>
            <w:noProof/>
            <w:webHidden/>
          </w:rPr>
          <w:tab/>
          <w:delText>16</w:delText>
        </w:r>
      </w:del>
    </w:p>
    <w:p w14:paraId="74E906A0" w14:textId="77777777" w:rsidR="001E66EA" w:rsidDel="000B5B22" w:rsidRDefault="001E66EA">
      <w:pPr>
        <w:pStyle w:val="TOC2"/>
        <w:tabs>
          <w:tab w:val="right" w:leader="dot" w:pos="8828"/>
        </w:tabs>
        <w:rPr>
          <w:del w:id="306" w:author="phismith" w:date="2012-01-02T12:29:00Z"/>
          <w:rFonts w:asciiTheme="minorHAnsi" w:eastAsiaTheme="minorEastAsia" w:hAnsiTheme="minorHAnsi" w:cstheme="minorBidi"/>
          <w:noProof/>
        </w:rPr>
      </w:pPr>
      <w:del w:id="307" w:author="phismith" w:date="2012-01-02T12:29:00Z">
        <w:r w:rsidRPr="000B5B22" w:rsidDel="000B5B22">
          <w:rPr>
            <w:rStyle w:val="Hyperlink"/>
            <w:noProof/>
          </w:rPr>
          <w:delText>2.1</w:delText>
        </w:r>
        <w:r w:rsidRPr="000B5B22" w:rsidDel="000B5B22">
          <w:rPr>
            <w:rStyle w:val="Hyperlink"/>
            <w:i/>
            <w:noProof/>
          </w:rPr>
          <w:delText xml:space="preserve"> Independent Continuant</w:delText>
        </w:r>
        <w:r w:rsidDel="000B5B22">
          <w:rPr>
            <w:noProof/>
            <w:webHidden/>
          </w:rPr>
          <w:tab/>
          <w:delText>18</w:delText>
        </w:r>
      </w:del>
    </w:p>
    <w:p w14:paraId="2AB01CF1" w14:textId="77777777" w:rsidR="001E66EA" w:rsidDel="000B5B22" w:rsidRDefault="001E66EA">
      <w:pPr>
        <w:pStyle w:val="TOC3"/>
        <w:rPr>
          <w:del w:id="308" w:author="phismith" w:date="2012-01-02T12:29:00Z"/>
          <w:rFonts w:asciiTheme="minorHAnsi" w:eastAsiaTheme="minorEastAsia" w:hAnsiTheme="minorHAnsi" w:cstheme="minorBidi"/>
          <w:noProof/>
        </w:rPr>
      </w:pPr>
      <w:del w:id="309" w:author="phismith" w:date="2012-01-02T12:29:00Z">
        <w:r w:rsidRPr="000B5B22" w:rsidDel="000B5B22">
          <w:rPr>
            <w:rStyle w:val="Hyperlink"/>
            <w:noProof/>
          </w:rPr>
          <w:delText>2.1.1 Material entity</w:delText>
        </w:r>
        <w:r w:rsidDel="000B5B22">
          <w:rPr>
            <w:noProof/>
            <w:webHidden/>
          </w:rPr>
          <w:tab/>
          <w:delText>19</w:delText>
        </w:r>
      </w:del>
    </w:p>
    <w:p w14:paraId="415303EC" w14:textId="77777777" w:rsidR="001E66EA" w:rsidDel="000B5B22" w:rsidRDefault="001E66EA">
      <w:pPr>
        <w:pStyle w:val="TOC4"/>
        <w:rPr>
          <w:del w:id="310" w:author="phismith" w:date="2012-01-02T12:29:00Z"/>
          <w:rFonts w:asciiTheme="minorHAnsi" w:eastAsiaTheme="minorEastAsia" w:hAnsiTheme="minorHAnsi" w:cstheme="minorBidi"/>
          <w:noProof/>
        </w:rPr>
      </w:pPr>
      <w:del w:id="311" w:author="phismith" w:date="2012-01-02T12:29:00Z">
        <w:r w:rsidRPr="000B5B22" w:rsidDel="000B5B22">
          <w:rPr>
            <w:rStyle w:val="Hyperlink"/>
            <w:noProof/>
          </w:rPr>
          <w:delText>2.1.1.1 Object</w:delText>
        </w:r>
        <w:r w:rsidDel="000B5B22">
          <w:rPr>
            <w:noProof/>
            <w:webHidden/>
          </w:rPr>
          <w:tab/>
          <w:delText>20</w:delText>
        </w:r>
      </w:del>
    </w:p>
    <w:p w14:paraId="28CA3B52" w14:textId="77777777" w:rsidR="001E66EA" w:rsidDel="000B5B22" w:rsidRDefault="001E66EA">
      <w:pPr>
        <w:pStyle w:val="TOC4"/>
        <w:rPr>
          <w:del w:id="312" w:author="phismith" w:date="2012-01-02T12:29:00Z"/>
          <w:rFonts w:asciiTheme="minorHAnsi" w:eastAsiaTheme="minorEastAsia" w:hAnsiTheme="minorHAnsi" w:cstheme="minorBidi"/>
          <w:noProof/>
        </w:rPr>
      </w:pPr>
      <w:del w:id="313" w:author="phismith" w:date="2012-01-02T12:29:00Z">
        <w:r w:rsidRPr="000B5B22" w:rsidDel="000B5B22">
          <w:rPr>
            <w:rStyle w:val="Hyperlink"/>
            <w:noProof/>
          </w:rPr>
          <w:delText>2.1.1.2 Object aggregate</w:delText>
        </w:r>
        <w:r w:rsidDel="000B5B22">
          <w:rPr>
            <w:noProof/>
            <w:webHidden/>
          </w:rPr>
          <w:tab/>
          <w:delText>27</w:delText>
        </w:r>
      </w:del>
    </w:p>
    <w:p w14:paraId="7152704F" w14:textId="77777777" w:rsidR="001E66EA" w:rsidDel="000B5B22" w:rsidRDefault="001E66EA">
      <w:pPr>
        <w:pStyle w:val="TOC2"/>
        <w:tabs>
          <w:tab w:val="right" w:leader="dot" w:pos="8828"/>
        </w:tabs>
        <w:rPr>
          <w:del w:id="314" w:author="phismith" w:date="2012-01-02T12:29:00Z"/>
          <w:rFonts w:asciiTheme="minorHAnsi" w:eastAsiaTheme="minorEastAsia" w:hAnsiTheme="minorHAnsi" w:cstheme="minorBidi"/>
          <w:noProof/>
        </w:rPr>
      </w:pPr>
      <w:del w:id="315" w:author="phismith" w:date="2012-01-02T12:29:00Z">
        <w:r w:rsidRPr="000B5B22" w:rsidDel="000B5B22">
          <w:rPr>
            <w:rStyle w:val="Hyperlink"/>
            <w:noProof/>
          </w:rPr>
          <w:delText>Relation of membership</w:delText>
        </w:r>
        <w:r w:rsidDel="000B5B22">
          <w:rPr>
            <w:noProof/>
            <w:webHidden/>
          </w:rPr>
          <w:tab/>
          <w:delText>27</w:delText>
        </w:r>
      </w:del>
    </w:p>
    <w:p w14:paraId="02AB7765" w14:textId="77777777" w:rsidR="001E66EA" w:rsidDel="000B5B22" w:rsidRDefault="001E66EA">
      <w:pPr>
        <w:pStyle w:val="TOC4"/>
        <w:rPr>
          <w:del w:id="316" w:author="phismith" w:date="2012-01-02T12:29:00Z"/>
          <w:rFonts w:asciiTheme="minorHAnsi" w:eastAsiaTheme="minorEastAsia" w:hAnsiTheme="minorHAnsi" w:cstheme="minorBidi"/>
          <w:noProof/>
        </w:rPr>
      </w:pPr>
      <w:del w:id="317" w:author="phismith" w:date="2012-01-02T12:29:00Z">
        <w:r w:rsidRPr="000B5B22" w:rsidDel="000B5B22">
          <w:rPr>
            <w:rStyle w:val="Hyperlink"/>
            <w:noProof/>
          </w:rPr>
          <w:delText>2.1.1.3 Fiat object part</w:delText>
        </w:r>
        <w:r w:rsidDel="000B5B22">
          <w:rPr>
            <w:noProof/>
            <w:webHidden/>
          </w:rPr>
          <w:tab/>
          <w:delText>28</w:delText>
        </w:r>
      </w:del>
    </w:p>
    <w:p w14:paraId="0710185D" w14:textId="77777777" w:rsidR="001E66EA" w:rsidDel="000B5B22" w:rsidRDefault="001E66EA">
      <w:pPr>
        <w:pStyle w:val="TOC3"/>
        <w:rPr>
          <w:del w:id="318" w:author="phismith" w:date="2012-01-02T12:29:00Z"/>
          <w:rFonts w:asciiTheme="minorHAnsi" w:eastAsiaTheme="minorEastAsia" w:hAnsiTheme="minorHAnsi" w:cstheme="minorBidi"/>
          <w:noProof/>
        </w:rPr>
      </w:pPr>
      <w:del w:id="319" w:author="phismith" w:date="2012-01-02T12:29:00Z">
        <w:r w:rsidRPr="000B5B22" w:rsidDel="000B5B22">
          <w:rPr>
            <w:rStyle w:val="Hyperlink"/>
            <w:noProof/>
          </w:rPr>
          <w:delText>2.1.2 Immaterial entity</w:delText>
        </w:r>
        <w:r w:rsidDel="000B5B22">
          <w:rPr>
            <w:noProof/>
            <w:webHidden/>
          </w:rPr>
          <w:tab/>
          <w:delText>30</w:delText>
        </w:r>
      </w:del>
    </w:p>
    <w:p w14:paraId="0F8363E2" w14:textId="77777777" w:rsidR="001E66EA" w:rsidDel="000B5B22" w:rsidRDefault="001E66EA">
      <w:pPr>
        <w:pStyle w:val="TOC4"/>
        <w:rPr>
          <w:del w:id="320" w:author="phismith" w:date="2012-01-02T12:29:00Z"/>
          <w:rFonts w:asciiTheme="minorHAnsi" w:eastAsiaTheme="minorEastAsia" w:hAnsiTheme="minorHAnsi" w:cstheme="minorBidi"/>
          <w:noProof/>
        </w:rPr>
      </w:pPr>
      <w:del w:id="321" w:author="phismith" w:date="2012-01-02T12:29:00Z">
        <w:r w:rsidRPr="000B5B22" w:rsidDel="000B5B22">
          <w:rPr>
            <w:rStyle w:val="Hyperlink"/>
            <w:noProof/>
          </w:rPr>
          <w:delText>2.1.2.1 Continuant fiat boundary</w:delText>
        </w:r>
        <w:r w:rsidDel="000B5B22">
          <w:rPr>
            <w:noProof/>
            <w:webHidden/>
          </w:rPr>
          <w:tab/>
          <w:delText>30</w:delText>
        </w:r>
      </w:del>
    </w:p>
    <w:p w14:paraId="3E9B9322" w14:textId="77777777" w:rsidR="001E66EA" w:rsidDel="000B5B22" w:rsidRDefault="001E66EA">
      <w:pPr>
        <w:pStyle w:val="TOC5"/>
        <w:tabs>
          <w:tab w:val="right" w:leader="dot" w:pos="8828"/>
        </w:tabs>
        <w:rPr>
          <w:del w:id="322" w:author="phismith" w:date="2012-01-02T12:29:00Z"/>
          <w:rFonts w:asciiTheme="minorHAnsi" w:eastAsiaTheme="minorEastAsia" w:hAnsiTheme="minorHAnsi" w:cstheme="minorBidi"/>
          <w:noProof/>
        </w:rPr>
      </w:pPr>
      <w:del w:id="323" w:author="phismith" w:date="2012-01-02T12:29:00Z">
        <w:r w:rsidRPr="000B5B22" w:rsidDel="000B5B22">
          <w:rPr>
            <w:rStyle w:val="Hyperlink"/>
            <w:noProof/>
          </w:rPr>
          <w:delText>2.1.2.1.1  Zero-dimensional continuant fiat boundary</w:delText>
        </w:r>
        <w:r w:rsidDel="000B5B22">
          <w:rPr>
            <w:noProof/>
            <w:webHidden/>
          </w:rPr>
          <w:tab/>
          <w:delText>31</w:delText>
        </w:r>
      </w:del>
    </w:p>
    <w:p w14:paraId="7168593A" w14:textId="77777777" w:rsidR="001E66EA" w:rsidDel="000B5B22" w:rsidRDefault="001E66EA">
      <w:pPr>
        <w:pStyle w:val="TOC5"/>
        <w:tabs>
          <w:tab w:val="right" w:leader="dot" w:pos="8828"/>
        </w:tabs>
        <w:rPr>
          <w:del w:id="324" w:author="phismith" w:date="2012-01-02T12:29:00Z"/>
          <w:rFonts w:asciiTheme="minorHAnsi" w:eastAsiaTheme="minorEastAsia" w:hAnsiTheme="minorHAnsi" w:cstheme="minorBidi"/>
          <w:noProof/>
        </w:rPr>
      </w:pPr>
      <w:del w:id="325" w:author="phismith" w:date="2012-01-02T12:29:00Z">
        <w:r w:rsidRPr="000B5B22" w:rsidDel="000B5B22">
          <w:rPr>
            <w:rStyle w:val="Hyperlink"/>
            <w:noProof/>
          </w:rPr>
          <w:delText>2.1.2.1.2  One-dimensional continuant fiat boundary</w:delText>
        </w:r>
        <w:r w:rsidDel="000B5B22">
          <w:rPr>
            <w:noProof/>
            <w:webHidden/>
          </w:rPr>
          <w:tab/>
          <w:delText>32</w:delText>
        </w:r>
      </w:del>
    </w:p>
    <w:p w14:paraId="4B33EE5F" w14:textId="77777777" w:rsidR="001E66EA" w:rsidDel="000B5B22" w:rsidRDefault="001E66EA">
      <w:pPr>
        <w:pStyle w:val="TOC5"/>
        <w:tabs>
          <w:tab w:val="right" w:leader="dot" w:pos="8828"/>
        </w:tabs>
        <w:rPr>
          <w:del w:id="326" w:author="phismith" w:date="2012-01-02T12:29:00Z"/>
          <w:rFonts w:asciiTheme="minorHAnsi" w:eastAsiaTheme="minorEastAsia" w:hAnsiTheme="minorHAnsi" w:cstheme="minorBidi"/>
          <w:noProof/>
        </w:rPr>
      </w:pPr>
      <w:del w:id="327" w:author="phismith" w:date="2012-01-02T12:29:00Z">
        <w:r w:rsidRPr="000B5B22" w:rsidDel="000B5B22">
          <w:rPr>
            <w:rStyle w:val="Hyperlink"/>
            <w:noProof/>
          </w:rPr>
          <w:delText>2.1.2.1.3 Two-dimensional continuant fiat boundary</w:delText>
        </w:r>
        <w:r w:rsidDel="000B5B22">
          <w:rPr>
            <w:noProof/>
            <w:webHidden/>
          </w:rPr>
          <w:tab/>
          <w:delText>32</w:delText>
        </w:r>
      </w:del>
    </w:p>
    <w:p w14:paraId="224C865C" w14:textId="77777777" w:rsidR="001E66EA" w:rsidDel="000B5B22" w:rsidRDefault="001E66EA">
      <w:pPr>
        <w:pStyle w:val="TOC4"/>
        <w:rPr>
          <w:del w:id="328" w:author="phismith" w:date="2012-01-02T12:29:00Z"/>
          <w:rFonts w:asciiTheme="minorHAnsi" w:eastAsiaTheme="minorEastAsia" w:hAnsiTheme="minorHAnsi" w:cstheme="minorBidi"/>
          <w:noProof/>
        </w:rPr>
      </w:pPr>
      <w:del w:id="329" w:author="phismith" w:date="2012-01-02T12:29:00Z">
        <w:r w:rsidRPr="000B5B22" w:rsidDel="000B5B22">
          <w:rPr>
            <w:rStyle w:val="Hyperlink"/>
            <w:noProof/>
          </w:rPr>
          <w:delText>2.1.2.2 Spatial region</w:delText>
        </w:r>
        <w:r w:rsidDel="000B5B22">
          <w:rPr>
            <w:noProof/>
            <w:webHidden/>
          </w:rPr>
          <w:tab/>
          <w:delText>35</w:delText>
        </w:r>
      </w:del>
    </w:p>
    <w:p w14:paraId="6CCB34B6" w14:textId="77777777" w:rsidR="001E66EA" w:rsidDel="000B5B22" w:rsidRDefault="001E66EA">
      <w:pPr>
        <w:pStyle w:val="TOC5"/>
        <w:tabs>
          <w:tab w:val="right" w:leader="dot" w:pos="8828"/>
        </w:tabs>
        <w:rPr>
          <w:del w:id="330" w:author="phismith" w:date="2012-01-02T12:29:00Z"/>
          <w:rFonts w:asciiTheme="minorHAnsi" w:eastAsiaTheme="minorEastAsia" w:hAnsiTheme="minorHAnsi" w:cstheme="minorBidi"/>
          <w:noProof/>
        </w:rPr>
      </w:pPr>
      <w:del w:id="331" w:author="phismith" w:date="2012-01-02T12:29:00Z">
        <w:r w:rsidRPr="000B5B22" w:rsidDel="000B5B22">
          <w:rPr>
            <w:rStyle w:val="Hyperlink"/>
            <w:noProof/>
          </w:rPr>
          <w:delText>2.1.2.2.1 Zero-dimensional spatial region</w:delText>
        </w:r>
        <w:r w:rsidDel="000B5B22">
          <w:rPr>
            <w:noProof/>
            <w:webHidden/>
          </w:rPr>
          <w:tab/>
          <w:delText>36</w:delText>
        </w:r>
      </w:del>
    </w:p>
    <w:p w14:paraId="4AB21A49" w14:textId="77777777" w:rsidR="001E66EA" w:rsidDel="000B5B22" w:rsidRDefault="001E66EA">
      <w:pPr>
        <w:pStyle w:val="TOC5"/>
        <w:tabs>
          <w:tab w:val="right" w:leader="dot" w:pos="8828"/>
        </w:tabs>
        <w:rPr>
          <w:del w:id="332" w:author="phismith" w:date="2012-01-02T12:29:00Z"/>
          <w:rFonts w:asciiTheme="minorHAnsi" w:eastAsiaTheme="minorEastAsia" w:hAnsiTheme="minorHAnsi" w:cstheme="minorBidi"/>
          <w:noProof/>
        </w:rPr>
      </w:pPr>
      <w:del w:id="333" w:author="phismith" w:date="2012-01-02T12:29:00Z">
        <w:r w:rsidRPr="000B5B22" w:rsidDel="000B5B22">
          <w:rPr>
            <w:rStyle w:val="Hyperlink"/>
            <w:noProof/>
          </w:rPr>
          <w:delText>2.1.2.2.2 One-dimensional spatial region (aka spatial line)</w:delText>
        </w:r>
        <w:r w:rsidDel="000B5B22">
          <w:rPr>
            <w:noProof/>
            <w:webHidden/>
          </w:rPr>
          <w:tab/>
          <w:delText>36</w:delText>
        </w:r>
      </w:del>
    </w:p>
    <w:p w14:paraId="2DA73937" w14:textId="77777777" w:rsidR="001E66EA" w:rsidDel="000B5B22" w:rsidRDefault="001E66EA">
      <w:pPr>
        <w:pStyle w:val="TOC5"/>
        <w:tabs>
          <w:tab w:val="right" w:leader="dot" w:pos="8828"/>
        </w:tabs>
        <w:rPr>
          <w:del w:id="334" w:author="phismith" w:date="2012-01-02T12:29:00Z"/>
          <w:rFonts w:asciiTheme="minorHAnsi" w:eastAsiaTheme="minorEastAsia" w:hAnsiTheme="minorHAnsi" w:cstheme="minorBidi"/>
          <w:noProof/>
        </w:rPr>
      </w:pPr>
      <w:del w:id="335" w:author="phismith" w:date="2012-01-02T12:29:00Z">
        <w:r w:rsidRPr="000B5B22" w:rsidDel="000B5B22">
          <w:rPr>
            <w:rStyle w:val="Hyperlink"/>
            <w:noProof/>
          </w:rPr>
          <w:delText>2.1.2.2.3 Two-dimensional spatial region (aka spatial volume)</w:delText>
        </w:r>
        <w:r w:rsidDel="000B5B22">
          <w:rPr>
            <w:noProof/>
            <w:webHidden/>
          </w:rPr>
          <w:tab/>
          <w:delText>37</w:delText>
        </w:r>
      </w:del>
    </w:p>
    <w:p w14:paraId="034AAC88" w14:textId="77777777" w:rsidR="001E66EA" w:rsidDel="000B5B22" w:rsidRDefault="001E66EA">
      <w:pPr>
        <w:pStyle w:val="TOC5"/>
        <w:tabs>
          <w:tab w:val="right" w:leader="dot" w:pos="8828"/>
        </w:tabs>
        <w:rPr>
          <w:del w:id="336" w:author="phismith" w:date="2012-01-02T12:29:00Z"/>
          <w:rFonts w:asciiTheme="minorHAnsi" w:eastAsiaTheme="minorEastAsia" w:hAnsiTheme="minorHAnsi" w:cstheme="minorBidi"/>
          <w:noProof/>
        </w:rPr>
      </w:pPr>
      <w:del w:id="337" w:author="phismith" w:date="2012-01-02T12:29:00Z">
        <w:r w:rsidRPr="000B5B22" w:rsidDel="000B5B22">
          <w:rPr>
            <w:rStyle w:val="Hyperlink"/>
            <w:noProof/>
          </w:rPr>
          <w:delText>2.1.2.2.4  Three-dimensional spatial region</w:delText>
        </w:r>
        <w:r w:rsidDel="000B5B22">
          <w:rPr>
            <w:noProof/>
            <w:webHidden/>
          </w:rPr>
          <w:tab/>
          <w:delText>37</w:delText>
        </w:r>
      </w:del>
    </w:p>
    <w:p w14:paraId="62C97DB3" w14:textId="77777777" w:rsidR="001E66EA" w:rsidDel="000B5B22" w:rsidRDefault="001E66EA">
      <w:pPr>
        <w:pStyle w:val="TOC2"/>
        <w:tabs>
          <w:tab w:val="right" w:leader="dot" w:pos="8828"/>
        </w:tabs>
        <w:rPr>
          <w:del w:id="338" w:author="phismith" w:date="2012-01-02T12:29:00Z"/>
          <w:rFonts w:asciiTheme="minorHAnsi" w:eastAsiaTheme="minorEastAsia" w:hAnsiTheme="minorHAnsi" w:cstheme="minorBidi"/>
          <w:noProof/>
        </w:rPr>
      </w:pPr>
      <w:del w:id="339" w:author="phismith" w:date="2012-01-02T12:29:00Z">
        <w:r w:rsidRPr="000B5B22" w:rsidDel="000B5B22">
          <w:rPr>
            <w:rStyle w:val="Hyperlink"/>
            <w:noProof/>
          </w:rPr>
          <w:delText>The located_at relation</w:delText>
        </w:r>
        <w:r w:rsidDel="000B5B22">
          <w:rPr>
            <w:noProof/>
            <w:webHidden/>
          </w:rPr>
          <w:tab/>
          <w:delText>37</w:delText>
        </w:r>
      </w:del>
    </w:p>
    <w:p w14:paraId="66E820E2" w14:textId="77777777" w:rsidR="001E66EA" w:rsidDel="000B5B22" w:rsidRDefault="001E66EA">
      <w:pPr>
        <w:pStyle w:val="TOC2"/>
        <w:tabs>
          <w:tab w:val="right" w:leader="dot" w:pos="8828"/>
        </w:tabs>
        <w:rPr>
          <w:del w:id="340" w:author="phismith" w:date="2012-01-02T12:29:00Z"/>
          <w:rFonts w:asciiTheme="minorHAnsi" w:eastAsiaTheme="minorEastAsia" w:hAnsiTheme="minorHAnsi" w:cstheme="minorBidi"/>
          <w:noProof/>
        </w:rPr>
      </w:pPr>
      <w:del w:id="341" w:author="phismith" w:date="2012-01-02T12:29:00Z">
        <w:r w:rsidRPr="000B5B22" w:rsidDel="000B5B22">
          <w:rPr>
            <w:rStyle w:val="Hyperlink"/>
            <w:noProof/>
          </w:rPr>
          <w:delText>The located_in relation</w:delText>
        </w:r>
        <w:r w:rsidDel="000B5B22">
          <w:rPr>
            <w:noProof/>
            <w:webHidden/>
          </w:rPr>
          <w:tab/>
          <w:delText>38</w:delText>
        </w:r>
      </w:del>
    </w:p>
    <w:p w14:paraId="72425B4F" w14:textId="77777777" w:rsidR="001E66EA" w:rsidDel="000B5B22" w:rsidRDefault="001E66EA">
      <w:pPr>
        <w:pStyle w:val="TOC2"/>
        <w:tabs>
          <w:tab w:val="right" w:leader="dot" w:pos="8828"/>
        </w:tabs>
        <w:rPr>
          <w:del w:id="342" w:author="phismith" w:date="2012-01-02T12:29:00Z"/>
          <w:rFonts w:asciiTheme="minorHAnsi" w:eastAsiaTheme="minorEastAsia" w:hAnsiTheme="minorHAnsi" w:cstheme="minorBidi"/>
          <w:noProof/>
        </w:rPr>
      </w:pPr>
      <w:del w:id="343" w:author="phismith" w:date="2012-01-02T12:29:00Z">
        <w:r w:rsidRPr="000B5B22" w:rsidDel="000B5B22">
          <w:rPr>
            <w:rStyle w:val="Hyperlink"/>
            <w:noProof/>
          </w:rPr>
          <w:delText>Relation of containment</w:delText>
        </w:r>
        <w:r w:rsidDel="000B5B22">
          <w:rPr>
            <w:noProof/>
            <w:webHidden/>
          </w:rPr>
          <w:tab/>
          <w:delText>38</w:delText>
        </w:r>
      </w:del>
    </w:p>
    <w:p w14:paraId="76B5E466" w14:textId="77777777" w:rsidR="001E66EA" w:rsidDel="000B5B22" w:rsidRDefault="001E66EA">
      <w:pPr>
        <w:pStyle w:val="TOC2"/>
        <w:tabs>
          <w:tab w:val="right" w:leader="dot" w:pos="8828"/>
        </w:tabs>
        <w:rPr>
          <w:del w:id="344" w:author="phismith" w:date="2012-01-02T12:29:00Z"/>
          <w:rFonts w:asciiTheme="minorHAnsi" w:eastAsiaTheme="minorEastAsia" w:hAnsiTheme="minorHAnsi" w:cstheme="minorBidi"/>
          <w:noProof/>
        </w:rPr>
      </w:pPr>
      <w:del w:id="345" w:author="phismith" w:date="2012-01-02T12:29:00Z">
        <w:r w:rsidRPr="000B5B22" w:rsidDel="000B5B22">
          <w:rPr>
            <w:rStyle w:val="Hyperlink"/>
            <w:noProof/>
          </w:rPr>
          <w:delText xml:space="preserve">2.2 </w:delText>
        </w:r>
        <w:r w:rsidRPr="000B5B22" w:rsidDel="000B5B22">
          <w:rPr>
            <w:rStyle w:val="Hyperlink"/>
            <w:i/>
            <w:noProof/>
          </w:rPr>
          <w:delText>Specifically dependent continuant</w:delText>
        </w:r>
        <w:r w:rsidDel="000B5B22">
          <w:rPr>
            <w:noProof/>
            <w:webHidden/>
          </w:rPr>
          <w:tab/>
          <w:delText>39</w:delText>
        </w:r>
      </w:del>
    </w:p>
    <w:p w14:paraId="3B082340" w14:textId="77777777" w:rsidR="001E66EA" w:rsidDel="000B5B22" w:rsidRDefault="001E66EA">
      <w:pPr>
        <w:pStyle w:val="TOC3"/>
        <w:rPr>
          <w:del w:id="346" w:author="phismith" w:date="2012-01-02T12:29:00Z"/>
          <w:rFonts w:asciiTheme="minorHAnsi" w:eastAsiaTheme="minorEastAsia" w:hAnsiTheme="minorHAnsi" w:cstheme="minorBidi"/>
          <w:noProof/>
        </w:rPr>
      </w:pPr>
      <w:del w:id="347" w:author="phismith" w:date="2012-01-02T12:29:00Z">
        <w:r w:rsidRPr="000B5B22" w:rsidDel="000B5B22">
          <w:rPr>
            <w:rStyle w:val="Hyperlink"/>
            <w:noProof/>
          </w:rPr>
          <w:delText>2.2.1 Quality</w:delText>
        </w:r>
        <w:r w:rsidDel="000B5B22">
          <w:rPr>
            <w:noProof/>
            <w:webHidden/>
          </w:rPr>
          <w:tab/>
          <w:delText>42</w:delText>
        </w:r>
      </w:del>
    </w:p>
    <w:p w14:paraId="423D3461" w14:textId="77777777" w:rsidR="001E66EA" w:rsidDel="000B5B22" w:rsidRDefault="001E66EA">
      <w:pPr>
        <w:pStyle w:val="TOC4"/>
        <w:rPr>
          <w:del w:id="348" w:author="phismith" w:date="2012-01-02T12:29:00Z"/>
          <w:rFonts w:asciiTheme="minorHAnsi" w:eastAsiaTheme="minorEastAsia" w:hAnsiTheme="minorHAnsi" w:cstheme="minorBidi"/>
          <w:noProof/>
        </w:rPr>
      </w:pPr>
      <w:del w:id="349" w:author="phismith" w:date="2012-01-02T12:29:00Z">
        <w:r w:rsidRPr="000B5B22" w:rsidDel="000B5B22">
          <w:rPr>
            <w:rStyle w:val="Hyperlink"/>
            <w:noProof/>
          </w:rPr>
          <w:delText>2.2.1.1 Relational quality</w:delText>
        </w:r>
        <w:r w:rsidDel="000B5B22">
          <w:rPr>
            <w:noProof/>
            <w:webHidden/>
          </w:rPr>
          <w:tab/>
          <w:delText>42</w:delText>
        </w:r>
      </w:del>
    </w:p>
    <w:p w14:paraId="410F36D1" w14:textId="77777777" w:rsidR="001E66EA" w:rsidDel="000B5B22" w:rsidRDefault="001E66EA">
      <w:pPr>
        <w:pStyle w:val="TOC3"/>
        <w:rPr>
          <w:del w:id="350" w:author="phismith" w:date="2012-01-02T12:29:00Z"/>
          <w:rFonts w:asciiTheme="minorHAnsi" w:eastAsiaTheme="minorEastAsia" w:hAnsiTheme="minorHAnsi" w:cstheme="minorBidi"/>
          <w:noProof/>
        </w:rPr>
      </w:pPr>
      <w:del w:id="351" w:author="phismith" w:date="2012-01-02T12:29:00Z">
        <w:r w:rsidRPr="000B5B22" w:rsidDel="000B5B22">
          <w:rPr>
            <w:rStyle w:val="Hyperlink"/>
            <w:noProof/>
          </w:rPr>
          <w:delText>2.2.2 Realizable entity</w:delText>
        </w:r>
        <w:r w:rsidDel="000B5B22">
          <w:rPr>
            <w:noProof/>
            <w:webHidden/>
          </w:rPr>
          <w:tab/>
          <w:delText>43</w:delText>
        </w:r>
      </w:del>
    </w:p>
    <w:p w14:paraId="7FB6D7FF" w14:textId="77777777" w:rsidR="001E66EA" w:rsidDel="000B5B22" w:rsidRDefault="001E66EA">
      <w:pPr>
        <w:pStyle w:val="TOC2"/>
        <w:tabs>
          <w:tab w:val="right" w:leader="dot" w:pos="8828"/>
        </w:tabs>
        <w:rPr>
          <w:del w:id="352" w:author="phismith" w:date="2012-01-02T12:29:00Z"/>
          <w:rFonts w:asciiTheme="minorHAnsi" w:eastAsiaTheme="minorEastAsia" w:hAnsiTheme="minorHAnsi" w:cstheme="minorBidi"/>
          <w:noProof/>
        </w:rPr>
      </w:pPr>
      <w:del w:id="353" w:author="phismith" w:date="2012-01-02T12:29:00Z">
        <w:r w:rsidRPr="000B5B22" w:rsidDel="000B5B22">
          <w:rPr>
            <w:rStyle w:val="Hyperlink"/>
            <w:noProof/>
          </w:rPr>
          <w:delText>Relation of realization</w:delText>
        </w:r>
        <w:r w:rsidDel="000B5B22">
          <w:rPr>
            <w:noProof/>
            <w:webHidden/>
          </w:rPr>
          <w:tab/>
          <w:delText>43</w:delText>
        </w:r>
      </w:del>
    </w:p>
    <w:p w14:paraId="24895D4E" w14:textId="77777777" w:rsidR="001E66EA" w:rsidDel="000B5B22" w:rsidRDefault="001E66EA">
      <w:pPr>
        <w:pStyle w:val="TOC4"/>
        <w:rPr>
          <w:del w:id="354" w:author="phismith" w:date="2012-01-02T12:29:00Z"/>
          <w:rFonts w:asciiTheme="minorHAnsi" w:eastAsiaTheme="minorEastAsia" w:hAnsiTheme="minorHAnsi" w:cstheme="minorBidi"/>
          <w:noProof/>
        </w:rPr>
      </w:pPr>
      <w:del w:id="355" w:author="phismith" w:date="2012-01-02T12:29:00Z">
        <w:r w:rsidRPr="000B5B22" w:rsidDel="000B5B22">
          <w:rPr>
            <w:rStyle w:val="Hyperlink"/>
            <w:noProof/>
          </w:rPr>
          <w:delText>2.2.2.1</w:delText>
        </w:r>
        <w:r w:rsidDel="000B5B22">
          <w:rPr>
            <w:rFonts w:asciiTheme="minorHAnsi" w:eastAsiaTheme="minorEastAsia" w:hAnsiTheme="minorHAnsi" w:cstheme="minorBidi"/>
            <w:noProof/>
          </w:rPr>
          <w:tab/>
        </w:r>
        <w:r w:rsidRPr="000B5B22" w:rsidDel="000B5B22">
          <w:rPr>
            <w:rStyle w:val="Hyperlink"/>
            <w:noProof/>
          </w:rPr>
          <w:delText>Role (Externally-Grounded Realizable entity)</w:delText>
        </w:r>
        <w:r w:rsidDel="000B5B22">
          <w:rPr>
            <w:noProof/>
            <w:webHidden/>
          </w:rPr>
          <w:tab/>
          <w:delText>44</w:delText>
        </w:r>
      </w:del>
    </w:p>
    <w:p w14:paraId="44CD42FE" w14:textId="77777777" w:rsidR="001E66EA" w:rsidDel="000B5B22" w:rsidRDefault="001E66EA">
      <w:pPr>
        <w:pStyle w:val="TOC4"/>
        <w:rPr>
          <w:del w:id="356" w:author="phismith" w:date="2012-01-02T12:29:00Z"/>
          <w:rFonts w:asciiTheme="minorHAnsi" w:eastAsiaTheme="minorEastAsia" w:hAnsiTheme="minorHAnsi" w:cstheme="minorBidi"/>
          <w:noProof/>
        </w:rPr>
      </w:pPr>
      <w:del w:id="357" w:author="phismith" w:date="2012-01-02T12:29:00Z">
        <w:r w:rsidRPr="000B5B22" w:rsidDel="000B5B22">
          <w:rPr>
            <w:rStyle w:val="Hyperlink"/>
            <w:noProof/>
          </w:rPr>
          <w:delText>2.2.2.2</w:delText>
        </w:r>
        <w:r w:rsidDel="000B5B22">
          <w:rPr>
            <w:rFonts w:asciiTheme="minorHAnsi" w:eastAsiaTheme="minorEastAsia" w:hAnsiTheme="minorHAnsi" w:cstheme="minorBidi"/>
            <w:noProof/>
          </w:rPr>
          <w:tab/>
        </w:r>
        <w:r w:rsidRPr="000B5B22" w:rsidDel="000B5B22">
          <w:rPr>
            <w:rStyle w:val="Hyperlink"/>
            <w:noProof/>
          </w:rPr>
          <w:delText>Disposition (Internally-Grounded Realizable entity)</w:delText>
        </w:r>
        <w:r w:rsidDel="000B5B22">
          <w:rPr>
            <w:noProof/>
            <w:webHidden/>
          </w:rPr>
          <w:tab/>
          <w:delText>45</w:delText>
        </w:r>
      </w:del>
    </w:p>
    <w:p w14:paraId="118FD2F5" w14:textId="77777777" w:rsidR="001E66EA" w:rsidDel="000B5B22" w:rsidRDefault="001E66EA">
      <w:pPr>
        <w:pStyle w:val="TOC4"/>
        <w:rPr>
          <w:del w:id="358" w:author="phismith" w:date="2012-01-02T12:29:00Z"/>
          <w:rFonts w:asciiTheme="minorHAnsi" w:eastAsiaTheme="minorEastAsia" w:hAnsiTheme="minorHAnsi" w:cstheme="minorBidi"/>
          <w:noProof/>
        </w:rPr>
      </w:pPr>
      <w:del w:id="359" w:author="phismith" w:date="2012-01-02T12:29:00Z">
        <w:r w:rsidRPr="000B5B22" w:rsidDel="000B5B22">
          <w:rPr>
            <w:rStyle w:val="Hyperlink"/>
            <w:noProof/>
          </w:rPr>
          <w:delText>2.2.2.3</w:delText>
        </w:r>
        <w:r w:rsidDel="000B5B22">
          <w:rPr>
            <w:rFonts w:asciiTheme="minorHAnsi" w:eastAsiaTheme="minorEastAsia" w:hAnsiTheme="minorHAnsi" w:cstheme="minorBidi"/>
            <w:noProof/>
          </w:rPr>
          <w:tab/>
        </w:r>
        <w:r w:rsidRPr="000B5B22" w:rsidDel="000B5B22">
          <w:rPr>
            <w:rStyle w:val="Hyperlink"/>
            <w:noProof/>
          </w:rPr>
          <w:delText>Function</w:delText>
        </w:r>
        <w:r w:rsidDel="000B5B22">
          <w:rPr>
            <w:noProof/>
            <w:webHidden/>
          </w:rPr>
          <w:tab/>
          <w:delText>46</w:delText>
        </w:r>
      </w:del>
    </w:p>
    <w:p w14:paraId="559CBBD2" w14:textId="77777777" w:rsidR="001E66EA" w:rsidDel="000B5B22" w:rsidRDefault="001E66EA">
      <w:pPr>
        <w:pStyle w:val="TOC3"/>
        <w:rPr>
          <w:del w:id="360" w:author="phismith" w:date="2012-01-02T12:29:00Z"/>
          <w:rFonts w:asciiTheme="minorHAnsi" w:eastAsiaTheme="minorEastAsia" w:hAnsiTheme="minorHAnsi" w:cstheme="minorBidi"/>
          <w:noProof/>
        </w:rPr>
      </w:pPr>
      <w:del w:id="361" w:author="phismith" w:date="2012-01-02T12:29:00Z">
        <w:r w:rsidRPr="000B5B22" w:rsidDel="000B5B22">
          <w:rPr>
            <w:rStyle w:val="Hyperlink"/>
            <w:noProof/>
          </w:rPr>
          <w:delText xml:space="preserve">2.3 </w:delText>
        </w:r>
        <w:r w:rsidRPr="000B5B22" w:rsidDel="000B5B22">
          <w:rPr>
            <w:rStyle w:val="Hyperlink"/>
            <w:i/>
            <w:noProof/>
          </w:rPr>
          <w:delText>Generically dependent continuant</w:delText>
        </w:r>
        <w:r w:rsidDel="000B5B22">
          <w:rPr>
            <w:noProof/>
            <w:webHidden/>
          </w:rPr>
          <w:tab/>
          <w:delText>48</w:delText>
        </w:r>
      </w:del>
    </w:p>
    <w:p w14:paraId="78DE57AE" w14:textId="77777777" w:rsidR="001E66EA" w:rsidDel="000B5B22" w:rsidRDefault="001E66EA">
      <w:pPr>
        <w:pStyle w:val="TOC2"/>
        <w:tabs>
          <w:tab w:val="right" w:leader="dot" w:pos="8828"/>
        </w:tabs>
        <w:rPr>
          <w:del w:id="362" w:author="phismith" w:date="2012-01-02T12:29:00Z"/>
          <w:rFonts w:asciiTheme="minorHAnsi" w:eastAsiaTheme="minorEastAsia" w:hAnsiTheme="minorHAnsi" w:cstheme="minorBidi"/>
          <w:noProof/>
        </w:rPr>
      </w:pPr>
      <w:del w:id="363" w:author="phismith" w:date="2012-01-02T12:29:00Z">
        <w:r w:rsidRPr="000B5B22" w:rsidDel="000B5B22">
          <w:rPr>
            <w:rStyle w:val="Hyperlink"/>
            <w:noProof/>
          </w:rPr>
          <w:delText>Relation of concretization</w:delText>
        </w:r>
        <w:r w:rsidDel="000B5B22">
          <w:rPr>
            <w:noProof/>
            <w:webHidden/>
          </w:rPr>
          <w:tab/>
          <w:delText>50</w:delText>
        </w:r>
      </w:del>
    </w:p>
    <w:p w14:paraId="04D699BD" w14:textId="77777777" w:rsidR="001E66EA" w:rsidDel="000B5B22" w:rsidRDefault="001E66EA">
      <w:pPr>
        <w:pStyle w:val="TOC1"/>
        <w:rPr>
          <w:del w:id="364" w:author="phismith" w:date="2012-01-02T12:29:00Z"/>
          <w:rFonts w:asciiTheme="minorHAnsi" w:eastAsiaTheme="minorEastAsia" w:hAnsiTheme="minorHAnsi" w:cstheme="minorBidi"/>
          <w:b w:val="0"/>
          <w:sz w:val="22"/>
          <w:szCs w:val="22"/>
        </w:rPr>
      </w:pPr>
      <w:del w:id="365" w:author="phismith" w:date="2012-01-02T12:29:00Z">
        <w:r w:rsidRPr="000B5B22" w:rsidDel="000B5B22">
          <w:rPr>
            <w:rStyle w:val="Hyperlink"/>
            <w:b w:val="0"/>
          </w:rPr>
          <w:delText xml:space="preserve">3. </w:delText>
        </w:r>
        <w:r w:rsidRPr="000B5B22" w:rsidDel="000B5B22">
          <w:rPr>
            <w:rStyle w:val="Hyperlink"/>
            <w:b w:val="0"/>
            <w:i/>
          </w:rPr>
          <w:delText>Occurrent</w:delText>
        </w:r>
        <w:r w:rsidDel="000B5B22">
          <w:rPr>
            <w:webHidden/>
          </w:rPr>
          <w:tab/>
          <w:delText>51</w:delText>
        </w:r>
      </w:del>
    </w:p>
    <w:p w14:paraId="37D48DF3" w14:textId="77777777" w:rsidR="001E66EA" w:rsidDel="000B5B22" w:rsidRDefault="001E66EA">
      <w:pPr>
        <w:pStyle w:val="TOC2"/>
        <w:tabs>
          <w:tab w:val="right" w:leader="dot" w:pos="8828"/>
        </w:tabs>
        <w:rPr>
          <w:del w:id="366" w:author="phismith" w:date="2012-01-02T12:29:00Z"/>
          <w:rFonts w:asciiTheme="minorHAnsi" w:eastAsiaTheme="minorEastAsia" w:hAnsiTheme="minorHAnsi" w:cstheme="minorBidi"/>
          <w:noProof/>
        </w:rPr>
      </w:pPr>
      <w:del w:id="367" w:author="phismith" w:date="2012-01-02T12:29:00Z">
        <w:r w:rsidRPr="000B5B22" w:rsidDel="000B5B22">
          <w:rPr>
            <w:rStyle w:val="Hyperlink"/>
            <w:rFonts w:eastAsia="Times New Roman"/>
            <w:noProof/>
            <w:shd w:val="clear" w:color="auto" w:fill="FFFFFF"/>
          </w:rPr>
          <w:delText>Relation of temporal parthood</w:delText>
        </w:r>
        <w:r w:rsidDel="000B5B22">
          <w:rPr>
            <w:noProof/>
            <w:webHidden/>
          </w:rPr>
          <w:tab/>
          <w:delText>52</w:delText>
        </w:r>
      </w:del>
    </w:p>
    <w:p w14:paraId="70567625" w14:textId="77777777" w:rsidR="001E66EA" w:rsidDel="000B5B22" w:rsidRDefault="001E66EA">
      <w:pPr>
        <w:pStyle w:val="TOC2"/>
        <w:tabs>
          <w:tab w:val="right" w:leader="dot" w:pos="8828"/>
        </w:tabs>
        <w:rPr>
          <w:del w:id="368" w:author="phismith" w:date="2012-01-02T12:29:00Z"/>
          <w:rFonts w:asciiTheme="minorHAnsi" w:eastAsiaTheme="minorEastAsia" w:hAnsiTheme="minorHAnsi" w:cstheme="minorBidi"/>
          <w:noProof/>
        </w:rPr>
      </w:pPr>
      <w:del w:id="369" w:author="phismith" w:date="2012-01-02T12:29:00Z">
        <w:r w:rsidRPr="000B5B22" w:rsidDel="000B5B22">
          <w:rPr>
            <w:rStyle w:val="Hyperlink"/>
            <w:rFonts w:eastAsia="Times New Roman"/>
            <w:noProof/>
            <w:shd w:val="clear" w:color="auto" w:fill="FFFFFF"/>
          </w:rPr>
          <w:delText>Occupies relation</w:delText>
        </w:r>
        <w:r w:rsidDel="000B5B22">
          <w:rPr>
            <w:noProof/>
            <w:webHidden/>
          </w:rPr>
          <w:tab/>
          <w:delText>53</w:delText>
        </w:r>
      </w:del>
    </w:p>
    <w:p w14:paraId="3FFF6599" w14:textId="77777777" w:rsidR="001E66EA" w:rsidDel="000B5B22" w:rsidRDefault="001E66EA">
      <w:pPr>
        <w:pStyle w:val="TOC2"/>
        <w:tabs>
          <w:tab w:val="right" w:leader="dot" w:pos="8828"/>
        </w:tabs>
        <w:rPr>
          <w:del w:id="370" w:author="phismith" w:date="2012-01-02T12:29:00Z"/>
          <w:rFonts w:asciiTheme="minorHAnsi" w:eastAsiaTheme="minorEastAsia" w:hAnsiTheme="minorHAnsi" w:cstheme="minorBidi"/>
          <w:noProof/>
        </w:rPr>
      </w:pPr>
      <w:del w:id="371" w:author="phismith" w:date="2012-01-02T12:29:00Z">
        <w:r w:rsidRPr="000B5B22" w:rsidDel="000B5B22">
          <w:rPr>
            <w:rStyle w:val="Hyperlink"/>
            <w:noProof/>
          </w:rPr>
          <w:delText>3.1. Process</w:delText>
        </w:r>
        <w:r w:rsidDel="000B5B22">
          <w:rPr>
            <w:noProof/>
            <w:webHidden/>
          </w:rPr>
          <w:tab/>
          <w:delText>54</w:delText>
        </w:r>
      </w:del>
    </w:p>
    <w:p w14:paraId="43E977AC" w14:textId="77777777" w:rsidR="001E66EA" w:rsidDel="000B5B22" w:rsidRDefault="001E66EA">
      <w:pPr>
        <w:pStyle w:val="TOC3"/>
        <w:rPr>
          <w:del w:id="372" w:author="phismith" w:date="2012-01-02T12:29:00Z"/>
          <w:rFonts w:asciiTheme="minorHAnsi" w:eastAsiaTheme="minorEastAsia" w:hAnsiTheme="minorHAnsi" w:cstheme="minorBidi"/>
          <w:noProof/>
        </w:rPr>
      </w:pPr>
      <w:del w:id="373" w:author="phismith" w:date="2012-01-02T12:29:00Z">
        <w:r w:rsidRPr="000B5B22" w:rsidDel="000B5B22">
          <w:rPr>
            <w:rStyle w:val="Hyperlink"/>
            <w:noProof/>
          </w:rPr>
          <w:delText>3.1.1 Process boundary</w:delText>
        </w:r>
        <w:r w:rsidDel="000B5B22">
          <w:rPr>
            <w:noProof/>
            <w:webHidden/>
          </w:rPr>
          <w:tab/>
          <w:delText>54</w:delText>
        </w:r>
      </w:del>
    </w:p>
    <w:p w14:paraId="6EA0DA32" w14:textId="77777777" w:rsidR="001E66EA" w:rsidDel="000B5B22" w:rsidRDefault="001E66EA">
      <w:pPr>
        <w:pStyle w:val="TOC2"/>
        <w:tabs>
          <w:tab w:val="right" w:leader="dot" w:pos="8828"/>
        </w:tabs>
        <w:rPr>
          <w:del w:id="374" w:author="phismith" w:date="2012-01-02T12:29:00Z"/>
          <w:rFonts w:asciiTheme="minorHAnsi" w:eastAsiaTheme="minorEastAsia" w:hAnsiTheme="minorHAnsi" w:cstheme="minorBidi"/>
          <w:noProof/>
        </w:rPr>
      </w:pPr>
      <w:del w:id="375" w:author="phismith" w:date="2012-01-02T12:29:00Z">
        <w:r w:rsidRPr="000B5B22" w:rsidDel="000B5B22">
          <w:rPr>
            <w:rStyle w:val="Hyperlink"/>
            <w:noProof/>
          </w:rPr>
          <w:delText>Relation of participation</w:delText>
        </w:r>
        <w:r w:rsidDel="000B5B22">
          <w:rPr>
            <w:noProof/>
            <w:webHidden/>
          </w:rPr>
          <w:tab/>
          <w:delText>55</w:delText>
        </w:r>
      </w:del>
    </w:p>
    <w:p w14:paraId="2BDFB2C4" w14:textId="77777777" w:rsidR="001E66EA" w:rsidDel="000B5B22" w:rsidRDefault="001E66EA">
      <w:pPr>
        <w:pStyle w:val="TOC3"/>
        <w:rPr>
          <w:del w:id="376" w:author="phismith" w:date="2012-01-02T12:29:00Z"/>
          <w:rFonts w:asciiTheme="minorHAnsi" w:eastAsiaTheme="minorEastAsia" w:hAnsiTheme="minorHAnsi" w:cstheme="minorBidi"/>
          <w:noProof/>
        </w:rPr>
      </w:pPr>
      <w:del w:id="377" w:author="phismith" w:date="2012-01-02T12:29:00Z">
        <w:r w:rsidRPr="000B5B22" w:rsidDel="000B5B22">
          <w:rPr>
            <w:rStyle w:val="Hyperlink"/>
            <w:noProof/>
          </w:rPr>
          <w:delText>3.1.2 Process profiles</w:delText>
        </w:r>
        <w:r w:rsidDel="000B5B22">
          <w:rPr>
            <w:noProof/>
            <w:webHidden/>
          </w:rPr>
          <w:tab/>
          <w:delText>55</w:delText>
        </w:r>
      </w:del>
    </w:p>
    <w:p w14:paraId="3FD9D3C2" w14:textId="77777777" w:rsidR="001E66EA" w:rsidDel="000B5B22" w:rsidRDefault="001E66EA">
      <w:pPr>
        <w:pStyle w:val="TOC2"/>
        <w:tabs>
          <w:tab w:val="right" w:leader="dot" w:pos="8828"/>
        </w:tabs>
        <w:rPr>
          <w:del w:id="378" w:author="phismith" w:date="2012-01-02T12:29:00Z"/>
          <w:rFonts w:asciiTheme="minorHAnsi" w:eastAsiaTheme="minorEastAsia" w:hAnsiTheme="minorHAnsi" w:cstheme="minorBidi"/>
          <w:noProof/>
        </w:rPr>
      </w:pPr>
      <w:del w:id="379" w:author="phismith" w:date="2012-01-02T12:29:00Z">
        <w:r w:rsidRPr="000B5B22" w:rsidDel="000B5B22">
          <w:rPr>
            <w:rStyle w:val="Hyperlink"/>
            <w:noProof/>
          </w:rPr>
          <w:delText>3.2 Spatiotemporal region</w:delText>
        </w:r>
        <w:r w:rsidDel="000B5B22">
          <w:rPr>
            <w:noProof/>
            <w:webHidden/>
          </w:rPr>
          <w:tab/>
          <w:delText>66</w:delText>
        </w:r>
      </w:del>
    </w:p>
    <w:p w14:paraId="229D890D" w14:textId="77777777" w:rsidR="001E66EA" w:rsidDel="000B5B22" w:rsidRDefault="001E66EA">
      <w:pPr>
        <w:pStyle w:val="TOC2"/>
        <w:tabs>
          <w:tab w:val="right" w:leader="dot" w:pos="8828"/>
        </w:tabs>
        <w:rPr>
          <w:del w:id="380" w:author="phismith" w:date="2012-01-02T12:29:00Z"/>
          <w:rFonts w:asciiTheme="minorHAnsi" w:eastAsiaTheme="minorEastAsia" w:hAnsiTheme="minorHAnsi" w:cstheme="minorBidi"/>
          <w:noProof/>
        </w:rPr>
      </w:pPr>
      <w:del w:id="381" w:author="phismith" w:date="2012-01-02T12:29:00Z">
        <w:r w:rsidRPr="000B5B22" w:rsidDel="000B5B22">
          <w:rPr>
            <w:rStyle w:val="Hyperlink"/>
            <w:noProof/>
          </w:rPr>
          <w:delText>3.3 Temporal region</w:delText>
        </w:r>
        <w:r w:rsidDel="000B5B22">
          <w:rPr>
            <w:noProof/>
            <w:webHidden/>
          </w:rPr>
          <w:tab/>
          <w:delText>66</w:delText>
        </w:r>
      </w:del>
    </w:p>
    <w:p w14:paraId="109F8DD2" w14:textId="77777777" w:rsidR="001E66EA" w:rsidDel="000B5B22" w:rsidRDefault="001E66EA">
      <w:pPr>
        <w:pStyle w:val="TOC3"/>
        <w:rPr>
          <w:del w:id="382" w:author="phismith" w:date="2012-01-02T12:29:00Z"/>
          <w:rFonts w:asciiTheme="minorHAnsi" w:eastAsiaTheme="minorEastAsia" w:hAnsiTheme="minorHAnsi" w:cstheme="minorBidi"/>
          <w:noProof/>
        </w:rPr>
      </w:pPr>
      <w:del w:id="383" w:author="phismith" w:date="2012-01-02T12:29:00Z">
        <w:r w:rsidRPr="000B5B22" w:rsidDel="000B5B22">
          <w:rPr>
            <w:rStyle w:val="Hyperlink"/>
            <w:noProof/>
          </w:rPr>
          <w:delText>3.3.1 Zero-dimensional temporal region</w:delText>
        </w:r>
        <w:r w:rsidDel="000B5B22">
          <w:rPr>
            <w:noProof/>
            <w:webHidden/>
          </w:rPr>
          <w:tab/>
          <w:delText>67</w:delText>
        </w:r>
      </w:del>
    </w:p>
    <w:p w14:paraId="54105973" w14:textId="77777777" w:rsidR="001E66EA" w:rsidDel="000B5B22" w:rsidRDefault="001E66EA">
      <w:pPr>
        <w:pStyle w:val="TOC3"/>
        <w:rPr>
          <w:del w:id="384" w:author="phismith" w:date="2012-01-02T12:29:00Z"/>
          <w:rFonts w:asciiTheme="minorHAnsi" w:eastAsiaTheme="minorEastAsia" w:hAnsiTheme="minorHAnsi" w:cstheme="minorBidi"/>
          <w:noProof/>
        </w:rPr>
      </w:pPr>
      <w:del w:id="385" w:author="phismith" w:date="2012-01-02T12:29:00Z">
        <w:r w:rsidRPr="000B5B22" w:rsidDel="000B5B22">
          <w:rPr>
            <w:rStyle w:val="Hyperlink"/>
            <w:noProof/>
          </w:rPr>
          <w:delText>3.3.2 One-dimensional temporal region</w:delText>
        </w:r>
        <w:r w:rsidDel="000B5B22">
          <w:rPr>
            <w:noProof/>
            <w:webHidden/>
          </w:rPr>
          <w:tab/>
          <w:delText>67</w:delText>
        </w:r>
      </w:del>
    </w:p>
    <w:p w14:paraId="12447868" w14:textId="77777777" w:rsidR="001E66EA" w:rsidDel="000B5B22" w:rsidRDefault="001E66EA">
      <w:pPr>
        <w:pStyle w:val="TOC2"/>
        <w:tabs>
          <w:tab w:val="right" w:leader="dot" w:pos="8828"/>
        </w:tabs>
        <w:rPr>
          <w:del w:id="386" w:author="phismith" w:date="2012-01-02T12:29:00Z"/>
          <w:rFonts w:asciiTheme="minorHAnsi" w:eastAsiaTheme="minorEastAsia" w:hAnsiTheme="minorHAnsi" w:cstheme="minorBidi"/>
          <w:noProof/>
        </w:rPr>
      </w:pPr>
      <w:del w:id="387" w:author="phismith" w:date="2012-01-02T12:29:00Z">
        <w:r w:rsidRPr="000B5B22" w:rsidDel="000B5B22">
          <w:rPr>
            <w:rStyle w:val="Hyperlink"/>
            <w:noProof/>
          </w:rPr>
          <w:delText>The precedes relation</w:delText>
        </w:r>
        <w:r w:rsidDel="000B5B22">
          <w:rPr>
            <w:noProof/>
            <w:webHidden/>
          </w:rPr>
          <w:tab/>
          <w:delText>67</w:delText>
        </w:r>
      </w:del>
    </w:p>
    <w:p w14:paraId="67CBE946" w14:textId="77777777" w:rsidR="001E66EA" w:rsidDel="000B5B22" w:rsidRDefault="001E66EA">
      <w:pPr>
        <w:pStyle w:val="TOC1"/>
        <w:rPr>
          <w:del w:id="388" w:author="phismith" w:date="2012-01-02T12:29:00Z"/>
          <w:rFonts w:asciiTheme="minorHAnsi" w:eastAsiaTheme="minorEastAsia" w:hAnsiTheme="minorHAnsi" w:cstheme="minorBidi"/>
          <w:b w:val="0"/>
          <w:sz w:val="22"/>
          <w:szCs w:val="22"/>
        </w:rPr>
      </w:pPr>
      <w:del w:id="389" w:author="phismith" w:date="2012-01-02T12:29:00Z">
        <w:r w:rsidRPr="000B5B22" w:rsidDel="000B5B22">
          <w:rPr>
            <w:rStyle w:val="Hyperlink"/>
            <w:b w:val="0"/>
          </w:rPr>
          <w:delText>References</w:delText>
        </w:r>
        <w:r w:rsidDel="000B5B22">
          <w:rPr>
            <w:webHidden/>
          </w:rPr>
          <w:tab/>
          <w:delText>69</w:delText>
        </w:r>
      </w:del>
    </w:p>
    <w:p w14:paraId="14C104D0" w14:textId="77777777" w:rsidR="00215638" w:rsidRPr="00C5140F" w:rsidRDefault="001E591D"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14:paraId="4BE265FF" w14:textId="77777777" w:rsidR="00755698" w:rsidRPr="00C5140F" w:rsidRDefault="00755698" w:rsidP="006C241A">
      <w:pPr>
        <w:spacing w:after="0" w:line="360" w:lineRule="auto"/>
        <w:rPr>
          <w:rFonts w:ascii="Times New Roman" w:hAnsi="Times New Roman"/>
          <w:b/>
          <w:sz w:val="20"/>
          <w:szCs w:val="20"/>
        </w:rPr>
      </w:pPr>
    </w:p>
    <w:p w14:paraId="476FB796" w14:textId="77777777" w:rsidR="00755698" w:rsidRDefault="00755698" w:rsidP="006C241A">
      <w:pPr>
        <w:spacing w:after="0" w:line="360" w:lineRule="auto"/>
        <w:rPr>
          <w:rFonts w:ascii="Times New Roman" w:hAnsi="Times New Roman"/>
          <w:b/>
          <w:sz w:val="20"/>
          <w:szCs w:val="20"/>
        </w:rPr>
      </w:pPr>
    </w:p>
    <w:p w14:paraId="23E2C811" w14:textId="77777777" w:rsidR="00755698" w:rsidRDefault="00755698" w:rsidP="006C241A">
      <w:pPr>
        <w:spacing w:line="360" w:lineRule="auto"/>
        <w:rPr>
          <w:lang w:val="pt-BR"/>
        </w:rPr>
        <w:sectPr w:rsidR="00755698" w:rsidSect="00B03B3D">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4E21EE18" w14:textId="77777777" w:rsidR="00215638" w:rsidRDefault="00215638" w:rsidP="006C241A">
      <w:pPr>
        <w:pStyle w:val="Heading1"/>
      </w:pPr>
      <w:bookmarkStart w:id="395" w:name="_Toc313270684"/>
      <w:r>
        <w:t>Introduction</w:t>
      </w:r>
      <w:bookmarkEnd w:id="395"/>
    </w:p>
    <w:p w14:paraId="06B7F839" w14:textId="77777777" w:rsidR="00F604ED" w:rsidRPr="001D5799" w:rsidRDefault="00F604ED" w:rsidP="009B5669">
      <w:pPr>
        <w:spacing w:beforeLines="1" w:before="2" w:afterLines="1" w:after="2" w:line="360" w:lineRule="auto"/>
        <w:jc w:val="both"/>
        <w:rPr>
          <w:rFonts w:ascii="Times New Roman" w:hAnsi="Times New Roman"/>
          <w:sz w:val="24"/>
          <w:szCs w:val="23"/>
        </w:rPr>
      </w:pPr>
    </w:p>
    <w:p w14:paraId="5ABA4C97" w14:textId="77777777" w:rsidR="004619F8" w:rsidRPr="001D5799" w:rsidRDefault="004619F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document is a guide for those using Basic Formal Ontology (BFO) as an upper-level ontology to support the creation of </w:t>
      </w:r>
      <w:r w:rsidR="00656F28" w:rsidRPr="001D5799">
        <w:rPr>
          <w:rFonts w:ascii="Times New Roman" w:hAnsi="Times New Roman"/>
          <w:sz w:val="24"/>
          <w:szCs w:val="23"/>
        </w:rPr>
        <w:t xml:space="preserve">lower-level </w:t>
      </w:r>
      <w:r w:rsidRPr="001D5799">
        <w:rPr>
          <w:rFonts w:ascii="Times New Roman" w:hAnsi="Times New Roman"/>
          <w:sz w:val="24"/>
          <w:szCs w:val="23"/>
        </w:rPr>
        <w:t>domain ontologies.</w:t>
      </w:r>
    </w:p>
    <w:p w14:paraId="38192B4D" w14:textId="77777777" w:rsidR="004619F8" w:rsidRPr="001D5799" w:rsidRDefault="00740DC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domain is a portion of reality that forms the subject-matter of a single science or technology or mode of study; for example the domain of plant anatomy, of military targeting, of canon law. </w:t>
      </w:r>
      <w:r w:rsidR="004619F8" w:rsidRPr="001D5799">
        <w:rPr>
          <w:rFonts w:ascii="Times New Roman" w:hAnsi="Times New Roman"/>
          <w:sz w:val="24"/>
          <w:szCs w:val="23"/>
        </w:rPr>
        <w:t xml:space="preserve">BFO </w:t>
      </w:r>
      <w:r w:rsidR="008369F7" w:rsidRPr="001D5799">
        <w:rPr>
          <w:rFonts w:ascii="Times New Roman" w:hAnsi="Times New Roman"/>
          <w:sz w:val="24"/>
          <w:szCs w:val="23"/>
        </w:rPr>
        <w:t>is</w:t>
      </w:r>
      <w:r w:rsidR="004619F8" w:rsidRPr="001D5799">
        <w:rPr>
          <w:rFonts w:ascii="Times New Roman" w:hAnsi="Times New Roman"/>
          <w:sz w:val="24"/>
          <w:szCs w:val="23"/>
        </w:rPr>
        <w:t xml:space="preserve"> designed to be </w:t>
      </w:r>
      <w:r w:rsidR="008369F7" w:rsidRPr="001D5799">
        <w:rPr>
          <w:rFonts w:ascii="Times New Roman" w:hAnsi="Times New Roman"/>
          <w:sz w:val="24"/>
          <w:szCs w:val="23"/>
        </w:rPr>
        <w:t>neutral with regard to the domains to which it is applied</w:t>
      </w:r>
      <w:r w:rsidR="00656F28" w:rsidRPr="001D5799">
        <w:rPr>
          <w:rFonts w:ascii="Times New Roman" w:hAnsi="Times New Roman"/>
          <w:sz w:val="24"/>
          <w:szCs w:val="23"/>
        </w:rPr>
        <w:t xml:space="preserve"> in order to support the interoperation of domain ontologies defined on its basis</w:t>
      </w:r>
      <w:r w:rsidR="008369F7" w:rsidRPr="001D5799">
        <w:rPr>
          <w:rFonts w:ascii="Times New Roman" w:hAnsi="Times New Roman"/>
          <w:sz w:val="24"/>
          <w:szCs w:val="23"/>
        </w:rPr>
        <w:t xml:space="preserve">. The application of a formal ontology such </w:t>
      </w:r>
      <w:r w:rsidR="00656F28" w:rsidRPr="001D5799">
        <w:rPr>
          <w:rFonts w:ascii="Times New Roman" w:hAnsi="Times New Roman"/>
          <w:sz w:val="24"/>
          <w:szCs w:val="23"/>
        </w:rPr>
        <w:t xml:space="preserve">as BFO </w:t>
      </w:r>
      <w:r w:rsidR="00514A85">
        <w:rPr>
          <w:rFonts w:ascii="Times New Roman" w:hAnsi="Times New Roman"/>
          <w:sz w:val="24"/>
          <w:szCs w:val="23"/>
        </w:rPr>
        <w:t>[</w:t>
      </w:r>
      <w:r w:rsidR="00514A85">
        <w:rPr>
          <w:rFonts w:ascii="Times New Roman" w:hAnsi="Times New Roman"/>
          <w:sz w:val="24"/>
          <w:szCs w:val="23"/>
        </w:rPr>
        <w:fldChar w:fldCharType="begin"/>
      </w:r>
      <w:r w:rsidR="00514A85">
        <w:rPr>
          <w:rFonts w:ascii="Times New Roman" w:hAnsi="Times New Roman"/>
          <w:sz w:val="24"/>
          <w:szCs w:val="23"/>
        </w:rPr>
        <w:instrText xml:space="preserve"> REF _Ref309140214 \r \h </w:instrText>
      </w:r>
      <w:r w:rsidR="00514A85">
        <w:rPr>
          <w:rFonts w:ascii="Times New Roman" w:hAnsi="Times New Roman"/>
          <w:sz w:val="24"/>
          <w:szCs w:val="23"/>
        </w:rPr>
      </w:r>
      <w:r w:rsidR="00514A85">
        <w:rPr>
          <w:rFonts w:ascii="Times New Roman" w:hAnsi="Times New Roman"/>
          <w:sz w:val="24"/>
          <w:szCs w:val="23"/>
        </w:rPr>
        <w:fldChar w:fldCharType="separate"/>
      </w:r>
      <w:r w:rsidR="00A908AB">
        <w:rPr>
          <w:rFonts w:ascii="Times New Roman" w:hAnsi="Times New Roman"/>
          <w:sz w:val="24"/>
          <w:szCs w:val="23"/>
        </w:rPr>
        <w:t>15</w:t>
      </w:r>
      <w:r w:rsidR="00514A85">
        <w:rPr>
          <w:rFonts w:ascii="Times New Roman" w:hAnsi="Times New Roman"/>
          <w:sz w:val="24"/>
          <w:szCs w:val="23"/>
        </w:rPr>
        <w:fldChar w:fldCharType="end"/>
      </w:r>
      <w:r w:rsidR="00514A85">
        <w:rPr>
          <w:rFonts w:ascii="Times New Roman" w:hAnsi="Times New Roman"/>
          <w:sz w:val="24"/>
          <w:szCs w:val="23"/>
        </w:rPr>
        <w:t xml:space="preserve">] </w:t>
      </w:r>
      <w:r w:rsidR="00656F28" w:rsidRPr="001D5799">
        <w:rPr>
          <w:rFonts w:ascii="Times New Roman" w:hAnsi="Times New Roman"/>
          <w:sz w:val="24"/>
          <w:szCs w:val="23"/>
        </w:rPr>
        <w:t>brings benefits of reuse, supporting</w:t>
      </w:r>
      <w:r w:rsidR="008369F7" w:rsidRPr="001D5799">
        <w:rPr>
          <w:rFonts w:ascii="Times New Roman" w:hAnsi="Times New Roman"/>
          <w:sz w:val="24"/>
          <w:szCs w:val="23"/>
        </w:rPr>
        <w:t xml:space="preserve"> </w:t>
      </w:r>
      <w:r w:rsidR="00656F28" w:rsidRPr="001D5799">
        <w:rPr>
          <w:rFonts w:ascii="Times New Roman" w:hAnsi="Times New Roman"/>
          <w:sz w:val="24"/>
          <w:szCs w:val="23"/>
        </w:rPr>
        <w:t xml:space="preserve">consistent annotation of </w:t>
      </w:r>
      <w:r w:rsidR="008369F7" w:rsidRPr="001D5799">
        <w:rPr>
          <w:rFonts w:ascii="Times New Roman" w:hAnsi="Times New Roman"/>
          <w:sz w:val="24"/>
          <w:szCs w:val="23"/>
        </w:rPr>
        <w:t>data</w:t>
      </w:r>
      <w:r w:rsidR="00656F28" w:rsidRPr="001D5799">
        <w:rPr>
          <w:rFonts w:ascii="Times New Roman" w:hAnsi="Times New Roman"/>
          <w:sz w:val="24"/>
          <w:szCs w:val="23"/>
        </w:rPr>
        <w:t xml:space="preserve"> across different domains. BFO also supports formal </w:t>
      </w:r>
      <w:r w:rsidR="008369F7" w:rsidRPr="001D5799">
        <w:rPr>
          <w:rFonts w:ascii="Times New Roman" w:hAnsi="Times New Roman"/>
          <w:sz w:val="24"/>
          <w:szCs w:val="23"/>
        </w:rPr>
        <w:t xml:space="preserve">reasoning, and </w:t>
      </w:r>
      <w:r w:rsidR="00656F28" w:rsidRPr="001D5799">
        <w:rPr>
          <w:rFonts w:ascii="Times New Roman" w:hAnsi="Times New Roman"/>
          <w:sz w:val="24"/>
          <w:szCs w:val="23"/>
        </w:rPr>
        <w:t xml:space="preserve">is associated with </w:t>
      </w:r>
      <w:r w:rsidR="004619F8" w:rsidRPr="001D5799">
        <w:rPr>
          <w:rFonts w:ascii="Times New Roman" w:hAnsi="Times New Roman"/>
          <w:sz w:val="24"/>
          <w:szCs w:val="23"/>
        </w:rPr>
        <w:t xml:space="preserve">a set of </w:t>
      </w:r>
      <w:r w:rsidR="008369F7" w:rsidRPr="001D5799">
        <w:rPr>
          <w:rFonts w:ascii="Times New Roman" w:hAnsi="Times New Roman"/>
          <w:sz w:val="24"/>
          <w:szCs w:val="23"/>
        </w:rPr>
        <w:t>common formal theories (for example of mereo</w:t>
      </w:r>
      <w:r w:rsidR="00E44217" w:rsidRPr="001D5799">
        <w:rPr>
          <w:rFonts w:ascii="Times New Roman" w:hAnsi="Times New Roman"/>
          <w:sz w:val="24"/>
          <w:szCs w:val="23"/>
        </w:rPr>
        <w:t>topo</w:t>
      </w:r>
      <w:r w:rsidR="008369F7" w:rsidRPr="001D5799">
        <w:rPr>
          <w:rFonts w:ascii="Times New Roman" w:hAnsi="Times New Roman"/>
          <w:sz w:val="24"/>
          <w:szCs w:val="23"/>
        </w:rPr>
        <w:t xml:space="preserve">logy </w:t>
      </w:r>
      <w:r w:rsidR="00E44217" w:rsidRPr="001D5799">
        <w:rPr>
          <w:rFonts w:ascii="Times New Roman" w:hAnsi="Times New Roman"/>
          <w:sz w:val="24"/>
          <w:szCs w:val="23"/>
        </w:rPr>
        <w:t>[</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_Ref309560610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5</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8369F7" w:rsidRPr="001D5799">
        <w:rPr>
          <w:rFonts w:ascii="Times New Roman" w:hAnsi="Times New Roman"/>
          <w:sz w:val="24"/>
          <w:szCs w:val="23"/>
        </w:rPr>
        <w:t xml:space="preserve">and </w:t>
      </w:r>
      <w:r w:rsidR="00E44217" w:rsidRPr="001D5799">
        <w:rPr>
          <w:rFonts w:ascii="Times New Roman" w:hAnsi="Times New Roman"/>
          <w:sz w:val="24"/>
          <w:szCs w:val="23"/>
        </w:rPr>
        <w:t xml:space="preserve">of </w:t>
      </w:r>
      <w:r w:rsidR="008369F7" w:rsidRPr="001D5799">
        <w:rPr>
          <w:rFonts w:ascii="Times New Roman" w:hAnsi="Times New Roman"/>
          <w:sz w:val="24"/>
          <w:szCs w:val="23"/>
        </w:rPr>
        <w:t>qualitative spatial reasoning</w:t>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_Ref309560749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18</w:t>
      </w:r>
      <w:r w:rsidR="001E591D" w:rsidRPr="001D5799">
        <w:rPr>
          <w:rFonts w:ascii="Times New Roman" w:hAnsi="Times New Roman"/>
          <w:sz w:val="24"/>
          <w:szCs w:val="23"/>
        </w:rPr>
        <w:fldChar w:fldCharType="end"/>
      </w:r>
      <w:r w:rsidR="00E44217" w:rsidRPr="001D5799">
        <w:rPr>
          <w:rFonts w:ascii="Times New Roman" w:hAnsi="Times New Roman"/>
          <w:sz w:val="24"/>
          <w:szCs w:val="23"/>
        </w:rPr>
        <w:t>]</w:t>
      </w:r>
      <w:r w:rsidR="008369F7" w:rsidRPr="001D5799">
        <w:rPr>
          <w:rFonts w:ascii="Times New Roman" w:hAnsi="Times New Roman"/>
          <w:sz w:val="24"/>
          <w:szCs w:val="23"/>
        </w:rPr>
        <w:t xml:space="preserve">) which do not need to be redeveloped for each successive domain. </w:t>
      </w:r>
      <w:r w:rsidR="00465C17" w:rsidRPr="001D5799">
        <w:rPr>
          <w:rFonts w:ascii="Times New Roman" w:hAnsi="Times New Roman"/>
          <w:sz w:val="24"/>
          <w:szCs w:val="23"/>
        </w:rPr>
        <w:t xml:space="preserve">For such benefits to be </w:t>
      </w:r>
      <w:r w:rsidR="00151755" w:rsidRPr="001D5799">
        <w:rPr>
          <w:rFonts w:ascii="Times New Roman" w:hAnsi="Times New Roman"/>
          <w:sz w:val="24"/>
          <w:szCs w:val="23"/>
        </w:rPr>
        <w:t>achievable, however</w:t>
      </w:r>
      <w:r w:rsidR="00465C17" w:rsidRPr="001D5799">
        <w:rPr>
          <w:rFonts w:ascii="Times New Roman" w:hAnsi="Times New Roman"/>
          <w:sz w:val="24"/>
          <w:szCs w:val="23"/>
        </w:rPr>
        <w:t xml:space="preserve">, BFO must be capable of being applied to </w:t>
      </w:r>
      <w:r w:rsidR="00656F28" w:rsidRPr="001D5799">
        <w:rPr>
          <w:rFonts w:ascii="Times New Roman" w:hAnsi="Times New Roman"/>
          <w:sz w:val="24"/>
          <w:szCs w:val="23"/>
        </w:rPr>
        <w:t xml:space="preserve">lower-level </w:t>
      </w:r>
      <w:r w:rsidR="00151755" w:rsidRPr="001D5799">
        <w:rPr>
          <w:rFonts w:ascii="Times New Roman" w:hAnsi="Times New Roman"/>
          <w:sz w:val="24"/>
          <w:szCs w:val="23"/>
        </w:rPr>
        <w:t>domains</w:t>
      </w:r>
      <w:r w:rsidR="00656F28" w:rsidRPr="001D5799">
        <w:rPr>
          <w:rFonts w:ascii="Times New Roman" w:hAnsi="Times New Roman"/>
          <w:sz w:val="24"/>
          <w:szCs w:val="23"/>
        </w:rPr>
        <w:t>,</w:t>
      </w:r>
      <w:r w:rsidR="00151755" w:rsidRPr="001D5799">
        <w:rPr>
          <w:rFonts w:ascii="Times New Roman" w:hAnsi="Times New Roman"/>
          <w:sz w:val="24"/>
          <w:szCs w:val="23"/>
        </w:rPr>
        <w:t xml:space="preserve"> and</w:t>
      </w:r>
      <w:r w:rsidR="004619F8" w:rsidRPr="001D5799">
        <w:rPr>
          <w:rFonts w:ascii="Times New Roman" w:hAnsi="Times New Roman"/>
          <w:sz w:val="24"/>
          <w:szCs w:val="23"/>
        </w:rPr>
        <w:t xml:space="preserve"> i</w:t>
      </w:r>
      <w:r w:rsidR="000B04F9" w:rsidRPr="001D5799">
        <w:rPr>
          <w:rFonts w:ascii="Times New Roman" w:hAnsi="Times New Roman"/>
          <w:sz w:val="24"/>
          <w:szCs w:val="23"/>
        </w:rPr>
        <w:t xml:space="preserve">n what follows we document </w:t>
      </w:r>
      <w:r w:rsidR="004619F8" w:rsidRPr="001D5799">
        <w:rPr>
          <w:rFonts w:ascii="Times New Roman" w:hAnsi="Times New Roman"/>
          <w:sz w:val="24"/>
          <w:szCs w:val="23"/>
        </w:rPr>
        <w:t xml:space="preserve">how such application is to be effected. We describe </w:t>
      </w:r>
      <w:r w:rsidR="000B04F9" w:rsidRPr="001D5799">
        <w:rPr>
          <w:rFonts w:ascii="Times New Roman" w:hAnsi="Times New Roman"/>
          <w:sz w:val="24"/>
          <w:szCs w:val="23"/>
        </w:rPr>
        <w:t xml:space="preserve">the conditions which must be satisfied </w:t>
      </w:r>
      <w:r w:rsidR="005D1353" w:rsidRPr="001D5799">
        <w:rPr>
          <w:rFonts w:ascii="Times New Roman" w:hAnsi="Times New Roman"/>
          <w:sz w:val="24"/>
          <w:szCs w:val="23"/>
        </w:rPr>
        <w:t xml:space="preserve">by </w:t>
      </w:r>
      <w:r w:rsidR="00151755" w:rsidRPr="001D5799">
        <w:rPr>
          <w:rFonts w:ascii="Times New Roman" w:hAnsi="Times New Roman"/>
          <w:sz w:val="24"/>
          <w:szCs w:val="23"/>
        </w:rPr>
        <w:t>entities of</w:t>
      </w:r>
      <w:r w:rsidR="004619F8" w:rsidRPr="001D5799">
        <w:rPr>
          <w:rFonts w:ascii="Times New Roman" w:hAnsi="Times New Roman"/>
          <w:sz w:val="24"/>
          <w:szCs w:val="23"/>
        </w:rPr>
        <w:t xml:space="preserve"> given sorts </w:t>
      </w:r>
      <w:r w:rsidR="000B04F9" w:rsidRPr="001D5799">
        <w:rPr>
          <w:rFonts w:ascii="Times New Roman" w:hAnsi="Times New Roman"/>
          <w:sz w:val="24"/>
          <w:szCs w:val="23"/>
        </w:rPr>
        <w:t xml:space="preserve">if they are properly to be categorized as instantiating the different </w:t>
      </w:r>
      <w:r w:rsidR="00F00EBF" w:rsidRPr="001D5799">
        <w:rPr>
          <w:rFonts w:ascii="Times New Roman" w:hAnsi="Times New Roman"/>
          <w:sz w:val="24"/>
          <w:szCs w:val="23"/>
        </w:rPr>
        <w:t xml:space="preserve">universals </w:t>
      </w:r>
      <w:r w:rsidR="00A97320" w:rsidRPr="001D5799">
        <w:rPr>
          <w:rFonts w:ascii="Times New Roman" w:hAnsi="Times New Roman"/>
          <w:sz w:val="24"/>
          <w:szCs w:val="23"/>
        </w:rPr>
        <w:t xml:space="preserve">or types </w:t>
      </w:r>
      <w:r w:rsidR="00F00EBF" w:rsidRPr="001D5799">
        <w:rPr>
          <w:rFonts w:ascii="Times New Roman" w:hAnsi="Times New Roman"/>
          <w:sz w:val="24"/>
          <w:szCs w:val="23"/>
        </w:rPr>
        <w:t xml:space="preserve">recognized by </w:t>
      </w:r>
      <w:r w:rsidR="004619F8" w:rsidRPr="001D5799">
        <w:rPr>
          <w:rFonts w:ascii="Times New Roman" w:hAnsi="Times New Roman"/>
          <w:sz w:val="24"/>
          <w:szCs w:val="23"/>
        </w:rPr>
        <w:t>BFO and we provide a summary of the associated relations</w:t>
      </w:r>
      <w:r w:rsidR="000B04F9" w:rsidRPr="001D5799">
        <w:rPr>
          <w:rFonts w:ascii="Times New Roman" w:hAnsi="Times New Roman"/>
          <w:sz w:val="24"/>
          <w:szCs w:val="23"/>
        </w:rPr>
        <w:t xml:space="preserve">. </w:t>
      </w:r>
    </w:p>
    <w:p w14:paraId="389EF8C6" w14:textId="77777777" w:rsidR="000B04F9" w:rsidRDefault="000B04F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specify these conditions we will utilize a semi-formalized English that </w:t>
      </w:r>
      <w:r w:rsidR="00B56564" w:rsidRPr="001D5799">
        <w:rPr>
          <w:rFonts w:ascii="Times New Roman" w:hAnsi="Times New Roman"/>
          <w:sz w:val="24"/>
          <w:szCs w:val="23"/>
        </w:rPr>
        <w:t xml:space="preserve">has approximately </w:t>
      </w:r>
      <w:r w:rsidRPr="001D5799">
        <w:rPr>
          <w:rFonts w:ascii="Times New Roman" w:hAnsi="Times New Roman"/>
          <w:sz w:val="24"/>
          <w:szCs w:val="23"/>
        </w:rPr>
        <w:t>the expressivity of first-order logic</w:t>
      </w:r>
      <w:r w:rsidR="00F00EBF" w:rsidRPr="001D5799">
        <w:rPr>
          <w:rFonts w:ascii="Times New Roman" w:hAnsi="Times New Roman"/>
          <w:sz w:val="24"/>
          <w:szCs w:val="23"/>
        </w:rPr>
        <w:t xml:space="preserve"> (FOL)</w:t>
      </w:r>
      <w:r w:rsidR="00B56564" w:rsidRPr="001D5799">
        <w:rPr>
          <w:rFonts w:ascii="Times New Roman" w:hAnsi="Times New Roman"/>
          <w:sz w:val="24"/>
          <w:szCs w:val="23"/>
        </w:rPr>
        <w:t xml:space="preserve"> with identity</w:t>
      </w:r>
      <w:r w:rsidR="00F2283D">
        <w:rPr>
          <w:rFonts w:ascii="Times New Roman" w:hAnsi="Times New Roman"/>
          <w:sz w:val="24"/>
          <w:szCs w:val="23"/>
        </w:rPr>
        <w:t xml:space="preserve">. </w:t>
      </w:r>
      <w:r w:rsidR="00F00EBF" w:rsidRPr="001D5799">
        <w:rPr>
          <w:rFonts w:ascii="Times New Roman" w:hAnsi="Times New Roman"/>
          <w:sz w:val="24"/>
          <w:szCs w:val="23"/>
        </w:rPr>
        <w:t xml:space="preserve">In a future document we will provide a formalized treatment of these specifications using </w:t>
      </w:r>
      <w:r w:rsidR="00B56564" w:rsidRPr="001D5799">
        <w:rPr>
          <w:rFonts w:ascii="Times New Roman" w:hAnsi="Times New Roman"/>
          <w:sz w:val="24"/>
          <w:szCs w:val="23"/>
        </w:rPr>
        <w:t>FOL</w:t>
      </w:r>
      <w:r w:rsidR="00C75C35" w:rsidRPr="001D5799">
        <w:rPr>
          <w:rFonts w:ascii="Times New Roman" w:hAnsi="Times New Roman"/>
          <w:sz w:val="24"/>
          <w:szCs w:val="23"/>
        </w:rPr>
        <w:t xml:space="preserve">; </w:t>
      </w:r>
      <w:r w:rsidR="00465C17" w:rsidRPr="001D5799">
        <w:rPr>
          <w:rFonts w:ascii="Times New Roman" w:hAnsi="Times New Roman"/>
          <w:sz w:val="24"/>
          <w:szCs w:val="23"/>
        </w:rPr>
        <w:t xml:space="preserve">a parallel effort is </w:t>
      </w:r>
      <w:r w:rsidR="004619F8" w:rsidRPr="001D5799">
        <w:rPr>
          <w:rFonts w:ascii="Times New Roman" w:hAnsi="Times New Roman"/>
          <w:sz w:val="24"/>
          <w:szCs w:val="23"/>
        </w:rPr>
        <w:t xml:space="preserve">also </w:t>
      </w:r>
      <w:r w:rsidR="00465C17" w:rsidRPr="001D5799">
        <w:rPr>
          <w:rFonts w:ascii="Times New Roman" w:hAnsi="Times New Roman"/>
          <w:sz w:val="24"/>
          <w:szCs w:val="23"/>
        </w:rPr>
        <w:t xml:space="preserve">underway </w:t>
      </w:r>
      <w:r w:rsidR="00151755" w:rsidRPr="001D5799">
        <w:rPr>
          <w:rFonts w:ascii="Times New Roman" w:hAnsi="Times New Roman"/>
          <w:sz w:val="24"/>
          <w:szCs w:val="23"/>
        </w:rPr>
        <w:t>using OWL</w:t>
      </w:r>
      <w:r w:rsidRPr="001D5799">
        <w:rPr>
          <w:rFonts w:ascii="Times New Roman" w:hAnsi="Times New Roman"/>
          <w:sz w:val="24"/>
          <w:szCs w:val="23"/>
        </w:rPr>
        <w:t>.</w:t>
      </w:r>
      <w:r w:rsidR="00F2283D">
        <w:rPr>
          <w:rFonts w:ascii="Times New Roman" w:hAnsi="Times New Roman"/>
          <w:sz w:val="24"/>
          <w:szCs w:val="23"/>
        </w:rPr>
        <w:t xml:space="preserve"> </w:t>
      </w:r>
    </w:p>
    <w:p w14:paraId="45BA8890" w14:textId="77777777" w:rsidR="00FF29D8" w:rsidRPr="00FF29D8" w:rsidRDefault="00F2283D" w:rsidP="00FF29D8">
      <w:pPr>
        <w:spacing w:line="360" w:lineRule="auto"/>
        <w:jc w:val="both"/>
        <w:rPr>
          <w:ins w:id="396" w:author="phismith" w:date="2012-01-03T12:08:00Z"/>
          <w:rFonts w:ascii="Times New Roman" w:hAnsi="Times New Roman"/>
          <w:sz w:val="24"/>
          <w:szCs w:val="23"/>
          <w:rPrChange w:id="397" w:author="phismith" w:date="2012-01-03T12:09:00Z">
            <w:rPr>
              <w:ins w:id="398" w:author="phismith" w:date="2012-01-03T12:08:00Z"/>
            </w:rPr>
          </w:rPrChange>
        </w:rPr>
      </w:pPr>
      <w:r>
        <w:rPr>
          <w:rFonts w:ascii="Times New Roman" w:hAnsi="Times New Roman"/>
          <w:sz w:val="24"/>
          <w:szCs w:val="23"/>
        </w:rPr>
        <w:t>In the formulations below, w</w:t>
      </w:r>
      <w:r w:rsidRPr="001D5799">
        <w:rPr>
          <w:rFonts w:ascii="Times New Roman" w:hAnsi="Times New Roman"/>
          <w:sz w:val="24"/>
          <w:szCs w:val="23"/>
        </w:rPr>
        <w:t xml:space="preserve">e </w:t>
      </w:r>
      <w:r>
        <w:rPr>
          <w:rFonts w:ascii="Times New Roman" w:hAnsi="Times New Roman"/>
          <w:sz w:val="24"/>
          <w:szCs w:val="23"/>
        </w:rPr>
        <w:t xml:space="preserve">will </w:t>
      </w:r>
      <w:r w:rsidRPr="001D5799">
        <w:rPr>
          <w:rFonts w:ascii="Times New Roman" w:hAnsi="Times New Roman"/>
          <w:sz w:val="24"/>
          <w:szCs w:val="23"/>
        </w:rPr>
        <w:t>use ‘</w:t>
      </w:r>
      <w:r w:rsidRPr="001D5799">
        <w:rPr>
          <w:rFonts w:ascii="Times New Roman" w:hAnsi="Times New Roman"/>
          <w:i/>
          <w:sz w:val="24"/>
          <w:szCs w:val="23"/>
        </w:rPr>
        <w:t>a</w:t>
      </w:r>
      <w:r w:rsidRPr="001D5799">
        <w:rPr>
          <w:rFonts w:ascii="Times New Roman" w:hAnsi="Times New Roman"/>
          <w:sz w:val="24"/>
          <w:szCs w:val="23"/>
        </w:rPr>
        <w:t>’, ‘</w:t>
      </w:r>
      <w:r w:rsidRPr="001D5799">
        <w:rPr>
          <w:rFonts w:ascii="Times New Roman" w:hAnsi="Times New Roman"/>
          <w:i/>
          <w:sz w:val="24"/>
          <w:szCs w:val="23"/>
        </w:rPr>
        <w:t>b</w:t>
      </w:r>
      <w:r w:rsidRPr="001D5799">
        <w:rPr>
          <w:rFonts w:ascii="Times New Roman" w:hAnsi="Times New Roman"/>
          <w:sz w:val="24"/>
          <w:szCs w:val="23"/>
        </w:rPr>
        <w:t xml:space="preserve">’, etc., for instances (spatio-temporal particulars), and </w:t>
      </w:r>
      <w:r>
        <w:rPr>
          <w:rFonts w:ascii="Times New Roman" w:hAnsi="Times New Roman"/>
          <w:sz w:val="24"/>
          <w:szCs w:val="23"/>
        </w:rPr>
        <w:t>‘</w:t>
      </w:r>
      <w:r>
        <w:rPr>
          <w:rFonts w:ascii="Times New Roman" w:hAnsi="Times New Roman"/>
          <w:i/>
          <w:sz w:val="24"/>
          <w:szCs w:val="23"/>
        </w:rPr>
        <w:t>r</w:t>
      </w:r>
      <w:r>
        <w:rPr>
          <w:rFonts w:ascii="Times New Roman" w:hAnsi="Times New Roman"/>
          <w:sz w:val="24"/>
          <w:szCs w:val="23"/>
        </w:rPr>
        <w:t>’, ‘</w:t>
      </w:r>
      <w:r w:rsidRPr="00F2283D">
        <w:rPr>
          <w:rFonts w:ascii="Times New Roman Italic" w:hAnsi="Times New Roman Italic"/>
          <w:i/>
          <w:spacing w:val="20"/>
          <w:sz w:val="24"/>
          <w:szCs w:val="23"/>
        </w:rPr>
        <w:t>r</w:t>
      </w:r>
      <w:r w:rsidRPr="001D5799">
        <w:rPr>
          <w:rFonts w:ascii="Times New Roman" w:hAnsi="Times New Roman"/>
          <w:sz w:val="24"/>
          <w:szCs w:val="23"/>
        </w:rPr>
        <w:sym w:font="Symbol" w:char="F0A2"/>
      </w:r>
      <w:r>
        <w:rPr>
          <w:rFonts w:ascii="Times New Roman" w:hAnsi="Times New Roman"/>
          <w:i/>
          <w:sz w:val="24"/>
          <w:szCs w:val="23"/>
        </w:rPr>
        <w:t xml:space="preserve"> </w:t>
      </w:r>
      <w:r w:rsidRPr="00F2283D">
        <w:rPr>
          <w:rFonts w:ascii="Times New Roman" w:hAnsi="Times New Roman"/>
          <w:sz w:val="24"/>
          <w:szCs w:val="23"/>
        </w:rPr>
        <w:t>‘</w:t>
      </w:r>
      <w:r w:rsidRPr="001D5799">
        <w:rPr>
          <w:rFonts w:ascii="Times New Roman" w:hAnsi="Times New Roman"/>
          <w:i/>
          <w:sz w:val="24"/>
          <w:szCs w:val="23"/>
        </w:rPr>
        <w:t>t</w:t>
      </w:r>
      <w:r w:rsidRPr="001D5799">
        <w:rPr>
          <w:rFonts w:ascii="Times New Roman" w:hAnsi="Times New Roman"/>
          <w:sz w:val="24"/>
          <w:szCs w:val="23"/>
        </w:rPr>
        <w:t>,’ ‘</w:t>
      </w:r>
      <w:r w:rsidRPr="001D5799">
        <w:rPr>
          <w:rFonts w:ascii="Times New Roman Italic" w:hAnsi="Times New Roman Italic"/>
          <w:i/>
          <w:spacing w:val="20"/>
          <w:sz w:val="24"/>
          <w:szCs w:val="23"/>
        </w:rPr>
        <w:t>t</w:t>
      </w:r>
      <w:r w:rsidRPr="001D5799">
        <w:rPr>
          <w:rFonts w:ascii="Times New Roman" w:hAnsi="Times New Roman"/>
          <w:sz w:val="24"/>
          <w:szCs w:val="23"/>
        </w:rPr>
        <w:sym w:font="Symbol" w:char="F0A2"/>
      </w:r>
      <w:r w:rsidRPr="001D5799">
        <w:rPr>
          <w:rFonts w:ascii="Times New Roman" w:hAnsi="Times New Roman"/>
          <w:sz w:val="24"/>
          <w:szCs w:val="23"/>
        </w:rPr>
        <w:t>’, etc., for regions (instant</w:t>
      </w:r>
      <w:r>
        <w:rPr>
          <w:rFonts w:ascii="Times New Roman" w:hAnsi="Times New Roman"/>
          <w:sz w:val="24"/>
          <w:szCs w:val="23"/>
        </w:rPr>
        <w:t>s or intervals) of time and space, respectively. We use ‘</w:t>
      </w:r>
      <w:r>
        <w:rPr>
          <w:rFonts w:ascii="Times New Roman" w:hAnsi="Times New Roman"/>
          <w:i/>
          <w:sz w:val="24"/>
          <w:szCs w:val="23"/>
        </w:rPr>
        <w:t>A</w:t>
      </w:r>
      <w:r>
        <w:rPr>
          <w:rFonts w:ascii="Times New Roman" w:hAnsi="Times New Roman"/>
          <w:sz w:val="24"/>
          <w:szCs w:val="23"/>
        </w:rPr>
        <w:t>’, ‘</w:t>
      </w:r>
      <w:r>
        <w:rPr>
          <w:rFonts w:ascii="Times New Roman" w:hAnsi="Times New Roman"/>
          <w:i/>
          <w:sz w:val="24"/>
          <w:szCs w:val="23"/>
        </w:rPr>
        <w:t>B</w:t>
      </w:r>
      <w:r>
        <w:rPr>
          <w:rFonts w:ascii="Times New Roman" w:hAnsi="Times New Roman"/>
          <w:sz w:val="24"/>
          <w:szCs w:val="23"/>
        </w:rPr>
        <w:t>’</w:t>
      </w:r>
      <w:r w:rsidRPr="00F2283D">
        <w:rPr>
          <w:rFonts w:ascii="Times New Roman" w:hAnsi="Times New Roman"/>
          <w:sz w:val="24"/>
          <w:szCs w:val="23"/>
        </w:rPr>
        <w:t>,</w:t>
      </w:r>
      <w:r>
        <w:rPr>
          <w:rFonts w:ascii="Times New Roman" w:hAnsi="Times New Roman"/>
          <w:sz w:val="24"/>
          <w:szCs w:val="23"/>
        </w:rPr>
        <w:t xml:space="preserve"> ‘</w:t>
      </w:r>
      <w:r w:rsidRPr="00F2283D">
        <w:rPr>
          <w:rFonts w:ascii="Times New Roman" w:hAnsi="Times New Roman"/>
          <w:i/>
          <w:sz w:val="24"/>
          <w:szCs w:val="23"/>
        </w:rPr>
        <w:t>C</w:t>
      </w:r>
      <w:r w:rsidRPr="00F2283D">
        <w:rPr>
          <w:rFonts w:ascii="Times New Roman" w:hAnsi="Times New Roman"/>
          <w:sz w:val="24"/>
          <w:szCs w:val="23"/>
        </w:rPr>
        <w:t>’</w:t>
      </w:r>
      <w:r>
        <w:rPr>
          <w:rFonts w:ascii="Times New Roman" w:hAnsi="Times New Roman"/>
          <w:sz w:val="24"/>
          <w:szCs w:val="23"/>
        </w:rPr>
        <w:t>, ‘</w:t>
      </w:r>
      <w:r>
        <w:rPr>
          <w:rFonts w:ascii="Times New Roman" w:hAnsi="Times New Roman"/>
          <w:i/>
          <w:sz w:val="24"/>
          <w:szCs w:val="23"/>
        </w:rPr>
        <w:t>P</w:t>
      </w:r>
      <w:r>
        <w:rPr>
          <w:rFonts w:ascii="Times New Roman" w:hAnsi="Times New Roman"/>
          <w:sz w:val="24"/>
          <w:szCs w:val="23"/>
        </w:rPr>
        <w:t>’,</w:t>
      </w:r>
      <w:r w:rsidRPr="00F2283D">
        <w:rPr>
          <w:rFonts w:ascii="Times New Roman" w:hAnsi="Times New Roman"/>
          <w:sz w:val="24"/>
          <w:szCs w:val="23"/>
        </w:rPr>
        <w:t xml:space="preserve"> etc.</w:t>
      </w:r>
      <w:r>
        <w:rPr>
          <w:rFonts w:ascii="Times New Roman" w:hAnsi="Times New Roman"/>
          <w:sz w:val="24"/>
          <w:szCs w:val="23"/>
        </w:rPr>
        <w:t xml:space="preserve"> for universals and attributive classes. We use ‘</w:t>
      </w:r>
      <w:r>
        <w:rPr>
          <w:rFonts w:ascii="Times New Roman" w:hAnsi="Times New Roman"/>
          <w:b/>
          <w:sz w:val="24"/>
          <w:szCs w:val="23"/>
        </w:rPr>
        <w:t>part_of</w:t>
      </w:r>
      <w:r w:rsidRPr="00F2283D">
        <w:rPr>
          <w:rFonts w:ascii="Times New Roman" w:hAnsi="Times New Roman"/>
          <w:sz w:val="24"/>
          <w:szCs w:val="23"/>
        </w:rPr>
        <w:t>’</w:t>
      </w:r>
      <w:r>
        <w:rPr>
          <w:rFonts w:ascii="Times New Roman" w:hAnsi="Times New Roman"/>
          <w:sz w:val="24"/>
          <w:szCs w:val="23"/>
        </w:rPr>
        <w:t xml:space="preserve"> and similar </w:t>
      </w:r>
      <w:r w:rsidRPr="00F2283D">
        <w:rPr>
          <w:rFonts w:ascii="Times New Roman" w:hAnsi="Times New Roman"/>
          <w:b/>
          <w:sz w:val="24"/>
          <w:szCs w:val="23"/>
        </w:rPr>
        <w:t>bold-face</w:t>
      </w:r>
      <w:r>
        <w:rPr>
          <w:rFonts w:ascii="Times New Roman" w:hAnsi="Times New Roman"/>
          <w:sz w:val="24"/>
          <w:szCs w:val="23"/>
        </w:rPr>
        <w:t xml:space="preserve"> expressions to express relations involving instances, and ‘</w:t>
      </w:r>
      <w:r>
        <w:rPr>
          <w:rFonts w:ascii="Times New Roman" w:hAnsi="Times New Roman"/>
          <w:i/>
          <w:sz w:val="24"/>
          <w:szCs w:val="23"/>
        </w:rPr>
        <w:t>part_o</w:t>
      </w:r>
      <w:r w:rsidRPr="00F2283D">
        <w:rPr>
          <w:rFonts w:ascii="Times New Roman Italic" w:hAnsi="Times New Roman Italic"/>
          <w:i/>
          <w:spacing w:val="40"/>
          <w:sz w:val="24"/>
          <w:szCs w:val="23"/>
        </w:rPr>
        <w:t>f</w:t>
      </w:r>
      <w:r>
        <w:rPr>
          <w:rFonts w:ascii="Times New Roman" w:hAnsi="Times New Roman"/>
          <w:sz w:val="24"/>
          <w:szCs w:val="23"/>
        </w:rPr>
        <w:t xml:space="preserve">’ and similar </w:t>
      </w:r>
      <w:r>
        <w:rPr>
          <w:rFonts w:ascii="Times New Roman" w:hAnsi="Times New Roman"/>
          <w:i/>
          <w:sz w:val="24"/>
          <w:szCs w:val="23"/>
        </w:rPr>
        <w:t xml:space="preserve">italicized </w:t>
      </w:r>
      <w:r>
        <w:rPr>
          <w:rFonts w:ascii="Times New Roman" w:hAnsi="Times New Roman"/>
          <w:sz w:val="24"/>
          <w:szCs w:val="23"/>
        </w:rPr>
        <w:t>expressions to express relations exclusively involving universals and attributive classes.</w:t>
      </w:r>
      <w:ins w:id="399" w:author="phismith" w:date="2012-01-03T12:09:00Z">
        <w:r w:rsidR="00FF29D8">
          <w:rPr>
            <w:rFonts w:ascii="Times New Roman" w:hAnsi="Times New Roman"/>
            <w:sz w:val="24"/>
            <w:szCs w:val="23"/>
          </w:rPr>
          <w:t xml:space="preserve"> </w:t>
        </w:r>
        <w:r w:rsidR="00FF29D8" w:rsidRPr="00FF29D8">
          <w:rPr>
            <w:rFonts w:ascii="Times New Roman" w:hAnsi="Times New Roman"/>
            <w:sz w:val="24"/>
            <w:lang w:val="pt-BR"/>
            <w:rPrChange w:id="400" w:author="phismith" w:date="2012-01-03T12:09:00Z">
              <w:rPr>
                <w:b/>
                <w:lang w:val="pt-BR"/>
              </w:rPr>
            </w:rPrChange>
          </w:rPr>
          <w:t>We also use</w:t>
        </w:r>
        <w:r w:rsidR="00FF29D8" w:rsidRPr="00FF29D8">
          <w:rPr>
            <w:rFonts w:ascii="Times New Roman" w:hAnsi="Times New Roman"/>
            <w:b/>
            <w:sz w:val="24"/>
            <w:lang w:val="pt-BR"/>
            <w:rPrChange w:id="401" w:author="phismith" w:date="2012-01-03T12:09:00Z">
              <w:rPr>
                <w:b/>
                <w:lang w:val="pt-BR"/>
              </w:rPr>
            </w:rPrChange>
          </w:rPr>
          <w:t xml:space="preserve"> </w:t>
        </w:r>
      </w:ins>
      <w:ins w:id="402" w:author="phismith" w:date="2012-01-03T12:08:00Z">
        <w:r w:rsidR="00FF29D8" w:rsidRPr="00FF29D8">
          <w:rPr>
            <w:rFonts w:ascii="Times New Roman" w:hAnsi="Times New Roman"/>
            <w:i/>
            <w:sz w:val="24"/>
            <w:rPrChange w:id="403" w:author="phismith" w:date="2012-01-03T12:09:00Z">
              <w:rPr>
                <w:i/>
              </w:rPr>
            </w:rPrChange>
          </w:rPr>
          <w:t xml:space="preserve">italic </w:t>
        </w:r>
      </w:ins>
      <w:ins w:id="404" w:author="phismith" w:date="2012-01-03T12:09:00Z">
        <w:r w:rsidR="00FF29D8" w:rsidRPr="00FF29D8">
          <w:rPr>
            <w:rFonts w:ascii="Times New Roman" w:hAnsi="Times New Roman"/>
            <w:sz w:val="24"/>
            <w:rPrChange w:id="405" w:author="phismith" w:date="2012-01-03T12:09:00Z">
              <w:rPr>
                <w:i/>
              </w:rPr>
            </w:rPrChange>
          </w:rPr>
          <w:t>to</w:t>
        </w:r>
        <w:r w:rsidR="00FF29D8" w:rsidRPr="00FF29D8">
          <w:rPr>
            <w:rFonts w:ascii="Times New Roman" w:hAnsi="Times New Roman"/>
            <w:i/>
            <w:sz w:val="24"/>
            <w:rPrChange w:id="406" w:author="phismith" w:date="2012-01-03T12:09:00Z">
              <w:rPr>
                <w:i/>
              </w:rPr>
            </w:rPrChange>
          </w:rPr>
          <w:t xml:space="preserve"> </w:t>
        </w:r>
        <w:r w:rsidR="00FF29D8" w:rsidRPr="00FF29D8">
          <w:rPr>
            <w:rFonts w:ascii="Times New Roman" w:hAnsi="Times New Roman"/>
            <w:sz w:val="24"/>
            <w:rPrChange w:id="407" w:author="phismith" w:date="2012-01-03T12:09:00Z">
              <w:rPr>
                <w:i/>
              </w:rPr>
            </w:rPrChange>
          </w:rPr>
          <w:t>mark out</w:t>
        </w:r>
        <w:r w:rsidR="00FF29D8" w:rsidRPr="00FF29D8">
          <w:rPr>
            <w:rFonts w:ascii="Times New Roman" w:hAnsi="Times New Roman"/>
            <w:i/>
            <w:sz w:val="24"/>
            <w:rPrChange w:id="408" w:author="phismith" w:date="2012-01-03T12:09:00Z">
              <w:rPr>
                <w:i/>
              </w:rPr>
            </w:rPrChange>
          </w:rPr>
          <w:t xml:space="preserve"> </w:t>
        </w:r>
      </w:ins>
      <w:ins w:id="409" w:author="phismith" w:date="2012-01-03T12:08:00Z">
        <w:r w:rsidR="00FF29D8" w:rsidRPr="00FF29D8">
          <w:rPr>
            <w:rFonts w:ascii="Times New Roman" w:hAnsi="Times New Roman"/>
            <w:sz w:val="24"/>
            <w:rPrChange w:id="410" w:author="phismith" w:date="2012-01-03T12:09:00Z">
              <w:rPr/>
            </w:rPrChange>
          </w:rPr>
          <w:t>BFO term</w:t>
        </w:r>
      </w:ins>
      <w:ins w:id="411" w:author="phismith" w:date="2012-01-03T12:09:00Z">
        <w:r w:rsidR="00FF29D8" w:rsidRPr="00FF29D8">
          <w:rPr>
            <w:rFonts w:ascii="Times New Roman" w:hAnsi="Times New Roman"/>
            <w:sz w:val="24"/>
            <w:rPrChange w:id="412" w:author="phismith" w:date="2012-01-03T12:09:00Z">
              <w:rPr/>
            </w:rPrChange>
          </w:rPr>
          <w:t>s</w:t>
        </w:r>
      </w:ins>
      <w:ins w:id="413" w:author="phismith" w:date="2012-01-03T12:08:00Z">
        <w:r w:rsidR="00FF29D8" w:rsidRPr="00FF29D8">
          <w:rPr>
            <w:rFonts w:ascii="Times New Roman" w:hAnsi="Times New Roman"/>
            <w:sz w:val="24"/>
            <w:rPrChange w:id="414" w:author="phismith" w:date="2012-01-03T12:09:00Z">
              <w:rPr/>
            </w:rPrChange>
          </w:rPr>
          <w:t xml:space="preserve">.  </w:t>
        </w:r>
      </w:ins>
    </w:p>
    <w:p w14:paraId="2015E4D7" w14:textId="77777777" w:rsidR="00FF29D8" w:rsidRDefault="00FF29D8" w:rsidP="00FF29D8">
      <w:pPr>
        <w:pStyle w:val="Specification"/>
        <w:rPr>
          <w:ins w:id="415" w:author="phismith" w:date="2012-01-03T12:10:00Z"/>
        </w:rPr>
      </w:pPr>
      <w:ins w:id="416" w:author="phismith" w:date="2012-01-03T12:08:00Z">
        <w:r w:rsidRPr="00B60586">
          <w:rPr>
            <w:rStyle w:val="SpecificationType"/>
          </w:rPr>
          <w:t>Elucidation</w:t>
        </w:r>
        <w:r w:rsidRPr="000041DF">
          <w:t>: This style of formatting indicates that this text forms part of the BFO specification.</w:t>
        </w:r>
        <w:r>
          <w:t xml:space="preserve"> </w:t>
        </w:r>
        <w:r w:rsidRPr="00920C6C">
          <w:t>Other text represents further explanations of the specification as well as background information.</w:t>
        </w:r>
      </w:ins>
    </w:p>
    <w:p w14:paraId="02F8CE7F" w14:textId="77777777" w:rsidR="00FF29D8" w:rsidRPr="00FF29D8" w:rsidRDefault="00FF29D8" w:rsidP="00FF29D8">
      <w:pPr>
        <w:spacing w:line="360" w:lineRule="auto"/>
        <w:rPr>
          <w:rFonts w:ascii="Times New Roman" w:hAnsi="Times New Roman"/>
          <w:sz w:val="24"/>
          <w:lang w:val="pt-BR"/>
          <w:rPrChange w:id="417" w:author="phismith" w:date="2012-01-03T12:10:00Z">
            <w:rPr>
              <w:lang w:val="pt-BR"/>
            </w:rPr>
          </w:rPrChange>
        </w:rPr>
      </w:pPr>
      <w:moveToRangeStart w:id="418" w:author="phismith" w:date="2012-01-03T12:10:00Z" w:name="move313355945"/>
    </w:p>
    <w:p w14:paraId="1E168F11" w14:textId="77777777" w:rsidR="00FF29D8" w:rsidRPr="00FF29D8" w:rsidRDefault="00FF29D8" w:rsidP="00FF29D8">
      <w:pPr>
        <w:spacing w:line="360" w:lineRule="auto"/>
        <w:rPr>
          <w:rFonts w:ascii="Times New Roman" w:hAnsi="Times New Roman"/>
          <w:b/>
          <w:sz w:val="24"/>
          <w:lang w:val="pt-BR"/>
          <w:rPrChange w:id="419" w:author="phismith" w:date="2012-01-03T12:10:00Z">
            <w:rPr>
              <w:b/>
              <w:lang w:val="pt-BR"/>
            </w:rPr>
          </w:rPrChange>
        </w:rPr>
      </w:pPr>
      <w:moveTo w:id="420" w:author="phismith" w:date="2012-01-03T12:10:00Z">
        <w:r w:rsidRPr="00FF29D8">
          <w:rPr>
            <w:rFonts w:ascii="Times New Roman" w:hAnsi="Times New Roman"/>
            <w:b/>
            <w:sz w:val="24"/>
            <w:lang w:val="pt-BR"/>
            <w:rPrChange w:id="421" w:author="phismith" w:date="2012-01-03T12:10:00Z">
              <w:rPr>
                <w:b/>
                <w:lang w:val="pt-BR"/>
              </w:rPr>
            </w:rPrChange>
          </w:rPr>
          <w:t>References</w:t>
        </w:r>
      </w:moveTo>
    </w:p>
    <w:p w14:paraId="627B4A1B" w14:textId="77777777" w:rsidR="00FF29D8" w:rsidRPr="00FF29D8" w:rsidRDefault="00FF29D8" w:rsidP="00FF29D8">
      <w:pPr>
        <w:spacing w:line="360" w:lineRule="auto"/>
        <w:jc w:val="both"/>
        <w:rPr>
          <w:rFonts w:ascii="Times New Roman" w:hAnsi="Times New Roman"/>
          <w:sz w:val="24"/>
          <w:lang w:val="pt-BR"/>
          <w:rPrChange w:id="422" w:author="phismith" w:date="2012-01-03T12:10:00Z">
            <w:rPr>
              <w:lang w:val="pt-BR"/>
            </w:rPr>
          </w:rPrChange>
        </w:rPr>
      </w:pPr>
      <w:moveTo w:id="423" w:author="phismith" w:date="2012-01-03T12:10:00Z">
        <w:r w:rsidRPr="00FF29D8">
          <w:rPr>
            <w:rFonts w:ascii="Times New Roman" w:hAnsi="Times New Roman"/>
            <w:sz w:val="24"/>
            <w:lang w:val="pt-BR"/>
            <w:rPrChange w:id="424" w:author="phismith" w:date="2012-01-03T12:10:00Z">
              <w:rPr>
                <w:lang w:val="pt-BR"/>
              </w:rPr>
            </w:rPrChange>
          </w:rPr>
          <w:t>Literature citations are provided for purposes of preliminary orientation only. Axioms and definitions included in cited literature are not necessarily in conformity with the content of this document.</w:t>
        </w:r>
      </w:moveTo>
    </w:p>
    <w:moveToRangeEnd w:id="418"/>
    <w:p w14:paraId="2ED6D0DD" w14:textId="77777777" w:rsidR="00FF29D8" w:rsidRPr="00B60586" w:rsidRDefault="00FF29D8" w:rsidP="00FF29D8">
      <w:pPr>
        <w:pStyle w:val="Specification"/>
        <w:rPr>
          <w:ins w:id="425" w:author="phismith" w:date="2012-01-03T12:08:00Z"/>
        </w:rPr>
      </w:pPr>
    </w:p>
    <w:p w14:paraId="02178D13" w14:textId="77777777" w:rsidR="00FF29D8" w:rsidRPr="00F2283D" w:rsidRDefault="00FF29D8" w:rsidP="00F2283D">
      <w:pPr>
        <w:spacing w:line="360" w:lineRule="auto"/>
        <w:jc w:val="both"/>
        <w:rPr>
          <w:rFonts w:ascii="Times New Roman" w:hAnsi="Times New Roman"/>
          <w:b/>
          <w:sz w:val="24"/>
          <w:szCs w:val="23"/>
        </w:rPr>
      </w:pPr>
    </w:p>
    <w:bookmarkStart w:id="426" w:name="_Toc310499003"/>
    <w:p w14:paraId="5C8BBCC3" w14:textId="77777777" w:rsidR="0077551B" w:rsidRDefault="0077551B" w:rsidP="00A035C4">
      <w:r>
        <w:rPr>
          <w:noProof/>
        </w:rPr>
        <mc:AlternateContent>
          <mc:Choice Requires="wps">
            <w:drawing>
              <wp:anchor distT="0" distB="0" distL="114300" distR="114300" simplePos="0" relativeHeight="251660288" behindDoc="0" locked="0" layoutInCell="1" allowOverlap="1" wp14:anchorId="206A77A1" wp14:editId="2F7C12B6">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Pr>
          <w:noProof/>
        </w:rPr>
        <w:drawing>
          <wp:inline distT="0" distB="0" distL="0" distR="0" wp14:anchorId="45E6A4F0" wp14:editId="3C525657">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426"/>
    </w:p>
    <w:p w14:paraId="77D55AC8" w14:textId="77777777" w:rsidR="0077551B" w:rsidRDefault="0077551B" w:rsidP="00A035C4">
      <w:pPr>
        <w:pStyle w:val="Caption"/>
        <w:jc w:val="center"/>
      </w:pPr>
      <w:r>
        <w:t xml:space="preserve">Figure </w:t>
      </w:r>
      <w:r w:rsidR="00D937F9">
        <w:fldChar w:fldCharType="begin"/>
      </w:r>
      <w:r w:rsidR="00D937F9">
        <w:instrText xml:space="preserve"> SEQ Figure \* ARABIC </w:instrText>
      </w:r>
      <w:r w:rsidR="00D937F9">
        <w:fldChar w:fldCharType="separate"/>
      </w:r>
      <w:r w:rsidR="00A908AB">
        <w:rPr>
          <w:noProof/>
        </w:rPr>
        <w:t>1</w:t>
      </w:r>
      <w:r w:rsidR="00D937F9">
        <w:rPr>
          <w:noProof/>
        </w:rPr>
        <w:fldChar w:fldCharType="end"/>
      </w:r>
      <w:r>
        <w:t xml:space="preserve">: BFO 2.0 </w:t>
      </w:r>
      <w:r w:rsidRPr="009F4ABF">
        <w:rPr>
          <w:i/>
        </w:rPr>
        <w:t>is_a</w:t>
      </w:r>
      <w:r>
        <w:t xml:space="preserve"> Hierarchy</w:t>
      </w:r>
      <w:r w:rsidR="00910E93">
        <w:t xml:space="preserve">. Not included here: </w:t>
      </w:r>
      <w:r w:rsidR="00910E93" w:rsidRPr="00910E93">
        <w:rPr>
          <w:i/>
        </w:rPr>
        <w:t>class, universal</w:t>
      </w:r>
      <w:r w:rsidR="00BC11E1">
        <w:rPr>
          <w:i/>
        </w:rPr>
        <w:t>, number, proposition</w:t>
      </w:r>
    </w:p>
    <w:p w14:paraId="4F08A89C" w14:textId="77777777" w:rsidR="00215638" w:rsidRPr="00215638" w:rsidRDefault="00365F37" w:rsidP="006C241A">
      <w:pPr>
        <w:pStyle w:val="Heading1"/>
      </w:pPr>
      <w:bookmarkStart w:id="427" w:name="_Toc313270685"/>
      <w:r w:rsidRPr="00215638">
        <w:t>1.</w:t>
      </w:r>
      <w:r w:rsidR="00465C17" w:rsidRPr="00215638">
        <w:t xml:space="preserve"> Entity</w:t>
      </w:r>
      <w:bookmarkEnd w:id="427"/>
    </w:p>
    <w:p w14:paraId="1A394F8D" w14:textId="77777777" w:rsidR="00937861" w:rsidRDefault="0004293B" w:rsidP="006C241A">
      <w:pPr>
        <w:spacing w:line="360" w:lineRule="auto"/>
        <w:rPr>
          <w:rFonts w:ascii="Times New Roman" w:hAnsi="Times New Roman"/>
          <w:sz w:val="24"/>
          <w:szCs w:val="23"/>
        </w:rPr>
      </w:pPr>
      <w:r w:rsidRPr="001D5799">
        <w:rPr>
          <w:rFonts w:ascii="Times New Roman" w:hAnsi="Times New Roman"/>
          <w:sz w:val="24"/>
          <w:szCs w:val="23"/>
        </w:rPr>
        <w:t>An entity is anything that exists. BFO assumes that entities can be divided into instances (your heart, my laptop) and universals or types (</w:t>
      </w:r>
      <w:r w:rsidRPr="001D5799">
        <w:rPr>
          <w:rFonts w:ascii="Times New Roman" w:hAnsi="Times New Roman"/>
          <w:i/>
          <w:sz w:val="24"/>
          <w:szCs w:val="23"/>
        </w:rPr>
        <w:t>heart</w:t>
      </w:r>
      <w:r w:rsidRPr="001D5799">
        <w:rPr>
          <w:rFonts w:ascii="Times New Roman" w:hAnsi="Times New Roman"/>
          <w:sz w:val="24"/>
          <w:szCs w:val="23"/>
        </w:rPr>
        <w:t xml:space="preserve">, </w:t>
      </w:r>
      <w:r w:rsidRPr="001D5799">
        <w:rPr>
          <w:rFonts w:ascii="Times New Roman" w:hAnsi="Times New Roman"/>
          <w:i/>
          <w:sz w:val="24"/>
          <w:szCs w:val="23"/>
        </w:rPr>
        <w:t>laptop</w:t>
      </w:r>
      <w:r w:rsidR="00A97320" w:rsidRPr="001D5799">
        <w:rPr>
          <w:rFonts w:ascii="Times New Roman" w:hAnsi="Times New Roman"/>
          <w:sz w:val="24"/>
          <w:szCs w:val="23"/>
        </w:rPr>
        <w:t>). On BFO’s usage of ‘instance’ and ‘type’ see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_Ref309403689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A908AB">
        <w:rPr>
          <w:rFonts w:ascii="Times New Roman" w:hAnsi="Times New Roman"/>
          <w:sz w:val="24"/>
          <w:szCs w:val="23"/>
        </w:rPr>
        <w:t>25</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_Ref309403777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A908AB">
        <w:rPr>
          <w:rFonts w:ascii="Times New Roman" w:hAnsi="Times New Roman"/>
          <w:sz w:val="24"/>
          <w:szCs w:val="23"/>
        </w:rPr>
        <w:t>19</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p>
    <w:p w14:paraId="23AD96C3" w14:textId="77777777" w:rsidR="00BC11E1" w:rsidRPr="001D5799" w:rsidRDefault="00BC11E1" w:rsidP="006C241A">
      <w:pPr>
        <w:spacing w:line="360" w:lineRule="auto"/>
        <w:rPr>
          <w:rFonts w:ascii="Times New Roman" w:hAnsi="Times New Roman"/>
          <w:sz w:val="24"/>
          <w:szCs w:val="23"/>
        </w:rPr>
      </w:pPr>
      <w:r w:rsidRPr="00BC11E1">
        <w:rPr>
          <w:rFonts w:ascii="Times New Roman" w:hAnsi="Times New Roman"/>
          <w:sz w:val="24"/>
          <w:szCs w:val="23"/>
          <w:highlight w:val="yellow"/>
        </w:rPr>
        <w:t xml:space="preserve">How does BFO deal with </w:t>
      </w:r>
      <w:r w:rsidRPr="00BC11E1">
        <w:rPr>
          <w:highlight w:val="yellow"/>
        </w:rPr>
        <w:t xml:space="preserve">: </w:t>
      </w:r>
      <w:r w:rsidRPr="00BC11E1">
        <w:rPr>
          <w:i/>
          <w:highlight w:val="yellow"/>
        </w:rPr>
        <w:t>class, universal, number, proposition?</w:t>
      </w:r>
    </w:p>
    <w:p w14:paraId="557D75B4" w14:textId="77777777"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Entities are linked together in relations, at the level of both instances and types</w:t>
      </w:r>
      <w:r w:rsidR="00937861" w:rsidRPr="001D5799">
        <w:rPr>
          <w:rFonts w:ascii="Times New Roman" w:hAnsi="Times New Roman"/>
          <w:sz w:val="24"/>
          <w:szCs w:val="23"/>
        </w:rPr>
        <w:t xml:space="preserv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_Ref309133313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A908AB">
        <w:rPr>
          <w:rFonts w:ascii="Times New Roman" w:hAnsi="Times New Roman"/>
          <w:sz w:val="24"/>
          <w:szCs w:val="23"/>
        </w:rPr>
        <w:t>16</w:t>
      </w:r>
      <w:r w:rsidR="00A97320" w:rsidRPr="001D5799">
        <w:rPr>
          <w:rFonts w:ascii="Times New Roman" w:hAnsi="Times New Roman"/>
          <w:sz w:val="24"/>
          <w:szCs w:val="23"/>
        </w:rPr>
        <w:fldChar w:fldCharType="end"/>
      </w:r>
      <w:r w:rsidR="00937861" w:rsidRPr="001D5799">
        <w:rPr>
          <w:rFonts w:ascii="Times New Roman" w:hAnsi="Times New Roman"/>
          <w:sz w:val="24"/>
          <w:szCs w:val="23"/>
        </w:rPr>
        <w:t>]</w:t>
      </w:r>
      <w:r w:rsidRPr="001D5799">
        <w:rPr>
          <w:rFonts w:ascii="Times New Roman" w:hAnsi="Times New Roman"/>
          <w:sz w:val="24"/>
          <w:szCs w:val="23"/>
        </w:rPr>
        <w:t>. For example</w:t>
      </w:r>
    </w:p>
    <w:p w14:paraId="49196371" w14:textId="77777777" w:rsidR="0004293B" w:rsidRPr="001D5799" w:rsidRDefault="0004293B" w:rsidP="006C241A">
      <w:pPr>
        <w:spacing w:line="360" w:lineRule="auto"/>
        <w:rPr>
          <w:rFonts w:ascii="Times New Roman" w:hAnsi="Times New Roman"/>
          <w:b/>
          <w:i/>
          <w:sz w:val="24"/>
          <w:szCs w:val="23"/>
        </w:rPr>
      </w:pPr>
      <w:r w:rsidRPr="001D5799">
        <w:rPr>
          <w:rFonts w:ascii="Times New Roman" w:hAnsi="Times New Roman"/>
          <w:sz w:val="24"/>
          <w:szCs w:val="23"/>
        </w:rPr>
        <w:tab/>
        <w:t xml:space="preserve">Your heart (instance-level) </w:t>
      </w:r>
      <w:r w:rsidR="00937861" w:rsidRPr="001D5799">
        <w:rPr>
          <w:rFonts w:ascii="Times New Roman" w:hAnsi="Times New Roman"/>
          <w:b/>
          <w:sz w:val="24"/>
          <w:szCs w:val="23"/>
        </w:rPr>
        <w:t>part_</w:t>
      </w:r>
      <w:r w:rsidRPr="001D5799">
        <w:rPr>
          <w:rFonts w:ascii="Times New Roman" w:hAnsi="Times New Roman"/>
          <w:b/>
          <w:sz w:val="24"/>
          <w:szCs w:val="23"/>
        </w:rPr>
        <w:t xml:space="preserve">of </w:t>
      </w:r>
      <w:r w:rsidRPr="001D5799">
        <w:rPr>
          <w:rFonts w:ascii="Times New Roman" w:hAnsi="Times New Roman"/>
          <w:sz w:val="24"/>
          <w:szCs w:val="23"/>
        </w:rPr>
        <w:t>your body</w:t>
      </w:r>
      <w:r w:rsidR="00937861" w:rsidRPr="001D5799">
        <w:rPr>
          <w:rFonts w:ascii="Times New Roman" w:hAnsi="Times New Roman"/>
          <w:sz w:val="24"/>
          <w:szCs w:val="23"/>
        </w:rPr>
        <w:t xml:space="preserve"> </w:t>
      </w:r>
      <w:r w:rsidR="00937861" w:rsidRPr="001D5799">
        <w:rPr>
          <w:rFonts w:ascii="Times New Roman" w:hAnsi="Times New Roman"/>
          <w:b/>
          <w:sz w:val="24"/>
          <w:szCs w:val="23"/>
        </w:rPr>
        <w:t xml:space="preserve">at </w:t>
      </w:r>
      <w:r w:rsidR="00937861" w:rsidRPr="001D5799">
        <w:rPr>
          <w:rFonts w:ascii="Times New Roman" w:hAnsi="Times New Roman"/>
          <w:i/>
          <w:sz w:val="24"/>
          <w:szCs w:val="23"/>
        </w:rPr>
        <w:t>t</w:t>
      </w:r>
    </w:p>
    <w:p w14:paraId="6E08B2DA" w14:textId="77777777"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b/>
      </w:r>
      <w:r w:rsidR="00937861" w:rsidRPr="001D5799">
        <w:rPr>
          <w:rFonts w:ascii="Times New Roman" w:hAnsi="Times New Roman"/>
          <w:sz w:val="24"/>
          <w:szCs w:val="23"/>
        </w:rPr>
        <w:t xml:space="preserve">Your heart beating (instance-level) </w:t>
      </w:r>
      <w:r w:rsidR="00937861" w:rsidRPr="001D5799">
        <w:rPr>
          <w:rFonts w:ascii="Times New Roman" w:hAnsi="Times New Roman"/>
          <w:b/>
          <w:sz w:val="24"/>
          <w:szCs w:val="23"/>
        </w:rPr>
        <w:t>has_participant</w:t>
      </w:r>
      <w:r w:rsidR="00937861" w:rsidRPr="001D5799">
        <w:rPr>
          <w:rFonts w:ascii="Times New Roman" w:hAnsi="Times New Roman"/>
          <w:sz w:val="24"/>
          <w:szCs w:val="23"/>
        </w:rPr>
        <w:t xml:space="preserve"> your heart</w:t>
      </w:r>
    </w:p>
    <w:p w14:paraId="5EC23600" w14:textId="77777777" w:rsidR="00937861" w:rsidRPr="001D5799" w:rsidRDefault="00937861" w:rsidP="006C241A">
      <w:pPr>
        <w:spacing w:line="360" w:lineRule="auto"/>
        <w:rPr>
          <w:rFonts w:ascii="Times New Roman" w:hAnsi="Times New Roman"/>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human heart</w:t>
      </w:r>
      <w:r w:rsidRPr="001D5799">
        <w:rPr>
          <w:rFonts w:ascii="Times New Roman" w:hAnsi="Times New Roman"/>
          <w:sz w:val="24"/>
          <w:szCs w:val="23"/>
        </w:rPr>
        <w:t xml:space="preserve"> </w:t>
      </w:r>
      <w:r w:rsidRPr="001D5799">
        <w:rPr>
          <w:rFonts w:ascii="Times New Roman" w:hAnsi="Times New Roman"/>
          <w:i/>
          <w:sz w:val="24"/>
          <w:szCs w:val="23"/>
        </w:rPr>
        <w:t>part-of</w:t>
      </w:r>
      <w:r w:rsidRPr="001D5799">
        <w:rPr>
          <w:rFonts w:ascii="Times New Roman" w:hAnsi="Times New Roman"/>
          <w:b/>
          <w:i/>
          <w:sz w:val="24"/>
          <w:szCs w:val="23"/>
        </w:rPr>
        <w:t xml:space="preserve"> </w:t>
      </w:r>
      <w:r w:rsidRPr="001D5799">
        <w:rPr>
          <w:rFonts w:ascii="Times New Roman" w:hAnsi="Times New Roman"/>
          <w:sz w:val="24"/>
          <w:szCs w:val="23"/>
        </w:rPr>
        <w:t xml:space="preserve">type: </w:t>
      </w:r>
      <w:r w:rsidRPr="001D5799">
        <w:rPr>
          <w:rFonts w:ascii="Times New Roman" w:hAnsi="Times New Roman"/>
          <w:i/>
          <w:sz w:val="24"/>
          <w:szCs w:val="23"/>
        </w:rPr>
        <w:t>human body</w:t>
      </w:r>
    </w:p>
    <w:p w14:paraId="5B9E91EA" w14:textId="77777777" w:rsidR="00937861" w:rsidRPr="001D5799" w:rsidRDefault="00937861" w:rsidP="006C241A">
      <w:pPr>
        <w:spacing w:line="360" w:lineRule="auto"/>
        <w:rPr>
          <w:rFonts w:ascii="Times New Roman" w:hAnsi="Times New Roman"/>
          <w:i/>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 xml:space="preserve">human heart beating process has_part </w:t>
      </w:r>
      <w:r w:rsidRPr="001D5799">
        <w:rPr>
          <w:rFonts w:ascii="Times New Roman" w:hAnsi="Times New Roman"/>
          <w:sz w:val="24"/>
          <w:szCs w:val="23"/>
        </w:rPr>
        <w:t xml:space="preserve">type: </w:t>
      </w:r>
      <w:r w:rsidRPr="001D5799">
        <w:rPr>
          <w:rFonts w:ascii="Times New Roman" w:hAnsi="Times New Roman"/>
          <w:i/>
          <w:sz w:val="24"/>
          <w:szCs w:val="23"/>
        </w:rPr>
        <w:t>beat profile</w:t>
      </w:r>
    </w:p>
    <w:p w14:paraId="6D5097C5" w14:textId="77777777" w:rsidR="00937861" w:rsidRPr="001D5799" w:rsidRDefault="00937861" w:rsidP="006C241A">
      <w:pPr>
        <w:spacing w:line="360" w:lineRule="auto"/>
        <w:rPr>
          <w:rFonts w:ascii="Times New Roman" w:hAnsi="Times New Roman"/>
          <w:i/>
          <w:sz w:val="24"/>
          <w:szCs w:val="23"/>
        </w:rPr>
      </w:pPr>
      <w:r w:rsidRPr="001D5799">
        <w:rPr>
          <w:rFonts w:ascii="Times New Roman" w:hAnsi="Times New Roman"/>
          <w:i/>
          <w:sz w:val="24"/>
          <w:szCs w:val="23"/>
        </w:rPr>
        <w:tab/>
      </w:r>
      <w:r w:rsidRPr="001D5799">
        <w:rPr>
          <w:rFonts w:ascii="Times New Roman" w:hAnsi="Times New Roman"/>
          <w:sz w:val="24"/>
          <w:szCs w:val="23"/>
        </w:rPr>
        <w:t xml:space="preserve">Your heart </w:t>
      </w:r>
      <w:r w:rsidRPr="001D5799">
        <w:rPr>
          <w:rFonts w:ascii="Times New Roman" w:hAnsi="Times New Roman"/>
          <w:b/>
          <w:sz w:val="24"/>
          <w:szCs w:val="23"/>
        </w:rPr>
        <w:t xml:space="preserve">instantiates </w:t>
      </w:r>
      <w:r w:rsidRPr="001D5799">
        <w:rPr>
          <w:rFonts w:ascii="Times New Roman" w:hAnsi="Times New Roman"/>
          <w:sz w:val="24"/>
          <w:szCs w:val="23"/>
        </w:rPr>
        <w:t xml:space="preserve">type: </w:t>
      </w:r>
      <w:r w:rsidRPr="001D5799">
        <w:rPr>
          <w:rFonts w:ascii="Times New Roman" w:hAnsi="Times New Roman"/>
          <w:i/>
          <w:sz w:val="24"/>
          <w:szCs w:val="23"/>
        </w:rPr>
        <w:t>human heart.</w:t>
      </w:r>
    </w:p>
    <w:p w14:paraId="47DB51A2" w14:textId="77777777" w:rsidR="00937861" w:rsidRPr="001D5799" w:rsidRDefault="00937861" w:rsidP="00C229D0">
      <w:pPr>
        <w:spacing w:line="360" w:lineRule="auto"/>
        <w:jc w:val="both"/>
        <w:rPr>
          <w:rFonts w:ascii="Times New Roman" w:hAnsi="Times New Roman"/>
          <w:sz w:val="24"/>
          <w:szCs w:val="23"/>
        </w:rPr>
      </w:pPr>
      <w:r w:rsidRPr="001D5799">
        <w:rPr>
          <w:rFonts w:ascii="Times New Roman" w:hAnsi="Times New Roman"/>
          <w:sz w:val="24"/>
          <w:szCs w:val="23"/>
        </w:rPr>
        <w:t xml:space="preserve">Relations of these </w:t>
      </w:r>
      <w:r w:rsidR="00C229D0" w:rsidRPr="001D5799">
        <w:rPr>
          <w:rFonts w:ascii="Times New Roman" w:hAnsi="Times New Roman"/>
          <w:sz w:val="24"/>
          <w:szCs w:val="23"/>
        </w:rPr>
        <w:t xml:space="preserve">sorts </w:t>
      </w:r>
      <w:r w:rsidRPr="001D5799">
        <w:rPr>
          <w:rFonts w:ascii="Times New Roman" w:hAnsi="Times New Roman"/>
          <w:sz w:val="24"/>
          <w:szCs w:val="23"/>
        </w:rPr>
        <w:t>are not BFO:</w:t>
      </w:r>
      <w:r w:rsidRPr="001D5799">
        <w:rPr>
          <w:rFonts w:ascii="Times New Roman" w:hAnsi="Times New Roman"/>
          <w:i/>
          <w:sz w:val="24"/>
          <w:szCs w:val="23"/>
        </w:rPr>
        <w:t>entities</w:t>
      </w:r>
      <w:r w:rsidR="00EC4848" w:rsidRPr="001D5799">
        <w:rPr>
          <w:rFonts w:ascii="Times New Roman" w:hAnsi="Times New Roman"/>
          <w:i/>
          <w:sz w:val="24"/>
          <w:szCs w:val="23"/>
        </w:rPr>
        <w:t xml:space="preserve"> </w:t>
      </w:r>
      <w:r w:rsidR="00EC4848" w:rsidRPr="001D5799">
        <w:rPr>
          <w:rFonts w:ascii="Times New Roman" w:hAnsi="Times New Roman"/>
          <w:sz w:val="24"/>
          <w:szCs w:val="23"/>
        </w:rPr>
        <w:t>(to see why not, see the discussion of the Bradley regress in [</w:t>
      </w:r>
      <w:r w:rsidR="000D07EF">
        <w:rPr>
          <w:rFonts w:ascii="Times New Roman" w:hAnsi="Times New Roman"/>
          <w:sz w:val="24"/>
          <w:szCs w:val="23"/>
        </w:rPr>
        <w:fldChar w:fldCharType="begin"/>
      </w:r>
      <w:r w:rsidR="000D07EF">
        <w:rPr>
          <w:rFonts w:ascii="Times New Roman" w:hAnsi="Times New Roman"/>
          <w:sz w:val="24"/>
          <w:szCs w:val="23"/>
        </w:rPr>
        <w:instrText xml:space="preserve"> REF _Ref309193309 \r \h </w:instrText>
      </w:r>
      <w:r w:rsidR="000D07EF">
        <w:rPr>
          <w:rFonts w:ascii="Times New Roman" w:hAnsi="Times New Roman"/>
          <w:sz w:val="24"/>
          <w:szCs w:val="23"/>
        </w:rPr>
      </w:r>
      <w:r w:rsidR="000D07EF">
        <w:rPr>
          <w:rFonts w:ascii="Times New Roman" w:hAnsi="Times New Roman"/>
          <w:sz w:val="24"/>
          <w:szCs w:val="23"/>
        </w:rPr>
        <w:fldChar w:fldCharType="separate"/>
      </w:r>
      <w:r w:rsidR="00A908AB">
        <w:rPr>
          <w:rFonts w:ascii="Times New Roman" w:hAnsi="Times New Roman"/>
          <w:sz w:val="24"/>
          <w:szCs w:val="23"/>
        </w:rPr>
        <w:t>20</w:t>
      </w:r>
      <w:r w:rsidR="000D07EF">
        <w:rPr>
          <w:rFonts w:ascii="Times New Roman" w:hAnsi="Times New Roman"/>
          <w:sz w:val="24"/>
          <w:szCs w:val="23"/>
        </w:rPr>
        <w:fldChar w:fldCharType="end"/>
      </w:r>
      <w:r w:rsidR="00EC4848" w:rsidRPr="001D5799">
        <w:rPr>
          <w:rFonts w:ascii="Times New Roman" w:hAnsi="Times New Roman"/>
          <w:sz w:val="24"/>
          <w:szCs w:val="23"/>
        </w:rPr>
        <w:t>])</w:t>
      </w:r>
      <w:r w:rsidRPr="001D5799">
        <w:rPr>
          <w:rFonts w:ascii="Times New Roman" w:hAnsi="Times New Roman"/>
          <w:sz w:val="24"/>
          <w:szCs w:val="23"/>
        </w:rPr>
        <w:t>. However, there are entities</w:t>
      </w:r>
      <w:r w:rsidR="00C229D0" w:rsidRPr="001D5799">
        <w:rPr>
          <w:rFonts w:ascii="Times New Roman" w:hAnsi="Times New Roman"/>
          <w:sz w:val="24"/>
          <w:szCs w:val="23"/>
        </w:rPr>
        <w:t>,</w:t>
      </w:r>
      <w:r w:rsidRPr="001D5799">
        <w:rPr>
          <w:rFonts w:ascii="Times New Roman" w:hAnsi="Times New Roman"/>
          <w:sz w:val="24"/>
          <w:szCs w:val="23"/>
        </w:rPr>
        <w:t xml:space="preserve"> such as r</w:t>
      </w:r>
      <w:r w:rsidR="00C229D0" w:rsidRPr="001D5799">
        <w:rPr>
          <w:rFonts w:ascii="Times New Roman" w:hAnsi="Times New Roman"/>
          <w:sz w:val="24"/>
          <w:szCs w:val="23"/>
        </w:rPr>
        <w:t xml:space="preserve">elational qualities (see below), which are relational in the sense that they link multiple relata. </w:t>
      </w:r>
    </w:p>
    <w:p w14:paraId="43D79170" w14:textId="77777777" w:rsidR="00FB129B" w:rsidRPr="001D5799" w:rsidRDefault="00A035C4" w:rsidP="00A035C4">
      <w:pPr>
        <w:spacing w:line="360" w:lineRule="auto"/>
        <w:jc w:val="both"/>
        <w:rPr>
          <w:rFonts w:ascii="Times New Roman" w:hAnsi="Times New Roman"/>
          <w:b/>
          <w:sz w:val="24"/>
          <w:szCs w:val="23"/>
        </w:rPr>
      </w:pPr>
      <w:r w:rsidRPr="001D5799">
        <w:rPr>
          <w:rFonts w:ascii="Times New Roman" w:hAnsi="Times New Roman"/>
          <w:sz w:val="24"/>
          <w:szCs w:val="23"/>
        </w:rPr>
        <w:t>We use terms (such as ‘BFO:</w:t>
      </w:r>
      <w:r w:rsidRPr="001D5799">
        <w:rPr>
          <w:rFonts w:ascii="Times New Roman" w:hAnsi="Times New Roman"/>
          <w:i/>
          <w:sz w:val="24"/>
          <w:szCs w:val="23"/>
        </w:rPr>
        <w:t>object</w:t>
      </w:r>
      <w:r w:rsidRPr="001D5799">
        <w:rPr>
          <w:rFonts w:ascii="Times New Roman" w:hAnsi="Times New Roman"/>
          <w:sz w:val="24"/>
          <w:szCs w:val="23"/>
        </w:rPr>
        <w:t>’ or ‘Patrick Hayes’) to refer to entities, and relational expressions (such as ‘</w:t>
      </w:r>
      <w:r w:rsidRPr="001D5799">
        <w:rPr>
          <w:rFonts w:ascii="Times New Roman" w:hAnsi="Times New Roman"/>
          <w:b/>
          <w:sz w:val="24"/>
          <w:szCs w:val="23"/>
        </w:rPr>
        <w:t>is_a</w:t>
      </w:r>
      <w:r w:rsidRPr="001D5799">
        <w:rPr>
          <w:rFonts w:ascii="Times New Roman" w:hAnsi="Times New Roman"/>
          <w:sz w:val="24"/>
          <w:szCs w:val="23"/>
        </w:rPr>
        <w:t>’ or ‘</w:t>
      </w:r>
      <w:r w:rsidRPr="001D5799">
        <w:rPr>
          <w:rFonts w:ascii="Times New Roman" w:hAnsi="Times New Roman"/>
          <w:i/>
          <w:sz w:val="24"/>
          <w:szCs w:val="23"/>
        </w:rPr>
        <w:t>part o</w:t>
      </w:r>
      <w:r w:rsidRPr="001D5799">
        <w:rPr>
          <w:rFonts w:ascii="Times New Roman Italic" w:hAnsi="Times New Roman Italic"/>
          <w:i/>
          <w:spacing w:val="20"/>
          <w:sz w:val="24"/>
          <w:szCs w:val="23"/>
        </w:rPr>
        <w:t>f</w:t>
      </w:r>
      <w:r w:rsidRPr="001D5799">
        <w:rPr>
          <w:rFonts w:ascii="Times New Roman" w:hAnsi="Times New Roman"/>
          <w:sz w:val="24"/>
          <w:szCs w:val="23"/>
        </w:rPr>
        <w:t>’) to express relations between such entities.</w:t>
      </w:r>
      <w:r w:rsidRPr="001D5799">
        <w:rPr>
          <w:rFonts w:ascii="Times New Roman" w:hAnsi="Times New Roman"/>
          <w:b/>
          <w:sz w:val="24"/>
          <w:szCs w:val="23"/>
        </w:rPr>
        <w:t xml:space="preserve"> </w:t>
      </w:r>
      <w:r w:rsidR="005C1FE9" w:rsidRPr="001D5799">
        <w:rPr>
          <w:rFonts w:ascii="Times New Roman" w:hAnsi="Times New Roman"/>
          <w:sz w:val="24"/>
          <w:szCs w:val="23"/>
        </w:rPr>
        <w:t xml:space="preserve">For both </w:t>
      </w:r>
      <w:r w:rsidR="004619F8" w:rsidRPr="001D5799">
        <w:rPr>
          <w:rFonts w:ascii="Times New Roman" w:hAnsi="Times New Roman"/>
          <w:sz w:val="24"/>
          <w:szCs w:val="23"/>
        </w:rPr>
        <w:t>terms and relation</w:t>
      </w:r>
      <w:r w:rsidR="00937861" w:rsidRPr="001D5799">
        <w:rPr>
          <w:rFonts w:ascii="Times New Roman" w:hAnsi="Times New Roman"/>
          <w:sz w:val="24"/>
          <w:szCs w:val="23"/>
        </w:rPr>
        <w:t>al</w:t>
      </w:r>
      <w:r w:rsidR="004619F8" w:rsidRPr="001D5799">
        <w:rPr>
          <w:rFonts w:ascii="Times New Roman" w:hAnsi="Times New Roman"/>
          <w:sz w:val="24"/>
          <w:szCs w:val="23"/>
        </w:rPr>
        <w:t xml:space="preserve"> expressions</w:t>
      </w:r>
      <w:r w:rsidR="005C1FE9" w:rsidRPr="001D5799">
        <w:rPr>
          <w:rFonts w:ascii="Times New Roman" w:hAnsi="Times New Roman"/>
          <w:sz w:val="24"/>
          <w:szCs w:val="23"/>
        </w:rPr>
        <w:t xml:space="preserve"> in BFO we distinguish between </w:t>
      </w:r>
      <w:r w:rsidR="005C1FE9" w:rsidRPr="001D5799">
        <w:rPr>
          <w:rFonts w:ascii="Times New Roman" w:hAnsi="Times New Roman"/>
          <w:i/>
          <w:sz w:val="24"/>
          <w:szCs w:val="23"/>
        </w:rPr>
        <w:t>primitive</w:t>
      </w:r>
      <w:r w:rsidR="005C1FE9" w:rsidRPr="001D5799">
        <w:rPr>
          <w:rFonts w:ascii="Times New Roman" w:hAnsi="Times New Roman"/>
          <w:sz w:val="24"/>
          <w:szCs w:val="23"/>
        </w:rPr>
        <w:t xml:space="preserve"> and </w:t>
      </w:r>
      <w:r w:rsidR="005C1FE9" w:rsidRPr="001D5799">
        <w:rPr>
          <w:rFonts w:ascii="Times New Roman" w:hAnsi="Times New Roman"/>
          <w:i/>
          <w:sz w:val="24"/>
          <w:szCs w:val="23"/>
        </w:rPr>
        <w:t>defined</w:t>
      </w:r>
      <w:r w:rsidR="004619F8" w:rsidRPr="001D5799">
        <w:rPr>
          <w:rFonts w:ascii="Times New Roman" w:hAnsi="Times New Roman"/>
          <w:sz w:val="24"/>
          <w:szCs w:val="23"/>
        </w:rPr>
        <w:t xml:space="preserve">. </w:t>
      </w:r>
      <w:r w:rsidRPr="001D5799">
        <w:rPr>
          <w:rFonts w:ascii="Times New Roman" w:hAnsi="Times New Roman"/>
          <w:sz w:val="24"/>
          <w:szCs w:val="23"/>
        </w:rPr>
        <w:t xml:space="preserve">‘Entity’ is an example of one such primitive </w:t>
      </w:r>
      <w:r w:rsidR="00D17B61" w:rsidRPr="001D5799">
        <w:rPr>
          <w:rFonts w:ascii="Times New Roman" w:hAnsi="Times New Roman"/>
          <w:sz w:val="24"/>
          <w:szCs w:val="23"/>
        </w:rPr>
        <w:t>term. The</w:t>
      </w:r>
      <w:r w:rsidR="004619F8" w:rsidRPr="001D5799">
        <w:rPr>
          <w:rFonts w:ascii="Times New Roman" w:hAnsi="Times New Roman"/>
          <w:sz w:val="24"/>
          <w:szCs w:val="23"/>
        </w:rPr>
        <w:t xml:space="preserve"> former are so basic to our understanding of reality that there is no way of defining them in a non-circular fashion. For these, therefore, w</w:t>
      </w:r>
      <w:r w:rsidR="00FB129B" w:rsidRPr="001D5799">
        <w:rPr>
          <w:rFonts w:ascii="Times New Roman" w:hAnsi="Times New Roman"/>
          <w:sz w:val="24"/>
          <w:szCs w:val="23"/>
        </w:rPr>
        <w:t xml:space="preserve">e </w:t>
      </w:r>
      <w:r w:rsidR="004619F8" w:rsidRPr="001D5799">
        <w:rPr>
          <w:rFonts w:ascii="Times New Roman" w:hAnsi="Times New Roman"/>
          <w:sz w:val="24"/>
          <w:szCs w:val="23"/>
        </w:rPr>
        <w:t xml:space="preserve">can </w:t>
      </w:r>
      <w:r w:rsidR="00FB129B" w:rsidRPr="001D5799">
        <w:rPr>
          <w:rFonts w:ascii="Times New Roman" w:hAnsi="Times New Roman"/>
          <w:sz w:val="24"/>
          <w:szCs w:val="23"/>
        </w:rPr>
        <w:t xml:space="preserve">provide </w:t>
      </w:r>
      <w:r w:rsidR="004619F8" w:rsidRPr="001D5799">
        <w:rPr>
          <w:rFonts w:ascii="Times New Roman" w:hAnsi="Times New Roman"/>
          <w:sz w:val="24"/>
          <w:szCs w:val="23"/>
        </w:rPr>
        <w:t xml:space="preserve">only elucidations, supplemented by examples and by axioms. </w:t>
      </w:r>
    </w:p>
    <w:p w14:paraId="3FF34A82" w14:textId="77777777" w:rsidR="00906DD1"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06DD1" w:rsidRPr="001D5799">
        <w:rPr>
          <w:rFonts w:ascii="Times New Roman" w:hAnsi="Times New Roman"/>
          <w:sz w:val="24"/>
          <w:szCs w:val="23"/>
        </w:rPr>
        <w:t xml:space="preserve"> An entity is a</w:t>
      </w:r>
      <w:r w:rsidR="000431A7" w:rsidRPr="001D5799">
        <w:rPr>
          <w:rFonts w:ascii="Times New Roman" w:hAnsi="Times New Roman"/>
          <w:sz w:val="24"/>
          <w:szCs w:val="23"/>
        </w:rPr>
        <w:t>nything that exists</w:t>
      </w:r>
      <w:r w:rsidR="00A73C26" w:rsidRPr="001D5799">
        <w:rPr>
          <w:rFonts w:ascii="Times New Roman" w:hAnsi="Times New Roman"/>
          <w:sz w:val="24"/>
          <w:szCs w:val="23"/>
        </w:rPr>
        <w:t xml:space="preserve"> or has existed</w:t>
      </w:r>
      <w:r w:rsidR="000431A7" w:rsidRPr="001D5799">
        <w:rPr>
          <w:rFonts w:ascii="Times New Roman" w:hAnsi="Times New Roman"/>
          <w:sz w:val="24"/>
          <w:szCs w:val="23"/>
        </w:rPr>
        <w:t>.</w:t>
      </w:r>
    </w:p>
    <w:p w14:paraId="737E2860" w14:textId="77777777" w:rsidR="000431A7" w:rsidRPr="001D5799" w:rsidRDefault="00236D40" w:rsidP="009B5669">
      <w:pPr>
        <w:spacing w:beforeLines="1" w:before="2" w:afterLines="1" w:after="2" w:line="360" w:lineRule="auto"/>
        <w:rPr>
          <w:rFonts w:ascii="Times New Roman" w:hAnsi="Times New Roman"/>
          <w:i/>
          <w:sz w:val="24"/>
          <w:szCs w:val="23"/>
        </w:rPr>
      </w:pPr>
      <w:r w:rsidRPr="001D5799">
        <w:rPr>
          <w:rFonts w:ascii="Times New Roman" w:hAnsi="Times New Roman"/>
          <w:smallCaps/>
          <w:sz w:val="24"/>
          <w:szCs w:val="23"/>
        </w:rPr>
        <w:t xml:space="preserve">Examples: </w:t>
      </w:r>
      <w:r w:rsidRPr="001D5799">
        <w:rPr>
          <w:rFonts w:ascii="Times New Roman" w:hAnsi="Times New Roman"/>
          <w:sz w:val="24"/>
          <w:szCs w:val="23"/>
        </w:rPr>
        <w:t xml:space="preserve">Julius Caesar, the Second World War, your body mass index, Verdi’s </w:t>
      </w:r>
      <w:r w:rsidRPr="001D5799">
        <w:rPr>
          <w:rFonts w:ascii="Times New Roman" w:hAnsi="Times New Roman"/>
          <w:i/>
          <w:sz w:val="24"/>
          <w:szCs w:val="23"/>
        </w:rPr>
        <w:t>Requiem</w:t>
      </w:r>
    </w:p>
    <w:p w14:paraId="49DFF232" w14:textId="77777777" w:rsidR="00FF29D8" w:rsidRDefault="00236D40" w:rsidP="006C241A">
      <w:pPr>
        <w:spacing w:line="360" w:lineRule="auto"/>
        <w:rPr>
          <w:ins w:id="428" w:author="phismith" w:date="2012-01-03T12:11:00Z"/>
          <w:rFonts w:ascii="Times New Roman" w:hAnsi="Times New Roman"/>
          <w:sz w:val="24"/>
          <w:szCs w:val="23"/>
        </w:rPr>
      </w:pPr>
      <w:del w:id="429" w:author="phismith" w:date="2012-01-03T12:11:00Z">
        <w:r w:rsidRPr="001D5799" w:rsidDel="00FF29D8">
          <w:rPr>
            <w:rFonts w:ascii="Times New Roman" w:hAnsi="Times New Roman"/>
            <w:smallCaps/>
            <w:sz w:val="24"/>
            <w:szCs w:val="23"/>
          </w:rPr>
          <w:delText>Axiom:</w:delText>
        </w:r>
        <w:r w:rsidR="004619F8" w:rsidRPr="001D5799" w:rsidDel="00FF29D8">
          <w:rPr>
            <w:rFonts w:ascii="Times New Roman" w:hAnsi="Times New Roman"/>
            <w:sz w:val="24"/>
            <w:szCs w:val="23"/>
          </w:rPr>
          <w:delText xml:space="preserve"> </w:delText>
        </w:r>
      </w:del>
    </w:p>
    <w:p w14:paraId="2F5B43CD" w14:textId="77777777" w:rsidR="00C70C3F" w:rsidRDefault="005C1FE9" w:rsidP="006C241A">
      <w:pPr>
        <w:spacing w:line="360" w:lineRule="auto"/>
        <w:rPr>
          <w:ins w:id="430" w:author="phismith" w:date="2012-01-03T12:12:00Z"/>
          <w:rFonts w:ascii="Times New Roman" w:hAnsi="Times New Roman"/>
          <w:sz w:val="24"/>
          <w:szCs w:val="23"/>
        </w:rPr>
      </w:pPr>
      <w:r w:rsidRPr="001D5799">
        <w:rPr>
          <w:rFonts w:ascii="Times New Roman" w:hAnsi="Times New Roman"/>
          <w:sz w:val="24"/>
          <w:szCs w:val="23"/>
        </w:rPr>
        <w:t>All entities are either particular or universal</w:t>
      </w:r>
      <w:del w:id="431" w:author="phismith" w:date="2012-01-03T12:12:00Z">
        <w:r w:rsidRPr="001D5799" w:rsidDel="00FF29D8">
          <w:rPr>
            <w:rFonts w:ascii="Times New Roman" w:hAnsi="Times New Roman"/>
            <w:sz w:val="24"/>
            <w:szCs w:val="23"/>
          </w:rPr>
          <w:delText xml:space="preserve"> (and not both)</w:delText>
        </w:r>
      </w:del>
      <w:r w:rsidRPr="001D5799">
        <w:rPr>
          <w:rFonts w:ascii="Times New Roman" w:hAnsi="Times New Roman"/>
          <w:sz w:val="24"/>
          <w:szCs w:val="23"/>
        </w:rPr>
        <w:t xml:space="preserve">. </w:t>
      </w:r>
      <w:r w:rsidR="00C70C3F" w:rsidRPr="001D5799">
        <w:rPr>
          <w:rFonts w:ascii="Times New Roman" w:hAnsi="Times New Roman"/>
          <w:sz w:val="24"/>
          <w:szCs w:val="23"/>
        </w:rPr>
        <w:t>[</w:t>
      </w:r>
      <w:r w:rsidR="001E591D" w:rsidRPr="001D5799">
        <w:rPr>
          <w:rFonts w:ascii="Times New Roman" w:hAnsi="Times New Roman"/>
          <w:sz w:val="24"/>
          <w:szCs w:val="23"/>
        </w:rPr>
        <w:fldChar w:fldCharType="begin"/>
      </w:r>
      <w:r w:rsidR="00C70C3F" w:rsidRPr="001D5799">
        <w:rPr>
          <w:rFonts w:ascii="Times New Roman" w:hAnsi="Times New Roman"/>
          <w:sz w:val="24"/>
          <w:szCs w:val="23"/>
        </w:rPr>
        <w:instrText xml:space="preserve"> REF _Ref309155480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22</w:t>
      </w:r>
      <w:r w:rsidR="001E591D" w:rsidRPr="001D5799">
        <w:rPr>
          <w:rFonts w:ascii="Times New Roman" w:hAnsi="Times New Roman"/>
          <w:sz w:val="24"/>
          <w:szCs w:val="23"/>
        </w:rPr>
        <w:fldChar w:fldCharType="end"/>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19</w:t>
      </w:r>
      <w:r w:rsidR="001E591D" w:rsidRPr="001D5799">
        <w:rPr>
          <w:rFonts w:ascii="Times New Roman" w:hAnsi="Times New Roman"/>
          <w:sz w:val="24"/>
          <w:szCs w:val="23"/>
        </w:rPr>
        <w:fldChar w:fldCharType="end"/>
      </w:r>
      <w:r w:rsidR="00AC1A45" w:rsidRPr="001D5799">
        <w:rPr>
          <w:rFonts w:ascii="Times New Roman" w:hAnsi="Times New Roman"/>
          <w:sz w:val="24"/>
          <w:szCs w:val="23"/>
        </w:rPr>
        <w:t xml:space="preserve">, </w:t>
      </w:r>
      <w:r w:rsidR="00AC1A45" w:rsidRPr="001D5799">
        <w:rPr>
          <w:rFonts w:ascii="Times New Roman" w:hAnsi="Times New Roman"/>
          <w:sz w:val="24"/>
          <w:szCs w:val="23"/>
        </w:rPr>
        <w:fldChar w:fldCharType="begin"/>
      </w:r>
      <w:r w:rsidR="00AC1A45" w:rsidRPr="001D5799">
        <w:rPr>
          <w:rFonts w:ascii="Times New Roman" w:hAnsi="Times New Roman"/>
          <w:sz w:val="24"/>
          <w:szCs w:val="23"/>
        </w:rPr>
        <w:instrText xml:space="preserve"> REF _Ref309400008 \r \h </w:instrText>
      </w:r>
      <w:r w:rsidR="00AC1A45" w:rsidRPr="001D5799">
        <w:rPr>
          <w:rFonts w:ascii="Times New Roman" w:hAnsi="Times New Roman"/>
          <w:sz w:val="24"/>
          <w:szCs w:val="23"/>
        </w:rPr>
      </w:r>
      <w:r w:rsidR="00AC1A45" w:rsidRPr="001D5799">
        <w:rPr>
          <w:rFonts w:ascii="Times New Roman" w:hAnsi="Times New Roman"/>
          <w:sz w:val="24"/>
          <w:szCs w:val="23"/>
        </w:rPr>
        <w:fldChar w:fldCharType="separate"/>
      </w:r>
      <w:r w:rsidR="00A908AB">
        <w:rPr>
          <w:rFonts w:ascii="Times New Roman" w:hAnsi="Times New Roman"/>
          <w:sz w:val="24"/>
          <w:szCs w:val="23"/>
        </w:rPr>
        <w:t>23</w:t>
      </w:r>
      <w:r w:rsidR="00AC1A45" w:rsidRPr="001D5799">
        <w:rPr>
          <w:rFonts w:ascii="Times New Roman" w:hAnsi="Times New Roman"/>
          <w:sz w:val="24"/>
          <w:szCs w:val="23"/>
        </w:rPr>
        <w:fldChar w:fldCharType="end"/>
      </w:r>
      <w:r w:rsidR="004F5D1D" w:rsidRPr="001D5799">
        <w:rPr>
          <w:rFonts w:ascii="Times New Roman" w:hAnsi="Times New Roman"/>
          <w:sz w:val="24"/>
          <w:szCs w:val="23"/>
        </w:rPr>
        <w:t xml:space="preserve">, </w:t>
      </w:r>
      <w:r w:rsidR="004F5D1D" w:rsidRPr="001D5799">
        <w:rPr>
          <w:rFonts w:ascii="Times New Roman" w:hAnsi="Times New Roman"/>
          <w:sz w:val="24"/>
          <w:szCs w:val="23"/>
        </w:rPr>
        <w:fldChar w:fldCharType="begin"/>
      </w:r>
      <w:r w:rsidR="004F5D1D" w:rsidRPr="001D5799">
        <w:rPr>
          <w:rFonts w:ascii="Times New Roman" w:hAnsi="Times New Roman"/>
          <w:sz w:val="24"/>
          <w:szCs w:val="23"/>
        </w:rPr>
        <w:instrText xml:space="preserve"> PAGEREF _Ref310260422 \h </w:instrText>
      </w:r>
      <w:r w:rsidR="004F5D1D" w:rsidRPr="001D5799">
        <w:rPr>
          <w:rFonts w:ascii="Times New Roman" w:hAnsi="Times New Roman"/>
          <w:sz w:val="24"/>
          <w:szCs w:val="23"/>
        </w:rPr>
      </w:r>
      <w:r w:rsidR="004F5D1D" w:rsidRPr="001D5799">
        <w:rPr>
          <w:rFonts w:ascii="Times New Roman" w:hAnsi="Times New Roman"/>
          <w:sz w:val="24"/>
          <w:szCs w:val="23"/>
        </w:rPr>
        <w:fldChar w:fldCharType="separate"/>
      </w:r>
      <w:ins w:id="432" w:author="Alan Ruttenberg" w:date="2012-01-14T16:56:00Z">
        <w:r w:rsidR="00A908AB">
          <w:rPr>
            <w:rFonts w:ascii="Times New Roman" w:hAnsi="Times New Roman"/>
            <w:noProof/>
            <w:sz w:val="24"/>
            <w:szCs w:val="23"/>
          </w:rPr>
          <w:t>56</w:t>
        </w:r>
      </w:ins>
      <w:ins w:id="433" w:author="phismith" w:date="2012-01-02T12:29:00Z">
        <w:del w:id="434" w:author="Alan Ruttenberg" w:date="2012-01-14T16:56:00Z">
          <w:r w:rsidR="000B5B22" w:rsidDel="00A908AB">
            <w:rPr>
              <w:rFonts w:ascii="Times New Roman" w:hAnsi="Times New Roman"/>
              <w:noProof/>
              <w:sz w:val="24"/>
              <w:szCs w:val="23"/>
            </w:rPr>
            <w:delText>77</w:delText>
          </w:r>
        </w:del>
      </w:ins>
      <w:del w:id="435" w:author="Alan Ruttenberg" w:date="2012-01-14T16:56:00Z">
        <w:r w:rsidR="001E66EA" w:rsidDel="00A908AB">
          <w:rPr>
            <w:rFonts w:ascii="Times New Roman" w:hAnsi="Times New Roman"/>
            <w:noProof/>
            <w:sz w:val="24"/>
            <w:szCs w:val="23"/>
          </w:rPr>
          <w:delText>73</w:delText>
        </w:r>
      </w:del>
      <w:r w:rsidR="004F5D1D" w:rsidRPr="001D5799">
        <w:rPr>
          <w:rFonts w:ascii="Times New Roman" w:hAnsi="Times New Roman"/>
          <w:sz w:val="24"/>
          <w:szCs w:val="23"/>
        </w:rPr>
        <w:fldChar w:fldCharType="end"/>
      </w:r>
      <w:r w:rsidR="00C70C3F" w:rsidRPr="001D5799">
        <w:rPr>
          <w:rFonts w:ascii="Times New Roman" w:hAnsi="Times New Roman"/>
          <w:sz w:val="24"/>
          <w:szCs w:val="23"/>
        </w:rPr>
        <w:t>]</w:t>
      </w:r>
    </w:p>
    <w:p w14:paraId="5B44EEEE" w14:textId="77777777" w:rsidR="00FF29D8" w:rsidRDefault="00FF29D8" w:rsidP="006C241A">
      <w:pPr>
        <w:spacing w:line="360" w:lineRule="auto"/>
        <w:rPr>
          <w:ins w:id="436" w:author="phismith" w:date="2012-01-03T12:12:00Z"/>
          <w:rFonts w:ascii="Times New Roman" w:hAnsi="Times New Roman"/>
          <w:sz w:val="24"/>
          <w:szCs w:val="23"/>
        </w:rPr>
      </w:pPr>
      <w:ins w:id="437" w:author="phismith" w:date="2012-01-03T12:12:00Z">
        <w:r>
          <w:rPr>
            <w:rFonts w:ascii="Times New Roman" w:hAnsi="Times New Roman"/>
            <w:sz w:val="24"/>
            <w:szCs w:val="23"/>
          </w:rPr>
          <w:t>No entity is both a particular and a universal.</w:t>
        </w:r>
      </w:ins>
    </w:p>
    <w:p w14:paraId="7E8F0A08" w14:textId="77777777" w:rsidR="00FF29D8" w:rsidRPr="001D5799" w:rsidRDefault="00FF29D8">
      <w:pPr>
        <w:spacing w:line="360" w:lineRule="auto"/>
        <w:jc w:val="both"/>
        <w:rPr>
          <w:rFonts w:ascii="Times New Roman" w:hAnsi="Times New Roman"/>
          <w:sz w:val="24"/>
          <w:szCs w:val="23"/>
        </w:rPr>
        <w:pPrChange w:id="438" w:author="phismith" w:date="2012-01-03T12:12:00Z">
          <w:pPr>
            <w:spacing w:line="360" w:lineRule="auto"/>
          </w:pPr>
        </w:pPrChange>
      </w:pPr>
      <w:ins w:id="439" w:author="phismith" w:date="2012-01-03T12:12:00Z">
        <w:r>
          <w:rPr>
            <w:rFonts w:ascii="Times New Roman" w:hAnsi="Times New Roman"/>
            <w:sz w:val="24"/>
            <w:szCs w:val="23"/>
          </w:rPr>
          <w:t xml:space="preserve">Whether an entity is a particular or a universal is not a matter of arbitrary choice or of convenience. </w:t>
        </w:r>
      </w:ins>
    </w:p>
    <w:p w14:paraId="5080D27C" w14:textId="77777777" w:rsidR="001F273B" w:rsidRPr="001D5799" w:rsidRDefault="005D7735" w:rsidP="00236D40">
      <w:pPr>
        <w:spacing w:line="360" w:lineRule="auto"/>
        <w:jc w:val="both"/>
        <w:rPr>
          <w:rFonts w:ascii="Times New Roman" w:hAnsi="Times New Roman"/>
          <w:sz w:val="24"/>
          <w:szCs w:val="23"/>
        </w:rPr>
      </w:pPr>
      <w:r w:rsidRPr="001D5799">
        <w:rPr>
          <w:rFonts w:ascii="Times New Roman" w:hAnsi="Times New Roman"/>
          <w:sz w:val="24"/>
          <w:szCs w:val="23"/>
        </w:rPr>
        <w:t xml:space="preserve">In this document we concentrate </w:t>
      </w:r>
      <w:r w:rsidR="00465C17" w:rsidRPr="001D5799">
        <w:rPr>
          <w:rFonts w:ascii="Times New Roman" w:hAnsi="Times New Roman"/>
          <w:sz w:val="24"/>
          <w:szCs w:val="23"/>
        </w:rPr>
        <w:t xml:space="preserve">primarily </w:t>
      </w:r>
      <w:r w:rsidRPr="001D5799">
        <w:rPr>
          <w:rFonts w:ascii="Times New Roman" w:hAnsi="Times New Roman"/>
          <w:sz w:val="24"/>
          <w:szCs w:val="23"/>
        </w:rPr>
        <w:t>on</w:t>
      </w:r>
      <w:r w:rsidR="00151755" w:rsidRPr="001D5799">
        <w:rPr>
          <w:rFonts w:ascii="Times New Roman" w:hAnsi="Times New Roman"/>
          <w:sz w:val="24"/>
          <w:szCs w:val="23"/>
        </w:rPr>
        <w:t xml:space="preserve"> </w:t>
      </w:r>
      <w:r w:rsidR="00465C17" w:rsidRPr="001D5799">
        <w:rPr>
          <w:rFonts w:ascii="Times New Roman" w:hAnsi="Times New Roman"/>
          <w:sz w:val="24"/>
          <w:szCs w:val="23"/>
        </w:rPr>
        <w:t xml:space="preserve">entities which are </w:t>
      </w:r>
      <w:r w:rsidRPr="001D5799">
        <w:rPr>
          <w:rFonts w:ascii="Times New Roman" w:hAnsi="Times New Roman"/>
          <w:sz w:val="24"/>
          <w:szCs w:val="23"/>
        </w:rPr>
        <w:t>particul</w:t>
      </w:r>
      <w:r w:rsidR="00465C17" w:rsidRPr="001D5799">
        <w:rPr>
          <w:rFonts w:ascii="Times New Roman" w:hAnsi="Times New Roman"/>
          <w:sz w:val="24"/>
          <w:szCs w:val="23"/>
        </w:rPr>
        <w:t>ars and on</w:t>
      </w:r>
      <w:r w:rsidR="00C70C3F" w:rsidRPr="001D5799">
        <w:rPr>
          <w:rFonts w:ascii="Times New Roman" w:hAnsi="Times New Roman"/>
          <w:sz w:val="24"/>
          <w:szCs w:val="23"/>
        </w:rPr>
        <w:t xml:space="preserve"> the relations between particulars elsewhere </w:t>
      </w:r>
      <w:r w:rsidR="00465C17" w:rsidRPr="001D5799">
        <w:rPr>
          <w:rFonts w:ascii="Times New Roman" w:hAnsi="Times New Roman"/>
          <w:sz w:val="24"/>
          <w:szCs w:val="23"/>
        </w:rPr>
        <w:t>cal</w:t>
      </w:r>
      <w:r w:rsidR="00755698" w:rsidRPr="001D5799">
        <w:rPr>
          <w:rFonts w:ascii="Times New Roman" w:hAnsi="Times New Roman"/>
          <w:sz w:val="24"/>
          <w:szCs w:val="23"/>
        </w:rPr>
        <w:t>led ‘instance-level relations’</w:t>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16</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755698" w:rsidRPr="001D5799">
        <w:rPr>
          <w:rFonts w:ascii="Times New Roman" w:hAnsi="Times New Roman"/>
          <w:sz w:val="24"/>
          <w:szCs w:val="23"/>
        </w:rPr>
        <w:t xml:space="preserve">. </w:t>
      </w:r>
      <w:r w:rsidRPr="001D5799">
        <w:rPr>
          <w:rFonts w:ascii="Times New Roman" w:hAnsi="Times New Roman"/>
          <w:sz w:val="24"/>
          <w:szCs w:val="23"/>
        </w:rPr>
        <w:t>That is, t</w:t>
      </w:r>
      <w:r w:rsidR="001F273B" w:rsidRPr="001D5799">
        <w:rPr>
          <w:rFonts w:ascii="Times New Roman" w:hAnsi="Times New Roman"/>
          <w:sz w:val="24"/>
          <w:szCs w:val="23"/>
        </w:rPr>
        <w:t xml:space="preserve">he categories </w:t>
      </w:r>
      <w:r w:rsidRPr="001D5799">
        <w:rPr>
          <w:rFonts w:ascii="Times New Roman" w:hAnsi="Times New Roman"/>
          <w:sz w:val="24"/>
          <w:szCs w:val="23"/>
        </w:rPr>
        <w:t xml:space="preserve">discussed below </w:t>
      </w:r>
      <w:r w:rsidR="001F273B" w:rsidRPr="001D5799">
        <w:rPr>
          <w:rFonts w:ascii="Times New Roman" w:hAnsi="Times New Roman"/>
          <w:sz w:val="24"/>
          <w:szCs w:val="23"/>
        </w:rPr>
        <w:t xml:space="preserve">are in every case </w:t>
      </w:r>
      <w:r w:rsidRPr="001D5799">
        <w:rPr>
          <w:rFonts w:ascii="Times New Roman" w:hAnsi="Times New Roman"/>
          <w:sz w:val="24"/>
          <w:szCs w:val="23"/>
        </w:rPr>
        <w:t>categories of particulars (their</w:t>
      </w:r>
      <w:r w:rsidR="001F273B" w:rsidRPr="001D5799">
        <w:rPr>
          <w:rFonts w:ascii="Times New Roman" w:hAnsi="Times New Roman"/>
          <w:sz w:val="24"/>
          <w:szCs w:val="23"/>
        </w:rPr>
        <w:t xml:space="preserve"> extensions are </w:t>
      </w:r>
      <w:r w:rsidR="00906DD1" w:rsidRPr="001D5799">
        <w:rPr>
          <w:rFonts w:ascii="Times New Roman" w:hAnsi="Times New Roman"/>
          <w:sz w:val="24"/>
          <w:szCs w:val="23"/>
        </w:rPr>
        <w:t>groups or collections</w:t>
      </w:r>
      <w:r w:rsidR="001F273B" w:rsidRPr="001D5799">
        <w:rPr>
          <w:rFonts w:ascii="Times New Roman" w:hAnsi="Times New Roman"/>
          <w:sz w:val="24"/>
          <w:szCs w:val="23"/>
        </w:rPr>
        <w:t xml:space="preserve"> of particulars</w:t>
      </w:r>
      <w:r w:rsidR="00151755" w:rsidRPr="001D5799">
        <w:rPr>
          <w:rFonts w:ascii="Times New Roman" w:hAnsi="Times New Roman"/>
          <w:sz w:val="24"/>
          <w:szCs w:val="23"/>
        </w:rPr>
        <w:t xml:space="preserve"> </w:t>
      </w:r>
      <w:r w:rsidR="001F273B" w:rsidRPr="001D5799">
        <w:rPr>
          <w:rFonts w:ascii="Times New Roman" w:hAnsi="Times New Roman"/>
          <w:sz w:val="24"/>
          <w:szCs w:val="23"/>
        </w:rPr>
        <w:t xml:space="preserve">in reality). </w:t>
      </w:r>
      <w:r w:rsidR="00236D40" w:rsidRPr="001D5799">
        <w:rPr>
          <w:rFonts w:ascii="Times New Roman" w:hAnsi="Times New Roman"/>
          <w:sz w:val="24"/>
          <w:szCs w:val="23"/>
        </w:rPr>
        <w:t xml:space="preserve">In a later version of this document we will provide more details of BFO’s treatment of universals, as employed </w:t>
      </w:r>
      <w:r w:rsidR="00236D40" w:rsidRPr="001D5799">
        <w:rPr>
          <w:rFonts w:ascii="Times New Roman" w:hAnsi="Times New Roman"/>
          <w:i/>
          <w:sz w:val="24"/>
          <w:szCs w:val="23"/>
        </w:rPr>
        <w:t xml:space="preserve">inter alia </w:t>
      </w:r>
      <w:r w:rsidR="00236D40" w:rsidRPr="001D5799">
        <w:rPr>
          <w:rFonts w:ascii="Times New Roman" w:hAnsi="Times New Roman"/>
          <w:sz w:val="24"/>
          <w:szCs w:val="23"/>
        </w:rPr>
        <w:t xml:space="preserve">in </w:t>
      </w:r>
      <w:r w:rsidR="00906DD1" w:rsidRPr="001D5799">
        <w:rPr>
          <w:rFonts w:ascii="Times New Roman" w:hAnsi="Times New Roman"/>
          <w:sz w:val="24"/>
          <w:szCs w:val="23"/>
        </w:rPr>
        <w:t xml:space="preserve">the </w:t>
      </w:r>
      <w:hyperlink r:id="rId17" w:history="1">
        <w:r w:rsidR="00906DD1" w:rsidRPr="001D5799">
          <w:rPr>
            <w:rStyle w:val="Hyperlink"/>
            <w:rFonts w:ascii="Times New Roman" w:hAnsi="Times New Roman"/>
            <w:sz w:val="24"/>
            <w:szCs w:val="23"/>
          </w:rPr>
          <w:t>Information Artifact Ontology</w:t>
        </w:r>
      </w:hyperlink>
      <w:r w:rsidR="00236D40" w:rsidRPr="001D5799">
        <w:rPr>
          <w:rStyle w:val="Hyperlink"/>
          <w:rFonts w:ascii="Times New Roman" w:hAnsi="Times New Roman"/>
          <w:sz w:val="24"/>
          <w:szCs w:val="23"/>
        </w:rPr>
        <w:t>,</w:t>
      </w:r>
      <w:r w:rsidR="00906DD1" w:rsidRPr="001D5799">
        <w:rPr>
          <w:rFonts w:ascii="Times New Roman" w:hAnsi="Times New Roman"/>
          <w:sz w:val="24"/>
          <w:szCs w:val="23"/>
        </w:rPr>
        <w:t xml:space="preserve"> </w:t>
      </w:r>
      <w:r w:rsidR="00236D40" w:rsidRPr="001D5799">
        <w:rPr>
          <w:rFonts w:ascii="Times New Roman" w:hAnsi="Times New Roman"/>
          <w:sz w:val="24"/>
          <w:szCs w:val="23"/>
        </w:rPr>
        <w:t xml:space="preserve">where </w:t>
      </w:r>
      <w:r w:rsidR="00906DD1" w:rsidRPr="001D5799">
        <w:rPr>
          <w:rFonts w:ascii="Times New Roman" w:hAnsi="Times New Roman"/>
          <w:sz w:val="24"/>
          <w:szCs w:val="23"/>
        </w:rPr>
        <w:t>universals are included among the targets of the IAO:</w:t>
      </w:r>
      <w:r w:rsidR="005656B8" w:rsidRPr="001D5799">
        <w:rPr>
          <w:rFonts w:ascii="Times New Roman" w:hAnsi="Times New Roman"/>
          <w:b/>
          <w:sz w:val="24"/>
          <w:szCs w:val="23"/>
        </w:rPr>
        <w:t>is_</w:t>
      </w:r>
      <w:r w:rsidR="00906DD1" w:rsidRPr="001D5799">
        <w:rPr>
          <w:rFonts w:ascii="Times New Roman" w:hAnsi="Times New Roman"/>
          <w:b/>
          <w:sz w:val="24"/>
          <w:szCs w:val="23"/>
        </w:rPr>
        <w:t xml:space="preserve">about </w:t>
      </w:r>
      <w:r w:rsidR="00906DD1" w:rsidRPr="001D5799">
        <w:rPr>
          <w:rFonts w:ascii="Times New Roman" w:hAnsi="Times New Roman"/>
          <w:sz w:val="24"/>
          <w:szCs w:val="23"/>
        </w:rPr>
        <w:t xml:space="preserve">relation. </w:t>
      </w:r>
    </w:p>
    <w:p w14:paraId="7917C95E" w14:textId="77777777" w:rsidR="000A57E7" w:rsidRPr="001D5799" w:rsidRDefault="00C70C3F" w:rsidP="006C241A">
      <w:pPr>
        <w:spacing w:line="360" w:lineRule="auto"/>
        <w:rPr>
          <w:rFonts w:ascii="Times New Roman" w:hAnsi="Times New Roman"/>
          <w:sz w:val="24"/>
          <w:szCs w:val="23"/>
        </w:rPr>
      </w:pPr>
      <w:r w:rsidRPr="001D5799">
        <w:rPr>
          <w:rFonts w:ascii="Times New Roman" w:hAnsi="Times New Roman"/>
          <w:sz w:val="24"/>
          <w:szCs w:val="23"/>
        </w:rPr>
        <w:t>We use ‘un</w:t>
      </w:r>
      <w:r w:rsidR="00A73C26" w:rsidRPr="001D5799">
        <w:rPr>
          <w:rFonts w:ascii="Times New Roman" w:hAnsi="Times New Roman"/>
          <w:sz w:val="24"/>
          <w:szCs w:val="23"/>
        </w:rPr>
        <w:t xml:space="preserve">iversal’ and ‘type’ as synonyms. </w:t>
      </w:r>
    </w:p>
    <w:p w14:paraId="209511B0" w14:textId="77777777" w:rsidR="0063290F" w:rsidRPr="001D5799" w:rsidRDefault="00F2283D" w:rsidP="006C241A">
      <w:pPr>
        <w:spacing w:line="360" w:lineRule="auto"/>
        <w:rPr>
          <w:rFonts w:ascii="Times New Roman" w:hAnsi="Times New Roman"/>
          <w:sz w:val="24"/>
          <w:szCs w:val="23"/>
        </w:rPr>
      </w:pPr>
      <w:del w:id="440" w:author="phismith" w:date="2012-01-03T12:16:00Z">
        <w:r w:rsidRPr="001D5799" w:rsidDel="00D61A83">
          <w:rPr>
            <w:rFonts w:ascii="Times New Roman" w:hAnsi="Times New Roman"/>
            <w:smallCaps/>
            <w:sz w:val="24"/>
            <w:szCs w:val="23"/>
          </w:rPr>
          <w:delText>Elucidation:</w:delText>
        </w:r>
        <w:r w:rsidRPr="001D5799" w:rsidDel="00D61A83">
          <w:rPr>
            <w:rFonts w:ascii="Times New Roman" w:hAnsi="Times New Roman"/>
            <w:sz w:val="24"/>
            <w:szCs w:val="23"/>
          </w:rPr>
          <w:delText xml:space="preserve"> </w:delText>
        </w:r>
      </w:del>
      <w:r w:rsidR="000A57E7" w:rsidRPr="001D5799">
        <w:rPr>
          <w:rFonts w:ascii="Times New Roman" w:hAnsi="Times New Roman"/>
          <w:sz w:val="24"/>
          <w:szCs w:val="23"/>
        </w:rPr>
        <w:t xml:space="preserve">A </w:t>
      </w:r>
      <w:r w:rsidR="00C70C3F" w:rsidRPr="001D5799">
        <w:rPr>
          <w:rFonts w:ascii="Times New Roman" w:hAnsi="Times New Roman"/>
          <w:i/>
          <w:sz w:val="24"/>
          <w:szCs w:val="23"/>
        </w:rPr>
        <w:t>category</w:t>
      </w:r>
      <w:r w:rsidR="000A57E7" w:rsidRPr="001D5799">
        <w:rPr>
          <w:rFonts w:ascii="Times New Roman" w:hAnsi="Times New Roman"/>
          <w:sz w:val="24"/>
          <w:szCs w:val="23"/>
        </w:rPr>
        <w:t xml:space="preserve"> is a formal universal, </w:t>
      </w:r>
      <w:r w:rsidR="00A73C26" w:rsidRPr="001D5799">
        <w:rPr>
          <w:rFonts w:ascii="Times New Roman" w:hAnsi="Times New Roman"/>
          <w:sz w:val="24"/>
          <w:szCs w:val="23"/>
        </w:rPr>
        <w:t xml:space="preserve">of the sort </w:t>
      </w:r>
      <w:r w:rsidR="000A57E7" w:rsidRPr="001D5799">
        <w:rPr>
          <w:rFonts w:ascii="Times New Roman" w:hAnsi="Times New Roman"/>
          <w:sz w:val="24"/>
          <w:szCs w:val="23"/>
        </w:rPr>
        <w:t>to which BFO terms refer, as contrasted with a material universal, which is the sort of universal referred to in one or other domain ontology.</w:t>
      </w:r>
      <w:r w:rsidR="00C70C3F" w:rsidRPr="001D5799">
        <w:rPr>
          <w:rFonts w:ascii="Times New Roman" w:hAnsi="Times New Roman"/>
          <w:sz w:val="24"/>
          <w:szCs w:val="23"/>
        </w:rPr>
        <w:t xml:space="preserve"> </w:t>
      </w:r>
      <w:r w:rsidR="0063290F" w:rsidRPr="001D5799">
        <w:rPr>
          <w:rFonts w:ascii="Times New Roman" w:hAnsi="Times New Roman"/>
          <w:sz w:val="24"/>
          <w:szCs w:val="23"/>
        </w:rPr>
        <w:t>BFO:</w:t>
      </w:r>
      <w:r w:rsidR="0063290F" w:rsidRPr="001D5799">
        <w:rPr>
          <w:rFonts w:ascii="Times New Roman" w:hAnsi="Times New Roman"/>
          <w:i/>
          <w:sz w:val="24"/>
          <w:szCs w:val="23"/>
        </w:rPr>
        <w:t>fiat object part</w:t>
      </w:r>
      <w:r w:rsidR="0063290F" w:rsidRPr="001D5799">
        <w:rPr>
          <w:rFonts w:ascii="Times New Roman" w:hAnsi="Times New Roman"/>
          <w:sz w:val="24"/>
          <w:szCs w:val="23"/>
        </w:rPr>
        <w:t xml:space="preserve"> is a category in this sense; not however </w:t>
      </w:r>
      <w:r w:rsidR="0063290F" w:rsidRPr="001D5799">
        <w:rPr>
          <w:rFonts w:ascii="Times New Roman" w:hAnsi="Times New Roman"/>
          <w:i/>
          <w:sz w:val="24"/>
          <w:szCs w:val="23"/>
        </w:rPr>
        <w:t xml:space="preserve">organism </w:t>
      </w:r>
      <w:r w:rsidR="0063290F" w:rsidRPr="001D5799">
        <w:rPr>
          <w:rFonts w:ascii="Times New Roman" w:hAnsi="Times New Roman"/>
          <w:sz w:val="24"/>
          <w:szCs w:val="23"/>
        </w:rPr>
        <w:t xml:space="preserve">or </w:t>
      </w:r>
      <w:r w:rsidR="000A57E7" w:rsidRPr="001D5799">
        <w:rPr>
          <w:rFonts w:ascii="Times New Roman" w:hAnsi="Times New Roman"/>
          <w:i/>
          <w:sz w:val="24"/>
          <w:szCs w:val="23"/>
        </w:rPr>
        <w:t>weapon</w:t>
      </w:r>
      <w:r w:rsidR="000A57E7" w:rsidRPr="001D5799">
        <w:rPr>
          <w:rFonts w:ascii="Times New Roman" w:hAnsi="Times New Roman"/>
          <w:sz w:val="24"/>
          <w:szCs w:val="23"/>
        </w:rPr>
        <w:t xml:space="preserve">, which are </w:t>
      </w:r>
      <w:r w:rsidR="000A57E7" w:rsidRPr="001D5799">
        <w:rPr>
          <w:rFonts w:ascii="Times New Roman" w:hAnsi="Times New Roman"/>
          <w:i/>
          <w:sz w:val="24"/>
          <w:szCs w:val="23"/>
        </w:rPr>
        <w:t>material universals</w:t>
      </w:r>
      <w:r w:rsidR="000A57E7" w:rsidRPr="001D5799">
        <w:rPr>
          <w:rFonts w:ascii="Times New Roman" w:hAnsi="Times New Roman"/>
          <w:sz w:val="24"/>
          <w:szCs w:val="23"/>
        </w:rPr>
        <w:t>.</w:t>
      </w:r>
    </w:p>
    <w:p w14:paraId="11D44E34" w14:textId="77777777" w:rsidR="00F07970" w:rsidRPr="001D5799" w:rsidRDefault="00F07970" w:rsidP="00F07970">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Universals and classes</w:t>
      </w:r>
    </w:p>
    <w:p w14:paraId="18C8DC63" w14:textId="77777777" w:rsidR="004E0D46" w:rsidRDefault="00151755" w:rsidP="006C241A">
      <w:pPr>
        <w:spacing w:line="360" w:lineRule="auto"/>
        <w:rPr>
          <w:ins w:id="441" w:author="phismith" w:date="2012-01-02T12:18:00Z"/>
          <w:rFonts w:ascii="Times New Roman" w:hAnsi="Times New Roman"/>
          <w:sz w:val="24"/>
          <w:szCs w:val="23"/>
        </w:rPr>
      </w:pPr>
      <w:r w:rsidRPr="001D5799">
        <w:rPr>
          <w:rFonts w:ascii="Times New Roman" w:hAnsi="Times New Roman"/>
          <w:sz w:val="24"/>
          <w:szCs w:val="23"/>
        </w:rPr>
        <w:t xml:space="preserve">Universals have </w:t>
      </w:r>
      <w:r w:rsidRPr="00D61A83">
        <w:rPr>
          <w:rFonts w:ascii="Times New Roman" w:hAnsi="Times New Roman"/>
          <w:sz w:val="24"/>
          <w:szCs w:val="23"/>
          <w:rPrChange w:id="442" w:author="phismith" w:date="2012-01-03T12:16:00Z">
            <w:rPr>
              <w:rFonts w:ascii="Times New Roman" w:hAnsi="Times New Roman"/>
              <w:b/>
              <w:sz w:val="24"/>
              <w:szCs w:val="23"/>
            </w:rPr>
          </w:rPrChange>
        </w:rPr>
        <w:t>instances</w:t>
      </w:r>
      <w:r w:rsidRPr="001D5799">
        <w:rPr>
          <w:rFonts w:ascii="Times New Roman" w:hAnsi="Times New Roman"/>
          <w:sz w:val="24"/>
          <w:szCs w:val="23"/>
        </w:rPr>
        <w:t xml:space="preserve">, which are in every case particulars (entities located in space and time). </w:t>
      </w:r>
      <w:r w:rsidR="00E147FE" w:rsidRPr="001D5799">
        <w:rPr>
          <w:rFonts w:ascii="Times New Roman" w:hAnsi="Times New Roman"/>
          <w:sz w:val="24"/>
          <w:szCs w:val="23"/>
        </w:rPr>
        <w:t xml:space="preserve">Universals also have extensions, which are the classes (in the sense of </w:t>
      </w:r>
      <w:r w:rsidR="001458CE" w:rsidRPr="001D5799">
        <w:rPr>
          <w:rFonts w:ascii="Times New Roman" w:hAnsi="Times New Roman"/>
          <w:sz w:val="24"/>
          <w:szCs w:val="23"/>
        </w:rPr>
        <w:t>‘</w:t>
      </w:r>
      <w:r w:rsidR="00E147FE" w:rsidRPr="001D5799">
        <w:rPr>
          <w:rFonts w:ascii="Times New Roman" w:hAnsi="Times New Roman"/>
          <w:sz w:val="24"/>
          <w:szCs w:val="23"/>
        </w:rPr>
        <w:t>set</w:t>
      </w:r>
      <w:r w:rsidR="001458CE" w:rsidRPr="001D5799">
        <w:rPr>
          <w:rFonts w:ascii="Times New Roman" w:hAnsi="Times New Roman"/>
          <w:sz w:val="24"/>
          <w:szCs w:val="23"/>
        </w:rPr>
        <w:t>’</w:t>
      </w:r>
      <w:r w:rsidR="00E147FE" w:rsidRPr="001D5799">
        <w:rPr>
          <w:rFonts w:ascii="Times New Roman" w:hAnsi="Times New Roman"/>
          <w:sz w:val="24"/>
          <w:szCs w:val="23"/>
        </w:rPr>
        <w:t xml:space="preserve">) of their </w:t>
      </w:r>
    </w:p>
    <w:p w14:paraId="6CBB7DFB" w14:textId="77777777" w:rsidR="004E0D46" w:rsidRDefault="004E0D46">
      <w:pPr>
        <w:spacing w:line="360" w:lineRule="auto"/>
        <w:jc w:val="both"/>
        <w:rPr>
          <w:ins w:id="443" w:author="phismith" w:date="2012-01-02T12:19:00Z"/>
          <w:rFonts w:ascii="Times New Roman" w:hAnsi="Times New Roman"/>
          <w:sz w:val="24"/>
          <w:szCs w:val="23"/>
        </w:rPr>
        <w:pPrChange w:id="444" w:author="phismith" w:date="2012-01-02T14:05:00Z">
          <w:pPr>
            <w:spacing w:line="360" w:lineRule="auto"/>
          </w:pPr>
        </w:pPrChange>
      </w:pPr>
      <w:ins w:id="445" w:author="phismith" w:date="2012-01-02T12:18:00Z">
        <w:r w:rsidRPr="00D61A83">
          <w:rPr>
            <w:rFonts w:ascii="Times New Roman" w:hAnsi="Times New Roman"/>
            <w:sz w:val="24"/>
            <w:szCs w:val="23"/>
            <w:rPrChange w:id="446" w:author="phismith" w:date="2012-01-03T12:17:00Z">
              <w:rPr>
                <w:rFonts w:ascii="Times New Roman" w:hAnsi="Times New Roman"/>
                <w:b/>
                <w:sz w:val="24"/>
                <w:szCs w:val="23"/>
              </w:rPr>
            </w:rPrChange>
          </w:rPr>
          <w:t>Universals</w:t>
        </w:r>
        <w:r>
          <w:rPr>
            <w:rFonts w:ascii="Times New Roman" w:hAnsi="Times New Roman"/>
            <w:b/>
            <w:sz w:val="24"/>
            <w:szCs w:val="23"/>
          </w:rPr>
          <w:t xml:space="preserve"> </w:t>
        </w:r>
        <w:r>
          <w:rPr>
            <w:rFonts w:ascii="Times New Roman" w:hAnsi="Times New Roman"/>
            <w:sz w:val="24"/>
            <w:szCs w:val="23"/>
          </w:rPr>
          <w:t xml:space="preserve">are the entities which need to be recognized in order to </w:t>
        </w:r>
      </w:ins>
      <w:ins w:id="447" w:author="phismith" w:date="2012-01-03T12:17:00Z">
        <w:r w:rsidR="00D61A83">
          <w:rPr>
            <w:rFonts w:ascii="Times New Roman" w:hAnsi="Times New Roman"/>
            <w:sz w:val="24"/>
            <w:szCs w:val="23"/>
          </w:rPr>
          <w:t xml:space="preserve">formulate </w:t>
        </w:r>
      </w:ins>
      <w:ins w:id="448" w:author="phismith" w:date="2012-01-02T12:18:00Z">
        <w:r>
          <w:rPr>
            <w:rFonts w:ascii="Times New Roman" w:hAnsi="Times New Roman"/>
            <w:sz w:val="24"/>
            <w:szCs w:val="23"/>
          </w:rPr>
          <w:t xml:space="preserve">laws of nature, and entities of a similar sort which are created in the realm of </w:t>
        </w:r>
      </w:ins>
      <w:ins w:id="449" w:author="phismith" w:date="2012-01-02T12:23:00Z">
        <w:r w:rsidR="000B5B22">
          <w:rPr>
            <w:rFonts w:ascii="Times New Roman" w:hAnsi="Times New Roman"/>
            <w:sz w:val="24"/>
            <w:szCs w:val="23"/>
          </w:rPr>
          <w:t xml:space="preserve">(for example) </w:t>
        </w:r>
      </w:ins>
      <w:ins w:id="450" w:author="phismith" w:date="2012-01-02T12:18:00Z">
        <w:r>
          <w:rPr>
            <w:rFonts w:ascii="Times New Roman" w:hAnsi="Times New Roman"/>
            <w:sz w:val="24"/>
            <w:szCs w:val="23"/>
          </w:rPr>
          <w:t>material</w:t>
        </w:r>
      </w:ins>
      <w:ins w:id="451" w:author="phismith" w:date="2012-01-02T12:20:00Z">
        <w:r>
          <w:rPr>
            <w:rFonts w:ascii="Times New Roman" w:hAnsi="Times New Roman"/>
            <w:sz w:val="24"/>
            <w:szCs w:val="23"/>
          </w:rPr>
          <w:t>, social</w:t>
        </w:r>
      </w:ins>
      <w:ins w:id="452" w:author="phismith" w:date="2012-01-02T12:18:00Z">
        <w:r>
          <w:rPr>
            <w:rFonts w:ascii="Times New Roman" w:hAnsi="Times New Roman"/>
            <w:sz w:val="24"/>
            <w:szCs w:val="23"/>
          </w:rPr>
          <w:t xml:space="preserve"> </w:t>
        </w:r>
      </w:ins>
      <w:ins w:id="453" w:author="phismith" w:date="2012-01-02T12:19:00Z">
        <w:r>
          <w:rPr>
            <w:rFonts w:ascii="Times New Roman" w:hAnsi="Times New Roman"/>
            <w:sz w:val="24"/>
            <w:szCs w:val="23"/>
          </w:rPr>
          <w:t xml:space="preserve">and informational </w:t>
        </w:r>
      </w:ins>
      <w:ins w:id="454" w:author="phismith" w:date="2012-01-02T12:18:00Z">
        <w:r>
          <w:rPr>
            <w:rFonts w:ascii="Times New Roman" w:hAnsi="Times New Roman"/>
            <w:sz w:val="24"/>
            <w:szCs w:val="23"/>
          </w:rPr>
          <w:t>artifacts</w:t>
        </w:r>
      </w:ins>
      <w:ins w:id="455" w:author="phismith" w:date="2012-01-02T12:19:00Z">
        <w:r>
          <w:rPr>
            <w:rFonts w:ascii="Times New Roman" w:hAnsi="Times New Roman"/>
            <w:sz w:val="24"/>
            <w:szCs w:val="23"/>
          </w:rPr>
          <w:t>.</w:t>
        </w:r>
      </w:ins>
    </w:p>
    <w:p w14:paraId="6FDCF2FA" w14:textId="77777777" w:rsidR="004E0D46" w:rsidRDefault="00D61A83" w:rsidP="006C241A">
      <w:pPr>
        <w:spacing w:line="360" w:lineRule="auto"/>
        <w:rPr>
          <w:ins w:id="456" w:author="phismith" w:date="2012-01-02T12:21:00Z"/>
          <w:rFonts w:ascii="Times New Roman" w:hAnsi="Times New Roman"/>
          <w:sz w:val="24"/>
          <w:szCs w:val="23"/>
        </w:rPr>
      </w:pPr>
      <w:ins w:id="457" w:author="phismith" w:date="2012-01-03T12:17:00Z">
        <w:r>
          <w:rPr>
            <w:rFonts w:ascii="Times New Roman" w:hAnsi="Times New Roman"/>
            <w:sz w:val="24"/>
            <w:szCs w:val="23"/>
          </w:rPr>
          <w:t>Examples of universals in each of the mentioned realms include:</w:t>
        </w:r>
      </w:ins>
      <w:ins w:id="458" w:author="phismith" w:date="2012-01-02T12:19:00Z">
        <w:r w:rsidR="004E0D46">
          <w:rPr>
            <w:rFonts w:ascii="Times New Roman" w:hAnsi="Times New Roman"/>
            <w:sz w:val="24"/>
            <w:szCs w:val="23"/>
          </w:rPr>
          <w:t xml:space="preserve"> </w:t>
        </w:r>
      </w:ins>
    </w:p>
    <w:p w14:paraId="0A625723" w14:textId="77777777" w:rsidR="004E0D46" w:rsidRDefault="004E0D46" w:rsidP="006C241A">
      <w:pPr>
        <w:spacing w:line="360" w:lineRule="auto"/>
        <w:rPr>
          <w:ins w:id="459" w:author="phismith" w:date="2012-01-02T12:21:00Z"/>
          <w:rFonts w:ascii="Times New Roman" w:hAnsi="Times New Roman"/>
          <w:sz w:val="24"/>
          <w:szCs w:val="23"/>
        </w:rPr>
      </w:pPr>
      <w:ins w:id="460" w:author="phismith" w:date="2012-01-02T12:21:00Z">
        <w:r>
          <w:rPr>
            <w:rFonts w:ascii="Times New Roman" w:hAnsi="Times New Roman"/>
            <w:i/>
            <w:sz w:val="24"/>
            <w:szCs w:val="23"/>
          </w:rPr>
          <w:t xml:space="preserve">Natural: </w:t>
        </w:r>
      </w:ins>
      <w:ins w:id="461" w:author="phismith" w:date="2012-01-02T12:20:00Z">
        <w:r>
          <w:rPr>
            <w:rFonts w:ascii="Times New Roman" w:hAnsi="Times New Roman"/>
            <w:sz w:val="24"/>
            <w:szCs w:val="23"/>
          </w:rPr>
          <w:t xml:space="preserve">electron, molecule, cell, </w:t>
        </w:r>
      </w:ins>
      <w:ins w:id="462" w:author="phismith" w:date="2012-01-02T12:19:00Z">
        <w:r>
          <w:rPr>
            <w:rFonts w:ascii="Times New Roman" w:hAnsi="Times New Roman"/>
            <w:sz w:val="24"/>
            <w:szCs w:val="23"/>
          </w:rPr>
          <w:t>mouse</w:t>
        </w:r>
      </w:ins>
      <w:ins w:id="463" w:author="phismith" w:date="2012-01-02T12:20:00Z">
        <w:r>
          <w:rPr>
            <w:rFonts w:ascii="Times New Roman" w:hAnsi="Times New Roman"/>
            <w:sz w:val="24"/>
            <w:szCs w:val="23"/>
          </w:rPr>
          <w:t xml:space="preserve">, planet; </w:t>
        </w:r>
      </w:ins>
    </w:p>
    <w:p w14:paraId="79B585FF" w14:textId="77777777" w:rsidR="004E0D46" w:rsidRDefault="004E0D46" w:rsidP="006C241A">
      <w:pPr>
        <w:spacing w:line="360" w:lineRule="auto"/>
        <w:rPr>
          <w:ins w:id="464" w:author="phismith" w:date="2012-01-02T12:21:00Z"/>
          <w:rFonts w:ascii="Times New Roman" w:hAnsi="Times New Roman"/>
          <w:sz w:val="24"/>
          <w:szCs w:val="23"/>
        </w:rPr>
      </w:pPr>
      <w:ins w:id="465" w:author="phismith" w:date="2012-01-02T12:21:00Z">
        <w:r>
          <w:rPr>
            <w:rFonts w:ascii="Times New Roman" w:hAnsi="Times New Roman"/>
            <w:i/>
            <w:sz w:val="24"/>
            <w:szCs w:val="23"/>
          </w:rPr>
          <w:t>Material artifacts</w:t>
        </w:r>
        <w:r>
          <w:rPr>
            <w:rFonts w:ascii="Times New Roman" w:hAnsi="Times New Roman"/>
            <w:sz w:val="24"/>
            <w:szCs w:val="23"/>
          </w:rPr>
          <w:t xml:space="preserve">: vehicle, </w:t>
        </w:r>
        <w:r w:rsidR="000B5B22">
          <w:rPr>
            <w:rFonts w:ascii="Times New Roman" w:hAnsi="Times New Roman"/>
            <w:sz w:val="24"/>
            <w:szCs w:val="23"/>
          </w:rPr>
          <w:t>revolver, pipette, pizza</w:t>
        </w:r>
      </w:ins>
    </w:p>
    <w:p w14:paraId="43E26EE3" w14:textId="77777777" w:rsidR="000B5B22" w:rsidRDefault="000B5B22" w:rsidP="006C241A">
      <w:pPr>
        <w:spacing w:line="360" w:lineRule="auto"/>
        <w:rPr>
          <w:ins w:id="466" w:author="phismith" w:date="2012-01-02T12:22:00Z"/>
          <w:rFonts w:ascii="Times New Roman" w:hAnsi="Times New Roman"/>
          <w:sz w:val="24"/>
          <w:szCs w:val="23"/>
        </w:rPr>
      </w:pPr>
      <w:ins w:id="467" w:author="phismith" w:date="2012-01-02T12:22:00Z">
        <w:r>
          <w:rPr>
            <w:rFonts w:ascii="Times New Roman" w:hAnsi="Times New Roman"/>
            <w:i/>
            <w:sz w:val="24"/>
            <w:szCs w:val="23"/>
          </w:rPr>
          <w:t>Social</w:t>
        </w:r>
      </w:ins>
      <w:ins w:id="468" w:author="phismith" w:date="2012-01-02T12:23:00Z">
        <w:r>
          <w:rPr>
            <w:rFonts w:ascii="Times New Roman" w:hAnsi="Times New Roman"/>
            <w:i/>
            <w:sz w:val="24"/>
            <w:szCs w:val="23"/>
          </w:rPr>
          <w:t xml:space="preserve"> artif</w:t>
        </w:r>
      </w:ins>
      <w:ins w:id="469" w:author="phismith" w:date="2012-01-02T12:24:00Z">
        <w:r>
          <w:rPr>
            <w:rFonts w:ascii="Times New Roman" w:hAnsi="Times New Roman"/>
            <w:i/>
            <w:sz w:val="24"/>
            <w:szCs w:val="23"/>
          </w:rPr>
          <w:t>ac</w:t>
        </w:r>
      </w:ins>
      <w:ins w:id="470" w:author="phismith" w:date="2012-01-02T12:23:00Z">
        <w:r>
          <w:rPr>
            <w:rFonts w:ascii="Times New Roman" w:hAnsi="Times New Roman"/>
            <w:i/>
            <w:sz w:val="24"/>
            <w:szCs w:val="23"/>
          </w:rPr>
          <w:t>t</w:t>
        </w:r>
      </w:ins>
      <w:ins w:id="471" w:author="phismith" w:date="2012-01-02T12:22:00Z">
        <w:r>
          <w:rPr>
            <w:rFonts w:ascii="Times New Roman" w:hAnsi="Times New Roman"/>
            <w:sz w:val="24"/>
            <w:szCs w:val="23"/>
          </w:rPr>
          <w:t>: dollar, meter, traffic law, organization</w:t>
        </w:r>
      </w:ins>
    </w:p>
    <w:p w14:paraId="60C4DFFE" w14:textId="77777777" w:rsidR="000B5B22" w:rsidRDefault="000B5B22" w:rsidP="006C241A">
      <w:pPr>
        <w:spacing w:line="360" w:lineRule="auto"/>
        <w:rPr>
          <w:ins w:id="472" w:author="phismith" w:date="2012-01-02T12:23:00Z"/>
          <w:rFonts w:ascii="Times New Roman" w:hAnsi="Times New Roman"/>
          <w:sz w:val="24"/>
          <w:szCs w:val="23"/>
        </w:rPr>
      </w:pPr>
      <w:ins w:id="473" w:author="phismith" w:date="2012-01-02T12:22:00Z">
        <w:r>
          <w:rPr>
            <w:rFonts w:ascii="Times New Roman" w:hAnsi="Times New Roman"/>
            <w:i/>
            <w:sz w:val="24"/>
            <w:szCs w:val="23"/>
          </w:rPr>
          <w:t>Information</w:t>
        </w:r>
      </w:ins>
      <w:ins w:id="474" w:author="phismith" w:date="2012-01-02T12:23:00Z">
        <w:r>
          <w:rPr>
            <w:rFonts w:ascii="Times New Roman" w:hAnsi="Times New Roman"/>
            <w:i/>
            <w:sz w:val="24"/>
            <w:szCs w:val="23"/>
          </w:rPr>
          <w:t xml:space="preserve"> artifact</w:t>
        </w:r>
      </w:ins>
      <w:ins w:id="475" w:author="phismith" w:date="2012-01-02T12:22:00Z">
        <w:r>
          <w:rPr>
            <w:rFonts w:ascii="Times New Roman" w:hAnsi="Times New Roman"/>
            <w:sz w:val="24"/>
            <w:szCs w:val="23"/>
          </w:rPr>
          <w:t xml:space="preserve">: </w:t>
        </w:r>
      </w:ins>
      <w:ins w:id="476" w:author="phismith" w:date="2012-01-02T12:23:00Z">
        <w:r>
          <w:rPr>
            <w:rFonts w:ascii="Times New Roman" w:hAnsi="Times New Roman"/>
            <w:sz w:val="24"/>
            <w:szCs w:val="23"/>
          </w:rPr>
          <w:t>database, ontology, email message, plan specification</w:t>
        </w:r>
      </w:ins>
    </w:p>
    <w:p w14:paraId="7BD1F1D4" w14:textId="77777777" w:rsidR="000B5B22" w:rsidRDefault="00E11551">
      <w:pPr>
        <w:spacing w:line="360" w:lineRule="auto"/>
        <w:jc w:val="both"/>
        <w:rPr>
          <w:ins w:id="477" w:author="phismith" w:date="2012-01-02T13:25:00Z"/>
          <w:rFonts w:ascii="Times New Roman" w:hAnsi="Times New Roman"/>
          <w:sz w:val="24"/>
          <w:szCs w:val="23"/>
        </w:rPr>
        <w:pPrChange w:id="478" w:author="phismith" w:date="2012-01-02T14:05:00Z">
          <w:pPr>
            <w:spacing w:line="360" w:lineRule="auto"/>
          </w:pPr>
        </w:pPrChange>
      </w:pPr>
      <w:ins w:id="479" w:author="phismith" w:date="2012-01-02T13:26:00Z">
        <w:r>
          <w:rPr>
            <w:rFonts w:ascii="Times New Roman" w:hAnsi="Times New Roman"/>
            <w:b/>
            <w:i/>
            <w:sz w:val="24"/>
            <w:szCs w:val="23"/>
          </w:rPr>
          <w:t>Pairwise disjoint</w:t>
        </w:r>
      </w:ins>
      <w:ins w:id="480" w:author="phismith" w:date="2012-01-02T14:06:00Z">
        <w:r w:rsidR="00377739">
          <w:rPr>
            <w:rFonts w:ascii="Times New Roman" w:hAnsi="Times New Roman"/>
            <w:b/>
            <w:i/>
            <w:sz w:val="24"/>
            <w:szCs w:val="23"/>
          </w:rPr>
          <w:t>ness (monohierarchy)</w:t>
        </w:r>
      </w:ins>
      <w:ins w:id="481" w:author="phismith" w:date="2012-01-02T13:26:00Z">
        <w:r>
          <w:rPr>
            <w:rFonts w:ascii="Times New Roman" w:hAnsi="Times New Roman"/>
            <w:b/>
            <w:i/>
            <w:sz w:val="24"/>
            <w:szCs w:val="23"/>
          </w:rPr>
          <w:t xml:space="preserve"> </w:t>
        </w:r>
      </w:ins>
      <w:ins w:id="482" w:author="phismith" w:date="2012-01-02T12:26:00Z">
        <w:r w:rsidR="000B5B22" w:rsidRPr="000B5B22">
          <w:rPr>
            <w:rFonts w:ascii="Times New Roman" w:hAnsi="Times New Roman"/>
            <w:b/>
            <w:i/>
            <w:sz w:val="24"/>
            <w:szCs w:val="23"/>
            <w:rPrChange w:id="483" w:author="phismith" w:date="2012-01-02T12:26:00Z">
              <w:rPr>
                <w:rFonts w:ascii="Times New Roman" w:hAnsi="Times New Roman"/>
                <w:i/>
                <w:sz w:val="24"/>
                <w:szCs w:val="23"/>
              </w:rPr>
            </w:rPrChange>
          </w:rPr>
          <w:t>principle:</w:t>
        </w:r>
        <w:r w:rsidR="000B5B22">
          <w:rPr>
            <w:rFonts w:ascii="Times New Roman" w:hAnsi="Times New Roman"/>
            <w:i/>
            <w:sz w:val="24"/>
            <w:szCs w:val="23"/>
          </w:rPr>
          <w:t xml:space="preserve"> </w:t>
        </w:r>
      </w:ins>
      <w:ins w:id="484" w:author="phismith" w:date="2012-01-02T12:24:00Z">
        <w:r w:rsidR="000B5B22">
          <w:rPr>
            <w:rFonts w:ascii="Times New Roman" w:hAnsi="Times New Roman"/>
            <w:sz w:val="24"/>
            <w:szCs w:val="23"/>
          </w:rPr>
          <w:t>The realm of u</w:t>
        </w:r>
      </w:ins>
      <w:ins w:id="485" w:author="phismith" w:date="2012-01-02T12:23:00Z">
        <w:r w:rsidR="000B5B22">
          <w:rPr>
            <w:rFonts w:ascii="Times New Roman" w:hAnsi="Times New Roman"/>
            <w:sz w:val="24"/>
            <w:szCs w:val="23"/>
          </w:rPr>
          <w:t xml:space="preserve">niversals </w:t>
        </w:r>
      </w:ins>
      <w:ins w:id="486" w:author="phismith" w:date="2012-01-02T12:24:00Z">
        <w:r w:rsidR="000B5B22">
          <w:rPr>
            <w:rFonts w:ascii="Times New Roman" w:hAnsi="Times New Roman"/>
            <w:sz w:val="24"/>
            <w:szCs w:val="23"/>
          </w:rPr>
          <w:t xml:space="preserve">is organized by the </w:t>
        </w:r>
        <w:r w:rsidR="000B5B22">
          <w:rPr>
            <w:rFonts w:ascii="Times New Roman" w:hAnsi="Times New Roman"/>
            <w:i/>
            <w:sz w:val="24"/>
            <w:szCs w:val="23"/>
          </w:rPr>
          <w:t xml:space="preserve">is_a </w:t>
        </w:r>
        <w:r w:rsidR="000B5B22">
          <w:rPr>
            <w:rFonts w:ascii="Times New Roman" w:hAnsi="Times New Roman"/>
            <w:sz w:val="24"/>
            <w:szCs w:val="23"/>
          </w:rPr>
          <w:t>relation into taxonomic hierarchies of more and less general</w:t>
        </w:r>
      </w:ins>
      <w:ins w:id="487" w:author="phismith" w:date="2012-01-02T12:25:00Z">
        <w:r w:rsidR="000B5B22">
          <w:rPr>
            <w:rFonts w:ascii="Times New Roman" w:hAnsi="Times New Roman"/>
            <w:sz w:val="24"/>
            <w:szCs w:val="23"/>
          </w:rPr>
          <w:t>.</w:t>
        </w:r>
      </w:ins>
      <w:ins w:id="488" w:author="phismith" w:date="2012-01-02T12:26:00Z">
        <w:r w:rsidR="000B5B22">
          <w:rPr>
            <w:rFonts w:ascii="Times New Roman" w:hAnsi="Times New Roman"/>
            <w:sz w:val="24"/>
            <w:szCs w:val="23"/>
          </w:rPr>
          <w:t xml:space="preserve"> </w:t>
        </w:r>
      </w:ins>
      <w:ins w:id="489" w:author="phismith" w:date="2012-01-02T12:25:00Z">
        <w:r w:rsidR="000B5B22">
          <w:rPr>
            <w:rFonts w:ascii="Times New Roman" w:hAnsi="Times New Roman"/>
            <w:sz w:val="24"/>
            <w:szCs w:val="23"/>
          </w:rPr>
          <w:t>Each taxonomic hierarchy is subject to the principle of single inheritance (it is a monohierarchy [</w:t>
        </w:r>
        <w:r w:rsidR="000B5B22">
          <w:rPr>
            <w:rFonts w:ascii="Times New Roman" w:hAnsi="Times New Roman"/>
            <w:sz w:val="24"/>
            <w:szCs w:val="23"/>
          </w:rPr>
          <w:fldChar w:fldCharType="begin"/>
        </w:r>
        <w:r w:rsidR="000B5B22">
          <w:rPr>
            <w:rFonts w:ascii="Times New Roman" w:hAnsi="Times New Roman"/>
            <w:sz w:val="24"/>
            <w:szCs w:val="23"/>
          </w:rPr>
          <w:instrText xml:space="preserve"> REF _Ref309403777 \r \h </w:instrText>
        </w:r>
      </w:ins>
      <w:r w:rsidR="000B5B22">
        <w:rPr>
          <w:rFonts w:ascii="Times New Roman" w:hAnsi="Times New Roman"/>
          <w:sz w:val="24"/>
          <w:szCs w:val="23"/>
        </w:rPr>
      </w:r>
      <w:r w:rsidR="000B5B22">
        <w:rPr>
          <w:rFonts w:ascii="Times New Roman" w:hAnsi="Times New Roman"/>
          <w:sz w:val="24"/>
          <w:szCs w:val="23"/>
        </w:rPr>
        <w:fldChar w:fldCharType="separate"/>
      </w:r>
      <w:ins w:id="490" w:author="Alan Ruttenberg" w:date="2012-01-14T16:56:00Z">
        <w:r w:rsidR="00A908AB">
          <w:rPr>
            <w:rFonts w:ascii="Times New Roman" w:hAnsi="Times New Roman"/>
            <w:sz w:val="24"/>
            <w:szCs w:val="23"/>
          </w:rPr>
          <w:t>19</w:t>
        </w:r>
      </w:ins>
      <w:ins w:id="491" w:author="phismith" w:date="2012-01-02T12:25:00Z">
        <w:r w:rsidR="000B5B22">
          <w:rPr>
            <w:rFonts w:ascii="Times New Roman" w:hAnsi="Times New Roman"/>
            <w:sz w:val="24"/>
            <w:szCs w:val="23"/>
          </w:rPr>
          <w:fldChar w:fldCharType="end"/>
        </w:r>
        <w:r w:rsidR="000B5B22">
          <w:rPr>
            <w:rFonts w:ascii="Times New Roman" w:hAnsi="Times New Roman"/>
            <w:sz w:val="24"/>
            <w:szCs w:val="23"/>
          </w:rPr>
          <w:t>])</w:t>
        </w:r>
      </w:ins>
      <w:ins w:id="492" w:author="phismith" w:date="2012-01-02T12:26:00Z">
        <w:r w:rsidR="000B5B22">
          <w:rPr>
            <w:rFonts w:ascii="Times New Roman" w:hAnsi="Times New Roman"/>
            <w:sz w:val="24"/>
            <w:szCs w:val="23"/>
          </w:rPr>
          <w:t xml:space="preserve">. Thus all the universals which are the immediate children of any given universal are thereby subject to the rule of pairwise disjointness. In some </w:t>
        </w:r>
      </w:ins>
      <w:ins w:id="493" w:author="phismith" w:date="2012-01-02T12:27:00Z">
        <w:r w:rsidR="000B5B22">
          <w:rPr>
            <w:rFonts w:ascii="Times New Roman" w:hAnsi="Times New Roman"/>
            <w:sz w:val="24"/>
            <w:szCs w:val="23"/>
          </w:rPr>
          <w:t xml:space="preserve">(ideal) </w:t>
        </w:r>
      </w:ins>
      <w:ins w:id="494" w:author="phismith" w:date="2012-01-02T12:26:00Z">
        <w:r w:rsidR="000B5B22">
          <w:rPr>
            <w:rFonts w:ascii="Times New Roman" w:hAnsi="Times New Roman"/>
            <w:sz w:val="24"/>
            <w:szCs w:val="23"/>
          </w:rPr>
          <w:t xml:space="preserve">cases we can </w:t>
        </w:r>
      </w:ins>
      <w:ins w:id="495" w:author="phismith" w:date="2012-01-02T12:27:00Z">
        <w:r w:rsidR="000B5B22">
          <w:rPr>
            <w:rFonts w:ascii="Times New Roman" w:hAnsi="Times New Roman"/>
            <w:sz w:val="24"/>
            <w:szCs w:val="23"/>
          </w:rPr>
          <w:t xml:space="preserve">go further and </w:t>
        </w:r>
      </w:ins>
      <w:ins w:id="496" w:author="phismith" w:date="2012-01-02T12:26:00Z">
        <w:r w:rsidR="000B5B22">
          <w:rPr>
            <w:rFonts w:ascii="Times New Roman" w:hAnsi="Times New Roman"/>
            <w:sz w:val="24"/>
            <w:szCs w:val="23"/>
          </w:rPr>
          <w:t xml:space="preserve">build ontologies </w:t>
        </w:r>
      </w:ins>
      <w:ins w:id="497" w:author="phismith" w:date="2012-01-02T12:27:00Z">
        <w:r w:rsidR="000B5B22">
          <w:rPr>
            <w:rFonts w:ascii="Times New Roman" w:hAnsi="Times New Roman"/>
            <w:sz w:val="24"/>
            <w:szCs w:val="23"/>
          </w:rPr>
          <w:t>in which som</w:t>
        </w:r>
        <w:r w:rsidR="00FF29D8">
          <w:rPr>
            <w:rFonts w:ascii="Times New Roman" w:hAnsi="Times New Roman"/>
            <w:sz w:val="24"/>
            <w:szCs w:val="23"/>
          </w:rPr>
          <w:t>e universals are such that the</w:t>
        </w:r>
      </w:ins>
      <w:ins w:id="498" w:author="phismith" w:date="2012-01-03T12:12:00Z">
        <w:r w:rsidR="00FF29D8">
          <w:rPr>
            <w:rFonts w:ascii="Times New Roman" w:hAnsi="Times New Roman"/>
            <w:sz w:val="24"/>
            <w:szCs w:val="23"/>
          </w:rPr>
          <w:t>ire</w:t>
        </w:r>
      </w:ins>
      <w:ins w:id="499" w:author="phismith" w:date="2012-01-02T12:27:00Z">
        <w:r w:rsidR="000B5B22">
          <w:rPr>
            <w:rFonts w:ascii="Times New Roman" w:hAnsi="Times New Roman"/>
            <w:sz w:val="24"/>
            <w:szCs w:val="23"/>
          </w:rPr>
          <w:t xml:space="preserve"> immediate children are </w:t>
        </w:r>
      </w:ins>
      <w:ins w:id="500" w:author="phismith" w:date="2012-01-02T12:28:00Z">
        <w:r w:rsidR="000B5B22">
          <w:rPr>
            <w:rFonts w:ascii="Times New Roman" w:hAnsi="Times New Roman"/>
            <w:sz w:val="24"/>
            <w:szCs w:val="23"/>
          </w:rPr>
          <w:t xml:space="preserve">jointly exhaustive and </w:t>
        </w:r>
      </w:ins>
      <w:ins w:id="501" w:author="phismith" w:date="2012-01-02T12:27:00Z">
        <w:r w:rsidR="000B5B22">
          <w:rPr>
            <w:rFonts w:ascii="Times New Roman" w:hAnsi="Times New Roman"/>
            <w:sz w:val="24"/>
            <w:szCs w:val="23"/>
          </w:rPr>
          <w:t>pairwise disjoint</w:t>
        </w:r>
      </w:ins>
      <w:ins w:id="502" w:author="phismith" w:date="2012-01-02T12:29:00Z">
        <w:r w:rsidR="000B5B22">
          <w:rPr>
            <w:rFonts w:ascii="Times New Roman" w:hAnsi="Times New Roman"/>
            <w:sz w:val="24"/>
            <w:szCs w:val="23"/>
          </w:rPr>
          <w:t>.</w:t>
        </w:r>
      </w:ins>
    </w:p>
    <w:p w14:paraId="40375B0F" w14:textId="77777777" w:rsidR="00FF29D8" w:rsidRDefault="00E11551">
      <w:pPr>
        <w:spacing w:line="360" w:lineRule="auto"/>
        <w:jc w:val="both"/>
        <w:rPr>
          <w:ins w:id="503" w:author="phismith" w:date="2012-01-03T12:13:00Z"/>
          <w:rFonts w:ascii="Times New Roman" w:hAnsi="Times New Roman"/>
          <w:sz w:val="24"/>
          <w:szCs w:val="23"/>
        </w:rPr>
        <w:pPrChange w:id="504" w:author="phismith" w:date="2012-01-02T14:05:00Z">
          <w:pPr>
            <w:spacing w:line="360" w:lineRule="auto"/>
          </w:pPr>
        </w:pPrChange>
      </w:pPr>
      <w:ins w:id="505" w:author="phismith" w:date="2012-01-02T13:25:00Z">
        <w:r>
          <w:rPr>
            <w:rFonts w:ascii="Times New Roman" w:hAnsi="Times New Roman"/>
            <w:sz w:val="24"/>
            <w:szCs w:val="23"/>
          </w:rPr>
          <w:t xml:space="preserve">The basis of the </w:t>
        </w:r>
      </w:ins>
      <w:ins w:id="506" w:author="phismith" w:date="2012-01-02T13:26:00Z">
        <w:r>
          <w:rPr>
            <w:rFonts w:ascii="Times New Roman" w:hAnsi="Times New Roman"/>
            <w:sz w:val="24"/>
            <w:szCs w:val="23"/>
          </w:rPr>
          <w:t xml:space="preserve">pairwise disjointness </w:t>
        </w:r>
      </w:ins>
      <w:ins w:id="507" w:author="phismith" w:date="2012-01-02T13:25:00Z">
        <w:r>
          <w:rPr>
            <w:rFonts w:ascii="Times New Roman" w:hAnsi="Times New Roman"/>
            <w:sz w:val="24"/>
            <w:szCs w:val="23"/>
          </w:rPr>
          <w:t xml:space="preserve">principle is not one of computational utility. Rather it reflects a basic assumption of BFO as concerns universals, that </w:t>
        </w:r>
      </w:ins>
      <w:ins w:id="508" w:author="phismith" w:date="2012-01-03T12:13:00Z">
        <w:r w:rsidR="00FF29D8">
          <w:rPr>
            <w:rFonts w:ascii="Times New Roman" w:hAnsi="Times New Roman"/>
            <w:sz w:val="24"/>
            <w:szCs w:val="23"/>
          </w:rPr>
          <w:t xml:space="preserve">in BFO-conformant ontologies we are seeking to </w:t>
        </w:r>
      </w:ins>
      <w:ins w:id="509" w:author="phismith" w:date="2012-01-02T13:25:00Z">
        <w:r>
          <w:rPr>
            <w:rFonts w:ascii="Times New Roman" w:hAnsi="Times New Roman"/>
            <w:sz w:val="24"/>
            <w:szCs w:val="23"/>
          </w:rPr>
          <w:t>reflect the joints of reality</w:t>
        </w:r>
      </w:ins>
      <w:ins w:id="510" w:author="phismith" w:date="2012-01-02T13:26:00Z">
        <w:r>
          <w:rPr>
            <w:rFonts w:ascii="Times New Roman" w:hAnsi="Times New Roman"/>
            <w:sz w:val="24"/>
            <w:szCs w:val="23"/>
          </w:rPr>
          <w:t xml:space="preserve"> </w:t>
        </w:r>
      </w:ins>
      <w:ins w:id="511" w:author="phismith" w:date="2012-01-03T12:13:00Z">
        <w:r w:rsidR="00FF29D8">
          <w:rPr>
            <w:rFonts w:ascii="Times New Roman" w:hAnsi="Times New Roman"/>
            <w:sz w:val="24"/>
            <w:szCs w:val="23"/>
          </w:rPr>
          <w:t xml:space="preserve">– as contrasted with the </w:t>
        </w:r>
      </w:ins>
      <w:ins w:id="512" w:author="phismith" w:date="2012-01-02T13:26:00Z">
        <w:r>
          <w:rPr>
            <w:rFonts w:ascii="Times New Roman" w:hAnsi="Times New Roman"/>
            <w:sz w:val="24"/>
            <w:szCs w:val="23"/>
          </w:rPr>
          <w:t xml:space="preserve">arbitrary and overlapping divisions </w:t>
        </w:r>
      </w:ins>
      <w:ins w:id="513" w:author="phismith" w:date="2012-01-02T13:28:00Z">
        <w:r>
          <w:rPr>
            <w:rFonts w:ascii="Times New Roman" w:hAnsi="Times New Roman"/>
            <w:sz w:val="24"/>
            <w:szCs w:val="23"/>
          </w:rPr>
          <w:t xml:space="preserve">reflected in the general terms </w:t>
        </w:r>
      </w:ins>
      <w:ins w:id="514" w:author="phismith" w:date="2012-01-02T13:26:00Z">
        <w:r>
          <w:rPr>
            <w:rFonts w:ascii="Times New Roman" w:hAnsi="Times New Roman"/>
            <w:sz w:val="24"/>
            <w:szCs w:val="23"/>
          </w:rPr>
          <w:t xml:space="preserve">created by man. </w:t>
        </w:r>
      </w:ins>
    </w:p>
    <w:p w14:paraId="26AD30D5" w14:textId="77777777" w:rsidR="00E11551" w:rsidRPr="00E11551" w:rsidRDefault="00E11551">
      <w:pPr>
        <w:spacing w:line="360" w:lineRule="auto"/>
        <w:jc w:val="both"/>
        <w:rPr>
          <w:ins w:id="515" w:author="phismith" w:date="2012-01-02T13:28:00Z"/>
          <w:rFonts w:ascii="Times New Roman" w:hAnsi="Times New Roman"/>
          <w:sz w:val="24"/>
          <w:szCs w:val="23"/>
        </w:rPr>
        <w:pPrChange w:id="516" w:author="phismith" w:date="2012-01-02T14:05:00Z">
          <w:pPr>
            <w:spacing w:line="360" w:lineRule="auto"/>
          </w:pPr>
        </w:pPrChange>
      </w:pPr>
      <w:ins w:id="517" w:author="phismith" w:date="2012-01-02T13:28:00Z">
        <w:r w:rsidRPr="00E11551">
          <w:rPr>
            <w:rFonts w:ascii="Times New Roman" w:hAnsi="Times New Roman"/>
            <w:sz w:val="24"/>
            <w:szCs w:val="23"/>
          </w:rPr>
          <w:t xml:space="preserve">Examples of general terms which are unproblematically such that they do </w:t>
        </w:r>
        <w:r w:rsidRPr="00FF29D8">
          <w:rPr>
            <w:rFonts w:ascii="Times New Roman" w:hAnsi="Times New Roman"/>
            <w:i/>
            <w:sz w:val="24"/>
            <w:szCs w:val="23"/>
            <w:rPrChange w:id="518" w:author="phismith" w:date="2012-01-03T12:13:00Z">
              <w:rPr>
                <w:rFonts w:ascii="Times New Roman" w:hAnsi="Times New Roman"/>
                <w:sz w:val="24"/>
                <w:szCs w:val="23"/>
              </w:rPr>
            </w:rPrChange>
          </w:rPr>
          <w:t>not</w:t>
        </w:r>
        <w:r w:rsidRPr="00E11551">
          <w:rPr>
            <w:rFonts w:ascii="Times New Roman" w:hAnsi="Times New Roman"/>
            <w:sz w:val="24"/>
            <w:szCs w:val="23"/>
          </w:rPr>
          <w:t xml:space="preserve"> represent types include:</w:t>
        </w:r>
      </w:ins>
    </w:p>
    <w:p w14:paraId="5D3721CF" w14:textId="77777777" w:rsidR="00E11551" w:rsidRPr="00E11551" w:rsidRDefault="00E11551">
      <w:pPr>
        <w:pStyle w:val="ListParagraph"/>
        <w:numPr>
          <w:ilvl w:val="0"/>
          <w:numId w:val="19"/>
        </w:numPr>
        <w:spacing w:line="360" w:lineRule="auto"/>
        <w:rPr>
          <w:ins w:id="519" w:author="phismith" w:date="2012-01-02T13:28:00Z"/>
          <w:rFonts w:ascii="Times New Roman" w:hAnsi="Times New Roman"/>
          <w:sz w:val="24"/>
          <w:szCs w:val="23"/>
          <w:rPrChange w:id="520" w:author="phismith" w:date="2012-01-02T13:29:00Z">
            <w:rPr>
              <w:ins w:id="521" w:author="phismith" w:date="2012-01-02T13:28:00Z"/>
            </w:rPr>
          </w:rPrChange>
        </w:rPr>
        <w:pPrChange w:id="522" w:author="phismith" w:date="2012-01-02T13:29:00Z">
          <w:pPr>
            <w:spacing w:line="360" w:lineRule="auto"/>
          </w:pPr>
        </w:pPrChange>
      </w:pPr>
      <w:ins w:id="523" w:author="phismith" w:date="2012-01-02T13:28:00Z">
        <w:r w:rsidRPr="00E11551">
          <w:rPr>
            <w:rFonts w:ascii="Times New Roman" w:hAnsi="Times New Roman"/>
            <w:sz w:val="24"/>
            <w:szCs w:val="23"/>
            <w:rPrChange w:id="524" w:author="phismith" w:date="2012-01-02T13:29:00Z">
              <w:rPr/>
            </w:rPrChange>
          </w:rPr>
          <w:t>thing that has been measured</w:t>
        </w:r>
      </w:ins>
    </w:p>
    <w:p w14:paraId="2718F883" w14:textId="77777777" w:rsidR="00E11551" w:rsidRPr="00E11551" w:rsidRDefault="00E11551">
      <w:pPr>
        <w:pStyle w:val="ListParagraph"/>
        <w:numPr>
          <w:ilvl w:val="0"/>
          <w:numId w:val="19"/>
        </w:numPr>
        <w:spacing w:line="360" w:lineRule="auto"/>
        <w:rPr>
          <w:ins w:id="525" w:author="phismith" w:date="2012-01-02T13:29:00Z"/>
          <w:rFonts w:ascii="Times New Roman" w:hAnsi="Times New Roman"/>
          <w:sz w:val="24"/>
          <w:szCs w:val="23"/>
          <w:rPrChange w:id="526" w:author="phismith" w:date="2012-01-02T13:29:00Z">
            <w:rPr>
              <w:ins w:id="527" w:author="phismith" w:date="2012-01-02T13:29:00Z"/>
            </w:rPr>
          </w:rPrChange>
        </w:rPr>
        <w:pPrChange w:id="528" w:author="phismith" w:date="2012-01-02T13:29:00Z">
          <w:pPr>
            <w:spacing w:line="360" w:lineRule="auto"/>
          </w:pPr>
        </w:pPrChange>
      </w:pPr>
      <w:ins w:id="529" w:author="phismith" w:date="2012-01-02T13:28:00Z">
        <w:r w:rsidRPr="00E11551">
          <w:rPr>
            <w:rFonts w:ascii="Times New Roman" w:hAnsi="Times New Roman"/>
            <w:sz w:val="24"/>
            <w:szCs w:val="23"/>
            <w:rPrChange w:id="530" w:author="phismith" w:date="2012-01-02T13:29:00Z">
              <w:rPr/>
            </w:rPrChange>
          </w:rPr>
          <w:t>thing that is either a ﬂy or a music box</w:t>
        </w:r>
      </w:ins>
    </w:p>
    <w:p w14:paraId="04028C2A" w14:textId="77777777" w:rsidR="00E11551" w:rsidRPr="00E11551" w:rsidRDefault="00E11551">
      <w:pPr>
        <w:pStyle w:val="ListParagraph"/>
        <w:numPr>
          <w:ilvl w:val="0"/>
          <w:numId w:val="19"/>
        </w:numPr>
        <w:spacing w:line="360" w:lineRule="auto"/>
        <w:rPr>
          <w:ins w:id="531" w:author="phismith" w:date="2012-01-02T13:29:00Z"/>
          <w:rFonts w:ascii="Times New Roman" w:hAnsi="Times New Roman"/>
          <w:sz w:val="24"/>
          <w:szCs w:val="23"/>
          <w:rPrChange w:id="532" w:author="phismith" w:date="2012-01-02T13:29:00Z">
            <w:rPr>
              <w:ins w:id="533" w:author="phismith" w:date="2012-01-02T13:29:00Z"/>
            </w:rPr>
          </w:rPrChange>
        </w:rPr>
        <w:pPrChange w:id="534" w:author="phismith" w:date="2012-01-02T13:29:00Z">
          <w:pPr>
            <w:spacing w:line="360" w:lineRule="auto"/>
          </w:pPr>
        </w:pPrChange>
      </w:pPr>
      <w:ins w:id="535" w:author="phismith" w:date="2012-01-02T13:28:00Z">
        <w:r w:rsidRPr="00E11551">
          <w:rPr>
            <w:rFonts w:ascii="Times New Roman" w:hAnsi="Times New Roman"/>
            <w:sz w:val="24"/>
            <w:szCs w:val="23"/>
            <w:rPrChange w:id="536" w:author="phismith" w:date="2012-01-02T13:29:00Z">
              <w:rPr/>
            </w:rPrChange>
          </w:rPr>
          <w:t>organism belonging to the King of Spain</w:t>
        </w:r>
      </w:ins>
    </w:p>
    <w:p w14:paraId="70C7E12D" w14:textId="77777777" w:rsidR="00E11551" w:rsidRPr="00E11551" w:rsidRDefault="00E11551">
      <w:pPr>
        <w:pStyle w:val="ListParagraph"/>
        <w:numPr>
          <w:ilvl w:val="0"/>
          <w:numId w:val="19"/>
        </w:numPr>
        <w:spacing w:line="360" w:lineRule="auto"/>
        <w:rPr>
          <w:ins w:id="537" w:author="phismith" w:date="2012-01-02T13:28:00Z"/>
          <w:rFonts w:ascii="Times New Roman" w:hAnsi="Times New Roman"/>
          <w:sz w:val="24"/>
          <w:szCs w:val="23"/>
          <w:rPrChange w:id="538" w:author="phismith" w:date="2012-01-02T13:29:00Z">
            <w:rPr>
              <w:ins w:id="539" w:author="phismith" w:date="2012-01-02T13:28:00Z"/>
            </w:rPr>
          </w:rPrChange>
        </w:rPr>
        <w:pPrChange w:id="540" w:author="phismith" w:date="2012-01-02T13:29:00Z">
          <w:pPr>
            <w:spacing w:line="360" w:lineRule="auto"/>
          </w:pPr>
        </w:pPrChange>
      </w:pPr>
      <w:ins w:id="541" w:author="phismith" w:date="2012-01-02T13:28:00Z">
        <w:r w:rsidRPr="00E11551">
          <w:rPr>
            <w:rFonts w:ascii="Times New Roman" w:hAnsi="Times New Roman"/>
            <w:sz w:val="24"/>
            <w:szCs w:val="23"/>
            <w:rPrChange w:id="542" w:author="phismith" w:date="2012-01-02T13:29:00Z">
              <w:rPr/>
            </w:rPrChange>
          </w:rPr>
          <w:t>case of pneumonia in man wearing uniform while riding bicycle on small boat with or</w:t>
        </w:r>
      </w:ins>
    </w:p>
    <w:p w14:paraId="3F1664D9" w14:textId="77777777" w:rsidR="00E11551" w:rsidRDefault="00E11551">
      <w:pPr>
        <w:pStyle w:val="ListParagraph"/>
        <w:spacing w:line="360" w:lineRule="auto"/>
        <w:rPr>
          <w:ins w:id="543" w:author="phismith" w:date="2012-01-02T13:29:00Z"/>
          <w:rFonts w:ascii="Times New Roman" w:hAnsi="Times New Roman"/>
          <w:sz w:val="24"/>
          <w:szCs w:val="23"/>
        </w:rPr>
        <w:pPrChange w:id="544" w:author="phismith" w:date="2012-01-02T13:29:00Z">
          <w:pPr>
            <w:spacing w:line="360" w:lineRule="auto"/>
          </w:pPr>
        </w:pPrChange>
      </w:pPr>
      <w:ins w:id="545" w:author="phismith" w:date="2012-01-02T13:28:00Z">
        <w:r w:rsidRPr="00E11551">
          <w:rPr>
            <w:rFonts w:ascii="Times New Roman" w:hAnsi="Times New Roman"/>
            <w:sz w:val="24"/>
            <w:szCs w:val="23"/>
            <w:rPrChange w:id="546" w:author="phismith" w:date="2012-01-02T13:29:00Z">
              <w:rPr/>
            </w:rPrChange>
          </w:rPr>
          <w:t>without fall from stairs</w:t>
        </w:r>
      </w:ins>
    </w:p>
    <w:p w14:paraId="5927A914" w14:textId="77777777" w:rsidR="00E11551" w:rsidRPr="00E11551" w:rsidRDefault="00E11551">
      <w:pPr>
        <w:spacing w:line="360" w:lineRule="auto"/>
        <w:rPr>
          <w:ins w:id="547" w:author="phismith" w:date="2012-01-02T12:29:00Z"/>
          <w:rFonts w:ascii="Times New Roman" w:hAnsi="Times New Roman"/>
          <w:sz w:val="24"/>
          <w:szCs w:val="23"/>
          <w:rPrChange w:id="548" w:author="phismith" w:date="2012-01-02T13:29:00Z">
            <w:rPr>
              <w:ins w:id="549" w:author="phismith" w:date="2012-01-02T12:29:00Z"/>
            </w:rPr>
          </w:rPrChange>
        </w:rPr>
      </w:pPr>
      <w:ins w:id="550" w:author="phismith" w:date="2012-01-02T13:29:00Z">
        <w:r>
          <w:rPr>
            <w:rFonts w:ascii="Times New Roman" w:hAnsi="Times New Roman"/>
            <w:sz w:val="24"/>
            <w:szCs w:val="23"/>
          </w:rPr>
          <w:t>General terms of this sort are treated under the heading ‘attributive classes’ below.</w:t>
        </w:r>
      </w:ins>
    </w:p>
    <w:p w14:paraId="618E52B5" w14:textId="77777777" w:rsidR="00FF29D8" w:rsidRPr="001B742D" w:rsidRDefault="00FF29D8" w:rsidP="006C241A">
      <w:pPr>
        <w:spacing w:line="360" w:lineRule="auto"/>
        <w:rPr>
          <w:ins w:id="551" w:author="phismith" w:date="2012-01-03T12:14:00Z"/>
          <w:rFonts w:ascii="Times New Roman" w:hAnsi="Times New Roman"/>
          <w:sz w:val="24"/>
          <w:szCs w:val="23"/>
          <w:rPrChange w:id="552" w:author="phismith" w:date="2012-01-03T12:15:00Z">
            <w:rPr>
              <w:ins w:id="553" w:author="phismith" w:date="2012-01-03T12:14:00Z"/>
              <w:rFonts w:ascii="Times New Roman" w:hAnsi="Times New Roman"/>
              <w:b/>
              <w:i/>
              <w:sz w:val="24"/>
              <w:szCs w:val="23"/>
            </w:rPr>
          </w:rPrChange>
        </w:rPr>
      </w:pPr>
      <w:ins w:id="554" w:author="phismith" w:date="2012-01-03T12:14:00Z">
        <w:r>
          <w:rPr>
            <w:rFonts w:ascii="Times New Roman" w:hAnsi="Times New Roman"/>
            <w:sz w:val="24"/>
            <w:szCs w:val="23"/>
          </w:rPr>
          <w:t xml:space="preserve">In some areas, for example government administration, we face the need for BFO-conformant ontologies in areas where </w:t>
        </w:r>
        <w:r w:rsidR="001B742D">
          <w:rPr>
            <w:rFonts w:ascii="Times New Roman" w:hAnsi="Times New Roman"/>
            <w:sz w:val="24"/>
            <w:szCs w:val="23"/>
          </w:rPr>
          <w:t xml:space="preserve">the divisions created are indeed subject to overlap. Even </w:t>
        </w:r>
      </w:ins>
      <w:ins w:id="555" w:author="phismith" w:date="2012-01-03T12:15:00Z">
        <w:r w:rsidR="001B742D">
          <w:rPr>
            <w:rFonts w:ascii="Times New Roman" w:hAnsi="Times New Roman"/>
            <w:sz w:val="24"/>
            <w:szCs w:val="23"/>
          </w:rPr>
          <w:t xml:space="preserve">here, however, it is possible to preserve the principal of pairwise disjointness via careful attention to </w:t>
        </w:r>
        <w:r w:rsidR="001B742D">
          <w:rPr>
            <w:rFonts w:ascii="Times New Roman" w:hAnsi="Times New Roman"/>
            <w:i/>
            <w:sz w:val="24"/>
            <w:szCs w:val="23"/>
          </w:rPr>
          <w:t xml:space="preserve">roles </w:t>
        </w:r>
        <w:r w:rsidR="001B742D">
          <w:rPr>
            <w:rFonts w:ascii="Times New Roman" w:hAnsi="Times New Roman"/>
            <w:sz w:val="24"/>
            <w:szCs w:val="23"/>
          </w:rPr>
          <w:t>(see below).</w:t>
        </w:r>
      </w:ins>
    </w:p>
    <w:p w14:paraId="2C07DFEB" w14:textId="77777777" w:rsidR="00E11551" w:rsidRDefault="00E11551" w:rsidP="006C241A">
      <w:pPr>
        <w:spacing w:line="360" w:lineRule="auto"/>
        <w:rPr>
          <w:ins w:id="556" w:author="phismith" w:date="2012-01-02T13:20:00Z"/>
          <w:rFonts w:ascii="Times New Roman" w:hAnsi="Times New Roman"/>
          <w:sz w:val="24"/>
          <w:szCs w:val="23"/>
        </w:rPr>
      </w:pPr>
      <w:ins w:id="557" w:author="phismith" w:date="2012-01-02T13:19:00Z">
        <w:r>
          <w:rPr>
            <w:rFonts w:ascii="Times New Roman" w:hAnsi="Times New Roman"/>
            <w:b/>
            <w:i/>
            <w:sz w:val="24"/>
            <w:szCs w:val="23"/>
          </w:rPr>
          <w:t>Determinables and determinates</w:t>
        </w:r>
      </w:ins>
      <w:ins w:id="558" w:author="phismith" w:date="2012-01-02T12:29:00Z">
        <w:r w:rsidR="000B5B22" w:rsidRPr="000B5B22">
          <w:rPr>
            <w:rFonts w:ascii="Times New Roman" w:hAnsi="Times New Roman"/>
            <w:b/>
            <w:sz w:val="24"/>
            <w:szCs w:val="23"/>
            <w:rPrChange w:id="559" w:author="phismith" w:date="2012-01-02T12:29:00Z">
              <w:rPr>
                <w:rFonts w:ascii="Times New Roman" w:hAnsi="Times New Roman"/>
                <w:b/>
                <w:i/>
                <w:sz w:val="24"/>
                <w:szCs w:val="23"/>
              </w:rPr>
            </w:rPrChange>
          </w:rPr>
          <w:t>:</w:t>
        </w:r>
        <w:r w:rsidR="000B5B22">
          <w:rPr>
            <w:rFonts w:ascii="Times New Roman" w:hAnsi="Times New Roman"/>
            <w:i/>
            <w:sz w:val="24"/>
            <w:szCs w:val="23"/>
          </w:rPr>
          <w:t xml:space="preserve"> </w:t>
        </w:r>
        <w:r w:rsidR="000B5B22">
          <w:rPr>
            <w:rFonts w:ascii="Times New Roman" w:hAnsi="Times New Roman"/>
            <w:sz w:val="24"/>
            <w:szCs w:val="23"/>
          </w:rPr>
          <w:t xml:space="preserve">In some cases </w:t>
        </w:r>
      </w:ins>
      <w:ins w:id="560" w:author="phismith" w:date="2012-01-02T13:19:00Z">
        <w:r>
          <w:rPr>
            <w:rFonts w:ascii="Times New Roman" w:hAnsi="Times New Roman"/>
            <w:sz w:val="24"/>
            <w:szCs w:val="23"/>
          </w:rPr>
          <w:t>universals are ultimate leaf nodes in a taxonomical hierarchy, called determinates (their ancestor universals are called determinables)</w:t>
        </w:r>
      </w:ins>
      <w:ins w:id="561" w:author="phismith" w:date="2012-01-02T13:22:00Z">
        <w:r>
          <w:rPr>
            <w:rFonts w:ascii="Times New Roman" w:hAnsi="Times New Roman"/>
            <w:sz w:val="24"/>
            <w:szCs w:val="23"/>
          </w:rPr>
          <w:t xml:space="preserve"> </w:t>
        </w:r>
        <w:r w:rsidRPr="00E11551">
          <w:rPr>
            <w:rFonts w:ascii="Times New Roman" w:hAnsi="Times New Roman"/>
            <w:sz w:val="24"/>
            <w:szCs w:val="23"/>
            <w:highlight w:val="yellow"/>
            <w:rPrChange w:id="562" w:author="phismith" w:date="2012-01-02T13:22:00Z">
              <w:rPr>
                <w:rFonts w:ascii="Times New Roman" w:hAnsi="Times New Roman"/>
                <w:sz w:val="24"/>
                <w:szCs w:val="23"/>
              </w:rPr>
            </w:rPrChange>
          </w:rPr>
          <w:t>REFERENCE Ingvar</w:t>
        </w:r>
      </w:ins>
      <w:ins w:id="563" w:author="phismith" w:date="2012-01-02T13:19:00Z">
        <w:r>
          <w:rPr>
            <w:rFonts w:ascii="Times New Roman" w:hAnsi="Times New Roman"/>
            <w:sz w:val="24"/>
            <w:szCs w:val="23"/>
          </w:rPr>
          <w:t xml:space="preserve">. </w:t>
        </w:r>
      </w:ins>
    </w:p>
    <w:p w14:paraId="4525FF01" w14:textId="77777777" w:rsidR="000B5B22" w:rsidRDefault="00E11551" w:rsidP="006C241A">
      <w:pPr>
        <w:spacing w:line="360" w:lineRule="auto"/>
        <w:rPr>
          <w:ins w:id="564" w:author="phismith" w:date="2012-01-02T13:22:00Z"/>
          <w:rFonts w:ascii="Times New Roman" w:hAnsi="Times New Roman"/>
          <w:sz w:val="24"/>
          <w:szCs w:val="23"/>
        </w:rPr>
      </w:pPr>
      <w:ins w:id="565" w:author="phismith" w:date="2012-01-02T13:20:00Z">
        <w:r w:rsidRPr="00E11551">
          <w:rPr>
            <w:rFonts w:ascii="Times New Roman" w:hAnsi="Times New Roman"/>
            <w:smallCaps/>
            <w:sz w:val="24"/>
            <w:szCs w:val="23"/>
            <w:rPrChange w:id="566" w:author="phismith" w:date="2012-01-02T13:20:00Z">
              <w:rPr>
                <w:rFonts w:ascii="Times New Roman" w:hAnsi="Times New Roman"/>
                <w:sz w:val="24"/>
                <w:szCs w:val="23"/>
              </w:rPr>
            </w:rPrChange>
          </w:rPr>
          <w:t>Examples</w:t>
        </w:r>
        <w:r>
          <w:rPr>
            <w:rFonts w:ascii="Times New Roman" w:hAnsi="Times New Roman"/>
            <w:sz w:val="24"/>
            <w:szCs w:val="23"/>
          </w:rPr>
          <w:t xml:space="preserve">: </w:t>
        </w:r>
      </w:ins>
      <w:ins w:id="567" w:author="phismith" w:date="2012-01-02T13:19:00Z">
        <w:r w:rsidRPr="00E11551">
          <w:rPr>
            <w:rFonts w:ascii="Times New Roman" w:hAnsi="Times New Roman"/>
            <w:sz w:val="24"/>
            <w:szCs w:val="23"/>
            <w:rPrChange w:id="568" w:author="phismith" w:date="2012-01-02T13:21:00Z">
              <w:rPr>
                <w:rFonts w:ascii="Arial" w:hAnsi="Arial" w:cs="Arial"/>
                <w:color w:val="000000"/>
                <w:sz w:val="20"/>
                <w:szCs w:val="20"/>
                <w:shd w:val="clear" w:color="auto" w:fill="FFFFFF"/>
              </w:rPr>
            </w:rPrChange>
          </w:rPr>
          <w:t>37.0°C</w:t>
        </w:r>
      </w:ins>
      <w:ins w:id="569" w:author="phismith" w:date="2012-01-02T13:21:00Z">
        <w:r>
          <w:rPr>
            <w:rFonts w:ascii="Times New Roman" w:hAnsi="Times New Roman"/>
            <w:sz w:val="24"/>
            <w:szCs w:val="23"/>
          </w:rPr>
          <w:t xml:space="preserve"> temperature, 1.6 meter length, 4 kg mass. </w:t>
        </w:r>
      </w:ins>
    </w:p>
    <w:p w14:paraId="5DB4B1E3" w14:textId="77777777" w:rsidR="00E11551" w:rsidRPr="000B5B22" w:rsidRDefault="00E11551">
      <w:pPr>
        <w:spacing w:line="360" w:lineRule="auto"/>
        <w:jc w:val="both"/>
        <w:rPr>
          <w:ins w:id="570" w:author="phismith" w:date="2012-01-02T12:18:00Z"/>
          <w:rFonts w:ascii="Times New Roman" w:hAnsi="Times New Roman"/>
          <w:sz w:val="24"/>
          <w:szCs w:val="23"/>
          <w:rPrChange w:id="571" w:author="phismith" w:date="2012-01-02T12:24:00Z">
            <w:rPr>
              <w:ins w:id="572" w:author="phismith" w:date="2012-01-02T12:18:00Z"/>
              <w:rFonts w:ascii="Times New Roman" w:hAnsi="Times New Roman"/>
              <w:b/>
              <w:sz w:val="24"/>
              <w:szCs w:val="23"/>
            </w:rPr>
          </w:rPrChange>
        </w:rPr>
        <w:pPrChange w:id="573" w:author="phismith" w:date="2012-01-02T14:09:00Z">
          <w:pPr>
            <w:spacing w:line="360" w:lineRule="auto"/>
          </w:pPr>
        </w:pPrChange>
      </w:pPr>
      <w:ins w:id="574" w:author="phismith" w:date="2012-01-02T13:22:00Z">
        <w:r>
          <w:rPr>
            <w:rFonts w:ascii="Times New Roman" w:hAnsi="Times New Roman"/>
            <w:sz w:val="24"/>
            <w:szCs w:val="23"/>
          </w:rPr>
          <w:t xml:space="preserve">For such universals the same instance may instantiate different universals at different times. Thus your temperature (a certain </w:t>
        </w:r>
        <w:r w:rsidRPr="00E11551">
          <w:rPr>
            <w:rFonts w:ascii="Times New Roman" w:hAnsi="Times New Roman"/>
            <w:i/>
            <w:sz w:val="24"/>
            <w:szCs w:val="23"/>
            <w:rPrChange w:id="575" w:author="phismith" w:date="2012-01-02T13:22:00Z">
              <w:rPr>
                <w:rFonts w:ascii="Times New Roman" w:hAnsi="Times New Roman"/>
                <w:sz w:val="24"/>
                <w:szCs w:val="23"/>
              </w:rPr>
            </w:rPrChange>
          </w:rPr>
          <w:t>quality</w:t>
        </w:r>
        <w:r>
          <w:rPr>
            <w:rFonts w:ascii="Times New Roman" w:hAnsi="Times New Roman"/>
            <w:sz w:val="24"/>
            <w:szCs w:val="23"/>
          </w:rPr>
          <w:t xml:space="preserve"> instance inhering in you) may instantiate </w:t>
        </w:r>
      </w:ins>
      <w:ins w:id="576" w:author="phismith" w:date="2012-01-02T13:23:00Z">
        <w:r>
          <w:rPr>
            <w:rFonts w:ascii="Times New Roman" w:hAnsi="Times New Roman"/>
            <w:sz w:val="24"/>
            <w:szCs w:val="23"/>
          </w:rPr>
          <w:t xml:space="preserve">the determinate temperature universal (described, in the Celsius system of units as a) </w:t>
        </w:r>
      </w:ins>
      <w:ins w:id="577" w:author="phismith" w:date="2012-01-02T13:22:00Z">
        <w:r w:rsidRPr="007B69DA">
          <w:rPr>
            <w:rFonts w:ascii="Times New Roman" w:hAnsi="Times New Roman"/>
            <w:sz w:val="24"/>
            <w:szCs w:val="23"/>
          </w:rPr>
          <w:t>37.0°C</w:t>
        </w:r>
        <w:r>
          <w:rPr>
            <w:rFonts w:ascii="Times New Roman" w:hAnsi="Times New Roman"/>
            <w:sz w:val="24"/>
            <w:szCs w:val="23"/>
          </w:rPr>
          <w:t xml:space="preserve"> </w:t>
        </w:r>
      </w:ins>
      <w:ins w:id="578" w:author="phismith" w:date="2012-01-02T13:23:00Z">
        <w:r>
          <w:rPr>
            <w:rFonts w:ascii="Times New Roman" w:hAnsi="Times New Roman"/>
            <w:sz w:val="24"/>
            <w:szCs w:val="23"/>
          </w:rPr>
          <w:t xml:space="preserve">temperature at one time, and the determinate temperature universal </w:t>
        </w:r>
      </w:ins>
      <w:ins w:id="579" w:author="phismith" w:date="2012-01-02T13:24:00Z">
        <w:r w:rsidRPr="007B69DA">
          <w:rPr>
            <w:rFonts w:ascii="Times New Roman" w:hAnsi="Times New Roman"/>
            <w:sz w:val="24"/>
            <w:szCs w:val="23"/>
          </w:rPr>
          <w:t>37.0</w:t>
        </w:r>
        <w:r>
          <w:rPr>
            <w:rFonts w:ascii="Times New Roman" w:hAnsi="Times New Roman"/>
            <w:sz w:val="24"/>
            <w:szCs w:val="23"/>
          </w:rPr>
          <w:t xml:space="preserve">5 </w:t>
        </w:r>
        <w:r w:rsidRPr="007B69DA">
          <w:rPr>
            <w:rFonts w:ascii="Times New Roman" w:hAnsi="Times New Roman"/>
            <w:sz w:val="24"/>
            <w:szCs w:val="23"/>
          </w:rPr>
          <w:t>°C</w:t>
        </w:r>
        <w:r>
          <w:rPr>
            <w:rFonts w:ascii="Times New Roman" w:hAnsi="Times New Roman"/>
            <w:sz w:val="24"/>
            <w:szCs w:val="23"/>
          </w:rPr>
          <w:t xml:space="preserve"> at another time. (Clearly, the determinate universals here referred to would exist even in the world in which the Celsius system of units – or any other system of units for measuring temperature – had never existed.)</w:t>
        </w:r>
      </w:ins>
    </w:p>
    <w:p w14:paraId="78193A36" w14:textId="77777777" w:rsidR="00C70C3F" w:rsidRDefault="000B5B22" w:rsidP="006C241A">
      <w:pPr>
        <w:spacing w:line="360" w:lineRule="auto"/>
        <w:rPr>
          <w:rFonts w:ascii="Times New Roman" w:hAnsi="Times New Roman"/>
          <w:sz w:val="24"/>
          <w:szCs w:val="23"/>
        </w:rPr>
      </w:pPr>
      <w:ins w:id="580" w:author="phismith" w:date="2012-01-02T12:28:00Z">
        <w:r>
          <w:rPr>
            <w:rFonts w:ascii="Times New Roman" w:hAnsi="Times New Roman"/>
            <w:b/>
            <w:sz w:val="24"/>
            <w:szCs w:val="23"/>
          </w:rPr>
          <w:t>I</w:t>
        </w:r>
      </w:ins>
      <w:del w:id="581" w:author="phismith" w:date="2012-01-02T12:28:00Z">
        <w:r w:rsidR="00E147FE" w:rsidRPr="001D5799" w:rsidDel="000B5B22">
          <w:rPr>
            <w:rFonts w:ascii="Times New Roman" w:hAnsi="Times New Roman"/>
            <w:b/>
            <w:sz w:val="24"/>
            <w:szCs w:val="23"/>
          </w:rPr>
          <w:delText>i</w:delText>
        </w:r>
      </w:del>
      <w:r w:rsidR="00E147FE" w:rsidRPr="001D5799">
        <w:rPr>
          <w:rFonts w:ascii="Times New Roman" w:hAnsi="Times New Roman"/>
          <w:b/>
          <w:sz w:val="24"/>
          <w:szCs w:val="23"/>
        </w:rPr>
        <w:t>nstances</w:t>
      </w:r>
      <w:ins w:id="582" w:author="phismith" w:date="2012-01-02T12:28:00Z">
        <w:r>
          <w:rPr>
            <w:rFonts w:ascii="Times New Roman" w:hAnsi="Times New Roman"/>
            <w:sz w:val="24"/>
            <w:szCs w:val="23"/>
          </w:rPr>
          <w:t xml:space="preserve"> </w:t>
        </w:r>
        <w:r w:rsidRPr="000B5B22">
          <w:rPr>
            <w:rFonts w:ascii="Times New Roman" w:hAnsi="Times New Roman"/>
            <w:b/>
            <w:sz w:val="24"/>
            <w:szCs w:val="23"/>
            <w:rPrChange w:id="583" w:author="phismith" w:date="2012-01-02T12:28:00Z">
              <w:rPr>
                <w:rFonts w:ascii="Times New Roman" w:hAnsi="Times New Roman"/>
                <w:sz w:val="24"/>
                <w:szCs w:val="23"/>
              </w:rPr>
            </w:rPrChange>
          </w:rPr>
          <w:t>and Extensions</w:t>
        </w:r>
        <w:r>
          <w:rPr>
            <w:rFonts w:ascii="Times New Roman" w:hAnsi="Times New Roman"/>
            <w:b/>
            <w:sz w:val="24"/>
            <w:szCs w:val="23"/>
          </w:rPr>
          <w:t xml:space="preserve">. </w:t>
        </w:r>
        <w:r>
          <w:rPr>
            <w:rFonts w:ascii="Times New Roman" w:hAnsi="Times New Roman"/>
            <w:sz w:val="24"/>
            <w:szCs w:val="23"/>
          </w:rPr>
          <w:t>Each universal has instances, the class of which forms its extension.</w:t>
        </w:r>
      </w:ins>
      <w:del w:id="584" w:author="phismith" w:date="2012-01-02T12:28:00Z">
        <w:r w:rsidR="00E147FE" w:rsidRPr="001D5799" w:rsidDel="000B5B22">
          <w:rPr>
            <w:rFonts w:ascii="Times New Roman" w:hAnsi="Times New Roman"/>
            <w:sz w:val="24"/>
            <w:szCs w:val="23"/>
          </w:rPr>
          <w:delText>.</w:delText>
        </w:r>
      </w:del>
      <w:r w:rsidR="00E147FE" w:rsidRPr="001D5799">
        <w:rPr>
          <w:rFonts w:ascii="Times New Roman" w:hAnsi="Times New Roman"/>
          <w:sz w:val="24"/>
          <w:szCs w:val="23"/>
        </w:rPr>
        <w:t xml:space="preserve"> </w:t>
      </w:r>
      <w:del w:id="585" w:author="phismith" w:date="2012-01-02T12:28:00Z">
        <w:r w:rsidR="00F07970" w:rsidDel="000B5B22">
          <w:rPr>
            <w:rFonts w:ascii="Times New Roman" w:hAnsi="Times New Roman"/>
            <w:sz w:val="24"/>
            <w:szCs w:val="23"/>
          </w:rPr>
          <w:delText>(</w:delText>
        </w:r>
      </w:del>
      <w:r w:rsidR="00E147FE" w:rsidRPr="001D5799">
        <w:rPr>
          <w:rFonts w:ascii="Times New Roman" w:hAnsi="Times New Roman"/>
          <w:sz w:val="24"/>
          <w:szCs w:val="23"/>
        </w:rPr>
        <w:t xml:space="preserve">Thus extensions are one special sort of class. </w:t>
      </w:r>
      <w:ins w:id="586" w:author="phismith" w:date="2012-01-02T12:29:00Z">
        <w:r>
          <w:rPr>
            <w:rFonts w:ascii="Times New Roman" w:hAnsi="Times New Roman"/>
            <w:sz w:val="24"/>
            <w:szCs w:val="23"/>
          </w:rPr>
          <w:t>(</w:t>
        </w:r>
      </w:ins>
      <w:r w:rsidR="00C70C3F" w:rsidRPr="001D5799">
        <w:rPr>
          <w:rFonts w:ascii="Times New Roman" w:hAnsi="Times New Roman"/>
          <w:sz w:val="24"/>
          <w:szCs w:val="23"/>
        </w:rPr>
        <w:t>These and related technical terms of ontology are elucidated further in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 xml:space="preserve">, </w:t>
      </w:r>
      <w:del w:id="587" w:author="phismith" w:date="2012-01-02T12:29:00Z">
        <w:r w:rsidR="001E591D" w:rsidRPr="001D5799" w:rsidDel="000B5B22">
          <w:rPr>
            <w:rFonts w:ascii="Times New Roman" w:hAnsi="Times New Roman"/>
            <w:sz w:val="24"/>
            <w:szCs w:val="23"/>
          </w:rPr>
          <w:fldChar w:fldCharType="begin"/>
        </w:r>
        <w:r w:rsidR="004D0A34" w:rsidRPr="001D5799" w:rsidDel="000B5B22">
          <w:rPr>
            <w:rFonts w:ascii="Times New Roman" w:hAnsi="Times New Roman"/>
            <w:sz w:val="24"/>
            <w:szCs w:val="23"/>
          </w:rPr>
          <w:delInstrText xml:space="preserve"> REF _Ref309403689 \r \h </w:delInstrText>
        </w:r>
        <w:r w:rsidR="001E591D" w:rsidRPr="001D5799" w:rsidDel="000B5B22">
          <w:rPr>
            <w:rFonts w:ascii="Times New Roman" w:hAnsi="Times New Roman"/>
            <w:sz w:val="24"/>
            <w:szCs w:val="23"/>
          </w:rPr>
        </w:r>
        <w:r w:rsidR="001E591D" w:rsidRPr="001D5799" w:rsidDel="000B5B22">
          <w:rPr>
            <w:rFonts w:ascii="Times New Roman" w:hAnsi="Times New Roman"/>
            <w:sz w:val="24"/>
            <w:szCs w:val="23"/>
          </w:rPr>
          <w:fldChar w:fldCharType="separate"/>
        </w:r>
        <w:r w:rsidDel="000B5B22">
          <w:rPr>
            <w:rFonts w:ascii="Times New Roman" w:hAnsi="Times New Roman"/>
            <w:sz w:val="24"/>
            <w:szCs w:val="23"/>
          </w:rPr>
          <w:delText>25</w:delText>
        </w:r>
        <w:r w:rsidR="001E591D" w:rsidRPr="001D5799" w:rsidDel="000B5B22">
          <w:rPr>
            <w:rFonts w:ascii="Times New Roman" w:hAnsi="Times New Roman"/>
            <w:sz w:val="24"/>
            <w:szCs w:val="23"/>
          </w:rPr>
          <w:fldChar w:fldCharType="end"/>
        </w:r>
        <w:r w:rsidR="00AB12A7" w:rsidRPr="001D5799" w:rsidDel="000B5B22">
          <w:rPr>
            <w:rFonts w:ascii="Times New Roman" w:hAnsi="Times New Roman"/>
            <w:sz w:val="24"/>
            <w:szCs w:val="23"/>
          </w:rPr>
          <w:delText xml:space="preserve">, </w:delText>
        </w:r>
      </w:del>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_Ref309473000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17</w:t>
      </w:r>
      <w:r w:rsidR="001E591D" w:rsidRPr="001D5799">
        <w:rPr>
          <w:rFonts w:ascii="Times New Roman" w:hAnsi="Times New Roman"/>
          <w:sz w:val="24"/>
          <w:szCs w:val="23"/>
        </w:rPr>
        <w:fldChar w:fldCharType="end"/>
      </w:r>
      <w:ins w:id="588" w:author="phismith" w:date="2012-01-02T12:29:00Z">
        <w:r>
          <w:rPr>
            <w:rFonts w:ascii="Times New Roman" w:hAnsi="Times New Roman"/>
            <w:sz w:val="24"/>
            <w:szCs w:val="23"/>
          </w:rPr>
          <w:t xml:space="preserve">,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_Ref309403689 \r \h </w:instrText>
        </w:r>
      </w:ins>
      <w:r w:rsidRPr="001D5799">
        <w:rPr>
          <w:rFonts w:ascii="Times New Roman" w:hAnsi="Times New Roman"/>
          <w:sz w:val="24"/>
          <w:szCs w:val="23"/>
        </w:rPr>
      </w:r>
      <w:ins w:id="589" w:author="phismith" w:date="2012-01-02T12:29:00Z">
        <w:r w:rsidRPr="001D5799">
          <w:rPr>
            <w:rFonts w:ascii="Times New Roman" w:hAnsi="Times New Roman"/>
            <w:sz w:val="24"/>
            <w:szCs w:val="23"/>
          </w:rPr>
          <w:fldChar w:fldCharType="separate"/>
        </w:r>
      </w:ins>
      <w:ins w:id="590" w:author="Alan Ruttenberg" w:date="2012-01-14T16:56:00Z">
        <w:r w:rsidR="00A908AB">
          <w:rPr>
            <w:rFonts w:ascii="Times New Roman" w:hAnsi="Times New Roman"/>
            <w:sz w:val="24"/>
            <w:szCs w:val="23"/>
          </w:rPr>
          <w:t>25</w:t>
        </w:r>
      </w:ins>
      <w:ins w:id="591" w:author="phismith" w:date="2012-01-02T12:29:00Z">
        <w:r w:rsidRPr="001D5799">
          <w:rPr>
            <w:rFonts w:ascii="Times New Roman" w:hAnsi="Times New Roman"/>
            <w:sz w:val="24"/>
            <w:szCs w:val="23"/>
          </w:rPr>
          <w:fldChar w:fldCharType="end"/>
        </w:r>
      </w:ins>
      <w:r w:rsidR="00C70C3F" w:rsidRPr="001D5799">
        <w:rPr>
          <w:rFonts w:ascii="Times New Roman" w:hAnsi="Times New Roman"/>
          <w:sz w:val="24"/>
          <w:szCs w:val="23"/>
        </w:rPr>
        <w:t>].</w:t>
      </w:r>
      <w:ins w:id="592" w:author="phismith" w:date="2012-01-02T12:29:00Z">
        <w:r>
          <w:rPr>
            <w:rFonts w:ascii="Times New Roman" w:hAnsi="Times New Roman"/>
            <w:sz w:val="24"/>
            <w:szCs w:val="23"/>
          </w:rPr>
          <w:t>)</w:t>
        </w:r>
      </w:ins>
      <w:del w:id="593" w:author="phismith" w:date="2012-01-02T12:29:00Z">
        <w:r w:rsidR="00F07970" w:rsidDel="000B5B22">
          <w:rPr>
            <w:rFonts w:ascii="Times New Roman" w:hAnsi="Times New Roman"/>
            <w:sz w:val="24"/>
            <w:szCs w:val="23"/>
          </w:rPr>
          <w:delText>)</w:delText>
        </w:r>
      </w:del>
      <w:r w:rsidR="00961622" w:rsidRPr="001D5799">
        <w:rPr>
          <w:rFonts w:ascii="Times New Roman" w:hAnsi="Times New Roman"/>
          <w:sz w:val="24"/>
          <w:szCs w:val="23"/>
        </w:rPr>
        <w:t xml:space="preserve"> </w:t>
      </w:r>
    </w:p>
    <w:p w14:paraId="7ADB2745" w14:textId="77777777" w:rsidR="00C2568B" w:rsidRDefault="0029759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terms in BFO and </w:t>
      </w:r>
      <w:r w:rsidR="00DC25EB">
        <w:rPr>
          <w:rFonts w:ascii="Times New Roman" w:hAnsi="Times New Roman"/>
          <w:sz w:val="24"/>
          <w:szCs w:val="23"/>
        </w:rPr>
        <w:t>in</w:t>
      </w:r>
      <w:r w:rsidRPr="001D5799">
        <w:rPr>
          <w:rFonts w:ascii="Times New Roman" w:hAnsi="Times New Roman"/>
          <w:sz w:val="24"/>
          <w:szCs w:val="23"/>
        </w:rPr>
        <w:t xml:space="preserve"> the domain ontologies defined on its basis consist of terms representing </w:t>
      </w:r>
      <w:r w:rsidR="00DC25EB">
        <w:rPr>
          <w:rFonts w:ascii="Times New Roman" w:hAnsi="Times New Roman"/>
          <w:sz w:val="24"/>
          <w:szCs w:val="23"/>
        </w:rPr>
        <w:t>what is general in reality. This means</w:t>
      </w:r>
      <w:r w:rsidR="00F07970">
        <w:rPr>
          <w:rFonts w:ascii="Times New Roman" w:hAnsi="Times New Roman"/>
          <w:sz w:val="24"/>
          <w:szCs w:val="23"/>
        </w:rPr>
        <w:t xml:space="preserve">: </w:t>
      </w:r>
      <w:r w:rsidRPr="001D5799">
        <w:rPr>
          <w:rFonts w:ascii="Times New Roman" w:hAnsi="Times New Roman"/>
          <w:sz w:val="24"/>
          <w:szCs w:val="23"/>
        </w:rPr>
        <w:t>terms employed by scientific theories in the formulation of general truths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Pr="001D5799">
        <w:rPr>
          <w:rFonts w:ascii="Times New Roman" w:hAnsi="Times New Roman"/>
          <w:sz w:val="24"/>
          <w:szCs w:val="23"/>
        </w:rPr>
      </w:r>
      <w:r w:rsidRPr="001D5799">
        <w:rPr>
          <w:rFonts w:ascii="Times New Roman" w:hAnsi="Times New Roman"/>
          <w:sz w:val="24"/>
          <w:szCs w:val="23"/>
        </w:rPr>
        <w:fldChar w:fldCharType="separate"/>
      </w:r>
      <w:r w:rsidR="00A908AB">
        <w:rPr>
          <w:rFonts w:ascii="Times New Roman" w:hAnsi="Times New Roman"/>
          <w:sz w:val="24"/>
          <w:szCs w:val="23"/>
        </w:rPr>
        <w:t>19</w:t>
      </w:r>
      <w:r w:rsidRPr="001D5799">
        <w:rPr>
          <w:rFonts w:ascii="Times New Roman" w:hAnsi="Times New Roman"/>
          <w:sz w:val="24"/>
          <w:szCs w:val="23"/>
        </w:rPr>
        <w:fldChar w:fldCharType="end"/>
      </w:r>
      <w:r w:rsidR="00DC25EB">
        <w:rPr>
          <w:rFonts w:ascii="Times New Roman" w:hAnsi="Times New Roman"/>
          <w:sz w:val="24"/>
          <w:szCs w:val="23"/>
        </w:rPr>
        <w:t xml:space="preserve">], together with </w:t>
      </w:r>
      <w:r w:rsidR="004F5D1D" w:rsidRPr="001D5799">
        <w:rPr>
          <w:rFonts w:ascii="Times New Roman" w:hAnsi="Times New Roman"/>
          <w:sz w:val="24"/>
          <w:szCs w:val="23"/>
        </w:rPr>
        <w:t>analogous terms employed in domains such as engineering</w:t>
      </w:r>
      <w:r w:rsidR="003B106E">
        <w:rPr>
          <w:rFonts w:ascii="Times New Roman" w:hAnsi="Times New Roman"/>
          <w:sz w:val="24"/>
          <w:szCs w:val="23"/>
        </w:rPr>
        <w:t>, commerce,</w:t>
      </w:r>
      <w:r w:rsidR="004F5D1D" w:rsidRPr="001D5799">
        <w:rPr>
          <w:rFonts w:ascii="Times New Roman" w:hAnsi="Times New Roman"/>
          <w:sz w:val="24"/>
          <w:szCs w:val="23"/>
        </w:rPr>
        <w:t xml:space="preserve"> </w:t>
      </w:r>
      <w:r w:rsidR="003B106E">
        <w:rPr>
          <w:rFonts w:ascii="Times New Roman" w:hAnsi="Times New Roman"/>
          <w:sz w:val="24"/>
          <w:szCs w:val="23"/>
        </w:rPr>
        <w:t>administration and intelligence analysis</w:t>
      </w:r>
      <w:r w:rsidR="00DC25EB">
        <w:rPr>
          <w:rFonts w:ascii="Times New Roman" w:hAnsi="Times New Roman"/>
          <w:sz w:val="24"/>
          <w:szCs w:val="23"/>
        </w:rPr>
        <w:t xml:space="preserve">, and including also those highly general organizing terms (such as ‘object’ or ‘process’) which are required </w:t>
      </w:r>
      <w:r w:rsidR="00231620">
        <w:rPr>
          <w:rFonts w:ascii="Times New Roman" w:hAnsi="Times New Roman"/>
          <w:sz w:val="24"/>
          <w:szCs w:val="23"/>
        </w:rPr>
        <w:t xml:space="preserve">by </w:t>
      </w:r>
      <w:r w:rsidR="004F5D1D" w:rsidRPr="001D5799">
        <w:rPr>
          <w:rFonts w:ascii="Times New Roman" w:hAnsi="Times New Roman"/>
          <w:sz w:val="24"/>
          <w:szCs w:val="23"/>
        </w:rPr>
        <w:t xml:space="preserve">BFO </w:t>
      </w:r>
      <w:r w:rsidR="00231620">
        <w:rPr>
          <w:rFonts w:ascii="Times New Roman" w:hAnsi="Times New Roman"/>
          <w:sz w:val="24"/>
          <w:szCs w:val="23"/>
        </w:rPr>
        <w:t>if it is to do its job</w:t>
      </w:r>
      <w:r w:rsidR="004F5D1D" w:rsidRPr="001D5799">
        <w:rPr>
          <w:rFonts w:ascii="Times New Roman" w:hAnsi="Times New Roman"/>
          <w:sz w:val="24"/>
          <w:szCs w:val="23"/>
        </w:rPr>
        <w:t xml:space="preserve">; thus it is designed to work </w:t>
      </w:r>
      <w:r w:rsidR="005012FD" w:rsidRPr="001D5799">
        <w:rPr>
          <w:rFonts w:ascii="Times New Roman" w:hAnsi="Times New Roman"/>
          <w:sz w:val="24"/>
          <w:szCs w:val="23"/>
        </w:rPr>
        <w:t xml:space="preserve">not only </w:t>
      </w:r>
      <w:r w:rsidR="004F5D1D" w:rsidRPr="001D5799">
        <w:rPr>
          <w:rFonts w:ascii="Times New Roman" w:hAnsi="Times New Roman"/>
          <w:sz w:val="24"/>
          <w:szCs w:val="23"/>
        </w:rPr>
        <w:t xml:space="preserve">with </w:t>
      </w:r>
      <w:r w:rsidR="005012FD" w:rsidRPr="001D5799">
        <w:rPr>
          <w:rFonts w:ascii="Times New Roman" w:hAnsi="Times New Roman"/>
          <w:sz w:val="24"/>
          <w:szCs w:val="23"/>
        </w:rPr>
        <w:t>entities with</w:t>
      </w:r>
      <w:r w:rsidR="004F5D1D" w:rsidRPr="001D5799">
        <w:rPr>
          <w:rFonts w:ascii="Times New Roman" w:hAnsi="Times New Roman"/>
          <w:sz w:val="24"/>
          <w:szCs w:val="23"/>
        </w:rPr>
        <w:t xml:space="preserve">in </w:t>
      </w:r>
      <w:r w:rsidR="005012FD" w:rsidRPr="001D5799">
        <w:rPr>
          <w:rFonts w:ascii="Times New Roman" w:hAnsi="Times New Roman"/>
          <w:sz w:val="24"/>
          <w:szCs w:val="23"/>
        </w:rPr>
        <w:t>the province of the natural sciences but also with social and psychological entities such as contracts and marriages</w:t>
      </w:r>
      <w:r w:rsidR="00C2568B">
        <w:rPr>
          <w:rFonts w:ascii="Times New Roman" w:hAnsi="Times New Roman"/>
          <w:sz w:val="24"/>
          <w:szCs w:val="23"/>
        </w:rPr>
        <w:t>,</w:t>
      </w:r>
      <w:r w:rsidR="005012FD" w:rsidRPr="001D5799">
        <w:rPr>
          <w:rFonts w:ascii="Times New Roman" w:hAnsi="Times New Roman"/>
          <w:sz w:val="24"/>
          <w:szCs w:val="23"/>
        </w:rPr>
        <w:t xml:space="preserve"> relations of ownership and friendship</w:t>
      </w:r>
      <w:r w:rsidR="00C2568B">
        <w:rPr>
          <w:rFonts w:ascii="Times New Roman" w:hAnsi="Times New Roman"/>
          <w:sz w:val="24"/>
          <w:szCs w:val="23"/>
        </w:rPr>
        <w:t>, poems and experimental protocols</w:t>
      </w:r>
      <w:r w:rsidR="005012FD" w:rsidRPr="001D5799">
        <w:rPr>
          <w:rFonts w:ascii="Times New Roman" w:hAnsi="Times New Roman"/>
          <w:sz w:val="24"/>
          <w:szCs w:val="23"/>
        </w:rPr>
        <w:t>.</w:t>
      </w:r>
      <w:r w:rsidR="00C2568B">
        <w:rPr>
          <w:rFonts w:ascii="Times New Roman" w:hAnsi="Times New Roman"/>
          <w:sz w:val="24"/>
          <w:szCs w:val="23"/>
        </w:rPr>
        <w:t xml:space="preserve"> </w:t>
      </w:r>
    </w:p>
    <w:p w14:paraId="447E736F" w14:textId="77777777" w:rsidR="00297592" w:rsidRDefault="00C2568B"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In all of these areas we encounter general terms of two sorts. First are general terms which refer to </w:t>
      </w:r>
      <w:r w:rsidR="00F07970">
        <w:rPr>
          <w:rFonts w:ascii="Times New Roman" w:hAnsi="Times New Roman"/>
          <w:sz w:val="24"/>
          <w:szCs w:val="23"/>
        </w:rPr>
        <w:t xml:space="preserve">universals or types – we provide more detail on what this means below – </w:t>
      </w:r>
      <w:r>
        <w:rPr>
          <w:rFonts w:ascii="Times New Roman" w:hAnsi="Times New Roman"/>
          <w:sz w:val="24"/>
          <w:szCs w:val="23"/>
        </w:rPr>
        <w:t>terms such as:</w:t>
      </w:r>
    </w:p>
    <w:p w14:paraId="421F3C6B" w14:textId="77777777"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animal</w:t>
      </w:r>
    </w:p>
    <w:p w14:paraId="435DBF92" w14:textId="77777777"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tuberculosis</w:t>
      </w:r>
    </w:p>
    <w:p w14:paraId="7E8B10B0" w14:textId="77777777"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surgical procedure</w:t>
      </w:r>
    </w:p>
    <w:p w14:paraId="380C292C" w14:textId="77777777"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disease</w:t>
      </w:r>
    </w:p>
    <w:p w14:paraId="459452ED" w14:textId="77777777" w:rsidR="00DF5FFB" w:rsidRPr="001D5799" w:rsidRDefault="00C2568B" w:rsidP="00C2568B">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Second, are general terms </w:t>
      </w:r>
      <w:r w:rsidR="00B1301F" w:rsidRPr="001D5799">
        <w:rPr>
          <w:rFonts w:ascii="Times New Roman" w:hAnsi="Times New Roman"/>
          <w:sz w:val="24"/>
          <w:szCs w:val="23"/>
        </w:rPr>
        <w:t xml:space="preserve">used </w:t>
      </w:r>
      <w:r w:rsidR="00603FE2" w:rsidRPr="001D5799">
        <w:rPr>
          <w:rFonts w:ascii="Times New Roman" w:hAnsi="Times New Roman"/>
          <w:sz w:val="24"/>
          <w:szCs w:val="23"/>
        </w:rPr>
        <w:t xml:space="preserve">to refer to groups of entities which instantiate a given universal but </w:t>
      </w:r>
      <w:r w:rsidR="00DA3A75" w:rsidRPr="001D5799">
        <w:rPr>
          <w:rFonts w:ascii="Times New Roman" w:hAnsi="Times New Roman"/>
          <w:sz w:val="24"/>
          <w:szCs w:val="23"/>
        </w:rPr>
        <w:t xml:space="preserve">do </w:t>
      </w:r>
      <w:r w:rsidR="00603FE2" w:rsidRPr="001D5799">
        <w:rPr>
          <w:rFonts w:ascii="Times New Roman" w:hAnsi="Times New Roman"/>
          <w:sz w:val="24"/>
          <w:szCs w:val="23"/>
        </w:rPr>
        <w:t xml:space="preserve">not </w:t>
      </w:r>
      <w:r w:rsidR="00DA3A75" w:rsidRPr="001D5799">
        <w:rPr>
          <w:rFonts w:ascii="Times New Roman" w:hAnsi="Times New Roman"/>
          <w:sz w:val="24"/>
          <w:szCs w:val="23"/>
        </w:rPr>
        <w:t xml:space="preserve">correspond to </w:t>
      </w:r>
      <w:r w:rsidR="002465A4" w:rsidRPr="001D5799">
        <w:rPr>
          <w:rFonts w:ascii="Times New Roman" w:hAnsi="Times New Roman"/>
          <w:sz w:val="24"/>
          <w:szCs w:val="23"/>
        </w:rPr>
        <w:t xml:space="preserve">the extension of </w:t>
      </w:r>
      <w:r w:rsidR="00DA3A75" w:rsidRPr="001D5799">
        <w:rPr>
          <w:rFonts w:ascii="Times New Roman" w:hAnsi="Times New Roman"/>
          <w:sz w:val="24"/>
          <w:szCs w:val="23"/>
        </w:rPr>
        <w:t>any subuniversal</w:t>
      </w:r>
      <w:r w:rsidR="001D5799" w:rsidRPr="001D5799">
        <w:rPr>
          <w:rFonts w:ascii="Times New Roman" w:hAnsi="Times New Roman"/>
          <w:sz w:val="24"/>
          <w:szCs w:val="23"/>
        </w:rPr>
        <w:t xml:space="preserve"> of that universal</w:t>
      </w:r>
      <w:r w:rsidR="005656B8" w:rsidRPr="001D5799">
        <w:rPr>
          <w:rFonts w:ascii="Times New Roman" w:hAnsi="Times New Roman"/>
          <w:sz w:val="24"/>
          <w:szCs w:val="23"/>
        </w:rPr>
        <w:t xml:space="preserve"> because there is nothing intrinsic to the entities</w:t>
      </w:r>
      <w:r w:rsidR="00D249D3" w:rsidRPr="001D5799">
        <w:rPr>
          <w:rFonts w:ascii="Times New Roman" w:hAnsi="Times New Roman"/>
          <w:sz w:val="24"/>
          <w:szCs w:val="23"/>
        </w:rPr>
        <w:t xml:space="preserve"> in question by</w:t>
      </w:r>
      <w:r w:rsidR="005656B8" w:rsidRPr="001D5799">
        <w:rPr>
          <w:rFonts w:ascii="Times New Roman" w:hAnsi="Times New Roman"/>
          <w:sz w:val="24"/>
          <w:szCs w:val="23"/>
        </w:rPr>
        <w:t xml:space="preserve"> virtue of which they </w:t>
      </w:r>
      <w:r w:rsidR="00C05099">
        <w:rPr>
          <w:rFonts w:ascii="Times New Roman" w:hAnsi="Times New Roman"/>
          <w:sz w:val="24"/>
          <w:szCs w:val="23"/>
        </w:rPr>
        <w:t xml:space="preserve">are counted as belonging to </w:t>
      </w:r>
      <w:r w:rsidR="00D249D3" w:rsidRPr="001D5799">
        <w:rPr>
          <w:rFonts w:ascii="Times New Roman" w:hAnsi="Times New Roman"/>
          <w:sz w:val="24"/>
          <w:szCs w:val="23"/>
        </w:rPr>
        <w:t>the given group.</w:t>
      </w:r>
      <w:r w:rsidR="00DA3A75" w:rsidRPr="001D5799">
        <w:rPr>
          <w:rFonts w:ascii="Times New Roman" w:hAnsi="Times New Roman"/>
          <w:sz w:val="24"/>
          <w:szCs w:val="23"/>
        </w:rPr>
        <w:t xml:space="preserve"> E</w:t>
      </w:r>
      <w:r w:rsidR="00B1301F" w:rsidRPr="001D5799">
        <w:rPr>
          <w:rFonts w:ascii="Times New Roman" w:hAnsi="Times New Roman"/>
          <w:sz w:val="24"/>
          <w:szCs w:val="23"/>
        </w:rPr>
        <w:t>xample</w:t>
      </w:r>
      <w:r w:rsidR="00DA3A75" w:rsidRPr="001D5799">
        <w:rPr>
          <w:rFonts w:ascii="Times New Roman" w:hAnsi="Times New Roman"/>
          <w:sz w:val="24"/>
          <w:szCs w:val="23"/>
        </w:rPr>
        <w:t>s are</w:t>
      </w:r>
      <w:r w:rsidR="00B1301F" w:rsidRPr="001D5799">
        <w:rPr>
          <w:rFonts w:ascii="Times New Roman" w:hAnsi="Times New Roman"/>
          <w:sz w:val="24"/>
          <w:szCs w:val="23"/>
        </w:rPr>
        <w:t xml:space="preserve">: </w:t>
      </w:r>
    </w:p>
    <w:p w14:paraId="663E350C" w14:textId="77777777"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animal owned by the </w:t>
      </w:r>
      <w:r w:rsidR="001D5799" w:rsidRPr="001D5799">
        <w:rPr>
          <w:rFonts w:ascii="Times New Roman" w:hAnsi="Times New Roman"/>
          <w:sz w:val="24"/>
          <w:szCs w:val="23"/>
        </w:rPr>
        <w:t>E</w:t>
      </w:r>
      <w:r w:rsidR="005D1353" w:rsidRPr="001D5799">
        <w:rPr>
          <w:rFonts w:ascii="Times New Roman" w:hAnsi="Times New Roman"/>
          <w:sz w:val="24"/>
          <w:szCs w:val="23"/>
        </w:rPr>
        <w:t>mperor</w:t>
      </w:r>
    </w:p>
    <w:p w14:paraId="7B85FD39" w14:textId="77777777"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tuberculosis diagnosed on a Wednesday</w:t>
      </w:r>
    </w:p>
    <w:p w14:paraId="5E507B2D" w14:textId="77777777" w:rsidR="00DF5FFB" w:rsidRPr="001D5799" w:rsidRDefault="004D0A34"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surgical procedure performed </w:t>
      </w:r>
      <w:r w:rsidR="001D5799" w:rsidRPr="001D5799">
        <w:rPr>
          <w:rFonts w:ascii="Times New Roman" w:hAnsi="Times New Roman"/>
          <w:sz w:val="24"/>
          <w:szCs w:val="23"/>
        </w:rPr>
        <w:t>on an un-insured patient</w:t>
      </w:r>
    </w:p>
    <w:p w14:paraId="509256C5" w14:textId="77777777" w:rsidR="00DF5FFB" w:rsidRPr="001D5799" w:rsidRDefault="00D937F9" w:rsidP="00D249D3">
      <w:pPr>
        <w:pStyle w:val="ListParagraph"/>
        <w:numPr>
          <w:ilvl w:val="0"/>
          <w:numId w:val="19"/>
        </w:numPr>
        <w:spacing w:beforeLines="1" w:before="2" w:afterLines="1" w:after="2" w:line="360" w:lineRule="auto"/>
        <w:jc w:val="both"/>
        <w:rPr>
          <w:rFonts w:ascii="Times New Roman" w:hAnsi="Times New Roman"/>
          <w:sz w:val="24"/>
          <w:szCs w:val="23"/>
        </w:rPr>
      </w:pPr>
      <w:hyperlink r:id="rId18" w:history="1">
        <w:r w:rsidR="00DF5FFB" w:rsidRPr="001D5799">
          <w:rPr>
            <w:rStyle w:val="Hyperlink"/>
            <w:rFonts w:ascii="Times New Roman" w:hAnsi="Times New Roman"/>
            <w:sz w:val="24"/>
            <w:szCs w:val="23"/>
          </w:rPr>
          <w:t>disease mentioned in the Koran</w:t>
        </w:r>
      </w:hyperlink>
      <w:r w:rsidR="00B1301F" w:rsidRPr="001D5799">
        <w:rPr>
          <w:rFonts w:ascii="Times New Roman" w:hAnsi="Times New Roman"/>
          <w:sz w:val="24"/>
          <w:szCs w:val="23"/>
        </w:rPr>
        <w:t xml:space="preserve">. </w:t>
      </w:r>
    </w:p>
    <w:p w14:paraId="1917B336" w14:textId="77777777" w:rsidR="002465A4" w:rsidRPr="001D5799"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refer to such groups as ‘attributive classes’ (labeled ‘defined classes’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_Ref309403689 \r \h </w:instrText>
      </w:r>
      <w:r w:rsidRPr="001D5799">
        <w:rPr>
          <w:rFonts w:ascii="Times New Roman" w:hAnsi="Times New Roman"/>
          <w:sz w:val="24"/>
          <w:szCs w:val="23"/>
        </w:rPr>
      </w:r>
      <w:r w:rsidRPr="001D5799">
        <w:rPr>
          <w:rFonts w:ascii="Times New Roman" w:hAnsi="Times New Roman"/>
          <w:sz w:val="24"/>
          <w:szCs w:val="23"/>
        </w:rPr>
        <w:fldChar w:fldCharType="separate"/>
      </w:r>
      <w:r w:rsidR="00A908AB">
        <w:rPr>
          <w:rFonts w:ascii="Times New Roman" w:hAnsi="Times New Roman"/>
          <w:sz w:val="24"/>
          <w:szCs w:val="23"/>
        </w:rPr>
        <w:t>25</w:t>
      </w:r>
      <w:r w:rsidRPr="001D5799">
        <w:rPr>
          <w:rFonts w:ascii="Times New Roman" w:hAnsi="Times New Roman"/>
          <w:sz w:val="24"/>
          <w:szCs w:val="23"/>
        </w:rPr>
        <w:fldChar w:fldCharType="end"/>
      </w:r>
      <w:r w:rsidR="00033955" w:rsidRPr="001D5799">
        <w:rPr>
          <w:rFonts w:ascii="Times New Roman" w:hAnsi="Times New Roman"/>
          <w:sz w:val="24"/>
          <w:szCs w:val="23"/>
        </w:rPr>
        <w:t>]</w:t>
      </w:r>
      <w:r w:rsidR="00BC11E1">
        <w:rPr>
          <w:rFonts w:ascii="Times New Roman" w:hAnsi="Times New Roman"/>
          <w:sz w:val="24"/>
          <w:szCs w:val="23"/>
        </w:rPr>
        <w:t xml:space="preserve"> and ‘specializations’ in </w:t>
      </w:r>
      <w:r w:rsidR="00BC11E1" w:rsidRPr="00BC11E1">
        <w:rPr>
          <w:rFonts w:ascii="Times New Roman" w:hAnsi="Times New Roman"/>
          <w:sz w:val="24"/>
          <w:szCs w:val="23"/>
          <w:highlight w:val="yellow"/>
        </w:rPr>
        <w:t>Johansson 4 kinds</w:t>
      </w:r>
      <w:r w:rsidR="00033955" w:rsidRPr="001D5799">
        <w:rPr>
          <w:rFonts w:ascii="Times New Roman" w:hAnsi="Times New Roman"/>
          <w:sz w:val="24"/>
          <w:szCs w:val="23"/>
        </w:rPr>
        <w:t xml:space="preserve">), since </w:t>
      </w:r>
      <w:r w:rsidR="001D5799" w:rsidRPr="001D5799">
        <w:rPr>
          <w:rFonts w:ascii="Times New Roman" w:hAnsi="Times New Roman"/>
          <w:sz w:val="24"/>
          <w:szCs w:val="23"/>
        </w:rPr>
        <w:t xml:space="preserve">whether or not an entity is an element of </w:t>
      </w:r>
      <w:r w:rsidR="00033955" w:rsidRPr="001D5799">
        <w:rPr>
          <w:rFonts w:ascii="Times New Roman" w:hAnsi="Times New Roman"/>
          <w:sz w:val="24"/>
          <w:szCs w:val="23"/>
        </w:rPr>
        <w:t xml:space="preserve">such </w:t>
      </w:r>
      <w:r w:rsidR="001D5799" w:rsidRPr="001D5799">
        <w:rPr>
          <w:rFonts w:ascii="Times New Roman" w:hAnsi="Times New Roman"/>
          <w:sz w:val="24"/>
          <w:szCs w:val="23"/>
        </w:rPr>
        <w:t>a subgroup</w:t>
      </w:r>
      <w:r w:rsidR="00033955" w:rsidRPr="001D5799">
        <w:rPr>
          <w:rFonts w:ascii="Times New Roman" w:hAnsi="Times New Roman"/>
          <w:sz w:val="24"/>
          <w:szCs w:val="23"/>
        </w:rPr>
        <w:t xml:space="preserve"> is a product of external attribution</w:t>
      </w:r>
      <w:r w:rsidR="0035255E">
        <w:rPr>
          <w:rFonts w:ascii="Times New Roman" w:hAnsi="Times New Roman"/>
          <w:sz w:val="24"/>
          <w:szCs w:val="23"/>
        </w:rPr>
        <w:t>; it is a matter of fiat [</w:t>
      </w:r>
      <w:r w:rsidR="0035255E">
        <w:rPr>
          <w:rFonts w:ascii="Times New Roman" w:hAnsi="Times New Roman"/>
          <w:sz w:val="24"/>
          <w:szCs w:val="23"/>
        </w:rPr>
        <w:fldChar w:fldCharType="begin"/>
      </w:r>
      <w:r w:rsidR="0035255E">
        <w:rPr>
          <w:rFonts w:ascii="Times New Roman" w:hAnsi="Times New Roman"/>
          <w:sz w:val="24"/>
          <w:szCs w:val="23"/>
        </w:rPr>
        <w:instrText xml:space="preserve"> REF _Ref309821629 \r \h </w:instrText>
      </w:r>
      <w:r w:rsidR="0035255E">
        <w:rPr>
          <w:rFonts w:ascii="Times New Roman" w:hAnsi="Times New Roman"/>
          <w:sz w:val="24"/>
          <w:szCs w:val="23"/>
        </w:rPr>
      </w:r>
      <w:r w:rsidR="0035255E">
        <w:rPr>
          <w:rFonts w:ascii="Times New Roman" w:hAnsi="Times New Roman"/>
          <w:sz w:val="24"/>
          <w:szCs w:val="23"/>
        </w:rPr>
        <w:fldChar w:fldCharType="separate"/>
      </w:r>
      <w:r w:rsidR="00A908AB">
        <w:rPr>
          <w:rFonts w:ascii="Times New Roman" w:hAnsi="Times New Roman"/>
          <w:sz w:val="24"/>
          <w:szCs w:val="23"/>
        </w:rPr>
        <w:t>8</w:t>
      </w:r>
      <w:r w:rsidR="0035255E">
        <w:rPr>
          <w:rFonts w:ascii="Times New Roman" w:hAnsi="Times New Roman"/>
          <w:sz w:val="24"/>
          <w:szCs w:val="23"/>
        </w:rPr>
        <w:fldChar w:fldCharType="end"/>
      </w:r>
      <w:r w:rsidR="0035255E">
        <w:rPr>
          <w:rFonts w:ascii="Times New Roman" w:hAnsi="Times New Roman"/>
          <w:sz w:val="24"/>
          <w:szCs w:val="23"/>
        </w:rPr>
        <w:t>]</w:t>
      </w:r>
      <w:r w:rsidR="00033955" w:rsidRPr="001D5799">
        <w:rPr>
          <w:rFonts w:ascii="Times New Roman" w:hAnsi="Times New Roman"/>
          <w:sz w:val="24"/>
          <w:szCs w:val="23"/>
        </w:rPr>
        <w:t xml:space="preserve">. </w:t>
      </w:r>
      <w:r w:rsidR="000D07EF">
        <w:rPr>
          <w:rFonts w:ascii="Times New Roman" w:hAnsi="Times New Roman"/>
          <w:sz w:val="24"/>
          <w:szCs w:val="23"/>
        </w:rPr>
        <w:t>Attributive classes are subclasses of the extensions of the universals in terms of which they are defined.</w:t>
      </w:r>
    </w:p>
    <w:p w14:paraId="3D42EAD2" w14:textId="77777777" w:rsidR="00603FE2"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w:t>
      </w:r>
      <w:r w:rsidR="00B1301F" w:rsidRPr="001D5799">
        <w:rPr>
          <w:rFonts w:ascii="Times New Roman" w:hAnsi="Times New Roman"/>
          <w:sz w:val="24"/>
          <w:szCs w:val="23"/>
        </w:rPr>
        <w:t xml:space="preserve">erms </w:t>
      </w:r>
      <w:r w:rsidRPr="001D5799">
        <w:rPr>
          <w:rFonts w:ascii="Times New Roman" w:hAnsi="Times New Roman"/>
          <w:sz w:val="24"/>
          <w:szCs w:val="23"/>
        </w:rPr>
        <w:t xml:space="preserve">referring to </w:t>
      </w:r>
      <w:r w:rsidR="00297592" w:rsidRPr="001D5799">
        <w:rPr>
          <w:rFonts w:ascii="Times New Roman" w:hAnsi="Times New Roman"/>
          <w:sz w:val="24"/>
          <w:szCs w:val="23"/>
        </w:rPr>
        <w:t xml:space="preserve">such </w:t>
      </w:r>
      <w:r w:rsidRPr="001D5799">
        <w:rPr>
          <w:rFonts w:ascii="Times New Roman" w:hAnsi="Times New Roman"/>
          <w:sz w:val="24"/>
          <w:szCs w:val="23"/>
        </w:rPr>
        <w:t xml:space="preserve">attributive classes often </w:t>
      </w:r>
      <w:r w:rsidR="00B1301F" w:rsidRPr="001D5799">
        <w:rPr>
          <w:rFonts w:ascii="Times New Roman" w:hAnsi="Times New Roman"/>
          <w:sz w:val="24"/>
          <w:szCs w:val="23"/>
        </w:rPr>
        <w:t xml:space="preserve">need to be included in domain ontologies. The terms in question should </w:t>
      </w:r>
      <w:r w:rsidR="00D249D3" w:rsidRPr="001D5799">
        <w:rPr>
          <w:rFonts w:ascii="Times New Roman" w:hAnsi="Times New Roman"/>
          <w:sz w:val="24"/>
          <w:szCs w:val="23"/>
        </w:rPr>
        <w:t xml:space="preserve">then </w:t>
      </w:r>
      <w:r w:rsidR="00B1301F" w:rsidRPr="001D5799">
        <w:rPr>
          <w:rFonts w:ascii="Times New Roman" w:hAnsi="Times New Roman"/>
          <w:sz w:val="24"/>
          <w:szCs w:val="23"/>
        </w:rPr>
        <w:t xml:space="preserve">be </w:t>
      </w:r>
      <w:r w:rsidR="00DA3A75" w:rsidRPr="001D5799">
        <w:rPr>
          <w:rFonts w:ascii="Times New Roman" w:hAnsi="Times New Roman"/>
          <w:i/>
          <w:sz w:val="24"/>
          <w:szCs w:val="23"/>
        </w:rPr>
        <w:t>defined</w:t>
      </w:r>
      <w:r w:rsidR="00DA3A75" w:rsidRPr="001D5799">
        <w:rPr>
          <w:rFonts w:ascii="Times New Roman" w:hAnsi="Times New Roman"/>
          <w:sz w:val="24"/>
          <w:szCs w:val="23"/>
        </w:rPr>
        <w:t xml:space="preserve"> </w:t>
      </w:r>
      <w:r w:rsidR="00B1301F" w:rsidRPr="001D5799">
        <w:rPr>
          <w:rFonts w:ascii="Times New Roman" w:hAnsi="Times New Roman"/>
          <w:sz w:val="24"/>
          <w:szCs w:val="23"/>
        </w:rPr>
        <w:t xml:space="preserve">as children of the </w:t>
      </w:r>
      <w:r w:rsidR="00DF5FFB" w:rsidRPr="001D5799">
        <w:rPr>
          <w:rFonts w:ascii="Times New Roman" w:hAnsi="Times New Roman"/>
          <w:sz w:val="24"/>
          <w:szCs w:val="23"/>
        </w:rPr>
        <w:t xml:space="preserve">lowest-level universal or </w:t>
      </w:r>
      <w:r w:rsidR="00B1301F" w:rsidRPr="001D5799">
        <w:rPr>
          <w:rFonts w:ascii="Times New Roman" w:hAnsi="Times New Roman"/>
          <w:sz w:val="24"/>
          <w:szCs w:val="23"/>
        </w:rPr>
        <w:t xml:space="preserve">genus (here: </w:t>
      </w:r>
      <w:r w:rsidR="00B1301F" w:rsidRPr="001D5799">
        <w:rPr>
          <w:rFonts w:ascii="Times New Roman" w:hAnsi="Times New Roman"/>
          <w:i/>
          <w:sz w:val="24"/>
          <w:szCs w:val="23"/>
        </w:rPr>
        <w:t>animal</w:t>
      </w:r>
      <w:r w:rsidR="00DF5FFB" w:rsidRPr="001D5799">
        <w:rPr>
          <w:rFonts w:ascii="Times New Roman" w:hAnsi="Times New Roman"/>
          <w:sz w:val="24"/>
          <w:szCs w:val="23"/>
        </w:rPr>
        <w:t>,</w:t>
      </w:r>
      <w:r w:rsidR="00B1301F" w:rsidRPr="001D5799">
        <w:rPr>
          <w:rFonts w:ascii="Times New Roman" w:hAnsi="Times New Roman"/>
          <w:i/>
          <w:sz w:val="24"/>
          <w:szCs w:val="23"/>
        </w:rPr>
        <w:t xml:space="preserve"> tuberculosis</w:t>
      </w:r>
      <w:r w:rsidR="00B1301F" w:rsidRPr="001D5799">
        <w:rPr>
          <w:rFonts w:ascii="Times New Roman" w:hAnsi="Times New Roman"/>
          <w:sz w:val="24"/>
          <w:szCs w:val="23"/>
        </w:rPr>
        <w:t xml:space="preserve">, </w:t>
      </w:r>
      <w:r w:rsidR="00DF5FFB" w:rsidRPr="001D5799">
        <w:rPr>
          <w:rFonts w:ascii="Times New Roman" w:hAnsi="Times New Roman"/>
          <w:i/>
          <w:sz w:val="24"/>
          <w:szCs w:val="23"/>
        </w:rPr>
        <w:t>surgical procedure</w:t>
      </w:r>
      <w:r w:rsidR="00DF5FFB" w:rsidRPr="001D5799">
        <w:rPr>
          <w:rFonts w:ascii="Times New Roman" w:hAnsi="Times New Roman"/>
          <w:sz w:val="24"/>
          <w:szCs w:val="23"/>
        </w:rPr>
        <w:t xml:space="preserve">, and </w:t>
      </w:r>
      <w:r w:rsidR="00DF5FFB" w:rsidRPr="001D5799">
        <w:rPr>
          <w:rFonts w:ascii="Times New Roman" w:hAnsi="Times New Roman"/>
          <w:i/>
          <w:sz w:val="24"/>
          <w:szCs w:val="23"/>
        </w:rPr>
        <w:t xml:space="preserve">disease </w:t>
      </w:r>
      <w:r w:rsidR="00B1301F" w:rsidRPr="001D5799">
        <w:rPr>
          <w:rFonts w:ascii="Times New Roman" w:hAnsi="Times New Roman"/>
          <w:sz w:val="24"/>
          <w:szCs w:val="23"/>
        </w:rPr>
        <w:t xml:space="preserve">respectively), </w:t>
      </w:r>
      <w:r w:rsidR="00C05099">
        <w:rPr>
          <w:rFonts w:ascii="Times New Roman" w:hAnsi="Times New Roman"/>
          <w:sz w:val="24"/>
          <w:szCs w:val="23"/>
        </w:rPr>
        <w:t>and</w:t>
      </w:r>
      <w:r w:rsidR="00B1301F" w:rsidRPr="001D5799">
        <w:rPr>
          <w:rFonts w:ascii="Times New Roman" w:hAnsi="Times New Roman"/>
          <w:sz w:val="24"/>
          <w:szCs w:val="23"/>
        </w:rPr>
        <w:t xml:space="preserve"> </w:t>
      </w:r>
      <w:r w:rsidR="004D0A34" w:rsidRPr="001D5799">
        <w:rPr>
          <w:rFonts w:ascii="Times New Roman" w:hAnsi="Times New Roman"/>
          <w:sz w:val="24"/>
          <w:szCs w:val="23"/>
        </w:rPr>
        <w:t xml:space="preserve">they should </w:t>
      </w:r>
      <w:r w:rsidR="00DF5FFB" w:rsidRPr="001D5799">
        <w:rPr>
          <w:rFonts w:ascii="Times New Roman" w:hAnsi="Times New Roman"/>
          <w:sz w:val="24"/>
          <w:szCs w:val="23"/>
        </w:rPr>
        <w:t xml:space="preserve">be </w:t>
      </w:r>
      <w:r w:rsidR="00D249D3" w:rsidRPr="001D5799">
        <w:rPr>
          <w:rFonts w:ascii="Times New Roman" w:hAnsi="Times New Roman"/>
          <w:sz w:val="24"/>
          <w:szCs w:val="23"/>
        </w:rPr>
        <w:t xml:space="preserve">marked </w:t>
      </w:r>
      <w:r w:rsidR="00DF5FFB" w:rsidRPr="001D5799">
        <w:rPr>
          <w:rFonts w:ascii="Times New Roman" w:hAnsi="Times New Roman"/>
          <w:sz w:val="24"/>
          <w:szCs w:val="23"/>
        </w:rPr>
        <w:t>in the ontology by means of some annotation identifying them as attributive cl</w:t>
      </w:r>
      <w:r w:rsidR="00FB129B" w:rsidRPr="001D5799">
        <w:rPr>
          <w:rFonts w:ascii="Times New Roman" w:hAnsi="Times New Roman"/>
          <w:sz w:val="24"/>
          <w:szCs w:val="23"/>
        </w:rPr>
        <w:t>ass</w:t>
      </w:r>
      <w:r w:rsidR="00DF5FFB" w:rsidRPr="001D5799">
        <w:rPr>
          <w:rFonts w:ascii="Times New Roman" w:hAnsi="Times New Roman"/>
          <w:sz w:val="24"/>
          <w:szCs w:val="23"/>
        </w:rPr>
        <w:t xml:space="preserve">es </w:t>
      </w:r>
      <w:r w:rsidR="004D0A34" w:rsidRPr="001D5799">
        <w:rPr>
          <w:rFonts w:ascii="Times New Roman" w:hAnsi="Times New Roman"/>
          <w:sz w:val="24"/>
          <w:szCs w:val="23"/>
        </w:rPr>
        <w:t>[</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w:t>
      </w:r>
      <w:r w:rsidR="00CF7DCA" w:rsidRPr="001D5799">
        <w:rPr>
          <w:rFonts w:ascii="Times New Roman" w:hAnsi="Times New Roman"/>
          <w:sz w:val="24"/>
          <w:szCs w:val="23"/>
        </w:rPr>
        <w:t xml:space="preserve"> </w:t>
      </w:r>
    </w:p>
    <w:p w14:paraId="4B3749B6" w14:textId="77777777" w:rsidR="00586E63" w:rsidRPr="001D5799" w:rsidRDefault="00586E63" w:rsidP="00DF5FFB">
      <w:pPr>
        <w:spacing w:beforeLines="1" w:before="2" w:afterLines="1" w:after="2" w:line="360" w:lineRule="auto"/>
        <w:jc w:val="both"/>
        <w:rPr>
          <w:rFonts w:ascii="Times New Roman" w:hAnsi="Times New Roman"/>
          <w:sz w:val="24"/>
          <w:szCs w:val="23"/>
        </w:rPr>
      </w:pPr>
      <w:r>
        <w:rPr>
          <w:rFonts w:ascii="Times New Roman" w:hAnsi="Times New Roman"/>
          <w:sz w:val="24"/>
          <w:szCs w:val="23"/>
        </w:rPr>
        <w:t>(We distinguish both groups of terms from mere abbreviations, discussed below.)</w:t>
      </w:r>
    </w:p>
    <w:p w14:paraId="2313B9A3" w14:textId="77777777" w:rsidR="007B59A9" w:rsidRDefault="003365E2" w:rsidP="00CD1C6E">
      <w:pPr>
        <w:spacing w:line="360" w:lineRule="auto"/>
        <w:jc w:val="both"/>
        <w:rPr>
          <w:rFonts w:ascii="Times New Roman" w:hAnsi="Times New Roman"/>
          <w:sz w:val="24"/>
          <w:szCs w:val="24"/>
        </w:rPr>
      </w:pPr>
      <w:r w:rsidRPr="003365E2">
        <w:rPr>
          <w:rFonts w:ascii="Times New Roman" w:hAnsi="Times New Roman"/>
          <w:sz w:val="24"/>
          <w:szCs w:val="24"/>
        </w:rPr>
        <w:t>Attribu</w:t>
      </w:r>
      <w:r>
        <w:rPr>
          <w:rFonts w:ascii="Times New Roman" w:hAnsi="Times New Roman"/>
          <w:sz w:val="24"/>
          <w:szCs w:val="24"/>
        </w:rPr>
        <w:t>tive classes are distinguished from aggregates</w:t>
      </w:r>
      <w:r>
        <w:rPr>
          <w:rFonts w:ascii="Times New Roman" w:hAnsi="Times New Roman"/>
          <w:i/>
          <w:sz w:val="24"/>
          <w:szCs w:val="24"/>
        </w:rPr>
        <w:t xml:space="preserve"> </w:t>
      </w:r>
      <w:r>
        <w:rPr>
          <w:rFonts w:ascii="Times New Roman" w:hAnsi="Times New Roman"/>
          <w:sz w:val="24"/>
          <w:szCs w:val="24"/>
        </w:rPr>
        <w:t>(see the section on BFO:</w:t>
      </w:r>
      <w:r>
        <w:rPr>
          <w:rFonts w:ascii="Times New Roman" w:hAnsi="Times New Roman"/>
          <w:i/>
          <w:sz w:val="24"/>
          <w:szCs w:val="24"/>
        </w:rPr>
        <w:t xml:space="preserve">object aggregate </w:t>
      </w:r>
      <w:r>
        <w:rPr>
          <w:rFonts w:ascii="Times New Roman" w:hAnsi="Times New Roman"/>
          <w:sz w:val="24"/>
          <w:szCs w:val="24"/>
        </w:rPr>
        <w:t>below) in that the former are analogous to sets in the mathematical sense</w:t>
      </w:r>
      <w:r w:rsidR="00CE704F">
        <w:rPr>
          <w:rFonts w:ascii="Times New Roman" w:hAnsi="Times New Roman"/>
          <w:sz w:val="24"/>
          <w:szCs w:val="24"/>
        </w:rPr>
        <w:t xml:space="preserve">, </w:t>
      </w:r>
      <w:r>
        <w:rPr>
          <w:rFonts w:ascii="Times New Roman" w:hAnsi="Times New Roman"/>
          <w:sz w:val="24"/>
          <w:szCs w:val="24"/>
        </w:rPr>
        <w:t>where the</w:t>
      </w:r>
      <w:r w:rsidR="00CE704F">
        <w:rPr>
          <w:rFonts w:ascii="Times New Roman" w:hAnsi="Times New Roman"/>
          <w:sz w:val="24"/>
          <w:szCs w:val="24"/>
        </w:rPr>
        <w:t xml:space="preserve"> latter are continuant entities which are mereological sums of other, simultaneously existing continuant entities. Thus some </w:t>
      </w:r>
      <w:r>
        <w:rPr>
          <w:rFonts w:ascii="Times New Roman" w:hAnsi="Times New Roman"/>
          <w:sz w:val="24"/>
          <w:szCs w:val="24"/>
        </w:rPr>
        <w:t>attributive class</w:t>
      </w:r>
      <w:r w:rsidR="00CE704F">
        <w:rPr>
          <w:rFonts w:ascii="Times New Roman" w:hAnsi="Times New Roman"/>
          <w:sz w:val="24"/>
          <w:szCs w:val="24"/>
        </w:rPr>
        <w:t>es</w:t>
      </w:r>
      <w:r>
        <w:rPr>
          <w:rFonts w:ascii="Times New Roman" w:hAnsi="Times New Roman"/>
          <w:sz w:val="24"/>
          <w:szCs w:val="24"/>
        </w:rPr>
        <w:t xml:space="preserve"> include entitie</w:t>
      </w:r>
      <w:r w:rsidR="00CE704F">
        <w:rPr>
          <w:rFonts w:ascii="Times New Roman" w:hAnsi="Times New Roman"/>
          <w:sz w:val="24"/>
          <w:szCs w:val="24"/>
        </w:rPr>
        <w:t xml:space="preserve">s that exist at different times. We shall say that attributive classes have </w:t>
      </w:r>
      <w:r w:rsidR="00CE704F" w:rsidRPr="00CE704F">
        <w:rPr>
          <w:rFonts w:ascii="Times New Roman" w:hAnsi="Times New Roman"/>
          <w:sz w:val="24"/>
          <w:szCs w:val="24"/>
        </w:rPr>
        <w:t>elements</w:t>
      </w:r>
      <w:r w:rsidR="00CE704F">
        <w:rPr>
          <w:rFonts w:ascii="Times New Roman" w:hAnsi="Times New Roman"/>
          <w:sz w:val="24"/>
          <w:szCs w:val="24"/>
        </w:rPr>
        <w:t xml:space="preserve">, where aggregates have </w:t>
      </w:r>
      <w:r w:rsidR="00CE704F" w:rsidRPr="00CE704F">
        <w:rPr>
          <w:rFonts w:ascii="Times New Roman" w:hAnsi="Times New Roman"/>
          <w:sz w:val="24"/>
          <w:szCs w:val="24"/>
        </w:rPr>
        <w:t>members</w:t>
      </w:r>
      <w:r w:rsidR="00CE704F">
        <w:rPr>
          <w:rFonts w:ascii="Times New Roman" w:hAnsi="Times New Roman"/>
          <w:sz w:val="24"/>
          <w:szCs w:val="24"/>
        </w:rPr>
        <w:t xml:space="preserve">. </w:t>
      </w:r>
      <w:r w:rsidR="002C696C">
        <w:rPr>
          <w:rFonts w:ascii="Times New Roman" w:hAnsi="Times New Roman"/>
          <w:sz w:val="24"/>
          <w:szCs w:val="24"/>
        </w:rPr>
        <w:t>Consider, for example, the aggregate of cells in your body. This aggregate can in a sense have different members at different times as new cells are born and others die. But trivially, at any given time, no aggregate can have members which exist at different times – since each aggregate is by definition a mereological sum of entities which exist simultaneously.</w:t>
      </w:r>
    </w:p>
    <w:p w14:paraId="46C578FB" w14:textId="77777777" w:rsidR="003365E2" w:rsidRDefault="00CE704F" w:rsidP="00CD1C6E">
      <w:pPr>
        <w:spacing w:line="360" w:lineRule="auto"/>
        <w:jc w:val="both"/>
        <w:rPr>
          <w:rFonts w:ascii="Times New Roman" w:hAnsi="Times New Roman"/>
          <w:sz w:val="24"/>
          <w:szCs w:val="24"/>
        </w:rPr>
      </w:pPr>
      <w:r>
        <w:rPr>
          <w:rFonts w:ascii="Times New Roman" w:hAnsi="Times New Roman"/>
          <w:sz w:val="24"/>
          <w:szCs w:val="24"/>
        </w:rPr>
        <w:t xml:space="preserve">Because attributive classes are defined </w:t>
      </w:r>
      <w:r w:rsidR="00671408">
        <w:rPr>
          <w:rFonts w:ascii="Times New Roman" w:hAnsi="Times New Roman"/>
          <w:sz w:val="24"/>
          <w:szCs w:val="24"/>
        </w:rPr>
        <w:t xml:space="preserve">(in part) </w:t>
      </w:r>
      <w:r>
        <w:rPr>
          <w:rFonts w:ascii="Times New Roman" w:hAnsi="Times New Roman"/>
          <w:sz w:val="24"/>
          <w:szCs w:val="24"/>
        </w:rPr>
        <w:t xml:space="preserve">in terms of universals, the relation of </w:t>
      </w:r>
      <w:r w:rsidRPr="00C05099">
        <w:rPr>
          <w:rFonts w:ascii="Times New Roman" w:hAnsi="Times New Roman"/>
          <w:b/>
          <w:sz w:val="24"/>
          <w:szCs w:val="24"/>
        </w:rPr>
        <w:t>elementhood</w:t>
      </w:r>
      <w:r>
        <w:rPr>
          <w:rFonts w:ascii="Times New Roman" w:hAnsi="Times New Roman"/>
          <w:sz w:val="24"/>
          <w:szCs w:val="24"/>
        </w:rPr>
        <w:t xml:space="preserve"> is in some ways analogous to that of </w:t>
      </w:r>
      <w:r w:rsidRPr="00CE704F">
        <w:rPr>
          <w:rFonts w:ascii="Times New Roman" w:hAnsi="Times New Roman"/>
          <w:b/>
          <w:sz w:val="24"/>
          <w:szCs w:val="24"/>
        </w:rPr>
        <w:t>instantiation</w:t>
      </w:r>
      <w:r>
        <w:rPr>
          <w:rFonts w:ascii="Times New Roman" w:hAnsi="Times New Roman"/>
          <w:sz w:val="24"/>
          <w:szCs w:val="24"/>
        </w:rPr>
        <w:t xml:space="preserve">. Because aggregates are mereological wholes, the </w:t>
      </w:r>
      <w:r w:rsidRPr="00C05099">
        <w:rPr>
          <w:rFonts w:ascii="Times New Roman" w:hAnsi="Times New Roman"/>
          <w:b/>
          <w:sz w:val="24"/>
          <w:szCs w:val="24"/>
        </w:rPr>
        <w:t>membership</w:t>
      </w:r>
      <w:r>
        <w:rPr>
          <w:rFonts w:ascii="Times New Roman" w:hAnsi="Times New Roman"/>
          <w:sz w:val="24"/>
          <w:szCs w:val="24"/>
        </w:rPr>
        <w:t xml:space="preserve"> relation </w:t>
      </w:r>
      <w:r w:rsidR="0047199F">
        <w:rPr>
          <w:rFonts w:ascii="Times New Roman" w:hAnsi="Times New Roman"/>
          <w:sz w:val="24"/>
          <w:szCs w:val="24"/>
        </w:rPr>
        <w:t xml:space="preserve">(see below) </w:t>
      </w:r>
      <w:r>
        <w:rPr>
          <w:rFonts w:ascii="Times New Roman" w:hAnsi="Times New Roman"/>
          <w:sz w:val="24"/>
          <w:szCs w:val="24"/>
        </w:rPr>
        <w:t xml:space="preserve">is a specialization of the </w:t>
      </w:r>
      <w:r w:rsidRPr="00CE704F">
        <w:rPr>
          <w:rFonts w:ascii="Times New Roman" w:hAnsi="Times New Roman"/>
          <w:b/>
          <w:sz w:val="24"/>
          <w:szCs w:val="24"/>
        </w:rPr>
        <w:t>part</w:t>
      </w:r>
      <w:r>
        <w:rPr>
          <w:rFonts w:ascii="Times New Roman" w:hAnsi="Times New Roman"/>
          <w:b/>
          <w:sz w:val="24"/>
          <w:szCs w:val="24"/>
        </w:rPr>
        <w:t xml:space="preserve">_of </w:t>
      </w:r>
      <w:r w:rsidRPr="00CE704F">
        <w:rPr>
          <w:rFonts w:ascii="Times New Roman" w:hAnsi="Times New Roman"/>
          <w:sz w:val="24"/>
          <w:szCs w:val="24"/>
        </w:rPr>
        <w:t>relation.</w:t>
      </w:r>
    </w:p>
    <w:p w14:paraId="20BF1C10" w14:textId="77777777" w:rsidR="0047199F" w:rsidRDefault="0047199F" w:rsidP="00CD1C6E">
      <w:pPr>
        <w:spacing w:line="360" w:lineRule="auto"/>
        <w:jc w:val="both"/>
        <w:rPr>
          <w:rFonts w:ascii="Times New Roman" w:hAnsi="Times New Roman"/>
          <w:sz w:val="24"/>
          <w:szCs w:val="24"/>
        </w:rPr>
      </w:pPr>
    </w:p>
    <w:p w14:paraId="5EA45459" w14:textId="77777777"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14:paraId="6144BF8F" w14:textId="77777777" w:rsidR="00BA3374" w:rsidRPr="00CF107E" w:rsidRDefault="004D0A34" w:rsidP="009B5669">
      <w:pPr>
        <w:spacing w:beforeLines="1" w:before="2" w:afterLines="1" w:after="2" w:line="360" w:lineRule="auto"/>
        <w:jc w:val="both"/>
        <w:rPr>
          <w:ins w:id="594" w:author="phismith" w:date="2012-01-02T13:30:00Z"/>
          <w:rPrChange w:id="595" w:author="phismith" w:date="2012-01-02T14:05:00Z">
            <w:rPr>
              <w:ins w:id="596" w:author="phismith" w:date="2012-01-02T13:30:00Z"/>
              <w:rFonts w:ascii="Times New Roman" w:hAnsi="Times New Roman"/>
              <w:sz w:val="24"/>
              <w:szCs w:val="23"/>
            </w:rPr>
          </w:rPrChange>
        </w:rPr>
      </w:pPr>
      <w:r w:rsidRPr="001D5799">
        <w:rPr>
          <w:rFonts w:ascii="Times New Roman" w:hAnsi="Times New Roman"/>
          <w:sz w:val="24"/>
          <w:szCs w:val="23"/>
        </w:rPr>
        <w:t>One major set of e</w:t>
      </w:r>
      <w:r w:rsidR="00FB129B" w:rsidRPr="001D5799">
        <w:rPr>
          <w:rFonts w:ascii="Times New Roman" w:hAnsi="Times New Roman"/>
          <w:sz w:val="24"/>
          <w:szCs w:val="23"/>
        </w:rPr>
        <w:t>xamples of at</w:t>
      </w:r>
      <w:r w:rsidRPr="001D5799">
        <w:rPr>
          <w:rFonts w:ascii="Times New Roman" w:hAnsi="Times New Roman"/>
          <w:sz w:val="24"/>
          <w:szCs w:val="23"/>
        </w:rPr>
        <w:t>tributive classes involve roles</w:t>
      </w:r>
      <w:r w:rsidR="00297592" w:rsidRPr="001D5799">
        <w:rPr>
          <w:rFonts w:ascii="Times New Roman" w:hAnsi="Times New Roman"/>
          <w:sz w:val="24"/>
          <w:szCs w:val="23"/>
        </w:rPr>
        <w:t>, and ontologies developed for administrative purposes may consist entirely of representatives of classes of this sort</w:t>
      </w:r>
      <w:r w:rsidRPr="001D5799">
        <w:rPr>
          <w:rFonts w:ascii="Times New Roman" w:hAnsi="Times New Roman"/>
          <w:sz w:val="24"/>
          <w:szCs w:val="23"/>
        </w:rPr>
        <w:t xml:space="preserve">. </w:t>
      </w:r>
      <w:r w:rsidR="00151755" w:rsidRPr="001D5799">
        <w:rPr>
          <w:rFonts w:ascii="Times New Roman" w:hAnsi="Times New Roman"/>
          <w:sz w:val="24"/>
          <w:szCs w:val="23"/>
        </w:rPr>
        <w:t>Thus ‘professor</w:t>
      </w:r>
      <w:r w:rsidRPr="001D5799">
        <w:rPr>
          <w:rFonts w:ascii="Times New Roman" w:hAnsi="Times New Roman"/>
          <w:sz w:val="24"/>
          <w:szCs w:val="23"/>
        </w:rPr>
        <w:t>’</w:t>
      </w:r>
      <w:r w:rsidR="002465A4" w:rsidRPr="001D5799">
        <w:rPr>
          <w:rFonts w:ascii="Times New Roman" w:hAnsi="Times New Roman"/>
          <w:sz w:val="24"/>
          <w:szCs w:val="23"/>
        </w:rPr>
        <w:t xml:space="preserve"> </w:t>
      </w:r>
      <w:r w:rsidR="00FB129B" w:rsidRPr="001D5799">
        <w:rPr>
          <w:rFonts w:ascii="Times New Roman" w:hAnsi="Times New Roman"/>
          <w:sz w:val="24"/>
          <w:szCs w:val="23"/>
        </w:rPr>
        <w:t xml:space="preserve">(defined as: a </w:t>
      </w:r>
      <w:r w:rsidR="00FB129B" w:rsidRPr="001D5799">
        <w:rPr>
          <w:rFonts w:ascii="Times New Roman" w:hAnsi="Times New Roman"/>
          <w:i/>
          <w:sz w:val="24"/>
          <w:szCs w:val="23"/>
        </w:rPr>
        <w:t xml:space="preserve">human </w:t>
      </w:r>
      <w:r w:rsidR="00151755" w:rsidRPr="001D5799">
        <w:rPr>
          <w:rFonts w:ascii="Times New Roman" w:hAnsi="Times New Roman"/>
          <w:i/>
          <w:sz w:val="24"/>
          <w:szCs w:val="23"/>
        </w:rPr>
        <w:t>being</w:t>
      </w:r>
      <w:r w:rsidR="00151755" w:rsidRPr="001D5799">
        <w:rPr>
          <w:rFonts w:ascii="Times New Roman" w:hAnsi="Times New Roman"/>
          <w:sz w:val="24"/>
          <w:szCs w:val="23"/>
        </w:rPr>
        <w:t xml:space="preserve"> who</w:t>
      </w:r>
      <w:r w:rsidR="00FB129B" w:rsidRPr="001D5799">
        <w:rPr>
          <w:rFonts w:ascii="Times New Roman" w:hAnsi="Times New Roman"/>
          <w:sz w:val="24"/>
          <w:szCs w:val="23"/>
        </w:rPr>
        <w:t xml:space="preserve"> has the </w:t>
      </w:r>
      <w:r w:rsidR="00FB129B" w:rsidRPr="001D5799">
        <w:rPr>
          <w:rFonts w:ascii="Times New Roman" w:hAnsi="Times New Roman"/>
          <w:i/>
          <w:sz w:val="24"/>
          <w:szCs w:val="23"/>
        </w:rPr>
        <w:t>professor role</w:t>
      </w:r>
      <w:r w:rsidR="00FB129B" w:rsidRPr="001D5799">
        <w:rPr>
          <w:rFonts w:ascii="Times New Roman" w:hAnsi="Times New Roman"/>
          <w:sz w:val="24"/>
          <w:szCs w:val="23"/>
        </w:rPr>
        <w:t>)</w:t>
      </w:r>
      <w:r w:rsidRPr="001D5799">
        <w:rPr>
          <w:rFonts w:ascii="Times New Roman" w:hAnsi="Times New Roman"/>
          <w:sz w:val="24"/>
          <w:szCs w:val="23"/>
        </w:rPr>
        <w:t xml:space="preserve"> denotes an attributive class, and so also do ‘nurse’, ‘student’, ‘colonel’</w:t>
      </w:r>
      <w:r w:rsidR="00297592" w:rsidRPr="001D5799">
        <w:rPr>
          <w:rFonts w:ascii="Times New Roman" w:hAnsi="Times New Roman"/>
          <w:sz w:val="24"/>
          <w:szCs w:val="23"/>
        </w:rPr>
        <w:t>, ‘taxpayer’,</w:t>
      </w:r>
      <w:r w:rsidRPr="001D5799">
        <w:rPr>
          <w:rFonts w:ascii="Times New Roman" w:hAnsi="Times New Roman"/>
          <w:sz w:val="24"/>
          <w:szCs w:val="23"/>
        </w:rPr>
        <w:t xml:space="preserve"> and so forth</w:t>
      </w:r>
      <w:r w:rsidR="00FB129B" w:rsidRPr="001D5799">
        <w:rPr>
          <w:rFonts w:ascii="Times New Roman" w:hAnsi="Times New Roman"/>
          <w:sz w:val="24"/>
          <w:szCs w:val="23"/>
        </w:rPr>
        <w:t xml:space="preserve">. </w:t>
      </w:r>
      <w:ins w:id="597" w:author="phismith" w:date="2012-01-02T13:30:00Z">
        <w:r w:rsidR="00BA3374">
          <w:rPr>
            <w:rFonts w:ascii="Times New Roman" w:hAnsi="Times New Roman"/>
            <w:sz w:val="24"/>
            <w:szCs w:val="23"/>
          </w:rPr>
          <w:t>Such terms do not refer to universals because they contravene the pairwise disjointness rule referred to above.</w:t>
        </w:r>
      </w:ins>
      <w:ins w:id="598" w:author="phismith" w:date="2012-01-02T14:02:00Z">
        <w:r w:rsidR="00CF107E">
          <w:rPr>
            <w:rFonts w:ascii="Times New Roman" w:hAnsi="Times New Roman"/>
            <w:sz w:val="24"/>
            <w:szCs w:val="23"/>
          </w:rPr>
          <w:t xml:space="preserve"> By judicious use of roles, however, we can </w:t>
        </w:r>
      </w:ins>
      <w:ins w:id="599" w:author="phismith" w:date="2012-01-02T14:03:00Z">
        <w:r w:rsidR="00CF107E">
          <w:rPr>
            <w:rFonts w:ascii="Times New Roman" w:hAnsi="Times New Roman"/>
            <w:sz w:val="24"/>
            <w:szCs w:val="23"/>
          </w:rPr>
          <w:t xml:space="preserve">create a BFO conformant treatment which does satisfy the pairwise disjointness rule, since, while an instance of </w:t>
        </w:r>
        <w:r w:rsidR="00CF107E" w:rsidRPr="00CF107E">
          <w:rPr>
            <w:rFonts w:ascii="Times New Roman" w:hAnsi="Times New Roman"/>
            <w:i/>
            <w:sz w:val="24"/>
            <w:szCs w:val="23"/>
            <w:rPrChange w:id="600" w:author="phismith" w:date="2012-01-02T14:03:00Z">
              <w:rPr>
                <w:rFonts w:ascii="Times New Roman" w:hAnsi="Times New Roman"/>
                <w:sz w:val="24"/>
                <w:szCs w:val="23"/>
              </w:rPr>
            </w:rPrChange>
          </w:rPr>
          <w:t>professor</w:t>
        </w:r>
        <w:r w:rsidR="00CF107E">
          <w:rPr>
            <w:rFonts w:ascii="Times New Roman" w:hAnsi="Times New Roman"/>
            <w:sz w:val="24"/>
            <w:szCs w:val="23"/>
          </w:rPr>
          <w:t xml:space="preserve"> may also (even simultaneously) be an instance of </w:t>
        </w:r>
        <w:r w:rsidR="00CF107E">
          <w:rPr>
            <w:rFonts w:ascii="Times New Roman" w:hAnsi="Times New Roman"/>
            <w:i/>
            <w:sz w:val="24"/>
            <w:szCs w:val="23"/>
          </w:rPr>
          <w:t xml:space="preserve">trade union </w:t>
        </w:r>
        <w:r w:rsidR="00CF107E" w:rsidRPr="00CF107E">
          <w:rPr>
            <w:rFonts w:ascii="Times New Roman" w:hAnsi="Times New Roman"/>
            <w:i/>
            <w:sz w:val="24"/>
            <w:szCs w:val="23"/>
          </w:rPr>
          <w:t>member</w:t>
        </w:r>
        <w:r w:rsidR="00CF107E">
          <w:rPr>
            <w:rFonts w:ascii="Times New Roman" w:hAnsi="Times New Roman"/>
            <w:sz w:val="24"/>
            <w:szCs w:val="23"/>
          </w:rPr>
          <w:t xml:space="preserve">, </w:t>
        </w:r>
        <w:r w:rsidR="00CF107E" w:rsidRPr="00CF107E">
          <w:rPr>
            <w:rFonts w:ascii="Times New Roman" w:hAnsi="Times New Roman"/>
            <w:sz w:val="24"/>
            <w:szCs w:val="23"/>
          </w:rPr>
          <w:t>no</w:t>
        </w:r>
        <w:r w:rsidR="00CF107E">
          <w:rPr>
            <w:rFonts w:ascii="Times New Roman" w:hAnsi="Times New Roman"/>
            <w:sz w:val="24"/>
            <w:szCs w:val="23"/>
          </w:rPr>
          <w:t xml:space="preserve"> instance of the type </w:t>
        </w:r>
        <w:r w:rsidR="00CF107E">
          <w:rPr>
            <w:rFonts w:ascii="Times New Roman" w:hAnsi="Times New Roman"/>
            <w:i/>
            <w:sz w:val="24"/>
            <w:szCs w:val="23"/>
          </w:rPr>
          <w:t xml:space="preserve">professor role </w:t>
        </w:r>
        <w:r w:rsidR="00CF107E">
          <w:rPr>
            <w:rFonts w:ascii="Times New Roman" w:hAnsi="Times New Roman"/>
            <w:sz w:val="24"/>
            <w:szCs w:val="23"/>
          </w:rPr>
          <w:t xml:space="preserve">is also (at any time) an </w:t>
        </w:r>
      </w:ins>
      <w:ins w:id="601" w:author="phismith" w:date="2012-01-02T14:04:00Z">
        <w:r w:rsidR="00CF107E">
          <w:rPr>
            <w:rFonts w:ascii="Times New Roman" w:hAnsi="Times New Roman"/>
            <w:sz w:val="24"/>
            <w:szCs w:val="23"/>
          </w:rPr>
          <w:t>instance</w:t>
        </w:r>
      </w:ins>
      <w:ins w:id="602" w:author="phismith" w:date="2012-01-02T14:03:00Z">
        <w:r w:rsidR="00CF107E">
          <w:rPr>
            <w:rFonts w:ascii="Times New Roman" w:hAnsi="Times New Roman"/>
            <w:sz w:val="24"/>
            <w:szCs w:val="23"/>
          </w:rPr>
          <w:t xml:space="preserve"> </w:t>
        </w:r>
      </w:ins>
      <w:ins w:id="603" w:author="phismith" w:date="2012-01-02T14:04:00Z">
        <w:r w:rsidR="00CF107E">
          <w:rPr>
            <w:rFonts w:ascii="Times New Roman" w:hAnsi="Times New Roman"/>
            <w:sz w:val="24"/>
            <w:szCs w:val="23"/>
          </w:rPr>
          <w:t xml:space="preserve">of the type </w:t>
        </w:r>
        <w:r w:rsidR="00CF107E">
          <w:rPr>
            <w:rFonts w:ascii="Times New Roman" w:hAnsi="Times New Roman"/>
            <w:i/>
            <w:sz w:val="24"/>
            <w:szCs w:val="23"/>
          </w:rPr>
          <w:t xml:space="preserve">trade union member role </w:t>
        </w:r>
        <w:r w:rsidR="00CF107E">
          <w:rPr>
            <w:rFonts w:ascii="Times New Roman" w:hAnsi="Times New Roman"/>
            <w:sz w:val="24"/>
            <w:szCs w:val="23"/>
          </w:rPr>
          <w:t xml:space="preserve">(any more than any instance of the type </w:t>
        </w:r>
        <w:r w:rsidR="00CF107E">
          <w:rPr>
            <w:rFonts w:ascii="Times New Roman" w:hAnsi="Times New Roman"/>
            <w:i/>
            <w:sz w:val="24"/>
            <w:szCs w:val="23"/>
          </w:rPr>
          <w:t xml:space="preserve">color </w:t>
        </w:r>
        <w:r w:rsidR="00CF107E">
          <w:rPr>
            <w:rFonts w:ascii="Times New Roman" w:hAnsi="Times New Roman"/>
            <w:sz w:val="24"/>
            <w:szCs w:val="23"/>
          </w:rPr>
          <w:t xml:space="preserve">is at any time an instance of the type </w:t>
        </w:r>
      </w:ins>
      <w:ins w:id="604" w:author="phismith" w:date="2012-01-02T14:05:00Z">
        <w:r w:rsidR="00CF107E">
          <w:rPr>
            <w:rFonts w:ascii="Times New Roman" w:hAnsi="Times New Roman"/>
            <w:i/>
            <w:sz w:val="24"/>
            <w:szCs w:val="23"/>
          </w:rPr>
          <w:t>length</w:t>
        </w:r>
        <w:r w:rsidR="00CF107E">
          <w:rPr>
            <w:rFonts w:ascii="Times New Roman" w:hAnsi="Times New Roman"/>
            <w:sz w:val="24"/>
            <w:szCs w:val="23"/>
          </w:rPr>
          <w:t>).</w:t>
        </w:r>
      </w:ins>
    </w:p>
    <w:p w14:paraId="2575BA00" w14:textId="77777777" w:rsidR="00BA3374" w:rsidRDefault="00BA3374" w:rsidP="009B5669">
      <w:pPr>
        <w:spacing w:beforeLines="1" w:before="2" w:afterLines="1" w:after="2" w:line="360" w:lineRule="auto"/>
        <w:jc w:val="both"/>
        <w:rPr>
          <w:ins w:id="605" w:author="phismith" w:date="2012-01-02T13:30:00Z"/>
          <w:rFonts w:ascii="Times New Roman" w:hAnsi="Times New Roman"/>
          <w:sz w:val="24"/>
          <w:szCs w:val="23"/>
        </w:rPr>
      </w:pPr>
    </w:p>
    <w:p w14:paraId="306D5ECE" w14:textId="77777777" w:rsidR="002465A4" w:rsidRDefault="002465A4" w:rsidP="009B5669">
      <w:pPr>
        <w:spacing w:beforeLines="1" w:before="2" w:afterLines="1" w:after="2" w:line="360" w:lineRule="auto"/>
        <w:jc w:val="both"/>
        <w:rPr>
          <w:ins w:id="606" w:author="phismith" w:date="2012-01-02T14:11:00Z"/>
          <w:rFonts w:ascii="Times New Roman" w:hAnsi="Times New Roman"/>
          <w:sz w:val="24"/>
          <w:szCs w:val="23"/>
        </w:rPr>
      </w:pPr>
      <w:r w:rsidRPr="001D5799">
        <w:rPr>
          <w:rFonts w:ascii="Times New Roman" w:hAnsi="Times New Roman"/>
          <w:sz w:val="24"/>
          <w:szCs w:val="23"/>
        </w:rPr>
        <w:t xml:space="preserve">An ontology of employment positions in an organization might </w:t>
      </w:r>
      <w:r w:rsidR="00CE704F">
        <w:rPr>
          <w:rFonts w:ascii="Times New Roman" w:hAnsi="Times New Roman"/>
          <w:sz w:val="24"/>
          <w:szCs w:val="23"/>
        </w:rPr>
        <w:t>be built out of</w:t>
      </w:r>
      <w:r w:rsidRPr="001D5799">
        <w:rPr>
          <w:rFonts w:ascii="Times New Roman" w:hAnsi="Times New Roman"/>
          <w:sz w:val="24"/>
          <w:szCs w:val="23"/>
        </w:rPr>
        <w:t xml:space="preserve"> terms referring to attributive classes for simplicity’s sake, but these terms should be </w:t>
      </w:r>
      <w:r w:rsidRPr="001D5799">
        <w:rPr>
          <w:rFonts w:ascii="Times New Roman" w:hAnsi="Times New Roman"/>
          <w:i/>
          <w:sz w:val="24"/>
          <w:szCs w:val="23"/>
        </w:rPr>
        <w:t>defined</w:t>
      </w:r>
      <w:r w:rsidR="00CE704F">
        <w:rPr>
          <w:rFonts w:ascii="Times New Roman" w:hAnsi="Times New Roman"/>
          <w:sz w:val="24"/>
          <w:szCs w:val="23"/>
        </w:rPr>
        <w:t xml:space="preserve"> in terms of roles nonetheless</w:t>
      </w:r>
      <w:del w:id="607" w:author="phismith" w:date="2012-01-02T14:10:00Z">
        <w:r w:rsidR="00CE704F" w:rsidDel="0041545A">
          <w:rPr>
            <w:rFonts w:ascii="Times New Roman" w:hAnsi="Times New Roman"/>
            <w:sz w:val="24"/>
            <w:szCs w:val="23"/>
          </w:rPr>
          <w:delText xml:space="preserve">, </w:delText>
        </w:r>
      </w:del>
      <w:ins w:id="608" w:author="phismith" w:date="2012-01-02T14:10:00Z">
        <w:r w:rsidR="0041545A">
          <w:rPr>
            <w:rFonts w:ascii="Times New Roman" w:hAnsi="Times New Roman"/>
            <w:sz w:val="24"/>
            <w:szCs w:val="23"/>
          </w:rPr>
          <w:t xml:space="preserve">, in order to satisfy the pairwise disjointness principle. This also enables us </w:t>
        </w:r>
      </w:ins>
      <w:del w:id="609" w:author="phismith" w:date="2012-01-02T14:10:00Z">
        <w:r w:rsidR="00CE704F" w:rsidDel="0041545A">
          <w:rPr>
            <w:rFonts w:ascii="Times New Roman" w:hAnsi="Times New Roman"/>
            <w:sz w:val="24"/>
            <w:szCs w:val="23"/>
          </w:rPr>
          <w:delText xml:space="preserve">in order </w:delText>
        </w:r>
      </w:del>
      <w:r w:rsidR="00CE704F">
        <w:rPr>
          <w:rFonts w:ascii="Times New Roman" w:hAnsi="Times New Roman"/>
          <w:sz w:val="24"/>
          <w:szCs w:val="23"/>
        </w:rPr>
        <w:t xml:space="preserve">to do justice </w:t>
      </w:r>
      <w:ins w:id="610" w:author="phismith" w:date="2012-01-02T14:11:00Z">
        <w:r w:rsidR="0041545A">
          <w:rPr>
            <w:rFonts w:ascii="Times New Roman" w:hAnsi="Times New Roman"/>
            <w:sz w:val="24"/>
            <w:szCs w:val="23"/>
          </w:rPr>
          <w:t xml:space="preserve">very easily </w:t>
        </w:r>
      </w:ins>
      <w:r w:rsidR="00CE704F">
        <w:rPr>
          <w:rFonts w:ascii="Times New Roman" w:hAnsi="Times New Roman"/>
          <w:sz w:val="24"/>
          <w:szCs w:val="23"/>
        </w:rPr>
        <w:t xml:space="preserve">to the fact that individuals belong to </w:t>
      </w:r>
      <w:r w:rsidRPr="001D5799">
        <w:rPr>
          <w:rFonts w:ascii="Times New Roman" w:hAnsi="Times New Roman"/>
          <w:sz w:val="24"/>
          <w:szCs w:val="23"/>
        </w:rPr>
        <w:t xml:space="preserve">attributive classes </w:t>
      </w:r>
      <w:r w:rsidR="00CE704F">
        <w:rPr>
          <w:rFonts w:ascii="Times New Roman" w:hAnsi="Times New Roman"/>
          <w:sz w:val="24"/>
          <w:szCs w:val="23"/>
        </w:rPr>
        <w:t xml:space="preserve">such as </w:t>
      </w:r>
      <w:r w:rsidRPr="001D5799">
        <w:rPr>
          <w:rFonts w:ascii="Times New Roman" w:hAnsi="Times New Roman"/>
          <w:i/>
          <w:sz w:val="24"/>
          <w:szCs w:val="23"/>
        </w:rPr>
        <w:t>professor</w:t>
      </w:r>
      <w:r w:rsidRPr="001D5799">
        <w:rPr>
          <w:rFonts w:ascii="Times New Roman" w:hAnsi="Times New Roman"/>
          <w:sz w:val="24"/>
          <w:szCs w:val="23"/>
        </w:rPr>
        <w:t xml:space="preserve">, </w:t>
      </w:r>
      <w:del w:id="611" w:author="phismith" w:date="2012-01-02T14:11:00Z">
        <w:r w:rsidRPr="001D5799" w:rsidDel="00934EB8">
          <w:rPr>
            <w:rFonts w:ascii="Times New Roman" w:hAnsi="Times New Roman"/>
            <w:i/>
            <w:sz w:val="24"/>
            <w:szCs w:val="23"/>
          </w:rPr>
          <w:delText>student</w:delText>
        </w:r>
      </w:del>
      <w:ins w:id="612" w:author="phismith" w:date="2012-01-02T14:11:00Z">
        <w:r w:rsidR="00934EB8">
          <w:rPr>
            <w:rFonts w:ascii="Times New Roman" w:hAnsi="Times New Roman"/>
            <w:i/>
            <w:sz w:val="24"/>
            <w:szCs w:val="23"/>
          </w:rPr>
          <w:t>sergeant</w:t>
        </w:r>
      </w:ins>
      <w:r w:rsidRPr="001D5799">
        <w:rPr>
          <w:rFonts w:ascii="Times New Roman" w:hAnsi="Times New Roman"/>
          <w:sz w:val="24"/>
          <w:szCs w:val="23"/>
        </w:rPr>
        <w:t xml:space="preserve">, </w:t>
      </w:r>
      <w:del w:id="613" w:author="phismith" w:date="2012-01-02T14:11:00Z">
        <w:r w:rsidRPr="001D5799" w:rsidDel="00934EB8">
          <w:rPr>
            <w:rFonts w:ascii="Times New Roman" w:hAnsi="Times New Roman"/>
            <w:i/>
            <w:sz w:val="24"/>
            <w:szCs w:val="23"/>
          </w:rPr>
          <w:delText>dean</w:delText>
        </w:r>
      </w:del>
      <w:ins w:id="614" w:author="phismith" w:date="2012-01-02T14:11:00Z">
        <w:r w:rsidR="00934EB8">
          <w:rPr>
            <w:rFonts w:ascii="Times New Roman" w:hAnsi="Times New Roman"/>
            <w:i/>
            <w:sz w:val="24"/>
            <w:szCs w:val="23"/>
          </w:rPr>
          <w:t>nurse</w:t>
        </w:r>
      </w:ins>
      <w:r w:rsidRPr="001D5799">
        <w:rPr>
          <w:rFonts w:ascii="Times New Roman" w:hAnsi="Times New Roman"/>
          <w:sz w:val="24"/>
          <w:szCs w:val="23"/>
        </w:rPr>
        <w:t>, only during certain phase</w:t>
      </w:r>
      <w:r w:rsidR="00CE704F">
        <w:rPr>
          <w:rFonts w:ascii="Times New Roman" w:hAnsi="Times New Roman"/>
          <w:sz w:val="24"/>
          <w:szCs w:val="23"/>
        </w:rPr>
        <w:t>s</w:t>
      </w:r>
      <w:r w:rsidRPr="001D5799">
        <w:rPr>
          <w:rFonts w:ascii="Times New Roman" w:hAnsi="Times New Roman"/>
          <w:sz w:val="24"/>
          <w:szCs w:val="23"/>
        </w:rPr>
        <w:t xml:space="preserve"> in the</w:t>
      </w:r>
      <w:r w:rsidR="00CE704F">
        <w:rPr>
          <w:rFonts w:ascii="Times New Roman" w:hAnsi="Times New Roman"/>
          <w:sz w:val="24"/>
          <w:szCs w:val="23"/>
        </w:rPr>
        <w:t>ir</w:t>
      </w:r>
      <w:r w:rsidRPr="001D5799">
        <w:rPr>
          <w:rFonts w:ascii="Times New Roman" w:hAnsi="Times New Roman"/>
          <w:sz w:val="24"/>
          <w:szCs w:val="23"/>
        </w:rPr>
        <w:t xml:space="preserve"> lives. </w:t>
      </w:r>
      <w:ins w:id="615" w:author="phismith" w:date="2012-01-02T14:11:00Z">
        <w:r w:rsidR="00934EB8">
          <w:rPr>
            <w:rFonts w:ascii="Times New Roman" w:hAnsi="Times New Roman"/>
            <w:sz w:val="24"/>
            <w:szCs w:val="23"/>
          </w:rPr>
          <w:t xml:space="preserve">Reference to professors, sergeants, nurses is in fact a roundabout way of referring to the corresponding roles </w:t>
        </w:r>
      </w:ins>
      <w:ins w:id="616" w:author="phismith" w:date="2012-01-02T14:12:00Z">
        <w:r w:rsidR="00934EB8">
          <w:rPr>
            <w:rFonts w:ascii="Times New Roman" w:hAnsi="Times New Roman"/>
            <w:sz w:val="24"/>
            <w:szCs w:val="23"/>
          </w:rPr>
          <w:t>which</w:t>
        </w:r>
      </w:ins>
      <w:ins w:id="617" w:author="phismith" w:date="2012-01-02T14:11:00Z">
        <w:r w:rsidR="00934EB8">
          <w:rPr>
            <w:rFonts w:ascii="Times New Roman" w:hAnsi="Times New Roman"/>
            <w:sz w:val="24"/>
            <w:szCs w:val="23"/>
          </w:rPr>
          <w:t xml:space="preserve"> </w:t>
        </w:r>
      </w:ins>
      <w:ins w:id="618" w:author="phismith" w:date="2012-01-02T14:12:00Z">
        <w:r w:rsidR="00934EB8">
          <w:rPr>
            <w:rFonts w:ascii="Times New Roman" w:hAnsi="Times New Roman"/>
            <w:sz w:val="24"/>
            <w:szCs w:val="23"/>
          </w:rPr>
          <w:t>human beings have during corresponding phases.</w:t>
        </w:r>
      </w:ins>
    </w:p>
    <w:p w14:paraId="6EDABF47" w14:textId="77777777" w:rsidR="0041545A" w:rsidRPr="001D5799" w:rsidRDefault="0041545A" w:rsidP="009B5669">
      <w:pPr>
        <w:spacing w:beforeLines="1" w:before="2" w:afterLines="1" w:after="2" w:line="360" w:lineRule="auto"/>
        <w:jc w:val="both"/>
        <w:rPr>
          <w:rFonts w:ascii="Times New Roman" w:hAnsi="Times New Roman"/>
          <w:sz w:val="24"/>
          <w:szCs w:val="23"/>
        </w:rPr>
      </w:pPr>
    </w:p>
    <w:p w14:paraId="58E8FAB5" w14:textId="77777777" w:rsidR="002465A4" w:rsidRDefault="002465A4" w:rsidP="002465A4">
      <w:pPr>
        <w:spacing w:beforeLines="1" w:before="2" w:afterLines="1" w:after="2" w:line="360" w:lineRule="auto"/>
        <w:jc w:val="both"/>
        <w:rPr>
          <w:rFonts w:ascii="Times New Roman" w:hAnsi="Times New Roman"/>
          <w:sz w:val="24"/>
        </w:rPr>
      </w:pPr>
      <w:r w:rsidRPr="001D5799">
        <w:rPr>
          <w:rFonts w:ascii="Times New Roman" w:hAnsi="Times New Roman"/>
          <w:sz w:val="24"/>
          <w:szCs w:val="23"/>
        </w:rPr>
        <w:t xml:space="preserve">Terms designating attribute classes may thus also be referred to as ‘phase sortals’. </w:t>
      </w:r>
      <w:r w:rsidRPr="001D5799">
        <w:rPr>
          <w:rFonts w:ascii="Times New Roman" w:hAnsi="Times New Roman"/>
          <w:sz w:val="24"/>
        </w:rPr>
        <w:t>The correct form for defining phase sortal expressions designating attribute classes and involving reference to roles is as follows:</w:t>
      </w:r>
    </w:p>
    <w:p w14:paraId="7CE6CB97" w14:textId="77777777" w:rsidR="00F2283D"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student(John, </w:t>
      </w:r>
      <w:r w:rsidRPr="00F2283D">
        <w:rPr>
          <w:rFonts w:ascii="Times New Roman" w:hAnsi="Times New Roman"/>
          <w:i/>
          <w:sz w:val="24"/>
        </w:rPr>
        <w:t>t</w:t>
      </w:r>
      <w:r>
        <w:rPr>
          <w:rFonts w:ascii="Times New Roman" w:hAnsi="Times New Roman"/>
          <w:sz w:val="24"/>
        </w:rPr>
        <w:t xml:space="preserve">) </w:t>
      </w:r>
    </w:p>
    <w:p w14:paraId="3D1D57E4" w14:textId="77777777" w:rsidR="00F2283D" w:rsidRDefault="00CE704F" w:rsidP="00F2283D">
      <w:pPr>
        <w:spacing w:beforeLines="1" w:before="2" w:afterLines="1" w:after="2" w:line="360" w:lineRule="auto"/>
        <w:jc w:val="both"/>
        <w:rPr>
          <w:rFonts w:ascii="Times New Roman" w:hAnsi="Times New Roman"/>
          <w:sz w:val="24"/>
        </w:rPr>
      </w:pPr>
      <w:r>
        <w:rPr>
          <w:rFonts w:ascii="Times New Roman" w:hAnsi="Times New Roman"/>
          <w:sz w:val="24"/>
        </w:rPr>
        <w:t xml:space="preserve">is a shorthand form of: </w:t>
      </w:r>
    </w:p>
    <w:p w14:paraId="29C19F5E" w14:textId="77777777" w:rsidR="00CE704F"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John </w:t>
      </w:r>
      <w:r w:rsidRPr="00CE704F">
        <w:rPr>
          <w:rFonts w:ascii="Times New Roman" w:hAnsi="Times New Roman"/>
          <w:b/>
          <w:sz w:val="24"/>
        </w:rPr>
        <w:t>element_of</w:t>
      </w:r>
      <w:r>
        <w:rPr>
          <w:rFonts w:ascii="Times New Roman" w:hAnsi="Times New Roman"/>
          <w:sz w:val="24"/>
        </w:rPr>
        <w:t xml:space="preserve"> </w:t>
      </w:r>
      <w:r w:rsidRPr="00CE704F">
        <w:rPr>
          <w:rFonts w:ascii="Times New Roman" w:hAnsi="Times New Roman"/>
          <w:i/>
          <w:sz w:val="24"/>
        </w:rPr>
        <w:t xml:space="preserve">attributive </w:t>
      </w:r>
      <w:r w:rsidR="00F2283D">
        <w:rPr>
          <w:rFonts w:ascii="Times New Roman" w:hAnsi="Times New Roman"/>
          <w:i/>
          <w:sz w:val="24"/>
        </w:rPr>
        <w:t xml:space="preserve">role </w:t>
      </w:r>
      <w:r w:rsidRPr="00CE704F">
        <w:rPr>
          <w:rFonts w:ascii="Times New Roman" w:hAnsi="Times New Roman"/>
          <w:i/>
          <w:sz w:val="24"/>
        </w:rPr>
        <w:t>class</w:t>
      </w:r>
      <w:r>
        <w:rPr>
          <w:rFonts w:ascii="Times New Roman" w:hAnsi="Times New Roman"/>
          <w:i/>
          <w:sz w:val="24"/>
        </w:rPr>
        <w:t>:</w:t>
      </w:r>
      <w:r>
        <w:rPr>
          <w:rFonts w:ascii="Times New Roman" w:hAnsi="Times New Roman"/>
          <w:sz w:val="24"/>
        </w:rPr>
        <w:t xml:space="preserve"> </w:t>
      </w:r>
      <w:r w:rsidRPr="00CE704F">
        <w:rPr>
          <w:rFonts w:ascii="Times New Roman" w:hAnsi="Times New Roman"/>
          <w:i/>
          <w:sz w:val="24"/>
        </w:rPr>
        <w:t>student</w:t>
      </w:r>
      <w:r>
        <w:rPr>
          <w:rFonts w:ascii="Times New Roman" w:hAnsi="Times New Roman"/>
          <w:sz w:val="24"/>
        </w:rPr>
        <w:t xml:space="preserve"> </w:t>
      </w:r>
      <w:r>
        <w:rPr>
          <w:rFonts w:ascii="Times New Roman" w:hAnsi="Times New Roman"/>
          <w:b/>
          <w:sz w:val="24"/>
        </w:rPr>
        <w:t xml:space="preserve">at </w:t>
      </w:r>
      <w:r w:rsidRPr="001D5799">
        <w:rPr>
          <w:rFonts w:ascii="Times New Roman" w:hAnsi="Times New Roman"/>
          <w:i/>
          <w:sz w:val="24"/>
        </w:rPr>
        <w:t>t</w:t>
      </w:r>
      <w:r w:rsidR="00F2283D">
        <w:rPr>
          <w:rFonts w:ascii="Times New Roman" w:hAnsi="Times New Roman"/>
          <w:sz w:val="24"/>
        </w:rPr>
        <w:t>,</w:t>
      </w:r>
    </w:p>
    <w:p w14:paraId="040BB550" w14:textId="77777777" w:rsidR="00492DAF" w:rsidRPr="00492DAF" w:rsidRDefault="00F2283D" w:rsidP="00492DAF">
      <w:pPr>
        <w:spacing w:beforeLines="1" w:before="2" w:afterLines="1" w:after="2" w:line="360" w:lineRule="auto"/>
        <w:jc w:val="both"/>
        <w:rPr>
          <w:rFonts w:ascii="Times New Roman" w:hAnsi="Times New Roman"/>
          <w:sz w:val="24"/>
          <w:szCs w:val="23"/>
        </w:rPr>
      </w:pPr>
      <w:r>
        <w:rPr>
          <w:rFonts w:ascii="Times New Roman" w:hAnsi="Times New Roman"/>
          <w:sz w:val="24"/>
        </w:rPr>
        <w:t xml:space="preserve">where, for each role universal </w:t>
      </w:r>
      <w:r>
        <w:rPr>
          <w:rFonts w:ascii="Times New Roman" w:hAnsi="Times New Roman"/>
          <w:i/>
          <w:sz w:val="24"/>
        </w:rPr>
        <w:t>B</w:t>
      </w:r>
      <w:r>
        <w:rPr>
          <w:rFonts w:ascii="Times New Roman" w:hAnsi="Times New Roman"/>
          <w:sz w:val="24"/>
        </w:rPr>
        <w:t xml:space="preserve">, </w:t>
      </w:r>
    </w:p>
    <w:p w14:paraId="50378192" w14:textId="77777777" w:rsidR="002465A4" w:rsidRPr="001D5799" w:rsidRDefault="00492DAF" w:rsidP="00492DAF">
      <w:pPr>
        <w:spacing w:line="360" w:lineRule="auto"/>
        <w:jc w:val="both"/>
        <w:rPr>
          <w:rFonts w:ascii="Times New Roman" w:hAnsi="Times New Roman"/>
          <w:sz w:val="24"/>
        </w:rPr>
      </w:pPr>
      <w:r w:rsidRPr="00492DAF">
        <w:rPr>
          <w:rFonts w:ascii="Times New Roman" w:hAnsi="Times New Roman"/>
          <w:smallCaps/>
          <w:sz w:val="24"/>
          <w:szCs w:val="23"/>
        </w:rPr>
        <w:t xml:space="preserve">Definition: </w:t>
      </w:r>
      <w:r w:rsidR="00F2283D" w:rsidRPr="00F2283D">
        <w:rPr>
          <w:rFonts w:ascii="Times New Roman" w:hAnsi="Times New Roman"/>
          <w:i/>
          <w:sz w:val="24"/>
        </w:rPr>
        <w:t>a</w:t>
      </w:r>
      <w:r w:rsidR="00F2283D">
        <w:rPr>
          <w:rFonts w:ascii="Times New Roman" w:hAnsi="Times New Roman"/>
          <w:b/>
          <w:i/>
          <w:sz w:val="24"/>
        </w:rPr>
        <w:t xml:space="preserve"> </w:t>
      </w:r>
      <w:r w:rsidR="00CE704F" w:rsidRPr="00F2283D">
        <w:rPr>
          <w:rFonts w:ascii="Times New Roman" w:hAnsi="Times New Roman"/>
          <w:b/>
          <w:sz w:val="24"/>
        </w:rPr>
        <w:t>element_of</w:t>
      </w:r>
      <w:r w:rsidR="00CE704F" w:rsidRPr="00F2283D">
        <w:rPr>
          <w:rFonts w:ascii="Times New Roman" w:hAnsi="Times New Roman"/>
          <w:sz w:val="24"/>
        </w:rPr>
        <w:t xml:space="preserve"> </w:t>
      </w:r>
      <w:r w:rsidR="00F2283D">
        <w:rPr>
          <w:rFonts w:ascii="Times New Roman" w:hAnsi="Times New Roman"/>
          <w:i/>
          <w:sz w:val="24"/>
        </w:rPr>
        <w:t xml:space="preserve">B </w:t>
      </w:r>
      <w:r w:rsidR="00CE704F" w:rsidRPr="00F2283D">
        <w:rPr>
          <w:rFonts w:ascii="Times New Roman" w:hAnsi="Times New Roman"/>
          <w:b/>
          <w:sz w:val="24"/>
        </w:rPr>
        <w:t xml:space="preserve">at </w:t>
      </w:r>
      <w:r w:rsidR="002465A4" w:rsidRPr="00F2283D">
        <w:rPr>
          <w:rFonts w:ascii="Times New Roman" w:hAnsi="Times New Roman"/>
          <w:i/>
          <w:sz w:val="24"/>
        </w:rPr>
        <w:t>t</w:t>
      </w:r>
      <w:r w:rsidR="002465A4" w:rsidRPr="00F2283D">
        <w:rPr>
          <w:rFonts w:ascii="Times New Roman" w:hAnsi="Times New Roman"/>
          <w:sz w:val="24"/>
        </w:rPr>
        <w:t xml:space="preserve"> =Def. </w:t>
      </w:r>
      <w:r w:rsidR="002465A4" w:rsidRPr="00F2283D">
        <w:rPr>
          <w:rFonts w:ascii="Times New Roman" w:hAnsi="Times New Roman"/>
          <w:i/>
          <w:sz w:val="24"/>
        </w:rPr>
        <w:t xml:space="preserve">a </w:t>
      </w:r>
      <w:r w:rsidR="002465A4" w:rsidRPr="00F2283D">
        <w:rPr>
          <w:rFonts w:ascii="Times New Roman" w:hAnsi="Times New Roman"/>
          <w:b/>
          <w:sz w:val="24"/>
        </w:rPr>
        <w:t>has_role</w:t>
      </w:r>
      <w:r w:rsidR="002465A4" w:rsidRPr="00F2283D">
        <w:rPr>
          <w:rFonts w:ascii="Times New Roman" w:hAnsi="Times New Roman"/>
          <w:sz w:val="24"/>
        </w:rPr>
        <w:t xml:space="preserve"> </w:t>
      </w:r>
      <w:r w:rsidR="00F2283D">
        <w:rPr>
          <w:rFonts w:ascii="Times New Roman" w:hAnsi="Times New Roman"/>
          <w:i/>
          <w:sz w:val="24"/>
        </w:rPr>
        <w:t xml:space="preserve">B </w:t>
      </w:r>
      <w:r w:rsidR="002465A4" w:rsidRPr="00F2283D">
        <w:rPr>
          <w:rFonts w:ascii="Times New Roman" w:hAnsi="Times New Roman"/>
          <w:b/>
          <w:sz w:val="24"/>
        </w:rPr>
        <w:t xml:space="preserve">at </w:t>
      </w:r>
      <w:r w:rsidR="002465A4" w:rsidRPr="00F2283D">
        <w:rPr>
          <w:rFonts w:ascii="Times New Roman" w:hAnsi="Times New Roman"/>
          <w:i/>
          <w:sz w:val="24"/>
        </w:rPr>
        <w:t>t</w:t>
      </w:r>
    </w:p>
    <w:p w14:paraId="7C72B120" w14:textId="77777777" w:rsidR="002465A4" w:rsidRPr="002465A4" w:rsidRDefault="002465A4" w:rsidP="009B5669">
      <w:pPr>
        <w:spacing w:beforeLines="1" w:before="2" w:afterLines="1" w:after="2"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14:paraId="570218D4" w14:textId="77777777" w:rsidR="002465A4" w:rsidRPr="001D5799" w:rsidRDefault="004D0A34" w:rsidP="002465A4">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Attributive classes </w:t>
      </w:r>
      <w:r w:rsidR="009877E2" w:rsidRPr="001D5799">
        <w:rPr>
          <w:rFonts w:ascii="Times New Roman" w:hAnsi="Times New Roman"/>
          <w:sz w:val="24"/>
          <w:szCs w:val="23"/>
        </w:rPr>
        <w:t xml:space="preserve">also </w:t>
      </w:r>
      <w:r w:rsidR="002465A4" w:rsidRPr="001D5799">
        <w:rPr>
          <w:rFonts w:ascii="Times New Roman" w:hAnsi="Times New Roman"/>
          <w:sz w:val="24"/>
          <w:szCs w:val="23"/>
        </w:rPr>
        <w:t xml:space="preserve">include </w:t>
      </w:r>
      <w:r w:rsidR="009877E2" w:rsidRPr="001D5799">
        <w:rPr>
          <w:rFonts w:ascii="Times New Roman" w:hAnsi="Times New Roman"/>
          <w:sz w:val="24"/>
          <w:szCs w:val="23"/>
        </w:rPr>
        <w:t xml:space="preserve">what we </w:t>
      </w:r>
      <w:r w:rsidRPr="001D5799">
        <w:rPr>
          <w:rFonts w:ascii="Times New Roman" w:hAnsi="Times New Roman"/>
          <w:sz w:val="24"/>
          <w:szCs w:val="23"/>
        </w:rPr>
        <w:t xml:space="preserve">will </w:t>
      </w:r>
      <w:r w:rsidR="009877E2" w:rsidRPr="001D5799">
        <w:rPr>
          <w:rFonts w:ascii="Times New Roman" w:hAnsi="Times New Roman"/>
          <w:sz w:val="24"/>
          <w:szCs w:val="23"/>
        </w:rPr>
        <w:t xml:space="preserve">call historical classes – classes whose </w:t>
      </w:r>
      <w:r w:rsidR="00C05099">
        <w:rPr>
          <w:rFonts w:ascii="Times New Roman" w:hAnsi="Times New Roman"/>
          <w:sz w:val="24"/>
          <w:szCs w:val="23"/>
        </w:rPr>
        <w:t xml:space="preserve">elements </w:t>
      </w:r>
      <w:r w:rsidRPr="001D5799">
        <w:rPr>
          <w:rFonts w:ascii="Times New Roman" w:hAnsi="Times New Roman"/>
          <w:sz w:val="24"/>
          <w:szCs w:val="23"/>
        </w:rPr>
        <w:t xml:space="preserve">satisfy </w:t>
      </w:r>
      <w:r w:rsidR="009877E2" w:rsidRPr="001D5799">
        <w:rPr>
          <w:rFonts w:ascii="Times New Roman" w:hAnsi="Times New Roman"/>
          <w:sz w:val="24"/>
          <w:szCs w:val="23"/>
        </w:rPr>
        <w:t xml:space="preserve">some historical condition, for example: </w:t>
      </w:r>
      <w:r w:rsidR="009877E2" w:rsidRPr="001D5799">
        <w:rPr>
          <w:rFonts w:ascii="Times New Roman" w:hAnsi="Times New Roman"/>
          <w:i/>
          <w:sz w:val="24"/>
          <w:szCs w:val="23"/>
        </w:rPr>
        <w:t>biological father</w:t>
      </w:r>
      <w:r w:rsidR="009877E2" w:rsidRPr="001D5799">
        <w:rPr>
          <w:rFonts w:ascii="Times New Roman" w:hAnsi="Times New Roman"/>
          <w:sz w:val="24"/>
          <w:szCs w:val="23"/>
        </w:rPr>
        <w:t xml:space="preserve">, </w:t>
      </w:r>
      <w:r w:rsidR="009877E2" w:rsidRPr="001D5799">
        <w:rPr>
          <w:rFonts w:ascii="Times New Roman" w:hAnsi="Times New Roman"/>
          <w:i/>
          <w:sz w:val="24"/>
          <w:szCs w:val="23"/>
        </w:rPr>
        <w:t>person identified as candidate for clinical trial #2056-555</w:t>
      </w:r>
      <w:r w:rsidR="009877E2" w:rsidRPr="001D5799">
        <w:rPr>
          <w:rFonts w:ascii="Times New Roman" w:hAnsi="Times New Roman"/>
          <w:sz w:val="24"/>
          <w:szCs w:val="23"/>
        </w:rPr>
        <w:t>,</w:t>
      </w:r>
      <w:r w:rsidR="002267C9"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who has visited </w:t>
      </w:r>
      <w:r w:rsidR="00760BFA" w:rsidRPr="001D5799">
        <w:rPr>
          <w:rFonts w:ascii="Times New Roman" w:hAnsi="Times New Roman"/>
          <w:i/>
          <w:sz w:val="24"/>
          <w:szCs w:val="23"/>
        </w:rPr>
        <w:t>Pittsburgh</w:t>
      </w:r>
      <w:r w:rsidR="002465A4" w:rsidRPr="001D5799">
        <w:rPr>
          <w:rFonts w:ascii="Times New Roman" w:hAnsi="Times New Roman"/>
          <w:sz w:val="24"/>
          <w:szCs w:val="23"/>
        </w:rPr>
        <w:t>,</w:t>
      </w:r>
      <w:r w:rsidR="002465A4" w:rsidRPr="001D5799">
        <w:rPr>
          <w:rFonts w:ascii="Times New Roman" w:hAnsi="Times New Roman"/>
          <w:i/>
          <w:sz w:val="24"/>
          <w:szCs w:val="23"/>
        </w:rPr>
        <w:t xml:space="preserve"> </w:t>
      </w:r>
      <w:r w:rsidR="00CD1C6E" w:rsidRPr="001D5799">
        <w:rPr>
          <w:rFonts w:ascii="Times New Roman" w:hAnsi="Times New Roman"/>
          <w:i/>
          <w:sz w:val="24"/>
          <w:szCs w:val="23"/>
        </w:rPr>
        <w:t>person</w:t>
      </w:r>
      <w:r w:rsidR="00CD1C6E" w:rsidRPr="001D5799">
        <w:rPr>
          <w:rFonts w:ascii="Times New Roman" w:hAnsi="Times New Roman"/>
          <w:sz w:val="24"/>
          <w:szCs w:val="23"/>
        </w:rPr>
        <w:t xml:space="preserve"> </w:t>
      </w:r>
      <w:r w:rsidR="00CD1C6E" w:rsidRPr="001D5799">
        <w:rPr>
          <w:rFonts w:ascii="Times New Roman" w:hAnsi="Times New Roman"/>
          <w:i/>
          <w:sz w:val="24"/>
          <w:szCs w:val="23"/>
        </w:rPr>
        <w:t xml:space="preserve">who is </w:t>
      </w:r>
      <w:r w:rsidR="00297592" w:rsidRPr="001D5799">
        <w:rPr>
          <w:rFonts w:ascii="Times New Roman" w:hAnsi="Times New Roman"/>
          <w:i/>
          <w:sz w:val="24"/>
          <w:szCs w:val="23"/>
        </w:rPr>
        <w:t xml:space="preserve">signatory of Form 656-PPV, </w:t>
      </w:r>
      <w:r w:rsidR="002465A4" w:rsidRPr="001D5799">
        <w:rPr>
          <w:rFonts w:ascii="Times New Roman" w:hAnsi="Times New Roman"/>
          <w:sz w:val="24"/>
          <w:szCs w:val="23"/>
        </w:rPr>
        <w:t>or</w:t>
      </w:r>
      <w:r w:rsidR="00262D8B" w:rsidRPr="001D5799">
        <w:rPr>
          <w:rFonts w:ascii="Times New Roman" w:hAnsi="Times New Roman"/>
          <w:sz w:val="24"/>
          <w:szCs w:val="23"/>
        </w:rPr>
        <w:t xml:space="preserve"> </w:t>
      </w:r>
      <w:r w:rsidR="00262D8B" w:rsidRPr="001D5799">
        <w:rPr>
          <w:rFonts w:ascii="Times New Roman" w:hAnsi="Times New Roman"/>
          <w:i/>
          <w:sz w:val="24"/>
          <w:szCs w:val="23"/>
        </w:rPr>
        <w:t>painting by Leonardo da Vinci</w:t>
      </w:r>
      <w:r w:rsidR="002465A4" w:rsidRPr="001D5799">
        <w:rPr>
          <w:rFonts w:ascii="Times New Roman" w:hAnsi="Times New Roman"/>
          <w:i/>
          <w:sz w:val="24"/>
          <w:szCs w:val="23"/>
        </w:rPr>
        <w:t>.</w:t>
      </w:r>
    </w:p>
    <w:p w14:paraId="067F4EC4" w14:textId="77777777" w:rsidR="00480A86" w:rsidRPr="001D5799" w:rsidRDefault="0029759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w:t>
      </w:r>
      <w:r w:rsidR="00480A86" w:rsidRPr="001D5799">
        <w:rPr>
          <w:rFonts w:ascii="Times New Roman" w:hAnsi="Times New Roman"/>
          <w:sz w:val="24"/>
          <w:szCs w:val="23"/>
        </w:rPr>
        <w:t xml:space="preserve">he correct form of definition </w:t>
      </w:r>
      <w:r w:rsidRPr="001D5799">
        <w:rPr>
          <w:rFonts w:ascii="Times New Roman" w:hAnsi="Times New Roman"/>
          <w:sz w:val="24"/>
          <w:szCs w:val="23"/>
        </w:rPr>
        <w:t>can be illustrated for the ‘biological father’ case</w:t>
      </w:r>
      <w:r w:rsidR="00343D9C">
        <w:rPr>
          <w:rFonts w:ascii="Times New Roman" w:hAnsi="Times New Roman"/>
          <w:sz w:val="24"/>
          <w:szCs w:val="23"/>
        </w:rPr>
        <w:t xml:space="preserve"> </w:t>
      </w:r>
      <w:r w:rsidR="00480A86" w:rsidRPr="001D5799">
        <w:rPr>
          <w:rFonts w:ascii="Times New Roman" w:hAnsi="Times New Roman"/>
          <w:sz w:val="24"/>
          <w:szCs w:val="23"/>
        </w:rPr>
        <w:t>as follows:</w:t>
      </w:r>
    </w:p>
    <w:p w14:paraId="5CFD6F32" w14:textId="77777777" w:rsidR="00480A86" w:rsidRPr="001D5799" w:rsidRDefault="00480A86" w:rsidP="009B5669">
      <w:pPr>
        <w:spacing w:beforeLines="1" w:before="2" w:afterLines="1" w:after="2" w:line="360" w:lineRule="auto"/>
        <w:ind w:left="810"/>
        <w:rPr>
          <w:rFonts w:ascii="Times New Roman" w:hAnsi="Times New Roman"/>
          <w:i/>
          <w:sz w:val="24"/>
          <w:szCs w:val="23"/>
        </w:rPr>
      </w:pPr>
      <w:r w:rsidRPr="001D5799">
        <w:rPr>
          <w:rFonts w:ascii="Times New Roman" w:hAnsi="Times New Roman"/>
          <w:sz w:val="24"/>
          <w:szCs w:val="23"/>
        </w:rPr>
        <w:t>biological_father</w:t>
      </w:r>
      <w:r w:rsidR="002504F3"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a</w:t>
      </w:r>
      <w:r w:rsidRPr="001D5799">
        <w:rPr>
          <w:rFonts w:ascii="Times New Roman" w:hAnsi="Times New Roman"/>
          <w:sz w:val="24"/>
          <w:szCs w:val="23"/>
        </w:rPr>
        <w:t>) =</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instantiates the universal </w:t>
      </w:r>
      <w:r w:rsidRPr="001D5799">
        <w:rPr>
          <w:rFonts w:ascii="Times New Roman" w:hAnsi="Times New Roman"/>
          <w:i/>
          <w:sz w:val="24"/>
          <w:szCs w:val="23"/>
        </w:rPr>
        <w:t>human being</w:t>
      </w:r>
    </w:p>
    <w:p w14:paraId="019FC1A3" w14:textId="77777777"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a </w:t>
      </w:r>
      <w:r w:rsidR="004D0A34" w:rsidRPr="001D5799">
        <w:rPr>
          <w:rFonts w:ascii="Times New Roman" w:hAnsi="Times New Roman"/>
          <w:sz w:val="24"/>
          <w:szCs w:val="23"/>
        </w:rPr>
        <w:t xml:space="preserve">is </w:t>
      </w:r>
      <w:r w:rsidRPr="001D5799">
        <w:rPr>
          <w:rFonts w:ascii="Times New Roman" w:hAnsi="Times New Roman"/>
          <w:sz w:val="24"/>
          <w:szCs w:val="23"/>
        </w:rPr>
        <w:t>male</w:t>
      </w:r>
    </w:p>
    <w:p w14:paraId="68D42FFA" w14:textId="77777777"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151755" w:rsidRPr="001D5799">
        <w:rPr>
          <w:rFonts w:ascii="Times New Roman" w:hAnsi="Times New Roman"/>
          <w:sz w:val="24"/>
          <w:szCs w:val="23"/>
        </w:rPr>
        <w:t>there is</w:t>
      </w:r>
      <w:r w:rsidR="004D0A34" w:rsidRPr="001D5799">
        <w:rPr>
          <w:rFonts w:ascii="Times New Roman" w:hAnsi="Times New Roman"/>
          <w:sz w:val="24"/>
          <w:szCs w:val="23"/>
        </w:rPr>
        <w:t xml:space="preserve"> </w:t>
      </w:r>
      <w:r w:rsidRPr="001D5799">
        <w:rPr>
          <w:rFonts w:ascii="Times New Roman" w:hAnsi="Times New Roman"/>
          <w:sz w:val="24"/>
          <w:szCs w:val="23"/>
        </w:rPr>
        <w:t xml:space="preserve">some zygote </w:t>
      </w:r>
      <w:r w:rsidR="004D0A34" w:rsidRPr="001D5799">
        <w:rPr>
          <w:rFonts w:ascii="Times New Roman" w:hAnsi="Times New Roman"/>
          <w:i/>
          <w:sz w:val="24"/>
          <w:szCs w:val="23"/>
        </w:rPr>
        <w:t>b</w:t>
      </w:r>
    </w:p>
    <w:p w14:paraId="2F4178A4" w14:textId="77777777"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child </w:t>
      </w:r>
      <w:r w:rsidR="004D0A34" w:rsidRPr="001D5799">
        <w:rPr>
          <w:rFonts w:ascii="Times New Roman" w:hAnsi="Times New Roman"/>
          <w:i/>
          <w:sz w:val="24"/>
          <w:szCs w:val="23"/>
        </w:rPr>
        <w:t xml:space="preserve">c </w:t>
      </w:r>
    </w:p>
    <w:p w14:paraId="7DBE0351" w14:textId="77777777" w:rsidR="00480A86" w:rsidRPr="001D5799" w:rsidRDefault="00480A86" w:rsidP="009B5669">
      <w:pPr>
        <w:spacing w:beforeLines="1" w:before="2" w:afterLines="1" w:after="2" w:line="360" w:lineRule="auto"/>
        <w:ind w:left="3330"/>
        <w:rPr>
          <w:rFonts w:ascii="Times New Roman" w:hAnsi="Times New Roman"/>
          <w:i/>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process of fertilization </w:t>
      </w:r>
      <w:r w:rsidR="004D0A34" w:rsidRPr="001D5799">
        <w:rPr>
          <w:rFonts w:ascii="Times New Roman" w:hAnsi="Times New Roman"/>
          <w:i/>
          <w:sz w:val="24"/>
          <w:szCs w:val="23"/>
        </w:rPr>
        <w:t>d</w:t>
      </w:r>
    </w:p>
    <w:p w14:paraId="7D922F29" w14:textId="77777777"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b </w:t>
      </w:r>
      <w:r w:rsidR="00D754CA" w:rsidRPr="001D5799">
        <w:rPr>
          <w:rFonts w:ascii="Times New Roman" w:hAnsi="Times New Roman"/>
          <w:sz w:val="24"/>
          <w:szCs w:val="23"/>
        </w:rPr>
        <w:t xml:space="preserve">is the output </w:t>
      </w:r>
      <w:r w:rsidRPr="001D5799">
        <w:rPr>
          <w:rFonts w:ascii="Times New Roman" w:hAnsi="Times New Roman"/>
          <w:sz w:val="24"/>
          <w:szCs w:val="23"/>
        </w:rPr>
        <w:t>of</w:t>
      </w:r>
      <w:r w:rsidR="002504F3" w:rsidRPr="001D5799">
        <w:rPr>
          <w:rFonts w:ascii="Times New Roman" w:hAnsi="Times New Roman"/>
          <w:b/>
          <w:sz w:val="24"/>
          <w:szCs w:val="23"/>
        </w:rPr>
        <w:t xml:space="preserve"> </w:t>
      </w:r>
      <w:r w:rsidR="00416AC8" w:rsidRPr="001D5799">
        <w:rPr>
          <w:rFonts w:ascii="Times New Roman" w:hAnsi="Times New Roman"/>
          <w:i/>
          <w:sz w:val="24"/>
          <w:szCs w:val="23"/>
        </w:rPr>
        <w:t>d</w:t>
      </w:r>
    </w:p>
    <w:p w14:paraId="6C283818" w14:textId="77777777" w:rsidR="00480A86" w:rsidRPr="001D5799" w:rsidRDefault="00480A86" w:rsidP="009B5669">
      <w:pPr>
        <w:pStyle w:val="ListParagraph"/>
        <w:spacing w:beforeLines="1" w:before="2" w:afterLines="1" w:after="2" w:line="360" w:lineRule="auto"/>
        <w:ind w:left="3330"/>
        <w:contextualSpacing w:val="0"/>
        <w:rPr>
          <w:rFonts w:ascii="Times New Roman" w:hAnsi="Times New Roman"/>
          <w:b/>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agent_of </w:t>
      </w:r>
      <w:r w:rsidR="00416AC8" w:rsidRPr="001D5799">
        <w:rPr>
          <w:rFonts w:ascii="Times New Roman" w:hAnsi="Times New Roman"/>
          <w:i/>
          <w:sz w:val="24"/>
          <w:szCs w:val="23"/>
        </w:rPr>
        <w:t>d</w:t>
      </w:r>
    </w:p>
    <w:p w14:paraId="5DFCE8D4" w14:textId="77777777"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c</w:t>
      </w:r>
      <w:r w:rsidR="00416AC8" w:rsidRPr="001D5799">
        <w:rPr>
          <w:rFonts w:ascii="Times New Roman" w:hAnsi="Times New Roman"/>
          <w:i/>
          <w:sz w:val="24"/>
          <w:szCs w:val="23"/>
        </w:rPr>
        <w:t xml:space="preserve"> </w:t>
      </w:r>
      <w:r w:rsidR="006201FE" w:rsidRPr="001D5799">
        <w:rPr>
          <w:rFonts w:ascii="Times New Roman" w:hAnsi="Times New Roman"/>
          <w:b/>
          <w:sz w:val="24"/>
          <w:szCs w:val="23"/>
        </w:rPr>
        <w:t>=</w:t>
      </w:r>
      <w:r w:rsidR="00416AC8" w:rsidRPr="001D5799">
        <w:rPr>
          <w:rFonts w:ascii="Times New Roman" w:hAnsi="Times New Roman"/>
          <w:b/>
          <w:sz w:val="24"/>
          <w:szCs w:val="23"/>
        </w:rPr>
        <w:t xml:space="preserve"> </w:t>
      </w:r>
      <w:r w:rsidR="00416AC8" w:rsidRPr="001D5799">
        <w:rPr>
          <w:rFonts w:ascii="Times New Roman" w:hAnsi="Times New Roman"/>
          <w:i/>
          <w:sz w:val="24"/>
          <w:szCs w:val="23"/>
        </w:rPr>
        <w:t>b</w:t>
      </w:r>
      <w:r w:rsidR="0048015B">
        <w:rPr>
          <w:rFonts w:ascii="Times New Roman" w:hAnsi="Times New Roman"/>
          <w:sz w:val="24"/>
          <w:szCs w:val="23"/>
        </w:rPr>
        <w:t xml:space="preserve"> (a case of transformation [</w:t>
      </w:r>
      <w:r w:rsidR="0048015B">
        <w:rPr>
          <w:rFonts w:ascii="Times New Roman" w:hAnsi="Times New Roman"/>
          <w:sz w:val="24"/>
          <w:szCs w:val="23"/>
        </w:rPr>
        <w:fldChar w:fldCharType="begin"/>
      </w:r>
      <w:r w:rsidR="0048015B">
        <w:rPr>
          <w:rFonts w:ascii="Times New Roman" w:hAnsi="Times New Roman"/>
          <w:sz w:val="24"/>
          <w:szCs w:val="23"/>
        </w:rPr>
        <w:instrText xml:space="preserve"> REF _Ref309133313 \r \h </w:instrText>
      </w:r>
      <w:r w:rsidR="0048015B">
        <w:rPr>
          <w:rFonts w:ascii="Times New Roman" w:hAnsi="Times New Roman"/>
          <w:sz w:val="24"/>
          <w:szCs w:val="23"/>
        </w:rPr>
      </w:r>
      <w:r w:rsidR="0048015B">
        <w:rPr>
          <w:rFonts w:ascii="Times New Roman" w:hAnsi="Times New Roman"/>
          <w:sz w:val="24"/>
          <w:szCs w:val="23"/>
        </w:rPr>
        <w:fldChar w:fldCharType="separate"/>
      </w:r>
      <w:r w:rsidR="00A908AB">
        <w:rPr>
          <w:rFonts w:ascii="Times New Roman" w:hAnsi="Times New Roman"/>
          <w:sz w:val="24"/>
          <w:szCs w:val="23"/>
        </w:rPr>
        <w:t>16</w:t>
      </w:r>
      <w:r w:rsidR="0048015B">
        <w:rPr>
          <w:rFonts w:ascii="Times New Roman" w:hAnsi="Times New Roman"/>
          <w:sz w:val="24"/>
          <w:szCs w:val="23"/>
        </w:rPr>
        <w:fldChar w:fldCharType="end"/>
      </w:r>
      <w:r w:rsidR="0048015B">
        <w:rPr>
          <w:rFonts w:ascii="Times New Roman" w:hAnsi="Times New Roman"/>
          <w:sz w:val="24"/>
          <w:szCs w:val="23"/>
        </w:rPr>
        <w:t>])</w:t>
      </w:r>
    </w:p>
    <w:p w14:paraId="4A7CED73" w14:textId="77777777" w:rsidR="00B85466" w:rsidRPr="001D5799" w:rsidRDefault="00B8546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Why insist on such complex definitions? Why not simply introduce</w:t>
      </w:r>
      <w:r w:rsidR="00297592" w:rsidRPr="001D5799">
        <w:rPr>
          <w:rFonts w:ascii="Times New Roman" w:hAnsi="Times New Roman"/>
          <w:sz w:val="24"/>
          <w:szCs w:val="23"/>
        </w:rPr>
        <w:t xml:space="preserve"> ‘biological father’ as </w:t>
      </w:r>
      <w:r w:rsidRPr="001D5799">
        <w:rPr>
          <w:rFonts w:ascii="Times New Roman" w:hAnsi="Times New Roman"/>
          <w:sz w:val="24"/>
          <w:szCs w:val="23"/>
        </w:rPr>
        <w:t>another primitive term</w:t>
      </w:r>
      <w:r w:rsidR="00297592" w:rsidRPr="001D5799">
        <w:rPr>
          <w:rFonts w:ascii="Times New Roman" w:hAnsi="Times New Roman"/>
          <w:sz w:val="24"/>
          <w:szCs w:val="23"/>
        </w:rPr>
        <w:t xml:space="preserve"> </w:t>
      </w:r>
      <w:r w:rsidR="0035255E">
        <w:rPr>
          <w:rFonts w:ascii="Times New Roman" w:hAnsi="Times New Roman"/>
          <w:sz w:val="24"/>
          <w:szCs w:val="23"/>
        </w:rPr>
        <w:t xml:space="preserve">referring to a subtype of </w:t>
      </w:r>
      <w:r w:rsidRPr="001D5799">
        <w:rPr>
          <w:rFonts w:ascii="Times New Roman" w:hAnsi="Times New Roman"/>
          <w:sz w:val="24"/>
          <w:szCs w:val="23"/>
        </w:rPr>
        <w:t>‘human being’? The answer turns on the methodology for ontology creation</w:t>
      </w:r>
      <w:r w:rsidR="0035255E">
        <w:rPr>
          <w:rFonts w:ascii="Times New Roman" w:hAnsi="Times New Roman"/>
          <w:sz w:val="24"/>
          <w:szCs w:val="23"/>
        </w:rPr>
        <w:t>, interoperation</w:t>
      </w:r>
      <w:r w:rsidRPr="001D5799">
        <w:rPr>
          <w:rFonts w:ascii="Times New Roman" w:hAnsi="Times New Roman"/>
          <w:sz w:val="24"/>
          <w:szCs w:val="23"/>
        </w:rPr>
        <w:t xml:space="preserve"> </w:t>
      </w:r>
      <w:r w:rsidR="002B0810" w:rsidRPr="001D5799">
        <w:rPr>
          <w:rFonts w:ascii="Times New Roman" w:hAnsi="Times New Roman"/>
          <w:sz w:val="24"/>
          <w:szCs w:val="23"/>
        </w:rPr>
        <w:t xml:space="preserve">and quality </w:t>
      </w:r>
      <w:r w:rsidR="0035255E">
        <w:rPr>
          <w:rFonts w:ascii="Times New Roman" w:hAnsi="Times New Roman"/>
          <w:sz w:val="24"/>
          <w:szCs w:val="23"/>
        </w:rPr>
        <w:t>control</w:t>
      </w:r>
      <w:r w:rsidR="002B0810" w:rsidRPr="001D5799">
        <w:rPr>
          <w:rFonts w:ascii="Times New Roman" w:hAnsi="Times New Roman"/>
          <w:sz w:val="24"/>
          <w:szCs w:val="23"/>
        </w:rPr>
        <w:t xml:space="preserve"> </w:t>
      </w:r>
      <w:r w:rsidRPr="001D5799">
        <w:rPr>
          <w:rFonts w:ascii="Times New Roman" w:hAnsi="Times New Roman"/>
          <w:sz w:val="24"/>
          <w:szCs w:val="23"/>
        </w:rPr>
        <w:t>which BFO is designed to support, and which is designed to bring it about that the methodology tracks instances in reality in a way that is conformant with our scientific understanding</w:t>
      </w:r>
      <w:r w:rsidR="002B0810" w:rsidRPr="001D5799">
        <w:rPr>
          <w:rFonts w:ascii="Times New Roman" w:hAnsi="Times New Roman"/>
          <w:sz w:val="24"/>
          <w:szCs w:val="23"/>
        </w:rPr>
        <w:t xml:space="preserve"> [</w:t>
      </w:r>
      <w:r w:rsidR="002B0810" w:rsidRPr="001D5799">
        <w:rPr>
          <w:rFonts w:ascii="Times New Roman" w:hAnsi="Times New Roman"/>
          <w:sz w:val="24"/>
          <w:szCs w:val="23"/>
        </w:rPr>
        <w:fldChar w:fldCharType="begin"/>
      </w:r>
      <w:r w:rsidR="002B0810" w:rsidRPr="001D5799">
        <w:rPr>
          <w:rFonts w:ascii="Times New Roman" w:hAnsi="Times New Roman"/>
          <w:sz w:val="24"/>
          <w:szCs w:val="23"/>
        </w:rPr>
        <w:instrText xml:space="preserve"> REF _Ref309897338 \r \h </w:instrText>
      </w:r>
      <w:r w:rsidR="002B0810" w:rsidRPr="001D5799">
        <w:rPr>
          <w:rFonts w:ascii="Times New Roman" w:hAnsi="Times New Roman"/>
          <w:sz w:val="24"/>
          <w:szCs w:val="23"/>
        </w:rPr>
      </w:r>
      <w:r w:rsidR="002B0810" w:rsidRPr="001D5799">
        <w:rPr>
          <w:rFonts w:ascii="Times New Roman" w:hAnsi="Times New Roman"/>
          <w:sz w:val="24"/>
          <w:szCs w:val="23"/>
        </w:rPr>
        <w:fldChar w:fldCharType="separate"/>
      </w:r>
      <w:r w:rsidR="00A908AB">
        <w:rPr>
          <w:rFonts w:ascii="Times New Roman" w:hAnsi="Times New Roman"/>
          <w:sz w:val="24"/>
          <w:szCs w:val="23"/>
        </w:rPr>
        <w:t>67</w:t>
      </w:r>
      <w:r w:rsidR="002B0810" w:rsidRPr="001D5799">
        <w:rPr>
          <w:rFonts w:ascii="Times New Roman" w:hAnsi="Times New Roman"/>
          <w:sz w:val="24"/>
          <w:szCs w:val="23"/>
        </w:rPr>
        <w:fldChar w:fldCharType="end"/>
      </w:r>
      <w:r w:rsidR="002B0810" w:rsidRPr="001D5799">
        <w:rPr>
          <w:rFonts w:ascii="Times New Roman" w:hAnsi="Times New Roman"/>
          <w:sz w:val="24"/>
          <w:szCs w:val="23"/>
        </w:rPr>
        <w:t>]</w:t>
      </w:r>
      <w:r w:rsidRPr="001D5799">
        <w:rPr>
          <w:rFonts w:ascii="Times New Roman" w:hAnsi="Times New Roman"/>
          <w:sz w:val="24"/>
          <w:szCs w:val="23"/>
        </w:rPr>
        <w:t xml:space="preserve">. </w:t>
      </w:r>
      <w:r w:rsidR="00297592" w:rsidRPr="001D5799">
        <w:rPr>
          <w:rFonts w:ascii="Times New Roman" w:hAnsi="Times New Roman"/>
          <w:sz w:val="24"/>
          <w:szCs w:val="23"/>
        </w:rPr>
        <w:t>Briefly, the underlying idea is that users of BFO are constrained in the creation of domain ontologies in such a way as to promote consistency in ontology development [</w:t>
      </w:r>
      <w:r w:rsidR="00297592" w:rsidRPr="001D5799">
        <w:rPr>
          <w:rFonts w:ascii="Times New Roman" w:hAnsi="Times New Roman"/>
          <w:sz w:val="24"/>
          <w:szCs w:val="23"/>
        </w:rPr>
        <w:fldChar w:fldCharType="begin"/>
      </w:r>
      <w:r w:rsidR="00297592" w:rsidRPr="001D5799">
        <w:rPr>
          <w:rFonts w:ascii="Times New Roman" w:hAnsi="Times New Roman"/>
          <w:sz w:val="24"/>
          <w:szCs w:val="23"/>
        </w:rPr>
        <w:instrText xml:space="preserve"> REF _Ref309403777 \r \h </w:instrText>
      </w:r>
      <w:r w:rsidR="00297592" w:rsidRPr="001D5799">
        <w:rPr>
          <w:rFonts w:ascii="Times New Roman" w:hAnsi="Times New Roman"/>
          <w:sz w:val="24"/>
          <w:szCs w:val="23"/>
        </w:rPr>
      </w:r>
      <w:r w:rsidR="00297592" w:rsidRPr="001D5799">
        <w:rPr>
          <w:rFonts w:ascii="Times New Roman" w:hAnsi="Times New Roman"/>
          <w:sz w:val="24"/>
          <w:szCs w:val="23"/>
        </w:rPr>
        <w:fldChar w:fldCharType="separate"/>
      </w:r>
      <w:r w:rsidR="00A908AB">
        <w:rPr>
          <w:rFonts w:ascii="Times New Roman" w:hAnsi="Times New Roman"/>
          <w:sz w:val="24"/>
          <w:szCs w:val="23"/>
        </w:rPr>
        <w:t>19</w:t>
      </w:r>
      <w:r w:rsidR="00297592" w:rsidRPr="001D5799">
        <w:rPr>
          <w:rFonts w:ascii="Times New Roman" w:hAnsi="Times New Roman"/>
          <w:sz w:val="24"/>
          <w:szCs w:val="23"/>
        </w:rPr>
        <w:fldChar w:fldCharType="end"/>
      </w:r>
      <w:r w:rsidR="00774A84">
        <w:rPr>
          <w:rFonts w:ascii="Times New Roman" w:hAnsi="Times New Roman"/>
          <w:sz w:val="24"/>
          <w:szCs w:val="23"/>
        </w:rPr>
        <w:t xml:space="preserve">, </w:t>
      </w:r>
      <w:r w:rsidR="00774A84">
        <w:rPr>
          <w:rFonts w:ascii="Times New Roman" w:hAnsi="Times New Roman"/>
          <w:sz w:val="24"/>
          <w:szCs w:val="23"/>
        </w:rPr>
        <w:fldChar w:fldCharType="begin"/>
      </w:r>
      <w:r w:rsidR="00774A84">
        <w:rPr>
          <w:rFonts w:ascii="Times New Roman" w:hAnsi="Times New Roman"/>
          <w:sz w:val="24"/>
          <w:szCs w:val="23"/>
        </w:rPr>
        <w:instrText xml:space="preserve"> REF _Ref313200298 \r \h </w:instrText>
      </w:r>
      <w:r w:rsidR="00774A84">
        <w:rPr>
          <w:rFonts w:ascii="Times New Roman" w:hAnsi="Times New Roman"/>
          <w:sz w:val="24"/>
          <w:szCs w:val="23"/>
        </w:rPr>
      </w:r>
      <w:r w:rsidR="00774A84">
        <w:rPr>
          <w:rFonts w:ascii="Times New Roman" w:hAnsi="Times New Roman"/>
          <w:sz w:val="24"/>
          <w:szCs w:val="23"/>
        </w:rPr>
        <w:fldChar w:fldCharType="separate"/>
      </w:r>
      <w:r w:rsidR="00A908AB">
        <w:rPr>
          <w:rFonts w:ascii="Times New Roman" w:hAnsi="Times New Roman"/>
          <w:sz w:val="24"/>
          <w:szCs w:val="23"/>
        </w:rPr>
        <w:t>78</w:t>
      </w:r>
      <w:r w:rsidR="00774A84">
        <w:rPr>
          <w:rFonts w:ascii="Times New Roman" w:hAnsi="Times New Roman"/>
          <w:sz w:val="24"/>
          <w:szCs w:val="23"/>
        </w:rPr>
        <w:fldChar w:fldCharType="end"/>
      </w:r>
      <w:r w:rsidR="00297592" w:rsidRPr="001D5799">
        <w:rPr>
          <w:rFonts w:ascii="Times New Roman" w:hAnsi="Times New Roman"/>
          <w:sz w:val="24"/>
          <w:szCs w:val="23"/>
        </w:rPr>
        <w:t>].</w:t>
      </w:r>
    </w:p>
    <w:p w14:paraId="35AE25DA" w14:textId="77777777" w:rsidR="00CF7DCA"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future version of this document will provide information on how terms representing attributive classes can be used to simplify the definitions create</w:t>
      </w:r>
      <w:r w:rsidR="00C05099">
        <w:rPr>
          <w:rFonts w:ascii="Times New Roman" w:hAnsi="Times New Roman"/>
          <w:sz w:val="24"/>
          <w:szCs w:val="23"/>
        </w:rPr>
        <w:t>d in BFO-conformant ontologies.</w:t>
      </w:r>
    </w:p>
    <w:p w14:paraId="74EEE433" w14:textId="77777777" w:rsidR="00480A86" w:rsidRPr="004258EB" w:rsidRDefault="004258EB" w:rsidP="004258EB">
      <w:pPr>
        <w:spacing w:line="360" w:lineRule="auto"/>
        <w:jc w:val="both"/>
        <w:rPr>
          <w:rFonts w:ascii="Times New Roman" w:hAnsi="Times New Roman"/>
          <w:sz w:val="24"/>
          <w:szCs w:val="24"/>
        </w:rPr>
      </w:pPr>
      <w:r w:rsidRPr="001D5799">
        <w:rPr>
          <w:rFonts w:ascii="Times New Roman" w:hAnsi="Times New Roman"/>
          <w:sz w:val="24"/>
          <w:szCs w:val="23"/>
        </w:rPr>
        <w:t xml:space="preserve">Attributive class terms may be formed </w:t>
      </w:r>
      <w:r w:rsidRPr="001D5799">
        <w:rPr>
          <w:rFonts w:ascii="Times New Roman" w:hAnsi="Times New Roman"/>
          <w:i/>
          <w:sz w:val="24"/>
          <w:szCs w:val="23"/>
        </w:rPr>
        <w:t>ad lib</w:t>
      </w:r>
      <w:r w:rsidR="00D17B61">
        <w:rPr>
          <w:rFonts w:ascii="Times New Roman" w:hAnsi="Times New Roman"/>
          <w:i/>
          <w:sz w:val="24"/>
          <w:szCs w:val="23"/>
        </w:rPr>
        <w:t>it</w:t>
      </w:r>
      <w:r w:rsidRPr="001D5799">
        <w:rPr>
          <w:rFonts w:ascii="Times New Roman" w:hAnsi="Times New Roman"/>
          <w:i/>
          <w:sz w:val="24"/>
          <w:szCs w:val="23"/>
        </w:rPr>
        <w:t>um</w:t>
      </w:r>
      <w:r w:rsidRPr="001D5799">
        <w:rPr>
          <w:rFonts w:ascii="Times New Roman" w:hAnsi="Times New Roman"/>
          <w:sz w:val="24"/>
          <w:szCs w:val="23"/>
        </w:rPr>
        <w:t>, but only if the genus in terms of which they are defined is a material universal.</w:t>
      </w:r>
      <w:r w:rsidRPr="001D5799">
        <w:rPr>
          <w:rFonts w:ascii="Times New Roman" w:hAnsi="Times New Roman"/>
          <w:i/>
          <w:sz w:val="24"/>
          <w:szCs w:val="23"/>
        </w:rPr>
        <w:t xml:space="preserve"> </w:t>
      </w:r>
      <w:r w:rsidRPr="001D5799">
        <w:rPr>
          <w:rFonts w:ascii="Times New Roman" w:hAnsi="Times New Roman"/>
          <w:sz w:val="24"/>
          <w:szCs w:val="23"/>
        </w:rPr>
        <w:t xml:space="preserve">This restriction implies </w:t>
      </w:r>
      <w:r w:rsidR="00DF5FFB" w:rsidRPr="001D5799">
        <w:rPr>
          <w:rFonts w:ascii="Times New Roman" w:hAnsi="Times New Roman"/>
          <w:sz w:val="24"/>
          <w:szCs w:val="23"/>
        </w:rPr>
        <w:t xml:space="preserve">that terms referring to attributive classes </w:t>
      </w:r>
      <w:r w:rsidRPr="001D5799">
        <w:rPr>
          <w:rFonts w:ascii="Times New Roman" w:hAnsi="Times New Roman"/>
          <w:sz w:val="24"/>
          <w:szCs w:val="23"/>
        </w:rPr>
        <w:t xml:space="preserve">must be </w:t>
      </w:r>
      <w:r w:rsidR="00DF5FFB" w:rsidRPr="001D5799">
        <w:rPr>
          <w:rFonts w:ascii="Times New Roman" w:hAnsi="Times New Roman"/>
          <w:sz w:val="24"/>
          <w:szCs w:val="23"/>
        </w:rPr>
        <w:t>distinguished from mere abbreviations</w:t>
      </w:r>
      <w:r w:rsidRPr="001D5799">
        <w:rPr>
          <w:rFonts w:ascii="Times New Roman" w:hAnsi="Times New Roman"/>
          <w:sz w:val="24"/>
          <w:szCs w:val="23"/>
        </w:rPr>
        <w:t xml:space="preserve"> – for example ‘bodily feature’, which i</w:t>
      </w:r>
      <w:r w:rsidR="00DF5FFB" w:rsidRPr="001D5799">
        <w:rPr>
          <w:rFonts w:ascii="Times New Roman" w:hAnsi="Times New Roman"/>
          <w:sz w:val="24"/>
          <w:szCs w:val="23"/>
        </w:rPr>
        <w:t xml:space="preserve">s used in the </w:t>
      </w:r>
      <w:hyperlink r:id="rId19" w:history="1">
        <w:r w:rsidR="00DF5FFB" w:rsidRPr="001D5799">
          <w:rPr>
            <w:rStyle w:val="Hyperlink"/>
            <w:rFonts w:ascii="Times New Roman" w:hAnsi="Times New Roman"/>
            <w:sz w:val="24"/>
            <w:szCs w:val="23"/>
          </w:rPr>
          <w:t>Ontology for General Medical Science</w:t>
        </w:r>
      </w:hyperlink>
      <w:r w:rsidR="00DF5FFB" w:rsidRPr="001D5799">
        <w:rPr>
          <w:rFonts w:ascii="Times New Roman" w:hAnsi="Times New Roman"/>
          <w:sz w:val="24"/>
          <w:szCs w:val="23"/>
        </w:rPr>
        <w:t xml:space="preserve"> (OGMS) as an abbreviation for: ‘either bodily constituent or bo</w:t>
      </w:r>
      <w:r w:rsidR="00905B7B" w:rsidRPr="001D5799">
        <w:rPr>
          <w:rFonts w:ascii="Times New Roman" w:hAnsi="Times New Roman"/>
          <w:sz w:val="24"/>
          <w:szCs w:val="23"/>
        </w:rPr>
        <w:t>dily quality or bodily process’</w:t>
      </w:r>
      <w:r w:rsidR="00DF5FFB" w:rsidRPr="001D5799">
        <w:rPr>
          <w:rFonts w:ascii="Times New Roman" w:hAnsi="Times New Roman"/>
          <w:sz w:val="24"/>
          <w:szCs w:val="23"/>
        </w:rPr>
        <w:t>.</w:t>
      </w:r>
    </w:p>
    <w:p w14:paraId="0BB567B9" w14:textId="77777777" w:rsidR="00CF7DCA" w:rsidRPr="001D5799" w:rsidRDefault="00CF7DCA" w:rsidP="009B5669">
      <w:pPr>
        <w:spacing w:beforeLines="1" w:before="2" w:afterLines="1" w:after="2" w:line="360" w:lineRule="auto"/>
        <w:jc w:val="both"/>
        <w:rPr>
          <w:rFonts w:ascii="Times New Roman" w:hAnsi="Times New Roman"/>
          <w:sz w:val="24"/>
          <w:szCs w:val="23"/>
        </w:rPr>
      </w:pPr>
    </w:p>
    <w:p w14:paraId="4958ECF6" w14:textId="77777777" w:rsidR="006401B0" w:rsidRDefault="006401B0" w:rsidP="006401B0">
      <w:pPr>
        <w:pStyle w:val="Heading2"/>
        <w:spacing w:line="360" w:lineRule="auto"/>
        <w:rPr>
          <w:sz w:val="24"/>
          <w:szCs w:val="24"/>
        </w:rPr>
      </w:pPr>
      <w:bookmarkStart w:id="619" w:name="_Toc313270686"/>
      <w:r w:rsidRPr="00482568">
        <w:rPr>
          <w:sz w:val="24"/>
          <w:szCs w:val="24"/>
        </w:rPr>
        <w:t xml:space="preserve">The </w:t>
      </w:r>
      <w:r w:rsidR="001D5799">
        <w:rPr>
          <w:sz w:val="24"/>
          <w:szCs w:val="24"/>
        </w:rPr>
        <w:t>instantiation</w:t>
      </w:r>
      <w:r w:rsidR="009F4ABF">
        <w:rPr>
          <w:sz w:val="24"/>
          <w:szCs w:val="24"/>
        </w:rPr>
        <w:t xml:space="preserve"> </w:t>
      </w:r>
      <w:r w:rsidRPr="00482568">
        <w:rPr>
          <w:sz w:val="24"/>
          <w:szCs w:val="24"/>
        </w:rPr>
        <w:t>relation</w:t>
      </w:r>
      <w:bookmarkEnd w:id="619"/>
    </w:p>
    <w:p w14:paraId="73878184" w14:textId="77777777" w:rsidR="006401B0" w:rsidRDefault="006401B0" w:rsidP="006401B0"/>
    <w:p w14:paraId="3080913A" w14:textId="77777777" w:rsidR="009F4ABF" w:rsidRDefault="009F4ABF" w:rsidP="00757B5A">
      <w:pPr>
        <w:spacing w:line="360" w:lineRule="auto"/>
        <w:rPr>
          <w:rFonts w:ascii="Times New Roman" w:eastAsia="Times New Roman" w:hAnsi="Times New Roman"/>
          <w:color w:val="000000"/>
          <w:sz w:val="24"/>
          <w:szCs w:val="23"/>
        </w:rPr>
      </w:pPr>
      <w:r>
        <w:rPr>
          <w:rFonts w:ascii="Times New Roman" w:eastAsia="Times New Roman" w:hAnsi="Times New Roman"/>
          <w:color w:val="000000"/>
          <w:sz w:val="24"/>
          <w:szCs w:val="23"/>
        </w:rPr>
        <w:t xml:space="preserve">The </w:t>
      </w:r>
      <w:r>
        <w:rPr>
          <w:rFonts w:ascii="Times New Roman" w:eastAsia="Times New Roman" w:hAnsi="Times New Roman"/>
          <w:b/>
          <w:color w:val="000000"/>
          <w:sz w:val="24"/>
          <w:szCs w:val="23"/>
        </w:rPr>
        <w:t xml:space="preserve">instance_of </w:t>
      </w:r>
      <w:r>
        <w:rPr>
          <w:rFonts w:ascii="Times New Roman" w:eastAsia="Times New Roman" w:hAnsi="Times New Roman"/>
          <w:color w:val="000000"/>
          <w:sz w:val="24"/>
          <w:szCs w:val="23"/>
        </w:rPr>
        <w:t>relation holds between particulars and universals. It comes in two forms, for continuants (</w:t>
      </w:r>
      <w:r w:rsidRPr="009F4ABF">
        <w:rPr>
          <w:rFonts w:ascii="Times New Roman" w:eastAsia="Times New Roman" w:hAnsi="Times New Roman"/>
          <w:i/>
          <w:color w:val="000000"/>
          <w:sz w:val="24"/>
          <w:szCs w:val="23"/>
        </w:rPr>
        <w:t>C</w:t>
      </w:r>
      <w:r>
        <w:rPr>
          <w:rFonts w:ascii="Times New Roman" w:eastAsia="Times New Roman" w:hAnsi="Times New Roman"/>
          <w:color w:val="000000"/>
          <w:sz w:val="24"/>
          <w:szCs w:val="23"/>
        </w:rPr>
        <w:t>,</w:t>
      </w:r>
      <w:r w:rsidRPr="009F4ABF">
        <w:rPr>
          <w:rFonts w:ascii="Times New Roman" w:eastAsia="Times New Roman" w:hAnsi="Times New Roman"/>
          <w:i/>
          <w:iCs/>
          <w:color w:val="000000"/>
          <w:sz w:val="24"/>
          <w:szCs w:val="23"/>
          <w:bdr w:val="none" w:sz="0" w:space="0" w:color="auto" w:frame="1"/>
        </w:rPr>
        <w:t xml:space="preserve">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xml:space="preserve">, …) </w:t>
      </w:r>
      <w:r w:rsidRPr="009F4ABF">
        <w:rPr>
          <w:rFonts w:ascii="Times New Roman" w:eastAsia="Times New Roman" w:hAnsi="Times New Roman"/>
          <w:color w:val="000000"/>
          <w:sz w:val="24"/>
          <w:szCs w:val="23"/>
        </w:rPr>
        <w:t>and</w:t>
      </w:r>
      <w:r>
        <w:rPr>
          <w:rFonts w:ascii="Times New Roman" w:eastAsia="Times New Roman" w:hAnsi="Times New Roman"/>
          <w:color w:val="000000"/>
          <w:sz w:val="24"/>
          <w:szCs w:val="23"/>
        </w:rPr>
        <w:t xml:space="preserve"> occurrents (</w:t>
      </w:r>
      <w:r>
        <w:rPr>
          <w:rFonts w:ascii="Times New Roman" w:eastAsia="Times New Roman" w:hAnsi="Times New Roman"/>
          <w:i/>
          <w:color w:val="000000"/>
          <w:sz w:val="24"/>
          <w:szCs w:val="23"/>
        </w:rPr>
        <w:t>P</w:t>
      </w:r>
      <w:r>
        <w:rPr>
          <w:rFonts w:ascii="Times New Roman" w:eastAsia="Times New Roman" w:hAnsi="Times New Roman"/>
          <w:color w:val="000000"/>
          <w:sz w:val="24"/>
          <w:szCs w:val="23"/>
        </w:rPr>
        <w:t xml:space="preserve">, </w:t>
      </w:r>
      <w:r>
        <w:rPr>
          <w:rFonts w:ascii="Times New Roman" w:eastAsia="Times New Roman" w:hAnsi="Times New Roman"/>
          <w:i/>
          <w:color w:val="000000"/>
          <w:sz w:val="24"/>
          <w:szCs w:val="23"/>
        </w:rPr>
        <w:t>P</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 as follows:</w:t>
      </w:r>
    </w:p>
    <w:p w14:paraId="4F5023AE" w14:textId="77777777" w:rsidR="009F4ABF" w:rsidRPr="006D4A81"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t>Elucidation</w:t>
      </w:r>
      <w:r>
        <w:rPr>
          <w:smallCaps/>
        </w:rPr>
        <w:t xml:space="preserve">: </w:t>
      </w:r>
    </w:p>
    <w:p w14:paraId="50759A3C" w14:textId="77777777"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 xml:space="preserve">t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9F4ABF">
        <w:rPr>
          <w:rFonts w:ascii="Times New Roman" w:eastAsia="Times New Roman" w:hAnsi="Times New Roman"/>
          <w:i/>
          <w:iCs/>
          <w:color w:val="000000"/>
          <w:sz w:val="24"/>
          <w:szCs w:val="23"/>
          <w:bdr w:val="none" w:sz="0" w:space="0" w:color="auto" w:frame="1"/>
        </w:rPr>
        <w:t>continuant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c </w:t>
      </w:r>
      <w:r w:rsidRPr="00757B5A">
        <w:rPr>
          <w:rFonts w:ascii="Times New Roman" w:eastAsia="Times New Roman" w:hAnsi="Times New Roman"/>
          <w:b/>
          <w:iCs/>
          <w:color w:val="000000"/>
          <w:sz w:val="24"/>
          <w:szCs w:val="23"/>
          <w:bdr w:val="none" w:sz="0" w:space="0" w:color="auto" w:frame="1"/>
        </w:rPr>
        <w:t>instantiates</w:t>
      </w:r>
      <w:r>
        <w:rPr>
          <w:rFonts w:ascii="Times New Roman" w:eastAsia="Times New Roman" w:hAnsi="Times New Roman"/>
          <w:iCs/>
          <w:color w:val="000000"/>
          <w:sz w:val="24"/>
          <w:szCs w:val="23"/>
          <w:bdr w:val="none" w:sz="0" w:space="0" w:color="auto" w:frame="1"/>
        </w:rPr>
        <w:t xml:space="preserve"> the universal </w:t>
      </w:r>
      <w:r>
        <w:rPr>
          <w:rFonts w:ascii="Times New Roman" w:eastAsia="Times New Roman" w:hAnsi="Times New Roman"/>
          <w:i/>
          <w:iCs/>
          <w:color w:val="000000"/>
          <w:sz w:val="24"/>
          <w:szCs w:val="23"/>
          <w:bdr w:val="none" w:sz="0" w:space="0" w:color="auto" w:frame="1"/>
        </w:rPr>
        <w:t>C</w:t>
      </w:r>
    </w:p>
    <w:p w14:paraId="4AAAC956" w14:textId="77777777" w:rsidR="009F4ABF" w:rsidRDefault="009F4ABF" w:rsidP="006401B0">
      <w:pPr>
        <w:rPr>
          <w:i/>
        </w:rPr>
      </w:pPr>
    </w:p>
    <w:p w14:paraId="14FAC468" w14:textId="77777777"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w:t>
      </w:r>
      <w:r w:rsidRPr="001D5799">
        <w:rPr>
          <w:rFonts w:ascii="Times New Roman" w:eastAsia="Times New Roman" w:hAnsi="Times New Roman"/>
          <w:b/>
          <w:bCs/>
          <w:color w:val="000000"/>
          <w:sz w:val="24"/>
          <w:szCs w:val="23"/>
          <w:bdr w:val="none" w:sz="0" w:space="0" w:color="auto" w:frame="1"/>
        </w:rPr>
        <w:t>instance_of </w:t>
      </w: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xml:space="preserve">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757B5A">
        <w:rPr>
          <w:rFonts w:ascii="Times New Roman" w:eastAsia="Times New Roman" w:hAnsi="Times New Roman"/>
          <w:i/>
          <w:iCs/>
          <w:color w:val="000000"/>
          <w:sz w:val="24"/>
          <w:szCs w:val="23"/>
          <w:bdr w:val="none" w:sz="0" w:space="0" w:color="auto" w:frame="1"/>
        </w:rPr>
        <w:t>occurrent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p </w:t>
      </w:r>
      <w:r w:rsidRPr="00757B5A">
        <w:rPr>
          <w:rFonts w:ascii="Times New Roman" w:eastAsia="Times New Roman" w:hAnsi="Times New Roman"/>
          <w:b/>
          <w:iCs/>
          <w:color w:val="000000"/>
          <w:sz w:val="24"/>
          <w:szCs w:val="23"/>
          <w:bdr w:val="none" w:sz="0" w:space="0" w:color="auto" w:frame="1"/>
        </w:rPr>
        <w:t xml:space="preserve">instantiates </w:t>
      </w:r>
      <w:r>
        <w:rPr>
          <w:rFonts w:ascii="Times New Roman" w:eastAsia="Times New Roman" w:hAnsi="Times New Roman"/>
          <w:iCs/>
          <w:color w:val="000000"/>
          <w:sz w:val="24"/>
          <w:szCs w:val="23"/>
          <w:bdr w:val="none" w:sz="0" w:space="0" w:color="auto" w:frame="1"/>
        </w:rPr>
        <w:t xml:space="preserve">the universal </w:t>
      </w:r>
      <w:r>
        <w:rPr>
          <w:rFonts w:ascii="Times New Roman" w:eastAsia="Times New Roman" w:hAnsi="Times New Roman"/>
          <w:i/>
          <w:iCs/>
          <w:color w:val="000000"/>
          <w:sz w:val="24"/>
          <w:szCs w:val="23"/>
          <w:bdr w:val="none" w:sz="0" w:space="0" w:color="auto" w:frame="1"/>
        </w:rPr>
        <w:t>P.</w:t>
      </w:r>
    </w:p>
    <w:p w14:paraId="734D8D4A" w14:textId="77777777" w:rsidR="009F4ABF" w:rsidRDefault="009F4ABF" w:rsidP="006401B0">
      <w:pPr>
        <w:rPr>
          <w:i/>
        </w:rPr>
      </w:pPr>
    </w:p>
    <w:p w14:paraId="013242FA" w14:textId="77777777" w:rsidR="009F4ABF" w:rsidRPr="009F4ABF"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b/>
          <w:i/>
          <w:color w:val="000000"/>
          <w:sz w:val="17"/>
          <w:szCs w:val="17"/>
        </w:rPr>
      </w:pPr>
      <w:r w:rsidRPr="006401B0">
        <w:rPr>
          <w:smallCaps/>
        </w:rPr>
        <w:t>E</w:t>
      </w:r>
      <w:r>
        <w:rPr>
          <w:smallCaps/>
        </w:rPr>
        <w:t xml:space="preserve">xamples: </w:t>
      </w:r>
      <w:r>
        <w:t xml:space="preserve">John </w:t>
      </w:r>
      <w:r>
        <w:rPr>
          <w:b/>
        </w:rPr>
        <w:t xml:space="preserve">instance_of </w:t>
      </w:r>
      <w:r>
        <w:rPr>
          <w:i/>
        </w:rPr>
        <w:t xml:space="preserve">adult </w:t>
      </w:r>
      <w:r>
        <w:rPr>
          <w:b/>
        </w:rPr>
        <w:t xml:space="preserve">at </w:t>
      </w:r>
      <w:r>
        <w:t xml:space="preserve">2012, this laptop </w:t>
      </w:r>
      <w:r>
        <w:rPr>
          <w:b/>
        </w:rPr>
        <w:t>instance_of</w:t>
      </w:r>
      <w:r>
        <w:t xml:space="preserve"> </w:t>
      </w:r>
      <w:r>
        <w:rPr>
          <w:i/>
        </w:rPr>
        <w:t xml:space="preserve">laptop </w:t>
      </w:r>
      <w:r w:rsidRPr="009F4ABF">
        <w:rPr>
          <w:b/>
        </w:rPr>
        <w:t>at</w:t>
      </w:r>
      <w:r>
        <w:t xml:space="preserve"> 2012, 2012 </w:t>
      </w:r>
      <w:r>
        <w:rPr>
          <w:b/>
        </w:rPr>
        <w:t xml:space="preserve">instance_of </w:t>
      </w:r>
      <w:r w:rsidRPr="009F4ABF">
        <w:rPr>
          <w:i/>
        </w:rPr>
        <w:t>temporal region</w:t>
      </w:r>
      <w:r>
        <w:t xml:space="preserve">, John’s birth </w:t>
      </w:r>
      <w:r>
        <w:rPr>
          <w:b/>
        </w:rPr>
        <w:t xml:space="preserve">instance_of </w:t>
      </w:r>
      <w:r w:rsidRPr="009F4ABF">
        <w:rPr>
          <w:i/>
        </w:rPr>
        <w:t>process</w:t>
      </w:r>
      <w:r>
        <w:rPr>
          <w:i/>
        </w:rPr>
        <w:t>.</w:t>
      </w:r>
    </w:p>
    <w:p w14:paraId="0040244D" w14:textId="77777777" w:rsidR="009F4ABF" w:rsidRPr="009F4ABF" w:rsidRDefault="009F4ABF" w:rsidP="006401B0">
      <w:pPr>
        <w:rPr>
          <w:b/>
        </w:rPr>
      </w:pPr>
      <w:r>
        <w:rPr>
          <w:rFonts w:ascii="Times New Roman" w:eastAsia="Times New Roman" w:hAnsi="Times New Roman"/>
          <w:color w:val="000000"/>
          <w:sz w:val="24"/>
          <w:szCs w:val="23"/>
        </w:rPr>
        <w:t xml:space="preserve">The </w:t>
      </w:r>
      <w:r w:rsidRPr="009F4ABF">
        <w:rPr>
          <w:rFonts w:ascii="Times New Roman" w:eastAsia="Times New Roman" w:hAnsi="Times New Roman"/>
          <w:i/>
          <w:color w:val="000000"/>
          <w:sz w:val="24"/>
          <w:szCs w:val="23"/>
        </w:rPr>
        <w:t>is_a</w:t>
      </w:r>
      <w:r>
        <w:rPr>
          <w:rFonts w:ascii="Times New Roman" w:eastAsia="Times New Roman" w:hAnsi="Times New Roman"/>
          <w:i/>
          <w:color w:val="000000"/>
          <w:sz w:val="24"/>
          <w:szCs w:val="23"/>
        </w:rPr>
        <w:t xml:space="preserve"> </w:t>
      </w:r>
      <w:r>
        <w:rPr>
          <w:rFonts w:ascii="Times New Roman" w:eastAsia="Times New Roman" w:hAnsi="Times New Roman"/>
          <w:color w:val="000000"/>
          <w:sz w:val="24"/>
          <w:szCs w:val="23"/>
        </w:rPr>
        <w:t xml:space="preserve">relation is the subtype or subuniversal relation between universals or types. </w:t>
      </w:r>
    </w:p>
    <w:p w14:paraId="37BD4949" w14:textId="77777777" w:rsidR="006D4A81" w:rsidRPr="006D4A81" w:rsidRDefault="006401B0" w:rsidP="006D4A81">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t>Elucidation</w:t>
      </w:r>
      <w:r>
        <w:rPr>
          <w:smallCaps/>
        </w:rPr>
        <w:t xml:space="preserve">: </w:t>
      </w:r>
    </w:p>
    <w:p w14:paraId="73B1340B" w14:textId="77777777" w:rsidR="006D4A81" w:rsidRPr="001D5799"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C is_a 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rPr>
        <w:t>,</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t</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w:t>
      </w:r>
    </w:p>
    <w:p w14:paraId="7026791D" w14:textId="77777777" w:rsidR="006D4A81" w:rsidRPr="006D4A81"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p>
    <w:p w14:paraId="0F0135C4" w14:textId="77777777"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P is_a P</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vertAlign w:val="subscript"/>
        </w:rPr>
        <w:t>1</w:t>
      </w:r>
    </w:p>
    <w:p w14:paraId="3C7846CB" w14:textId="77777777"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p>
    <w:p w14:paraId="6D40A220" w14:textId="77777777" w:rsidR="006D4A81" w:rsidRPr="006D4A81" w:rsidRDefault="006D4A81" w:rsidP="006401B0">
      <w:pPr>
        <w:spacing w:line="360" w:lineRule="auto"/>
        <w:jc w:val="both"/>
        <w:rPr>
          <w:rFonts w:ascii="Times New Roman" w:hAnsi="Times New Roman"/>
          <w:i/>
          <w:sz w:val="24"/>
          <w:szCs w:val="24"/>
        </w:rPr>
      </w:pPr>
      <w:r>
        <w:rPr>
          <w:rFonts w:ascii="Times New Roman" w:hAnsi="Times New Roman"/>
          <w:sz w:val="24"/>
          <w:szCs w:val="24"/>
        </w:rPr>
        <w:t>where ‘</w:t>
      </w:r>
      <w:r>
        <w:rPr>
          <w:rFonts w:ascii="Times New Roman" w:hAnsi="Times New Roman"/>
          <w:i/>
          <w:sz w:val="24"/>
          <w:szCs w:val="24"/>
        </w:rPr>
        <w:t>C</w:t>
      </w:r>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stand for </w:t>
      </w:r>
      <w:r w:rsidRPr="00757B5A">
        <w:rPr>
          <w:rFonts w:ascii="Times New Roman" w:hAnsi="Times New Roman"/>
          <w:i/>
          <w:sz w:val="24"/>
          <w:szCs w:val="24"/>
        </w:rPr>
        <w:t>continuant</w:t>
      </w:r>
      <w:r>
        <w:rPr>
          <w:rFonts w:ascii="Times New Roman" w:hAnsi="Times New Roman"/>
          <w:sz w:val="24"/>
          <w:szCs w:val="24"/>
        </w:rPr>
        <w:t xml:space="preserve"> types and ‘</w:t>
      </w:r>
      <w:r>
        <w:rPr>
          <w:rFonts w:ascii="Times New Roman" w:hAnsi="Times New Roman"/>
          <w:i/>
          <w:sz w:val="24"/>
          <w:szCs w:val="24"/>
        </w:rPr>
        <w:t>P</w:t>
      </w:r>
      <w:r>
        <w:rPr>
          <w:rFonts w:ascii="Times New Roman" w:hAnsi="Times New Roman"/>
          <w:sz w:val="24"/>
          <w:szCs w:val="24"/>
        </w:rPr>
        <w:t>’, ‘</w:t>
      </w:r>
      <w:r>
        <w:rPr>
          <w:rFonts w:ascii="Times New Roman" w:hAnsi="Times New Roman"/>
          <w:i/>
          <w:sz w:val="24"/>
          <w:szCs w:val="24"/>
        </w:rPr>
        <w:t>P</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for </w:t>
      </w:r>
      <w:r w:rsidRPr="00757B5A">
        <w:rPr>
          <w:rFonts w:ascii="Times New Roman" w:hAnsi="Times New Roman"/>
          <w:i/>
          <w:sz w:val="24"/>
          <w:szCs w:val="24"/>
        </w:rPr>
        <w:t>occurrent</w:t>
      </w:r>
      <w:r>
        <w:rPr>
          <w:rFonts w:ascii="Times New Roman" w:hAnsi="Times New Roman"/>
          <w:sz w:val="24"/>
          <w:szCs w:val="24"/>
        </w:rPr>
        <w:t xml:space="preserve"> types. </w:t>
      </w:r>
    </w:p>
    <w:p w14:paraId="6398914C" w14:textId="77777777" w:rsidR="006D4A81" w:rsidRDefault="006D4A81" w:rsidP="006401B0">
      <w:pPr>
        <w:spacing w:line="360" w:lineRule="auto"/>
        <w:jc w:val="both"/>
        <w:rPr>
          <w:rFonts w:ascii="Times New Roman" w:hAnsi="Times New Roman"/>
          <w:i/>
          <w:sz w:val="24"/>
          <w:szCs w:val="24"/>
        </w:rPr>
      </w:pPr>
      <w:r w:rsidRPr="006401B0">
        <w:rPr>
          <w:rFonts w:ascii="Times New Roman" w:hAnsi="Times New Roman"/>
          <w:smallCaps/>
          <w:sz w:val="24"/>
          <w:szCs w:val="24"/>
        </w:rPr>
        <w:t>E</w:t>
      </w:r>
      <w:r>
        <w:rPr>
          <w:rFonts w:ascii="Times New Roman" w:hAnsi="Times New Roman"/>
          <w:smallCaps/>
          <w:sz w:val="24"/>
          <w:szCs w:val="24"/>
        </w:rPr>
        <w:t xml:space="preserve">xamples: </w:t>
      </w:r>
      <w:r>
        <w:rPr>
          <w:rFonts w:ascii="Times New Roman" w:hAnsi="Times New Roman"/>
          <w:i/>
          <w:sz w:val="24"/>
          <w:szCs w:val="24"/>
        </w:rPr>
        <w:t>house is_a building</w:t>
      </w:r>
      <w:r>
        <w:rPr>
          <w:rFonts w:ascii="Times New Roman" w:hAnsi="Times New Roman"/>
          <w:sz w:val="24"/>
          <w:szCs w:val="24"/>
        </w:rPr>
        <w:t>,</w:t>
      </w:r>
      <w:r>
        <w:rPr>
          <w:rFonts w:ascii="Times New Roman" w:hAnsi="Times New Roman"/>
          <w:i/>
          <w:sz w:val="24"/>
          <w:szCs w:val="24"/>
        </w:rPr>
        <w:t xml:space="preserve"> symphony is_a musical work of art</w:t>
      </w:r>
      <w:r>
        <w:rPr>
          <w:rFonts w:ascii="Times New Roman" w:hAnsi="Times New Roman"/>
          <w:sz w:val="24"/>
          <w:szCs w:val="24"/>
        </w:rPr>
        <w:t xml:space="preserve">, </w:t>
      </w:r>
      <w:r>
        <w:rPr>
          <w:rFonts w:ascii="Times New Roman" w:hAnsi="Times New Roman"/>
          <w:i/>
          <w:sz w:val="24"/>
          <w:szCs w:val="24"/>
        </w:rPr>
        <w:t>promenade is_a dance step</w:t>
      </w:r>
      <w:r>
        <w:rPr>
          <w:rFonts w:ascii="Times New Roman" w:hAnsi="Times New Roman"/>
          <w:sz w:val="24"/>
          <w:szCs w:val="24"/>
        </w:rPr>
        <w:t xml:space="preserve">, </w:t>
      </w:r>
      <w:r>
        <w:rPr>
          <w:rFonts w:ascii="Times New Roman" w:hAnsi="Times New Roman"/>
          <w:i/>
          <w:sz w:val="24"/>
          <w:szCs w:val="24"/>
        </w:rPr>
        <w:t>promise is_a speech act</w:t>
      </w:r>
    </w:p>
    <w:p w14:paraId="6F0AEB32" w14:textId="77777777" w:rsidR="006401B0" w:rsidRPr="006401B0" w:rsidRDefault="006D4A81" w:rsidP="00497695">
      <w:pPr>
        <w:spacing w:line="360" w:lineRule="auto"/>
        <w:jc w:val="both"/>
        <w:rPr>
          <w:rFonts w:ascii="Times New Roman" w:hAnsi="Times New Roman"/>
          <w:sz w:val="24"/>
          <w:szCs w:val="24"/>
        </w:rPr>
      </w:pPr>
      <w:r>
        <w:rPr>
          <w:rFonts w:ascii="Times New Roman" w:hAnsi="Times New Roman"/>
          <w:sz w:val="24"/>
          <w:szCs w:val="24"/>
        </w:rPr>
        <w:t>What counts as a type in a given domain is a matter for domain ontologists to determine</w:t>
      </w:r>
      <w:r w:rsidR="009F4ABF">
        <w:rPr>
          <w:rFonts w:ascii="Times New Roman" w:hAnsi="Times New Roman"/>
          <w:sz w:val="24"/>
          <w:szCs w:val="24"/>
        </w:rPr>
        <w:t xml:space="preserve">. In </w:t>
      </w:r>
      <w:r w:rsidR="002C7189">
        <w:rPr>
          <w:rFonts w:ascii="Times New Roman" w:hAnsi="Times New Roman"/>
          <w:sz w:val="24"/>
          <w:szCs w:val="24"/>
        </w:rPr>
        <w:t xml:space="preserve">all </w:t>
      </w:r>
      <w:r w:rsidR="009F4ABF">
        <w:rPr>
          <w:rFonts w:ascii="Times New Roman" w:hAnsi="Times New Roman"/>
          <w:sz w:val="24"/>
          <w:szCs w:val="24"/>
        </w:rPr>
        <w:t xml:space="preserve">domains, types are those general or repeatable entities </w:t>
      </w:r>
      <w:r w:rsidR="00497695">
        <w:rPr>
          <w:rFonts w:ascii="Times New Roman" w:hAnsi="Times New Roman"/>
          <w:sz w:val="24"/>
          <w:szCs w:val="24"/>
        </w:rPr>
        <w:t xml:space="preserve">which correspond </w:t>
      </w:r>
      <w:r w:rsidR="009F4ABF">
        <w:rPr>
          <w:rFonts w:ascii="Times New Roman" w:hAnsi="Times New Roman"/>
          <w:sz w:val="24"/>
          <w:szCs w:val="24"/>
        </w:rPr>
        <w:t xml:space="preserve">to </w:t>
      </w:r>
      <w:r w:rsidR="006C768A">
        <w:rPr>
          <w:rFonts w:ascii="Times New Roman" w:hAnsi="Times New Roman"/>
          <w:sz w:val="24"/>
          <w:szCs w:val="24"/>
        </w:rPr>
        <w:t xml:space="preserve">terms that are reused </w:t>
      </w:r>
      <w:r w:rsidR="002C7189">
        <w:rPr>
          <w:rFonts w:ascii="Times New Roman" w:hAnsi="Times New Roman"/>
          <w:sz w:val="24"/>
          <w:szCs w:val="24"/>
        </w:rPr>
        <w:t xml:space="preserve">in multiple different sorts of contexts </w:t>
      </w:r>
      <w:r w:rsidR="006C768A">
        <w:rPr>
          <w:rFonts w:ascii="Times New Roman" w:hAnsi="Times New Roman"/>
          <w:sz w:val="24"/>
          <w:szCs w:val="24"/>
        </w:rPr>
        <w:t xml:space="preserve">to </w:t>
      </w:r>
      <w:r w:rsidR="00497695">
        <w:rPr>
          <w:rFonts w:ascii="Times New Roman" w:hAnsi="Times New Roman"/>
          <w:sz w:val="24"/>
          <w:szCs w:val="24"/>
        </w:rPr>
        <w:t xml:space="preserve">refer to multiple different collections of particulars </w:t>
      </w:r>
      <w:r w:rsidR="002C7189">
        <w:rPr>
          <w:rFonts w:ascii="Times New Roman" w:hAnsi="Times New Roman"/>
          <w:sz w:val="24"/>
          <w:szCs w:val="24"/>
        </w:rPr>
        <w:t>and on the basis of multiple</w:t>
      </w:r>
      <w:r w:rsidR="006C768A">
        <w:rPr>
          <w:rFonts w:ascii="Times New Roman" w:hAnsi="Times New Roman"/>
          <w:sz w:val="24"/>
          <w:szCs w:val="24"/>
        </w:rPr>
        <w:t xml:space="preserve"> different sorts of information</w:t>
      </w:r>
      <w:r w:rsidR="002C7189">
        <w:rPr>
          <w:rFonts w:ascii="Times New Roman" w:hAnsi="Times New Roman"/>
          <w:sz w:val="24"/>
          <w:szCs w:val="24"/>
        </w:rPr>
        <w:t>.</w:t>
      </w:r>
      <w:r w:rsidR="00497695">
        <w:rPr>
          <w:rFonts w:ascii="Times New Roman" w:hAnsi="Times New Roman"/>
          <w:sz w:val="24"/>
          <w:szCs w:val="24"/>
        </w:rPr>
        <w:t xml:space="preserve"> </w:t>
      </w:r>
      <w:r w:rsidR="00F07970">
        <w:rPr>
          <w:rFonts w:ascii="Times New Roman" w:hAnsi="Times New Roman"/>
          <w:sz w:val="24"/>
          <w:szCs w:val="24"/>
        </w:rPr>
        <w:t>General terms corresponding to types are those general terms which are used to refer to particulars i</w:t>
      </w:r>
      <w:r w:rsidR="00497695">
        <w:rPr>
          <w:rFonts w:ascii="Times New Roman" w:hAnsi="Times New Roman"/>
          <w:sz w:val="24"/>
          <w:szCs w:val="24"/>
        </w:rPr>
        <w:t xml:space="preserve">n </w:t>
      </w:r>
      <w:r w:rsidR="00F07970">
        <w:rPr>
          <w:rFonts w:ascii="Times New Roman" w:hAnsi="Times New Roman"/>
          <w:sz w:val="24"/>
          <w:szCs w:val="24"/>
        </w:rPr>
        <w:t>a way that picks out what is intrinsic to (some would say essential to) the particular in question. Types in the d</w:t>
      </w:r>
      <w:r w:rsidR="00497695">
        <w:rPr>
          <w:rFonts w:ascii="Times New Roman" w:hAnsi="Times New Roman"/>
          <w:sz w:val="24"/>
          <w:szCs w:val="24"/>
        </w:rPr>
        <w:t>omains of natural science</w:t>
      </w:r>
      <w:r w:rsidR="00F07970">
        <w:rPr>
          <w:rFonts w:ascii="Times New Roman" w:hAnsi="Times New Roman"/>
          <w:sz w:val="24"/>
          <w:szCs w:val="24"/>
        </w:rPr>
        <w:t xml:space="preserve">s </w:t>
      </w:r>
      <w:r w:rsidR="00497695">
        <w:rPr>
          <w:rFonts w:ascii="Times New Roman" w:hAnsi="Times New Roman"/>
          <w:sz w:val="24"/>
          <w:szCs w:val="24"/>
        </w:rPr>
        <w:t xml:space="preserve">are marked further by the fact that the corresponding terms are used in </w:t>
      </w:r>
      <w:r w:rsidR="009F4ABF">
        <w:rPr>
          <w:rFonts w:ascii="Times New Roman" w:hAnsi="Times New Roman"/>
          <w:sz w:val="24"/>
          <w:szCs w:val="24"/>
        </w:rPr>
        <w:t>the formulation of general scientific laws.</w:t>
      </w:r>
      <w:r>
        <w:rPr>
          <w:rFonts w:ascii="Times New Roman" w:hAnsi="Times New Roman"/>
          <w:sz w:val="24"/>
          <w:szCs w:val="24"/>
        </w:rPr>
        <w:t xml:space="preserve"> </w:t>
      </w:r>
    </w:p>
    <w:p w14:paraId="10EDCE29" w14:textId="77777777" w:rsidR="007B59A9" w:rsidRPr="007B59A9" w:rsidRDefault="007B59A9" w:rsidP="007B59A9">
      <w:pPr>
        <w:pStyle w:val="Heading2"/>
        <w:spacing w:line="360" w:lineRule="auto"/>
        <w:rPr>
          <w:sz w:val="24"/>
          <w:szCs w:val="24"/>
        </w:rPr>
      </w:pPr>
      <w:bookmarkStart w:id="620" w:name="_Toc313270687"/>
      <w:r w:rsidRPr="00482568">
        <w:rPr>
          <w:sz w:val="24"/>
          <w:szCs w:val="24"/>
        </w:rPr>
        <w:t>The is_a</w:t>
      </w:r>
      <w:r>
        <w:rPr>
          <w:sz w:val="24"/>
          <w:szCs w:val="24"/>
        </w:rPr>
        <w:t xml:space="preserve"> </w:t>
      </w:r>
      <w:r w:rsidRPr="00482568">
        <w:rPr>
          <w:sz w:val="24"/>
          <w:szCs w:val="24"/>
        </w:rPr>
        <w:t>relation</w:t>
      </w:r>
      <w:bookmarkEnd w:id="620"/>
    </w:p>
    <w:p w14:paraId="0E0AAB14" w14:textId="77777777" w:rsidR="00497695" w:rsidRDefault="006401B0" w:rsidP="006401B0">
      <w:pPr>
        <w:spacing w:line="360" w:lineRule="auto"/>
        <w:jc w:val="both"/>
        <w:rPr>
          <w:rFonts w:ascii="Times New Roman" w:hAnsi="Times New Roman"/>
          <w:sz w:val="24"/>
          <w:szCs w:val="24"/>
        </w:rPr>
      </w:pPr>
      <w:r w:rsidRPr="006401B0">
        <w:rPr>
          <w:rFonts w:ascii="Times New Roman" w:hAnsi="Times New Roman"/>
          <w:sz w:val="24"/>
          <w:szCs w:val="24"/>
        </w:rPr>
        <w:t xml:space="preserve">It is commonly assumed in the literature of knowledge representation that the </w:t>
      </w:r>
      <w:r w:rsidRPr="006401B0">
        <w:rPr>
          <w:rFonts w:ascii="Times New Roman" w:hAnsi="Times New Roman"/>
          <w:i/>
          <w:iCs/>
          <w:sz w:val="24"/>
          <w:szCs w:val="24"/>
        </w:rPr>
        <w:t>is_a</w:t>
      </w:r>
      <w:r w:rsidR="00497695">
        <w:rPr>
          <w:rFonts w:ascii="Times New Roman" w:hAnsi="Times New Roman"/>
          <w:i/>
          <w:iCs/>
          <w:sz w:val="24"/>
          <w:szCs w:val="24"/>
        </w:rPr>
        <w:t xml:space="preserve"> </w:t>
      </w:r>
      <w:r w:rsidR="00497695">
        <w:rPr>
          <w:rFonts w:ascii="Times New Roman" w:hAnsi="Times New Roman"/>
          <w:iCs/>
          <w:sz w:val="24"/>
          <w:szCs w:val="24"/>
        </w:rPr>
        <w:t xml:space="preserve">relation </w:t>
      </w:r>
      <w:r w:rsidRPr="006401B0">
        <w:rPr>
          <w:rFonts w:ascii="Times New Roman" w:hAnsi="Times New Roman"/>
          <w:sz w:val="24"/>
          <w:szCs w:val="24"/>
        </w:rPr>
        <w:t>can be identified with the subset or set inclusion relation with which we are familiar from mathematical set theory. </w:t>
      </w:r>
      <w:r w:rsidRPr="006401B0">
        <w:rPr>
          <w:rFonts w:ascii="Times New Roman" w:hAnsi="Times New Roman"/>
          <w:b/>
          <w:bCs/>
          <w:sz w:val="24"/>
          <w:szCs w:val="24"/>
        </w:rPr>
        <w:t>Instance_of</w:t>
      </w:r>
      <w:r w:rsidRPr="006401B0">
        <w:rPr>
          <w:rFonts w:ascii="Times New Roman" w:hAnsi="Times New Roman"/>
          <w:sz w:val="24"/>
          <w:szCs w:val="24"/>
        </w:rPr>
        <w:t xml:space="preserve"> functions on this reading as a counterpart of the usual set-theoretic </w:t>
      </w:r>
      <w:r w:rsidR="00C05099">
        <w:rPr>
          <w:rFonts w:ascii="Times New Roman" w:hAnsi="Times New Roman"/>
          <w:sz w:val="24"/>
          <w:szCs w:val="24"/>
        </w:rPr>
        <w:t>elementhood</w:t>
      </w:r>
      <w:r w:rsidRPr="006401B0">
        <w:rPr>
          <w:rFonts w:ascii="Times New Roman" w:hAnsi="Times New Roman"/>
          <w:sz w:val="24"/>
          <w:szCs w:val="24"/>
        </w:rPr>
        <w:t xml:space="preserve"> relation. Unfortunately, </w:t>
      </w:r>
      <w:r w:rsidR="00497695">
        <w:rPr>
          <w:rFonts w:ascii="Times New Roman" w:hAnsi="Times New Roman"/>
          <w:sz w:val="24"/>
          <w:szCs w:val="24"/>
        </w:rPr>
        <w:t xml:space="preserve">set-theoretic inclusion is a much more inclusive relation than the </w:t>
      </w:r>
      <w:r w:rsidR="00497695">
        <w:rPr>
          <w:rFonts w:ascii="Times New Roman" w:hAnsi="Times New Roman"/>
          <w:i/>
          <w:sz w:val="24"/>
          <w:szCs w:val="24"/>
        </w:rPr>
        <w:t xml:space="preserve">is_a </w:t>
      </w:r>
      <w:r w:rsidR="00497695">
        <w:rPr>
          <w:rFonts w:ascii="Times New Roman" w:hAnsi="Times New Roman"/>
          <w:sz w:val="24"/>
          <w:szCs w:val="24"/>
        </w:rPr>
        <w:t xml:space="preserve">relation between types because it </w:t>
      </w:r>
      <w:r w:rsidRPr="006401B0">
        <w:rPr>
          <w:rFonts w:ascii="Times New Roman" w:hAnsi="Times New Roman"/>
          <w:sz w:val="24"/>
          <w:szCs w:val="24"/>
        </w:rPr>
        <w:t>admits cases such as: </w:t>
      </w:r>
    </w:p>
    <w:p w14:paraId="4A51C9E0" w14:textId="77777777" w:rsidR="00497695" w:rsidRDefault="00497695" w:rsidP="00497695">
      <w:pPr>
        <w:spacing w:line="360" w:lineRule="auto"/>
        <w:ind w:firstLine="720"/>
        <w:jc w:val="both"/>
        <w:rPr>
          <w:rFonts w:ascii="Times New Roman" w:hAnsi="Times New Roman"/>
          <w:iCs/>
          <w:sz w:val="24"/>
          <w:szCs w:val="24"/>
        </w:rPr>
      </w:pPr>
      <w:r>
        <w:rPr>
          <w:rFonts w:ascii="Times New Roman" w:hAnsi="Times New Roman"/>
          <w:iCs/>
          <w:sz w:val="24"/>
          <w:szCs w:val="24"/>
        </w:rPr>
        <w:t xml:space="preserve">tennis ball </w:t>
      </w:r>
      <w:r w:rsidR="00107843">
        <w:rPr>
          <w:rFonts w:ascii="Times New Roman" w:hAnsi="Times New Roman"/>
          <w:i/>
          <w:iCs/>
          <w:sz w:val="24"/>
          <w:szCs w:val="24"/>
        </w:rPr>
        <w:t>subset_of</w:t>
      </w:r>
      <w:r>
        <w:rPr>
          <w:rFonts w:ascii="Times New Roman" w:hAnsi="Times New Roman"/>
          <w:i/>
          <w:iCs/>
          <w:sz w:val="24"/>
          <w:szCs w:val="24"/>
        </w:rPr>
        <w:t xml:space="preserve"> </w:t>
      </w:r>
      <w:r>
        <w:rPr>
          <w:rFonts w:ascii="Times New Roman" w:hAnsi="Times New Roman"/>
          <w:iCs/>
          <w:sz w:val="24"/>
          <w:szCs w:val="24"/>
        </w:rPr>
        <w:t xml:space="preserve">entity not containing a </w:t>
      </w:r>
      <w:r w:rsidR="006D4C14">
        <w:rPr>
          <w:rFonts w:ascii="Times New Roman" w:hAnsi="Times New Roman"/>
          <w:iCs/>
          <w:sz w:val="24"/>
          <w:szCs w:val="24"/>
        </w:rPr>
        <w:t>violin</w:t>
      </w:r>
      <w:r>
        <w:rPr>
          <w:rFonts w:ascii="Times New Roman" w:hAnsi="Times New Roman"/>
          <w:iCs/>
          <w:sz w:val="24"/>
          <w:szCs w:val="24"/>
        </w:rPr>
        <w:t xml:space="preserve"> as part</w:t>
      </w:r>
    </w:p>
    <w:p w14:paraId="3EBA6546" w14:textId="77777777" w:rsidR="00497695" w:rsidRPr="006D4C14" w:rsidRDefault="006D4C14" w:rsidP="00497695">
      <w:pPr>
        <w:spacing w:line="360" w:lineRule="auto"/>
        <w:ind w:firstLine="720"/>
        <w:jc w:val="both"/>
        <w:rPr>
          <w:rFonts w:ascii="Times New Roman" w:hAnsi="Times New Roman"/>
          <w:iCs/>
          <w:sz w:val="24"/>
          <w:szCs w:val="24"/>
        </w:rPr>
      </w:pPr>
      <w:r>
        <w:rPr>
          <w:rFonts w:ascii="Times New Roman" w:hAnsi="Times New Roman"/>
          <w:iCs/>
          <w:sz w:val="24"/>
          <w:szCs w:val="24"/>
        </w:rPr>
        <w:t xml:space="preserve">pizza </w:t>
      </w:r>
      <w:r w:rsidR="00107843">
        <w:rPr>
          <w:rFonts w:ascii="Times New Roman" w:hAnsi="Times New Roman"/>
          <w:i/>
          <w:iCs/>
          <w:sz w:val="24"/>
          <w:szCs w:val="24"/>
        </w:rPr>
        <w:t xml:space="preserve">subset_of </w:t>
      </w:r>
      <w:r>
        <w:rPr>
          <w:rFonts w:ascii="Times New Roman" w:hAnsi="Times New Roman"/>
          <w:iCs/>
          <w:sz w:val="24"/>
          <w:szCs w:val="24"/>
        </w:rPr>
        <w:t>entity that is either a pizza or a bottle of wine.</w:t>
      </w:r>
    </w:p>
    <w:p w14:paraId="0FCC128A" w14:textId="77777777" w:rsidR="006401B0" w:rsidRDefault="00EA69C1" w:rsidP="006D4C14">
      <w:pPr>
        <w:spacing w:line="360" w:lineRule="auto"/>
        <w:jc w:val="both"/>
        <w:rPr>
          <w:rFonts w:ascii="Times New Roman" w:hAnsi="Times New Roman"/>
          <w:sz w:val="24"/>
          <w:szCs w:val="24"/>
        </w:rPr>
      </w:pPr>
      <w:r>
        <w:rPr>
          <w:rFonts w:ascii="Times New Roman" w:hAnsi="Times New Roman"/>
          <w:sz w:val="24"/>
          <w:szCs w:val="24"/>
        </w:rPr>
        <w:t>Moreover, because sets are timeless entities, t</w:t>
      </w:r>
      <w:r w:rsidR="006D4C14">
        <w:rPr>
          <w:rFonts w:ascii="Times New Roman" w:hAnsi="Times New Roman"/>
          <w:sz w:val="24"/>
          <w:szCs w:val="24"/>
        </w:rPr>
        <w:t xml:space="preserve">he identification of </w:t>
      </w:r>
      <w:r w:rsidR="006D4C14">
        <w:rPr>
          <w:rFonts w:ascii="Times New Roman" w:hAnsi="Times New Roman"/>
          <w:i/>
          <w:sz w:val="24"/>
          <w:szCs w:val="24"/>
        </w:rPr>
        <w:t xml:space="preserve">is_a </w:t>
      </w:r>
      <w:r w:rsidR="006D4C14">
        <w:rPr>
          <w:rFonts w:ascii="Times New Roman" w:hAnsi="Times New Roman"/>
          <w:sz w:val="24"/>
          <w:szCs w:val="24"/>
        </w:rPr>
        <w:t xml:space="preserve">with set-theoretic inclusion also </w:t>
      </w:r>
      <w:r w:rsidR="006401B0" w:rsidRPr="006401B0">
        <w:rPr>
          <w:rFonts w:ascii="Times New Roman" w:hAnsi="Times New Roman"/>
          <w:sz w:val="24"/>
          <w:szCs w:val="24"/>
        </w:rPr>
        <w:t>fails to take account of time, so that when applied to classes of continuants it yields false positives such as </w:t>
      </w:r>
      <w:r w:rsidR="006401B0" w:rsidRPr="006401B0">
        <w:rPr>
          <w:rFonts w:ascii="Times New Roman" w:hAnsi="Times New Roman"/>
          <w:i/>
          <w:iCs/>
          <w:sz w:val="24"/>
          <w:szCs w:val="24"/>
        </w:rPr>
        <w:t xml:space="preserve">adult </w:t>
      </w:r>
      <w:r>
        <w:rPr>
          <w:rFonts w:ascii="Times New Roman" w:hAnsi="Times New Roman"/>
          <w:i/>
          <w:iCs/>
          <w:sz w:val="24"/>
          <w:szCs w:val="24"/>
        </w:rPr>
        <w:t>is_a</w:t>
      </w:r>
      <w:r w:rsidR="006D4C14">
        <w:rPr>
          <w:rFonts w:ascii="Times New Roman" w:hAnsi="Times New Roman"/>
          <w:i/>
          <w:iCs/>
          <w:sz w:val="24"/>
          <w:szCs w:val="24"/>
        </w:rPr>
        <w:t xml:space="preserve"> </w:t>
      </w:r>
      <w:r w:rsidR="006401B0" w:rsidRPr="006401B0">
        <w:rPr>
          <w:rFonts w:ascii="Times New Roman" w:hAnsi="Times New Roman"/>
          <w:i/>
          <w:iCs/>
          <w:sz w:val="24"/>
          <w:szCs w:val="24"/>
        </w:rPr>
        <w:t>child</w:t>
      </w:r>
      <w:r w:rsidR="006401B0" w:rsidRPr="006401B0">
        <w:rPr>
          <w:rFonts w:ascii="Times New Roman" w:hAnsi="Times New Roman"/>
          <w:sz w:val="24"/>
          <w:szCs w:val="24"/>
        </w:rPr>
        <w:t xml:space="preserve"> (because every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adult</w:t>
      </w:r>
      <w:r w:rsidR="006D4C14">
        <w:rPr>
          <w:rFonts w:ascii="Times New Roman" w:hAnsi="Times New Roman"/>
          <w:i/>
          <w:iCs/>
          <w:sz w:val="24"/>
          <w:szCs w:val="24"/>
        </w:rPr>
        <w:t>s</w:t>
      </w:r>
      <w:r w:rsidR="006401B0" w:rsidRPr="006401B0">
        <w:rPr>
          <w:rFonts w:ascii="Times New Roman" w:hAnsi="Times New Roman"/>
          <w:sz w:val="24"/>
          <w:szCs w:val="24"/>
        </w:rPr>
        <w:t> </w:t>
      </w:r>
      <w:r>
        <w:rPr>
          <w:rFonts w:ascii="Times New Roman" w:hAnsi="Times New Roman"/>
          <w:sz w:val="24"/>
          <w:szCs w:val="24"/>
        </w:rPr>
        <w:t xml:space="preserve">is also </w:t>
      </w:r>
      <w:r w:rsidR="006401B0" w:rsidRPr="006401B0">
        <w:rPr>
          <w:rFonts w:ascii="Times New Roman" w:hAnsi="Times New Roman"/>
          <w:sz w:val="24"/>
          <w:szCs w:val="24"/>
        </w:rPr>
        <w:t xml:space="preserve">an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child</w:t>
      </w:r>
      <w:r w:rsidR="006D4C14">
        <w:rPr>
          <w:rFonts w:ascii="Times New Roman" w:hAnsi="Times New Roman"/>
          <w:i/>
          <w:iCs/>
          <w:sz w:val="24"/>
          <w:szCs w:val="24"/>
        </w:rPr>
        <w:t>ren</w:t>
      </w:r>
      <w:r w:rsidR="006401B0" w:rsidRPr="006401B0">
        <w:rPr>
          <w:rFonts w:ascii="Times New Roman" w:hAnsi="Times New Roman"/>
          <w:sz w:val="24"/>
          <w:szCs w:val="24"/>
        </w:rPr>
        <w:t>).</w:t>
      </w:r>
    </w:p>
    <w:p w14:paraId="22EFDF06" w14:textId="77777777" w:rsidR="00EA69C1" w:rsidRDefault="00EA69C1" w:rsidP="006D4C14">
      <w:pPr>
        <w:spacing w:line="360" w:lineRule="auto"/>
        <w:jc w:val="both"/>
        <w:rPr>
          <w:rFonts w:ascii="Times New Roman" w:hAnsi="Times New Roman"/>
          <w:sz w:val="24"/>
          <w:szCs w:val="24"/>
        </w:rPr>
      </w:pPr>
      <w:r>
        <w:rPr>
          <w:rFonts w:ascii="Times New Roman" w:hAnsi="Times New Roman"/>
          <w:sz w:val="24"/>
          <w:szCs w:val="24"/>
        </w:rPr>
        <w:t xml:space="preserve">On the basis of our distinction between universals and classes, above, we can now see how these problems are resolved. The relation </w:t>
      </w:r>
      <w:r>
        <w:rPr>
          <w:rFonts w:ascii="Times New Roman" w:hAnsi="Times New Roman"/>
          <w:i/>
          <w:sz w:val="24"/>
          <w:szCs w:val="24"/>
        </w:rPr>
        <w:t xml:space="preserve">is_a </w:t>
      </w:r>
      <w:r>
        <w:rPr>
          <w:rFonts w:ascii="Times New Roman" w:hAnsi="Times New Roman"/>
          <w:sz w:val="24"/>
          <w:szCs w:val="24"/>
        </w:rPr>
        <w:t xml:space="preserve">holds exclusively between universals. The </w:t>
      </w:r>
      <w:r w:rsidRPr="00EA69C1">
        <w:rPr>
          <w:rFonts w:ascii="Times New Roman" w:hAnsi="Times New Roman"/>
          <w:i/>
          <w:sz w:val="24"/>
          <w:szCs w:val="24"/>
        </w:rPr>
        <w:t>subclass</w:t>
      </w:r>
      <w:r>
        <w:rPr>
          <w:rFonts w:ascii="Times New Roman" w:hAnsi="Times New Roman"/>
          <w:sz w:val="24"/>
          <w:szCs w:val="24"/>
        </w:rPr>
        <w:t xml:space="preserve"> relation holds exclusively between classes. When formulated in OWL, universals are in effect identified with those cla</w:t>
      </w:r>
      <w:r w:rsidR="000553EE">
        <w:rPr>
          <w:rFonts w:ascii="Times New Roman" w:hAnsi="Times New Roman"/>
          <w:sz w:val="24"/>
          <w:szCs w:val="24"/>
        </w:rPr>
        <w:t xml:space="preserve">sses which are their extensions; hence the difference between </w:t>
      </w:r>
      <w:r w:rsidR="000553EE">
        <w:rPr>
          <w:rFonts w:ascii="Times New Roman" w:hAnsi="Times New Roman"/>
          <w:i/>
          <w:sz w:val="24"/>
          <w:szCs w:val="24"/>
        </w:rPr>
        <w:t xml:space="preserve">is_a </w:t>
      </w:r>
      <w:r w:rsidR="000553EE">
        <w:rPr>
          <w:rFonts w:ascii="Times New Roman" w:hAnsi="Times New Roman"/>
          <w:sz w:val="24"/>
          <w:szCs w:val="24"/>
        </w:rPr>
        <w:t xml:space="preserve">and </w:t>
      </w:r>
      <w:r w:rsidR="000553EE">
        <w:rPr>
          <w:rFonts w:ascii="Times New Roman" w:hAnsi="Times New Roman"/>
          <w:i/>
          <w:sz w:val="24"/>
          <w:szCs w:val="24"/>
        </w:rPr>
        <w:t xml:space="preserve">subclass </w:t>
      </w:r>
      <w:r w:rsidR="000553EE">
        <w:rPr>
          <w:rFonts w:ascii="Times New Roman" w:hAnsi="Times New Roman"/>
          <w:sz w:val="24"/>
          <w:szCs w:val="24"/>
        </w:rPr>
        <w:t xml:space="preserve">becomes invisible. However, when building ontologies the difference should be taken into account nonetheless; most simply by including in the asserted part of the ontology only those relations which hold between universals, and allow other sorts of relations to be inferred by </w:t>
      </w:r>
      <w:r w:rsidR="00586E63">
        <w:rPr>
          <w:rFonts w:ascii="Times New Roman" w:hAnsi="Times New Roman"/>
          <w:sz w:val="24"/>
          <w:szCs w:val="24"/>
        </w:rPr>
        <w:t>the</w:t>
      </w:r>
      <w:r w:rsidR="000553EE">
        <w:rPr>
          <w:rFonts w:ascii="Times New Roman" w:hAnsi="Times New Roman"/>
          <w:sz w:val="24"/>
          <w:szCs w:val="24"/>
        </w:rPr>
        <w:t xml:space="preserve"> </w:t>
      </w:r>
      <w:r w:rsidR="00586E63">
        <w:rPr>
          <w:rFonts w:ascii="Times New Roman" w:hAnsi="Times New Roman"/>
          <w:sz w:val="24"/>
          <w:szCs w:val="24"/>
        </w:rPr>
        <w:t>reasoner [</w:t>
      </w:r>
      <w:r w:rsidR="00586E63">
        <w:rPr>
          <w:rFonts w:ascii="Times New Roman" w:hAnsi="Times New Roman"/>
          <w:sz w:val="24"/>
          <w:szCs w:val="24"/>
        </w:rPr>
        <w:fldChar w:fldCharType="begin"/>
      </w:r>
      <w:r w:rsidR="00586E63">
        <w:rPr>
          <w:rFonts w:ascii="Times New Roman" w:hAnsi="Times New Roman"/>
          <w:sz w:val="24"/>
          <w:szCs w:val="24"/>
        </w:rPr>
        <w:instrText xml:space="preserve"> REF _Ref309403777 \r \h </w:instrText>
      </w:r>
      <w:r w:rsidR="00586E63">
        <w:rPr>
          <w:rFonts w:ascii="Times New Roman" w:hAnsi="Times New Roman"/>
          <w:sz w:val="24"/>
          <w:szCs w:val="24"/>
        </w:rPr>
      </w:r>
      <w:r w:rsidR="00586E63">
        <w:rPr>
          <w:rFonts w:ascii="Times New Roman" w:hAnsi="Times New Roman"/>
          <w:sz w:val="24"/>
          <w:szCs w:val="24"/>
        </w:rPr>
        <w:fldChar w:fldCharType="separate"/>
      </w:r>
      <w:r w:rsidR="00A908AB">
        <w:rPr>
          <w:rFonts w:ascii="Times New Roman" w:hAnsi="Times New Roman"/>
          <w:sz w:val="24"/>
          <w:szCs w:val="24"/>
        </w:rPr>
        <w:t>19</w:t>
      </w:r>
      <w:r w:rsidR="00586E63">
        <w:rPr>
          <w:rFonts w:ascii="Times New Roman" w:hAnsi="Times New Roman"/>
          <w:sz w:val="24"/>
          <w:szCs w:val="24"/>
        </w:rPr>
        <w:fldChar w:fldCharType="end"/>
      </w:r>
      <w:r w:rsidR="00586E63">
        <w:rPr>
          <w:rFonts w:ascii="Times New Roman" w:hAnsi="Times New Roman"/>
          <w:sz w:val="24"/>
          <w:szCs w:val="24"/>
        </w:rPr>
        <w:t>]</w:t>
      </w:r>
      <w:r w:rsidR="000553EE">
        <w:rPr>
          <w:rFonts w:ascii="Times New Roman" w:hAnsi="Times New Roman"/>
          <w:sz w:val="24"/>
          <w:szCs w:val="24"/>
        </w:rPr>
        <w:t>.</w:t>
      </w:r>
    </w:p>
    <w:p w14:paraId="674BA712" w14:textId="77777777" w:rsidR="007B59A9" w:rsidRDefault="007B59A9" w:rsidP="007B59A9">
      <w:pPr>
        <w:pStyle w:val="Heading2"/>
        <w:spacing w:line="360" w:lineRule="auto"/>
        <w:rPr>
          <w:sz w:val="24"/>
          <w:szCs w:val="24"/>
        </w:rPr>
      </w:pPr>
      <w:bookmarkStart w:id="621" w:name="_Toc313270688"/>
      <w:r w:rsidRPr="00482568">
        <w:rPr>
          <w:sz w:val="24"/>
          <w:szCs w:val="24"/>
        </w:rPr>
        <w:t xml:space="preserve">The </w:t>
      </w:r>
      <w:r>
        <w:rPr>
          <w:sz w:val="24"/>
          <w:szCs w:val="24"/>
        </w:rPr>
        <w:t xml:space="preserve">element_of </w:t>
      </w:r>
      <w:r w:rsidRPr="00482568">
        <w:rPr>
          <w:sz w:val="24"/>
          <w:szCs w:val="24"/>
        </w:rPr>
        <w:t>relation</w:t>
      </w:r>
      <w:bookmarkEnd w:id="621"/>
    </w:p>
    <w:p w14:paraId="5C5538BA" w14:textId="77777777" w:rsidR="00845FB5" w:rsidRPr="00845FB5" w:rsidRDefault="00845FB5" w:rsidP="00845FB5">
      <w:pPr>
        <w:spacing w:line="360" w:lineRule="auto"/>
        <w:jc w:val="both"/>
        <w:rPr>
          <w:rFonts w:ascii="Times New Roman" w:hAnsi="Times New Roman"/>
          <w:sz w:val="24"/>
          <w:szCs w:val="24"/>
        </w:rPr>
      </w:pPr>
      <w:r w:rsidRPr="00845FB5">
        <w:rPr>
          <w:rFonts w:ascii="Times New Roman" w:hAnsi="Times New Roman"/>
          <w:sz w:val="24"/>
          <w:szCs w:val="24"/>
        </w:rPr>
        <w:t>BFO only allows two levels, of non-class entities (Urelemente) and classes (</w:t>
      </w:r>
      <w:r>
        <w:rPr>
          <w:rFonts w:ascii="Times New Roman" w:hAnsi="Times New Roman"/>
          <w:sz w:val="24"/>
          <w:szCs w:val="24"/>
        </w:rPr>
        <w:t>just as it allows</w:t>
      </w:r>
      <w:r w:rsidRPr="00845FB5">
        <w:rPr>
          <w:rFonts w:ascii="Times New Roman" w:hAnsi="Times New Roman"/>
          <w:sz w:val="24"/>
          <w:szCs w:val="24"/>
        </w:rPr>
        <w:t xml:space="preserve"> only </w:t>
      </w:r>
      <w:r>
        <w:rPr>
          <w:rFonts w:ascii="Times New Roman" w:hAnsi="Times New Roman"/>
          <w:sz w:val="24"/>
          <w:szCs w:val="24"/>
        </w:rPr>
        <w:t xml:space="preserve">the </w:t>
      </w:r>
      <w:r w:rsidRPr="00845FB5">
        <w:rPr>
          <w:rFonts w:ascii="Times New Roman" w:hAnsi="Times New Roman"/>
          <w:sz w:val="24"/>
          <w:szCs w:val="24"/>
        </w:rPr>
        <w:t xml:space="preserve">two levels of </w:t>
      </w:r>
      <w:r w:rsidRPr="00845FB5">
        <w:rPr>
          <w:rFonts w:ascii="Times New Roman" w:hAnsi="Times New Roman"/>
          <w:i/>
          <w:sz w:val="24"/>
          <w:szCs w:val="24"/>
        </w:rPr>
        <w:t>instances</w:t>
      </w:r>
      <w:r w:rsidRPr="00845FB5">
        <w:rPr>
          <w:rFonts w:ascii="Times New Roman" w:hAnsi="Times New Roman"/>
          <w:sz w:val="24"/>
          <w:szCs w:val="24"/>
        </w:rPr>
        <w:t xml:space="preserve"> and </w:t>
      </w:r>
      <w:r w:rsidRPr="00845FB5">
        <w:rPr>
          <w:rFonts w:ascii="Times New Roman" w:hAnsi="Times New Roman"/>
          <w:i/>
          <w:sz w:val="24"/>
          <w:szCs w:val="24"/>
        </w:rPr>
        <w:t>types</w:t>
      </w:r>
      <w:r>
        <w:rPr>
          <w:rFonts w:ascii="Times New Roman" w:hAnsi="Times New Roman"/>
          <w:sz w:val="24"/>
          <w:szCs w:val="24"/>
        </w:rPr>
        <w:t>)</w:t>
      </w:r>
      <w:r w:rsidRPr="00845FB5">
        <w:rPr>
          <w:rFonts w:ascii="Times New Roman" w:hAnsi="Times New Roman"/>
          <w:sz w:val="24"/>
          <w:szCs w:val="24"/>
        </w:rPr>
        <w:t>. Thus a class can never be the element of anot</w:t>
      </w:r>
      <w:r>
        <w:rPr>
          <w:rFonts w:ascii="Times New Roman" w:hAnsi="Times New Roman"/>
          <w:sz w:val="24"/>
          <w:szCs w:val="24"/>
        </w:rPr>
        <w:t>her class, and a type can never be an instance of another type.</w:t>
      </w:r>
    </w:p>
    <w:p w14:paraId="4C6E1395" w14:textId="77777777" w:rsidR="007B59A9" w:rsidRDefault="007B59A9" w:rsidP="007B59A9">
      <w:pPr>
        <w:rPr>
          <w:rFonts w:ascii="Times New Roman" w:hAnsi="Times New Roman"/>
          <w:sz w:val="24"/>
          <w:szCs w:val="23"/>
        </w:rPr>
      </w:pPr>
      <w:r w:rsidRPr="007B59A9">
        <w:rPr>
          <w:rFonts w:ascii="Times New Roman" w:hAnsi="Times New Roman"/>
          <w:smallCaps/>
          <w:sz w:val="24"/>
          <w:szCs w:val="23"/>
        </w:rPr>
        <w:t>Elucidation:</w:t>
      </w:r>
      <w:r>
        <w:rPr>
          <w:rFonts w:ascii="Times New Roman" w:hAnsi="Times New Roman"/>
          <w:smallCaps/>
          <w:sz w:val="24"/>
          <w:szCs w:val="23"/>
        </w:rPr>
        <w:t xml:space="preserve"> </w:t>
      </w:r>
      <w:r>
        <w:rPr>
          <w:rFonts w:ascii="Times New Roman" w:hAnsi="Times New Roman"/>
          <w:sz w:val="24"/>
          <w:szCs w:val="23"/>
        </w:rPr>
        <w:t xml:space="preserve">the </w:t>
      </w:r>
      <w:r w:rsidR="00910E93">
        <w:rPr>
          <w:rFonts w:ascii="Times New Roman" w:hAnsi="Times New Roman"/>
          <w:b/>
          <w:sz w:val="24"/>
          <w:szCs w:val="23"/>
        </w:rPr>
        <w:t xml:space="preserve">element_of </w:t>
      </w:r>
      <w:r>
        <w:rPr>
          <w:rFonts w:ascii="Times New Roman" w:hAnsi="Times New Roman"/>
          <w:sz w:val="24"/>
          <w:szCs w:val="23"/>
        </w:rPr>
        <w:t>relation between a class and its elements is to be understood in the usual set-theoretical sense.</w:t>
      </w:r>
    </w:p>
    <w:p w14:paraId="35F21711" w14:textId="77777777" w:rsidR="00910E93" w:rsidRDefault="007B59A9" w:rsidP="007B59A9">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xml:space="preserve">: entity. </w:t>
      </w:r>
    </w:p>
    <w:p w14:paraId="236BBC26" w14:textId="77777777" w:rsidR="007B59A9" w:rsidRDefault="007B59A9" w:rsidP="007B59A9">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14:paraId="771DB087" w14:textId="77777777" w:rsidR="00910E93" w:rsidRDefault="007B59A9" w:rsidP="007B59A9">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xamples: P</w:t>
      </w:r>
      <w:r>
        <w:rPr>
          <w:rFonts w:ascii="Times New Roman" w:hAnsi="Times New Roman"/>
          <w:sz w:val="24"/>
          <w:szCs w:val="23"/>
        </w:rPr>
        <w:t>atrick Hayes is an element of the class of human beings; Julius Caesar is an element of the class of human beings; John’s oophorectomy, performed yesterday, is an element of the class of oophorectomies.</w:t>
      </w:r>
    </w:p>
    <w:p w14:paraId="490A2A1F" w14:textId="77777777" w:rsidR="007B59A9" w:rsidRDefault="007B59A9" w:rsidP="007B59A9">
      <w:pPr>
        <w:pStyle w:val="Heading2"/>
        <w:spacing w:line="360" w:lineRule="auto"/>
        <w:rPr>
          <w:sz w:val="24"/>
          <w:szCs w:val="24"/>
        </w:rPr>
      </w:pPr>
      <w:bookmarkStart w:id="622" w:name="_Toc313270689"/>
      <w:r w:rsidRPr="00482568">
        <w:rPr>
          <w:sz w:val="24"/>
          <w:szCs w:val="24"/>
        </w:rPr>
        <w:t xml:space="preserve">The </w:t>
      </w:r>
      <w:r>
        <w:rPr>
          <w:sz w:val="24"/>
          <w:szCs w:val="24"/>
        </w:rPr>
        <w:t xml:space="preserve">subclass </w:t>
      </w:r>
      <w:r w:rsidRPr="00482568">
        <w:rPr>
          <w:sz w:val="24"/>
          <w:szCs w:val="24"/>
        </w:rPr>
        <w:t>relation</w:t>
      </w:r>
      <w:bookmarkEnd w:id="622"/>
    </w:p>
    <w:p w14:paraId="25FEC380" w14:textId="77777777" w:rsidR="00910E93" w:rsidRPr="00910E93" w:rsidRDefault="00910E93" w:rsidP="00910E93">
      <w:pPr>
        <w:rPr>
          <w:rFonts w:ascii="Times New Roman" w:hAnsi="Times New Roman"/>
          <w:b/>
          <w:i/>
          <w:smallCaps/>
          <w:sz w:val="24"/>
          <w:szCs w:val="23"/>
        </w:rPr>
      </w:pPr>
      <w:r w:rsidRPr="00910E93">
        <w:rPr>
          <w:rFonts w:ascii="Times New Roman" w:hAnsi="Times New Roman"/>
          <w:smallCaps/>
          <w:sz w:val="24"/>
          <w:szCs w:val="23"/>
        </w:rPr>
        <w:t>Definition</w:t>
      </w:r>
      <w:r>
        <w:rPr>
          <w:rFonts w:ascii="Times New Roman" w:hAnsi="Times New Roman"/>
          <w:smallCaps/>
          <w:sz w:val="24"/>
          <w:szCs w:val="23"/>
        </w:rPr>
        <w:t xml:space="preserve">: </w:t>
      </w:r>
      <w:r w:rsidRPr="00910E93">
        <w:rPr>
          <w:rFonts w:ascii="Times New Roman" w:hAnsi="Times New Roman"/>
          <w:i/>
          <w:sz w:val="24"/>
          <w:szCs w:val="23"/>
        </w:rPr>
        <w:t>a</w:t>
      </w:r>
      <w:r>
        <w:rPr>
          <w:rFonts w:ascii="Times New Roman" w:hAnsi="Times New Roman"/>
          <w:smallCaps/>
          <w:sz w:val="24"/>
          <w:szCs w:val="23"/>
        </w:rPr>
        <w:t xml:space="preserve"> </w:t>
      </w:r>
      <w:r w:rsidRPr="00910E93">
        <w:rPr>
          <w:rFonts w:ascii="Times New Roman" w:hAnsi="Times New Roman"/>
          <w:b/>
          <w:sz w:val="24"/>
          <w:szCs w:val="23"/>
        </w:rPr>
        <w:t>subclass</w:t>
      </w:r>
      <w:r w:rsidRPr="00910E93">
        <w:rPr>
          <w:rFonts w:ascii="Times New Roman" w:hAnsi="Times New Roman"/>
          <w:sz w:val="24"/>
          <w:szCs w:val="23"/>
        </w:rPr>
        <w:t xml:space="preserve"> </w:t>
      </w:r>
      <w:r w:rsidRPr="00910E93">
        <w:rPr>
          <w:rFonts w:ascii="Times New Roman" w:hAnsi="Times New Roman"/>
          <w:i/>
          <w:sz w:val="24"/>
          <w:szCs w:val="23"/>
        </w:rPr>
        <w:t>b</w:t>
      </w:r>
      <w:r>
        <w:rPr>
          <w:rFonts w:ascii="Times New Roman" w:hAnsi="Times New Roman"/>
          <w:i/>
          <w:sz w:val="24"/>
          <w:szCs w:val="23"/>
        </w:rPr>
        <w:t xml:space="preserve"> =</w:t>
      </w:r>
      <w:r>
        <w:rPr>
          <w:rFonts w:ascii="Times New Roman" w:hAnsi="Times New Roman"/>
          <w:sz w:val="24"/>
          <w:szCs w:val="23"/>
        </w:rPr>
        <w:t xml:space="preserve">Def. </w:t>
      </w:r>
      <w:r>
        <w:rPr>
          <w:rFonts w:ascii="Times New Roman" w:hAnsi="Times New Roman"/>
          <w:i/>
          <w:sz w:val="24"/>
          <w:szCs w:val="23"/>
        </w:rPr>
        <w:t xml:space="preserve">a </w:t>
      </w:r>
      <w:r>
        <w:rPr>
          <w:rFonts w:ascii="Times New Roman" w:hAnsi="Times New Roman"/>
          <w:sz w:val="24"/>
          <w:szCs w:val="23"/>
        </w:rPr>
        <w:t xml:space="preserve">is a class &amp; </w:t>
      </w:r>
      <w:r>
        <w:rPr>
          <w:rFonts w:ascii="Times New Roman" w:hAnsi="Times New Roman"/>
          <w:i/>
          <w:sz w:val="24"/>
          <w:szCs w:val="23"/>
        </w:rPr>
        <w:t xml:space="preserve">b </w:t>
      </w:r>
      <w:r>
        <w:rPr>
          <w:rFonts w:ascii="Times New Roman" w:hAnsi="Times New Roman"/>
          <w:sz w:val="24"/>
          <w:szCs w:val="23"/>
        </w:rPr>
        <w:t xml:space="preserve">is a class &amp; all elements of </w:t>
      </w:r>
      <w:r>
        <w:rPr>
          <w:rFonts w:ascii="Times New Roman" w:hAnsi="Times New Roman"/>
          <w:i/>
          <w:sz w:val="24"/>
          <w:szCs w:val="23"/>
        </w:rPr>
        <w:t xml:space="preserve">a </w:t>
      </w:r>
      <w:r>
        <w:rPr>
          <w:rFonts w:ascii="Times New Roman" w:hAnsi="Times New Roman"/>
          <w:sz w:val="24"/>
          <w:szCs w:val="23"/>
        </w:rPr>
        <w:t xml:space="preserve">are elements of </w:t>
      </w:r>
      <w:r>
        <w:rPr>
          <w:rFonts w:ascii="Times New Roman" w:hAnsi="Times New Roman"/>
          <w:i/>
          <w:sz w:val="24"/>
          <w:szCs w:val="23"/>
        </w:rPr>
        <w:t>b</w:t>
      </w:r>
    </w:p>
    <w:p w14:paraId="399ECFFB" w14:textId="77777777" w:rsidR="00910E93" w:rsidRDefault="00910E93" w:rsidP="00910E93">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class</w:t>
      </w:r>
    </w:p>
    <w:p w14:paraId="1C9D98CB" w14:textId="77777777" w:rsidR="00910E93" w:rsidRDefault="00910E93" w:rsidP="00910E93">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14:paraId="64FB5798" w14:textId="77777777" w:rsidR="006401B0" w:rsidRDefault="00910E93" w:rsidP="00910E93">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xamples: </w:t>
      </w:r>
      <w:r>
        <w:rPr>
          <w:rFonts w:ascii="Times New Roman" w:hAnsi="Times New Roman"/>
          <w:sz w:val="24"/>
          <w:szCs w:val="23"/>
        </w:rPr>
        <w:t>the singleton class {Patrick Hayes} is a subclass of the class of human beings; the class of human beings is a subclass of the class of mammals; the class of oophorectomies performed in Pittsburgh is a subclass of the class of processes involving more than one human being as participant.</w:t>
      </w:r>
    </w:p>
    <w:p w14:paraId="195C56BC" w14:textId="77777777" w:rsidR="00910E93" w:rsidRDefault="00910E93" w:rsidP="00910E93">
      <w:pPr>
        <w:rPr>
          <w:rFonts w:ascii="Times New Roman" w:hAnsi="Times New Roman"/>
          <w:sz w:val="24"/>
          <w:szCs w:val="23"/>
        </w:rPr>
      </w:pPr>
    </w:p>
    <w:p w14:paraId="06782F16" w14:textId="77777777" w:rsidR="00910E93" w:rsidRPr="00910E93" w:rsidRDefault="00910E93" w:rsidP="00910E93">
      <w:pPr>
        <w:rPr>
          <w:rFonts w:ascii="Times New Roman" w:hAnsi="Times New Roman"/>
          <w:b/>
          <w:sz w:val="24"/>
          <w:szCs w:val="23"/>
          <w:highlight w:val="yellow"/>
        </w:rPr>
      </w:pPr>
      <w:r w:rsidRPr="00910E93">
        <w:rPr>
          <w:rFonts w:ascii="Times New Roman" w:hAnsi="Times New Roman"/>
          <w:b/>
          <w:sz w:val="24"/>
          <w:szCs w:val="23"/>
          <w:highlight w:val="yellow"/>
        </w:rPr>
        <w:t xml:space="preserve">Inclusion of class, element_of </w:t>
      </w:r>
      <w:r w:rsidR="001C76CF">
        <w:rPr>
          <w:rFonts w:ascii="Times New Roman" w:hAnsi="Times New Roman"/>
          <w:b/>
          <w:sz w:val="24"/>
          <w:szCs w:val="23"/>
          <w:highlight w:val="yellow"/>
        </w:rPr>
        <w:t xml:space="preserve">and subclass </w:t>
      </w:r>
      <w:r w:rsidRPr="00910E93">
        <w:rPr>
          <w:rFonts w:ascii="Times New Roman" w:hAnsi="Times New Roman"/>
          <w:b/>
          <w:sz w:val="24"/>
          <w:szCs w:val="23"/>
          <w:highlight w:val="yellow"/>
        </w:rPr>
        <w:t>in BFO</w:t>
      </w:r>
    </w:p>
    <w:p w14:paraId="4BB308BA" w14:textId="77777777" w:rsidR="007B59A9" w:rsidRPr="00910E93" w:rsidRDefault="00910E93"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highlight w:val="yellow"/>
        </w:rPr>
        <w:t xml:space="preserve">We have provided some documentation of </w:t>
      </w:r>
      <w:r w:rsidR="001C76CF" w:rsidRPr="00910E93">
        <w:rPr>
          <w:rFonts w:ascii="Times New Roman" w:hAnsi="Times New Roman"/>
          <w:i/>
          <w:sz w:val="24"/>
          <w:szCs w:val="23"/>
          <w:highlight w:val="yellow"/>
        </w:rPr>
        <w:t>class</w:t>
      </w:r>
      <w:r w:rsidR="001C76CF">
        <w:rPr>
          <w:rFonts w:ascii="Times New Roman" w:hAnsi="Times New Roman"/>
          <w:sz w:val="24"/>
          <w:szCs w:val="23"/>
          <w:highlight w:val="yellow"/>
        </w:rPr>
        <w:t>,</w:t>
      </w:r>
      <w:r w:rsidR="001C76CF" w:rsidRPr="00910E93">
        <w:rPr>
          <w:rFonts w:ascii="Times New Roman" w:hAnsi="Times New Roman"/>
          <w:i/>
          <w:sz w:val="24"/>
          <w:szCs w:val="23"/>
          <w:highlight w:val="yellow"/>
        </w:rPr>
        <w:t xml:space="preserve"> </w:t>
      </w:r>
      <w:r w:rsidRPr="00910E93">
        <w:rPr>
          <w:rFonts w:ascii="Times New Roman" w:hAnsi="Times New Roman"/>
          <w:b/>
          <w:sz w:val="24"/>
          <w:szCs w:val="23"/>
          <w:highlight w:val="yellow"/>
        </w:rPr>
        <w:t>element_of</w:t>
      </w:r>
      <w:r w:rsidR="001C76CF">
        <w:rPr>
          <w:rFonts w:ascii="Times New Roman" w:hAnsi="Times New Roman"/>
          <w:b/>
          <w:sz w:val="24"/>
          <w:szCs w:val="23"/>
          <w:highlight w:val="yellow"/>
        </w:rPr>
        <w:t xml:space="preserve"> </w:t>
      </w:r>
      <w:r w:rsidR="001C76CF" w:rsidRPr="001C76CF">
        <w:rPr>
          <w:rFonts w:ascii="Times New Roman" w:hAnsi="Times New Roman"/>
          <w:sz w:val="24"/>
          <w:szCs w:val="23"/>
          <w:highlight w:val="yellow"/>
        </w:rPr>
        <w:t>and</w:t>
      </w:r>
      <w:r w:rsidR="001C76CF">
        <w:rPr>
          <w:rFonts w:ascii="Times New Roman" w:hAnsi="Times New Roman"/>
          <w:b/>
          <w:sz w:val="24"/>
          <w:szCs w:val="23"/>
          <w:highlight w:val="yellow"/>
        </w:rPr>
        <w:t xml:space="preserve"> subclass </w:t>
      </w:r>
      <w:r w:rsidR="001C76CF" w:rsidRPr="001C76CF">
        <w:rPr>
          <w:rFonts w:ascii="Times New Roman" w:hAnsi="Times New Roman"/>
          <w:sz w:val="24"/>
          <w:szCs w:val="23"/>
          <w:highlight w:val="yellow"/>
        </w:rPr>
        <w:t>in the</w:t>
      </w:r>
      <w:r>
        <w:rPr>
          <w:rFonts w:ascii="Times New Roman" w:hAnsi="Times New Roman"/>
          <w:sz w:val="24"/>
          <w:szCs w:val="23"/>
          <w:highlight w:val="yellow"/>
        </w:rPr>
        <w:t xml:space="preserve"> </w:t>
      </w:r>
      <w:r w:rsidR="001C76CF">
        <w:rPr>
          <w:rFonts w:ascii="Times New Roman" w:hAnsi="Times New Roman"/>
          <w:sz w:val="24"/>
          <w:szCs w:val="23"/>
          <w:highlight w:val="yellow"/>
        </w:rPr>
        <w:t>above.</w:t>
      </w:r>
      <w:r>
        <w:rPr>
          <w:rFonts w:ascii="Times New Roman" w:hAnsi="Times New Roman"/>
          <w:sz w:val="24"/>
          <w:szCs w:val="23"/>
          <w:highlight w:val="yellow"/>
        </w:rPr>
        <w:t xml:space="preserve"> However, w</w:t>
      </w:r>
      <w:r w:rsidRPr="00910E93">
        <w:rPr>
          <w:rFonts w:ascii="Times New Roman" w:hAnsi="Times New Roman"/>
          <w:sz w:val="24"/>
          <w:szCs w:val="23"/>
          <w:highlight w:val="yellow"/>
        </w:rPr>
        <w:t xml:space="preserve">e do not include </w:t>
      </w:r>
      <w:r>
        <w:rPr>
          <w:rFonts w:ascii="Times New Roman" w:hAnsi="Times New Roman"/>
          <w:sz w:val="24"/>
          <w:szCs w:val="23"/>
          <w:highlight w:val="yellow"/>
        </w:rPr>
        <w:t>t</w:t>
      </w:r>
      <w:r w:rsidR="001C76CF">
        <w:rPr>
          <w:rFonts w:ascii="Times New Roman" w:hAnsi="Times New Roman"/>
          <w:sz w:val="24"/>
          <w:szCs w:val="23"/>
          <w:highlight w:val="yellow"/>
        </w:rPr>
        <w:t>hes</w:t>
      </w:r>
      <w:r>
        <w:rPr>
          <w:rFonts w:ascii="Times New Roman" w:hAnsi="Times New Roman"/>
          <w:sz w:val="24"/>
          <w:szCs w:val="23"/>
          <w:highlight w:val="yellow"/>
        </w:rPr>
        <w:t>e in BFO, just as we do not include ‘number’.</w:t>
      </w:r>
      <w:r w:rsidRPr="00910E93">
        <w:rPr>
          <w:rFonts w:ascii="Times New Roman" w:hAnsi="Times New Roman"/>
          <w:sz w:val="24"/>
          <w:szCs w:val="23"/>
          <w:highlight w:val="yellow"/>
        </w:rPr>
        <w:t xml:space="preserve"> The</w:t>
      </w:r>
      <w:r>
        <w:rPr>
          <w:rFonts w:ascii="Times New Roman" w:hAnsi="Times New Roman"/>
          <w:sz w:val="24"/>
          <w:szCs w:val="23"/>
          <w:highlight w:val="yellow"/>
        </w:rPr>
        <w:t xml:space="preserve"> reason is that the</w:t>
      </w:r>
      <w:r w:rsidRPr="00910E93">
        <w:rPr>
          <w:rFonts w:ascii="Times New Roman" w:hAnsi="Times New Roman"/>
          <w:sz w:val="24"/>
          <w:szCs w:val="23"/>
          <w:highlight w:val="yellow"/>
        </w:rPr>
        <w:t>se terms are already well-defined in other</w:t>
      </w:r>
      <w:r w:rsidR="001C76CF">
        <w:rPr>
          <w:rFonts w:ascii="Times New Roman" w:hAnsi="Times New Roman"/>
          <w:sz w:val="24"/>
          <w:szCs w:val="23"/>
          <w:highlight w:val="yellow"/>
        </w:rPr>
        <w:t>,</w:t>
      </w:r>
      <w:r w:rsidRPr="00910E93">
        <w:rPr>
          <w:rFonts w:ascii="Times New Roman" w:hAnsi="Times New Roman"/>
          <w:sz w:val="24"/>
          <w:szCs w:val="23"/>
          <w:highlight w:val="yellow"/>
        </w:rPr>
        <w:t xml:space="preserve"> </w:t>
      </w:r>
      <w:r>
        <w:rPr>
          <w:rFonts w:ascii="Times New Roman" w:hAnsi="Times New Roman"/>
          <w:sz w:val="24"/>
          <w:szCs w:val="23"/>
          <w:highlight w:val="yellow"/>
        </w:rPr>
        <w:t>familiar</w:t>
      </w:r>
      <w:r w:rsidR="001C76CF">
        <w:rPr>
          <w:rFonts w:ascii="Times New Roman" w:hAnsi="Times New Roman"/>
          <w:sz w:val="24"/>
          <w:szCs w:val="23"/>
          <w:highlight w:val="yellow"/>
        </w:rPr>
        <w:t xml:space="preserve"> and well-understood</w:t>
      </w:r>
      <w:r>
        <w:rPr>
          <w:rFonts w:ascii="Times New Roman" w:hAnsi="Times New Roman"/>
          <w:sz w:val="24"/>
          <w:szCs w:val="23"/>
          <w:highlight w:val="yellow"/>
        </w:rPr>
        <w:t xml:space="preserve"> </w:t>
      </w:r>
      <w:r w:rsidRPr="00910E93">
        <w:rPr>
          <w:rFonts w:ascii="Times New Roman" w:hAnsi="Times New Roman"/>
          <w:sz w:val="24"/>
          <w:szCs w:val="23"/>
          <w:highlight w:val="yellow"/>
        </w:rPr>
        <w:t>resources</w:t>
      </w:r>
      <w:r w:rsidR="001C76CF" w:rsidRPr="00F509EE">
        <w:rPr>
          <w:rFonts w:ascii="Times New Roman" w:hAnsi="Times New Roman"/>
          <w:sz w:val="24"/>
          <w:szCs w:val="23"/>
          <w:highlight w:val="yellow"/>
        </w:rPr>
        <w:t>.</w:t>
      </w:r>
      <w:r w:rsidR="00F509EE" w:rsidRPr="00F509EE">
        <w:rPr>
          <w:rFonts w:ascii="Times New Roman" w:hAnsi="Times New Roman"/>
          <w:sz w:val="24"/>
          <w:szCs w:val="23"/>
          <w:highlight w:val="yellow"/>
        </w:rPr>
        <w:t xml:space="preserve"> Also these categories do not conform to one central feature of BFO, which is that all BFO entities exist both on the level of instances and on the level of types. (Relations also do not conform.)</w:t>
      </w:r>
    </w:p>
    <w:p w14:paraId="2E62A814" w14:textId="77777777" w:rsidR="00910E93" w:rsidRPr="001D5799" w:rsidRDefault="00910E93" w:rsidP="009B5669">
      <w:pPr>
        <w:spacing w:beforeLines="1" w:before="2" w:afterLines="1" w:after="2" w:line="360" w:lineRule="auto"/>
        <w:jc w:val="both"/>
        <w:rPr>
          <w:rFonts w:ascii="Times New Roman" w:hAnsi="Times New Roman"/>
          <w:sz w:val="24"/>
          <w:szCs w:val="23"/>
        </w:rPr>
      </w:pPr>
    </w:p>
    <w:p w14:paraId="19D6DF4F" w14:textId="77777777" w:rsidR="004D0A34" w:rsidRPr="001D5799" w:rsidRDefault="004D0A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Definitions</w:t>
      </w:r>
      <w:r w:rsidR="00905B7B" w:rsidRPr="001D5799">
        <w:rPr>
          <w:rFonts w:ascii="Times New Roman" w:hAnsi="Times New Roman"/>
          <w:b/>
          <w:sz w:val="24"/>
          <w:szCs w:val="23"/>
        </w:rPr>
        <w:t xml:space="preserve"> for terms and definitions for relational expressions</w:t>
      </w:r>
    </w:p>
    <w:p w14:paraId="63419D95" w14:textId="77777777" w:rsidR="003C7730"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distinguish between </w:t>
      </w:r>
      <w:r w:rsidRPr="00586E63">
        <w:rPr>
          <w:rFonts w:ascii="Times New Roman" w:hAnsi="Times New Roman"/>
          <w:i/>
          <w:sz w:val="24"/>
          <w:szCs w:val="23"/>
        </w:rPr>
        <w:t>terms</w:t>
      </w:r>
      <w:r w:rsidRPr="001D5799">
        <w:rPr>
          <w:rFonts w:ascii="Times New Roman" w:hAnsi="Times New Roman"/>
          <w:sz w:val="24"/>
          <w:szCs w:val="23"/>
        </w:rPr>
        <w:t xml:space="preserve">, which are </w:t>
      </w:r>
      <w:r w:rsidR="00151755" w:rsidRPr="001D5799">
        <w:rPr>
          <w:rFonts w:ascii="Times New Roman" w:hAnsi="Times New Roman"/>
          <w:sz w:val="24"/>
          <w:szCs w:val="23"/>
        </w:rPr>
        <w:t>labels</w:t>
      </w:r>
      <w:r w:rsidRPr="001D5799">
        <w:rPr>
          <w:rFonts w:ascii="Times New Roman" w:hAnsi="Times New Roman"/>
          <w:sz w:val="24"/>
          <w:szCs w:val="23"/>
        </w:rPr>
        <w:t xml:space="preserve"> for universals and attributive classes, and </w:t>
      </w:r>
      <w:r w:rsidRPr="00586E63">
        <w:rPr>
          <w:rFonts w:ascii="Times New Roman" w:hAnsi="Times New Roman"/>
          <w:i/>
          <w:sz w:val="24"/>
          <w:szCs w:val="23"/>
        </w:rPr>
        <w:t>relational expressions</w:t>
      </w:r>
      <w:r w:rsidRPr="001D5799">
        <w:rPr>
          <w:rFonts w:ascii="Times New Roman" w:hAnsi="Times New Roman"/>
          <w:sz w:val="24"/>
          <w:szCs w:val="23"/>
        </w:rPr>
        <w:t>, which are labels for relations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14:paraId="67474CB2" w14:textId="77777777" w:rsidR="003C7730" w:rsidRPr="001D5799" w:rsidRDefault="003C7730" w:rsidP="003C773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Definitions are </w:t>
      </w:r>
      <w:r w:rsidRPr="001D5799">
        <w:rPr>
          <w:rFonts w:ascii="Times New Roman" w:hAnsi="Times New Roman"/>
          <w:sz w:val="24"/>
          <w:szCs w:val="23"/>
        </w:rPr>
        <w:t>statements of necessary and sufficient conditions for the relation to hold which follow the normal rules of logic.</w:t>
      </w:r>
    </w:p>
    <w:p w14:paraId="35563443" w14:textId="77777777" w:rsidR="004D0A3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Definitions of terms are </w:t>
      </w:r>
      <w:r w:rsidR="00586E63">
        <w:rPr>
          <w:rFonts w:ascii="Times New Roman" w:hAnsi="Times New Roman"/>
          <w:sz w:val="24"/>
          <w:szCs w:val="23"/>
        </w:rPr>
        <w:t xml:space="preserve">required to be </w:t>
      </w:r>
      <w:r w:rsidRPr="001D5799">
        <w:rPr>
          <w:rFonts w:ascii="Times New Roman" w:hAnsi="Times New Roman"/>
          <w:sz w:val="24"/>
          <w:szCs w:val="23"/>
        </w:rPr>
        <w:t>always of the form</w:t>
      </w:r>
      <w:r w:rsidR="00586E63">
        <w:rPr>
          <w:rFonts w:ascii="Times New Roman" w:hAnsi="Times New Roman"/>
          <w:sz w:val="24"/>
          <w:szCs w:val="23"/>
        </w:rPr>
        <w:t>:</w:t>
      </w:r>
    </w:p>
    <w:p w14:paraId="471FC1E3" w14:textId="77777777" w:rsidR="004D0A34" w:rsidRPr="001D5799" w:rsidRDefault="004D0A34" w:rsidP="009B5669">
      <w:pPr>
        <w:spacing w:beforeLines="1" w:before="2" w:afterLines="1" w:after="2" w:line="360" w:lineRule="auto"/>
        <w:jc w:val="both"/>
        <w:rPr>
          <w:rFonts w:ascii="Times New Roman" w:hAnsi="Times New Roman"/>
          <w:sz w:val="24"/>
          <w:szCs w:val="23"/>
        </w:rPr>
      </w:pPr>
    </w:p>
    <w:p w14:paraId="285DE93F" w14:textId="77777777" w:rsidR="004D0A34" w:rsidRPr="001D5799" w:rsidRDefault="004D0A34" w:rsidP="009B5669">
      <w:pPr>
        <w:spacing w:beforeLines="1" w:before="2" w:afterLines="1" w:after="2" w:line="360" w:lineRule="auto"/>
        <w:jc w:val="center"/>
        <w:rPr>
          <w:rFonts w:ascii="Times New Roman" w:hAnsi="Times New Roman"/>
          <w:sz w:val="24"/>
          <w:szCs w:val="23"/>
        </w:rPr>
      </w:pPr>
      <w:r w:rsidRPr="001D5799">
        <w:rPr>
          <w:rFonts w:ascii="Times New Roman" w:hAnsi="Times New Roman"/>
          <w:sz w:val="24"/>
          <w:szCs w:val="23"/>
        </w:rPr>
        <w:t>an</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S </w:t>
      </w:r>
      <w:r w:rsidRPr="001D5799">
        <w:rPr>
          <w:rFonts w:ascii="Times New Roman" w:hAnsi="Times New Roman"/>
          <w:sz w:val="24"/>
          <w:szCs w:val="23"/>
        </w:rPr>
        <w:t>=</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a </w:t>
      </w:r>
      <w:r w:rsidRPr="001D5799">
        <w:rPr>
          <w:rFonts w:ascii="Times New Roman" w:hAnsi="Times New Roman"/>
          <w:i/>
          <w:sz w:val="24"/>
          <w:szCs w:val="23"/>
        </w:rPr>
        <w:t xml:space="preserve">G </w:t>
      </w:r>
      <w:r w:rsidRPr="001D5799">
        <w:rPr>
          <w:rFonts w:ascii="Times New Roman" w:hAnsi="Times New Roman"/>
          <w:sz w:val="24"/>
          <w:szCs w:val="23"/>
        </w:rPr>
        <w:t xml:space="preserve">which </w:t>
      </w:r>
      <w:r w:rsidR="00905B7B" w:rsidRPr="001D5799">
        <w:rPr>
          <w:rFonts w:ascii="Times New Roman" w:hAnsi="Times New Roman"/>
          <w:i/>
          <w:sz w:val="24"/>
          <w:szCs w:val="23"/>
        </w:rPr>
        <w:t>D</w:t>
      </w:r>
      <w:r w:rsidRPr="001D5799">
        <w:rPr>
          <w:rFonts w:ascii="Times New Roman" w:hAnsi="Times New Roman"/>
          <w:sz w:val="24"/>
          <w:szCs w:val="23"/>
        </w:rPr>
        <w:t>s</w:t>
      </w:r>
    </w:p>
    <w:p w14:paraId="35C9F02D" w14:textId="77777777" w:rsidR="004D0A34" w:rsidRPr="001D5799" w:rsidRDefault="004D0A34" w:rsidP="009B5669">
      <w:pPr>
        <w:spacing w:beforeLines="1" w:before="2" w:afterLines="1" w:after="2" w:line="360" w:lineRule="auto"/>
        <w:jc w:val="center"/>
        <w:rPr>
          <w:rFonts w:ascii="Times New Roman" w:hAnsi="Times New Roman"/>
          <w:sz w:val="24"/>
          <w:szCs w:val="23"/>
        </w:rPr>
      </w:pPr>
    </w:p>
    <w:p w14:paraId="1F0FC378" w14:textId="77777777" w:rsidR="004D0A34" w:rsidRPr="001D5799" w:rsidRDefault="004D0A34" w:rsidP="003C7730">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where ‘S’ (for: species) is the term to be defined, ‘G’ (for: genus) is the immediate parent term of ‘S’ in the relevant BFO-conformant ontology</w:t>
      </w:r>
      <w:r w:rsidR="00B72ADA" w:rsidRPr="001D5799">
        <w:rPr>
          <w:rFonts w:ascii="Times New Roman" w:hAnsi="Times New Roman"/>
          <w:sz w:val="24"/>
          <w:szCs w:val="23"/>
        </w:rPr>
        <w:t xml:space="preserve">. </w:t>
      </w:r>
      <w:r w:rsidRPr="001D5799">
        <w:rPr>
          <w:rFonts w:ascii="Times New Roman" w:hAnsi="Times New Roman"/>
          <w:sz w:val="24"/>
          <w:szCs w:val="23"/>
        </w:rPr>
        <w:t xml:space="preserve">‘D’ (for: differentia) </w:t>
      </w:r>
      <w:r w:rsidR="00B72ADA" w:rsidRPr="001D5799">
        <w:rPr>
          <w:rFonts w:ascii="Times New Roman" w:hAnsi="Times New Roman"/>
          <w:sz w:val="24"/>
          <w:szCs w:val="23"/>
        </w:rPr>
        <w:t xml:space="preserve">provides the species-criterion; that is, it </w:t>
      </w:r>
      <w:r w:rsidRPr="001D5799">
        <w:rPr>
          <w:rFonts w:ascii="Times New Roman" w:hAnsi="Times New Roman"/>
          <w:sz w:val="24"/>
          <w:szCs w:val="23"/>
        </w:rPr>
        <w:t xml:space="preserve">specifies what it is about </w:t>
      </w:r>
      <w:r w:rsidR="00626425" w:rsidRPr="001D5799">
        <w:rPr>
          <w:rFonts w:ascii="Times New Roman" w:hAnsi="Times New Roman"/>
          <w:sz w:val="24"/>
          <w:szCs w:val="23"/>
        </w:rPr>
        <w:t>certain</w:t>
      </w:r>
      <w:r w:rsidRPr="001D5799">
        <w:rPr>
          <w:rFonts w:ascii="Times New Roman" w:hAnsi="Times New Roman"/>
          <w:sz w:val="24"/>
          <w:szCs w:val="23"/>
        </w:rPr>
        <w:t xml:space="preserve"> G’s which makes them S’s.</w:t>
      </w:r>
    </w:p>
    <w:p w14:paraId="3ACA9342" w14:textId="77777777" w:rsidR="004D0A34" w:rsidRPr="001D5799" w:rsidRDefault="00B72ADA" w:rsidP="00757B5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Terms in BFO conformant domain ontologies are defined using species-genus definitions in which the genus is below either </w:t>
      </w:r>
      <w:r w:rsidR="002C7B57" w:rsidRPr="001D5799">
        <w:rPr>
          <w:rFonts w:ascii="Times New Roman" w:hAnsi="Times New Roman"/>
          <w:i/>
          <w:sz w:val="24"/>
          <w:szCs w:val="23"/>
        </w:rPr>
        <w:t>c</w:t>
      </w:r>
      <w:r w:rsidRPr="001D5799">
        <w:rPr>
          <w:rFonts w:ascii="Times New Roman" w:hAnsi="Times New Roman"/>
          <w:i/>
          <w:sz w:val="24"/>
          <w:szCs w:val="23"/>
        </w:rPr>
        <w:t xml:space="preserve">ontinuant </w:t>
      </w:r>
      <w:r w:rsidRPr="001D5799">
        <w:rPr>
          <w:rFonts w:ascii="Times New Roman" w:hAnsi="Times New Roman"/>
          <w:sz w:val="24"/>
          <w:szCs w:val="23"/>
        </w:rPr>
        <w:t xml:space="preserve">or </w:t>
      </w:r>
      <w:r w:rsidR="002C7B57" w:rsidRPr="001D5799">
        <w:rPr>
          <w:rFonts w:ascii="Times New Roman" w:hAnsi="Times New Roman"/>
          <w:i/>
          <w:sz w:val="24"/>
          <w:szCs w:val="23"/>
        </w:rPr>
        <w:t>o</w:t>
      </w:r>
      <w:r w:rsidRPr="001D5799">
        <w:rPr>
          <w:rFonts w:ascii="Times New Roman" w:hAnsi="Times New Roman"/>
          <w:i/>
          <w:sz w:val="24"/>
          <w:szCs w:val="23"/>
        </w:rPr>
        <w:t xml:space="preserve">ccurrent </w:t>
      </w:r>
      <w:r w:rsidRPr="001D5799">
        <w:rPr>
          <w:rFonts w:ascii="Times New Roman" w:hAnsi="Times New Roman"/>
          <w:sz w:val="24"/>
          <w:szCs w:val="23"/>
        </w:rPr>
        <w:t>in the BFO hierarchy</w:t>
      </w:r>
      <w:r w:rsidRPr="001D5799">
        <w:rPr>
          <w:rFonts w:ascii="Times New Roman" w:hAnsi="Times New Roman"/>
          <w:i/>
          <w:sz w:val="24"/>
          <w:szCs w:val="23"/>
        </w:rPr>
        <w:t xml:space="preserve">. </w:t>
      </w:r>
      <w:r w:rsidR="004D0A34" w:rsidRPr="001D5799">
        <w:rPr>
          <w:rFonts w:ascii="Times New Roman" w:hAnsi="Times New Roman"/>
          <w:sz w:val="24"/>
          <w:szCs w:val="23"/>
        </w:rPr>
        <w:t xml:space="preserve">Attributive classes </w:t>
      </w:r>
      <w:r w:rsidRPr="001D5799">
        <w:rPr>
          <w:rFonts w:ascii="Times New Roman" w:hAnsi="Times New Roman"/>
          <w:sz w:val="24"/>
          <w:szCs w:val="23"/>
        </w:rPr>
        <w:t xml:space="preserve">are </w:t>
      </w:r>
      <w:r w:rsidR="004D0A34" w:rsidRPr="001D5799">
        <w:rPr>
          <w:rFonts w:ascii="Times New Roman" w:hAnsi="Times New Roman"/>
          <w:sz w:val="24"/>
          <w:szCs w:val="23"/>
        </w:rPr>
        <w:t xml:space="preserve">defined by using as genus any </w:t>
      </w:r>
      <w:r w:rsidRPr="001D5799">
        <w:rPr>
          <w:rFonts w:ascii="Times New Roman" w:hAnsi="Times New Roman"/>
          <w:sz w:val="24"/>
          <w:szCs w:val="23"/>
        </w:rPr>
        <w:t xml:space="preserve">universal from a </w:t>
      </w:r>
      <w:r w:rsidR="004D0A34" w:rsidRPr="001D5799">
        <w:rPr>
          <w:rFonts w:ascii="Times New Roman" w:hAnsi="Times New Roman"/>
          <w:sz w:val="24"/>
          <w:szCs w:val="23"/>
        </w:rPr>
        <w:t xml:space="preserve">BFO-conformant </w:t>
      </w:r>
      <w:r w:rsidRPr="001D5799">
        <w:rPr>
          <w:rFonts w:ascii="Times New Roman" w:hAnsi="Times New Roman"/>
          <w:sz w:val="24"/>
          <w:szCs w:val="23"/>
        </w:rPr>
        <w:t xml:space="preserve">domain ontology. </w:t>
      </w:r>
    </w:p>
    <w:p w14:paraId="08801B74" w14:textId="77777777" w:rsidR="00626425" w:rsidRPr="001D5799" w:rsidRDefault="00626425"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Definitions for relational expressions are statements of necessary and sufficient conditions for the relation to hold which follow the normal rules of logic. Examples are provided below.</w:t>
      </w:r>
    </w:p>
    <w:p w14:paraId="35A9E7C4" w14:textId="77777777" w:rsidR="007A1CDD" w:rsidRDefault="007A1CDD" w:rsidP="009B5669">
      <w:pPr>
        <w:spacing w:beforeLines="1" w:before="2" w:afterLines="1" w:after="2" w:line="360" w:lineRule="auto"/>
        <w:rPr>
          <w:rFonts w:ascii="Times New Roman" w:hAnsi="Times New Roman"/>
          <w:i/>
          <w:sz w:val="24"/>
          <w:szCs w:val="23"/>
        </w:rPr>
      </w:pPr>
    </w:p>
    <w:p w14:paraId="522D0DA3" w14:textId="77777777" w:rsidR="00130D7C" w:rsidRPr="00130D7C" w:rsidRDefault="00130D7C" w:rsidP="009B5669">
      <w:pPr>
        <w:spacing w:beforeLines="1" w:before="2" w:afterLines="1" w:after="2" w:line="360" w:lineRule="auto"/>
        <w:rPr>
          <w:rFonts w:ascii="Times New Roman" w:hAnsi="Times New Roman"/>
          <w:b/>
          <w:sz w:val="24"/>
          <w:szCs w:val="23"/>
        </w:rPr>
      </w:pPr>
      <w:r w:rsidRPr="00130D7C">
        <w:rPr>
          <w:rFonts w:ascii="Times New Roman" w:hAnsi="Times New Roman"/>
          <w:b/>
          <w:sz w:val="24"/>
          <w:szCs w:val="23"/>
        </w:rPr>
        <w:t>The dichotomy of ‘continuant’ and ‘occurrent</w:t>
      </w:r>
      <w:r>
        <w:rPr>
          <w:rFonts w:ascii="Times New Roman" w:hAnsi="Times New Roman"/>
          <w:b/>
          <w:sz w:val="24"/>
          <w:szCs w:val="23"/>
        </w:rPr>
        <w:t>’</w:t>
      </w:r>
    </w:p>
    <w:p w14:paraId="25711257" w14:textId="77777777" w:rsidR="00130D7C" w:rsidRDefault="00130D7C" w:rsidP="00130D7C">
      <w:pPr>
        <w:spacing w:beforeLines="1" w:before="2" w:afterLines="1" w:after="2" w:line="360" w:lineRule="auto"/>
        <w:rPr>
          <w:rFonts w:ascii="Times New Roman" w:hAnsi="Times New Roman"/>
          <w:sz w:val="24"/>
          <w:szCs w:val="24"/>
        </w:rPr>
      </w:pPr>
      <w:r>
        <w:rPr>
          <w:rFonts w:ascii="Times New Roman" w:hAnsi="Times New Roman"/>
          <w:sz w:val="24"/>
          <w:szCs w:val="23"/>
        </w:rPr>
        <w:t>We have employed in the above the dichotomy between continuant and occurrent ontologies, which forms the central organizing axis of the BFO ontology. We can describe this dichotomy as follows, f</w:t>
      </w:r>
      <w:r w:rsidRPr="00924FD8">
        <w:rPr>
          <w:rFonts w:ascii="Times New Roman" w:hAnsi="Times New Roman"/>
          <w:sz w:val="24"/>
          <w:szCs w:val="24"/>
        </w:rPr>
        <w:t>ollowing Zemach [</w:t>
      </w:r>
      <w:r>
        <w:rPr>
          <w:rFonts w:ascii="Times New Roman" w:hAnsi="Times New Roman"/>
          <w:sz w:val="24"/>
          <w:szCs w:val="24"/>
        </w:rPr>
        <w:fldChar w:fldCharType="begin"/>
      </w:r>
      <w:r>
        <w:rPr>
          <w:rFonts w:ascii="Times New Roman" w:hAnsi="Times New Roman"/>
          <w:sz w:val="24"/>
          <w:szCs w:val="24"/>
        </w:rPr>
        <w:instrText xml:space="preserve"> REF _Ref309729842 \r \h </w:instrText>
      </w:r>
      <w:r>
        <w:rPr>
          <w:rFonts w:ascii="Times New Roman" w:hAnsi="Times New Roman"/>
          <w:sz w:val="24"/>
          <w:szCs w:val="24"/>
        </w:rPr>
      </w:r>
      <w:r>
        <w:rPr>
          <w:rFonts w:ascii="Times New Roman" w:hAnsi="Times New Roman"/>
          <w:sz w:val="24"/>
          <w:szCs w:val="24"/>
        </w:rPr>
        <w:fldChar w:fldCharType="separate"/>
      </w:r>
      <w:r w:rsidR="00A908AB">
        <w:rPr>
          <w:rFonts w:ascii="Times New Roman" w:hAnsi="Times New Roman"/>
          <w:sz w:val="24"/>
          <w:szCs w:val="24"/>
        </w:rPr>
        <w:t>60</w:t>
      </w:r>
      <w:r>
        <w:rPr>
          <w:rFonts w:ascii="Times New Roman" w:hAnsi="Times New Roman"/>
          <w:sz w:val="24"/>
          <w:szCs w:val="24"/>
        </w:rPr>
        <w:fldChar w:fldCharType="end"/>
      </w:r>
      <w:r w:rsidRPr="00924FD8">
        <w:rPr>
          <w:rFonts w:ascii="Times New Roman" w:hAnsi="Times New Roman"/>
          <w:sz w:val="24"/>
          <w:szCs w:val="24"/>
        </w:rPr>
        <w:t>]</w:t>
      </w:r>
      <w:r>
        <w:rPr>
          <w:rFonts w:ascii="Times New Roman" w:hAnsi="Times New Roman"/>
          <w:sz w:val="24"/>
          <w:szCs w:val="24"/>
        </w:rPr>
        <w:t xml:space="preserve"> (and simplifying somewhat), who distinguishes between </w:t>
      </w:r>
    </w:p>
    <w:p w14:paraId="7DD94B33" w14:textId="77777777"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t xml:space="preserve">non-continuant entities (NCs), which </w:t>
      </w:r>
      <w:r>
        <w:rPr>
          <w:rFonts w:ascii="Times New Roman" w:hAnsi="Times New Roman"/>
          <w:sz w:val="24"/>
          <w:szCs w:val="24"/>
        </w:rPr>
        <w:t xml:space="preserve">Zemach calls ‘events’, and which are defined by the fact that they </w:t>
      </w:r>
      <w:r w:rsidRPr="00130D7C">
        <w:rPr>
          <w:rFonts w:ascii="Times New Roman" w:hAnsi="Times New Roman"/>
          <w:sz w:val="24"/>
          <w:szCs w:val="24"/>
        </w:rPr>
        <w:t xml:space="preserve">can be sliced </w:t>
      </w:r>
      <w:r>
        <w:rPr>
          <w:rFonts w:ascii="Times New Roman" w:hAnsi="Times New Roman"/>
          <w:sz w:val="24"/>
          <w:szCs w:val="24"/>
        </w:rPr>
        <w:t xml:space="preserve">along any </w:t>
      </w:r>
      <w:r w:rsidRPr="00130D7C">
        <w:rPr>
          <w:rFonts w:ascii="Times New Roman" w:hAnsi="Times New Roman"/>
          <w:sz w:val="24"/>
          <w:szCs w:val="24"/>
        </w:rPr>
        <w:t xml:space="preserve">spatial and temporal dimensions to yield parts (for example the first year of the life of your table; the life of your table top as contrasted with the life of your table legs, and so forth) </w:t>
      </w:r>
    </w:p>
    <w:p w14:paraId="1426DB31" w14:textId="77777777"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t>continuant  entities</w:t>
      </w:r>
      <w:r>
        <w:rPr>
          <w:rFonts w:ascii="Times New Roman" w:hAnsi="Times New Roman"/>
          <w:sz w:val="24"/>
          <w:szCs w:val="24"/>
        </w:rPr>
        <w:t>, which Zemach calls ‘things’, and which</w:t>
      </w:r>
      <w:r w:rsidRPr="00130D7C">
        <w:rPr>
          <w:rFonts w:ascii="Times New Roman" w:hAnsi="Times New Roman"/>
          <w:sz w:val="24"/>
          <w:szCs w:val="24"/>
        </w:rPr>
        <w:t xml:space="preserve"> can be sliced to yield parts only along the spatial dimension, yielding for example the parts of your table which we call its legs, its top, its nails. </w:t>
      </w:r>
    </w:p>
    <w:p w14:paraId="31B39D6D" w14:textId="77777777"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As Zemach puts it:</w:t>
      </w:r>
    </w:p>
    <w:p w14:paraId="52AB2208" w14:textId="77777777"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14:paraId="0A457908" w14:textId="77777777" w:rsidR="00130D7C" w:rsidRPr="00924FD8" w:rsidRDefault="00130D7C" w:rsidP="00130D7C">
      <w:pPr>
        <w:autoSpaceDE w:val="0"/>
        <w:autoSpaceDN w:val="0"/>
        <w:adjustRightInd w:val="0"/>
        <w:spacing w:after="0" w:line="240" w:lineRule="auto"/>
        <w:ind w:left="720"/>
        <w:jc w:val="both"/>
        <w:rPr>
          <w:rFonts w:ascii="Times New Roman" w:hAnsi="Times New Roman"/>
          <w:szCs w:val="24"/>
        </w:rPr>
      </w:pPr>
      <w:r w:rsidRPr="00924FD8">
        <w:rPr>
          <w:rFonts w:ascii="Times New Roman" w:hAnsi="Times New Roman"/>
          <w:szCs w:val="24"/>
        </w:rPr>
        <w:t xml:space="preserve">An event is an entity that exists, in its entirety, in the area defined by its spatiotemporal boundaries, and each part of this area contains a </w:t>
      </w:r>
      <w:r w:rsidRPr="00924FD8">
        <w:rPr>
          <w:rFonts w:ascii="Times New Roman" w:hAnsi="Times New Roman"/>
          <w:i/>
          <w:iCs/>
          <w:szCs w:val="24"/>
        </w:rPr>
        <w:t xml:space="preserve">part </w:t>
      </w:r>
      <w:r w:rsidRPr="00924FD8">
        <w:rPr>
          <w:rFonts w:ascii="Times New Roman" w:hAnsi="Times New Roman"/>
          <w:szCs w:val="24"/>
        </w:rPr>
        <w:t>of the whole event. There are obviously indefinitely many ways to carve the world into events, some of which are useful and interesting (e.g., for the physicist) and some of which – the vast majority – seem to us to create hodge-podge collections of no interest whatsoever. Any filled chunk of spacetime is an event</w:t>
      </w:r>
      <w:r>
        <w:rPr>
          <w:rFonts w:ascii="Times New Roman" w:hAnsi="Times New Roman"/>
          <w:szCs w:val="24"/>
        </w:rPr>
        <w:t>. [</w:t>
      </w:r>
      <w:r>
        <w:rPr>
          <w:rFonts w:ascii="Times New Roman" w:hAnsi="Times New Roman"/>
          <w:szCs w:val="24"/>
        </w:rPr>
        <w:fldChar w:fldCharType="begin"/>
      </w:r>
      <w:r>
        <w:rPr>
          <w:rFonts w:ascii="Times New Roman" w:hAnsi="Times New Roman"/>
          <w:szCs w:val="24"/>
        </w:rPr>
        <w:instrText xml:space="preserve"> REF _Ref309729842 \r \h </w:instrText>
      </w:r>
      <w:r>
        <w:rPr>
          <w:rFonts w:ascii="Times New Roman" w:hAnsi="Times New Roman"/>
          <w:szCs w:val="24"/>
        </w:rPr>
      </w:r>
      <w:r>
        <w:rPr>
          <w:rFonts w:ascii="Times New Roman" w:hAnsi="Times New Roman"/>
          <w:szCs w:val="24"/>
        </w:rPr>
        <w:fldChar w:fldCharType="separate"/>
      </w:r>
      <w:r w:rsidR="00A908AB">
        <w:rPr>
          <w:rFonts w:ascii="Times New Roman" w:hAnsi="Times New Roman"/>
          <w:szCs w:val="24"/>
        </w:rPr>
        <w:t>60</w:t>
      </w:r>
      <w:r>
        <w:rPr>
          <w:rFonts w:ascii="Times New Roman" w:hAnsi="Times New Roman"/>
          <w:szCs w:val="24"/>
        </w:rPr>
        <w:fldChar w:fldCharType="end"/>
      </w:r>
      <w:r>
        <w:rPr>
          <w:rFonts w:ascii="Times New Roman" w:hAnsi="Times New Roman"/>
          <w:szCs w:val="24"/>
        </w:rPr>
        <w:t>, pp. 233 f.]</w:t>
      </w:r>
      <w:r w:rsidRPr="00924FD8">
        <w:rPr>
          <w:rFonts w:ascii="Times New Roman" w:hAnsi="Times New Roman"/>
          <w:szCs w:val="24"/>
        </w:rPr>
        <w:t xml:space="preserve"> </w:t>
      </w:r>
    </w:p>
    <w:p w14:paraId="2640DF81" w14:textId="77777777"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14:paraId="21CB292A" w14:textId="77777777"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sidRPr="00924FD8">
        <w:rPr>
          <w:rFonts w:ascii="Times New Roman" w:hAnsi="Times New Roman"/>
          <w:sz w:val="24"/>
          <w:szCs w:val="24"/>
        </w:rPr>
        <w:t>The second ontology consi</w:t>
      </w:r>
      <w:r w:rsidR="00774A84">
        <w:rPr>
          <w:rFonts w:ascii="Times New Roman" w:hAnsi="Times New Roman"/>
          <w:sz w:val="24"/>
          <w:szCs w:val="24"/>
        </w:rPr>
        <w:t>sts of continuant (formerly ‘BFO</w:t>
      </w:r>
      <w:r w:rsidRPr="00924FD8">
        <w:rPr>
          <w:rFonts w:ascii="Times New Roman" w:hAnsi="Times New Roman"/>
          <w:sz w:val="24"/>
          <w:szCs w:val="24"/>
        </w:rPr>
        <w:t>: SNAP’) ontologies. This</w:t>
      </w:r>
    </w:p>
    <w:p w14:paraId="09F6E6CF" w14:textId="77777777"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14:paraId="60014FAA" w14:textId="77777777" w:rsidR="00130D7C" w:rsidRPr="00872DC4" w:rsidRDefault="00130D7C" w:rsidP="00872DC4">
      <w:pPr>
        <w:autoSpaceDE w:val="0"/>
        <w:autoSpaceDN w:val="0"/>
        <w:adjustRightInd w:val="0"/>
        <w:spacing w:after="0" w:line="240" w:lineRule="auto"/>
        <w:ind w:left="720"/>
        <w:jc w:val="both"/>
        <w:rPr>
          <w:rFonts w:ascii="Times New Roman" w:hAnsi="Times New Roman"/>
          <w:szCs w:val="24"/>
        </w:rPr>
      </w:pPr>
      <w:r w:rsidRPr="00872DC4">
        <w:rPr>
          <w:rFonts w:ascii="Times New Roman" w:hAnsi="Times New Roman"/>
          <w:szCs w:val="24"/>
        </w:rPr>
        <w:t xml:space="preserve">is the one we use most and that comes almost naturally to us. … The entities it recognizes are continuous in time and bound in space. We may call them </w:t>
      </w:r>
      <w:r w:rsidRPr="00872DC4">
        <w:rPr>
          <w:rFonts w:ascii="Times New Roman" w:hAnsi="Times New Roman"/>
          <w:i/>
          <w:iCs/>
          <w:szCs w:val="24"/>
        </w:rPr>
        <w:t xml:space="preserve">continuants in time </w:t>
      </w:r>
      <w:r w:rsidRPr="00872DC4">
        <w:rPr>
          <w:rFonts w:ascii="Times New Roman" w:hAnsi="Times New Roman"/>
          <w:szCs w:val="24"/>
        </w:rPr>
        <w:t xml:space="preserve">(CTs) or, simply, </w:t>
      </w:r>
      <w:r w:rsidRPr="00872DC4">
        <w:rPr>
          <w:rFonts w:ascii="Times New Roman" w:hAnsi="Times New Roman"/>
          <w:i/>
          <w:iCs/>
          <w:szCs w:val="24"/>
        </w:rPr>
        <w:t xml:space="preserve">things. </w:t>
      </w:r>
      <w:r w:rsidRPr="00872DC4">
        <w:rPr>
          <w:rFonts w:ascii="Times New Roman" w:hAnsi="Times New Roman"/>
          <w:szCs w:val="24"/>
        </w:rPr>
        <w:t xml:space="preserve">We normally regard almost every object we come across as a CT: this chair, my pencil, my friend Richard Roe, the tree around the corner, the fly that crawls on the page. This is not to say that all these cannot be re-categorized and regarded as events. They certainly </w:t>
      </w:r>
      <w:r w:rsidR="00872DC4" w:rsidRPr="00872DC4">
        <w:rPr>
          <w:rFonts w:ascii="Times New Roman" w:hAnsi="Times New Roman"/>
          <w:szCs w:val="24"/>
        </w:rPr>
        <w:t>can be. ‘</w:t>
      </w:r>
      <w:r w:rsidRPr="00872DC4">
        <w:rPr>
          <w:rFonts w:ascii="Times New Roman" w:hAnsi="Times New Roman"/>
          <w:szCs w:val="24"/>
        </w:rPr>
        <w:t>This chai</w:t>
      </w:r>
      <w:r w:rsidR="00872DC4" w:rsidRPr="00872DC4">
        <w:rPr>
          <w:rFonts w:ascii="Times New Roman" w:hAnsi="Times New Roman"/>
          <w:szCs w:val="24"/>
        </w:rPr>
        <w:t>r’</w:t>
      </w:r>
      <w:r w:rsidRPr="00872DC4">
        <w:rPr>
          <w:rFonts w:ascii="Times New Roman" w:hAnsi="Times New Roman"/>
          <w:szCs w:val="24"/>
        </w:rPr>
        <w:t xml:space="preserve">, e.g., can be used to name an NC [non-continuant], and some philosophers do use it in this way: they say that they see a temporal slice of the chair and sit on another temporal slice of it. But this is not the most common way of using ‘this chair’ or ‘Fido’. Normally we </w:t>
      </w:r>
      <w:r w:rsidRPr="00872DC4">
        <w:rPr>
          <w:rFonts w:ascii="Times New Roman" w:hAnsi="Times New Roman"/>
          <w:i/>
          <w:iCs/>
          <w:szCs w:val="24"/>
        </w:rPr>
        <w:t xml:space="preserve">do not </w:t>
      </w:r>
      <w:r w:rsidRPr="00872DC4">
        <w:rPr>
          <w:rFonts w:ascii="Times New Roman" w:hAnsi="Times New Roman"/>
          <w:szCs w:val="24"/>
        </w:rPr>
        <w:t xml:space="preserve">regard chairs and dogs as NCs. We consider them to be not events but a very different kind of entity, and the names we give them, in our language, obey a grammar which is fundamentally dissimilar to the grammar of names of events. A thing, I said, is bound in space. My desk stretches from the window to the door. It has spatial parts, and can be sliced (in space) in two. With respect to time, however, a thing is a continuant. </w:t>
      </w:r>
      <w:r w:rsidRPr="00872DC4">
        <w:rPr>
          <w:rFonts w:ascii="Times New Roman" w:hAnsi="Times New Roman"/>
          <w:sz w:val="20"/>
          <w:szCs w:val="24"/>
        </w:rPr>
        <w:t>[</w:t>
      </w:r>
      <w:r w:rsidRPr="00872DC4">
        <w:rPr>
          <w:rFonts w:ascii="Times New Roman" w:hAnsi="Times New Roman"/>
          <w:sz w:val="20"/>
          <w:szCs w:val="24"/>
        </w:rPr>
        <w:fldChar w:fldCharType="begin"/>
      </w:r>
      <w:r w:rsidRPr="00872DC4">
        <w:rPr>
          <w:rFonts w:ascii="Times New Roman" w:hAnsi="Times New Roman"/>
          <w:sz w:val="20"/>
          <w:szCs w:val="24"/>
        </w:rPr>
        <w:instrText xml:space="preserve"> REF _Ref309729842 \r \h </w:instrText>
      </w:r>
      <w:r w:rsidR="00872DC4">
        <w:rPr>
          <w:rFonts w:ascii="Times New Roman" w:hAnsi="Times New Roman"/>
          <w:sz w:val="20"/>
          <w:szCs w:val="24"/>
        </w:rPr>
        <w:instrText xml:space="preserve"> \* MERGEFORMAT </w:instrText>
      </w:r>
      <w:r w:rsidRPr="00872DC4">
        <w:rPr>
          <w:rFonts w:ascii="Times New Roman" w:hAnsi="Times New Roman"/>
          <w:sz w:val="20"/>
          <w:szCs w:val="24"/>
        </w:rPr>
      </w:r>
      <w:r w:rsidRPr="00872DC4">
        <w:rPr>
          <w:rFonts w:ascii="Times New Roman" w:hAnsi="Times New Roman"/>
          <w:sz w:val="20"/>
          <w:szCs w:val="24"/>
        </w:rPr>
        <w:fldChar w:fldCharType="separate"/>
      </w:r>
      <w:r w:rsidR="00A908AB">
        <w:rPr>
          <w:rFonts w:ascii="Times New Roman" w:hAnsi="Times New Roman"/>
          <w:sz w:val="20"/>
          <w:szCs w:val="24"/>
        </w:rPr>
        <w:t>60</w:t>
      </w:r>
      <w:r w:rsidRPr="00872DC4">
        <w:rPr>
          <w:rFonts w:ascii="Times New Roman" w:hAnsi="Times New Roman"/>
          <w:sz w:val="20"/>
          <w:szCs w:val="24"/>
        </w:rPr>
        <w:fldChar w:fldCharType="end"/>
      </w:r>
      <w:r w:rsidRPr="00872DC4">
        <w:rPr>
          <w:rFonts w:ascii="Times New Roman" w:hAnsi="Times New Roman"/>
          <w:sz w:val="20"/>
          <w:szCs w:val="24"/>
        </w:rPr>
        <w:t xml:space="preserve">, p. 240] </w:t>
      </w:r>
    </w:p>
    <w:p w14:paraId="2D5A1D00" w14:textId="77777777" w:rsidR="00130D7C" w:rsidRDefault="00130D7C" w:rsidP="009B5669">
      <w:pPr>
        <w:spacing w:beforeLines="1" w:before="2" w:afterLines="1" w:after="2" w:line="360" w:lineRule="auto"/>
        <w:rPr>
          <w:rFonts w:ascii="Times New Roman" w:hAnsi="Times New Roman"/>
          <w:i/>
          <w:sz w:val="24"/>
          <w:szCs w:val="23"/>
        </w:rPr>
      </w:pPr>
    </w:p>
    <w:p w14:paraId="75176695" w14:textId="77777777" w:rsidR="00130D7C" w:rsidRDefault="00130D7C" w:rsidP="00872DC4">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BFO generalizes from the above, above all by allowing not only </w:t>
      </w:r>
      <w:r>
        <w:rPr>
          <w:rFonts w:ascii="Times New Roman" w:hAnsi="Times New Roman"/>
          <w:i/>
          <w:sz w:val="24"/>
          <w:szCs w:val="23"/>
        </w:rPr>
        <w:t xml:space="preserve">things </w:t>
      </w:r>
      <w:r>
        <w:rPr>
          <w:rFonts w:ascii="Times New Roman" w:hAnsi="Times New Roman"/>
          <w:sz w:val="24"/>
          <w:szCs w:val="23"/>
        </w:rPr>
        <w:t>(such as pencils and people) as continuants, but also entities dependent on things (such as qualities and dispositions).</w:t>
      </w:r>
    </w:p>
    <w:p w14:paraId="1DC75D50" w14:textId="77777777" w:rsidR="00872DC4" w:rsidRDefault="00872DC4" w:rsidP="00872DC4">
      <w:pPr>
        <w:spacing w:beforeLines="1" w:before="2" w:afterLines="1" w:after="2" w:line="360" w:lineRule="auto"/>
        <w:jc w:val="both"/>
        <w:rPr>
          <w:rFonts w:ascii="Times New Roman" w:hAnsi="Times New Roman"/>
          <w:sz w:val="24"/>
          <w:szCs w:val="23"/>
        </w:rPr>
      </w:pPr>
    </w:p>
    <w:p w14:paraId="04539138" w14:textId="77777777" w:rsidR="00DE116D" w:rsidRPr="008C4071" w:rsidRDefault="00872DC4" w:rsidP="00DE116D">
      <w:pPr>
        <w:spacing w:beforeLines="1" w:before="2" w:afterLines="1" w:after="2" w:line="360" w:lineRule="auto"/>
        <w:jc w:val="both"/>
        <w:rPr>
          <w:ins w:id="623" w:author="phismith" w:date="2012-01-02T14:16:00Z"/>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 xml:space="preserve">is a continuant means: </w:t>
      </w:r>
      <w:r>
        <w:rPr>
          <w:rFonts w:ascii="Times New Roman" w:hAnsi="Times New Roman"/>
          <w:i/>
          <w:sz w:val="24"/>
          <w:szCs w:val="23"/>
        </w:rPr>
        <w:t xml:space="preserve">a </w:t>
      </w:r>
      <w:r>
        <w:rPr>
          <w:rFonts w:ascii="Times New Roman" w:hAnsi="Times New Roman"/>
          <w:sz w:val="24"/>
          <w:szCs w:val="23"/>
        </w:rPr>
        <w:t>is an entity that i</w:t>
      </w:r>
      <w:r w:rsidR="00B016FE">
        <w:rPr>
          <w:rFonts w:ascii="Times New Roman" w:hAnsi="Times New Roman"/>
          <w:sz w:val="24"/>
          <w:szCs w:val="23"/>
        </w:rPr>
        <w:t>s bound in space</w:t>
      </w:r>
      <w:del w:id="624" w:author="phismith" w:date="2012-01-02T14:16:00Z">
        <w:r w:rsidR="00B016FE" w:rsidDel="00DE116D">
          <w:rPr>
            <w:rFonts w:ascii="Times New Roman" w:hAnsi="Times New Roman"/>
            <w:sz w:val="24"/>
            <w:szCs w:val="23"/>
          </w:rPr>
          <w:delText>.</w:delText>
        </w:r>
      </w:del>
      <w:ins w:id="625" w:author="phismith" w:date="2012-01-02T14:16:00Z">
        <w:r w:rsidR="00DE116D" w:rsidRPr="00DE116D">
          <w:rPr>
            <w:rFonts w:ascii="Times New Roman" w:hAnsi="Times New Roman"/>
            <w:sz w:val="24"/>
            <w:szCs w:val="23"/>
          </w:rPr>
          <w:t xml:space="preserve"> </w:t>
        </w:r>
        <w:r w:rsidR="00DE116D">
          <w:rPr>
            <w:rFonts w:ascii="Times New Roman" w:hAnsi="Times New Roman"/>
            <w:sz w:val="24"/>
            <w:szCs w:val="23"/>
          </w:rPr>
          <w:t>and continues to exist in time. Every continuant entity either has spatial parts or it is a boundary of something that has spatial parts.</w:t>
        </w:r>
      </w:ins>
    </w:p>
    <w:p w14:paraId="14F6CBF1" w14:textId="77777777" w:rsidR="00872DC4" w:rsidDel="00DE116D" w:rsidRDefault="00872DC4" w:rsidP="00872DC4">
      <w:pPr>
        <w:spacing w:beforeLines="1" w:before="2" w:afterLines="1" w:after="2" w:line="360" w:lineRule="auto"/>
        <w:jc w:val="both"/>
        <w:rPr>
          <w:del w:id="626" w:author="phismith" w:date="2012-01-02T14:16:00Z"/>
          <w:rFonts w:ascii="Times New Roman" w:hAnsi="Times New Roman"/>
          <w:sz w:val="24"/>
          <w:szCs w:val="23"/>
        </w:rPr>
      </w:pPr>
    </w:p>
    <w:p w14:paraId="5AFA91AC" w14:textId="77777777" w:rsidR="00D10C26" w:rsidRDefault="00D10C26" w:rsidP="00B016FE">
      <w:pPr>
        <w:spacing w:beforeLines="1" w:before="2" w:afterLines="1" w:after="2" w:line="360" w:lineRule="auto"/>
        <w:jc w:val="both"/>
        <w:rPr>
          <w:rFonts w:ascii="Times New Roman" w:hAnsi="Times New Roman"/>
          <w:sz w:val="24"/>
          <w:szCs w:val="23"/>
        </w:rPr>
      </w:pPr>
    </w:p>
    <w:p w14:paraId="59B36B5E" w14:textId="77777777" w:rsidR="00D10C26" w:rsidRPr="001D5799" w:rsidRDefault="00D10C26" w:rsidP="00D10C26">
      <w:pPr>
        <w:spacing w:beforeLines="1" w:before="2" w:afterLines="1" w:after="2" w:line="360" w:lineRule="auto"/>
        <w:jc w:val="both"/>
        <w:rPr>
          <w:rFonts w:ascii="Times New Roman" w:hAnsi="Times New Roman"/>
          <w:sz w:val="24"/>
          <w:szCs w:val="23"/>
        </w:rPr>
      </w:pPr>
      <w:r w:rsidRPr="00D10C26">
        <w:rPr>
          <w:rFonts w:ascii="Times New Roman" w:hAnsi="Times New Roman"/>
          <w:smallCaps/>
          <w:sz w:val="24"/>
          <w:szCs w:val="23"/>
        </w:rPr>
        <w:t>Examples</w:t>
      </w:r>
      <w:r w:rsidRPr="001D5799">
        <w:rPr>
          <w:rFonts w:ascii="Times New Roman" w:hAnsi="Times New Roman"/>
          <w:sz w:val="24"/>
          <w:szCs w:val="23"/>
        </w:rPr>
        <w:t>:</w:t>
      </w:r>
      <w:r w:rsidRPr="00D10C26">
        <w:rPr>
          <w:rFonts w:ascii="Times New Roman" w:hAnsi="Times New Roman"/>
          <w:sz w:val="24"/>
          <w:szCs w:val="23"/>
        </w:rPr>
        <w:t xml:space="preserve"> </w:t>
      </w:r>
      <w:r>
        <w:rPr>
          <w:rFonts w:ascii="Times New Roman" w:hAnsi="Times New Roman"/>
          <w:sz w:val="24"/>
          <w:szCs w:val="23"/>
        </w:rPr>
        <w:t>an organism, a surgeon</w:t>
      </w:r>
      <w:r w:rsidRPr="001D5799">
        <w:rPr>
          <w:rFonts w:ascii="Times New Roman" w:hAnsi="Times New Roman"/>
          <w:sz w:val="24"/>
          <w:szCs w:val="23"/>
        </w:rPr>
        <w:t xml:space="preserve">, </w:t>
      </w:r>
      <w:r>
        <w:rPr>
          <w:rFonts w:ascii="Times New Roman" w:hAnsi="Times New Roman"/>
          <w:sz w:val="24"/>
          <w:szCs w:val="23"/>
        </w:rPr>
        <w:t>the patient in a surgical procedure, a cell</w:t>
      </w:r>
      <w:r w:rsidRPr="001D5799">
        <w:rPr>
          <w:rFonts w:ascii="Times New Roman" w:hAnsi="Times New Roman"/>
          <w:sz w:val="24"/>
          <w:szCs w:val="23"/>
        </w:rPr>
        <w:t xml:space="preserve">, Van Gogh, the </w:t>
      </w:r>
      <w:r>
        <w:rPr>
          <w:rFonts w:ascii="Times New Roman" w:hAnsi="Times New Roman"/>
          <w:sz w:val="24"/>
          <w:szCs w:val="23"/>
        </w:rPr>
        <w:t xml:space="preserve">spatial </w:t>
      </w:r>
      <w:r w:rsidRPr="001D5799">
        <w:rPr>
          <w:rFonts w:ascii="Times New Roman" w:hAnsi="Times New Roman"/>
          <w:sz w:val="24"/>
          <w:szCs w:val="23"/>
        </w:rPr>
        <w:t>region occupied by a cancer tumor.</w:t>
      </w:r>
    </w:p>
    <w:p w14:paraId="532AE6F7" w14:textId="77777777" w:rsidR="00D10C26" w:rsidDel="00DE116D" w:rsidRDefault="00D10C26" w:rsidP="00B016FE">
      <w:pPr>
        <w:spacing w:beforeLines="1" w:before="2" w:afterLines="1" w:after="2" w:line="360" w:lineRule="auto"/>
        <w:jc w:val="both"/>
        <w:rPr>
          <w:del w:id="627" w:author="phismith" w:date="2012-01-02T14:16:00Z"/>
          <w:rFonts w:ascii="Times New Roman" w:hAnsi="Times New Roman"/>
          <w:sz w:val="24"/>
          <w:szCs w:val="23"/>
        </w:rPr>
      </w:pPr>
    </w:p>
    <w:p w14:paraId="2FEB6833" w14:textId="77777777" w:rsidR="00D10C26" w:rsidRDefault="00D10C26" w:rsidP="00B016FE">
      <w:pPr>
        <w:spacing w:beforeLines="1" w:before="2" w:afterLines="1" w:after="2" w:line="360" w:lineRule="auto"/>
        <w:jc w:val="both"/>
        <w:rPr>
          <w:rFonts w:ascii="Times New Roman" w:hAnsi="Times New Roman"/>
          <w:sz w:val="24"/>
          <w:szCs w:val="23"/>
        </w:rPr>
      </w:pPr>
    </w:p>
    <w:p w14:paraId="75093787" w14:textId="77777777" w:rsidR="00B016FE" w:rsidRDefault="00B016FE" w:rsidP="00B016FE">
      <w:pPr>
        <w:spacing w:beforeLines="1" w:before="2" w:afterLines="1" w:after="2" w:line="360" w:lineRule="auto"/>
        <w:jc w:val="both"/>
        <w:rPr>
          <w:ins w:id="628" w:author="phismith" w:date="2012-01-03T12:23:00Z"/>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 xml:space="preserve">is an occurrent entity means: </w:t>
      </w:r>
      <w:r>
        <w:rPr>
          <w:rFonts w:ascii="Times New Roman" w:hAnsi="Times New Roman"/>
          <w:i/>
          <w:sz w:val="24"/>
          <w:szCs w:val="23"/>
        </w:rPr>
        <w:t xml:space="preserve">a </w:t>
      </w:r>
      <w:r>
        <w:rPr>
          <w:rFonts w:ascii="Times New Roman" w:hAnsi="Times New Roman"/>
          <w:sz w:val="24"/>
          <w:szCs w:val="23"/>
        </w:rPr>
        <w:t>is an entity that is bound in time.</w:t>
      </w:r>
      <w:ins w:id="629" w:author="phismith" w:date="2012-01-02T14:17:00Z">
        <w:r w:rsidR="00DE116D">
          <w:rPr>
            <w:rFonts w:ascii="Times New Roman" w:hAnsi="Times New Roman"/>
            <w:sz w:val="24"/>
            <w:szCs w:val="23"/>
          </w:rPr>
          <w:t xml:space="preserve"> Every occurrent entity either has temporal parts or it is a boundary of something that has temporal parts,</w:t>
        </w:r>
      </w:ins>
    </w:p>
    <w:p w14:paraId="7DA42F6C" w14:textId="77777777" w:rsidR="00D54118" w:rsidRDefault="00D54118" w:rsidP="00B016FE">
      <w:pPr>
        <w:spacing w:beforeLines="1" w:before="2" w:afterLines="1" w:after="2" w:line="360" w:lineRule="auto"/>
        <w:jc w:val="both"/>
        <w:rPr>
          <w:ins w:id="630" w:author="phismith" w:date="2012-01-03T12:23:00Z"/>
          <w:rFonts w:ascii="Times New Roman" w:hAnsi="Times New Roman"/>
          <w:sz w:val="24"/>
          <w:szCs w:val="23"/>
        </w:rPr>
      </w:pPr>
    </w:p>
    <w:p w14:paraId="1EBC4C54" w14:textId="77777777" w:rsidR="00D54118" w:rsidRDefault="00D54118" w:rsidP="00B016FE">
      <w:pPr>
        <w:spacing w:beforeLines="1" w:before="2" w:afterLines="1" w:after="2" w:line="360" w:lineRule="auto"/>
        <w:jc w:val="both"/>
        <w:rPr>
          <w:rFonts w:ascii="Times New Roman" w:hAnsi="Times New Roman"/>
          <w:sz w:val="24"/>
          <w:szCs w:val="23"/>
        </w:rPr>
      </w:pPr>
      <w:ins w:id="631" w:author="phismith" w:date="2012-01-03T12:23:00Z">
        <w:r w:rsidRPr="00D54118">
          <w:rPr>
            <w:rFonts w:ascii="Times New Roman" w:hAnsi="Times New Roman"/>
            <w:sz w:val="24"/>
            <w:szCs w:val="23"/>
            <w:highlight w:val="yellow"/>
            <w:rPrChange w:id="632" w:author="phismith" w:date="2012-01-03T12:23:00Z">
              <w:rPr>
                <w:rFonts w:ascii="Times New Roman" w:hAnsi="Times New Roman"/>
                <w:sz w:val="24"/>
                <w:szCs w:val="23"/>
              </w:rPr>
            </w:rPrChange>
          </w:rPr>
          <w:t>CHECK THAT THIS ELUCIDATION IS CONSISTENT WITH SECTION 1</w:t>
        </w:r>
      </w:ins>
    </w:p>
    <w:p w14:paraId="38C9035D" w14:textId="77777777" w:rsidR="00B016FE" w:rsidRDefault="00B016FE" w:rsidP="00872DC4">
      <w:pPr>
        <w:spacing w:beforeLines="1" w:before="2" w:afterLines="1" w:after="2" w:line="360" w:lineRule="auto"/>
        <w:jc w:val="both"/>
        <w:rPr>
          <w:rFonts w:ascii="Times New Roman" w:hAnsi="Times New Roman"/>
          <w:sz w:val="24"/>
          <w:szCs w:val="23"/>
        </w:rPr>
      </w:pPr>
    </w:p>
    <w:p w14:paraId="1292E041" w14:textId="77777777" w:rsidR="00D10C26" w:rsidRPr="001D5799" w:rsidRDefault="00D10C26" w:rsidP="00D10C26">
      <w:pPr>
        <w:spacing w:beforeLines="1" w:before="2" w:afterLines="1" w:after="2" w:line="360" w:lineRule="auto"/>
        <w:jc w:val="both"/>
        <w:rPr>
          <w:rFonts w:ascii="Times New Roman" w:hAnsi="Times New Roman"/>
          <w:sz w:val="24"/>
          <w:szCs w:val="23"/>
        </w:rPr>
      </w:pPr>
      <w:r w:rsidRPr="00D10C26">
        <w:rPr>
          <w:rFonts w:ascii="Times New Roman" w:hAnsi="Times New Roman"/>
          <w:smallCaps/>
          <w:sz w:val="24"/>
          <w:szCs w:val="23"/>
        </w:rPr>
        <w:t>Examples</w:t>
      </w:r>
      <w:r w:rsidRPr="001D5799">
        <w:rPr>
          <w:rFonts w:ascii="Times New Roman" w:hAnsi="Times New Roman"/>
          <w:sz w:val="24"/>
          <w:szCs w:val="23"/>
        </w:rPr>
        <w:t xml:space="preserve">: the life of an organism, a surgical </w:t>
      </w:r>
      <w:r>
        <w:rPr>
          <w:rFonts w:ascii="Times New Roman" w:hAnsi="Times New Roman"/>
          <w:sz w:val="24"/>
          <w:szCs w:val="23"/>
        </w:rPr>
        <w:t>procedure</w:t>
      </w:r>
      <w:r w:rsidRPr="001D5799">
        <w:rPr>
          <w:rFonts w:ascii="Times New Roman" w:hAnsi="Times New Roman"/>
          <w:sz w:val="24"/>
          <w:szCs w:val="23"/>
        </w:rPr>
        <w:t>, a process of cellular meiosis, Van Gogh’s life, the spatiotemporal region occupied by the development of a cancer tumor.</w:t>
      </w:r>
    </w:p>
    <w:p w14:paraId="27B1CC72" w14:textId="77777777" w:rsidR="00D10C26" w:rsidRPr="00872DC4" w:rsidRDefault="00D10C26" w:rsidP="00872DC4">
      <w:pPr>
        <w:spacing w:beforeLines="1" w:before="2" w:afterLines="1" w:after="2" w:line="360" w:lineRule="auto"/>
        <w:jc w:val="both"/>
        <w:rPr>
          <w:rFonts w:ascii="Times New Roman" w:hAnsi="Times New Roman"/>
          <w:sz w:val="24"/>
          <w:szCs w:val="23"/>
        </w:rPr>
      </w:pPr>
    </w:p>
    <w:p w14:paraId="6AFCF90B" w14:textId="77777777" w:rsidR="00144077" w:rsidRDefault="00144077" w:rsidP="006C241A">
      <w:pPr>
        <w:pStyle w:val="Heading2"/>
        <w:spacing w:line="360" w:lineRule="auto"/>
        <w:rPr>
          <w:sz w:val="24"/>
          <w:szCs w:val="24"/>
        </w:rPr>
      </w:pPr>
      <w:bookmarkStart w:id="633" w:name="_Toc313270690"/>
      <w:r w:rsidRPr="00215638">
        <w:rPr>
          <w:sz w:val="24"/>
          <w:szCs w:val="24"/>
        </w:rPr>
        <w:t>Relations of parthood</w:t>
      </w:r>
      <w:bookmarkEnd w:id="633"/>
    </w:p>
    <w:p w14:paraId="05EB0DB7" w14:textId="77777777" w:rsidR="00130D7C" w:rsidRPr="001C76CF" w:rsidRDefault="00130D7C" w:rsidP="00130D7C">
      <w:pPr>
        <w:spacing w:beforeLines="1" w:before="2" w:afterLines="1" w:after="2" w:line="360" w:lineRule="auto"/>
        <w:rPr>
          <w:rFonts w:ascii="Times New Roman" w:hAnsi="Times New Roman"/>
          <w:sz w:val="24"/>
          <w:szCs w:val="23"/>
        </w:rPr>
      </w:pPr>
    </w:p>
    <w:p w14:paraId="2579DC8E" w14:textId="77777777" w:rsidR="00130D7C" w:rsidRPr="001D5799" w:rsidRDefault="00130D7C" w:rsidP="00130D7C">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As our starting point in understanding the parthood relation, we take the axioms of </w:t>
      </w:r>
      <w:r w:rsidRPr="001D5799">
        <w:rPr>
          <w:rFonts w:ascii="Times New Roman" w:hAnsi="Times New Roman"/>
          <w:sz w:val="24"/>
          <w:szCs w:val="23"/>
        </w:rPr>
        <w:t>Simple Extensional Mereology as defined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_Ref309404666 \r \h </w:instrText>
      </w:r>
      <w:r w:rsidRPr="001D5799">
        <w:rPr>
          <w:rFonts w:ascii="Times New Roman" w:hAnsi="Times New Roman"/>
          <w:sz w:val="24"/>
          <w:szCs w:val="23"/>
        </w:rPr>
      </w:r>
      <w:r w:rsidRPr="001D5799">
        <w:rPr>
          <w:rFonts w:ascii="Times New Roman" w:hAnsi="Times New Roman"/>
          <w:sz w:val="24"/>
          <w:szCs w:val="23"/>
        </w:rPr>
        <w:fldChar w:fldCharType="separate"/>
      </w:r>
      <w:r w:rsidR="00A908AB">
        <w:rPr>
          <w:rFonts w:ascii="Times New Roman" w:hAnsi="Times New Roman"/>
          <w:sz w:val="24"/>
          <w:szCs w:val="23"/>
        </w:rPr>
        <w:t>46</w:t>
      </w:r>
      <w:r w:rsidRPr="001D5799">
        <w:rPr>
          <w:rFonts w:ascii="Times New Roman" w:hAnsi="Times New Roman"/>
          <w:sz w:val="24"/>
          <w:szCs w:val="23"/>
        </w:rPr>
        <w:fldChar w:fldCharType="end"/>
      </w:r>
      <w:r w:rsidRPr="001D5799">
        <w:rPr>
          <w:rFonts w:ascii="Times New Roman" w:hAnsi="Times New Roman"/>
          <w:sz w:val="24"/>
          <w:szCs w:val="23"/>
        </w:rPr>
        <w:t xml:space="preserve">]. </w:t>
      </w:r>
      <w:r>
        <w:rPr>
          <w:rFonts w:ascii="Times New Roman" w:hAnsi="Times New Roman"/>
          <w:sz w:val="24"/>
          <w:szCs w:val="23"/>
        </w:rPr>
        <w:t>We then, following Zemach, define two subkinds of parthood, namely parthood as it obtains between continuants, and parthood as it obtains between occurrents, as follows (where are dealing, in each case, with relations among particulars):</w:t>
      </w:r>
    </w:p>
    <w:p w14:paraId="4F0EFA78" w14:textId="77777777" w:rsidR="00B02AE7" w:rsidRDefault="00B02AE7" w:rsidP="006C241A"/>
    <w:p w14:paraId="0CABA0FE" w14:textId="77777777" w:rsidR="00144077" w:rsidRPr="00130D7C" w:rsidRDefault="00130D7C" w:rsidP="009B5669">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005B3D14"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2E5BE8" w:rsidRPr="001D5799">
        <w:rPr>
          <w:rFonts w:ascii="Times New Roman" w:hAnsi="Times New Roman"/>
          <w:b/>
          <w:sz w:val="24"/>
          <w:szCs w:val="23"/>
        </w:rPr>
        <w:t>at</w:t>
      </w:r>
      <w:r w:rsidR="002504F3" w:rsidRPr="001D5799">
        <w:rPr>
          <w:rFonts w:ascii="Times New Roman" w:hAnsi="Times New Roman"/>
          <w:b/>
          <w:sz w:val="24"/>
          <w:szCs w:val="23"/>
        </w:rPr>
        <w:t xml:space="preserve"> </w:t>
      </w:r>
      <w:r w:rsidR="002E5BE8" w:rsidRPr="001D5799">
        <w:rPr>
          <w:rFonts w:ascii="Times New Roman" w:hAnsi="Times New Roman"/>
          <w:i/>
          <w:sz w:val="24"/>
          <w:szCs w:val="23"/>
        </w:rPr>
        <w:t>t</w:t>
      </w:r>
      <w:r w:rsidR="00626425" w:rsidRPr="001D5799">
        <w:rPr>
          <w:rFonts w:ascii="Times New Roman" w:hAnsi="Times New Roman"/>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at </w:t>
      </w:r>
      <w:r>
        <w:rPr>
          <w:rFonts w:ascii="Times New Roman" w:hAnsi="Times New Roman"/>
          <w:i/>
          <w:sz w:val="24"/>
          <w:szCs w:val="23"/>
        </w:rPr>
        <w:t xml:space="preserve">t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14:paraId="2F4BEA1F" w14:textId="77777777"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continuant</w:t>
      </w:r>
    </w:p>
    <w:p w14:paraId="0E61636F" w14:textId="77777777"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continuant</w:t>
      </w:r>
    </w:p>
    <w:p w14:paraId="49304754" w14:textId="77777777" w:rsidR="001C76CF" w:rsidRPr="001C76CF" w:rsidRDefault="001C76CF" w:rsidP="009B5669">
      <w:pPr>
        <w:spacing w:beforeLines="1" w:before="2" w:afterLines="1" w:after="2" w:line="360" w:lineRule="auto"/>
        <w:rPr>
          <w:rFonts w:ascii="Times New Roman" w:hAnsi="Times New Roman"/>
          <w:b/>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arm </w:t>
      </w:r>
      <w:r>
        <w:rPr>
          <w:rFonts w:ascii="Times New Roman" w:hAnsi="Times New Roman"/>
          <w:b/>
          <w:sz w:val="24"/>
          <w:szCs w:val="23"/>
        </w:rPr>
        <w:t xml:space="preserve">part_of </w:t>
      </w:r>
      <w:r w:rsidRPr="001C76CF">
        <w:rPr>
          <w:rFonts w:ascii="Times New Roman" w:hAnsi="Times New Roman"/>
          <w:sz w:val="24"/>
          <w:szCs w:val="23"/>
        </w:rPr>
        <w:t>Mary</w:t>
      </w:r>
      <w:r>
        <w:rPr>
          <w:rFonts w:ascii="Times New Roman" w:hAnsi="Times New Roman"/>
          <w:sz w:val="24"/>
          <w:szCs w:val="23"/>
        </w:rPr>
        <w:t xml:space="preserve"> in the time prior to her operation; the Northern hemisphere is a part of the planet Earth at all times at which the Earth exists</w:t>
      </w:r>
    </w:p>
    <w:p w14:paraId="5C2D4F95" w14:textId="77777777" w:rsidR="001C76CF" w:rsidRPr="001D5799" w:rsidRDefault="001C76CF" w:rsidP="009B5669">
      <w:pPr>
        <w:spacing w:beforeLines="1" w:before="2" w:afterLines="1" w:after="2" w:line="360" w:lineRule="auto"/>
        <w:rPr>
          <w:rFonts w:ascii="Times New Roman" w:hAnsi="Times New Roman"/>
          <w:sz w:val="24"/>
          <w:szCs w:val="23"/>
        </w:rPr>
      </w:pPr>
    </w:p>
    <w:p w14:paraId="515300D0" w14:textId="77777777" w:rsidR="00130D7C" w:rsidRPr="00130D7C" w:rsidRDefault="00130D7C" w:rsidP="00130D7C">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14:paraId="785304CD" w14:textId="77777777"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occurrent</w:t>
      </w:r>
    </w:p>
    <w:p w14:paraId="23EC1320" w14:textId="77777777"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occurrent</w:t>
      </w:r>
    </w:p>
    <w:p w14:paraId="32A686C5" w14:textId="77777777" w:rsidR="002504F3" w:rsidRDefault="001C76CF" w:rsidP="009B5669">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5th birthday </w:t>
      </w:r>
      <w:r w:rsidRPr="001C76CF">
        <w:rPr>
          <w:rFonts w:ascii="Times New Roman" w:hAnsi="Times New Roman"/>
          <w:b/>
          <w:sz w:val="24"/>
          <w:szCs w:val="23"/>
        </w:rPr>
        <w:t>part_of</w:t>
      </w:r>
      <w:r>
        <w:rPr>
          <w:rFonts w:ascii="Times New Roman" w:hAnsi="Times New Roman"/>
          <w:b/>
          <w:sz w:val="24"/>
          <w:szCs w:val="23"/>
        </w:rPr>
        <w:t xml:space="preserve"> </w:t>
      </w:r>
      <w:r>
        <w:rPr>
          <w:rFonts w:ascii="Times New Roman" w:hAnsi="Times New Roman"/>
          <w:sz w:val="24"/>
          <w:szCs w:val="23"/>
        </w:rPr>
        <w:t xml:space="preserve">Mary’s life; the first set of the tennis match </w:t>
      </w:r>
      <w:r>
        <w:rPr>
          <w:rFonts w:ascii="Times New Roman" w:hAnsi="Times New Roman"/>
          <w:b/>
          <w:sz w:val="24"/>
          <w:szCs w:val="23"/>
        </w:rPr>
        <w:t xml:space="preserve">part_of </w:t>
      </w:r>
      <w:r>
        <w:rPr>
          <w:rFonts w:ascii="Times New Roman" w:hAnsi="Times New Roman"/>
          <w:sz w:val="24"/>
          <w:szCs w:val="23"/>
        </w:rPr>
        <w:t>the tennis match.</w:t>
      </w:r>
    </w:p>
    <w:p w14:paraId="398D0CBB" w14:textId="77777777" w:rsidR="00130D7C" w:rsidRDefault="00130D7C" w:rsidP="009B5669">
      <w:pPr>
        <w:spacing w:beforeLines="1" w:before="2" w:afterLines="1" w:after="2" w:line="360" w:lineRule="auto"/>
        <w:rPr>
          <w:rFonts w:ascii="Times New Roman" w:hAnsi="Times New Roman"/>
          <w:sz w:val="24"/>
          <w:szCs w:val="23"/>
        </w:rPr>
      </w:pPr>
    </w:p>
    <w:p w14:paraId="732E419D" w14:textId="77777777"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that ‘part_of’ in BFO signifies always: ‘proper or improper part’. Thus every entity is, trivially, a </w:t>
      </w:r>
      <w:r w:rsidRPr="001D5799">
        <w:rPr>
          <w:rFonts w:ascii="Times New Roman" w:hAnsi="Times New Roman"/>
          <w:b/>
          <w:sz w:val="24"/>
          <w:szCs w:val="23"/>
        </w:rPr>
        <w:t>part</w:t>
      </w:r>
      <w:r w:rsidRPr="001D5799">
        <w:rPr>
          <w:rFonts w:ascii="Times New Roman" w:hAnsi="Times New Roman"/>
          <w:sz w:val="24"/>
          <w:szCs w:val="23"/>
        </w:rPr>
        <w:t xml:space="preserve"> of itself.</w:t>
      </w:r>
      <w:r w:rsidR="00244A39" w:rsidRPr="001D5799">
        <w:rPr>
          <w:rFonts w:ascii="Times New Roman" w:hAnsi="Times New Roman"/>
          <w:sz w:val="24"/>
          <w:szCs w:val="23"/>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50982283" w14:textId="77777777" w:rsidR="00244A39" w:rsidRPr="001D5799" w:rsidRDefault="00244A39" w:rsidP="009B5669">
      <w:pPr>
        <w:spacing w:beforeLines="1" w:before="2" w:afterLines="1" w:after="2" w:line="360" w:lineRule="auto"/>
        <w:rPr>
          <w:rFonts w:ascii="Times New Roman" w:hAnsi="Times New Roman"/>
          <w:sz w:val="24"/>
          <w:szCs w:val="23"/>
        </w:rPr>
      </w:pPr>
    </w:p>
    <w:p w14:paraId="7770ECCE" w14:textId="77777777" w:rsidR="00244A39" w:rsidRPr="001D5799" w:rsidRDefault="00244A3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continuants:</w:t>
      </w:r>
    </w:p>
    <w:p w14:paraId="42398649" w14:textId="77777777" w:rsidR="00244A39" w:rsidRPr="001D5799" w:rsidRDefault="00492DAF" w:rsidP="00244A3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14:paraId="33E16447" w14:textId="77777777" w:rsidR="00244A39" w:rsidRPr="001D5799" w:rsidRDefault="00244A39" w:rsidP="00244A39">
      <w:pPr>
        <w:spacing w:beforeLines="1" w:before="2" w:afterLines="1" w:after="2" w:line="360" w:lineRule="auto"/>
        <w:rPr>
          <w:rFonts w:ascii="Times New Roman" w:hAnsi="Times New Roman"/>
          <w:sz w:val="24"/>
          <w:szCs w:val="23"/>
        </w:rPr>
      </w:pPr>
    </w:p>
    <w:p w14:paraId="68D0D5C0" w14:textId="77777777" w:rsidR="00244A39" w:rsidRPr="001D5799" w:rsidRDefault="00244A39" w:rsidP="00244A3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occurrents:</w:t>
      </w:r>
    </w:p>
    <w:p w14:paraId="2EA51E69" w14:textId="77777777" w:rsidR="00244A39" w:rsidRPr="001D5799" w:rsidRDefault="00492DAF" w:rsidP="00244A3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14:paraId="0F8C7F0F" w14:textId="77777777" w:rsidR="00244A39" w:rsidRPr="001D5799" w:rsidRDefault="00244A39" w:rsidP="009B5669">
      <w:pPr>
        <w:spacing w:beforeLines="1" w:before="2" w:afterLines="1" w:after="2" w:line="360" w:lineRule="auto"/>
        <w:rPr>
          <w:rFonts w:ascii="Times New Roman" w:hAnsi="Times New Roman"/>
          <w:sz w:val="24"/>
          <w:szCs w:val="23"/>
        </w:rPr>
      </w:pPr>
    </w:p>
    <w:p w14:paraId="1BF31EEB" w14:textId="77777777" w:rsidR="00144077" w:rsidRPr="001D5799" w:rsidRDefault="0062642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BFO r</w:t>
      </w:r>
      <w:r w:rsidR="00FB129B" w:rsidRPr="001D5799">
        <w:rPr>
          <w:rFonts w:ascii="Times New Roman" w:hAnsi="Times New Roman"/>
          <w:b/>
          <w:sz w:val="24"/>
          <w:szCs w:val="23"/>
        </w:rPr>
        <w:t>elations defined in terms of part-of</w:t>
      </w:r>
    </w:p>
    <w:p w14:paraId="58F5E740" w14:textId="77777777" w:rsidR="00492DAF" w:rsidRDefault="0035255E" w:rsidP="0075487F">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for continuants: </w:t>
      </w:r>
    </w:p>
    <w:p w14:paraId="6CB55FD5" w14:textId="77777777" w:rsidR="00047E4F" w:rsidRPr="001D5799" w:rsidRDefault="00492DAF" w:rsidP="0075487F">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has_part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at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t</w:t>
      </w:r>
      <w:r w:rsidR="002504F3" w:rsidRPr="001D5799">
        <w:rPr>
          <w:rFonts w:ascii="Times New Roman" w:hAnsi="Times New Roman"/>
          <w:i/>
          <w:sz w:val="24"/>
          <w:szCs w:val="23"/>
        </w:rPr>
        <w:t xml:space="preserve"> </w:t>
      </w:r>
      <w:r w:rsidR="00541102" w:rsidRPr="001D5799">
        <w:rPr>
          <w:rFonts w:ascii="Times New Roman" w:hAnsi="Times New Roman"/>
          <w:sz w:val="24"/>
          <w:szCs w:val="23"/>
        </w:rPr>
        <w:t>=</w:t>
      </w:r>
      <w:r w:rsidR="002504F3" w:rsidRPr="001D5799">
        <w:rPr>
          <w:rFonts w:ascii="Times New Roman" w:hAnsi="Times New Roman"/>
          <w:sz w:val="24"/>
          <w:szCs w:val="23"/>
        </w:rPr>
        <w:t xml:space="preserve"> </w:t>
      </w:r>
      <w:r w:rsidR="00541102" w:rsidRPr="001D5799">
        <w:rPr>
          <w:rFonts w:ascii="Times New Roman" w:hAnsi="Times New Roman"/>
          <w:sz w:val="24"/>
          <w:szCs w:val="23"/>
        </w:rPr>
        <w:t xml:space="preserve">Def. </w:t>
      </w:r>
      <w:r w:rsidR="00541102" w:rsidRPr="001D5799">
        <w:rPr>
          <w:rFonts w:ascii="Times New Roman" w:hAnsi="Times New Roman"/>
          <w:i/>
          <w:sz w:val="24"/>
          <w:szCs w:val="23"/>
        </w:rPr>
        <w:t xml:space="preserve">b </w:t>
      </w:r>
      <w:r w:rsidR="00541102"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a</w:t>
      </w:r>
      <w:r w:rsidR="002504F3" w:rsidRPr="001D5799">
        <w:rPr>
          <w:rFonts w:ascii="Times New Roman" w:hAnsi="Times New Roman"/>
          <w:i/>
          <w:sz w:val="24"/>
          <w:szCs w:val="23"/>
        </w:rPr>
        <w:t xml:space="preserve"> </w:t>
      </w:r>
      <w:r w:rsidR="00541102" w:rsidRPr="001D5799">
        <w:rPr>
          <w:rFonts w:ascii="Times New Roman" w:hAnsi="Times New Roman"/>
          <w:b/>
          <w:sz w:val="24"/>
          <w:szCs w:val="23"/>
        </w:rPr>
        <w:t>at</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t</w:t>
      </w:r>
      <w:r w:rsidR="00626425" w:rsidRPr="001D5799">
        <w:rPr>
          <w:rFonts w:ascii="Times New Roman" w:hAnsi="Times New Roman"/>
          <w:i/>
          <w:sz w:val="24"/>
          <w:szCs w:val="23"/>
        </w:rPr>
        <w:t xml:space="preserve"> </w:t>
      </w:r>
    </w:p>
    <w:p w14:paraId="052A6991" w14:textId="77777777" w:rsidR="00492DAF" w:rsidRDefault="0035255E" w:rsidP="0075487F">
      <w:pPr>
        <w:spacing w:beforeLines="1" w:before="2" w:afterLines="1" w:after="2" w:line="360" w:lineRule="auto"/>
        <w:rPr>
          <w:rFonts w:ascii="Times New Roman" w:hAnsi="Times New Roman"/>
          <w:smallCaps/>
          <w:sz w:val="24"/>
          <w:szCs w:val="23"/>
        </w:rPr>
      </w:pPr>
      <w:r>
        <w:rPr>
          <w:rFonts w:ascii="Times New Roman" w:hAnsi="Times New Roman"/>
          <w:sz w:val="24"/>
        </w:rPr>
        <w:t>for occurren</w:t>
      </w:r>
      <w:r w:rsidR="00492DAF">
        <w:rPr>
          <w:rFonts w:ascii="Times New Roman" w:hAnsi="Times New Roman"/>
          <w:sz w:val="24"/>
        </w:rPr>
        <w:t>ts:</w:t>
      </w:r>
    </w:p>
    <w:p w14:paraId="47208477" w14:textId="77777777" w:rsidR="00626425" w:rsidRPr="001D5799" w:rsidRDefault="00492DAF" w:rsidP="0075487F">
      <w:pPr>
        <w:spacing w:beforeLines="1" w:before="2" w:afterLines="1" w:after="2"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626425" w:rsidRPr="001D5799">
        <w:rPr>
          <w:rFonts w:ascii="Times New Roman" w:hAnsi="Times New Roman"/>
          <w:i/>
          <w:sz w:val="24"/>
        </w:rPr>
        <w:t xml:space="preserve">a </w:t>
      </w:r>
      <w:r w:rsidR="00626425" w:rsidRPr="001D5799">
        <w:rPr>
          <w:rFonts w:ascii="Times New Roman" w:hAnsi="Times New Roman"/>
          <w:b/>
          <w:sz w:val="24"/>
          <w:szCs w:val="23"/>
        </w:rPr>
        <w:t xml:space="preserve">has_part </w:t>
      </w:r>
      <w:r w:rsidR="00626425" w:rsidRPr="001D5799">
        <w:rPr>
          <w:rFonts w:ascii="Times New Roman" w:hAnsi="Times New Roman"/>
          <w:i/>
          <w:sz w:val="24"/>
          <w:szCs w:val="23"/>
        </w:rPr>
        <w:t xml:space="preserve">b </w:t>
      </w:r>
      <w:r w:rsidR="00626425" w:rsidRPr="001D5799">
        <w:rPr>
          <w:rFonts w:ascii="Times New Roman" w:hAnsi="Times New Roman"/>
          <w:sz w:val="24"/>
          <w:szCs w:val="23"/>
        </w:rPr>
        <w:t xml:space="preserve">= Def. </w:t>
      </w:r>
      <w:r w:rsidR="00626425" w:rsidRPr="001D5799">
        <w:rPr>
          <w:rFonts w:ascii="Times New Roman" w:hAnsi="Times New Roman"/>
          <w:i/>
          <w:sz w:val="24"/>
          <w:szCs w:val="23"/>
        </w:rPr>
        <w:t xml:space="preserve">b </w:t>
      </w:r>
      <w:r w:rsidR="00626425" w:rsidRPr="001D5799">
        <w:rPr>
          <w:rFonts w:ascii="Times New Roman" w:hAnsi="Times New Roman"/>
          <w:b/>
          <w:sz w:val="24"/>
          <w:szCs w:val="23"/>
        </w:rPr>
        <w:t xml:space="preserve">part_of </w:t>
      </w:r>
      <w:r w:rsidR="00626425" w:rsidRPr="001D5799">
        <w:rPr>
          <w:rFonts w:ascii="Times New Roman" w:hAnsi="Times New Roman"/>
          <w:i/>
          <w:sz w:val="24"/>
          <w:szCs w:val="23"/>
        </w:rPr>
        <w:t xml:space="preserve">a </w:t>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t xml:space="preserve">– </w:t>
      </w:r>
      <w:r w:rsidR="00626425" w:rsidRPr="001D5799">
        <w:rPr>
          <w:rFonts w:ascii="Times New Roman" w:hAnsi="Times New Roman"/>
          <w:sz w:val="24"/>
          <w:szCs w:val="23"/>
        </w:rPr>
        <w:t>for occurrents</w:t>
      </w:r>
    </w:p>
    <w:p w14:paraId="4586AA30" w14:textId="77777777" w:rsidR="0035255E" w:rsidRDefault="0035255E" w:rsidP="006C241A">
      <w:pPr>
        <w:spacing w:line="360" w:lineRule="auto"/>
        <w:rPr>
          <w:rFonts w:ascii="Times New Roman" w:hAnsi="Times New Roman"/>
          <w:sz w:val="24"/>
          <w:szCs w:val="23"/>
        </w:rPr>
      </w:pPr>
    </w:p>
    <w:p w14:paraId="5A3BCEEC" w14:textId="77777777" w:rsidR="002504F3" w:rsidRDefault="002267C9" w:rsidP="006C241A">
      <w:pPr>
        <w:spacing w:line="360" w:lineRule="auto"/>
        <w:rPr>
          <w:ins w:id="634" w:author="phismith" w:date="2012-01-02T14:18:00Z"/>
          <w:rFonts w:ascii="Times New Roman" w:hAnsi="Times New Roman"/>
          <w:sz w:val="24"/>
          <w:szCs w:val="23"/>
        </w:rPr>
      </w:pPr>
      <w:r w:rsidRPr="001D5799">
        <w:rPr>
          <w:rFonts w:ascii="Times New Roman" w:hAnsi="Times New Roman"/>
          <w:sz w:val="24"/>
          <w:szCs w:val="23"/>
        </w:rPr>
        <w:t>The above are instance-level relations; we will supply the associated type-level relations in a later version of this document, along the lines set forth in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w:t>
      </w:r>
      <w:r w:rsidR="00244A39" w:rsidRPr="001D5799">
        <w:rPr>
          <w:rFonts w:ascii="Times New Roman" w:hAnsi="Times New Roman"/>
          <w:sz w:val="24"/>
          <w:szCs w:val="23"/>
        </w:rPr>
        <w:t xml:space="preserve"> For instance-level relations should inverses can be unproblematically defined. (Not however for type-level relations [</w:t>
      </w:r>
      <w:r w:rsidR="00244A39" w:rsidRPr="001D5799">
        <w:rPr>
          <w:rFonts w:ascii="Times New Roman" w:hAnsi="Times New Roman"/>
          <w:sz w:val="24"/>
          <w:szCs w:val="23"/>
        </w:rPr>
        <w:fldChar w:fldCharType="begin"/>
      </w:r>
      <w:r w:rsidR="00244A39" w:rsidRPr="001D5799">
        <w:rPr>
          <w:rFonts w:ascii="Times New Roman" w:hAnsi="Times New Roman"/>
          <w:sz w:val="24"/>
          <w:szCs w:val="23"/>
        </w:rPr>
        <w:instrText xml:space="preserve"> REF _Ref309133313 \r \h </w:instrText>
      </w:r>
      <w:r w:rsidR="00244A39" w:rsidRPr="001D5799">
        <w:rPr>
          <w:rFonts w:ascii="Times New Roman" w:hAnsi="Times New Roman"/>
          <w:sz w:val="24"/>
          <w:szCs w:val="23"/>
        </w:rPr>
      </w:r>
      <w:r w:rsidR="00244A39" w:rsidRPr="001D5799">
        <w:rPr>
          <w:rFonts w:ascii="Times New Roman" w:hAnsi="Times New Roman"/>
          <w:sz w:val="24"/>
          <w:szCs w:val="23"/>
        </w:rPr>
        <w:fldChar w:fldCharType="separate"/>
      </w:r>
      <w:r w:rsidR="00A908AB">
        <w:rPr>
          <w:rFonts w:ascii="Times New Roman" w:hAnsi="Times New Roman"/>
          <w:sz w:val="24"/>
          <w:szCs w:val="23"/>
        </w:rPr>
        <w:t>16</w:t>
      </w:r>
      <w:r w:rsidR="00244A39" w:rsidRPr="001D5799">
        <w:rPr>
          <w:rFonts w:ascii="Times New Roman" w:hAnsi="Times New Roman"/>
          <w:sz w:val="24"/>
          <w:szCs w:val="23"/>
        </w:rPr>
        <w:fldChar w:fldCharType="end"/>
      </w:r>
      <w:r w:rsidR="00244A39" w:rsidRPr="001D5799">
        <w:rPr>
          <w:rFonts w:ascii="Times New Roman" w:hAnsi="Times New Roman"/>
          <w:sz w:val="24"/>
          <w:szCs w:val="23"/>
        </w:rPr>
        <w:t>].)</w:t>
      </w:r>
    </w:p>
    <w:p w14:paraId="437E2B9F" w14:textId="77777777" w:rsidR="00DE116D" w:rsidRDefault="00DE116D" w:rsidP="00DE116D">
      <w:pPr>
        <w:pStyle w:val="CommentText"/>
        <w:rPr>
          <w:ins w:id="635" w:author="phismith" w:date="2012-01-02T14:18:00Z"/>
        </w:rPr>
      </w:pPr>
      <w:ins w:id="636" w:author="phismith" w:date="2012-01-02T14:18:00Z">
        <w:r w:rsidRPr="00DE116D">
          <w:rPr>
            <w:rFonts w:ascii="Times New Roman" w:hAnsi="Times New Roman"/>
            <w:sz w:val="24"/>
            <w:szCs w:val="23"/>
            <w:highlight w:val="yellow"/>
            <w:rPrChange w:id="637" w:author="phismith" w:date="2012-01-02T14:18:00Z">
              <w:rPr>
                <w:rFonts w:ascii="Times New Roman" w:hAnsi="Times New Roman"/>
                <w:sz w:val="24"/>
                <w:szCs w:val="23"/>
              </w:rPr>
            </w:rPrChange>
          </w:rPr>
          <w:t xml:space="preserve">Check Ingvar on </w:t>
        </w:r>
        <w:r w:rsidRPr="00DE116D">
          <w:rPr>
            <w:highlight w:val="yellow"/>
            <w:rPrChange w:id="638" w:author="phismith" w:date="2012-01-02T14:18:00Z">
              <w:rPr/>
            </w:rPrChange>
          </w:rPr>
          <w:t xml:space="preserve"> ‘accidental parthood’ in Medicine &amp; Philosophy p. 433.</w:t>
        </w:r>
      </w:ins>
    </w:p>
    <w:p w14:paraId="5A5C3E37" w14:textId="77777777" w:rsidR="00DE116D" w:rsidRPr="001D5799" w:rsidRDefault="00DE116D" w:rsidP="006C241A">
      <w:pPr>
        <w:spacing w:line="360" w:lineRule="auto"/>
        <w:rPr>
          <w:rFonts w:ascii="Times New Roman" w:hAnsi="Times New Roman"/>
          <w:sz w:val="24"/>
          <w:szCs w:val="23"/>
        </w:rPr>
      </w:pPr>
    </w:p>
    <w:p w14:paraId="1FCB9A73" w14:textId="77777777" w:rsidR="00140DC7" w:rsidRPr="00215638" w:rsidRDefault="00365F37" w:rsidP="006C241A">
      <w:pPr>
        <w:pStyle w:val="Heading1"/>
      </w:pPr>
      <w:bookmarkStart w:id="639" w:name="_Toc313270691"/>
      <w:r w:rsidRPr="00215638">
        <w:t xml:space="preserve">2. </w:t>
      </w:r>
      <w:r w:rsidR="00140DC7" w:rsidRPr="00215638">
        <w:t>Continuant</w:t>
      </w:r>
      <w:bookmarkEnd w:id="639"/>
    </w:p>
    <w:p w14:paraId="60F0F8C7" w14:textId="77777777" w:rsidR="00215638" w:rsidRPr="001D5799" w:rsidRDefault="00215638" w:rsidP="009B5669">
      <w:pPr>
        <w:spacing w:beforeLines="1" w:before="2" w:afterLines="1" w:after="2" w:line="360" w:lineRule="auto"/>
        <w:rPr>
          <w:rFonts w:ascii="Times New Roman" w:hAnsi="Times New Roman"/>
          <w:sz w:val="24"/>
          <w:szCs w:val="23"/>
        </w:rPr>
      </w:pPr>
    </w:p>
    <w:p w14:paraId="1784E3AE" w14:textId="77777777" w:rsidR="0052500C" w:rsidRPr="001D5799" w:rsidRDefault="003045F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The BFO </w:t>
      </w:r>
      <w:r w:rsidR="0052500C" w:rsidRPr="001D5799">
        <w:rPr>
          <w:rFonts w:ascii="Times New Roman" w:hAnsi="Times New Roman"/>
          <w:sz w:val="24"/>
          <w:szCs w:val="23"/>
        </w:rPr>
        <w:t>continuant</w:t>
      </w:r>
      <w:r w:rsidRPr="001D5799">
        <w:rPr>
          <w:rFonts w:ascii="Times New Roman" w:hAnsi="Times New Roman"/>
          <w:sz w:val="24"/>
          <w:szCs w:val="23"/>
        </w:rPr>
        <w:t xml:space="preserve"> ontology (formerly called ‘SNAP-BFO’, as contrasted to the ‘SPAN-BFO’ occurrent ontology)</w:t>
      </w:r>
      <w:r w:rsidR="0052500C" w:rsidRPr="001D5799">
        <w:rPr>
          <w:rFonts w:ascii="Times New Roman" w:hAnsi="Times New Roman"/>
          <w:sz w:val="24"/>
          <w:szCs w:val="23"/>
        </w:rPr>
        <w:t xml:space="preserve"> </w:t>
      </w:r>
      <w:r w:rsidRPr="001D5799">
        <w:rPr>
          <w:rFonts w:ascii="Times New Roman" w:hAnsi="Times New Roman"/>
          <w:sz w:val="24"/>
          <w:szCs w:val="23"/>
        </w:rPr>
        <w:t>incorporates</w:t>
      </w:r>
      <w:r w:rsidR="0052500C" w:rsidRPr="001D5799">
        <w:rPr>
          <w:rFonts w:ascii="Times New Roman" w:hAnsi="Times New Roman"/>
          <w:sz w:val="24"/>
          <w:szCs w:val="23"/>
        </w:rPr>
        <w:t xml:space="preserve"> both material and immaterial continuants extended and potentially moving in space, and the spatial regions at which they are located and through which they move. </w:t>
      </w:r>
      <w:r w:rsidRPr="001D5799">
        <w:rPr>
          <w:rFonts w:ascii="Times New Roman" w:hAnsi="Times New Roman"/>
          <w:sz w:val="24"/>
          <w:szCs w:val="23"/>
        </w:rPr>
        <w:t>The</w:t>
      </w:r>
      <w:r w:rsidR="0035255E">
        <w:rPr>
          <w:rFonts w:ascii="Times New Roman" w:hAnsi="Times New Roman"/>
          <w:sz w:val="24"/>
          <w:szCs w:val="23"/>
        </w:rPr>
        <w:t xml:space="preserve"> approach is similar to the two-</w:t>
      </w:r>
      <w:r w:rsidRPr="001D5799">
        <w:rPr>
          <w:rFonts w:ascii="Times New Roman" w:hAnsi="Times New Roman"/>
          <w:sz w:val="24"/>
          <w:szCs w:val="23"/>
        </w:rPr>
        <w:t>level</w:t>
      </w:r>
      <w:r w:rsidR="00E40415" w:rsidRPr="001D5799">
        <w:rPr>
          <w:rFonts w:ascii="Times New Roman" w:hAnsi="Times New Roman"/>
          <w:sz w:val="24"/>
          <w:szCs w:val="23"/>
        </w:rPr>
        <w:t xml:space="preserve">ed </w:t>
      </w:r>
      <w:r w:rsidRPr="001D5799">
        <w:rPr>
          <w:rFonts w:ascii="Times New Roman" w:hAnsi="Times New Roman"/>
          <w:sz w:val="24"/>
          <w:szCs w:val="23"/>
        </w:rPr>
        <w:t xml:space="preserve">approaches developed in </w:t>
      </w:r>
      <w:r w:rsidR="0052500C" w:rsidRPr="001D5799">
        <w:rPr>
          <w:rFonts w:ascii="Times New Roman" w:hAnsi="Times New Roman"/>
          <w:sz w:val="24"/>
          <w:szCs w:val="23"/>
        </w:rPr>
        <w:t>[</w:t>
      </w:r>
      <w:r w:rsidR="0052500C" w:rsidRPr="001D5799">
        <w:rPr>
          <w:rFonts w:ascii="Times New Roman" w:hAnsi="Times New Roman"/>
          <w:sz w:val="24"/>
          <w:szCs w:val="23"/>
        </w:rPr>
        <w:fldChar w:fldCharType="begin"/>
      </w:r>
      <w:r w:rsidR="0052500C" w:rsidRPr="001D5799">
        <w:rPr>
          <w:rFonts w:ascii="Times New Roman" w:hAnsi="Times New Roman"/>
          <w:sz w:val="24"/>
          <w:szCs w:val="23"/>
        </w:rPr>
        <w:instrText xml:space="preserve"> REF _Ref309994941 \r \h </w:instrText>
      </w:r>
      <w:r w:rsidR="0052500C" w:rsidRPr="001D5799">
        <w:rPr>
          <w:rFonts w:ascii="Times New Roman" w:hAnsi="Times New Roman"/>
          <w:sz w:val="24"/>
          <w:szCs w:val="23"/>
        </w:rPr>
      </w:r>
      <w:r w:rsidR="0052500C" w:rsidRPr="001D5799">
        <w:rPr>
          <w:rFonts w:ascii="Times New Roman" w:hAnsi="Times New Roman"/>
          <w:sz w:val="24"/>
          <w:szCs w:val="23"/>
        </w:rPr>
        <w:fldChar w:fldCharType="separate"/>
      </w:r>
      <w:r w:rsidR="00A908AB">
        <w:rPr>
          <w:rFonts w:ascii="Times New Roman" w:hAnsi="Times New Roman"/>
          <w:sz w:val="24"/>
          <w:szCs w:val="23"/>
        </w:rPr>
        <w:t>69</w:t>
      </w:r>
      <w:r w:rsidR="0052500C" w:rsidRPr="001D5799">
        <w:rPr>
          <w:rFonts w:ascii="Times New Roman" w:hAnsi="Times New Roman"/>
          <w:sz w:val="24"/>
          <w:szCs w:val="23"/>
        </w:rPr>
        <w:fldChar w:fldCharType="end"/>
      </w:r>
      <w:r w:rsidRPr="001D5799">
        <w:rPr>
          <w:rFonts w:ascii="Times New Roman" w:hAnsi="Times New Roman"/>
          <w:sz w:val="24"/>
          <w:szCs w:val="23"/>
        </w:rPr>
        <w:t xml:space="preserve">,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_Ref309995704 \r \h </w:instrText>
      </w:r>
      <w:r w:rsidRPr="001D5799">
        <w:rPr>
          <w:rFonts w:ascii="Times New Roman" w:hAnsi="Times New Roman"/>
          <w:sz w:val="24"/>
          <w:szCs w:val="23"/>
        </w:rPr>
      </w:r>
      <w:r w:rsidRPr="001D5799">
        <w:rPr>
          <w:rFonts w:ascii="Times New Roman" w:hAnsi="Times New Roman"/>
          <w:sz w:val="24"/>
          <w:szCs w:val="23"/>
        </w:rPr>
        <w:fldChar w:fldCharType="separate"/>
      </w:r>
      <w:r w:rsidR="00A908AB">
        <w:rPr>
          <w:rFonts w:ascii="Times New Roman" w:hAnsi="Times New Roman"/>
          <w:sz w:val="24"/>
          <w:szCs w:val="23"/>
        </w:rPr>
        <w:t>70</w:t>
      </w:r>
      <w:r w:rsidRPr="001D5799">
        <w:rPr>
          <w:rFonts w:ascii="Times New Roman" w:hAnsi="Times New Roman"/>
          <w:sz w:val="24"/>
          <w:szCs w:val="23"/>
        </w:rPr>
        <w:fldChar w:fldCharType="end"/>
      </w:r>
      <w:r w:rsidRPr="001D5799">
        <w:rPr>
          <w:rFonts w:ascii="Times New Roman" w:hAnsi="Times New Roman"/>
          <w:sz w:val="24"/>
          <w:szCs w:val="23"/>
        </w:rPr>
        <w:t>]</w:t>
      </w:r>
      <w:r w:rsidR="00E40415" w:rsidRPr="001D5799">
        <w:rPr>
          <w:rFonts w:ascii="Times New Roman" w:hAnsi="Times New Roman"/>
          <w:sz w:val="24"/>
          <w:szCs w:val="23"/>
        </w:rPr>
        <w:t>, though it avoids the reference to ‘quantities of matter’ or ‘bare matter’ which form their starting point.</w:t>
      </w:r>
    </w:p>
    <w:p w14:paraId="601F4793" w14:textId="77777777" w:rsidR="0052500C" w:rsidRPr="001D5799" w:rsidRDefault="0052500C" w:rsidP="009B5669">
      <w:pPr>
        <w:spacing w:beforeLines="1" w:before="2" w:afterLines="1" w:after="2" w:line="360" w:lineRule="auto"/>
        <w:rPr>
          <w:rFonts w:ascii="Times New Roman" w:hAnsi="Times New Roman"/>
          <w:sz w:val="24"/>
          <w:szCs w:val="23"/>
        </w:rPr>
      </w:pPr>
    </w:p>
    <w:p w14:paraId="2B09C98A" w14:textId="77777777" w:rsidR="009D555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D555C" w:rsidRPr="001D5799">
        <w:rPr>
          <w:rFonts w:ascii="Times New Roman" w:hAnsi="Times New Roman"/>
          <w:sz w:val="24"/>
          <w:szCs w:val="23"/>
        </w:rPr>
        <w:t xml:space="preserve"> A</w:t>
      </w:r>
      <w:r w:rsidR="009D555C" w:rsidRPr="001D5799">
        <w:rPr>
          <w:rFonts w:ascii="Times New Roman" w:hAnsi="Times New Roman"/>
          <w:i/>
          <w:sz w:val="24"/>
          <w:szCs w:val="23"/>
        </w:rPr>
        <w:t xml:space="preserve"> continuant </w:t>
      </w:r>
      <w:r w:rsidR="006A4838" w:rsidRPr="001D5799">
        <w:rPr>
          <w:rFonts w:ascii="Times New Roman" w:hAnsi="Times New Roman"/>
          <w:sz w:val="24"/>
          <w:szCs w:val="23"/>
        </w:rPr>
        <w:t>is a</w:t>
      </w:r>
      <w:r w:rsidR="0035255E">
        <w:rPr>
          <w:rFonts w:ascii="Times New Roman" w:hAnsi="Times New Roman"/>
          <w:sz w:val="24"/>
          <w:szCs w:val="23"/>
        </w:rPr>
        <w:t>n</w:t>
      </w:r>
      <w:r w:rsidR="00465C17" w:rsidRPr="001D5799">
        <w:rPr>
          <w:rFonts w:ascii="Times New Roman" w:hAnsi="Times New Roman"/>
          <w:sz w:val="24"/>
          <w:szCs w:val="23"/>
        </w:rPr>
        <w:t xml:space="preserve"> entity</w:t>
      </w:r>
      <w:r w:rsidR="009D555C" w:rsidRPr="001D5799">
        <w:rPr>
          <w:rFonts w:ascii="Times New Roman" w:hAnsi="Times New Roman"/>
          <w:sz w:val="24"/>
          <w:szCs w:val="23"/>
        </w:rPr>
        <w:t xml:space="preserve"> </w:t>
      </w:r>
      <w:r w:rsidR="00151755" w:rsidRPr="001D5799">
        <w:rPr>
          <w:rFonts w:ascii="Times New Roman" w:hAnsi="Times New Roman"/>
          <w:sz w:val="24"/>
          <w:szCs w:val="23"/>
        </w:rPr>
        <w:t>that persists</w:t>
      </w:r>
      <w:r w:rsidR="009D555C" w:rsidRPr="001D5799">
        <w:rPr>
          <w:rFonts w:ascii="Times New Roman" w:hAnsi="Times New Roman"/>
          <w:sz w:val="24"/>
          <w:szCs w:val="23"/>
        </w:rPr>
        <w:t xml:space="preserve">, endures, or continues to exist through time while maintaining its </w:t>
      </w:r>
      <w:r w:rsidR="00E40415" w:rsidRPr="001D5799">
        <w:rPr>
          <w:rFonts w:ascii="Times New Roman" w:hAnsi="Times New Roman"/>
          <w:sz w:val="24"/>
          <w:szCs w:val="23"/>
        </w:rPr>
        <w:t>identity.</w:t>
      </w:r>
    </w:p>
    <w:p w14:paraId="318585A1" w14:textId="77777777" w:rsidR="00AC1A45" w:rsidRPr="001D5799" w:rsidRDefault="00AC1A45" w:rsidP="009B5669">
      <w:pPr>
        <w:spacing w:beforeLines="1" w:before="2" w:afterLines="1" w:after="2" w:line="360" w:lineRule="auto"/>
        <w:rPr>
          <w:rFonts w:ascii="Times New Roman" w:hAnsi="Times New Roman"/>
          <w:sz w:val="24"/>
          <w:szCs w:val="23"/>
        </w:rPr>
      </w:pPr>
    </w:p>
    <w:p w14:paraId="6A644ACD" w14:textId="77777777" w:rsidR="00AC1A45" w:rsidRPr="001D5799" w:rsidRDefault="00E4041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Continuants can preserve their identity even while gaining and losing </w:t>
      </w:r>
      <w:r w:rsidR="002C7B57" w:rsidRPr="001D5799">
        <w:rPr>
          <w:rFonts w:ascii="Times New Roman" w:hAnsi="Times New Roman"/>
          <w:sz w:val="24"/>
          <w:szCs w:val="23"/>
        </w:rPr>
        <w:t xml:space="preserve">material </w:t>
      </w:r>
      <w:r w:rsidRPr="001D5799">
        <w:rPr>
          <w:rFonts w:ascii="Times New Roman" w:hAnsi="Times New Roman"/>
          <w:sz w:val="24"/>
          <w:szCs w:val="23"/>
        </w:rPr>
        <w:t>parts.</w:t>
      </w:r>
      <w:r w:rsidR="00CC1EC8">
        <w:rPr>
          <w:rFonts w:ascii="Times New Roman" w:hAnsi="Times New Roman"/>
          <w:sz w:val="24"/>
          <w:szCs w:val="23"/>
        </w:rPr>
        <w:t xml:space="preserve"> </w:t>
      </w:r>
      <w:r w:rsidR="00CC1EC8" w:rsidRPr="001D5799">
        <w:rPr>
          <w:rFonts w:ascii="Times New Roman" w:hAnsi="Times New Roman"/>
          <w:sz w:val="24"/>
          <w:szCs w:val="23"/>
        </w:rPr>
        <w:t>Continuants are contrasted with occurrents, which unfold themselves in successive temporal phases [</w:t>
      </w:r>
      <w:r w:rsidR="00CC1EC8" w:rsidRPr="001D5799">
        <w:rPr>
          <w:rFonts w:ascii="Times New Roman" w:hAnsi="Times New Roman"/>
          <w:sz w:val="24"/>
          <w:szCs w:val="23"/>
        </w:rPr>
        <w:fldChar w:fldCharType="begin"/>
      </w:r>
      <w:r w:rsidR="00CC1EC8" w:rsidRPr="001D5799">
        <w:rPr>
          <w:rFonts w:ascii="Times New Roman" w:hAnsi="Times New Roman"/>
          <w:sz w:val="24"/>
          <w:szCs w:val="23"/>
        </w:rPr>
        <w:instrText xml:space="preserve"> REF _Ref309729842 \r \h </w:instrText>
      </w:r>
      <w:r w:rsidR="00CC1EC8" w:rsidRPr="001D5799">
        <w:rPr>
          <w:rFonts w:ascii="Times New Roman" w:hAnsi="Times New Roman"/>
          <w:sz w:val="24"/>
          <w:szCs w:val="23"/>
        </w:rPr>
      </w:r>
      <w:r w:rsidR="00CC1EC8" w:rsidRPr="001D5799">
        <w:rPr>
          <w:rFonts w:ascii="Times New Roman" w:hAnsi="Times New Roman"/>
          <w:sz w:val="24"/>
          <w:szCs w:val="23"/>
        </w:rPr>
        <w:fldChar w:fldCharType="separate"/>
      </w:r>
      <w:r w:rsidR="00A908AB">
        <w:rPr>
          <w:rFonts w:ascii="Times New Roman" w:hAnsi="Times New Roman"/>
          <w:sz w:val="24"/>
          <w:szCs w:val="23"/>
        </w:rPr>
        <w:t>60</w:t>
      </w:r>
      <w:r w:rsidR="00CC1EC8" w:rsidRPr="001D5799">
        <w:rPr>
          <w:rFonts w:ascii="Times New Roman" w:hAnsi="Times New Roman"/>
          <w:sz w:val="24"/>
          <w:szCs w:val="23"/>
        </w:rPr>
        <w:fldChar w:fldCharType="end"/>
      </w:r>
      <w:r w:rsidR="00CC1EC8" w:rsidRPr="001D5799">
        <w:rPr>
          <w:rFonts w:ascii="Times New Roman" w:hAnsi="Times New Roman"/>
          <w:sz w:val="24"/>
          <w:szCs w:val="23"/>
        </w:rPr>
        <w:t>].</w:t>
      </w:r>
    </w:p>
    <w:p w14:paraId="24968818" w14:textId="77777777" w:rsidR="005D2CB1" w:rsidRPr="001D5799" w:rsidRDefault="005D2CB1" w:rsidP="009B5669">
      <w:pPr>
        <w:spacing w:beforeLines="1" w:before="2" w:afterLines="1" w:after="2" w:line="360" w:lineRule="auto"/>
        <w:rPr>
          <w:rFonts w:ascii="Times New Roman" w:hAnsi="Times New Roman"/>
          <w:sz w:val="24"/>
          <w:szCs w:val="23"/>
        </w:rPr>
      </w:pPr>
    </w:p>
    <w:p w14:paraId="3DEFD098" w14:textId="77777777" w:rsidR="00FB129B"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9D555C" w:rsidRPr="001D5799">
        <w:rPr>
          <w:rFonts w:ascii="Times New Roman" w:hAnsi="Times New Roman"/>
          <w:sz w:val="24"/>
          <w:szCs w:val="23"/>
        </w:rPr>
        <w:t xml:space="preserve"> if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and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then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p>
    <w:p w14:paraId="342222D3" w14:textId="77777777" w:rsidR="00AC1A45" w:rsidRPr="001D5799" w:rsidRDefault="00AC1A45" w:rsidP="009B5669">
      <w:pPr>
        <w:spacing w:beforeLines="1" w:before="2" w:afterLines="1" w:after="2" w:line="360" w:lineRule="auto"/>
        <w:rPr>
          <w:rFonts w:ascii="Times New Roman" w:hAnsi="Times New Roman"/>
          <w:sz w:val="24"/>
          <w:szCs w:val="23"/>
        </w:rPr>
      </w:pPr>
    </w:p>
    <w:p w14:paraId="1C9EB6B2" w14:textId="77777777" w:rsidR="009D555C" w:rsidRDefault="00AC1A45" w:rsidP="00776FEC">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an occurrent occupies a 2-minute temporal region, then the occurrent is the sum of two non-overlapping </w:t>
      </w:r>
      <w:r w:rsidRPr="001D5799">
        <w:rPr>
          <w:rFonts w:ascii="Times New Roman" w:hAnsi="Times New Roman"/>
          <w:b/>
          <w:sz w:val="24"/>
          <w:szCs w:val="23"/>
        </w:rPr>
        <w:t>temporal parts</w:t>
      </w:r>
      <w:r w:rsidR="002C7B57" w:rsidRPr="001D5799">
        <w:rPr>
          <w:rFonts w:ascii="Times New Roman" w:hAnsi="Times New Roman"/>
          <w:b/>
          <w:sz w:val="24"/>
          <w:szCs w:val="23"/>
        </w:rPr>
        <w:t xml:space="preserve"> </w:t>
      </w:r>
      <w:r w:rsidR="002C7B57" w:rsidRPr="001D5799">
        <w:rPr>
          <w:rFonts w:ascii="Times New Roman" w:hAnsi="Times New Roman"/>
          <w:sz w:val="24"/>
          <w:szCs w:val="23"/>
        </w:rPr>
        <w:t>(see below)</w:t>
      </w:r>
      <w:r w:rsidRPr="001D5799">
        <w:rPr>
          <w:rFonts w:ascii="Times New Roman" w:hAnsi="Times New Roman"/>
          <w:sz w:val="24"/>
          <w:szCs w:val="23"/>
        </w:rPr>
        <w:t>, each of 1-minute duration.</w:t>
      </w:r>
      <w:r w:rsidRPr="001D5799">
        <w:rPr>
          <w:rFonts w:ascii="Times New Roman" w:hAnsi="Times New Roman"/>
          <w:i/>
          <w:sz w:val="24"/>
          <w:szCs w:val="23"/>
        </w:rPr>
        <w:t xml:space="preserve"> Continuants</w:t>
      </w:r>
      <w:r w:rsidRPr="001D5799">
        <w:rPr>
          <w:rFonts w:ascii="Times New Roman" w:hAnsi="Times New Roman"/>
          <w:sz w:val="24"/>
          <w:szCs w:val="23"/>
        </w:rPr>
        <w:t xml:space="preserve"> have no </w:t>
      </w:r>
      <w:r w:rsidRPr="001D5799">
        <w:rPr>
          <w:rFonts w:ascii="Times New Roman" w:hAnsi="Times New Roman"/>
          <w:b/>
          <w:sz w:val="24"/>
          <w:szCs w:val="23"/>
        </w:rPr>
        <w:t>temporal parts</w:t>
      </w:r>
      <w:r w:rsidRPr="001D5799">
        <w:rPr>
          <w:rFonts w:ascii="Times New Roman" w:hAnsi="Times New Roman"/>
          <w:sz w:val="24"/>
          <w:szCs w:val="23"/>
        </w:rPr>
        <w:t xml:space="preserve"> in this sense. Rather, continuants have spatial parts. </w:t>
      </w:r>
      <w:r w:rsidRPr="003F7988">
        <w:rPr>
          <w:rFonts w:ascii="Times New Roman" w:hAnsi="Times New Roman"/>
          <w:i/>
          <w:sz w:val="24"/>
          <w:szCs w:val="23"/>
        </w:rPr>
        <w:t>Continuants</w:t>
      </w:r>
      <w:r w:rsidR="003F7988">
        <w:rPr>
          <w:rFonts w:ascii="Times New Roman" w:hAnsi="Times New Roman"/>
          <w:sz w:val="24"/>
          <w:szCs w:val="23"/>
        </w:rPr>
        <w:t>, as BFO understands them,</w:t>
      </w:r>
      <w:r w:rsidRPr="001D5799">
        <w:rPr>
          <w:rFonts w:ascii="Times New Roman" w:hAnsi="Times New Roman"/>
          <w:sz w:val="24"/>
          <w:szCs w:val="23"/>
        </w:rPr>
        <w:t xml:space="preserve"> are three-dimensional </w:t>
      </w:r>
      <w:r w:rsidR="002C7B57" w:rsidRPr="001D5799">
        <w:rPr>
          <w:rFonts w:ascii="Times New Roman" w:hAnsi="Times New Roman"/>
          <w:sz w:val="24"/>
          <w:szCs w:val="23"/>
        </w:rPr>
        <w:t>entities (entities extended in three spatial dim</w:t>
      </w:r>
      <w:r w:rsidR="003F7988">
        <w:rPr>
          <w:rFonts w:ascii="Times New Roman" w:hAnsi="Times New Roman"/>
          <w:sz w:val="24"/>
          <w:szCs w:val="23"/>
        </w:rPr>
        <w:t>ensions);</w:t>
      </w:r>
      <w:r w:rsidR="002C7B57" w:rsidRPr="001D5799">
        <w:rPr>
          <w:rFonts w:ascii="Times New Roman" w:hAnsi="Times New Roman"/>
          <w:sz w:val="24"/>
          <w:szCs w:val="23"/>
        </w:rPr>
        <w:t xml:space="preserve"> </w:t>
      </w:r>
      <w:r w:rsidR="003F7988" w:rsidRPr="003F7988">
        <w:rPr>
          <w:rFonts w:ascii="Times New Roman" w:hAnsi="Times New Roman"/>
          <w:i/>
          <w:sz w:val="24"/>
          <w:szCs w:val="23"/>
        </w:rPr>
        <w:t>o</w:t>
      </w:r>
      <w:r w:rsidRPr="003F7988">
        <w:rPr>
          <w:rFonts w:ascii="Times New Roman" w:hAnsi="Times New Roman"/>
          <w:i/>
          <w:sz w:val="24"/>
          <w:szCs w:val="23"/>
        </w:rPr>
        <w:t>ccurrents</w:t>
      </w:r>
      <w:r w:rsidRPr="001D5799">
        <w:rPr>
          <w:rFonts w:ascii="Times New Roman" w:hAnsi="Times New Roman"/>
          <w:sz w:val="24"/>
          <w:szCs w:val="23"/>
        </w:rPr>
        <w:t xml:space="preserve"> are four-dimensional entities</w:t>
      </w:r>
      <w:r w:rsidR="002C7B57" w:rsidRPr="001D5799">
        <w:rPr>
          <w:rFonts w:ascii="Times New Roman" w:hAnsi="Times New Roman"/>
          <w:sz w:val="24"/>
          <w:szCs w:val="23"/>
        </w:rPr>
        <w:t xml:space="preserve"> (entities extended also in the dimension of time)</w:t>
      </w:r>
      <w:r w:rsidRPr="001D5799">
        <w:rPr>
          <w:rFonts w:ascii="Times New Roman" w:hAnsi="Times New Roman"/>
          <w:sz w:val="24"/>
          <w:szCs w:val="23"/>
        </w:rPr>
        <w:t>.</w:t>
      </w:r>
    </w:p>
    <w:p w14:paraId="0FD38D6E" w14:textId="77777777" w:rsidR="003F7988" w:rsidRDefault="003F7988" w:rsidP="00776FEC">
      <w:pPr>
        <w:spacing w:beforeLines="1" w:before="2" w:afterLines="1" w:after="2" w:line="360" w:lineRule="auto"/>
        <w:jc w:val="both"/>
        <w:rPr>
          <w:rFonts w:ascii="Times New Roman" w:hAnsi="Times New Roman"/>
          <w:sz w:val="24"/>
          <w:szCs w:val="23"/>
        </w:rPr>
      </w:pPr>
    </w:p>
    <w:p w14:paraId="41E5625E" w14:textId="77777777" w:rsidR="003F7988" w:rsidRDefault="003F7988" w:rsidP="00BD2F36">
      <w:pPr>
        <w:spacing w:beforeLines="1" w:before="2" w:afterLines="1" w:after="2" w:line="360" w:lineRule="auto"/>
        <w:jc w:val="both"/>
        <w:rPr>
          <w:rFonts w:ascii="Times New Roman" w:hAnsi="Times New Roman"/>
          <w:sz w:val="24"/>
          <w:szCs w:val="23"/>
        </w:rPr>
      </w:pPr>
      <w:r>
        <w:rPr>
          <w:rFonts w:ascii="Times New Roman" w:hAnsi="Times New Roman"/>
          <w:sz w:val="24"/>
          <w:szCs w:val="23"/>
        </w:rPr>
        <w:t>BFO’s treatment of continuants and occurrents – as also its treatment of regions, below – thus rests on a dichotomy between space and time,</w:t>
      </w:r>
      <w:r w:rsidR="008B6CDC">
        <w:rPr>
          <w:rFonts w:ascii="Times New Roman" w:hAnsi="Times New Roman"/>
          <w:sz w:val="24"/>
          <w:szCs w:val="23"/>
        </w:rPr>
        <w:t xml:space="preserve"> and on the view that there are two perspectives on reality </w:t>
      </w:r>
      <w:r w:rsidR="00BD2F36">
        <w:rPr>
          <w:rFonts w:ascii="Times New Roman" w:hAnsi="Times New Roman"/>
          <w:sz w:val="24"/>
          <w:szCs w:val="23"/>
        </w:rPr>
        <w:t>– earlier called the ‘SNAP’ and ‘SPAN’ perspectives, both of which are essential to the a non-reductionist representation of reality as we understand it from the best available science</w:t>
      </w:r>
      <w:r w:rsidR="00551245">
        <w:rPr>
          <w:rFonts w:ascii="Times New Roman" w:hAnsi="Times New Roman"/>
          <w:sz w:val="24"/>
          <w:szCs w:val="23"/>
        </w:rPr>
        <w:t xml:space="preserve"> [</w:t>
      </w:r>
      <w:r w:rsidR="00551245">
        <w:rPr>
          <w:rFonts w:ascii="Times New Roman" w:hAnsi="Times New Roman"/>
          <w:sz w:val="24"/>
          <w:szCs w:val="23"/>
        </w:rPr>
        <w:fldChar w:fldCharType="begin"/>
      </w:r>
      <w:r w:rsidR="00551245">
        <w:rPr>
          <w:rFonts w:ascii="Times New Roman" w:hAnsi="Times New Roman"/>
          <w:sz w:val="24"/>
          <w:szCs w:val="23"/>
        </w:rPr>
        <w:instrText xml:space="preserve"> REF _Ref309506188 \r \h </w:instrText>
      </w:r>
      <w:r w:rsidR="00551245">
        <w:rPr>
          <w:rFonts w:ascii="Times New Roman" w:hAnsi="Times New Roman"/>
          <w:sz w:val="24"/>
          <w:szCs w:val="23"/>
        </w:rPr>
      </w:r>
      <w:r w:rsidR="00551245">
        <w:rPr>
          <w:rFonts w:ascii="Times New Roman" w:hAnsi="Times New Roman"/>
          <w:sz w:val="24"/>
          <w:szCs w:val="23"/>
        </w:rPr>
        <w:fldChar w:fldCharType="separate"/>
      </w:r>
      <w:r w:rsidR="00A908AB">
        <w:rPr>
          <w:rFonts w:ascii="Times New Roman" w:hAnsi="Times New Roman"/>
          <w:sz w:val="24"/>
          <w:szCs w:val="23"/>
        </w:rPr>
        <w:t>30</w:t>
      </w:r>
      <w:r w:rsidR="00551245">
        <w:rPr>
          <w:rFonts w:ascii="Times New Roman" w:hAnsi="Times New Roman"/>
          <w:sz w:val="24"/>
          <w:szCs w:val="23"/>
        </w:rPr>
        <w:fldChar w:fldCharType="end"/>
      </w:r>
      <w:r w:rsidR="00551245">
        <w:rPr>
          <w:rFonts w:ascii="Times New Roman" w:hAnsi="Times New Roman"/>
          <w:sz w:val="24"/>
          <w:szCs w:val="23"/>
        </w:rPr>
        <w:t>]</w:t>
      </w:r>
      <w:r w:rsidR="00BD2F36">
        <w:rPr>
          <w:rFonts w:ascii="Times New Roman" w:hAnsi="Times New Roman"/>
          <w:sz w:val="24"/>
          <w:szCs w:val="23"/>
        </w:rPr>
        <w:t>. At the same time, however, this</w:t>
      </w:r>
      <w:r>
        <w:rPr>
          <w:rFonts w:ascii="Times New Roman" w:hAnsi="Times New Roman"/>
          <w:sz w:val="24"/>
          <w:szCs w:val="23"/>
        </w:rPr>
        <w:t xml:space="preserve"> dichotomy </w:t>
      </w:r>
      <w:r w:rsidR="00BD2F36">
        <w:rPr>
          <w:rFonts w:ascii="Times New Roman" w:hAnsi="Times New Roman"/>
          <w:sz w:val="24"/>
          <w:szCs w:val="23"/>
        </w:rPr>
        <w:t xml:space="preserve">itself </w:t>
      </w:r>
      <w:r>
        <w:rPr>
          <w:rFonts w:ascii="Times New Roman" w:hAnsi="Times New Roman"/>
          <w:sz w:val="24"/>
          <w:szCs w:val="23"/>
        </w:rPr>
        <w:t xml:space="preserve">needs to be understood in such a way as to be </w:t>
      </w:r>
      <w:r w:rsidR="00115280">
        <w:rPr>
          <w:rFonts w:ascii="Times New Roman" w:hAnsi="Times New Roman"/>
          <w:sz w:val="24"/>
          <w:szCs w:val="23"/>
        </w:rPr>
        <w:t xml:space="preserve">consistent </w:t>
      </w:r>
      <w:r>
        <w:rPr>
          <w:rFonts w:ascii="Times New Roman" w:hAnsi="Times New Roman"/>
          <w:sz w:val="24"/>
          <w:szCs w:val="23"/>
        </w:rPr>
        <w:t xml:space="preserve">with </w:t>
      </w:r>
      <w:r w:rsidR="00BD2F36">
        <w:rPr>
          <w:rFonts w:ascii="Times New Roman" w:hAnsi="Times New Roman"/>
          <w:sz w:val="24"/>
          <w:szCs w:val="23"/>
        </w:rPr>
        <w:t xml:space="preserve">those elements of our scientific understanding with which it might seem to stand  in conflict. It must be consistent, above all, with </w:t>
      </w:r>
      <w:r w:rsidR="00E816FE">
        <w:rPr>
          <w:rFonts w:ascii="Times New Roman" w:hAnsi="Times New Roman"/>
          <w:sz w:val="24"/>
          <w:szCs w:val="23"/>
        </w:rPr>
        <w:t xml:space="preserve">what we know from physics about the entanglements of space and time with each other, and with matter and causality. </w:t>
      </w:r>
      <w:r w:rsidR="00115280">
        <w:rPr>
          <w:rFonts w:ascii="Times New Roman" w:hAnsi="Times New Roman"/>
          <w:sz w:val="24"/>
          <w:szCs w:val="23"/>
        </w:rPr>
        <w:t>The starting point for our approach</w:t>
      </w:r>
      <w:r w:rsidR="00BD2F36">
        <w:rPr>
          <w:rFonts w:ascii="Times New Roman" w:hAnsi="Times New Roman"/>
          <w:sz w:val="24"/>
          <w:szCs w:val="23"/>
        </w:rPr>
        <w:t xml:space="preserve"> in this connection</w:t>
      </w:r>
      <w:r w:rsidR="00115280">
        <w:rPr>
          <w:rFonts w:ascii="Times New Roman" w:hAnsi="Times New Roman"/>
          <w:sz w:val="24"/>
          <w:szCs w:val="23"/>
        </w:rPr>
        <w:t xml:space="preserve"> is well-captured by Simons:</w:t>
      </w:r>
    </w:p>
    <w:p w14:paraId="17FB8CD6" w14:textId="77777777" w:rsidR="00115280" w:rsidRPr="001A6FFD" w:rsidRDefault="00115280" w:rsidP="001A6FFD">
      <w:pPr>
        <w:spacing w:beforeLines="1" w:before="2" w:afterLines="1" w:after="2" w:line="360" w:lineRule="auto"/>
        <w:ind w:left="720"/>
        <w:jc w:val="both"/>
        <w:rPr>
          <w:rFonts w:ascii="Times New Roman" w:hAnsi="Times New Roman"/>
          <w:szCs w:val="23"/>
        </w:rPr>
      </w:pPr>
      <w:r w:rsidRPr="001A6FFD">
        <w:rPr>
          <w:rFonts w:ascii="Times New Roman" w:hAnsi="Times New Roman"/>
          <w:szCs w:val="23"/>
        </w:rPr>
        <w:t xml:space="preserve">… 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1A6FFD">
        <w:rPr>
          <w:rFonts w:ascii="Times New Roman" w:hAnsi="Times New Roman"/>
          <w:i/>
          <w:szCs w:val="23"/>
        </w:rPr>
        <w:t xml:space="preserve">world-line </w:t>
      </w:r>
      <w:r w:rsidRPr="001A6FFD">
        <w:rPr>
          <w:rFonts w:ascii="Times New Roman" w:hAnsi="Times New Roman"/>
          <w:szCs w:val="23"/>
        </w:rPr>
        <w:t xml:space="preserve">is a sum of events, all of which involve a single </w:t>
      </w:r>
      <w:r w:rsidRPr="001A6FFD">
        <w:rPr>
          <w:rFonts w:ascii="Times New Roman" w:hAnsi="Times New Roman"/>
          <w:i/>
          <w:szCs w:val="23"/>
        </w:rPr>
        <w:t>material body</w:t>
      </w:r>
      <w:r w:rsidRPr="001A6FFD">
        <w:rPr>
          <w:rFonts w:ascii="Times New Roman" w:hAnsi="Times New Roman"/>
          <w:szCs w:val="23"/>
        </w:rPr>
        <w:t xml:space="preserve">; any two events on the same world-line are </w:t>
      </w:r>
      <w:r w:rsidRPr="001A6FFD">
        <w:rPr>
          <w:rFonts w:ascii="Times New Roman" w:hAnsi="Times New Roman"/>
          <w:i/>
          <w:szCs w:val="23"/>
        </w:rPr>
        <w:t xml:space="preserve">genidentical. </w:t>
      </w:r>
      <w:r w:rsidRPr="001A6FFD">
        <w:rPr>
          <w:rFonts w:ascii="Times New Roman" w:hAnsi="Times New Roman"/>
          <w:szCs w:val="23"/>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Pr>
          <w:rFonts w:ascii="Times New Roman" w:hAnsi="Times New Roman"/>
          <w:szCs w:val="23"/>
        </w:rPr>
        <w:t>o</w:t>
      </w:r>
      <w:r w:rsidRPr="001A6FFD">
        <w:rPr>
          <w:rFonts w:ascii="Times New Roman" w:hAnsi="Times New Roman"/>
          <w:szCs w:val="23"/>
        </w:rPr>
        <w:t xml:space="preserve"> which parts large continuants have at a given time have no absolute answer, but depend on fixing which events (such as gains and losses of parts) occur simultaneously. </w:t>
      </w:r>
      <w:r w:rsidR="001A6FFD" w:rsidRPr="001A6FFD">
        <w:rPr>
          <w:rFonts w:ascii="Times New Roman" w:hAnsi="Times New Roman"/>
          <w:szCs w:val="23"/>
        </w:rPr>
        <w:t>Whether body of gas A detaches itself from a large star before, after, or simultaneously with the falling of body of gas B into the star, may depend on the inertial frame chosen.</w:t>
      </w:r>
      <w:r w:rsidR="001A6FFD">
        <w:rPr>
          <w:rFonts w:ascii="Times New Roman" w:hAnsi="Times New Roman"/>
          <w:szCs w:val="23"/>
        </w:rPr>
        <w:t xml:space="preserve"> </w:t>
      </w:r>
      <w:r w:rsidR="001A6FFD">
        <w:rPr>
          <w:rFonts w:ascii="Times New Roman" w:hAnsi="Times New Roman"/>
          <w:sz w:val="24"/>
          <w:szCs w:val="23"/>
        </w:rPr>
        <w:t>([</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_Ref309404666 \r \h </w:instrText>
      </w:r>
      <w:r w:rsidR="001A6FFD">
        <w:rPr>
          <w:rFonts w:ascii="Times New Roman" w:hAnsi="Times New Roman"/>
          <w:sz w:val="24"/>
          <w:szCs w:val="23"/>
        </w:rPr>
      </w:r>
      <w:r w:rsidR="001A6FFD">
        <w:rPr>
          <w:rFonts w:ascii="Times New Roman" w:hAnsi="Times New Roman"/>
          <w:sz w:val="24"/>
          <w:szCs w:val="23"/>
        </w:rPr>
        <w:fldChar w:fldCharType="separate"/>
      </w:r>
      <w:r w:rsidR="00A908AB">
        <w:rPr>
          <w:rFonts w:ascii="Times New Roman" w:hAnsi="Times New Roman"/>
          <w:sz w:val="24"/>
          <w:szCs w:val="23"/>
        </w:rPr>
        <w:t>46</w:t>
      </w:r>
      <w:r w:rsidR="001A6FFD">
        <w:rPr>
          <w:rFonts w:ascii="Times New Roman" w:hAnsi="Times New Roman"/>
          <w:sz w:val="24"/>
          <w:szCs w:val="23"/>
        </w:rPr>
        <w:fldChar w:fldCharType="end"/>
      </w:r>
      <w:r w:rsidR="001A6FFD">
        <w:rPr>
          <w:rFonts w:ascii="Times New Roman" w:hAnsi="Times New Roman"/>
          <w:sz w:val="24"/>
          <w:szCs w:val="23"/>
        </w:rPr>
        <w:t>], pp. 126 f.; compare also [</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_Ref309506845 \r \h </w:instrText>
      </w:r>
      <w:r w:rsidR="001A6FFD">
        <w:rPr>
          <w:rFonts w:ascii="Times New Roman" w:hAnsi="Times New Roman"/>
          <w:sz w:val="24"/>
          <w:szCs w:val="23"/>
        </w:rPr>
      </w:r>
      <w:r w:rsidR="001A6FFD">
        <w:rPr>
          <w:rFonts w:ascii="Times New Roman" w:hAnsi="Times New Roman"/>
          <w:sz w:val="24"/>
          <w:szCs w:val="23"/>
        </w:rPr>
        <w:fldChar w:fldCharType="separate"/>
      </w:r>
      <w:r w:rsidR="00A908AB">
        <w:rPr>
          <w:rFonts w:ascii="Times New Roman" w:hAnsi="Times New Roman"/>
          <w:sz w:val="24"/>
          <w:szCs w:val="23"/>
        </w:rPr>
        <w:t>55</w:t>
      </w:r>
      <w:r w:rsidR="001A6FFD">
        <w:rPr>
          <w:rFonts w:ascii="Times New Roman" w:hAnsi="Times New Roman"/>
          <w:sz w:val="24"/>
          <w:szCs w:val="23"/>
        </w:rPr>
        <w:fldChar w:fldCharType="end"/>
      </w:r>
      <w:r w:rsidR="001A6FFD">
        <w:rPr>
          <w:rFonts w:ascii="Times New Roman" w:hAnsi="Times New Roman"/>
          <w:sz w:val="24"/>
          <w:szCs w:val="23"/>
        </w:rPr>
        <w:t>, pp. 128-32])</w:t>
      </w:r>
    </w:p>
    <w:p w14:paraId="2856BBAB" w14:textId="77777777" w:rsidR="003F7988" w:rsidRDefault="001A6FFD" w:rsidP="001A6FFD">
      <w:pPr>
        <w:spacing w:beforeLines="1" w:before="2" w:afterLines="1" w:after="2" w:line="360" w:lineRule="auto"/>
        <w:jc w:val="both"/>
      </w:pPr>
      <w:r>
        <w:rPr>
          <w:rFonts w:ascii="Times New Roman" w:hAnsi="Times New Roman"/>
          <w:sz w:val="24"/>
          <w:szCs w:val="23"/>
        </w:rPr>
        <w:t xml:space="preserve">The four dimensions of the spacetime continuum are not homogeneous – rather there is one time-like and three space-like dimensions – and this suffices for the purposes of BFO in dividing reality in a way that distinguishes spatial and temporal regions, and sees continuants as being located in the former as they persist identically through time. What BFO on the other hand needs to do justice to is the fact that there are multiple ways of dividing up the spacetime continuum into spatial and temporal regions that BFO postulates, corresponding to the multiple frames of reference that might be used by different observers. We return to this issue when we address the issue of regions below. </w:t>
      </w:r>
    </w:p>
    <w:p w14:paraId="226A655E" w14:textId="77777777" w:rsidR="00FB129B" w:rsidRPr="001D5799" w:rsidRDefault="00FB129B" w:rsidP="009B5669">
      <w:pPr>
        <w:spacing w:beforeLines="1" w:before="2" w:afterLines="1" w:after="2" w:line="360" w:lineRule="auto"/>
        <w:rPr>
          <w:rFonts w:ascii="Times New Roman" w:hAnsi="Times New Roman"/>
          <w:sz w:val="24"/>
          <w:szCs w:val="23"/>
        </w:rPr>
      </w:pPr>
    </w:p>
    <w:p w14:paraId="66BF7D3F" w14:textId="77777777" w:rsidR="00B02AE7" w:rsidRPr="001D5799" w:rsidRDefault="00776FEC" w:rsidP="009B5669">
      <w:pPr>
        <w:spacing w:beforeLines="1" w:before="2" w:afterLines="1" w:after="2"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if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 xml:space="preserve"> and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then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w:t>
      </w:r>
    </w:p>
    <w:p w14:paraId="5B34B945" w14:textId="77777777" w:rsidR="00B02AE7" w:rsidRPr="001D5799" w:rsidRDefault="00B02AE7" w:rsidP="009B5669">
      <w:pPr>
        <w:spacing w:beforeLines="1" w:before="2" w:afterLines="1" w:after="2" w:line="360" w:lineRule="auto"/>
        <w:rPr>
          <w:rFonts w:ascii="Times New Roman" w:hAnsi="Times New Roman"/>
          <w:sz w:val="24"/>
          <w:szCs w:val="23"/>
        </w:rPr>
      </w:pPr>
    </w:p>
    <w:p w14:paraId="10B46EAD" w14:textId="77777777" w:rsidR="00AC1A45"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FB129B" w:rsidRPr="001D5799">
        <w:rPr>
          <w:rFonts w:ascii="Times New Roman" w:hAnsi="Times New Roman"/>
          <w:sz w:val="24"/>
          <w:szCs w:val="23"/>
        </w:rPr>
        <w:t xml:space="preserve"> if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FB129B" w:rsidRPr="001D5799">
        <w:rPr>
          <w:rFonts w:ascii="Times New Roman" w:hAnsi="Times New Roman"/>
          <w:sz w:val="24"/>
          <w:szCs w:val="23"/>
        </w:rPr>
        <w:t xml:space="preserve">, then there is some </w:t>
      </w:r>
      <w:r w:rsidR="0048015B">
        <w:rPr>
          <w:rFonts w:ascii="Times New Roman" w:hAnsi="Times New Roman"/>
          <w:sz w:val="24"/>
          <w:szCs w:val="23"/>
        </w:rPr>
        <w:t xml:space="preserve">temporal interval (referred to below as a </w:t>
      </w:r>
      <w:r w:rsidR="00B02AE7" w:rsidRPr="001D5799">
        <w:rPr>
          <w:rFonts w:ascii="Times New Roman" w:hAnsi="Times New Roman"/>
          <w:i/>
          <w:sz w:val="24"/>
          <w:szCs w:val="23"/>
        </w:rPr>
        <w:t xml:space="preserve">one-dimensional </w:t>
      </w:r>
      <w:r w:rsidR="00151755" w:rsidRPr="001D5799">
        <w:rPr>
          <w:rFonts w:ascii="Times New Roman" w:hAnsi="Times New Roman"/>
          <w:i/>
          <w:sz w:val="24"/>
          <w:szCs w:val="23"/>
        </w:rPr>
        <w:t>temporal</w:t>
      </w:r>
      <w:r w:rsidR="00B02AE7" w:rsidRPr="001D5799">
        <w:rPr>
          <w:rFonts w:ascii="Times New Roman" w:hAnsi="Times New Roman"/>
          <w:i/>
          <w:sz w:val="24"/>
          <w:szCs w:val="23"/>
        </w:rPr>
        <w:t xml:space="preserve"> region</w:t>
      </w:r>
      <w:r w:rsidR="00B02AE7" w:rsidRPr="001D5799">
        <w:rPr>
          <w:rFonts w:ascii="Times New Roman" w:hAnsi="Times New Roman"/>
          <w:sz w:val="24"/>
          <w:szCs w:val="23"/>
        </w:rPr>
        <w:t>)</w:t>
      </w:r>
      <w:r w:rsidR="00536BF5" w:rsidRPr="001D5799">
        <w:rPr>
          <w:rFonts w:ascii="Times New Roman" w:hAnsi="Times New Roman"/>
          <w:sz w:val="24"/>
          <w:szCs w:val="23"/>
        </w:rPr>
        <w:t xml:space="preserve"> </w:t>
      </w:r>
      <w:r w:rsidR="00FB129B" w:rsidRPr="001D5799">
        <w:rPr>
          <w:rFonts w:ascii="Times New Roman" w:hAnsi="Times New Roman"/>
          <w:sz w:val="24"/>
          <w:szCs w:val="23"/>
        </w:rPr>
        <w:t xml:space="preserve">during which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exists.</w:t>
      </w:r>
      <w:r w:rsidR="00626425" w:rsidRPr="001D5799">
        <w:rPr>
          <w:rFonts w:ascii="Times New Roman" w:hAnsi="Times New Roman"/>
          <w:sz w:val="24"/>
          <w:szCs w:val="23"/>
        </w:rPr>
        <w:t xml:space="preserve"> (See the discussion of the relation </w:t>
      </w:r>
      <w:r w:rsidR="00626425" w:rsidRPr="001D5799">
        <w:rPr>
          <w:rFonts w:ascii="Times New Roman" w:hAnsi="Times New Roman"/>
          <w:b/>
          <w:sz w:val="24"/>
          <w:szCs w:val="23"/>
        </w:rPr>
        <w:t xml:space="preserve">located_at </w:t>
      </w:r>
      <w:r w:rsidR="00626425" w:rsidRPr="001D5799">
        <w:rPr>
          <w:rFonts w:ascii="Times New Roman" w:hAnsi="Times New Roman"/>
          <w:sz w:val="24"/>
          <w:szCs w:val="23"/>
        </w:rPr>
        <w:t>below.)</w:t>
      </w:r>
    </w:p>
    <w:p w14:paraId="750697D2" w14:textId="77777777" w:rsidR="00B02AE7" w:rsidRPr="001D5799" w:rsidRDefault="00B02AE7" w:rsidP="009B5669">
      <w:pPr>
        <w:spacing w:beforeLines="1" w:before="2" w:afterLines="1" w:after="2" w:line="360" w:lineRule="auto"/>
        <w:rPr>
          <w:rFonts w:ascii="Times New Roman" w:hAnsi="Times New Roman"/>
          <w:sz w:val="24"/>
          <w:szCs w:val="23"/>
        </w:rPr>
      </w:pPr>
    </w:p>
    <w:p w14:paraId="18FB3D3E" w14:textId="77777777"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Continuants</w:t>
      </w:r>
      <w:r w:rsidRPr="001D5799">
        <w:rPr>
          <w:rFonts w:ascii="Times New Roman" w:hAnsi="Times New Roman"/>
          <w:sz w:val="24"/>
          <w:szCs w:val="23"/>
        </w:rPr>
        <w:t xml:space="preserve"> may persist for very short periods of time (as for example in the case of a highly unstable isotope).</w:t>
      </w:r>
    </w:p>
    <w:p w14:paraId="79692100" w14:textId="77777777" w:rsidR="00626425" w:rsidRPr="001D5799" w:rsidRDefault="00626425" w:rsidP="009B5669">
      <w:pPr>
        <w:spacing w:beforeLines="1" w:before="2" w:afterLines="1" w:after="2" w:line="360" w:lineRule="auto"/>
        <w:rPr>
          <w:rFonts w:ascii="Times New Roman" w:hAnsi="Times New Roman"/>
          <w:sz w:val="24"/>
          <w:szCs w:val="23"/>
        </w:rPr>
      </w:pPr>
    </w:p>
    <w:p w14:paraId="51240704" w14:textId="77777777" w:rsidR="00365F37" w:rsidRDefault="00921592" w:rsidP="006C241A">
      <w:pPr>
        <w:pStyle w:val="Heading2"/>
        <w:spacing w:line="360" w:lineRule="auto"/>
      </w:pPr>
      <w:bookmarkStart w:id="640" w:name="_Toc313270692"/>
      <w:r>
        <w:t>Relation of specific dependence</w:t>
      </w:r>
      <w:bookmarkEnd w:id="640"/>
    </w:p>
    <w:p w14:paraId="6E2E14C5" w14:textId="77777777" w:rsidR="00B02AE7" w:rsidRPr="00B02AE7" w:rsidRDefault="00B02AE7" w:rsidP="006C241A"/>
    <w:p w14:paraId="78DFAE1E" w14:textId="77777777" w:rsidR="001A6FFD" w:rsidRDefault="001A6FFD" w:rsidP="00B9472F">
      <w:pPr>
        <w:spacing w:beforeLines="1" w:before="2" w:afterLines="1" w:after="2" w:line="360" w:lineRule="auto"/>
        <w:jc w:val="both"/>
        <w:rPr>
          <w:rFonts w:ascii="Times New Roman" w:hAnsi="Times New Roman"/>
          <w:sz w:val="24"/>
          <w:szCs w:val="23"/>
        </w:rPr>
      </w:pPr>
      <w:r w:rsidRPr="00B4578B">
        <w:rPr>
          <w:rFonts w:ascii="Times New Roman" w:hAnsi="Times New Roman"/>
          <w:sz w:val="24"/>
          <w:szCs w:val="23"/>
        </w:rPr>
        <w:t xml:space="preserve">Specific dependence </w:t>
      </w:r>
      <w:r w:rsidR="00B4578B">
        <w:rPr>
          <w:rFonts w:ascii="Times New Roman" w:hAnsi="Times New Roman"/>
          <w:sz w:val="24"/>
          <w:szCs w:val="23"/>
        </w:rPr>
        <w:t xml:space="preserve">(henceforth: s-dependence) </w:t>
      </w:r>
      <w:r w:rsidRPr="00B4578B">
        <w:rPr>
          <w:rFonts w:ascii="Times New Roman" w:hAnsi="Times New Roman"/>
          <w:sz w:val="24"/>
          <w:szCs w:val="23"/>
        </w:rPr>
        <w:t xml:space="preserve">is a relation </w:t>
      </w:r>
      <w:r w:rsidR="00B4578B">
        <w:rPr>
          <w:rFonts w:ascii="Times New Roman" w:hAnsi="Times New Roman"/>
          <w:sz w:val="24"/>
          <w:szCs w:val="23"/>
        </w:rPr>
        <w:t xml:space="preserve">that obtains </w:t>
      </w:r>
      <w:r w:rsidRPr="00B4578B">
        <w:rPr>
          <w:rFonts w:ascii="Times New Roman" w:hAnsi="Times New Roman"/>
          <w:sz w:val="24"/>
          <w:szCs w:val="23"/>
        </w:rPr>
        <w:t xml:space="preserve">between </w:t>
      </w:r>
      <w:r w:rsidR="00B4578B">
        <w:rPr>
          <w:rFonts w:ascii="Times New Roman" w:hAnsi="Times New Roman"/>
          <w:sz w:val="24"/>
          <w:szCs w:val="23"/>
        </w:rPr>
        <w:t xml:space="preserve">one </w:t>
      </w:r>
      <w:r w:rsidR="00B4578B" w:rsidRPr="00B4578B">
        <w:rPr>
          <w:rFonts w:ascii="Times New Roman" w:hAnsi="Times New Roman"/>
          <w:sz w:val="24"/>
          <w:szCs w:val="23"/>
        </w:rPr>
        <w:t>ent</w:t>
      </w:r>
      <w:r w:rsidR="00B4578B">
        <w:rPr>
          <w:rFonts w:ascii="Times New Roman" w:hAnsi="Times New Roman"/>
          <w:sz w:val="24"/>
          <w:szCs w:val="23"/>
        </w:rPr>
        <w:t xml:space="preserve">ity and another when the first entity cannot exist unless the second entity exists also. </w:t>
      </w:r>
      <w:r w:rsidR="00B9472F">
        <w:rPr>
          <w:rFonts w:ascii="Times New Roman" w:hAnsi="Times New Roman"/>
          <w:sz w:val="24"/>
          <w:szCs w:val="23"/>
        </w:rPr>
        <w:t xml:space="preserve"> Given entities may stand in multiple s-dependence relations to other entities.</w:t>
      </w:r>
    </w:p>
    <w:p w14:paraId="3827AC1C" w14:textId="77777777" w:rsidR="00B4578B" w:rsidRPr="00B4578B" w:rsidRDefault="00B4578B" w:rsidP="00CF7DCA">
      <w:pPr>
        <w:spacing w:beforeLines="1" w:before="2" w:afterLines="1" w:after="2" w:line="360" w:lineRule="auto"/>
        <w:rPr>
          <w:rFonts w:ascii="Times New Roman" w:hAnsi="Times New Roman"/>
          <w:sz w:val="24"/>
          <w:szCs w:val="23"/>
        </w:rPr>
      </w:pPr>
    </w:p>
    <w:p w14:paraId="650287B6" w14:textId="77777777" w:rsidR="00397247" w:rsidRPr="001D5799" w:rsidRDefault="00236D40" w:rsidP="00CF7DCA">
      <w:pPr>
        <w:spacing w:beforeLines="1" w:before="2" w:afterLines="1" w:after="2" w:line="360" w:lineRule="auto"/>
        <w:rPr>
          <w:rFonts w:ascii="Times New Roman" w:hAnsi="Times New Roman"/>
          <w:b/>
          <w:sz w:val="24"/>
          <w:szCs w:val="23"/>
        </w:rPr>
      </w:pPr>
      <w:r w:rsidRPr="001D5799">
        <w:rPr>
          <w:rFonts w:ascii="Times New Roman" w:hAnsi="Times New Roman"/>
          <w:smallCaps/>
          <w:sz w:val="24"/>
          <w:szCs w:val="23"/>
        </w:rPr>
        <w:t>Elucidation:</w:t>
      </w:r>
      <w:r w:rsidR="00170E26" w:rsidRPr="001D5799">
        <w:rPr>
          <w:rFonts w:ascii="Times New Roman" w:hAnsi="Times New Roman"/>
          <w:sz w:val="24"/>
          <w:szCs w:val="23"/>
        </w:rPr>
        <w:t xml:space="preserve"> To say that </w:t>
      </w:r>
      <w:r w:rsidR="00144077"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b/>
          <w:sz w:val="24"/>
          <w:szCs w:val="23"/>
        </w:rPr>
        <w:t>s</w:t>
      </w:r>
      <w:r w:rsidR="00144077" w:rsidRPr="001D5799">
        <w:rPr>
          <w:rFonts w:ascii="Times New Roman" w:hAnsi="Times New Roman"/>
          <w:sz w:val="24"/>
          <w:szCs w:val="23"/>
        </w:rPr>
        <w:t>-</w:t>
      </w:r>
      <w:r w:rsidR="00626425" w:rsidRPr="001D5799">
        <w:rPr>
          <w:rFonts w:ascii="Times New Roman" w:hAnsi="Times New Roman"/>
          <w:b/>
          <w:sz w:val="24"/>
          <w:szCs w:val="23"/>
        </w:rPr>
        <w:t xml:space="preserve">depends </w:t>
      </w:r>
      <w:r w:rsidR="00144077" w:rsidRPr="001D5799">
        <w:rPr>
          <w:rFonts w:ascii="Times New Roman" w:hAnsi="Times New Roman"/>
          <w:b/>
          <w:sz w:val="24"/>
          <w:szCs w:val="23"/>
        </w:rPr>
        <w:t>on</w:t>
      </w:r>
      <w:r w:rsidR="00536BF5" w:rsidRPr="001D5799">
        <w:rPr>
          <w:rFonts w:ascii="Times New Roman" w:hAnsi="Times New Roman"/>
          <w:b/>
          <w:sz w:val="24"/>
          <w:szCs w:val="23"/>
        </w:rPr>
        <w:t xml:space="preserve"> </w:t>
      </w:r>
      <w:r w:rsidR="00144077" w:rsidRPr="001D5799">
        <w:rPr>
          <w:rFonts w:ascii="Times New Roman" w:hAnsi="Times New Roman"/>
          <w:i/>
          <w:sz w:val="24"/>
          <w:szCs w:val="23"/>
        </w:rPr>
        <w:t xml:space="preserve">b </w:t>
      </w:r>
      <w:r w:rsidR="00170E26" w:rsidRPr="001D5799">
        <w:rPr>
          <w:rFonts w:ascii="Times New Roman" w:hAnsi="Times New Roman"/>
          <w:sz w:val="24"/>
          <w:szCs w:val="23"/>
        </w:rPr>
        <w:t>is to say that</w:t>
      </w:r>
      <w:r w:rsidR="00CF7DCA" w:rsidRPr="001D5799">
        <w:rPr>
          <w:rFonts w:ascii="Times New Roman" w:hAnsi="Times New Roman"/>
          <w:b/>
          <w:sz w:val="24"/>
          <w:szCs w:val="23"/>
        </w:rPr>
        <w:t xml:space="preserve"> </w:t>
      </w:r>
    </w:p>
    <w:p w14:paraId="2D1D2D48" w14:textId="77777777" w:rsidR="00397247" w:rsidRPr="001D5799" w:rsidRDefault="00CF7DCA" w:rsidP="00397247">
      <w:pPr>
        <w:spacing w:beforeLines="1" w:before="2" w:afterLines="1" w:after="2" w:line="360" w:lineRule="auto"/>
        <w:ind w:firstLine="720"/>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b/>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do not share common parts </w:t>
      </w:r>
    </w:p>
    <w:p w14:paraId="535EE6AA" w14:textId="77777777" w:rsidR="00F71FE0" w:rsidRDefault="00397247" w:rsidP="00397247">
      <w:pPr>
        <w:spacing w:beforeLines="1" w:before="2" w:afterLines="1" w:after="2" w:line="360" w:lineRule="auto"/>
        <w:ind w:firstLine="720"/>
        <w:rPr>
          <w:rFonts w:ascii="Times New Roman" w:hAnsi="Times New Roman"/>
          <w:sz w:val="24"/>
          <w:szCs w:val="23"/>
        </w:rPr>
      </w:pPr>
      <w:r w:rsidRPr="001D5799">
        <w:rPr>
          <w:rFonts w:ascii="Times New Roman" w:hAnsi="Times New Roman"/>
          <w:i/>
          <w:sz w:val="24"/>
          <w:szCs w:val="23"/>
        </w:rPr>
        <w:t>&amp;</w:t>
      </w:r>
      <w:r w:rsidRPr="001D5799">
        <w:rPr>
          <w:rFonts w:ascii="Times New Roman" w:hAnsi="Times New Roman"/>
          <w:sz w:val="24"/>
          <w:szCs w:val="23"/>
        </w:rPr>
        <w:t xml:space="preserve"> </w:t>
      </w:r>
      <w:r w:rsidR="007E2B9F" w:rsidRPr="001D5799">
        <w:rPr>
          <w:rFonts w:ascii="Times New Roman" w:hAnsi="Times New Roman"/>
          <w:i/>
          <w:sz w:val="24"/>
          <w:szCs w:val="23"/>
        </w:rPr>
        <w:t xml:space="preserve">a </w:t>
      </w:r>
      <w:r w:rsidR="00170E26" w:rsidRPr="001D5799">
        <w:rPr>
          <w:rFonts w:ascii="Times New Roman" w:hAnsi="Times New Roman"/>
          <w:sz w:val="24"/>
          <w:szCs w:val="23"/>
        </w:rPr>
        <w:t xml:space="preserve">is </w:t>
      </w:r>
      <w:r w:rsidR="00601C8D" w:rsidRPr="001D5799">
        <w:rPr>
          <w:rFonts w:ascii="Times New Roman" w:hAnsi="Times New Roman"/>
          <w:sz w:val="24"/>
          <w:szCs w:val="23"/>
        </w:rPr>
        <w:t>of its nature</w:t>
      </w:r>
      <w:r w:rsidR="00170E26" w:rsidRPr="001D5799">
        <w:rPr>
          <w:rFonts w:ascii="Times New Roman" w:hAnsi="Times New Roman"/>
          <w:sz w:val="24"/>
          <w:szCs w:val="23"/>
        </w:rPr>
        <w:t xml:space="preserve"> such that</w:t>
      </w:r>
      <w:r w:rsidR="00CF7DCA" w:rsidRPr="001D5799">
        <w:rPr>
          <w:rFonts w:ascii="Times New Roman" w:hAnsi="Times New Roman"/>
          <w:sz w:val="24"/>
          <w:szCs w:val="23"/>
        </w:rPr>
        <w:t xml:space="preserve"> it cannot </w:t>
      </w:r>
      <w:r w:rsidR="00144077" w:rsidRPr="001D5799">
        <w:rPr>
          <w:rFonts w:ascii="Times New Roman" w:hAnsi="Times New Roman"/>
          <w:sz w:val="24"/>
          <w:szCs w:val="23"/>
        </w:rPr>
        <w:t>exist</w:t>
      </w:r>
      <w:r w:rsidR="00CF7DCA" w:rsidRPr="001D5799">
        <w:rPr>
          <w:rFonts w:ascii="Times New Roman" w:hAnsi="Times New Roman"/>
          <w:sz w:val="24"/>
          <w:szCs w:val="23"/>
        </w:rPr>
        <w:t xml:space="preserve"> unless </w:t>
      </w:r>
      <w:r w:rsidR="00144077" w:rsidRPr="001D5799">
        <w:rPr>
          <w:rFonts w:ascii="Times New Roman" w:hAnsi="Times New Roman"/>
          <w:i/>
          <w:sz w:val="24"/>
          <w:szCs w:val="23"/>
        </w:rPr>
        <w:t xml:space="preserve">b </w:t>
      </w:r>
      <w:r w:rsidR="00144077" w:rsidRPr="001D5799">
        <w:rPr>
          <w:rFonts w:ascii="Times New Roman" w:hAnsi="Times New Roman"/>
          <w:sz w:val="24"/>
          <w:szCs w:val="23"/>
        </w:rPr>
        <w:t>exists</w:t>
      </w:r>
      <w:r w:rsidR="00416AC8" w:rsidRPr="001D5799">
        <w:rPr>
          <w:rFonts w:ascii="Times New Roman" w:hAnsi="Times New Roman"/>
          <w:sz w:val="24"/>
          <w:szCs w:val="23"/>
        </w:rPr>
        <w:t xml:space="preserve"> [</w:t>
      </w:r>
      <w:r w:rsidR="00416AC8" w:rsidRPr="001D5799">
        <w:rPr>
          <w:rFonts w:ascii="Times New Roman" w:hAnsi="Times New Roman"/>
          <w:sz w:val="24"/>
          <w:szCs w:val="23"/>
        </w:rPr>
        <w:fldChar w:fldCharType="begin"/>
      </w:r>
      <w:r w:rsidR="00416AC8" w:rsidRPr="001D5799">
        <w:rPr>
          <w:rFonts w:ascii="Times New Roman" w:hAnsi="Times New Roman"/>
          <w:sz w:val="24"/>
          <w:szCs w:val="23"/>
        </w:rPr>
        <w:instrText xml:space="preserve"> REF _Ref309832797 \r \h </w:instrText>
      </w:r>
      <w:r w:rsidR="00416AC8" w:rsidRPr="001D5799">
        <w:rPr>
          <w:rFonts w:ascii="Times New Roman" w:hAnsi="Times New Roman"/>
          <w:sz w:val="24"/>
          <w:szCs w:val="23"/>
        </w:rPr>
      </w:r>
      <w:r w:rsidR="00416AC8" w:rsidRPr="001D5799">
        <w:rPr>
          <w:rFonts w:ascii="Times New Roman" w:hAnsi="Times New Roman"/>
          <w:sz w:val="24"/>
          <w:szCs w:val="23"/>
        </w:rPr>
        <w:fldChar w:fldCharType="separate"/>
      </w:r>
      <w:r w:rsidR="00A908AB">
        <w:rPr>
          <w:rFonts w:ascii="Times New Roman" w:hAnsi="Times New Roman"/>
          <w:sz w:val="24"/>
          <w:szCs w:val="23"/>
        </w:rPr>
        <w:t>63</w:t>
      </w:r>
      <w:r w:rsidR="00416AC8" w:rsidRPr="001D5799">
        <w:rPr>
          <w:rFonts w:ascii="Times New Roman" w:hAnsi="Times New Roman"/>
          <w:sz w:val="24"/>
          <w:szCs w:val="23"/>
        </w:rPr>
        <w:fldChar w:fldCharType="end"/>
      </w:r>
      <w:r w:rsidR="00416AC8" w:rsidRPr="001D5799">
        <w:rPr>
          <w:rFonts w:ascii="Times New Roman" w:hAnsi="Times New Roman"/>
          <w:sz w:val="24"/>
          <w:szCs w:val="23"/>
        </w:rPr>
        <w:t>]</w:t>
      </w:r>
      <w:r w:rsidR="00CF7DCA" w:rsidRPr="001D5799">
        <w:rPr>
          <w:rFonts w:ascii="Times New Roman" w:hAnsi="Times New Roman"/>
          <w:sz w:val="24"/>
          <w:szCs w:val="23"/>
        </w:rPr>
        <w:t xml:space="preserve">. </w:t>
      </w:r>
    </w:p>
    <w:p w14:paraId="7AC3FAD8" w14:textId="77777777"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dependent continuant; process</w:t>
      </w:r>
    </w:p>
    <w:p w14:paraId="4B7B30AC" w14:textId="77777777"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p>
    <w:p w14:paraId="5007083B" w14:textId="77777777" w:rsidR="001C76CF" w:rsidRPr="001C76CF" w:rsidRDefault="001C76CF" w:rsidP="001C76CF">
      <w:pPr>
        <w:ind w:left="720"/>
        <w:rPr>
          <w:rFonts w:ascii="Times New Roman" w:hAnsi="Times New Roman"/>
          <w:sz w:val="24"/>
          <w:szCs w:val="23"/>
        </w:rPr>
      </w:pPr>
      <w:r w:rsidRPr="001C76CF">
        <w:rPr>
          <w:rFonts w:ascii="Times New Roman" w:hAnsi="Times New Roman"/>
          <w:sz w:val="24"/>
          <w:szCs w:val="23"/>
        </w:rPr>
        <w:t xml:space="preserve">for one-sided s-dependence: independent continuant; </w:t>
      </w:r>
    </w:p>
    <w:p w14:paraId="38D39FCB" w14:textId="77777777" w:rsidR="001C76CF" w:rsidRDefault="001C76CF" w:rsidP="001C76CF">
      <w:pPr>
        <w:ind w:left="720"/>
        <w:rPr>
          <w:rFonts w:ascii="Times New Roman" w:hAnsi="Times New Roman"/>
          <w:sz w:val="24"/>
          <w:szCs w:val="23"/>
        </w:rPr>
      </w:pPr>
      <w:r w:rsidRPr="001C76CF">
        <w:rPr>
          <w:rFonts w:ascii="Times New Roman" w:hAnsi="Times New Roman"/>
          <w:sz w:val="24"/>
          <w:szCs w:val="23"/>
        </w:rPr>
        <w:t>for reciprocal s-dependence: dependent continuant; process</w:t>
      </w:r>
    </w:p>
    <w:p w14:paraId="29A5F8DA" w14:textId="77777777" w:rsidR="00F71FE0" w:rsidRDefault="00F71FE0" w:rsidP="00CF7DCA">
      <w:pPr>
        <w:spacing w:beforeLines="1" w:before="2" w:afterLines="1" w:after="2" w:line="360" w:lineRule="auto"/>
        <w:rPr>
          <w:rFonts w:ascii="Times New Roman" w:hAnsi="Times New Roman"/>
          <w:sz w:val="24"/>
          <w:szCs w:val="23"/>
        </w:rPr>
      </w:pPr>
    </w:p>
    <w:p w14:paraId="5F488F52" w14:textId="77777777" w:rsidR="00B4578B" w:rsidRPr="00B4578B" w:rsidRDefault="00B4578B" w:rsidP="00CF7DCA">
      <w:pPr>
        <w:spacing w:beforeLines="1" w:before="2" w:afterLines="1" w:after="2" w:line="360" w:lineRule="auto"/>
        <w:rPr>
          <w:rFonts w:ascii="Times New Roman" w:hAnsi="Times New Roman"/>
          <w:sz w:val="24"/>
          <w:szCs w:val="23"/>
        </w:rPr>
      </w:pPr>
      <w:r>
        <w:rPr>
          <w:rFonts w:ascii="Times New Roman" w:hAnsi="Times New Roman"/>
          <w:smallCaps/>
          <w:sz w:val="24"/>
          <w:szCs w:val="23"/>
        </w:rPr>
        <w:t>Examples: T</w:t>
      </w:r>
      <w:r>
        <w:rPr>
          <w:rFonts w:ascii="Times New Roman" w:hAnsi="Times New Roman"/>
          <w:sz w:val="24"/>
          <w:szCs w:val="23"/>
        </w:rPr>
        <w:t xml:space="preserve">he dependence of </w:t>
      </w:r>
      <w:r w:rsidR="00763242">
        <w:rPr>
          <w:rFonts w:ascii="Times New Roman" w:hAnsi="Times New Roman"/>
          <w:sz w:val="24"/>
          <w:szCs w:val="23"/>
        </w:rPr>
        <w:t xml:space="preserve">a pain </w:t>
      </w:r>
      <w:r>
        <w:rPr>
          <w:rFonts w:ascii="Times New Roman" w:hAnsi="Times New Roman"/>
          <w:sz w:val="24"/>
          <w:szCs w:val="23"/>
        </w:rPr>
        <w:t xml:space="preserve">on </w:t>
      </w:r>
      <w:r w:rsidR="00763242">
        <w:rPr>
          <w:rFonts w:ascii="Times New Roman" w:hAnsi="Times New Roman"/>
          <w:sz w:val="24"/>
          <w:szCs w:val="23"/>
        </w:rPr>
        <w:t xml:space="preserve">the organism that is experiencing the pain, the dependence of a </w:t>
      </w:r>
      <w:r w:rsidR="00CD5918">
        <w:rPr>
          <w:rFonts w:ascii="Times New Roman" w:hAnsi="Times New Roman"/>
          <w:sz w:val="24"/>
          <w:szCs w:val="23"/>
        </w:rPr>
        <w:t>shape on the shaped object, the dependence of a gait on the walking object.</w:t>
      </w:r>
    </w:p>
    <w:p w14:paraId="7DAF2B9B" w14:textId="77777777" w:rsidR="00B4578B" w:rsidRDefault="00B4578B" w:rsidP="00CF7DCA">
      <w:pPr>
        <w:spacing w:beforeLines="1" w:before="2" w:afterLines="1" w:after="2" w:line="360" w:lineRule="auto"/>
        <w:rPr>
          <w:rFonts w:ascii="Times New Roman" w:hAnsi="Times New Roman"/>
          <w:sz w:val="24"/>
          <w:szCs w:val="23"/>
        </w:rPr>
      </w:pPr>
    </w:p>
    <w:p w14:paraId="4428CBF3" w14:textId="77777777" w:rsidR="00F71FE0" w:rsidRDefault="00F71FE0" w:rsidP="00CF7DCA">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b/>
          <w:i/>
          <w:sz w:val="24"/>
          <w:szCs w:val="23"/>
        </w:rPr>
        <w:t xml:space="preserve"> </w:t>
      </w:r>
      <w:r w:rsidRPr="001D5799">
        <w:rPr>
          <w:rFonts w:ascii="Times New Roman" w:hAnsi="Times New Roman"/>
          <w:sz w:val="24"/>
          <w:szCs w:val="23"/>
        </w:rPr>
        <w:t>w</w:t>
      </w:r>
      <w:r w:rsidR="00CF7DCA" w:rsidRPr="001D5799">
        <w:rPr>
          <w:rFonts w:ascii="Times New Roman" w:hAnsi="Times New Roman"/>
          <w:sz w:val="24"/>
          <w:szCs w:val="23"/>
        </w:rPr>
        <w:t xml:space="preserve">e can also say that </w:t>
      </w:r>
      <w:r w:rsidR="00CF7DCA" w:rsidRPr="001D5799">
        <w:rPr>
          <w:rFonts w:ascii="Times New Roman" w:hAnsi="Times New Roman"/>
          <w:i/>
          <w:sz w:val="24"/>
          <w:szCs w:val="23"/>
        </w:rPr>
        <w:t>a</w:t>
      </w:r>
      <w:r w:rsidR="009F610B" w:rsidRPr="001D5799">
        <w:rPr>
          <w:rFonts w:ascii="Times New Roman" w:hAnsi="Times New Roman"/>
          <w:sz w:val="24"/>
          <w:szCs w:val="23"/>
        </w:rPr>
        <w:t>’s</w:t>
      </w:r>
      <w:r w:rsidR="009F610B" w:rsidRPr="001D5799">
        <w:rPr>
          <w:rFonts w:ascii="Times New Roman" w:hAnsi="Times New Roman"/>
          <w:i/>
          <w:sz w:val="24"/>
          <w:szCs w:val="23"/>
        </w:rPr>
        <w:t xml:space="preserve"> </w:t>
      </w:r>
      <w:r w:rsidR="009F610B" w:rsidRPr="001D5799">
        <w:rPr>
          <w:rFonts w:ascii="Times New Roman" w:hAnsi="Times New Roman"/>
          <w:sz w:val="24"/>
          <w:szCs w:val="23"/>
        </w:rPr>
        <w:t>existence</w:t>
      </w:r>
      <w:r w:rsidR="00CF7DCA" w:rsidRPr="001D5799">
        <w:rPr>
          <w:rFonts w:ascii="Times New Roman" w:hAnsi="Times New Roman"/>
          <w:i/>
          <w:sz w:val="24"/>
          <w:szCs w:val="23"/>
        </w:rPr>
        <w:t xml:space="preserve"> </w:t>
      </w:r>
      <w:r w:rsidR="00CF7DCA" w:rsidRPr="001D5799">
        <w:rPr>
          <w:rFonts w:ascii="Times New Roman" w:hAnsi="Times New Roman"/>
          <w:sz w:val="24"/>
          <w:szCs w:val="23"/>
        </w:rPr>
        <w:t xml:space="preserve">necessitates the existence of </w:t>
      </w:r>
      <w:r w:rsidR="00CF7DCA" w:rsidRPr="001D5799">
        <w:rPr>
          <w:rFonts w:ascii="Times New Roman" w:hAnsi="Times New Roman"/>
          <w:i/>
          <w:sz w:val="24"/>
          <w:szCs w:val="23"/>
        </w:rPr>
        <w:t>b</w:t>
      </w:r>
      <w:r w:rsidR="009F610B" w:rsidRPr="001D5799">
        <w:rPr>
          <w:rFonts w:ascii="Times New Roman" w:hAnsi="Times New Roman"/>
          <w:i/>
          <w:sz w:val="24"/>
          <w:szCs w:val="23"/>
        </w:rPr>
        <w:t xml:space="preserve"> </w:t>
      </w:r>
      <w:r w:rsidR="009F610B" w:rsidRPr="001D5799">
        <w:rPr>
          <w:rFonts w:ascii="Times New Roman" w:hAnsi="Times New Roman"/>
          <w:sz w:val="24"/>
          <w:szCs w:val="23"/>
        </w:rPr>
        <w:t>[</w:t>
      </w:r>
      <w:r w:rsidR="009F610B" w:rsidRPr="001D5799">
        <w:rPr>
          <w:rFonts w:ascii="Times New Roman" w:hAnsi="Times New Roman"/>
          <w:sz w:val="24"/>
          <w:szCs w:val="23"/>
        </w:rPr>
        <w:fldChar w:fldCharType="begin"/>
      </w:r>
      <w:r w:rsidR="009F610B" w:rsidRPr="001D5799">
        <w:rPr>
          <w:rFonts w:ascii="Times New Roman" w:hAnsi="Times New Roman"/>
          <w:sz w:val="24"/>
          <w:szCs w:val="23"/>
        </w:rPr>
        <w:instrText xml:space="preserve"> REF _Ref309821480 \r \h </w:instrText>
      </w:r>
      <w:r w:rsidR="009F610B" w:rsidRPr="001D5799">
        <w:rPr>
          <w:rFonts w:ascii="Times New Roman" w:hAnsi="Times New Roman"/>
          <w:sz w:val="24"/>
          <w:szCs w:val="23"/>
        </w:rPr>
      </w:r>
      <w:r w:rsidR="009F610B" w:rsidRPr="001D5799">
        <w:rPr>
          <w:rFonts w:ascii="Times New Roman" w:hAnsi="Times New Roman"/>
          <w:sz w:val="24"/>
          <w:szCs w:val="23"/>
        </w:rPr>
        <w:fldChar w:fldCharType="separate"/>
      </w:r>
      <w:r w:rsidR="00A908AB">
        <w:rPr>
          <w:rFonts w:ascii="Times New Roman" w:hAnsi="Times New Roman"/>
          <w:sz w:val="24"/>
          <w:szCs w:val="23"/>
        </w:rPr>
        <w:t>66</w:t>
      </w:r>
      <w:r w:rsidR="009F610B" w:rsidRPr="001D5799">
        <w:rPr>
          <w:rFonts w:ascii="Times New Roman" w:hAnsi="Times New Roman"/>
          <w:sz w:val="24"/>
          <w:szCs w:val="23"/>
        </w:rPr>
        <w:fldChar w:fldCharType="end"/>
      </w:r>
      <w:r w:rsidR="009F610B" w:rsidRPr="001D5799">
        <w:rPr>
          <w:rFonts w:ascii="Times New Roman" w:hAnsi="Times New Roman"/>
          <w:sz w:val="24"/>
          <w:szCs w:val="23"/>
        </w:rPr>
        <w:t>]</w:t>
      </w:r>
      <w:r w:rsidR="002D25A6" w:rsidRPr="001D5799">
        <w:rPr>
          <w:rFonts w:ascii="Times New Roman" w:hAnsi="Times New Roman"/>
          <w:sz w:val="24"/>
          <w:szCs w:val="23"/>
        </w:rPr>
        <w:t xml:space="preserve">, or that </w:t>
      </w:r>
      <w:r w:rsidR="002D25A6" w:rsidRPr="001D5799">
        <w:rPr>
          <w:rFonts w:ascii="Times New Roman" w:hAnsi="Times New Roman"/>
          <w:i/>
          <w:sz w:val="24"/>
          <w:szCs w:val="23"/>
        </w:rPr>
        <w:t xml:space="preserve">a </w:t>
      </w:r>
      <w:r w:rsidR="002D25A6" w:rsidRPr="001D5799">
        <w:rPr>
          <w:rFonts w:ascii="Times New Roman" w:hAnsi="Times New Roman"/>
          <w:sz w:val="24"/>
          <w:szCs w:val="23"/>
        </w:rPr>
        <w:t xml:space="preserve">is </w:t>
      </w:r>
      <w:r w:rsidR="00E40415" w:rsidRPr="001D5799">
        <w:rPr>
          <w:rFonts w:ascii="Times New Roman" w:hAnsi="Times New Roman"/>
          <w:sz w:val="24"/>
          <w:szCs w:val="23"/>
        </w:rPr>
        <w:t xml:space="preserve">of necessity associated with some </w:t>
      </w:r>
      <w:r w:rsidR="00E40415" w:rsidRPr="001D5799">
        <w:rPr>
          <w:rFonts w:ascii="Times New Roman" w:hAnsi="Times New Roman"/>
          <w:i/>
          <w:sz w:val="24"/>
          <w:szCs w:val="23"/>
        </w:rPr>
        <w:t>b</w:t>
      </w:r>
      <w:r w:rsidR="00E40415" w:rsidRPr="001D5799">
        <w:rPr>
          <w:rFonts w:ascii="Times New Roman" w:hAnsi="Times New Roman"/>
          <w:sz w:val="24"/>
          <w:szCs w:val="23"/>
        </w:rPr>
        <w:t xml:space="preserve"> </w:t>
      </w:r>
      <w:r w:rsidR="00E40415" w:rsidRPr="00B4578B">
        <w:rPr>
          <w:rFonts w:ascii="Times New Roman" w:hAnsi="Times New Roman"/>
          <w:i/>
          <w:sz w:val="24"/>
          <w:szCs w:val="23"/>
        </w:rPr>
        <w:t>because</w:t>
      </w:r>
      <w:r w:rsidR="00E40415" w:rsidRPr="001D5799">
        <w:rPr>
          <w:rFonts w:ascii="Times New Roman" w:hAnsi="Times New Roman"/>
          <w:sz w:val="24"/>
          <w:szCs w:val="23"/>
        </w:rPr>
        <w:t xml:space="preserve"> </w:t>
      </w:r>
      <w:r w:rsidR="00D175D1" w:rsidRPr="001D5799">
        <w:rPr>
          <w:rFonts w:ascii="Times New Roman" w:hAnsi="Times New Roman"/>
          <w:i/>
          <w:sz w:val="24"/>
          <w:szCs w:val="23"/>
        </w:rPr>
        <w:t xml:space="preserve">a </w:t>
      </w:r>
      <w:r w:rsidR="00E40415" w:rsidRPr="001D5799">
        <w:rPr>
          <w:rFonts w:ascii="Times New Roman" w:hAnsi="Times New Roman"/>
          <w:sz w:val="24"/>
          <w:szCs w:val="23"/>
        </w:rPr>
        <w:t xml:space="preserve">is </w:t>
      </w:r>
      <w:r w:rsidR="002D25A6" w:rsidRPr="001D5799">
        <w:rPr>
          <w:rFonts w:ascii="Times New Roman" w:hAnsi="Times New Roman"/>
          <w:sz w:val="24"/>
          <w:szCs w:val="23"/>
        </w:rPr>
        <w:t xml:space="preserve">an instance of a </w:t>
      </w:r>
      <w:r w:rsidR="00D175D1" w:rsidRPr="001D5799">
        <w:rPr>
          <w:rFonts w:ascii="Times New Roman" w:hAnsi="Times New Roman"/>
          <w:sz w:val="24"/>
          <w:szCs w:val="23"/>
        </w:rPr>
        <w:t xml:space="preserve">certain </w:t>
      </w:r>
      <w:r w:rsidR="002D25A6" w:rsidRPr="001D5799">
        <w:rPr>
          <w:rFonts w:ascii="Times New Roman" w:hAnsi="Times New Roman"/>
          <w:sz w:val="24"/>
          <w:szCs w:val="23"/>
        </w:rPr>
        <w:t>universal</w:t>
      </w:r>
      <w:r w:rsidR="00CF7DCA" w:rsidRPr="001D5799">
        <w:rPr>
          <w:rFonts w:ascii="Times New Roman" w:hAnsi="Times New Roman"/>
          <w:i/>
          <w:sz w:val="24"/>
          <w:szCs w:val="23"/>
        </w:rPr>
        <w:t xml:space="preserve">. </w:t>
      </w:r>
    </w:p>
    <w:p w14:paraId="6C24FFD1" w14:textId="77777777" w:rsidR="00F71FE0" w:rsidRPr="001D5799" w:rsidRDefault="00F71FE0" w:rsidP="00CF7DCA">
      <w:pPr>
        <w:spacing w:beforeLines="1" w:before="2" w:afterLines="1" w:after="2" w:line="360" w:lineRule="auto"/>
        <w:rPr>
          <w:rFonts w:ascii="Times New Roman" w:hAnsi="Times New Roman"/>
          <w:i/>
          <w:sz w:val="24"/>
          <w:szCs w:val="23"/>
        </w:rPr>
      </w:pPr>
    </w:p>
    <w:p w14:paraId="6276ED42" w14:textId="77777777" w:rsidR="000B5984" w:rsidRPr="001D5799" w:rsidRDefault="00CF7DCA" w:rsidP="000B5984">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b </w:t>
      </w:r>
      <w:r w:rsidRPr="001D5799">
        <w:rPr>
          <w:rFonts w:ascii="Times New Roman" w:hAnsi="Times New Roman"/>
          <w:sz w:val="24"/>
          <w:szCs w:val="23"/>
        </w:rPr>
        <w:t xml:space="preserve">is such that </w:t>
      </w:r>
      <w:r w:rsidR="002D25A6"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sz w:val="24"/>
          <w:szCs w:val="23"/>
        </w:rPr>
        <w:t xml:space="preserve">, then if </w:t>
      </w:r>
      <w:r w:rsidRPr="001D5799">
        <w:rPr>
          <w:rFonts w:ascii="Times New Roman" w:hAnsi="Times New Roman"/>
          <w:i/>
          <w:sz w:val="24"/>
          <w:szCs w:val="23"/>
        </w:rPr>
        <w:t xml:space="preserve">b </w:t>
      </w:r>
      <w:r w:rsidRPr="001D5799">
        <w:rPr>
          <w:rFonts w:ascii="Times New Roman" w:hAnsi="Times New Roman"/>
          <w:sz w:val="24"/>
          <w:szCs w:val="23"/>
        </w:rPr>
        <w:t xml:space="preserve">ceases to exist, so also does </w:t>
      </w:r>
      <w:r w:rsidR="002D25A6" w:rsidRPr="001D5799">
        <w:rPr>
          <w:rFonts w:ascii="Times New Roman" w:hAnsi="Times New Roman"/>
          <w:i/>
          <w:sz w:val="24"/>
          <w:szCs w:val="23"/>
        </w:rPr>
        <w:t>a</w:t>
      </w:r>
      <w:r w:rsidR="00F71FE0" w:rsidRPr="001D5799">
        <w:rPr>
          <w:rFonts w:ascii="Times New Roman" w:hAnsi="Times New Roman"/>
          <w:sz w:val="24"/>
          <w:szCs w:val="23"/>
        </w:rPr>
        <w:t>. The ceasing to exist is here a matter of necessity (thus it is in a sense immediate an</w:t>
      </w:r>
      <w:r w:rsidR="00033955" w:rsidRPr="001D5799">
        <w:rPr>
          <w:rFonts w:ascii="Times New Roman" w:hAnsi="Times New Roman"/>
          <w:sz w:val="24"/>
          <w:szCs w:val="23"/>
        </w:rPr>
        <w:t>d</w:t>
      </w:r>
      <w:r w:rsidR="00F71FE0" w:rsidRPr="001D5799">
        <w:rPr>
          <w:rFonts w:ascii="Times New Roman" w:hAnsi="Times New Roman"/>
          <w:sz w:val="24"/>
          <w:szCs w:val="23"/>
        </w:rPr>
        <w:t xml:space="preserve"> automatic). Thus </w:t>
      </w:r>
      <w:r w:rsidR="00F71FE0" w:rsidRPr="001D5799">
        <w:rPr>
          <w:rFonts w:ascii="Times New Roman" w:hAnsi="Times New Roman"/>
          <w:b/>
          <w:sz w:val="24"/>
          <w:szCs w:val="23"/>
        </w:rPr>
        <w:t xml:space="preserve">s-dependence </w:t>
      </w:r>
      <w:r w:rsidR="00F71FE0" w:rsidRPr="001D5799">
        <w:rPr>
          <w:rFonts w:ascii="Times New Roman" w:hAnsi="Times New Roman"/>
          <w:sz w:val="24"/>
          <w:szCs w:val="23"/>
        </w:rPr>
        <w:t>is different from the sort of dependence which is involved, for instance, when we assert that an organism is dependent on food, on shelter; or that a child is dependent on its mother.</w:t>
      </w:r>
      <w:r w:rsidR="008449D9" w:rsidRPr="001D5799">
        <w:rPr>
          <w:rFonts w:ascii="Times New Roman" w:hAnsi="Times New Roman"/>
          <w:sz w:val="24"/>
          <w:szCs w:val="23"/>
        </w:rPr>
        <w:t xml:space="preserve"> Your body is dependent on molecules of oxygen for its </w:t>
      </w:r>
      <w:r w:rsidR="008449D9" w:rsidRPr="001D5799">
        <w:rPr>
          <w:rFonts w:ascii="Times New Roman" w:hAnsi="Times New Roman"/>
          <w:i/>
          <w:sz w:val="24"/>
          <w:szCs w:val="23"/>
        </w:rPr>
        <w:t>life</w:t>
      </w:r>
      <w:r w:rsidR="008449D9" w:rsidRPr="001D5799">
        <w:rPr>
          <w:rFonts w:ascii="Times New Roman" w:hAnsi="Times New Roman"/>
          <w:sz w:val="24"/>
          <w:szCs w:val="23"/>
        </w:rPr>
        <w:t xml:space="preserve">, not however for its </w:t>
      </w:r>
      <w:r w:rsidR="008449D9" w:rsidRPr="001D5799">
        <w:rPr>
          <w:rFonts w:ascii="Times New Roman" w:hAnsi="Times New Roman"/>
          <w:i/>
          <w:sz w:val="24"/>
          <w:szCs w:val="23"/>
        </w:rPr>
        <w:t>existence.</w:t>
      </w:r>
      <w:r w:rsidR="00F71FE0" w:rsidRPr="001D5799">
        <w:rPr>
          <w:rFonts w:ascii="Times New Roman" w:hAnsi="Times New Roman"/>
          <w:sz w:val="24"/>
          <w:szCs w:val="23"/>
        </w:rPr>
        <w:t xml:space="preserve"> </w:t>
      </w:r>
      <w:r w:rsidR="000B5984" w:rsidRPr="001D5799">
        <w:rPr>
          <w:rFonts w:ascii="Times New Roman" w:hAnsi="Times New Roman"/>
          <w:sz w:val="24"/>
          <w:szCs w:val="23"/>
        </w:rPr>
        <w:t xml:space="preserve">Similar </w:t>
      </w:r>
      <w:r w:rsidR="000B5984" w:rsidRPr="001D5799">
        <w:rPr>
          <w:rFonts w:ascii="Times New Roman" w:hAnsi="Times New Roman"/>
          <w:b/>
          <w:sz w:val="24"/>
          <w:szCs w:val="23"/>
        </w:rPr>
        <w:t xml:space="preserve">s-dependence </w:t>
      </w:r>
      <w:r w:rsidR="000B5984" w:rsidRPr="001D5799">
        <w:rPr>
          <w:rFonts w:ascii="Times New Roman" w:hAnsi="Times New Roman"/>
          <w:sz w:val="24"/>
          <w:szCs w:val="23"/>
        </w:rPr>
        <w:t xml:space="preserve">is different from the sort of dependence that is involved when we assert that every </w:t>
      </w:r>
      <w:r w:rsidR="000B5984" w:rsidRPr="001D5799">
        <w:rPr>
          <w:rFonts w:ascii="Times New Roman" w:hAnsi="Times New Roman"/>
          <w:i/>
          <w:sz w:val="24"/>
          <w:szCs w:val="23"/>
        </w:rPr>
        <w:t xml:space="preserve">object </w:t>
      </w:r>
      <w:r w:rsidR="000B5984" w:rsidRPr="001D5799">
        <w:rPr>
          <w:rFonts w:ascii="Times New Roman" w:hAnsi="Times New Roman"/>
          <w:sz w:val="24"/>
          <w:szCs w:val="23"/>
        </w:rPr>
        <w:t xml:space="preserve">requires, at any given time </w:t>
      </w:r>
      <w:r w:rsidR="000B5984" w:rsidRPr="001D5799">
        <w:rPr>
          <w:rFonts w:ascii="Times New Roman" w:hAnsi="Times New Roman"/>
          <w:i/>
          <w:sz w:val="24"/>
          <w:szCs w:val="23"/>
        </w:rPr>
        <w:t>t</w:t>
      </w:r>
      <w:r w:rsidR="000B5984" w:rsidRPr="001D5799">
        <w:rPr>
          <w:rFonts w:ascii="Times New Roman" w:hAnsi="Times New Roman"/>
          <w:sz w:val="24"/>
          <w:szCs w:val="23"/>
        </w:rPr>
        <w:t xml:space="preserve">, some spatial region at which it is </w:t>
      </w:r>
      <w:r w:rsidR="000B5984" w:rsidRPr="001D5799">
        <w:rPr>
          <w:rFonts w:ascii="Times New Roman" w:hAnsi="Times New Roman"/>
          <w:b/>
          <w:sz w:val="24"/>
          <w:szCs w:val="23"/>
        </w:rPr>
        <w:t xml:space="preserve">located </w:t>
      </w:r>
      <w:r w:rsidR="000B5984" w:rsidRPr="001D5799">
        <w:rPr>
          <w:rFonts w:ascii="Times New Roman" w:hAnsi="Times New Roman"/>
          <w:sz w:val="24"/>
          <w:szCs w:val="23"/>
        </w:rPr>
        <w:t>at that time. (We use ‘</w:t>
      </w:r>
      <w:r w:rsidR="000B5984" w:rsidRPr="001D5799">
        <w:rPr>
          <w:rFonts w:ascii="Times New Roman" w:hAnsi="Times New Roman"/>
          <w:b/>
          <w:sz w:val="24"/>
          <w:szCs w:val="23"/>
        </w:rPr>
        <w:t>located_at</w:t>
      </w:r>
      <w:r w:rsidR="000B5984" w:rsidRPr="001D5799">
        <w:rPr>
          <w:rFonts w:ascii="Times New Roman" w:hAnsi="Times New Roman"/>
          <w:sz w:val="24"/>
          <w:szCs w:val="23"/>
        </w:rPr>
        <w:t xml:space="preserve">’ for dependence of this sort.) </w:t>
      </w:r>
    </w:p>
    <w:p w14:paraId="0778F265" w14:textId="77777777" w:rsidR="00C60307" w:rsidRDefault="008449D9" w:rsidP="000B5984">
      <w:pPr>
        <w:spacing w:beforeLines="1" w:before="2" w:afterLines="1" w:after="2" w:line="360" w:lineRule="auto"/>
        <w:jc w:val="both"/>
        <w:rPr>
          <w:rFonts w:ascii="Times New Roman" w:hAnsi="Times New Roman"/>
          <w:sz w:val="24"/>
          <w:szCs w:val="23"/>
        </w:rPr>
      </w:pPr>
      <w:r w:rsidRPr="001D5799">
        <w:rPr>
          <w:rFonts w:ascii="Times New Roman" w:hAnsi="Times New Roman"/>
          <w:b/>
          <w:sz w:val="24"/>
          <w:szCs w:val="23"/>
        </w:rPr>
        <w:t>S</w:t>
      </w:r>
      <w:r w:rsidR="00F71FE0" w:rsidRPr="001D5799">
        <w:rPr>
          <w:rFonts w:ascii="Times New Roman" w:hAnsi="Times New Roman"/>
          <w:b/>
          <w:sz w:val="24"/>
          <w:szCs w:val="23"/>
        </w:rPr>
        <w:t xml:space="preserve">-dependence </w:t>
      </w:r>
      <w:r w:rsidR="00F71FE0" w:rsidRPr="001D5799">
        <w:rPr>
          <w:rFonts w:ascii="Times New Roman" w:hAnsi="Times New Roman"/>
          <w:sz w:val="24"/>
          <w:szCs w:val="23"/>
        </w:rPr>
        <w:t xml:space="preserve">is </w:t>
      </w:r>
      <w:r w:rsidRPr="001D5799">
        <w:rPr>
          <w:rFonts w:ascii="Times New Roman" w:hAnsi="Times New Roman"/>
          <w:sz w:val="24"/>
          <w:szCs w:val="23"/>
        </w:rPr>
        <w:t xml:space="preserve">thus just </w:t>
      </w:r>
      <w:r w:rsidR="00F71FE0" w:rsidRPr="001D5799">
        <w:rPr>
          <w:rFonts w:ascii="Times New Roman" w:hAnsi="Times New Roman"/>
          <w:sz w:val="24"/>
          <w:szCs w:val="23"/>
        </w:rPr>
        <w:t xml:space="preserve">one type of dependence </w:t>
      </w:r>
      <w:r w:rsidR="001A6FFD">
        <w:rPr>
          <w:rFonts w:ascii="Times New Roman" w:hAnsi="Times New Roman"/>
          <w:sz w:val="24"/>
          <w:szCs w:val="23"/>
        </w:rPr>
        <w:t>among many</w:t>
      </w:r>
      <w:r w:rsidR="00F71FE0" w:rsidRPr="001D5799">
        <w:rPr>
          <w:rFonts w:ascii="Times New Roman" w:hAnsi="Times New Roman"/>
          <w:sz w:val="24"/>
          <w:szCs w:val="23"/>
        </w:rPr>
        <w:t>; it is what, in the literature, is referred to as ‘</w:t>
      </w:r>
      <w:r w:rsidRPr="001D5799">
        <w:rPr>
          <w:rFonts w:ascii="Times New Roman" w:hAnsi="Times New Roman"/>
          <w:sz w:val="24"/>
          <w:szCs w:val="23"/>
        </w:rPr>
        <w:t>existential dependence</w:t>
      </w:r>
      <w:r w:rsidR="00F71FE0" w:rsidRPr="001D5799">
        <w:rPr>
          <w:rFonts w:ascii="Times New Roman" w:hAnsi="Times New Roman"/>
          <w:sz w:val="24"/>
          <w:szCs w:val="23"/>
        </w:rPr>
        <w:t>’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_Ref309819325 \r \h </w:instrText>
      </w:r>
      <w:r w:rsidRPr="001D5799">
        <w:rPr>
          <w:rFonts w:ascii="Times New Roman" w:hAnsi="Times New Roman"/>
          <w:sz w:val="24"/>
          <w:szCs w:val="23"/>
        </w:rPr>
      </w:r>
      <w:r w:rsidRPr="001D5799">
        <w:rPr>
          <w:rFonts w:ascii="Times New Roman" w:hAnsi="Times New Roman"/>
          <w:sz w:val="24"/>
          <w:szCs w:val="23"/>
        </w:rPr>
        <w:fldChar w:fldCharType="separate"/>
      </w:r>
      <w:r w:rsidR="00A908AB">
        <w:rPr>
          <w:rFonts w:ascii="Times New Roman" w:hAnsi="Times New Roman"/>
          <w:sz w:val="24"/>
          <w:szCs w:val="23"/>
        </w:rPr>
        <w:t>65</w:t>
      </w:r>
      <w:r w:rsidRPr="001D5799">
        <w:rPr>
          <w:rFonts w:ascii="Times New Roman" w:hAnsi="Times New Roman"/>
          <w:sz w:val="24"/>
          <w:szCs w:val="23"/>
        </w:rPr>
        <w:fldChar w:fldCharType="end"/>
      </w:r>
      <w:r w:rsidR="00774A84">
        <w:rPr>
          <w:rFonts w:ascii="Times New Roman" w:hAnsi="Times New Roman"/>
          <w:sz w:val="24"/>
          <w:szCs w:val="23"/>
        </w:rPr>
        <w:t>]</w:t>
      </w:r>
      <w:r w:rsidRPr="001D5799">
        <w:rPr>
          <w:rFonts w:ascii="Times New Roman" w:hAnsi="Times New Roman"/>
          <w:sz w:val="24"/>
          <w:szCs w:val="23"/>
        </w:rPr>
        <w:t>,</w:t>
      </w:r>
      <w:r w:rsidR="00F71FE0" w:rsidRPr="001D5799">
        <w:rPr>
          <w:rFonts w:ascii="Times New Roman" w:hAnsi="Times New Roman"/>
          <w:sz w:val="24"/>
          <w:szCs w:val="23"/>
        </w:rPr>
        <w:t xml:space="preserve"> since it has to do with the parasitism among entities </w:t>
      </w:r>
      <w:r w:rsidR="00F71FE0" w:rsidRPr="001D5799">
        <w:rPr>
          <w:rFonts w:ascii="Times New Roman" w:hAnsi="Times New Roman"/>
          <w:i/>
          <w:sz w:val="24"/>
          <w:szCs w:val="23"/>
        </w:rPr>
        <w:t>for their existence</w:t>
      </w:r>
      <w:r w:rsidR="00F71FE0" w:rsidRPr="001D5799">
        <w:rPr>
          <w:rFonts w:ascii="Times New Roman" w:hAnsi="Times New Roman"/>
          <w:sz w:val="24"/>
          <w:szCs w:val="23"/>
        </w:rPr>
        <w:t xml:space="preserve">; there are other types of dependence, </w:t>
      </w:r>
      <w:r w:rsidR="00C60307">
        <w:rPr>
          <w:rFonts w:ascii="Times New Roman" w:hAnsi="Times New Roman"/>
          <w:sz w:val="24"/>
          <w:szCs w:val="23"/>
        </w:rPr>
        <w:t xml:space="preserve">including </w:t>
      </w:r>
      <w:r w:rsidR="00C60307" w:rsidRPr="001D5799">
        <w:rPr>
          <w:rFonts w:ascii="Times New Roman" w:hAnsi="Times New Roman"/>
          <w:b/>
          <w:sz w:val="24"/>
          <w:szCs w:val="23"/>
        </w:rPr>
        <w:t>generic dependence</w:t>
      </w:r>
      <w:r w:rsidR="00C60307" w:rsidRPr="001D5799">
        <w:rPr>
          <w:rFonts w:ascii="Times New Roman" w:hAnsi="Times New Roman"/>
          <w:sz w:val="24"/>
          <w:szCs w:val="23"/>
        </w:rPr>
        <w:t xml:space="preserve"> </w:t>
      </w:r>
      <w:r w:rsidR="00C60307">
        <w:rPr>
          <w:rFonts w:ascii="Times New Roman" w:hAnsi="Times New Roman"/>
          <w:sz w:val="24"/>
          <w:szCs w:val="23"/>
        </w:rPr>
        <w:t xml:space="preserve">which is dealt </w:t>
      </w:r>
      <w:r w:rsidR="00F71FE0" w:rsidRPr="001D5799">
        <w:rPr>
          <w:rFonts w:ascii="Times New Roman" w:hAnsi="Times New Roman"/>
          <w:sz w:val="24"/>
          <w:szCs w:val="23"/>
        </w:rPr>
        <w:t xml:space="preserve">with </w:t>
      </w:r>
      <w:r w:rsidRPr="001D5799">
        <w:rPr>
          <w:rFonts w:ascii="Times New Roman" w:hAnsi="Times New Roman"/>
          <w:sz w:val="24"/>
          <w:szCs w:val="23"/>
        </w:rPr>
        <w:t xml:space="preserve">below. </w:t>
      </w:r>
      <w:r w:rsidR="00F71FE0" w:rsidRPr="001D5799">
        <w:rPr>
          <w:rFonts w:ascii="Times New Roman" w:hAnsi="Times New Roman"/>
          <w:sz w:val="24"/>
          <w:szCs w:val="23"/>
        </w:rPr>
        <w:t xml:space="preserve">Other types of dependence </w:t>
      </w:r>
      <w:r w:rsidR="00C60307">
        <w:rPr>
          <w:rFonts w:ascii="Times New Roman" w:hAnsi="Times New Roman"/>
          <w:sz w:val="24"/>
          <w:szCs w:val="23"/>
        </w:rPr>
        <w:t xml:space="preserve">not addressed in BFO </w:t>
      </w:r>
      <w:r w:rsidR="00F71FE0" w:rsidRPr="001D5799">
        <w:rPr>
          <w:rFonts w:ascii="Times New Roman" w:hAnsi="Times New Roman"/>
          <w:sz w:val="24"/>
          <w:szCs w:val="23"/>
        </w:rPr>
        <w:t>include</w:t>
      </w:r>
      <w:r w:rsidR="00F34C15">
        <w:rPr>
          <w:rFonts w:ascii="Times New Roman" w:hAnsi="Times New Roman"/>
          <w:sz w:val="24"/>
          <w:szCs w:val="23"/>
        </w:rPr>
        <w:t>:</w:t>
      </w:r>
      <w:r w:rsidR="00F71FE0" w:rsidRPr="001D5799">
        <w:rPr>
          <w:rFonts w:ascii="Times New Roman" w:hAnsi="Times New Roman"/>
          <w:sz w:val="24"/>
          <w:szCs w:val="23"/>
        </w:rPr>
        <w:t xml:space="preserve"> </w:t>
      </w:r>
    </w:p>
    <w:p w14:paraId="45F7B201" w14:textId="77777777" w:rsidR="00C60307" w:rsidRPr="00C60307" w:rsidRDefault="00F71FE0"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causal dependence (e.g. between measurable qualities such as pressure and temperature</w:t>
      </w:r>
      <w:r w:rsidR="001A6FFD" w:rsidRPr="00C60307">
        <w:rPr>
          <w:rFonts w:ascii="Times New Roman" w:hAnsi="Times New Roman"/>
          <w:sz w:val="24"/>
          <w:szCs w:val="23"/>
        </w:rPr>
        <w:t xml:space="preserve"> that vary in tandem with each other</w:t>
      </w:r>
      <w:r w:rsidRPr="00C60307">
        <w:rPr>
          <w:rFonts w:ascii="Times New Roman" w:hAnsi="Times New Roman"/>
          <w:sz w:val="24"/>
          <w:szCs w:val="23"/>
        </w:rPr>
        <w:t>), and the frame dependence (of spatial and temporal reg</w:t>
      </w:r>
      <w:r w:rsidR="00F34C15" w:rsidRPr="00C60307">
        <w:rPr>
          <w:rFonts w:ascii="Times New Roman" w:hAnsi="Times New Roman"/>
          <w:sz w:val="24"/>
          <w:szCs w:val="23"/>
        </w:rPr>
        <w:t xml:space="preserve">ions on spatiotemporal regions) </w:t>
      </w:r>
    </w:p>
    <w:p w14:paraId="4A74BBBC" w14:textId="77777777" w:rsidR="00D61998" w:rsidRPr="00C60307" w:rsidRDefault="00F34C15"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 xml:space="preserve">dependence for origin (e.g. an artifact such as a spark plug depends on human designers and engineers for the origin of its existence, not however for its continued existence; you depend similarly on your parents for your origin, not however for your </w:t>
      </w:r>
      <w:r w:rsidR="00C60307" w:rsidRPr="00C60307">
        <w:rPr>
          <w:rFonts w:ascii="Times New Roman" w:hAnsi="Times New Roman"/>
          <w:sz w:val="24"/>
          <w:szCs w:val="23"/>
        </w:rPr>
        <w:t xml:space="preserve">continued existence; the fiat boundary of Iraq depended on certain decisions </w:t>
      </w:r>
      <w:r w:rsidR="009D2F5A">
        <w:rPr>
          <w:rFonts w:ascii="Times New Roman" w:hAnsi="Times New Roman"/>
          <w:sz w:val="24"/>
          <w:szCs w:val="23"/>
        </w:rPr>
        <w:t xml:space="preserve">made </w:t>
      </w:r>
      <w:r w:rsidR="00C60307" w:rsidRPr="00C60307">
        <w:rPr>
          <w:rFonts w:ascii="Times New Roman" w:hAnsi="Times New Roman"/>
          <w:sz w:val="24"/>
          <w:szCs w:val="23"/>
        </w:rPr>
        <w:t xml:space="preserve">by the British </w:t>
      </w:r>
      <w:r w:rsidR="00C60307">
        <w:rPr>
          <w:rFonts w:ascii="Times New Roman" w:hAnsi="Times New Roman"/>
          <w:sz w:val="24"/>
          <w:szCs w:val="23"/>
        </w:rPr>
        <w:t xml:space="preserve">and French </w:t>
      </w:r>
      <w:r w:rsidR="00C60307" w:rsidRPr="00C60307">
        <w:rPr>
          <w:rFonts w:ascii="Times New Roman" w:hAnsi="Times New Roman"/>
          <w:sz w:val="24"/>
          <w:szCs w:val="23"/>
        </w:rPr>
        <w:t>diplomats </w:t>
      </w:r>
      <w:hyperlink r:id="rId20" w:tooltip="Mark Sykes" w:history="1">
        <w:r w:rsidR="00C60307" w:rsidRPr="00C60307">
          <w:rPr>
            <w:rFonts w:ascii="Times New Roman" w:hAnsi="Times New Roman"/>
            <w:sz w:val="24"/>
            <w:szCs w:val="23"/>
          </w:rPr>
          <w:t>Sir Mark Sykes</w:t>
        </w:r>
      </w:hyperlink>
      <w:r w:rsidR="00C60307">
        <w:rPr>
          <w:rFonts w:ascii="Times New Roman" w:hAnsi="Times New Roman"/>
          <w:sz w:val="24"/>
          <w:szCs w:val="23"/>
        </w:rPr>
        <w:t xml:space="preserve"> and </w:t>
      </w:r>
      <w:hyperlink r:id="rId21" w:tooltip="François Georges-Picot" w:history="1">
        <w:r w:rsidR="00C60307" w:rsidRPr="00C60307">
          <w:rPr>
            <w:rFonts w:ascii="Times New Roman" w:hAnsi="Times New Roman"/>
            <w:sz w:val="24"/>
            <w:szCs w:val="23"/>
          </w:rPr>
          <w:t>François Georges-Picot</w:t>
        </w:r>
      </w:hyperlink>
      <w:r w:rsidR="009D2F5A">
        <w:rPr>
          <w:rFonts w:ascii="Times New Roman" w:hAnsi="Times New Roman"/>
          <w:sz w:val="24"/>
          <w:szCs w:val="23"/>
        </w:rPr>
        <w:t xml:space="preserve"> in 1916</w:t>
      </w:r>
      <w:r w:rsidR="00C60307">
        <w:rPr>
          <w:rFonts w:ascii="Times New Roman" w:hAnsi="Times New Roman"/>
          <w:sz w:val="24"/>
          <w:szCs w:val="23"/>
        </w:rPr>
        <w:t>;</w:t>
      </w:r>
      <w:r w:rsidR="00C60307" w:rsidRPr="00C60307">
        <w:rPr>
          <w:rFonts w:ascii="Times New Roman" w:hAnsi="Times New Roman"/>
          <w:sz w:val="24"/>
          <w:szCs w:val="23"/>
        </w:rPr>
        <w:t xml:space="preserve"> it does not, however, depend on Sykes </w:t>
      </w:r>
      <w:r w:rsidR="00C60307">
        <w:rPr>
          <w:rFonts w:ascii="Times New Roman" w:hAnsi="Times New Roman"/>
          <w:sz w:val="24"/>
          <w:szCs w:val="23"/>
        </w:rPr>
        <w:t xml:space="preserve">and Picot </w:t>
      </w:r>
      <w:r w:rsidR="00C60307" w:rsidRPr="00C60307">
        <w:rPr>
          <w:rFonts w:ascii="Times New Roman" w:hAnsi="Times New Roman"/>
          <w:sz w:val="24"/>
          <w:szCs w:val="23"/>
        </w:rPr>
        <w:t>for its continued existence.</w:t>
      </w:r>
    </w:p>
    <w:p w14:paraId="7B53004C" w14:textId="77777777" w:rsidR="00B02AE7" w:rsidRPr="001D5799" w:rsidRDefault="00B02AE7" w:rsidP="009B5669">
      <w:pPr>
        <w:spacing w:beforeLines="1" w:before="2" w:afterLines="1" w:after="2" w:line="360" w:lineRule="auto"/>
        <w:rPr>
          <w:rFonts w:ascii="Times New Roman" w:hAnsi="Times New Roman"/>
          <w:sz w:val="24"/>
          <w:szCs w:val="23"/>
        </w:rPr>
      </w:pPr>
    </w:p>
    <w:p w14:paraId="3A3F5E1E" w14:textId="77777777" w:rsidR="007E2B9F" w:rsidRPr="001D5799" w:rsidRDefault="00776FEC" w:rsidP="009B5669">
      <w:pPr>
        <w:spacing w:beforeLines="1" w:before="2" w:afterLines="1" w:after="2"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w:t>
      </w:r>
      <w:r w:rsidR="00D61998" w:rsidRPr="001D5799">
        <w:rPr>
          <w:rFonts w:ascii="Times New Roman" w:hAnsi="Times New Roman"/>
          <w:sz w:val="24"/>
          <w:szCs w:val="23"/>
        </w:rPr>
        <w:t>a</w:t>
      </w:r>
      <w:r w:rsidR="007E2B9F" w:rsidRPr="001D5799">
        <w:rPr>
          <w:rFonts w:ascii="Times New Roman" w:hAnsi="Times New Roman"/>
          <w:sz w:val="24"/>
          <w:szCs w:val="23"/>
        </w:rPr>
        <w:t>n</w:t>
      </w:r>
      <w:r w:rsidR="00536BF5" w:rsidRPr="001D5799">
        <w:rPr>
          <w:rFonts w:ascii="Times New Roman" w:hAnsi="Times New Roman"/>
          <w:sz w:val="24"/>
          <w:szCs w:val="23"/>
        </w:rPr>
        <w:t xml:space="preserve"> </w:t>
      </w:r>
      <w:r w:rsidR="00465C17" w:rsidRPr="001D5799">
        <w:rPr>
          <w:rFonts w:ascii="Times New Roman" w:hAnsi="Times New Roman"/>
          <w:i/>
          <w:sz w:val="24"/>
          <w:szCs w:val="23"/>
        </w:rPr>
        <w:t>entity</w:t>
      </w:r>
      <w:r w:rsidR="007E2B9F" w:rsidRPr="001D5799">
        <w:rPr>
          <w:rFonts w:ascii="Times New Roman" w:hAnsi="Times New Roman"/>
          <w:sz w:val="24"/>
          <w:szCs w:val="23"/>
        </w:rPr>
        <w:t xml:space="preserve"> does not </w:t>
      </w:r>
      <w:r w:rsidR="007E2B9F" w:rsidRPr="001D5799">
        <w:rPr>
          <w:rFonts w:ascii="Times New Roman" w:hAnsi="Times New Roman"/>
          <w:b/>
          <w:sz w:val="24"/>
          <w:szCs w:val="23"/>
        </w:rPr>
        <w:t>s-depend</w:t>
      </w:r>
      <w:r w:rsidR="007E2B9F" w:rsidRPr="001D5799">
        <w:rPr>
          <w:rFonts w:ascii="Times New Roman" w:hAnsi="Times New Roman"/>
          <w:sz w:val="24"/>
          <w:szCs w:val="23"/>
        </w:rPr>
        <w:t xml:space="preserve"> on any of its </w:t>
      </w:r>
      <w:r w:rsidR="007E2B9F" w:rsidRPr="001D5799">
        <w:rPr>
          <w:rFonts w:ascii="Times New Roman" w:hAnsi="Times New Roman"/>
          <w:b/>
          <w:sz w:val="24"/>
          <w:szCs w:val="23"/>
        </w:rPr>
        <w:t>parts</w:t>
      </w:r>
      <w:r w:rsidR="007236C7" w:rsidRPr="001D5799">
        <w:rPr>
          <w:rFonts w:ascii="Times New Roman" w:hAnsi="Times New Roman"/>
          <w:b/>
          <w:sz w:val="24"/>
          <w:szCs w:val="23"/>
        </w:rPr>
        <w:t xml:space="preserve"> </w:t>
      </w:r>
      <w:r w:rsidR="007236C7" w:rsidRPr="001D5799">
        <w:rPr>
          <w:rFonts w:ascii="Times New Roman" w:hAnsi="Times New Roman"/>
          <w:sz w:val="24"/>
          <w:szCs w:val="23"/>
        </w:rPr>
        <w:t xml:space="preserve">or on anything it is </w:t>
      </w:r>
      <w:r w:rsidR="007236C7" w:rsidRPr="001D5799">
        <w:rPr>
          <w:rFonts w:ascii="Times New Roman" w:hAnsi="Times New Roman"/>
          <w:b/>
          <w:sz w:val="24"/>
          <w:szCs w:val="23"/>
        </w:rPr>
        <w:t xml:space="preserve">part </w:t>
      </w:r>
      <w:r w:rsidR="007236C7" w:rsidRPr="001D5799">
        <w:rPr>
          <w:rFonts w:ascii="Times New Roman" w:hAnsi="Times New Roman"/>
          <w:sz w:val="24"/>
          <w:szCs w:val="23"/>
        </w:rPr>
        <w:t>of</w:t>
      </w:r>
      <w:r w:rsidR="007E2B9F" w:rsidRPr="001D5799">
        <w:rPr>
          <w:rFonts w:ascii="Times New Roman" w:hAnsi="Times New Roman"/>
          <w:sz w:val="24"/>
          <w:szCs w:val="23"/>
        </w:rPr>
        <w:t>.</w:t>
      </w:r>
    </w:p>
    <w:p w14:paraId="2C0A7E24" w14:textId="77777777" w:rsidR="00B02AE7" w:rsidRPr="001D5799" w:rsidRDefault="00B02AE7" w:rsidP="009B5669">
      <w:pPr>
        <w:spacing w:beforeLines="1" w:before="2" w:afterLines="1" w:after="2" w:line="360" w:lineRule="auto"/>
        <w:jc w:val="both"/>
        <w:rPr>
          <w:rFonts w:ascii="Times New Roman" w:hAnsi="Times New Roman"/>
          <w:sz w:val="24"/>
          <w:szCs w:val="23"/>
        </w:rPr>
      </w:pPr>
    </w:p>
    <w:p w14:paraId="2995EB5E" w14:textId="77777777" w:rsidR="00B02AE7"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we shall see when we consider the </w:t>
      </w:r>
      <w:r w:rsidRPr="001D5799">
        <w:rPr>
          <w:rFonts w:ascii="Times New Roman" w:hAnsi="Times New Roman"/>
          <w:b/>
          <w:sz w:val="24"/>
          <w:szCs w:val="23"/>
        </w:rPr>
        <w:t>parts</w:t>
      </w:r>
      <w:r w:rsidRPr="001D5799">
        <w:rPr>
          <w:rFonts w:ascii="Times New Roman" w:hAnsi="Times New Roman"/>
          <w:sz w:val="24"/>
          <w:szCs w:val="23"/>
        </w:rPr>
        <w:t xml:space="preserve"> of </w:t>
      </w:r>
      <w:r w:rsidRPr="001D5799">
        <w:rPr>
          <w:rFonts w:ascii="Times New Roman" w:hAnsi="Times New Roman"/>
          <w:i/>
          <w:sz w:val="24"/>
          <w:szCs w:val="23"/>
        </w:rPr>
        <w:t>q</w:t>
      </w:r>
      <w:r w:rsidR="009F610B" w:rsidRPr="001D5799">
        <w:rPr>
          <w:rFonts w:ascii="Times New Roman" w:hAnsi="Times New Roman"/>
          <w:i/>
          <w:sz w:val="24"/>
          <w:szCs w:val="23"/>
        </w:rPr>
        <w:t>ualities</w:t>
      </w:r>
      <w:r w:rsidR="009F610B" w:rsidRPr="001D5799">
        <w:rPr>
          <w:rFonts w:ascii="Times New Roman" w:hAnsi="Times New Roman"/>
          <w:sz w:val="24"/>
          <w:szCs w:val="23"/>
        </w:rPr>
        <w:t xml:space="preserve"> such as color and tone</w:t>
      </w:r>
      <w:r w:rsidRPr="001D5799">
        <w:rPr>
          <w:rFonts w:ascii="Times New Roman" w:hAnsi="Times New Roman"/>
          <w:sz w:val="24"/>
          <w:szCs w:val="23"/>
        </w:rPr>
        <w:t xml:space="preserve"> below</w:t>
      </w:r>
      <w:r w:rsidR="00B02AE7" w:rsidRPr="001D5799">
        <w:rPr>
          <w:rFonts w:ascii="Times New Roman" w:hAnsi="Times New Roman"/>
          <w:sz w:val="24"/>
          <w:szCs w:val="23"/>
        </w:rPr>
        <w:t xml:space="preserve">, the </w:t>
      </w:r>
      <w:r w:rsidR="00B02AE7" w:rsidRPr="001D5799">
        <w:rPr>
          <w:rFonts w:ascii="Times New Roman" w:hAnsi="Times New Roman"/>
          <w:b/>
          <w:sz w:val="24"/>
          <w:szCs w:val="23"/>
        </w:rPr>
        <w:t>parts</w:t>
      </w:r>
      <w:r w:rsidRPr="001D5799">
        <w:rPr>
          <w:rFonts w:ascii="Times New Roman" w:hAnsi="Times New Roman"/>
          <w:sz w:val="24"/>
          <w:szCs w:val="23"/>
        </w:rPr>
        <w:t xml:space="preserve"> of a dependent</w:t>
      </w:r>
      <w:r w:rsidR="00B02AE7" w:rsidRPr="001D5799">
        <w:rPr>
          <w:rFonts w:ascii="Times New Roman" w:hAnsi="Times New Roman"/>
          <w:sz w:val="24"/>
          <w:szCs w:val="23"/>
        </w:rPr>
        <w:t xml:space="preserve"> entity may </w:t>
      </w:r>
      <w:r w:rsidR="00B02AE7" w:rsidRPr="001D5799">
        <w:rPr>
          <w:rFonts w:ascii="Times New Roman" w:hAnsi="Times New Roman"/>
          <w:b/>
          <w:sz w:val="24"/>
          <w:szCs w:val="23"/>
        </w:rPr>
        <w:t xml:space="preserve">s-depend </w:t>
      </w:r>
      <w:r w:rsidR="00B02AE7" w:rsidRPr="001D5799">
        <w:rPr>
          <w:rFonts w:ascii="Times New Roman" w:hAnsi="Times New Roman"/>
          <w:sz w:val="24"/>
          <w:szCs w:val="23"/>
        </w:rPr>
        <w:t>on each other.</w:t>
      </w:r>
      <w:r w:rsidRPr="001D5799">
        <w:rPr>
          <w:rFonts w:ascii="Times New Roman" w:hAnsi="Times New Roman"/>
          <w:sz w:val="24"/>
          <w:szCs w:val="23"/>
        </w:rPr>
        <w:t xml:space="preserve"> </w:t>
      </w:r>
      <w:r w:rsidR="001A6FFD">
        <w:rPr>
          <w:rFonts w:ascii="Times New Roman" w:hAnsi="Times New Roman"/>
          <w:sz w:val="24"/>
          <w:szCs w:val="23"/>
        </w:rPr>
        <w:t>This idea has not hithert</w:t>
      </w:r>
      <w:r w:rsidR="007236C7" w:rsidRPr="001D5799">
        <w:rPr>
          <w:rFonts w:ascii="Times New Roman" w:hAnsi="Times New Roman"/>
          <w:sz w:val="24"/>
          <w:szCs w:val="23"/>
        </w:rPr>
        <w:t>o been explicitly recognized in BFO, but it is documented at length in the literature on specific dependence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_Ref309193297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908AB">
        <w:rPr>
          <w:rFonts w:ascii="Times New Roman" w:hAnsi="Times New Roman"/>
          <w:sz w:val="24"/>
          <w:szCs w:val="23"/>
        </w:rPr>
        <w:t>1</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fldChar w:fldCharType="begin"/>
      </w:r>
      <w:r w:rsidR="00C449B1" w:rsidRPr="001D5799">
        <w:rPr>
          <w:rFonts w:ascii="Times New Roman" w:hAnsi="Times New Roman"/>
          <w:sz w:val="24"/>
          <w:szCs w:val="23"/>
        </w:rPr>
        <w:instrText xml:space="preserve"> REF _Ref309821811 \r \h </w:instrText>
      </w:r>
      <w:r w:rsidR="00C449B1" w:rsidRPr="001D5799">
        <w:rPr>
          <w:rFonts w:ascii="Times New Roman" w:hAnsi="Times New Roman"/>
          <w:sz w:val="24"/>
          <w:szCs w:val="23"/>
        </w:rPr>
      </w:r>
      <w:r w:rsidR="00C449B1" w:rsidRPr="001D5799">
        <w:rPr>
          <w:rFonts w:ascii="Times New Roman" w:hAnsi="Times New Roman"/>
          <w:sz w:val="24"/>
          <w:szCs w:val="23"/>
        </w:rPr>
        <w:fldChar w:fldCharType="separate"/>
      </w:r>
      <w:r w:rsidR="00A908AB">
        <w:rPr>
          <w:rFonts w:ascii="Times New Roman" w:hAnsi="Times New Roman"/>
          <w:sz w:val="24"/>
          <w:szCs w:val="23"/>
        </w:rPr>
        <w:t>2</w:t>
      </w:r>
      <w:r w:rsidR="00C449B1" w:rsidRPr="001D5799">
        <w:rPr>
          <w:rFonts w:ascii="Times New Roman" w:hAnsi="Times New Roman"/>
          <w:sz w:val="24"/>
          <w:szCs w:val="23"/>
        </w:rPr>
        <w:fldChar w:fldCharType="end"/>
      </w:r>
      <w:r w:rsidR="00C449B1"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_Ref309543155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908AB">
        <w:rPr>
          <w:rFonts w:ascii="Times New Roman" w:hAnsi="Times New Roman"/>
          <w:sz w:val="24"/>
          <w:szCs w:val="23"/>
        </w:rPr>
        <w:t>3</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t xml:space="preserve">6,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908AB">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908AB">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w:t>
      </w:r>
    </w:p>
    <w:p w14:paraId="77734924" w14:textId="77777777" w:rsidR="00A91A6F" w:rsidRDefault="00A91A6F" w:rsidP="00A91A6F">
      <w:pPr>
        <w:pStyle w:val="Heading2"/>
        <w:spacing w:line="360" w:lineRule="auto"/>
      </w:pPr>
      <w:bookmarkStart w:id="641" w:name="_Toc313270693"/>
      <w:r>
        <w:t>Relation of specific dependence indexed by time</w:t>
      </w:r>
      <w:bookmarkEnd w:id="641"/>
    </w:p>
    <w:p w14:paraId="1CC9DBAC" w14:textId="77777777" w:rsidR="00A91A6F" w:rsidRPr="001D5799" w:rsidRDefault="00A91A6F" w:rsidP="00A91A6F">
      <w:pPr>
        <w:spacing w:beforeLines="1" w:before="2" w:afterLines="1" w:after="2" w:line="360" w:lineRule="auto"/>
        <w:rPr>
          <w:rFonts w:ascii="Times New Roman" w:hAnsi="Times New Roman"/>
          <w:i/>
          <w:sz w:val="24"/>
          <w:szCs w:val="23"/>
        </w:rPr>
      </w:pPr>
    </w:p>
    <w:p w14:paraId="06FD170D" w14:textId="77777777" w:rsidR="00A91A6F" w:rsidRPr="001D5799" w:rsidRDefault="00A91A6F" w:rsidP="00A91A6F">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exists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p>
    <w:p w14:paraId="3669FEBA" w14:textId="77777777" w:rsidR="00B02AE7" w:rsidRDefault="00B02AE7" w:rsidP="009B5669">
      <w:pPr>
        <w:spacing w:beforeLines="1" w:before="2" w:afterLines="1" w:after="2" w:line="360" w:lineRule="auto"/>
        <w:jc w:val="both"/>
        <w:rPr>
          <w:rFonts w:ascii="Times New Roman" w:hAnsi="Times New Roman"/>
          <w:sz w:val="24"/>
          <w:szCs w:val="23"/>
        </w:rPr>
      </w:pPr>
    </w:p>
    <w:p w14:paraId="1B5DF778" w14:textId="77777777" w:rsidR="00A91A6F" w:rsidRPr="001D5799" w:rsidRDefault="00A91A6F" w:rsidP="009B5669">
      <w:pPr>
        <w:spacing w:beforeLines="1" w:before="2" w:afterLines="1" w:after="2" w:line="360" w:lineRule="auto"/>
        <w:jc w:val="both"/>
        <w:rPr>
          <w:rFonts w:ascii="Times New Roman" w:hAnsi="Times New Roman"/>
          <w:sz w:val="24"/>
          <w:szCs w:val="23"/>
        </w:rPr>
      </w:pPr>
    </w:p>
    <w:p w14:paraId="7EEB7E85" w14:textId="77777777" w:rsidR="00CD5918" w:rsidRDefault="00CD5918" w:rsidP="009B5669">
      <w:pPr>
        <w:spacing w:beforeLines="1" w:before="2" w:afterLines="1" w:after="2" w:line="360" w:lineRule="auto"/>
        <w:jc w:val="both"/>
        <w:rPr>
          <w:rFonts w:ascii="Times New Roman" w:hAnsi="Times New Roman"/>
          <w:sz w:val="24"/>
          <w:szCs w:val="23"/>
        </w:rPr>
      </w:pPr>
      <w:r w:rsidRPr="00CD5918">
        <w:rPr>
          <w:rFonts w:ascii="Times New Roman" w:hAnsi="Times New Roman"/>
          <w:smallCaps/>
          <w:sz w:val="24"/>
          <w:szCs w:val="23"/>
        </w:rPr>
        <w:t>Axiom:</w:t>
      </w:r>
      <w:r>
        <w:rPr>
          <w:rFonts w:ascii="Times New Roman" w:hAnsi="Times New Roman"/>
          <w:sz w:val="24"/>
          <w:szCs w:val="23"/>
        </w:rPr>
        <w:t xml:space="preserve"> </w:t>
      </w:r>
      <w:r w:rsidR="00170E26" w:rsidRPr="001D5799">
        <w:rPr>
          <w:rFonts w:ascii="Times New Roman" w:hAnsi="Times New Roman"/>
          <w:sz w:val="24"/>
          <w:szCs w:val="23"/>
        </w:rPr>
        <w:t xml:space="preserve">If </w:t>
      </w:r>
      <w:r w:rsidR="00170E26" w:rsidRPr="001D5799">
        <w:rPr>
          <w:rFonts w:ascii="Times New Roman" w:hAnsi="Times New Roman"/>
          <w:i/>
          <w:sz w:val="24"/>
          <w:szCs w:val="23"/>
        </w:rPr>
        <w:t>a</w:t>
      </w:r>
      <w:r w:rsidR="00536BF5" w:rsidRPr="001D5799">
        <w:rPr>
          <w:rFonts w:ascii="Times New Roman" w:hAnsi="Times New Roman"/>
          <w:i/>
          <w:sz w:val="24"/>
          <w:szCs w:val="23"/>
        </w:rPr>
        <w:t xml:space="preserve"> </w:t>
      </w:r>
      <w:r w:rsidR="00170E26" w:rsidRPr="001D5799">
        <w:rPr>
          <w:rFonts w:ascii="Times New Roman" w:hAnsi="Times New Roman"/>
          <w:b/>
          <w:sz w:val="24"/>
          <w:szCs w:val="23"/>
        </w:rPr>
        <w:t>s-depends</w:t>
      </w:r>
      <w:r w:rsidR="00A91A6F">
        <w:rPr>
          <w:rFonts w:ascii="Times New Roman" w:hAnsi="Times New Roman"/>
          <w:b/>
          <w:sz w:val="24"/>
          <w:szCs w:val="23"/>
        </w:rPr>
        <w:t xml:space="preserve"> </w:t>
      </w:r>
      <w:r w:rsidR="00A91A6F">
        <w:rPr>
          <w:rFonts w:ascii="Times New Roman" w:hAnsi="Times New Roman"/>
          <w:sz w:val="24"/>
          <w:szCs w:val="23"/>
        </w:rPr>
        <w:t xml:space="preserve">on something </w:t>
      </w:r>
      <w:r w:rsidR="00A91A6F">
        <w:rPr>
          <w:rFonts w:ascii="Times New Roman" w:hAnsi="Times New Roman"/>
          <w:b/>
          <w:sz w:val="24"/>
          <w:szCs w:val="23"/>
        </w:rPr>
        <w:t xml:space="preserve">at </w:t>
      </w:r>
      <w:r w:rsidR="00A91A6F" w:rsidRPr="00A91A6F">
        <w:rPr>
          <w:rFonts w:ascii="Times New Roman" w:hAnsi="Times New Roman"/>
          <w:i/>
          <w:sz w:val="24"/>
          <w:szCs w:val="23"/>
        </w:rPr>
        <w:t>t</w:t>
      </w:r>
      <w:r w:rsidR="00170E26" w:rsidRPr="001D5799">
        <w:rPr>
          <w:rFonts w:ascii="Times New Roman" w:hAnsi="Times New Roman"/>
          <w:sz w:val="24"/>
          <w:szCs w:val="23"/>
        </w:rPr>
        <w:t xml:space="preserve">, then </w:t>
      </w:r>
      <w:r w:rsidR="00A91A6F">
        <w:rPr>
          <w:rFonts w:ascii="Times New Roman" w:hAnsi="Times New Roman"/>
          <w:i/>
          <w:sz w:val="24"/>
          <w:szCs w:val="23"/>
        </w:rPr>
        <w:t>a</w:t>
      </w:r>
      <w:r w:rsidR="00170E26" w:rsidRPr="001D5799">
        <w:rPr>
          <w:rFonts w:ascii="Times New Roman" w:hAnsi="Times New Roman"/>
          <w:sz w:val="24"/>
          <w:szCs w:val="23"/>
        </w:rPr>
        <w:t xml:space="preserve"> </w:t>
      </w:r>
      <w:r w:rsidR="00170E26" w:rsidRPr="001D5799">
        <w:rPr>
          <w:rFonts w:ascii="Times New Roman" w:hAnsi="Times New Roman"/>
          <w:b/>
          <w:sz w:val="24"/>
          <w:szCs w:val="23"/>
        </w:rPr>
        <w:t xml:space="preserve">s-depends </w:t>
      </w:r>
      <w:r w:rsidR="00170E26" w:rsidRPr="001D5799">
        <w:rPr>
          <w:rFonts w:ascii="Times New Roman" w:hAnsi="Times New Roman"/>
          <w:sz w:val="24"/>
          <w:szCs w:val="23"/>
        </w:rPr>
        <w:t xml:space="preserve">at every time at which it exists. </w:t>
      </w:r>
    </w:p>
    <w:p w14:paraId="2B61C2E8" w14:textId="77777777" w:rsidR="001D3291" w:rsidRDefault="001D3291" w:rsidP="009B5669">
      <w:pPr>
        <w:spacing w:beforeLines="1" w:before="2" w:afterLines="1" w:after="2" w:line="360" w:lineRule="auto"/>
        <w:jc w:val="both"/>
        <w:rPr>
          <w:rFonts w:ascii="Times New Roman" w:hAnsi="Times New Roman"/>
          <w:sz w:val="24"/>
          <w:szCs w:val="23"/>
        </w:rPr>
      </w:pPr>
    </w:p>
    <w:p w14:paraId="607F0B3B" w14:textId="77777777" w:rsidR="00CD5918" w:rsidRPr="001D3291" w:rsidRDefault="00CD5918"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 </w:t>
      </w:r>
      <w:r w:rsidRPr="00CD5918">
        <w:rPr>
          <w:rFonts w:ascii="Times New Roman" w:hAnsi="Times New Roman"/>
          <w:i/>
          <w:sz w:val="24"/>
          <w:szCs w:val="23"/>
        </w:rPr>
        <w:t>dependent continuant</w:t>
      </w:r>
      <w:r>
        <w:rPr>
          <w:rFonts w:ascii="Times New Roman" w:hAnsi="Times New Roman"/>
          <w:sz w:val="24"/>
          <w:szCs w:val="23"/>
        </w:rPr>
        <w:t xml:space="preserve"> (s-dependent continuant entity) cannot migrate from one independent </w:t>
      </w:r>
      <w:r w:rsidR="004E47A9">
        <w:rPr>
          <w:rFonts w:ascii="Times New Roman" w:hAnsi="Times New Roman"/>
          <w:sz w:val="24"/>
          <w:szCs w:val="23"/>
        </w:rPr>
        <w:t>continuant bearer to another. A</w:t>
      </w:r>
      <w:r>
        <w:rPr>
          <w:rFonts w:ascii="Times New Roman" w:hAnsi="Times New Roman"/>
          <w:sz w:val="24"/>
          <w:szCs w:val="23"/>
        </w:rPr>
        <w:t xml:space="preserve"> </w:t>
      </w:r>
      <w:r w:rsidR="004E47A9">
        <w:rPr>
          <w:rFonts w:ascii="Times New Roman" w:hAnsi="Times New Roman"/>
          <w:i/>
          <w:sz w:val="24"/>
          <w:szCs w:val="23"/>
        </w:rPr>
        <w:t xml:space="preserve">process </w:t>
      </w:r>
      <w:r w:rsidR="009D433A">
        <w:rPr>
          <w:rFonts w:ascii="Times New Roman" w:hAnsi="Times New Roman"/>
          <w:sz w:val="24"/>
          <w:szCs w:val="23"/>
        </w:rPr>
        <w:t xml:space="preserve">(every </w:t>
      </w:r>
      <w:r w:rsidR="004E47A9">
        <w:rPr>
          <w:rFonts w:ascii="Times New Roman" w:hAnsi="Times New Roman"/>
          <w:i/>
          <w:sz w:val="24"/>
          <w:szCs w:val="23"/>
        </w:rPr>
        <w:t xml:space="preserve">process </w:t>
      </w:r>
      <w:r w:rsidR="009D433A">
        <w:rPr>
          <w:rFonts w:ascii="Times New Roman" w:hAnsi="Times New Roman"/>
          <w:sz w:val="24"/>
          <w:szCs w:val="23"/>
        </w:rPr>
        <w:t xml:space="preserve">is s-dependent on the independent continuants who participate in it) </w:t>
      </w:r>
      <w:r>
        <w:rPr>
          <w:rFonts w:ascii="Times New Roman" w:hAnsi="Times New Roman"/>
          <w:sz w:val="24"/>
          <w:szCs w:val="23"/>
        </w:rPr>
        <w:t xml:space="preserve">may have a succession of participants at different phases of its unfolding (thus there may be different players on the field at different times during the course of a football game); but the </w:t>
      </w:r>
      <w:r w:rsidR="004E47A9">
        <w:rPr>
          <w:rFonts w:ascii="Times New Roman" w:hAnsi="Times New Roman"/>
          <w:i/>
          <w:sz w:val="24"/>
          <w:szCs w:val="23"/>
        </w:rPr>
        <w:t xml:space="preserve">process </w:t>
      </w:r>
      <w:r w:rsidR="001D3291" w:rsidRPr="001D3291">
        <w:rPr>
          <w:rFonts w:ascii="Times New Roman" w:hAnsi="Times New Roman"/>
          <w:b/>
          <w:sz w:val="24"/>
          <w:szCs w:val="23"/>
        </w:rPr>
        <w:t>s-</w:t>
      </w:r>
      <w:r w:rsidRPr="001D3291">
        <w:rPr>
          <w:rFonts w:ascii="Times New Roman" w:hAnsi="Times New Roman"/>
          <w:b/>
          <w:sz w:val="24"/>
          <w:szCs w:val="23"/>
        </w:rPr>
        <w:t>depends</w:t>
      </w:r>
      <w:r>
        <w:rPr>
          <w:rFonts w:ascii="Times New Roman" w:hAnsi="Times New Roman"/>
          <w:sz w:val="24"/>
          <w:szCs w:val="23"/>
        </w:rPr>
        <w:t xml:space="preserve"> </w:t>
      </w:r>
      <w:r w:rsidR="001D3291">
        <w:rPr>
          <w:rFonts w:ascii="Times New Roman" w:hAnsi="Times New Roman"/>
          <w:sz w:val="24"/>
          <w:szCs w:val="23"/>
        </w:rPr>
        <w:t xml:space="preserve">on all of these players nonetheless, since </w:t>
      </w:r>
      <w:r w:rsidR="001D3291" w:rsidRPr="001D3291">
        <w:rPr>
          <w:rFonts w:ascii="Times New Roman" w:hAnsi="Times New Roman"/>
          <w:b/>
          <w:sz w:val="24"/>
          <w:szCs w:val="23"/>
        </w:rPr>
        <w:t>s-dependence</w:t>
      </w:r>
      <w:r w:rsidR="001D3291">
        <w:rPr>
          <w:rFonts w:ascii="Times New Roman" w:hAnsi="Times New Roman"/>
          <w:b/>
          <w:sz w:val="24"/>
          <w:szCs w:val="23"/>
        </w:rPr>
        <w:t xml:space="preserve"> </w:t>
      </w:r>
      <w:r w:rsidR="001D3291">
        <w:rPr>
          <w:rFonts w:ascii="Times New Roman" w:hAnsi="Times New Roman"/>
          <w:sz w:val="24"/>
          <w:szCs w:val="23"/>
        </w:rPr>
        <w:t xml:space="preserve">for </w:t>
      </w:r>
      <w:r w:rsidR="004E47A9">
        <w:rPr>
          <w:rFonts w:ascii="Times New Roman" w:hAnsi="Times New Roman"/>
          <w:i/>
          <w:sz w:val="24"/>
          <w:szCs w:val="23"/>
        </w:rPr>
        <w:t xml:space="preserve">occurrents </w:t>
      </w:r>
      <w:r w:rsidR="001D3291">
        <w:rPr>
          <w:rFonts w:ascii="Times New Roman" w:hAnsi="Times New Roman"/>
          <w:sz w:val="24"/>
          <w:szCs w:val="23"/>
        </w:rPr>
        <w:t>is not indexed by time.</w:t>
      </w:r>
    </w:p>
    <w:p w14:paraId="04DEC52E" w14:textId="77777777" w:rsidR="00CD5918" w:rsidRDefault="00CD5918" w:rsidP="009B5669">
      <w:pPr>
        <w:spacing w:beforeLines="1" w:before="2" w:afterLines="1" w:after="2" w:line="360" w:lineRule="auto"/>
        <w:jc w:val="both"/>
        <w:rPr>
          <w:rFonts w:ascii="Times New Roman" w:hAnsi="Times New Roman"/>
          <w:sz w:val="24"/>
          <w:szCs w:val="23"/>
        </w:rPr>
      </w:pPr>
    </w:p>
    <w:p w14:paraId="713F3B04" w14:textId="77777777" w:rsidR="00CF7DCA" w:rsidRPr="001D5799" w:rsidRDefault="00921592"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The entities which </w:t>
      </w:r>
      <w:r w:rsidRPr="001D5799">
        <w:rPr>
          <w:rFonts w:ascii="Times New Roman" w:hAnsi="Times New Roman"/>
          <w:b/>
          <w:sz w:val="24"/>
          <w:szCs w:val="23"/>
        </w:rPr>
        <w:t xml:space="preserve">s-depend </w:t>
      </w:r>
      <w:r w:rsidRPr="001D5799">
        <w:rPr>
          <w:rFonts w:ascii="Times New Roman" w:hAnsi="Times New Roman"/>
          <w:sz w:val="24"/>
          <w:szCs w:val="23"/>
        </w:rPr>
        <w:t>include</w:t>
      </w:r>
      <w:r w:rsidRPr="001D5799">
        <w:rPr>
          <w:rFonts w:ascii="Times New Roman" w:hAnsi="Times New Roman"/>
          <w:i/>
          <w:sz w:val="24"/>
          <w:szCs w:val="23"/>
        </w:rPr>
        <w:t xml:space="preserve"> </w:t>
      </w:r>
    </w:p>
    <w:p w14:paraId="21C80955" w14:textId="77777777" w:rsidR="00CF7DCA" w:rsidRPr="001D5799" w:rsidRDefault="00921592" w:rsidP="00CF7DCA">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dependent continuants</w:t>
      </w:r>
      <w:r w:rsidRPr="001D5799">
        <w:rPr>
          <w:rFonts w:ascii="Times New Roman" w:hAnsi="Times New Roman"/>
          <w:sz w:val="24"/>
          <w:szCs w:val="23"/>
        </w:rPr>
        <w:t>, which</w:t>
      </w:r>
      <w:r w:rsidR="00CF7DCA" w:rsidRPr="001D5799">
        <w:rPr>
          <w:rFonts w:ascii="Times New Roman" w:hAnsi="Times New Roman"/>
          <w:sz w:val="24"/>
          <w:szCs w:val="23"/>
        </w:rPr>
        <w:t xml:space="preserve"> </w:t>
      </w:r>
      <w:r w:rsidRPr="001D5799">
        <w:rPr>
          <w:rFonts w:ascii="Times New Roman" w:hAnsi="Times New Roman"/>
          <w:b/>
          <w:sz w:val="24"/>
          <w:szCs w:val="23"/>
        </w:rPr>
        <w:t>s-depend</w:t>
      </w:r>
      <w:r w:rsidRPr="001D5799">
        <w:rPr>
          <w:rFonts w:ascii="Times New Roman" w:hAnsi="Times New Roman"/>
          <w:sz w:val="24"/>
          <w:szCs w:val="23"/>
        </w:rPr>
        <w:t xml:space="preserve"> </w:t>
      </w:r>
      <w:r w:rsidR="00CF7DCA" w:rsidRPr="001D5799">
        <w:rPr>
          <w:rFonts w:ascii="Times New Roman" w:hAnsi="Times New Roman"/>
          <w:sz w:val="24"/>
          <w:szCs w:val="23"/>
        </w:rPr>
        <w:t xml:space="preserve">in every case </w:t>
      </w:r>
      <w:r w:rsidR="00860FD4" w:rsidRPr="001D5799">
        <w:rPr>
          <w:rFonts w:ascii="Times New Roman" w:hAnsi="Times New Roman"/>
          <w:sz w:val="24"/>
          <w:szCs w:val="23"/>
        </w:rPr>
        <w:t xml:space="preserve">on </w:t>
      </w:r>
      <w:r w:rsidR="00CF7DCA" w:rsidRPr="001D5799">
        <w:rPr>
          <w:rFonts w:ascii="Times New Roman" w:hAnsi="Times New Roman"/>
          <w:sz w:val="24"/>
          <w:szCs w:val="23"/>
        </w:rPr>
        <w:t xml:space="preserve">one or more </w:t>
      </w:r>
      <w:r w:rsidR="00860FD4" w:rsidRPr="001D5799">
        <w:rPr>
          <w:rFonts w:ascii="Times New Roman" w:hAnsi="Times New Roman"/>
          <w:i/>
          <w:sz w:val="24"/>
          <w:szCs w:val="23"/>
        </w:rPr>
        <w:t>independent continuants</w:t>
      </w:r>
      <w:r w:rsidR="00860FD4" w:rsidRPr="001D5799">
        <w:rPr>
          <w:rFonts w:ascii="Times New Roman" w:hAnsi="Times New Roman"/>
          <w:sz w:val="24"/>
          <w:szCs w:val="23"/>
        </w:rPr>
        <w:t xml:space="preserve"> which are </w:t>
      </w:r>
      <w:r w:rsidR="00CF7DCA" w:rsidRPr="001D5799">
        <w:rPr>
          <w:rFonts w:ascii="Times New Roman" w:hAnsi="Times New Roman"/>
          <w:sz w:val="24"/>
          <w:szCs w:val="23"/>
        </w:rPr>
        <w:t xml:space="preserve">their bearers,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 among themselves;</w:t>
      </w:r>
    </w:p>
    <w:p w14:paraId="121AC58B" w14:textId="77777777" w:rsidR="00C449B1" w:rsidRPr="001D5799" w:rsidRDefault="00921592" w:rsidP="009B5669">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occurrents</w:t>
      </w:r>
      <w:r w:rsidRPr="001D5799">
        <w:rPr>
          <w:rFonts w:ascii="Times New Roman" w:hAnsi="Times New Roman"/>
          <w:sz w:val="24"/>
          <w:szCs w:val="23"/>
        </w:rPr>
        <w:t xml:space="preserve">, which </w:t>
      </w:r>
      <w:r w:rsidRPr="001D5799">
        <w:rPr>
          <w:rFonts w:ascii="Times New Roman" w:hAnsi="Times New Roman"/>
          <w:b/>
          <w:sz w:val="24"/>
          <w:szCs w:val="23"/>
        </w:rPr>
        <w:t xml:space="preserve">s-depend </w:t>
      </w:r>
      <w:r w:rsidR="00CF7DCA" w:rsidRPr="001D5799">
        <w:rPr>
          <w:rFonts w:ascii="Times New Roman" w:hAnsi="Times New Roman"/>
          <w:sz w:val="24"/>
          <w:szCs w:val="23"/>
        </w:rPr>
        <w:t>in every case</w:t>
      </w:r>
      <w:r w:rsidR="00CF7DCA" w:rsidRPr="001D5799">
        <w:rPr>
          <w:rFonts w:ascii="Times New Roman" w:hAnsi="Times New Roman"/>
          <w:b/>
          <w:sz w:val="24"/>
          <w:szCs w:val="23"/>
        </w:rPr>
        <w:t xml:space="preserve"> </w:t>
      </w:r>
      <w:r w:rsidR="00151755" w:rsidRPr="001D5799">
        <w:rPr>
          <w:rFonts w:ascii="Times New Roman" w:hAnsi="Times New Roman"/>
          <w:sz w:val="24"/>
          <w:szCs w:val="23"/>
        </w:rPr>
        <w:t>on</w:t>
      </w:r>
      <w:r w:rsidRPr="001D5799">
        <w:rPr>
          <w:rFonts w:ascii="Times New Roman" w:hAnsi="Times New Roman"/>
          <w:sz w:val="24"/>
          <w:szCs w:val="23"/>
        </w:rPr>
        <w:t xml:space="preserve"> </w:t>
      </w:r>
      <w:r w:rsidR="00CF7DCA" w:rsidRPr="001D5799">
        <w:rPr>
          <w:rFonts w:ascii="Times New Roman" w:hAnsi="Times New Roman"/>
          <w:sz w:val="24"/>
          <w:szCs w:val="23"/>
        </w:rPr>
        <w:t xml:space="preserve">one or more </w:t>
      </w:r>
      <w:r w:rsidRPr="001D5799">
        <w:rPr>
          <w:rFonts w:ascii="Times New Roman" w:hAnsi="Times New Roman"/>
          <w:i/>
          <w:sz w:val="24"/>
          <w:szCs w:val="23"/>
        </w:rPr>
        <w:t xml:space="preserve">independent </w:t>
      </w:r>
      <w:r w:rsidR="00151755" w:rsidRPr="001D5799">
        <w:rPr>
          <w:rFonts w:ascii="Times New Roman" w:hAnsi="Times New Roman"/>
          <w:i/>
          <w:sz w:val="24"/>
          <w:szCs w:val="23"/>
        </w:rPr>
        <w:t>continuants</w:t>
      </w:r>
      <w:r w:rsidR="00151755" w:rsidRPr="001D5799">
        <w:rPr>
          <w:rFonts w:ascii="Times New Roman" w:hAnsi="Times New Roman"/>
          <w:sz w:val="24"/>
          <w:szCs w:val="23"/>
        </w:rPr>
        <w:t xml:space="preserve"> which</w:t>
      </w:r>
      <w:r w:rsidRPr="001D5799">
        <w:rPr>
          <w:rFonts w:ascii="Times New Roman" w:hAnsi="Times New Roman"/>
          <w:sz w:val="24"/>
          <w:szCs w:val="23"/>
        </w:rPr>
        <w:t xml:space="preserve"> </w:t>
      </w:r>
      <w:r w:rsidRPr="001D5799">
        <w:rPr>
          <w:rFonts w:ascii="Times New Roman" w:hAnsi="Times New Roman"/>
          <w:b/>
          <w:sz w:val="24"/>
          <w:szCs w:val="23"/>
        </w:rPr>
        <w:t>participate</w:t>
      </w:r>
      <w:r w:rsidRPr="001D5799">
        <w:rPr>
          <w:rFonts w:ascii="Times New Roman" w:hAnsi="Times New Roman"/>
          <w:sz w:val="24"/>
          <w:szCs w:val="23"/>
        </w:rPr>
        <w:t xml:space="preserve"> in them</w:t>
      </w:r>
      <w:r w:rsidR="00CF7DCA" w:rsidRPr="001D5799">
        <w:rPr>
          <w:rFonts w:ascii="Times New Roman" w:hAnsi="Times New Roman"/>
          <w:sz w:val="24"/>
          <w:szCs w:val="23"/>
        </w:rPr>
        <w:t xml:space="preserve">,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w:t>
      </w:r>
      <w:r w:rsidR="00CF7DCA" w:rsidRPr="001D5799">
        <w:rPr>
          <w:rFonts w:ascii="Times New Roman" w:hAnsi="Times New Roman"/>
          <w:b/>
          <w:sz w:val="24"/>
          <w:szCs w:val="23"/>
        </w:rPr>
        <w:t xml:space="preserve"> </w:t>
      </w:r>
      <w:r w:rsidR="007236C7" w:rsidRPr="001D5799">
        <w:rPr>
          <w:rFonts w:ascii="Times New Roman" w:hAnsi="Times New Roman"/>
          <w:sz w:val="24"/>
          <w:szCs w:val="23"/>
        </w:rPr>
        <w:t xml:space="preserve">to other dependent entities, including </w:t>
      </w:r>
      <w:r w:rsidR="007236C7" w:rsidRPr="001D5799">
        <w:rPr>
          <w:rFonts w:ascii="Times New Roman" w:hAnsi="Times New Roman"/>
          <w:i/>
          <w:sz w:val="24"/>
          <w:szCs w:val="23"/>
        </w:rPr>
        <w:t>qualities</w:t>
      </w:r>
      <w:r w:rsidR="007236C7" w:rsidRPr="001D5799">
        <w:rPr>
          <w:rFonts w:ascii="Times New Roman" w:hAnsi="Times New Roman"/>
          <w:sz w:val="24"/>
          <w:szCs w:val="23"/>
        </w:rPr>
        <w:t xml:space="preserve">, </w:t>
      </w:r>
      <w:r w:rsidR="007236C7" w:rsidRPr="001D5799">
        <w:rPr>
          <w:rFonts w:ascii="Times New Roman" w:hAnsi="Times New Roman"/>
          <w:i/>
          <w:sz w:val="24"/>
          <w:szCs w:val="23"/>
        </w:rPr>
        <w:t>dispositions</w:t>
      </w:r>
      <w:r w:rsidR="007236C7" w:rsidRPr="001D5799">
        <w:rPr>
          <w:rFonts w:ascii="Times New Roman" w:hAnsi="Times New Roman"/>
          <w:sz w:val="24"/>
          <w:szCs w:val="23"/>
        </w:rPr>
        <w:t xml:space="preserve">, and </w:t>
      </w:r>
      <w:r w:rsidR="007236C7" w:rsidRPr="001D5799">
        <w:rPr>
          <w:rFonts w:ascii="Times New Roman" w:hAnsi="Times New Roman"/>
          <w:i/>
          <w:sz w:val="24"/>
          <w:szCs w:val="23"/>
        </w:rPr>
        <w:t>occurrents</w:t>
      </w:r>
      <w:r w:rsidR="007236C7" w:rsidRPr="001D5799">
        <w:rPr>
          <w:rFonts w:ascii="Times New Roman" w:hAnsi="Times New Roman"/>
          <w:sz w:val="24"/>
          <w:szCs w:val="23"/>
        </w:rPr>
        <w:t xml:space="preserve"> (see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908AB">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chapter 8;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908AB">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_Ref309155480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908AB">
        <w:rPr>
          <w:rFonts w:ascii="Times New Roman" w:hAnsi="Times New Roman"/>
          <w:sz w:val="24"/>
          <w:szCs w:val="23"/>
        </w:rPr>
        <w:t>22</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and the discussion of </w:t>
      </w:r>
      <w:r w:rsidR="007236C7" w:rsidRPr="001D5799">
        <w:rPr>
          <w:rFonts w:ascii="Times New Roman" w:hAnsi="Times New Roman"/>
          <w:i/>
          <w:sz w:val="24"/>
          <w:szCs w:val="23"/>
        </w:rPr>
        <w:t>process profiles</w:t>
      </w:r>
      <w:r w:rsidR="007236C7" w:rsidRPr="001D5799">
        <w:rPr>
          <w:rFonts w:ascii="Times New Roman" w:hAnsi="Times New Roman"/>
          <w:sz w:val="24"/>
          <w:szCs w:val="23"/>
        </w:rPr>
        <w:t>, below)</w:t>
      </w:r>
      <w:r w:rsidR="00CF7DCA" w:rsidRPr="001D5799">
        <w:rPr>
          <w:rFonts w:ascii="Times New Roman" w:hAnsi="Times New Roman"/>
          <w:sz w:val="24"/>
          <w:szCs w:val="23"/>
        </w:rPr>
        <w:t>.</w:t>
      </w:r>
    </w:p>
    <w:p w14:paraId="281919CC" w14:textId="77777777" w:rsidR="0018556D" w:rsidRPr="001D5799" w:rsidRDefault="0018556D" w:rsidP="0018556D">
      <w:pPr>
        <w:spacing w:beforeLines="1" w:before="2" w:afterLines="1" w:after="2" w:line="360" w:lineRule="auto"/>
        <w:jc w:val="both"/>
        <w:rPr>
          <w:rFonts w:ascii="Times New Roman" w:hAnsi="Times New Roman"/>
          <w:color w:val="000000"/>
          <w:sz w:val="24"/>
          <w:szCs w:val="23"/>
        </w:rPr>
      </w:pPr>
    </w:p>
    <w:p w14:paraId="65FF78B4" w14:textId="77777777" w:rsidR="0018556D" w:rsidRPr="001D5799" w:rsidRDefault="0018556D" w:rsidP="0018556D">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Types of s-dependence</w:t>
      </w:r>
    </w:p>
    <w:p w14:paraId="14C68A2E" w14:textId="77777777" w:rsidR="0018556D" w:rsidRPr="001D5799" w:rsidRDefault="0018556D" w:rsidP="0018556D">
      <w:pPr>
        <w:spacing w:beforeLines="1" w:before="2" w:afterLines="1" w:after="2" w:line="360" w:lineRule="auto"/>
        <w:jc w:val="both"/>
        <w:rPr>
          <w:rFonts w:ascii="Times New Roman" w:hAnsi="Times New Roman"/>
          <w:b/>
          <w:sz w:val="24"/>
          <w:szCs w:val="23"/>
        </w:rPr>
      </w:pPr>
    </w:p>
    <w:p w14:paraId="1FAFB2B2" w14:textId="77777777" w:rsidR="00D95DB0" w:rsidRPr="001D5799" w:rsidRDefault="00860FD4" w:rsidP="009B5669">
      <w:pPr>
        <w:spacing w:beforeLines="1" w:before="2" w:line="360" w:lineRule="auto"/>
        <w:jc w:val="both"/>
        <w:rPr>
          <w:rFonts w:ascii="Times New Roman" w:hAnsi="Times New Roman"/>
          <w:sz w:val="24"/>
          <w:szCs w:val="23"/>
        </w:rPr>
      </w:pPr>
      <w:r w:rsidRPr="001D5799">
        <w:rPr>
          <w:rFonts w:ascii="Times New Roman" w:hAnsi="Times New Roman"/>
          <w:sz w:val="24"/>
          <w:szCs w:val="23"/>
        </w:rPr>
        <w:t>Examples</w:t>
      </w:r>
      <w:r w:rsidR="00536BF5" w:rsidRPr="001D5799">
        <w:rPr>
          <w:rFonts w:ascii="Times New Roman" w:hAnsi="Times New Roman"/>
          <w:sz w:val="24"/>
          <w:szCs w:val="23"/>
        </w:rPr>
        <w:t xml:space="preserve"> </w:t>
      </w:r>
      <w:r w:rsidRPr="001D5799">
        <w:rPr>
          <w:rFonts w:ascii="Times New Roman" w:hAnsi="Times New Roman"/>
          <w:sz w:val="24"/>
          <w:szCs w:val="23"/>
        </w:rPr>
        <w:t>of</w:t>
      </w:r>
      <w:r w:rsidR="00536BF5" w:rsidRPr="001D5799">
        <w:rPr>
          <w:rFonts w:ascii="Times New Roman" w:hAnsi="Times New Roman"/>
          <w:sz w:val="24"/>
          <w:szCs w:val="23"/>
        </w:rPr>
        <w:t xml:space="preserve"> </w:t>
      </w:r>
      <w:r w:rsidR="00D95DB0" w:rsidRPr="001D5799">
        <w:rPr>
          <w:rFonts w:ascii="Times New Roman" w:hAnsi="Times New Roman"/>
          <w:b/>
          <w:sz w:val="24"/>
          <w:szCs w:val="23"/>
        </w:rPr>
        <w:t xml:space="preserve">one-sided s-dependence </w:t>
      </w:r>
      <w:r w:rsidR="00D95DB0" w:rsidRPr="001D5799">
        <w:rPr>
          <w:rFonts w:ascii="Times New Roman" w:hAnsi="Times New Roman"/>
          <w:sz w:val="24"/>
          <w:szCs w:val="23"/>
        </w:rPr>
        <w:t xml:space="preserve">of a </w:t>
      </w:r>
      <w:r w:rsidR="00D95DB0" w:rsidRPr="001D5799">
        <w:rPr>
          <w:rFonts w:ascii="Times New Roman" w:hAnsi="Times New Roman"/>
          <w:i/>
          <w:sz w:val="24"/>
          <w:szCs w:val="23"/>
        </w:rPr>
        <w:t xml:space="preserve">dependent continuant </w:t>
      </w:r>
      <w:r w:rsidR="00D95DB0" w:rsidRPr="001D5799">
        <w:rPr>
          <w:rFonts w:ascii="Times New Roman" w:hAnsi="Times New Roman"/>
          <w:sz w:val="24"/>
          <w:szCs w:val="23"/>
        </w:rPr>
        <w:t xml:space="preserve">on an independent continuant: </w:t>
      </w:r>
    </w:p>
    <w:p w14:paraId="3267220B" w14:textId="77777777"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w:t>
      </w:r>
      <w:r w:rsidR="00C449B1" w:rsidRPr="001D5799">
        <w:rPr>
          <w:rFonts w:ascii="Times New Roman" w:hAnsi="Times New Roman"/>
          <w:sz w:val="24"/>
          <w:szCs w:val="23"/>
        </w:rPr>
        <w:t>n</w:t>
      </w:r>
      <w:r w:rsidRPr="001D5799">
        <w:rPr>
          <w:rFonts w:ascii="Times New Roman" w:hAnsi="Times New Roman"/>
          <w:sz w:val="24"/>
          <w:szCs w:val="23"/>
        </w:rPr>
        <w:t xml:space="preserve">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 </w:t>
      </w:r>
      <w:r w:rsidRPr="001D5799">
        <w:rPr>
          <w:rFonts w:ascii="Times New Roman" w:hAnsi="Times New Roman"/>
          <w:i/>
          <w:sz w:val="24"/>
          <w:szCs w:val="23"/>
        </w:rPr>
        <w:t>headache</w:t>
      </w:r>
      <w:r w:rsidRPr="001D5799">
        <w:rPr>
          <w:rFonts w:ascii="Times New Roman" w:hAnsi="Times New Roman"/>
          <w:sz w:val="24"/>
          <w:szCs w:val="23"/>
        </w:rPr>
        <w:t xml:space="preserve">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w:t>
      </w:r>
      <w:r w:rsidRPr="001D5799">
        <w:rPr>
          <w:rFonts w:ascii="Times New Roman" w:hAnsi="Times New Roman"/>
          <w:sz w:val="24"/>
          <w:szCs w:val="23"/>
        </w:rPr>
        <w:t>on a</w:t>
      </w:r>
      <w:r w:rsidR="00C449B1" w:rsidRPr="001D5799">
        <w:rPr>
          <w:rFonts w:ascii="Times New Roman" w:hAnsi="Times New Roman"/>
          <w:sz w:val="24"/>
          <w:szCs w:val="23"/>
        </w:rPr>
        <w:t xml:space="preserve">n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w:t>
      </w:r>
      <w:r w:rsidRPr="001D5799">
        <w:rPr>
          <w:rFonts w:ascii="Times New Roman" w:hAnsi="Times New Roman"/>
          <w:sz w:val="24"/>
          <w:szCs w:val="23"/>
        </w:rPr>
        <w:t xml:space="preserve"> </w:t>
      </w:r>
      <w:r w:rsidRPr="001D5799">
        <w:rPr>
          <w:rFonts w:ascii="Times New Roman" w:hAnsi="Times New Roman"/>
          <w:i/>
          <w:sz w:val="24"/>
          <w:szCs w:val="23"/>
        </w:rPr>
        <w:t>head</w:t>
      </w:r>
    </w:p>
    <w:p w14:paraId="3991CF7F" w14:textId="77777777"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instance</w:t>
      </w:r>
      <w:r w:rsidRPr="001D5799">
        <w:rPr>
          <w:rFonts w:ascii="Times New Roman" w:hAnsi="Times New Roman"/>
          <w:sz w:val="24"/>
          <w:szCs w:val="23"/>
        </w:rPr>
        <w:t xml:space="preserve"> of </w:t>
      </w:r>
      <w:r w:rsidRPr="001D5799">
        <w:rPr>
          <w:rFonts w:ascii="Times New Roman" w:hAnsi="Times New Roman"/>
          <w:i/>
          <w:sz w:val="24"/>
          <w:szCs w:val="23"/>
        </w:rPr>
        <w:t>temperature</w:t>
      </w:r>
      <w:r w:rsidRPr="001D5799">
        <w:rPr>
          <w:rFonts w:ascii="Times New Roman" w:hAnsi="Times New Roman"/>
          <w:sz w:val="24"/>
          <w:szCs w:val="23"/>
        </w:rPr>
        <w:t xml:space="preserve"> </w:t>
      </w:r>
      <w:r w:rsidR="00416AC8" w:rsidRPr="001D5799">
        <w:rPr>
          <w:rFonts w:ascii="Times New Roman" w:hAnsi="Times New Roman"/>
          <w:sz w:val="24"/>
          <w:szCs w:val="23"/>
        </w:rPr>
        <w:t xml:space="preserve">e.g. </w:t>
      </w:r>
      <w:r w:rsidRPr="001D5799">
        <w:rPr>
          <w:rFonts w:ascii="Times New Roman" w:hAnsi="Times New Roman"/>
          <w:sz w:val="24"/>
          <w:szCs w:val="23"/>
        </w:rPr>
        <w:t>on some organism</w:t>
      </w:r>
    </w:p>
    <w:p w14:paraId="29D20A43" w14:textId="77777777" w:rsidR="00D95DB0" w:rsidRPr="001D5799" w:rsidRDefault="00E8433C" w:rsidP="00E8433C">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 xml:space="preserve">instance </w:t>
      </w:r>
      <w:r w:rsidRPr="001D5799">
        <w:rPr>
          <w:rFonts w:ascii="Times New Roman" w:hAnsi="Times New Roman"/>
          <w:sz w:val="24"/>
          <w:szCs w:val="23"/>
        </w:rPr>
        <w:t xml:space="preserve">of </w:t>
      </w:r>
      <w:r w:rsidRPr="001D5799">
        <w:rPr>
          <w:rFonts w:ascii="Times New Roman" w:hAnsi="Times New Roman"/>
          <w:i/>
          <w:sz w:val="24"/>
          <w:szCs w:val="23"/>
        </w:rPr>
        <w:t xml:space="preserve">seeing </w:t>
      </w:r>
      <w:r w:rsidRPr="001D5799">
        <w:rPr>
          <w:rFonts w:ascii="Times New Roman" w:hAnsi="Times New Roman"/>
          <w:sz w:val="24"/>
          <w:szCs w:val="23"/>
        </w:rPr>
        <w:t>(a relational process) on some organism and on some seen entity, which may be an occurrent or a continuant</w:t>
      </w:r>
    </w:p>
    <w:p w14:paraId="79E07EFC" w14:textId="77777777"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cell death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on</w:t>
      </w:r>
      <w:r w:rsidRPr="001D5799">
        <w:rPr>
          <w:rFonts w:ascii="Times New Roman" w:hAnsi="Times New Roman"/>
          <w:sz w:val="24"/>
          <w:szCs w:val="23"/>
        </w:rPr>
        <w:t xml:space="preserve"> a cell </w:t>
      </w:r>
    </w:p>
    <w:p w14:paraId="347470CD" w14:textId="77777777" w:rsidR="00D95DB0" w:rsidRPr="001D5799" w:rsidRDefault="00D95DB0" w:rsidP="009B5669">
      <w:pPr>
        <w:spacing w:beforeLines="1" w:before="2" w:afterLines="1" w:after="2" w:line="360" w:lineRule="auto"/>
        <w:jc w:val="both"/>
        <w:rPr>
          <w:rFonts w:ascii="Times New Roman" w:hAnsi="Times New Roman"/>
          <w:b/>
          <w:sz w:val="24"/>
          <w:szCs w:val="23"/>
        </w:rPr>
      </w:pPr>
    </w:p>
    <w:p w14:paraId="721827A2" w14:textId="77777777" w:rsidR="00D95DB0" w:rsidRPr="001D5799" w:rsidRDefault="00D95DB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00860FD4" w:rsidRPr="001D5799">
        <w:rPr>
          <w:rFonts w:ascii="Times New Roman" w:hAnsi="Times New Roman"/>
          <w:b/>
          <w:sz w:val="24"/>
          <w:szCs w:val="23"/>
        </w:rPr>
        <w:t>reciprocal s-</w:t>
      </w:r>
      <w:r w:rsidR="00151755" w:rsidRPr="001D5799">
        <w:rPr>
          <w:rFonts w:ascii="Times New Roman" w:hAnsi="Times New Roman"/>
          <w:b/>
          <w:sz w:val="24"/>
          <w:szCs w:val="23"/>
        </w:rPr>
        <w:t>dependence</w:t>
      </w:r>
      <w:r w:rsidR="00151755" w:rsidRPr="001D5799">
        <w:rPr>
          <w:rFonts w:ascii="Times New Roman" w:hAnsi="Times New Roman"/>
          <w:sz w:val="24"/>
          <w:szCs w:val="23"/>
        </w:rPr>
        <w:t xml:space="preserve"> between</w:t>
      </w:r>
      <w:r w:rsidR="00135288" w:rsidRPr="001D5799">
        <w:rPr>
          <w:rFonts w:ascii="Times New Roman" w:hAnsi="Times New Roman"/>
          <w:sz w:val="24"/>
          <w:szCs w:val="23"/>
        </w:rPr>
        <w:t xml:space="preserve"> </w:t>
      </w:r>
      <w:r w:rsidRPr="001D5799">
        <w:rPr>
          <w:rFonts w:ascii="Times New Roman" w:hAnsi="Times New Roman"/>
          <w:i/>
          <w:sz w:val="24"/>
          <w:szCs w:val="23"/>
        </w:rPr>
        <w:t xml:space="preserve">dependent </w:t>
      </w:r>
      <w:r w:rsidR="00860FD4" w:rsidRPr="001D5799">
        <w:rPr>
          <w:rFonts w:ascii="Times New Roman" w:hAnsi="Times New Roman"/>
          <w:i/>
          <w:sz w:val="24"/>
          <w:szCs w:val="23"/>
        </w:rPr>
        <w:t>continuants</w:t>
      </w:r>
      <w:r w:rsidR="00860FD4" w:rsidRPr="001D5799">
        <w:rPr>
          <w:rFonts w:ascii="Times New Roman" w:hAnsi="Times New Roman"/>
          <w:sz w:val="24"/>
          <w:szCs w:val="23"/>
        </w:rPr>
        <w:t>:</w:t>
      </w:r>
    </w:p>
    <w:p w14:paraId="23B576C7" w14:textId="77777777" w:rsidR="00860FD4" w:rsidRPr="001D5799" w:rsidRDefault="00C449B1"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two-sided reciprocal </w:t>
      </w:r>
      <w:r w:rsidRPr="001D5799">
        <w:rPr>
          <w:rFonts w:ascii="Times New Roman" w:hAnsi="Times New Roman"/>
          <w:b/>
          <w:sz w:val="24"/>
          <w:szCs w:val="23"/>
        </w:rPr>
        <w:t>s-dependence</w:t>
      </w:r>
      <w:r w:rsidRPr="001D5799">
        <w:rPr>
          <w:rFonts w:ascii="Times New Roman" w:hAnsi="Times New Roman"/>
          <w:sz w:val="24"/>
          <w:szCs w:val="23"/>
        </w:rPr>
        <w:t xml:space="preserve"> of the </w:t>
      </w:r>
      <w:r w:rsidR="00860FD4" w:rsidRPr="001D5799">
        <w:rPr>
          <w:rFonts w:ascii="Times New Roman" w:hAnsi="Times New Roman"/>
          <w:sz w:val="24"/>
          <w:szCs w:val="23"/>
        </w:rPr>
        <w:t>roles of husband and wife</w:t>
      </w:r>
      <w:r w:rsidR="00D95DB0"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95DB0"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20</w:t>
      </w:r>
      <w:r w:rsidR="001E591D" w:rsidRPr="001D5799">
        <w:rPr>
          <w:rFonts w:ascii="Times New Roman" w:hAnsi="Times New Roman"/>
          <w:sz w:val="24"/>
          <w:szCs w:val="23"/>
        </w:rPr>
        <w:fldChar w:fldCharType="end"/>
      </w:r>
      <w:r w:rsidR="00D95DB0" w:rsidRPr="001D5799">
        <w:rPr>
          <w:rFonts w:ascii="Times New Roman" w:hAnsi="Times New Roman"/>
          <w:sz w:val="24"/>
          <w:szCs w:val="23"/>
        </w:rPr>
        <w:t>]</w:t>
      </w:r>
    </w:p>
    <w:p w14:paraId="039A6CC4" w14:textId="77777777" w:rsidR="00860FD4" w:rsidRPr="001D5799" w:rsidRDefault="00D95DB0"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hue, saturation and brightness of </w:t>
      </w:r>
      <w:r w:rsidRPr="001D5799">
        <w:rPr>
          <w:rFonts w:ascii="Times New Roman" w:hAnsi="Times New Roman"/>
          <w:sz w:val="24"/>
          <w:szCs w:val="23"/>
        </w:rPr>
        <w:t>a color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14:paraId="564B3EB8" w14:textId="77777777" w:rsidR="00135288" w:rsidRPr="001D5799" w:rsidRDefault="00D95DB0" w:rsidP="006C241A">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pitch, timbre and </w:t>
      </w:r>
      <w:r w:rsidR="00C449B1" w:rsidRPr="001D5799">
        <w:rPr>
          <w:rFonts w:ascii="Times New Roman" w:hAnsi="Times New Roman"/>
          <w:sz w:val="24"/>
          <w:szCs w:val="23"/>
        </w:rPr>
        <w:t>volume</w:t>
      </w:r>
      <w:r w:rsidR="00860FD4" w:rsidRPr="001D5799">
        <w:rPr>
          <w:rFonts w:ascii="Times New Roman" w:hAnsi="Times New Roman"/>
          <w:sz w:val="24"/>
          <w:szCs w:val="23"/>
        </w:rPr>
        <w:t xml:space="preserve"> of </w:t>
      </w:r>
      <w:r w:rsidRPr="001D5799">
        <w:rPr>
          <w:rFonts w:ascii="Times New Roman" w:hAnsi="Times New Roman"/>
          <w:sz w:val="24"/>
          <w:szCs w:val="23"/>
        </w:rPr>
        <w:t>a tone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14:paraId="1FB1F66E" w14:textId="77777777" w:rsidR="001028CA" w:rsidRDefault="001028CA" w:rsidP="006C241A">
      <w:pPr>
        <w:spacing w:line="360" w:lineRule="auto"/>
        <w:rPr>
          <w:rFonts w:ascii="Times New Roman" w:hAnsi="Times New Roman"/>
          <w:sz w:val="24"/>
          <w:szCs w:val="23"/>
        </w:rPr>
      </w:pPr>
      <w:r w:rsidRPr="001D5799">
        <w:rPr>
          <w:rFonts w:ascii="Times New Roman" w:hAnsi="Times New Roman"/>
          <w:sz w:val="24"/>
          <w:szCs w:val="23"/>
        </w:rPr>
        <w:t xml:space="preserve">Note that reciprocally dependent entities are in </w:t>
      </w:r>
      <w:r w:rsidR="00CD5918">
        <w:rPr>
          <w:rFonts w:ascii="Times New Roman" w:hAnsi="Times New Roman"/>
          <w:sz w:val="24"/>
          <w:szCs w:val="23"/>
        </w:rPr>
        <w:t>e</w:t>
      </w:r>
      <w:r w:rsidRPr="001D5799">
        <w:rPr>
          <w:rFonts w:ascii="Times New Roman" w:hAnsi="Times New Roman"/>
          <w:sz w:val="24"/>
          <w:szCs w:val="23"/>
        </w:rPr>
        <w:t>very case also one-sidedly dependent on some relevant bearers. This is why you can’t change the pitch of a tone, for example, without changing the string of the banjo</w:t>
      </w:r>
      <w:r w:rsidR="00C635B8" w:rsidRPr="001D5799">
        <w:rPr>
          <w:rFonts w:ascii="Times New Roman" w:hAnsi="Times New Roman"/>
          <w:sz w:val="24"/>
          <w:szCs w:val="23"/>
        </w:rPr>
        <w:t xml:space="preserve"> upon</w:t>
      </w:r>
      <w:r w:rsidRPr="001D5799">
        <w:rPr>
          <w:rFonts w:ascii="Times New Roman" w:hAnsi="Times New Roman"/>
          <w:sz w:val="24"/>
          <w:szCs w:val="23"/>
        </w:rPr>
        <w:t xml:space="preserve"> </w:t>
      </w:r>
      <w:r w:rsidR="00C635B8" w:rsidRPr="001D5799">
        <w:rPr>
          <w:rFonts w:ascii="Times New Roman" w:hAnsi="Times New Roman"/>
          <w:sz w:val="24"/>
          <w:szCs w:val="23"/>
        </w:rPr>
        <w:t xml:space="preserve">which </w:t>
      </w:r>
      <w:r w:rsidRPr="001D5799">
        <w:rPr>
          <w:rFonts w:ascii="Times New Roman" w:hAnsi="Times New Roman"/>
          <w:sz w:val="24"/>
          <w:szCs w:val="23"/>
        </w:rPr>
        <w:t>the tone</w:t>
      </w:r>
      <w:r w:rsidR="00C635B8" w:rsidRPr="001D5799">
        <w:rPr>
          <w:rFonts w:ascii="Times New Roman" w:hAnsi="Times New Roman"/>
          <w:sz w:val="24"/>
          <w:szCs w:val="23"/>
        </w:rPr>
        <w:t xml:space="preserve"> depends</w:t>
      </w:r>
      <w:r w:rsidRPr="001D5799">
        <w:rPr>
          <w:rFonts w:ascii="Times New Roman" w:hAnsi="Times New Roman"/>
          <w:sz w:val="24"/>
          <w:szCs w:val="23"/>
        </w:rPr>
        <w:t>.</w:t>
      </w:r>
    </w:p>
    <w:p w14:paraId="0947AEC9" w14:textId="77777777" w:rsidR="004F3C45" w:rsidRDefault="004F3C45" w:rsidP="006C241A">
      <w:pPr>
        <w:spacing w:line="360" w:lineRule="auto"/>
        <w:rPr>
          <w:rFonts w:ascii="Times New Roman" w:hAnsi="Times New Roman"/>
          <w:i/>
          <w:sz w:val="24"/>
          <w:szCs w:val="24"/>
        </w:rPr>
      </w:pPr>
      <w:r w:rsidRPr="004F3C45">
        <w:rPr>
          <w:rFonts w:ascii="Times New Roman" w:hAnsi="Times New Roman"/>
          <w:sz w:val="24"/>
          <w:szCs w:val="24"/>
        </w:rPr>
        <w:t xml:space="preserve">Examples of </w:t>
      </w:r>
      <w:r w:rsidRPr="004F3C45">
        <w:rPr>
          <w:rFonts w:ascii="Times New Roman" w:hAnsi="Times New Roman"/>
          <w:b/>
          <w:sz w:val="24"/>
          <w:szCs w:val="24"/>
        </w:rPr>
        <w:t xml:space="preserve">one-sided s-dependence </w:t>
      </w:r>
      <w:r w:rsidRPr="004F3C45">
        <w:rPr>
          <w:rFonts w:ascii="Times New Roman" w:hAnsi="Times New Roman"/>
          <w:sz w:val="24"/>
          <w:szCs w:val="24"/>
        </w:rPr>
        <w:t xml:space="preserve">of an </w:t>
      </w:r>
      <w:r w:rsidRPr="004F3C45">
        <w:rPr>
          <w:rFonts w:ascii="Times New Roman" w:hAnsi="Times New Roman"/>
          <w:i/>
          <w:sz w:val="24"/>
          <w:szCs w:val="24"/>
        </w:rPr>
        <w:t>occurrent</w:t>
      </w:r>
      <w:r w:rsidRPr="004F3C45">
        <w:rPr>
          <w:rFonts w:ascii="Times New Roman" w:hAnsi="Times New Roman"/>
          <w:sz w:val="24"/>
          <w:szCs w:val="24"/>
        </w:rPr>
        <w:t xml:space="preserve"> on an </w:t>
      </w:r>
      <w:r w:rsidRPr="004F3C45">
        <w:rPr>
          <w:rFonts w:ascii="Times New Roman" w:hAnsi="Times New Roman"/>
          <w:i/>
          <w:sz w:val="24"/>
          <w:szCs w:val="24"/>
        </w:rPr>
        <w:t>independent continuant</w:t>
      </w:r>
    </w:p>
    <w:p w14:paraId="1E08F9D0" w14:textId="77777777" w:rsidR="004F3C45" w:rsidRDefault="004F3C45" w:rsidP="004F3C45">
      <w:pPr>
        <w:pStyle w:val="ListParagraph"/>
        <w:numPr>
          <w:ilvl w:val="0"/>
          <w:numId w:val="25"/>
        </w:numPr>
        <w:spacing w:line="360" w:lineRule="auto"/>
        <w:rPr>
          <w:rFonts w:ascii="Times New Roman" w:hAnsi="Times New Roman"/>
          <w:sz w:val="24"/>
          <w:szCs w:val="24"/>
        </w:rPr>
      </w:pPr>
      <w:r>
        <w:rPr>
          <w:rFonts w:ascii="Times New Roman" w:hAnsi="Times New Roman"/>
          <w:sz w:val="24"/>
          <w:szCs w:val="24"/>
        </w:rPr>
        <w:t>the one-sided dependence of a handwave on a hand</w:t>
      </w:r>
    </w:p>
    <w:p w14:paraId="59645B28" w14:textId="77777777" w:rsidR="004F3C45" w:rsidRPr="004F3C45" w:rsidRDefault="004F3C45" w:rsidP="004F3C45">
      <w:pPr>
        <w:pStyle w:val="ListParagraph"/>
        <w:numPr>
          <w:ilvl w:val="0"/>
          <w:numId w:val="25"/>
        </w:numPr>
        <w:spacing w:line="360" w:lineRule="auto"/>
        <w:rPr>
          <w:rFonts w:ascii="Times New Roman" w:hAnsi="Times New Roman"/>
          <w:sz w:val="24"/>
          <w:szCs w:val="24"/>
        </w:rPr>
      </w:pPr>
      <w:r>
        <w:rPr>
          <w:rFonts w:ascii="Times New Roman" w:hAnsi="Times New Roman"/>
          <w:sz w:val="24"/>
          <w:szCs w:val="24"/>
        </w:rPr>
        <w:t>the one-sided dependence of a football match on the players, the ground, the ball</w:t>
      </w:r>
    </w:p>
    <w:p w14:paraId="7A09E904" w14:textId="77777777" w:rsidR="00135288" w:rsidRPr="001D5799" w:rsidRDefault="00135288" w:rsidP="006C241A">
      <w:pPr>
        <w:spacing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one-sided s-dependence</w:t>
      </w:r>
      <w:r w:rsidRPr="001D5799">
        <w:rPr>
          <w:rFonts w:ascii="Times New Roman" w:hAnsi="Times New Roman"/>
          <w:sz w:val="24"/>
          <w:szCs w:val="23"/>
        </w:rPr>
        <w:t xml:space="preserve"> of one </w:t>
      </w:r>
      <w:r w:rsidRPr="001D5799">
        <w:rPr>
          <w:rFonts w:ascii="Times New Roman" w:hAnsi="Times New Roman"/>
          <w:i/>
          <w:sz w:val="24"/>
          <w:szCs w:val="23"/>
        </w:rPr>
        <w:t>occurrent</w:t>
      </w:r>
      <w:r w:rsidRPr="001D5799">
        <w:rPr>
          <w:rFonts w:ascii="Times New Roman" w:hAnsi="Times New Roman"/>
          <w:sz w:val="24"/>
          <w:szCs w:val="23"/>
        </w:rPr>
        <w:t xml:space="preserve"> on another</w:t>
      </w:r>
    </w:p>
    <w:p w14:paraId="693D3656" w14:textId="77777777" w:rsidR="00135288" w:rsidRPr="001D5799" w:rsidRDefault="00135288" w:rsidP="009B5669">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answering a question is dependent on a prior </w:t>
      </w:r>
      <w:r w:rsidRPr="001D5799">
        <w:rPr>
          <w:rFonts w:ascii="Times New Roman" w:hAnsi="Times New Roman"/>
          <w:i/>
          <w:sz w:val="24"/>
          <w:szCs w:val="23"/>
        </w:rPr>
        <w:t>process</w:t>
      </w:r>
      <w:r w:rsidRPr="001D5799">
        <w:rPr>
          <w:rFonts w:ascii="Times New Roman" w:hAnsi="Times New Roman"/>
          <w:sz w:val="24"/>
          <w:szCs w:val="23"/>
        </w:rPr>
        <w:t xml:space="preserve"> of asking a question</w:t>
      </w:r>
    </w:p>
    <w:p w14:paraId="6C5A730E" w14:textId="77777777" w:rsidR="00CF7DCA" w:rsidRPr="00492DAF" w:rsidRDefault="00135288" w:rsidP="00492DAF">
      <w:pPr>
        <w:pStyle w:val="ListParagraph"/>
        <w:numPr>
          <w:ilvl w:val="0"/>
          <w:numId w:val="12"/>
        </w:numPr>
        <w:spacing w:line="360" w:lineRule="auto"/>
        <w:contextualSpacing w:val="0"/>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obeying a command is dependent on a prior </w:t>
      </w:r>
      <w:r w:rsidRPr="001D5799">
        <w:rPr>
          <w:rFonts w:ascii="Times New Roman" w:hAnsi="Times New Roman"/>
          <w:i/>
          <w:sz w:val="24"/>
          <w:szCs w:val="23"/>
        </w:rPr>
        <w:t xml:space="preserve">process </w:t>
      </w:r>
      <w:r w:rsidRPr="001D5799">
        <w:rPr>
          <w:rFonts w:ascii="Times New Roman" w:hAnsi="Times New Roman"/>
          <w:sz w:val="24"/>
          <w:szCs w:val="23"/>
        </w:rPr>
        <w:t>of issuing a command</w:t>
      </w:r>
    </w:p>
    <w:p w14:paraId="64FCDCEA" w14:textId="77777777" w:rsidR="00CF7DCA" w:rsidRPr="001D5799" w:rsidRDefault="00CF7DCA" w:rsidP="00CF7DC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 xml:space="preserve">reciprocal s-dependence </w:t>
      </w:r>
      <w:r w:rsidRPr="001D5799">
        <w:rPr>
          <w:rFonts w:ascii="Times New Roman" w:hAnsi="Times New Roman"/>
          <w:sz w:val="24"/>
          <w:szCs w:val="23"/>
        </w:rPr>
        <w:t xml:space="preserve">between </w:t>
      </w:r>
      <w:r w:rsidRPr="001D5799">
        <w:rPr>
          <w:rFonts w:ascii="Times New Roman" w:hAnsi="Times New Roman"/>
          <w:i/>
          <w:sz w:val="24"/>
          <w:szCs w:val="23"/>
        </w:rPr>
        <w:t>occurrents</w:t>
      </w:r>
      <w:r w:rsidRPr="001D5799">
        <w:rPr>
          <w:rFonts w:ascii="Times New Roman" w:hAnsi="Times New Roman"/>
          <w:sz w:val="24"/>
          <w:szCs w:val="23"/>
        </w:rPr>
        <w:t>:</w:t>
      </w:r>
    </w:p>
    <w:p w14:paraId="53B3EE86" w14:textId="77777777"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a process of playing with the white pieces in a game of chess is reciprocally dependent on a process of playing with the black pieces in the same game of chess</w:t>
      </w:r>
    </w:p>
    <w:p w14:paraId="38D26BA3" w14:textId="77777777"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 process of buying and the associated process of selling</w:t>
      </w:r>
    </w:p>
    <w:p w14:paraId="7B7827B3" w14:textId="77777777" w:rsidR="00135288" w:rsidRPr="001D5799" w:rsidRDefault="00CF7DCA" w:rsidP="000C52A3">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increasing the volume of a </w:t>
      </w:r>
      <w:r w:rsidR="00C449B1" w:rsidRPr="001D5799">
        <w:rPr>
          <w:rFonts w:ascii="Times New Roman" w:hAnsi="Times New Roman"/>
          <w:sz w:val="24"/>
          <w:szCs w:val="23"/>
        </w:rPr>
        <w:t>portion</w:t>
      </w:r>
      <w:r w:rsidRPr="001D5799">
        <w:rPr>
          <w:rFonts w:ascii="Times New Roman" w:hAnsi="Times New Roman"/>
          <w:sz w:val="24"/>
          <w:szCs w:val="23"/>
        </w:rPr>
        <w:t xml:space="preserve"> of gas </w:t>
      </w:r>
      <w:r w:rsidR="00C449B1" w:rsidRPr="001D5799">
        <w:rPr>
          <w:rFonts w:ascii="Times New Roman" w:hAnsi="Times New Roman"/>
          <w:sz w:val="24"/>
          <w:szCs w:val="23"/>
        </w:rPr>
        <w:t>while</w:t>
      </w:r>
      <w:r w:rsidRPr="001D5799">
        <w:rPr>
          <w:rFonts w:ascii="Times New Roman" w:hAnsi="Times New Roman"/>
          <w:sz w:val="24"/>
          <w:szCs w:val="23"/>
        </w:rPr>
        <w:t xml:space="preserve"> temperature </w:t>
      </w:r>
      <w:r w:rsidR="00C449B1" w:rsidRPr="001D5799">
        <w:rPr>
          <w:rFonts w:ascii="Times New Roman" w:hAnsi="Times New Roman"/>
          <w:sz w:val="24"/>
          <w:szCs w:val="23"/>
        </w:rPr>
        <w:t xml:space="preserve">remains constant </w:t>
      </w:r>
      <w:r w:rsidRPr="001D5799">
        <w:rPr>
          <w:rFonts w:ascii="Times New Roman" w:hAnsi="Times New Roman"/>
          <w:sz w:val="24"/>
          <w:szCs w:val="23"/>
        </w:rPr>
        <w:t xml:space="preserve">and the associated process of  decreasing the </w:t>
      </w:r>
      <w:r w:rsidR="00416AC8" w:rsidRPr="001D5799">
        <w:rPr>
          <w:rFonts w:ascii="Times New Roman" w:hAnsi="Times New Roman"/>
          <w:sz w:val="24"/>
          <w:szCs w:val="23"/>
        </w:rPr>
        <w:t>pressure exerted by the gas</w:t>
      </w:r>
    </w:p>
    <w:p w14:paraId="4B97F5EA" w14:textId="77777777" w:rsidR="00C449B1" w:rsidRPr="001D5799" w:rsidRDefault="00C449B1" w:rsidP="00C449B1">
      <w:pPr>
        <w:spacing w:beforeLines="1" w:before="2" w:afterLines="1" w:after="2" w:line="360" w:lineRule="auto"/>
        <w:ind w:left="360"/>
        <w:jc w:val="both"/>
        <w:rPr>
          <w:rFonts w:ascii="Times New Roman" w:hAnsi="Times New Roman"/>
          <w:sz w:val="24"/>
          <w:szCs w:val="23"/>
        </w:rPr>
      </w:pPr>
    </w:p>
    <w:p w14:paraId="1FC1DD77" w14:textId="77777777" w:rsidR="00445013" w:rsidRPr="001D5799" w:rsidRDefault="009F610B"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7236C7" w:rsidRPr="001D5799">
        <w:rPr>
          <w:rFonts w:ascii="Times New Roman" w:hAnsi="Times New Roman"/>
          <w:sz w:val="24"/>
          <w:szCs w:val="23"/>
        </w:rPr>
        <w:t xml:space="preserve">n entity – for example an act of communication – can </w:t>
      </w:r>
      <w:r w:rsidR="007236C7" w:rsidRPr="001D5799">
        <w:rPr>
          <w:rFonts w:ascii="Times New Roman" w:hAnsi="Times New Roman"/>
          <w:b/>
          <w:sz w:val="24"/>
          <w:szCs w:val="23"/>
        </w:rPr>
        <w:t>s-depend</w:t>
      </w:r>
      <w:r w:rsidR="007236C7" w:rsidRPr="001D5799">
        <w:rPr>
          <w:rFonts w:ascii="Times New Roman" w:hAnsi="Times New Roman"/>
          <w:sz w:val="24"/>
          <w:szCs w:val="23"/>
        </w:rPr>
        <w:t xml:space="preserve"> on more than one entity.</w:t>
      </w:r>
      <w:r w:rsidR="00492DAF">
        <w:rPr>
          <w:rFonts w:ascii="Times New Roman" w:hAnsi="Times New Roman"/>
          <w:sz w:val="24"/>
          <w:szCs w:val="23"/>
        </w:rPr>
        <w:t xml:space="preserve"> Complex phenomena for example in the psychological and social realms (such as inferring, commanding and requesting) or in the realm of multi-organismal biological processes (such as infection and resistance), multiple dependence relations will obtain, involving both continuants and occurrents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_Ref309155275 \r \h </w:instrText>
      </w:r>
      <w:r w:rsidR="00492DAF">
        <w:rPr>
          <w:rFonts w:ascii="Times New Roman" w:hAnsi="Times New Roman"/>
          <w:sz w:val="24"/>
          <w:szCs w:val="23"/>
        </w:rPr>
      </w:r>
      <w:r w:rsidR="00492DAF">
        <w:rPr>
          <w:rFonts w:ascii="Times New Roman" w:hAnsi="Times New Roman"/>
          <w:sz w:val="24"/>
          <w:szCs w:val="23"/>
        </w:rPr>
        <w:fldChar w:fldCharType="separate"/>
      </w:r>
      <w:r w:rsidR="00A908AB">
        <w:rPr>
          <w:rFonts w:ascii="Times New Roman" w:hAnsi="Times New Roman"/>
          <w:sz w:val="24"/>
          <w:szCs w:val="23"/>
        </w:rPr>
        <w:t>1</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_Ref309155274 \r \h </w:instrText>
      </w:r>
      <w:r w:rsidR="00492DAF">
        <w:rPr>
          <w:rFonts w:ascii="Times New Roman" w:hAnsi="Times New Roman"/>
          <w:sz w:val="24"/>
          <w:szCs w:val="23"/>
        </w:rPr>
      </w:r>
      <w:r w:rsidR="00492DAF">
        <w:rPr>
          <w:rFonts w:ascii="Times New Roman" w:hAnsi="Times New Roman"/>
          <w:sz w:val="24"/>
          <w:szCs w:val="23"/>
        </w:rPr>
        <w:fldChar w:fldCharType="separate"/>
      </w:r>
      <w:r w:rsidR="00A908AB">
        <w:rPr>
          <w:rFonts w:ascii="Times New Roman" w:hAnsi="Times New Roman"/>
          <w:sz w:val="24"/>
          <w:szCs w:val="23"/>
        </w:rPr>
        <w:t>4</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_Ref309483154 \r \h </w:instrText>
      </w:r>
      <w:r w:rsidR="00492DAF">
        <w:rPr>
          <w:rFonts w:ascii="Times New Roman" w:hAnsi="Times New Roman"/>
          <w:sz w:val="24"/>
          <w:szCs w:val="23"/>
        </w:rPr>
      </w:r>
      <w:r w:rsidR="00492DAF">
        <w:rPr>
          <w:rFonts w:ascii="Times New Roman" w:hAnsi="Times New Roman"/>
          <w:sz w:val="24"/>
          <w:szCs w:val="23"/>
        </w:rPr>
        <w:fldChar w:fldCharType="separate"/>
      </w:r>
      <w:r w:rsidR="00A908AB">
        <w:rPr>
          <w:rFonts w:ascii="Times New Roman" w:hAnsi="Times New Roman"/>
          <w:sz w:val="24"/>
          <w:szCs w:val="23"/>
        </w:rPr>
        <w:t>28</w:t>
      </w:r>
      <w:r w:rsidR="00492DAF">
        <w:rPr>
          <w:rFonts w:ascii="Times New Roman" w:hAnsi="Times New Roman"/>
          <w:sz w:val="24"/>
          <w:szCs w:val="23"/>
        </w:rPr>
        <w:fldChar w:fldCharType="end"/>
      </w:r>
      <w:r w:rsidR="00492DAF">
        <w:rPr>
          <w:rFonts w:ascii="Times New Roman" w:hAnsi="Times New Roman"/>
          <w:sz w:val="24"/>
          <w:szCs w:val="23"/>
        </w:rPr>
        <w:t xml:space="preserve">]. </w:t>
      </w:r>
    </w:p>
    <w:p w14:paraId="6B59CE55" w14:textId="77777777" w:rsidR="007236C7" w:rsidRPr="001D5799" w:rsidRDefault="007236C7"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 </w:t>
      </w:r>
    </w:p>
    <w:p w14:paraId="6F4D843E" w14:textId="77777777" w:rsidR="00C449B1" w:rsidRPr="001D5799" w:rsidRDefault="00C449B1"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the examples under the heading of one-sided </w:t>
      </w:r>
      <w:r w:rsidRPr="001D5799">
        <w:rPr>
          <w:rFonts w:ascii="Times New Roman" w:hAnsi="Times New Roman"/>
          <w:b/>
          <w:sz w:val="24"/>
          <w:szCs w:val="23"/>
        </w:rPr>
        <w:t>s-dependence</w:t>
      </w:r>
      <w:r w:rsidRPr="001D5799">
        <w:rPr>
          <w:rFonts w:ascii="Times New Roman" w:hAnsi="Times New Roman"/>
          <w:sz w:val="24"/>
          <w:szCs w:val="23"/>
        </w:rPr>
        <w:t xml:space="preserve"> among </w:t>
      </w:r>
      <w:r w:rsidRPr="001D5799">
        <w:rPr>
          <w:rFonts w:ascii="Times New Roman" w:hAnsi="Times New Roman"/>
          <w:i/>
          <w:sz w:val="24"/>
          <w:szCs w:val="23"/>
        </w:rPr>
        <w:t xml:space="preserve">occurrents </w:t>
      </w:r>
      <w:r w:rsidRPr="001D5799">
        <w:rPr>
          <w:rFonts w:ascii="Times New Roman" w:hAnsi="Times New Roman"/>
          <w:sz w:val="24"/>
          <w:szCs w:val="23"/>
        </w:rPr>
        <w:t xml:space="preserve">show, the relation of </w:t>
      </w:r>
      <w:r w:rsidRPr="001D5799">
        <w:rPr>
          <w:rFonts w:ascii="Times New Roman" w:hAnsi="Times New Roman"/>
          <w:b/>
          <w:sz w:val="24"/>
          <w:szCs w:val="23"/>
        </w:rPr>
        <w:t>s-dependence</w:t>
      </w:r>
      <w:r w:rsidRPr="001D5799">
        <w:rPr>
          <w:rFonts w:ascii="Times New Roman" w:hAnsi="Times New Roman"/>
          <w:sz w:val="24"/>
          <w:szCs w:val="23"/>
        </w:rPr>
        <w:t xml:space="preserve"> does not in every case require simultaneous existence of its relata.</w:t>
      </w:r>
      <w:r w:rsidR="00445013" w:rsidRPr="001D5799">
        <w:rPr>
          <w:rFonts w:ascii="Times New Roman" w:hAnsi="Times New Roman"/>
          <w:sz w:val="24"/>
          <w:szCs w:val="23"/>
        </w:rPr>
        <w:t xml:space="preserve"> Note the difference between such cases and the cases of historical attributive classes referred to above; the act of answering depends existentially on the prior act of questioning; the human being who was baptized </w:t>
      </w:r>
      <w:r w:rsidR="00492DAF">
        <w:rPr>
          <w:rFonts w:ascii="Times New Roman" w:hAnsi="Times New Roman"/>
          <w:sz w:val="24"/>
          <w:szCs w:val="23"/>
        </w:rPr>
        <w:t xml:space="preserve">or who answered a question </w:t>
      </w:r>
      <w:r w:rsidR="00445013" w:rsidRPr="001D5799">
        <w:rPr>
          <w:rFonts w:ascii="Times New Roman" w:hAnsi="Times New Roman"/>
          <w:sz w:val="24"/>
          <w:szCs w:val="23"/>
        </w:rPr>
        <w:t>does not depend existentially on the prior act of baptism</w:t>
      </w:r>
      <w:r w:rsidR="00492DAF">
        <w:rPr>
          <w:rFonts w:ascii="Times New Roman" w:hAnsi="Times New Roman"/>
          <w:sz w:val="24"/>
          <w:szCs w:val="23"/>
        </w:rPr>
        <w:t xml:space="preserve"> or answering</w:t>
      </w:r>
      <w:r w:rsidR="00445013" w:rsidRPr="001D5799">
        <w:rPr>
          <w:rFonts w:ascii="Times New Roman" w:hAnsi="Times New Roman"/>
          <w:sz w:val="24"/>
          <w:szCs w:val="23"/>
        </w:rPr>
        <w:t>.</w:t>
      </w:r>
      <w:r w:rsidR="00492DAF">
        <w:rPr>
          <w:rFonts w:ascii="Times New Roman" w:hAnsi="Times New Roman"/>
          <w:sz w:val="24"/>
          <w:szCs w:val="23"/>
        </w:rPr>
        <w:t xml:space="preserve"> He would still exist even if these acts had never taken place.</w:t>
      </w:r>
    </w:p>
    <w:p w14:paraId="0BD737FC" w14:textId="77777777" w:rsidR="00C449B1" w:rsidRDefault="00C449B1" w:rsidP="000C52A3"/>
    <w:p w14:paraId="5A8B82F5" w14:textId="77777777" w:rsidR="00144077" w:rsidRPr="009331CA" w:rsidRDefault="00365F37" w:rsidP="006C241A">
      <w:pPr>
        <w:pStyle w:val="Heading2"/>
        <w:spacing w:line="360" w:lineRule="auto"/>
      </w:pPr>
      <w:bookmarkStart w:id="642" w:name="_Toc313270694"/>
      <w:r>
        <w:t>2.1</w:t>
      </w:r>
      <w:r w:rsidR="00755698">
        <w:rPr>
          <w:i/>
        </w:rPr>
        <w:t xml:space="preserve"> Independent C</w:t>
      </w:r>
      <w:r w:rsidR="00921592" w:rsidRPr="00921592">
        <w:rPr>
          <w:i/>
        </w:rPr>
        <w:t>ontinuant</w:t>
      </w:r>
      <w:bookmarkEnd w:id="642"/>
    </w:p>
    <w:p w14:paraId="352BC4A0" w14:textId="77777777" w:rsidR="00F604ED" w:rsidRPr="001D5799" w:rsidRDefault="00F604ED" w:rsidP="009B5669">
      <w:pPr>
        <w:spacing w:beforeLines="1" w:before="2" w:afterLines="1" w:after="2" w:line="360" w:lineRule="auto"/>
        <w:rPr>
          <w:rFonts w:ascii="Times New Roman" w:hAnsi="Times New Roman"/>
          <w:i/>
          <w:sz w:val="24"/>
          <w:szCs w:val="23"/>
        </w:rPr>
      </w:pPr>
    </w:p>
    <w:p w14:paraId="6B22FCDF" w14:textId="77777777" w:rsidR="00144077" w:rsidRPr="001D5799" w:rsidRDefault="00492DAF" w:rsidP="009B5669">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F604ED"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144077" w:rsidRPr="001D5799">
        <w:rPr>
          <w:rFonts w:ascii="Times New Roman" w:hAnsi="Times New Roman"/>
          <w:sz w:val="24"/>
          <w:szCs w:val="23"/>
        </w:rPr>
        <w:t xml:space="preserve"> =</w:t>
      </w:r>
      <w:r w:rsidR="00536BF5" w:rsidRPr="001D5799">
        <w:rPr>
          <w:rFonts w:ascii="Times New Roman" w:hAnsi="Times New Roman"/>
          <w:sz w:val="24"/>
          <w:szCs w:val="23"/>
        </w:rPr>
        <w:t xml:space="preserve"> </w:t>
      </w:r>
      <w:r w:rsidR="00541102" w:rsidRPr="001D5799">
        <w:rPr>
          <w:rFonts w:ascii="Times New Roman" w:hAnsi="Times New Roman"/>
          <w:sz w:val="24"/>
          <w:szCs w:val="23"/>
        </w:rPr>
        <w:t>D</w:t>
      </w:r>
      <w:r w:rsidR="00144077" w:rsidRPr="001D5799">
        <w:rPr>
          <w:rFonts w:ascii="Times New Roman" w:hAnsi="Times New Roman"/>
          <w:sz w:val="24"/>
          <w:szCs w:val="23"/>
        </w:rPr>
        <w:t xml:space="preserve">ef.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which is such that </w:t>
      </w:r>
      <w:r w:rsidR="00144077" w:rsidRPr="001D5799">
        <w:rPr>
          <w:rFonts w:ascii="Times New Roman" w:hAnsi="Times New Roman"/>
          <w:sz w:val="24"/>
          <w:szCs w:val="23"/>
        </w:rPr>
        <w:t xml:space="preserve">there is no </w:t>
      </w:r>
      <w:r w:rsidR="00144077" w:rsidRPr="001D5799">
        <w:rPr>
          <w:rFonts w:ascii="Times New Roman" w:hAnsi="Times New Roman"/>
          <w:i/>
          <w:sz w:val="24"/>
          <w:szCs w:val="23"/>
        </w:rPr>
        <w:t xml:space="preserve">b </w:t>
      </w:r>
      <w:r>
        <w:rPr>
          <w:rFonts w:ascii="Times New Roman" w:hAnsi="Times New Roman"/>
          <w:sz w:val="24"/>
          <w:szCs w:val="23"/>
        </w:rPr>
        <w:t xml:space="preserve">such that </w:t>
      </w:r>
      <w:r w:rsidR="00144077" w:rsidRPr="001D5799">
        <w:rPr>
          <w:rFonts w:ascii="Times New Roman" w:hAnsi="Times New Roman"/>
          <w:i/>
          <w:sz w:val="24"/>
          <w:szCs w:val="23"/>
        </w:rPr>
        <w:t xml:space="preserve">a </w:t>
      </w:r>
      <w:r w:rsidR="00144077" w:rsidRPr="001D5799">
        <w:rPr>
          <w:rFonts w:ascii="Times New Roman" w:hAnsi="Times New Roman"/>
          <w:b/>
          <w:sz w:val="24"/>
          <w:szCs w:val="23"/>
        </w:rPr>
        <w:t xml:space="preserve">s-depends on </w:t>
      </w:r>
      <w:r w:rsidR="00144077" w:rsidRPr="001D5799">
        <w:rPr>
          <w:rFonts w:ascii="Times New Roman" w:hAnsi="Times New Roman"/>
          <w:i/>
          <w:sz w:val="24"/>
          <w:szCs w:val="23"/>
        </w:rPr>
        <w:t>b</w:t>
      </w:r>
      <w:r>
        <w:rPr>
          <w:rFonts w:ascii="Times New Roman" w:hAnsi="Times New Roman"/>
          <w:i/>
          <w:sz w:val="24"/>
          <w:szCs w:val="23"/>
        </w:rPr>
        <w:t>.</w:t>
      </w:r>
      <w:r w:rsidR="00144077" w:rsidRPr="001D5799">
        <w:rPr>
          <w:rFonts w:ascii="Times New Roman" w:hAnsi="Times New Roman"/>
          <w:i/>
          <w:sz w:val="24"/>
          <w:szCs w:val="23"/>
        </w:rPr>
        <w:t xml:space="preserve"> </w:t>
      </w:r>
    </w:p>
    <w:p w14:paraId="384BF38B" w14:textId="77777777" w:rsidR="00E45547" w:rsidRPr="009331CA" w:rsidRDefault="00E45547" w:rsidP="009B5669">
      <w:pPr>
        <w:spacing w:beforeLines="1" w:before="2" w:afterLines="1" w:after="2" w:line="360" w:lineRule="auto"/>
        <w:rPr>
          <w:rFonts w:ascii="Times New Roman" w:hAnsi="Times New Roman"/>
          <w:sz w:val="20"/>
          <w:szCs w:val="20"/>
        </w:rPr>
      </w:pPr>
    </w:p>
    <w:p w14:paraId="54CAF123" w14:textId="77777777" w:rsidR="00E45547" w:rsidRPr="001D5799" w:rsidRDefault="00F93648"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E45547" w:rsidRPr="001D5799">
        <w:rPr>
          <w:rFonts w:ascii="Times New Roman" w:hAnsi="Times New Roman"/>
          <w:sz w:val="24"/>
          <w:szCs w:val="23"/>
        </w:rPr>
        <w:t>xamples: an atom, a molecul</w:t>
      </w:r>
      <w:r w:rsidR="004B5C97" w:rsidRPr="001D5799">
        <w:rPr>
          <w:rFonts w:ascii="Times New Roman" w:hAnsi="Times New Roman"/>
          <w:sz w:val="24"/>
          <w:szCs w:val="23"/>
        </w:rPr>
        <w:t>e, an organism, a heart</w:t>
      </w:r>
      <w:r w:rsidR="00D95DB0" w:rsidRPr="001D5799">
        <w:rPr>
          <w:rFonts w:ascii="Times New Roman" w:hAnsi="Times New Roman"/>
          <w:sz w:val="24"/>
          <w:szCs w:val="23"/>
        </w:rPr>
        <w:t xml:space="preserve">, </w:t>
      </w:r>
      <w:r w:rsidR="00E45547" w:rsidRPr="001D5799">
        <w:rPr>
          <w:rFonts w:ascii="Times New Roman" w:hAnsi="Times New Roman"/>
          <w:sz w:val="24"/>
          <w:szCs w:val="23"/>
        </w:rPr>
        <w:t xml:space="preserve">a chair, the bottom right portion of a human torso, a leg; </w:t>
      </w:r>
      <w:r w:rsidR="00921592" w:rsidRPr="001D5799">
        <w:rPr>
          <w:rFonts w:ascii="Times New Roman" w:hAnsi="Times New Roman"/>
          <w:sz w:val="24"/>
          <w:szCs w:val="23"/>
        </w:rPr>
        <w:t xml:space="preserve">the interior of your </w:t>
      </w:r>
      <w:r w:rsidR="00E45547" w:rsidRPr="001D5799">
        <w:rPr>
          <w:rFonts w:ascii="Times New Roman" w:hAnsi="Times New Roman"/>
          <w:sz w:val="24"/>
          <w:szCs w:val="23"/>
        </w:rPr>
        <w:t>mouth</w:t>
      </w:r>
      <w:r w:rsidR="00921592" w:rsidRPr="001D5799">
        <w:rPr>
          <w:rFonts w:ascii="Times New Roman" w:hAnsi="Times New Roman"/>
          <w:sz w:val="24"/>
          <w:szCs w:val="23"/>
        </w:rPr>
        <w:t>; a spatial region</w:t>
      </w:r>
      <w:r w:rsidR="00D95DB0" w:rsidRPr="001D5799">
        <w:rPr>
          <w:rFonts w:ascii="Times New Roman" w:hAnsi="Times New Roman"/>
          <w:sz w:val="24"/>
          <w:szCs w:val="23"/>
        </w:rPr>
        <w:t xml:space="preserve">; an orchestra. </w:t>
      </w:r>
    </w:p>
    <w:p w14:paraId="0891BD29" w14:textId="77777777" w:rsidR="00E45547" w:rsidRPr="001D5799" w:rsidRDefault="00E45547" w:rsidP="009B5669">
      <w:pPr>
        <w:spacing w:beforeLines="1" w:before="2" w:afterLines="1" w:after="2" w:line="360" w:lineRule="auto"/>
        <w:rPr>
          <w:rFonts w:ascii="Times New Roman" w:hAnsi="Times New Roman"/>
          <w:b/>
          <w:sz w:val="24"/>
          <w:szCs w:val="23"/>
          <w:u w:val="single"/>
        </w:rPr>
      </w:pPr>
    </w:p>
    <w:p w14:paraId="5A128185" w14:textId="77777777" w:rsidR="00E45547"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E45547" w:rsidRPr="001D5799">
        <w:rPr>
          <w:rFonts w:ascii="Times New Roman" w:hAnsi="Times New Roman"/>
          <w:sz w:val="24"/>
          <w:szCs w:val="23"/>
        </w:rPr>
        <w:t xml:space="preserve"> Every</w:t>
      </w:r>
      <w:r w:rsidR="00921592" w:rsidRPr="001D5799">
        <w:rPr>
          <w:rFonts w:ascii="Times New Roman" w:hAnsi="Times New Roman"/>
          <w:i/>
          <w:sz w:val="24"/>
          <w:szCs w:val="23"/>
        </w:rPr>
        <w:t xml:space="preserve"> independent continuant</w:t>
      </w:r>
      <w:r w:rsidR="00536BF5" w:rsidRPr="001D5799">
        <w:rPr>
          <w:rFonts w:ascii="Times New Roman" w:hAnsi="Times New Roman"/>
          <w:i/>
          <w:sz w:val="24"/>
          <w:szCs w:val="23"/>
        </w:rPr>
        <w:t xml:space="preserve"> </w:t>
      </w:r>
      <w:r w:rsidR="00E45547" w:rsidRPr="001D5799">
        <w:rPr>
          <w:rFonts w:ascii="Times New Roman" w:hAnsi="Times New Roman"/>
          <w:sz w:val="24"/>
          <w:szCs w:val="23"/>
        </w:rPr>
        <w:t>is such that there are</w:t>
      </w:r>
      <w:r w:rsidR="00465C17" w:rsidRPr="001D5799">
        <w:rPr>
          <w:rFonts w:ascii="Times New Roman" w:hAnsi="Times New Roman"/>
          <w:i/>
          <w:sz w:val="24"/>
          <w:szCs w:val="23"/>
        </w:rPr>
        <w:t xml:space="preserve"> </w:t>
      </w:r>
      <w:r w:rsidR="00151755" w:rsidRPr="001D5799">
        <w:rPr>
          <w:rFonts w:ascii="Times New Roman" w:hAnsi="Times New Roman"/>
          <w:i/>
          <w:sz w:val="24"/>
          <w:szCs w:val="23"/>
        </w:rPr>
        <w:t>entities</w:t>
      </w:r>
      <w:r w:rsidR="00151755" w:rsidRPr="001D5799">
        <w:rPr>
          <w:rFonts w:ascii="Times New Roman" w:hAnsi="Times New Roman"/>
          <w:sz w:val="24"/>
          <w:szCs w:val="23"/>
        </w:rPr>
        <w:t xml:space="preserve"> which</w:t>
      </w:r>
      <w:r w:rsidR="00E45547" w:rsidRPr="001D5799">
        <w:rPr>
          <w:rFonts w:ascii="Times New Roman" w:hAnsi="Times New Roman"/>
          <w:sz w:val="24"/>
          <w:szCs w:val="23"/>
        </w:rPr>
        <w:t xml:space="preserve"> </w:t>
      </w:r>
      <w:r w:rsidR="002D5E04" w:rsidRPr="001D5799">
        <w:rPr>
          <w:rFonts w:ascii="Times New Roman" w:hAnsi="Times New Roman"/>
          <w:sz w:val="24"/>
          <w:szCs w:val="23"/>
        </w:rPr>
        <w:t xml:space="preserve">is </w:t>
      </w:r>
      <w:r w:rsidR="00B9472F">
        <w:rPr>
          <w:rFonts w:ascii="Times New Roman" w:hAnsi="Times New Roman"/>
          <w:b/>
          <w:sz w:val="24"/>
          <w:szCs w:val="23"/>
        </w:rPr>
        <w:t>s-depend</w:t>
      </w:r>
      <w:r w:rsidR="00541009" w:rsidRPr="001D5799">
        <w:rPr>
          <w:rFonts w:ascii="Times New Roman" w:hAnsi="Times New Roman"/>
          <w:b/>
          <w:sz w:val="24"/>
          <w:szCs w:val="23"/>
        </w:rPr>
        <w:t xml:space="preserve"> </w:t>
      </w:r>
      <w:r w:rsidR="00541009" w:rsidRPr="001D5799">
        <w:rPr>
          <w:rFonts w:ascii="Times New Roman" w:hAnsi="Times New Roman"/>
          <w:sz w:val="24"/>
          <w:szCs w:val="23"/>
        </w:rPr>
        <w:t>on</w:t>
      </w:r>
      <w:r w:rsidR="00E45547" w:rsidRPr="001D5799">
        <w:rPr>
          <w:rFonts w:ascii="Times New Roman" w:hAnsi="Times New Roman"/>
          <w:sz w:val="24"/>
          <w:szCs w:val="23"/>
        </w:rPr>
        <w:t xml:space="preserve"> it.</w:t>
      </w:r>
    </w:p>
    <w:p w14:paraId="12FFAAEE" w14:textId="77777777" w:rsidR="0064627E" w:rsidRPr="001D5799" w:rsidRDefault="0064627E" w:rsidP="009B5669">
      <w:pPr>
        <w:spacing w:beforeLines="1" w:before="2" w:afterLines="1" w:after="2" w:line="360" w:lineRule="auto"/>
        <w:rPr>
          <w:rFonts w:ascii="Times New Roman" w:hAnsi="Times New Roman"/>
          <w:sz w:val="24"/>
          <w:szCs w:val="23"/>
        </w:rPr>
      </w:pPr>
    </w:p>
    <w:p w14:paraId="754D173E" w14:textId="77777777" w:rsidR="00E45547" w:rsidRPr="001D5799" w:rsidRDefault="004A05A1"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w:t>
      </w:r>
      <w:r w:rsidR="00541009" w:rsidRPr="001D5799">
        <w:rPr>
          <w:rFonts w:ascii="Times New Roman" w:hAnsi="Times New Roman"/>
          <w:sz w:val="24"/>
          <w:szCs w:val="23"/>
        </w:rPr>
        <w:t xml:space="preserve"> of such </w:t>
      </w:r>
      <w:r w:rsidR="00541009" w:rsidRPr="001D5799">
        <w:rPr>
          <w:rFonts w:ascii="Times New Roman" w:hAnsi="Times New Roman"/>
          <w:b/>
          <w:sz w:val="24"/>
          <w:szCs w:val="23"/>
        </w:rPr>
        <w:t>s-dependent</w:t>
      </w:r>
      <w:r w:rsidR="00541009" w:rsidRPr="001D5799">
        <w:rPr>
          <w:rFonts w:ascii="Times New Roman" w:hAnsi="Times New Roman"/>
          <w:sz w:val="24"/>
          <w:szCs w:val="23"/>
        </w:rPr>
        <w:t xml:space="preserve"> entities are</w:t>
      </w:r>
      <w:r w:rsidRPr="001D5799">
        <w:rPr>
          <w:rFonts w:ascii="Times New Roman" w:hAnsi="Times New Roman"/>
          <w:sz w:val="24"/>
          <w:szCs w:val="23"/>
        </w:rPr>
        <w:t>: qualities, dispositions, processes.</w:t>
      </w:r>
    </w:p>
    <w:p w14:paraId="29819ADD" w14:textId="77777777" w:rsidR="008449D9" w:rsidRPr="001D5799" w:rsidRDefault="008449D9" w:rsidP="009B5669">
      <w:pPr>
        <w:spacing w:beforeLines="1" w:before="2" w:afterLines="1" w:after="2" w:line="360" w:lineRule="auto"/>
        <w:rPr>
          <w:rFonts w:ascii="Times New Roman" w:hAnsi="Times New Roman"/>
          <w:sz w:val="24"/>
          <w:szCs w:val="23"/>
        </w:rPr>
      </w:pPr>
    </w:p>
    <w:p w14:paraId="6C1ED524" w14:textId="77777777" w:rsidR="008449D9" w:rsidRPr="001D5799" w:rsidRDefault="008449D9" w:rsidP="008449D9">
      <w:pPr>
        <w:pStyle w:val="Heading3"/>
        <w:spacing w:line="360" w:lineRule="auto"/>
        <w:rPr>
          <w:sz w:val="24"/>
        </w:rPr>
      </w:pPr>
      <w:bookmarkStart w:id="643" w:name="_Toc313270695"/>
      <w:r w:rsidRPr="001D5799">
        <w:rPr>
          <w:sz w:val="24"/>
        </w:rPr>
        <w:t>2.1.1 Material entity</w:t>
      </w:r>
      <w:bookmarkEnd w:id="643"/>
    </w:p>
    <w:p w14:paraId="75E3C381" w14:textId="77777777" w:rsidR="008449D9" w:rsidRPr="001D5799" w:rsidRDefault="008449D9" w:rsidP="008449D9">
      <w:pPr>
        <w:spacing w:beforeLines="1" w:before="2" w:afterLines="1" w:after="2" w:line="360" w:lineRule="auto"/>
        <w:rPr>
          <w:rFonts w:ascii="Times New Roman" w:hAnsi="Times New Roman"/>
          <w:i/>
          <w:sz w:val="24"/>
          <w:szCs w:val="23"/>
        </w:rPr>
      </w:pPr>
    </w:p>
    <w:p w14:paraId="3DD02EC3" w14:textId="77777777" w:rsidR="00E51797" w:rsidRDefault="00236D40" w:rsidP="008449D9">
      <w:pPr>
        <w:spacing w:beforeLines="1" w:before="2" w:afterLines="1" w:after="2" w:line="360" w:lineRule="auto"/>
        <w:jc w:val="both"/>
        <w:rPr>
          <w:rFonts w:ascii="Times New Roman" w:hAnsi="Times New Roman"/>
          <w:b/>
          <w:sz w:val="24"/>
          <w:szCs w:val="23"/>
        </w:rPr>
      </w:pPr>
      <w:r w:rsidRPr="001D5799">
        <w:rPr>
          <w:rFonts w:ascii="Times New Roman" w:hAnsi="Times New Roman"/>
          <w:smallCaps/>
          <w:sz w:val="24"/>
          <w:szCs w:val="23"/>
        </w:rPr>
        <w:t>Elucidation:</w:t>
      </w:r>
      <w:r w:rsidR="008449D9" w:rsidRPr="001D5799">
        <w:rPr>
          <w:rFonts w:ascii="Times New Roman" w:hAnsi="Times New Roman"/>
          <w:sz w:val="24"/>
          <w:szCs w:val="23"/>
        </w:rPr>
        <w:t xml:space="preserve">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is an</w:t>
      </w:r>
      <w:r w:rsidR="008449D9" w:rsidRPr="001D5799">
        <w:rPr>
          <w:rFonts w:ascii="Times New Roman" w:hAnsi="Times New Roman"/>
          <w:i/>
          <w:sz w:val="24"/>
          <w:szCs w:val="23"/>
        </w:rPr>
        <w:t xml:space="preserve"> independent continuant</w:t>
      </w:r>
      <w:r w:rsidR="008449D9" w:rsidRPr="001D5799">
        <w:rPr>
          <w:rFonts w:ascii="Times New Roman" w:hAnsi="Times New Roman"/>
          <w:sz w:val="24"/>
          <w:szCs w:val="23"/>
        </w:rPr>
        <w:t xml:space="preserve"> that has some portion of matter as proper or improper </w:t>
      </w:r>
      <w:r w:rsidR="008449D9" w:rsidRPr="001D5799">
        <w:rPr>
          <w:rFonts w:ascii="Times New Roman" w:hAnsi="Times New Roman"/>
          <w:b/>
          <w:sz w:val="24"/>
          <w:szCs w:val="23"/>
        </w:rPr>
        <w:t xml:space="preserve">part. </w:t>
      </w:r>
    </w:p>
    <w:p w14:paraId="769ED544" w14:textId="77777777" w:rsidR="008449D9" w:rsidRDefault="008449D9"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Thus every </w:t>
      </w:r>
      <w:r w:rsidRPr="001D5799">
        <w:rPr>
          <w:rFonts w:ascii="Times New Roman" w:hAnsi="Times New Roman"/>
          <w:i/>
          <w:sz w:val="24"/>
          <w:szCs w:val="23"/>
        </w:rPr>
        <w:t>material entity</w:t>
      </w:r>
      <w:r w:rsidRPr="001D5799">
        <w:rPr>
          <w:rFonts w:ascii="Times New Roman" w:hAnsi="Times New Roman"/>
          <w:sz w:val="24"/>
          <w:szCs w:val="23"/>
        </w:rPr>
        <w:t xml:space="preserve"> is </w:t>
      </w:r>
      <w:r w:rsidR="00055932">
        <w:rPr>
          <w:rFonts w:ascii="Times New Roman" w:hAnsi="Times New Roman"/>
          <w:sz w:val="24"/>
          <w:szCs w:val="23"/>
        </w:rPr>
        <w:t xml:space="preserve">localized in space. </w:t>
      </w:r>
    </w:p>
    <w:p w14:paraId="46687728" w14:textId="77777777" w:rsidR="00055932" w:rsidRDefault="00055932" w:rsidP="00055932">
      <w:pPr>
        <w:spacing w:beforeLines="1" w:before="2" w:afterLines="1" w:after="2" w:line="360" w:lineRule="auto"/>
        <w:jc w:val="both"/>
        <w:rPr>
          <w:rFonts w:ascii="Times New Roman" w:hAnsi="Times New Roman"/>
          <w:sz w:val="24"/>
          <w:szCs w:val="23"/>
        </w:rPr>
      </w:pPr>
    </w:p>
    <w:p w14:paraId="30B01146" w14:textId="77777777" w:rsidR="00055932" w:rsidRDefault="00055932" w:rsidP="00055932">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Every </w:t>
      </w:r>
      <w:r w:rsidRPr="00055932">
        <w:rPr>
          <w:rFonts w:ascii="Times New Roman" w:hAnsi="Times New Roman"/>
          <w:i/>
          <w:sz w:val="24"/>
          <w:szCs w:val="23"/>
        </w:rPr>
        <w:t>material entity</w:t>
      </w:r>
      <w:r>
        <w:rPr>
          <w:rFonts w:ascii="Times New Roman" w:hAnsi="Times New Roman"/>
          <w:sz w:val="24"/>
          <w:szCs w:val="23"/>
        </w:rPr>
        <w:t xml:space="preserve"> can move in space.</w:t>
      </w:r>
    </w:p>
    <w:p w14:paraId="6D9378CD" w14:textId="77777777" w:rsidR="00055932" w:rsidRPr="001D5799" w:rsidRDefault="00055932" w:rsidP="00055932">
      <w:pPr>
        <w:spacing w:beforeLines="1" w:before="2" w:afterLines="1" w:after="2" w:line="360" w:lineRule="auto"/>
        <w:jc w:val="both"/>
        <w:rPr>
          <w:rFonts w:ascii="Times New Roman" w:hAnsi="Times New Roman"/>
          <w:sz w:val="24"/>
          <w:szCs w:val="23"/>
        </w:rPr>
      </w:pPr>
    </w:p>
    <w:p w14:paraId="4D8E5086" w14:textId="77777777" w:rsidR="008449D9" w:rsidRPr="001D5799" w:rsidRDefault="008449D9" w:rsidP="008449D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w:t>
      </w:r>
      <w:r w:rsidR="00055932">
        <w:rPr>
          <w:rFonts w:ascii="Times New Roman" w:hAnsi="Times New Roman"/>
          <w:sz w:val="24"/>
          <w:szCs w:val="23"/>
        </w:rPr>
        <w:t>a photon, a human being</w:t>
      </w:r>
      <w:r w:rsidRPr="001D5799">
        <w:rPr>
          <w:rFonts w:ascii="Times New Roman" w:hAnsi="Times New Roman"/>
          <w:sz w:val="24"/>
          <w:szCs w:val="23"/>
        </w:rPr>
        <w:t xml:space="preserve">, </w:t>
      </w:r>
      <w:r w:rsidR="00055932">
        <w:rPr>
          <w:rFonts w:ascii="Times New Roman" w:hAnsi="Times New Roman"/>
          <w:sz w:val="24"/>
          <w:szCs w:val="23"/>
        </w:rPr>
        <w:t>the undetached arm</w:t>
      </w:r>
      <w:r w:rsidRPr="001D5799">
        <w:rPr>
          <w:rFonts w:ascii="Times New Roman" w:hAnsi="Times New Roman"/>
          <w:sz w:val="24"/>
          <w:szCs w:val="23"/>
        </w:rPr>
        <w:t xml:space="preserve"> of </w:t>
      </w:r>
      <w:r w:rsidR="00055932">
        <w:rPr>
          <w:rFonts w:ascii="Times New Roman" w:hAnsi="Times New Roman"/>
          <w:sz w:val="24"/>
          <w:szCs w:val="23"/>
        </w:rPr>
        <w:t>a human being</w:t>
      </w:r>
      <w:r w:rsidRPr="001D5799">
        <w:rPr>
          <w:rFonts w:ascii="Times New Roman" w:hAnsi="Times New Roman"/>
          <w:sz w:val="24"/>
          <w:szCs w:val="23"/>
        </w:rPr>
        <w:t xml:space="preserve">, </w:t>
      </w:r>
      <w:r w:rsidR="00055932">
        <w:rPr>
          <w:rFonts w:ascii="Times New Roman" w:hAnsi="Times New Roman"/>
          <w:sz w:val="24"/>
          <w:szCs w:val="23"/>
        </w:rPr>
        <w:t>an aggregate</w:t>
      </w:r>
      <w:r w:rsidRPr="001D5799">
        <w:rPr>
          <w:rFonts w:ascii="Times New Roman" w:hAnsi="Times New Roman"/>
          <w:sz w:val="24"/>
          <w:szCs w:val="23"/>
        </w:rPr>
        <w:t xml:space="preserve"> of human beings.</w:t>
      </w:r>
    </w:p>
    <w:p w14:paraId="67B40EDA" w14:textId="77777777" w:rsidR="008449D9" w:rsidRPr="001D5799" w:rsidRDefault="008449D9" w:rsidP="008449D9">
      <w:pPr>
        <w:spacing w:beforeLines="1" w:before="2" w:afterLines="1" w:after="2" w:line="360" w:lineRule="auto"/>
        <w:rPr>
          <w:rFonts w:ascii="Times New Roman" w:hAnsi="Times New Roman"/>
          <w:sz w:val="24"/>
          <w:szCs w:val="23"/>
        </w:rPr>
      </w:pPr>
    </w:p>
    <w:p w14:paraId="01AAA9CD" w14:textId="77777777" w:rsidR="008449D9" w:rsidRPr="001D5799" w:rsidRDefault="00236D40" w:rsidP="008449D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8449D9" w:rsidRPr="001D5799">
        <w:rPr>
          <w:rFonts w:ascii="Times New Roman" w:hAnsi="Times New Roman"/>
          <w:sz w:val="24"/>
          <w:szCs w:val="23"/>
        </w:rPr>
        <w:t xml:space="preserve"> </w:t>
      </w:r>
      <w:r w:rsidR="009F4ABF">
        <w:rPr>
          <w:rFonts w:ascii="Times New Roman" w:hAnsi="Times New Roman"/>
          <w:sz w:val="24"/>
          <w:szCs w:val="23"/>
        </w:rPr>
        <w:t>E</w:t>
      </w:r>
      <w:r w:rsidR="008449D9" w:rsidRPr="001D5799">
        <w:rPr>
          <w:rFonts w:ascii="Times New Roman" w:hAnsi="Times New Roman"/>
          <w:sz w:val="24"/>
          <w:szCs w:val="23"/>
        </w:rPr>
        <w:t xml:space="preserve">very </w:t>
      </w:r>
      <w:r w:rsidR="008449D9" w:rsidRPr="001D5799">
        <w:rPr>
          <w:rFonts w:ascii="Times New Roman" w:hAnsi="Times New Roman"/>
          <w:i/>
          <w:sz w:val="24"/>
          <w:szCs w:val="23"/>
        </w:rPr>
        <w:t>entity</w:t>
      </w:r>
      <w:r w:rsidR="008449D9" w:rsidRPr="001D5799">
        <w:rPr>
          <w:rFonts w:ascii="Times New Roman" w:hAnsi="Times New Roman"/>
          <w:sz w:val="24"/>
          <w:szCs w:val="23"/>
        </w:rPr>
        <w:t xml:space="preserve"> which has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as </w:t>
      </w:r>
      <w:r w:rsidR="008449D9" w:rsidRPr="001D5799">
        <w:rPr>
          <w:rFonts w:ascii="Times New Roman" w:hAnsi="Times New Roman"/>
          <w:b/>
          <w:sz w:val="24"/>
          <w:szCs w:val="23"/>
        </w:rPr>
        <w:t>part</w:t>
      </w:r>
      <w:r w:rsidR="008449D9" w:rsidRPr="001D5799">
        <w:rPr>
          <w:rFonts w:ascii="Times New Roman" w:hAnsi="Times New Roman"/>
          <w:sz w:val="24"/>
          <w:szCs w:val="23"/>
        </w:rPr>
        <w:t xml:space="preserve"> is a </w:t>
      </w:r>
      <w:r w:rsidR="008449D9" w:rsidRPr="001D5799">
        <w:rPr>
          <w:rFonts w:ascii="Times New Roman" w:hAnsi="Times New Roman"/>
          <w:i/>
          <w:sz w:val="24"/>
          <w:szCs w:val="23"/>
        </w:rPr>
        <w:t>material entity</w:t>
      </w:r>
    </w:p>
    <w:p w14:paraId="0B40C078" w14:textId="77777777" w:rsidR="008449D9" w:rsidRPr="001D5799" w:rsidRDefault="008449D9" w:rsidP="009B5669">
      <w:pPr>
        <w:spacing w:beforeLines="1" w:before="2" w:afterLines="1" w:after="2" w:line="360" w:lineRule="auto"/>
        <w:rPr>
          <w:rFonts w:ascii="Times New Roman" w:hAnsi="Times New Roman"/>
          <w:sz w:val="24"/>
          <w:szCs w:val="23"/>
        </w:rPr>
      </w:pPr>
    </w:p>
    <w:p w14:paraId="4E246867" w14:textId="77777777" w:rsidR="008449D9" w:rsidRDefault="00D94B24" w:rsidP="008449D9">
      <w:pPr>
        <w:keepNext/>
        <w:spacing w:beforeLines="1" w:before="2" w:afterLines="1" w:after="2" w:line="360" w:lineRule="auto"/>
        <w:jc w:val="center"/>
      </w:pPr>
      <w:r w:rsidRPr="001D5799">
        <w:rPr>
          <w:rFonts w:ascii="Times New Roman" w:hAnsi="Times New Roman"/>
          <w:noProof/>
          <w:sz w:val="24"/>
          <w:szCs w:val="23"/>
        </w:rPr>
        <w:drawing>
          <wp:inline distT="0" distB="0" distL="0" distR="0" wp14:anchorId="3DC72890" wp14:editId="1C6BF7CD">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65C619B6" w14:textId="77777777" w:rsidR="00D92809" w:rsidRPr="001D5799" w:rsidRDefault="008449D9" w:rsidP="008449D9">
      <w:pPr>
        <w:pStyle w:val="Caption"/>
        <w:jc w:val="center"/>
        <w:rPr>
          <w:rFonts w:ascii="Times New Roman" w:hAnsi="Times New Roman"/>
          <w:sz w:val="24"/>
          <w:szCs w:val="23"/>
        </w:rPr>
      </w:pPr>
      <w:r>
        <w:t xml:space="preserve">Figure </w:t>
      </w:r>
      <w:r w:rsidR="00D937F9">
        <w:fldChar w:fldCharType="begin"/>
      </w:r>
      <w:r w:rsidR="00D937F9">
        <w:instrText xml:space="preserve"> SEQ Figure \* ARABIC </w:instrText>
      </w:r>
      <w:r w:rsidR="00D937F9">
        <w:fldChar w:fldCharType="separate"/>
      </w:r>
      <w:r w:rsidR="00A908AB">
        <w:rPr>
          <w:noProof/>
        </w:rPr>
        <w:t>2</w:t>
      </w:r>
      <w:r w:rsidR="00D937F9">
        <w:rPr>
          <w:noProof/>
        </w:rPr>
        <w:fldChar w:fldCharType="end"/>
      </w:r>
      <w:r>
        <w:t xml:space="preserve">: </w:t>
      </w:r>
      <w:r w:rsidRPr="0082365A">
        <w:t>Subtypes of independent continuant</w:t>
      </w:r>
    </w:p>
    <w:p w14:paraId="7BD55805" w14:textId="77777777" w:rsidR="009D555C" w:rsidRPr="001D5799" w:rsidRDefault="009D555C" w:rsidP="009B5669">
      <w:pPr>
        <w:spacing w:beforeLines="1" w:before="2" w:afterLines="1" w:after="2" w:line="360" w:lineRule="auto"/>
        <w:rPr>
          <w:rFonts w:ascii="Times New Roman" w:hAnsi="Times New Roman"/>
          <w:sz w:val="24"/>
          <w:szCs w:val="23"/>
        </w:rPr>
      </w:pPr>
    </w:p>
    <w:p w14:paraId="429EB027" w14:textId="77777777" w:rsidR="00E75EB0" w:rsidRPr="001D5799" w:rsidRDefault="00776FEC" w:rsidP="009B5669">
      <w:pPr>
        <w:spacing w:beforeLines="1" w:before="2" w:afterLines="1" w:after="2" w:line="360" w:lineRule="auto"/>
        <w:rPr>
          <w:rFonts w:ascii="Times New Roman" w:hAnsi="Times New Roman"/>
          <w:i/>
          <w:sz w:val="24"/>
          <w:szCs w:val="23"/>
        </w:rPr>
      </w:pPr>
      <w:r w:rsidRPr="00776FEC">
        <w:rPr>
          <w:rFonts w:ascii="Times New Roman" w:hAnsi="Times New Roman"/>
          <w:smallCaps/>
          <w:sz w:val="24"/>
          <w:szCs w:val="23"/>
        </w:rPr>
        <w:t>Theorem:</w:t>
      </w:r>
      <w:r w:rsidR="00E75EB0" w:rsidRPr="001D5799">
        <w:rPr>
          <w:rFonts w:ascii="Times New Roman" w:hAnsi="Times New Roman"/>
          <w:sz w:val="24"/>
          <w:szCs w:val="23"/>
        </w:rPr>
        <w:t xml:space="preserve"> every </w:t>
      </w:r>
      <w:r w:rsidR="00E75EB0" w:rsidRPr="001D5799">
        <w:rPr>
          <w:rFonts w:ascii="Times New Roman" w:hAnsi="Times New Roman"/>
          <w:i/>
          <w:sz w:val="24"/>
          <w:szCs w:val="23"/>
        </w:rPr>
        <w:t>entity</w:t>
      </w:r>
      <w:r w:rsidR="00E75EB0" w:rsidRPr="001D5799">
        <w:rPr>
          <w:rFonts w:ascii="Times New Roman" w:hAnsi="Times New Roman"/>
          <w:sz w:val="24"/>
          <w:szCs w:val="23"/>
        </w:rPr>
        <w:t xml:space="preserve"> of which a </w:t>
      </w:r>
      <w:r w:rsidR="00E75EB0" w:rsidRPr="001D5799">
        <w:rPr>
          <w:rFonts w:ascii="Times New Roman" w:hAnsi="Times New Roman"/>
          <w:i/>
          <w:sz w:val="24"/>
          <w:szCs w:val="23"/>
        </w:rPr>
        <w:t xml:space="preserve">material entity </w:t>
      </w:r>
      <w:r w:rsidR="00E75EB0" w:rsidRPr="001D5799">
        <w:rPr>
          <w:rFonts w:ascii="Times New Roman" w:hAnsi="Times New Roman"/>
          <w:sz w:val="24"/>
          <w:szCs w:val="23"/>
        </w:rPr>
        <w:t xml:space="preserve">is </w:t>
      </w:r>
      <w:r w:rsidR="00E75EB0" w:rsidRPr="001D5799">
        <w:rPr>
          <w:rFonts w:ascii="Times New Roman" w:hAnsi="Times New Roman"/>
          <w:b/>
          <w:sz w:val="24"/>
          <w:szCs w:val="23"/>
        </w:rPr>
        <w:t xml:space="preserve">part </w:t>
      </w:r>
      <w:r w:rsidR="00E75EB0" w:rsidRPr="001D5799">
        <w:rPr>
          <w:rFonts w:ascii="Times New Roman" w:hAnsi="Times New Roman"/>
          <w:sz w:val="24"/>
          <w:szCs w:val="23"/>
        </w:rPr>
        <w:t xml:space="preserve">is also a </w:t>
      </w:r>
      <w:r w:rsidR="00E75EB0" w:rsidRPr="001D5799">
        <w:rPr>
          <w:rFonts w:ascii="Times New Roman" w:hAnsi="Times New Roman"/>
          <w:i/>
          <w:sz w:val="24"/>
          <w:szCs w:val="23"/>
        </w:rPr>
        <w:t>material entity.</w:t>
      </w:r>
    </w:p>
    <w:p w14:paraId="5CD89737" w14:textId="77777777" w:rsidR="00E75EB0" w:rsidRPr="001D5799" w:rsidRDefault="00E75EB0" w:rsidP="009B5669">
      <w:pPr>
        <w:spacing w:beforeLines="1" w:before="2" w:afterLines="1" w:after="2" w:line="360" w:lineRule="auto"/>
        <w:rPr>
          <w:rFonts w:ascii="Times New Roman" w:hAnsi="Times New Roman"/>
          <w:i/>
          <w:sz w:val="24"/>
          <w:szCs w:val="23"/>
        </w:rPr>
      </w:pPr>
    </w:p>
    <w:p w14:paraId="7C2E0B05" w14:textId="77777777" w:rsidR="00C024C7" w:rsidRPr="001D5799" w:rsidRDefault="009D55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‘Matter’ is intended </w:t>
      </w:r>
      <w:r w:rsidR="00055932">
        <w:rPr>
          <w:rFonts w:ascii="Times New Roman" w:hAnsi="Times New Roman"/>
          <w:sz w:val="24"/>
          <w:szCs w:val="23"/>
        </w:rPr>
        <w:t xml:space="preserve">to encompass both mass and energy (we will address the ontological treatment of portions of energy in a later version of this document). A portion of matter is anything that </w:t>
      </w:r>
      <w:r w:rsidRPr="001D5799">
        <w:rPr>
          <w:rFonts w:ascii="Times New Roman" w:hAnsi="Times New Roman"/>
          <w:sz w:val="24"/>
          <w:szCs w:val="23"/>
        </w:rPr>
        <w:t xml:space="preserve">includes </w:t>
      </w:r>
      <w:r w:rsidR="00055932">
        <w:rPr>
          <w:rFonts w:ascii="Times New Roman" w:hAnsi="Times New Roman"/>
          <w:sz w:val="24"/>
          <w:szCs w:val="23"/>
        </w:rPr>
        <w:t xml:space="preserve">elementary </w:t>
      </w:r>
      <w:r w:rsidRPr="001D5799">
        <w:rPr>
          <w:rFonts w:ascii="Times New Roman" w:hAnsi="Times New Roman"/>
          <w:sz w:val="24"/>
          <w:szCs w:val="23"/>
        </w:rPr>
        <w:t xml:space="preserve">particles among its </w:t>
      </w:r>
      <w:r w:rsidR="00B54835" w:rsidRPr="001D5799">
        <w:rPr>
          <w:rFonts w:ascii="Times New Roman" w:hAnsi="Times New Roman"/>
          <w:sz w:val="24"/>
          <w:szCs w:val="23"/>
        </w:rPr>
        <w:t>proper or improper</w:t>
      </w:r>
      <w:r w:rsidR="00536BF5" w:rsidRPr="001D5799">
        <w:rPr>
          <w:rFonts w:ascii="Times New Roman" w:hAnsi="Times New Roman"/>
          <w:sz w:val="24"/>
          <w:szCs w:val="23"/>
        </w:rPr>
        <w:t xml:space="preserve"> </w:t>
      </w:r>
      <w:r w:rsidRPr="001D5799">
        <w:rPr>
          <w:rFonts w:ascii="Times New Roman" w:hAnsi="Times New Roman"/>
          <w:b/>
          <w:sz w:val="24"/>
          <w:szCs w:val="23"/>
        </w:rPr>
        <w:t>parts</w:t>
      </w:r>
      <w:r w:rsidRPr="001D5799">
        <w:rPr>
          <w:rFonts w:ascii="Times New Roman" w:hAnsi="Times New Roman"/>
          <w:sz w:val="24"/>
          <w:szCs w:val="23"/>
        </w:rPr>
        <w:t>: quarks and leptons</w:t>
      </w:r>
      <w:r w:rsidR="007771DD" w:rsidRPr="001D5799">
        <w:rPr>
          <w:rFonts w:ascii="Times New Roman" w:hAnsi="Times New Roman"/>
          <w:sz w:val="24"/>
          <w:szCs w:val="23"/>
        </w:rPr>
        <w:t>, including electrons,</w:t>
      </w:r>
      <w:r w:rsidRPr="001D5799">
        <w:rPr>
          <w:rFonts w:ascii="Times New Roman" w:hAnsi="Times New Roman"/>
          <w:sz w:val="24"/>
          <w:szCs w:val="23"/>
        </w:rPr>
        <w:t xml:space="preserve"> </w:t>
      </w:r>
      <w:r w:rsidR="007771DD" w:rsidRPr="001D5799">
        <w:rPr>
          <w:rFonts w:ascii="Times New Roman" w:hAnsi="Times New Roman"/>
          <w:sz w:val="24"/>
          <w:szCs w:val="23"/>
        </w:rPr>
        <w:t>as the smallest particles thus far discovered; baryons (including protons and</w:t>
      </w:r>
      <w:r w:rsidRPr="001D5799">
        <w:rPr>
          <w:rFonts w:ascii="Times New Roman" w:hAnsi="Times New Roman"/>
          <w:sz w:val="24"/>
          <w:szCs w:val="23"/>
        </w:rPr>
        <w:t xml:space="preserve"> neutrons</w:t>
      </w:r>
      <w:r w:rsidR="007771DD" w:rsidRPr="001D5799">
        <w:rPr>
          <w:rFonts w:ascii="Times New Roman" w:hAnsi="Times New Roman"/>
          <w:sz w:val="24"/>
          <w:szCs w:val="23"/>
        </w:rPr>
        <w:t>)</w:t>
      </w:r>
      <w:r w:rsidRPr="001D5799">
        <w:rPr>
          <w:rFonts w:ascii="Times New Roman" w:hAnsi="Times New Roman"/>
          <w:sz w:val="24"/>
          <w:szCs w:val="23"/>
        </w:rPr>
        <w:t xml:space="preserve"> at a higher level of granularity; atoms and molecules at still higher levels, forming the cells, organs, organisms and other material</w:t>
      </w:r>
      <w:r w:rsidR="00536BF5" w:rsidRPr="001D5799">
        <w:rPr>
          <w:rFonts w:ascii="Times New Roman" w:hAnsi="Times New Roman"/>
          <w:sz w:val="24"/>
          <w:szCs w:val="23"/>
        </w:rPr>
        <w:t xml:space="preserve"> </w:t>
      </w:r>
      <w:r w:rsidR="00465C17" w:rsidRPr="001D5799">
        <w:rPr>
          <w:rFonts w:ascii="Times New Roman" w:hAnsi="Times New Roman"/>
          <w:sz w:val="24"/>
          <w:szCs w:val="23"/>
        </w:rPr>
        <w:t>entities</w:t>
      </w:r>
      <w:r w:rsidR="00C024C7" w:rsidRPr="001D5799">
        <w:rPr>
          <w:rFonts w:ascii="Times New Roman" w:hAnsi="Times New Roman"/>
          <w:sz w:val="24"/>
          <w:szCs w:val="23"/>
        </w:rPr>
        <w:t xml:space="preserve"> studied by biologists, the portions of rock studied by geologists, the fossils studied by paleontologists.</w:t>
      </w:r>
    </w:p>
    <w:p w14:paraId="0D69AA31" w14:textId="77777777" w:rsidR="009D555C" w:rsidRPr="001D5799" w:rsidRDefault="009D555C" w:rsidP="009B5669">
      <w:pPr>
        <w:spacing w:beforeLines="1" w:before="2" w:afterLines="1" w:after="2" w:line="360" w:lineRule="auto"/>
        <w:rPr>
          <w:rFonts w:ascii="Times New Roman" w:hAnsi="Times New Roman"/>
          <w:sz w:val="24"/>
          <w:szCs w:val="23"/>
        </w:rPr>
      </w:pPr>
    </w:p>
    <w:p w14:paraId="29B2D884" w14:textId="77777777" w:rsidR="009D555C" w:rsidRPr="001D5799" w:rsidRDefault="002F3C47"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are exploring the formalization of a view according to which </w:t>
      </w:r>
      <w:r w:rsidRPr="001D5799">
        <w:rPr>
          <w:rFonts w:ascii="Times New Roman" w:hAnsi="Times New Roman"/>
          <w:i/>
          <w:sz w:val="24"/>
          <w:szCs w:val="23"/>
        </w:rPr>
        <w:t>m</w:t>
      </w:r>
      <w:r w:rsidR="009D555C" w:rsidRPr="001D5799">
        <w:rPr>
          <w:rFonts w:ascii="Times New Roman" w:hAnsi="Times New Roman"/>
          <w:i/>
          <w:sz w:val="24"/>
          <w:szCs w:val="23"/>
        </w:rPr>
        <w:t>aterial</w:t>
      </w:r>
      <w:r w:rsidR="00465C17" w:rsidRPr="001D5799">
        <w:rPr>
          <w:rFonts w:ascii="Times New Roman" w:hAnsi="Times New Roman"/>
          <w:i/>
          <w:sz w:val="24"/>
          <w:szCs w:val="23"/>
        </w:rPr>
        <w:t xml:space="preserve"> entities</w:t>
      </w:r>
      <w:r w:rsidR="009D555C" w:rsidRPr="001D5799">
        <w:rPr>
          <w:rFonts w:ascii="Times New Roman" w:hAnsi="Times New Roman"/>
          <w:sz w:val="24"/>
          <w:szCs w:val="23"/>
        </w:rPr>
        <w:t xml:space="preserve"> may have </w:t>
      </w:r>
      <w:r w:rsidR="00E75EB0" w:rsidRPr="001D5799">
        <w:rPr>
          <w:rFonts w:ascii="Times New Roman" w:hAnsi="Times New Roman"/>
          <w:i/>
          <w:sz w:val="24"/>
          <w:szCs w:val="23"/>
        </w:rPr>
        <w:t>im</w:t>
      </w:r>
      <w:r w:rsidR="009D555C" w:rsidRPr="001D5799">
        <w:rPr>
          <w:rFonts w:ascii="Times New Roman" w:hAnsi="Times New Roman"/>
          <w:i/>
          <w:sz w:val="24"/>
          <w:szCs w:val="23"/>
        </w:rPr>
        <w:t xml:space="preserve">material </w:t>
      </w:r>
      <w:r w:rsidR="00E75EB0" w:rsidRPr="001D5799">
        <w:rPr>
          <w:rFonts w:ascii="Times New Roman" w:hAnsi="Times New Roman"/>
          <w:i/>
          <w:sz w:val="24"/>
          <w:szCs w:val="23"/>
        </w:rPr>
        <w:t>entities</w:t>
      </w:r>
      <w:r w:rsidR="00E75EB0" w:rsidRPr="001D5799">
        <w:rPr>
          <w:rFonts w:ascii="Times New Roman" w:hAnsi="Times New Roman"/>
          <w:sz w:val="24"/>
          <w:szCs w:val="23"/>
        </w:rPr>
        <w:t xml:space="preserve"> as </w:t>
      </w:r>
      <w:r w:rsidR="009D555C" w:rsidRPr="001D5799">
        <w:rPr>
          <w:rFonts w:ascii="Times New Roman" w:hAnsi="Times New Roman"/>
          <w:b/>
          <w:sz w:val="24"/>
          <w:szCs w:val="23"/>
        </w:rPr>
        <w:t>parts</w:t>
      </w:r>
      <w:r w:rsidR="009D555C" w:rsidRPr="001D5799">
        <w:rPr>
          <w:rFonts w:ascii="Times New Roman" w:hAnsi="Times New Roman"/>
          <w:sz w:val="24"/>
          <w:szCs w:val="23"/>
        </w:rPr>
        <w:t xml:space="preserve"> – </w:t>
      </w:r>
      <w:r w:rsidR="00B54835" w:rsidRPr="001D5799">
        <w:rPr>
          <w:rFonts w:ascii="Times New Roman" w:hAnsi="Times New Roman"/>
          <w:sz w:val="24"/>
          <w:szCs w:val="23"/>
        </w:rPr>
        <w:t xml:space="preserve">including the </w:t>
      </w:r>
      <w:r w:rsidR="00B54835" w:rsidRPr="001D5799">
        <w:rPr>
          <w:rFonts w:ascii="Times New Roman" w:hAnsi="Times New Roman"/>
          <w:i/>
          <w:sz w:val="24"/>
          <w:szCs w:val="23"/>
        </w:rPr>
        <w:t xml:space="preserve">entities </w:t>
      </w:r>
      <w:r w:rsidR="009D555C" w:rsidRPr="001D5799">
        <w:rPr>
          <w:rFonts w:ascii="Times New Roman" w:hAnsi="Times New Roman"/>
          <w:sz w:val="24"/>
          <w:szCs w:val="23"/>
        </w:rPr>
        <w:t xml:space="preserve">identified below as </w:t>
      </w:r>
      <w:r w:rsidR="009D555C" w:rsidRPr="001D5799">
        <w:rPr>
          <w:rFonts w:ascii="Times New Roman" w:hAnsi="Times New Roman"/>
          <w:i/>
          <w:sz w:val="24"/>
          <w:szCs w:val="23"/>
        </w:rPr>
        <w:t>sites</w:t>
      </w:r>
      <w:r w:rsidR="009D555C" w:rsidRPr="001D5799">
        <w:rPr>
          <w:rFonts w:ascii="Times New Roman" w:hAnsi="Times New Roman"/>
          <w:sz w:val="24"/>
          <w:szCs w:val="23"/>
        </w:rPr>
        <w:t>; for example</w:t>
      </w:r>
      <w:r w:rsidRPr="001D5799">
        <w:rPr>
          <w:rFonts w:ascii="Times New Roman" w:hAnsi="Times New Roman"/>
          <w:sz w:val="24"/>
          <w:szCs w:val="23"/>
        </w:rPr>
        <w:t>, according to the FMA,</w:t>
      </w:r>
      <w:r w:rsidR="009D555C" w:rsidRPr="001D5799">
        <w:rPr>
          <w:rFonts w:ascii="Times New Roman" w:hAnsi="Times New Roman"/>
          <w:sz w:val="24"/>
          <w:szCs w:val="23"/>
        </w:rPr>
        <w:t xml:space="preserve"> the interior (or ‘lumen’) of your small intestine is a part of you.</w:t>
      </w:r>
    </w:p>
    <w:p w14:paraId="4D291B11" w14:textId="77777777" w:rsidR="0050778E" w:rsidRPr="001D5799" w:rsidRDefault="0050778E" w:rsidP="009B5669">
      <w:pPr>
        <w:spacing w:beforeLines="1" w:before="2" w:afterLines="1" w:after="2" w:line="360" w:lineRule="auto"/>
        <w:rPr>
          <w:rFonts w:ascii="Times New Roman" w:hAnsi="Times New Roman"/>
          <w:sz w:val="24"/>
          <w:szCs w:val="23"/>
        </w:rPr>
      </w:pPr>
    </w:p>
    <w:p w14:paraId="3D003038" w14:textId="77777777" w:rsidR="0050778E" w:rsidRPr="001D5799" w:rsidRDefault="0050778E" w:rsidP="006C241A">
      <w:pPr>
        <w:pStyle w:val="Heading4"/>
        <w:spacing w:line="360" w:lineRule="auto"/>
        <w:rPr>
          <w:sz w:val="24"/>
        </w:rPr>
      </w:pPr>
      <w:bookmarkStart w:id="644" w:name="_Toc313270696"/>
      <w:r w:rsidRPr="001D5799">
        <w:rPr>
          <w:sz w:val="24"/>
        </w:rPr>
        <w:t>2.1.1.1 Object</w:t>
      </w:r>
      <w:bookmarkEnd w:id="644"/>
    </w:p>
    <w:p w14:paraId="4B46B467" w14:textId="77777777" w:rsidR="00047E4F" w:rsidRPr="001D5799" w:rsidRDefault="00047E4F" w:rsidP="006C241A">
      <w:pPr>
        <w:spacing w:line="360" w:lineRule="auto"/>
        <w:jc w:val="both"/>
        <w:rPr>
          <w:rFonts w:ascii="Times New Roman" w:hAnsi="Times New Roman"/>
          <w:sz w:val="24"/>
        </w:rPr>
      </w:pPr>
    </w:p>
    <w:p w14:paraId="7283A802" w14:textId="77777777" w:rsidR="00B8711B" w:rsidRDefault="00F00EBF" w:rsidP="006C241A">
      <w:pPr>
        <w:spacing w:line="360" w:lineRule="auto"/>
        <w:jc w:val="both"/>
        <w:rPr>
          <w:rFonts w:ascii="Times New Roman" w:hAnsi="Times New Roman"/>
          <w:sz w:val="24"/>
          <w:szCs w:val="23"/>
        </w:rPr>
      </w:pPr>
      <w:r w:rsidRPr="001D5799">
        <w:rPr>
          <w:rFonts w:ascii="Times New Roman" w:hAnsi="Times New Roman"/>
          <w:sz w:val="24"/>
        </w:rPr>
        <w:t xml:space="preserve">BFO rests on the presupposition that </w:t>
      </w:r>
      <w:r w:rsidR="00C024C7" w:rsidRPr="001D5799">
        <w:rPr>
          <w:rFonts w:ascii="Times New Roman" w:hAnsi="Times New Roman"/>
          <w:sz w:val="24"/>
        </w:rPr>
        <w:t>at meso- and macroscopic scales</w:t>
      </w:r>
      <w:r w:rsidRPr="001D5799">
        <w:rPr>
          <w:rFonts w:ascii="Times New Roman" w:hAnsi="Times New Roman"/>
          <w:sz w:val="24"/>
        </w:rPr>
        <w:t xml:space="preserve"> </w:t>
      </w:r>
      <w:r w:rsidR="00E41651">
        <w:rPr>
          <w:rFonts w:ascii="Times New Roman" w:hAnsi="Times New Roman"/>
          <w:sz w:val="24"/>
        </w:rPr>
        <w:t xml:space="preserve">reality </w:t>
      </w:r>
      <w:r w:rsidRPr="001D5799">
        <w:rPr>
          <w:rFonts w:ascii="Times New Roman" w:hAnsi="Times New Roman"/>
          <w:sz w:val="24"/>
        </w:rPr>
        <w:t xml:space="preserve">is to a large degree </w:t>
      </w:r>
      <w:r w:rsidR="00C024C7" w:rsidRPr="001D5799">
        <w:rPr>
          <w:rFonts w:ascii="Times New Roman" w:hAnsi="Times New Roman"/>
          <w:sz w:val="24"/>
        </w:rPr>
        <w:t xml:space="preserve">made up </w:t>
      </w:r>
      <w:r w:rsidRPr="001D5799">
        <w:rPr>
          <w:rFonts w:ascii="Times New Roman" w:hAnsi="Times New Roman"/>
          <w:sz w:val="24"/>
        </w:rPr>
        <w:t xml:space="preserve">of </w:t>
      </w:r>
      <w:r w:rsidR="00054134" w:rsidRPr="001D5799">
        <w:rPr>
          <w:rFonts w:ascii="Times New Roman" w:hAnsi="Times New Roman"/>
          <w:sz w:val="24"/>
        </w:rPr>
        <w:t xml:space="preserve">stable, spatially separated or separable </w:t>
      </w:r>
      <w:r w:rsidR="00E41651">
        <w:rPr>
          <w:rFonts w:ascii="Times New Roman" w:hAnsi="Times New Roman"/>
          <w:sz w:val="24"/>
        </w:rPr>
        <w:t xml:space="preserve">material </w:t>
      </w:r>
      <w:r w:rsidRPr="001D5799">
        <w:rPr>
          <w:rFonts w:ascii="Times New Roman" w:hAnsi="Times New Roman"/>
          <w:sz w:val="24"/>
        </w:rPr>
        <w:t>units, combined</w:t>
      </w:r>
      <w:r w:rsidR="00054134" w:rsidRPr="001D5799">
        <w:rPr>
          <w:rFonts w:ascii="Times New Roman" w:hAnsi="Times New Roman"/>
          <w:sz w:val="24"/>
        </w:rPr>
        <w:t xml:space="preserve"> or combinable</w:t>
      </w:r>
      <w:r w:rsidRPr="001D5799">
        <w:rPr>
          <w:rFonts w:ascii="Times New Roman" w:hAnsi="Times New Roman"/>
          <w:sz w:val="24"/>
        </w:rPr>
        <w:t xml:space="preserve"> into aggregates </w:t>
      </w:r>
      <w:r w:rsidR="00C024C7" w:rsidRPr="001D5799">
        <w:rPr>
          <w:rFonts w:ascii="Times New Roman" w:hAnsi="Times New Roman"/>
          <w:sz w:val="24"/>
        </w:rPr>
        <w:t>of various sorts (for example</w:t>
      </w:r>
      <w:r w:rsidR="00E41651">
        <w:rPr>
          <w:rFonts w:ascii="Times New Roman" w:hAnsi="Times New Roman"/>
          <w:sz w:val="24"/>
        </w:rPr>
        <w:t xml:space="preserve"> organisms</w:t>
      </w:r>
      <w:r w:rsidR="00C024C7" w:rsidRPr="001D5799">
        <w:rPr>
          <w:rFonts w:ascii="Times New Roman" w:hAnsi="Times New Roman"/>
          <w:sz w:val="24"/>
        </w:rPr>
        <w:t xml:space="preserve"> into what are called ‘</w:t>
      </w:r>
      <w:r w:rsidRPr="001D5799">
        <w:rPr>
          <w:rFonts w:ascii="Times New Roman" w:hAnsi="Times New Roman"/>
          <w:sz w:val="24"/>
        </w:rPr>
        <w:t>populations</w:t>
      </w:r>
      <w:r w:rsidR="00C024C7" w:rsidRPr="001D5799">
        <w:rPr>
          <w:rFonts w:ascii="Times New Roman" w:hAnsi="Times New Roman"/>
          <w:sz w:val="24"/>
        </w:rPr>
        <w:t xml:space="preserve">’). </w:t>
      </w:r>
      <w:r w:rsidR="004F4F96">
        <w:rPr>
          <w:rFonts w:ascii="Times New Roman" w:hAnsi="Times New Roman"/>
          <w:sz w:val="24"/>
        </w:rPr>
        <w:t xml:space="preserve">Such </w:t>
      </w:r>
      <w:r w:rsidR="004F4F96" w:rsidRPr="001D5799">
        <w:rPr>
          <w:rFonts w:ascii="Times New Roman" w:hAnsi="Times New Roman"/>
          <w:sz w:val="24"/>
        </w:rPr>
        <w:t xml:space="preserve">units play a central role in almost all domains of </w:t>
      </w:r>
      <w:r w:rsidR="004F4F96" w:rsidRPr="001D5799">
        <w:rPr>
          <w:rFonts w:ascii="Times New Roman" w:hAnsi="Times New Roman"/>
          <w:sz w:val="24"/>
          <w:szCs w:val="23"/>
        </w:rPr>
        <w:t>natural science from particle physics to cosmology</w:t>
      </w:r>
      <w:r w:rsidR="004F4F96" w:rsidRPr="004F4F96">
        <w:rPr>
          <w:rFonts w:ascii="Times New Roman" w:hAnsi="Times New Roman"/>
          <w:sz w:val="24"/>
          <w:szCs w:val="23"/>
        </w:rPr>
        <w:t xml:space="preserve">. </w:t>
      </w:r>
      <w:r w:rsidRPr="001D5799">
        <w:rPr>
          <w:rFonts w:ascii="Times New Roman" w:hAnsi="Times New Roman"/>
          <w:sz w:val="24"/>
        </w:rPr>
        <w:t xml:space="preserve">Many scientific laws govern the units in question, </w:t>
      </w:r>
      <w:r w:rsidR="004F4F96">
        <w:rPr>
          <w:rFonts w:ascii="Times New Roman" w:hAnsi="Times New Roman"/>
          <w:sz w:val="24"/>
        </w:rPr>
        <w:t xml:space="preserve">employing general terms (such as ‘molecule’ or ‘planet’) referring to the types and subtypes of units, and also to the types and subtypes of the processes through which such units develop and interact. </w:t>
      </w:r>
      <w:r w:rsidR="00E75EB0" w:rsidRPr="001D5799">
        <w:rPr>
          <w:rFonts w:ascii="Times New Roman" w:hAnsi="Times New Roman"/>
          <w:sz w:val="24"/>
          <w:szCs w:val="23"/>
        </w:rPr>
        <w:t>T</w:t>
      </w:r>
      <w:r w:rsidR="00B54835" w:rsidRPr="001D5799">
        <w:rPr>
          <w:rFonts w:ascii="Times New Roman" w:hAnsi="Times New Roman"/>
          <w:sz w:val="24"/>
          <w:szCs w:val="23"/>
        </w:rPr>
        <w:t xml:space="preserve">he division of reality into </w:t>
      </w:r>
      <w:r w:rsidR="00054134" w:rsidRPr="001D5799">
        <w:rPr>
          <w:rFonts w:ascii="Times New Roman" w:hAnsi="Times New Roman"/>
          <w:sz w:val="24"/>
          <w:szCs w:val="23"/>
        </w:rPr>
        <w:t xml:space="preserve">such </w:t>
      </w:r>
      <w:r w:rsidR="00B54835" w:rsidRPr="001D5799">
        <w:rPr>
          <w:rFonts w:ascii="Times New Roman" w:hAnsi="Times New Roman"/>
          <w:sz w:val="24"/>
          <w:szCs w:val="23"/>
        </w:rPr>
        <w:t>natural units</w:t>
      </w:r>
      <w:r w:rsidR="00B8711B">
        <w:rPr>
          <w:rFonts w:ascii="Times New Roman" w:hAnsi="Times New Roman"/>
          <w:sz w:val="24"/>
          <w:szCs w:val="23"/>
        </w:rPr>
        <w:t xml:space="preserve"> </w:t>
      </w:r>
      <w:r w:rsidR="00B8711B" w:rsidRPr="001D5799">
        <w:rPr>
          <w:rFonts w:ascii="Times New Roman" w:hAnsi="Times New Roman"/>
          <w:sz w:val="24"/>
          <w:szCs w:val="23"/>
        </w:rPr>
        <w:t>is at the heart of biological science</w:t>
      </w:r>
      <w:r w:rsidR="00B54835" w:rsidRPr="001D5799">
        <w:rPr>
          <w:rFonts w:ascii="Times New Roman" w:hAnsi="Times New Roman"/>
          <w:sz w:val="24"/>
          <w:szCs w:val="23"/>
        </w:rPr>
        <w:t xml:space="preserve">, </w:t>
      </w:r>
      <w:r w:rsidR="00B8711B">
        <w:rPr>
          <w:rFonts w:ascii="Times New Roman" w:hAnsi="Times New Roman"/>
          <w:sz w:val="24"/>
          <w:szCs w:val="23"/>
        </w:rPr>
        <w:t xml:space="preserve">as also is </w:t>
      </w:r>
      <w:r w:rsidR="00B54835" w:rsidRPr="001D5799">
        <w:rPr>
          <w:rFonts w:ascii="Times New Roman" w:hAnsi="Times New Roman"/>
          <w:sz w:val="24"/>
          <w:szCs w:val="23"/>
        </w:rPr>
        <w:t xml:space="preserve">the fact that these units </w:t>
      </w:r>
      <w:r w:rsidR="00B8711B">
        <w:rPr>
          <w:rFonts w:ascii="Times New Roman" w:hAnsi="Times New Roman"/>
          <w:sz w:val="24"/>
          <w:szCs w:val="23"/>
        </w:rPr>
        <w:t xml:space="preserve">may form higher-level units (as cells form multicellular organisms) and that they may also </w:t>
      </w:r>
      <w:r w:rsidR="00B54835" w:rsidRPr="001D5799">
        <w:rPr>
          <w:rFonts w:ascii="Times New Roman" w:hAnsi="Times New Roman"/>
          <w:sz w:val="24"/>
          <w:szCs w:val="23"/>
        </w:rPr>
        <w:t xml:space="preserve">form </w:t>
      </w:r>
      <w:r w:rsidR="00B54835" w:rsidRPr="00B8711B">
        <w:rPr>
          <w:rFonts w:ascii="Times New Roman" w:hAnsi="Times New Roman"/>
          <w:i/>
          <w:sz w:val="24"/>
          <w:szCs w:val="23"/>
        </w:rPr>
        <w:t>aggregates</w:t>
      </w:r>
      <w:r w:rsidR="00B8711B">
        <w:rPr>
          <w:rFonts w:ascii="Times New Roman" w:hAnsi="Times New Roman"/>
          <w:i/>
          <w:sz w:val="24"/>
          <w:szCs w:val="23"/>
        </w:rPr>
        <w:t xml:space="preserve"> </w:t>
      </w:r>
      <w:r w:rsidR="00B8711B" w:rsidRPr="00B8711B">
        <w:rPr>
          <w:rFonts w:ascii="Times New Roman" w:hAnsi="Times New Roman"/>
          <w:sz w:val="24"/>
          <w:szCs w:val="23"/>
        </w:rPr>
        <w:t>of units</w:t>
      </w:r>
      <w:r w:rsidR="00B8711B">
        <w:rPr>
          <w:rFonts w:ascii="Times New Roman" w:hAnsi="Times New Roman"/>
          <w:sz w:val="24"/>
          <w:szCs w:val="23"/>
        </w:rPr>
        <w:t xml:space="preserve">, for example as cells form portions of tissue and organs form </w:t>
      </w:r>
      <w:r w:rsidR="00E75EB0" w:rsidRPr="00B8711B">
        <w:rPr>
          <w:rFonts w:ascii="Times New Roman" w:hAnsi="Times New Roman"/>
          <w:sz w:val="24"/>
          <w:szCs w:val="23"/>
        </w:rPr>
        <w:t xml:space="preserve">families, </w:t>
      </w:r>
      <w:r w:rsidR="00151755" w:rsidRPr="00B8711B">
        <w:rPr>
          <w:rFonts w:ascii="Times New Roman" w:hAnsi="Times New Roman"/>
          <w:sz w:val="24"/>
          <w:szCs w:val="23"/>
        </w:rPr>
        <w:t xml:space="preserve">herds, </w:t>
      </w:r>
      <w:r w:rsidR="00B54835" w:rsidRPr="00B8711B">
        <w:rPr>
          <w:rFonts w:ascii="Times New Roman" w:hAnsi="Times New Roman"/>
          <w:sz w:val="24"/>
          <w:szCs w:val="23"/>
        </w:rPr>
        <w:t>breeds, species</w:t>
      </w:r>
      <w:r w:rsidR="00B54835" w:rsidRPr="001D5799">
        <w:rPr>
          <w:rFonts w:ascii="Times New Roman" w:hAnsi="Times New Roman"/>
          <w:sz w:val="24"/>
          <w:szCs w:val="23"/>
        </w:rPr>
        <w:t>,</w:t>
      </w:r>
      <w:r w:rsidR="004F4F96">
        <w:rPr>
          <w:rFonts w:ascii="Times New Roman" w:hAnsi="Times New Roman"/>
          <w:sz w:val="24"/>
          <w:szCs w:val="23"/>
        </w:rPr>
        <w:t xml:space="preserve"> </w:t>
      </w:r>
      <w:r w:rsidR="00B54835" w:rsidRPr="001D5799">
        <w:rPr>
          <w:rFonts w:ascii="Times New Roman" w:hAnsi="Times New Roman"/>
          <w:sz w:val="24"/>
          <w:szCs w:val="23"/>
        </w:rPr>
        <w:t>and so on</w:t>
      </w:r>
      <w:r w:rsidR="00E75EB0" w:rsidRPr="001D5799">
        <w:rPr>
          <w:rFonts w:ascii="Times New Roman" w:hAnsi="Times New Roman"/>
          <w:sz w:val="24"/>
          <w:szCs w:val="23"/>
        </w:rPr>
        <w:t xml:space="preserve">, </w:t>
      </w:r>
    </w:p>
    <w:p w14:paraId="3FD157B4" w14:textId="77777777" w:rsidR="00054134" w:rsidRPr="00B8711B" w:rsidRDefault="00B8711B" w:rsidP="006C241A">
      <w:pPr>
        <w:spacing w:line="360" w:lineRule="auto"/>
        <w:jc w:val="both"/>
        <w:rPr>
          <w:rFonts w:ascii="Times New Roman" w:hAnsi="Times New Roman"/>
          <w:i/>
          <w:sz w:val="24"/>
          <w:szCs w:val="23"/>
        </w:rPr>
      </w:pPr>
      <w:r>
        <w:rPr>
          <w:rFonts w:ascii="Times New Roman" w:hAnsi="Times New Roman"/>
          <w:sz w:val="24"/>
          <w:szCs w:val="23"/>
        </w:rPr>
        <w:t>At the same time, t</w:t>
      </w:r>
      <w:r w:rsidR="00B54835" w:rsidRPr="001D5799">
        <w:rPr>
          <w:rFonts w:ascii="Times New Roman" w:hAnsi="Times New Roman"/>
          <w:sz w:val="24"/>
          <w:szCs w:val="23"/>
        </w:rPr>
        <w:t xml:space="preserve">he division of </w:t>
      </w:r>
      <w:r w:rsidR="002C3555" w:rsidRPr="001D5799">
        <w:rPr>
          <w:rFonts w:ascii="Times New Roman" w:hAnsi="Times New Roman"/>
          <w:sz w:val="24"/>
          <w:szCs w:val="23"/>
        </w:rPr>
        <w:t xml:space="preserve">certain portions of </w:t>
      </w:r>
      <w:r w:rsidR="00B54835" w:rsidRPr="001D5799">
        <w:rPr>
          <w:rFonts w:ascii="Times New Roman" w:hAnsi="Times New Roman"/>
          <w:sz w:val="24"/>
          <w:szCs w:val="23"/>
        </w:rPr>
        <w:t xml:space="preserve">reality into engineered </w:t>
      </w:r>
      <w:r w:rsidR="00151755" w:rsidRPr="001D5799">
        <w:rPr>
          <w:rFonts w:ascii="Times New Roman" w:hAnsi="Times New Roman"/>
          <w:sz w:val="24"/>
          <w:szCs w:val="23"/>
        </w:rPr>
        <w:t xml:space="preserve">units </w:t>
      </w:r>
      <w:r w:rsidR="004F4F96">
        <w:rPr>
          <w:rFonts w:ascii="Times New Roman" w:hAnsi="Times New Roman"/>
          <w:sz w:val="24"/>
          <w:szCs w:val="23"/>
        </w:rPr>
        <w:t>(</w:t>
      </w:r>
      <w:r w:rsidR="00C024C7" w:rsidRPr="001D5799">
        <w:rPr>
          <w:rFonts w:ascii="Times New Roman" w:hAnsi="Times New Roman"/>
          <w:sz w:val="24"/>
          <w:szCs w:val="23"/>
        </w:rPr>
        <w:t xml:space="preserve">manufactured artifacts) </w:t>
      </w:r>
      <w:r w:rsidR="00151755" w:rsidRPr="001D5799">
        <w:rPr>
          <w:rFonts w:ascii="Times New Roman" w:hAnsi="Times New Roman"/>
          <w:sz w:val="24"/>
          <w:szCs w:val="23"/>
        </w:rPr>
        <w:t>is</w:t>
      </w:r>
      <w:r w:rsidR="00E13067" w:rsidRPr="001D5799">
        <w:rPr>
          <w:rFonts w:ascii="Times New Roman" w:hAnsi="Times New Roman"/>
          <w:sz w:val="24"/>
          <w:szCs w:val="23"/>
        </w:rPr>
        <w:t xml:space="preserve"> the basis of </w:t>
      </w:r>
      <w:r w:rsidR="00B54835" w:rsidRPr="001D5799">
        <w:rPr>
          <w:rFonts w:ascii="Times New Roman" w:hAnsi="Times New Roman"/>
          <w:sz w:val="24"/>
          <w:szCs w:val="23"/>
        </w:rPr>
        <w:t xml:space="preserve">modern industrial technology, which rests on the distributed mass production of engineered parts through division of labor and on their assembly into larger, compound </w:t>
      </w:r>
      <w:r w:rsidR="00E75EB0" w:rsidRPr="001D5799">
        <w:rPr>
          <w:rFonts w:ascii="Times New Roman" w:hAnsi="Times New Roman"/>
          <w:sz w:val="24"/>
          <w:szCs w:val="23"/>
        </w:rPr>
        <w:t>units such as cars and laptops</w:t>
      </w:r>
      <w:r w:rsidR="00B54835" w:rsidRPr="001D5799">
        <w:rPr>
          <w:rFonts w:ascii="Times New Roman" w:hAnsi="Times New Roman"/>
          <w:sz w:val="24"/>
          <w:szCs w:val="23"/>
        </w:rPr>
        <w:t xml:space="preserve">. </w:t>
      </w:r>
      <w:r w:rsidR="00E75EB0" w:rsidRPr="001D5799">
        <w:rPr>
          <w:rFonts w:ascii="Times New Roman" w:hAnsi="Times New Roman"/>
          <w:sz w:val="24"/>
          <w:szCs w:val="23"/>
        </w:rPr>
        <w:t xml:space="preserve">The division of portions of reality into units is </w:t>
      </w:r>
      <w:r w:rsidR="002F3C47" w:rsidRPr="001D5799">
        <w:rPr>
          <w:rFonts w:ascii="Times New Roman" w:hAnsi="Times New Roman"/>
          <w:sz w:val="24"/>
          <w:szCs w:val="23"/>
        </w:rPr>
        <w:t xml:space="preserve">one starting point for </w:t>
      </w:r>
      <w:r w:rsidR="00E75EB0" w:rsidRPr="001D5799">
        <w:rPr>
          <w:rFonts w:ascii="Times New Roman" w:hAnsi="Times New Roman"/>
          <w:sz w:val="24"/>
          <w:szCs w:val="23"/>
        </w:rPr>
        <w:t xml:space="preserve">the phenomenon of </w:t>
      </w:r>
      <w:r w:rsidR="00E75EB0" w:rsidRPr="001D5799">
        <w:rPr>
          <w:rFonts w:ascii="Times New Roman" w:hAnsi="Times New Roman"/>
          <w:i/>
          <w:sz w:val="24"/>
          <w:szCs w:val="23"/>
        </w:rPr>
        <w:t>counting</w:t>
      </w:r>
      <w:r w:rsidR="00E75EB0" w:rsidRPr="001D5799">
        <w:rPr>
          <w:rFonts w:ascii="Times New Roman" w:hAnsi="Times New Roman"/>
          <w:sz w:val="24"/>
          <w:szCs w:val="23"/>
        </w:rPr>
        <w:t xml:space="preserve">. </w:t>
      </w:r>
      <w:r w:rsidR="00054134" w:rsidRPr="001D5799">
        <w:rPr>
          <w:rFonts w:ascii="Times New Roman" w:hAnsi="Times New Roman"/>
          <w:sz w:val="24"/>
          <w:szCs w:val="23"/>
        </w:rPr>
        <w:t xml:space="preserve">Clearly not all material entities form separated or separable natural units in this way (see </w:t>
      </w:r>
      <w:r w:rsidR="001E591D">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1E591D">
        <w:rPr>
          <w:rFonts w:ascii="Times New Roman" w:hAnsi="Times New Roman"/>
          <w:sz w:val="23"/>
          <w:szCs w:val="23"/>
        </w:rPr>
      </w:r>
      <w:r w:rsidR="001E591D">
        <w:rPr>
          <w:rFonts w:ascii="Times New Roman" w:hAnsi="Times New Roman"/>
          <w:sz w:val="23"/>
          <w:szCs w:val="23"/>
        </w:rPr>
        <w:fldChar w:fldCharType="separate"/>
      </w:r>
      <w:r w:rsidR="00A908AB">
        <w:t xml:space="preserve">Figure </w:t>
      </w:r>
      <w:r w:rsidR="00A908AB">
        <w:rPr>
          <w:noProof/>
        </w:rPr>
        <w:t>3</w:t>
      </w:r>
      <w:r w:rsidR="001E591D">
        <w:rPr>
          <w:rFonts w:ascii="Times New Roman" w:hAnsi="Times New Roman"/>
          <w:sz w:val="23"/>
          <w:szCs w:val="23"/>
        </w:rPr>
        <w:fldChar w:fldCharType="end"/>
      </w:r>
      <w:r w:rsidR="00AB12A7" w:rsidRPr="001D5799">
        <w:rPr>
          <w:rFonts w:ascii="Times New Roman" w:hAnsi="Times New Roman"/>
          <w:sz w:val="24"/>
          <w:szCs w:val="23"/>
        </w:rPr>
        <w:t xml:space="preserve"> and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_Ref309472955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12</w:t>
      </w:r>
      <w:r w:rsidR="001E591D" w:rsidRPr="001D5799">
        <w:rPr>
          <w:rFonts w:ascii="Times New Roman" w:hAnsi="Times New Roman"/>
          <w:sz w:val="24"/>
          <w:szCs w:val="23"/>
        </w:rPr>
        <w:fldChar w:fldCharType="end"/>
      </w:r>
      <w:r w:rsidR="00AB12A7" w:rsidRPr="001D5799">
        <w:rPr>
          <w:rFonts w:ascii="Times New Roman" w:hAnsi="Times New Roman"/>
          <w:sz w:val="24"/>
          <w:szCs w:val="23"/>
        </w:rPr>
        <w:t>]</w:t>
      </w:r>
      <w:r w:rsidR="00054134" w:rsidRPr="001D5799">
        <w:rPr>
          <w:rFonts w:ascii="Times New Roman" w:hAnsi="Times New Roman"/>
          <w:sz w:val="24"/>
          <w:szCs w:val="23"/>
        </w:rPr>
        <w:t>).</w:t>
      </w:r>
    </w:p>
    <w:p w14:paraId="5D1E5B59" w14:textId="77777777" w:rsidR="00054134" w:rsidRDefault="00054134" w:rsidP="00536BF5">
      <w:pPr>
        <w:keepNext/>
        <w:spacing w:line="240" w:lineRule="auto"/>
        <w:jc w:val="center"/>
      </w:pPr>
      <w:r>
        <w:rPr>
          <w:noProof/>
        </w:rPr>
        <w:drawing>
          <wp:inline distT="0" distB="0" distL="0" distR="0" wp14:anchorId="750E44FE" wp14:editId="3F79B617">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70A33FB1" w14:textId="77777777" w:rsidR="00054134" w:rsidRPr="001D5799" w:rsidRDefault="00054134" w:rsidP="00536BF5">
      <w:pPr>
        <w:pStyle w:val="Caption"/>
        <w:jc w:val="center"/>
        <w:rPr>
          <w:rFonts w:ascii="Times New Roman" w:hAnsi="Times New Roman"/>
          <w:sz w:val="24"/>
          <w:szCs w:val="23"/>
        </w:rPr>
      </w:pPr>
      <w:bookmarkStart w:id="645" w:name="_Ref309409821"/>
      <w:r>
        <w:t xml:space="preserve">Figure </w:t>
      </w:r>
      <w:r w:rsidR="00D937F9">
        <w:fldChar w:fldCharType="begin"/>
      </w:r>
      <w:r w:rsidR="00D937F9">
        <w:instrText xml:space="preserve"> SEQ Figure \* ARABIC </w:instrText>
      </w:r>
      <w:r w:rsidR="00D937F9">
        <w:fldChar w:fldCharType="separate"/>
      </w:r>
      <w:r w:rsidR="00A908AB">
        <w:rPr>
          <w:noProof/>
        </w:rPr>
        <w:t>3</w:t>
      </w:r>
      <w:r w:rsidR="00D937F9">
        <w:rPr>
          <w:noProof/>
        </w:rPr>
        <w:fldChar w:fldCharType="end"/>
      </w:r>
      <w:bookmarkEnd w:id="645"/>
      <w:r>
        <w:t xml:space="preserve">: </w:t>
      </w:r>
      <w:hyperlink r:id="rId24" w:history="1">
        <w:r w:rsidRPr="00054134">
          <w:rPr>
            <w:rStyle w:val="Hyperlink"/>
          </w:rPr>
          <w:t>Mount Everest from space</w:t>
        </w:r>
      </w:hyperlink>
    </w:p>
    <w:p w14:paraId="41CF6BC0" w14:textId="77777777" w:rsidR="00F00EBF"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Examples of units </w:t>
      </w:r>
      <w:r w:rsidR="00B54835" w:rsidRPr="001D5799">
        <w:rPr>
          <w:rFonts w:ascii="Times New Roman" w:hAnsi="Times New Roman"/>
          <w:sz w:val="24"/>
        </w:rPr>
        <w:t xml:space="preserve">of special importance for the purposes of natural science </w:t>
      </w:r>
      <w:r w:rsidRPr="001D5799">
        <w:rPr>
          <w:rFonts w:ascii="Times New Roman" w:hAnsi="Times New Roman"/>
          <w:sz w:val="24"/>
        </w:rPr>
        <w:t xml:space="preserve">include: atom, molecule, organelle, cell, organism, </w:t>
      </w:r>
      <w:r w:rsidR="002F3C47" w:rsidRPr="001D5799">
        <w:rPr>
          <w:rFonts w:ascii="Times New Roman" w:hAnsi="Times New Roman"/>
          <w:sz w:val="24"/>
        </w:rPr>
        <w:t xml:space="preserve">grain of sand, </w:t>
      </w:r>
      <w:r w:rsidRPr="001D5799">
        <w:rPr>
          <w:rFonts w:ascii="Times New Roman" w:hAnsi="Times New Roman"/>
          <w:sz w:val="24"/>
        </w:rPr>
        <w:t>planet</w:t>
      </w:r>
      <w:r w:rsidR="00054134" w:rsidRPr="001D5799">
        <w:rPr>
          <w:rFonts w:ascii="Times New Roman" w:hAnsi="Times New Roman"/>
          <w:sz w:val="24"/>
        </w:rPr>
        <w:t>, star</w:t>
      </w:r>
      <w:r w:rsidRPr="001D5799">
        <w:rPr>
          <w:rFonts w:ascii="Times New Roman" w:hAnsi="Times New Roman"/>
          <w:sz w:val="24"/>
        </w:rPr>
        <w:t xml:space="preserve">. </w:t>
      </w:r>
      <w:r w:rsidR="00151755" w:rsidRPr="001D5799">
        <w:rPr>
          <w:rFonts w:ascii="Times New Roman" w:hAnsi="Times New Roman"/>
          <w:sz w:val="24"/>
        </w:rPr>
        <w:t>These</w:t>
      </w:r>
      <w:r w:rsidR="00151755" w:rsidRPr="001D5799">
        <w:rPr>
          <w:rFonts w:ascii="Times New Roman" w:hAnsi="Times New Roman"/>
          <w:i/>
          <w:sz w:val="24"/>
        </w:rPr>
        <w:t xml:space="preserve"> material</w:t>
      </w:r>
      <w:r w:rsidR="00054134" w:rsidRPr="001D5799">
        <w:rPr>
          <w:rFonts w:ascii="Times New Roman" w:hAnsi="Times New Roman"/>
          <w:i/>
          <w:sz w:val="24"/>
        </w:rPr>
        <w:t xml:space="preserve"> </w:t>
      </w:r>
      <w:r w:rsidR="00465C17" w:rsidRPr="001D5799">
        <w:rPr>
          <w:rFonts w:ascii="Times New Roman" w:hAnsi="Times New Roman"/>
          <w:i/>
          <w:sz w:val="24"/>
        </w:rPr>
        <w:t>entities</w:t>
      </w:r>
      <w:r w:rsidRPr="001D5799">
        <w:rPr>
          <w:rFonts w:ascii="Times New Roman" w:hAnsi="Times New Roman"/>
          <w:sz w:val="24"/>
        </w:rPr>
        <w:t xml:space="preserve"> are </w:t>
      </w:r>
      <w:r w:rsidR="00054134" w:rsidRPr="001D5799">
        <w:rPr>
          <w:rFonts w:ascii="Times New Roman" w:hAnsi="Times New Roman"/>
          <w:sz w:val="24"/>
        </w:rPr>
        <w:t xml:space="preserve">candidate examples of what </w:t>
      </w:r>
      <w:r w:rsidRPr="001D5799">
        <w:rPr>
          <w:rFonts w:ascii="Times New Roman" w:hAnsi="Times New Roman"/>
          <w:sz w:val="24"/>
        </w:rPr>
        <w:t>called ‘</w:t>
      </w:r>
      <w:r w:rsidR="00151755" w:rsidRPr="001D5799">
        <w:rPr>
          <w:rFonts w:ascii="Times New Roman" w:hAnsi="Times New Roman"/>
          <w:i/>
          <w:sz w:val="24"/>
        </w:rPr>
        <w:t>objects</w:t>
      </w:r>
      <w:r w:rsidR="00217CC2">
        <w:rPr>
          <w:rFonts w:ascii="Times New Roman" w:hAnsi="Times New Roman"/>
          <w:sz w:val="24"/>
        </w:rPr>
        <w:t xml:space="preserve">’ </w:t>
      </w:r>
      <w:r w:rsidR="00151755" w:rsidRPr="001D5799">
        <w:rPr>
          <w:rFonts w:ascii="Times New Roman" w:hAnsi="Times New Roman"/>
          <w:sz w:val="24"/>
        </w:rPr>
        <w:t>in</w:t>
      </w:r>
      <w:r w:rsidR="00054134" w:rsidRPr="001D5799">
        <w:rPr>
          <w:rFonts w:ascii="Times New Roman" w:hAnsi="Times New Roman"/>
          <w:sz w:val="24"/>
        </w:rPr>
        <w:t xml:space="preserve"> BFO</w:t>
      </w:r>
      <w:r w:rsidRPr="001D5799">
        <w:rPr>
          <w:rFonts w:ascii="Times New Roman" w:hAnsi="Times New Roman"/>
          <w:sz w:val="24"/>
        </w:rPr>
        <w:t xml:space="preserve">. </w:t>
      </w:r>
      <w:r w:rsidR="00151755" w:rsidRPr="001D5799">
        <w:rPr>
          <w:rFonts w:ascii="Times New Roman" w:hAnsi="Times New Roman"/>
          <w:sz w:val="24"/>
        </w:rPr>
        <w:t>Such</w:t>
      </w:r>
      <w:r w:rsidRPr="001D5799">
        <w:rPr>
          <w:rFonts w:ascii="Times New Roman" w:hAnsi="Times New Roman"/>
          <w:sz w:val="24"/>
        </w:rPr>
        <w:t xml:space="preserve"> units are </w:t>
      </w:r>
      <w:r w:rsidR="00217CC2">
        <w:rPr>
          <w:rFonts w:ascii="Times New Roman" w:hAnsi="Times New Roman"/>
          <w:sz w:val="24"/>
        </w:rPr>
        <w:t>sometimes</w:t>
      </w:r>
      <w:r w:rsidRPr="001D5799">
        <w:rPr>
          <w:rFonts w:ascii="Times New Roman" w:hAnsi="Times New Roman"/>
          <w:sz w:val="24"/>
        </w:rPr>
        <w:t xml:space="preserve"> referred to as ‘grains’</w:t>
      </w:r>
      <w:r w:rsidR="00217CC2">
        <w:rPr>
          <w:rFonts w:ascii="Times New Roman" w:hAnsi="Times New Roman"/>
          <w:sz w:val="24"/>
        </w:rPr>
        <w:t xml:space="preserve"> [</w:t>
      </w:r>
      <w:r w:rsidR="00774A84">
        <w:rPr>
          <w:rFonts w:ascii="Times New Roman" w:hAnsi="Times New Roman"/>
          <w:sz w:val="24"/>
        </w:rPr>
        <w:fldChar w:fldCharType="begin"/>
      </w:r>
      <w:r w:rsidR="00774A84">
        <w:rPr>
          <w:rFonts w:ascii="Times New Roman" w:hAnsi="Times New Roman"/>
          <w:sz w:val="24"/>
        </w:rPr>
        <w:instrText xml:space="preserve"> REF _Ref313200424 \r \h </w:instrText>
      </w:r>
      <w:r w:rsidR="00774A84">
        <w:rPr>
          <w:rFonts w:ascii="Times New Roman" w:hAnsi="Times New Roman"/>
          <w:sz w:val="24"/>
        </w:rPr>
      </w:r>
      <w:r w:rsidR="00774A84">
        <w:rPr>
          <w:rFonts w:ascii="Times New Roman" w:hAnsi="Times New Roman"/>
          <w:sz w:val="24"/>
        </w:rPr>
        <w:fldChar w:fldCharType="separate"/>
      </w:r>
      <w:r w:rsidR="00A908AB">
        <w:rPr>
          <w:rFonts w:ascii="Times New Roman" w:hAnsi="Times New Roman"/>
          <w:sz w:val="24"/>
        </w:rPr>
        <w:t>74</w:t>
      </w:r>
      <w:r w:rsidR="00774A84">
        <w:rPr>
          <w:rFonts w:ascii="Times New Roman" w:hAnsi="Times New Roman"/>
          <w:sz w:val="24"/>
        </w:rPr>
        <w:fldChar w:fldCharType="end"/>
      </w:r>
      <w:r w:rsidR="00217CC2">
        <w:rPr>
          <w:rFonts w:ascii="Times New Roman" w:hAnsi="Times New Roman"/>
          <w:sz w:val="24"/>
        </w:rPr>
        <w:t>]</w:t>
      </w:r>
      <w:r w:rsidRPr="001D5799">
        <w:rPr>
          <w:rFonts w:ascii="Times New Roman" w:hAnsi="Times New Roman"/>
          <w:sz w:val="24"/>
        </w:rPr>
        <w:t>, and are associated with specific ‘levels of granularity’</w:t>
      </w:r>
      <w:r w:rsidR="00054134" w:rsidRPr="001D5799">
        <w:rPr>
          <w:rFonts w:ascii="Times New Roman" w:hAnsi="Times New Roman"/>
          <w:sz w:val="24"/>
        </w:rPr>
        <w:t xml:space="preserve"> in what is seen as a layered structure of reality, with units at lower and more fine-grained levels being combined as parts into grains at higher, coarse-grained levels</w:t>
      </w:r>
      <w:r w:rsidRPr="001D5799">
        <w:rPr>
          <w:rFonts w:ascii="Times New Roman" w:hAnsi="Times New Roman"/>
          <w:sz w:val="24"/>
        </w:rPr>
        <w:t xml:space="preserve">. </w:t>
      </w:r>
      <w:r w:rsidR="00217CC2">
        <w:rPr>
          <w:rFonts w:ascii="Times New Roman" w:hAnsi="Times New Roman"/>
          <w:sz w:val="24"/>
        </w:rPr>
        <w:t>O</w:t>
      </w:r>
      <w:r w:rsidR="00054134" w:rsidRPr="001D5799">
        <w:rPr>
          <w:rFonts w:ascii="Times New Roman" w:hAnsi="Times New Roman"/>
          <w:sz w:val="24"/>
        </w:rPr>
        <w:t xml:space="preserve">ur proposals </w:t>
      </w:r>
      <w:r w:rsidR="00217CC2">
        <w:rPr>
          <w:rFonts w:ascii="Times New Roman" w:hAnsi="Times New Roman"/>
          <w:sz w:val="24"/>
        </w:rPr>
        <w:t xml:space="preserve">here are consistent with but are formulated </w:t>
      </w:r>
      <w:r w:rsidRPr="001D5799">
        <w:rPr>
          <w:rFonts w:ascii="Times New Roman" w:hAnsi="Times New Roman"/>
          <w:sz w:val="24"/>
        </w:rPr>
        <w:t xml:space="preserve">independently of </w:t>
      </w:r>
      <w:r w:rsidR="00217CC2">
        <w:rPr>
          <w:rFonts w:ascii="Times New Roman" w:hAnsi="Times New Roman"/>
          <w:sz w:val="24"/>
        </w:rPr>
        <w:t xml:space="preserve">such </w:t>
      </w:r>
      <w:r w:rsidRPr="001D5799">
        <w:rPr>
          <w:rFonts w:ascii="Times New Roman" w:hAnsi="Times New Roman"/>
          <w:sz w:val="24"/>
        </w:rPr>
        <w:t xml:space="preserve">granularity considerations. </w:t>
      </w:r>
    </w:p>
    <w:p w14:paraId="4D6587BB" w14:textId="77777777" w:rsidR="003D7096" w:rsidRPr="00782F62" w:rsidRDefault="00782F62" w:rsidP="006C241A">
      <w:pPr>
        <w:spacing w:line="360" w:lineRule="auto"/>
        <w:rPr>
          <w:rFonts w:ascii="Times New Roman" w:hAnsi="Times New Roman"/>
          <w:b/>
          <w:sz w:val="24"/>
        </w:rPr>
      </w:pPr>
      <w:r w:rsidRPr="001D5799">
        <w:rPr>
          <w:rFonts w:ascii="Times New Roman" w:hAnsi="Times New Roman"/>
          <w:b/>
          <w:sz w:val="24"/>
        </w:rPr>
        <w:t xml:space="preserve">Preamble on the strategy </w:t>
      </w:r>
      <w:r>
        <w:rPr>
          <w:rFonts w:ascii="Times New Roman" w:hAnsi="Times New Roman"/>
          <w:b/>
          <w:sz w:val="24"/>
        </w:rPr>
        <w:t>for e</w:t>
      </w:r>
      <w:r w:rsidR="003D7096" w:rsidRPr="001D5799">
        <w:rPr>
          <w:rFonts w:ascii="Times New Roman" w:hAnsi="Times New Roman"/>
          <w:b/>
          <w:sz w:val="24"/>
        </w:rPr>
        <w:t xml:space="preserve">lucidation of </w:t>
      </w:r>
      <w:r>
        <w:rPr>
          <w:rFonts w:ascii="Times New Roman" w:hAnsi="Times New Roman"/>
          <w:b/>
          <w:sz w:val="24"/>
        </w:rPr>
        <w:t>‘</w:t>
      </w:r>
      <w:r w:rsidR="003D7096" w:rsidRPr="001D5799">
        <w:rPr>
          <w:rFonts w:ascii="Times New Roman" w:hAnsi="Times New Roman"/>
          <w:b/>
          <w:sz w:val="24"/>
        </w:rPr>
        <w:t>BFO:</w:t>
      </w:r>
      <w:r w:rsidR="003D7096" w:rsidRPr="001D5799">
        <w:rPr>
          <w:rFonts w:ascii="Times New Roman" w:hAnsi="Times New Roman"/>
          <w:b/>
          <w:i/>
          <w:sz w:val="24"/>
        </w:rPr>
        <w:t>object</w:t>
      </w:r>
      <w:r>
        <w:rPr>
          <w:rFonts w:ascii="Times New Roman" w:hAnsi="Times New Roman"/>
          <w:b/>
          <w:sz w:val="24"/>
        </w:rPr>
        <w:t>’</w:t>
      </w:r>
    </w:p>
    <w:p w14:paraId="4B14E8C0" w14:textId="77777777" w:rsidR="007771DD" w:rsidRPr="00125AF3" w:rsidRDefault="00F00EBF" w:rsidP="00125AF3">
      <w:pPr>
        <w:spacing w:line="360" w:lineRule="auto"/>
        <w:jc w:val="both"/>
        <w:rPr>
          <w:rFonts w:ascii="Times New Roman" w:hAnsi="Times New Roman"/>
          <w:sz w:val="24"/>
        </w:rPr>
      </w:pPr>
      <w:r w:rsidRPr="001D5799">
        <w:rPr>
          <w:rFonts w:ascii="Times New Roman" w:hAnsi="Times New Roman"/>
          <w:sz w:val="24"/>
        </w:rPr>
        <w:t xml:space="preserve">The following elucidation </w:t>
      </w:r>
      <w:r w:rsidR="00782F62">
        <w:rPr>
          <w:rFonts w:ascii="Times New Roman" w:hAnsi="Times New Roman"/>
          <w:sz w:val="24"/>
        </w:rPr>
        <w:t xml:space="preserve">documents </w:t>
      </w:r>
      <w:r w:rsidRPr="001D5799">
        <w:rPr>
          <w:rFonts w:ascii="Times New Roman" w:hAnsi="Times New Roman"/>
          <w:sz w:val="24"/>
        </w:rPr>
        <w:t xml:space="preserve">a set of conditions to be used when deciding </w:t>
      </w:r>
      <w:r w:rsidR="005D1353" w:rsidRPr="001D5799">
        <w:rPr>
          <w:rFonts w:ascii="Times New Roman" w:hAnsi="Times New Roman"/>
          <w:sz w:val="24"/>
        </w:rPr>
        <w:t>whether entities</w:t>
      </w:r>
      <w:r w:rsidRPr="001D5799">
        <w:rPr>
          <w:rFonts w:ascii="Times New Roman" w:hAnsi="Times New Roman"/>
          <w:sz w:val="24"/>
        </w:rPr>
        <w:t xml:space="preserve"> of a given type should be represented as </w:t>
      </w:r>
      <w:r w:rsidRPr="001D5799">
        <w:rPr>
          <w:rFonts w:ascii="Times New Roman" w:hAnsi="Times New Roman"/>
          <w:i/>
          <w:sz w:val="24"/>
        </w:rPr>
        <w:t xml:space="preserve">objects </w:t>
      </w:r>
      <w:r w:rsidRPr="001D5799">
        <w:rPr>
          <w:rFonts w:ascii="Times New Roman" w:hAnsi="Times New Roman"/>
          <w:sz w:val="24"/>
        </w:rPr>
        <w:t>in the BFO sense.</w:t>
      </w:r>
      <w:r w:rsidR="00782F62">
        <w:rPr>
          <w:rFonts w:ascii="Times New Roman" w:hAnsi="Times New Roman"/>
          <w:sz w:val="24"/>
        </w:rPr>
        <w:t xml:space="preserve"> It is </w:t>
      </w:r>
      <w:r w:rsidR="00782F62" w:rsidRPr="001D5799">
        <w:rPr>
          <w:rFonts w:ascii="Times New Roman" w:hAnsi="Times New Roman"/>
          <w:sz w:val="24"/>
        </w:rPr>
        <w:t xml:space="preserve">provided as </w:t>
      </w:r>
      <w:r w:rsidR="00782F62">
        <w:rPr>
          <w:rFonts w:ascii="Times New Roman" w:hAnsi="Times New Roman"/>
          <w:sz w:val="24"/>
        </w:rPr>
        <w:t xml:space="preserve">precursor to </w:t>
      </w:r>
      <w:r w:rsidR="00782F62" w:rsidRPr="001D5799">
        <w:rPr>
          <w:rFonts w:ascii="Times New Roman" w:hAnsi="Times New Roman"/>
          <w:sz w:val="24"/>
        </w:rPr>
        <w:t>a formal theory (of qualitative mereotopology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_Ref309560610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A908AB">
        <w:rPr>
          <w:rFonts w:ascii="Times New Roman" w:hAnsi="Times New Roman"/>
          <w:sz w:val="24"/>
        </w:rPr>
        <w:t>5</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_Ref309155480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A908AB">
        <w:rPr>
          <w:rFonts w:ascii="Times New Roman" w:hAnsi="Times New Roman"/>
          <w:sz w:val="24"/>
        </w:rPr>
        <w:t>22</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_Ref309410042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A908AB">
        <w:rPr>
          <w:rFonts w:ascii="Times New Roman" w:hAnsi="Times New Roman"/>
          <w:sz w:val="24"/>
        </w:rPr>
        <w:t>36</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_Ref309410045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A908AB">
        <w:rPr>
          <w:rFonts w:ascii="Times New Roman" w:hAnsi="Times New Roman"/>
          <w:sz w:val="24"/>
        </w:rPr>
        <w:t>37</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_Ref309410048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A908AB">
        <w:rPr>
          <w:rFonts w:ascii="Times New Roman" w:hAnsi="Times New Roman"/>
          <w:sz w:val="24"/>
        </w:rPr>
        <w:t>39</w:t>
      </w:r>
      <w:r w:rsidR="00782F62" w:rsidRPr="001D5799">
        <w:rPr>
          <w:rFonts w:ascii="Times New Roman" w:hAnsi="Times New Roman"/>
          <w:sz w:val="24"/>
        </w:rPr>
        <w:fldChar w:fldCharType="end"/>
      </w:r>
      <w:r w:rsidR="00782F62" w:rsidRPr="001D5799">
        <w:rPr>
          <w:rFonts w:ascii="Times New Roman" w:hAnsi="Times New Roman"/>
          <w:sz w:val="24"/>
        </w:rPr>
        <w:t>])</w:t>
      </w:r>
      <w:r w:rsidR="00782F62">
        <w:rPr>
          <w:rFonts w:ascii="Times New Roman" w:hAnsi="Times New Roman"/>
          <w:sz w:val="24"/>
        </w:rPr>
        <w:t xml:space="preserve"> of BFO:</w:t>
      </w:r>
      <w:r w:rsidR="00782F62">
        <w:rPr>
          <w:rFonts w:ascii="Times New Roman" w:hAnsi="Times New Roman"/>
          <w:i/>
          <w:sz w:val="24"/>
        </w:rPr>
        <w:t>object</w:t>
      </w:r>
      <w:r w:rsidR="00782F62">
        <w:rPr>
          <w:rFonts w:ascii="Times New Roman" w:hAnsi="Times New Roman"/>
          <w:sz w:val="24"/>
        </w:rPr>
        <w:t>.</w:t>
      </w:r>
    </w:p>
    <w:p w14:paraId="7C31E317" w14:textId="77777777" w:rsidR="00601C8D" w:rsidRPr="001D5799" w:rsidRDefault="006F7BF4" w:rsidP="007771DD">
      <w:pPr>
        <w:spacing w:line="360" w:lineRule="auto"/>
        <w:jc w:val="both"/>
        <w:rPr>
          <w:rFonts w:ascii="Times New Roman" w:hAnsi="Times New Roman"/>
          <w:sz w:val="24"/>
        </w:rPr>
      </w:pPr>
      <w:r w:rsidRPr="001D5799">
        <w:rPr>
          <w:rFonts w:ascii="Times New Roman" w:hAnsi="Times New Roman"/>
          <w:sz w:val="24"/>
        </w:rPr>
        <w:t xml:space="preserve">In </w:t>
      </w:r>
      <w:r w:rsidR="00FF233C" w:rsidRPr="001D5799">
        <w:rPr>
          <w:rFonts w:ascii="Times New Roman" w:hAnsi="Times New Roman"/>
          <w:sz w:val="24"/>
        </w:rPr>
        <w:t xml:space="preserve">what follows we </w:t>
      </w:r>
      <w:r w:rsidRPr="001D5799">
        <w:rPr>
          <w:rFonts w:ascii="Times New Roman" w:hAnsi="Times New Roman"/>
          <w:sz w:val="24"/>
        </w:rPr>
        <w:t xml:space="preserve">consider three candidate groups of examples of objects in the BFO sense, namely: </w:t>
      </w:r>
    </w:p>
    <w:p w14:paraId="20E1E54A" w14:textId="77777777"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organisms</w:t>
      </w:r>
      <w:r w:rsidR="00033955" w:rsidRPr="001D5799">
        <w:rPr>
          <w:rFonts w:ascii="Times New Roman" w:hAnsi="Times New Roman"/>
          <w:sz w:val="24"/>
        </w:rPr>
        <w:t xml:space="preserve">, </w:t>
      </w:r>
      <w:r w:rsidR="00601C8D" w:rsidRPr="001D5799">
        <w:rPr>
          <w:rFonts w:ascii="Times New Roman" w:hAnsi="Times New Roman"/>
          <w:sz w:val="24"/>
        </w:rPr>
        <w:t>cells</w:t>
      </w:r>
      <w:r w:rsidR="00033955" w:rsidRPr="001D5799">
        <w:rPr>
          <w:rFonts w:ascii="Times New Roman" w:hAnsi="Times New Roman"/>
          <w:sz w:val="24"/>
        </w:rPr>
        <w:t xml:space="preserve"> and potentially also biological entities of certain other sorts, including organs</w:t>
      </w:r>
    </w:p>
    <w:p w14:paraId="15260C25" w14:textId="77777777"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portions of solid matter</w:t>
      </w:r>
      <w:r w:rsidR="006F7BF4" w:rsidRPr="001D5799">
        <w:rPr>
          <w:rFonts w:ascii="Times New Roman" w:hAnsi="Times New Roman"/>
          <w:sz w:val="24"/>
        </w:rPr>
        <w:t xml:space="preserve"> such as rocks and lumps of iron</w:t>
      </w:r>
    </w:p>
    <w:p w14:paraId="6FACAD1F" w14:textId="77777777" w:rsidR="00601C8D" w:rsidRPr="001D5799" w:rsidRDefault="00054134"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 xml:space="preserve">engineered artifacts </w:t>
      </w:r>
      <w:r w:rsidR="006F7BF4" w:rsidRPr="001D5799">
        <w:rPr>
          <w:rFonts w:ascii="Times New Roman" w:hAnsi="Times New Roman"/>
          <w:sz w:val="24"/>
        </w:rPr>
        <w:t>such as watches and cars.</w:t>
      </w:r>
    </w:p>
    <w:p w14:paraId="4E7A7B9E" w14:textId="77777777" w:rsidR="00125AF3" w:rsidRPr="001D5799" w:rsidRDefault="006F7BF4" w:rsidP="00125AF3">
      <w:pPr>
        <w:spacing w:line="360" w:lineRule="auto"/>
        <w:jc w:val="both"/>
        <w:rPr>
          <w:rFonts w:ascii="Times New Roman" w:hAnsi="Times New Roman"/>
          <w:sz w:val="24"/>
        </w:rPr>
      </w:pPr>
      <w:r w:rsidRPr="001D5799">
        <w:rPr>
          <w:rFonts w:ascii="Times New Roman" w:hAnsi="Times New Roman"/>
          <w:sz w:val="24"/>
        </w:rPr>
        <w:t xml:space="preserve">Material entities under all of these headings are </w:t>
      </w:r>
      <w:r w:rsidR="00601C8D" w:rsidRPr="001D5799">
        <w:rPr>
          <w:rFonts w:ascii="Times New Roman" w:hAnsi="Times New Roman"/>
          <w:sz w:val="24"/>
        </w:rPr>
        <w:t xml:space="preserve">all </w:t>
      </w:r>
      <w:r w:rsidR="00601C8D" w:rsidRPr="001D5799">
        <w:rPr>
          <w:rFonts w:ascii="Times New Roman" w:hAnsi="Times New Roman"/>
          <w:i/>
          <w:sz w:val="24"/>
        </w:rPr>
        <w:t xml:space="preserve">causally </w:t>
      </w:r>
      <w:r w:rsidRPr="001D5799">
        <w:rPr>
          <w:rFonts w:ascii="Times New Roman" w:hAnsi="Times New Roman"/>
          <w:i/>
          <w:sz w:val="24"/>
        </w:rPr>
        <w:t xml:space="preserve">relatively isolated </w:t>
      </w:r>
      <w:r w:rsidR="00601C8D" w:rsidRPr="001D5799">
        <w:rPr>
          <w:rFonts w:ascii="Times New Roman" w:hAnsi="Times New Roman"/>
          <w:i/>
          <w:sz w:val="24"/>
        </w:rPr>
        <w:t xml:space="preserve">entities </w:t>
      </w:r>
      <w:r w:rsidRPr="001D5799">
        <w:rPr>
          <w:rFonts w:ascii="Times New Roman" w:hAnsi="Times New Roman"/>
          <w:sz w:val="24"/>
        </w:rPr>
        <w:t>in Ingarden’s sense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908AB">
        <w:rPr>
          <w:rFonts w:ascii="Times New Roman" w:hAnsi="Times New Roman"/>
          <w:sz w:val="24"/>
        </w:rPr>
        <w:t>47</w:t>
      </w:r>
      <w:r w:rsidR="001E591D" w:rsidRPr="001D5799">
        <w:rPr>
          <w:rFonts w:ascii="Times New Roman" w:hAnsi="Times New Roman"/>
          <w:sz w:val="24"/>
        </w:rPr>
        <w:fldChar w:fldCharType="end"/>
      </w:r>
      <w:r w:rsidR="00155F6C" w:rsidRPr="001D5799">
        <w:rPr>
          <w:rFonts w:ascii="Times New Roman" w:hAnsi="Times New Roman"/>
          <w:sz w:val="24"/>
        </w:rPr>
        <w:t xml:space="preserv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908AB">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w:t>
      </w:r>
      <w:r w:rsidR="00155F6C" w:rsidRPr="001D5799">
        <w:rPr>
          <w:rFonts w:ascii="Times New Roman" w:hAnsi="Times New Roman"/>
          <w:sz w:val="24"/>
        </w:rPr>
        <w:t xml:space="preserve">. This means that they are both </w:t>
      </w:r>
      <w:r w:rsidR="00601C8D" w:rsidRPr="001D5799">
        <w:rPr>
          <w:rFonts w:ascii="Times New Roman" w:hAnsi="Times New Roman"/>
          <w:i/>
          <w:sz w:val="24"/>
        </w:rPr>
        <w:t>structured</w:t>
      </w:r>
      <w:r w:rsidR="00601C8D" w:rsidRPr="001D5799">
        <w:rPr>
          <w:rFonts w:ascii="Times New Roman" w:hAnsi="Times New Roman"/>
          <w:sz w:val="24"/>
        </w:rPr>
        <w:t xml:space="preserve"> through a certain type of causal</w:t>
      </w:r>
      <w:r w:rsidR="00155F6C" w:rsidRPr="001D5799">
        <w:rPr>
          <w:rFonts w:ascii="Times New Roman" w:hAnsi="Times New Roman"/>
          <w:sz w:val="24"/>
        </w:rPr>
        <w:t xml:space="preserve"> uni</w:t>
      </w:r>
      <w:r w:rsidR="00601C8D" w:rsidRPr="001D5799">
        <w:rPr>
          <w:rFonts w:ascii="Times New Roman" w:hAnsi="Times New Roman"/>
          <w:sz w:val="24"/>
        </w:rPr>
        <w:t>ty</w:t>
      </w:r>
      <w:r w:rsidR="00155F6C" w:rsidRPr="001D5799">
        <w:rPr>
          <w:rFonts w:ascii="Times New Roman" w:hAnsi="Times New Roman"/>
          <w:sz w:val="24"/>
        </w:rPr>
        <w:t xml:space="preserve"> and </w:t>
      </w:r>
      <w:r w:rsidR="00155F6C" w:rsidRPr="001D5799">
        <w:rPr>
          <w:rFonts w:ascii="Times New Roman" w:hAnsi="Times New Roman"/>
          <w:i/>
          <w:sz w:val="24"/>
        </w:rPr>
        <w:t>maximal</w:t>
      </w:r>
      <w:r w:rsidR="00601C8D" w:rsidRPr="001D5799">
        <w:rPr>
          <w:rFonts w:ascii="Times New Roman" w:hAnsi="Times New Roman"/>
          <w:sz w:val="24"/>
        </w:rPr>
        <w:t xml:space="preserve"> relative to this type of causal unity.</w:t>
      </w:r>
      <w:r w:rsidR="00125AF3">
        <w:rPr>
          <w:rFonts w:ascii="Times New Roman" w:hAnsi="Times New Roman"/>
          <w:sz w:val="24"/>
        </w:rPr>
        <w:t xml:space="preserve"> </w:t>
      </w:r>
    </w:p>
    <w:p w14:paraId="4BE531E4" w14:textId="77777777" w:rsidR="00DD6E98" w:rsidRPr="001D5799" w:rsidRDefault="00DD6E98" w:rsidP="006C241A">
      <w:pPr>
        <w:spacing w:line="360" w:lineRule="auto"/>
        <w:jc w:val="both"/>
        <w:rPr>
          <w:rFonts w:ascii="Times New Roman" w:hAnsi="Times New Roman"/>
          <w:sz w:val="24"/>
        </w:rPr>
      </w:pPr>
      <w:r w:rsidRPr="001D5799">
        <w:rPr>
          <w:rFonts w:ascii="Times New Roman" w:hAnsi="Times New Roman"/>
          <w:sz w:val="24"/>
        </w:rPr>
        <w:t xml:space="preserve">We first characterize </w:t>
      </w:r>
      <w:r w:rsidR="00601C8D" w:rsidRPr="001D5799">
        <w:rPr>
          <w:rFonts w:ascii="Times New Roman" w:hAnsi="Times New Roman"/>
          <w:sz w:val="24"/>
        </w:rPr>
        <w:t xml:space="preserve">causal unity in general, we then distinguish three types of causal unity corresponding to </w:t>
      </w:r>
      <w:r w:rsidR="00427F21" w:rsidRPr="001D5799">
        <w:rPr>
          <w:rFonts w:ascii="Times New Roman" w:hAnsi="Times New Roman"/>
          <w:sz w:val="24"/>
        </w:rPr>
        <w:t xml:space="preserve">the </w:t>
      </w:r>
      <w:r w:rsidR="00601C8D" w:rsidRPr="001D5799">
        <w:rPr>
          <w:rFonts w:ascii="Times New Roman" w:hAnsi="Times New Roman"/>
          <w:sz w:val="24"/>
        </w:rPr>
        <w:t xml:space="preserve">three candidate families </w:t>
      </w:r>
      <w:r w:rsidR="00427F21" w:rsidRPr="001D5799">
        <w:rPr>
          <w:rFonts w:ascii="Times New Roman" w:hAnsi="Times New Roman"/>
          <w:sz w:val="24"/>
        </w:rPr>
        <w:t>of BFO:</w:t>
      </w:r>
      <w:r w:rsidR="00427F21" w:rsidRPr="001D5799">
        <w:rPr>
          <w:rFonts w:ascii="Times New Roman" w:hAnsi="Times New Roman"/>
          <w:i/>
          <w:sz w:val="24"/>
        </w:rPr>
        <w:t>objects</w:t>
      </w:r>
      <w:r w:rsidR="00536BF5" w:rsidRPr="001D5799">
        <w:rPr>
          <w:rFonts w:ascii="Times New Roman" w:hAnsi="Times New Roman"/>
          <w:i/>
          <w:sz w:val="24"/>
        </w:rPr>
        <w:t xml:space="preserve"> </w:t>
      </w:r>
      <w:r w:rsidR="00427F21" w:rsidRPr="001D5799">
        <w:rPr>
          <w:rFonts w:ascii="Times New Roman" w:hAnsi="Times New Roman"/>
          <w:sz w:val="24"/>
        </w:rPr>
        <w:t xml:space="preserve">listed above. We then </w:t>
      </w:r>
      <w:r w:rsidR="006E2868" w:rsidRPr="001D5799">
        <w:rPr>
          <w:rFonts w:ascii="Times New Roman" w:hAnsi="Times New Roman"/>
          <w:sz w:val="24"/>
        </w:rPr>
        <w:t>describe</w:t>
      </w:r>
      <w:r w:rsidR="00427F21" w:rsidRPr="001D5799">
        <w:rPr>
          <w:rFonts w:ascii="Times New Roman" w:hAnsi="Times New Roman"/>
          <w:sz w:val="24"/>
        </w:rPr>
        <w:t xml:space="preserve"> what it is for an entity to be maximal relative to one or other of these types, and formulate in these terms an elucidation of ‘object’. </w:t>
      </w:r>
      <w:r w:rsidR="00125AF3">
        <w:rPr>
          <w:rFonts w:ascii="Times New Roman" w:hAnsi="Times New Roman"/>
          <w:sz w:val="24"/>
        </w:rPr>
        <w:t xml:space="preserve">We must bear in mind throughout that aggregates </w:t>
      </w:r>
      <w:r w:rsidR="00125AF3" w:rsidRPr="001D5799">
        <w:rPr>
          <w:rFonts w:ascii="Times New Roman" w:hAnsi="Times New Roman"/>
          <w:sz w:val="24"/>
        </w:rPr>
        <w:t xml:space="preserve">of microparticles </w:t>
      </w:r>
      <w:r w:rsidR="00125AF3">
        <w:rPr>
          <w:rFonts w:ascii="Times New Roman" w:hAnsi="Times New Roman"/>
          <w:sz w:val="24"/>
        </w:rPr>
        <w:t xml:space="preserve">which form parts of such causally structured units for limited periods in their existence may survive the loss of causal unity for example as this occurs through </w:t>
      </w:r>
      <w:r w:rsidR="00125AF3" w:rsidRPr="001D5799">
        <w:rPr>
          <w:rFonts w:ascii="Times New Roman" w:hAnsi="Times New Roman"/>
          <w:sz w:val="24"/>
        </w:rPr>
        <w:t>phase transiti</w:t>
      </w:r>
      <w:r w:rsidR="00125AF3">
        <w:rPr>
          <w:rFonts w:ascii="Times New Roman" w:hAnsi="Times New Roman"/>
          <w:sz w:val="24"/>
        </w:rPr>
        <w:t>ons from solid to liquid to gas.</w:t>
      </w:r>
    </w:p>
    <w:p w14:paraId="32B7DB56" w14:textId="77777777" w:rsidR="00DD6E98" w:rsidRPr="001D5799" w:rsidRDefault="00236D40" w:rsidP="006C241A">
      <w:pPr>
        <w:spacing w:line="360" w:lineRule="auto"/>
        <w:jc w:val="both"/>
        <w:rPr>
          <w:rFonts w:ascii="Times New Roman" w:hAnsi="Times New Roman"/>
          <w:sz w:val="24"/>
        </w:rPr>
      </w:pPr>
      <w:r w:rsidRPr="001D5799">
        <w:rPr>
          <w:rFonts w:ascii="Times New Roman" w:hAnsi="Times New Roman"/>
          <w:smallCaps/>
          <w:sz w:val="24"/>
        </w:rPr>
        <w:t>Elucidation:</w:t>
      </w:r>
      <w:r w:rsidR="00DD6E98" w:rsidRPr="001D5799">
        <w:rPr>
          <w:rFonts w:ascii="Times New Roman" w:hAnsi="Times New Roman"/>
          <w:sz w:val="24"/>
        </w:rPr>
        <w:t xml:space="preserve"> </w:t>
      </w:r>
      <w:r w:rsidR="00DD6E98" w:rsidRPr="001D5799">
        <w:rPr>
          <w:rFonts w:ascii="Times New Roman" w:hAnsi="Times New Roman"/>
          <w:i/>
          <w:sz w:val="24"/>
        </w:rPr>
        <w:t xml:space="preserve">a </w:t>
      </w:r>
      <w:r w:rsidR="00151755" w:rsidRPr="001D5799">
        <w:rPr>
          <w:rFonts w:ascii="Times New Roman" w:hAnsi="Times New Roman"/>
          <w:sz w:val="24"/>
        </w:rPr>
        <w:t>is</w:t>
      </w:r>
      <w:r w:rsidR="00151755" w:rsidRPr="001D5799">
        <w:rPr>
          <w:rFonts w:ascii="Times New Roman" w:hAnsi="Times New Roman"/>
          <w:i/>
          <w:sz w:val="24"/>
        </w:rPr>
        <w:t xml:space="preserve"> causally</w:t>
      </w:r>
      <w:r w:rsidR="00DD6E98" w:rsidRPr="001D5799">
        <w:rPr>
          <w:rFonts w:ascii="Times New Roman" w:hAnsi="Times New Roman"/>
          <w:i/>
          <w:sz w:val="24"/>
        </w:rPr>
        <w:t xml:space="preserve"> unified</w:t>
      </w:r>
      <w:r w:rsidR="00DD6E98" w:rsidRPr="001D5799">
        <w:rPr>
          <w:rFonts w:ascii="Times New Roman" w:hAnsi="Times New Roman"/>
          <w:sz w:val="24"/>
        </w:rPr>
        <w:t xml:space="preserve"> </w:t>
      </w:r>
      <w:r w:rsidR="00151755" w:rsidRPr="001D5799">
        <w:rPr>
          <w:rFonts w:ascii="Times New Roman" w:hAnsi="Times New Roman"/>
          <w:sz w:val="24"/>
        </w:rPr>
        <w:t>means:</w:t>
      </w:r>
      <w:r w:rsidR="00151755" w:rsidRPr="001D5799">
        <w:rPr>
          <w:rFonts w:ascii="Times New Roman" w:hAnsi="Times New Roman"/>
          <w:i/>
          <w:sz w:val="24"/>
        </w:rPr>
        <w:t xml:space="preserve"> a</w:t>
      </w:r>
      <w:r w:rsidR="002F61CF" w:rsidRPr="001D5799">
        <w:rPr>
          <w:rFonts w:ascii="Times New Roman" w:hAnsi="Times New Roman"/>
          <w:sz w:val="24"/>
        </w:rPr>
        <w:t xml:space="preserve"> is a material</w:t>
      </w:r>
      <w:r w:rsidR="00465C17" w:rsidRPr="001D5799">
        <w:rPr>
          <w:rFonts w:ascii="Times New Roman" w:hAnsi="Times New Roman"/>
          <w:sz w:val="24"/>
        </w:rPr>
        <w:t xml:space="preserve"> entity</w:t>
      </w:r>
      <w:r w:rsidR="002F61CF" w:rsidRPr="001D5799">
        <w:rPr>
          <w:rFonts w:ascii="Times New Roman" w:hAnsi="Times New Roman"/>
          <w:sz w:val="24"/>
        </w:rPr>
        <w:t xml:space="preserve"> which is such that its material parts </w:t>
      </w:r>
      <w:r w:rsidR="00DD6E98" w:rsidRPr="001D5799">
        <w:rPr>
          <w:rFonts w:ascii="Times New Roman" w:hAnsi="Times New Roman"/>
          <w:sz w:val="24"/>
        </w:rPr>
        <w:t>are tied together in such a way that, in environments typical for</w:t>
      </w:r>
      <w:r w:rsidR="00465C17" w:rsidRPr="001D5799">
        <w:rPr>
          <w:rFonts w:ascii="Times New Roman" w:hAnsi="Times New Roman"/>
          <w:i/>
          <w:sz w:val="24"/>
        </w:rPr>
        <w:t xml:space="preserve"> entities</w:t>
      </w:r>
      <w:r w:rsidR="00536BF5" w:rsidRPr="001D5799">
        <w:rPr>
          <w:rFonts w:ascii="Times New Roman" w:hAnsi="Times New Roman"/>
          <w:i/>
          <w:sz w:val="24"/>
        </w:rPr>
        <w:t xml:space="preserve"> </w:t>
      </w:r>
      <w:r w:rsidR="00DD6E98" w:rsidRPr="001D5799">
        <w:rPr>
          <w:rFonts w:ascii="Times New Roman" w:hAnsi="Times New Roman"/>
          <w:sz w:val="24"/>
        </w:rPr>
        <w:t>of the type in question,</w:t>
      </w:r>
    </w:p>
    <w:p w14:paraId="52662E1C" w14:textId="77777777" w:rsidR="00DE390F" w:rsidRPr="001D5799" w:rsidRDefault="00DD6E98" w:rsidP="00D546AE">
      <w:pPr>
        <w:numPr>
          <w:ilvl w:val="0"/>
          <w:numId w:val="15"/>
        </w:numPr>
        <w:spacing w:line="360" w:lineRule="auto"/>
        <w:jc w:val="both"/>
        <w:rPr>
          <w:rFonts w:ascii="Times New Roman" w:hAnsi="Times New Roman"/>
          <w:sz w:val="24"/>
        </w:rPr>
      </w:pPr>
      <w:r w:rsidRPr="001D5799">
        <w:rPr>
          <w:rFonts w:ascii="Times New Roman" w:hAnsi="Times New Roman"/>
          <w:sz w:val="24"/>
        </w:rPr>
        <w:t xml:space="preserve">if </w:t>
      </w:r>
      <w:r w:rsidR="002F61CF" w:rsidRPr="001D5799">
        <w:rPr>
          <w:rFonts w:ascii="Times New Roman" w:hAnsi="Times New Roman"/>
          <w:sz w:val="24"/>
        </w:rPr>
        <w:t xml:space="preserve">a </w:t>
      </w:r>
      <w:r w:rsidRPr="001D5799">
        <w:rPr>
          <w:rFonts w:ascii="Times New Roman" w:hAnsi="Times New Roman"/>
          <w:sz w:val="24"/>
        </w:rPr>
        <w:t xml:space="preserve">part </w:t>
      </w:r>
      <w:r w:rsidR="002F3C47" w:rsidRPr="001D5799">
        <w:rPr>
          <w:rFonts w:ascii="Times New Roman" w:hAnsi="Times New Roman"/>
          <w:i/>
          <w:sz w:val="24"/>
        </w:rPr>
        <w:t>b</w:t>
      </w:r>
      <w:r w:rsidR="00375CE3" w:rsidRPr="00375CE3">
        <w:rPr>
          <w:rFonts w:ascii="Times New Roman" w:hAnsi="Times New Roman"/>
          <w:sz w:val="24"/>
        </w:rPr>
        <w:t xml:space="preserve"> </w:t>
      </w:r>
      <w:r w:rsidR="00375CE3" w:rsidRPr="001D5799">
        <w:rPr>
          <w:rFonts w:ascii="Times New Roman" w:hAnsi="Times New Roman"/>
          <w:sz w:val="24"/>
        </w:rPr>
        <w:t xml:space="preserve">in the interior of </w:t>
      </w:r>
      <w:r w:rsidR="00375CE3" w:rsidRPr="001D5799">
        <w:rPr>
          <w:rFonts w:ascii="Times New Roman" w:hAnsi="Times New Roman"/>
          <w:i/>
          <w:sz w:val="24"/>
        </w:rPr>
        <w:t xml:space="preserve">a </w:t>
      </w:r>
      <w:r w:rsidR="00375CE3" w:rsidRPr="001D5799">
        <w:rPr>
          <w:rFonts w:ascii="Times New Roman" w:hAnsi="Times New Roman"/>
          <w:sz w:val="24"/>
        </w:rPr>
        <w:t xml:space="preserve">at </w:t>
      </w:r>
      <w:r w:rsidR="00375CE3" w:rsidRPr="001D5799">
        <w:rPr>
          <w:rFonts w:ascii="Times New Roman" w:hAnsi="Times New Roman"/>
          <w:i/>
          <w:sz w:val="24"/>
        </w:rPr>
        <w:t>t</w:t>
      </w:r>
      <w:r w:rsidR="002F3C47" w:rsidRPr="001D5799">
        <w:rPr>
          <w:rFonts w:ascii="Times New Roman" w:hAnsi="Times New Roman"/>
          <w:i/>
          <w:sz w:val="24"/>
        </w:rPr>
        <w:t xml:space="preserve"> </w:t>
      </w:r>
      <w:r w:rsidR="002F3C47" w:rsidRPr="001D5799">
        <w:rPr>
          <w:rFonts w:ascii="Times New Roman" w:hAnsi="Times New Roman"/>
          <w:sz w:val="24"/>
        </w:rPr>
        <w:t xml:space="preserve">larger than a certain threshold </w:t>
      </w:r>
      <w:r w:rsidR="00375CE3">
        <w:rPr>
          <w:rFonts w:ascii="Times New Roman" w:hAnsi="Times New Roman"/>
          <w:sz w:val="24"/>
        </w:rPr>
        <w:t>size</w:t>
      </w:r>
      <w:r w:rsidR="00DE390F" w:rsidRPr="001D5799">
        <w:rPr>
          <w:rFonts w:ascii="Times New Roman" w:hAnsi="Times New Roman"/>
          <w:sz w:val="24"/>
        </w:rPr>
        <w:t xml:space="preserve"> </w:t>
      </w:r>
      <w:r w:rsidR="00263AC7">
        <w:rPr>
          <w:rFonts w:ascii="Times New Roman" w:hAnsi="Times New Roman"/>
          <w:sz w:val="24"/>
        </w:rPr>
        <w:t xml:space="preserve">(which will be determined differently from case to case, depending on factors such as porosity of external cover) </w:t>
      </w:r>
      <w:r w:rsidRPr="001D5799">
        <w:rPr>
          <w:rFonts w:ascii="Times New Roman" w:hAnsi="Times New Roman"/>
          <w:sz w:val="24"/>
        </w:rPr>
        <w:t xml:space="preserve">is moved in space </w:t>
      </w:r>
      <w:r w:rsidR="00DD7822" w:rsidRPr="001D5799">
        <w:rPr>
          <w:rFonts w:ascii="Times New Roman" w:hAnsi="Times New Roman"/>
          <w:sz w:val="24"/>
        </w:rPr>
        <w:t xml:space="preserve">to </w:t>
      </w:r>
      <w:r w:rsidR="00D546AE" w:rsidRPr="001D5799">
        <w:rPr>
          <w:rFonts w:ascii="Times New Roman" w:hAnsi="Times New Roman"/>
          <w:sz w:val="24"/>
        </w:rPr>
        <w:t xml:space="preserve">be at </w:t>
      </w:r>
      <w:r w:rsidR="00263AC7" w:rsidRPr="001D5799">
        <w:rPr>
          <w:rFonts w:ascii="Times New Roman" w:hAnsi="Times New Roman"/>
          <w:i/>
          <w:sz w:val="24"/>
        </w:rPr>
        <w:t>t</w:t>
      </w:r>
      <w:r w:rsidR="00263AC7" w:rsidRPr="001D5799">
        <w:rPr>
          <w:rFonts w:ascii="Times New Roman" w:hAnsi="Times New Roman"/>
          <w:i/>
          <w:sz w:val="24"/>
        </w:rPr>
        <w:sym w:font="Symbol" w:char="F0A2"/>
      </w:r>
      <w:r w:rsidR="00263AC7">
        <w:rPr>
          <w:rFonts w:ascii="Times New Roman" w:hAnsi="Times New Roman"/>
          <w:sz w:val="24"/>
        </w:rPr>
        <w:t xml:space="preserve"> at</w:t>
      </w:r>
      <w:r w:rsidR="00263AC7" w:rsidRPr="001D5799">
        <w:rPr>
          <w:rFonts w:ascii="Times New Roman" w:hAnsi="Times New Roman"/>
          <w:i/>
          <w:sz w:val="24"/>
        </w:rPr>
        <w:t xml:space="preserve"> </w:t>
      </w:r>
      <w:r w:rsidR="00DD7822" w:rsidRPr="001D5799">
        <w:rPr>
          <w:rFonts w:ascii="Times New Roman" w:hAnsi="Times New Roman"/>
          <w:sz w:val="24"/>
        </w:rPr>
        <w:t xml:space="preserve">a location on the exterior of </w:t>
      </w:r>
      <w:r w:rsidR="00263AC7">
        <w:rPr>
          <w:rFonts w:ascii="Times New Roman" w:hAnsi="Times New Roman"/>
          <w:sz w:val="24"/>
        </w:rPr>
        <w:t xml:space="preserve">the spatial region that had been occupied by </w:t>
      </w:r>
      <w:r w:rsidR="00DD7822" w:rsidRPr="001D5799">
        <w:rPr>
          <w:rFonts w:ascii="Times New Roman" w:hAnsi="Times New Roman"/>
          <w:i/>
          <w:sz w:val="24"/>
        </w:rPr>
        <w:t xml:space="preserve">a </w:t>
      </w:r>
      <w:r w:rsidR="00DE390F" w:rsidRPr="001D5799">
        <w:rPr>
          <w:rFonts w:ascii="Times New Roman" w:hAnsi="Times New Roman"/>
          <w:sz w:val="24"/>
        </w:rPr>
        <w:t xml:space="preserve">at </w:t>
      </w:r>
      <w:r w:rsidR="00DE390F" w:rsidRPr="001D5799">
        <w:rPr>
          <w:rFonts w:ascii="Times New Roman" w:hAnsi="Times New Roman"/>
          <w:i/>
          <w:sz w:val="24"/>
        </w:rPr>
        <w:t>t</w:t>
      </w:r>
      <w:r w:rsidR="00D546AE" w:rsidRPr="001D5799">
        <w:rPr>
          <w:rFonts w:ascii="Times New Roman" w:hAnsi="Times New Roman"/>
          <w:sz w:val="24"/>
        </w:rPr>
        <w:t>,</w:t>
      </w:r>
      <w:r w:rsidR="00DE390F" w:rsidRPr="001D5799">
        <w:rPr>
          <w:rFonts w:ascii="Times New Roman" w:hAnsi="Times New Roman"/>
          <w:i/>
          <w:sz w:val="24"/>
        </w:rPr>
        <w:t xml:space="preserve"> </w:t>
      </w:r>
      <w:r w:rsidRPr="001D5799">
        <w:rPr>
          <w:rFonts w:ascii="Times New Roman" w:hAnsi="Times New Roman"/>
          <w:sz w:val="24"/>
        </w:rPr>
        <w:t xml:space="preserve">then </w:t>
      </w:r>
      <w:r w:rsidRPr="001D5799">
        <w:rPr>
          <w:rFonts w:ascii="Times New Roman" w:hAnsi="Times New Roman"/>
          <w:i/>
          <w:sz w:val="24"/>
        </w:rPr>
        <w:t>either</w:t>
      </w:r>
      <w:r w:rsidR="00151755" w:rsidRPr="001D5799">
        <w:rPr>
          <w:rFonts w:ascii="Times New Roman" w:hAnsi="Times New Roman"/>
          <w:i/>
          <w:sz w:val="24"/>
        </w:rPr>
        <w:t xml:space="preserve"> </w:t>
      </w:r>
      <w:r w:rsidRPr="001D5799">
        <w:rPr>
          <w:rFonts w:ascii="Times New Roman" w:hAnsi="Times New Roman"/>
          <w:i/>
          <w:sz w:val="24"/>
        </w:rPr>
        <w:t>a</w:t>
      </w:r>
      <w:r w:rsidRPr="001D5799">
        <w:rPr>
          <w:rFonts w:ascii="Times New Roman" w:hAnsi="Times New Roman"/>
          <w:sz w:val="24"/>
        </w:rPr>
        <w:t>’s</w:t>
      </w:r>
      <w:r w:rsidR="00151755" w:rsidRPr="001D5799">
        <w:rPr>
          <w:rFonts w:ascii="Times New Roman" w:hAnsi="Times New Roman"/>
          <w:sz w:val="24"/>
        </w:rPr>
        <w:t xml:space="preserve"> </w:t>
      </w:r>
      <w:r w:rsidR="002F61CF" w:rsidRPr="001D5799">
        <w:rPr>
          <w:rFonts w:ascii="Times New Roman" w:hAnsi="Times New Roman"/>
          <w:sz w:val="24"/>
        </w:rPr>
        <w:t xml:space="preserve">other parts will be moved </w:t>
      </w:r>
      <w:r w:rsidRPr="001D5799">
        <w:rPr>
          <w:rFonts w:ascii="Times New Roman" w:hAnsi="Times New Roman"/>
          <w:sz w:val="24"/>
        </w:rPr>
        <w:t xml:space="preserve">in coordinated fashion </w:t>
      </w:r>
      <w:r w:rsidRPr="001D5799">
        <w:rPr>
          <w:rFonts w:ascii="Times New Roman" w:hAnsi="Times New Roman"/>
          <w:i/>
          <w:sz w:val="24"/>
        </w:rPr>
        <w:t>or</w:t>
      </w:r>
      <w:r w:rsidR="00536BF5" w:rsidRPr="001D5799">
        <w:rPr>
          <w:rFonts w:ascii="Times New Roman" w:hAnsi="Times New Roman"/>
          <w:i/>
          <w:sz w:val="24"/>
        </w:rPr>
        <w:t xml:space="preserve"> </w:t>
      </w:r>
      <w:r w:rsidRPr="001D5799">
        <w:rPr>
          <w:rFonts w:ascii="Times New Roman" w:hAnsi="Times New Roman"/>
          <w:i/>
          <w:sz w:val="24"/>
        </w:rPr>
        <w:t xml:space="preserve">a </w:t>
      </w:r>
      <w:r w:rsidRPr="001D5799">
        <w:rPr>
          <w:rFonts w:ascii="Times New Roman" w:hAnsi="Times New Roman"/>
          <w:sz w:val="24"/>
        </w:rPr>
        <w:t xml:space="preserve">will be </w:t>
      </w:r>
      <w:r w:rsidR="003D7096" w:rsidRPr="001D5799">
        <w:rPr>
          <w:rFonts w:ascii="Times New Roman" w:hAnsi="Times New Roman"/>
          <w:sz w:val="24"/>
        </w:rPr>
        <w:t>damaged</w:t>
      </w:r>
      <w:r w:rsidR="00536BF5" w:rsidRPr="001D5799">
        <w:rPr>
          <w:rFonts w:ascii="Times New Roman" w:hAnsi="Times New Roman"/>
          <w:sz w:val="24"/>
        </w:rPr>
        <w:t xml:space="preserve"> </w:t>
      </w:r>
      <w:r w:rsidRPr="001D5799">
        <w:rPr>
          <w:rFonts w:ascii="Times New Roman" w:hAnsi="Times New Roman"/>
          <w:sz w:val="24"/>
        </w:rPr>
        <w:t>(</w:t>
      </w:r>
      <w:r w:rsidR="003D7096" w:rsidRPr="001D5799">
        <w:rPr>
          <w:rFonts w:ascii="Times New Roman" w:hAnsi="Times New Roman"/>
          <w:sz w:val="24"/>
        </w:rPr>
        <w:t>be affected, for example, by breakage or tearing</w:t>
      </w:r>
      <w:r w:rsidRPr="001D5799">
        <w:rPr>
          <w:rFonts w:ascii="Times New Roman" w:hAnsi="Times New Roman"/>
          <w:sz w:val="24"/>
        </w:rPr>
        <w:t>)</w:t>
      </w:r>
      <w:r w:rsidR="002F3C47" w:rsidRPr="001D5799">
        <w:rPr>
          <w:rFonts w:ascii="Times New Roman" w:hAnsi="Times New Roman"/>
          <w:sz w:val="24"/>
        </w:rPr>
        <w:t xml:space="preserve"> </w:t>
      </w:r>
      <w:r w:rsidR="00D546AE" w:rsidRPr="001D5799">
        <w:rPr>
          <w:rFonts w:ascii="Times New Roman" w:hAnsi="Times New Roman"/>
          <w:sz w:val="24"/>
        </w:rPr>
        <w:t xml:space="preserve">in the interval between </w:t>
      </w:r>
      <w:r w:rsidR="00D546AE" w:rsidRPr="001D5799">
        <w:rPr>
          <w:rFonts w:ascii="Times New Roman" w:hAnsi="Times New Roman"/>
          <w:i/>
          <w:sz w:val="24"/>
        </w:rPr>
        <w:t xml:space="preserve">t </w:t>
      </w:r>
      <w:r w:rsidR="00D546AE" w:rsidRPr="001D5799">
        <w:rPr>
          <w:rFonts w:ascii="Times New Roman" w:hAnsi="Times New Roman"/>
          <w:sz w:val="24"/>
        </w:rPr>
        <w:t>and</w:t>
      </w:r>
      <w:r w:rsidR="00D546AE" w:rsidRPr="001D5799">
        <w:rPr>
          <w:rFonts w:ascii="Times New Roman" w:hAnsi="Times New Roman"/>
          <w:i/>
          <w:sz w:val="24"/>
        </w:rPr>
        <w:t xml:space="preserve"> t</w:t>
      </w:r>
      <w:r w:rsidR="00D546AE" w:rsidRPr="001D5799">
        <w:rPr>
          <w:rFonts w:ascii="Times New Roman" w:hAnsi="Times New Roman"/>
          <w:i/>
          <w:sz w:val="24"/>
        </w:rPr>
        <w:sym w:font="Symbol" w:char="F0A2"/>
      </w:r>
      <w:r w:rsidR="00D546AE" w:rsidRPr="001D5799">
        <w:rPr>
          <w:rFonts w:ascii="Times New Roman" w:hAnsi="Times New Roman"/>
          <w:sz w:val="24"/>
        </w:rPr>
        <w:t>.</w:t>
      </w:r>
    </w:p>
    <w:p w14:paraId="3503C708" w14:textId="77777777" w:rsidR="00DD6E98" w:rsidRPr="001D5799" w:rsidRDefault="00DD6E98" w:rsidP="00AD66AD">
      <w:pPr>
        <w:numPr>
          <w:ilvl w:val="0"/>
          <w:numId w:val="15"/>
        </w:numPr>
        <w:spacing w:line="360" w:lineRule="auto"/>
        <w:jc w:val="both"/>
        <w:rPr>
          <w:rFonts w:ascii="Times New Roman" w:hAnsi="Times New Roman"/>
          <w:sz w:val="24"/>
        </w:rPr>
      </w:pPr>
      <w:r w:rsidRPr="001D5799">
        <w:rPr>
          <w:rFonts w:ascii="Times New Roman" w:hAnsi="Times New Roman"/>
          <w:sz w:val="24"/>
        </w:rPr>
        <w:t xml:space="preserve">causal changes in one part of </w:t>
      </w:r>
      <w:r w:rsidRPr="001D5799">
        <w:rPr>
          <w:rFonts w:ascii="Times New Roman" w:hAnsi="Times New Roman"/>
          <w:i/>
          <w:sz w:val="24"/>
        </w:rPr>
        <w:t xml:space="preserve">a </w:t>
      </w:r>
      <w:r w:rsidRPr="001D5799">
        <w:rPr>
          <w:rFonts w:ascii="Times New Roman" w:hAnsi="Times New Roman"/>
          <w:sz w:val="24"/>
        </w:rPr>
        <w:t xml:space="preserve">can have consequences for other parts of </w:t>
      </w:r>
      <w:r w:rsidRPr="001D5799">
        <w:rPr>
          <w:rFonts w:ascii="Times New Roman" w:hAnsi="Times New Roman"/>
          <w:i/>
          <w:sz w:val="24"/>
        </w:rPr>
        <w:t xml:space="preserve">a </w:t>
      </w:r>
      <w:r w:rsidRPr="001D5799">
        <w:rPr>
          <w:rFonts w:ascii="Times New Roman" w:hAnsi="Times New Roman"/>
          <w:sz w:val="24"/>
        </w:rPr>
        <w:t>without the mediation of any</w:t>
      </w:r>
      <w:r w:rsidR="00465C17" w:rsidRPr="001D5799">
        <w:rPr>
          <w:rFonts w:ascii="Times New Roman" w:hAnsi="Times New Roman"/>
          <w:sz w:val="24"/>
        </w:rPr>
        <w:t xml:space="preserve"> entity</w:t>
      </w:r>
      <w:r w:rsidRPr="001D5799">
        <w:rPr>
          <w:rFonts w:ascii="Times New Roman" w:hAnsi="Times New Roman"/>
          <w:sz w:val="24"/>
        </w:rPr>
        <w:t xml:space="preserve"> that lies on the exterior of </w:t>
      </w:r>
      <w:r w:rsidRPr="001D5799">
        <w:rPr>
          <w:rFonts w:ascii="Times New Roman" w:hAnsi="Times New Roman"/>
          <w:i/>
          <w:sz w:val="24"/>
        </w:rPr>
        <w:t>a</w:t>
      </w:r>
      <w:r w:rsidR="002F3C47" w:rsidRPr="001D5799">
        <w:rPr>
          <w:rFonts w:ascii="Times New Roman" w:hAnsi="Times New Roman"/>
          <w:i/>
          <w:sz w:val="24"/>
        </w:rPr>
        <w:t>.</w:t>
      </w:r>
    </w:p>
    <w:p w14:paraId="6CF75618" w14:textId="77777777" w:rsidR="00427F21" w:rsidRPr="001D5799" w:rsidRDefault="009F014F" w:rsidP="006C241A">
      <w:pPr>
        <w:spacing w:line="360" w:lineRule="auto"/>
        <w:jc w:val="both"/>
        <w:rPr>
          <w:rFonts w:ascii="Times New Roman" w:hAnsi="Times New Roman"/>
          <w:sz w:val="24"/>
        </w:rPr>
      </w:pPr>
      <w:r w:rsidRPr="001D5799">
        <w:rPr>
          <w:rFonts w:ascii="Times New Roman" w:hAnsi="Times New Roman"/>
          <w:sz w:val="24"/>
        </w:rPr>
        <w:t>Material e</w:t>
      </w:r>
      <w:r w:rsidR="00427F21" w:rsidRPr="001D5799">
        <w:rPr>
          <w:rFonts w:ascii="Times New Roman" w:hAnsi="Times New Roman"/>
          <w:sz w:val="24"/>
        </w:rPr>
        <w:t xml:space="preserve">ntities with no </w:t>
      </w:r>
      <w:r w:rsidR="00D546AE" w:rsidRPr="001D5799">
        <w:rPr>
          <w:rFonts w:ascii="Times New Roman" w:hAnsi="Times New Roman"/>
          <w:sz w:val="24"/>
        </w:rPr>
        <w:t xml:space="preserve">proper </w:t>
      </w:r>
      <w:r w:rsidR="00427F21" w:rsidRPr="001D5799">
        <w:rPr>
          <w:rFonts w:ascii="Times New Roman" w:hAnsi="Times New Roman"/>
          <w:sz w:val="24"/>
        </w:rPr>
        <w:t xml:space="preserve">material parts would satisfy these conditions trivially. </w:t>
      </w:r>
    </w:p>
    <w:p w14:paraId="67AECEE7" w14:textId="77777777" w:rsidR="00427F21" w:rsidRPr="001D5799" w:rsidRDefault="00A31705" w:rsidP="006C241A">
      <w:pPr>
        <w:spacing w:line="360" w:lineRule="auto"/>
        <w:jc w:val="both"/>
        <w:rPr>
          <w:rFonts w:ascii="Times New Roman" w:hAnsi="Times New Roman"/>
          <w:sz w:val="24"/>
        </w:rPr>
      </w:pPr>
      <w:r w:rsidRPr="001D5799">
        <w:rPr>
          <w:rFonts w:ascii="Times New Roman" w:hAnsi="Times New Roman"/>
          <w:sz w:val="24"/>
        </w:rPr>
        <w:t>Candidate e</w:t>
      </w:r>
      <w:r w:rsidR="00427F21" w:rsidRPr="001D5799">
        <w:rPr>
          <w:rFonts w:ascii="Times New Roman" w:hAnsi="Times New Roman"/>
          <w:sz w:val="24"/>
        </w:rPr>
        <w:t>xamples of types of causal unity for material entities of more complex sorts are</w:t>
      </w:r>
      <w:r w:rsidRPr="001D5799">
        <w:rPr>
          <w:rFonts w:ascii="Times New Roman" w:hAnsi="Times New Roman"/>
          <w:sz w:val="24"/>
        </w:rPr>
        <w:t xml:space="preserve"> as follows (this is not intended to be an exhaustive list)</w:t>
      </w:r>
      <w:r w:rsidR="00427F21" w:rsidRPr="001D5799">
        <w:rPr>
          <w:rFonts w:ascii="Times New Roman" w:hAnsi="Times New Roman"/>
          <w:sz w:val="24"/>
        </w:rPr>
        <w:t>:</w:t>
      </w:r>
    </w:p>
    <w:p w14:paraId="38445B3F" w14:textId="77777777" w:rsidR="00427F21" w:rsidRPr="001D5799" w:rsidRDefault="00427F21" w:rsidP="006C241A">
      <w:pPr>
        <w:spacing w:line="360" w:lineRule="auto"/>
        <w:jc w:val="both"/>
        <w:rPr>
          <w:rFonts w:ascii="Times New Roman" w:hAnsi="Times New Roman"/>
          <w:i/>
          <w:sz w:val="24"/>
        </w:rPr>
      </w:pPr>
      <w:r w:rsidRPr="001D5799">
        <w:rPr>
          <w:rFonts w:ascii="Times New Roman" w:hAnsi="Times New Roman"/>
          <w:sz w:val="24"/>
        </w:rPr>
        <w:tab/>
        <w:t>CU</w:t>
      </w:r>
      <w:r w:rsidRPr="001D5799">
        <w:rPr>
          <w:rFonts w:ascii="Times New Roman" w:hAnsi="Times New Roman"/>
          <w:sz w:val="24"/>
          <w:vertAlign w:val="subscript"/>
        </w:rPr>
        <w:t>1</w:t>
      </w:r>
      <w:r w:rsidRPr="001D5799">
        <w:rPr>
          <w:rFonts w:ascii="Times New Roman" w:hAnsi="Times New Roman"/>
          <w:sz w:val="24"/>
        </w:rPr>
        <w:t xml:space="preserve">: </w:t>
      </w:r>
      <w:r w:rsidRPr="001D5799">
        <w:rPr>
          <w:rFonts w:ascii="Times New Roman" w:hAnsi="Times New Roman"/>
          <w:i/>
          <w:sz w:val="24"/>
        </w:rPr>
        <w:t>Causal unity via physical covering</w:t>
      </w:r>
    </w:p>
    <w:p w14:paraId="316D45DF" w14:textId="77777777" w:rsidR="00427F21" w:rsidRPr="001D5799" w:rsidRDefault="00427F21" w:rsidP="006C241A">
      <w:pPr>
        <w:spacing w:line="360" w:lineRule="auto"/>
        <w:ind w:left="720"/>
        <w:jc w:val="both"/>
        <w:rPr>
          <w:rFonts w:ascii="Times New Roman" w:hAnsi="Times New Roman"/>
          <w:sz w:val="24"/>
        </w:rPr>
      </w:pPr>
      <w:r w:rsidRPr="001D5799">
        <w:rPr>
          <w:rFonts w:ascii="Times New Roman" w:hAnsi="Times New Roman"/>
          <w:sz w:val="24"/>
        </w:rPr>
        <w:t>Here the parts in the interior of the unified entity are combined together causally through a common membrane or other physical covering</w:t>
      </w:r>
      <w:r w:rsidR="00925DC5" w:rsidRPr="001D5799">
        <w:rPr>
          <w:rFonts w:ascii="Times New Roman" w:hAnsi="Times New Roman"/>
          <w:sz w:val="24"/>
        </w:rPr>
        <w:t xml:space="preserve"> – what the FMA refers to as a ‘bona fide anatomical surface’ [</w:t>
      </w:r>
      <w:r w:rsidR="00925DC5" w:rsidRPr="001D5799">
        <w:rPr>
          <w:rFonts w:ascii="Times New Roman" w:hAnsi="Times New Roman"/>
          <w:sz w:val="24"/>
        </w:rPr>
        <w:fldChar w:fldCharType="begin"/>
      </w:r>
      <w:r w:rsidR="00925DC5" w:rsidRPr="001D5799">
        <w:rPr>
          <w:rFonts w:ascii="Times New Roman" w:hAnsi="Times New Roman"/>
          <w:sz w:val="24"/>
        </w:rPr>
        <w:instrText xml:space="preserve"> REF _Ref309153893 \r \h </w:instrText>
      </w:r>
      <w:r w:rsidR="00925DC5" w:rsidRPr="001D5799">
        <w:rPr>
          <w:rFonts w:ascii="Times New Roman" w:hAnsi="Times New Roman"/>
          <w:sz w:val="24"/>
        </w:rPr>
      </w:r>
      <w:r w:rsidR="00925DC5" w:rsidRPr="001D5799">
        <w:rPr>
          <w:rFonts w:ascii="Times New Roman" w:hAnsi="Times New Roman"/>
          <w:sz w:val="24"/>
        </w:rPr>
        <w:fldChar w:fldCharType="separate"/>
      </w:r>
      <w:r w:rsidR="00A908AB">
        <w:rPr>
          <w:rFonts w:ascii="Times New Roman" w:hAnsi="Times New Roman"/>
          <w:sz w:val="24"/>
        </w:rPr>
        <w:t>44</w:t>
      </w:r>
      <w:r w:rsidR="00925DC5" w:rsidRPr="001D5799">
        <w:rPr>
          <w:rFonts w:ascii="Times New Roman" w:hAnsi="Times New Roman"/>
          <w:sz w:val="24"/>
        </w:rPr>
        <w:fldChar w:fldCharType="end"/>
      </w:r>
      <w:r w:rsidR="00925DC5" w:rsidRPr="001D5799">
        <w:rPr>
          <w:rFonts w:ascii="Times New Roman" w:hAnsi="Times New Roman"/>
          <w:sz w:val="24"/>
        </w:rPr>
        <w:t>]</w:t>
      </w:r>
      <w:r w:rsidRPr="001D5799">
        <w:rPr>
          <w:rFonts w:ascii="Times New Roman" w:hAnsi="Times New Roman"/>
          <w:sz w:val="24"/>
        </w:rPr>
        <w:t>. The latter points outwards toward and serves as a protective function in relation to what lies on the exterior of the entity [</w:t>
      </w:r>
      <w:r w:rsidR="001E591D" w:rsidRPr="001D5799">
        <w:rPr>
          <w:rFonts w:ascii="Times New Roman" w:hAnsi="Times New Roman"/>
          <w:sz w:val="24"/>
        </w:rPr>
        <w:fldChar w:fldCharType="begin"/>
      </w:r>
      <w:r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908AB">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 xml:space="preserve">, </w:t>
      </w:r>
      <w:r w:rsidR="001E591D" w:rsidRPr="001D5799">
        <w:rPr>
          <w:rFonts w:ascii="Times New Roman" w:hAnsi="Times New Roman"/>
          <w:sz w:val="24"/>
        </w:rPr>
        <w:fldChar w:fldCharType="begin"/>
      </w:r>
      <w:r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908AB">
        <w:rPr>
          <w:rFonts w:ascii="Times New Roman" w:hAnsi="Times New Roman"/>
          <w:sz w:val="24"/>
        </w:rPr>
        <w:t>47</w:t>
      </w:r>
      <w:r w:rsidR="001E591D" w:rsidRPr="001D5799">
        <w:rPr>
          <w:rFonts w:ascii="Times New Roman" w:hAnsi="Times New Roman"/>
          <w:sz w:val="24"/>
        </w:rPr>
        <w:fldChar w:fldCharType="end"/>
      </w:r>
      <w:r w:rsidRPr="001D5799">
        <w:rPr>
          <w:rFonts w:ascii="Times New Roman" w:hAnsi="Times New Roman"/>
          <w:sz w:val="24"/>
        </w:rPr>
        <w:t>].</w:t>
      </w:r>
    </w:p>
    <w:p w14:paraId="481E4883" w14:textId="77777777" w:rsidR="008C04FB" w:rsidRPr="001D5799" w:rsidRDefault="00427F21" w:rsidP="008C04FB">
      <w:pPr>
        <w:spacing w:line="360" w:lineRule="auto"/>
        <w:ind w:left="720"/>
        <w:jc w:val="both"/>
        <w:rPr>
          <w:rFonts w:ascii="Times New Roman" w:hAnsi="Times New Roman"/>
          <w:sz w:val="24"/>
        </w:rPr>
      </w:pPr>
      <w:r w:rsidRPr="001D5799">
        <w:rPr>
          <w:rFonts w:ascii="Times New Roman" w:hAnsi="Times New Roman"/>
          <w:sz w:val="24"/>
        </w:rPr>
        <w:t xml:space="preserve">Note that the physical covering may have holes (for example pores in your skin, shafts penetrating the planet’s outer crust, sockets where conduits to </w:t>
      </w:r>
      <w:r w:rsidR="00151755" w:rsidRPr="001D5799">
        <w:rPr>
          <w:rFonts w:ascii="Times New Roman" w:hAnsi="Times New Roman"/>
          <w:sz w:val="24"/>
        </w:rPr>
        <w:t>other entities</w:t>
      </w:r>
      <w:r w:rsidRPr="001D5799">
        <w:rPr>
          <w:rFonts w:ascii="Times New Roman" w:hAnsi="Times New Roman"/>
          <w:sz w:val="24"/>
        </w:rPr>
        <w:t xml:space="preserve"> are connected allowing transport </w:t>
      </w:r>
      <w:r w:rsidR="00141642" w:rsidRPr="001D5799">
        <w:rPr>
          <w:rFonts w:ascii="Times New Roman" w:hAnsi="Times New Roman"/>
          <w:sz w:val="24"/>
        </w:rPr>
        <w:t>of electric current or of liquids or</w:t>
      </w:r>
      <w:r w:rsidRPr="001D5799">
        <w:rPr>
          <w:rFonts w:ascii="Times New Roman" w:hAnsi="Times New Roman"/>
          <w:sz w:val="24"/>
        </w:rPr>
        <w:t xml:space="preserve"> gases</w:t>
      </w:r>
      <w:r w:rsidR="00141642" w:rsidRPr="001D5799">
        <w:rPr>
          <w:rFonts w:ascii="Times New Roman" w:hAnsi="Times New Roman"/>
          <w:sz w:val="24"/>
        </w:rPr>
        <w:t>). The physical cover</w:t>
      </w:r>
      <w:r w:rsidR="0097446A" w:rsidRPr="001D5799">
        <w:rPr>
          <w:rFonts w:ascii="Times New Roman" w:hAnsi="Times New Roman"/>
          <w:sz w:val="24"/>
        </w:rPr>
        <w:t>ing</w:t>
      </w:r>
      <w:r w:rsidR="00141642" w:rsidRPr="001D5799">
        <w:rPr>
          <w:rFonts w:ascii="Times New Roman" w:hAnsi="Times New Roman"/>
          <w:sz w:val="24"/>
        </w:rPr>
        <w:t xml:space="preserve"> </w:t>
      </w:r>
      <w:r w:rsidRPr="001D5799">
        <w:rPr>
          <w:rFonts w:ascii="Times New Roman" w:hAnsi="Times New Roman"/>
          <w:sz w:val="24"/>
        </w:rPr>
        <w:t xml:space="preserve">is nonetheless </w:t>
      </w:r>
      <w:r w:rsidR="00151755" w:rsidRPr="001D5799">
        <w:rPr>
          <w:rFonts w:ascii="Times New Roman" w:hAnsi="Times New Roman"/>
          <w:i/>
          <w:sz w:val="24"/>
        </w:rPr>
        <w:t>connected</w:t>
      </w:r>
      <w:r w:rsidR="00151755" w:rsidRPr="001D5799">
        <w:rPr>
          <w:rFonts w:ascii="Times New Roman" w:hAnsi="Times New Roman"/>
          <w:sz w:val="24"/>
        </w:rPr>
        <w:t xml:space="preserve"> in</w:t>
      </w:r>
      <w:r w:rsidRPr="001D5799">
        <w:rPr>
          <w:rFonts w:ascii="Times New Roman" w:hAnsi="Times New Roman"/>
          <w:sz w:val="24"/>
        </w:rPr>
        <w:t xml:space="preserve"> the sense that</w:t>
      </w:r>
      <w:r w:rsidR="008C04FB" w:rsidRPr="001D5799">
        <w:rPr>
          <w:rFonts w:ascii="Times New Roman" w:hAnsi="Times New Roman"/>
          <w:sz w:val="24"/>
        </w:rPr>
        <w:t xml:space="preserve"> (a)</w:t>
      </w:r>
      <w:r w:rsidRPr="001D5799">
        <w:rPr>
          <w:rFonts w:ascii="Times New Roman" w:hAnsi="Times New Roman"/>
          <w:sz w:val="24"/>
        </w:rPr>
        <w:t xml:space="preserve"> between every two points on its surface a continuous path can be traced which does not leave this surface</w:t>
      </w:r>
      <w:r w:rsidR="00AE6D99" w:rsidRPr="001D5799">
        <w:rPr>
          <w:rFonts w:ascii="Times New Roman" w:hAnsi="Times New Roman"/>
          <w:sz w:val="24"/>
        </w:rPr>
        <w:t xml:space="preserve">, and </w:t>
      </w:r>
      <w:r w:rsidR="008C04FB" w:rsidRPr="001D5799">
        <w:rPr>
          <w:rFonts w:ascii="Times New Roman" w:hAnsi="Times New Roman"/>
          <w:sz w:val="24"/>
        </w:rPr>
        <w:t>also (b) the covering serves as a barrier preventing entities above a certain granularity threshold from entering from the outside or esca</w:t>
      </w:r>
      <w:r w:rsidR="0046705D" w:rsidRPr="001D5799">
        <w:rPr>
          <w:rFonts w:ascii="Times New Roman" w:hAnsi="Times New Roman"/>
          <w:sz w:val="24"/>
        </w:rPr>
        <w:t>ping from the inside</w:t>
      </w:r>
      <w:r w:rsidR="008C04FB" w:rsidRPr="001D5799">
        <w:rPr>
          <w:rFonts w:ascii="Times New Roman" w:hAnsi="Times New Roman"/>
          <w:sz w:val="24"/>
        </w:rPr>
        <w:t xml:space="preserve"> </w:t>
      </w:r>
      <w:r w:rsidR="0046705D" w:rsidRPr="001D5799">
        <w:rPr>
          <w:rFonts w:ascii="Times New Roman" w:hAnsi="Times New Roman"/>
          <w:sz w:val="24"/>
        </w:rPr>
        <w:t>[</w:t>
      </w:r>
      <w:r w:rsidR="0046705D" w:rsidRPr="001D5799">
        <w:rPr>
          <w:rFonts w:ascii="Times New Roman" w:hAnsi="Times New Roman"/>
          <w:sz w:val="24"/>
        </w:rPr>
        <w:fldChar w:fldCharType="begin"/>
      </w:r>
      <w:r w:rsidR="0046705D" w:rsidRPr="001D5799">
        <w:rPr>
          <w:rFonts w:ascii="Times New Roman" w:hAnsi="Times New Roman"/>
          <w:sz w:val="24"/>
        </w:rPr>
        <w:instrText xml:space="preserve"> PAGEREF _Hlk47849653 \h </w:instrText>
      </w:r>
      <w:r w:rsidR="0046705D" w:rsidRPr="001D5799">
        <w:rPr>
          <w:rFonts w:ascii="Times New Roman" w:hAnsi="Times New Roman"/>
          <w:sz w:val="24"/>
        </w:rPr>
      </w:r>
      <w:r w:rsidR="0046705D" w:rsidRPr="001D5799">
        <w:rPr>
          <w:rFonts w:ascii="Times New Roman" w:hAnsi="Times New Roman"/>
          <w:sz w:val="24"/>
        </w:rPr>
        <w:fldChar w:fldCharType="separate"/>
      </w:r>
      <w:ins w:id="646" w:author="Alan Ruttenberg" w:date="2012-01-14T16:56:00Z">
        <w:r w:rsidR="00A908AB">
          <w:rPr>
            <w:rFonts w:ascii="Times New Roman" w:hAnsi="Times New Roman"/>
            <w:noProof/>
            <w:sz w:val="24"/>
          </w:rPr>
          <w:t>56</w:t>
        </w:r>
      </w:ins>
      <w:ins w:id="647" w:author="phismith" w:date="2012-01-02T12:29:00Z">
        <w:del w:id="648" w:author="Alan Ruttenberg" w:date="2012-01-14T16:56:00Z">
          <w:r w:rsidR="000B5B22" w:rsidDel="00A908AB">
            <w:rPr>
              <w:rFonts w:ascii="Times New Roman" w:hAnsi="Times New Roman"/>
              <w:noProof/>
              <w:sz w:val="24"/>
            </w:rPr>
            <w:delText>73</w:delText>
          </w:r>
        </w:del>
      </w:ins>
      <w:del w:id="649" w:author="Alan Ruttenberg" w:date="2012-01-14T16:56:00Z">
        <w:r w:rsidR="001E66EA" w:rsidDel="00A908AB">
          <w:rPr>
            <w:rFonts w:ascii="Times New Roman" w:hAnsi="Times New Roman"/>
            <w:noProof/>
            <w:sz w:val="24"/>
          </w:rPr>
          <w:delText>69</w:delText>
        </w:r>
      </w:del>
      <w:r w:rsidR="0046705D" w:rsidRPr="001D5799">
        <w:rPr>
          <w:rFonts w:ascii="Times New Roman" w:hAnsi="Times New Roman"/>
          <w:sz w:val="24"/>
        </w:rPr>
        <w:fldChar w:fldCharType="end"/>
      </w:r>
      <w:r w:rsidR="001E66EA">
        <w:rPr>
          <w:rFonts w:ascii="Times New Roman" w:hAnsi="Times New Roman"/>
          <w:sz w:val="24"/>
        </w:rPr>
        <w:t xml:space="preserve">, </w:t>
      </w:r>
      <w:r w:rsidR="001E66EA">
        <w:rPr>
          <w:rFonts w:ascii="Times New Roman" w:hAnsi="Times New Roman"/>
          <w:sz w:val="24"/>
        </w:rPr>
        <w:fldChar w:fldCharType="begin"/>
      </w:r>
      <w:r w:rsidR="001E66EA">
        <w:rPr>
          <w:rFonts w:ascii="Times New Roman" w:hAnsi="Times New Roman"/>
          <w:sz w:val="24"/>
        </w:rPr>
        <w:instrText xml:space="preserve"> REF _Ref313200566 \r \h </w:instrText>
      </w:r>
      <w:r w:rsidR="001E66EA">
        <w:rPr>
          <w:rFonts w:ascii="Times New Roman" w:hAnsi="Times New Roman"/>
          <w:sz w:val="24"/>
        </w:rPr>
      </w:r>
      <w:r w:rsidR="001E66EA">
        <w:rPr>
          <w:rFonts w:ascii="Times New Roman" w:hAnsi="Times New Roman"/>
          <w:sz w:val="24"/>
        </w:rPr>
        <w:fldChar w:fldCharType="separate"/>
      </w:r>
      <w:r w:rsidR="00A908AB">
        <w:rPr>
          <w:rFonts w:ascii="Times New Roman" w:hAnsi="Times New Roman"/>
          <w:sz w:val="24"/>
        </w:rPr>
        <w:t>77</w:t>
      </w:r>
      <w:r w:rsidR="001E66EA">
        <w:rPr>
          <w:rFonts w:ascii="Times New Roman" w:hAnsi="Times New Roman"/>
          <w:sz w:val="24"/>
        </w:rPr>
        <w:fldChar w:fldCharType="end"/>
      </w:r>
      <w:r w:rsidR="0046705D" w:rsidRPr="001D5799">
        <w:rPr>
          <w:rFonts w:ascii="Times New Roman" w:hAnsi="Times New Roman"/>
          <w:sz w:val="24"/>
        </w:rPr>
        <w:t>].</w:t>
      </w:r>
    </w:p>
    <w:p w14:paraId="4CD0B4E3" w14:textId="77777777" w:rsidR="00141642" w:rsidRPr="001D5799" w:rsidRDefault="00141642" w:rsidP="006C241A">
      <w:pPr>
        <w:spacing w:line="360" w:lineRule="auto"/>
        <w:ind w:left="720"/>
        <w:jc w:val="both"/>
        <w:rPr>
          <w:rFonts w:ascii="Times New Roman" w:hAnsi="Times New Roman"/>
          <w:sz w:val="24"/>
        </w:rPr>
      </w:pPr>
      <w:r w:rsidRPr="001D5799">
        <w:rPr>
          <w:rFonts w:ascii="Times New Roman" w:hAnsi="Times New Roman"/>
          <w:sz w:val="24"/>
        </w:rPr>
        <w:t>Some organs in the interior of complex organisms manifest a causal unity of this type. Organs can survive detachment from their surroundings, for example in the case of transplant, with their membranes intact. The FMA [</w:t>
      </w:r>
      <w:r w:rsidR="001E591D" w:rsidRPr="001D5799">
        <w:rPr>
          <w:rFonts w:ascii="Times New Roman" w:hAnsi="Times New Roman"/>
          <w:sz w:val="24"/>
        </w:rPr>
        <w:fldChar w:fldCharType="begin"/>
      </w:r>
      <w:r w:rsidRPr="001D5799">
        <w:rPr>
          <w:rFonts w:ascii="Times New Roman" w:hAnsi="Times New Roman"/>
          <w:sz w:val="24"/>
        </w:rPr>
        <w:instrText xml:space="preserve"> REF _Ref309153893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908AB">
        <w:rPr>
          <w:rFonts w:ascii="Times New Roman" w:hAnsi="Times New Roman"/>
          <w:sz w:val="24"/>
        </w:rPr>
        <w:t>44</w:t>
      </w:r>
      <w:r w:rsidR="001E591D" w:rsidRPr="001D5799">
        <w:rPr>
          <w:rFonts w:ascii="Times New Roman" w:hAnsi="Times New Roman"/>
          <w:sz w:val="24"/>
        </w:rPr>
        <w:fldChar w:fldCharType="end"/>
      </w:r>
      <w:r w:rsidRPr="001D5799">
        <w:rPr>
          <w:rFonts w:ascii="Times New Roman" w:hAnsi="Times New Roman"/>
          <w:sz w:val="24"/>
        </w:rPr>
        <w:t xml:space="preserve">] defines ‘organ’ as follows: </w:t>
      </w:r>
    </w:p>
    <w:p w14:paraId="7DB8467F" w14:textId="77777777" w:rsidR="00925DC5" w:rsidRPr="001D5799" w:rsidRDefault="00141642" w:rsidP="00005461">
      <w:pPr>
        <w:spacing w:line="360" w:lineRule="auto"/>
        <w:ind w:left="1080"/>
        <w:jc w:val="both"/>
        <w:rPr>
          <w:rFonts w:ascii="Times New Roman" w:hAnsi="Times New Roman"/>
          <w:sz w:val="24"/>
        </w:rPr>
      </w:pPr>
      <w:r w:rsidRPr="001D5799">
        <w:rPr>
          <w:rFonts w:ascii="Times New Roman" w:hAnsi="Times New Roman"/>
          <w:sz w:val="24"/>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217574C5" w14:textId="77777777" w:rsidR="001659B6" w:rsidRPr="001D5799" w:rsidRDefault="001659B6" w:rsidP="00925DC5">
      <w:pPr>
        <w:spacing w:line="360" w:lineRule="auto"/>
        <w:ind w:firstLine="720"/>
        <w:jc w:val="both"/>
        <w:rPr>
          <w:rFonts w:ascii="Times New Roman" w:hAnsi="Times New Roman"/>
          <w:i/>
          <w:sz w:val="24"/>
        </w:rPr>
      </w:pPr>
      <w:bookmarkStart w:id="650" w:name="_Ref308172916"/>
      <w:r w:rsidRPr="001D5799">
        <w:rPr>
          <w:rFonts w:ascii="Times New Roman" w:hAnsi="Times New Roman"/>
          <w:sz w:val="24"/>
        </w:rPr>
        <w:t>CU</w:t>
      </w:r>
      <w:r w:rsidRPr="001D5799">
        <w:rPr>
          <w:rFonts w:ascii="Times New Roman" w:hAnsi="Times New Roman"/>
          <w:sz w:val="24"/>
          <w:vertAlign w:val="subscript"/>
        </w:rPr>
        <w:t>2</w:t>
      </w:r>
      <w:r w:rsidRPr="001D5799">
        <w:rPr>
          <w:rFonts w:ascii="Times New Roman" w:hAnsi="Times New Roman"/>
          <w:i/>
          <w:sz w:val="24"/>
        </w:rPr>
        <w:t xml:space="preserve">: Causal unity via internal physical forces </w:t>
      </w:r>
    </w:p>
    <w:p w14:paraId="320D5C25" w14:textId="77777777" w:rsidR="00864E66" w:rsidRPr="001D5799" w:rsidRDefault="001659B6" w:rsidP="00925DC5">
      <w:pPr>
        <w:spacing w:line="360" w:lineRule="auto"/>
        <w:ind w:left="720"/>
        <w:jc w:val="both"/>
        <w:rPr>
          <w:rFonts w:ascii="Times New Roman" w:hAnsi="Times New Roman"/>
          <w:sz w:val="24"/>
        </w:rPr>
      </w:pPr>
      <w:r w:rsidRPr="001D5799">
        <w:rPr>
          <w:rFonts w:ascii="Times New Roman" w:hAnsi="Times New Roman"/>
          <w:sz w:val="24"/>
        </w:rPr>
        <w:t xml:space="preserve">Here </w:t>
      </w:r>
      <w:r w:rsidR="00427F21" w:rsidRPr="001D5799">
        <w:rPr>
          <w:rFonts w:ascii="Times New Roman" w:hAnsi="Times New Roman"/>
          <w:sz w:val="24"/>
        </w:rPr>
        <w:t xml:space="preserve">the </w:t>
      </w:r>
      <w:r w:rsidR="00925DC5" w:rsidRPr="001D5799">
        <w:rPr>
          <w:rFonts w:ascii="Times New Roman" w:hAnsi="Times New Roman"/>
          <w:sz w:val="24"/>
        </w:rPr>
        <w:t xml:space="preserve">material </w:t>
      </w:r>
      <w:r w:rsidR="00427F21" w:rsidRPr="001D5799">
        <w:rPr>
          <w:rFonts w:ascii="Times New Roman" w:hAnsi="Times New Roman"/>
          <w:sz w:val="24"/>
        </w:rPr>
        <w:t xml:space="preserve">parts of </w:t>
      </w:r>
      <w:r w:rsidRPr="001D5799">
        <w:rPr>
          <w:rFonts w:ascii="Times New Roman" w:hAnsi="Times New Roman"/>
          <w:sz w:val="24"/>
        </w:rPr>
        <w:t xml:space="preserve">a material entity </w:t>
      </w:r>
      <w:r w:rsidR="00427F21" w:rsidRPr="001D5799">
        <w:rPr>
          <w:rFonts w:ascii="Times New Roman" w:hAnsi="Times New Roman"/>
          <w:sz w:val="24"/>
        </w:rPr>
        <w:t>are combined together causally by suffi</w:t>
      </w:r>
      <w:r w:rsidR="001E66EA">
        <w:rPr>
          <w:rFonts w:ascii="Times New Roman" w:hAnsi="Times New Roman"/>
          <w:sz w:val="24"/>
        </w:rPr>
        <w:t xml:space="preserve">ciently strong physical forces, </w:t>
      </w:r>
      <w:r w:rsidR="00427F21" w:rsidRPr="001D5799">
        <w:rPr>
          <w:rFonts w:ascii="Times New Roman" w:hAnsi="Times New Roman"/>
          <w:sz w:val="24"/>
        </w:rPr>
        <w:t xml:space="preserve">for example, </w:t>
      </w:r>
      <w:r w:rsidR="00864E66" w:rsidRPr="001D5799">
        <w:rPr>
          <w:rFonts w:ascii="Times New Roman" w:hAnsi="Times New Roman"/>
          <w:sz w:val="24"/>
        </w:rPr>
        <w:t xml:space="preserve">by fundamental forces of strong and weak interaction, </w:t>
      </w:r>
      <w:r w:rsidR="00427F21" w:rsidRPr="001D5799">
        <w:rPr>
          <w:rFonts w:ascii="Times New Roman" w:hAnsi="Times New Roman"/>
          <w:sz w:val="24"/>
        </w:rPr>
        <w:t xml:space="preserve">by covalent </w:t>
      </w:r>
      <w:r w:rsidR="00864E66" w:rsidRPr="001D5799">
        <w:rPr>
          <w:rFonts w:ascii="Times New Roman" w:hAnsi="Times New Roman"/>
          <w:sz w:val="24"/>
        </w:rPr>
        <w:t xml:space="preserve">or ionic </w:t>
      </w:r>
      <w:r w:rsidR="00427F21" w:rsidRPr="001D5799">
        <w:rPr>
          <w:rFonts w:ascii="Times New Roman" w:hAnsi="Times New Roman"/>
          <w:sz w:val="24"/>
        </w:rPr>
        <w:t>bonds</w:t>
      </w:r>
      <w:r w:rsidR="00864E66" w:rsidRPr="001D5799">
        <w:rPr>
          <w:rFonts w:ascii="Times New Roman" w:hAnsi="Times New Roman"/>
          <w:sz w:val="24"/>
        </w:rPr>
        <w:t>, by metallic bonding</w:t>
      </w:r>
      <w:r w:rsidR="00AE6D99" w:rsidRPr="001D5799">
        <w:rPr>
          <w:rFonts w:ascii="Times New Roman" w:hAnsi="Times New Roman"/>
          <w:sz w:val="24"/>
        </w:rPr>
        <w:t>, or more generally by forces of a type which makes overall sum of forces strong enough act to hold the object together relative to the strength of attractive or destructive forces in its</w:t>
      </w:r>
      <w:r w:rsidR="00D17B61">
        <w:rPr>
          <w:rFonts w:ascii="Times New Roman" w:hAnsi="Times New Roman"/>
          <w:sz w:val="24"/>
        </w:rPr>
        <w:t xml:space="preserve"> ordinary environmental neighbo</w:t>
      </w:r>
      <w:r w:rsidR="00AE6D99" w:rsidRPr="001D5799">
        <w:rPr>
          <w:rFonts w:ascii="Times New Roman" w:hAnsi="Times New Roman"/>
          <w:sz w:val="24"/>
        </w:rPr>
        <w:t xml:space="preserve">rhood.  (None of us </w:t>
      </w:r>
      <w:r w:rsidR="001E66EA">
        <w:rPr>
          <w:rFonts w:ascii="Times New Roman" w:hAnsi="Times New Roman"/>
          <w:sz w:val="24"/>
        </w:rPr>
        <w:t>would remain an object</w:t>
      </w:r>
      <w:r w:rsidR="00AE6D99" w:rsidRPr="001D5799">
        <w:rPr>
          <w:rFonts w:ascii="Times New Roman" w:hAnsi="Times New Roman"/>
          <w:sz w:val="24"/>
        </w:rPr>
        <w:t xml:space="preserve"> very long on the face of a neutron star, but luckily that isn’t our ordinary environment.)</w:t>
      </w:r>
      <w:r w:rsidR="00864E66" w:rsidRPr="001D5799">
        <w:rPr>
          <w:rFonts w:ascii="Times New Roman" w:hAnsi="Times New Roman"/>
          <w:sz w:val="24"/>
        </w:rPr>
        <w:t xml:space="preserve"> In the case of larger portions of matter the </w:t>
      </w:r>
      <w:bookmarkStart w:id="651" w:name="_Ref308172919"/>
      <w:bookmarkEnd w:id="650"/>
      <w:r w:rsidR="00864E66" w:rsidRPr="001D5799">
        <w:rPr>
          <w:rFonts w:ascii="Times New Roman" w:hAnsi="Times New Roman"/>
          <w:sz w:val="24"/>
        </w:rPr>
        <w:t>cons</w:t>
      </w:r>
      <w:r w:rsidR="00151755" w:rsidRPr="001D5799">
        <w:rPr>
          <w:rFonts w:ascii="Times New Roman" w:hAnsi="Times New Roman"/>
          <w:sz w:val="24"/>
        </w:rPr>
        <w:t>ti</w:t>
      </w:r>
      <w:r w:rsidR="00864E66" w:rsidRPr="001D5799">
        <w:rPr>
          <w:rFonts w:ascii="Times New Roman" w:hAnsi="Times New Roman"/>
          <w:sz w:val="24"/>
        </w:rPr>
        <w:t>tuent</w:t>
      </w:r>
      <w:r w:rsidR="00151755" w:rsidRPr="001D5799">
        <w:rPr>
          <w:rFonts w:ascii="Times New Roman" w:hAnsi="Times New Roman"/>
          <w:sz w:val="24"/>
        </w:rPr>
        <w:t xml:space="preserve"> </w:t>
      </w:r>
      <w:r w:rsidR="00864E66" w:rsidRPr="001D5799">
        <w:rPr>
          <w:rFonts w:ascii="Times New Roman" w:hAnsi="Times New Roman"/>
          <w:sz w:val="24"/>
        </w:rPr>
        <w:t xml:space="preserve">atoms are tightly bound to each other in a geometric </w:t>
      </w:r>
      <w:r w:rsidR="00151755" w:rsidRPr="001D5799">
        <w:rPr>
          <w:rFonts w:ascii="Times New Roman" w:hAnsi="Times New Roman"/>
          <w:sz w:val="24"/>
        </w:rPr>
        <w:t>lattice, either</w:t>
      </w:r>
      <w:r w:rsidR="00864E66" w:rsidRPr="001D5799">
        <w:rPr>
          <w:rFonts w:ascii="Times New Roman" w:hAnsi="Times New Roman"/>
          <w:sz w:val="24"/>
        </w:rPr>
        <w:t xml:space="preserve"> regularly (as in the case of portions of metal) or irregularly (as in an amorphous </w:t>
      </w:r>
      <w:r w:rsidR="00151755" w:rsidRPr="001D5799">
        <w:rPr>
          <w:rFonts w:ascii="Times New Roman" w:hAnsi="Times New Roman"/>
          <w:sz w:val="24"/>
        </w:rPr>
        <w:t>solid such</w:t>
      </w:r>
      <w:r w:rsidR="00864E66" w:rsidRPr="001D5799">
        <w:rPr>
          <w:rFonts w:ascii="Times New Roman" w:hAnsi="Times New Roman"/>
          <w:sz w:val="24"/>
        </w:rPr>
        <w:t xml:space="preserve"> as a portion of glass).</w:t>
      </w:r>
      <w:r w:rsidR="00005461" w:rsidRPr="001D5799">
        <w:rPr>
          <w:rFonts w:ascii="Times New Roman" w:hAnsi="Times New Roman"/>
          <w:sz w:val="24"/>
        </w:rPr>
        <w:t xml:space="preserve"> Examples: </w:t>
      </w:r>
      <w:r w:rsidR="00005461" w:rsidRPr="001D5799">
        <w:rPr>
          <w:rFonts w:ascii="Times New Roman" w:hAnsi="Times New Roman"/>
          <w:i/>
          <w:sz w:val="24"/>
        </w:rPr>
        <w:t>atoms</w:t>
      </w:r>
      <w:r w:rsidR="00005461" w:rsidRPr="001D5799">
        <w:rPr>
          <w:rFonts w:ascii="Times New Roman" w:hAnsi="Times New Roman"/>
          <w:sz w:val="24"/>
        </w:rPr>
        <w:t xml:space="preserve">, </w:t>
      </w:r>
      <w:r w:rsidR="00005461" w:rsidRPr="001D5799">
        <w:rPr>
          <w:rFonts w:ascii="Times New Roman" w:hAnsi="Times New Roman"/>
          <w:i/>
          <w:sz w:val="24"/>
        </w:rPr>
        <w:t>molecules</w:t>
      </w:r>
      <w:r w:rsidR="00005461" w:rsidRPr="001D5799">
        <w:rPr>
          <w:rFonts w:ascii="Times New Roman" w:hAnsi="Times New Roman"/>
          <w:sz w:val="24"/>
        </w:rPr>
        <w:t xml:space="preserve">, </w:t>
      </w:r>
      <w:r w:rsidR="00005461" w:rsidRPr="001D5799">
        <w:rPr>
          <w:rFonts w:ascii="Times New Roman" w:hAnsi="Times New Roman"/>
          <w:i/>
          <w:sz w:val="24"/>
        </w:rPr>
        <w:t>grains of sand</w:t>
      </w:r>
      <w:r w:rsidR="00005461" w:rsidRPr="001D5799">
        <w:rPr>
          <w:rFonts w:ascii="Times New Roman" w:hAnsi="Times New Roman"/>
          <w:sz w:val="24"/>
        </w:rPr>
        <w:t xml:space="preserve">, </w:t>
      </w:r>
      <w:r w:rsidR="00005461" w:rsidRPr="001D5799">
        <w:rPr>
          <w:rFonts w:ascii="Times New Roman" w:hAnsi="Times New Roman"/>
          <w:i/>
          <w:sz w:val="24"/>
        </w:rPr>
        <w:t>lumps of iron.</w:t>
      </w:r>
    </w:p>
    <w:bookmarkEnd w:id="651"/>
    <w:p w14:paraId="4594C238" w14:textId="77777777" w:rsidR="00864E66" w:rsidRPr="001D5799" w:rsidRDefault="00665794" w:rsidP="00925DC5">
      <w:pPr>
        <w:spacing w:line="360" w:lineRule="auto"/>
        <w:ind w:firstLine="720"/>
        <w:jc w:val="both"/>
        <w:rPr>
          <w:rFonts w:ascii="Times New Roman" w:hAnsi="Times New Roman"/>
          <w:i/>
          <w:sz w:val="24"/>
        </w:rPr>
      </w:pPr>
      <w:r w:rsidRPr="001D5799">
        <w:rPr>
          <w:rFonts w:ascii="Times New Roman" w:hAnsi="Times New Roman"/>
          <w:sz w:val="24"/>
        </w:rPr>
        <w:t>CU</w:t>
      </w:r>
      <w:r w:rsidRPr="001D5799">
        <w:rPr>
          <w:rFonts w:ascii="Times New Roman" w:hAnsi="Times New Roman"/>
          <w:sz w:val="24"/>
          <w:vertAlign w:val="subscript"/>
        </w:rPr>
        <w:t>3</w:t>
      </w:r>
      <w:r w:rsidRPr="001D5799">
        <w:rPr>
          <w:rFonts w:ascii="Times New Roman" w:hAnsi="Times New Roman"/>
          <w:i/>
          <w:sz w:val="24"/>
        </w:rPr>
        <w:t>: Causal unity via engineered assembly of components</w:t>
      </w:r>
    </w:p>
    <w:p w14:paraId="76EBC2D2" w14:textId="77777777" w:rsidR="00665794" w:rsidRPr="001D5799" w:rsidRDefault="00665794" w:rsidP="00925DC5">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rPr>
        <w:t xml:space="preserve">Here the </w:t>
      </w:r>
      <w:r w:rsidR="00925DC5" w:rsidRPr="001D5799">
        <w:rPr>
          <w:rFonts w:ascii="Times New Roman" w:hAnsi="Times New Roman"/>
          <w:sz w:val="24"/>
        </w:rPr>
        <w:t xml:space="preserve">material </w:t>
      </w:r>
      <w:r w:rsidRPr="001D5799">
        <w:rPr>
          <w:rFonts w:ascii="Times New Roman" w:hAnsi="Times New Roman"/>
          <w:sz w:val="24"/>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1D5799">
        <w:rPr>
          <w:rFonts w:ascii="Times New Roman" w:hAnsi="Times New Roman"/>
          <w:sz w:val="24"/>
          <w:szCs w:val="23"/>
        </w:rPr>
        <w:t xml:space="preserve">The parts of an automobile, including the moving parts, constitute an object because of their relative </w:t>
      </w:r>
      <w:r w:rsidR="00151755" w:rsidRPr="001D5799">
        <w:rPr>
          <w:rFonts w:ascii="Times New Roman" w:hAnsi="Times New Roman"/>
          <w:sz w:val="24"/>
          <w:szCs w:val="23"/>
        </w:rPr>
        <w:t>rigidity: while</w:t>
      </w:r>
      <w:r w:rsidR="00621220" w:rsidRPr="001D5799">
        <w:rPr>
          <w:rFonts w:ascii="Times New Roman" w:hAnsi="Times New Roman"/>
          <w:sz w:val="24"/>
          <w:szCs w:val="23"/>
        </w:rPr>
        <w:t xml:space="preserve"> these parts may move with respect to each other, a given gear cannot move e.g., 10 </w:t>
      </w:r>
      <w:r w:rsidR="00151755" w:rsidRPr="001D5799">
        <w:rPr>
          <w:rFonts w:ascii="Times New Roman" w:hAnsi="Times New Roman"/>
          <w:sz w:val="24"/>
          <w:szCs w:val="23"/>
        </w:rPr>
        <w:t>ft.</w:t>
      </w:r>
      <w:r w:rsidR="00621220" w:rsidRPr="001D5799">
        <w:rPr>
          <w:rFonts w:ascii="Times New Roman" w:hAnsi="Times New Roman"/>
          <w:sz w:val="24"/>
          <w:szCs w:val="23"/>
        </w:rPr>
        <w:t xml:space="preserve">, while the other parts do not. </w:t>
      </w:r>
    </w:p>
    <w:p w14:paraId="4D9DE262" w14:textId="77777777" w:rsidR="00621220" w:rsidRPr="001D5799" w:rsidRDefault="00621220" w:rsidP="009B5669">
      <w:pPr>
        <w:spacing w:beforeLines="1" w:before="2" w:afterLines="1" w:after="2" w:line="360" w:lineRule="auto"/>
        <w:jc w:val="both"/>
        <w:rPr>
          <w:rFonts w:ascii="Times New Roman" w:hAnsi="Times New Roman"/>
          <w:sz w:val="24"/>
          <w:szCs w:val="23"/>
        </w:rPr>
      </w:pPr>
    </w:p>
    <w:p w14:paraId="3D029940" w14:textId="77777777" w:rsidR="00A31705" w:rsidRPr="001D5799" w:rsidRDefault="00A31705" w:rsidP="006C241A">
      <w:pPr>
        <w:spacing w:line="360" w:lineRule="auto"/>
        <w:jc w:val="both"/>
        <w:rPr>
          <w:rFonts w:ascii="Times New Roman" w:hAnsi="Times New Roman"/>
          <w:sz w:val="24"/>
        </w:rPr>
      </w:pPr>
      <w:r w:rsidRPr="001D5799">
        <w:rPr>
          <w:rFonts w:ascii="Times New Roman" w:hAnsi="Times New Roman"/>
          <w:sz w:val="24"/>
        </w:rPr>
        <w:t xml:space="preserve">We can now elucidate what it means for a material entity to be </w:t>
      </w:r>
      <w:r w:rsidR="00151755" w:rsidRPr="001D5799">
        <w:rPr>
          <w:rFonts w:ascii="Times New Roman" w:hAnsi="Times New Roman"/>
          <w:i/>
          <w:sz w:val="24"/>
        </w:rPr>
        <w:t>maximal</w:t>
      </w:r>
      <w:r w:rsidR="00151755" w:rsidRPr="001D5799">
        <w:rPr>
          <w:rFonts w:ascii="Times New Roman" w:hAnsi="Times New Roman"/>
          <w:sz w:val="24"/>
        </w:rPr>
        <w:t xml:space="preserve"> relative</w:t>
      </w:r>
      <w:r w:rsidRPr="001D5799">
        <w:rPr>
          <w:rFonts w:ascii="Times New Roman" w:hAnsi="Times New Roman"/>
          <w:sz w:val="24"/>
        </w:rPr>
        <w:t xml:space="preserve"> to one or other of th</w:t>
      </w:r>
      <w:r w:rsidR="00296E4D" w:rsidRPr="001D5799">
        <w:rPr>
          <w:rFonts w:ascii="Times New Roman" w:hAnsi="Times New Roman"/>
          <w:sz w:val="24"/>
        </w:rPr>
        <w:t xml:space="preserve">ese three types of causal unity, and thereby define </w:t>
      </w:r>
      <w:r w:rsidR="00296E4D" w:rsidRPr="001D5799">
        <w:rPr>
          <w:rFonts w:ascii="Times New Roman" w:hAnsi="Times New Roman"/>
          <w:i/>
          <w:sz w:val="24"/>
        </w:rPr>
        <w:t>object</w:t>
      </w:r>
      <w:r w:rsidR="00296E4D" w:rsidRPr="001D5799">
        <w:rPr>
          <w:rFonts w:ascii="Times New Roman" w:hAnsi="Times New Roman"/>
          <w:sz w:val="24"/>
        </w:rPr>
        <w:t>, as follows</w:t>
      </w:r>
    </w:p>
    <w:p w14:paraId="27BE0950" w14:textId="77777777" w:rsidR="009F014F" w:rsidRPr="001D5799" w:rsidRDefault="00236D40" w:rsidP="009F014F">
      <w:pPr>
        <w:spacing w:after="160" w:line="240" w:lineRule="auto"/>
        <w:jc w:val="both"/>
        <w:rPr>
          <w:rFonts w:ascii="Times New Roman" w:hAnsi="Times New Roman"/>
          <w:sz w:val="24"/>
        </w:rPr>
      </w:pPr>
      <w:r w:rsidRPr="001D5799">
        <w:rPr>
          <w:rFonts w:ascii="Times New Roman" w:hAnsi="Times New Roman"/>
          <w:smallCaps/>
          <w:sz w:val="24"/>
        </w:rPr>
        <w:t>Elucidation:</w:t>
      </w:r>
      <w:r w:rsidR="00A31705" w:rsidRPr="001D5799">
        <w:rPr>
          <w:rFonts w:ascii="Times New Roman" w:hAnsi="Times New Roman"/>
          <w:sz w:val="24"/>
        </w:rPr>
        <w:t xml:space="preserve"> </w:t>
      </w:r>
      <w:r w:rsidR="00A31705" w:rsidRPr="001D5799">
        <w:rPr>
          <w:rFonts w:ascii="Times New Roman" w:hAnsi="Times New Roman"/>
          <w:i/>
          <w:sz w:val="24"/>
        </w:rPr>
        <w:t xml:space="preserve">a </w:t>
      </w:r>
      <w:r w:rsidR="00A31705" w:rsidRPr="001D5799">
        <w:rPr>
          <w:rFonts w:ascii="Times New Roman" w:hAnsi="Times New Roman"/>
          <w:sz w:val="24"/>
        </w:rPr>
        <w:t xml:space="preserve">is </w:t>
      </w:r>
      <w:r w:rsidR="00A31705" w:rsidRPr="001D5799">
        <w:rPr>
          <w:rFonts w:ascii="Times New Roman" w:hAnsi="Times New Roman"/>
          <w:i/>
          <w:sz w:val="24"/>
        </w:rPr>
        <w:t xml:space="preserve">maximal </w:t>
      </w:r>
      <w:r w:rsidR="00296E4D" w:rsidRPr="001D5799">
        <w:rPr>
          <w:rFonts w:ascii="Times New Roman" w:hAnsi="Times New Roman"/>
          <w:sz w:val="24"/>
        </w:rPr>
        <w:t>relative to some criterion of causal unity CU</w:t>
      </w:r>
      <w:r w:rsidR="00296E4D" w:rsidRPr="001D5799">
        <w:rPr>
          <w:rFonts w:ascii="Times New Roman" w:hAnsi="Times New Roman"/>
          <w:i/>
          <w:sz w:val="24"/>
          <w:vertAlign w:val="subscript"/>
        </w:rPr>
        <w:t>n</w:t>
      </w:r>
      <w:r w:rsidR="00296E4D" w:rsidRPr="001D5799">
        <w:rPr>
          <w:rFonts w:ascii="Times New Roman" w:hAnsi="Times New Roman"/>
          <w:i/>
          <w:sz w:val="24"/>
        </w:rPr>
        <w:t xml:space="preserve"> </w:t>
      </w:r>
      <w:r w:rsidR="009F014F" w:rsidRPr="001D5799">
        <w:rPr>
          <w:rFonts w:ascii="Times New Roman" w:hAnsi="Times New Roman"/>
          <w:sz w:val="24"/>
        </w:rPr>
        <w:t>means:</w:t>
      </w:r>
    </w:p>
    <w:p w14:paraId="40780C77" w14:textId="77777777" w:rsidR="009F014F" w:rsidRPr="001D5799" w:rsidRDefault="00A31705" w:rsidP="009F014F">
      <w:pPr>
        <w:spacing w:after="160" w:line="240" w:lineRule="auto"/>
        <w:ind w:left="1530"/>
        <w:jc w:val="both"/>
        <w:rPr>
          <w:rFonts w:ascii="Times New Roman" w:hAnsi="Times New Roman"/>
          <w:i/>
          <w:sz w:val="24"/>
        </w:rPr>
      </w:pPr>
      <w:r w:rsidRPr="001D5799">
        <w:rPr>
          <w:rFonts w:ascii="Times New Roman" w:hAnsi="Times New Roman"/>
          <w:i/>
          <w:sz w:val="24"/>
        </w:rPr>
        <w:t xml:space="preserve">a </w:t>
      </w:r>
      <w:r w:rsidRPr="001D5799">
        <w:rPr>
          <w:rFonts w:ascii="Times New Roman" w:hAnsi="Times New Roman"/>
          <w:sz w:val="24"/>
        </w:rPr>
        <w:t>is causally unified relative to CU</w:t>
      </w:r>
      <w:r w:rsidRPr="001D5799">
        <w:rPr>
          <w:rFonts w:ascii="Times New Roman" w:hAnsi="Times New Roman"/>
          <w:i/>
          <w:sz w:val="24"/>
          <w:vertAlign w:val="subscript"/>
        </w:rPr>
        <w:t>n</w:t>
      </w:r>
      <w:r w:rsidR="00536BF5" w:rsidRPr="001D5799">
        <w:rPr>
          <w:rFonts w:ascii="Times New Roman" w:hAnsi="Times New Roman"/>
          <w:i/>
          <w:sz w:val="24"/>
        </w:rPr>
        <w:t xml:space="preserve"> </w:t>
      </w:r>
      <w:r w:rsidR="00296E4D" w:rsidRPr="001D5799">
        <w:rPr>
          <w:rFonts w:ascii="Times New Roman" w:hAnsi="Times New Roman"/>
          <w:sz w:val="24"/>
        </w:rPr>
        <w:t xml:space="preserve">at </w:t>
      </w:r>
      <w:r w:rsidR="00296E4D" w:rsidRPr="001D5799">
        <w:rPr>
          <w:rFonts w:ascii="Times New Roman" w:hAnsi="Times New Roman"/>
          <w:i/>
          <w:sz w:val="24"/>
        </w:rPr>
        <w:t>t</w:t>
      </w:r>
    </w:p>
    <w:p w14:paraId="5883193B" w14:textId="77777777" w:rsidR="008C357F" w:rsidRDefault="009F014F" w:rsidP="008C357F">
      <w:pPr>
        <w:spacing w:line="240" w:lineRule="auto"/>
        <w:ind w:left="1526"/>
        <w:jc w:val="both"/>
        <w:rPr>
          <w:rFonts w:ascii="Times New Roman" w:hAnsi="Times New Roman"/>
          <w:sz w:val="24"/>
        </w:rPr>
      </w:pPr>
      <w:r w:rsidRPr="001D5799">
        <w:rPr>
          <w:rFonts w:ascii="Times New Roman" w:hAnsi="Times New Roman"/>
          <w:sz w:val="24"/>
        </w:rPr>
        <w:t>&amp;</w:t>
      </w:r>
      <w:r w:rsidRPr="001D5799">
        <w:rPr>
          <w:rFonts w:ascii="Times New Roman" w:hAnsi="Times New Roman"/>
          <w:i/>
          <w:sz w:val="24"/>
        </w:rPr>
        <w:t xml:space="preserve"> </w:t>
      </w:r>
      <w:r w:rsidR="00296E4D" w:rsidRPr="001D5799">
        <w:rPr>
          <w:rFonts w:ascii="Times New Roman" w:hAnsi="Times New Roman"/>
          <w:sz w:val="24"/>
        </w:rPr>
        <w:t xml:space="preserve">if for some </w:t>
      </w:r>
      <w:r w:rsidR="00296E4D" w:rsidRPr="001D5799">
        <w:rPr>
          <w:rFonts w:ascii="Times New Roman" w:hAnsi="Times New Roman"/>
          <w:i/>
          <w:sz w:val="24"/>
        </w:rPr>
        <w:t xml:space="preserve">t </w:t>
      </w:r>
      <w:r w:rsidR="00296E4D" w:rsidRPr="001D5799">
        <w:rPr>
          <w:rFonts w:ascii="Times New Roman" w:hAnsi="Times New Roman"/>
          <w:sz w:val="24"/>
        </w:rPr>
        <w:t>(</w:t>
      </w:r>
      <w:r w:rsidR="00296E4D" w:rsidRPr="001D5799">
        <w:rPr>
          <w:rFonts w:ascii="Times New Roman" w:hAnsi="Times New Roman"/>
          <w:i/>
          <w:sz w:val="24"/>
        </w:rPr>
        <w:t xml:space="preserve">a </w:t>
      </w:r>
      <w:r w:rsidR="00296E4D" w:rsidRPr="001D5799">
        <w:rPr>
          <w:rFonts w:ascii="Times New Roman" w:hAnsi="Times New Roman"/>
          <w:b/>
          <w:sz w:val="24"/>
        </w:rPr>
        <w:t>part_of</w:t>
      </w:r>
      <w:r w:rsidR="00296E4D" w:rsidRPr="001D5799">
        <w:rPr>
          <w:rFonts w:ascii="Times New Roman" w:hAnsi="Times New Roman"/>
          <w:sz w:val="24"/>
        </w:rPr>
        <w:t xml:space="preserve"> </w:t>
      </w:r>
      <w:r w:rsidR="00A31705" w:rsidRPr="001D5799">
        <w:rPr>
          <w:rFonts w:ascii="Times New Roman" w:hAnsi="Times New Roman"/>
          <w:i/>
          <w:sz w:val="24"/>
        </w:rPr>
        <w:t xml:space="preserve">b </w:t>
      </w:r>
      <w:r w:rsidR="00296E4D" w:rsidRPr="001D5799">
        <w:rPr>
          <w:rFonts w:ascii="Times New Roman" w:hAnsi="Times New Roman"/>
          <w:b/>
          <w:sz w:val="24"/>
        </w:rPr>
        <w:t xml:space="preserve">at </w:t>
      </w:r>
      <w:r w:rsidR="00296E4D" w:rsidRPr="001D5799">
        <w:rPr>
          <w:rFonts w:ascii="Times New Roman" w:hAnsi="Times New Roman"/>
          <w:i/>
          <w:sz w:val="24"/>
        </w:rPr>
        <w:t>t</w:t>
      </w:r>
      <w:r w:rsidR="00296E4D" w:rsidRPr="001D5799">
        <w:rPr>
          <w:rFonts w:ascii="Times New Roman" w:hAnsi="Times New Roman"/>
          <w:b/>
          <w:i/>
          <w:sz w:val="24"/>
        </w:rPr>
        <w:t xml:space="preserve"> </w:t>
      </w:r>
      <w:r w:rsidR="00296E4D" w:rsidRPr="001D5799">
        <w:rPr>
          <w:rFonts w:ascii="Times New Roman" w:hAnsi="Times New Roman"/>
          <w:sz w:val="24"/>
        </w:rPr>
        <w:t xml:space="preserve">&amp; </w:t>
      </w:r>
      <w:r w:rsidR="00296E4D" w:rsidRPr="001D5799">
        <w:rPr>
          <w:rFonts w:ascii="Times New Roman" w:hAnsi="Times New Roman"/>
          <w:i/>
          <w:sz w:val="24"/>
        </w:rPr>
        <w:t xml:space="preserve">b </w:t>
      </w:r>
      <w:r w:rsidR="00296E4D" w:rsidRPr="001D5799">
        <w:rPr>
          <w:rFonts w:ascii="Times New Roman" w:hAnsi="Times New Roman"/>
          <w:sz w:val="24"/>
        </w:rPr>
        <w:t xml:space="preserve">is </w:t>
      </w:r>
      <w:r w:rsidR="00A31705" w:rsidRPr="001D5799">
        <w:rPr>
          <w:rFonts w:ascii="Times New Roman" w:hAnsi="Times New Roman"/>
          <w:sz w:val="24"/>
        </w:rPr>
        <w:t xml:space="preserve">causally unified relative to </w:t>
      </w:r>
      <w:r w:rsidRPr="001D5799">
        <w:rPr>
          <w:rFonts w:ascii="Times New Roman" w:hAnsi="Times New Roman"/>
          <w:sz w:val="24"/>
        </w:rPr>
        <w:t xml:space="preserve">the same </w:t>
      </w:r>
      <w:r w:rsidR="00A31705" w:rsidRPr="001D5799">
        <w:rPr>
          <w:rFonts w:ascii="Times New Roman" w:hAnsi="Times New Roman"/>
          <w:sz w:val="24"/>
        </w:rPr>
        <w:t>C</w:t>
      </w:r>
      <w:r w:rsidR="00536BF5" w:rsidRPr="001D5799">
        <w:rPr>
          <w:rFonts w:ascii="Times New Roman" w:hAnsi="Times New Roman"/>
          <w:sz w:val="24"/>
        </w:rPr>
        <w:t>U</w:t>
      </w:r>
      <w:r w:rsidR="00A31705" w:rsidRPr="001D5799">
        <w:rPr>
          <w:rFonts w:ascii="Times New Roman" w:hAnsi="Times New Roman"/>
          <w:i/>
          <w:sz w:val="24"/>
          <w:vertAlign w:val="subscript"/>
        </w:rPr>
        <w:t>n</w:t>
      </w:r>
      <w:r w:rsidR="00296E4D" w:rsidRPr="001D5799">
        <w:rPr>
          <w:rFonts w:ascii="Times New Roman" w:hAnsi="Times New Roman"/>
          <w:sz w:val="24"/>
        </w:rPr>
        <w:t xml:space="preserve">) then </w:t>
      </w:r>
      <w:r w:rsidR="00296E4D" w:rsidRPr="001D5799">
        <w:rPr>
          <w:rFonts w:ascii="Times New Roman" w:hAnsi="Times New Roman"/>
          <w:i/>
          <w:sz w:val="24"/>
        </w:rPr>
        <w:t xml:space="preserve">a </w:t>
      </w:r>
      <w:r w:rsidR="00296E4D" w:rsidRPr="001D5799">
        <w:rPr>
          <w:rFonts w:ascii="Times New Roman" w:hAnsi="Times New Roman"/>
          <w:sz w:val="24"/>
        </w:rPr>
        <w:t xml:space="preserve">and </w:t>
      </w:r>
      <w:r w:rsidR="00296E4D" w:rsidRPr="001D5799">
        <w:rPr>
          <w:rFonts w:ascii="Times New Roman" w:hAnsi="Times New Roman"/>
          <w:i/>
          <w:sz w:val="24"/>
        </w:rPr>
        <w:t xml:space="preserve">b </w:t>
      </w:r>
      <w:r w:rsidR="00296E4D" w:rsidRPr="001D5799">
        <w:rPr>
          <w:rFonts w:ascii="Times New Roman" w:hAnsi="Times New Roman"/>
          <w:sz w:val="24"/>
        </w:rPr>
        <w:t>are identical</w:t>
      </w:r>
      <w:r w:rsidR="008C357F" w:rsidRPr="001D5799">
        <w:rPr>
          <w:rFonts w:ascii="Times New Roman" w:hAnsi="Times New Roman"/>
          <w:sz w:val="24"/>
        </w:rPr>
        <w:t xml:space="preserve"> </w:t>
      </w:r>
    </w:p>
    <w:p w14:paraId="386BCAC5" w14:textId="77777777" w:rsidR="00F34C15" w:rsidRDefault="00F34C15" w:rsidP="00F34C15">
      <w:pPr>
        <w:spacing w:line="240" w:lineRule="auto"/>
        <w:jc w:val="both"/>
        <w:rPr>
          <w:rFonts w:ascii="Times New Roman" w:hAnsi="Times New Roman"/>
          <w:sz w:val="24"/>
        </w:rPr>
      </w:pPr>
      <w:r w:rsidRPr="001D5799">
        <w:rPr>
          <w:rFonts w:ascii="Times New Roman" w:hAnsi="Times New Roman"/>
          <w:smallCaps/>
          <w:sz w:val="24"/>
        </w:rPr>
        <w:t>E</w:t>
      </w:r>
      <w:r>
        <w:rPr>
          <w:rFonts w:ascii="Times New Roman" w:hAnsi="Times New Roman"/>
          <w:smallCaps/>
          <w:sz w:val="24"/>
        </w:rPr>
        <w:t xml:space="preserve">xamples: </w:t>
      </w:r>
      <w:r>
        <w:rPr>
          <w:rFonts w:ascii="Times New Roman" w:hAnsi="Times New Roman"/>
          <w:sz w:val="24"/>
        </w:rPr>
        <w:t>relative to the causal unity criterion CU</w:t>
      </w:r>
      <w:r w:rsidRPr="00F34C15">
        <w:rPr>
          <w:rFonts w:ascii="Times New Roman" w:hAnsi="Times New Roman"/>
          <w:sz w:val="24"/>
          <w:vertAlign w:val="subscript"/>
        </w:rPr>
        <w:t>1</w:t>
      </w:r>
      <w:r>
        <w:rPr>
          <w:rFonts w:ascii="Times New Roman" w:hAnsi="Times New Roman"/>
          <w:sz w:val="24"/>
        </w:rPr>
        <w:t xml:space="preserve">: </w:t>
      </w:r>
      <w:r w:rsidRPr="001D5799">
        <w:rPr>
          <w:rFonts w:ascii="Times New Roman" w:hAnsi="Times New Roman"/>
          <w:sz w:val="24"/>
        </w:rPr>
        <w:t>a</w:t>
      </w:r>
      <w:r>
        <w:rPr>
          <w:rFonts w:ascii="Times New Roman" w:hAnsi="Times New Roman"/>
          <w:sz w:val="24"/>
        </w:rPr>
        <w:t xml:space="preserve"> cell or organism is maximal, your lower torso falls short of maximality, a pair of cells exceeds maximality</w:t>
      </w:r>
    </w:p>
    <w:p w14:paraId="1A4EB558" w14:textId="77777777" w:rsidR="00F34C15" w:rsidRPr="00F34C15" w:rsidRDefault="00F34C15" w:rsidP="00F34C15">
      <w:pPr>
        <w:spacing w:line="240" w:lineRule="auto"/>
        <w:jc w:val="both"/>
        <w:rPr>
          <w:rFonts w:ascii="Times New Roman" w:hAnsi="Times New Roman"/>
          <w:sz w:val="24"/>
        </w:rPr>
      </w:pPr>
      <w:r>
        <w:rPr>
          <w:rFonts w:ascii="Times New Roman" w:hAnsi="Times New Roman"/>
          <w:sz w:val="24"/>
        </w:rPr>
        <w:t xml:space="preserve"> </w:t>
      </w:r>
    </w:p>
    <w:p w14:paraId="588FB946" w14:textId="77777777" w:rsidR="008C357F" w:rsidRPr="001D5799" w:rsidRDefault="008C357F" w:rsidP="008C357F">
      <w:pPr>
        <w:spacing w:line="240" w:lineRule="auto"/>
        <w:jc w:val="both"/>
        <w:rPr>
          <w:rFonts w:ascii="Times New Roman" w:hAnsi="Times New Roman"/>
          <w:b/>
          <w:sz w:val="24"/>
        </w:rPr>
      </w:pPr>
      <w:r w:rsidRPr="001D5799">
        <w:rPr>
          <w:rFonts w:ascii="Times New Roman" w:hAnsi="Times New Roman"/>
          <w:b/>
          <w:sz w:val="24"/>
        </w:rPr>
        <w:t>Definition of BFO:</w:t>
      </w:r>
      <w:r w:rsidRPr="001D5799">
        <w:rPr>
          <w:rFonts w:ascii="Times New Roman" w:hAnsi="Times New Roman"/>
          <w:b/>
          <w:i/>
          <w:sz w:val="24"/>
        </w:rPr>
        <w:t>object</w:t>
      </w:r>
    </w:p>
    <w:p w14:paraId="1CC39723" w14:textId="77777777" w:rsidR="008C357F" w:rsidRPr="001D5799" w:rsidRDefault="008C357F" w:rsidP="006C241A">
      <w:pPr>
        <w:spacing w:line="360" w:lineRule="auto"/>
        <w:jc w:val="both"/>
        <w:rPr>
          <w:rFonts w:ascii="Times New Roman" w:hAnsi="Times New Roman"/>
          <w:sz w:val="24"/>
        </w:rPr>
      </w:pPr>
      <w:r w:rsidRPr="001D5799">
        <w:rPr>
          <w:rFonts w:ascii="Times New Roman" w:hAnsi="Times New Roman"/>
          <w:sz w:val="24"/>
        </w:rPr>
        <w:t xml:space="preserve">How, now, are we to define ‘object’ in BFO? Note, first that we cannot simply assert that an entity is an object if and </w:t>
      </w:r>
      <w:r w:rsidR="00D17B61" w:rsidRPr="001D5799">
        <w:rPr>
          <w:rFonts w:ascii="Times New Roman" w:hAnsi="Times New Roman"/>
          <w:sz w:val="24"/>
        </w:rPr>
        <w:t>only</w:t>
      </w:r>
      <w:r w:rsidRPr="001D5799">
        <w:rPr>
          <w:rFonts w:ascii="Times New Roman" w:hAnsi="Times New Roman"/>
          <w:sz w:val="24"/>
        </w:rPr>
        <w:t xml:space="preserve"> if it is maximal relative to some causal unity criterion. This is because, as we shall see below, objects may have other objects as parts. A spark plug is an object; when inserted into a car to replace a defective spark plug, then it remains an object, but ceases to be maximal. Importantly, however, the spark plug as installed still instantiates a universal many instances of which are</w:t>
      </w:r>
      <w:r w:rsidRPr="001D5799">
        <w:rPr>
          <w:rFonts w:ascii="Times New Roman" w:hAnsi="Times New Roman"/>
          <w:i/>
          <w:sz w:val="24"/>
        </w:rPr>
        <w:t xml:space="preserve"> </w:t>
      </w:r>
      <w:r w:rsidRPr="001D5799">
        <w:rPr>
          <w:rFonts w:ascii="Times New Roman" w:hAnsi="Times New Roman"/>
          <w:sz w:val="24"/>
        </w:rPr>
        <w:t>maximal. This suggests that we define object as follows:</w:t>
      </w:r>
    </w:p>
    <w:p w14:paraId="1689D1FD" w14:textId="77777777" w:rsidR="008C357F" w:rsidRPr="001D5799" w:rsidRDefault="00492DAF" w:rsidP="00492DAF">
      <w:pPr>
        <w:spacing w:after="100" w:line="360" w:lineRule="auto"/>
        <w:jc w:val="both"/>
        <w:rPr>
          <w:rFonts w:ascii="Times New Roman" w:hAnsi="Times New Roman"/>
          <w:sz w:val="24"/>
        </w:rPr>
      </w:pPr>
      <w:r w:rsidRPr="00492DAF">
        <w:rPr>
          <w:rFonts w:ascii="Times New Roman" w:hAnsi="Times New Roman"/>
          <w:smallCaps/>
          <w:sz w:val="24"/>
          <w:szCs w:val="23"/>
        </w:rPr>
        <w:t xml:space="preserve">Definition: </w:t>
      </w:r>
      <w:r w:rsidR="008C357F" w:rsidRPr="001D5799">
        <w:rPr>
          <w:rFonts w:ascii="Times New Roman" w:hAnsi="Times New Roman"/>
          <w:i/>
          <w:sz w:val="24"/>
        </w:rPr>
        <w:t xml:space="preserve">a </w:t>
      </w:r>
      <w:r w:rsidR="008C357F" w:rsidRPr="001D5799">
        <w:rPr>
          <w:rFonts w:ascii="Times New Roman" w:hAnsi="Times New Roman"/>
          <w:sz w:val="24"/>
        </w:rPr>
        <w:t xml:space="preserve">is an </w:t>
      </w:r>
      <w:r w:rsidR="008C357F" w:rsidRPr="001D5799">
        <w:rPr>
          <w:rFonts w:ascii="Times New Roman" w:hAnsi="Times New Roman"/>
          <w:i/>
          <w:sz w:val="24"/>
        </w:rPr>
        <w:t>object =</w:t>
      </w:r>
      <w:r w:rsidR="008C357F" w:rsidRPr="001D5799">
        <w:rPr>
          <w:rFonts w:ascii="Times New Roman" w:hAnsi="Times New Roman"/>
          <w:sz w:val="24"/>
        </w:rPr>
        <w:t xml:space="preserve">Def. </w:t>
      </w:r>
      <w:r w:rsidR="008C357F" w:rsidRPr="001D5799">
        <w:rPr>
          <w:rFonts w:ascii="Times New Roman" w:hAnsi="Times New Roman"/>
          <w:i/>
          <w:sz w:val="24"/>
        </w:rPr>
        <w:t xml:space="preserve">a </w:t>
      </w:r>
      <w:r w:rsidR="008C357F" w:rsidRPr="001D5799">
        <w:rPr>
          <w:rFonts w:ascii="Times New Roman" w:hAnsi="Times New Roman"/>
          <w:sz w:val="24"/>
        </w:rPr>
        <w:t xml:space="preserve">is a </w:t>
      </w:r>
      <w:r w:rsidR="008C357F" w:rsidRPr="001D5799">
        <w:rPr>
          <w:rFonts w:ascii="Times New Roman" w:hAnsi="Times New Roman"/>
          <w:i/>
          <w:sz w:val="24"/>
        </w:rPr>
        <w:t>material entity</w:t>
      </w:r>
      <w:r w:rsidR="008C357F" w:rsidRPr="001D5799">
        <w:rPr>
          <w:rFonts w:ascii="Times New Roman" w:hAnsi="Times New Roman"/>
          <w:sz w:val="24"/>
        </w:rPr>
        <w:t xml:space="preserve"> which </w:t>
      </w:r>
    </w:p>
    <w:p w14:paraId="40499A32" w14:textId="77777777" w:rsidR="008C357F" w:rsidRPr="001D5799" w:rsidRDefault="008C357F" w:rsidP="000A57E7">
      <w:pPr>
        <w:spacing w:after="100" w:line="360" w:lineRule="auto"/>
        <w:ind w:left="1440"/>
        <w:jc w:val="both"/>
        <w:rPr>
          <w:rFonts w:ascii="Times New Roman" w:hAnsi="Times New Roman"/>
          <w:sz w:val="24"/>
        </w:rPr>
      </w:pPr>
      <w:r w:rsidRPr="001D5799">
        <w:rPr>
          <w:rFonts w:ascii="Times New Roman" w:hAnsi="Times New Roman"/>
          <w:sz w:val="24"/>
        </w:rPr>
        <w:t>manifests causal unity of one or other of the types CU</w:t>
      </w:r>
      <w:r w:rsidRPr="001D5799">
        <w:rPr>
          <w:rFonts w:ascii="Times New Roman" w:hAnsi="Times New Roman"/>
          <w:i/>
          <w:sz w:val="24"/>
          <w:vertAlign w:val="subscript"/>
        </w:rPr>
        <w:t>n</w:t>
      </w:r>
      <w:r w:rsidRPr="001D5799">
        <w:rPr>
          <w:rFonts w:ascii="Times New Roman" w:hAnsi="Times New Roman"/>
          <w:sz w:val="24"/>
        </w:rPr>
        <w:t xml:space="preserve"> listed above </w:t>
      </w:r>
    </w:p>
    <w:p w14:paraId="62AD4E59" w14:textId="77777777" w:rsidR="008C357F" w:rsidRPr="001D5799" w:rsidRDefault="008C357F" w:rsidP="008C357F">
      <w:pPr>
        <w:spacing w:line="360" w:lineRule="auto"/>
        <w:ind w:left="1440"/>
        <w:jc w:val="both"/>
        <w:rPr>
          <w:rFonts w:ascii="Times New Roman" w:hAnsi="Times New Roman"/>
          <w:sz w:val="24"/>
        </w:rPr>
      </w:pPr>
      <w:r w:rsidRPr="001D5799">
        <w:rPr>
          <w:rFonts w:ascii="Times New Roman" w:hAnsi="Times New Roman"/>
          <w:sz w:val="24"/>
        </w:rPr>
        <w:t xml:space="preserve">&amp; </w:t>
      </w:r>
      <w:r w:rsidR="00B24089" w:rsidRPr="001D5799">
        <w:rPr>
          <w:rFonts w:ascii="Times New Roman" w:hAnsi="Times New Roman"/>
          <w:sz w:val="24"/>
        </w:rPr>
        <w:t xml:space="preserve">is of a type (a material universal) </w:t>
      </w:r>
      <w:r w:rsidRPr="001D5799">
        <w:rPr>
          <w:rFonts w:ascii="Times New Roman" w:hAnsi="Times New Roman"/>
          <w:sz w:val="24"/>
        </w:rPr>
        <w:t>instances of which are maximal</w:t>
      </w:r>
      <w:r w:rsidRPr="001D5799">
        <w:rPr>
          <w:rFonts w:ascii="Times New Roman" w:hAnsi="Times New Roman"/>
          <w:i/>
          <w:sz w:val="24"/>
        </w:rPr>
        <w:t xml:space="preserve"> </w:t>
      </w:r>
      <w:r w:rsidRPr="001D5799">
        <w:rPr>
          <w:rFonts w:ascii="Times New Roman" w:hAnsi="Times New Roman"/>
          <w:sz w:val="24"/>
        </w:rPr>
        <w:t xml:space="preserve">relative to this </w:t>
      </w:r>
      <w:r w:rsidR="00905B7B" w:rsidRPr="001D5799">
        <w:rPr>
          <w:rFonts w:ascii="Times New Roman" w:hAnsi="Times New Roman"/>
          <w:sz w:val="24"/>
        </w:rPr>
        <w:t>criterion of causal unity.</w:t>
      </w:r>
    </w:p>
    <w:p w14:paraId="2DA39289" w14:textId="77777777" w:rsidR="00711DC1" w:rsidRPr="001D5799" w:rsidRDefault="00711DC1" w:rsidP="006C241A">
      <w:pPr>
        <w:spacing w:line="360" w:lineRule="auto"/>
        <w:jc w:val="both"/>
        <w:rPr>
          <w:rFonts w:ascii="Times New Roman" w:hAnsi="Times New Roman"/>
          <w:b/>
          <w:sz w:val="24"/>
        </w:rPr>
      </w:pPr>
      <w:bookmarkStart w:id="652" w:name="_Ref308464053"/>
      <w:r w:rsidRPr="001D5799">
        <w:rPr>
          <w:rFonts w:ascii="Times New Roman" w:hAnsi="Times New Roman"/>
          <w:b/>
          <w:sz w:val="24"/>
        </w:rPr>
        <w:t>Objects can be joined to other objects</w:t>
      </w:r>
    </w:p>
    <w:p w14:paraId="77396250" w14:textId="77777777" w:rsidR="00F604ED"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Each </w:t>
      </w:r>
      <w:r w:rsidR="00151755" w:rsidRPr="001D5799">
        <w:rPr>
          <w:rFonts w:ascii="Times New Roman" w:hAnsi="Times New Roman"/>
          <w:i/>
          <w:sz w:val="24"/>
        </w:rPr>
        <w:t>object</w:t>
      </w:r>
      <w:r w:rsidR="00296E4D" w:rsidRPr="001D5799">
        <w:rPr>
          <w:rFonts w:ascii="Times New Roman" w:hAnsi="Times New Roman"/>
          <w:i/>
          <w:sz w:val="24"/>
        </w:rPr>
        <w:t xml:space="preserve"> </w:t>
      </w:r>
      <w:r w:rsidR="00296E4D" w:rsidRPr="001D5799">
        <w:rPr>
          <w:rFonts w:ascii="Times New Roman" w:hAnsi="Times New Roman"/>
          <w:sz w:val="24"/>
        </w:rPr>
        <w:t>i</w:t>
      </w:r>
      <w:r w:rsidR="00151755" w:rsidRPr="001D5799">
        <w:rPr>
          <w:rFonts w:ascii="Times New Roman" w:hAnsi="Times New Roman"/>
          <w:sz w:val="24"/>
        </w:rPr>
        <w:t>s</w:t>
      </w:r>
      <w:r w:rsidRPr="001D5799">
        <w:rPr>
          <w:rFonts w:ascii="Times New Roman" w:hAnsi="Times New Roman"/>
          <w:sz w:val="24"/>
        </w:rPr>
        <w:t xml:space="preserve"> such that there are</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interior, and other</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exterior. This may not be so for</w:t>
      </w:r>
      <w:r w:rsidR="00465C17" w:rsidRPr="001D5799">
        <w:rPr>
          <w:rFonts w:ascii="Times New Roman" w:hAnsi="Times New Roman"/>
          <w:i/>
          <w:sz w:val="24"/>
        </w:rPr>
        <w:t xml:space="preserve"> entities</w:t>
      </w:r>
      <w:r w:rsidRPr="001D5799">
        <w:rPr>
          <w:rFonts w:ascii="Times New Roman" w:hAnsi="Times New Roman"/>
          <w:sz w:val="24"/>
        </w:rPr>
        <w:t xml:space="preserve"> lying at or near the boundary between the interior and exterior.</w:t>
      </w:r>
      <w:bookmarkEnd w:id="652"/>
      <w:r w:rsidR="0097446A" w:rsidRPr="001D5799">
        <w:rPr>
          <w:rFonts w:ascii="Times New Roman" w:hAnsi="Times New Roman"/>
          <w:sz w:val="24"/>
        </w:rPr>
        <w:t xml:space="preserve"> This means that two objects – for example the two cells depicted in </w:t>
      </w:r>
      <w:r w:rsidR="00151755" w:rsidRPr="001D5799">
        <w:rPr>
          <w:sz w:val="24"/>
        </w:rPr>
        <w:fldChar w:fldCharType="begin"/>
      </w:r>
      <w:r w:rsidR="00151755" w:rsidRPr="001D5799">
        <w:rPr>
          <w:sz w:val="24"/>
        </w:rPr>
        <w:instrText xml:space="preserve"> REF _Ref309461594 \h  \* MERGEFORMAT </w:instrText>
      </w:r>
      <w:r w:rsidR="00151755" w:rsidRPr="001D5799">
        <w:rPr>
          <w:sz w:val="24"/>
        </w:rPr>
      </w:r>
      <w:r w:rsidR="00151755" w:rsidRPr="001D5799">
        <w:rPr>
          <w:sz w:val="24"/>
        </w:rPr>
        <w:fldChar w:fldCharType="separate"/>
      </w:r>
      <w:ins w:id="653" w:author="Alan Ruttenberg" w:date="2012-01-14T16:56:00Z">
        <w:r w:rsidR="00A908AB" w:rsidRPr="00A908AB">
          <w:rPr>
            <w:rFonts w:ascii="Times New Roman" w:hAnsi="Times New Roman"/>
            <w:sz w:val="24"/>
            <w:rPrChange w:id="654" w:author="Alan Ruttenberg" w:date="2012-01-14T16:56:00Z">
              <w:rPr/>
            </w:rPrChange>
          </w:rPr>
          <w:t>Figure 4</w:t>
        </w:r>
      </w:ins>
      <w:ins w:id="655" w:author="phismith" w:date="2012-01-02T12:29:00Z">
        <w:del w:id="656" w:author="Alan Ruttenberg" w:date="2012-01-14T16:56:00Z">
          <w:r w:rsidR="000B5B22" w:rsidRPr="000B5B22" w:rsidDel="00A908AB">
            <w:rPr>
              <w:rFonts w:ascii="Times New Roman" w:hAnsi="Times New Roman"/>
              <w:sz w:val="24"/>
              <w:rPrChange w:id="657" w:author="phismith" w:date="2012-01-02T12:29:00Z">
                <w:rPr/>
              </w:rPrChange>
            </w:rPr>
            <w:delText>Figure 4</w:delText>
          </w:r>
        </w:del>
      </w:ins>
      <w:del w:id="658" w:author="Alan Ruttenberg" w:date="2012-01-14T16:56:00Z">
        <w:r w:rsidR="001E66EA" w:rsidRPr="001E66EA" w:rsidDel="00A908AB">
          <w:rPr>
            <w:rFonts w:ascii="Times New Roman" w:hAnsi="Times New Roman"/>
            <w:sz w:val="24"/>
          </w:rPr>
          <w:delText>Figure 4</w:delText>
        </w:r>
      </w:del>
      <w:r w:rsidR="00151755" w:rsidRPr="001D5799">
        <w:rPr>
          <w:sz w:val="24"/>
        </w:rPr>
        <w:fldChar w:fldCharType="end"/>
      </w:r>
      <w:r w:rsidR="0097446A" w:rsidRPr="001D5799">
        <w:rPr>
          <w:rFonts w:ascii="Times New Roman" w:hAnsi="Times New Roman"/>
          <w:sz w:val="24"/>
        </w:rPr>
        <w:t xml:space="preserve"> – may be such that there are material entities crossing their boundaries which belong determinately to neither cell. Something similar may obtain in certain cases of conjoined twins</w:t>
      </w:r>
      <w:r w:rsidR="00905B7B" w:rsidRPr="001D5799">
        <w:rPr>
          <w:rFonts w:ascii="Times New Roman" w:hAnsi="Times New Roman"/>
          <w:sz w:val="24"/>
        </w:rPr>
        <w:t xml:space="preserve"> (see below)</w:t>
      </w:r>
      <w:r w:rsidR="0097446A" w:rsidRPr="001D5799">
        <w:rPr>
          <w:rFonts w:ascii="Times New Roman" w:hAnsi="Times New Roman"/>
          <w:sz w:val="24"/>
        </w:rPr>
        <w:t>.</w:t>
      </w:r>
    </w:p>
    <w:p w14:paraId="6F7DA161" w14:textId="77777777" w:rsidR="00905B7B" w:rsidRPr="001D5799" w:rsidRDefault="00905B7B" w:rsidP="006C241A">
      <w:pPr>
        <w:spacing w:line="360" w:lineRule="auto"/>
        <w:jc w:val="both"/>
        <w:rPr>
          <w:rFonts w:ascii="Times New Roman" w:hAnsi="Times New Roman"/>
          <w:sz w:val="24"/>
        </w:rPr>
      </w:pPr>
    </w:p>
    <w:p w14:paraId="41A4EC11" w14:textId="77777777" w:rsidR="00DD7822" w:rsidRDefault="00650699" w:rsidP="00536BF5">
      <w:pPr>
        <w:keepNext/>
        <w:spacing w:line="240" w:lineRule="auto"/>
        <w:jc w:val="center"/>
      </w:pPr>
      <w:r>
        <w:rPr>
          <w:noProof/>
        </w:rPr>
        <w:drawing>
          <wp:inline distT="0" distB="0" distL="0" distR="0" wp14:anchorId="3B4B66E6" wp14:editId="56B75786">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6F011C51" w14:textId="77777777" w:rsidR="00DD7822" w:rsidRPr="00DD7822" w:rsidRDefault="00DD7822" w:rsidP="00536BF5">
      <w:pPr>
        <w:spacing w:line="240" w:lineRule="auto"/>
        <w:jc w:val="center"/>
        <w:rPr>
          <w:rFonts w:ascii="Times New Roman" w:hAnsi="Times New Roman"/>
        </w:rPr>
      </w:pPr>
      <w:bookmarkStart w:id="659" w:name="_Ref309461594"/>
      <w:r>
        <w:t xml:space="preserve">Figure </w:t>
      </w:r>
      <w:r w:rsidR="00D937F9">
        <w:fldChar w:fldCharType="begin"/>
      </w:r>
      <w:r w:rsidR="00D937F9">
        <w:instrText xml:space="preserve"> SEQ Figure \* ARABIC </w:instrText>
      </w:r>
      <w:r w:rsidR="00D937F9">
        <w:fldChar w:fldCharType="separate"/>
      </w:r>
      <w:r w:rsidR="00A908AB">
        <w:rPr>
          <w:noProof/>
        </w:rPr>
        <w:t>4</w:t>
      </w:r>
      <w:r w:rsidR="00D937F9">
        <w:rPr>
          <w:noProof/>
        </w:rPr>
        <w:fldChar w:fldCharType="end"/>
      </w:r>
      <w:bookmarkEnd w:id="659"/>
      <w:r>
        <w:t xml:space="preserve">: </w:t>
      </w:r>
      <w:hyperlink r:id="rId26" w:history="1">
        <w:r>
          <w:rPr>
            <w:rStyle w:val="Hyperlink"/>
          </w:rPr>
          <w:t>An example of cell a</w:t>
        </w:r>
        <w:r w:rsidRPr="00DD7822">
          <w:rPr>
            <w:rStyle w:val="Hyperlink"/>
          </w:rPr>
          <w:t>dhesion</w:t>
        </w:r>
      </w:hyperlink>
    </w:p>
    <w:p w14:paraId="18A84EF5" w14:textId="77777777" w:rsidR="00905B7B" w:rsidRPr="001D5799" w:rsidRDefault="00905B7B" w:rsidP="006C241A">
      <w:pPr>
        <w:spacing w:line="360" w:lineRule="auto"/>
        <w:jc w:val="both"/>
        <w:rPr>
          <w:rFonts w:ascii="Times New Roman" w:hAnsi="Times New Roman"/>
          <w:sz w:val="24"/>
        </w:rPr>
      </w:pPr>
    </w:p>
    <w:p w14:paraId="0BE9C67A" w14:textId="77777777" w:rsidR="00E539F1" w:rsidRPr="001D5799" w:rsidRDefault="00E539F1" w:rsidP="006C241A">
      <w:pPr>
        <w:spacing w:line="360" w:lineRule="auto"/>
        <w:jc w:val="both"/>
        <w:rPr>
          <w:rFonts w:ascii="Times New Roman" w:hAnsi="Times New Roman"/>
          <w:sz w:val="24"/>
        </w:rPr>
      </w:pPr>
      <w:r w:rsidRPr="001D5799">
        <w:rPr>
          <w:rFonts w:ascii="Times New Roman" w:hAnsi="Times New Roman"/>
          <w:sz w:val="24"/>
        </w:rPr>
        <w:t xml:space="preserve">Some instances of any given </w:t>
      </w:r>
      <w:r w:rsidR="00DD7822" w:rsidRPr="001D5799">
        <w:rPr>
          <w:rFonts w:ascii="Times New Roman" w:hAnsi="Times New Roman"/>
          <w:sz w:val="24"/>
        </w:rPr>
        <w:t>BFO:</w:t>
      </w:r>
      <w:r w:rsidRPr="001D5799">
        <w:rPr>
          <w:rFonts w:ascii="Times New Roman" w:hAnsi="Times New Roman"/>
          <w:i/>
          <w:sz w:val="24"/>
        </w:rPr>
        <w:t>object</w:t>
      </w:r>
      <w:r w:rsidRPr="001D5799">
        <w:rPr>
          <w:rFonts w:ascii="Times New Roman" w:hAnsi="Times New Roman"/>
          <w:sz w:val="24"/>
        </w:rPr>
        <w:t xml:space="preserve"> universal </w:t>
      </w:r>
      <w:r w:rsidR="00DD7822" w:rsidRPr="001D5799">
        <w:rPr>
          <w:rFonts w:ascii="Times New Roman" w:hAnsi="Times New Roman"/>
          <w:sz w:val="24"/>
        </w:rPr>
        <w:t xml:space="preserve">– for example </w:t>
      </w:r>
      <w:r w:rsidR="00DD7822" w:rsidRPr="001D5799">
        <w:rPr>
          <w:rFonts w:ascii="Times New Roman" w:hAnsi="Times New Roman"/>
          <w:i/>
          <w:sz w:val="24"/>
        </w:rPr>
        <w:t xml:space="preserve">cell </w:t>
      </w:r>
      <w:r w:rsidR="00DD7822" w:rsidRPr="001D5799">
        <w:rPr>
          <w:rFonts w:ascii="Times New Roman" w:hAnsi="Times New Roman"/>
          <w:sz w:val="24"/>
        </w:rPr>
        <w:t xml:space="preserve">or </w:t>
      </w:r>
      <w:r w:rsidR="00DD7822" w:rsidRPr="001D5799">
        <w:rPr>
          <w:rFonts w:ascii="Times New Roman" w:hAnsi="Times New Roman"/>
          <w:i/>
          <w:sz w:val="24"/>
        </w:rPr>
        <w:t xml:space="preserve">organism </w:t>
      </w:r>
      <w:r w:rsidR="00DD7822" w:rsidRPr="001D5799">
        <w:rPr>
          <w:rFonts w:ascii="Times New Roman" w:hAnsi="Times New Roman"/>
          <w:sz w:val="24"/>
        </w:rPr>
        <w:t xml:space="preserve">or </w:t>
      </w:r>
      <w:r w:rsidR="00DD7822" w:rsidRPr="001D5799">
        <w:rPr>
          <w:rFonts w:ascii="Times New Roman" w:hAnsi="Times New Roman"/>
          <w:i/>
          <w:sz w:val="24"/>
        </w:rPr>
        <w:t xml:space="preserve">laptop – </w:t>
      </w:r>
      <w:r w:rsidRPr="001D5799">
        <w:rPr>
          <w:rFonts w:ascii="Times New Roman" w:hAnsi="Times New Roman"/>
          <w:sz w:val="24"/>
        </w:rPr>
        <w:t xml:space="preserve">are separated by spatial gaps from other instances of this same </w:t>
      </w:r>
      <w:r w:rsidRPr="001D5799">
        <w:rPr>
          <w:rFonts w:ascii="Times New Roman" w:hAnsi="Times New Roman"/>
          <w:i/>
          <w:sz w:val="24"/>
        </w:rPr>
        <w:t>object</w:t>
      </w:r>
      <w:r w:rsidRPr="001D5799">
        <w:rPr>
          <w:rFonts w:ascii="Times New Roman" w:hAnsi="Times New Roman"/>
          <w:sz w:val="24"/>
        </w:rPr>
        <w:t xml:space="preserve"> universal.  The spatial gaps may be filled by a medium,</w:t>
      </w:r>
      <w:r w:rsidR="00FF233C" w:rsidRPr="001D5799">
        <w:rPr>
          <w:rFonts w:ascii="Times New Roman" w:hAnsi="Times New Roman"/>
          <w:sz w:val="24"/>
        </w:rPr>
        <w:t xml:space="preserve"> for example of air or water. (T</w:t>
      </w:r>
      <w:r w:rsidR="00D754CA" w:rsidRPr="001D5799">
        <w:rPr>
          <w:rFonts w:ascii="Times New Roman" w:hAnsi="Times New Roman"/>
          <w:sz w:val="24"/>
        </w:rPr>
        <w:t xml:space="preserve">here are cells not </w:t>
      </w:r>
      <w:r w:rsidRPr="001D5799">
        <w:rPr>
          <w:rFonts w:ascii="Times New Roman" w:hAnsi="Times New Roman"/>
          <w:sz w:val="24"/>
        </w:rPr>
        <w:t>attached to other cells; there are spatially separated organisms</w:t>
      </w:r>
      <w:r w:rsidR="00FF233C" w:rsidRPr="001D5799">
        <w:rPr>
          <w:rFonts w:ascii="Times New Roman" w:hAnsi="Times New Roman"/>
          <w:sz w:val="24"/>
        </w:rPr>
        <w:t>, such as you and me</w:t>
      </w:r>
      <w:r w:rsidRPr="001D5799">
        <w:rPr>
          <w:rFonts w:ascii="Times New Roman" w:hAnsi="Times New Roman"/>
          <w:sz w:val="24"/>
        </w:rPr>
        <w:t>.</w:t>
      </w:r>
      <w:r w:rsidR="00B24089" w:rsidRPr="001D5799">
        <w:rPr>
          <w:rFonts w:ascii="Times New Roman" w:hAnsi="Times New Roman"/>
          <w:sz w:val="24"/>
        </w:rPr>
        <w:t xml:space="preserve"> Peas in a pea pod are initially attached to the interior of the pea pod covering. Sperm initially float freely from each other; some sperm become fused with oocytes through a membrane fusion process.</w:t>
      </w:r>
      <w:r w:rsidRPr="001D5799">
        <w:rPr>
          <w:rFonts w:ascii="Times New Roman" w:hAnsi="Times New Roman"/>
          <w:sz w:val="24"/>
        </w:rPr>
        <w:t>)</w:t>
      </w:r>
      <w:r w:rsidR="00B24089" w:rsidRPr="001D5799">
        <w:rPr>
          <w:rFonts w:ascii="Times New Roman" w:hAnsi="Times New Roman"/>
          <w:sz w:val="24"/>
        </w:rPr>
        <w:t xml:space="preserve"> </w:t>
      </w:r>
    </w:p>
    <w:p w14:paraId="226FF603" w14:textId="77777777" w:rsidR="00DD7822" w:rsidRPr="001D5799" w:rsidRDefault="00EA53E5" w:rsidP="006C241A">
      <w:pPr>
        <w:spacing w:line="360" w:lineRule="auto"/>
        <w:rPr>
          <w:rFonts w:ascii="Times New Roman" w:hAnsi="Times New Roman"/>
          <w:sz w:val="24"/>
        </w:rPr>
      </w:pPr>
      <w:r w:rsidRPr="001D5799">
        <w:rPr>
          <w:rFonts w:ascii="Times New Roman" w:hAnsi="Times New Roman"/>
          <w:b/>
          <w:sz w:val="24"/>
        </w:rPr>
        <w:t>Objects may contain other objects as parts</w:t>
      </w:r>
    </w:p>
    <w:p w14:paraId="3C3D93B4" w14:textId="77777777" w:rsidR="00EA53E5" w:rsidRPr="001D5799" w:rsidRDefault="00EA53E5" w:rsidP="006C241A">
      <w:pPr>
        <w:spacing w:line="360" w:lineRule="auto"/>
        <w:rPr>
          <w:rFonts w:ascii="Times New Roman" w:hAnsi="Times New Roman"/>
          <w:sz w:val="24"/>
        </w:rPr>
      </w:pPr>
      <w:r w:rsidRPr="001D5799">
        <w:rPr>
          <w:rFonts w:ascii="Times New Roman" w:hAnsi="Times New Roman"/>
          <w:sz w:val="24"/>
        </w:rPr>
        <w:t>They may do this</w:t>
      </w:r>
      <w:r w:rsidR="000A57E7" w:rsidRPr="001D5799">
        <w:rPr>
          <w:rFonts w:ascii="Times New Roman" w:hAnsi="Times New Roman"/>
          <w:sz w:val="24"/>
        </w:rPr>
        <w:t>,</w:t>
      </w:r>
      <w:r w:rsidRPr="001D5799">
        <w:rPr>
          <w:rFonts w:ascii="Times New Roman" w:hAnsi="Times New Roman"/>
          <w:sz w:val="24"/>
        </w:rPr>
        <w:t xml:space="preserve"> </w:t>
      </w:r>
      <w:r w:rsidR="00DD7822" w:rsidRPr="001D5799">
        <w:rPr>
          <w:rFonts w:ascii="Times New Roman" w:hAnsi="Times New Roman"/>
          <w:sz w:val="24"/>
        </w:rPr>
        <w:t>for example</w:t>
      </w:r>
      <w:r w:rsidR="000A57E7" w:rsidRPr="001D5799">
        <w:rPr>
          <w:rFonts w:ascii="Times New Roman" w:hAnsi="Times New Roman"/>
          <w:sz w:val="24"/>
        </w:rPr>
        <w:t>,</w:t>
      </w:r>
    </w:p>
    <w:p w14:paraId="2158263A" w14:textId="77777777" w:rsidR="00DD7822" w:rsidRPr="001D5799" w:rsidRDefault="00DD7822"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by containing atoms and molecules as parts</w:t>
      </w:r>
    </w:p>
    <w:p w14:paraId="4DBF3DA3" w14:textId="77777777" w:rsidR="00EA53E5" w:rsidRPr="001D5799" w:rsidRDefault="00EA53E5"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 xml:space="preserve">by containing </w:t>
      </w:r>
      <w:r w:rsidR="00AE6D99" w:rsidRPr="001D5799">
        <w:rPr>
          <w:rFonts w:ascii="Times New Roman" w:hAnsi="Times New Roman"/>
          <w:sz w:val="24"/>
        </w:rPr>
        <w:t>cell</w:t>
      </w:r>
      <w:r w:rsidRPr="001D5799">
        <w:rPr>
          <w:rFonts w:ascii="Times New Roman" w:hAnsi="Times New Roman"/>
          <w:sz w:val="24"/>
        </w:rPr>
        <w:t>s as parts, for instance the collection of blood cells in your body</w:t>
      </w:r>
      <w:r w:rsidR="00DD7822" w:rsidRPr="001D5799">
        <w:rPr>
          <w:rFonts w:ascii="Times New Roman" w:hAnsi="Times New Roman"/>
          <w:sz w:val="24"/>
        </w:rPr>
        <w:t>;</w:t>
      </w:r>
    </w:p>
    <w:p w14:paraId="3CAC6364" w14:textId="77777777" w:rsidR="00DD7822" w:rsidRPr="001D5799" w:rsidRDefault="00EA53E5"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t xml:space="preserve">by containing objects which are bonded to other objects </w:t>
      </w:r>
      <w:r w:rsidR="00DD7822" w:rsidRPr="001D5799">
        <w:rPr>
          <w:rFonts w:ascii="Times New Roman" w:hAnsi="Times New Roman"/>
          <w:sz w:val="24"/>
        </w:rPr>
        <w:t xml:space="preserve">of the same type </w:t>
      </w:r>
      <w:r w:rsidRPr="001D5799">
        <w:rPr>
          <w:rFonts w:ascii="Times New Roman" w:hAnsi="Times New Roman"/>
          <w:sz w:val="24"/>
        </w:rPr>
        <w:t xml:space="preserve">in such a way that they cannot </w:t>
      </w:r>
      <w:r w:rsidR="00DD7822" w:rsidRPr="001D5799">
        <w:rPr>
          <w:rFonts w:ascii="Times New Roman" w:hAnsi="Times New Roman"/>
          <w:sz w:val="24"/>
        </w:rPr>
        <w:t xml:space="preserve">(for the relevant period of time) </w:t>
      </w:r>
      <w:r w:rsidRPr="001D5799">
        <w:rPr>
          <w:rFonts w:ascii="Times New Roman" w:hAnsi="Times New Roman"/>
          <w:sz w:val="24"/>
        </w:rPr>
        <w:t xml:space="preserve">move </w:t>
      </w:r>
      <w:r w:rsidR="00E13067" w:rsidRPr="001D5799">
        <w:rPr>
          <w:rFonts w:ascii="Times New Roman" w:hAnsi="Times New Roman"/>
          <w:sz w:val="24"/>
        </w:rPr>
        <w:t>separately, as in the case of the cells in your epithelium</w:t>
      </w:r>
      <w:r w:rsidR="00DD7822" w:rsidRPr="001D5799">
        <w:rPr>
          <w:rFonts w:ascii="Times New Roman" w:hAnsi="Times New Roman"/>
          <w:sz w:val="24"/>
        </w:rPr>
        <w:t xml:space="preserve"> or the atoms in a molecule.</w:t>
      </w:r>
    </w:p>
    <w:p w14:paraId="3C6DD09D" w14:textId="77777777" w:rsidR="00864E66" w:rsidRPr="001D5799" w:rsidRDefault="0097446A"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t>by containing</w:t>
      </w:r>
      <w:r w:rsidR="00F03799" w:rsidRPr="001D5799">
        <w:rPr>
          <w:rFonts w:ascii="Times New Roman" w:hAnsi="Times New Roman"/>
          <w:sz w:val="24"/>
        </w:rPr>
        <w:t xml:space="preserve"> objects which are </w:t>
      </w:r>
      <w:r w:rsidR="00DD7822" w:rsidRPr="001D5799">
        <w:rPr>
          <w:rFonts w:ascii="Times New Roman" w:hAnsi="Times New Roman"/>
          <w:sz w:val="24"/>
        </w:rPr>
        <w:t xml:space="preserve">connected </w:t>
      </w:r>
      <w:r w:rsidR="00F03799" w:rsidRPr="001D5799">
        <w:rPr>
          <w:rFonts w:ascii="Times New Roman" w:hAnsi="Times New Roman"/>
          <w:sz w:val="24"/>
        </w:rPr>
        <w:t xml:space="preserve">by </w:t>
      </w:r>
      <w:r w:rsidR="00864E66" w:rsidRPr="001D5799">
        <w:rPr>
          <w:rFonts w:ascii="Times New Roman" w:hAnsi="Times New Roman"/>
          <w:sz w:val="24"/>
        </w:rPr>
        <w:t>conduits or tracts which may themselves have covering membranes</w:t>
      </w:r>
      <w:r w:rsidR="00864E66" w:rsidRPr="001D5799">
        <w:rPr>
          <w:rFonts w:ascii="Times New Roman" w:hAnsi="Times New Roman"/>
          <w:i/>
          <w:sz w:val="24"/>
        </w:rPr>
        <w:t>.</w:t>
      </w:r>
    </w:p>
    <w:p w14:paraId="5BE8F658" w14:textId="77777777" w:rsidR="00A31705" w:rsidRPr="001D5799" w:rsidRDefault="00AE6D99" w:rsidP="006C241A">
      <w:pPr>
        <w:spacing w:line="360" w:lineRule="auto"/>
        <w:jc w:val="both"/>
        <w:rPr>
          <w:rFonts w:ascii="Times New Roman" w:hAnsi="Times New Roman"/>
          <w:sz w:val="24"/>
        </w:rPr>
      </w:pPr>
      <w:r w:rsidRPr="001D5799">
        <w:rPr>
          <w:rFonts w:ascii="Times New Roman" w:hAnsi="Times New Roman"/>
          <w:sz w:val="24"/>
        </w:rPr>
        <w:t xml:space="preserve">Clearly, </w:t>
      </w:r>
      <w:r w:rsidRPr="001D5799">
        <w:rPr>
          <w:rFonts w:ascii="Times New Roman" w:hAnsi="Times New Roman"/>
          <w:i/>
          <w:sz w:val="24"/>
        </w:rPr>
        <w:t>objects</w:t>
      </w:r>
      <w:r w:rsidRPr="001D5799">
        <w:rPr>
          <w:rFonts w:ascii="Times New Roman" w:hAnsi="Times New Roman"/>
          <w:sz w:val="24"/>
        </w:rPr>
        <w:t xml:space="preserve"> may contain also </w:t>
      </w:r>
      <w:r w:rsidRPr="001D5799">
        <w:rPr>
          <w:rFonts w:ascii="Times New Roman" w:hAnsi="Times New Roman"/>
          <w:i/>
          <w:sz w:val="24"/>
        </w:rPr>
        <w:t xml:space="preserve">object aggregates </w:t>
      </w:r>
      <w:r w:rsidRPr="001D5799">
        <w:rPr>
          <w:rFonts w:ascii="Times New Roman" w:hAnsi="Times New Roman"/>
          <w:sz w:val="24"/>
        </w:rPr>
        <w:t xml:space="preserve">as parts. </w:t>
      </w:r>
      <w:r w:rsidR="00A31705" w:rsidRPr="001D5799">
        <w:rPr>
          <w:rFonts w:ascii="Times New Roman" w:hAnsi="Times New Roman"/>
          <w:sz w:val="24"/>
        </w:rPr>
        <w:t xml:space="preserve">Some </w:t>
      </w:r>
      <w:r w:rsidR="00A31705" w:rsidRPr="001D5799">
        <w:rPr>
          <w:rFonts w:ascii="Times New Roman" w:hAnsi="Times New Roman"/>
          <w:i/>
          <w:sz w:val="24"/>
        </w:rPr>
        <w:t>objects</w:t>
      </w:r>
      <w:r w:rsidR="00A31705" w:rsidRPr="001D5799">
        <w:rPr>
          <w:rFonts w:ascii="Times New Roman" w:hAnsi="Times New Roman"/>
          <w:sz w:val="24"/>
        </w:rPr>
        <w:t xml:space="preserve"> may also have immateria</w:t>
      </w:r>
      <w:r w:rsidR="001E66EA">
        <w:rPr>
          <w:rFonts w:ascii="Times New Roman" w:hAnsi="Times New Roman"/>
          <w:sz w:val="24"/>
        </w:rPr>
        <w:t>l parts (the lumen of your gut)</w:t>
      </w:r>
      <w:r w:rsidR="002F3C47" w:rsidRPr="001D5799">
        <w:rPr>
          <w:rFonts w:ascii="Times New Roman" w:hAnsi="Times New Roman"/>
          <w:sz w:val="24"/>
        </w:rPr>
        <w:t xml:space="preserve"> [</w:t>
      </w:r>
      <w:r w:rsidR="002F3C47" w:rsidRPr="001D5799">
        <w:rPr>
          <w:rFonts w:ascii="Times New Roman" w:hAnsi="Times New Roman"/>
          <w:sz w:val="24"/>
        </w:rPr>
        <w:fldChar w:fldCharType="begin"/>
      </w:r>
      <w:r w:rsidR="002F3C47" w:rsidRPr="001D5799">
        <w:rPr>
          <w:rFonts w:ascii="Times New Roman" w:hAnsi="Times New Roman"/>
          <w:sz w:val="24"/>
        </w:rPr>
        <w:instrText xml:space="preserve"> REF _Ref309472482 \r \h </w:instrText>
      </w:r>
      <w:r w:rsidR="002F3C47" w:rsidRPr="001D5799">
        <w:rPr>
          <w:rFonts w:ascii="Times New Roman" w:hAnsi="Times New Roman"/>
          <w:sz w:val="24"/>
        </w:rPr>
      </w:r>
      <w:r w:rsidR="002F3C47" w:rsidRPr="001D5799">
        <w:rPr>
          <w:rFonts w:ascii="Times New Roman" w:hAnsi="Times New Roman"/>
          <w:sz w:val="24"/>
        </w:rPr>
        <w:fldChar w:fldCharType="separate"/>
      </w:r>
      <w:r w:rsidR="00A908AB">
        <w:rPr>
          <w:rFonts w:ascii="Times New Roman" w:hAnsi="Times New Roman"/>
          <w:sz w:val="24"/>
        </w:rPr>
        <w:t>34</w:t>
      </w:r>
      <w:r w:rsidR="002F3C47" w:rsidRPr="001D5799">
        <w:rPr>
          <w:rFonts w:ascii="Times New Roman" w:hAnsi="Times New Roman"/>
          <w:sz w:val="24"/>
        </w:rPr>
        <w:fldChar w:fldCharType="end"/>
      </w:r>
      <w:r w:rsidR="002F3C47" w:rsidRPr="001D5799">
        <w:rPr>
          <w:rFonts w:ascii="Times New Roman" w:hAnsi="Times New Roman"/>
          <w:sz w:val="24"/>
        </w:rPr>
        <w:t>]</w:t>
      </w:r>
      <w:r w:rsidR="001E66EA">
        <w:rPr>
          <w:rFonts w:ascii="Times New Roman" w:hAnsi="Times New Roman"/>
          <w:sz w:val="24"/>
        </w:rPr>
        <w:t>.</w:t>
      </w:r>
    </w:p>
    <w:p w14:paraId="133F699C" w14:textId="77777777" w:rsidR="00621220" w:rsidRPr="001D5799" w:rsidRDefault="00236D40" w:rsidP="006C241A">
      <w:pPr>
        <w:spacing w:line="360" w:lineRule="auto"/>
        <w:rPr>
          <w:rFonts w:ascii="Times New Roman" w:hAnsi="Times New Roman"/>
          <w:sz w:val="24"/>
        </w:rPr>
      </w:pPr>
      <w:r w:rsidRPr="001D5799">
        <w:rPr>
          <w:rFonts w:ascii="Times New Roman" w:hAnsi="Times New Roman"/>
          <w:smallCaps/>
          <w:sz w:val="24"/>
        </w:rPr>
        <w:t>Axiom:</w:t>
      </w:r>
      <w:r w:rsidR="002C3B8F" w:rsidRPr="001D5799">
        <w:rPr>
          <w:rFonts w:ascii="Times New Roman" w:hAnsi="Times New Roman"/>
          <w:sz w:val="24"/>
        </w:rPr>
        <w:t xml:space="preserve"> O</w:t>
      </w:r>
      <w:r w:rsidR="00430199" w:rsidRPr="001D5799">
        <w:rPr>
          <w:rFonts w:ascii="Times New Roman" w:hAnsi="Times New Roman"/>
          <w:sz w:val="24"/>
        </w:rPr>
        <w:t>bjects retain their objec</w:t>
      </w:r>
      <w:r w:rsidR="002C3B8F" w:rsidRPr="001D5799">
        <w:rPr>
          <w:rFonts w:ascii="Times New Roman" w:hAnsi="Times New Roman"/>
          <w:sz w:val="24"/>
        </w:rPr>
        <w:t xml:space="preserve">thood for as long as they exist. </w:t>
      </w:r>
    </w:p>
    <w:p w14:paraId="02C33EC5" w14:textId="77777777" w:rsidR="00427A56" w:rsidRDefault="002C3B8F" w:rsidP="00536BF5">
      <w:pPr>
        <w:spacing w:line="360" w:lineRule="auto"/>
        <w:jc w:val="both"/>
        <w:rPr>
          <w:rFonts w:ascii="Times New Roman" w:hAnsi="Times New Roman"/>
          <w:sz w:val="24"/>
        </w:rPr>
      </w:pPr>
      <w:r w:rsidRPr="001D5799">
        <w:rPr>
          <w:rFonts w:ascii="Times New Roman" w:hAnsi="Times New Roman"/>
          <w:sz w:val="24"/>
        </w:rPr>
        <w:t>A</w:t>
      </w:r>
      <w:r w:rsidR="00536BF5" w:rsidRPr="001D5799">
        <w:rPr>
          <w:rFonts w:ascii="Times New Roman" w:hAnsi="Times New Roman"/>
          <w:sz w:val="24"/>
        </w:rPr>
        <w:t xml:space="preserve"> </w:t>
      </w:r>
      <w:r w:rsidRPr="001D5799">
        <w:rPr>
          <w:rFonts w:ascii="Times New Roman" w:hAnsi="Times New Roman"/>
          <w:sz w:val="24"/>
        </w:rPr>
        <w:t xml:space="preserve">human body continues to exist even after being </w:t>
      </w:r>
      <w:r w:rsidR="00430199" w:rsidRPr="001D5799">
        <w:rPr>
          <w:rFonts w:ascii="Times New Roman" w:hAnsi="Times New Roman"/>
          <w:sz w:val="24"/>
        </w:rPr>
        <w:t>buried in a pile of cement</w:t>
      </w:r>
      <w:r w:rsidRPr="001D5799">
        <w:rPr>
          <w:rFonts w:ascii="Times New Roman" w:hAnsi="Times New Roman"/>
          <w:sz w:val="24"/>
        </w:rPr>
        <w:t xml:space="preserve">. </w:t>
      </w:r>
      <w:r w:rsidR="00621220" w:rsidRPr="001D5799">
        <w:rPr>
          <w:rFonts w:ascii="Times New Roman" w:hAnsi="Times New Roman"/>
          <w:sz w:val="24"/>
        </w:rPr>
        <w:t>A watch that has been taken apart for repair ceases to exist for as long as it is disassembled.</w:t>
      </w:r>
      <w:ins w:id="660" w:author="phismith" w:date="2012-01-02T14:19:00Z">
        <w:r w:rsidR="00DE116D">
          <w:rPr>
            <w:rFonts w:ascii="Times New Roman" w:hAnsi="Times New Roman"/>
            <w:sz w:val="24"/>
          </w:rPr>
          <w:t xml:space="preserve"> </w:t>
        </w:r>
        <w:r w:rsidR="00DE116D" w:rsidRPr="00DE116D">
          <w:rPr>
            <w:rFonts w:ascii="Times New Roman" w:hAnsi="Times New Roman"/>
            <w:sz w:val="24"/>
            <w:highlight w:val="yellow"/>
            <w:rPrChange w:id="661" w:author="phismith" w:date="2012-01-02T14:20:00Z">
              <w:rPr>
                <w:rFonts w:ascii="Times New Roman" w:hAnsi="Times New Roman"/>
                <w:sz w:val="24"/>
              </w:rPr>
            </w:rPrChange>
          </w:rPr>
          <w:t>BFO thus allows intermittent existence for some continuants.</w:t>
        </w:r>
      </w:ins>
    </w:p>
    <w:p w14:paraId="174BCEC8" w14:textId="77777777" w:rsidR="0047199F" w:rsidRPr="001D5799" w:rsidRDefault="00DE116D" w:rsidP="00536BF5">
      <w:pPr>
        <w:spacing w:line="360" w:lineRule="auto"/>
        <w:jc w:val="both"/>
        <w:rPr>
          <w:rFonts w:ascii="Times New Roman" w:hAnsi="Times New Roman"/>
          <w:sz w:val="24"/>
        </w:rPr>
      </w:pPr>
      <w:ins w:id="662" w:author="phismith" w:date="2012-01-02T14:20:00Z">
        <w:r w:rsidRPr="00DE116D">
          <w:rPr>
            <w:rFonts w:ascii="Times New Roman" w:hAnsi="Times New Roman"/>
            <w:sz w:val="24"/>
            <w:highlight w:val="yellow"/>
            <w:rPrChange w:id="663" w:author="phismith" w:date="2012-01-02T14:20:00Z">
              <w:rPr>
                <w:rFonts w:ascii="Times New Roman" w:hAnsi="Times New Roman"/>
                <w:sz w:val="24"/>
              </w:rPr>
            </w:rPrChange>
          </w:rPr>
          <w:t xml:space="preserve">? </w:t>
        </w:r>
      </w:ins>
      <w:r w:rsidR="0047199F" w:rsidRPr="00DE116D">
        <w:rPr>
          <w:rFonts w:ascii="Times New Roman" w:hAnsi="Times New Roman"/>
          <w:sz w:val="24"/>
          <w:highlight w:val="yellow"/>
          <w:rPrChange w:id="664" w:author="phismith" w:date="2012-01-02T14:20:00Z">
            <w:rPr>
              <w:rFonts w:ascii="Times New Roman" w:hAnsi="Times New Roman"/>
              <w:sz w:val="24"/>
            </w:rPr>
          </w:rPrChange>
        </w:rPr>
        <w:t>Some objects may change type from one time to the next (a fetus becomes a baby, which in turn becomes a child).</w:t>
      </w:r>
      <w:ins w:id="665" w:author="phismith" w:date="2012-01-02T14:20:00Z">
        <w:r w:rsidRPr="00DE116D">
          <w:rPr>
            <w:rFonts w:ascii="Times New Roman" w:hAnsi="Times New Roman"/>
            <w:sz w:val="24"/>
            <w:highlight w:val="yellow"/>
            <w:rPrChange w:id="666" w:author="phismith" w:date="2012-01-02T14:20:00Z">
              <w:rPr>
                <w:rFonts w:ascii="Times New Roman" w:hAnsi="Times New Roman"/>
                <w:sz w:val="24"/>
              </w:rPr>
            </w:rPrChange>
          </w:rPr>
          <w:t xml:space="preserve"> Is this consistent with monohierarchy?</w:t>
        </w:r>
      </w:ins>
    </w:p>
    <w:p w14:paraId="52487F83" w14:textId="77777777" w:rsidR="00905B7B" w:rsidRPr="001D5799" w:rsidRDefault="00905B7B" w:rsidP="00905B7B">
      <w:pPr>
        <w:spacing w:line="360" w:lineRule="auto"/>
        <w:rPr>
          <w:rFonts w:ascii="Times New Roman" w:hAnsi="Times New Roman"/>
          <w:b/>
          <w:sz w:val="24"/>
        </w:rPr>
      </w:pPr>
      <w:r w:rsidRPr="001D5799">
        <w:rPr>
          <w:rFonts w:ascii="Times New Roman" w:hAnsi="Times New Roman"/>
          <w:b/>
          <w:sz w:val="24"/>
        </w:rPr>
        <w:t>Conjoined twins</w:t>
      </w:r>
    </w:p>
    <w:p w14:paraId="42509F8E" w14:textId="77777777" w:rsidR="007C60C4" w:rsidRPr="001D5799" w:rsidRDefault="00905B7B" w:rsidP="005D7499">
      <w:pPr>
        <w:spacing w:line="360" w:lineRule="auto"/>
        <w:rPr>
          <w:rFonts w:ascii="Times New Roman" w:hAnsi="Times New Roman"/>
          <w:b/>
          <w:sz w:val="24"/>
        </w:rPr>
      </w:pPr>
      <w:r w:rsidRPr="001D5799">
        <w:rPr>
          <w:rFonts w:ascii="Times New Roman" w:hAnsi="Times New Roman"/>
          <w:sz w:val="24"/>
        </w:rPr>
        <w:t>Whether e</w:t>
      </w:r>
      <w:r w:rsidR="008C357F" w:rsidRPr="001D5799">
        <w:rPr>
          <w:rFonts w:ascii="Times New Roman" w:hAnsi="Times New Roman"/>
          <w:sz w:val="24"/>
        </w:rPr>
        <w:t xml:space="preserve">ach one of a pair of conjoined twins </w:t>
      </w:r>
      <w:r w:rsidRPr="001D5799">
        <w:rPr>
          <w:rFonts w:ascii="Times New Roman" w:hAnsi="Times New Roman"/>
          <w:sz w:val="24"/>
        </w:rPr>
        <w:t xml:space="preserve">is or is not an object </w:t>
      </w:r>
      <w:r w:rsidR="005D7499" w:rsidRPr="001D5799">
        <w:rPr>
          <w:rFonts w:ascii="Times New Roman" w:hAnsi="Times New Roman"/>
          <w:sz w:val="24"/>
        </w:rPr>
        <w:t>is not a trivial question, and w</w:t>
      </w:r>
      <w:r w:rsidR="001E66EA">
        <w:rPr>
          <w:rFonts w:ascii="Times New Roman" w:hAnsi="Times New Roman"/>
          <w:sz w:val="24"/>
        </w:rPr>
        <w:t xml:space="preserve">e recommend that the treatment </w:t>
      </w:r>
      <w:r w:rsidR="005D7499" w:rsidRPr="001D5799">
        <w:rPr>
          <w:rFonts w:ascii="Times New Roman" w:hAnsi="Times New Roman"/>
          <w:sz w:val="24"/>
        </w:rPr>
        <w:t>of this case ontologically should be treated as an experimental matter, with different alternatives tested in use to see which yields the most coherent global solution. Tent</w:t>
      </w:r>
      <w:r w:rsidR="00D17B61">
        <w:rPr>
          <w:rFonts w:ascii="Times New Roman" w:hAnsi="Times New Roman"/>
          <w:sz w:val="24"/>
        </w:rPr>
        <w:t>at</w:t>
      </w:r>
      <w:r w:rsidR="005D7499" w:rsidRPr="001D5799">
        <w:rPr>
          <w:rFonts w:ascii="Times New Roman" w:hAnsi="Times New Roman"/>
          <w:sz w:val="24"/>
        </w:rPr>
        <w:t>ively, we assume that different types of conjoined twins will need to be treated differently, and that in cases where twins do not share vital organs an identification of each one of the pair as an object will yield a workable solution. Certainly</w:t>
      </w:r>
      <w:r w:rsidR="008C357F" w:rsidRPr="001D5799">
        <w:rPr>
          <w:rFonts w:ascii="Times New Roman" w:hAnsi="Times New Roman"/>
          <w:sz w:val="24"/>
        </w:rPr>
        <w:t>, the maximal material entity here is the</w:t>
      </w:r>
      <w:r w:rsidR="005D7499" w:rsidRPr="001D5799">
        <w:rPr>
          <w:rFonts w:ascii="Times New Roman" w:hAnsi="Times New Roman"/>
          <w:sz w:val="24"/>
        </w:rPr>
        <w:t xml:space="preserve"> whole which they together form; accepting each twin as an object, however – thus as an instance of the material universal </w:t>
      </w:r>
      <w:r w:rsidR="005D7499" w:rsidRPr="001D5799">
        <w:rPr>
          <w:rFonts w:ascii="Times New Roman" w:hAnsi="Times New Roman"/>
          <w:i/>
          <w:sz w:val="24"/>
        </w:rPr>
        <w:t xml:space="preserve">human being </w:t>
      </w:r>
      <w:r w:rsidR="005D7499" w:rsidRPr="001D5799">
        <w:rPr>
          <w:rFonts w:ascii="Times New Roman" w:hAnsi="Times New Roman"/>
          <w:sz w:val="24"/>
        </w:rPr>
        <w:t>– causes no problems for the definition of BFO:</w:t>
      </w:r>
      <w:r w:rsidR="005D7499" w:rsidRPr="001D5799">
        <w:rPr>
          <w:rFonts w:ascii="Times New Roman" w:hAnsi="Times New Roman"/>
          <w:i/>
          <w:sz w:val="24"/>
        </w:rPr>
        <w:t>object</w:t>
      </w:r>
      <w:r w:rsidR="005D7499" w:rsidRPr="001D5799">
        <w:rPr>
          <w:rFonts w:ascii="Times New Roman" w:hAnsi="Times New Roman"/>
          <w:sz w:val="24"/>
        </w:rPr>
        <w:t xml:space="preserve">. </w:t>
      </w:r>
    </w:p>
    <w:p w14:paraId="2A05D1B2" w14:textId="77777777" w:rsidR="00F604ED" w:rsidRPr="001D5799" w:rsidRDefault="0050778E" w:rsidP="0046705D">
      <w:pPr>
        <w:pStyle w:val="Heading4"/>
        <w:spacing w:line="360" w:lineRule="auto"/>
        <w:rPr>
          <w:sz w:val="24"/>
        </w:rPr>
      </w:pPr>
      <w:bookmarkStart w:id="667" w:name="_Ref310079849"/>
      <w:bookmarkStart w:id="668" w:name="_Toc313270697"/>
      <w:r w:rsidRPr="001D5799">
        <w:rPr>
          <w:sz w:val="24"/>
        </w:rPr>
        <w:t>2.1.1.2 Object aggregate</w:t>
      </w:r>
      <w:bookmarkEnd w:id="667"/>
      <w:bookmarkEnd w:id="668"/>
    </w:p>
    <w:p w14:paraId="3C4A5B9A" w14:textId="77777777" w:rsidR="005830E2" w:rsidRPr="001D5799" w:rsidRDefault="00FB2DD0" w:rsidP="00536BF5">
      <w:pPr>
        <w:spacing w:line="360" w:lineRule="auto"/>
        <w:jc w:val="both"/>
        <w:rPr>
          <w:rFonts w:ascii="Times New Roman" w:hAnsi="Times New Roman"/>
          <w:sz w:val="24"/>
        </w:rPr>
      </w:pPr>
      <w:r w:rsidRPr="001D5799">
        <w:rPr>
          <w:rFonts w:ascii="Times New Roman" w:hAnsi="Times New Roman"/>
          <w:sz w:val="24"/>
        </w:rPr>
        <w:t xml:space="preserve">In this document we concentrate on the </w:t>
      </w:r>
      <w:r w:rsidR="00F03799" w:rsidRPr="001D5799">
        <w:rPr>
          <w:rFonts w:ascii="Times New Roman" w:hAnsi="Times New Roman"/>
          <w:sz w:val="24"/>
        </w:rPr>
        <w:t xml:space="preserve">use of ‘aggregate’ as it appears in the </w:t>
      </w:r>
      <w:r w:rsidRPr="001D5799">
        <w:rPr>
          <w:rFonts w:ascii="Times New Roman" w:hAnsi="Times New Roman"/>
          <w:sz w:val="24"/>
        </w:rPr>
        <w:t xml:space="preserve">term ‘object aggregate’. However, </w:t>
      </w:r>
      <w:r w:rsidR="005830E2" w:rsidRPr="001D5799">
        <w:rPr>
          <w:rFonts w:ascii="Times New Roman" w:hAnsi="Times New Roman"/>
          <w:sz w:val="24"/>
        </w:rPr>
        <w:t xml:space="preserve">‘aggregate’ </w:t>
      </w:r>
      <w:r w:rsidRPr="001D5799">
        <w:rPr>
          <w:rFonts w:ascii="Times New Roman" w:hAnsi="Times New Roman"/>
          <w:sz w:val="24"/>
        </w:rPr>
        <w:t xml:space="preserve">should be understood as being applicable to all continuant BFO categories. Thus for each </w:t>
      </w:r>
      <w:r w:rsidR="0047199F">
        <w:rPr>
          <w:rFonts w:ascii="Times New Roman" w:hAnsi="Times New Roman"/>
          <w:sz w:val="24"/>
        </w:rPr>
        <w:t>BFO</w:t>
      </w:r>
      <w:r w:rsidRPr="001D5799">
        <w:rPr>
          <w:rFonts w:ascii="Times New Roman" w:hAnsi="Times New Roman"/>
          <w:sz w:val="24"/>
        </w:rPr>
        <w:t xml:space="preserve"> category X, </w:t>
      </w:r>
      <w:r w:rsidR="005830E2" w:rsidRPr="001D5799">
        <w:rPr>
          <w:rFonts w:ascii="Times New Roman" w:hAnsi="Times New Roman"/>
          <w:sz w:val="24"/>
        </w:rPr>
        <w:t xml:space="preserve">the user of BFO </w:t>
      </w:r>
      <w:r w:rsidRPr="001D5799">
        <w:rPr>
          <w:rFonts w:ascii="Times New Roman" w:hAnsi="Times New Roman"/>
          <w:sz w:val="24"/>
        </w:rPr>
        <w:t xml:space="preserve">has </w:t>
      </w:r>
      <w:r w:rsidR="005830E2" w:rsidRPr="001D5799">
        <w:rPr>
          <w:rFonts w:ascii="Times New Roman" w:hAnsi="Times New Roman"/>
          <w:sz w:val="24"/>
        </w:rPr>
        <w:t xml:space="preserve">at </w:t>
      </w:r>
      <w:r w:rsidR="00D754CA" w:rsidRPr="001D5799">
        <w:rPr>
          <w:rFonts w:ascii="Times New Roman" w:hAnsi="Times New Roman"/>
          <w:sz w:val="24"/>
        </w:rPr>
        <w:t xml:space="preserve">his disposal also the category </w:t>
      </w:r>
      <w:r w:rsidR="005830E2" w:rsidRPr="001D5799">
        <w:rPr>
          <w:rFonts w:ascii="Times New Roman" w:hAnsi="Times New Roman"/>
          <w:i/>
          <w:sz w:val="24"/>
        </w:rPr>
        <w:t>aggregate of X</w:t>
      </w:r>
      <w:r w:rsidR="005830E2" w:rsidRPr="001D5799">
        <w:rPr>
          <w:rFonts w:ascii="Times New Roman" w:hAnsi="Times New Roman"/>
          <w:sz w:val="24"/>
        </w:rPr>
        <w:t xml:space="preserve"> [</w:t>
      </w:r>
      <w:r w:rsidR="001E591D" w:rsidRPr="001D5799">
        <w:rPr>
          <w:rFonts w:ascii="Times New Roman" w:hAnsi="Times New Roman"/>
          <w:sz w:val="24"/>
        </w:rPr>
        <w:fldChar w:fldCharType="begin"/>
      </w:r>
      <w:r w:rsidR="006201FE" w:rsidRPr="001D5799">
        <w:rPr>
          <w:rFonts w:ascii="Times New Roman" w:hAnsi="Times New Roman"/>
          <w:sz w:val="24"/>
        </w:rPr>
        <w:instrText xml:space="preserve"> REF _Ref309481613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908AB">
        <w:rPr>
          <w:rFonts w:ascii="Times New Roman" w:hAnsi="Times New Roman"/>
          <w:sz w:val="24"/>
        </w:rPr>
        <w:t>51</w:t>
      </w:r>
      <w:r w:rsidR="001E591D" w:rsidRPr="001D5799">
        <w:rPr>
          <w:rFonts w:ascii="Times New Roman" w:hAnsi="Times New Roman"/>
          <w:sz w:val="24"/>
        </w:rPr>
        <w:fldChar w:fldCharType="end"/>
      </w:r>
      <w:r w:rsidR="005830E2" w:rsidRPr="001D5799">
        <w:rPr>
          <w:rFonts w:ascii="Times New Roman" w:hAnsi="Times New Roman"/>
          <w:sz w:val="24"/>
        </w:rPr>
        <w:t xml:space="preserve">]. </w:t>
      </w:r>
    </w:p>
    <w:p w14:paraId="0BA8F6CB" w14:textId="77777777" w:rsidR="00296E4D" w:rsidRPr="001D5799" w:rsidRDefault="00236D40" w:rsidP="00536BF5">
      <w:pPr>
        <w:spacing w:line="360" w:lineRule="auto"/>
        <w:ind w:left="720"/>
        <w:jc w:val="both"/>
        <w:rPr>
          <w:rFonts w:ascii="Times New Roman" w:hAnsi="Times New Roman"/>
          <w:sz w:val="24"/>
        </w:rPr>
      </w:pPr>
      <w:r w:rsidRPr="001D5799">
        <w:rPr>
          <w:rFonts w:ascii="Times New Roman" w:hAnsi="Times New Roman"/>
          <w:smallCaps/>
          <w:sz w:val="24"/>
        </w:rPr>
        <w:t>Elucidation:</w:t>
      </w:r>
      <w:r w:rsidR="000A4E97"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an </w:t>
      </w:r>
      <w:r w:rsidR="0050778E" w:rsidRPr="001D5799">
        <w:rPr>
          <w:rFonts w:ascii="Times New Roman" w:hAnsi="Times New Roman"/>
          <w:i/>
          <w:sz w:val="24"/>
        </w:rPr>
        <w:t>object aggregate</w:t>
      </w:r>
      <w:r w:rsidR="00296E4D" w:rsidRPr="001D5799">
        <w:rPr>
          <w:rFonts w:ascii="Times New Roman" w:hAnsi="Times New Roman"/>
          <w:sz w:val="24"/>
        </w:rPr>
        <w:t xml:space="preserve"> means:</w:t>
      </w:r>
      <w:r w:rsidR="0050778E"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entity</w:t>
      </w:r>
      <w:r w:rsidR="0050778E" w:rsidRPr="001D5799">
        <w:rPr>
          <w:rFonts w:ascii="Times New Roman" w:hAnsi="Times New Roman"/>
          <w:sz w:val="24"/>
        </w:rPr>
        <w:t xml:space="preserve"> consisting </w:t>
      </w:r>
      <w:r w:rsidR="004B5C97" w:rsidRPr="001D5799">
        <w:rPr>
          <w:rFonts w:ascii="Times New Roman" w:hAnsi="Times New Roman"/>
          <w:sz w:val="24"/>
        </w:rPr>
        <w:t xml:space="preserve">exactly </w:t>
      </w:r>
      <w:r w:rsidR="0050778E" w:rsidRPr="001D5799">
        <w:rPr>
          <w:rFonts w:ascii="Times New Roman" w:hAnsi="Times New Roman"/>
          <w:sz w:val="24"/>
        </w:rPr>
        <w:t xml:space="preserve">of </w:t>
      </w:r>
      <w:r w:rsidR="004B5C97" w:rsidRPr="001D5799">
        <w:rPr>
          <w:rFonts w:ascii="Times New Roman" w:hAnsi="Times New Roman"/>
          <w:sz w:val="24"/>
        </w:rPr>
        <w:t xml:space="preserve">a plurality of </w:t>
      </w:r>
      <w:r w:rsidR="0050778E" w:rsidRPr="001D5799">
        <w:rPr>
          <w:rFonts w:ascii="Times New Roman" w:hAnsi="Times New Roman"/>
          <w:i/>
          <w:sz w:val="24"/>
        </w:rPr>
        <w:t>objects</w:t>
      </w:r>
      <w:r w:rsidR="0050778E" w:rsidRPr="001D5799">
        <w:rPr>
          <w:rFonts w:ascii="Times New Roman" w:hAnsi="Times New Roman"/>
          <w:sz w:val="24"/>
        </w:rPr>
        <w:t xml:space="preserve"> as </w:t>
      </w:r>
      <w:r w:rsidR="0050778E" w:rsidRPr="001D5799">
        <w:rPr>
          <w:rFonts w:ascii="Times New Roman" w:hAnsi="Times New Roman"/>
          <w:b/>
          <w:sz w:val="24"/>
        </w:rPr>
        <w:t>parts</w:t>
      </w:r>
      <w:r w:rsidR="0050778E" w:rsidRPr="001D5799">
        <w:rPr>
          <w:rFonts w:ascii="Times New Roman" w:hAnsi="Times New Roman"/>
          <w:sz w:val="24"/>
        </w:rPr>
        <w:t>.</w:t>
      </w:r>
      <w:r w:rsidR="00621220" w:rsidRPr="001D5799">
        <w:rPr>
          <w:rFonts w:ascii="Times New Roman" w:hAnsi="Times New Roman"/>
          <w:sz w:val="24"/>
        </w:rPr>
        <w:t xml:space="preserve"> </w:t>
      </w:r>
    </w:p>
    <w:p w14:paraId="6C108709" w14:textId="77777777" w:rsidR="00EA53E5" w:rsidRPr="001D5799" w:rsidRDefault="00621220" w:rsidP="00296E4D">
      <w:pPr>
        <w:spacing w:line="360" w:lineRule="auto"/>
        <w:jc w:val="both"/>
        <w:rPr>
          <w:rFonts w:ascii="Times New Roman" w:hAnsi="Times New Roman"/>
          <w:sz w:val="24"/>
        </w:rPr>
      </w:pPr>
      <w:r w:rsidRPr="001D5799">
        <w:rPr>
          <w:rFonts w:ascii="Times New Roman" w:hAnsi="Times New Roman"/>
          <w:sz w:val="24"/>
        </w:rPr>
        <w:t>More formally:</w:t>
      </w:r>
    </w:p>
    <w:p w14:paraId="51195470" w14:textId="77777777" w:rsidR="00C75C35" w:rsidRPr="001D5799" w:rsidRDefault="00621220" w:rsidP="00296E4D">
      <w:pPr>
        <w:spacing w:after="40" w:line="240" w:lineRule="auto"/>
        <w:ind w:left="720"/>
        <w:rPr>
          <w:rFonts w:ascii="Times New Roman" w:hAnsi="Times New Roman"/>
          <w:sz w:val="24"/>
        </w:rPr>
      </w:pPr>
      <w:r w:rsidRPr="001D5799">
        <w:rPr>
          <w:rFonts w:ascii="Times New Roman" w:hAnsi="Times New Roman"/>
          <w:sz w:val="24"/>
        </w:rPr>
        <w:t xml:space="preserve">If </w:t>
      </w:r>
      <w:r w:rsidR="00EA53E5" w:rsidRPr="001D5799">
        <w:rPr>
          <w:rFonts w:ascii="Times New Roman" w:hAnsi="Times New Roman"/>
          <w:i/>
          <w:sz w:val="24"/>
        </w:rPr>
        <w:t>a</w:t>
      </w:r>
      <w:r w:rsidR="00536BF5" w:rsidRPr="001D5799">
        <w:rPr>
          <w:rFonts w:ascii="Times New Roman" w:hAnsi="Times New Roman"/>
          <w:i/>
          <w:sz w:val="24"/>
        </w:rPr>
        <w:t xml:space="preserve"> </w:t>
      </w:r>
      <w:r w:rsidR="00EA53E5" w:rsidRPr="001D5799">
        <w:rPr>
          <w:rFonts w:ascii="Times New Roman" w:hAnsi="Times New Roman"/>
          <w:sz w:val="24"/>
        </w:rPr>
        <w:t xml:space="preserve">is an </w:t>
      </w:r>
      <w:r w:rsidR="00EA53E5" w:rsidRPr="001D5799">
        <w:rPr>
          <w:rFonts w:ascii="Times New Roman" w:hAnsi="Times New Roman"/>
          <w:i/>
          <w:sz w:val="24"/>
        </w:rPr>
        <w:t xml:space="preserve">object </w:t>
      </w:r>
      <w:r w:rsidR="00151755" w:rsidRPr="001D5799">
        <w:rPr>
          <w:rFonts w:ascii="Times New Roman" w:hAnsi="Times New Roman"/>
          <w:i/>
          <w:sz w:val="24"/>
        </w:rPr>
        <w:t>aggregate</w:t>
      </w:r>
      <w:r w:rsidR="00151755" w:rsidRPr="001D5799">
        <w:rPr>
          <w:rFonts w:ascii="Times New Roman" w:hAnsi="Times New Roman"/>
          <w:sz w:val="24"/>
        </w:rPr>
        <w:t>, then</w:t>
      </w:r>
      <w:r w:rsidRPr="001D5799">
        <w:rPr>
          <w:rFonts w:ascii="Times New Roman" w:hAnsi="Times New Roman"/>
          <w:sz w:val="24"/>
        </w:rPr>
        <w:t xml:space="preserve"> </w:t>
      </w:r>
      <w:r w:rsidR="00C75C35" w:rsidRPr="001D5799">
        <w:rPr>
          <w:rFonts w:ascii="Times New Roman" w:hAnsi="Times New Roman"/>
          <w:sz w:val="24"/>
        </w:rPr>
        <w:t xml:space="preserve">if </w:t>
      </w:r>
      <w:r w:rsidR="00C75C35" w:rsidRPr="001D5799">
        <w:rPr>
          <w:rFonts w:ascii="Times New Roman" w:hAnsi="Times New Roman"/>
          <w:i/>
          <w:sz w:val="24"/>
        </w:rPr>
        <w:t xml:space="preserve">a </w:t>
      </w:r>
      <w:r w:rsidR="00C75C35" w:rsidRPr="001D5799">
        <w:rPr>
          <w:rFonts w:ascii="Times New Roman" w:hAnsi="Times New Roman"/>
          <w:sz w:val="24"/>
        </w:rPr>
        <w:t xml:space="preserve">exists at </w:t>
      </w:r>
      <w:r w:rsidR="00C75C35" w:rsidRPr="001D5799">
        <w:rPr>
          <w:rFonts w:ascii="Times New Roman" w:hAnsi="Times New Roman"/>
          <w:i/>
          <w:sz w:val="24"/>
        </w:rPr>
        <w:t>t</w:t>
      </w:r>
      <w:r w:rsidR="00C75C35" w:rsidRPr="001D5799">
        <w:rPr>
          <w:rFonts w:ascii="Times New Roman" w:hAnsi="Times New Roman"/>
          <w:sz w:val="24"/>
        </w:rPr>
        <w:t xml:space="preserve">, then there are </w:t>
      </w:r>
      <w:r w:rsidR="00EA53E5" w:rsidRPr="001D5799">
        <w:rPr>
          <w:rFonts w:ascii="Times New Roman" w:hAnsi="Times New Roman"/>
          <w:i/>
          <w:sz w:val="24"/>
        </w:rPr>
        <w:t>objects</w:t>
      </w:r>
      <w:r w:rsidR="0047199F">
        <w:rPr>
          <w:rFonts w:ascii="Times New Roman" w:hAnsi="Times New Roman"/>
          <w:i/>
          <w:sz w:val="24"/>
        </w:rPr>
        <w:t xml:space="preserve"> </w:t>
      </w:r>
      <w:r w:rsidR="00EA53E5" w:rsidRPr="001D5799">
        <w:rPr>
          <w:rFonts w:ascii="Times New Roman" w:hAnsi="Times New Roman"/>
          <w:i/>
          <w:sz w:val="24"/>
        </w:rPr>
        <w:t>o</w:t>
      </w:r>
      <w:r w:rsidR="00EA53E5" w:rsidRPr="001D5799">
        <w:rPr>
          <w:rFonts w:ascii="Times New Roman" w:hAnsi="Times New Roman"/>
          <w:sz w:val="24"/>
          <w:vertAlign w:val="subscript"/>
        </w:rPr>
        <w:t>1</w:t>
      </w:r>
      <w:r w:rsidR="00EA53E5" w:rsidRPr="001D5799">
        <w:rPr>
          <w:rFonts w:ascii="Times New Roman" w:hAnsi="Times New Roman"/>
          <w:sz w:val="24"/>
        </w:rPr>
        <w:t>, …,</w:t>
      </w:r>
      <w:r w:rsidR="00EA53E5" w:rsidRPr="001D5799">
        <w:rPr>
          <w:rFonts w:ascii="Times New Roman" w:hAnsi="Times New Roman"/>
          <w:i/>
          <w:sz w:val="24"/>
        </w:rPr>
        <w:t>o</w:t>
      </w:r>
      <w:r w:rsidR="00EA53E5" w:rsidRPr="001D5799">
        <w:rPr>
          <w:rFonts w:ascii="Times New Roman" w:hAnsi="Times New Roman"/>
          <w:sz w:val="24"/>
          <w:vertAlign w:val="subscript"/>
        </w:rPr>
        <w:t>n</w:t>
      </w:r>
      <w:r w:rsidR="00151755" w:rsidRPr="0047199F">
        <w:rPr>
          <w:rFonts w:ascii="Times New Roman" w:hAnsi="Times New Roman"/>
          <w:sz w:val="24"/>
        </w:rPr>
        <w:t xml:space="preserve"> </w:t>
      </w:r>
      <w:r w:rsidR="00C75C35" w:rsidRPr="001D5799">
        <w:rPr>
          <w:rFonts w:ascii="Times New Roman" w:hAnsi="Times New Roman"/>
          <w:sz w:val="24"/>
        </w:rPr>
        <w:t xml:space="preserve">at </w:t>
      </w:r>
      <w:r w:rsidR="00C75C35" w:rsidRPr="001D5799">
        <w:rPr>
          <w:rFonts w:ascii="Times New Roman" w:hAnsi="Times New Roman"/>
          <w:i/>
          <w:sz w:val="24"/>
        </w:rPr>
        <w:t>t</w:t>
      </w:r>
      <w:r w:rsidR="00C75C35" w:rsidRPr="001D5799">
        <w:rPr>
          <w:rFonts w:ascii="Times New Roman" w:hAnsi="Times New Roman"/>
          <w:sz w:val="24"/>
        </w:rPr>
        <w:t xml:space="preserve"> such that:</w:t>
      </w:r>
    </w:p>
    <w:p w14:paraId="53C92361" w14:textId="77777777" w:rsidR="0047199F" w:rsidRDefault="00C75C35" w:rsidP="00412155">
      <w:pPr>
        <w:spacing w:line="240" w:lineRule="auto"/>
        <w:ind w:left="720" w:firstLine="720"/>
        <w:rPr>
          <w:rFonts w:ascii="Times New Roman" w:hAnsi="Times New Roman"/>
          <w:sz w:val="24"/>
        </w:rPr>
      </w:pPr>
      <w:r w:rsidRPr="001D5799">
        <w:rPr>
          <w:rFonts w:ascii="Times New Roman" w:hAnsi="Times New Roman"/>
          <w:sz w:val="24"/>
        </w:rPr>
        <w:t xml:space="preserve">for all </w:t>
      </w:r>
      <w:r w:rsidRPr="001D5799">
        <w:rPr>
          <w:rFonts w:ascii="Times New Roman" w:hAnsi="Times New Roman"/>
          <w:i/>
          <w:sz w:val="24"/>
        </w:rPr>
        <w:t xml:space="preserve">x </w:t>
      </w:r>
      <w:r w:rsidRPr="001D5799">
        <w:rPr>
          <w:rFonts w:ascii="Times New Roman" w:hAnsi="Times New Roman"/>
          <w:sz w:val="24"/>
        </w:rPr>
        <w:t>(</w:t>
      </w:r>
      <w:r w:rsidRPr="001D5799">
        <w:rPr>
          <w:rFonts w:ascii="Times New Roman" w:hAnsi="Times New Roman"/>
          <w:i/>
          <w:sz w:val="24"/>
        </w:rPr>
        <w:t xml:space="preserve">x </w:t>
      </w:r>
      <w:r w:rsidRPr="001D5799">
        <w:rPr>
          <w:rFonts w:ascii="Times New Roman" w:hAnsi="Times New Roman"/>
          <w:b/>
          <w:sz w:val="24"/>
        </w:rPr>
        <w:t>part of</w:t>
      </w:r>
      <w:r w:rsidR="00151755" w:rsidRPr="001D5799">
        <w:rPr>
          <w:rFonts w:ascii="Times New Roman" w:hAnsi="Times New Roman"/>
          <w:b/>
          <w:sz w:val="24"/>
        </w:rPr>
        <w:t xml:space="preserve"> </w:t>
      </w:r>
      <w:r w:rsidRPr="001D5799">
        <w:rPr>
          <w:rFonts w:ascii="Times New Roman" w:hAnsi="Times New Roman"/>
          <w:i/>
          <w:sz w:val="24"/>
        </w:rPr>
        <w:t xml:space="preserve">a </w:t>
      </w:r>
      <w:r w:rsidRPr="001D5799">
        <w:rPr>
          <w:rFonts w:ascii="Times New Roman" w:hAnsi="Times New Roman"/>
          <w:b/>
          <w:sz w:val="24"/>
        </w:rPr>
        <w:t xml:space="preserve">at </w:t>
      </w:r>
      <w:r w:rsidRPr="001D5799">
        <w:rPr>
          <w:rFonts w:ascii="Times New Roman" w:hAnsi="Times New Roman"/>
          <w:i/>
          <w:sz w:val="24"/>
        </w:rPr>
        <w:t xml:space="preserve">t </w:t>
      </w:r>
      <w:r w:rsidRPr="001D5799">
        <w:rPr>
          <w:rFonts w:ascii="Times New Roman" w:hAnsi="Times New Roman"/>
          <w:sz w:val="24"/>
        </w:rPr>
        <w:t>iff</w:t>
      </w:r>
      <w:r w:rsidR="00151755" w:rsidRPr="001D5799">
        <w:rPr>
          <w:rFonts w:ascii="Times New Roman" w:hAnsi="Times New Roman"/>
          <w:sz w:val="24"/>
        </w:rPr>
        <w:t xml:space="preserve"> </w:t>
      </w:r>
      <w:r w:rsidRPr="001D5799">
        <w:rPr>
          <w:rFonts w:ascii="Times New Roman" w:hAnsi="Times New Roman"/>
          <w:i/>
          <w:sz w:val="24"/>
        </w:rPr>
        <w:t xml:space="preserve">x </w:t>
      </w:r>
      <w:r w:rsidRPr="001D5799">
        <w:rPr>
          <w:rFonts w:ascii="Times New Roman" w:hAnsi="Times New Roman"/>
          <w:sz w:val="24"/>
        </w:rPr>
        <w:t xml:space="preserve">overlaps some </w:t>
      </w:r>
      <w:r w:rsidRPr="001D5799">
        <w:rPr>
          <w:rFonts w:ascii="Times New Roman" w:hAnsi="Times New Roman"/>
          <w:i/>
          <w:sz w:val="24"/>
        </w:rPr>
        <w:t>o</w:t>
      </w:r>
      <w:r w:rsidRPr="001D5799">
        <w:rPr>
          <w:rFonts w:ascii="Times New Roman" w:hAnsi="Times New Roman"/>
          <w:sz w:val="24"/>
          <w:vertAlign w:val="subscript"/>
        </w:rPr>
        <w:t>i</w:t>
      </w:r>
      <w:r w:rsidR="00151755" w:rsidRPr="001D5799">
        <w:rPr>
          <w:rFonts w:ascii="Times New Roman" w:hAnsi="Times New Roman"/>
          <w:sz w:val="24"/>
          <w:vertAlign w:val="subscript"/>
        </w:rPr>
        <w:t xml:space="preserve"> </w:t>
      </w:r>
      <w:r w:rsidRPr="001D5799">
        <w:rPr>
          <w:rFonts w:ascii="Times New Roman" w:hAnsi="Times New Roman"/>
          <w:b/>
          <w:sz w:val="24"/>
        </w:rPr>
        <w:t xml:space="preserve">at </w:t>
      </w:r>
      <w:r w:rsidRPr="001D5799">
        <w:rPr>
          <w:rFonts w:ascii="Times New Roman" w:hAnsi="Times New Roman"/>
          <w:i/>
          <w:sz w:val="24"/>
        </w:rPr>
        <w:t>t</w:t>
      </w:r>
      <w:r w:rsidRPr="001D5799">
        <w:rPr>
          <w:rFonts w:ascii="Times New Roman" w:hAnsi="Times New Roman"/>
          <w:sz w:val="24"/>
        </w:rPr>
        <w:t>)</w:t>
      </w:r>
    </w:p>
    <w:p w14:paraId="665F2025" w14:textId="77777777" w:rsidR="0047199F" w:rsidRDefault="0047199F" w:rsidP="0047199F">
      <w:pPr>
        <w:spacing w:line="360" w:lineRule="auto"/>
        <w:rPr>
          <w:rFonts w:ascii="Times New Roman" w:hAnsi="Times New Roman"/>
          <w:sz w:val="24"/>
        </w:rPr>
      </w:pPr>
      <w:r>
        <w:rPr>
          <w:rFonts w:ascii="Times New Roman" w:hAnsi="Times New Roman"/>
          <w:sz w:val="24"/>
        </w:rPr>
        <w:t xml:space="preserve">An </w:t>
      </w:r>
      <w:r w:rsidR="00412155">
        <w:rPr>
          <w:rFonts w:ascii="Times New Roman" w:hAnsi="Times New Roman"/>
          <w:sz w:val="24"/>
        </w:rPr>
        <w:t xml:space="preserve">entity </w:t>
      </w:r>
      <w:r w:rsidR="00412155">
        <w:rPr>
          <w:rFonts w:ascii="Times New Roman" w:hAnsi="Times New Roman"/>
          <w:i/>
          <w:sz w:val="24"/>
        </w:rPr>
        <w:t xml:space="preserve">a </w:t>
      </w:r>
      <w:r w:rsidR="00412155">
        <w:rPr>
          <w:rFonts w:ascii="Times New Roman" w:hAnsi="Times New Roman"/>
          <w:sz w:val="24"/>
        </w:rPr>
        <w:t xml:space="preserve">is an object aggregate </w:t>
      </w:r>
      <w:r>
        <w:rPr>
          <w:rFonts w:ascii="Times New Roman" w:hAnsi="Times New Roman"/>
          <w:sz w:val="24"/>
        </w:rPr>
        <w:t xml:space="preserve">if and only if there is a mutually exhaustive and pairwise disjoint partition of </w:t>
      </w:r>
      <w:r>
        <w:rPr>
          <w:rFonts w:ascii="Times New Roman" w:hAnsi="Times New Roman"/>
          <w:i/>
          <w:sz w:val="24"/>
        </w:rPr>
        <w:t>a</w:t>
      </w:r>
      <w:r>
        <w:rPr>
          <w:rFonts w:ascii="Times New Roman" w:hAnsi="Times New Roman"/>
          <w:sz w:val="24"/>
        </w:rPr>
        <w:t xml:space="preserve"> into objects [</w:t>
      </w:r>
      <w:r>
        <w:rPr>
          <w:rFonts w:ascii="Times New Roman" w:hAnsi="Times New Roman"/>
          <w:sz w:val="24"/>
        </w:rPr>
        <w:fldChar w:fldCharType="begin"/>
      </w:r>
      <w:r>
        <w:rPr>
          <w:rFonts w:ascii="Times New Roman" w:hAnsi="Times New Roman"/>
          <w:sz w:val="24"/>
        </w:rPr>
        <w:instrText xml:space="preserve"> REF _Ref310769090 \r \h </w:instrText>
      </w:r>
      <w:r>
        <w:rPr>
          <w:rFonts w:ascii="Times New Roman" w:hAnsi="Times New Roman"/>
          <w:sz w:val="24"/>
        </w:rPr>
      </w:r>
      <w:r>
        <w:rPr>
          <w:rFonts w:ascii="Times New Roman" w:hAnsi="Times New Roman"/>
          <w:sz w:val="24"/>
        </w:rPr>
        <w:fldChar w:fldCharType="separate"/>
      </w:r>
      <w:r w:rsidR="00A908AB">
        <w:rPr>
          <w:rFonts w:ascii="Times New Roman" w:hAnsi="Times New Roman"/>
          <w:sz w:val="24"/>
        </w:rPr>
        <w:t>63</w:t>
      </w:r>
      <w:r>
        <w:rPr>
          <w:rFonts w:ascii="Times New Roman" w:hAnsi="Times New Roman"/>
          <w:sz w:val="24"/>
        </w:rPr>
        <w:fldChar w:fldCharType="end"/>
      </w:r>
      <w:r>
        <w:rPr>
          <w:rFonts w:ascii="Times New Roman" w:hAnsi="Times New Roman"/>
          <w:sz w:val="24"/>
        </w:rPr>
        <w:t xml:space="preserve">].  </w:t>
      </w:r>
    </w:p>
    <w:p w14:paraId="6A611876" w14:textId="77777777" w:rsidR="005310FC" w:rsidRDefault="005310FC" w:rsidP="005310FC">
      <w:pPr>
        <w:spacing w:line="360" w:lineRule="auto"/>
        <w:jc w:val="both"/>
        <w:rPr>
          <w:rFonts w:ascii="Times New Roman" w:hAnsi="Times New Roman"/>
          <w:sz w:val="24"/>
        </w:rPr>
      </w:pPr>
      <w:r w:rsidRPr="005310FC">
        <w:rPr>
          <w:rFonts w:ascii="Times New Roman" w:hAnsi="Times New Roman"/>
          <w:smallCaps/>
          <w:sz w:val="24"/>
        </w:rPr>
        <w:t>Examples:</w:t>
      </w:r>
      <w:r w:rsidRPr="001D5799">
        <w:rPr>
          <w:rFonts w:ascii="Times New Roman" w:hAnsi="Times New Roman"/>
          <w:sz w:val="24"/>
        </w:rPr>
        <w:t xml:space="preserve"> a symphony orchestra, the aggregate of bearings in a constant velocity axle joint, the nitrogen atoms in the atmosphere, a collection of </w:t>
      </w:r>
      <w:r>
        <w:rPr>
          <w:rFonts w:ascii="Times New Roman" w:hAnsi="Times New Roman"/>
          <w:sz w:val="24"/>
        </w:rPr>
        <w:t xml:space="preserve">cells </w:t>
      </w:r>
      <w:r w:rsidRPr="001D5799">
        <w:rPr>
          <w:rFonts w:ascii="Times New Roman" w:hAnsi="Times New Roman"/>
          <w:sz w:val="24"/>
        </w:rPr>
        <w:t>in a blood biobank.</w:t>
      </w:r>
    </w:p>
    <w:p w14:paraId="29F44BB9" w14:textId="77777777" w:rsidR="00727C98" w:rsidRPr="001D5799" w:rsidRDefault="00727C98" w:rsidP="005310FC">
      <w:pPr>
        <w:spacing w:line="360" w:lineRule="auto"/>
        <w:jc w:val="both"/>
        <w:rPr>
          <w:rFonts w:ascii="Times New Roman" w:hAnsi="Times New Roman"/>
          <w:sz w:val="24"/>
        </w:rPr>
      </w:pPr>
      <w:r w:rsidRPr="00727C98">
        <w:rPr>
          <w:rFonts w:ascii="Times New Roman" w:hAnsi="Times New Roman"/>
          <w:sz w:val="24"/>
        </w:rPr>
        <w:t>Different sorts of examples will be aggregates satisfying further conditions, e.g. an organizatio</w:t>
      </w:r>
      <w:r>
        <w:rPr>
          <w:rFonts w:ascii="Times New Roman" w:hAnsi="Times New Roman"/>
          <w:sz w:val="24"/>
        </w:rPr>
        <w:t>n</w:t>
      </w:r>
      <w:r w:rsidRPr="00727C98">
        <w:rPr>
          <w:rFonts w:ascii="Times New Roman" w:hAnsi="Times New Roman"/>
          <w:sz w:val="24"/>
        </w:rPr>
        <w:t xml:space="preserve"> </w:t>
      </w:r>
      <w:r>
        <w:rPr>
          <w:rFonts w:ascii="Times New Roman" w:hAnsi="Times New Roman"/>
          <w:sz w:val="24"/>
        </w:rPr>
        <w:t xml:space="preserve">is </w:t>
      </w:r>
      <w:r w:rsidRPr="00727C98">
        <w:rPr>
          <w:rFonts w:ascii="Times New Roman" w:hAnsi="Times New Roman"/>
          <w:sz w:val="24"/>
        </w:rPr>
        <w:t>an aggregate whose members have different roles</w:t>
      </w:r>
      <w:r w:rsidR="00736310">
        <w:rPr>
          <w:rFonts w:ascii="Times New Roman" w:hAnsi="Times New Roman"/>
          <w:sz w:val="24"/>
        </w:rPr>
        <w:t>, a swarm of bees is an aggregate of members who are linked</w:t>
      </w:r>
      <w:r w:rsidR="00894677">
        <w:rPr>
          <w:rFonts w:ascii="Times New Roman" w:hAnsi="Times New Roman"/>
          <w:sz w:val="24"/>
        </w:rPr>
        <w:t xml:space="preserve"> together through natural bonds.</w:t>
      </w:r>
    </w:p>
    <w:p w14:paraId="1C09BE6B" w14:textId="77777777" w:rsidR="0047199F" w:rsidRDefault="0047199F" w:rsidP="008F67BA">
      <w:pPr>
        <w:spacing w:line="360" w:lineRule="auto"/>
        <w:jc w:val="both"/>
        <w:rPr>
          <w:rFonts w:ascii="Times New Roman" w:hAnsi="Times New Roman"/>
          <w:sz w:val="24"/>
        </w:rPr>
      </w:pPr>
      <w:r>
        <w:rPr>
          <w:rFonts w:ascii="Times New Roman" w:hAnsi="Times New Roman"/>
          <w:sz w:val="24"/>
        </w:rPr>
        <w:t xml:space="preserve">The objects which form the </w:t>
      </w:r>
      <w:r w:rsidR="00736310">
        <w:rPr>
          <w:rFonts w:ascii="Times New Roman" w:hAnsi="Times New Roman"/>
          <w:sz w:val="24"/>
        </w:rPr>
        <w:t xml:space="preserve">proximal </w:t>
      </w:r>
      <w:r>
        <w:rPr>
          <w:rFonts w:ascii="Times New Roman" w:hAnsi="Times New Roman"/>
          <w:sz w:val="24"/>
        </w:rPr>
        <w:t xml:space="preserve">parts of an aggregate </w:t>
      </w:r>
      <w:r w:rsidR="00736310">
        <w:rPr>
          <w:rFonts w:ascii="Times New Roman" w:hAnsi="Times New Roman"/>
          <w:sz w:val="24"/>
        </w:rPr>
        <w:t xml:space="preserve">– those parts which determine the aggregate as an aggregate – </w:t>
      </w:r>
      <w:r>
        <w:rPr>
          <w:rFonts w:ascii="Times New Roman" w:hAnsi="Times New Roman"/>
          <w:sz w:val="24"/>
        </w:rPr>
        <w:t xml:space="preserve">are called its </w:t>
      </w:r>
      <w:r w:rsidRPr="0047199F">
        <w:rPr>
          <w:rFonts w:ascii="Times New Roman" w:hAnsi="Times New Roman"/>
          <w:b/>
          <w:sz w:val="24"/>
        </w:rPr>
        <w:t>members</w:t>
      </w:r>
      <w:r>
        <w:rPr>
          <w:rFonts w:ascii="Times New Roman" w:hAnsi="Times New Roman"/>
          <w:sz w:val="24"/>
        </w:rPr>
        <w:t>.</w:t>
      </w:r>
      <w:r w:rsidR="00412155">
        <w:rPr>
          <w:rFonts w:ascii="Times New Roman" w:hAnsi="Times New Roman"/>
          <w:sz w:val="24"/>
        </w:rPr>
        <w:t xml:space="preserve"> </w:t>
      </w:r>
      <w:ins w:id="669" w:author="phismith" w:date="2012-01-02T14:20:00Z">
        <w:r w:rsidR="00DE116D">
          <w:rPr>
            <w:rFonts w:ascii="Times New Roman" w:hAnsi="Times New Roman"/>
            <w:sz w:val="24"/>
          </w:rPr>
          <w:t xml:space="preserve">In cases aggregates </w:t>
        </w:r>
      </w:ins>
      <w:ins w:id="670" w:author="phismith" w:date="2012-01-02T14:21:00Z">
        <w:r w:rsidR="00DE116D">
          <w:rPr>
            <w:rFonts w:ascii="Times New Roman" w:hAnsi="Times New Roman"/>
            <w:sz w:val="24"/>
          </w:rPr>
          <w:t xml:space="preserve">are </w:t>
        </w:r>
        <w:r w:rsidR="00DE116D" w:rsidRPr="00454181">
          <w:rPr>
            <w:rFonts w:ascii="Times New Roman" w:hAnsi="Times New Roman"/>
            <w:b/>
            <w:sz w:val="24"/>
            <w:rPrChange w:id="671" w:author="phismith" w:date="2012-01-02T14:21:00Z">
              <w:rPr>
                <w:rFonts w:ascii="Times New Roman" w:hAnsi="Times New Roman"/>
                <w:sz w:val="24"/>
              </w:rPr>
            </w:rPrChange>
          </w:rPr>
          <w:t>organizations</w:t>
        </w:r>
        <w:r w:rsidR="00DE116D">
          <w:rPr>
            <w:rFonts w:ascii="Times New Roman" w:hAnsi="Times New Roman"/>
            <w:sz w:val="24"/>
          </w:rPr>
          <w:t>; this means that they are composed of members which have roles of specific types</w:t>
        </w:r>
        <w:r w:rsidR="00454181">
          <w:rPr>
            <w:rFonts w:ascii="Times New Roman" w:hAnsi="Times New Roman"/>
            <w:sz w:val="24"/>
          </w:rPr>
          <w:t xml:space="preserve"> (for example in a </w:t>
        </w:r>
      </w:ins>
      <w:ins w:id="672" w:author="phismith" w:date="2012-01-02T14:22:00Z">
        <w:r w:rsidR="00454181">
          <w:rPr>
            <w:rFonts w:ascii="Times New Roman" w:hAnsi="Times New Roman"/>
            <w:sz w:val="24"/>
          </w:rPr>
          <w:t>jazz band</w:t>
        </w:r>
      </w:ins>
      <w:ins w:id="673" w:author="phismith" w:date="2012-01-02T14:21:00Z">
        <w:r w:rsidR="00454181">
          <w:rPr>
            <w:rFonts w:ascii="Times New Roman" w:hAnsi="Times New Roman"/>
            <w:sz w:val="24"/>
          </w:rPr>
          <w:t>, a chess club, a football team).</w:t>
        </w:r>
      </w:ins>
    </w:p>
    <w:p w14:paraId="3CDAC9EA" w14:textId="77777777" w:rsidR="0047199F" w:rsidRDefault="0047199F" w:rsidP="0047199F">
      <w:pPr>
        <w:pStyle w:val="Heading2"/>
        <w:spacing w:line="360" w:lineRule="auto"/>
      </w:pPr>
      <w:bookmarkStart w:id="674" w:name="_Toc313270698"/>
      <w:r w:rsidRPr="0047199F">
        <w:t>Relation of membership</w:t>
      </w:r>
      <w:bookmarkEnd w:id="674"/>
    </w:p>
    <w:p w14:paraId="3080F4F1" w14:textId="77777777" w:rsidR="0065182A" w:rsidRPr="0065182A" w:rsidRDefault="0065182A" w:rsidP="0047199F">
      <w:pPr>
        <w:jc w:val="both"/>
        <w:rPr>
          <w:rFonts w:ascii="Times New Roman" w:hAnsi="Times New Roman"/>
          <w:sz w:val="24"/>
        </w:rPr>
      </w:pPr>
      <w:r w:rsidRPr="0065182A">
        <w:rPr>
          <w:rFonts w:ascii="Times New Roman" w:hAnsi="Times New Roman"/>
          <w:sz w:val="24"/>
        </w:rPr>
        <w:t>This relation</w:t>
      </w:r>
      <w:r>
        <w:rPr>
          <w:rFonts w:ascii="Times New Roman" w:hAnsi="Times New Roman"/>
          <w:sz w:val="24"/>
        </w:rPr>
        <w:t xml:space="preserve"> is defined not only for objects but for BFO categories in general, as follows:</w:t>
      </w:r>
    </w:p>
    <w:p w14:paraId="5E41A0B5" w14:textId="77777777" w:rsidR="0047199F" w:rsidRDefault="0047199F" w:rsidP="0047199F">
      <w:pPr>
        <w:jc w:val="both"/>
        <w:rPr>
          <w:rFonts w:ascii="Times New Roman" w:hAnsi="Times New Roman"/>
          <w:i/>
          <w:sz w:val="24"/>
        </w:rPr>
      </w:pPr>
      <w:r w:rsidRPr="0047199F">
        <w:rPr>
          <w:rFonts w:ascii="Times New Roman" w:hAnsi="Times New Roman"/>
          <w:smallCaps/>
          <w:sz w:val="24"/>
        </w:rPr>
        <w:t>Definition</w:t>
      </w:r>
      <w:r>
        <w:rPr>
          <w:rFonts w:ascii="Times New Roman" w:hAnsi="Times New Roman"/>
          <w:sz w:val="24"/>
        </w:rPr>
        <w:t>:</w:t>
      </w:r>
      <w:r w:rsidRPr="0047199F">
        <w:rPr>
          <w:rFonts w:ascii="Times New Roman" w:hAnsi="Times New Roman"/>
          <w:sz w:val="24"/>
        </w:rPr>
        <w:t xml:space="preserve">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 xml:space="preserve">member_of </w:t>
      </w:r>
      <w:r>
        <w:rPr>
          <w:rFonts w:ascii="Times New Roman" w:hAnsi="Times New Roman"/>
          <w:i/>
          <w:sz w:val="24"/>
        </w:rPr>
        <w:t xml:space="preserve">b </w:t>
      </w:r>
      <w:r>
        <w:rPr>
          <w:rFonts w:ascii="Times New Roman" w:hAnsi="Times New Roman"/>
          <w:b/>
          <w:sz w:val="24"/>
        </w:rPr>
        <w:t xml:space="preserve">at </w:t>
      </w:r>
      <w:r>
        <w:rPr>
          <w:rFonts w:ascii="Times New Roman" w:hAnsi="Times New Roman"/>
          <w:i/>
          <w:sz w:val="24"/>
        </w:rPr>
        <w:t xml:space="preserve">t </w:t>
      </w:r>
      <w:r>
        <w:rPr>
          <w:rFonts w:ascii="Times New Roman" w:hAnsi="Times New Roman"/>
          <w:sz w:val="24"/>
        </w:rPr>
        <w:t xml:space="preserve">=Def. there is a mutually exhaustive and pairwise disjoint partition of </w:t>
      </w:r>
      <w:r>
        <w:rPr>
          <w:rFonts w:ascii="Times New Roman" w:hAnsi="Times New Roman"/>
          <w:i/>
          <w:sz w:val="24"/>
        </w:rPr>
        <w:t>a</w:t>
      </w:r>
      <w:r>
        <w:rPr>
          <w:rFonts w:ascii="Times New Roman" w:hAnsi="Times New Roman"/>
          <w:sz w:val="24"/>
        </w:rPr>
        <w:t xml:space="preserve"> into </w:t>
      </w:r>
      <w:r w:rsidR="0065182A">
        <w:rPr>
          <w:rFonts w:ascii="Times New Roman" w:hAnsi="Times New Roman"/>
          <w:sz w:val="24"/>
        </w:rPr>
        <w:t xml:space="preserve">entities of category X: </w:t>
      </w:r>
      <w:r w:rsidR="0065182A">
        <w:rPr>
          <w:rFonts w:ascii="Times New Roman" w:hAnsi="Times New Roman"/>
          <w:i/>
          <w:sz w:val="24"/>
        </w:rPr>
        <w:t>x</w:t>
      </w:r>
      <w:r w:rsidRPr="001D5799">
        <w:rPr>
          <w:rFonts w:ascii="Times New Roman" w:hAnsi="Times New Roman"/>
          <w:sz w:val="24"/>
          <w:vertAlign w:val="subscript"/>
        </w:rPr>
        <w:t>1</w:t>
      </w:r>
      <w:r w:rsidRPr="001D5799">
        <w:rPr>
          <w:rFonts w:ascii="Times New Roman" w:hAnsi="Times New Roman"/>
          <w:sz w:val="24"/>
        </w:rPr>
        <w:t>, …,</w:t>
      </w:r>
      <w:r w:rsidR="0065182A">
        <w:rPr>
          <w:rFonts w:ascii="Times New Roman" w:hAnsi="Times New Roman"/>
          <w:i/>
          <w:sz w:val="24"/>
        </w:rPr>
        <w:t>x</w:t>
      </w:r>
      <w:r w:rsidRPr="001D5799">
        <w:rPr>
          <w:rFonts w:ascii="Times New Roman" w:hAnsi="Times New Roman"/>
          <w:sz w:val="24"/>
          <w:vertAlign w:val="subscript"/>
        </w:rPr>
        <w:t>n</w:t>
      </w:r>
      <w:r>
        <w:rPr>
          <w:rFonts w:ascii="Times New Roman" w:hAnsi="Times New Roman"/>
          <w:sz w:val="24"/>
          <w:vertAlign w:val="subscript"/>
        </w:rPr>
        <w:t xml:space="preserve"> </w:t>
      </w:r>
      <w:r>
        <w:rPr>
          <w:rFonts w:ascii="Times New Roman" w:hAnsi="Times New Roman"/>
          <w:sz w:val="24"/>
        </w:rPr>
        <w:t xml:space="preserve">with </w:t>
      </w:r>
      <w:r w:rsidR="0065182A">
        <w:rPr>
          <w:rFonts w:ascii="Times New Roman" w:hAnsi="Times New Roman"/>
          <w:i/>
          <w:sz w:val="24"/>
        </w:rPr>
        <w:t>a = x</w:t>
      </w:r>
      <w:r w:rsidRPr="0047199F">
        <w:rPr>
          <w:rFonts w:ascii="Times New Roman" w:hAnsi="Times New Roman"/>
          <w:i/>
          <w:sz w:val="24"/>
          <w:vertAlign w:val="subscript"/>
        </w:rPr>
        <w:t>i</w:t>
      </w:r>
      <w:r>
        <w:t xml:space="preserve"> </w:t>
      </w:r>
      <w:r>
        <w:rPr>
          <w:rFonts w:ascii="Times New Roman" w:hAnsi="Times New Roman"/>
          <w:sz w:val="24"/>
        </w:rPr>
        <w:t xml:space="preserve">for some </w:t>
      </w:r>
      <w:r>
        <w:rPr>
          <w:rFonts w:ascii="Times New Roman" w:hAnsi="Times New Roman"/>
          <w:i/>
          <w:sz w:val="24"/>
        </w:rPr>
        <w:t xml:space="preserve">i. </w:t>
      </w:r>
    </w:p>
    <w:p w14:paraId="16BF33D2" w14:textId="77777777"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sidR="0065182A">
        <w:rPr>
          <w:rFonts w:ascii="Times New Roman" w:hAnsi="Times New Roman"/>
          <w:sz w:val="24"/>
          <w:szCs w:val="23"/>
        </w:rPr>
        <w:t>entity in category X</w:t>
      </w:r>
    </w:p>
    <w:p w14:paraId="4033C0A0" w14:textId="77777777"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r>
        <w:rPr>
          <w:rFonts w:ascii="Times New Roman" w:hAnsi="Times New Roman"/>
          <w:sz w:val="24"/>
          <w:szCs w:val="23"/>
        </w:rPr>
        <w:t>aggregate</w:t>
      </w:r>
      <w:r w:rsidR="0065182A">
        <w:rPr>
          <w:rFonts w:ascii="Times New Roman" w:hAnsi="Times New Roman"/>
          <w:sz w:val="24"/>
          <w:szCs w:val="23"/>
        </w:rPr>
        <w:t xml:space="preserve"> of X</w:t>
      </w:r>
    </w:p>
    <w:p w14:paraId="1C71A2F4" w14:textId="77777777" w:rsidR="00727C98" w:rsidRDefault="00727C98" w:rsidP="00727C98">
      <w:pPr>
        <w:jc w:val="both"/>
        <w:rPr>
          <w:rFonts w:ascii="Times New Roman" w:hAnsi="Times New Roman"/>
          <w:i/>
          <w:sz w:val="24"/>
        </w:rPr>
      </w:pPr>
      <w:r w:rsidRPr="0047199F">
        <w:rPr>
          <w:rFonts w:ascii="Times New Roman" w:hAnsi="Times New Roman"/>
          <w:smallCaps/>
          <w:sz w:val="24"/>
        </w:rPr>
        <w:t>Theorem:</w:t>
      </w:r>
      <w:r>
        <w:rPr>
          <w:rFonts w:ascii="Times New Roman" w:hAnsi="Times New Roman"/>
          <w:smallCaps/>
          <w:sz w:val="24"/>
        </w:rPr>
        <w:t xml:space="preserve"> </w:t>
      </w:r>
      <w:r>
        <w:rPr>
          <w:rFonts w:ascii="Times New Roman" w:hAnsi="Times New Roman"/>
          <w:sz w:val="24"/>
        </w:rPr>
        <w:t xml:space="preserve">if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member_of</w:t>
      </w:r>
      <w:r>
        <w:rPr>
          <w:rFonts w:ascii="Times New Roman" w:hAnsi="Times New Roman"/>
          <w:sz w:val="24"/>
        </w:rPr>
        <w:t xml:space="preserve"> </w:t>
      </w:r>
      <w:r>
        <w:rPr>
          <w:rFonts w:ascii="Times New Roman" w:hAnsi="Times New Roman"/>
          <w:i/>
          <w:sz w:val="24"/>
        </w:rPr>
        <w:t xml:space="preserve">b </w:t>
      </w:r>
      <w:r w:rsidRPr="0047199F">
        <w:rPr>
          <w:rFonts w:ascii="Times New Roman" w:hAnsi="Times New Roman"/>
          <w:b/>
          <w:sz w:val="24"/>
        </w:rPr>
        <w:t>at</w:t>
      </w:r>
      <w:r>
        <w:rPr>
          <w:rFonts w:ascii="Times New Roman" w:hAnsi="Times New Roman"/>
          <w:sz w:val="24"/>
        </w:rPr>
        <w:t xml:space="preserve"> </w:t>
      </w:r>
      <w:r>
        <w:rPr>
          <w:rFonts w:ascii="Times New Roman" w:hAnsi="Times New Roman"/>
          <w:i/>
          <w:sz w:val="24"/>
        </w:rPr>
        <w:t xml:space="preserve">t </w:t>
      </w:r>
      <w:r>
        <w:rPr>
          <w:rFonts w:ascii="Times New Roman" w:hAnsi="Times New Roman"/>
          <w:sz w:val="24"/>
        </w:rPr>
        <w:t xml:space="preserve">then </w:t>
      </w:r>
      <w:r>
        <w:rPr>
          <w:rFonts w:ascii="Times New Roman" w:hAnsi="Times New Roman"/>
          <w:i/>
          <w:sz w:val="24"/>
        </w:rPr>
        <w:t xml:space="preserve">a </w:t>
      </w:r>
      <w:r>
        <w:rPr>
          <w:rFonts w:ascii="Times New Roman" w:hAnsi="Times New Roman"/>
          <w:b/>
          <w:sz w:val="24"/>
        </w:rPr>
        <w:t xml:space="preserve">part_of </w:t>
      </w:r>
      <w:r>
        <w:rPr>
          <w:rFonts w:ascii="Times New Roman" w:hAnsi="Times New Roman"/>
          <w:i/>
          <w:sz w:val="24"/>
        </w:rPr>
        <w:t xml:space="preserve">b </w:t>
      </w:r>
      <w:r w:rsidRPr="0047199F">
        <w:rPr>
          <w:rFonts w:ascii="Times New Roman" w:hAnsi="Times New Roman"/>
          <w:b/>
          <w:sz w:val="24"/>
        </w:rPr>
        <w:t xml:space="preserve">at </w:t>
      </w:r>
      <w:r>
        <w:rPr>
          <w:rFonts w:ascii="Times New Roman" w:hAnsi="Times New Roman"/>
          <w:i/>
          <w:sz w:val="24"/>
        </w:rPr>
        <w:t>t.</w:t>
      </w:r>
    </w:p>
    <w:p w14:paraId="4E852289" w14:textId="77777777" w:rsidR="00621220" w:rsidRPr="0047199F" w:rsidRDefault="00621220" w:rsidP="0047199F">
      <w:pPr>
        <w:spacing w:line="360" w:lineRule="auto"/>
      </w:pPr>
      <w:r w:rsidRPr="001D5799">
        <w:rPr>
          <w:rFonts w:ascii="Times New Roman" w:hAnsi="Times New Roman"/>
          <w:sz w:val="24"/>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1D5799">
        <w:rPr>
          <w:rFonts w:ascii="Times New Roman" w:hAnsi="Times New Roman"/>
          <w:sz w:val="24"/>
        </w:rPr>
        <w:t>bject aggregate</w:t>
      </w:r>
      <w:r w:rsidRPr="001D5799">
        <w:rPr>
          <w:rFonts w:ascii="Times New Roman" w:hAnsi="Times New Roman"/>
          <w:sz w:val="24"/>
        </w:rPr>
        <w:t>s</w:t>
      </w:r>
      <w:r w:rsidR="00EA53E5" w:rsidRPr="001D5799">
        <w:rPr>
          <w:rFonts w:ascii="Times New Roman" w:hAnsi="Times New Roman"/>
          <w:sz w:val="24"/>
        </w:rPr>
        <w:t xml:space="preserve"> may be defined by fiat – for example in the case of the aggregate of members of an organization</w:t>
      </w:r>
      <w:r w:rsidRPr="001D5799">
        <w:rPr>
          <w:rFonts w:ascii="Times New Roman" w:hAnsi="Times New Roman"/>
          <w:sz w:val="24"/>
        </w:rPr>
        <w:t>, or via attributive delimitations such as</w:t>
      </w:r>
      <w:r w:rsidR="00D754CA" w:rsidRPr="001D5799">
        <w:rPr>
          <w:rFonts w:ascii="Times New Roman" w:hAnsi="Times New Roman"/>
          <w:sz w:val="24"/>
        </w:rPr>
        <w:t xml:space="preserve">: the patients in this hospital, the restaurants in Palo Alto, </w:t>
      </w:r>
      <w:r w:rsidRPr="001D5799">
        <w:rPr>
          <w:rFonts w:ascii="Times New Roman" w:hAnsi="Times New Roman"/>
          <w:sz w:val="24"/>
        </w:rPr>
        <w:t>your collection of Meissen c</w:t>
      </w:r>
      <w:r w:rsidR="00D754CA" w:rsidRPr="001D5799">
        <w:rPr>
          <w:rFonts w:ascii="Times New Roman" w:hAnsi="Times New Roman"/>
          <w:sz w:val="24"/>
        </w:rPr>
        <w:t>eramic plates</w:t>
      </w:r>
      <w:r w:rsidRPr="001D5799">
        <w:rPr>
          <w:rFonts w:ascii="Times New Roman" w:hAnsi="Times New Roman"/>
          <w:sz w:val="24"/>
        </w:rPr>
        <w:t>.</w:t>
      </w:r>
      <w:r w:rsidR="00363562" w:rsidRPr="001D5799">
        <w:rPr>
          <w:rFonts w:ascii="Times New Roman" w:hAnsi="Times New Roman"/>
          <w:sz w:val="24"/>
        </w:rPr>
        <w:t xml:space="preserve"> </w:t>
      </w:r>
    </w:p>
    <w:p w14:paraId="648ACEF0" w14:textId="77777777" w:rsidR="00EA53E5" w:rsidRPr="001D5799" w:rsidRDefault="009B7292" w:rsidP="006C241A">
      <w:pPr>
        <w:spacing w:line="360" w:lineRule="auto"/>
        <w:jc w:val="both"/>
        <w:rPr>
          <w:rFonts w:ascii="Times New Roman" w:hAnsi="Times New Roman"/>
          <w:sz w:val="24"/>
        </w:rPr>
      </w:pPr>
      <w:r>
        <w:rPr>
          <w:rFonts w:ascii="Times New Roman" w:hAnsi="Times New Roman"/>
          <w:sz w:val="24"/>
        </w:rPr>
        <w:t>[</w:t>
      </w:r>
      <w:r w:rsidR="00A01415">
        <w:rPr>
          <w:rFonts w:ascii="Times New Roman" w:hAnsi="Times New Roman"/>
          <w:sz w:val="24"/>
        </w:rPr>
        <w:fldChar w:fldCharType="begin"/>
      </w:r>
      <w:r w:rsidR="00A01415">
        <w:rPr>
          <w:rFonts w:ascii="Times New Roman" w:hAnsi="Times New Roman"/>
          <w:sz w:val="24"/>
        </w:rPr>
        <w:instrText xml:space="preserve"> REF _Ref310772268 \r \h </w:instrText>
      </w:r>
      <w:r w:rsidR="00A01415">
        <w:rPr>
          <w:rFonts w:ascii="Times New Roman" w:hAnsi="Times New Roman"/>
          <w:sz w:val="24"/>
        </w:rPr>
      </w:r>
      <w:r w:rsidR="00A01415">
        <w:rPr>
          <w:rFonts w:ascii="Times New Roman" w:hAnsi="Times New Roman"/>
          <w:sz w:val="24"/>
        </w:rPr>
        <w:fldChar w:fldCharType="separate"/>
      </w:r>
      <w:r w:rsidR="00A908AB">
        <w:rPr>
          <w:rFonts w:ascii="Times New Roman" w:hAnsi="Times New Roman"/>
          <w:sz w:val="24"/>
        </w:rPr>
        <w:t>76</w:t>
      </w:r>
      <w:r w:rsidR="00A01415">
        <w:rPr>
          <w:rFonts w:ascii="Times New Roman" w:hAnsi="Times New Roman"/>
          <w:sz w:val="24"/>
        </w:rPr>
        <w:fldChar w:fldCharType="end"/>
      </w:r>
      <w:r>
        <w:rPr>
          <w:rFonts w:ascii="Times New Roman" w:hAnsi="Times New Roman"/>
          <w:sz w:val="24"/>
        </w:rPr>
        <w:t xml:space="preserve">] provides a formal treatment of aggregates (there called ‘collections’) that is consistent with the above. </w:t>
      </w:r>
      <w:r w:rsidR="00A01415">
        <w:rPr>
          <w:rFonts w:ascii="Times New Roman" w:hAnsi="Times New Roman"/>
          <w:sz w:val="24"/>
        </w:rPr>
        <w:t>However, the formalization there provided assumes that membership in a collection is fixed over time.</w:t>
      </w:r>
      <w:r>
        <w:rPr>
          <w:rFonts w:ascii="Times New Roman" w:hAnsi="Times New Roman"/>
          <w:sz w:val="24"/>
        </w:rPr>
        <w:t xml:space="preserve"> </w:t>
      </w:r>
      <w:r w:rsidR="00621220" w:rsidRPr="001D5799">
        <w:rPr>
          <w:rFonts w:ascii="Times New Roman" w:hAnsi="Times New Roman"/>
          <w:sz w:val="24"/>
        </w:rPr>
        <w:t>As is true for all material entities (for example: you), o</w:t>
      </w:r>
      <w:r w:rsidR="00EA53E5" w:rsidRPr="001D5799">
        <w:rPr>
          <w:rFonts w:ascii="Times New Roman" w:hAnsi="Times New Roman"/>
          <w:sz w:val="24"/>
        </w:rPr>
        <w:t xml:space="preserve">bject aggregates may gain and lose parts while remaining </w:t>
      </w:r>
      <w:r w:rsidR="00621220" w:rsidRPr="001D5799">
        <w:rPr>
          <w:rFonts w:ascii="Times New Roman" w:hAnsi="Times New Roman"/>
          <w:sz w:val="24"/>
        </w:rPr>
        <w:t xml:space="preserve">numerically </w:t>
      </w:r>
      <w:r w:rsidR="00EA53E5" w:rsidRPr="001D5799">
        <w:rPr>
          <w:rFonts w:ascii="Times New Roman" w:hAnsi="Times New Roman"/>
          <w:sz w:val="24"/>
        </w:rPr>
        <w:t>identical</w:t>
      </w:r>
      <w:r w:rsidR="00621220" w:rsidRPr="001D5799">
        <w:rPr>
          <w:rFonts w:ascii="Times New Roman" w:hAnsi="Times New Roman"/>
          <w:sz w:val="24"/>
        </w:rPr>
        <w:t xml:space="preserve"> (one and the same individual) over time</w:t>
      </w:r>
      <w:r w:rsidR="00A01415">
        <w:rPr>
          <w:rFonts w:ascii="Times New Roman" w:hAnsi="Times New Roman"/>
          <w:sz w:val="24"/>
        </w:rPr>
        <w:t>, and for some aggregates</w:t>
      </w:r>
      <w:r w:rsidR="00F56D7F">
        <w:rPr>
          <w:rFonts w:ascii="Times New Roman" w:hAnsi="Times New Roman"/>
          <w:sz w:val="24"/>
        </w:rPr>
        <w:t>, especially in cases where membership is determined by fiat</w:t>
      </w:r>
      <w:r w:rsidR="00A01415">
        <w:rPr>
          <w:rFonts w:ascii="Times New Roman" w:hAnsi="Times New Roman"/>
          <w:sz w:val="24"/>
        </w:rPr>
        <w:t xml:space="preserve"> (</w:t>
      </w:r>
      <w:r w:rsidR="00F56D7F">
        <w:rPr>
          <w:rFonts w:ascii="Times New Roman" w:hAnsi="Times New Roman"/>
          <w:sz w:val="24"/>
        </w:rPr>
        <w:t xml:space="preserve">for example a </w:t>
      </w:r>
      <w:r w:rsidR="00A01415">
        <w:rPr>
          <w:rFonts w:ascii="Times New Roman" w:hAnsi="Times New Roman"/>
          <w:sz w:val="24"/>
        </w:rPr>
        <w:t xml:space="preserve">baseball team, </w:t>
      </w:r>
      <w:r w:rsidR="00F56D7F">
        <w:rPr>
          <w:rFonts w:ascii="Times New Roman" w:hAnsi="Times New Roman"/>
          <w:sz w:val="24"/>
        </w:rPr>
        <w:t xml:space="preserve">a </w:t>
      </w:r>
      <w:r w:rsidR="00A01415">
        <w:rPr>
          <w:rFonts w:ascii="Times New Roman" w:hAnsi="Times New Roman"/>
          <w:sz w:val="24"/>
        </w:rPr>
        <w:t>congressional committee) membership may change</w:t>
      </w:r>
      <w:r w:rsidR="00F56D7F">
        <w:rPr>
          <w:rFonts w:ascii="Times New Roman" w:hAnsi="Times New Roman"/>
          <w:sz w:val="24"/>
        </w:rPr>
        <w:t xml:space="preserve"> with time</w:t>
      </w:r>
      <w:r w:rsidR="00A01415">
        <w:rPr>
          <w:rFonts w:ascii="Times New Roman" w:hAnsi="Times New Roman"/>
          <w:sz w:val="24"/>
        </w:rPr>
        <w:t>.</w:t>
      </w:r>
      <w:r w:rsidR="005310FC">
        <w:rPr>
          <w:rFonts w:ascii="Times New Roman" w:hAnsi="Times New Roman"/>
          <w:sz w:val="24"/>
        </w:rPr>
        <w:t xml:space="preserve"> </w:t>
      </w:r>
      <w:r>
        <w:rPr>
          <w:rFonts w:ascii="Times New Roman" w:hAnsi="Times New Roman"/>
          <w:sz w:val="24"/>
        </w:rPr>
        <w:t xml:space="preserve">We will provide further </w:t>
      </w:r>
      <w:r w:rsidR="00A01415">
        <w:rPr>
          <w:rFonts w:ascii="Times New Roman" w:hAnsi="Times New Roman"/>
          <w:sz w:val="24"/>
        </w:rPr>
        <w:t xml:space="preserve">material </w:t>
      </w:r>
      <w:r>
        <w:rPr>
          <w:rFonts w:ascii="Times New Roman" w:hAnsi="Times New Roman"/>
          <w:sz w:val="24"/>
        </w:rPr>
        <w:t xml:space="preserve">on this </w:t>
      </w:r>
      <w:r w:rsidR="00A01415">
        <w:rPr>
          <w:rFonts w:ascii="Times New Roman" w:hAnsi="Times New Roman"/>
          <w:sz w:val="24"/>
        </w:rPr>
        <w:t>in a later version of this document.</w:t>
      </w:r>
    </w:p>
    <w:p w14:paraId="3C31BFFA" w14:textId="77777777" w:rsidR="00621220" w:rsidRDefault="00621220" w:rsidP="000C52A3"/>
    <w:p w14:paraId="5B9EBE26" w14:textId="77777777" w:rsidR="0050778E" w:rsidRPr="001D5799" w:rsidRDefault="0050778E" w:rsidP="006C241A">
      <w:pPr>
        <w:pStyle w:val="Heading4"/>
        <w:spacing w:line="360" w:lineRule="auto"/>
        <w:rPr>
          <w:sz w:val="24"/>
        </w:rPr>
      </w:pPr>
      <w:bookmarkStart w:id="675" w:name="_Toc313270699"/>
      <w:r w:rsidRPr="001D5799">
        <w:rPr>
          <w:sz w:val="24"/>
        </w:rPr>
        <w:t>2.1.1.3 Fiat object part</w:t>
      </w:r>
      <w:bookmarkEnd w:id="675"/>
    </w:p>
    <w:p w14:paraId="73F199F5" w14:textId="77777777" w:rsidR="00047E4F" w:rsidRPr="001D5799" w:rsidRDefault="00047E4F" w:rsidP="006C241A">
      <w:pPr>
        <w:spacing w:line="360" w:lineRule="auto"/>
        <w:rPr>
          <w:rFonts w:ascii="Times New Roman" w:hAnsi="Times New Roman"/>
          <w:i/>
          <w:sz w:val="24"/>
        </w:rPr>
      </w:pPr>
    </w:p>
    <w:p w14:paraId="16AC4A43" w14:textId="77777777" w:rsidR="0050778E" w:rsidRPr="001D5799" w:rsidRDefault="00047E4F" w:rsidP="006C241A">
      <w:pPr>
        <w:spacing w:line="360" w:lineRule="auto"/>
        <w:rPr>
          <w:rFonts w:ascii="Times New Roman" w:hAnsi="Times New Roman"/>
          <w:i/>
          <w:sz w:val="24"/>
        </w:rPr>
      </w:pPr>
      <w:r w:rsidRPr="001D5799">
        <w:rPr>
          <w:rFonts w:ascii="Times New Roman" w:hAnsi="Times New Roman"/>
          <w:i/>
          <w:sz w:val="24"/>
        </w:rPr>
        <w:t>a</w:t>
      </w:r>
      <w:r w:rsidR="008F67BA" w:rsidRPr="001D5799">
        <w:rPr>
          <w:rFonts w:ascii="Times New Roman" w:hAnsi="Times New Roman"/>
          <w:i/>
          <w:sz w:val="24"/>
        </w:rPr>
        <w:t xml:space="preserve"> </w:t>
      </w:r>
      <w:r w:rsidR="0050778E" w:rsidRPr="001D5799">
        <w:rPr>
          <w:rFonts w:ascii="Times New Roman" w:hAnsi="Times New Roman"/>
          <w:sz w:val="24"/>
        </w:rPr>
        <w:t>is a</w:t>
      </w:r>
      <w:r w:rsidR="0050778E" w:rsidRPr="001D5799">
        <w:rPr>
          <w:rFonts w:ascii="Times New Roman" w:hAnsi="Times New Roman"/>
          <w:i/>
          <w:sz w:val="24"/>
        </w:rPr>
        <w:t xml:space="preserve"> fiat object part</w:t>
      </w:r>
      <w:r w:rsidR="0050778E" w:rsidRPr="001D5799">
        <w:rPr>
          <w:rFonts w:ascii="Times New Roman" w:hAnsi="Times New Roman"/>
          <w:sz w:val="24"/>
        </w:rPr>
        <w:t xml:space="preserve"> =</w:t>
      </w:r>
      <w:r w:rsidR="008F67BA" w:rsidRPr="001D5799">
        <w:rPr>
          <w:rFonts w:ascii="Times New Roman" w:hAnsi="Times New Roman"/>
          <w:sz w:val="24"/>
        </w:rPr>
        <w:t xml:space="preserve"> </w:t>
      </w:r>
      <w:r w:rsidR="0050778E" w:rsidRPr="001D5799">
        <w:rPr>
          <w:rFonts w:ascii="Times New Roman" w:hAnsi="Times New Roman"/>
          <w:sz w:val="24"/>
        </w:rPr>
        <w:t xml:space="preserve">Def.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w:t>
      </w:r>
      <w:r w:rsidR="00151755" w:rsidRPr="001D5799">
        <w:rPr>
          <w:rFonts w:ascii="Times New Roman" w:hAnsi="Times New Roman"/>
          <w:i/>
          <w:sz w:val="24"/>
        </w:rPr>
        <w:t>entity</w:t>
      </w:r>
      <w:r w:rsidR="00151755" w:rsidRPr="001D5799">
        <w:rPr>
          <w:rFonts w:ascii="Times New Roman" w:hAnsi="Times New Roman"/>
          <w:sz w:val="24"/>
        </w:rPr>
        <w:t xml:space="preserve"> that</w:t>
      </w:r>
      <w:r w:rsidR="0050778E" w:rsidRPr="001D5799">
        <w:rPr>
          <w:rFonts w:ascii="Times New Roman" w:hAnsi="Times New Roman"/>
          <w:sz w:val="24"/>
        </w:rPr>
        <w:t xml:space="preserve"> is a </w:t>
      </w:r>
      <w:r w:rsidR="0050778E" w:rsidRPr="001D5799">
        <w:rPr>
          <w:rFonts w:ascii="Times New Roman" w:hAnsi="Times New Roman"/>
          <w:b/>
          <w:sz w:val="24"/>
        </w:rPr>
        <w:t>proper part</w:t>
      </w:r>
      <w:r w:rsidR="0050778E" w:rsidRPr="001D5799">
        <w:rPr>
          <w:rFonts w:ascii="Times New Roman" w:hAnsi="Times New Roman"/>
          <w:sz w:val="24"/>
        </w:rPr>
        <w:t xml:space="preserve"> of an </w:t>
      </w:r>
      <w:r w:rsidR="00151755" w:rsidRPr="001D5799">
        <w:rPr>
          <w:rFonts w:ascii="Times New Roman" w:hAnsi="Times New Roman"/>
          <w:i/>
          <w:sz w:val="24"/>
        </w:rPr>
        <w:t>object</w:t>
      </w:r>
      <w:r w:rsidR="00151755" w:rsidRPr="001D5799">
        <w:rPr>
          <w:rFonts w:ascii="Times New Roman" w:hAnsi="Times New Roman"/>
          <w:sz w:val="24"/>
        </w:rPr>
        <w:t xml:space="preserve"> and</w:t>
      </w:r>
      <w:r w:rsidR="00DD6E98" w:rsidRPr="001D5799">
        <w:rPr>
          <w:rFonts w:ascii="Times New Roman" w:hAnsi="Times New Roman"/>
          <w:sz w:val="24"/>
        </w:rPr>
        <w:t xml:space="preserve"> that is</w:t>
      </w:r>
      <w:r w:rsidR="00905278" w:rsidRPr="001D5799">
        <w:rPr>
          <w:rFonts w:ascii="Times New Roman" w:hAnsi="Times New Roman"/>
          <w:sz w:val="24"/>
        </w:rPr>
        <w:t xml:space="preserve"> not an </w:t>
      </w:r>
      <w:r w:rsidR="00905278" w:rsidRPr="001D5799">
        <w:rPr>
          <w:rFonts w:ascii="Times New Roman" w:hAnsi="Times New Roman"/>
          <w:i/>
          <w:sz w:val="24"/>
        </w:rPr>
        <w:t>object.</w:t>
      </w:r>
    </w:p>
    <w:p w14:paraId="6AA9A25C" w14:textId="77777777" w:rsidR="00220A61" w:rsidRPr="001D5799" w:rsidRDefault="00220A61" w:rsidP="008F67BA">
      <w:pPr>
        <w:spacing w:line="360" w:lineRule="auto"/>
        <w:jc w:val="both"/>
        <w:rPr>
          <w:rFonts w:ascii="Times New Roman" w:hAnsi="Times New Roman"/>
          <w:sz w:val="24"/>
        </w:rPr>
      </w:pPr>
      <w:r w:rsidRPr="001D5799">
        <w:rPr>
          <w:rFonts w:ascii="Times New Roman" w:hAnsi="Times New Roman"/>
          <w:sz w:val="24"/>
        </w:rPr>
        <w:t xml:space="preserve">Since </w:t>
      </w:r>
      <w:r w:rsidRPr="001D5799">
        <w:rPr>
          <w:rFonts w:ascii="Times New Roman" w:hAnsi="Times New Roman"/>
          <w:i/>
          <w:sz w:val="24"/>
        </w:rPr>
        <w:t>fiat object parts</w:t>
      </w:r>
      <w:r w:rsidRPr="001D5799">
        <w:rPr>
          <w:rFonts w:ascii="Times New Roman" w:hAnsi="Times New Roman"/>
          <w:sz w:val="24"/>
        </w:rPr>
        <w:t xml:space="preserve"> are </w:t>
      </w:r>
      <w:r w:rsidRPr="001D5799">
        <w:rPr>
          <w:rFonts w:ascii="Times New Roman" w:hAnsi="Times New Roman"/>
          <w:i/>
          <w:sz w:val="24"/>
        </w:rPr>
        <w:t>material entities</w:t>
      </w:r>
      <w:r w:rsidRPr="001D5799">
        <w:rPr>
          <w:rFonts w:ascii="Times New Roman" w:hAnsi="Times New Roman"/>
          <w:sz w:val="24"/>
        </w:rPr>
        <w:t xml:space="preserve">, they are also extended in space in three dimensions (in contrast to </w:t>
      </w:r>
      <w:r w:rsidRPr="001D5799">
        <w:rPr>
          <w:rFonts w:ascii="Times New Roman" w:hAnsi="Times New Roman"/>
          <w:i/>
          <w:sz w:val="24"/>
        </w:rPr>
        <w:t>fiat continuant boundaries</w:t>
      </w:r>
      <w:r w:rsidRPr="001D5799">
        <w:rPr>
          <w:rFonts w:ascii="Times New Roman" w:hAnsi="Times New Roman"/>
          <w:sz w:val="24"/>
        </w:rPr>
        <w:t>, introduced below).</w:t>
      </w:r>
    </w:p>
    <w:p w14:paraId="08C6A234" w14:textId="77777777" w:rsidR="00B528BE" w:rsidRDefault="00B528BE"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Examples</w:t>
      </w:r>
      <w:r w:rsidR="00220A61" w:rsidRPr="001D5799">
        <w:rPr>
          <w:rFonts w:ascii="Times New Roman" w:hAnsi="Times New Roman"/>
          <w:sz w:val="24"/>
          <w:szCs w:val="23"/>
        </w:rPr>
        <w:t xml:space="preserve"> of </w:t>
      </w:r>
      <w:r w:rsidR="00220A61" w:rsidRPr="001D5799">
        <w:rPr>
          <w:rFonts w:ascii="Times New Roman" w:hAnsi="Times New Roman"/>
          <w:i/>
          <w:sz w:val="24"/>
          <w:szCs w:val="23"/>
        </w:rPr>
        <w:t>fiat object parts</w:t>
      </w:r>
      <w:r w:rsidRPr="001D5799">
        <w:rPr>
          <w:rFonts w:ascii="Times New Roman" w:hAnsi="Times New Roman"/>
          <w:sz w:val="24"/>
          <w:szCs w:val="23"/>
        </w:rPr>
        <w:t>: the upper and lower lobes of the left lung, the dorsal and ventral surfaces of the body, the Western hemisphere of the Earth, the FMA:</w:t>
      </w:r>
      <w:r w:rsidRPr="001D5799">
        <w:rPr>
          <w:rFonts w:ascii="Times New Roman" w:hAnsi="Times New Roman"/>
          <w:i/>
          <w:sz w:val="24"/>
          <w:szCs w:val="23"/>
        </w:rPr>
        <w:t>regional parts</w:t>
      </w:r>
      <w:r w:rsidRPr="001D5799">
        <w:rPr>
          <w:rFonts w:ascii="Times New Roman" w:hAnsi="Times New Roman"/>
          <w:sz w:val="24"/>
          <w:szCs w:val="23"/>
        </w:rPr>
        <w:t xml:space="preserve"> of an intact human body.</w:t>
      </w:r>
    </w:p>
    <w:p w14:paraId="47496541" w14:textId="77777777" w:rsidR="00B528BE" w:rsidRPr="00B528BE" w:rsidRDefault="00B528BE" w:rsidP="009B5669">
      <w:pPr>
        <w:spacing w:beforeLines="1" w:before="2" w:afterLines="1" w:after="2" w:line="360" w:lineRule="auto"/>
        <w:jc w:val="both"/>
        <w:rPr>
          <w:rFonts w:ascii="Times New Roman" w:hAnsi="Times New Roman"/>
          <w:sz w:val="20"/>
          <w:szCs w:val="20"/>
        </w:rPr>
      </w:pPr>
    </w:p>
    <w:p w14:paraId="65BE4993" w14:textId="77777777" w:rsidR="008F67BA" w:rsidRPr="001D5799" w:rsidRDefault="00B528BE" w:rsidP="004E2754">
      <w:pPr>
        <w:spacing w:line="360" w:lineRule="auto"/>
        <w:jc w:val="both"/>
        <w:rPr>
          <w:rFonts w:ascii="Times New Roman" w:hAnsi="Times New Roman"/>
          <w:sz w:val="24"/>
        </w:rPr>
      </w:pPr>
      <w:r w:rsidRPr="001D5799">
        <w:rPr>
          <w:rFonts w:ascii="Times New Roman" w:hAnsi="Times New Roman"/>
          <w:sz w:val="24"/>
        </w:rPr>
        <w:t xml:space="preserve">Fiat object parts are contrasted with bona fide object parts, which are themselves objects (for example a cell </w:t>
      </w:r>
      <w:r w:rsidR="00AB0E32" w:rsidRPr="001D5799">
        <w:rPr>
          <w:rFonts w:ascii="Times New Roman" w:hAnsi="Times New Roman"/>
          <w:sz w:val="24"/>
        </w:rPr>
        <w:t>is a bona fide object part of a</w:t>
      </w:r>
      <w:r w:rsidRPr="001D5799">
        <w:rPr>
          <w:rFonts w:ascii="Times New Roman" w:hAnsi="Times New Roman"/>
          <w:sz w:val="24"/>
        </w:rPr>
        <w:t xml:space="preserve"> multi-cellular organism)</w:t>
      </w:r>
      <w:r w:rsidR="00222C8B" w:rsidRPr="001D5799">
        <w:rPr>
          <w:rFonts w:ascii="Times New Roman" w:hAnsi="Times New Roman"/>
          <w:sz w:val="24"/>
        </w:rPr>
        <w:t xml:space="preserve">, and are marked by bona fide boundaries, on in other words by </w:t>
      </w:r>
      <w:r w:rsidR="00222C8B" w:rsidRPr="001D5799">
        <w:rPr>
          <w:rFonts w:ascii="Times New Roman" w:hAnsi="Times New Roman"/>
          <w:i/>
          <w:sz w:val="24"/>
        </w:rPr>
        <w:t>physical discontinuities</w:t>
      </w:r>
      <w:r w:rsidR="008F67BA" w:rsidRPr="001D5799">
        <w:rPr>
          <w:rFonts w:ascii="Times New Roman" w:hAnsi="Times New Roman"/>
          <w:i/>
          <w:sz w:val="24"/>
        </w:rPr>
        <w:t xml:space="preserve"> </w:t>
      </w:r>
      <w:r w:rsidRPr="001D5799">
        <w:rPr>
          <w:rFonts w:ascii="Times New Roman" w:hAnsi="Times New Roman"/>
          <w:sz w:val="24"/>
        </w:rPr>
        <w:t>[</w:t>
      </w:r>
      <w:r w:rsidR="00151755">
        <w:fldChar w:fldCharType="begin"/>
      </w:r>
      <w:r w:rsidR="00151755">
        <w:instrText xml:space="preserve"> REF _Ref309464075 \r \h  \* MERGEFORMAT </w:instrText>
      </w:r>
      <w:r w:rsidR="00151755">
        <w:fldChar w:fldCharType="separate"/>
      </w:r>
      <w:r w:rsidR="00A908AB">
        <w:t>8</w:t>
      </w:r>
      <w:r w:rsidR="00151755">
        <w:fldChar w:fldCharType="end"/>
      </w:r>
      <w:r w:rsidRPr="001D5799">
        <w:rPr>
          <w:rFonts w:ascii="Times New Roman" w:hAnsi="Times New Roman"/>
          <w:sz w:val="24"/>
        </w:rPr>
        <w:t>,</w:t>
      </w:r>
      <w:r w:rsidR="002535C4">
        <w:rPr>
          <w:rFonts w:ascii="Times New Roman" w:hAnsi="Times New Roman"/>
          <w:sz w:val="24"/>
        </w:rPr>
        <w:t xml:space="preserve"> </w:t>
      </w:r>
      <w:r w:rsidR="002535C4">
        <w:rPr>
          <w:rFonts w:ascii="Times New Roman" w:hAnsi="Times New Roman"/>
          <w:sz w:val="24"/>
        </w:rPr>
        <w:fldChar w:fldCharType="begin"/>
      </w:r>
      <w:r w:rsidR="002535C4">
        <w:rPr>
          <w:rFonts w:ascii="Times New Roman" w:hAnsi="Times New Roman"/>
          <w:sz w:val="24"/>
        </w:rPr>
        <w:instrText xml:space="preserve"> REF _Ref311481677 \r \h </w:instrText>
      </w:r>
      <w:r w:rsidR="002535C4">
        <w:rPr>
          <w:rFonts w:ascii="Times New Roman" w:hAnsi="Times New Roman"/>
          <w:sz w:val="24"/>
        </w:rPr>
      </w:r>
      <w:r w:rsidR="002535C4">
        <w:rPr>
          <w:rFonts w:ascii="Times New Roman" w:hAnsi="Times New Roman"/>
          <w:sz w:val="24"/>
        </w:rPr>
        <w:fldChar w:fldCharType="separate"/>
      </w:r>
      <w:r w:rsidR="00A908AB">
        <w:rPr>
          <w:rFonts w:ascii="Times New Roman" w:hAnsi="Times New Roman"/>
          <w:sz w:val="24"/>
        </w:rPr>
        <w:t>9</w:t>
      </w:r>
      <w:r w:rsidR="002535C4">
        <w:rPr>
          <w:rFonts w:ascii="Times New Roman" w:hAnsi="Times New Roman"/>
          <w:sz w:val="24"/>
        </w:rPr>
        <w:fldChar w:fldCharType="end"/>
      </w:r>
      <w:r w:rsidRPr="001D5799">
        <w:rPr>
          <w:rFonts w:ascii="Times New Roman" w:hAnsi="Times New Roman"/>
          <w:sz w:val="24"/>
        </w:rPr>
        <w:t>]</w:t>
      </w:r>
      <w:r w:rsidR="00832211">
        <w:rPr>
          <w:rFonts w:ascii="Times New Roman" w:hAnsi="Times New Roman"/>
          <w:sz w:val="24"/>
        </w:rPr>
        <w:t>, for example between the surface of your skin, or of your laptop, and the surrounding body of air</w:t>
      </w:r>
      <w:r w:rsidR="008F283C" w:rsidRPr="001D5799">
        <w:rPr>
          <w:rFonts w:ascii="Times New Roman" w:hAnsi="Times New Roman"/>
          <w:sz w:val="24"/>
        </w:rPr>
        <w:t>.</w:t>
      </w:r>
      <w:r w:rsidRPr="001D5799">
        <w:rPr>
          <w:rFonts w:ascii="Times New Roman" w:hAnsi="Times New Roman"/>
          <w:sz w:val="24"/>
        </w:rPr>
        <w:t xml:space="preserve"> Most examples of fiat object parts are associated with theoretically drawn divisions, for example the division of the brain into regions, the division of the planet into hemispheres, or with divisions drawn by cognitive</w:t>
      </w:r>
      <w:r w:rsidR="00AE6D99" w:rsidRPr="001D5799">
        <w:rPr>
          <w:rFonts w:ascii="Times New Roman" w:hAnsi="Times New Roman"/>
          <w:sz w:val="24"/>
        </w:rPr>
        <w:t xml:space="preserve"> subjects for practical reasons, such as </w:t>
      </w:r>
      <w:r w:rsidRPr="001D5799">
        <w:rPr>
          <w:rFonts w:ascii="Times New Roman" w:hAnsi="Times New Roman"/>
          <w:sz w:val="24"/>
        </w:rPr>
        <w:t xml:space="preserve">the division of a cake (before slicing) into (what will become) slices. </w:t>
      </w:r>
      <w:r w:rsidR="00D14934" w:rsidRPr="001D5799">
        <w:rPr>
          <w:rFonts w:ascii="Times New Roman" w:hAnsi="Times New Roman"/>
          <w:sz w:val="24"/>
        </w:rPr>
        <w:t xml:space="preserve">However, this does not mean that fiat object parts are dependent for their existence on divisions or delineations effected by cognitive subjects. If, for example, it is correct to conceive geological layers of the </w:t>
      </w:r>
      <w:r w:rsidR="0085134B">
        <w:rPr>
          <w:rFonts w:ascii="Times New Roman" w:hAnsi="Times New Roman"/>
          <w:sz w:val="24"/>
        </w:rPr>
        <w:t>Earth</w:t>
      </w:r>
      <w:r w:rsidR="00D14934" w:rsidRPr="001D5799">
        <w:rPr>
          <w:rFonts w:ascii="Times New Roman" w:hAnsi="Times New Roman"/>
          <w:sz w:val="24"/>
        </w:rPr>
        <w:t xml:space="preserve"> as fiat object parts of the </w:t>
      </w:r>
      <w:r w:rsidR="0085134B">
        <w:rPr>
          <w:rFonts w:ascii="Times New Roman" w:hAnsi="Times New Roman"/>
          <w:sz w:val="24"/>
        </w:rPr>
        <w:t>Earth</w:t>
      </w:r>
      <w:r w:rsidR="00D14934" w:rsidRPr="001D5799">
        <w:rPr>
          <w:rFonts w:ascii="Times New Roman" w:hAnsi="Times New Roman"/>
          <w:sz w:val="24"/>
        </w:rPr>
        <w:t xml:space="preserve">, then even though these layers were first delineated in recent times, still they existed long before such delineation and </w:t>
      </w:r>
      <w:r w:rsidR="00D754CA" w:rsidRPr="001D5799">
        <w:rPr>
          <w:rFonts w:ascii="Times New Roman" w:hAnsi="Times New Roman"/>
          <w:sz w:val="24"/>
        </w:rPr>
        <w:t>what holds of</w:t>
      </w:r>
      <w:r w:rsidR="00D14934" w:rsidRPr="001D5799">
        <w:rPr>
          <w:rFonts w:ascii="Times New Roman" w:hAnsi="Times New Roman"/>
          <w:sz w:val="24"/>
        </w:rPr>
        <w:t xml:space="preserve"> these layers (for example that the oldest layers are also the lowest layers) did not </w:t>
      </w:r>
      <w:r w:rsidR="00D754CA" w:rsidRPr="001D5799">
        <w:rPr>
          <w:rFonts w:ascii="Times New Roman" w:hAnsi="Times New Roman"/>
          <w:sz w:val="24"/>
        </w:rPr>
        <w:t xml:space="preserve">begin to hold </w:t>
      </w:r>
      <w:r w:rsidR="00D14934" w:rsidRPr="001D5799">
        <w:rPr>
          <w:rFonts w:ascii="Times New Roman" w:hAnsi="Times New Roman"/>
          <w:sz w:val="24"/>
        </w:rPr>
        <w:t xml:space="preserve">because of </w:t>
      </w:r>
      <w:r w:rsidR="00D754CA" w:rsidRPr="001D5799">
        <w:rPr>
          <w:rFonts w:ascii="Times New Roman" w:hAnsi="Times New Roman"/>
          <w:sz w:val="24"/>
        </w:rPr>
        <w:t xml:space="preserve">our </w:t>
      </w:r>
      <w:r w:rsidR="00D14934" w:rsidRPr="001D5799">
        <w:rPr>
          <w:rFonts w:ascii="Times New Roman" w:hAnsi="Times New Roman"/>
          <w:sz w:val="24"/>
        </w:rPr>
        <w:t>acts of delineation.</w:t>
      </w:r>
    </w:p>
    <w:p w14:paraId="501979DF" w14:textId="77777777" w:rsidR="00D14934" w:rsidRPr="001D5799" w:rsidRDefault="00D149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 xml:space="preserve">Treatment of </w:t>
      </w:r>
      <w:r w:rsidRPr="001D5799">
        <w:rPr>
          <w:rFonts w:ascii="Times New Roman" w:hAnsi="Times New Roman"/>
          <w:b/>
          <w:i/>
          <w:sz w:val="24"/>
          <w:szCs w:val="23"/>
        </w:rPr>
        <w:t>material entity</w:t>
      </w:r>
      <w:r w:rsidRPr="001D5799">
        <w:rPr>
          <w:rFonts w:ascii="Times New Roman" w:hAnsi="Times New Roman"/>
          <w:b/>
          <w:sz w:val="24"/>
          <w:szCs w:val="23"/>
        </w:rPr>
        <w:t xml:space="preserve"> in BFO</w:t>
      </w:r>
    </w:p>
    <w:p w14:paraId="7C65484F" w14:textId="77777777" w:rsidR="00D14934" w:rsidRDefault="00D14934" w:rsidP="004E2754">
      <w:pPr>
        <w:spacing w:line="360" w:lineRule="auto"/>
        <w:jc w:val="both"/>
        <w:rPr>
          <w:rFonts w:ascii="Times New Roman" w:hAnsi="Times New Roman"/>
          <w:sz w:val="24"/>
        </w:rPr>
      </w:pPr>
      <w:r w:rsidRPr="001D5799">
        <w:rPr>
          <w:rFonts w:ascii="Times New Roman" w:hAnsi="Times New Roman"/>
          <w:sz w:val="24"/>
        </w:rPr>
        <w:t xml:space="preserve">Examples of </w:t>
      </w:r>
      <w:r w:rsidR="00776B28" w:rsidRPr="001D5799">
        <w:rPr>
          <w:rFonts w:ascii="Times New Roman" w:hAnsi="Times New Roman"/>
          <w:sz w:val="24"/>
        </w:rPr>
        <w:t xml:space="preserve">potentially </w:t>
      </w:r>
      <w:r w:rsidRPr="001D5799">
        <w:rPr>
          <w:rFonts w:ascii="Times New Roman" w:hAnsi="Times New Roman"/>
          <w:sz w:val="24"/>
        </w:rPr>
        <w:t xml:space="preserve">problematic cases </w:t>
      </w:r>
      <w:r w:rsidR="00776B28" w:rsidRPr="001D5799">
        <w:rPr>
          <w:rFonts w:ascii="Times New Roman" w:hAnsi="Times New Roman"/>
          <w:sz w:val="24"/>
        </w:rPr>
        <w:t xml:space="preserve">for the trichotomy of </w:t>
      </w:r>
      <w:r w:rsidR="00776B28" w:rsidRPr="001D5799">
        <w:rPr>
          <w:rFonts w:ascii="Times New Roman" w:hAnsi="Times New Roman"/>
          <w:i/>
          <w:sz w:val="24"/>
        </w:rPr>
        <w:t>object</w:t>
      </w:r>
      <w:r w:rsidR="00776B28" w:rsidRPr="001D5799">
        <w:rPr>
          <w:rFonts w:ascii="Times New Roman" w:hAnsi="Times New Roman"/>
          <w:sz w:val="24"/>
        </w:rPr>
        <w:t xml:space="preserve">, </w:t>
      </w:r>
      <w:r w:rsidR="00776B28" w:rsidRPr="001D5799">
        <w:rPr>
          <w:rFonts w:ascii="Times New Roman" w:hAnsi="Times New Roman"/>
          <w:i/>
          <w:sz w:val="24"/>
        </w:rPr>
        <w:t xml:space="preserve">fiat object part </w:t>
      </w:r>
      <w:r w:rsidR="00776B28" w:rsidRPr="001D5799">
        <w:rPr>
          <w:rFonts w:ascii="Times New Roman" w:hAnsi="Times New Roman"/>
          <w:sz w:val="24"/>
        </w:rPr>
        <w:t xml:space="preserve">and </w:t>
      </w:r>
      <w:r w:rsidR="00776B28" w:rsidRPr="001D5799">
        <w:rPr>
          <w:rFonts w:ascii="Times New Roman" w:hAnsi="Times New Roman"/>
          <w:i/>
          <w:sz w:val="24"/>
        </w:rPr>
        <w:t xml:space="preserve">object aggregate </w:t>
      </w:r>
      <w:r w:rsidR="00776B28" w:rsidRPr="001D5799">
        <w:rPr>
          <w:rFonts w:ascii="Times New Roman" w:hAnsi="Times New Roman"/>
          <w:sz w:val="24"/>
        </w:rPr>
        <w:t>include</w:t>
      </w:r>
      <w:r w:rsidR="004C0A57" w:rsidRPr="001D5799">
        <w:rPr>
          <w:rFonts w:ascii="Times New Roman" w:hAnsi="Times New Roman"/>
          <w:sz w:val="24"/>
        </w:rPr>
        <w:t>: a mussel</w:t>
      </w:r>
      <w:r w:rsidRPr="001D5799">
        <w:rPr>
          <w:rFonts w:ascii="Times New Roman" w:hAnsi="Times New Roman"/>
          <w:sz w:val="24"/>
        </w:rPr>
        <w:t xml:space="preserve"> on (and attached to) a rock, a slime mold, a pizza, a cloud, a galaxy, a railway train with engine and multiple carriages, </w:t>
      </w:r>
      <w:hyperlink r:id="rId27" w:history="1">
        <w:r w:rsidRPr="001D5799">
          <w:rPr>
            <w:rStyle w:val="Hyperlink"/>
            <w:rFonts w:ascii="Times New Roman" w:hAnsi="Times New Roman"/>
            <w:sz w:val="24"/>
          </w:rPr>
          <w:t>a clonal stand of quaking aspen</w:t>
        </w:r>
      </w:hyperlink>
      <w:r w:rsidRPr="001D5799">
        <w:rPr>
          <w:rFonts w:ascii="Times New Roman" w:hAnsi="Times New Roman"/>
          <w:sz w:val="24"/>
        </w:rPr>
        <w:t xml:space="preserve">, </w:t>
      </w:r>
      <w:r w:rsidR="00D754CA" w:rsidRPr="001D5799">
        <w:rPr>
          <w:rFonts w:ascii="Times New Roman" w:hAnsi="Times New Roman"/>
          <w:sz w:val="24"/>
        </w:rPr>
        <w:t>a bacterial community (biofilm</w:t>
      </w:r>
      <w:r w:rsidRPr="001D5799">
        <w:rPr>
          <w:rFonts w:ascii="Times New Roman" w:hAnsi="Times New Roman"/>
          <w:sz w:val="24"/>
        </w:rPr>
        <w:t xml:space="preserve">), a broken femur. </w:t>
      </w:r>
    </w:p>
    <w:p w14:paraId="5493F8E8" w14:textId="77777777" w:rsidR="009339C4" w:rsidRDefault="009339C4" w:rsidP="004E2754">
      <w:pPr>
        <w:spacing w:line="360" w:lineRule="auto"/>
        <w:jc w:val="both"/>
        <w:rPr>
          <w:rFonts w:ascii="Times New Roman" w:hAnsi="Times New Roman"/>
          <w:sz w:val="24"/>
        </w:rPr>
      </w:pPr>
      <w:r>
        <w:rPr>
          <w:rFonts w:ascii="Times New Roman" w:hAnsi="Times New Roman"/>
          <w:sz w:val="24"/>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 or require additions or amendments.</w:t>
      </w:r>
    </w:p>
    <w:p w14:paraId="4BC0C003" w14:textId="77777777" w:rsidR="00577A2B" w:rsidRPr="001D5799" w:rsidRDefault="00577A2B" w:rsidP="004E2754">
      <w:pPr>
        <w:spacing w:line="360" w:lineRule="auto"/>
        <w:jc w:val="both"/>
        <w:rPr>
          <w:rFonts w:ascii="Times New Roman" w:hAnsi="Times New Roman"/>
          <w:sz w:val="24"/>
        </w:rPr>
      </w:pPr>
      <w:r w:rsidRPr="00E1751B">
        <w:rPr>
          <w:rFonts w:ascii="Times New Roman" w:hAnsi="Times New Roman"/>
          <w:sz w:val="24"/>
          <w:highlight w:val="yellow"/>
        </w:rPr>
        <w:t>Solar flare, epidemic, hurricane, forest fire, puff of smoke</w:t>
      </w:r>
      <w:r w:rsidR="00284CB4" w:rsidRPr="00E1751B">
        <w:rPr>
          <w:rFonts w:ascii="Times New Roman" w:hAnsi="Times New Roman"/>
          <w:sz w:val="24"/>
          <w:highlight w:val="yellow"/>
        </w:rPr>
        <w:t>, sea waves</w:t>
      </w:r>
      <w:r w:rsidR="00E1751B" w:rsidRPr="00E1751B">
        <w:rPr>
          <w:rFonts w:ascii="Times New Roman" w:hAnsi="Times New Roman"/>
          <w:sz w:val="24"/>
          <w:highlight w:val="yellow"/>
        </w:rPr>
        <w:t>, energy waves (wave-particle duality?)</w:t>
      </w:r>
    </w:p>
    <w:p w14:paraId="3C9303DD" w14:textId="77777777"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Where users of BFO need to annotate data pertaining to such</w:t>
      </w:r>
      <w:r w:rsidR="008F67BA" w:rsidRPr="001D5799">
        <w:rPr>
          <w:rFonts w:ascii="Times New Roman" w:hAnsi="Times New Roman"/>
          <w:sz w:val="24"/>
        </w:rPr>
        <w:t xml:space="preserve"> </w:t>
      </w:r>
      <w:r w:rsidRPr="001D5799">
        <w:rPr>
          <w:rFonts w:ascii="Times New Roman" w:hAnsi="Times New Roman"/>
          <w:sz w:val="24"/>
        </w:rPr>
        <w:t>problematic cases, then they may in every case use BFO:</w:t>
      </w:r>
      <w:r w:rsidRPr="001D5799">
        <w:rPr>
          <w:rFonts w:ascii="Times New Roman" w:hAnsi="Times New Roman"/>
          <w:i/>
          <w:sz w:val="24"/>
        </w:rPr>
        <w:t>material entity</w:t>
      </w:r>
      <w:r w:rsidRPr="001D5799">
        <w:rPr>
          <w:rFonts w:ascii="Times New Roman" w:hAnsi="Times New Roman"/>
          <w:sz w:val="24"/>
        </w:rPr>
        <w:t xml:space="preserve"> in formulating the corresponding annotations. </w:t>
      </w:r>
    </w:p>
    <w:p w14:paraId="6F0807C7" w14:textId="77777777"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Ho</w:t>
      </w:r>
      <w:r w:rsidR="003F5A7E" w:rsidRPr="001D5799">
        <w:rPr>
          <w:rFonts w:ascii="Times New Roman" w:hAnsi="Times New Roman"/>
          <w:sz w:val="24"/>
        </w:rPr>
        <w:t xml:space="preserve">wever it is clear that BFO will in due course </w:t>
      </w:r>
      <w:r w:rsidRPr="001D5799">
        <w:rPr>
          <w:rFonts w:ascii="Times New Roman" w:hAnsi="Times New Roman"/>
          <w:sz w:val="24"/>
        </w:rPr>
        <w:t xml:space="preserve">need to recognize other sub-universals of </w:t>
      </w:r>
      <w:r w:rsidRPr="001D5799">
        <w:rPr>
          <w:rFonts w:ascii="Times New Roman" w:hAnsi="Times New Roman"/>
          <w:i/>
          <w:sz w:val="24"/>
        </w:rPr>
        <w:t>material entity</w:t>
      </w:r>
      <w:r w:rsidRPr="001D5799">
        <w:rPr>
          <w:rFonts w:ascii="Times New Roman" w:hAnsi="Times New Roman"/>
          <w:sz w:val="24"/>
        </w:rPr>
        <w:t xml:space="preserve">, in addition to </w:t>
      </w:r>
      <w:r w:rsidRPr="001D5799">
        <w:rPr>
          <w:rFonts w:ascii="Times New Roman" w:hAnsi="Times New Roman"/>
          <w:i/>
          <w:sz w:val="24"/>
        </w:rPr>
        <w:t>object, object aggregate</w:t>
      </w:r>
      <w:r w:rsidRPr="001D5799">
        <w:rPr>
          <w:rFonts w:ascii="Times New Roman" w:hAnsi="Times New Roman"/>
          <w:sz w:val="24"/>
        </w:rPr>
        <w:t xml:space="preserve"> and </w:t>
      </w:r>
      <w:r w:rsidRPr="001D5799">
        <w:rPr>
          <w:rFonts w:ascii="Times New Roman" w:hAnsi="Times New Roman"/>
          <w:i/>
          <w:sz w:val="24"/>
        </w:rPr>
        <w:t>fiat object part</w:t>
      </w:r>
      <w:r w:rsidRPr="001D5799">
        <w:rPr>
          <w:rFonts w:ascii="Times New Roman" w:hAnsi="Times New Roman"/>
          <w:sz w:val="24"/>
        </w:rPr>
        <w:t xml:space="preserve"> – for instance: </w:t>
      </w:r>
      <w:r w:rsidRPr="001D5799">
        <w:rPr>
          <w:rFonts w:ascii="Times New Roman" w:hAnsi="Times New Roman"/>
          <w:i/>
          <w:sz w:val="24"/>
        </w:rPr>
        <w:t>aggregate of</w:t>
      </w:r>
      <w:r w:rsidR="008F67BA" w:rsidRPr="001D5799">
        <w:rPr>
          <w:rFonts w:ascii="Times New Roman" w:hAnsi="Times New Roman"/>
          <w:i/>
          <w:sz w:val="24"/>
        </w:rPr>
        <w:t xml:space="preserve"> </w:t>
      </w:r>
      <w:r w:rsidRPr="001D5799">
        <w:rPr>
          <w:rFonts w:ascii="Times New Roman" w:hAnsi="Times New Roman"/>
          <w:i/>
          <w:sz w:val="24"/>
        </w:rPr>
        <w:t>fiat object parts</w:t>
      </w:r>
      <w:r w:rsidR="008F67BA" w:rsidRPr="001D5799">
        <w:rPr>
          <w:rFonts w:ascii="Times New Roman" w:hAnsi="Times New Roman"/>
          <w:i/>
          <w:sz w:val="24"/>
        </w:rPr>
        <w:t xml:space="preserve"> </w:t>
      </w:r>
      <w:r w:rsidRPr="001D5799">
        <w:rPr>
          <w:rFonts w:ascii="Times New Roman" w:hAnsi="Times New Roman"/>
          <w:sz w:val="24"/>
        </w:rPr>
        <w:t>[</w:t>
      </w:r>
      <w:r w:rsidR="001E591D" w:rsidRPr="001D5799">
        <w:rPr>
          <w:rFonts w:ascii="Times New Roman" w:hAnsi="Times New Roman"/>
          <w:sz w:val="24"/>
        </w:rPr>
        <w:fldChar w:fldCharType="begin"/>
      </w:r>
      <w:r w:rsidRPr="001D5799">
        <w:rPr>
          <w:rFonts w:ascii="Times New Roman" w:hAnsi="Times New Roman"/>
          <w:sz w:val="24"/>
        </w:rPr>
        <w:instrText xml:space="preserve"> REF _Ref309470250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908AB">
        <w:rPr>
          <w:rFonts w:ascii="Times New Roman" w:hAnsi="Times New Roman"/>
          <w:sz w:val="24"/>
        </w:rPr>
        <w:t>29</w:t>
      </w:r>
      <w:r w:rsidR="001E591D" w:rsidRPr="001D5799">
        <w:rPr>
          <w:rFonts w:ascii="Times New Roman" w:hAnsi="Times New Roman"/>
          <w:sz w:val="24"/>
        </w:rPr>
        <w:fldChar w:fldCharType="end"/>
      </w:r>
      <w:r w:rsidRPr="001D5799">
        <w:rPr>
          <w:rFonts w:ascii="Times New Roman" w:hAnsi="Times New Roman"/>
          <w:sz w:val="24"/>
        </w:rPr>
        <w:t>]. Thus BFO:</w:t>
      </w:r>
      <w:r w:rsidRPr="001D5799">
        <w:rPr>
          <w:rFonts w:ascii="Times New Roman" w:hAnsi="Times New Roman"/>
          <w:i/>
          <w:sz w:val="24"/>
        </w:rPr>
        <w:t xml:space="preserve">material entity </w:t>
      </w:r>
      <w:r w:rsidRPr="001D5799">
        <w:rPr>
          <w:rFonts w:ascii="Times New Roman" w:hAnsi="Times New Roman"/>
          <w:sz w:val="24"/>
        </w:rPr>
        <w:t>should not be associated with any closure axiom</w:t>
      </w:r>
      <w:r w:rsidR="00336B31" w:rsidRPr="001D5799">
        <w:rPr>
          <w:rFonts w:ascii="Times New Roman" w:hAnsi="Times New Roman"/>
          <w:sz w:val="24"/>
        </w:rPr>
        <w:t xml:space="preserve"> pertaining to the three distinguished categories,</w:t>
      </w:r>
      <w:r w:rsidRPr="001D5799">
        <w:rPr>
          <w:rFonts w:ascii="Times New Roman" w:hAnsi="Times New Roman"/>
          <w:sz w:val="24"/>
        </w:rPr>
        <w:t xml:space="preserve"> and the existing treatment of the three identified sub-universals should not be associated with any claim to exhaustivity.</w:t>
      </w:r>
    </w:p>
    <w:p w14:paraId="221F5CF9" w14:textId="77777777" w:rsidR="00D14934" w:rsidRPr="001D5799" w:rsidRDefault="00D14934" w:rsidP="008F67BA">
      <w:pPr>
        <w:spacing w:line="360" w:lineRule="auto"/>
        <w:jc w:val="both"/>
        <w:rPr>
          <w:rFonts w:ascii="Times New Roman" w:hAnsi="Times New Roman"/>
          <w:sz w:val="24"/>
        </w:rPr>
      </w:pPr>
      <w:r w:rsidRPr="001D5799">
        <w:rPr>
          <w:rFonts w:ascii="Times New Roman" w:hAnsi="Times New Roman"/>
          <w:sz w:val="24"/>
        </w:rPr>
        <w:t>We will provide a strategy for dealing with such sub-universals in a later version of this document. Briefly, the proposal is that a central repository will be created where users of BFO can create BFO-conformant extensions (</w:t>
      </w:r>
      <w:r w:rsidR="003F5A7E" w:rsidRPr="001D5799">
        <w:rPr>
          <w:rFonts w:ascii="Times New Roman" w:hAnsi="Times New Roman"/>
          <w:sz w:val="24"/>
        </w:rPr>
        <w:t xml:space="preserve">extending BFO in ways that </w:t>
      </w:r>
      <w:r w:rsidRPr="001D5799">
        <w:rPr>
          <w:rFonts w:ascii="Times New Roman" w:hAnsi="Times New Roman"/>
          <w:sz w:val="24"/>
        </w:rPr>
        <w:t>meet the criterion that they are formal- rather than domain-onto</w:t>
      </w:r>
      <w:r w:rsidR="00151755" w:rsidRPr="001D5799">
        <w:rPr>
          <w:rFonts w:ascii="Times New Roman" w:hAnsi="Times New Roman"/>
          <w:sz w:val="24"/>
        </w:rPr>
        <w:t>lo</w:t>
      </w:r>
      <w:r w:rsidRPr="001D5799">
        <w:rPr>
          <w:rFonts w:ascii="Times New Roman" w:hAnsi="Times New Roman"/>
          <w:sz w:val="24"/>
        </w:rPr>
        <w:t xml:space="preserve">gical). The terms in this repository can </w:t>
      </w:r>
      <w:r w:rsidR="003F5A7E" w:rsidRPr="001D5799">
        <w:rPr>
          <w:rFonts w:ascii="Times New Roman" w:hAnsi="Times New Roman"/>
          <w:sz w:val="24"/>
        </w:rPr>
        <w:t>then be adopted by others</w:t>
      </w:r>
      <w:r w:rsidRPr="001D5799">
        <w:rPr>
          <w:rFonts w:ascii="Times New Roman" w:hAnsi="Times New Roman"/>
          <w:sz w:val="24"/>
        </w:rPr>
        <w:t xml:space="preserve"> according to need, and incorporated into BFO if adopted by multiple communities of users.</w:t>
      </w:r>
    </w:p>
    <w:p w14:paraId="283E83B7" w14:textId="77777777" w:rsidR="00D14934" w:rsidRPr="001D5799" w:rsidRDefault="00D14934" w:rsidP="006C241A">
      <w:pPr>
        <w:spacing w:line="360" w:lineRule="auto"/>
        <w:rPr>
          <w:rFonts w:ascii="Times New Roman" w:hAnsi="Times New Roman"/>
          <w:sz w:val="24"/>
        </w:rPr>
      </w:pPr>
    </w:p>
    <w:p w14:paraId="014FD35C" w14:textId="77777777" w:rsidR="009331CA" w:rsidRPr="001D5799" w:rsidRDefault="00365F37" w:rsidP="006C241A">
      <w:pPr>
        <w:pStyle w:val="Heading3"/>
        <w:spacing w:line="360" w:lineRule="auto"/>
        <w:rPr>
          <w:sz w:val="24"/>
        </w:rPr>
      </w:pPr>
      <w:bookmarkStart w:id="676" w:name="_Toc313270700"/>
      <w:r w:rsidRPr="001D5799">
        <w:rPr>
          <w:sz w:val="24"/>
        </w:rPr>
        <w:t xml:space="preserve">2.1.2 </w:t>
      </w:r>
      <w:r w:rsidR="009331CA" w:rsidRPr="001D5799">
        <w:rPr>
          <w:sz w:val="24"/>
        </w:rPr>
        <w:t>Immaterial</w:t>
      </w:r>
      <w:r w:rsidR="00465C17" w:rsidRPr="001D5799">
        <w:rPr>
          <w:sz w:val="24"/>
        </w:rPr>
        <w:t xml:space="preserve"> entity</w:t>
      </w:r>
      <w:bookmarkEnd w:id="676"/>
    </w:p>
    <w:p w14:paraId="6E6C15A9" w14:textId="77777777" w:rsidR="00F604ED" w:rsidRPr="001D5799" w:rsidRDefault="00F604ED" w:rsidP="009B5669">
      <w:pPr>
        <w:spacing w:beforeLines="1" w:before="2" w:afterLines="1" w:after="2" w:line="360" w:lineRule="auto"/>
        <w:rPr>
          <w:rFonts w:ascii="Times New Roman" w:hAnsi="Times New Roman"/>
          <w:i/>
          <w:sz w:val="24"/>
          <w:szCs w:val="23"/>
        </w:rPr>
      </w:pPr>
    </w:p>
    <w:p w14:paraId="4387D8CD" w14:textId="77777777" w:rsidR="00AB12A7" w:rsidRPr="001D5799" w:rsidRDefault="009E010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roots of </w:t>
      </w:r>
      <w:r w:rsidR="00D14934" w:rsidRPr="001D5799">
        <w:rPr>
          <w:rFonts w:ascii="Times New Roman" w:hAnsi="Times New Roman"/>
          <w:sz w:val="24"/>
          <w:szCs w:val="23"/>
        </w:rPr>
        <w:t xml:space="preserve">BFO’s treatment of ‘immaterial entity’ </w:t>
      </w:r>
      <w:r w:rsidRPr="001D5799">
        <w:rPr>
          <w:rFonts w:ascii="Times New Roman" w:hAnsi="Times New Roman"/>
          <w:sz w:val="24"/>
          <w:szCs w:val="23"/>
        </w:rPr>
        <w:t>lie in the application of theories of qualitative spatial reasoning to the geospatial world for example as outlined in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_Ref309471947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49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5A7B86" w:rsidRPr="001D5799">
        <w:rPr>
          <w:rFonts w:ascii="Times New Roman" w:hAnsi="Times New Roman"/>
          <w:sz w:val="24"/>
          <w:szCs w:val="23"/>
        </w:rPr>
        <w:t xml:space="preserve">in </w:t>
      </w:r>
      <w:r w:rsidR="00D14934" w:rsidRPr="001D5799">
        <w:rPr>
          <w:rFonts w:ascii="Times New Roman" w:hAnsi="Times New Roman"/>
          <w:sz w:val="24"/>
          <w:szCs w:val="23"/>
        </w:rPr>
        <w:t xml:space="preserve">the treatment of </w:t>
      </w:r>
      <w:r w:rsidR="00D14934" w:rsidRPr="001D5799">
        <w:rPr>
          <w:rFonts w:ascii="Times New Roman" w:hAnsi="Times New Roman"/>
          <w:i/>
          <w:sz w:val="24"/>
          <w:szCs w:val="23"/>
        </w:rPr>
        <w:t xml:space="preserve">holes </w:t>
      </w:r>
      <w:r w:rsidR="00D14934" w:rsidRPr="001D5799">
        <w:rPr>
          <w:rFonts w:ascii="Times New Roman" w:hAnsi="Times New Roman"/>
          <w:sz w:val="24"/>
          <w:szCs w:val="23"/>
        </w:rPr>
        <w:t>by Casati and Varzi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_Ref309471384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48</w:t>
      </w:r>
      <w:r w:rsidR="001E591D" w:rsidRPr="001D5799">
        <w:rPr>
          <w:rFonts w:ascii="Times New Roman" w:hAnsi="Times New Roman"/>
          <w:sz w:val="24"/>
          <w:szCs w:val="23"/>
        </w:rPr>
        <w:fldChar w:fldCharType="end"/>
      </w:r>
      <w:r w:rsidR="00D14934" w:rsidRPr="001D5799">
        <w:rPr>
          <w:rFonts w:ascii="Times New Roman" w:hAnsi="Times New Roman"/>
          <w:sz w:val="24"/>
          <w:szCs w:val="23"/>
        </w:rPr>
        <w:t>]</w:t>
      </w:r>
      <w:r w:rsidRPr="001D5799">
        <w:rPr>
          <w:rFonts w:ascii="Times New Roman" w:hAnsi="Times New Roman"/>
          <w:sz w:val="24"/>
          <w:szCs w:val="23"/>
        </w:rPr>
        <w:t xml:space="preserve">, </w:t>
      </w:r>
      <w:r w:rsidR="005A7B86" w:rsidRPr="001D5799">
        <w:rPr>
          <w:rFonts w:ascii="Times New Roman" w:hAnsi="Times New Roman"/>
          <w:sz w:val="24"/>
          <w:szCs w:val="23"/>
        </w:rPr>
        <w:t>and the treatment of cavities in the FMA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43</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44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34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35</w:t>
      </w:r>
      <w:r w:rsidR="001E591D" w:rsidRPr="001D5799">
        <w:rPr>
          <w:rFonts w:ascii="Times New Roman" w:hAnsi="Times New Roman"/>
          <w:sz w:val="24"/>
          <w:szCs w:val="23"/>
        </w:rPr>
        <w:fldChar w:fldCharType="end"/>
      </w:r>
      <w:r w:rsidR="005A7B86" w:rsidRPr="001D5799">
        <w:rPr>
          <w:rFonts w:ascii="Times New Roman" w:hAnsi="Times New Roman"/>
          <w:sz w:val="24"/>
          <w:szCs w:val="23"/>
        </w:rPr>
        <w:t>].</w:t>
      </w:r>
    </w:p>
    <w:p w14:paraId="4D94FEC6" w14:textId="77777777" w:rsidR="00AB12A7" w:rsidRPr="001D5799" w:rsidRDefault="00AB12A7" w:rsidP="009B5669">
      <w:pPr>
        <w:spacing w:beforeLines="1" w:before="2" w:afterLines="1" w:after="2" w:line="360" w:lineRule="auto"/>
        <w:jc w:val="both"/>
        <w:rPr>
          <w:rFonts w:ascii="Times New Roman" w:hAnsi="Times New Roman"/>
          <w:sz w:val="24"/>
          <w:szCs w:val="23"/>
        </w:rPr>
      </w:pPr>
    </w:p>
    <w:p w14:paraId="67FEC4A6" w14:textId="77777777" w:rsidR="00AB12A7"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Immaterial entities</w:t>
      </w:r>
      <w:r w:rsidRPr="001D5799">
        <w:rPr>
          <w:rFonts w:ascii="Times New Roman" w:hAnsi="Times New Roman"/>
          <w:sz w:val="24"/>
          <w:szCs w:val="23"/>
        </w:rPr>
        <w:t xml:space="preserve"> are divided into two subgroups:</w:t>
      </w:r>
    </w:p>
    <w:p w14:paraId="33CB0286" w14:textId="77777777" w:rsidR="00AB12A7"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boundaries</w:t>
      </w:r>
      <w:r w:rsidR="007B59A9" w:rsidRPr="007B59A9">
        <w:rPr>
          <w:rFonts w:ascii="Times New Roman" w:hAnsi="Times New Roman"/>
          <w:i/>
          <w:sz w:val="24"/>
          <w:szCs w:val="23"/>
        </w:rPr>
        <w:t xml:space="preserve"> </w:t>
      </w:r>
      <w:r w:rsidR="007B59A9" w:rsidRPr="001D5799">
        <w:rPr>
          <w:rFonts w:ascii="Times New Roman" w:hAnsi="Times New Roman"/>
          <w:sz w:val="24"/>
          <w:szCs w:val="23"/>
        </w:rPr>
        <w:t>and</w:t>
      </w:r>
      <w:r w:rsidR="007B59A9" w:rsidRPr="007B59A9">
        <w:rPr>
          <w:rFonts w:ascii="Times New Roman" w:hAnsi="Times New Roman"/>
          <w:i/>
          <w:sz w:val="24"/>
          <w:szCs w:val="23"/>
        </w:rPr>
        <w:t xml:space="preserve"> </w:t>
      </w:r>
      <w:r w:rsidR="007B59A9" w:rsidRPr="001D5799">
        <w:rPr>
          <w:rFonts w:ascii="Times New Roman" w:hAnsi="Times New Roman"/>
          <w:i/>
          <w:sz w:val="24"/>
          <w:szCs w:val="23"/>
        </w:rPr>
        <w:t>sites</w:t>
      </w:r>
      <w:r w:rsidRPr="001D5799">
        <w:rPr>
          <w:rFonts w:ascii="Times New Roman" w:hAnsi="Times New Roman"/>
          <w:sz w:val="24"/>
          <w:szCs w:val="23"/>
        </w:rPr>
        <w:t>, which</w:t>
      </w:r>
      <w:r w:rsidR="00AB12A7" w:rsidRPr="001D5799">
        <w:rPr>
          <w:rFonts w:ascii="Times New Roman" w:hAnsi="Times New Roman"/>
          <w:sz w:val="24"/>
          <w:szCs w:val="23"/>
        </w:rPr>
        <w:t xml:space="preserve"> </w:t>
      </w:r>
      <w:r w:rsidR="007B59A9">
        <w:rPr>
          <w:rFonts w:ascii="Times New Roman" w:hAnsi="Times New Roman"/>
          <w:sz w:val="24"/>
          <w:szCs w:val="23"/>
        </w:rPr>
        <w:t>bound, or are demarcated in relation,</w:t>
      </w:r>
      <w:r w:rsidR="00AB12A7" w:rsidRPr="001D5799">
        <w:rPr>
          <w:rFonts w:ascii="Times New Roman" w:hAnsi="Times New Roman"/>
          <w:sz w:val="24"/>
          <w:szCs w:val="23"/>
        </w:rPr>
        <w:t xml:space="preserve"> to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and which can thus change size, shape and location as their material hosts move</w:t>
      </w:r>
      <w:r w:rsidR="007B59A9">
        <w:rPr>
          <w:rFonts w:ascii="Times New Roman" w:hAnsi="Times New Roman"/>
          <w:sz w:val="24"/>
          <w:szCs w:val="23"/>
        </w:rPr>
        <w:t xml:space="preserve"> </w:t>
      </w:r>
      <w:r w:rsidR="00AB12A7" w:rsidRPr="001D5799">
        <w:rPr>
          <w:rFonts w:ascii="Times New Roman" w:hAnsi="Times New Roman"/>
          <w:sz w:val="24"/>
          <w:szCs w:val="23"/>
        </w:rPr>
        <w:t>(for examp</w:t>
      </w:r>
      <w:r w:rsidR="001066FC">
        <w:rPr>
          <w:rFonts w:ascii="Times New Roman" w:hAnsi="Times New Roman"/>
          <w:sz w:val="24"/>
          <w:szCs w:val="23"/>
        </w:rPr>
        <w:t>le: your nasal passage; the hold</w:t>
      </w:r>
      <w:r w:rsidR="00AB12A7" w:rsidRPr="001D5799">
        <w:rPr>
          <w:rFonts w:ascii="Times New Roman" w:hAnsi="Times New Roman"/>
          <w:sz w:val="24"/>
          <w:szCs w:val="23"/>
        </w:rPr>
        <w:t xml:space="preserve"> of a ship</w:t>
      </w:r>
      <w:r w:rsidR="007B59A9">
        <w:rPr>
          <w:rFonts w:ascii="Times New Roman" w:hAnsi="Times New Roman"/>
          <w:sz w:val="24"/>
          <w:szCs w:val="23"/>
        </w:rPr>
        <w:t>; the boundary of Wales (which moves with the rotation of the Earth)</w:t>
      </w:r>
      <w:r w:rsidR="00AB12A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_Ref309472895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38</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7</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10</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p>
    <w:p w14:paraId="0E2CAFF1" w14:textId="77777777" w:rsidR="00870A6A"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spatial regions</w:t>
      </w:r>
      <w:r w:rsidR="00870A6A" w:rsidRPr="001D5799">
        <w:rPr>
          <w:rFonts w:ascii="Times New Roman" w:hAnsi="Times New Roman"/>
          <w:sz w:val="24"/>
          <w:szCs w:val="23"/>
        </w:rPr>
        <w:t xml:space="preserve">, </w:t>
      </w:r>
      <w:r w:rsidR="00AB12A7" w:rsidRPr="001D5799">
        <w:rPr>
          <w:rFonts w:ascii="Times New Roman" w:hAnsi="Times New Roman"/>
          <w:sz w:val="24"/>
          <w:szCs w:val="23"/>
        </w:rPr>
        <w:t xml:space="preserve">which exist independently of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xml:space="preserve">, and which thus do not change. </w:t>
      </w:r>
    </w:p>
    <w:p w14:paraId="63665B2F" w14:textId="77777777" w:rsidR="00870A6A" w:rsidRPr="001D5799" w:rsidRDefault="00870A6A" w:rsidP="009B5669">
      <w:pPr>
        <w:spacing w:beforeLines="1" w:before="2" w:afterLines="1" w:after="2" w:line="360" w:lineRule="auto"/>
        <w:jc w:val="both"/>
        <w:rPr>
          <w:rFonts w:ascii="Times New Roman" w:hAnsi="Times New Roman"/>
          <w:sz w:val="24"/>
          <w:szCs w:val="23"/>
        </w:rPr>
      </w:pPr>
    </w:p>
    <w:p w14:paraId="68C50179" w14:textId="77777777" w:rsidR="00D14934"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Immaterial entities under </w:t>
      </w:r>
      <w:r w:rsidR="00D754CA" w:rsidRPr="001D5799">
        <w:rPr>
          <w:rFonts w:ascii="Times New Roman" w:hAnsi="Times New Roman"/>
          <w:sz w:val="24"/>
          <w:szCs w:val="23"/>
        </w:rPr>
        <w:t>1.</w:t>
      </w:r>
      <w:r w:rsidRPr="001D5799">
        <w:rPr>
          <w:rFonts w:ascii="Times New Roman" w:hAnsi="Times New Roman"/>
          <w:sz w:val="24"/>
          <w:szCs w:val="23"/>
        </w:rPr>
        <w:t xml:space="preserve"> are in some cases </w:t>
      </w:r>
      <w:r w:rsidRPr="001D5799">
        <w:rPr>
          <w:rFonts w:ascii="Times New Roman" w:hAnsi="Times New Roman"/>
          <w:b/>
          <w:sz w:val="24"/>
          <w:szCs w:val="23"/>
        </w:rPr>
        <w:t xml:space="preserve">parts </w:t>
      </w:r>
      <w:r w:rsidRPr="001D5799">
        <w:rPr>
          <w:rFonts w:ascii="Times New Roman" w:hAnsi="Times New Roman"/>
          <w:sz w:val="24"/>
          <w:szCs w:val="23"/>
        </w:rPr>
        <w:t xml:space="preserve">of their </w:t>
      </w:r>
      <w:r w:rsidR="00870A6A" w:rsidRPr="001D5799">
        <w:rPr>
          <w:rFonts w:ascii="Times New Roman" w:hAnsi="Times New Roman"/>
          <w:sz w:val="24"/>
          <w:szCs w:val="23"/>
        </w:rPr>
        <w:t xml:space="preserve">material </w:t>
      </w:r>
      <w:r w:rsidRPr="001D5799">
        <w:rPr>
          <w:rFonts w:ascii="Times New Roman" w:hAnsi="Times New Roman"/>
          <w:sz w:val="24"/>
          <w:szCs w:val="23"/>
        </w:rPr>
        <w:t>hosts</w:t>
      </w:r>
      <w:r w:rsidR="00870A6A" w:rsidRPr="001D5799">
        <w:rPr>
          <w:rFonts w:ascii="Times New Roman" w:hAnsi="Times New Roman"/>
          <w:sz w:val="24"/>
          <w:szCs w:val="23"/>
        </w:rPr>
        <w:t>.</w:t>
      </w:r>
      <w:r w:rsidR="00831CE2" w:rsidRPr="001D5799">
        <w:rPr>
          <w:rFonts w:ascii="Times New Roman" w:hAnsi="Times New Roman"/>
          <w:sz w:val="24"/>
          <w:szCs w:val="23"/>
        </w:rPr>
        <w:t xml:space="preserve"> Immaterial entities under both </w:t>
      </w:r>
      <w:r w:rsidR="00D754CA" w:rsidRPr="001D5799">
        <w:rPr>
          <w:rFonts w:ascii="Times New Roman" w:hAnsi="Times New Roman"/>
          <w:sz w:val="24"/>
          <w:szCs w:val="23"/>
        </w:rPr>
        <w:t xml:space="preserve">1. and 2. </w:t>
      </w:r>
      <w:r w:rsidR="00831CE2" w:rsidRPr="001D5799">
        <w:rPr>
          <w:rFonts w:ascii="Times New Roman" w:hAnsi="Times New Roman"/>
          <w:sz w:val="24"/>
          <w:szCs w:val="23"/>
        </w:rPr>
        <w:t xml:space="preserve">can be of zero, one, two or three dimensions. </w:t>
      </w:r>
    </w:p>
    <w:p w14:paraId="68D67245" w14:textId="77777777" w:rsidR="00831CE2" w:rsidRPr="001D5799" w:rsidRDefault="00831CE2" w:rsidP="009B5669">
      <w:pPr>
        <w:spacing w:beforeLines="1" w:before="2" w:afterLines="1" w:after="2" w:line="360" w:lineRule="auto"/>
        <w:jc w:val="both"/>
        <w:rPr>
          <w:rFonts w:ascii="Times New Roman" w:hAnsi="Times New Roman"/>
          <w:sz w:val="24"/>
          <w:szCs w:val="23"/>
        </w:rPr>
      </w:pPr>
    </w:p>
    <w:p w14:paraId="05EAAFD0" w14:textId="77777777" w:rsidR="00831CE2" w:rsidRPr="001D5799" w:rsidRDefault="00831CE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define:</w:t>
      </w:r>
    </w:p>
    <w:p w14:paraId="176783E0" w14:textId="77777777" w:rsidR="009331CA" w:rsidRDefault="009331CA" w:rsidP="009B5669">
      <w:pPr>
        <w:spacing w:beforeLines="1" w:before="2" w:afterLines="1" w:after="2" w:line="360" w:lineRule="auto"/>
        <w:rPr>
          <w:ins w:id="677" w:author="phismith" w:date="2012-01-02T14:23:00Z"/>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Pr="001D5799">
        <w:rPr>
          <w:rFonts w:ascii="Times New Roman" w:hAnsi="Times New Roman"/>
          <w:sz w:val="24"/>
          <w:szCs w:val="23"/>
        </w:rPr>
        <w:t xml:space="preserve">is an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Pr="001D5799">
        <w:rPr>
          <w:rFonts w:ascii="Times New Roman" w:hAnsi="Times New Roman"/>
          <w:sz w:val="24"/>
          <w:szCs w:val="23"/>
        </w:rPr>
        <w:t>=</w:t>
      </w:r>
      <w:r w:rsidR="008F67BA" w:rsidRPr="001D5799">
        <w:rPr>
          <w:rFonts w:ascii="Times New Roman" w:hAnsi="Times New Roman"/>
          <w:sz w:val="24"/>
          <w:szCs w:val="23"/>
        </w:rPr>
        <w:t xml:space="preserve"> </w:t>
      </w:r>
      <w:r w:rsidR="00541102"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Pr="001D5799">
        <w:rPr>
          <w:rFonts w:ascii="Times New Roman" w:hAnsi="Times New Roman"/>
          <w:sz w:val="24"/>
          <w:szCs w:val="23"/>
        </w:rPr>
        <w:t xml:space="preserve"> that has no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entities</w:t>
      </w:r>
      <w:r w:rsidRPr="001D5799">
        <w:rPr>
          <w:rFonts w:ascii="Times New Roman" w:hAnsi="Times New Roman"/>
          <w:sz w:val="24"/>
          <w:szCs w:val="23"/>
        </w:rPr>
        <w:t xml:space="preserve"> as parts.</w:t>
      </w:r>
    </w:p>
    <w:p w14:paraId="793ADC86" w14:textId="77777777" w:rsidR="00D67C06" w:rsidRDefault="00D67C06" w:rsidP="009B5669">
      <w:pPr>
        <w:spacing w:beforeLines="1" w:before="2" w:afterLines="1" w:after="2" w:line="360" w:lineRule="auto"/>
        <w:rPr>
          <w:ins w:id="678" w:author="phismith" w:date="2012-01-02T14:23:00Z"/>
          <w:rFonts w:ascii="Times New Roman" w:hAnsi="Times New Roman"/>
          <w:sz w:val="24"/>
          <w:szCs w:val="23"/>
        </w:rPr>
      </w:pPr>
    </w:p>
    <w:p w14:paraId="622AEAB4" w14:textId="77777777" w:rsidR="00D67C06" w:rsidRPr="001D5799" w:rsidDel="00D67C06" w:rsidRDefault="00D67C06" w:rsidP="009B5669">
      <w:pPr>
        <w:spacing w:beforeLines="1" w:before="2" w:afterLines="1" w:after="2" w:line="360" w:lineRule="auto"/>
        <w:rPr>
          <w:del w:id="679" w:author="phismith" w:date="2012-01-02T14:23:00Z"/>
          <w:rFonts w:ascii="Times New Roman" w:hAnsi="Times New Roman"/>
          <w:sz w:val="24"/>
          <w:szCs w:val="23"/>
        </w:rPr>
      </w:pPr>
    </w:p>
    <w:p w14:paraId="237AD621" w14:textId="77777777" w:rsidR="009331CA" w:rsidRPr="001D5799" w:rsidRDefault="009331CA" w:rsidP="009B5669">
      <w:pPr>
        <w:spacing w:beforeLines="1" w:before="2" w:afterLines="1" w:after="2" w:line="360" w:lineRule="auto"/>
        <w:rPr>
          <w:rFonts w:ascii="Times New Roman" w:hAnsi="Times New Roman"/>
          <w:sz w:val="24"/>
          <w:szCs w:val="23"/>
        </w:rPr>
      </w:pPr>
    </w:p>
    <w:p w14:paraId="3A75888E" w14:textId="77777777" w:rsidR="005D2CB1" w:rsidRPr="001D5799" w:rsidRDefault="00DE6862" w:rsidP="006C241A">
      <w:pPr>
        <w:pStyle w:val="Heading4"/>
        <w:spacing w:line="360" w:lineRule="auto"/>
        <w:rPr>
          <w:sz w:val="24"/>
        </w:rPr>
      </w:pPr>
      <w:bookmarkStart w:id="680" w:name="_Toc313270701"/>
      <w:r w:rsidRPr="001D5799">
        <w:rPr>
          <w:sz w:val="24"/>
        </w:rPr>
        <w:t>2.1.2.1</w:t>
      </w:r>
      <w:r w:rsidR="00091D05" w:rsidRPr="001D5799">
        <w:rPr>
          <w:sz w:val="24"/>
        </w:rPr>
        <w:t xml:space="preserve"> </w:t>
      </w:r>
      <w:r w:rsidR="00AD530B" w:rsidRPr="001D5799">
        <w:rPr>
          <w:sz w:val="24"/>
        </w:rPr>
        <w:t>Continuant fiat boundary</w:t>
      </w:r>
      <w:bookmarkEnd w:id="680"/>
    </w:p>
    <w:p w14:paraId="4A047DE3" w14:textId="77777777" w:rsidR="00D94B24" w:rsidRPr="001D5799" w:rsidRDefault="00D94B24" w:rsidP="008F67BA">
      <w:pPr>
        <w:spacing w:line="360" w:lineRule="auto"/>
        <w:jc w:val="both"/>
        <w:rPr>
          <w:rFonts w:ascii="Times New Roman" w:hAnsi="Times New Roman"/>
          <w:i/>
          <w:sz w:val="24"/>
          <w:szCs w:val="23"/>
        </w:rPr>
      </w:pPr>
    </w:p>
    <w:p w14:paraId="295E4030" w14:textId="77777777" w:rsidR="00267063" w:rsidRPr="001D5799" w:rsidRDefault="000E3638" w:rsidP="008F67BA">
      <w:pPr>
        <w:spacing w:line="360" w:lineRule="auto"/>
        <w:jc w:val="both"/>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00831CE2" w:rsidRPr="001D5799">
        <w:rPr>
          <w:rFonts w:ascii="Times New Roman" w:hAnsi="Times New Roman"/>
          <w:sz w:val="24"/>
          <w:szCs w:val="23"/>
        </w:rPr>
        <w:t>is a</w:t>
      </w:r>
      <w:r w:rsidR="00151755" w:rsidRPr="001D5799">
        <w:rPr>
          <w:rFonts w:ascii="Times New Roman" w:hAnsi="Times New Roman"/>
          <w:sz w:val="24"/>
          <w:szCs w:val="23"/>
        </w:rPr>
        <w:t xml:space="preserve"> </w:t>
      </w:r>
      <w:r w:rsidR="00831CE2" w:rsidRPr="001D5799">
        <w:rPr>
          <w:rFonts w:ascii="Times New Roman" w:hAnsi="Times New Roman"/>
          <w:i/>
          <w:sz w:val="24"/>
          <w:szCs w:val="23"/>
        </w:rPr>
        <w:t xml:space="preserve">continuant fiat </w:t>
      </w:r>
      <w:r w:rsidRPr="001D5799">
        <w:rPr>
          <w:rFonts w:ascii="Times New Roman" w:hAnsi="Times New Roman"/>
          <w:i/>
          <w:sz w:val="24"/>
          <w:szCs w:val="23"/>
        </w:rPr>
        <w:t>boundary =</w:t>
      </w:r>
      <w:r w:rsidR="008F67BA" w:rsidRPr="001D5799">
        <w:rPr>
          <w:rFonts w:ascii="Times New Roman" w:hAnsi="Times New Roman"/>
          <w:i/>
          <w:sz w:val="24"/>
          <w:szCs w:val="23"/>
        </w:rPr>
        <w:t xml:space="preserve"> </w:t>
      </w:r>
      <w:r w:rsidR="005D2CB1"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w:t>
      </w:r>
      <w:r w:rsidR="00831CE2" w:rsidRPr="001D5799">
        <w:rPr>
          <w:rFonts w:ascii="Times New Roman" w:hAnsi="Times New Roman"/>
          <w:sz w:val="24"/>
          <w:szCs w:val="23"/>
        </w:rPr>
        <w:t xml:space="preserve">an </w:t>
      </w:r>
      <w:r w:rsidR="00831CE2" w:rsidRPr="001D5799">
        <w:rPr>
          <w:rFonts w:ascii="Times New Roman" w:hAnsi="Times New Roman"/>
          <w:i/>
          <w:sz w:val="24"/>
          <w:szCs w:val="23"/>
        </w:rPr>
        <w:t>immaterial entity</w:t>
      </w:r>
      <w:r w:rsidR="00831CE2" w:rsidRPr="001D5799">
        <w:rPr>
          <w:rFonts w:ascii="Times New Roman" w:hAnsi="Times New Roman"/>
          <w:sz w:val="24"/>
          <w:szCs w:val="23"/>
        </w:rPr>
        <w:t xml:space="preserve"> that is o</w:t>
      </w:r>
      <w:r w:rsidR="003F5A7E" w:rsidRPr="001D5799">
        <w:rPr>
          <w:rFonts w:ascii="Times New Roman" w:hAnsi="Times New Roman"/>
          <w:sz w:val="24"/>
          <w:szCs w:val="23"/>
        </w:rPr>
        <w:t>f zero-, one- or two dimensions and does not include a spatial region as part.</w:t>
      </w:r>
    </w:p>
    <w:p w14:paraId="1FD1394C" w14:textId="77777777" w:rsidR="00831CE2"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831CE2" w:rsidRPr="001D5799">
        <w:rPr>
          <w:rFonts w:ascii="Times New Roman" w:hAnsi="Times New Roman"/>
          <w:sz w:val="24"/>
          <w:szCs w:val="23"/>
        </w:rPr>
        <w:t xml:space="preserve"> A continuant fiat boundary is of </w:t>
      </w:r>
      <w:r w:rsidR="00831CE2" w:rsidRPr="001D5799">
        <w:rPr>
          <w:rFonts w:ascii="Times New Roman" w:hAnsi="Times New Roman"/>
          <w:i/>
          <w:sz w:val="24"/>
          <w:szCs w:val="23"/>
        </w:rPr>
        <w:t xml:space="preserve">n </w:t>
      </w:r>
      <w:r w:rsidR="00831CE2" w:rsidRPr="001D5799">
        <w:rPr>
          <w:rFonts w:ascii="Times New Roman" w:hAnsi="Times New Roman"/>
          <w:sz w:val="24"/>
          <w:szCs w:val="23"/>
        </w:rPr>
        <w:t xml:space="preserve">dimensions iff it is located at some </w:t>
      </w:r>
      <w:r w:rsidR="00831CE2" w:rsidRPr="001D5799">
        <w:rPr>
          <w:rFonts w:ascii="Times New Roman" w:hAnsi="Times New Roman"/>
          <w:i/>
          <w:sz w:val="24"/>
          <w:szCs w:val="23"/>
        </w:rPr>
        <w:t>n-</w:t>
      </w:r>
      <w:r w:rsidR="00831CE2" w:rsidRPr="001D5799">
        <w:rPr>
          <w:rFonts w:ascii="Times New Roman" w:hAnsi="Times New Roman"/>
          <w:sz w:val="24"/>
          <w:szCs w:val="23"/>
        </w:rPr>
        <w:t>dimensional spatial region.</w:t>
      </w:r>
    </w:p>
    <w:p w14:paraId="388FD381" w14:textId="77777777"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Every continuant fiat boundary is </w:t>
      </w:r>
      <w:r w:rsidRPr="001D5799">
        <w:rPr>
          <w:rFonts w:ascii="Times New Roman" w:hAnsi="Times New Roman"/>
          <w:b/>
          <w:sz w:val="24"/>
          <w:szCs w:val="23"/>
        </w:rPr>
        <w:t>located at</w:t>
      </w:r>
      <w:r w:rsidRPr="001D5799">
        <w:rPr>
          <w:rFonts w:ascii="Times New Roman" w:hAnsi="Times New Roman"/>
          <w:sz w:val="24"/>
          <w:szCs w:val="23"/>
        </w:rPr>
        <w:t xml:space="preserve"> some spatial region at every time at which it exists (but not necessarily at the same spatial region from one time to the next).</w:t>
      </w:r>
    </w:p>
    <w:p w14:paraId="00B1CCDD" w14:textId="77777777" w:rsidR="0049759E" w:rsidRPr="001D5799" w:rsidRDefault="0049759E" w:rsidP="006C241A">
      <w:pPr>
        <w:spacing w:line="360" w:lineRule="auto"/>
        <w:rPr>
          <w:rFonts w:ascii="Times New Roman" w:hAnsi="Times New Roman"/>
          <w:sz w:val="24"/>
          <w:szCs w:val="23"/>
        </w:rPr>
      </w:pPr>
    </w:p>
    <w:p w14:paraId="400CFB53" w14:textId="77777777" w:rsidR="004D62F0" w:rsidRPr="001D5799" w:rsidRDefault="004D62F0" w:rsidP="008F67BA">
      <w:pPr>
        <w:spacing w:line="360" w:lineRule="auto"/>
        <w:jc w:val="both"/>
        <w:rPr>
          <w:rFonts w:ascii="Times New Roman" w:hAnsi="Times New Roman"/>
          <w:sz w:val="24"/>
          <w:szCs w:val="23"/>
        </w:rPr>
      </w:pPr>
      <w:r w:rsidRPr="001D5799">
        <w:rPr>
          <w:rFonts w:ascii="Times New Roman" w:hAnsi="Times New Roman"/>
          <w:sz w:val="24"/>
          <w:szCs w:val="23"/>
        </w:rPr>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sidRPr="001D5799">
        <w:rPr>
          <w:rFonts w:ascii="Times New Roman" w:hAnsi="Times New Roman"/>
          <w:sz w:val="24"/>
          <w:szCs w:val="23"/>
        </w:rPr>
        <w:t>)</w:t>
      </w:r>
      <w:r w:rsidRPr="001D5799">
        <w:rPr>
          <w:rFonts w:ascii="Times New Roman" w:hAnsi="Times New Roman"/>
          <w:sz w:val="24"/>
          <w:szCs w:val="23"/>
        </w:rPr>
        <w:t xml:space="preserve">. </w:t>
      </w:r>
    </w:p>
    <w:p w14:paraId="4D126C1B" w14:textId="77777777" w:rsidR="00D40259"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Three basic kinds of continuant fiat boundary can be distinguished (together with various combination kinds):</w:t>
      </w:r>
    </w:p>
    <w:p w14:paraId="56CA1BA7" w14:textId="77777777"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closely coincide with the material surfaces of material entities or with other physical discontinuities; when we program a telesurgical device for purposes of targeting an incision through the surface of your skin, then we might represent this surface as a two-dimensional plane (for the purposes of the device, the differences between this two-dimensional fiat plane and the actual </w:t>
      </w:r>
      <w:r w:rsidR="00151755" w:rsidRPr="001D5799">
        <w:rPr>
          <w:rFonts w:ascii="Times New Roman" w:hAnsi="Times New Roman"/>
          <w:sz w:val="24"/>
          <w:szCs w:val="23"/>
        </w:rPr>
        <w:t>surface fall</w:t>
      </w:r>
      <w:r w:rsidRPr="001D5799">
        <w:rPr>
          <w:rFonts w:ascii="Times New Roman" w:hAnsi="Times New Roman"/>
          <w:sz w:val="24"/>
          <w:szCs w:val="23"/>
        </w:rPr>
        <w:t xml:space="preserve"> below the threshold of granularity</w:t>
      </w:r>
      <w:r w:rsidR="00E44217" w:rsidRPr="001D5799">
        <w:rPr>
          <w:rFonts w:ascii="Times New Roman" w:hAnsi="Times New Roman"/>
          <w:sz w:val="24"/>
          <w:szCs w:val="23"/>
        </w:rPr>
        <w:t xml:space="preserve"> [</w:t>
      </w:r>
      <w:r w:rsidR="00151755" w:rsidRPr="001D5799">
        <w:rPr>
          <w:sz w:val="24"/>
        </w:rPr>
        <w:fldChar w:fldCharType="begin"/>
      </w:r>
      <w:r w:rsidR="00151755" w:rsidRPr="001D5799">
        <w:rPr>
          <w:sz w:val="24"/>
        </w:rPr>
        <w:instrText xml:space="preserve"> REF _Ref309560671 \r \h  \* MERGEFORMAT </w:instrText>
      </w:r>
      <w:r w:rsidR="00151755" w:rsidRPr="001D5799">
        <w:rPr>
          <w:sz w:val="24"/>
        </w:rPr>
      </w:r>
      <w:r w:rsidR="00151755" w:rsidRPr="001D5799">
        <w:rPr>
          <w:sz w:val="24"/>
        </w:rPr>
        <w:fldChar w:fldCharType="separate"/>
      </w:r>
      <w:ins w:id="681" w:author="Alan Ruttenberg" w:date="2012-01-14T16:56:00Z">
        <w:r w:rsidR="00A908AB" w:rsidRPr="00A908AB">
          <w:rPr>
            <w:rFonts w:ascii="Times New Roman" w:hAnsi="Times New Roman"/>
            <w:sz w:val="24"/>
            <w:szCs w:val="23"/>
            <w:rPrChange w:id="682" w:author="Alan Ruttenberg" w:date="2012-01-14T16:56:00Z">
              <w:rPr>
                <w:sz w:val="24"/>
              </w:rPr>
            </w:rPrChange>
          </w:rPr>
          <w:t>11</w:t>
        </w:r>
      </w:ins>
      <w:ins w:id="683" w:author="phismith" w:date="2012-01-02T12:29:00Z">
        <w:del w:id="684" w:author="Alan Ruttenberg" w:date="2012-01-14T16:56:00Z">
          <w:r w:rsidR="000B5B22" w:rsidRPr="000B5B22" w:rsidDel="00A908AB">
            <w:rPr>
              <w:rFonts w:ascii="Times New Roman" w:hAnsi="Times New Roman"/>
              <w:sz w:val="24"/>
              <w:szCs w:val="23"/>
              <w:rPrChange w:id="685" w:author="phismith" w:date="2012-01-02T12:29:00Z">
                <w:rPr>
                  <w:sz w:val="24"/>
                </w:rPr>
              </w:rPrChange>
            </w:rPr>
            <w:delText>11</w:delText>
          </w:r>
        </w:del>
      </w:ins>
      <w:del w:id="686" w:author="Alan Ruttenberg" w:date="2012-01-14T16:56:00Z">
        <w:r w:rsidR="001E66EA" w:rsidRPr="001E66EA" w:rsidDel="00A908AB">
          <w:rPr>
            <w:rFonts w:ascii="Times New Roman" w:hAnsi="Times New Roman"/>
            <w:sz w:val="24"/>
            <w:szCs w:val="23"/>
          </w:rPr>
          <w:delText>11</w:delText>
        </w:r>
      </w:del>
      <w:r w:rsidR="00151755" w:rsidRPr="001D5799">
        <w:rPr>
          <w:sz w:val="24"/>
        </w:rPr>
        <w:fldChar w:fldCharType="end"/>
      </w:r>
      <w:r w:rsidR="00E44217" w:rsidRPr="001D5799">
        <w:rPr>
          <w:rFonts w:ascii="Times New Roman" w:hAnsi="Times New Roman"/>
          <w:sz w:val="24"/>
          <w:szCs w:val="23"/>
        </w:rPr>
        <w:t>]</w:t>
      </w:r>
      <w:r w:rsidRPr="001D5799">
        <w:rPr>
          <w:rFonts w:ascii="Times New Roman" w:hAnsi="Times New Roman"/>
          <w:sz w:val="24"/>
          <w:szCs w:val="23"/>
        </w:rPr>
        <w:t xml:space="preserve">) </w:t>
      </w:r>
    </w:p>
    <w:p w14:paraId="2293B953" w14:textId="77777777"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t>
      </w:r>
      <w:r w:rsidR="00AB0E32" w:rsidRPr="001D5799">
        <w:rPr>
          <w:rFonts w:ascii="Times New Roman" w:hAnsi="Times New Roman"/>
          <w:sz w:val="24"/>
          <w:szCs w:val="23"/>
        </w:rPr>
        <w:t xml:space="preserve">(often rectilinear) </w:t>
      </w:r>
      <w:r w:rsidRPr="001D5799">
        <w:rPr>
          <w:rFonts w:ascii="Times New Roman" w:hAnsi="Times New Roman"/>
          <w:sz w:val="24"/>
          <w:szCs w:val="23"/>
        </w:rPr>
        <w:t>which delineate fiat parts within the interiors of material entities – for example the fiat boundary between the northern and southern hemispheres of the Earth; the North Pole; the fiat boundary whi</w:t>
      </w:r>
      <w:r w:rsidR="00776B28" w:rsidRPr="001D5799">
        <w:rPr>
          <w:rFonts w:ascii="Times New Roman" w:hAnsi="Times New Roman"/>
          <w:sz w:val="24"/>
          <w:szCs w:val="23"/>
        </w:rPr>
        <w:t>ch separates Utah from Colorado</w:t>
      </w:r>
    </w:p>
    <w:p w14:paraId="18396EF6" w14:textId="77777777"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delineate holes or cavities, for example fiat boundaries of the type referred to by the FMA </w:t>
      </w:r>
      <w:r w:rsidR="00D754CA" w:rsidRPr="001D5799">
        <w:rPr>
          <w:rFonts w:ascii="Times New Roman" w:hAnsi="Times New Roman"/>
          <w:sz w:val="24"/>
          <w:szCs w:val="23"/>
        </w:rPr>
        <w:t>as</w:t>
      </w:r>
      <w:r w:rsidRPr="001D5799">
        <w:rPr>
          <w:rFonts w:ascii="Times New Roman" w:hAnsi="Times New Roman"/>
          <w:sz w:val="24"/>
          <w:szCs w:val="23"/>
        </w:rPr>
        <w:t xml:space="preserve"> ‘plane of anatomical orifice’. </w:t>
      </w:r>
    </w:p>
    <w:p w14:paraId="6E62839E" w14:textId="77777777" w:rsidR="00D40259" w:rsidRPr="001D5799" w:rsidRDefault="00D40259" w:rsidP="004D7CE9">
      <w:pPr>
        <w:spacing w:line="360" w:lineRule="auto"/>
        <w:jc w:val="both"/>
        <w:rPr>
          <w:rFonts w:ascii="Times New Roman" w:hAnsi="Times New Roman"/>
          <w:sz w:val="24"/>
          <w:szCs w:val="23"/>
        </w:rPr>
      </w:pPr>
      <w:r w:rsidRPr="001D5799">
        <w:rPr>
          <w:rFonts w:ascii="Times New Roman" w:hAnsi="Times New Roman"/>
          <w:sz w:val="24"/>
          <w:szCs w:val="23"/>
        </w:rPr>
        <w:t>An example of a combination fiat boundary</w:t>
      </w:r>
      <w:r w:rsidR="00AB0E32" w:rsidRPr="001D5799">
        <w:rPr>
          <w:rFonts w:ascii="Times New Roman" w:hAnsi="Times New Roman"/>
          <w:sz w:val="24"/>
          <w:szCs w:val="23"/>
        </w:rPr>
        <w:t xml:space="preserve"> would be the border of Israel, which contains both </w:t>
      </w:r>
      <w:r w:rsidR="004D7CE9" w:rsidRPr="001D5799">
        <w:rPr>
          <w:rFonts w:ascii="Times New Roman" w:hAnsi="Times New Roman"/>
          <w:sz w:val="24"/>
          <w:szCs w:val="23"/>
        </w:rPr>
        <w:t>rectilinear fiat boundaries for example along the border with Egypt and fiat boundaries tracking physical discontinuities for example on the Mediterranean side and along the borders with Syria and Jordan.</w:t>
      </w:r>
    </w:p>
    <w:p w14:paraId="546043B3" w14:textId="77777777" w:rsidR="008F67BA" w:rsidRPr="001D5799" w:rsidRDefault="00D67C06" w:rsidP="006C241A">
      <w:pPr>
        <w:spacing w:line="360" w:lineRule="auto"/>
        <w:rPr>
          <w:rFonts w:ascii="Times New Roman" w:hAnsi="Times New Roman"/>
          <w:sz w:val="24"/>
          <w:szCs w:val="23"/>
        </w:rPr>
      </w:pPr>
      <w:ins w:id="687" w:author="phismith" w:date="2012-01-02T14:23:00Z">
        <w:r>
          <w:rPr>
            <w:rFonts w:ascii="Times New Roman" w:hAnsi="Times New Roman"/>
            <w:sz w:val="24"/>
            <w:szCs w:val="23"/>
          </w:rPr>
          <w:t xml:space="preserve">Note that boundaries are dependent entities, but they are not dependent in either of the senses identified above of s- and g-dependence. </w:t>
        </w:r>
      </w:ins>
    </w:p>
    <w:p w14:paraId="0C121B3F" w14:textId="77777777" w:rsidR="0050778E" w:rsidRPr="001D5799" w:rsidRDefault="00DE6862" w:rsidP="006C241A">
      <w:pPr>
        <w:pStyle w:val="Heading5"/>
        <w:spacing w:line="360" w:lineRule="auto"/>
        <w:rPr>
          <w:sz w:val="24"/>
        </w:rPr>
      </w:pPr>
      <w:bookmarkStart w:id="688" w:name="_Toc313270702"/>
      <w:r w:rsidRPr="001D5799">
        <w:rPr>
          <w:sz w:val="24"/>
        </w:rPr>
        <w:t>2.1.2.1</w:t>
      </w:r>
      <w:r w:rsidR="0050778E" w:rsidRPr="001D5799">
        <w:rPr>
          <w:sz w:val="24"/>
        </w:rPr>
        <w:t xml:space="preserve">.1 </w:t>
      </w:r>
      <w:r w:rsidR="008F67BA" w:rsidRPr="001D5799">
        <w:rPr>
          <w:sz w:val="24"/>
        </w:rPr>
        <w:t xml:space="preserve"> </w:t>
      </w:r>
      <w:r w:rsidR="0050778E" w:rsidRPr="001D5799">
        <w:rPr>
          <w:sz w:val="24"/>
        </w:rPr>
        <w:t xml:space="preserve">Zero-dimensional </w:t>
      </w:r>
      <w:r w:rsidR="00AD530B" w:rsidRPr="001D5799">
        <w:rPr>
          <w:sz w:val="24"/>
        </w:rPr>
        <w:t>continuant fiat boundary</w:t>
      </w:r>
      <w:bookmarkEnd w:id="688"/>
    </w:p>
    <w:p w14:paraId="2DAC04F9" w14:textId="77777777" w:rsidR="0049759E" w:rsidRPr="001D5799" w:rsidRDefault="0049759E" w:rsidP="009B5669">
      <w:pPr>
        <w:spacing w:beforeLines="1" w:before="2" w:afterLines="1" w:after="2" w:line="360" w:lineRule="auto"/>
        <w:rPr>
          <w:rFonts w:ascii="Times New Roman" w:hAnsi="Times New Roman"/>
          <w:sz w:val="24"/>
          <w:szCs w:val="23"/>
        </w:rPr>
      </w:pPr>
    </w:p>
    <w:p w14:paraId="3B478A11" w14:textId="77777777" w:rsidR="0049759E" w:rsidRPr="001D5799" w:rsidRDefault="00236D40" w:rsidP="0065182A">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zero-dimensional continuant fiat boundary is a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 xml:space="preserve">point whose location is defined in relation to some material entity. </w:t>
      </w:r>
    </w:p>
    <w:p w14:paraId="42887E33" w14:textId="77777777" w:rsidR="0049759E" w:rsidRPr="001D5799" w:rsidRDefault="0049759E" w:rsidP="009B5669">
      <w:pPr>
        <w:spacing w:beforeLines="1" w:before="2" w:afterLines="1" w:after="2" w:line="360" w:lineRule="auto"/>
        <w:rPr>
          <w:rFonts w:ascii="Times New Roman" w:hAnsi="Times New Roman"/>
          <w:sz w:val="24"/>
          <w:szCs w:val="23"/>
        </w:rPr>
      </w:pPr>
    </w:p>
    <w:p w14:paraId="095E4412" w14:textId="77777777" w:rsidR="00AA337C" w:rsidRPr="001D5799" w:rsidRDefault="0026706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the</w:t>
      </w:r>
      <w:r w:rsidR="007B59A9">
        <w:rPr>
          <w:rFonts w:ascii="Times New Roman" w:hAnsi="Times New Roman"/>
          <w:sz w:val="24"/>
          <w:szCs w:val="23"/>
        </w:rPr>
        <w:t xml:space="preserve"> geographic</w:t>
      </w:r>
      <w:r w:rsidRPr="001D5799">
        <w:rPr>
          <w:rFonts w:ascii="Times New Roman" w:hAnsi="Times New Roman"/>
          <w:sz w:val="24"/>
          <w:szCs w:val="23"/>
        </w:rPr>
        <w:t xml:space="preserve"> North Pole;</w:t>
      </w:r>
      <w:r w:rsidR="00AA337C" w:rsidRPr="001D5799">
        <w:rPr>
          <w:rFonts w:ascii="Times New Roman" w:hAnsi="Times New Roman"/>
          <w:sz w:val="24"/>
          <w:szCs w:val="23"/>
        </w:rPr>
        <w:t xml:space="preserve"> the quadripoint where the boundaries of Colorado, Utah, New Mexico, and Arizona</w:t>
      </w:r>
      <w:r w:rsidR="00D82F29" w:rsidRPr="001D5799">
        <w:rPr>
          <w:rFonts w:ascii="Times New Roman" w:hAnsi="Times New Roman"/>
          <w:sz w:val="24"/>
          <w:szCs w:val="23"/>
        </w:rPr>
        <w:t xml:space="preserve"> meet, the point of origin of some spatial coordinate system.</w:t>
      </w:r>
    </w:p>
    <w:p w14:paraId="00661C57" w14:textId="77777777" w:rsidR="00AA337C" w:rsidRPr="001D5799" w:rsidRDefault="00AA337C" w:rsidP="006C241A">
      <w:pPr>
        <w:spacing w:line="360" w:lineRule="auto"/>
        <w:rPr>
          <w:sz w:val="24"/>
        </w:rPr>
      </w:pPr>
    </w:p>
    <w:p w14:paraId="6859F91D" w14:textId="77777777" w:rsidR="00AA337C" w:rsidRPr="001D5799" w:rsidRDefault="00DE6862" w:rsidP="006C241A">
      <w:pPr>
        <w:pStyle w:val="Heading5"/>
        <w:spacing w:line="360" w:lineRule="auto"/>
        <w:rPr>
          <w:sz w:val="24"/>
        </w:rPr>
      </w:pPr>
      <w:bookmarkStart w:id="689" w:name="_Toc313270703"/>
      <w:r w:rsidRPr="001D5799">
        <w:rPr>
          <w:sz w:val="24"/>
        </w:rPr>
        <w:t>2.1.2.1</w:t>
      </w:r>
      <w:r w:rsidR="0050778E" w:rsidRPr="001D5799">
        <w:rPr>
          <w:sz w:val="24"/>
        </w:rPr>
        <w:t xml:space="preserve">.2 </w:t>
      </w:r>
      <w:r w:rsidR="008F67BA" w:rsidRPr="001D5799">
        <w:rPr>
          <w:sz w:val="24"/>
        </w:rPr>
        <w:t xml:space="preserve"> </w:t>
      </w:r>
      <w:r w:rsidR="0050778E" w:rsidRPr="001D5799">
        <w:rPr>
          <w:sz w:val="24"/>
        </w:rPr>
        <w:t xml:space="preserve">One-dimensional </w:t>
      </w:r>
      <w:r w:rsidR="00AD530B" w:rsidRPr="001D5799">
        <w:rPr>
          <w:sz w:val="24"/>
        </w:rPr>
        <w:t>continuant fiat boundary</w:t>
      </w:r>
      <w:bookmarkEnd w:id="689"/>
    </w:p>
    <w:p w14:paraId="5EB6C0A0" w14:textId="77777777" w:rsidR="00F604ED" w:rsidRPr="001D5799" w:rsidRDefault="00F604ED" w:rsidP="009B5669">
      <w:pPr>
        <w:spacing w:beforeLines="1" w:before="2" w:afterLines="1" w:after="2" w:line="360" w:lineRule="auto"/>
        <w:rPr>
          <w:rFonts w:ascii="Times New Roman" w:hAnsi="Times New Roman"/>
          <w:sz w:val="24"/>
          <w:szCs w:val="23"/>
        </w:rPr>
      </w:pPr>
    </w:p>
    <w:p w14:paraId="2408A25A" w14:textId="77777777" w:rsidR="0049759E" w:rsidRPr="001D5799" w:rsidRDefault="00236D40" w:rsidP="0065182A">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one-dimensional continuant fiat boundary is a continuous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line whose location is defined in relation to some material entity.</w:t>
      </w:r>
    </w:p>
    <w:p w14:paraId="7A492392" w14:textId="77777777" w:rsidR="0049759E" w:rsidRPr="001D5799" w:rsidRDefault="0049759E" w:rsidP="009B5669">
      <w:pPr>
        <w:spacing w:beforeLines="1" w:before="2" w:afterLines="1" w:after="2" w:line="360" w:lineRule="auto"/>
        <w:rPr>
          <w:rFonts w:ascii="Times New Roman" w:hAnsi="Times New Roman"/>
          <w:sz w:val="24"/>
          <w:szCs w:val="23"/>
        </w:rPr>
      </w:pPr>
    </w:p>
    <w:p w14:paraId="62E67FD0" w14:textId="77777777"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To say that a one-dimensional continuant fiat boundary is </w:t>
      </w:r>
      <w:r w:rsidRPr="001D5799">
        <w:rPr>
          <w:rFonts w:ascii="Times New Roman" w:hAnsi="Times New Roman"/>
          <w:i/>
          <w:sz w:val="24"/>
          <w:szCs w:val="23"/>
        </w:rPr>
        <w:t>continuous</w:t>
      </w:r>
      <w:r w:rsidRPr="001D5799">
        <w:rPr>
          <w:rFonts w:ascii="Times New Roman" w:hAnsi="Times New Roman"/>
          <w:sz w:val="24"/>
          <w:szCs w:val="23"/>
        </w:rPr>
        <w:t xml:space="preserve"> is to assert that </w:t>
      </w:r>
      <w:r w:rsidR="004C0A57" w:rsidRPr="001D5799">
        <w:rPr>
          <w:rFonts w:ascii="Times New Roman" w:hAnsi="Times New Roman"/>
          <w:sz w:val="24"/>
          <w:szCs w:val="23"/>
        </w:rPr>
        <w:t>it includes</w:t>
      </w:r>
      <w:r w:rsidR="00A03D91" w:rsidRPr="001D5799">
        <w:rPr>
          <w:rFonts w:ascii="Times New Roman" w:hAnsi="Times New Roman"/>
          <w:sz w:val="24"/>
          <w:szCs w:val="23"/>
        </w:rPr>
        <w:t xml:space="preserve"> no gaps</w:t>
      </w:r>
      <w:r w:rsidR="007B59A9">
        <w:rPr>
          <w:rFonts w:ascii="Times New Roman" w:hAnsi="Times New Roman"/>
          <w:sz w:val="24"/>
          <w:szCs w:val="23"/>
        </w:rPr>
        <w:t xml:space="preserve"> (that it is a single straight or curved line, with no breaks)</w:t>
      </w:r>
      <w:r w:rsidRPr="001D5799">
        <w:rPr>
          <w:rFonts w:ascii="Times New Roman" w:hAnsi="Times New Roman"/>
          <w:sz w:val="24"/>
          <w:szCs w:val="23"/>
        </w:rPr>
        <w:t>.</w:t>
      </w:r>
    </w:p>
    <w:p w14:paraId="3FC23E6E" w14:textId="77777777" w:rsidR="0049759E" w:rsidRPr="001D5799" w:rsidRDefault="0049759E" w:rsidP="009B5669">
      <w:pPr>
        <w:spacing w:beforeLines="1" w:before="2" w:afterLines="1" w:after="2" w:line="360" w:lineRule="auto"/>
        <w:rPr>
          <w:rFonts w:ascii="Times New Roman" w:hAnsi="Times New Roman"/>
          <w:sz w:val="24"/>
          <w:szCs w:val="23"/>
        </w:rPr>
      </w:pPr>
    </w:p>
    <w:p w14:paraId="19E1E312" w14:textId="77777777"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The Equator, all geopolitical boundaries, all lines of latitude and longitude, </w:t>
      </w:r>
      <w:r w:rsidR="00D82F29" w:rsidRPr="001D5799">
        <w:rPr>
          <w:rFonts w:ascii="Times New Roman" w:hAnsi="Times New Roman"/>
          <w:sz w:val="24"/>
          <w:szCs w:val="23"/>
        </w:rPr>
        <w:t xml:space="preserve">the </w:t>
      </w:r>
      <w:r w:rsidRPr="001D5799">
        <w:rPr>
          <w:rFonts w:ascii="Times New Roman" w:hAnsi="Times New Roman"/>
          <w:sz w:val="24"/>
          <w:szCs w:val="23"/>
        </w:rPr>
        <w:t xml:space="preserve">median sulcus of </w:t>
      </w:r>
      <w:r w:rsidR="00D82F29" w:rsidRPr="001D5799">
        <w:rPr>
          <w:rFonts w:ascii="Times New Roman" w:hAnsi="Times New Roman"/>
          <w:sz w:val="24"/>
          <w:szCs w:val="23"/>
        </w:rPr>
        <w:t xml:space="preserve">your </w:t>
      </w:r>
      <w:r w:rsidR="004D7CE9" w:rsidRPr="001D5799">
        <w:rPr>
          <w:rFonts w:ascii="Times New Roman" w:hAnsi="Times New Roman"/>
          <w:sz w:val="24"/>
          <w:szCs w:val="23"/>
        </w:rPr>
        <w:t>tongue, the line separating the outer surface of the mucosa of the lower lip from the outer surface of the skin of the chin.</w:t>
      </w:r>
    </w:p>
    <w:p w14:paraId="09D0EC9B" w14:textId="77777777" w:rsidR="00AA337C" w:rsidRPr="001D5799" w:rsidRDefault="00AA337C" w:rsidP="009B5669">
      <w:pPr>
        <w:spacing w:beforeLines="1" w:before="2" w:afterLines="1" w:after="2" w:line="360" w:lineRule="auto"/>
        <w:rPr>
          <w:rFonts w:ascii="Times New Roman" w:hAnsi="Times New Roman"/>
          <w:sz w:val="24"/>
          <w:szCs w:val="23"/>
        </w:rPr>
      </w:pPr>
    </w:p>
    <w:p w14:paraId="2F11993A" w14:textId="77777777" w:rsidR="00267063" w:rsidRPr="001D5799" w:rsidRDefault="00267063" w:rsidP="006C241A">
      <w:pPr>
        <w:pStyle w:val="Heading5"/>
        <w:spacing w:line="360" w:lineRule="auto"/>
        <w:rPr>
          <w:sz w:val="24"/>
        </w:rPr>
      </w:pPr>
      <w:bookmarkStart w:id="690" w:name="_Toc313270704"/>
      <w:r w:rsidRPr="001D5799">
        <w:rPr>
          <w:sz w:val="24"/>
        </w:rPr>
        <w:t xml:space="preserve">2.1.2.1.3 Two-dimensional </w:t>
      </w:r>
      <w:r w:rsidR="00AD530B" w:rsidRPr="001D5799">
        <w:rPr>
          <w:sz w:val="24"/>
        </w:rPr>
        <w:t>continuant fiat boundary</w:t>
      </w:r>
      <w:bookmarkEnd w:id="690"/>
    </w:p>
    <w:p w14:paraId="51301246" w14:textId="77777777" w:rsidR="0049759E" w:rsidRPr="001D5799" w:rsidRDefault="0049759E" w:rsidP="009B5669">
      <w:pPr>
        <w:spacing w:beforeLines="1" w:before="2" w:afterLines="1" w:after="2" w:line="360" w:lineRule="auto"/>
        <w:rPr>
          <w:rFonts w:ascii="Times New Roman" w:hAnsi="Times New Roman"/>
          <w:sz w:val="24"/>
          <w:szCs w:val="23"/>
        </w:rPr>
      </w:pPr>
    </w:p>
    <w:p w14:paraId="3C39D6DB" w14:textId="77777777" w:rsidR="00A03D91" w:rsidRPr="001D5799" w:rsidRDefault="00236D40" w:rsidP="00236D40">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A03D91" w:rsidRPr="001D5799">
        <w:rPr>
          <w:rFonts w:ascii="Times New Roman" w:hAnsi="Times New Roman"/>
          <w:sz w:val="24"/>
          <w:szCs w:val="23"/>
        </w:rPr>
        <w:t xml:space="preserve"> a two-dimensional continuant fiat boundary (surface) is a self-connected </w:t>
      </w:r>
      <w:r w:rsidR="00D82F29" w:rsidRPr="001D5799">
        <w:rPr>
          <w:rFonts w:ascii="Times New Roman" w:hAnsi="Times New Roman"/>
          <w:sz w:val="24"/>
          <w:szCs w:val="23"/>
        </w:rPr>
        <w:t xml:space="preserve">fiat surface </w:t>
      </w:r>
      <w:r w:rsidR="00A03D91" w:rsidRPr="001D5799">
        <w:rPr>
          <w:rFonts w:ascii="Times New Roman" w:hAnsi="Times New Roman"/>
          <w:sz w:val="24"/>
          <w:szCs w:val="23"/>
        </w:rPr>
        <w:t>whose location is defined in relation to some material entity.</w:t>
      </w:r>
    </w:p>
    <w:p w14:paraId="11F457B8" w14:textId="77777777" w:rsidR="00A03D91" w:rsidRPr="001D5799" w:rsidRDefault="00A03D91" w:rsidP="009B5669">
      <w:pPr>
        <w:spacing w:beforeLines="1" w:before="2" w:afterLines="1" w:after="2" w:line="360" w:lineRule="auto"/>
        <w:rPr>
          <w:rFonts w:ascii="Times New Roman" w:hAnsi="Times New Roman"/>
          <w:sz w:val="24"/>
          <w:szCs w:val="23"/>
        </w:rPr>
      </w:pPr>
    </w:p>
    <w:p w14:paraId="65D5DE3F" w14:textId="77777777" w:rsidR="0049759E"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‘Self-connected’ here and in what follows is to be understood in the following (topological) sense; thus to assert that an entity </w:t>
      </w:r>
      <w:r w:rsidRPr="001D5799">
        <w:rPr>
          <w:rFonts w:ascii="Times New Roman" w:hAnsi="Times New Roman"/>
          <w:i/>
          <w:sz w:val="24"/>
          <w:szCs w:val="23"/>
        </w:rPr>
        <w:t xml:space="preserve">a </w:t>
      </w:r>
      <w:r w:rsidR="0049759E" w:rsidRPr="001D5799">
        <w:rPr>
          <w:rFonts w:ascii="Times New Roman" w:hAnsi="Times New Roman"/>
          <w:sz w:val="24"/>
          <w:szCs w:val="23"/>
        </w:rPr>
        <w:t xml:space="preserve">is </w:t>
      </w:r>
      <w:r w:rsidR="00A03D91" w:rsidRPr="001D5799">
        <w:rPr>
          <w:rFonts w:ascii="Times New Roman" w:hAnsi="Times New Roman"/>
          <w:sz w:val="24"/>
          <w:szCs w:val="23"/>
        </w:rPr>
        <w:t xml:space="preserve">self-connected </w:t>
      </w:r>
      <w:r w:rsidR="0049759E" w:rsidRPr="001D5799">
        <w:rPr>
          <w:rFonts w:ascii="Times New Roman" w:hAnsi="Times New Roman"/>
          <w:sz w:val="24"/>
          <w:szCs w:val="23"/>
        </w:rPr>
        <w:t xml:space="preserve">is to assert that </w:t>
      </w:r>
      <w:r w:rsidR="00A03D91" w:rsidRPr="001D5799">
        <w:rPr>
          <w:rFonts w:ascii="Times New Roman" w:hAnsi="Times New Roman"/>
          <w:sz w:val="24"/>
          <w:szCs w:val="23"/>
        </w:rPr>
        <w:t xml:space="preserve">given any two points </w:t>
      </w:r>
      <w:r w:rsidRPr="001D5799">
        <w:rPr>
          <w:rFonts w:ascii="Times New Roman" w:hAnsi="Times New Roman"/>
          <w:sz w:val="24"/>
          <w:szCs w:val="23"/>
        </w:rPr>
        <w:t xml:space="preserve">in </w:t>
      </w:r>
      <w:r w:rsidRPr="001D5799">
        <w:rPr>
          <w:rFonts w:ascii="Times New Roman" w:hAnsi="Times New Roman"/>
          <w:i/>
          <w:sz w:val="24"/>
          <w:szCs w:val="23"/>
        </w:rPr>
        <w:t>a</w:t>
      </w:r>
      <w:r w:rsidR="00A03D91" w:rsidRPr="001D5799">
        <w:rPr>
          <w:rFonts w:ascii="Times New Roman" w:hAnsi="Times New Roman"/>
          <w:sz w:val="24"/>
          <w:szCs w:val="23"/>
        </w:rPr>
        <w:t xml:space="preserve">, a continuous line </w:t>
      </w:r>
      <w:r w:rsidR="007B59A9">
        <w:rPr>
          <w:rFonts w:ascii="Times New Roman" w:hAnsi="Times New Roman"/>
          <w:sz w:val="24"/>
          <w:szCs w:val="23"/>
        </w:rPr>
        <w:t xml:space="preserve">can be traced </w:t>
      </w:r>
      <w:r w:rsidRPr="001D5799">
        <w:rPr>
          <w:rFonts w:ascii="Times New Roman" w:hAnsi="Times New Roman"/>
          <w:sz w:val="24"/>
          <w:szCs w:val="23"/>
        </w:rPr>
        <w:t xml:space="preserve">in </w:t>
      </w:r>
      <w:r w:rsidRPr="001D5799">
        <w:rPr>
          <w:rFonts w:ascii="Times New Roman" w:hAnsi="Times New Roman"/>
          <w:i/>
          <w:sz w:val="24"/>
          <w:szCs w:val="23"/>
        </w:rPr>
        <w:t xml:space="preserve">a </w:t>
      </w:r>
      <w:r w:rsidRPr="001D5799">
        <w:rPr>
          <w:rFonts w:ascii="Times New Roman" w:hAnsi="Times New Roman"/>
          <w:sz w:val="24"/>
          <w:szCs w:val="23"/>
        </w:rPr>
        <w:t>which connects</w:t>
      </w:r>
      <w:r w:rsidR="00A03D91" w:rsidRPr="001D5799">
        <w:rPr>
          <w:rFonts w:ascii="Times New Roman" w:hAnsi="Times New Roman"/>
          <w:sz w:val="24"/>
          <w:szCs w:val="23"/>
        </w:rPr>
        <w:t xml:space="preserve"> these points.</w:t>
      </w:r>
    </w:p>
    <w:p w14:paraId="58BBFDC3" w14:textId="77777777" w:rsidR="00D82F29" w:rsidRPr="001D5799" w:rsidRDefault="00D82F29" w:rsidP="009B5669">
      <w:pPr>
        <w:spacing w:beforeLines="1" w:before="2" w:afterLines="1" w:after="2" w:line="360" w:lineRule="auto"/>
        <w:rPr>
          <w:rFonts w:ascii="Times New Roman" w:hAnsi="Times New Roman"/>
          <w:sz w:val="24"/>
          <w:szCs w:val="23"/>
        </w:rPr>
      </w:pPr>
    </w:p>
    <w:p w14:paraId="3F030ABD" w14:textId="77777777" w:rsidR="00D82F29"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From this it follows that a two-dimensional continuant fiat boundary (surface) may have holes, as for example in the case of the </w:t>
      </w:r>
      <w:r w:rsidR="00E662B0" w:rsidRPr="001D5799">
        <w:rPr>
          <w:rFonts w:ascii="Times New Roman" w:hAnsi="Times New Roman"/>
          <w:sz w:val="24"/>
          <w:szCs w:val="23"/>
        </w:rPr>
        <w:t xml:space="preserve">surface of one side of a compact disk. </w:t>
      </w:r>
    </w:p>
    <w:p w14:paraId="72BFD9E3" w14:textId="77777777" w:rsidR="0049759E" w:rsidRPr="001D5799" w:rsidRDefault="0049759E" w:rsidP="009B5669">
      <w:pPr>
        <w:spacing w:beforeLines="1" w:before="2" w:afterLines="1" w:after="2" w:line="360" w:lineRule="auto"/>
        <w:rPr>
          <w:rFonts w:ascii="Times New Roman" w:hAnsi="Times New Roman"/>
          <w:sz w:val="24"/>
          <w:szCs w:val="23"/>
        </w:rPr>
      </w:pPr>
    </w:p>
    <w:p w14:paraId="4516C284" w14:textId="77777777" w:rsidR="00F604ED" w:rsidRPr="001D5799" w:rsidRDefault="004D62F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s</w:t>
      </w:r>
      <w:r w:rsidR="00FB2EB2" w:rsidRPr="001D5799">
        <w:rPr>
          <w:rFonts w:ascii="Times New Roman" w:hAnsi="Times New Roman"/>
          <w:sz w:val="24"/>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831CE2" w:rsidRPr="001F273B" w14:paraId="570E1911" w14:textId="77777777" w:rsidTr="00D82F29">
        <w:trPr>
          <w:trHeight w:val="4370"/>
          <w:jc w:val="center"/>
        </w:trPr>
        <w:tc>
          <w:tcPr>
            <w:tcW w:w="9039" w:type="dxa"/>
          </w:tcPr>
          <w:p w14:paraId="15310EE8" w14:textId="77777777" w:rsidR="00831CE2" w:rsidRPr="001D5799" w:rsidRDefault="00831CE2" w:rsidP="009B5669">
            <w:pPr>
              <w:spacing w:beforeLines="1" w:before="2" w:afterLines="1" w:after="2" w:line="360" w:lineRule="auto"/>
              <w:rPr>
                <w:sz w:val="24"/>
              </w:rPr>
            </w:pPr>
            <w:r w:rsidRPr="001D5799">
              <w:rPr>
                <w:sz w:val="24"/>
              </w:rPr>
              <w:t>Table 1. Fragment of Foundational Model of Anatomy</w:t>
            </w:r>
          </w:p>
          <w:p w14:paraId="1615A2AA" w14:textId="77777777" w:rsidR="00831CE2" w:rsidRPr="001D5799" w:rsidRDefault="00831CE2" w:rsidP="009B5669">
            <w:pPr>
              <w:spacing w:beforeLines="1" w:before="2" w:afterLines="1" w:after="2"/>
              <w:rPr>
                <w:sz w:val="24"/>
              </w:rPr>
            </w:pPr>
            <w:r w:rsidRPr="001D5799">
              <w:rPr>
                <w:sz w:val="24"/>
              </w:rPr>
              <w:t>  </w:t>
            </w:r>
            <w:r w:rsidRPr="001D5799">
              <w:rPr>
                <w:noProof/>
                <w:color w:val="0000FF"/>
                <w:sz w:val="24"/>
              </w:rPr>
              <w:drawing>
                <wp:inline distT="0" distB="0" distL="0" distR="0" wp14:anchorId="52A5A4F1" wp14:editId="37B595A8">
                  <wp:extent cx="114300" cy="114300"/>
                  <wp:effectExtent l="0" t="0" r="0" b="0"/>
                  <wp:docPr id="17" name="Picture 17" descr="http://fme.biostr.washington.edu:8080/FME/images/minus.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91" w:name="9"/>
            <w:r w:rsidRPr="001D5799">
              <w:rPr>
                <w:sz w:val="24"/>
              </w:rPr>
              <w:t>Anatomical boundary entity</w:t>
            </w:r>
            <w:bookmarkEnd w:id="691"/>
            <w:r w:rsidRPr="001D5799">
              <w:rPr>
                <w:sz w:val="24"/>
              </w:rPr>
              <w:br/>
              <w:t>                    </w:t>
            </w:r>
            <w:r w:rsidRPr="001D5799">
              <w:rPr>
                <w:noProof/>
                <w:color w:val="0000FF"/>
                <w:sz w:val="24"/>
              </w:rPr>
              <w:drawing>
                <wp:inline distT="0" distB="0" distL="0" distR="0" wp14:anchorId="4C3B1B48" wp14:editId="12927D6A">
                  <wp:extent cx="114300" cy="114300"/>
                  <wp:effectExtent l="0" t="0" r="0" b="0"/>
                  <wp:docPr id="16" name="Picture 16" descr="http://fme.biostr.washington.edu:8080/FME/images/min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30"/>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92" w:name="11"/>
            <w:r w:rsidRPr="001D5799">
              <w:rPr>
                <w:sz w:val="24"/>
              </w:rPr>
              <w:t>Anatomical surface</w:t>
            </w:r>
            <w:bookmarkEnd w:id="692"/>
            <w:r w:rsidRPr="001D5799">
              <w:rPr>
                <w:sz w:val="24"/>
              </w:rPr>
              <w:br/>
              <w:t>                         </w:t>
            </w:r>
            <w:r w:rsidRPr="001D5799">
              <w:rPr>
                <w:noProof/>
                <w:color w:val="0000FF"/>
                <w:sz w:val="24"/>
              </w:rPr>
              <w:drawing>
                <wp:inline distT="0" distB="0" distL="0" distR="0" wp14:anchorId="18E20056" wp14:editId="313398E4">
                  <wp:extent cx="114300" cy="114300"/>
                  <wp:effectExtent l="0" t="0" r="0" b="0"/>
                  <wp:docPr id="15" name="Picture 15" descr="http://fme.biostr.washington.edu:8080/FME/images/plus.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93" w:name="14"/>
            <w:r w:rsidRPr="001D5799">
              <w:rPr>
                <w:sz w:val="24"/>
              </w:rPr>
              <w:t>Bona fide anatomical surface</w:t>
            </w:r>
            <w:bookmarkEnd w:id="693"/>
            <w:r w:rsidRPr="001D5799">
              <w:rPr>
                <w:sz w:val="24"/>
              </w:rPr>
              <w:br/>
              <w:t>                         </w:t>
            </w:r>
            <w:r w:rsidRPr="001D5799">
              <w:rPr>
                <w:noProof/>
                <w:color w:val="0000FF"/>
                <w:sz w:val="24"/>
              </w:rPr>
              <w:drawing>
                <wp:inline distT="0" distB="0" distL="0" distR="0" wp14:anchorId="237D3EC4" wp14:editId="16DDBA2D">
                  <wp:extent cx="114300" cy="114300"/>
                  <wp:effectExtent l="0" t="0" r="0" b="0"/>
                  <wp:docPr id="14" name="Picture 14" descr="http://fme.biostr.washington.edu:8080/FME/images/min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33"/>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94" w:name="15"/>
            <w:r w:rsidRPr="001D5799">
              <w:rPr>
                <w:sz w:val="24"/>
              </w:rPr>
              <w:t>Anatomical plane</w:t>
            </w:r>
            <w:bookmarkEnd w:id="694"/>
            <w:r w:rsidRPr="001D5799">
              <w:rPr>
                <w:sz w:val="24"/>
              </w:rPr>
              <w:br/>
              <w:t>                              </w:t>
            </w:r>
            <w:r w:rsidRPr="001D5799">
              <w:rPr>
                <w:noProof/>
                <w:color w:val="0000FF"/>
                <w:sz w:val="24"/>
              </w:rPr>
              <w:drawing>
                <wp:inline distT="0" distB="0" distL="0" distR="0" wp14:anchorId="533C0313" wp14:editId="404EC89E">
                  <wp:extent cx="114300" cy="114300"/>
                  <wp:effectExtent l="0" t="0" r="0" b="0"/>
                  <wp:docPr id="13" name="Picture 13" descr="http://fme.biostr.washington.edu:8080/FME/images/minus.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4"/>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95" w:name="16"/>
            <w:r w:rsidRPr="001D5799">
              <w:rPr>
                <w:sz w:val="24"/>
              </w:rPr>
              <w:t>Anchored anatomical plane</w:t>
            </w:r>
            <w:bookmarkEnd w:id="695"/>
            <w:r w:rsidRPr="001D5799">
              <w:rPr>
                <w:sz w:val="24"/>
              </w:rPr>
              <w:br/>
              <w:t>                                   </w:t>
            </w:r>
            <w:r w:rsidRPr="001D5799">
              <w:rPr>
                <w:noProof/>
                <w:sz w:val="24"/>
              </w:rPr>
              <w:drawing>
                <wp:inline distT="0" distB="0" distL="0" distR="0" wp14:anchorId="297331A3" wp14:editId="434404B2">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696" w:name="18"/>
            <w:r w:rsidRPr="001D5799">
              <w:rPr>
                <w:sz w:val="24"/>
              </w:rPr>
              <w:t>Craniocervical plane</w:t>
            </w:r>
            <w:bookmarkEnd w:id="696"/>
            <w:r w:rsidRPr="001D5799">
              <w:rPr>
                <w:sz w:val="24"/>
              </w:rPr>
              <w:br/>
              <w:t>                                   </w:t>
            </w:r>
            <w:r w:rsidRPr="001D5799">
              <w:rPr>
                <w:noProof/>
                <w:sz w:val="24"/>
              </w:rPr>
              <w:drawing>
                <wp:inline distT="0" distB="0" distL="0" distR="0" wp14:anchorId="2374E946" wp14:editId="5725D647">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697" w:name="19"/>
            <w:r w:rsidRPr="001D5799">
              <w:rPr>
                <w:sz w:val="24"/>
              </w:rPr>
              <w:t>Cervicothoracic plane</w:t>
            </w:r>
            <w:bookmarkEnd w:id="697"/>
            <w:r w:rsidRPr="001D5799">
              <w:rPr>
                <w:sz w:val="24"/>
              </w:rPr>
              <w:br/>
              <w:t>                                   </w:t>
            </w:r>
            <w:r w:rsidRPr="001D5799">
              <w:rPr>
                <w:noProof/>
                <w:sz w:val="24"/>
              </w:rPr>
              <w:drawing>
                <wp:inline distT="0" distB="0" distL="0" distR="0" wp14:anchorId="619A564E" wp14:editId="78EDD97B">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698" w:name="20"/>
            <w:r w:rsidRPr="001D5799">
              <w:rPr>
                <w:sz w:val="24"/>
              </w:rPr>
              <w:t>Thoraco-abdominal plane</w:t>
            </w:r>
            <w:bookmarkEnd w:id="698"/>
            <w:r w:rsidRPr="001D5799">
              <w:rPr>
                <w:sz w:val="24"/>
              </w:rPr>
              <w:br/>
              <w:t>                                   </w:t>
            </w:r>
            <w:r w:rsidRPr="001D5799">
              <w:rPr>
                <w:noProof/>
                <w:sz w:val="24"/>
              </w:rPr>
              <w:drawing>
                <wp:inline distT="0" distB="0" distL="0" distR="0" wp14:anchorId="57BD3A25" wp14:editId="116C7E07">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699" w:name="21"/>
            <w:r w:rsidRPr="001D5799">
              <w:rPr>
                <w:sz w:val="24"/>
              </w:rPr>
              <w:t>Occipital plane</w:t>
            </w:r>
            <w:bookmarkEnd w:id="699"/>
            <w:r w:rsidRPr="001D5799">
              <w:rPr>
                <w:sz w:val="24"/>
              </w:rPr>
              <w:br/>
              <w:t>                                   </w:t>
            </w:r>
            <w:r w:rsidRPr="001D5799">
              <w:rPr>
                <w:noProof/>
                <w:sz w:val="24"/>
              </w:rPr>
              <w:drawing>
                <wp:inline distT="0" distB="0" distL="0" distR="0" wp14:anchorId="0A2B8B31" wp14:editId="43879691">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700" w:name="22"/>
            <w:r w:rsidRPr="001D5799">
              <w:rPr>
                <w:sz w:val="24"/>
              </w:rPr>
              <w:t>Interspinous plane</w:t>
            </w:r>
            <w:bookmarkEnd w:id="700"/>
            <w:r w:rsidRPr="001D5799">
              <w:rPr>
                <w:sz w:val="24"/>
              </w:rPr>
              <w:br/>
              <w:t>                                   </w:t>
            </w:r>
            <w:r w:rsidRPr="001D5799">
              <w:rPr>
                <w:noProof/>
                <w:color w:val="0000FF"/>
                <w:sz w:val="24"/>
              </w:rPr>
              <w:drawing>
                <wp:inline distT="0" distB="0" distL="0" distR="0" wp14:anchorId="43A80241" wp14:editId="1F6B5FB1">
                  <wp:extent cx="114300" cy="114300"/>
                  <wp:effectExtent l="0" t="0" r="0" b="0"/>
                  <wp:docPr id="7" name="Picture 7" descr="http://fme.biostr.washington.edu:8080/FME/images/plus.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6"/>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01" w:name="23"/>
            <w:r w:rsidRPr="001D5799">
              <w:rPr>
                <w:sz w:val="24"/>
              </w:rPr>
              <w:t>Plane of anatomical orifice</w:t>
            </w:r>
            <w:bookmarkEnd w:id="701"/>
            <w:r w:rsidRPr="001D5799">
              <w:rPr>
                <w:sz w:val="24"/>
              </w:rPr>
              <w:br/>
              <w:t>                                   </w:t>
            </w:r>
            <w:r w:rsidRPr="001D5799">
              <w:rPr>
                <w:noProof/>
                <w:color w:val="0000FF"/>
                <w:sz w:val="24"/>
              </w:rPr>
              <w:drawing>
                <wp:inline distT="0" distB="0" distL="0" distR="0" wp14:anchorId="7542C83D" wp14:editId="1E08BC2E">
                  <wp:extent cx="114300" cy="114300"/>
                  <wp:effectExtent l="0" t="0" r="0" b="0"/>
                  <wp:docPr id="6" name="Picture 6" descr="http://fme.biostr.washington.edu:8080/FME/images/plus.gif">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7"/>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02" w:name="24"/>
            <w:r w:rsidRPr="001D5799">
              <w:rPr>
                <w:sz w:val="24"/>
              </w:rPr>
              <w:t>Anatomical transverse plane</w:t>
            </w:r>
            <w:bookmarkEnd w:id="702"/>
            <w:r w:rsidRPr="001D5799">
              <w:rPr>
                <w:sz w:val="24"/>
              </w:rPr>
              <w:br/>
              <w:t>                                   </w:t>
            </w:r>
            <w:r w:rsidRPr="001D5799">
              <w:rPr>
                <w:noProof/>
                <w:color w:val="0000FF"/>
                <w:sz w:val="24"/>
              </w:rPr>
              <w:drawing>
                <wp:inline distT="0" distB="0" distL="0" distR="0" wp14:anchorId="5027F977" wp14:editId="289A3262">
                  <wp:extent cx="114300" cy="114300"/>
                  <wp:effectExtent l="0" t="0" r="0" b="0"/>
                  <wp:docPr id="5" name="Picture 5" descr="http://fme.biostr.washington.edu:8080/FME/images/plus.gif">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8"/>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03" w:name="25"/>
            <w:r w:rsidRPr="001D5799">
              <w:rPr>
                <w:sz w:val="24"/>
              </w:rPr>
              <w:t>Plane of anatomical junction</w:t>
            </w:r>
            <w:bookmarkEnd w:id="703"/>
            <w:r w:rsidRPr="001D5799">
              <w:rPr>
                <w:sz w:val="24"/>
              </w:rPr>
              <w:br/>
              <w:t>                                   </w:t>
            </w:r>
            <w:r w:rsidRPr="001D5799">
              <w:rPr>
                <w:noProof/>
                <w:sz w:val="24"/>
              </w:rPr>
              <w:drawing>
                <wp:inline distT="0" distB="0" distL="0" distR="0" wp14:anchorId="3E8B9F83" wp14:editId="0D732A20">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704" w:name="26"/>
            <w:r w:rsidRPr="001D5799">
              <w:rPr>
                <w:sz w:val="24"/>
              </w:rPr>
              <w:t>Sagittal midplane of body</w:t>
            </w:r>
            <w:bookmarkEnd w:id="704"/>
          </w:p>
        </w:tc>
      </w:tr>
    </w:tbl>
    <w:p w14:paraId="52E47BB0" w14:textId="77777777" w:rsidR="00E662B0" w:rsidRPr="001D5799" w:rsidRDefault="00E662B0" w:rsidP="006C241A">
      <w:pPr>
        <w:spacing w:line="360" w:lineRule="auto"/>
        <w:rPr>
          <w:sz w:val="24"/>
        </w:rPr>
      </w:pPr>
    </w:p>
    <w:p w14:paraId="2269F8F7" w14:textId="77777777" w:rsidR="00DE6862" w:rsidRPr="001D5799" w:rsidRDefault="00263062" w:rsidP="006C241A">
      <w:pPr>
        <w:spacing w:line="360" w:lineRule="auto"/>
        <w:rPr>
          <w:color w:val="0070C0"/>
          <w:sz w:val="24"/>
        </w:rPr>
      </w:pPr>
      <w:r w:rsidRPr="001D5799">
        <w:rPr>
          <w:color w:val="0070C0"/>
          <w:sz w:val="24"/>
        </w:rPr>
        <w:t>2.1.2.1.4</w:t>
      </w:r>
      <w:r w:rsidR="00DE6862" w:rsidRPr="001D5799">
        <w:rPr>
          <w:color w:val="0070C0"/>
          <w:sz w:val="24"/>
        </w:rPr>
        <w:t xml:space="preserve"> </w:t>
      </w:r>
      <w:r w:rsidR="008F67BA" w:rsidRPr="001D5799">
        <w:rPr>
          <w:color w:val="0070C0"/>
          <w:sz w:val="24"/>
        </w:rPr>
        <w:t xml:space="preserve"> </w:t>
      </w:r>
      <w:r w:rsidR="00DE6862" w:rsidRPr="001D5799">
        <w:rPr>
          <w:color w:val="0070C0"/>
          <w:sz w:val="24"/>
        </w:rPr>
        <w:t>Site</w:t>
      </w:r>
    </w:p>
    <w:p w14:paraId="5680D008" w14:textId="77777777" w:rsidR="00DE6862" w:rsidRPr="001D5799" w:rsidRDefault="00DE6862" w:rsidP="009B5669">
      <w:pPr>
        <w:spacing w:beforeLines="1" w:before="2" w:afterLines="1" w:after="2" w:line="360" w:lineRule="auto"/>
        <w:rPr>
          <w:rFonts w:ascii="Times New Roman" w:hAnsi="Times New Roman"/>
          <w:sz w:val="24"/>
          <w:szCs w:val="23"/>
        </w:rPr>
      </w:pPr>
    </w:p>
    <w:p w14:paraId="26B99481" w14:textId="77777777" w:rsidR="00DE6862" w:rsidRPr="001D5799" w:rsidRDefault="00DE6862"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is a </w:t>
      </w:r>
      <w:r w:rsidRPr="001D5799">
        <w:rPr>
          <w:rFonts w:ascii="Times New Roman" w:hAnsi="Times New Roman"/>
          <w:i/>
          <w:sz w:val="24"/>
          <w:szCs w:val="23"/>
        </w:rPr>
        <w:t>site</w:t>
      </w:r>
      <w:r w:rsidRPr="001D5799">
        <w:rPr>
          <w:rFonts w:ascii="Times New Roman" w:hAnsi="Times New Roman"/>
          <w:sz w:val="24"/>
          <w:szCs w:val="23"/>
        </w:rPr>
        <w:t xml:space="preserve"> =</w:t>
      </w:r>
      <w:r w:rsidR="008F67BA"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is a three-</w:t>
      </w:r>
      <w:r w:rsidR="00151755" w:rsidRPr="001D5799">
        <w:rPr>
          <w:rFonts w:ascii="Times New Roman" w:hAnsi="Times New Roman"/>
          <w:sz w:val="24"/>
          <w:szCs w:val="23"/>
        </w:rPr>
        <w:t>dimensional</w:t>
      </w:r>
      <w:r w:rsidR="00151755" w:rsidRPr="001D5799">
        <w:rPr>
          <w:rFonts w:ascii="Times New Roman" w:hAnsi="Times New Roman"/>
          <w:i/>
          <w:sz w:val="24"/>
          <w:szCs w:val="23"/>
        </w:rPr>
        <w:t xml:space="preserve"> 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that is (partially or wholly) bounded by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00272E21" w:rsidRPr="001D5799">
        <w:rPr>
          <w:rFonts w:ascii="Times New Roman" w:hAnsi="Times New Roman"/>
          <w:sz w:val="24"/>
          <w:szCs w:val="23"/>
        </w:rPr>
        <w:t>or a three-dimensional immaterial part thereof</w:t>
      </w:r>
      <w:r w:rsidRPr="001D5799">
        <w:rPr>
          <w:rFonts w:ascii="Times New Roman" w:hAnsi="Times New Roman"/>
          <w:sz w:val="24"/>
          <w:szCs w:val="23"/>
        </w:rPr>
        <w:t xml:space="preserve">. </w:t>
      </w:r>
    </w:p>
    <w:p w14:paraId="3882EB49" w14:textId="77777777" w:rsidR="00DE6862" w:rsidRPr="001D5799" w:rsidRDefault="00DE6862" w:rsidP="009B5669">
      <w:pPr>
        <w:spacing w:beforeLines="1" w:before="2" w:afterLines="1" w:after="2" w:line="360" w:lineRule="auto"/>
        <w:rPr>
          <w:rFonts w:ascii="Times New Roman" w:hAnsi="Times New Roman"/>
          <w:sz w:val="24"/>
          <w:szCs w:val="23"/>
        </w:rPr>
      </w:pPr>
    </w:p>
    <w:p w14:paraId="118921DE" w14:textId="77777777" w:rsidR="00DE6862" w:rsidRPr="009331CA" w:rsidRDefault="00DE6862"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xml:space="preserve">Examples: a hole in the interior of a portion of cheese, a rabbit hole, the interior of </w:t>
      </w:r>
      <w:r w:rsidR="00D754CA" w:rsidRPr="001D5799">
        <w:rPr>
          <w:rFonts w:ascii="Times New Roman" w:hAnsi="Times New Roman"/>
          <w:sz w:val="24"/>
          <w:szCs w:val="23"/>
        </w:rPr>
        <w:t>your bed</w:t>
      </w:r>
      <w:r w:rsidRPr="001D5799">
        <w:rPr>
          <w:rFonts w:ascii="Times New Roman" w:hAnsi="Times New Roman"/>
          <w:sz w:val="24"/>
          <w:szCs w:val="23"/>
        </w:rPr>
        <w:t>room, the Grand Canyon, the Piazza San Marco,</w:t>
      </w:r>
      <w:r w:rsidR="00272E21" w:rsidRPr="001D5799">
        <w:rPr>
          <w:rFonts w:ascii="Times New Roman" w:hAnsi="Times New Roman"/>
          <w:sz w:val="24"/>
          <w:szCs w:val="23"/>
        </w:rPr>
        <w:t xml:space="preserve"> an air traffic control region defined in the airspace above an airport,</w:t>
      </w:r>
      <w:r w:rsidRPr="001D5799">
        <w:rPr>
          <w:rFonts w:ascii="Times New Roman" w:hAnsi="Times New Roman"/>
          <w:sz w:val="24"/>
          <w:szCs w:val="23"/>
        </w:rPr>
        <w:t xml:space="preserve"> </w:t>
      </w:r>
      <w:r w:rsidR="001066FC">
        <w:rPr>
          <w:rFonts w:ascii="Times New Roman" w:hAnsi="Times New Roman"/>
          <w:sz w:val="24"/>
          <w:szCs w:val="23"/>
        </w:rPr>
        <w:t xml:space="preserve">the interior of </w:t>
      </w:r>
      <w:r w:rsidRPr="001D5799">
        <w:rPr>
          <w:rFonts w:ascii="Times New Roman" w:hAnsi="Times New Roman"/>
          <w:sz w:val="24"/>
          <w:szCs w:val="23"/>
        </w:rPr>
        <w:t>a kangaroo pouch, your left nostril</w:t>
      </w:r>
      <w:r w:rsidR="00052342">
        <w:rPr>
          <w:rFonts w:ascii="Times New Roman" w:hAnsi="Times New Roman"/>
          <w:sz w:val="24"/>
          <w:szCs w:val="23"/>
        </w:rPr>
        <w:t xml:space="preserve"> (a fiat part – the opening – of your left nasal cavity)</w:t>
      </w:r>
      <w:r w:rsidRPr="001D5799">
        <w:rPr>
          <w:rFonts w:ascii="Times New Roman" w:hAnsi="Times New Roman"/>
          <w:sz w:val="24"/>
          <w:szCs w:val="23"/>
        </w:rPr>
        <w:t xml:space="preserve">, the lumen of your gut, </w:t>
      </w:r>
      <w:r w:rsidR="00052342" w:rsidRPr="001D5799">
        <w:rPr>
          <w:rFonts w:ascii="Times New Roman" w:hAnsi="Times New Roman"/>
          <w:sz w:val="24"/>
          <w:szCs w:val="23"/>
        </w:rPr>
        <w:t>the h</w:t>
      </w:r>
      <w:r w:rsidR="00052342">
        <w:rPr>
          <w:rFonts w:ascii="Times New Roman" w:hAnsi="Times New Roman"/>
          <w:sz w:val="24"/>
          <w:szCs w:val="23"/>
        </w:rPr>
        <w:t>o</w:t>
      </w:r>
      <w:r w:rsidR="00052342" w:rsidRPr="001D5799">
        <w:rPr>
          <w:rFonts w:ascii="Times New Roman" w:hAnsi="Times New Roman"/>
          <w:sz w:val="24"/>
          <w:szCs w:val="23"/>
        </w:rPr>
        <w:t>l</w:t>
      </w:r>
      <w:r w:rsidR="00052342">
        <w:rPr>
          <w:rFonts w:ascii="Times New Roman" w:hAnsi="Times New Roman"/>
          <w:sz w:val="24"/>
          <w:szCs w:val="23"/>
        </w:rPr>
        <w:t>d</w:t>
      </w:r>
      <w:r w:rsidR="00052342" w:rsidRPr="001D5799">
        <w:rPr>
          <w:rFonts w:ascii="Times New Roman" w:hAnsi="Times New Roman"/>
          <w:sz w:val="24"/>
          <w:szCs w:val="23"/>
        </w:rPr>
        <w:t xml:space="preserve"> of a ship, </w:t>
      </w:r>
      <w:r w:rsidR="00052342">
        <w:rPr>
          <w:rFonts w:ascii="Times New Roman" w:hAnsi="Times New Roman"/>
          <w:sz w:val="24"/>
          <w:szCs w:val="23"/>
        </w:rPr>
        <w:t xml:space="preserve">the cockpit of an aircraft, </w:t>
      </w:r>
      <w:r w:rsidRPr="001D5799">
        <w:rPr>
          <w:rFonts w:ascii="Times New Roman" w:hAnsi="Times New Roman"/>
          <w:sz w:val="24"/>
          <w:szCs w:val="23"/>
        </w:rPr>
        <w:t xml:space="preserve">the </w:t>
      </w:r>
      <w:r w:rsidR="00FB2EB2" w:rsidRPr="001D5799">
        <w:rPr>
          <w:rFonts w:ascii="Times New Roman" w:hAnsi="Times New Roman"/>
          <w:sz w:val="24"/>
          <w:szCs w:val="23"/>
        </w:rPr>
        <w:t xml:space="preserve">interior of the </w:t>
      </w:r>
      <w:r w:rsidRPr="001D5799">
        <w:rPr>
          <w:rFonts w:ascii="Times New Roman" w:hAnsi="Times New Roman"/>
          <w:sz w:val="24"/>
          <w:szCs w:val="23"/>
        </w:rPr>
        <w:t>trunk of your car</w:t>
      </w:r>
      <w:r w:rsidR="00FB2EB2" w:rsidRPr="001D5799">
        <w:rPr>
          <w:rFonts w:ascii="Times New Roman" w:hAnsi="Times New Roman"/>
          <w:sz w:val="24"/>
          <w:szCs w:val="23"/>
        </w:rPr>
        <w:t xml:space="preserve">, the interior of your refrigerator, the interior of your office, </w:t>
      </w:r>
      <w:hyperlink r:id="rId39" w:history="1">
        <w:r w:rsidR="00FB2EB2" w:rsidRPr="001D5799">
          <w:rPr>
            <w:rStyle w:val="Hyperlink"/>
            <w:rFonts w:ascii="Times New Roman" w:hAnsi="Times New Roman"/>
            <w:sz w:val="24"/>
            <w:szCs w:val="23"/>
          </w:rPr>
          <w:t>Manhattan Canyon</w:t>
        </w:r>
      </w:hyperlink>
      <w:r w:rsidRPr="001D5799">
        <w:rPr>
          <w:rFonts w:ascii="Times New Roman" w:hAnsi="Times New Roman"/>
          <w:sz w:val="24"/>
          <w:szCs w:val="23"/>
        </w:rPr>
        <w:t>)</w:t>
      </w:r>
    </w:p>
    <w:p w14:paraId="54E50D06" w14:textId="77777777" w:rsidR="00DE6862" w:rsidRPr="001D5799" w:rsidRDefault="00DE6862" w:rsidP="009B5669">
      <w:pPr>
        <w:spacing w:beforeLines="1" w:before="2" w:afterLines="1" w:after="2" w:line="360" w:lineRule="auto"/>
        <w:jc w:val="both"/>
        <w:rPr>
          <w:rFonts w:ascii="Times New Roman" w:hAnsi="Times New Roman"/>
          <w:sz w:val="24"/>
          <w:szCs w:val="23"/>
        </w:rPr>
      </w:pPr>
    </w:p>
    <w:p w14:paraId="7231950A" w14:textId="77777777" w:rsidR="00DE6862" w:rsidRPr="001D5799" w:rsidRDefault="00DE686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Sites</w:t>
      </w:r>
      <w:r w:rsidRPr="001D5799">
        <w:rPr>
          <w:rFonts w:ascii="Times New Roman" w:hAnsi="Times New Roman"/>
          <w:sz w:val="24"/>
          <w:szCs w:val="23"/>
        </w:rPr>
        <w:t xml:space="preserve"> may be bounded </w:t>
      </w:r>
      <w:r w:rsidR="00052342">
        <w:rPr>
          <w:rFonts w:ascii="Times New Roman" w:hAnsi="Times New Roman"/>
          <w:sz w:val="24"/>
          <w:szCs w:val="23"/>
        </w:rPr>
        <w:t>by various combinations of fiat and bona fide boundaries [</w:t>
      </w:r>
      <w:r w:rsidR="00052342">
        <w:rPr>
          <w:rFonts w:ascii="Times New Roman" w:hAnsi="Times New Roman"/>
          <w:sz w:val="24"/>
          <w:szCs w:val="23"/>
        </w:rPr>
        <w:fldChar w:fldCharType="begin"/>
      </w:r>
      <w:r w:rsidR="00052342">
        <w:rPr>
          <w:rFonts w:ascii="Times New Roman" w:hAnsi="Times New Roman"/>
          <w:sz w:val="24"/>
          <w:szCs w:val="23"/>
        </w:rPr>
        <w:instrText xml:space="preserve"> REF _Ref311481677 \r \h </w:instrText>
      </w:r>
      <w:r w:rsidR="00052342">
        <w:rPr>
          <w:rFonts w:ascii="Times New Roman" w:hAnsi="Times New Roman"/>
          <w:sz w:val="24"/>
          <w:szCs w:val="23"/>
        </w:rPr>
      </w:r>
      <w:r w:rsidR="00052342">
        <w:rPr>
          <w:rFonts w:ascii="Times New Roman" w:hAnsi="Times New Roman"/>
          <w:sz w:val="24"/>
          <w:szCs w:val="23"/>
        </w:rPr>
        <w:fldChar w:fldCharType="separate"/>
      </w:r>
      <w:r w:rsidR="00A908AB">
        <w:rPr>
          <w:rFonts w:ascii="Times New Roman" w:hAnsi="Times New Roman"/>
          <w:sz w:val="24"/>
          <w:szCs w:val="23"/>
        </w:rPr>
        <w:t>9</w:t>
      </w:r>
      <w:r w:rsidR="00052342">
        <w:rPr>
          <w:rFonts w:ascii="Times New Roman" w:hAnsi="Times New Roman"/>
          <w:sz w:val="24"/>
          <w:szCs w:val="23"/>
        </w:rPr>
        <w:fldChar w:fldCharType="end"/>
      </w:r>
      <w:r w:rsidR="00052342">
        <w:rPr>
          <w:rFonts w:ascii="Times New Roman" w:hAnsi="Times New Roman"/>
          <w:sz w:val="24"/>
          <w:szCs w:val="23"/>
        </w:rPr>
        <w:t xml:space="preserve">]. Thus </w:t>
      </w:r>
      <w:r w:rsidRPr="001D5799">
        <w:rPr>
          <w:rFonts w:ascii="Times New Roman" w:hAnsi="Times New Roman"/>
          <w:sz w:val="24"/>
          <w:szCs w:val="23"/>
        </w:rPr>
        <w:t xml:space="preserve">the Mont Blanc Tunnel is bounded by fiat boundaries at either end. Each </w:t>
      </w:r>
      <w:r w:rsidR="00D40259" w:rsidRPr="001D5799">
        <w:rPr>
          <w:rFonts w:ascii="Times New Roman" w:hAnsi="Times New Roman"/>
          <w:sz w:val="24"/>
          <w:szCs w:val="23"/>
        </w:rPr>
        <w:t>immaterial entity</w:t>
      </w:r>
      <w:r w:rsidRPr="001D5799">
        <w:rPr>
          <w:rFonts w:ascii="Times New Roman" w:hAnsi="Times New Roman"/>
          <w:sz w:val="24"/>
          <w:szCs w:val="23"/>
        </w:rPr>
        <w:t xml:space="preserve"> coincides at any given time with some spatial region, </w:t>
      </w:r>
      <w:r w:rsidR="00151755" w:rsidRPr="001D5799">
        <w:rPr>
          <w:rFonts w:ascii="Times New Roman" w:hAnsi="Times New Roman"/>
          <w:sz w:val="24"/>
          <w:szCs w:val="23"/>
        </w:rPr>
        <w:t>but, as</w:t>
      </w:r>
      <w:r w:rsidR="00D40259" w:rsidRPr="001D5799">
        <w:rPr>
          <w:rFonts w:ascii="Times New Roman" w:hAnsi="Times New Roman"/>
          <w:sz w:val="24"/>
          <w:szCs w:val="23"/>
        </w:rPr>
        <w:t xml:space="preserve"> in the case of material entities, </w:t>
      </w:r>
      <w:r w:rsidRPr="001D5799">
        <w:rPr>
          <w:rFonts w:ascii="Times New Roman" w:hAnsi="Times New Roman"/>
          <w:sz w:val="24"/>
          <w:szCs w:val="23"/>
        </w:rPr>
        <w:t>which spatial region this is may vary with time</w:t>
      </w:r>
      <w:r w:rsidR="00FB2EB2" w:rsidRPr="001D5799">
        <w:rPr>
          <w:rFonts w:ascii="Times New Roman" w:hAnsi="Times New Roman"/>
          <w:sz w:val="24"/>
          <w:szCs w:val="23"/>
        </w:rPr>
        <w:t>. A</w:t>
      </w:r>
      <w:r w:rsidRPr="001D5799">
        <w:rPr>
          <w:rFonts w:ascii="Times New Roman" w:hAnsi="Times New Roman"/>
          <w:sz w:val="24"/>
          <w:szCs w:val="23"/>
        </w:rPr>
        <w:t xml:space="preserve">s the ship moves through space, </w:t>
      </w:r>
      <w:r w:rsidR="00D40259" w:rsidRPr="001D5799">
        <w:rPr>
          <w:rFonts w:ascii="Times New Roman" w:hAnsi="Times New Roman"/>
          <w:sz w:val="24"/>
          <w:szCs w:val="23"/>
        </w:rPr>
        <w:t xml:space="preserve">so </w:t>
      </w:r>
      <w:r w:rsidR="001066FC">
        <w:rPr>
          <w:rFonts w:ascii="Times New Roman" w:hAnsi="Times New Roman"/>
          <w:sz w:val="24"/>
          <w:szCs w:val="23"/>
        </w:rPr>
        <w:t>its hold</w:t>
      </w:r>
      <w:r w:rsidR="00FB2EB2" w:rsidRPr="001D5799">
        <w:rPr>
          <w:rFonts w:ascii="Times New Roman" w:hAnsi="Times New Roman"/>
          <w:sz w:val="24"/>
          <w:szCs w:val="23"/>
        </w:rPr>
        <w:t xml:space="preserve"> moves also. A</w:t>
      </w:r>
      <w:r w:rsidRPr="001D5799">
        <w:rPr>
          <w:rFonts w:ascii="Times New Roman" w:hAnsi="Times New Roman"/>
          <w:sz w:val="24"/>
          <w:szCs w:val="23"/>
        </w:rPr>
        <w:t xml:space="preserve">s </w:t>
      </w:r>
      <w:r w:rsidR="00FB2EB2" w:rsidRPr="001D5799">
        <w:rPr>
          <w:rFonts w:ascii="Times New Roman" w:hAnsi="Times New Roman"/>
          <w:sz w:val="24"/>
          <w:szCs w:val="23"/>
        </w:rPr>
        <w:t xml:space="preserve">you pinch and unpinch your nose, </w:t>
      </w:r>
      <w:r w:rsidRPr="001D5799">
        <w:rPr>
          <w:rFonts w:ascii="Times New Roman" w:hAnsi="Times New Roman"/>
          <w:sz w:val="24"/>
          <w:szCs w:val="23"/>
        </w:rPr>
        <w:t>your n</w:t>
      </w:r>
      <w:r w:rsidR="00D754CA" w:rsidRPr="001D5799">
        <w:rPr>
          <w:rFonts w:ascii="Times New Roman" w:hAnsi="Times New Roman"/>
          <w:sz w:val="24"/>
          <w:szCs w:val="23"/>
        </w:rPr>
        <w:t>asal passages</w:t>
      </w:r>
      <w:r w:rsidRPr="001D5799">
        <w:rPr>
          <w:rFonts w:ascii="Times New Roman" w:hAnsi="Times New Roman"/>
          <w:sz w:val="24"/>
          <w:szCs w:val="23"/>
        </w:rPr>
        <w:t xml:space="preserve"> </w:t>
      </w:r>
      <w:r w:rsidR="00D754CA" w:rsidRPr="001D5799">
        <w:rPr>
          <w:rFonts w:ascii="Times New Roman" w:hAnsi="Times New Roman"/>
          <w:sz w:val="24"/>
          <w:szCs w:val="23"/>
        </w:rPr>
        <w:t>shrink</w:t>
      </w:r>
      <w:r w:rsidR="00FB2EB2" w:rsidRPr="001D5799">
        <w:rPr>
          <w:rFonts w:ascii="Times New Roman" w:hAnsi="Times New Roman"/>
          <w:sz w:val="24"/>
          <w:szCs w:val="23"/>
        </w:rPr>
        <w:t xml:space="preserve"> and expand</w:t>
      </w:r>
      <w:r w:rsidRPr="001D5799">
        <w:rPr>
          <w:rFonts w:ascii="Times New Roman" w:hAnsi="Times New Roman"/>
          <w:sz w:val="24"/>
          <w:szCs w:val="23"/>
        </w:rPr>
        <w:t>.</w:t>
      </w:r>
    </w:p>
    <w:p w14:paraId="732F961E" w14:textId="77777777" w:rsidR="0044734A" w:rsidRPr="001D5799" w:rsidRDefault="0044734A" w:rsidP="009B5669">
      <w:pPr>
        <w:spacing w:beforeLines="1" w:before="2" w:afterLines="1" w:after="2" w:line="360" w:lineRule="auto"/>
        <w:jc w:val="both"/>
        <w:rPr>
          <w:rFonts w:ascii="Times New Roman" w:hAnsi="Times New Roman"/>
          <w:sz w:val="24"/>
          <w:szCs w:val="23"/>
        </w:rPr>
      </w:pPr>
    </w:p>
    <w:p w14:paraId="039EF5E9" w14:textId="77777777" w:rsidR="0044734A" w:rsidRPr="001D5799" w:rsidRDefault="0044734A" w:rsidP="0044734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14:paraId="044CAC9D" w14:textId="77777777" w:rsidR="0044734A" w:rsidRPr="001D5799" w:rsidRDefault="0044734A" w:rsidP="0044734A">
      <w:pPr>
        <w:spacing w:beforeLines="1" w:before="2" w:afterLines="1" w:after="2" w:line="360" w:lineRule="auto"/>
        <w:jc w:val="both"/>
        <w:rPr>
          <w:rFonts w:ascii="Times New Roman" w:hAnsi="Times New Roman"/>
          <w:sz w:val="24"/>
          <w:szCs w:val="23"/>
        </w:rPr>
      </w:pPr>
    </w:p>
    <w:p w14:paraId="0C86A2A9" w14:textId="77777777" w:rsidR="00D91B4B" w:rsidRPr="001D5799" w:rsidRDefault="00272E2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region of </w:t>
      </w:r>
      <w:r w:rsidR="00776B28" w:rsidRPr="001D5799">
        <w:rPr>
          <w:rFonts w:ascii="Times New Roman" w:hAnsi="Times New Roman"/>
          <w:sz w:val="24"/>
          <w:szCs w:val="23"/>
        </w:rPr>
        <w:t xml:space="preserve">class A </w:t>
      </w:r>
      <w:r w:rsidRPr="001D5799">
        <w:rPr>
          <w:rFonts w:ascii="Times New Roman" w:hAnsi="Times New Roman"/>
          <w:sz w:val="24"/>
          <w:szCs w:val="23"/>
        </w:rPr>
        <w:t xml:space="preserve">controlled airspace </w:t>
      </w:r>
      <w:r w:rsidR="00776B28" w:rsidRPr="001D5799">
        <w:rPr>
          <w:rFonts w:ascii="Times New Roman" w:hAnsi="Times New Roman"/>
          <w:sz w:val="24"/>
          <w:szCs w:val="23"/>
        </w:rPr>
        <w:t xml:space="preserve">associated with any given airport </w:t>
      </w:r>
      <w:r w:rsidRPr="001D5799">
        <w:rPr>
          <w:rFonts w:ascii="Times New Roman" w:hAnsi="Times New Roman"/>
          <w:sz w:val="24"/>
          <w:szCs w:val="23"/>
        </w:rPr>
        <w:t xml:space="preserve">is a site, since it is a three-dimensional part of the site formed by the sum of </w:t>
      </w:r>
      <w:r w:rsidR="00D40259" w:rsidRPr="001D5799">
        <w:rPr>
          <w:rFonts w:ascii="Times New Roman" w:hAnsi="Times New Roman"/>
          <w:sz w:val="24"/>
          <w:szCs w:val="23"/>
        </w:rPr>
        <w:t xml:space="preserve">this </w:t>
      </w:r>
      <w:r w:rsidRPr="001D5799">
        <w:rPr>
          <w:rFonts w:ascii="Times New Roman" w:hAnsi="Times New Roman"/>
          <w:sz w:val="24"/>
          <w:szCs w:val="23"/>
        </w:rPr>
        <w:t>region with the portion of the class E region that is bounded by the surface of the Earth</w:t>
      </w:r>
      <w:r w:rsidR="00D40259" w:rsidRPr="001D5799">
        <w:rPr>
          <w:rFonts w:ascii="Times New Roman" w:hAnsi="Times New Roman"/>
          <w:sz w:val="24"/>
          <w:szCs w:val="23"/>
        </w:rPr>
        <w:t xml:space="preserve"> (see </w:t>
      </w:r>
      <w:r w:rsidR="001E591D">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1E591D">
        <w:rPr>
          <w:rFonts w:ascii="Times New Roman" w:hAnsi="Times New Roman"/>
          <w:sz w:val="23"/>
          <w:szCs w:val="23"/>
        </w:rPr>
      </w:r>
      <w:r w:rsidR="001E591D">
        <w:rPr>
          <w:rFonts w:ascii="Times New Roman" w:hAnsi="Times New Roman"/>
          <w:sz w:val="23"/>
          <w:szCs w:val="23"/>
        </w:rPr>
        <w:fldChar w:fldCharType="separate"/>
      </w:r>
      <w:ins w:id="705" w:author="Alan Ruttenberg" w:date="2012-01-14T16:56:00Z">
        <w:r w:rsidR="00A908AB" w:rsidRPr="000C52A3">
          <w:t xml:space="preserve">Figure </w:t>
        </w:r>
        <w:r w:rsidR="00A908AB">
          <w:rPr>
            <w:b/>
            <w:noProof/>
          </w:rPr>
          <w:t>5</w:t>
        </w:r>
      </w:ins>
      <w:ins w:id="706" w:author="phismith" w:date="2012-01-02T12:29:00Z">
        <w:del w:id="707" w:author="Alan Ruttenberg" w:date="2012-01-14T16:56:00Z">
          <w:r w:rsidR="000B5B22" w:rsidRPr="000C52A3" w:rsidDel="00A908AB">
            <w:rPr>
              <w:b/>
            </w:rPr>
            <w:delText xml:space="preserve">Figure </w:delText>
          </w:r>
          <w:r w:rsidR="000B5B22" w:rsidDel="00A908AB">
            <w:rPr>
              <w:b/>
              <w:noProof/>
            </w:rPr>
            <w:delText>5</w:delText>
          </w:r>
        </w:del>
      </w:ins>
      <w:del w:id="708" w:author="Alan Ruttenberg" w:date="2012-01-14T16:56:00Z">
        <w:r w:rsidR="001E66EA" w:rsidRPr="000C52A3" w:rsidDel="00A908AB">
          <w:rPr>
            <w:b/>
          </w:rPr>
          <w:delText xml:space="preserve">Figure </w:delText>
        </w:r>
        <w:r w:rsidR="001E66EA" w:rsidDel="00A908AB">
          <w:rPr>
            <w:b/>
            <w:noProof/>
          </w:rPr>
          <w:delText>5</w:delText>
        </w:r>
      </w:del>
      <w:r w:rsidR="001E591D">
        <w:rPr>
          <w:rFonts w:ascii="Times New Roman" w:hAnsi="Times New Roman"/>
          <w:sz w:val="23"/>
          <w:szCs w:val="23"/>
        </w:rPr>
        <w:fldChar w:fldCharType="end"/>
      </w:r>
      <w:r w:rsidR="00D40259" w:rsidRPr="001D5799">
        <w:rPr>
          <w:rFonts w:ascii="Times New Roman" w:hAnsi="Times New Roman"/>
          <w:sz w:val="24"/>
          <w:szCs w:val="23"/>
        </w:rPr>
        <w:t>)</w:t>
      </w:r>
      <w:r w:rsidRPr="001D5799">
        <w:rPr>
          <w:rFonts w:ascii="Times New Roman" w:hAnsi="Times New Roman"/>
          <w:sz w:val="24"/>
          <w:szCs w:val="23"/>
        </w:rPr>
        <w:t>.</w:t>
      </w:r>
    </w:p>
    <w:p w14:paraId="241AD389" w14:textId="77777777" w:rsidR="002D5E04" w:rsidRPr="001D5799" w:rsidRDefault="002D5E04" w:rsidP="009B5669">
      <w:pPr>
        <w:spacing w:beforeLines="1" w:before="2" w:afterLines="1" w:after="2" w:line="360" w:lineRule="auto"/>
        <w:jc w:val="both"/>
        <w:rPr>
          <w:rFonts w:ascii="Times New Roman" w:hAnsi="Times New Roman"/>
          <w:sz w:val="24"/>
          <w:szCs w:val="23"/>
        </w:rPr>
      </w:pPr>
    </w:p>
    <w:p w14:paraId="3431F3B4" w14:textId="77777777" w:rsidR="004D62F0" w:rsidRDefault="00272E21" w:rsidP="009B5669">
      <w:pPr>
        <w:keepNext/>
        <w:spacing w:beforeLines="1" w:before="2" w:afterLines="1" w:after="2" w:line="360" w:lineRule="auto"/>
        <w:jc w:val="center"/>
      </w:pPr>
      <w:r>
        <w:rPr>
          <w:noProof/>
        </w:rPr>
        <w:drawing>
          <wp:inline distT="0" distB="0" distL="0" distR="0" wp14:anchorId="1623D6AF" wp14:editId="77EFAED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B5F1E6C" w14:textId="77777777" w:rsidR="00272E21" w:rsidRPr="000C52A3" w:rsidRDefault="004D62F0" w:rsidP="008F67BA">
      <w:pPr>
        <w:pStyle w:val="Caption"/>
        <w:jc w:val="center"/>
        <w:rPr>
          <w:rFonts w:ascii="Times New Roman" w:hAnsi="Times New Roman"/>
          <w:b w:val="0"/>
          <w:sz w:val="28"/>
          <w:szCs w:val="23"/>
        </w:rPr>
      </w:pPr>
      <w:bookmarkStart w:id="709" w:name="_Ref309480787"/>
      <w:r w:rsidRPr="000C52A3">
        <w:rPr>
          <w:b w:val="0"/>
          <w:sz w:val="22"/>
        </w:rPr>
        <w:t xml:space="preserve">Figure </w:t>
      </w:r>
      <w:r w:rsidR="001E591D" w:rsidRPr="000C52A3">
        <w:rPr>
          <w:b w:val="0"/>
          <w:sz w:val="22"/>
        </w:rPr>
        <w:fldChar w:fldCharType="begin"/>
      </w:r>
      <w:r w:rsidRPr="000C52A3">
        <w:rPr>
          <w:b w:val="0"/>
          <w:sz w:val="22"/>
        </w:rPr>
        <w:instrText xml:space="preserve"> SEQ Figure \* ARABIC </w:instrText>
      </w:r>
      <w:r w:rsidR="001E591D" w:rsidRPr="000C52A3">
        <w:rPr>
          <w:b w:val="0"/>
          <w:sz w:val="22"/>
        </w:rPr>
        <w:fldChar w:fldCharType="separate"/>
      </w:r>
      <w:r w:rsidR="00A908AB">
        <w:rPr>
          <w:b w:val="0"/>
          <w:noProof/>
          <w:sz w:val="22"/>
        </w:rPr>
        <w:t>5</w:t>
      </w:r>
      <w:r w:rsidR="001E591D" w:rsidRPr="000C52A3">
        <w:rPr>
          <w:b w:val="0"/>
          <w:sz w:val="22"/>
        </w:rPr>
        <w:fldChar w:fldCharType="end"/>
      </w:r>
      <w:bookmarkEnd w:id="709"/>
      <w:r w:rsidRPr="000C52A3">
        <w:rPr>
          <w:b w:val="0"/>
          <w:sz w:val="22"/>
        </w:rPr>
        <w:t xml:space="preserve">: </w:t>
      </w:r>
      <w:hyperlink r:id="rId41" w:history="1">
        <w:r w:rsidRPr="000C52A3">
          <w:rPr>
            <w:rStyle w:val="Hyperlink"/>
            <w:b w:val="0"/>
            <w:sz w:val="22"/>
          </w:rPr>
          <w:t>Airspace classes</w:t>
        </w:r>
      </w:hyperlink>
    </w:p>
    <w:p w14:paraId="0B1F13DE" w14:textId="77777777" w:rsidR="008F67BA" w:rsidRPr="001D5799" w:rsidRDefault="008F67BA" w:rsidP="009B5669">
      <w:pPr>
        <w:spacing w:beforeLines="1" w:before="2" w:afterLines="1" w:after="2" w:line="360" w:lineRule="auto"/>
        <w:jc w:val="both"/>
        <w:rPr>
          <w:rFonts w:ascii="Times New Roman" w:hAnsi="Times New Roman"/>
          <w:sz w:val="24"/>
          <w:szCs w:val="23"/>
        </w:rPr>
      </w:pPr>
    </w:p>
    <w:p w14:paraId="4249DE3A" w14:textId="77777777" w:rsidR="008A0783" w:rsidRPr="001D5799" w:rsidRDefault="009B566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noProof/>
          <w:sz w:val="24"/>
          <w:szCs w:val="23"/>
        </w:rPr>
        <mc:AlternateContent>
          <mc:Choice Requires="wpg">
            <w:drawing>
              <wp:anchor distT="0" distB="0" distL="114300" distR="114300" simplePos="0" relativeHeight="251659264" behindDoc="0" locked="0" layoutInCell="1" allowOverlap="1" wp14:anchorId="41147CCD" wp14:editId="4A048B94">
                <wp:simplePos x="0" y="0"/>
                <wp:positionH relativeFrom="column">
                  <wp:posOffset>405130</wp:posOffset>
                </wp:positionH>
                <wp:positionV relativeFrom="paragraph">
                  <wp:posOffset>946150</wp:posOffset>
                </wp:positionV>
                <wp:extent cx="5072380" cy="1922780"/>
                <wp:effectExtent l="0" t="0" r="0" b="127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2780"/>
                          <a:chOff x="0" y="0"/>
                          <a:chExt cx="5072518" cy="1923414"/>
                        </a:xfrm>
                      </wpg:grpSpPr>
                      <wpg:grpSp>
                        <wpg:cNvPr id="3" name="Group 25"/>
                        <wpg:cNvGrpSpPr/>
                        <wpg:grpSpPr>
                          <a:xfrm>
                            <a:off x="0" y="0"/>
                            <a:ext cx="4993005" cy="1923414"/>
                            <a:chOff x="0" y="0"/>
                            <a:chExt cx="4993005" cy="1923414"/>
                          </a:xfrm>
                        </wpg:grpSpPr>
                        <pic:pic xmlns:pic="http://schemas.openxmlformats.org/drawingml/2006/picture">
                          <pic:nvPicPr>
                            <pic:cNvPr id="49155" name="Picture 4"/>
                            <pic:cNvPicPr>
                              <a:picLocks noChangeAspect="1"/>
                            </pic:cNvPicPr>
                          </pic:nvPicPr>
                          <pic:blipFill rotWithShape="1">
                            <a:blip r:embed="rId42">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645919"/>
                              <a:ext cx="4993005" cy="277495"/>
                            </a:xfrm>
                            <a:prstGeom prst="rect">
                              <a:avLst/>
                            </a:prstGeom>
                            <a:solidFill>
                              <a:prstClr val="white"/>
                            </a:solidFill>
                            <a:ln>
                              <a:noFill/>
                            </a:ln>
                            <a:effectLst/>
                          </wps:spPr>
                          <wps:txbx>
                            <w:txbxContent>
                              <w:p w14:paraId="4040CA7B" w14:textId="77777777" w:rsidR="00FF29D8" w:rsidRPr="00776B28" w:rsidRDefault="00FF29D8" w:rsidP="00776B28">
                                <w:pPr>
                                  <w:pStyle w:val="Caption"/>
                                  <w:jc w:val="center"/>
                                </w:pPr>
                                <w:r w:rsidRPr="00776B28">
                                  <w:t>1: the interior of an egg; 2: the interior of a snail’s shell; 3: the environment of a pasturing cow</w:t>
                                </w:r>
                              </w:p>
                              <w:p w14:paraId="10A4B910" w14:textId="77777777" w:rsidR="00FF29D8" w:rsidRPr="00776B28" w:rsidRDefault="00FF29D8" w:rsidP="00776B28">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14:paraId="62599CDF" w14:textId="77777777" w:rsidR="00FF29D8" w:rsidRPr="00720014" w:rsidRDefault="00FF29D8" w:rsidP="00720014">
                              <w:pPr>
                                <w:pStyle w:val="Caption"/>
                                <w:jc w:val="center"/>
                              </w:pPr>
                              <w:r>
                                <w:t xml:space="preserve">Figure </w:t>
                              </w:r>
                              <w:r w:rsidR="00D937F9">
                                <w:fldChar w:fldCharType="begin"/>
                              </w:r>
                              <w:r w:rsidR="00D937F9">
                                <w:instrText xml:space="preserve"> SEQ Figure \* ARABIC </w:instrText>
                              </w:r>
                              <w:r w:rsidR="00D937F9">
                                <w:fldChar w:fldCharType="separate"/>
                              </w:r>
                              <w:r w:rsidR="00A908AB">
                                <w:rPr>
                                  <w:noProof/>
                                </w:rPr>
                                <w:t>6</w:t>
                              </w:r>
                              <w:r w:rsidR="00D937F9">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1.9pt;margin-top:74.5pt;width:399.4pt;height:151.4pt;z-index:251659264" coordsize="5072518,1923414" o:gfxdata="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">
                <v:group id="Group 25" o:spid="_x0000_s1028" style="position:absolute;width:4993005;height:1923414" coordsize="4993005,19234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4746929;height:13517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6P&#10;2d3FAAAA3gAAAA8AAABkcnMvZG93bnJldi54bWxEj0FrwkAUhO9C/8PyCr3pxlZFo6uUQqkXkaYB&#10;PT6yz2Qx+zZktzH+e1cQPA4z8w2z2vS2Fh213jhWMB4lIIgLpw2XCvK/7+EchA/IGmvHpOBKHjbr&#10;l8EKU+0u/EtdFkoRIexTVFCF0KRS+qIii37kGuLonVxrMUTZllK3eIlwW8v3JJlJi4bjQoUNfVVU&#10;nLN/q+Bj15OZSb23rjvQjz7l5mhypd5e+88liEB9eIYf7a1WMFmMp1O434lXQK5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uj9ndxQAAAN4AAAAPAAAAAAAAAAAAAAAAAJwC&#10;AABkcnMvZG93bnJldi54bWxQSwUGAAAAAAQABAD3AAAAjgMAAAAA&#10;">
                    <v:imagedata r:id="rId43" o:title="" cropright="13061f"/>
                    <v:path arrowok="t"/>
                  </v:shape>
                  <v:shape id="Text Box 1" o:spid="_x0000_s1030"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4040CA7B" w14:textId="77777777" w:rsidR="00FF29D8" w:rsidRPr="00776B28" w:rsidRDefault="00FF29D8" w:rsidP="00776B28">
                          <w:pPr>
                            <w:pStyle w:val="Caption"/>
                            <w:jc w:val="center"/>
                          </w:pPr>
                          <w:r w:rsidRPr="00776B28">
                            <w:t>1: the interior of an egg; 2: the interior of a snail’s shell; 3: the environment of a pasturing cow</w:t>
                          </w:r>
                        </w:p>
                        <w:p w14:paraId="10A4B910" w14:textId="77777777" w:rsidR="00FF29D8" w:rsidRPr="00776B28" w:rsidRDefault="00FF29D8" w:rsidP="00776B28">
                          <w:pPr>
                            <w:pStyle w:val="Caption"/>
                            <w:jc w:val="center"/>
                          </w:pPr>
                        </w:p>
                      </w:txbxContent>
                    </v:textbox>
                  </v:shape>
                </v:group>
                <v:shape id="Text Box 26" o:spid="_x0000_s1031" type="#_x0000_t202" style="position:absolute;left:79513;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62599CDF" w14:textId="77777777" w:rsidR="00FF29D8" w:rsidRPr="00720014" w:rsidRDefault="00FF29D8" w:rsidP="00720014">
                        <w:pPr>
                          <w:pStyle w:val="Caption"/>
                          <w:jc w:val="center"/>
                        </w:pPr>
                        <w:r>
                          <w:t xml:space="preserve">Figure </w:t>
                        </w:r>
                        <w:fldSimple w:instr=" SEQ Figure \* ARABIC ">
                          <w:r w:rsidR="00A908AB">
                            <w:rPr>
                              <w:noProof/>
                            </w:rPr>
                            <w:t>6</w:t>
                          </w:r>
                        </w:fldSimple>
                        <w:r>
                          <w:t xml:space="preserve">: Examples of types of site </w:t>
                        </w:r>
                        <w:r>
                          <w:br/>
                        </w:r>
                      </w:p>
                    </w:txbxContent>
                  </v:textbox>
                </v:shape>
                <w10:wrap type="topAndBottom"/>
              </v:group>
            </w:pict>
          </mc:Fallback>
        </mc:AlternateContent>
      </w:r>
      <w:r w:rsidR="008A0783" w:rsidRPr="001D5799">
        <w:rPr>
          <w:rFonts w:ascii="Times New Roman" w:hAnsi="Times New Roman"/>
          <w:sz w:val="24"/>
          <w:szCs w:val="23"/>
        </w:rPr>
        <w:t xml:space="preserve">Cavities within </w:t>
      </w:r>
      <w:r w:rsidR="00D40259" w:rsidRPr="001D5799">
        <w:rPr>
          <w:rFonts w:ascii="Times New Roman" w:hAnsi="Times New Roman"/>
          <w:sz w:val="24"/>
          <w:szCs w:val="23"/>
        </w:rPr>
        <w:t xml:space="preserve">what OGMS calls </w:t>
      </w:r>
      <w:r w:rsidR="008A0783" w:rsidRPr="001D5799">
        <w:rPr>
          <w:rFonts w:ascii="Times New Roman" w:hAnsi="Times New Roman"/>
          <w:sz w:val="24"/>
          <w:szCs w:val="23"/>
        </w:rPr>
        <w:t xml:space="preserve">the </w:t>
      </w:r>
      <w:r w:rsidR="006C241A" w:rsidRPr="001D5799">
        <w:rPr>
          <w:rFonts w:ascii="Times New Roman" w:hAnsi="Times New Roman"/>
          <w:sz w:val="24"/>
          <w:szCs w:val="23"/>
        </w:rPr>
        <w:t>‘</w:t>
      </w:r>
      <w:r w:rsidR="008A0783" w:rsidRPr="001D5799">
        <w:rPr>
          <w:rFonts w:ascii="Times New Roman" w:hAnsi="Times New Roman"/>
          <w:sz w:val="24"/>
          <w:szCs w:val="23"/>
        </w:rPr>
        <w:t>extended organism</w:t>
      </w:r>
      <w:r w:rsidR="006C241A" w:rsidRPr="001D5799">
        <w:rPr>
          <w:rFonts w:ascii="Times New Roman" w:hAnsi="Times New Roman"/>
          <w:sz w:val="24"/>
          <w:szCs w:val="23"/>
        </w:rPr>
        <w:t>’</w:t>
      </w:r>
      <w:r w:rsidR="008A0783" w:rsidRPr="001D5799">
        <w:rPr>
          <w:rFonts w:ascii="Times New Roman" w:hAnsi="Times New Roman"/>
          <w:sz w:val="24"/>
          <w:szCs w:val="23"/>
        </w:rPr>
        <w:t xml:space="preserve"> are sites; they are</w:t>
      </w:r>
      <w:r w:rsidR="002D5E04" w:rsidRPr="001D5799">
        <w:rPr>
          <w:rFonts w:ascii="Times New Roman" w:hAnsi="Times New Roman"/>
          <w:sz w:val="24"/>
          <w:szCs w:val="23"/>
        </w:rPr>
        <w:t>, following the FMA,</w:t>
      </w:r>
      <w:r w:rsidR="008A0783" w:rsidRPr="001D5799">
        <w:rPr>
          <w:rFonts w:ascii="Times New Roman" w:hAnsi="Times New Roman"/>
          <w:sz w:val="24"/>
          <w:szCs w:val="23"/>
        </w:rPr>
        <w:t xml:space="preserve"> </w:t>
      </w:r>
      <w:r w:rsidR="008A0783" w:rsidRPr="001D5799">
        <w:rPr>
          <w:rFonts w:ascii="Times New Roman" w:hAnsi="Times New Roman"/>
          <w:b/>
          <w:sz w:val="24"/>
          <w:szCs w:val="23"/>
        </w:rPr>
        <w:t>parts</w:t>
      </w:r>
      <w:r w:rsidR="008A0783" w:rsidRPr="001D5799">
        <w:rPr>
          <w:rFonts w:ascii="Times New Roman" w:hAnsi="Times New Roman"/>
          <w:sz w:val="24"/>
          <w:szCs w:val="23"/>
        </w:rPr>
        <w:t xml:space="preserve"> of the organism if they are </w:t>
      </w:r>
      <w:r w:rsidR="008A0783" w:rsidRPr="001D5799">
        <w:rPr>
          <w:rFonts w:ascii="Times New Roman" w:hAnsi="Times New Roman"/>
          <w:b/>
          <w:sz w:val="24"/>
          <w:szCs w:val="23"/>
        </w:rPr>
        <w:t>part</w:t>
      </w:r>
      <w:r w:rsidR="00D40259" w:rsidRPr="001D5799">
        <w:rPr>
          <w:rFonts w:ascii="Times New Roman" w:hAnsi="Times New Roman"/>
          <w:sz w:val="24"/>
          <w:szCs w:val="23"/>
        </w:rPr>
        <w:t xml:space="preserve"> of its</w:t>
      </w:r>
      <w:r w:rsidR="008A0783" w:rsidRPr="001D5799">
        <w:rPr>
          <w:rFonts w:ascii="Times New Roman" w:hAnsi="Times New Roman"/>
          <w:sz w:val="24"/>
          <w:szCs w:val="23"/>
        </w:rPr>
        <w:t xml:space="preserve"> organisms anatomical </w:t>
      </w:r>
      <w:r w:rsidR="008A0783" w:rsidRPr="001D5799">
        <w:rPr>
          <w:rFonts w:ascii="Times New Roman" w:hAnsi="Times New Roman"/>
          <w:i/>
          <w:sz w:val="24"/>
          <w:szCs w:val="23"/>
        </w:rPr>
        <w:t>Bauplan</w:t>
      </w:r>
      <w:r w:rsidR="008F67BA" w:rsidRPr="001D5799">
        <w:rPr>
          <w:rFonts w:ascii="Times New Roman" w:hAnsi="Times New Roman"/>
          <w:i/>
          <w:sz w:val="24"/>
          <w:szCs w:val="23"/>
        </w:rPr>
        <w:t xml:space="preserve"> </w:t>
      </w:r>
      <w:r w:rsidR="001847BB" w:rsidRPr="001D5799">
        <w:rPr>
          <w:rFonts w:ascii="Times New Roman" w:hAnsi="Times New Roman"/>
          <w:sz w:val="24"/>
          <w:szCs w:val="23"/>
        </w:rPr>
        <w:t>[</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43</w:t>
      </w:r>
      <w:r w:rsidR="001E591D" w:rsidRPr="001D5799">
        <w:rPr>
          <w:rFonts w:ascii="Times New Roman" w:hAnsi="Times New Roman"/>
          <w:sz w:val="24"/>
          <w:szCs w:val="23"/>
        </w:rPr>
        <w:fldChar w:fldCharType="end"/>
      </w:r>
      <w:r w:rsidR="001847BB"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44</w:t>
      </w:r>
      <w:r w:rsidR="001E591D" w:rsidRPr="001D5799">
        <w:rPr>
          <w:rFonts w:ascii="Times New Roman" w:hAnsi="Times New Roman"/>
          <w:sz w:val="24"/>
          <w:szCs w:val="23"/>
        </w:rPr>
        <w:fldChar w:fldCharType="end"/>
      </w:r>
      <w:r w:rsidR="001847BB" w:rsidRPr="001D5799">
        <w:rPr>
          <w:rFonts w:ascii="Times New Roman" w:hAnsi="Times New Roman"/>
          <w:sz w:val="24"/>
          <w:szCs w:val="23"/>
        </w:rPr>
        <w:t>]</w:t>
      </w:r>
      <w:r w:rsidR="008A0783" w:rsidRPr="001D5799">
        <w:rPr>
          <w:rFonts w:ascii="Times New Roman" w:hAnsi="Times New Roman"/>
          <w:i/>
          <w:sz w:val="24"/>
          <w:szCs w:val="23"/>
        </w:rPr>
        <w:t>.</w:t>
      </w:r>
      <w:r w:rsidR="001847BB" w:rsidRPr="001D5799">
        <w:rPr>
          <w:rFonts w:ascii="Times New Roman" w:hAnsi="Times New Roman"/>
          <w:sz w:val="24"/>
          <w:szCs w:val="23"/>
        </w:rPr>
        <w:t xml:space="preserve">Thus a cavity </w:t>
      </w:r>
      <w:r w:rsidR="005747A9" w:rsidRPr="001D5799">
        <w:rPr>
          <w:rFonts w:ascii="Times New Roman" w:hAnsi="Times New Roman"/>
          <w:sz w:val="24"/>
          <w:szCs w:val="23"/>
        </w:rPr>
        <w:t xml:space="preserve">formed by a swallowed drug-capsule that is half-filled with powder </w:t>
      </w:r>
      <w:r w:rsidR="001847BB" w:rsidRPr="001D5799">
        <w:rPr>
          <w:rFonts w:ascii="Times New Roman" w:hAnsi="Times New Roman"/>
          <w:sz w:val="24"/>
          <w:szCs w:val="23"/>
        </w:rPr>
        <w:t xml:space="preserve">is not a </w:t>
      </w:r>
      <w:r w:rsidR="001847BB" w:rsidRPr="001D5799">
        <w:rPr>
          <w:rFonts w:ascii="Times New Roman" w:hAnsi="Times New Roman"/>
          <w:b/>
          <w:sz w:val="24"/>
          <w:szCs w:val="23"/>
        </w:rPr>
        <w:t>part</w:t>
      </w:r>
      <w:r w:rsidR="001847BB" w:rsidRPr="001D5799">
        <w:rPr>
          <w:rFonts w:ascii="Times New Roman" w:hAnsi="Times New Roman"/>
          <w:sz w:val="24"/>
          <w:szCs w:val="23"/>
        </w:rPr>
        <w:t xml:space="preserve"> of the organism.</w:t>
      </w:r>
    </w:p>
    <w:p w14:paraId="26DF21DA" w14:textId="77777777" w:rsidR="008A0783" w:rsidRDefault="008A0783" w:rsidP="006C241A">
      <w:pPr>
        <w:spacing w:line="360" w:lineRule="auto"/>
        <w:rPr>
          <w:i/>
        </w:rPr>
      </w:pPr>
    </w:p>
    <w:p w14:paraId="5922664F" w14:textId="77777777" w:rsidR="00E2775F" w:rsidRPr="00F604ED" w:rsidRDefault="004A345F" w:rsidP="006C241A">
      <w:pPr>
        <w:pStyle w:val="Heading4"/>
        <w:spacing w:line="360" w:lineRule="auto"/>
      </w:pPr>
      <w:bookmarkStart w:id="710" w:name="_Toc313270705"/>
      <w:r w:rsidRPr="00F604ED">
        <w:t>2.1.2.</w:t>
      </w:r>
      <w:r w:rsidR="00D10C26">
        <w:t>2</w:t>
      </w:r>
      <w:r w:rsidRPr="00F604ED">
        <w:t xml:space="preserve"> </w:t>
      </w:r>
      <w:r w:rsidR="00D860BE" w:rsidRPr="00F604ED">
        <w:t>Spatial region</w:t>
      </w:r>
      <w:bookmarkEnd w:id="710"/>
    </w:p>
    <w:p w14:paraId="17BBD4CB" w14:textId="77777777" w:rsidR="00F604ED" w:rsidRDefault="00F604ED" w:rsidP="009B5669">
      <w:pPr>
        <w:spacing w:beforeLines="1" w:before="2" w:afterLines="1" w:after="2" w:line="360" w:lineRule="auto"/>
        <w:rPr>
          <w:rFonts w:ascii="Times New Roman" w:hAnsi="Times New Roman"/>
          <w:sz w:val="24"/>
          <w:szCs w:val="23"/>
        </w:rPr>
      </w:pPr>
    </w:p>
    <w:p w14:paraId="1BDF3F66" w14:textId="77777777" w:rsidR="00051496" w:rsidRDefault="00051496" w:rsidP="009B5669">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On why the FMA includes </w:t>
      </w:r>
      <w:r w:rsidRPr="00051496">
        <w:rPr>
          <w:rFonts w:ascii="Times New Roman" w:hAnsi="Times New Roman"/>
          <w:sz w:val="24"/>
          <w:szCs w:val="23"/>
        </w:rPr>
        <w:t>terms for surfaces, lines, and points:</w:t>
      </w:r>
    </w:p>
    <w:p w14:paraId="5E8FE2C0" w14:textId="77777777" w:rsidR="00051496" w:rsidRDefault="00051496" w:rsidP="009B5669">
      <w:pPr>
        <w:spacing w:beforeLines="1" w:before="2" w:afterLines="1" w:after="2" w:line="360" w:lineRule="auto"/>
        <w:rPr>
          <w:rFonts w:ascii="Times New Roman" w:hAnsi="Times New Roman"/>
          <w:sz w:val="24"/>
          <w:szCs w:val="23"/>
        </w:rPr>
      </w:pPr>
    </w:p>
    <w:p w14:paraId="50FAD084" w14:textId="77777777" w:rsidR="00051496" w:rsidRPr="00051496" w:rsidRDefault="00051496" w:rsidP="00051496">
      <w:pPr>
        <w:spacing w:beforeLines="1" w:before="2" w:afterLines="1" w:after="2" w:line="360" w:lineRule="auto"/>
        <w:ind w:left="720"/>
        <w:jc w:val="both"/>
        <w:rPr>
          <w:rFonts w:ascii="Times New Roman" w:hAnsi="Times New Roman"/>
          <w:szCs w:val="23"/>
        </w:rPr>
      </w:pPr>
      <w:r w:rsidRPr="00051496">
        <w:rPr>
          <w:rFonts w:ascii="Times New Roman" w:hAnsi="Times New Roman"/>
          <w:szCs w:val="23"/>
        </w:rPr>
        <w:t xml:space="preserve">Even without presenting the deﬁnitions of these classes and listing their </w:t>
      </w:r>
      <w:r>
        <w:rPr>
          <w:rFonts w:ascii="Times New Roman" w:hAnsi="Times New Roman"/>
          <w:szCs w:val="23"/>
        </w:rPr>
        <w:t>deﬁning diff</w:t>
      </w:r>
      <w:r w:rsidRPr="00051496">
        <w:rPr>
          <w:rFonts w:ascii="Times New Roman" w:hAnsi="Times New Roman"/>
          <w:szCs w:val="23"/>
        </w:rPr>
        <w:t>erential attributes, the logic and rationale for establishing these high level abstract classes should become apparent. Although anatomical texts and medical terminologies with an anatomical content deal only superﬁcially, if at all, with</w:t>
      </w:r>
      <w:r>
        <w:rPr>
          <w:rFonts w:ascii="Times New Roman" w:hAnsi="Times New Roman"/>
          <w:szCs w:val="23"/>
        </w:rPr>
        <w:t xml:space="preserve"> </w:t>
      </w:r>
      <w:r w:rsidRPr="00051496">
        <w:rPr>
          <w:rFonts w:ascii="Times New Roman" w:hAnsi="Times New Roman"/>
          <w:szCs w:val="23"/>
        </w:rPr>
        <w:t>anatomical surfaces, lines, and points, it is nevertheless necessary to represent these entities explicitly and comprehensively in the FMA in order to describe boundary</w:t>
      </w:r>
      <w:r>
        <w:rPr>
          <w:rFonts w:ascii="Times New Roman" w:hAnsi="Times New Roman"/>
          <w:szCs w:val="23"/>
        </w:rPr>
        <w:t xml:space="preserve"> </w:t>
      </w:r>
      <w:r w:rsidRPr="00051496">
        <w:rPr>
          <w:rFonts w:ascii="Times New Roman" w:hAnsi="Times New Roman"/>
          <w:szCs w:val="23"/>
        </w:rPr>
        <w:t>and adjacency relationships of material physical anatomical entities and spaces.</w:t>
      </w:r>
      <w:r>
        <w:rPr>
          <w:rFonts w:ascii="Times New Roman" w:hAnsi="Times New Roman"/>
          <w:szCs w:val="23"/>
        </w:rPr>
        <w:t xml:space="preserve"> [</w:t>
      </w:r>
      <w:r>
        <w:rPr>
          <w:rFonts w:ascii="Times New Roman" w:hAnsi="Times New Roman"/>
          <w:szCs w:val="23"/>
        </w:rPr>
        <w:fldChar w:fldCharType="begin"/>
      </w:r>
      <w:r>
        <w:rPr>
          <w:rFonts w:ascii="Times New Roman" w:hAnsi="Times New Roman"/>
          <w:szCs w:val="23"/>
        </w:rPr>
        <w:instrText xml:space="preserve"> REF _Ref309153892 \r \h </w:instrText>
      </w:r>
      <w:r>
        <w:rPr>
          <w:rFonts w:ascii="Times New Roman" w:hAnsi="Times New Roman"/>
          <w:szCs w:val="23"/>
        </w:rPr>
      </w:r>
      <w:r>
        <w:rPr>
          <w:rFonts w:ascii="Times New Roman" w:hAnsi="Times New Roman"/>
          <w:szCs w:val="23"/>
        </w:rPr>
        <w:fldChar w:fldCharType="separate"/>
      </w:r>
      <w:r w:rsidR="00A908AB">
        <w:rPr>
          <w:rFonts w:ascii="Times New Roman" w:hAnsi="Times New Roman"/>
          <w:szCs w:val="23"/>
        </w:rPr>
        <w:t>43</w:t>
      </w:r>
      <w:r>
        <w:rPr>
          <w:rFonts w:ascii="Times New Roman" w:hAnsi="Times New Roman"/>
          <w:szCs w:val="23"/>
        </w:rPr>
        <w:fldChar w:fldCharType="end"/>
      </w:r>
      <w:r>
        <w:rPr>
          <w:rFonts w:ascii="Times New Roman" w:hAnsi="Times New Roman"/>
          <w:szCs w:val="23"/>
        </w:rPr>
        <w:t>]</w:t>
      </w:r>
    </w:p>
    <w:p w14:paraId="411E3FF4" w14:textId="77777777" w:rsidR="00051496" w:rsidRPr="001D5799" w:rsidRDefault="00051496" w:rsidP="009B5669">
      <w:pPr>
        <w:spacing w:beforeLines="1" w:before="2" w:afterLines="1" w:after="2" w:line="360" w:lineRule="auto"/>
        <w:rPr>
          <w:rFonts w:ascii="Times New Roman" w:hAnsi="Times New Roman"/>
          <w:sz w:val="24"/>
          <w:szCs w:val="23"/>
        </w:rPr>
      </w:pPr>
    </w:p>
    <w:p w14:paraId="408851FA" w14:textId="77777777" w:rsidR="00051496" w:rsidRPr="001D5799" w:rsidRDefault="00FB2EB2" w:rsidP="00051496">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recommend that users of BFO:</w:t>
      </w:r>
      <w:r w:rsidR="00DE6862" w:rsidRPr="001D5799">
        <w:rPr>
          <w:rFonts w:ascii="Times New Roman" w:hAnsi="Times New Roman"/>
          <w:i/>
          <w:sz w:val="24"/>
          <w:szCs w:val="23"/>
        </w:rPr>
        <w:t>spatial region</w:t>
      </w:r>
      <w:r w:rsidR="008F67BA" w:rsidRPr="001D5799">
        <w:rPr>
          <w:rFonts w:ascii="Times New Roman" w:hAnsi="Times New Roman"/>
          <w:i/>
          <w:sz w:val="24"/>
          <w:szCs w:val="23"/>
        </w:rPr>
        <w:t xml:space="preserve"> </w:t>
      </w:r>
      <w:r w:rsidRPr="001D5799">
        <w:rPr>
          <w:rFonts w:ascii="Times New Roman" w:hAnsi="Times New Roman"/>
          <w:sz w:val="24"/>
          <w:szCs w:val="23"/>
        </w:rPr>
        <w:t>specify</w:t>
      </w:r>
      <w:r w:rsidR="008F67BA" w:rsidRPr="001D5799">
        <w:rPr>
          <w:rFonts w:ascii="Times New Roman" w:hAnsi="Times New Roman"/>
          <w:sz w:val="24"/>
          <w:szCs w:val="23"/>
        </w:rPr>
        <w:t xml:space="preserve"> </w:t>
      </w:r>
      <w:r w:rsidRPr="001D5799">
        <w:rPr>
          <w:rFonts w:ascii="Times New Roman" w:hAnsi="Times New Roman"/>
          <w:sz w:val="24"/>
          <w:szCs w:val="23"/>
        </w:rPr>
        <w:t>the</w:t>
      </w:r>
      <w:r w:rsidR="008F67BA" w:rsidRPr="001D5799">
        <w:rPr>
          <w:rFonts w:ascii="Times New Roman" w:hAnsi="Times New Roman"/>
          <w:sz w:val="24"/>
          <w:szCs w:val="23"/>
        </w:rPr>
        <w:t xml:space="preserve"> </w:t>
      </w:r>
      <w:r w:rsidR="00AA337C" w:rsidRPr="001D5799">
        <w:rPr>
          <w:rFonts w:ascii="Times New Roman" w:hAnsi="Times New Roman"/>
          <w:sz w:val="24"/>
          <w:szCs w:val="23"/>
        </w:rPr>
        <w:t>coordinate</w:t>
      </w:r>
      <w:r w:rsidR="00DE6862" w:rsidRPr="001D5799">
        <w:rPr>
          <w:rFonts w:ascii="Times New Roman" w:hAnsi="Times New Roman"/>
          <w:sz w:val="24"/>
          <w:szCs w:val="23"/>
        </w:rPr>
        <w:t xml:space="preserve"> frame</w:t>
      </w:r>
      <w:r w:rsidRPr="001D5799">
        <w:rPr>
          <w:rFonts w:ascii="Times New Roman" w:hAnsi="Times New Roman"/>
          <w:sz w:val="24"/>
          <w:szCs w:val="23"/>
        </w:rPr>
        <w:t xml:space="preserve"> which they are employing</w:t>
      </w:r>
      <w:r w:rsidR="00D40259" w:rsidRPr="001D5799">
        <w:rPr>
          <w:rFonts w:ascii="Times New Roman" w:hAnsi="Times New Roman"/>
          <w:sz w:val="24"/>
          <w:szCs w:val="23"/>
        </w:rPr>
        <w:t xml:space="preserve">. </w:t>
      </w:r>
      <w:r w:rsidR="00051496" w:rsidRPr="001D5799">
        <w:rPr>
          <w:rFonts w:ascii="Times New Roman" w:hAnsi="Times New Roman"/>
          <w:sz w:val="24"/>
          <w:szCs w:val="23"/>
        </w:rPr>
        <w:t xml:space="preserve">In a later version of this document we will specify the way in which </w:t>
      </w:r>
      <w:r w:rsidR="00051496">
        <w:rPr>
          <w:rFonts w:ascii="Times New Roman" w:hAnsi="Times New Roman"/>
          <w:sz w:val="24"/>
          <w:szCs w:val="23"/>
        </w:rPr>
        <w:t xml:space="preserve">this should be done. </w:t>
      </w:r>
      <w:r w:rsidR="00051496" w:rsidRPr="001D5799">
        <w:rPr>
          <w:rFonts w:ascii="Times New Roman" w:hAnsi="Times New Roman"/>
          <w:sz w:val="24"/>
          <w:szCs w:val="23"/>
        </w:rPr>
        <w:t xml:space="preserve">Spatiotemporal regions, in contrast, are </w:t>
      </w:r>
      <w:r w:rsidR="00051496">
        <w:rPr>
          <w:rFonts w:ascii="Times New Roman" w:hAnsi="Times New Roman"/>
          <w:sz w:val="24"/>
          <w:szCs w:val="23"/>
        </w:rPr>
        <w:t>independent of reference frame.</w:t>
      </w:r>
    </w:p>
    <w:p w14:paraId="48BDB198" w14:textId="77777777" w:rsidR="00DE6862"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w:t>
      </w:r>
      <w:r w:rsidR="00FB2EB2" w:rsidRPr="001D5799">
        <w:rPr>
          <w:rFonts w:ascii="Times New Roman" w:hAnsi="Times New Roman"/>
          <w:sz w:val="24"/>
          <w:szCs w:val="23"/>
        </w:rPr>
        <w:t xml:space="preserve">hen dealing with spatial regions on the surface of the Earth, </w:t>
      </w:r>
      <w:r w:rsidRPr="001D5799">
        <w:rPr>
          <w:rFonts w:ascii="Times New Roman" w:hAnsi="Times New Roman"/>
          <w:sz w:val="24"/>
          <w:szCs w:val="23"/>
        </w:rPr>
        <w:t xml:space="preserve">for example, this will be </w:t>
      </w:r>
      <w:r w:rsidR="00FB2EB2" w:rsidRPr="001D5799">
        <w:rPr>
          <w:rFonts w:ascii="Times New Roman" w:hAnsi="Times New Roman"/>
          <w:sz w:val="24"/>
          <w:szCs w:val="23"/>
        </w:rPr>
        <w:t>the coordinate frame of latitude and longitude</w:t>
      </w:r>
      <w:r w:rsidRPr="001D5799">
        <w:rPr>
          <w:rFonts w:ascii="Times New Roman" w:hAnsi="Times New Roman"/>
          <w:sz w:val="24"/>
          <w:szCs w:val="23"/>
        </w:rPr>
        <w:t>, potentially supplemented by the dimension of altitude (height above sea level)</w:t>
      </w:r>
      <w:r w:rsidR="00FB2EB2" w:rsidRPr="001D5799">
        <w:rPr>
          <w:rFonts w:ascii="Times New Roman" w:hAnsi="Times New Roman"/>
          <w:sz w:val="24"/>
          <w:szCs w:val="23"/>
        </w:rPr>
        <w:t xml:space="preserve">. Such coordinate frames </w:t>
      </w:r>
      <w:r w:rsidR="00DE6862" w:rsidRPr="001D5799">
        <w:rPr>
          <w:rFonts w:ascii="Times New Roman" w:hAnsi="Times New Roman"/>
          <w:sz w:val="24"/>
          <w:szCs w:val="23"/>
        </w:rPr>
        <w:t>can be</w:t>
      </w:r>
      <w:r w:rsidR="00AA337C" w:rsidRPr="001D5799">
        <w:rPr>
          <w:rFonts w:ascii="Times New Roman" w:hAnsi="Times New Roman"/>
          <w:sz w:val="24"/>
          <w:szCs w:val="23"/>
        </w:rPr>
        <w:t xml:space="preserve"> associated with a</w:t>
      </w:r>
      <w:r w:rsidR="00DE6862" w:rsidRPr="001D5799">
        <w:rPr>
          <w:rFonts w:ascii="Times New Roman" w:hAnsi="Times New Roman"/>
          <w:sz w:val="24"/>
          <w:szCs w:val="23"/>
        </w:rPr>
        <w:t xml:space="preserve"> Newtonian or </w:t>
      </w:r>
      <w:r w:rsidR="00AA337C" w:rsidRPr="001D5799">
        <w:rPr>
          <w:rFonts w:ascii="Times New Roman" w:hAnsi="Times New Roman"/>
          <w:sz w:val="24"/>
          <w:szCs w:val="23"/>
        </w:rPr>
        <w:t xml:space="preserve">a </w:t>
      </w:r>
      <w:r w:rsidR="00DE6862" w:rsidRPr="001D5799">
        <w:rPr>
          <w:rFonts w:ascii="Times New Roman" w:hAnsi="Times New Roman"/>
          <w:sz w:val="24"/>
          <w:szCs w:val="23"/>
        </w:rPr>
        <w:t>relativistic</w:t>
      </w:r>
      <w:r w:rsidR="00AA337C" w:rsidRPr="001D5799">
        <w:rPr>
          <w:rFonts w:ascii="Times New Roman" w:hAnsi="Times New Roman"/>
          <w:sz w:val="24"/>
          <w:szCs w:val="23"/>
        </w:rPr>
        <w:t xml:space="preserve"> frame of reference</w:t>
      </w:r>
      <w:r w:rsidR="00DE6862" w:rsidRPr="001D5799">
        <w:rPr>
          <w:rFonts w:ascii="Times New Roman" w:hAnsi="Times New Roman"/>
          <w:sz w:val="24"/>
          <w:szCs w:val="23"/>
        </w:rPr>
        <w:t xml:space="preserve">. </w:t>
      </w:r>
      <w:r w:rsidR="005D766C">
        <w:rPr>
          <w:rFonts w:ascii="Times New Roman" w:hAnsi="Times New Roman"/>
          <w:sz w:val="24"/>
          <w:szCs w:val="23"/>
        </w:rPr>
        <w:t xml:space="preserve">In this way, BFO does not make a commitment to either Newtonian or relativistic views of space, time or space-time. </w:t>
      </w:r>
      <w:r w:rsidR="00DE6862" w:rsidRPr="001D5799">
        <w:rPr>
          <w:rFonts w:ascii="Times New Roman" w:hAnsi="Times New Roman"/>
          <w:sz w:val="24"/>
          <w:szCs w:val="23"/>
        </w:rPr>
        <w:t xml:space="preserve">The reference frame might be </w:t>
      </w:r>
      <w:r w:rsidR="00BD5684" w:rsidRPr="001D5799">
        <w:rPr>
          <w:rFonts w:ascii="Times New Roman" w:hAnsi="Times New Roman"/>
          <w:sz w:val="24"/>
          <w:szCs w:val="23"/>
        </w:rPr>
        <w:t xml:space="preserve">defined in relation </w:t>
      </w:r>
      <w:r w:rsidR="00DE6862" w:rsidRPr="001D5799">
        <w:rPr>
          <w:rFonts w:ascii="Times New Roman" w:hAnsi="Times New Roman"/>
          <w:sz w:val="24"/>
          <w:szCs w:val="23"/>
        </w:rPr>
        <w:t xml:space="preserve">to a moving object such as the </w:t>
      </w:r>
      <w:r w:rsidR="0085134B">
        <w:rPr>
          <w:rFonts w:ascii="Times New Roman" w:hAnsi="Times New Roman"/>
          <w:sz w:val="24"/>
          <w:szCs w:val="23"/>
        </w:rPr>
        <w:t>Earth</w:t>
      </w:r>
      <w:r w:rsidR="00DE6862" w:rsidRPr="001D5799">
        <w:rPr>
          <w:rFonts w:ascii="Times New Roman" w:hAnsi="Times New Roman"/>
          <w:sz w:val="24"/>
          <w:szCs w:val="23"/>
        </w:rPr>
        <w:t xml:space="preserve">, in which case the corresponding spatial regions move with the movement of the </w:t>
      </w:r>
      <w:r w:rsidR="0085134B">
        <w:rPr>
          <w:rFonts w:ascii="Times New Roman" w:hAnsi="Times New Roman"/>
          <w:sz w:val="24"/>
          <w:szCs w:val="23"/>
        </w:rPr>
        <w:t>Earth</w:t>
      </w:r>
      <w:r w:rsidR="00DE6862" w:rsidRPr="001D5799">
        <w:rPr>
          <w:rFonts w:ascii="Times New Roman" w:hAnsi="Times New Roman"/>
          <w:sz w:val="24"/>
          <w:szCs w:val="23"/>
        </w:rPr>
        <w:t>.</w:t>
      </w:r>
      <w:r w:rsidR="00D754CA" w:rsidRPr="001D5799">
        <w:rPr>
          <w:rFonts w:ascii="Times New Roman" w:hAnsi="Times New Roman"/>
          <w:sz w:val="24"/>
          <w:szCs w:val="23"/>
        </w:rPr>
        <w:t xml:space="preserve"> However, these spatial regions</w:t>
      </w:r>
      <w:r w:rsidR="00816442" w:rsidRPr="001D5799">
        <w:rPr>
          <w:rFonts w:ascii="Times New Roman" w:hAnsi="Times New Roman"/>
          <w:sz w:val="24"/>
          <w:szCs w:val="23"/>
        </w:rPr>
        <w:t xml:space="preserve"> are at rest relative to their coordinate frame. Lines of latitude and longitude are two-dimensional object boundaries which move</w:t>
      </w:r>
      <w:r w:rsidR="001066FC">
        <w:rPr>
          <w:rFonts w:ascii="Times New Roman" w:hAnsi="Times New Roman"/>
          <w:sz w:val="24"/>
          <w:szCs w:val="23"/>
        </w:rPr>
        <w:t xml:space="preserve"> as the planet rotates and as it moves in orbiting the sun</w:t>
      </w:r>
      <w:r w:rsidR="00816442" w:rsidRPr="001D5799">
        <w:rPr>
          <w:rFonts w:ascii="Times New Roman" w:hAnsi="Times New Roman"/>
          <w:sz w:val="24"/>
          <w:szCs w:val="23"/>
        </w:rPr>
        <w:t>; however, they are by definition at rest relative to the coordinate frame which they determine.</w:t>
      </w:r>
    </w:p>
    <w:p w14:paraId="305302E4" w14:textId="77777777" w:rsidR="0063585C" w:rsidRDefault="0063585C" w:rsidP="0063585C">
      <w:pPr>
        <w:spacing w:beforeLines="1" w:before="2" w:afterLines="1" w:after="2" w:line="360" w:lineRule="auto"/>
        <w:jc w:val="both"/>
        <w:rPr>
          <w:rFonts w:ascii="Times New Roman" w:hAnsi="Times New Roman"/>
          <w:sz w:val="24"/>
          <w:szCs w:val="23"/>
        </w:rPr>
      </w:pPr>
    </w:p>
    <w:p w14:paraId="7BA2A32A" w14:textId="77777777" w:rsidR="0063585C" w:rsidRPr="009331CA" w:rsidRDefault="0063585C" w:rsidP="0063585C">
      <w:pPr>
        <w:spacing w:beforeLines="1" w:before="2" w:afterLines="1" w:after="2" w:line="360" w:lineRule="auto"/>
        <w:jc w:val="both"/>
        <w:rPr>
          <w:rFonts w:ascii="Times New Roman" w:hAnsi="Times New Roman"/>
          <w:sz w:val="20"/>
          <w:szCs w:val="20"/>
        </w:rPr>
      </w:pPr>
      <w:r>
        <w:rPr>
          <w:rFonts w:ascii="Times New Roman" w:hAnsi="Times New Roman"/>
          <w:sz w:val="24"/>
          <w:szCs w:val="23"/>
        </w:rPr>
        <w:t>Given a spatial reference frame R, we can define ‘space</w:t>
      </w:r>
      <w:r>
        <w:rPr>
          <w:rFonts w:ascii="Times New Roman" w:hAnsi="Times New Roman"/>
          <w:sz w:val="24"/>
          <w:szCs w:val="23"/>
          <w:vertAlign w:val="subscript"/>
        </w:rPr>
        <w:t>R</w:t>
      </w:r>
      <w:r>
        <w:rPr>
          <w:rFonts w:ascii="Times New Roman" w:hAnsi="Times New Roman"/>
          <w:sz w:val="24"/>
          <w:szCs w:val="23"/>
        </w:rPr>
        <w:t xml:space="preserve">’ as the maximal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spatial </w:t>
      </w:r>
      <w:r w:rsidRPr="003C7730">
        <w:rPr>
          <w:rFonts w:ascii="Times New Roman" w:hAnsi="Times New Roman"/>
          <w:i/>
          <w:sz w:val="24"/>
          <w:szCs w:val="23"/>
        </w:rPr>
        <w:t>region</w:t>
      </w:r>
      <w:r w:rsidRPr="001D5799">
        <w:rPr>
          <w:rFonts w:ascii="Times New Roman" w:hAnsi="Times New Roman"/>
          <w:sz w:val="24"/>
          <w:szCs w:val="23"/>
        </w:rPr>
        <w:t>.</w:t>
      </w:r>
    </w:p>
    <w:p w14:paraId="295A8742" w14:textId="77777777" w:rsidR="00DE6862" w:rsidRDefault="00DE6862" w:rsidP="009B5669">
      <w:pPr>
        <w:spacing w:beforeLines="1" w:before="2" w:afterLines="1" w:after="2" w:line="360" w:lineRule="auto"/>
        <w:rPr>
          <w:rFonts w:ascii="Times New Roman" w:hAnsi="Times New Roman"/>
          <w:sz w:val="24"/>
          <w:szCs w:val="23"/>
        </w:rPr>
      </w:pPr>
    </w:p>
    <w:p w14:paraId="1103B257" w14:textId="77777777"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sidR="00051496">
        <w:rPr>
          <w:rFonts w:ascii="Times New Roman" w:hAnsi="Times New Roman"/>
          <w:sz w:val="24"/>
          <w:szCs w:val="23"/>
        </w:rPr>
        <w:t xml:space="preserve">A </w:t>
      </w:r>
      <w:r w:rsidR="00051496" w:rsidRPr="00051496">
        <w:rPr>
          <w:rFonts w:ascii="Times New Roman" w:hAnsi="Times New Roman"/>
          <w:i/>
          <w:sz w:val="24"/>
          <w:szCs w:val="23"/>
        </w:rPr>
        <w:t>spatial region</w:t>
      </w:r>
      <w:r w:rsidR="00051496">
        <w:rPr>
          <w:rFonts w:ascii="Times New Roman" w:hAnsi="Times New Roman"/>
          <w:sz w:val="24"/>
          <w:szCs w:val="23"/>
        </w:rPr>
        <w:t xml:space="preserve"> is a</w:t>
      </w:r>
      <w:r w:rsidRPr="001D5799">
        <w:rPr>
          <w:rFonts w:ascii="Times New Roman" w:hAnsi="Times New Roman"/>
          <w:sz w:val="24"/>
          <w:szCs w:val="23"/>
        </w:rPr>
        <w:t xml:space="preserve"> </w:t>
      </w:r>
      <w:r>
        <w:rPr>
          <w:rFonts w:ascii="Times New Roman" w:hAnsi="Times New Roman"/>
          <w:i/>
          <w:sz w:val="24"/>
          <w:szCs w:val="23"/>
        </w:rPr>
        <w:t>continuant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w:t>
      </w:r>
      <w:r w:rsidR="005B5665">
        <w:rPr>
          <w:rFonts w:ascii="Times New Roman" w:hAnsi="Times New Roman"/>
          <w:sz w:val="24"/>
          <w:szCs w:val="23"/>
        </w:rPr>
        <w:t xml:space="preserve"> as defined relative to some reference frame</w:t>
      </w:r>
      <w:r>
        <w:rPr>
          <w:rFonts w:ascii="Times New Roman" w:hAnsi="Times New Roman"/>
          <w:sz w:val="24"/>
          <w:szCs w:val="23"/>
        </w:rPr>
        <w:t>.</w:t>
      </w:r>
    </w:p>
    <w:p w14:paraId="55DD7265" w14:textId="77777777" w:rsidR="005B5665" w:rsidRDefault="005B5665" w:rsidP="003C7730">
      <w:pPr>
        <w:spacing w:beforeLines="1" w:before="2" w:afterLines="1" w:after="2" w:line="360" w:lineRule="auto"/>
        <w:jc w:val="both"/>
        <w:rPr>
          <w:rFonts w:ascii="Times New Roman" w:hAnsi="Times New Roman"/>
          <w:sz w:val="24"/>
          <w:szCs w:val="23"/>
        </w:rPr>
      </w:pPr>
    </w:p>
    <w:p w14:paraId="2B7A6EC6" w14:textId="77777777" w:rsidR="0063585C" w:rsidRPr="0063585C" w:rsidRDefault="0063585C" w:rsidP="003C7730">
      <w:pPr>
        <w:spacing w:beforeLines="1" w:before="2" w:afterLines="1" w:after="2" w:line="360" w:lineRule="auto"/>
        <w:jc w:val="both"/>
        <w:rPr>
          <w:rFonts w:ascii="Times New Roman" w:hAnsi="Times New Roman"/>
          <w:sz w:val="24"/>
          <w:szCs w:val="23"/>
        </w:rPr>
      </w:pPr>
      <w:r>
        <w:rPr>
          <w:rFonts w:ascii="Times New Roman" w:hAnsi="Times New Roman"/>
          <w:sz w:val="24"/>
          <w:szCs w:val="23"/>
        </w:rPr>
        <w:t>‘</w:t>
      </w:r>
      <w:r w:rsidR="00092B5A">
        <w:rPr>
          <w:rFonts w:ascii="Times New Roman" w:hAnsi="Times New Roman"/>
          <w:sz w:val="24"/>
          <w:szCs w:val="23"/>
        </w:rPr>
        <w:t>M</w:t>
      </w:r>
      <w:r>
        <w:rPr>
          <w:rFonts w:ascii="Times New Roman" w:hAnsi="Times New Roman"/>
          <w:sz w:val="24"/>
          <w:szCs w:val="23"/>
        </w:rPr>
        <w:t>aximal’</w:t>
      </w:r>
      <w:r w:rsidR="00092B5A">
        <w:rPr>
          <w:rFonts w:ascii="Times New Roman" w:hAnsi="Times New Roman"/>
          <w:sz w:val="24"/>
          <w:szCs w:val="23"/>
        </w:rPr>
        <w:t>, in the above,</w:t>
      </w:r>
      <w:r>
        <w:rPr>
          <w:rFonts w:ascii="Times New Roman" w:hAnsi="Times New Roman"/>
          <w:sz w:val="24"/>
          <w:szCs w:val="23"/>
        </w:rPr>
        <w:t xml:space="preserve"> means that any instance entity including space as proper part is not a spatial region. (Space is, in common parlance, the whole of space. As we shall see below, spacetime and time, similarly, are maximal instances of spatiotemporal and temporal region, respectively.</w:t>
      </w:r>
    </w:p>
    <w:p w14:paraId="12F872DB" w14:textId="77777777" w:rsidR="003C7730" w:rsidRDefault="003C7730" w:rsidP="003C7730">
      <w:pPr>
        <w:spacing w:beforeLines="1" w:before="2" w:afterLines="1" w:after="2" w:line="360" w:lineRule="auto"/>
        <w:rPr>
          <w:rFonts w:ascii="Times New Roman" w:hAnsi="Times New Roman"/>
          <w:smallCaps/>
          <w:sz w:val="24"/>
          <w:szCs w:val="23"/>
        </w:rPr>
      </w:pPr>
    </w:p>
    <w:p w14:paraId="605AF5A0" w14:textId="77777777"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w:t>
      </w:r>
      <w:r w:rsidRPr="001D5799">
        <w:rPr>
          <w:rFonts w:ascii="Times New Roman" w:hAnsi="Times New Roman"/>
          <w:sz w:val="24"/>
          <w:szCs w:val="23"/>
        </w:rPr>
        <w:t> </w:t>
      </w:r>
    </w:p>
    <w:p w14:paraId="1C8DF290" w14:textId="77777777" w:rsidR="003C7730" w:rsidRPr="001D5799" w:rsidRDefault="003C7730" w:rsidP="009B5669">
      <w:pPr>
        <w:spacing w:beforeLines="1" w:before="2" w:afterLines="1" w:after="2" w:line="360" w:lineRule="auto"/>
        <w:rPr>
          <w:rFonts w:ascii="Times New Roman" w:hAnsi="Times New Roman"/>
          <w:sz w:val="24"/>
          <w:szCs w:val="23"/>
        </w:rPr>
      </w:pPr>
    </w:p>
    <w:p w14:paraId="0C9F4652" w14:textId="77777777" w:rsidR="000B34A1" w:rsidRPr="009331CA" w:rsidRDefault="000B34A1"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Spatial regions have no qualities except </w:t>
      </w:r>
      <w:r w:rsidR="00151755" w:rsidRPr="001D5799">
        <w:rPr>
          <w:rFonts w:ascii="Times New Roman" w:hAnsi="Times New Roman"/>
          <w:sz w:val="24"/>
          <w:szCs w:val="23"/>
        </w:rPr>
        <w:t>shape</w:t>
      </w:r>
      <w:r w:rsidR="005735D0" w:rsidRPr="001D5799">
        <w:rPr>
          <w:rFonts w:ascii="Times New Roman" w:hAnsi="Times New Roman"/>
          <w:sz w:val="24"/>
          <w:szCs w:val="23"/>
        </w:rPr>
        <w:t xml:space="preserve"> and</w:t>
      </w:r>
      <w:r w:rsidR="00151755" w:rsidRPr="001D5799">
        <w:rPr>
          <w:rFonts w:ascii="Times New Roman" w:hAnsi="Times New Roman"/>
          <w:sz w:val="24"/>
          <w:szCs w:val="23"/>
        </w:rPr>
        <w:t xml:space="preserve"> size</w:t>
      </w:r>
      <w:r w:rsidR="00DE6862" w:rsidRPr="001D5799">
        <w:rPr>
          <w:rFonts w:ascii="Times New Roman" w:hAnsi="Times New Roman"/>
          <w:sz w:val="24"/>
          <w:szCs w:val="23"/>
        </w:rPr>
        <w:t>.</w:t>
      </w:r>
    </w:p>
    <w:p w14:paraId="5559809E" w14:textId="77777777" w:rsidR="000B34A1" w:rsidRPr="001D5799" w:rsidRDefault="000B34A1" w:rsidP="009B5669">
      <w:pPr>
        <w:spacing w:beforeLines="1" w:before="2" w:afterLines="1" w:after="2" w:line="360" w:lineRule="auto"/>
        <w:rPr>
          <w:rFonts w:ascii="Times New Roman" w:hAnsi="Times New Roman"/>
          <w:sz w:val="24"/>
          <w:szCs w:val="23"/>
          <w:shd w:val="clear" w:color="auto" w:fill="FFFF00"/>
        </w:rPr>
      </w:pPr>
    </w:p>
    <w:p w14:paraId="65A81C84" w14:textId="77777777" w:rsidR="005B5665" w:rsidRDefault="00267063" w:rsidP="009B5669">
      <w:pPr>
        <w:spacing w:beforeLines="1" w:before="2" w:afterLines="1" w:after="2" w:line="360" w:lineRule="auto"/>
        <w:jc w:val="both"/>
        <w:rPr>
          <w:rFonts w:ascii="Times New Roman" w:hAnsi="Times New Roman"/>
          <w:sz w:val="24"/>
          <w:szCs w:val="20"/>
        </w:rPr>
      </w:pPr>
      <w:r w:rsidRPr="001D5799">
        <w:rPr>
          <w:rFonts w:ascii="Times New Roman" w:hAnsi="Times New Roman"/>
          <w:i/>
          <w:sz w:val="24"/>
          <w:szCs w:val="20"/>
        </w:rPr>
        <w:t>Object boundaries</w:t>
      </w:r>
      <w:r w:rsidRPr="001D5799">
        <w:rPr>
          <w:rFonts w:ascii="Times New Roman" w:hAnsi="Times New Roman"/>
          <w:sz w:val="24"/>
          <w:szCs w:val="20"/>
        </w:rPr>
        <w:t xml:space="preserve"> and </w:t>
      </w:r>
      <w:r w:rsidRPr="001D5799">
        <w:rPr>
          <w:rFonts w:ascii="Times New Roman" w:hAnsi="Times New Roman"/>
          <w:i/>
          <w:sz w:val="24"/>
          <w:szCs w:val="20"/>
        </w:rPr>
        <w:t xml:space="preserve">sites </w:t>
      </w:r>
      <w:r w:rsidRPr="001D5799">
        <w:rPr>
          <w:rFonts w:ascii="Times New Roman" w:hAnsi="Times New Roman"/>
          <w:sz w:val="24"/>
          <w:szCs w:val="20"/>
        </w:rPr>
        <w:t xml:space="preserve">are distinguished from the </w:t>
      </w:r>
      <w:r w:rsidRPr="005B5665">
        <w:rPr>
          <w:rFonts w:ascii="Times New Roman" w:hAnsi="Times New Roman"/>
          <w:i/>
          <w:sz w:val="24"/>
          <w:szCs w:val="20"/>
        </w:rPr>
        <w:t>spatial region</w:t>
      </w:r>
      <w:r w:rsidR="000B4375" w:rsidRPr="005B5665">
        <w:rPr>
          <w:rFonts w:ascii="Times New Roman" w:hAnsi="Times New Roman"/>
          <w:i/>
          <w:sz w:val="24"/>
          <w:szCs w:val="20"/>
        </w:rPr>
        <w:t>s</w:t>
      </w:r>
      <w:r w:rsidRPr="001D5799">
        <w:rPr>
          <w:rFonts w:ascii="Times New Roman" w:hAnsi="Times New Roman"/>
          <w:sz w:val="24"/>
          <w:szCs w:val="20"/>
        </w:rPr>
        <w:t xml:space="preserve"> which</w:t>
      </w:r>
      <w:r w:rsidR="005B5665">
        <w:rPr>
          <w:rFonts w:ascii="Times New Roman" w:hAnsi="Times New Roman"/>
          <w:sz w:val="24"/>
          <w:szCs w:val="20"/>
        </w:rPr>
        <w:t xml:space="preserve"> they occupy at any given time as follows:</w:t>
      </w:r>
    </w:p>
    <w:p w14:paraId="7D5ADC1A" w14:textId="77777777" w:rsidR="005B5665" w:rsidRDefault="00267063" w:rsidP="006C5BD8">
      <w:pPr>
        <w:spacing w:beforeLines="1" w:before="2" w:afterLines="1" w:after="2" w:line="360" w:lineRule="auto"/>
        <w:ind w:left="720"/>
        <w:jc w:val="both"/>
        <w:rPr>
          <w:rFonts w:ascii="Times New Roman" w:hAnsi="Times New Roman"/>
          <w:sz w:val="24"/>
          <w:szCs w:val="20"/>
        </w:rPr>
      </w:pPr>
      <w:r w:rsidRPr="001D5799">
        <w:rPr>
          <w:rFonts w:ascii="Times New Roman" w:hAnsi="Times New Roman"/>
          <w:sz w:val="24"/>
          <w:szCs w:val="20"/>
        </w:rPr>
        <w:t xml:space="preserve">(1) </w:t>
      </w:r>
      <w:r w:rsidR="005B5665" w:rsidRPr="001D5799">
        <w:rPr>
          <w:rFonts w:ascii="Times New Roman" w:hAnsi="Times New Roman"/>
          <w:i/>
          <w:sz w:val="24"/>
          <w:szCs w:val="20"/>
        </w:rPr>
        <w:t>Object boundaries</w:t>
      </w:r>
      <w:r w:rsidR="005B5665" w:rsidRPr="001D5799">
        <w:rPr>
          <w:rFonts w:ascii="Times New Roman" w:hAnsi="Times New Roman"/>
          <w:sz w:val="24"/>
          <w:szCs w:val="20"/>
        </w:rPr>
        <w:t xml:space="preserve"> and </w:t>
      </w:r>
      <w:r w:rsidR="005B5665" w:rsidRPr="001D5799">
        <w:rPr>
          <w:rFonts w:ascii="Times New Roman" w:hAnsi="Times New Roman"/>
          <w:i/>
          <w:sz w:val="24"/>
          <w:szCs w:val="20"/>
        </w:rPr>
        <w:t xml:space="preserve">sites </w:t>
      </w:r>
      <w:r w:rsidRPr="001D5799">
        <w:rPr>
          <w:rFonts w:ascii="Times New Roman" w:hAnsi="Times New Roman"/>
          <w:sz w:val="24"/>
          <w:szCs w:val="20"/>
        </w:rPr>
        <w:t>move when their material host moves, and they change shape or size when their material host changes shape or size</w:t>
      </w:r>
      <w:r w:rsidR="005B5665">
        <w:rPr>
          <w:rFonts w:ascii="Times New Roman" w:hAnsi="Times New Roman"/>
          <w:sz w:val="24"/>
          <w:szCs w:val="20"/>
        </w:rPr>
        <w:t>.</w:t>
      </w:r>
      <w:r w:rsidRPr="001D5799">
        <w:rPr>
          <w:rFonts w:ascii="Times New Roman" w:hAnsi="Times New Roman"/>
          <w:sz w:val="24"/>
          <w:szCs w:val="20"/>
        </w:rPr>
        <w:t xml:space="preserve"> </w:t>
      </w:r>
    </w:p>
    <w:p w14:paraId="21BABDB8" w14:textId="77777777" w:rsidR="006C5BD8" w:rsidRDefault="00267063" w:rsidP="006C5BD8">
      <w:pPr>
        <w:spacing w:beforeLines="1" w:before="2" w:afterLines="1" w:after="2" w:line="360" w:lineRule="auto"/>
        <w:ind w:left="720"/>
        <w:jc w:val="both"/>
        <w:rPr>
          <w:rFonts w:ascii="Times New Roman" w:hAnsi="Times New Roman"/>
          <w:sz w:val="24"/>
          <w:szCs w:val="20"/>
        </w:rPr>
      </w:pPr>
      <w:r w:rsidRPr="001D5799">
        <w:rPr>
          <w:rFonts w:ascii="Times New Roman" w:hAnsi="Times New Roman"/>
          <w:sz w:val="24"/>
          <w:szCs w:val="20"/>
        </w:rPr>
        <w:t xml:space="preserve">(2) </w:t>
      </w:r>
      <w:r w:rsidR="005B5665">
        <w:rPr>
          <w:rFonts w:ascii="Times New Roman" w:hAnsi="Times New Roman"/>
          <w:i/>
          <w:sz w:val="24"/>
          <w:szCs w:val="20"/>
        </w:rPr>
        <w:t>S</w:t>
      </w:r>
      <w:r w:rsidR="005B5665" w:rsidRPr="005B5665">
        <w:rPr>
          <w:rFonts w:ascii="Times New Roman" w:hAnsi="Times New Roman"/>
          <w:i/>
          <w:sz w:val="24"/>
          <w:szCs w:val="20"/>
        </w:rPr>
        <w:t>patial regions</w:t>
      </w:r>
      <w:r w:rsidR="005B5665" w:rsidRPr="001D5799">
        <w:rPr>
          <w:rFonts w:ascii="Times New Roman" w:hAnsi="Times New Roman"/>
          <w:sz w:val="24"/>
          <w:szCs w:val="20"/>
        </w:rPr>
        <w:t xml:space="preserve"> </w:t>
      </w:r>
      <w:r w:rsidRPr="001D5799">
        <w:rPr>
          <w:rFonts w:ascii="Times New Roman" w:hAnsi="Times New Roman"/>
          <w:sz w:val="24"/>
          <w:szCs w:val="20"/>
        </w:rPr>
        <w:t>are</w:t>
      </w:r>
      <w:r w:rsidR="005B5665">
        <w:rPr>
          <w:rFonts w:ascii="Times New Roman" w:hAnsi="Times New Roman"/>
          <w:sz w:val="24"/>
          <w:szCs w:val="20"/>
        </w:rPr>
        <w:t xml:space="preserve"> </w:t>
      </w:r>
      <w:r w:rsidRPr="001D5799">
        <w:rPr>
          <w:rFonts w:ascii="Times New Roman" w:hAnsi="Times New Roman"/>
          <w:sz w:val="24"/>
          <w:szCs w:val="20"/>
        </w:rPr>
        <w:t>by definition at rest relative to th</w:t>
      </w:r>
      <w:r w:rsidR="00A91A6F">
        <w:rPr>
          <w:rFonts w:ascii="Times New Roman" w:hAnsi="Times New Roman"/>
          <w:sz w:val="24"/>
          <w:szCs w:val="20"/>
        </w:rPr>
        <w:t>e pertinent</w:t>
      </w:r>
      <w:r w:rsidRPr="001D5799">
        <w:rPr>
          <w:rFonts w:ascii="Times New Roman" w:hAnsi="Times New Roman"/>
          <w:sz w:val="24"/>
          <w:szCs w:val="20"/>
        </w:rPr>
        <w:t xml:space="preserve"> coordinate frame.</w:t>
      </w:r>
      <w:r w:rsidR="003410F5">
        <w:rPr>
          <w:rFonts w:ascii="Times New Roman" w:hAnsi="Times New Roman"/>
          <w:sz w:val="24"/>
          <w:szCs w:val="20"/>
        </w:rPr>
        <w:t xml:space="preserve"> </w:t>
      </w:r>
    </w:p>
    <w:p w14:paraId="140D0175" w14:textId="77777777" w:rsidR="00267063" w:rsidRPr="00AA337C" w:rsidRDefault="00182F02" w:rsidP="009B5669">
      <w:pPr>
        <w:spacing w:beforeLines="1" w:before="2" w:afterLines="1" w:after="2" w:line="360" w:lineRule="auto"/>
        <w:jc w:val="both"/>
        <w:rPr>
          <w:sz w:val="24"/>
        </w:rPr>
      </w:pPr>
      <w:r>
        <w:rPr>
          <w:rFonts w:ascii="Times New Roman" w:hAnsi="Times New Roman"/>
          <w:sz w:val="24"/>
          <w:szCs w:val="20"/>
        </w:rPr>
        <w:t>A special case arises where</w:t>
      </w:r>
      <w:r w:rsidR="000B4375">
        <w:rPr>
          <w:rFonts w:ascii="Times New Roman" w:hAnsi="Times New Roman"/>
          <w:sz w:val="24"/>
          <w:szCs w:val="20"/>
        </w:rPr>
        <w:t xml:space="preserve"> object boundaries or sites are themselves used as benchmark</w:t>
      </w:r>
      <w:r w:rsidR="003410F5">
        <w:rPr>
          <w:rFonts w:ascii="Times New Roman" w:hAnsi="Times New Roman"/>
          <w:sz w:val="24"/>
          <w:szCs w:val="20"/>
        </w:rPr>
        <w:t>s</w:t>
      </w:r>
      <w:r w:rsidR="000B4375">
        <w:rPr>
          <w:rFonts w:ascii="Times New Roman" w:hAnsi="Times New Roman"/>
          <w:sz w:val="24"/>
          <w:szCs w:val="20"/>
        </w:rPr>
        <w:t xml:space="preserve"> relative to which a coordinate frame is defined</w:t>
      </w:r>
      <w:r>
        <w:rPr>
          <w:rFonts w:ascii="Times New Roman" w:hAnsi="Times New Roman"/>
          <w:sz w:val="24"/>
          <w:szCs w:val="20"/>
        </w:rPr>
        <w:t xml:space="preserve">. </w:t>
      </w:r>
      <w:r w:rsidR="00D21FE9">
        <w:rPr>
          <w:rFonts w:ascii="Times New Roman" w:hAnsi="Times New Roman"/>
          <w:sz w:val="24"/>
          <w:szCs w:val="20"/>
        </w:rPr>
        <w:t>Here spatial regions and object boundaries or sites may coincide spatially</w:t>
      </w:r>
      <w:r w:rsidR="00E2390D">
        <w:rPr>
          <w:rFonts w:ascii="Times New Roman" w:hAnsi="Times New Roman"/>
          <w:sz w:val="24"/>
          <w:szCs w:val="20"/>
        </w:rPr>
        <w:t>.</w:t>
      </w:r>
    </w:p>
    <w:p w14:paraId="51FD8F2A" w14:textId="77777777" w:rsidR="00267063" w:rsidRPr="001D5799" w:rsidRDefault="00267063" w:rsidP="009B5669">
      <w:pPr>
        <w:spacing w:beforeLines="1" w:before="2" w:afterLines="1" w:after="2" w:line="360" w:lineRule="auto"/>
        <w:rPr>
          <w:rFonts w:ascii="Times New Roman" w:hAnsi="Times New Roman"/>
          <w:sz w:val="24"/>
          <w:szCs w:val="23"/>
          <w:shd w:val="clear" w:color="auto" w:fill="FFFF00"/>
        </w:rPr>
      </w:pPr>
    </w:p>
    <w:p w14:paraId="076A17CD" w14:textId="77777777" w:rsidR="00DE6862" w:rsidRPr="001D5799" w:rsidRDefault="00D10C26" w:rsidP="006C241A">
      <w:pPr>
        <w:pStyle w:val="Heading5"/>
        <w:spacing w:line="360" w:lineRule="auto"/>
        <w:rPr>
          <w:sz w:val="24"/>
        </w:rPr>
      </w:pPr>
      <w:bookmarkStart w:id="711" w:name="_Toc313270706"/>
      <w:r>
        <w:rPr>
          <w:sz w:val="24"/>
        </w:rPr>
        <w:t>2.1.2.2</w:t>
      </w:r>
      <w:r w:rsidR="00DE6862" w:rsidRPr="001D5799">
        <w:rPr>
          <w:sz w:val="24"/>
        </w:rPr>
        <w:t>.1 Zero-dimensional spatial region</w:t>
      </w:r>
      <w:bookmarkEnd w:id="711"/>
    </w:p>
    <w:p w14:paraId="0C1FC946" w14:textId="77777777" w:rsidR="006F4220" w:rsidRPr="001D5799" w:rsidRDefault="006F4220" w:rsidP="009B5669">
      <w:pPr>
        <w:spacing w:beforeLines="1" w:before="2" w:afterLines="1" w:after="2" w:line="360" w:lineRule="auto"/>
        <w:rPr>
          <w:rFonts w:ascii="Times New Roman" w:hAnsi="Times New Roman"/>
          <w:sz w:val="24"/>
          <w:szCs w:val="23"/>
        </w:rPr>
      </w:pPr>
    </w:p>
    <w:p w14:paraId="3A7945F1" w14:textId="77777777" w:rsidR="006F4220" w:rsidRPr="00AC523E"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151755" w:rsidRPr="001D5799">
        <w:rPr>
          <w:rFonts w:ascii="Times New Roman" w:hAnsi="Times New Roman"/>
          <w:sz w:val="24"/>
          <w:szCs w:val="23"/>
        </w:rPr>
        <w:t xml:space="preserve"> a</w:t>
      </w:r>
      <w:r w:rsidR="00BD5684" w:rsidRPr="001D5799">
        <w:rPr>
          <w:rFonts w:ascii="Times New Roman" w:hAnsi="Times New Roman"/>
          <w:sz w:val="24"/>
          <w:szCs w:val="23"/>
        </w:rPr>
        <w:t xml:space="preserve"> point in space.</w:t>
      </w:r>
    </w:p>
    <w:p w14:paraId="597CFB47" w14:textId="77777777" w:rsidR="00584615" w:rsidRPr="001D5799" w:rsidRDefault="00584615" w:rsidP="009B5669">
      <w:pPr>
        <w:spacing w:beforeLines="1" w:before="2" w:afterLines="1" w:after="2" w:line="360" w:lineRule="auto"/>
        <w:rPr>
          <w:rFonts w:ascii="Times New Roman" w:hAnsi="Times New Roman"/>
          <w:sz w:val="24"/>
          <w:szCs w:val="23"/>
        </w:rPr>
      </w:pPr>
    </w:p>
    <w:p w14:paraId="2AC0ACA2" w14:textId="77777777" w:rsidR="00DE6862" w:rsidRPr="001D5799" w:rsidRDefault="00D10C26" w:rsidP="006C241A">
      <w:pPr>
        <w:pStyle w:val="Heading5"/>
        <w:spacing w:line="360" w:lineRule="auto"/>
        <w:rPr>
          <w:sz w:val="24"/>
        </w:rPr>
      </w:pPr>
      <w:bookmarkStart w:id="712" w:name="_Toc313270707"/>
      <w:r>
        <w:rPr>
          <w:sz w:val="24"/>
        </w:rPr>
        <w:t>2.1.2.2</w:t>
      </w:r>
      <w:r w:rsidR="00DE6862" w:rsidRPr="001D5799">
        <w:rPr>
          <w:sz w:val="24"/>
        </w:rPr>
        <w:t>.2 One-dimensional spatial region (aka spatial line)</w:t>
      </w:r>
      <w:bookmarkEnd w:id="712"/>
    </w:p>
    <w:p w14:paraId="3CAB9486" w14:textId="77777777" w:rsidR="006F4220" w:rsidRPr="001D5799" w:rsidRDefault="006F4220" w:rsidP="009B5669">
      <w:pPr>
        <w:spacing w:beforeLines="1" w:before="2" w:afterLines="1" w:after="2" w:line="360" w:lineRule="auto"/>
        <w:rPr>
          <w:rFonts w:ascii="Times New Roman" w:hAnsi="Times New Roman"/>
          <w:sz w:val="24"/>
          <w:szCs w:val="23"/>
        </w:rPr>
      </w:pPr>
    </w:p>
    <w:p w14:paraId="1D6DB212" w14:textId="77777777" w:rsidR="006F4220" w:rsidRPr="009331CA"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BD5684" w:rsidRPr="001D5799">
        <w:rPr>
          <w:rFonts w:ascii="Times New Roman" w:hAnsi="Times New Roman"/>
          <w:sz w:val="24"/>
          <w:szCs w:val="23"/>
        </w:rPr>
        <w:t xml:space="preserve"> a </w:t>
      </w:r>
      <w:r w:rsidR="005830E2" w:rsidRPr="001D5799">
        <w:rPr>
          <w:rFonts w:ascii="Times New Roman" w:hAnsi="Times New Roman"/>
          <w:sz w:val="24"/>
          <w:szCs w:val="23"/>
        </w:rPr>
        <w:t xml:space="preserve">continuous </w:t>
      </w:r>
      <w:r w:rsidR="00BD5684" w:rsidRPr="001D5799">
        <w:rPr>
          <w:rFonts w:ascii="Times New Roman" w:hAnsi="Times New Roman"/>
          <w:sz w:val="24"/>
          <w:szCs w:val="23"/>
        </w:rPr>
        <w:t>line stretching from one point in space to another</w:t>
      </w:r>
    </w:p>
    <w:p w14:paraId="14552AC4" w14:textId="77777777" w:rsidR="005830E2" w:rsidRPr="001D5799" w:rsidRDefault="005830E2" w:rsidP="009B5669">
      <w:pPr>
        <w:spacing w:beforeLines="1" w:before="2" w:afterLines="1" w:after="2" w:line="360" w:lineRule="auto"/>
        <w:rPr>
          <w:rFonts w:ascii="Times New Roman" w:hAnsi="Times New Roman"/>
          <w:sz w:val="24"/>
          <w:szCs w:val="23"/>
        </w:rPr>
      </w:pPr>
    </w:p>
    <w:p w14:paraId="22566CF5" w14:textId="77777777" w:rsidR="006F4220"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584615" w:rsidRPr="001D5799">
        <w:rPr>
          <w:rFonts w:ascii="Times New Roman" w:hAnsi="Times New Roman"/>
          <w:sz w:val="24"/>
          <w:szCs w:val="23"/>
        </w:rPr>
        <w:t xml:space="preserve">xamples: an edge of a cube-shaped portion </w:t>
      </w:r>
      <w:r w:rsidRPr="001D5799">
        <w:rPr>
          <w:rFonts w:ascii="Times New Roman" w:hAnsi="Times New Roman"/>
          <w:sz w:val="24"/>
          <w:szCs w:val="23"/>
        </w:rPr>
        <w:t>of space.</w:t>
      </w:r>
    </w:p>
    <w:p w14:paraId="689EBEFB" w14:textId="77777777" w:rsidR="007A4DDC" w:rsidRPr="00584615" w:rsidRDefault="007A4DDC" w:rsidP="009B5669">
      <w:pPr>
        <w:spacing w:beforeLines="1" w:before="2" w:afterLines="1" w:after="2" w:line="360" w:lineRule="auto"/>
        <w:rPr>
          <w:rFonts w:ascii="Times New Roman" w:hAnsi="Times New Roman"/>
          <w:sz w:val="20"/>
          <w:szCs w:val="20"/>
        </w:rPr>
      </w:pPr>
    </w:p>
    <w:p w14:paraId="2D118411" w14:textId="77777777" w:rsidR="00DE6862" w:rsidRPr="001D5799" w:rsidRDefault="00D10C26" w:rsidP="006C241A">
      <w:pPr>
        <w:pStyle w:val="Heading5"/>
        <w:spacing w:line="360" w:lineRule="auto"/>
        <w:rPr>
          <w:sz w:val="24"/>
        </w:rPr>
      </w:pPr>
      <w:bookmarkStart w:id="713" w:name="_Toc313270708"/>
      <w:r>
        <w:rPr>
          <w:sz w:val="24"/>
        </w:rPr>
        <w:t>2.1.2.2</w:t>
      </w:r>
      <w:r w:rsidR="00DE6862" w:rsidRPr="001D5799">
        <w:rPr>
          <w:sz w:val="24"/>
        </w:rPr>
        <w:t>.3 Two-dimensional spatial region (aka spatial volume)</w:t>
      </w:r>
      <w:bookmarkEnd w:id="713"/>
    </w:p>
    <w:p w14:paraId="140454B3" w14:textId="77777777" w:rsidR="006F4220" w:rsidRPr="001D5799" w:rsidRDefault="006F4220" w:rsidP="009B5669">
      <w:pPr>
        <w:spacing w:beforeLines="1" w:before="2" w:afterLines="1" w:after="2" w:line="360" w:lineRule="auto"/>
        <w:rPr>
          <w:rFonts w:ascii="Times New Roman" w:hAnsi="Times New Roman"/>
          <w:sz w:val="24"/>
          <w:szCs w:val="23"/>
        </w:rPr>
      </w:pPr>
    </w:p>
    <w:p w14:paraId="05320650" w14:textId="77777777"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two dimensions. </w:t>
      </w:r>
    </w:p>
    <w:p w14:paraId="6B28CFC6" w14:textId="77777777" w:rsidR="006F4220" w:rsidRPr="001D5799" w:rsidRDefault="006F4220" w:rsidP="009B5669">
      <w:pPr>
        <w:spacing w:beforeLines="1" w:before="2" w:afterLines="1" w:after="2" w:line="360" w:lineRule="auto"/>
        <w:rPr>
          <w:rFonts w:ascii="Times New Roman" w:hAnsi="Times New Roman"/>
          <w:sz w:val="24"/>
          <w:szCs w:val="23"/>
        </w:rPr>
      </w:pPr>
    </w:p>
    <w:p w14:paraId="17B7DF49" w14:textId="77777777" w:rsidR="00BD5684" w:rsidRPr="001D5799" w:rsidRDefault="00FB2EB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the surface of a sphere-shaped part of space, </w:t>
      </w:r>
      <w:r w:rsidR="00AC523E" w:rsidRPr="001D5799">
        <w:rPr>
          <w:rFonts w:ascii="Times New Roman" w:hAnsi="Times New Roman"/>
          <w:sz w:val="24"/>
          <w:szCs w:val="23"/>
        </w:rPr>
        <w:t>an infinitely thin plane in space</w:t>
      </w:r>
      <w:r w:rsidR="005830E2" w:rsidRPr="001D5799">
        <w:rPr>
          <w:rFonts w:ascii="Times New Roman" w:hAnsi="Times New Roman"/>
          <w:sz w:val="24"/>
          <w:szCs w:val="23"/>
        </w:rPr>
        <w:t>.</w:t>
      </w:r>
    </w:p>
    <w:p w14:paraId="03FDACD8" w14:textId="77777777" w:rsidR="007A4DDC" w:rsidRPr="001D5799" w:rsidRDefault="007A4DDC" w:rsidP="009B5669">
      <w:pPr>
        <w:spacing w:beforeLines="1" w:before="2" w:afterLines="1" w:after="2" w:line="360" w:lineRule="auto"/>
        <w:jc w:val="both"/>
        <w:rPr>
          <w:rFonts w:ascii="Times New Roman" w:hAnsi="Times New Roman"/>
          <w:sz w:val="24"/>
          <w:szCs w:val="23"/>
        </w:rPr>
      </w:pPr>
    </w:p>
    <w:p w14:paraId="35DC8C39" w14:textId="77777777" w:rsidR="000B34A1" w:rsidRPr="001D5799" w:rsidRDefault="00D10C26" w:rsidP="006C241A">
      <w:pPr>
        <w:pStyle w:val="Heading5"/>
        <w:spacing w:line="360" w:lineRule="auto"/>
        <w:rPr>
          <w:sz w:val="24"/>
        </w:rPr>
      </w:pPr>
      <w:bookmarkStart w:id="714" w:name="_Toc313270709"/>
      <w:r>
        <w:rPr>
          <w:sz w:val="24"/>
        </w:rPr>
        <w:t>2.1.2.2</w:t>
      </w:r>
      <w:r w:rsidR="00DE6862" w:rsidRPr="001D5799">
        <w:rPr>
          <w:sz w:val="24"/>
        </w:rPr>
        <w:t>.4  Three-dimensional spatial region</w:t>
      </w:r>
      <w:bookmarkEnd w:id="714"/>
    </w:p>
    <w:p w14:paraId="68FC318F" w14:textId="77777777" w:rsidR="006F4220" w:rsidRPr="001D5799" w:rsidRDefault="006F4220" w:rsidP="009B5669">
      <w:pPr>
        <w:spacing w:beforeLines="1" w:before="2" w:afterLines="1" w:after="2" w:line="360" w:lineRule="auto"/>
        <w:rPr>
          <w:rFonts w:ascii="Times New Roman" w:hAnsi="Times New Roman"/>
          <w:sz w:val="24"/>
          <w:szCs w:val="23"/>
        </w:rPr>
      </w:pPr>
    </w:p>
    <w:p w14:paraId="2E062666" w14:textId="77777777"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three dimensions. </w:t>
      </w:r>
    </w:p>
    <w:p w14:paraId="3CFBDCAA" w14:textId="77777777" w:rsidR="00FB2EB2" w:rsidRPr="001D5799" w:rsidRDefault="00FB2EB2" w:rsidP="009B5669">
      <w:pPr>
        <w:spacing w:beforeLines="1" w:before="2" w:afterLines="1" w:after="2" w:line="360" w:lineRule="auto"/>
        <w:rPr>
          <w:rFonts w:ascii="Times New Roman" w:hAnsi="Times New Roman"/>
          <w:sz w:val="24"/>
          <w:szCs w:val="23"/>
        </w:rPr>
      </w:pPr>
    </w:p>
    <w:p w14:paraId="254D35C8" w14:textId="77777777"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a cube-shaped region of space, a sphere-shaped region </w:t>
      </w:r>
      <w:r w:rsidR="00BD5684" w:rsidRPr="001D5799">
        <w:rPr>
          <w:rFonts w:ascii="Times New Roman" w:hAnsi="Times New Roman"/>
          <w:sz w:val="24"/>
          <w:szCs w:val="23"/>
        </w:rPr>
        <w:t xml:space="preserve">of space, </w:t>
      </w:r>
    </w:p>
    <w:p w14:paraId="1E151333" w14:textId="77777777" w:rsidR="005830E2" w:rsidRPr="001D5799" w:rsidRDefault="005830E2" w:rsidP="009B5669">
      <w:pPr>
        <w:spacing w:beforeLines="1" w:before="2" w:afterLines="1" w:after="2" w:line="360" w:lineRule="auto"/>
        <w:rPr>
          <w:rFonts w:ascii="Times New Roman" w:hAnsi="Times New Roman"/>
          <w:sz w:val="24"/>
          <w:szCs w:val="23"/>
        </w:rPr>
      </w:pPr>
    </w:p>
    <w:p w14:paraId="298E4154" w14:textId="77777777" w:rsidR="008A5BDC" w:rsidRPr="0065182A" w:rsidRDefault="0065182A" w:rsidP="0065182A">
      <w:pPr>
        <w:pStyle w:val="Heading2"/>
        <w:spacing w:line="360" w:lineRule="auto"/>
      </w:pPr>
      <w:bookmarkStart w:id="715" w:name="_Toc313270710"/>
      <w:r w:rsidRPr="0065182A">
        <w:t>The l</w:t>
      </w:r>
      <w:r w:rsidR="008A5BDC" w:rsidRPr="0065182A">
        <w:t>ocated_at</w:t>
      </w:r>
      <w:r w:rsidRPr="0065182A">
        <w:t xml:space="preserve"> relation</w:t>
      </w:r>
      <w:bookmarkEnd w:id="715"/>
    </w:p>
    <w:p w14:paraId="516CF706" w14:textId="77777777" w:rsidR="000C52A3" w:rsidRPr="001D5799" w:rsidRDefault="000C52A3" w:rsidP="009B5669">
      <w:pPr>
        <w:spacing w:beforeLines="1" w:before="2" w:afterLines="1" w:after="2" w:line="360" w:lineRule="auto"/>
        <w:ind w:left="720"/>
        <w:rPr>
          <w:rStyle w:val="Emphasis"/>
          <w:rFonts w:ascii="Times New Roman" w:hAnsi="Times New Roman"/>
          <w:i w:val="0"/>
          <w:color w:val="000000"/>
          <w:sz w:val="24"/>
          <w:szCs w:val="23"/>
          <w:bdr w:val="none" w:sz="0" w:space="0" w:color="auto" w:frame="1"/>
          <w:shd w:val="clear" w:color="auto" w:fill="FFFFFF"/>
        </w:rPr>
      </w:pPr>
    </w:p>
    <w:p w14:paraId="5C4D9445" w14:textId="77777777" w:rsidR="006201FE" w:rsidRPr="001D5799" w:rsidRDefault="00236D40" w:rsidP="0065182A">
      <w:pPr>
        <w:spacing w:beforeLines="1" w:before="2" w:afterLines="1" w:after="2" w:line="360" w:lineRule="auto"/>
        <w:rPr>
          <w:rStyle w:val="apple-converted-space"/>
          <w:rFonts w:ascii="Times New Roman" w:hAnsi="Times New Roman"/>
          <w:i/>
          <w:iCs/>
          <w:color w:val="000000"/>
          <w:sz w:val="24"/>
          <w:szCs w:val="23"/>
          <w:bdr w:val="none" w:sz="0" w:space="0" w:color="auto" w:frame="1"/>
          <w:shd w:val="clear" w:color="auto" w:fill="FFFFFF"/>
        </w:rPr>
      </w:pPr>
      <w:r w:rsidRPr="001D5799">
        <w:rPr>
          <w:rStyle w:val="Emphasis"/>
          <w:rFonts w:ascii="Times New Roman" w:hAnsi="Times New Roman"/>
          <w:i w:val="0"/>
          <w:smallCaps/>
          <w:color w:val="000000"/>
          <w:sz w:val="24"/>
          <w:szCs w:val="23"/>
          <w:bdr w:val="none" w:sz="0" w:space="0" w:color="auto" w:frame="1"/>
          <w:shd w:val="clear" w:color="auto" w:fill="FFFFFF"/>
        </w:rPr>
        <w:t>Elucidation:</w:t>
      </w:r>
      <w:r w:rsidR="00612B09" w:rsidRPr="001D5799">
        <w:rPr>
          <w:rStyle w:val="Emphasis"/>
          <w:rFonts w:ascii="Times New Roman" w:hAnsi="Times New Roman"/>
          <w:i w:val="0"/>
          <w:color w:val="000000"/>
          <w:sz w:val="24"/>
          <w:szCs w:val="23"/>
          <w:bdr w:val="none" w:sz="0" w:space="0" w:color="auto" w:frame="1"/>
          <w:shd w:val="clear" w:color="auto" w:fill="FFFFFF"/>
        </w:rPr>
        <w:t xml:space="preserve"> </w:t>
      </w:r>
      <w:r w:rsidR="000B34A1" w:rsidRPr="001D5799">
        <w:rPr>
          <w:rStyle w:val="Emphasis"/>
          <w:rFonts w:ascii="Times New Roman" w:hAnsi="Times New Roman"/>
          <w:color w:val="000000"/>
          <w:sz w:val="24"/>
          <w:szCs w:val="23"/>
          <w:bdr w:val="none" w:sz="0" w:space="0" w:color="auto" w:frame="1"/>
          <w:shd w:val="clear" w:color="auto" w:fill="FFFFFF"/>
        </w:rPr>
        <w:t>a</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612B09" w:rsidRPr="001D5799">
        <w:rPr>
          <w:rStyle w:val="Strong"/>
          <w:rFonts w:ascii="Times New Roman" w:hAnsi="Times New Roman"/>
          <w:color w:val="000000"/>
          <w:sz w:val="24"/>
          <w:szCs w:val="23"/>
          <w:bdr w:val="none" w:sz="0" w:space="0" w:color="auto" w:frame="1"/>
          <w:shd w:val="clear" w:color="auto" w:fill="FFFFFF"/>
        </w:rPr>
        <w:t>located_at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r</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0B34A1" w:rsidRPr="001D5799">
        <w:rPr>
          <w:rStyle w:val="Strong"/>
          <w:rFonts w:ascii="Times New Roman" w:hAnsi="Times New Roman"/>
          <w:color w:val="000000"/>
          <w:sz w:val="24"/>
          <w:szCs w:val="23"/>
          <w:bdr w:val="none" w:sz="0" w:space="0" w:color="auto" w:frame="1"/>
          <w:shd w:val="clear" w:color="auto" w:fill="FFFFFF"/>
        </w:rPr>
        <w:t>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t</w:t>
      </w:r>
      <w:r w:rsidR="000B34A1" w:rsidRPr="001D5799">
        <w:rPr>
          <w:rStyle w:val="apple-converted-space"/>
          <w:rFonts w:ascii="Times New Roman" w:hAnsi="Times New Roman"/>
          <w:i/>
          <w:iCs/>
          <w:color w:val="000000"/>
          <w:sz w:val="24"/>
          <w:szCs w:val="23"/>
          <w:bdr w:val="none" w:sz="0" w:space="0" w:color="auto" w:frame="1"/>
          <w:shd w:val="clear" w:color="auto" w:fill="FFFFFF"/>
        </w:rPr>
        <w:t> </w:t>
      </w:r>
    </w:p>
    <w:p w14:paraId="273DF4E8" w14:textId="77777777"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material entity</w:t>
      </w:r>
    </w:p>
    <w:p w14:paraId="0EE939F5" w14:textId="77777777" w:rsidR="006201FE" w:rsidRPr="0065182A" w:rsidRDefault="0065182A" w:rsidP="0065182A">
      <w:pPr>
        <w:spacing w:beforeLines="1" w:before="2" w:afterLines="1" w:after="2" w:line="360" w:lineRule="auto"/>
        <w:rPr>
          <w:rStyle w:val="apple-converted-space"/>
          <w:rFonts w:ascii="Times New Roman" w:hAnsi="Times New Roman"/>
          <w:iCs/>
          <w:color w:val="000000"/>
          <w:sz w:val="24"/>
          <w:szCs w:val="23"/>
          <w:bdr w:val="none" w:sz="0" w:space="0" w:color="auto" w:frame="1"/>
          <w:shd w:val="clear" w:color="auto" w:fill="FFFFFF"/>
        </w:rPr>
      </w:pPr>
      <w:r w:rsidRPr="001C76CF">
        <w:rPr>
          <w:rFonts w:ascii="Times New Roman" w:hAnsi="Times New Roman"/>
          <w:smallCaps/>
          <w:sz w:val="24"/>
          <w:szCs w:val="23"/>
        </w:rPr>
        <w:t>Range</w:t>
      </w:r>
      <w:r>
        <w:rPr>
          <w:rFonts w:ascii="Times New Roman" w:hAnsi="Times New Roman"/>
          <w:smallCaps/>
          <w:sz w:val="24"/>
          <w:szCs w:val="23"/>
        </w:rPr>
        <w:t xml:space="preserve">: </w:t>
      </w:r>
      <w:r>
        <w:rPr>
          <w:rStyle w:val="apple-style-span"/>
          <w:rFonts w:ascii="Times New Roman" w:hAnsi="Times New Roman"/>
          <w:color w:val="000000"/>
          <w:sz w:val="24"/>
          <w:szCs w:val="23"/>
          <w:shd w:val="clear" w:color="auto" w:fill="FFFFFF"/>
        </w:rPr>
        <w:t>spatial region</w:t>
      </w:r>
    </w:p>
    <w:p w14:paraId="24611F08" w14:textId="77777777" w:rsidR="008A5BDC" w:rsidRDefault="00612B09" w:rsidP="0065182A">
      <w:pPr>
        <w:spacing w:beforeLines="1" w:before="2" w:afterLines="1" w:after="2" w:line="360" w:lineRule="auto"/>
        <w:jc w:val="both"/>
        <w:rPr>
          <w:rStyle w:val="apple-style-span"/>
          <w:rFonts w:ascii="Times New Roman" w:hAnsi="Times New Roman"/>
          <w:i/>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 xml:space="preserve">This is </w:t>
      </w:r>
      <w:r w:rsidR="0065182A">
        <w:rPr>
          <w:rStyle w:val="apple-style-span"/>
          <w:rFonts w:ascii="Times New Roman" w:hAnsi="Times New Roman"/>
          <w:color w:val="000000"/>
          <w:sz w:val="24"/>
          <w:szCs w:val="23"/>
          <w:shd w:val="clear" w:color="auto" w:fill="FFFFFF"/>
        </w:rPr>
        <w:t>a</w:t>
      </w:r>
      <w:r w:rsidR="000B34A1" w:rsidRPr="001D5799">
        <w:rPr>
          <w:rStyle w:val="apple-style-span"/>
          <w:rFonts w:ascii="Times New Roman" w:hAnsi="Times New Roman"/>
          <w:color w:val="000000"/>
          <w:sz w:val="24"/>
          <w:szCs w:val="23"/>
          <w:shd w:val="clear" w:color="auto" w:fill="FFFFFF"/>
        </w:rPr>
        <w:t xml:space="preserve"> primitive relation between a</w:t>
      </w:r>
      <w:r w:rsidRPr="001D5799">
        <w:rPr>
          <w:rStyle w:val="apple-style-span"/>
          <w:rFonts w:ascii="Times New Roman" w:hAnsi="Times New Roman"/>
          <w:color w:val="000000"/>
          <w:sz w:val="24"/>
          <w:szCs w:val="23"/>
          <w:shd w:val="clear" w:color="auto" w:fill="FFFFFF"/>
        </w:rPr>
        <w:t>n</w:t>
      </w:r>
      <w:r w:rsidR="00921592" w:rsidRPr="001D5799">
        <w:rPr>
          <w:rStyle w:val="apple-style-span"/>
          <w:rFonts w:ascii="Times New Roman" w:hAnsi="Times New Roman"/>
          <w:i/>
          <w:color w:val="000000"/>
          <w:sz w:val="24"/>
          <w:szCs w:val="23"/>
          <w:shd w:val="clear" w:color="auto" w:fill="FFFFFF"/>
        </w:rPr>
        <w:t xml:space="preserve"> independent continuant</w:t>
      </w:r>
      <w:r w:rsidR="000B34A1" w:rsidRPr="001D5799">
        <w:rPr>
          <w:rStyle w:val="apple-style-span"/>
          <w:rFonts w:ascii="Times New Roman" w:hAnsi="Times New Roman"/>
          <w:color w:val="000000"/>
          <w:sz w:val="24"/>
          <w:szCs w:val="23"/>
          <w:shd w:val="clear" w:color="auto" w:fill="FFFFFF"/>
        </w:rPr>
        <w:t>, a spatial region which it occupies, and a time</w:t>
      </w:r>
      <w:r w:rsidRPr="001D5799">
        <w:rPr>
          <w:rStyle w:val="apple-style-span"/>
          <w:rFonts w:ascii="Times New Roman" w:hAnsi="Times New Roman"/>
          <w:color w:val="000000"/>
          <w:sz w:val="24"/>
          <w:szCs w:val="23"/>
          <w:shd w:val="clear" w:color="auto" w:fill="FFFFFF"/>
        </w:rPr>
        <w:t>.</w:t>
      </w:r>
      <w:r w:rsidR="00D754CA" w:rsidRPr="001D5799">
        <w:rPr>
          <w:rStyle w:val="apple-style-span"/>
          <w:rFonts w:ascii="Times New Roman" w:hAnsi="Times New Roman"/>
          <w:color w:val="000000"/>
          <w:sz w:val="24"/>
          <w:szCs w:val="23"/>
          <w:shd w:val="clear" w:color="auto" w:fill="FFFFFF"/>
        </w:rPr>
        <w:t xml:space="preserve"> This is a relation of exact location; the size, shape</w:t>
      </w:r>
      <w:r w:rsidR="00FB0DF4" w:rsidRPr="001D5799">
        <w:rPr>
          <w:rStyle w:val="apple-style-span"/>
          <w:rFonts w:ascii="Times New Roman" w:hAnsi="Times New Roman"/>
          <w:color w:val="000000"/>
          <w:sz w:val="24"/>
          <w:szCs w:val="23"/>
          <w:shd w:val="clear" w:color="auto" w:fill="FFFFFF"/>
        </w:rPr>
        <w:t>, orientation</w:t>
      </w:r>
      <w:r w:rsidR="00D754CA" w:rsidRPr="001D5799">
        <w:rPr>
          <w:rStyle w:val="apple-style-span"/>
          <w:rFonts w:ascii="Times New Roman" w:hAnsi="Times New Roman"/>
          <w:color w:val="000000"/>
          <w:sz w:val="24"/>
          <w:szCs w:val="23"/>
          <w:shd w:val="clear" w:color="auto" w:fill="FFFFFF"/>
        </w:rPr>
        <w:t xml:space="preserve"> and location of </w:t>
      </w:r>
      <w:r w:rsidR="00D754CA" w:rsidRPr="001D5799">
        <w:rPr>
          <w:rStyle w:val="apple-style-span"/>
          <w:rFonts w:ascii="Times New Roman" w:hAnsi="Times New Roman"/>
          <w:i/>
          <w:color w:val="000000"/>
          <w:sz w:val="24"/>
          <w:szCs w:val="23"/>
          <w:shd w:val="clear" w:color="auto" w:fill="FFFFFF"/>
        </w:rPr>
        <w:t xml:space="preserve">a </w:t>
      </w:r>
      <w:r w:rsidR="00D754CA" w:rsidRPr="001D5799">
        <w:rPr>
          <w:rStyle w:val="apple-style-span"/>
          <w:rFonts w:ascii="Times New Roman" w:hAnsi="Times New Roman"/>
          <w:color w:val="000000"/>
          <w:sz w:val="24"/>
          <w:szCs w:val="23"/>
          <w:shd w:val="clear" w:color="auto" w:fill="FFFFFF"/>
        </w:rPr>
        <w:t xml:space="preserve">fit exactly to the size, shape and location of </w:t>
      </w:r>
      <w:r w:rsidR="00D754CA"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187F8C" w:rsidRPr="001D5799">
        <w:rPr>
          <w:rStyle w:val="apple-style-span"/>
          <w:rFonts w:ascii="Times New Roman" w:hAnsi="Times New Roman"/>
          <w:color w:val="000000"/>
          <w:sz w:val="24"/>
          <w:szCs w:val="23"/>
          <w:shd w:val="clear" w:color="auto" w:fill="FFFFFF"/>
        </w:rPr>
        <w:t xml:space="preserve">If there are cavities in the interior of </w:t>
      </w:r>
      <w:r w:rsidR="00187F8C" w:rsidRPr="001D5799">
        <w:rPr>
          <w:rStyle w:val="apple-style-span"/>
          <w:rFonts w:ascii="Times New Roman" w:hAnsi="Times New Roman"/>
          <w:i/>
          <w:color w:val="000000"/>
          <w:sz w:val="24"/>
          <w:szCs w:val="23"/>
          <w:shd w:val="clear" w:color="auto" w:fill="FFFFFF"/>
        </w:rPr>
        <w:t xml:space="preserve">a </w:t>
      </w:r>
      <w:r w:rsidR="00187F8C" w:rsidRPr="001D5799">
        <w:rPr>
          <w:rStyle w:val="apple-style-span"/>
          <w:rFonts w:ascii="Times New Roman" w:hAnsi="Times New Roman"/>
          <w:color w:val="000000"/>
          <w:sz w:val="24"/>
          <w:szCs w:val="23"/>
          <w:shd w:val="clear" w:color="auto" w:fill="FFFFFF"/>
        </w:rPr>
        <w:t xml:space="preserve">then there are corresponding </w:t>
      </w:r>
      <w:r w:rsidR="00F4014E">
        <w:rPr>
          <w:rStyle w:val="apple-style-span"/>
          <w:rFonts w:ascii="Times New Roman" w:hAnsi="Times New Roman"/>
          <w:color w:val="000000"/>
          <w:sz w:val="24"/>
          <w:szCs w:val="23"/>
          <w:shd w:val="clear" w:color="auto" w:fill="FFFFFF"/>
        </w:rPr>
        <w:t>holes</w:t>
      </w:r>
      <w:r w:rsidR="00187F8C" w:rsidRPr="001D5799">
        <w:rPr>
          <w:rStyle w:val="apple-style-span"/>
          <w:rFonts w:ascii="Times New Roman" w:hAnsi="Times New Roman"/>
          <w:color w:val="000000"/>
          <w:sz w:val="24"/>
          <w:szCs w:val="23"/>
          <w:shd w:val="clear" w:color="auto" w:fill="FFFFFF"/>
        </w:rPr>
        <w:t xml:space="preserve"> in the interior of </w:t>
      </w:r>
      <w:r w:rsidR="00187F8C" w:rsidRPr="001D5799">
        <w:rPr>
          <w:rStyle w:val="apple-style-span"/>
          <w:rFonts w:ascii="Times New Roman" w:hAnsi="Times New Roman"/>
          <w:i/>
          <w:color w:val="000000"/>
          <w:sz w:val="24"/>
          <w:szCs w:val="23"/>
          <w:shd w:val="clear" w:color="auto" w:fill="FFFFFF"/>
        </w:rPr>
        <w:t>r.</w:t>
      </w:r>
    </w:p>
    <w:p w14:paraId="3CF04422" w14:textId="77777777" w:rsidR="00575080" w:rsidRDefault="00575080" w:rsidP="0065182A">
      <w:pPr>
        <w:spacing w:beforeLines="1" w:before="2" w:afterLines="1" w:after="2" w:line="360" w:lineRule="auto"/>
        <w:jc w:val="both"/>
        <w:rPr>
          <w:rStyle w:val="apple-style-span"/>
          <w:rFonts w:ascii="Times New Roman" w:hAnsi="Times New Roman"/>
          <w:i/>
          <w:color w:val="000000"/>
          <w:sz w:val="24"/>
          <w:szCs w:val="23"/>
          <w:shd w:val="clear" w:color="auto" w:fill="FFFFFF"/>
        </w:rPr>
      </w:pPr>
    </w:p>
    <w:p w14:paraId="6872981A" w14:textId="77777777" w:rsidR="00575080" w:rsidRPr="00575080" w:rsidRDefault="00575080" w:rsidP="0065182A">
      <w:pPr>
        <w:spacing w:beforeLines="1" w:before="2" w:afterLines="1" w:after="2" w:line="360" w:lineRule="auto"/>
        <w:jc w:val="both"/>
        <w:rPr>
          <w:rStyle w:val="apple-style-span"/>
          <w:rFonts w:ascii="Times New Roman" w:hAnsi="Times New Roman"/>
          <w:color w:val="000000"/>
          <w:sz w:val="24"/>
          <w:szCs w:val="23"/>
          <w:shd w:val="clear" w:color="auto" w:fill="FFFFFF"/>
        </w:rPr>
      </w:pPr>
      <w:r>
        <w:rPr>
          <w:rStyle w:val="apple-style-span"/>
          <w:rFonts w:ascii="Times New Roman" w:hAnsi="Times New Roman"/>
          <w:color w:val="000000"/>
          <w:sz w:val="24"/>
          <w:szCs w:val="23"/>
          <w:shd w:val="clear" w:color="auto" w:fill="FFFFFF"/>
        </w:rPr>
        <w:t>Clearly, normal usage will involve not assertions of exact location, but rather more liberal statements for example: John is in London, Mary is in her hotel room, Carlo is in his mother’s womb, which will involve assertions of inexact location. Some of these will be</w:t>
      </w:r>
      <w:r>
        <w:rPr>
          <w:rStyle w:val="apple-style-span"/>
          <w:rFonts w:ascii="Times New Roman" w:hAnsi="Times New Roman"/>
          <w:i/>
          <w:color w:val="000000"/>
          <w:sz w:val="24"/>
          <w:szCs w:val="23"/>
          <w:shd w:val="clear" w:color="auto" w:fill="FFFFFF"/>
        </w:rPr>
        <w:t xml:space="preserve"> </w:t>
      </w:r>
      <w:r w:rsidRPr="00575080">
        <w:rPr>
          <w:rStyle w:val="apple-style-span"/>
          <w:rFonts w:ascii="Times New Roman" w:hAnsi="Times New Roman"/>
          <w:b/>
          <w:color w:val="000000"/>
          <w:sz w:val="24"/>
          <w:szCs w:val="23"/>
          <w:shd w:val="clear" w:color="auto" w:fill="FFFFFF"/>
        </w:rPr>
        <w:t>located_in</w:t>
      </w:r>
      <w:r>
        <w:rPr>
          <w:rStyle w:val="apple-style-span"/>
          <w:rFonts w:ascii="Times New Roman" w:hAnsi="Times New Roman"/>
          <w:color w:val="000000"/>
          <w:sz w:val="24"/>
          <w:szCs w:val="23"/>
          <w:shd w:val="clear" w:color="auto" w:fill="FFFFFF"/>
        </w:rPr>
        <w:t xml:space="preserve"> relations as defined below, some will be relations involving sites.</w:t>
      </w:r>
    </w:p>
    <w:p w14:paraId="0F420FCA" w14:textId="77777777"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14:paraId="746472E6" w14:textId="77777777" w:rsidR="000B34A1" w:rsidRPr="001D5799" w:rsidRDefault="00236D40"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12B09" w:rsidRPr="001D5799">
        <w:rPr>
          <w:rStyle w:val="apple-style-span"/>
          <w:rFonts w:ascii="Times New Roman" w:hAnsi="Times New Roman"/>
          <w:color w:val="000000"/>
          <w:sz w:val="24"/>
          <w:szCs w:val="23"/>
          <w:shd w:val="clear" w:color="auto" w:fill="FFFFFF"/>
        </w:rPr>
        <w:t xml:space="preserve"> every region is </w:t>
      </w:r>
      <w:r w:rsidR="00612B09" w:rsidRPr="001D5799">
        <w:rPr>
          <w:rStyle w:val="apple-style-span"/>
          <w:rFonts w:ascii="Times New Roman" w:hAnsi="Times New Roman"/>
          <w:b/>
          <w:color w:val="000000"/>
          <w:sz w:val="24"/>
          <w:szCs w:val="23"/>
          <w:shd w:val="clear" w:color="auto" w:fill="FFFFFF"/>
        </w:rPr>
        <w:t>located</w:t>
      </w:r>
      <w:r w:rsidR="00FB2EB2" w:rsidRPr="001D5799">
        <w:rPr>
          <w:rStyle w:val="apple-style-span"/>
          <w:rFonts w:ascii="Times New Roman" w:hAnsi="Times New Roman"/>
          <w:b/>
          <w:color w:val="000000"/>
          <w:sz w:val="24"/>
          <w:szCs w:val="23"/>
          <w:shd w:val="clear" w:color="auto" w:fill="FFFFFF"/>
        </w:rPr>
        <w:t>_at</w:t>
      </w:r>
      <w:r w:rsidR="007A4DDC" w:rsidRPr="001D5799">
        <w:rPr>
          <w:rStyle w:val="apple-style-span"/>
          <w:rFonts w:ascii="Times New Roman" w:hAnsi="Times New Roman"/>
          <w:b/>
          <w:color w:val="000000"/>
          <w:sz w:val="24"/>
          <w:szCs w:val="23"/>
          <w:shd w:val="clear" w:color="auto" w:fill="FFFFFF"/>
        </w:rPr>
        <w:t xml:space="preserve"> </w:t>
      </w:r>
      <w:r w:rsidR="00612B09" w:rsidRPr="001D5799">
        <w:rPr>
          <w:rStyle w:val="apple-style-span"/>
          <w:rFonts w:ascii="Times New Roman" w:hAnsi="Times New Roman"/>
          <w:color w:val="000000"/>
          <w:sz w:val="24"/>
          <w:szCs w:val="23"/>
          <w:shd w:val="clear" w:color="auto" w:fill="FFFFFF"/>
        </w:rPr>
        <w:t>itself</w:t>
      </w:r>
      <w:r w:rsidR="007A4DDC"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at all times</w:t>
      </w:r>
      <w:r w:rsidR="00612B09" w:rsidRPr="001D5799">
        <w:rPr>
          <w:rStyle w:val="apple-style-span"/>
          <w:rFonts w:ascii="Times New Roman" w:hAnsi="Times New Roman"/>
          <w:color w:val="000000"/>
          <w:sz w:val="24"/>
          <w:szCs w:val="23"/>
          <w:shd w:val="clear" w:color="auto" w:fill="FFFFFF"/>
        </w:rPr>
        <w:t>.</w:t>
      </w:r>
    </w:p>
    <w:p w14:paraId="4C98DC70" w14:textId="77777777" w:rsidR="00D754CA" w:rsidRPr="001D5799" w:rsidRDefault="00D754CA" w:rsidP="009B5669">
      <w:pPr>
        <w:spacing w:beforeLines="1" w:before="2" w:afterLines="1" w:after="2" w:line="360" w:lineRule="auto"/>
        <w:rPr>
          <w:rStyle w:val="apple-style-span"/>
          <w:rFonts w:ascii="Times New Roman" w:hAnsi="Times New Roman"/>
          <w:color w:val="000000"/>
          <w:sz w:val="24"/>
          <w:szCs w:val="23"/>
          <w:shd w:val="clear" w:color="auto" w:fill="FFFFFF"/>
        </w:rPr>
      </w:pPr>
    </w:p>
    <w:p w14:paraId="1F4D8A55" w14:textId="77777777" w:rsidR="006201FE" w:rsidRPr="001D5799" w:rsidRDefault="00236D40" w:rsidP="009B5669">
      <w:pPr>
        <w:spacing w:beforeLines="1" w:before="2" w:afterLines="1" w:after="2" w:line="360" w:lineRule="auto"/>
        <w:rPr>
          <w:rStyle w:val="apple-style-span"/>
          <w:rFonts w:ascii="Times New Roman" w:hAnsi="Times New Roman"/>
          <w:b/>
          <w:i/>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201FE" w:rsidRPr="001D5799">
        <w:rPr>
          <w:rStyle w:val="apple-style-span"/>
          <w:rFonts w:ascii="Times New Roman" w:hAnsi="Times New Roman"/>
          <w:color w:val="000000"/>
          <w:sz w:val="24"/>
          <w:szCs w:val="23"/>
          <w:shd w:val="clear" w:color="auto" w:fill="FFFFFF"/>
        </w:rPr>
        <w:t xml:space="preserve"> if </w:t>
      </w:r>
      <w:r w:rsidR="006201FE" w:rsidRPr="001D5799">
        <w:rPr>
          <w:rStyle w:val="apple-style-span"/>
          <w:rFonts w:ascii="Times New Roman" w:hAnsi="Times New Roman"/>
          <w:i/>
          <w:color w:val="000000"/>
          <w:sz w:val="24"/>
          <w:szCs w:val="23"/>
          <w:shd w:val="clear" w:color="auto" w:fill="FFFFFF"/>
        </w:rPr>
        <w:t xml:space="preserve">a </w:t>
      </w:r>
      <w:r w:rsidR="006201FE" w:rsidRPr="001D5799">
        <w:rPr>
          <w:rStyle w:val="apple-style-span"/>
          <w:rFonts w:ascii="Times New Roman" w:hAnsi="Times New Roman"/>
          <w:b/>
          <w:color w:val="000000"/>
          <w:sz w:val="24"/>
          <w:szCs w:val="23"/>
          <w:shd w:val="clear" w:color="auto" w:fill="FFFFFF"/>
        </w:rPr>
        <w:t>located</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r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t </w:t>
      </w:r>
      <w:r w:rsidR="006201FE" w:rsidRPr="001D5799">
        <w:rPr>
          <w:rStyle w:val="apple-style-span"/>
          <w:rFonts w:ascii="Times New Roman" w:hAnsi="Times New Roman"/>
          <w:color w:val="000000"/>
          <w:sz w:val="24"/>
          <w:szCs w:val="23"/>
          <w:shd w:val="clear" w:color="auto" w:fill="FFFFFF"/>
        </w:rPr>
        <w:t>&amp;</w:t>
      </w:r>
      <w:r w:rsidR="007A4DDC" w:rsidRPr="001D5799">
        <w:rPr>
          <w:rStyle w:val="apple-style-span"/>
          <w:rFonts w:ascii="Times New Roman" w:hAnsi="Times New Roman"/>
          <w:color w:val="000000"/>
          <w:sz w:val="24"/>
          <w:szCs w:val="23"/>
          <w:shd w:val="clear" w:color="auto" w:fill="FFFFFF"/>
        </w:rPr>
        <w:t xml:space="preserve">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a</w:t>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t</w:t>
      </w:r>
      <w:r w:rsidR="006201FE" w:rsidRPr="001D5799">
        <w:rPr>
          <w:rStyle w:val="apple-style-span"/>
          <w:rFonts w:ascii="Times New Roman" w:hAnsi="Times New Roman"/>
          <w:color w:val="000000"/>
          <w:sz w:val="24"/>
          <w:szCs w:val="23"/>
          <w:shd w:val="clear" w:color="auto" w:fill="FFFFFF"/>
        </w:rPr>
        <w:t xml:space="preserve">, then there is some </w:t>
      </w:r>
      <w:r w:rsidR="006201FE" w:rsidRPr="001D5799">
        <w:rPr>
          <w:rStyle w:val="apple-style-span"/>
          <w:rFonts w:ascii="Times New Roman Italic" w:hAnsi="Times New Roman Italic"/>
          <w:i/>
          <w:color w:val="000000"/>
          <w:spacing w:val="20"/>
          <w:sz w:val="24"/>
          <w:szCs w:val="23"/>
          <w:shd w:val="clear" w:color="auto" w:fill="FFFFFF"/>
        </w:rPr>
        <w:t>r</w:t>
      </w:r>
      <w:r w:rsidR="006201FE"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which is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&amp; such that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located_at </w:t>
      </w:r>
      <w:r w:rsidR="00D754CA" w:rsidRPr="001D5799">
        <w:rPr>
          <w:rStyle w:val="apple-style-span"/>
          <w:rFonts w:ascii="Times New Roman Italic" w:hAnsi="Times New Roman Italic"/>
          <w:i/>
          <w:color w:val="000000"/>
          <w:spacing w:val="20"/>
          <w:sz w:val="24"/>
          <w:szCs w:val="23"/>
          <w:shd w:val="clear" w:color="auto" w:fill="FFFFFF"/>
        </w:rPr>
        <w:t>r</w:t>
      </w:r>
      <w:r w:rsidR="00D754CA" w:rsidRPr="001D5799">
        <w:rPr>
          <w:rStyle w:val="apple-style-span"/>
          <w:rFonts w:ascii="Times New Roman" w:hAnsi="Times New Roman"/>
          <w:color w:val="000000"/>
          <w:sz w:val="24"/>
          <w:szCs w:val="23"/>
          <w:shd w:val="clear" w:color="auto" w:fill="FFFFFF"/>
        </w:rPr>
        <w:sym w:font="Symbol" w:char="F0A2"/>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at </w:t>
      </w:r>
      <w:r w:rsidR="006201FE" w:rsidRPr="001D5799">
        <w:rPr>
          <w:rStyle w:val="apple-style-span"/>
          <w:rFonts w:ascii="Times New Roman" w:hAnsi="Times New Roman"/>
          <w:i/>
          <w:color w:val="000000"/>
          <w:sz w:val="24"/>
          <w:szCs w:val="23"/>
          <w:shd w:val="clear" w:color="auto" w:fill="FFFFFF"/>
        </w:rPr>
        <w:t>t.</w:t>
      </w:r>
    </w:p>
    <w:p w14:paraId="7CC0A9F4" w14:textId="77777777" w:rsidR="00612B09" w:rsidRPr="001D5799" w:rsidRDefault="00612B09" w:rsidP="009B5669">
      <w:pPr>
        <w:spacing w:beforeLines="1" w:before="2" w:afterLines="1" w:after="2" w:line="360" w:lineRule="auto"/>
        <w:rPr>
          <w:rStyle w:val="apple-style-span"/>
          <w:rFonts w:ascii="Times New Roman" w:hAnsi="Times New Roman"/>
          <w:color w:val="000000"/>
          <w:sz w:val="24"/>
          <w:szCs w:val="23"/>
          <w:shd w:val="clear" w:color="auto" w:fill="FFFFFF"/>
        </w:rPr>
      </w:pPr>
    </w:p>
    <w:p w14:paraId="0644F5FF" w14:textId="77777777" w:rsidR="008A5BDC" w:rsidRPr="0065182A" w:rsidRDefault="0065182A" w:rsidP="0065182A">
      <w:pPr>
        <w:pStyle w:val="Heading2"/>
        <w:spacing w:line="360" w:lineRule="auto"/>
      </w:pPr>
      <w:bookmarkStart w:id="716" w:name="_Toc313270711"/>
      <w:r w:rsidRPr="0065182A">
        <w:t>The l</w:t>
      </w:r>
      <w:r w:rsidR="008A5BDC" w:rsidRPr="0065182A">
        <w:t>ocated_in</w:t>
      </w:r>
      <w:r w:rsidRPr="0065182A">
        <w:t xml:space="preserve"> relation</w:t>
      </w:r>
      <w:bookmarkEnd w:id="716"/>
    </w:p>
    <w:p w14:paraId="1E9DF0F6" w14:textId="77777777" w:rsidR="008A5BDC" w:rsidRPr="001D5799" w:rsidRDefault="008A5BDC"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p>
    <w:p w14:paraId="2C31BF1F" w14:textId="77777777" w:rsidR="00612B09" w:rsidRDefault="0065182A"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r>
        <w:rPr>
          <w:rFonts w:ascii="Times New Roman" w:hAnsi="Times New Roman"/>
          <w:smallCaps/>
          <w:sz w:val="24"/>
          <w:szCs w:val="23"/>
        </w:rPr>
        <w:t xml:space="preserve">Definition: </w:t>
      </w:r>
      <w:r w:rsidR="00612B09" w:rsidRPr="001D5799">
        <w:rPr>
          <w:rStyle w:val="Emphasis"/>
          <w:rFonts w:ascii="Times New Roman" w:hAnsi="Times New Roman"/>
          <w:color w:val="000000"/>
          <w:sz w:val="24"/>
          <w:szCs w:val="23"/>
          <w:bdr w:val="none" w:sz="0" w:space="0" w:color="auto" w:frame="1"/>
          <w:shd w:val="clear" w:color="auto" w:fill="FFFFFF"/>
        </w:rPr>
        <w:t>a</w:t>
      </w:r>
      <w:r w:rsidR="00612B09"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located_in</w:t>
      </w:r>
      <w:r w:rsidR="00151755" w:rsidRPr="001D5799">
        <w:rPr>
          <w:rStyle w:val="Strong"/>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sidR="00612B09" w:rsidRPr="001D5799">
        <w:rPr>
          <w:rStyle w:val="Strong"/>
          <w:rFonts w:ascii="Times New Roman" w:hAnsi="Times New Roman"/>
          <w:color w:val="000000"/>
          <w:sz w:val="24"/>
          <w:szCs w:val="23"/>
          <w:bdr w:val="none" w:sz="0" w:space="0" w:color="auto" w:frame="1"/>
          <w:shd w:val="clear" w:color="auto" w:fill="FFFFFF"/>
        </w:rPr>
        <w:t>at</w:t>
      </w:r>
      <w:r w:rsidR="00612B09" w:rsidRPr="001D5799">
        <w:rPr>
          <w:rStyle w:val="apple-converted-space"/>
          <w:rFonts w:ascii="Times New Roman" w:hAnsi="Times New Roman"/>
          <w:b/>
          <w:bCs/>
          <w:color w:val="000000"/>
          <w:sz w:val="24"/>
          <w:szCs w:val="23"/>
          <w:bdr w:val="none" w:sz="0" w:space="0" w:color="auto" w:frame="1"/>
          <w:shd w:val="clear" w:color="auto" w:fill="FFFFFF"/>
        </w:rPr>
        <w:t> </w:t>
      </w:r>
      <w:r w:rsidR="00612B09" w:rsidRPr="001D5799">
        <w:rPr>
          <w:rStyle w:val="Emphasis"/>
          <w:rFonts w:ascii="Times New Roman" w:hAnsi="Times New Roman"/>
          <w:color w:val="000000"/>
          <w:sz w:val="24"/>
          <w:szCs w:val="23"/>
          <w:bdr w:val="none" w:sz="0" w:space="0" w:color="auto" w:frame="1"/>
          <w:shd w:val="clear" w:color="auto" w:fill="FFFFFF"/>
        </w:rPr>
        <w:t>t</w:t>
      </w:r>
      <w:r w:rsidR="007A4DDC" w:rsidRPr="001D5799">
        <w:rPr>
          <w:rStyle w:val="Emphasis"/>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w:t>
      </w:r>
      <w:r w:rsidR="007A4DDC" w:rsidRPr="001D5799">
        <w:rPr>
          <w:rStyle w:val="Emphasis"/>
          <w:rFonts w:ascii="Times New Roman" w:hAnsi="Times New Roman"/>
          <w:i w:val="0"/>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 xml:space="preserve">Def. </w:t>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and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Pr>
          <w:rStyle w:val="Emphasis"/>
          <w:rFonts w:ascii="Times New Roman" w:hAnsi="Times New Roman"/>
          <w:i w:val="0"/>
          <w:color w:val="000000"/>
          <w:sz w:val="24"/>
          <w:szCs w:val="23"/>
          <w:bdr w:val="none" w:sz="0" w:space="0" w:color="auto" w:frame="1"/>
          <w:shd w:val="clear" w:color="auto" w:fill="FFFFFF"/>
        </w:rPr>
        <w:t xml:space="preserve">are </w:t>
      </w:r>
      <w:r w:rsidRPr="0065182A">
        <w:rPr>
          <w:rStyle w:val="Emphasis"/>
          <w:rFonts w:ascii="Times New Roman" w:hAnsi="Times New Roman"/>
          <w:color w:val="000000"/>
          <w:sz w:val="24"/>
          <w:szCs w:val="23"/>
          <w:bdr w:val="none" w:sz="0" w:space="0" w:color="auto" w:frame="1"/>
          <w:shd w:val="clear" w:color="auto" w:fill="FFFFFF"/>
        </w:rPr>
        <w:t>independent continuants</w:t>
      </w:r>
      <w:r w:rsidR="00612B09" w:rsidRPr="001D5799">
        <w:rPr>
          <w:rStyle w:val="Emphasis"/>
          <w:rFonts w:ascii="Times New Roman" w:hAnsi="Times New Roman"/>
          <w:i w:val="0"/>
          <w:color w:val="000000"/>
          <w:sz w:val="24"/>
          <w:szCs w:val="23"/>
          <w:bdr w:val="none" w:sz="0" w:space="0" w:color="auto" w:frame="1"/>
          <w:shd w:val="clear" w:color="auto" w:fill="FFFFFF"/>
        </w:rPr>
        <w:t xml:space="preserve">, and the region occupied by </w:t>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is a (proper or improper) </w:t>
      </w:r>
      <w:r w:rsidR="005D1353" w:rsidRPr="001D5799">
        <w:rPr>
          <w:rStyle w:val="Emphasis"/>
          <w:rFonts w:ascii="Times New Roman" w:hAnsi="Times New Roman"/>
          <w:b/>
          <w:i w:val="0"/>
          <w:color w:val="000000"/>
          <w:sz w:val="24"/>
          <w:szCs w:val="23"/>
          <w:bdr w:val="none" w:sz="0" w:space="0" w:color="auto" w:frame="1"/>
          <w:shd w:val="clear" w:color="auto" w:fill="FFFFFF"/>
        </w:rPr>
        <w:t>part</w:t>
      </w:r>
      <w:r w:rsidR="005D1353" w:rsidRPr="001D5799">
        <w:rPr>
          <w:rStyle w:val="Emphasis"/>
          <w:rFonts w:ascii="Times New Roman" w:hAnsi="Times New Roman"/>
          <w:i w:val="0"/>
          <w:color w:val="000000"/>
          <w:sz w:val="24"/>
          <w:szCs w:val="23"/>
          <w:bdr w:val="none" w:sz="0" w:space="0" w:color="auto" w:frame="1"/>
          <w:shd w:val="clear" w:color="auto" w:fill="FFFFFF"/>
        </w:rPr>
        <w:t>_of</w:t>
      </w:r>
      <w:r w:rsidR="008A5BDC" w:rsidRPr="001D5799">
        <w:rPr>
          <w:rStyle w:val="Emphasis"/>
          <w:rFonts w:ascii="Times New Roman" w:hAnsi="Times New Roman"/>
          <w:i w:val="0"/>
          <w:color w:val="000000"/>
          <w:sz w:val="24"/>
          <w:szCs w:val="23"/>
          <w:bdr w:val="none" w:sz="0" w:space="0" w:color="auto" w:frame="1"/>
          <w:shd w:val="clear" w:color="auto" w:fill="FFFFFF"/>
        </w:rPr>
        <w:t xml:space="preserve"> the </w:t>
      </w:r>
      <w:r w:rsidR="008A5BDC" w:rsidRPr="0065182A">
        <w:rPr>
          <w:rStyle w:val="Emphasis"/>
          <w:rFonts w:ascii="Times New Roman" w:hAnsi="Times New Roman"/>
          <w:color w:val="000000"/>
          <w:sz w:val="24"/>
          <w:szCs w:val="23"/>
          <w:bdr w:val="none" w:sz="0" w:space="0" w:color="auto" w:frame="1"/>
          <w:shd w:val="clear" w:color="auto" w:fill="FFFFFF"/>
        </w:rPr>
        <w:t>region</w:t>
      </w:r>
      <w:r w:rsidR="008A5BDC" w:rsidRPr="001D5799">
        <w:rPr>
          <w:rStyle w:val="Emphasis"/>
          <w:rFonts w:ascii="Times New Roman" w:hAnsi="Times New Roman"/>
          <w:i w:val="0"/>
          <w:color w:val="000000"/>
          <w:sz w:val="24"/>
          <w:szCs w:val="23"/>
          <w:bdr w:val="none" w:sz="0" w:space="0" w:color="auto" w:frame="1"/>
          <w:shd w:val="clear" w:color="auto" w:fill="FFFFFF"/>
        </w:rPr>
        <w:t xml:space="preserve"> occupi</w:t>
      </w:r>
      <w:r w:rsidR="00612B09" w:rsidRPr="001D5799">
        <w:rPr>
          <w:rStyle w:val="Emphasis"/>
          <w:rFonts w:ascii="Times New Roman" w:hAnsi="Times New Roman"/>
          <w:i w:val="0"/>
          <w:color w:val="000000"/>
          <w:sz w:val="24"/>
          <w:szCs w:val="23"/>
          <w:bdr w:val="none" w:sz="0" w:space="0" w:color="auto" w:frame="1"/>
          <w:shd w:val="clear" w:color="auto" w:fill="FFFFFF"/>
        </w:rPr>
        <w:t xml:space="preserve">ed by </w:t>
      </w:r>
      <w:r w:rsidR="00612B09" w:rsidRPr="001D5799">
        <w:rPr>
          <w:rStyle w:val="Emphasis"/>
          <w:rFonts w:ascii="Times New Roman" w:hAnsi="Times New Roman"/>
          <w:color w:val="000000"/>
          <w:sz w:val="24"/>
          <w:szCs w:val="23"/>
          <w:bdr w:val="none" w:sz="0" w:space="0" w:color="auto" w:frame="1"/>
          <w:shd w:val="clear" w:color="auto" w:fill="FFFFFF"/>
        </w:rPr>
        <w:t>b.</w:t>
      </w:r>
    </w:p>
    <w:p w14:paraId="0B7DD31E" w14:textId="77777777"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independent continuant</w:t>
      </w:r>
    </w:p>
    <w:p w14:paraId="7518EAFB" w14:textId="77777777" w:rsidR="0065182A" w:rsidRPr="0065182A" w:rsidRDefault="0065182A" w:rsidP="0065182A">
      <w:pPr>
        <w:spacing w:beforeLines="1" w:before="2" w:afterLines="1" w:after="2" w:line="360" w:lineRule="auto"/>
        <w:rPr>
          <w:rStyle w:val="apple-converted-space"/>
          <w:rFonts w:ascii="Times New Roman" w:hAnsi="Times New Roman"/>
          <w:iCs/>
          <w:color w:val="000000"/>
          <w:sz w:val="24"/>
          <w:szCs w:val="23"/>
          <w:bdr w:val="none" w:sz="0" w:space="0" w:color="auto" w:frame="1"/>
          <w:shd w:val="clear" w:color="auto" w:fill="FFFFFF"/>
        </w:rPr>
      </w:pPr>
      <w:r w:rsidRPr="001C76CF">
        <w:rPr>
          <w:rFonts w:ascii="Times New Roman" w:hAnsi="Times New Roman"/>
          <w:smallCaps/>
          <w:sz w:val="24"/>
          <w:szCs w:val="23"/>
        </w:rPr>
        <w:t>Range</w:t>
      </w:r>
      <w:r>
        <w:rPr>
          <w:rFonts w:ascii="Times New Roman" w:hAnsi="Times New Roman"/>
          <w:smallCaps/>
          <w:sz w:val="24"/>
          <w:szCs w:val="23"/>
        </w:rPr>
        <w:t xml:space="preserve">: </w:t>
      </w:r>
      <w:r>
        <w:rPr>
          <w:rStyle w:val="apple-style-span"/>
          <w:rFonts w:ascii="Times New Roman" w:hAnsi="Times New Roman"/>
          <w:color w:val="000000"/>
          <w:sz w:val="24"/>
          <w:szCs w:val="23"/>
          <w:shd w:val="clear" w:color="auto" w:fill="FFFFFF"/>
        </w:rPr>
        <w:t>spatial region</w:t>
      </w:r>
    </w:p>
    <w:p w14:paraId="57FB8B27" w14:textId="77777777" w:rsidR="0065182A" w:rsidRPr="001D5799" w:rsidRDefault="0065182A" w:rsidP="009B5669">
      <w:pPr>
        <w:spacing w:beforeLines="1" w:before="2" w:afterLines="1" w:after="2" w:line="360" w:lineRule="auto"/>
        <w:rPr>
          <w:rFonts w:ascii="Times New Roman" w:hAnsi="Times New Roman"/>
          <w:i/>
          <w:sz w:val="24"/>
          <w:szCs w:val="23"/>
        </w:rPr>
      </w:pPr>
    </w:p>
    <w:p w14:paraId="68164DA1" w14:textId="77777777" w:rsidR="000B34A1" w:rsidRPr="001D5799" w:rsidRDefault="000B34A1" w:rsidP="009B5669">
      <w:pPr>
        <w:spacing w:beforeLines="1" w:before="2" w:afterLines="1" w:after="2" w:line="360" w:lineRule="auto"/>
        <w:rPr>
          <w:rFonts w:ascii="Times New Roman" w:hAnsi="Times New Roman"/>
          <w:sz w:val="24"/>
          <w:szCs w:val="23"/>
        </w:rPr>
      </w:pPr>
    </w:p>
    <w:p w14:paraId="3AACF9FF" w14:textId="77777777"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your </w:t>
      </w:r>
      <w:r w:rsidR="00575080">
        <w:rPr>
          <w:rFonts w:ascii="Times New Roman" w:hAnsi="Times New Roman"/>
          <w:sz w:val="24"/>
          <w:szCs w:val="23"/>
        </w:rPr>
        <w:t>arm</w:t>
      </w:r>
      <w:r w:rsidRPr="001D5799">
        <w:rPr>
          <w:rFonts w:ascii="Times New Roman" w:hAnsi="Times New Roman"/>
          <w:sz w:val="24"/>
          <w:szCs w:val="23"/>
        </w:rPr>
        <w:t xml:space="preserve">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Pr="001D5799">
        <w:rPr>
          <w:rFonts w:ascii="Times New Roman" w:hAnsi="Times New Roman"/>
          <w:sz w:val="24"/>
          <w:szCs w:val="23"/>
        </w:rPr>
        <w:t xml:space="preserve">your body;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stem cell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6201FE" w:rsidRPr="001D5799">
        <w:rPr>
          <w:rFonts w:ascii="Times New Roman" w:hAnsi="Times New Roman"/>
          <w:sz w:val="24"/>
          <w:szCs w:val="23"/>
        </w:rPr>
        <w:t>this portion of</w:t>
      </w:r>
      <w:r w:rsidR="007A4DDC" w:rsidRPr="001D5799">
        <w:rPr>
          <w:rFonts w:ascii="Times New Roman" w:hAnsi="Times New Roman"/>
          <w:sz w:val="24"/>
          <w:szCs w:val="23"/>
        </w:rPr>
        <w:t xml:space="preserve"> </w:t>
      </w:r>
      <w:r w:rsidRPr="001D5799">
        <w:rPr>
          <w:rFonts w:ascii="Times New Roman" w:hAnsi="Times New Roman"/>
          <w:sz w:val="24"/>
          <w:szCs w:val="23"/>
        </w:rPr>
        <w:t xml:space="preserve">bone marrow;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portion of cocaine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151755" w:rsidRPr="001D5799">
        <w:rPr>
          <w:rFonts w:ascii="Times New Roman" w:hAnsi="Times New Roman"/>
          <w:sz w:val="24"/>
          <w:szCs w:val="23"/>
        </w:rPr>
        <w:t>this portion</w:t>
      </w:r>
      <w:r w:rsidRPr="001D5799">
        <w:rPr>
          <w:rFonts w:ascii="Times New Roman" w:hAnsi="Times New Roman"/>
          <w:sz w:val="24"/>
          <w:szCs w:val="23"/>
        </w:rPr>
        <w:t xml:space="preserve"> of blood</w:t>
      </w:r>
      <w:r w:rsidR="006201FE" w:rsidRPr="001D5799">
        <w:rPr>
          <w:rFonts w:ascii="Times New Roman" w:hAnsi="Times New Roman"/>
          <w:sz w:val="24"/>
          <w:szCs w:val="23"/>
        </w:rPr>
        <w:t>.</w:t>
      </w:r>
    </w:p>
    <w:p w14:paraId="18FF83AE" w14:textId="77777777" w:rsidR="00F604ED" w:rsidRPr="001D5799" w:rsidRDefault="00F604ED" w:rsidP="009B5669">
      <w:pPr>
        <w:spacing w:beforeLines="1" w:before="2" w:afterLines="1" w:after="2" w:line="360" w:lineRule="auto"/>
        <w:rPr>
          <w:rFonts w:ascii="Times New Roman" w:hAnsi="Times New Roman"/>
          <w:b/>
          <w:i/>
          <w:sz w:val="24"/>
          <w:szCs w:val="23"/>
        </w:rPr>
      </w:pPr>
    </w:p>
    <w:p w14:paraId="1D6B6E19" w14:textId="77777777" w:rsidR="00187F8C" w:rsidRPr="00F4014E" w:rsidRDefault="00236D40" w:rsidP="00187F8C">
      <w:pPr>
        <w:spacing w:beforeLines="1" w:before="2" w:afterLines="1" w:after="2" w:line="360" w:lineRule="auto"/>
        <w:rPr>
          <w:rFonts w:ascii="Times New Roman" w:hAnsi="Times New Roman"/>
          <w:sz w:val="24"/>
          <w:szCs w:val="23"/>
          <w:highlight w:val="yellow"/>
        </w:rPr>
      </w:pPr>
      <w:r w:rsidRPr="00F4014E">
        <w:rPr>
          <w:rFonts w:ascii="Times New Roman" w:hAnsi="Times New Roman"/>
          <w:smallCaps/>
          <w:sz w:val="24"/>
          <w:szCs w:val="23"/>
          <w:highlight w:val="yellow"/>
        </w:rPr>
        <w:t>Axiom:</w:t>
      </w:r>
      <w:r w:rsidR="00187F8C" w:rsidRPr="00F4014E">
        <w:rPr>
          <w:rFonts w:ascii="Times New Roman" w:hAnsi="Times New Roman"/>
          <w:sz w:val="24"/>
          <w:szCs w:val="23"/>
          <w:highlight w:val="yellow"/>
        </w:rPr>
        <w:t xml:space="preserve"> </w:t>
      </w:r>
      <w:r w:rsidR="00187F8C" w:rsidRPr="00F4014E">
        <w:rPr>
          <w:rFonts w:ascii="Times New Roman" w:hAnsi="Times New Roman"/>
          <w:b/>
          <w:sz w:val="24"/>
          <w:szCs w:val="23"/>
          <w:highlight w:val="yellow"/>
        </w:rPr>
        <w:t>Located_in</w:t>
      </w:r>
      <w:r w:rsidR="00187F8C" w:rsidRPr="00F4014E">
        <w:rPr>
          <w:rFonts w:ascii="Times New Roman" w:hAnsi="Times New Roman"/>
          <w:sz w:val="24"/>
          <w:szCs w:val="23"/>
          <w:highlight w:val="yellow"/>
        </w:rPr>
        <w:t xml:space="preserve"> is transitive</w:t>
      </w:r>
    </w:p>
    <w:p w14:paraId="3D6B7E4A" w14:textId="77777777" w:rsidR="00F4014E" w:rsidRDefault="00F4014E" w:rsidP="00F4014E">
      <w:pPr>
        <w:spacing w:beforeLines="1" w:before="2" w:afterLines="1" w:after="2" w:line="360" w:lineRule="auto"/>
        <w:ind w:firstLine="720"/>
        <w:rPr>
          <w:rFonts w:ascii="Times New Roman" w:hAnsi="Times New Roman"/>
          <w:sz w:val="24"/>
          <w:szCs w:val="23"/>
        </w:rPr>
      </w:pPr>
      <w:r w:rsidRPr="00F4014E">
        <w:rPr>
          <w:rFonts w:ascii="Times New Roman" w:hAnsi="Times New Roman"/>
          <w:i/>
          <w:sz w:val="24"/>
          <w:szCs w:val="23"/>
          <w:highlight w:val="yellow"/>
        </w:rPr>
        <w:t>a</w:t>
      </w:r>
      <w:r w:rsidRPr="00F4014E">
        <w:rPr>
          <w:rFonts w:ascii="Times New Roman" w:hAnsi="Times New Roman"/>
          <w:sz w:val="24"/>
          <w:szCs w:val="23"/>
          <w:highlight w:val="yellow"/>
        </w:rPr>
        <w:t xml:space="preserve"> </w:t>
      </w:r>
      <w:r w:rsidRPr="00F4014E">
        <w:rPr>
          <w:rFonts w:ascii="Times New Roman" w:hAnsi="Times New Roman"/>
          <w:b/>
          <w:sz w:val="24"/>
          <w:szCs w:val="23"/>
          <w:highlight w:val="yellow"/>
        </w:rPr>
        <w:t>located_in</w:t>
      </w:r>
      <w:r w:rsidRPr="00F4014E">
        <w:rPr>
          <w:rFonts w:ascii="Times New Roman" w:hAnsi="Times New Roman"/>
          <w:sz w:val="24"/>
          <w:szCs w:val="23"/>
          <w:highlight w:val="yellow"/>
        </w:rPr>
        <w:t xml:space="preserve"> </w:t>
      </w:r>
      <w:r w:rsidRPr="00F4014E">
        <w:rPr>
          <w:rFonts w:ascii="Times New Roman" w:hAnsi="Times New Roman"/>
          <w:i/>
          <w:sz w:val="24"/>
          <w:szCs w:val="23"/>
          <w:highlight w:val="yellow"/>
        </w:rPr>
        <w:t>b</w:t>
      </w:r>
      <w:r w:rsidRPr="00F4014E">
        <w:rPr>
          <w:rFonts w:ascii="Times New Roman" w:hAnsi="Times New Roman"/>
          <w:sz w:val="24"/>
          <w:szCs w:val="23"/>
          <w:highlight w:val="yellow"/>
        </w:rPr>
        <w:t xml:space="preserve"> at </w:t>
      </w:r>
      <w:r w:rsidRPr="00F4014E">
        <w:rPr>
          <w:rFonts w:ascii="Times New Roman" w:hAnsi="Times New Roman"/>
          <w:i/>
          <w:sz w:val="24"/>
          <w:szCs w:val="23"/>
          <w:highlight w:val="yellow"/>
        </w:rPr>
        <w:t>t</w:t>
      </w:r>
      <w:r w:rsidRPr="00F4014E">
        <w:rPr>
          <w:rFonts w:ascii="Times New Roman" w:hAnsi="Times New Roman"/>
          <w:sz w:val="24"/>
          <w:szCs w:val="23"/>
          <w:highlight w:val="yellow"/>
        </w:rPr>
        <w:t xml:space="preserve"> and </w:t>
      </w:r>
      <w:r w:rsidRPr="00F4014E">
        <w:rPr>
          <w:rFonts w:ascii="Times New Roman" w:hAnsi="Times New Roman"/>
          <w:i/>
          <w:sz w:val="24"/>
          <w:szCs w:val="23"/>
          <w:highlight w:val="yellow"/>
        </w:rPr>
        <w:t>b</w:t>
      </w:r>
      <w:r w:rsidRPr="00F4014E">
        <w:rPr>
          <w:rFonts w:ascii="Times New Roman" w:hAnsi="Times New Roman"/>
          <w:sz w:val="24"/>
          <w:szCs w:val="23"/>
          <w:highlight w:val="yellow"/>
        </w:rPr>
        <w:t xml:space="preserve"> </w:t>
      </w:r>
      <w:r w:rsidRPr="00F4014E">
        <w:rPr>
          <w:rFonts w:ascii="Times New Roman" w:hAnsi="Times New Roman"/>
          <w:b/>
          <w:sz w:val="24"/>
          <w:szCs w:val="23"/>
          <w:highlight w:val="yellow"/>
        </w:rPr>
        <w:t>located_in</w:t>
      </w:r>
      <w:r w:rsidRPr="00F4014E">
        <w:rPr>
          <w:rFonts w:ascii="Times New Roman" w:hAnsi="Times New Roman"/>
          <w:sz w:val="24"/>
          <w:szCs w:val="23"/>
          <w:highlight w:val="yellow"/>
        </w:rPr>
        <w:t xml:space="preserve"> </w:t>
      </w:r>
      <w:r w:rsidRPr="00F4014E">
        <w:rPr>
          <w:rFonts w:ascii="Times New Roman" w:hAnsi="Times New Roman"/>
          <w:i/>
          <w:sz w:val="24"/>
          <w:szCs w:val="23"/>
          <w:highlight w:val="yellow"/>
        </w:rPr>
        <w:t>c</w:t>
      </w:r>
      <w:r w:rsidRPr="00F4014E">
        <w:rPr>
          <w:rFonts w:ascii="Times New Roman" w:hAnsi="Times New Roman"/>
          <w:sz w:val="24"/>
          <w:szCs w:val="23"/>
          <w:highlight w:val="yellow"/>
        </w:rPr>
        <w:t xml:space="preserve"> at </w:t>
      </w:r>
      <w:r w:rsidRPr="00F4014E">
        <w:rPr>
          <w:rFonts w:ascii="Times New Roman" w:hAnsi="Times New Roman"/>
          <w:i/>
          <w:sz w:val="24"/>
          <w:szCs w:val="23"/>
          <w:highlight w:val="yellow"/>
        </w:rPr>
        <w:t>t</w:t>
      </w:r>
      <w:r w:rsidRPr="00F4014E">
        <w:rPr>
          <w:rFonts w:ascii="Times New Roman" w:hAnsi="Times New Roman"/>
          <w:sz w:val="24"/>
          <w:szCs w:val="23"/>
          <w:highlight w:val="yellow"/>
        </w:rPr>
        <w:t xml:space="preserve">, then </w:t>
      </w:r>
      <w:r w:rsidRPr="00F4014E">
        <w:rPr>
          <w:rFonts w:ascii="Times New Roman" w:hAnsi="Times New Roman"/>
          <w:i/>
          <w:sz w:val="24"/>
          <w:szCs w:val="23"/>
          <w:highlight w:val="yellow"/>
        </w:rPr>
        <w:t>a</w:t>
      </w:r>
      <w:r w:rsidRPr="00F4014E">
        <w:rPr>
          <w:rFonts w:ascii="Times New Roman" w:hAnsi="Times New Roman"/>
          <w:sz w:val="24"/>
          <w:szCs w:val="23"/>
          <w:highlight w:val="yellow"/>
        </w:rPr>
        <w:t xml:space="preserve"> </w:t>
      </w:r>
      <w:r w:rsidRPr="00F4014E">
        <w:rPr>
          <w:rFonts w:ascii="Times New Roman" w:hAnsi="Times New Roman"/>
          <w:b/>
          <w:sz w:val="24"/>
          <w:szCs w:val="23"/>
          <w:highlight w:val="yellow"/>
        </w:rPr>
        <w:t>located_in</w:t>
      </w:r>
      <w:r w:rsidRPr="00F4014E">
        <w:rPr>
          <w:rFonts w:ascii="Times New Roman" w:hAnsi="Times New Roman"/>
          <w:sz w:val="24"/>
          <w:szCs w:val="23"/>
          <w:highlight w:val="yellow"/>
        </w:rPr>
        <w:t xml:space="preserve"> </w:t>
      </w:r>
      <w:r w:rsidRPr="00F4014E">
        <w:rPr>
          <w:rFonts w:ascii="Times New Roman" w:hAnsi="Times New Roman"/>
          <w:i/>
          <w:sz w:val="24"/>
          <w:szCs w:val="23"/>
          <w:highlight w:val="yellow"/>
        </w:rPr>
        <w:t>c</w:t>
      </w:r>
    </w:p>
    <w:p w14:paraId="5FD8A21D" w14:textId="77777777" w:rsidR="00187F8C" w:rsidRDefault="00187F8C" w:rsidP="00187F8C">
      <w:pPr>
        <w:spacing w:beforeLines="1" w:before="2" w:afterLines="1" w:after="2" w:line="360" w:lineRule="auto"/>
        <w:rPr>
          <w:rFonts w:ascii="Times New Roman" w:hAnsi="Times New Roman"/>
          <w:sz w:val="24"/>
          <w:szCs w:val="23"/>
        </w:rPr>
      </w:pPr>
    </w:p>
    <w:p w14:paraId="14D02C72" w14:textId="77777777" w:rsidR="001A5D90" w:rsidRPr="001D5799" w:rsidRDefault="00F4014E" w:rsidP="00187F8C">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Pr>
          <w:rFonts w:ascii="Times New Roman" w:hAnsi="Times New Roman"/>
          <w:sz w:val="24"/>
          <w:szCs w:val="23"/>
        </w:rPr>
        <w:t xml:space="preserve">: </w:t>
      </w:r>
      <w:r w:rsidR="00187F8C" w:rsidRPr="001D5799">
        <w:rPr>
          <w:rFonts w:ascii="Times New Roman" w:hAnsi="Times New Roman"/>
          <w:sz w:val="24"/>
          <w:szCs w:val="23"/>
        </w:rPr>
        <w:t xml:space="preserve">For all material entities </w:t>
      </w:r>
      <w:r w:rsidR="00187F8C" w:rsidRPr="001D5799">
        <w:rPr>
          <w:rFonts w:ascii="Times New Roman" w:hAnsi="Times New Roman"/>
          <w:i/>
          <w:sz w:val="24"/>
          <w:szCs w:val="23"/>
        </w:rPr>
        <w:t>a</w:t>
      </w:r>
      <w:r w:rsidR="00187F8C" w:rsidRPr="001D5799">
        <w:rPr>
          <w:rFonts w:ascii="Times New Roman" w:hAnsi="Times New Roman"/>
          <w:sz w:val="24"/>
          <w:szCs w:val="23"/>
        </w:rPr>
        <w:t xml:space="preserve"> and </w:t>
      </w:r>
      <w:r w:rsidR="00187F8C" w:rsidRPr="001D5799">
        <w:rPr>
          <w:rFonts w:ascii="Times New Roman" w:hAnsi="Times New Roman"/>
          <w:i/>
          <w:sz w:val="24"/>
          <w:szCs w:val="23"/>
        </w:rPr>
        <w:t>b</w:t>
      </w:r>
      <w:r w:rsidR="00187F8C" w:rsidRPr="001D5799">
        <w:rPr>
          <w:rFonts w:ascii="Times New Roman" w:hAnsi="Times New Roman"/>
          <w:sz w:val="24"/>
          <w:szCs w:val="23"/>
        </w:rPr>
        <w:t xml:space="preserve">, parthood implies location: </w:t>
      </w:r>
    </w:p>
    <w:p w14:paraId="1145D933" w14:textId="77777777" w:rsidR="00187F8C" w:rsidRPr="001D5799" w:rsidRDefault="00187F8C" w:rsidP="001A5D90">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 xml:space="preserve">, </w:t>
      </w:r>
      <w:r w:rsidRPr="001D5799">
        <w:rPr>
          <w:rFonts w:ascii="Times New Roman" w:hAnsi="Times New Roman"/>
          <w:sz w:val="24"/>
          <w:szCs w:val="23"/>
        </w:rPr>
        <w:t xml:space="preserve">then </w:t>
      </w:r>
      <w:r w:rsidRPr="001D5799">
        <w:rPr>
          <w:rFonts w:ascii="Times New Roman" w:hAnsi="Times New Roman"/>
          <w:i/>
          <w:sz w:val="24"/>
          <w:szCs w:val="23"/>
        </w:rPr>
        <w:t>a</w:t>
      </w:r>
      <w:r w:rsidRPr="001D5799">
        <w:rPr>
          <w:rFonts w:ascii="Times New Roman" w:hAnsi="Times New Roman"/>
          <w:sz w:val="24"/>
          <w:szCs w:val="23"/>
        </w:rPr>
        <w:t xml:space="preserve"> is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at </w:t>
      </w:r>
      <w:r w:rsidR="001A5D90" w:rsidRPr="001D5799">
        <w:rPr>
          <w:rFonts w:ascii="Times New Roman" w:hAnsi="Times New Roman"/>
          <w:i/>
          <w:sz w:val="24"/>
          <w:szCs w:val="23"/>
        </w:rPr>
        <w:t>t.</w:t>
      </w:r>
    </w:p>
    <w:p w14:paraId="3FAA2D74" w14:textId="77777777" w:rsidR="00187F8C" w:rsidRPr="001D5799" w:rsidRDefault="00187F8C" w:rsidP="00187F8C">
      <w:pPr>
        <w:spacing w:beforeLines="1" w:before="2" w:afterLines="1" w:after="2" w:line="360" w:lineRule="auto"/>
        <w:rPr>
          <w:rFonts w:ascii="Times New Roman" w:hAnsi="Times New Roman"/>
          <w:b/>
          <w:i/>
          <w:sz w:val="24"/>
          <w:szCs w:val="23"/>
        </w:rPr>
      </w:pPr>
    </w:p>
    <w:p w14:paraId="7E9E9041" w14:textId="77777777" w:rsidR="001A5D90" w:rsidRPr="001D5799" w:rsidRDefault="001A5D90" w:rsidP="00187F8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Cha</w:t>
      </w:r>
      <w:r w:rsidR="0065182A">
        <w:rPr>
          <w:rFonts w:ascii="Times New Roman" w:hAnsi="Times New Roman"/>
          <w:b/>
          <w:sz w:val="24"/>
          <w:szCs w:val="23"/>
        </w:rPr>
        <w:t>ining rules</w:t>
      </w:r>
      <w:r w:rsidR="00187F8C" w:rsidRPr="001D5799">
        <w:rPr>
          <w:rFonts w:ascii="Times New Roman" w:hAnsi="Times New Roman"/>
          <w:sz w:val="24"/>
          <w:szCs w:val="23"/>
        </w:rPr>
        <w:br/>
      </w:r>
    </w:p>
    <w:p w14:paraId="24111B01" w14:textId="77777777" w:rsidR="00187F8C" w:rsidRPr="001D5799" w:rsidRDefault="00187F8C" w:rsidP="00187F8C">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001A5D90"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located</w:t>
      </w:r>
      <w:r w:rsidR="001A5D90" w:rsidRPr="001D5799">
        <w:rPr>
          <w:rFonts w:ascii="Times New Roman" w:hAnsi="Times New Roman"/>
          <w:b/>
          <w:sz w:val="24"/>
          <w:szCs w:val="23"/>
        </w:rPr>
        <w:t>_</w:t>
      </w:r>
      <w:r w:rsidRPr="001D5799">
        <w:rPr>
          <w:rFonts w:ascii="Times New Roman" w:hAnsi="Times New Roman"/>
          <w:b/>
          <w:sz w:val="24"/>
          <w:szCs w:val="23"/>
        </w:rPr>
        <w:t>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14:paraId="3F45C5E9" w14:textId="77777777" w:rsidR="001A5D90" w:rsidRPr="001D5799" w:rsidRDefault="001A5D90" w:rsidP="00187F8C">
      <w:pPr>
        <w:spacing w:beforeLines="1" w:before="2" w:afterLines="1" w:after="2" w:line="360" w:lineRule="auto"/>
        <w:rPr>
          <w:rFonts w:ascii="Times New Roman" w:hAnsi="Times New Roman"/>
          <w:sz w:val="24"/>
          <w:szCs w:val="23"/>
        </w:rPr>
      </w:pPr>
    </w:p>
    <w:p w14:paraId="72C65F99" w14:textId="77777777" w:rsidR="001A5D90" w:rsidRPr="001D5799" w:rsidRDefault="001A5D90" w:rsidP="001A5D90">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 xml:space="preserve">part_of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14:paraId="3F4E5643" w14:textId="77777777" w:rsidR="00187F8C" w:rsidRPr="001D5799" w:rsidRDefault="00187F8C" w:rsidP="009B5669">
      <w:pPr>
        <w:spacing w:beforeLines="1" w:before="2" w:afterLines="1" w:after="2" w:line="360" w:lineRule="auto"/>
        <w:rPr>
          <w:rFonts w:ascii="Times New Roman" w:hAnsi="Times New Roman"/>
          <w:b/>
          <w:i/>
          <w:sz w:val="24"/>
          <w:szCs w:val="23"/>
        </w:rPr>
      </w:pPr>
    </w:p>
    <w:p w14:paraId="3B500E8C" w14:textId="77777777" w:rsidR="000B34A1" w:rsidRDefault="000B34A1" w:rsidP="006C241A">
      <w:pPr>
        <w:pStyle w:val="Heading2"/>
        <w:spacing w:line="360" w:lineRule="auto"/>
      </w:pPr>
      <w:bookmarkStart w:id="717" w:name="_Toc313270712"/>
      <w:r>
        <w:t>Relation of containment</w:t>
      </w:r>
      <w:bookmarkEnd w:id="717"/>
    </w:p>
    <w:p w14:paraId="094AF245" w14:textId="77777777" w:rsidR="000B34A1" w:rsidRPr="001D5799" w:rsidRDefault="000B34A1" w:rsidP="009B5669">
      <w:pPr>
        <w:spacing w:beforeLines="1" w:before="2" w:afterLines="1" w:after="2" w:line="360" w:lineRule="auto"/>
        <w:rPr>
          <w:rFonts w:ascii="Times New Roman" w:hAnsi="Times New Roman"/>
          <w:sz w:val="24"/>
          <w:szCs w:val="23"/>
        </w:rPr>
      </w:pPr>
    </w:p>
    <w:p w14:paraId="1B3CF9A4" w14:textId="77777777" w:rsidR="00776B28" w:rsidRPr="001D5799" w:rsidRDefault="00236D40" w:rsidP="0065182A">
      <w:pPr>
        <w:spacing w:beforeLines="1" w:before="2" w:line="360" w:lineRule="auto"/>
        <w:jc w:val="both"/>
        <w:rPr>
          <w:rFonts w:ascii="Times New Roman" w:hAnsi="Times New Roman"/>
          <w:sz w:val="24"/>
          <w:szCs w:val="23"/>
        </w:rPr>
      </w:pPr>
      <w:r w:rsidRPr="001D5799">
        <w:rPr>
          <w:rFonts w:ascii="Times New Roman" w:hAnsi="Times New Roman"/>
          <w:smallCaps/>
          <w:sz w:val="24"/>
          <w:szCs w:val="23"/>
        </w:rPr>
        <w:t>Elucidation:</w:t>
      </w:r>
      <w:r w:rsidR="00107230" w:rsidRPr="001D5799">
        <w:rPr>
          <w:rFonts w:ascii="Times New Roman" w:hAnsi="Times New Roman"/>
          <w:sz w:val="24"/>
          <w:szCs w:val="23"/>
        </w:rPr>
        <w:t xml:space="preserve"> </w:t>
      </w:r>
      <w:r w:rsidR="000B34A1" w:rsidRPr="001D5799">
        <w:rPr>
          <w:rFonts w:ascii="Times New Roman" w:hAnsi="Times New Roman"/>
          <w:i/>
          <w:sz w:val="24"/>
          <w:szCs w:val="23"/>
        </w:rPr>
        <w:t>a</w:t>
      </w:r>
      <w:r w:rsidR="007A4DDC" w:rsidRPr="001D5799">
        <w:rPr>
          <w:rFonts w:ascii="Times New Roman" w:hAnsi="Times New Roman"/>
          <w:i/>
          <w:sz w:val="24"/>
          <w:szCs w:val="23"/>
        </w:rPr>
        <w:t xml:space="preserve"> </w:t>
      </w:r>
      <w:r w:rsidR="000B34A1" w:rsidRPr="001D5799">
        <w:rPr>
          <w:rFonts w:ascii="Times New Roman" w:hAnsi="Times New Roman"/>
          <w:b/>
          <w:sz w:val="24"/>
          <w:szCs w:val="23"/>
        </w:rPr>
        <w:t>contained_in</w:t>
      </w:r>
      <w:r w:rsidR="00151755" w:rsidRPr="001D5799">
        <w:rPr>
          <w:rFonts w:ascii="Times New Roman" w:hAnsi="Times New Roman"/>
          <w:b/>
          <w:sz w:val="24"/>
          <w:szCs w:val="23"/>
        </w:rPr>
        <w:t xml:space="preserve"> </w:t>
      </w:r>
      <w:r w:rsidR="000B34A1" w:rsidRPr="001D5799">
        <w:rPr>
          <w:rFonts w:ascii="Times New Roman" w:hAnsi="Times New Roman"/>
          <w:i/>
          <w:sz w:val="24"/>
          <w:szCs w:val="23"/>
        </w:rPr>
        <w:t xml:space="preserve">b </w:t>
      </w:r>
      <w:r w:rsidR="000B34A1" w:rsidRPr="001D5799">
        <w:rPr>
          <w:rFonts w:ascii="Times New Roman" w:hAnsi="Times New Roman"/>
          <w:b/>
          <w:sz w:val="24"/>
          <w:szCs w:val="23"/>
        </w:rPr>
        <w:t>at</w:t>
      </w:r>
      <w:r w:rsidR="007A4DDC" w:rsidRPr="001D5799">
        <w:rPr>
          <w:rFonts w:ascii="Times New Roman" w:hAnsi="Times New Roman"/>
          <w:b/>
          <w:sz w:val="24"/>
          <w:szCs w:val="23"/>
        </w:rPr>
        <w:t xml:space="preserve"> </w:t>
      </w:r>
      <w:r w:rsidR="00107230" w:rsidRPr="001D5799">
        <w:rPr>
          <w:rFonts w:ascii="Times New Roman" w:hAnsi="Times New Roman"/>
          <w:i/>
          <w:sz w:val="24"/>
          <w:szCs w:val="23"/>
        </w:rPr>
        <w:t xml:space="preserve">t </w:t>
      </w:r>
      <w:r w:rsidR="00107230" w:rsidRPr="001D5799">
        <w:rPr>
          <w:rFonts w:ascii="Times New Roman" w:hAnsi="Times New Roman"/>
          <w:sz w:val="24"/>
          <w:szCs w:val="23"/>
        </w:rPr>
        <w:t xml:space="preserve">means: </w:t>
      </w:r>
    </w:p>
    <w:p w14:paraId="0D41C161" w14:textId="77777777" w:rsidR="00776B28" w:rsidRPr="001D5799" w:rsidRDefault="000B34A1" w:rsidP="00776B28">
      <w:pPr>
        <w:spacing w:beforeLines="1" w:before="2" w:line="360" w:lineRule="auto"/>
        <w:ind w:left="720" w:firstLine="720"/>
        <w:jc w:val="both"/>
        <w:rPr>
          <w:rFonts w:ascii="Times New Roman" w:hAnsi="Times New Roman"/>
          <w:i/>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p>
    <w:p w14:paraId="2EA44D94" w14:textId="77777777" w:rsidR="00776B28" w:rsidRPr="001D5799" w:rsidRDefault="000B34A1" w:rsidP="00776B28">
      <w:pPr>
        <w:spacing w:beforeLines="1" w:before="2" w:line="360" w:lineRule="auto"/>
        <w:ind w:left="720" w:firstLine="72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Pr="001D5799">
        <w:rPr>
          <w:rFonts w:ascii="Times New Roman" w:hAnsi="Times New Roman"/>
          <w:i/>
          <w:sz w:val="24"/>
          <w:szCs w:val="23"/>
        </w:rPr>
        <w:t>site</w:t>
      </w:r>
      <w:r w:rsidR="007A4DDC" w:rsidRPr="001D5799">
        <w:rPr>
          <w:rFonts w:ascii="Times New Roman" w:hAnsi="Times New Roman"/>
          <w:i/>
          <w:sz w:val="24"/>
          <w:szCs w:val="23"/>
        </w:rPr>
        <w:t xml:space="preserve"> </w:t>
      </w:r>
    </w:p>
    <w:p w14:paraId="7040E81A" w14:textId="77777777" w:rsidR="00776B28" w:rsidRPr="001D5799" w:rsidRDefault="000B34A1" w:rsidP="00776B28">
      <w:pPr>
        <w:spacing w:beforeLines="1" w:before="2" w:line="360" w:lineRule="auto"/>
        <w:ind w:left="1440"/>
        <w:jc w:val="both"/>
        <w:rPr>
          <w:rFonts w:ascii="Times New Roman" w:hAnsi="Times New Roman"/>
          <w:sz w:val="24"/>
          <w:szCs w:val="23"/>
          <w:vertAlign w:val="subscript"/>
        </w:rPr>
      </w:pPr>
      <w:r w:rsidRPr="001D5799">
        <w:rPr>
          <w:rFonts w:ascii="Times New Roman" w:hAnsi="Times New Roman"/>
          <w:sz w:val="24"/>
          <w:szCs w:val="23"/>
        </w:rPr>
        <w:t xml:space="preserve">&amp; for all </w:t>
      </w:r>
      <w:r w:rsidRPr="001D5799">
        <w:rPr>
          <w:rFonts w:ascii="Times New Roman" w:hAnsi="Times New Roman"/>
          <w:i/>
          <w:sz w:val="24"/>
          <w:szCs w:val="23"/>
        </w:rPr>
        <w:t>spatial regions</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1</w:t>
      </w:r>
      <w:r w:rsidRPr="001D5799">
        <w:rPr>
          <w:rFonts w:ascii="Times New Roman" w:hAnsi="Times New Roman"/>
          <w:i/>
          <w:sz w:val="24"/>
          <w:szCs w:val="23"/>
        </w:rPr>
        <w:t>,</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001F273B" w:rsidRPr="001D5799">
        <w:rPr>
          <w:rFonts w:ascii="Times New Roman" w:hAnsi="Times New Roman"/>
          <w:sz w:val="24"/>
          <w:szCs w:val="23"/>
        </w:rPr>
        <w:t>,</w:t>
      </w:r>
      <w:r w:rsidR="007A4DDC" w:rsidRPr="001D5799">
        <w:rPr>
          <w:rFonts w:ascii="Times New Roman" w:hAnsi="Times New Roman"/>
          <w:sz w:val="24"/>
          <w:szCs w:val="23"/>
        </w:rPr>
        <w:t xml:space="preserve"> </w:t>
      </w:r>
      <w:r w:rsidR="001F273B" w:rsidRPr="001D5799">
        <w:rPr>
          <w:rFonts w:ascii="Times New Roman" w:hAnsi="Times New Roman"/>
          <w:sz w:val="24"/>
          <w:szCs w:val="23"/>
        </w:rPr>
        <w:t xml:space="preserve">then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part_of</w:t>
      </w:r>
      <w:r w:rsidR="007A4DDC" w:rsidRPr="001D5799">
        <w:rPr>
          <w:rFonts w:ascii="Times New Roman" w:hAnsi="Times New Roman"/>
          <w:b/>
          <w:sz w:val="24"/>
          <w:szCs w:val="23"/>
        </w:rPr>
        <w:t xml:space="preserve"> </w:t>
      </w:r>
      <w:r w:rsidR="00612B09" w:rsidRPr="001D5799">
        <w:rPr>
          <w:rFonts w:ascii="Times New Roman" w:hAnsi="Times New Roman"/>
          <w:sz w:val="24"/>
          <w:szCs w:val="23"/>
        </w:rPr>
        <w:t xml:space="preserve">the </w:t>
      </w:r>
      <w:r w:rsidR="00776B28" w:rsidRPr="001D5799">
        <w:rPr>
          <w:rFonts w:ascii="Times New Roman" w:hAnsi="Times New Roman"/>
          <w:sz w:val="24"/>
          <w:szCs w:val="23"/>
        </w:rPr>
        <w:t xml:space="preserve">convex closure </w:t>
      </w:r>
      <w:r w:rsidR="00612B09" w:rsidRPr="001D5799">
        <w:rPr>
          <w:rFonts w:ascii="Times New Roman" w:hAnsi="Times New Roman"/>
          <w:sz w:val="24"/>
          <w:szCs w:val="23"/>
        </w:rPr>
        <w:t>of</w:t>
      </w:r>
      <w:r w:rsidR="007A4DDC" w:rsidRPr="001D5799">
        <w:rPr>
          <w:rFonts w:ascii="Times New Roman" w:hAnsi="Times New Roman"/>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p>
    <w:p w14:paraId="05151646" w14:textId="77777777" w:rsidR="0065182A" w:rsidRDefault="00107230" w:rsidP="00776B28">
      <w:pPr>
        <w:spacing w:beforeLines="1" w:before="2" w:line="360" w:lineRule="auto"/>
        <w:ind w:left="1440"/>
        <w:jc w:val="both"/>
        <w:rPr>
          <w:rFonts w:ascii="Times New Roman" w:hAnsi="Times New Roman"/>
          <w:sz w:val="24"/>
          <w:szCs w:val="23"/>
        </w:rPr>
      </w:pPr>
      <w:r w:rsidRPr="001D5799">
        <w:rPr>
          <w:rFonts w:ascii="Times New Roman" w:hAnsi="Times New Roman"/>
          <w:sz w:val="24"/>
          <w:szCs w:val="23"/>
        </w:rPr>
        <w:t xml:space="preserve">&amp; if </w:t>
      </w:r>
      <w:r w:rsidRPr="001D5799">
        <w:rPr>
          <w:rFonts w:ascii="Times New Roman" w:hAnsi="Times New Roman"/>
          <w:i/>
          <w:sz w:val="24"/>
          <w:szCs w:val="23"/>
        </w:rPr>
        <w:t xml:space="preserve">b </w:t>
      </w:r>
      <w:r w:rsidRPr="001D5799">
        <w:rPr>
          <w:rFonts w:ascii="Times New Roman" w:hAnsi="Times New Roman"/>
          <w:sz w:val="24"/>
          <w:szCs w:val="23"/>
        </w:rPr>
        <w:t xml:space="preserve">is moved a sufficient distance in space then this will cause </w:t>
      </w:r>
      <w:r w:rsidRPr="001D5799">
        <w:rPr>
          <w:rFonts w:ascii="Times New Roman" w:hAnsi="Times New Roman"/>
          <w:i/>
          <w:sz w:val="24"/>
          <w:szCs w:val="23"/>
        </w:rPr>
        <w:t xml:space="preserve">a </w:t>
      </w:r>
      <w:r w:rsidRPr="001D5799">
        <w:rPr>
          <w:rFonts w:ascii="Times New Roman" w:hAnsi="Times New Roman"/>
          <w:sz w:val="24"/>
          <w:szCs w:val="23"/>
        </w:rPr>
        <w:t xml:space="preserve">to be moved also in virtue of its position in relation to </w:t>
      </w:r>
      <w:r w:rsidRPr="001D5799">
        <w:rPr>
          <w:rFonts w:ascii="Times New Roman" w:hAnsi="Times New Roman"/>
          <w:i/>
          <w:sz w:val="24"/>
          <w:szCs w:val="23"/>
        </w:rPr>
        <w:t>b</w:t>
      </w:r>
      <w:r w:rsidR="0065182A">
        <w:rPr>
          <w:rFonts w:ascii="Times New Roman" w:hAnsi="Times New Roman"/>
          <w:sz w:val="24"/>
          <w:szCs w:val="23"/>
        </w:rPr>
        <w:t xml:space="preserve">. </w:t>
      </w:r>
    </w:p>
    <w:p w14:paraId="15043367" w14:textId="77777777" w:rsidR="00F4014E" w:rsidRPr="00F4014E" w:rsidRDefault="00F4014E" w:rsidP="0065182A">
      <w:pPr>
        <w:spacing w:beforeLines="1" w:before="2" w:line="360" w:lineRule="auto"/>
        <w:jc w:val="both"/>
        <w:rPr>
          <w:rFonts w:ascii="Times New Roman" w:hAnsi="Times New Roman"/>
          <w:i/>
          <w:sz w:val="24"/>
          <w:szCs w:val="23"/>
        </w:rPr>
      </w:pPr>
      <w:r>
        <w:rPr>
          <w:rFonts w:ascii="Times New Roman" w:hAnsi="Times New Roman"/>
          <w:sz w:val="24"/>
          <w:szCs w:val="23"/>
        </w:rPr>
        <w:t>Here the convex closure</w:t>
      </w:r>
      <w:r w:rsidR="00736310">
        <w:rPr>
          <w:rFonts w:ascii="Times New Roman" w:hAnsi="Times New Roman"/>
          <w:sz w:val="24"/>
          <w:szCs w:val="23"/>
        </w:rPr>
        <w:t xml:space="preserve"> (sometimes called the convex hull)</w:t>
      </w:r>
      <w:r>
        <w:rPr>
          <w:rFonts w:ascii="Times New Roman" w:hAnsi="Times New Roman"/>
          <w:sz w:val="24"/>
          <w:szCs w:val="23"/>
        </w:rPr>
        <w:t xml:space="preserve"> of </w:t>
      </w:r>
      <w:r>
        <w:rPr>
          <w:rFonts w:ascii="Times New Roman" w:hAnsi="Times New Roman"/>
          <w:i/>
          <w:sz w:val="24"/>
          <w:szCs w:val="23"/>
        </w:rPr>
        <w:t>r</w:t>
      </w:r>
      <w:r>
        <w:rPr>
          <w:rFonts w:ascii="Times New Roman" w:hAnsi="Times New Roman"/>
          <w:sz w:val="24"/>
          <w:szCs w:val="23"/>
        </w:rPr>
        <w:t xml:space="preserve"> is, intuitively, the spatial region that results when we fill all the holes in </w:t>
      </w:r>
      <w:r>
        <w:rPr>
          <w:rFonts w:ascii="Times New Roman" w:hAnsi="Times New Roman"/>
          <w:i/>
          <w:sz w:val="24"/>
          <w:szCs w:val="23"/>
        </w:rPr>
        <w:t xml:space="preserve">r </w:t>
      </w:r>
      <w:r>
        <w:rPr>
          <w:rFonts w:ascii="Times New Roman" w:hAnsi="Times New Roman"/>
          <w:sz w:val="24"/>
          <w:szCs w:val="23"/>
        </w:rPr>
        <w:t>[</w:t>
      </w:r>
      <w:r>
        <w:rPr>
          <w:rFonts w:ascii="Times New Roman" w:hAnsi="Times New Roman"/>
          <w:sz w:val="24"/>
          <w:szCs w:val="23"/>
        </w:rPr>
        <w:fldChar w:fldCharType="begin"/>
      </w:r>
      <w:r>
        <w:rPr>
          <w:rFonts w:ascii="Times New Roman" w:hAnsi="Times New Roman"/>
          <w:sz w:val="24"/>
          <w:szCs w:val="23"/>
        </w:rPr>
        <w:instrText xml:space="preserve"> REF _Ref309482413 \r \h </w:instrText>
      </w:r>
      <w:r>
        <w:rPr>
          <w:rFonts w:ascii="Times New Roman" w:hAnsi="Times New Roman"/>
          <w:sz w:val="24"/>
          <w:szCs w:val="23"/>
        </w:rPr>
      </w:r>
      <w:r>
        <w:rPr>
          <w:rFonts w:ascii="Times New Roman" w:hAnsi="Times New Roman"/>
          <w:sz w:val="24"/>
          <w:szCs w:val="23"/>
        </w:rPr>
        <w:fldChar w:fldCharType="separate"/>
      </w:r>
      <w:r w:rsidR="00A908AB">
        <w:rPr>
          <w:rFonts w:ascii="Times New Roman" w:hAnsi="Times New Roman"/>
          <w:sz w:val="24"/>
          <w:szCs w:val="23"/>
        </w:rPr>
        <w:t>52</w:t>
      </w:r>
      <w:r>
        <w:rPr>
          <w:rFonts w:ascii="Times New Roman" w:hAnsi="Times New Roman"/>
          <w:sz w:val="24"/>
          <w:szCs w:val="23"/>
        </w:rPr>
        <w:fldChar w:fldCharType="end"/>
      </w:r>
      <w:r>
        <w:rPr>
          <w:rFonts w:ascii="Times New Roman" w:hAnsi="Times New Roman"/>
          <w:sz w:val="24"/>
          <w:szCs w:val="23"/>
        </w:rPr>
        <w:t>]</w:t>
      </w:r>
      <w:r>
        <w:rPr>
          <w:rFonts w:ascii="Times New Roman" w:hAnsi="Times New Roman"/>
          <w:i/>
          <w:sz w:val="24"/>
          <w:szCs w:val="23"/>
        </w:rPr>
        <w:t xml:space="preserve"> .</w:t>
      </w:r>
    </w:p>
    <w:p w14:paraId="5D34C431" w14:textId="77777777" w:rsidR="000B34A1" w:rsidRPr="001D5799" w:rsidRDefault="00F4014E" w:rsidP="0065182A">
      <w:pPr>
        <w:spacing w:beforeLines="1" w:before="2" w:line="360" w:lineRule="auto"/>
        <w:jc w:val="both"/>
        <w:rPr>
          <w:rFonts w:ascii="Times New Roman" w:hAnsi="Times New Roman"/>
          <w:sz w:val="24"/>
          <w:szCs w:val="23"/>
        </w:rPr>
      </w:pPr>
      <w:r>
        <w:rPr>
          <w:rFonts w:ascii="Times New Roman" w:hAnsi="Times New Roman"/>
          <w:sz w:val="24"/>
          <w:szCs w:val="23"/>
        </w:rPr>
        <w:t>To see why the</w:t>
      </w:r>
      <w:r w:rsidR="00107230" w:rsidRPr="001D5799">
        <w:rPr>
          <w:rFonts w:ascii="Times New Roman" w:hAnsi="Times New Roman"/>
          <w:sz w:val="24"/>
          <w:szCs w:val="23"/>
        </w:rPr>
        <w:t xml:space="preserve"> </w:t>
      </w:r>
      <w:r w:rsidR="00776B28" w:rsidRPr="001D5799">
        <w:rPr>
          <w:rFonts w:ascii="Times New Roman" w:hAnsi="Times New Roman"/>
          <w:sz w:val="24"/>
          <w:szCs w:val="23"/>
        </w:rPr>
        <w:t xml:space="preserve">last </w:t>
      </w:r>
      <w:r w:rsidR="00107230" w:rsidRPr="001D5799">
        <w:rPr>
          <w:rFonts w:ascii="Times New Roman" w:hAnsi="Times New Roman"/>
          <w:sz w:val="24"/>
          <w:szCs w:val="23"/>
        </w:rPr>
        <w:t>condition is needed see [</w:t>
      </w:r>
      <w:r w:rsidR="001E591D" w:rsidRPr="001D5799">
        <w:rPr>
          <w:rFonts w:ascii="Times New Roman" w:hAnsi="Times New Roman"/>
          <w:sz w:val="24"/>
          <w:szCs w:val="23"/>
        </w:rPr>
        <w:fldChar w:fldCharType="begin"/>
      </w:r>
      <w:r w:rsidR="00107230" w:rsidRPr="001D5799">
        <w:rPr>
          <w:rFonts w:ascii="Times New Roman" w:hAnsi="Times New Roman"/>
          <w:sz w:val="24"/>
          <w:szCs w:val="23"/>
        </w:rPr>
        <w:instrText xml:space="preserve"> REF _Ref309482413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52</w:t>
      </w:r>
      <w:r w:rsidR="001E591D" w:rsidRPr="001D5799">
        <w:rPr>
          <w:rFonts w:ascii="Times New Roman" w:hAnsi="Times New Roman"/>
          <w:sz w:val="24"/>
          <w:szCs w:val="23"/>
        </w:rPr>
        <w:fldChar w:fldCharType="end"/>
      </w:r>
      <w:r w:rsidR="0065182A">
        <w:rPr>
          <w:rFonts w:ascii="Times New Roman" w:hAnsi="Times New Roman"/>
          <w:sz w:val="24"/>
          <w:szCs w:val="23"/>
        </w:rPr>
        <w:t xml:space="preserve">]. </w:t>
      </w:r>
      <w:r w:rsidR="00EA4C49">
        <w:rPr>
          <w:rFonts w:ascii="Times New Roman" w:hAnsi="Times New Roman"/>
          <w:sz w:val="24"/>
          <w:szCs w:val="23"/>
        </w:rPr>
        <w:t xml:space="preserve">The condition is designed to exclude cases where, for example, an object is placed in the hole of a donut. </w:t>
      </w:r>
    </w:p>
    <w:p w14:paraId="4C577A78" w14:textId="77777777" w:rsidR="00107230" w:rsidRPr="001D5799" w:rsidRDefault="00107230" w:rsidP="009B5669">
      <w:pPr>
        <w:spacing w:beforeLines="1" w:before="2" w:afterLines="1" w:after="2" w:line="360" w:lineRule="auto"/>
        <w:rPr>
          <w:rFonts w:ascii="Times New Roman" w:hAnsi="Times New Roman"/>
          <w:sz w:val="24"/>
          <w:szCs w:val="23"/>
        </w:rPr>
      </w:pPr>
    </w:p>
    <w:p w14:paraId="5302324C" w14:textId="77777777" w:rsidR="000B34A1" w:rsidRPr="001D5799" w:rsidRDefault="000B34A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w:t>
      </w:r>
      <w:r w:rsidRPr="001D5799">
        <w:rPr>
          <w:rFonts w:ascii="Times New Roman" w:hAnsi="Times New Roman"/>
          <w:i/>
          <w:sz w:val="24"/>
          <w:szCs w:val="23"/>
        </w:rPr>
        <w:t>site</w:t>
      </w:r>
      <w:r w:rsidRPr="001D5799">
        <w:rPr>
          <w:rFonts w:ascii="Times New Roman" w:hAnsi="Times New Roman"/>
          <w:sz w:val="24"/>
          <w:szCs w:val="23"/>
        </w:rPr>
        <w:t xml:space="preserve"> is something in which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can be contained.</w:t>
      </w:r>
    </w:p>
    <w:p w14:paraId="16506C3F" w14:textId="77777777" w:rsidR="000B34A1" w:rsidRPr="001D5799" w:rsidRDefault="000B34A1" w:rsidP="009B5669">
      <w:pPr>
        <w:spacing w:beforeLines="1" w:before="2" w:afterLines="1" w:after="2" w:line="360" w:lineRule="auto"/>
        <w:jc w:val="both"/>
        <w:rPr>
          <w:rFonts w:ascii="Times New Roman" w:hAnsi="Times New Roman"/>
          <w:sz w:val="24"/>
          <w:szCs w:val="23"/>
        </w:rPr>
      </w:pPr>
    </w:p>
    <w:p w14:paraId="2655702D" w14:textId="77777777" w:rsidR="00F604ED" w:rsidRPr="001D5799" w:rsidRDefault="009331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there are other sub-universals of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in addition to </w:t>
      </w:r>
      <w:r w:rsidRPr="001D5799">
        <w:rPr>
          <w:rFonts w:ascii="Times New Roman" w:hAnsi="Times New Roman"/>
          <w:i/>
          <w:sz w:val="24"/>
          <w:szCs w:val="23"/>
        </w:rPr>
        <w:t>site</w:t>
      </w:r>
      <w:r w:rsidR="00A525E0" w:rsidRPr="001D5799">
        <w:rPr>
          <w:rFonts w:ascii="Times New Roman" w:hAnsi="Times New Roman"/>
          <w:sz w:val="24"/>
          <w:szCs w:val="23"/>
        </w:rPr>
        <w:t xml:space="preserve">, </w:t>
      </w:r>
      <w:r w:rsidR="00AD530B" w:rsidRPr="001D5799">
        <w:rPr>
          <w:rFonts w:ascii="Times New Roman" w:hAnsi="Times New Roman"/>
          <w:i/>
          <w:sz w:val="24"/>
          <w:szCs w:val="23"/>
        </w:rPr>
        <w:t>continuant fiat boundary</w:t>
      </w:r>
      <w:r w:rsidR="007A4DDC" w:rsidRPr="001D5799">
        <w:rPr>
          <w:rFonts w:ascii="Times New Roman" w:hAnsi="Times New Roman"/>
          <w:i/>
          <w:sz w:val="24"/>
          <w:szCs w:val="23"/>
        </w:rPr>
        <w:t xml:space="preserve"> </w:t>
      </w:r>
      <w:r w:rsidR="00A525E0" w:rsidRPr="001D5799">
        <w:rPr>
          <w:rFonts w:ascii="Times New Roman" w:hAnsi="Times New Roman"/>
          <w:sz w:val="24"/>
          <w:szCs w:val="23"/>
        </w:rPr>
        <w:t>and</w:t>
      </w:r>
      <w:r w:rsidR="007A4DDC" w:rsidRPr="001D5799">
        <w:rPr>
          <w:rFonts w:ascii="Times New Roman" w:hAnsi="Times New Roman"/>
          <w:sz w:val="24"/>
          <w:szCs w:val="23"/>
        </w:rPr>
        <w:t xml:space="preserve"> </w:t>
      </w:r>
      <w:r w:rsidR="00A525E0" w:rsidRPr="001D5799">
        <w:rPr>
          <w:rFonts w:ascii="Times New Roman" w:hAnsi="Times New Roman"/>
          <w:i/>
          <w:sz w:val="24"/>
          <w:szCs w:val="23"/>
        </w:rPr>
        <w:t xml:space="preserve">spatial </w:t>
      </w:r>
      <w:r w:rsidR="00151755" w:rsidRPr="001D5799">
        <w:rPr>
          <w:rFonts w:ascii="Times New Roman" w:hAnsi="Times New Roman"/>
          <w:i/>
          <w:sz w:val="24"/>
          <w:szCs w:val="23"/>
        </w:rPr>
        <w:t>region</w:t>
      </w:r>
      <w:r w:rsidR="00151755" w:rsidRPr="001D5799">
        <w:rPr>
          <w:rFonts w:ascii="Times New Roman" w:hAnsi="Times New Roman"/>
          <w:sz w:val="24"/>
          <w:szCs w:val="23"/>
        </w:rPr>
        <w:t>. For</w:t>
      </w:r>
      <w:r w:rsidR="001F273B" w:rsidRPr="001D5799">
        <w:rPr>
          <w:rFonts w:ascii="Times New Roman" w:hAnsi="Times New Roman"/>
          <w:sz w:val="24"/>
          <w:szCs w:val="23"/>
        </w:rPr>
        <w:t xml:space="preserve"> instance</w:t>
      </w:r>
      <w:r w:rsidR="00FB2EB2" w:rsidRPr="001D5799">
        <w:rPr>
          <w:rFonts w:ascii="Times New Roman" w:hAnsi="Times New Roman"/>
          <w:sz w:val="24"/>
          <w:szCs w:val="23"/>
        </w:rPr>
        <w:t>:</w:t>
      </w:r>
      <w:r w:rsidR="00151755" w:rsidRPr="001D5799">
        <w:rPr>
          <w:rFonts w:ascii="Times New Roman" w:hAnsi="Times New Roman"/>
          <w:sz w:val="24"/>
          <w:szCs w:val="23"/>
        </w:rPr>
        <w:t xml:space="preserve"> </w:t>
      </w:r>
      <w:r w:rsidR="001F273B" w:rsidRPr="001D5799">
        <w:rPr>
          <w:rFonts w:ascii="Times New Roman" w:hAnsi="Times New Roman"/>
          <w:i/>
          <w:sz w:val="24"/>
          <w:szCs w:val="23"/>
        </w:rPr>
        <w:t>aggregate of sites</w:t>
      </w:r>
      <w:r w:rsidR="00107230" w:rsidRPr="001D5799">
        <w:rPr>
          <w:rFonts w:ascii="Times New Roman" w:hAnsi="Times New Roman"/>
          <w:sz w:val="24"/>
          <w:szCs w:val="23"/>
        </w:rPr>
        <w:t xml:space="preserve">, </w:t>
      </w:r>
      <w:r w:rsidR="00107230" w:rsidRPr="001D5799">
        <w:rPr>
          <w:rFonts w:ascii="Times New Roman" w:hAnsi="Times New Roman"/>
          <w:i/>
          <w:sz w:val="24"/>
          <w:szCs w:val="23"/>
        </w:rPr>
        <w:t>aggregate of spatial regions</w:t>
      </w:r>
      <w:r w:rsidR="00107230" w:rsidRPr="001D5799">
        <w:rPr>
          <w:rFonts w:ascii="Times New Roman" w:hAnsi="Times New Roman"/>
          <w:sz w:val="24"/>
          <w:szCs w:val="23"/>
        </w:rPr>
        <w:t>. The part of space occupied by a pair of non-adjacent cubes is not a spatial region but an aggregate of spatial regions.</w:t>
      </w:r>
    </w:p>
    <w:p w14:paraId="36BD262C" w14:textId="77777777" w:rsidR="00222C8B" w:rsidRPr="001D5799" w:rsidRDefault="00222C8B" w:rsidP="009B5669">
      <w:pPr>
        <w:spacing w:beforeLines="1" w:before="2" w:afterLines="1" w:after="2" w:line="360" w:lineRule="auto"/>
        <w:rPr>
          <w:rFonts w:ascii="Times New Roman" w:hAnsi="Times New Roman"/>
          <w:sz w:val="24"/>
          <w:szCs w:val="23"/>
        </w:rPr>
      </w:pPr>
    </w:p>
    <w:p w14:paraId="116E25D4" w14:textId="77777777" w:rsidR="00222C8B" w:rsidRPr="001D5799" w:rsidRDefault="00222C8B" w:rsidP="0054100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All parts of spatial regions are fiat parts, since no boundaries of spatial regions are physical discontinuities.</w:t>
      </w:r>
    </w:p>
    <w:p w14:paraId="49ADE033" w14:textId="77777777" w:rsidR="007A4DDC" w:rsidRPr="00FB2EB2" w:rsidRDefault="007A4DDC" w:rsidP="006C241A">
      <w:pPr>
        <w:spacing w:line="360" w:lineRule="auto"/>
      </w:pPr>
    </w:p>
    <w:p w14:paraId="2E7EE87C" w14:textId="77777777" w:rsidR="00107230" w:rsidRDefault="00107230" w:rsidP="006C241A">
      <w:pPr>
        <w:pStyle w:val="Heading2"/>
        <w:spacing w:line="360" w:lineRule="auto"/>
        <w:rPr>
          <w:i/>
        </w:rPr>
      </w:pPr>
      <w:bookmarkStart w:id="718" w:name="_Toc313270713"/>
      <w:r>
        <w:t xml:space="preserve">2.2 </w:t>
      </w:r>
      <w:r w:rsidRPr="00A91A6F">
        <w:rPr>
          <w:i/>
        </w:rPr>
        <w:t>Specifically dependent</w:t>
      </w:r>
      <w:r w:rsidRPr="00921592">
        <w:rPr>
          <w:i/>
        </w:rPr>
        <w:t xml:space="preserve"> continuant</w:t>
      </w:r>
      <w:bookmarkEnd w:id="718"/>
    </w:p>
    <w:p w14:paraId="55A99C5C" w14:textId="77777777" w:rsidR="007A4DDC" w:rsidRPr="007A4DDC" w:rsidRDefault="007A4DDC" w:rsidP="007A4DDC"/>
    <w:p w14:paraId="66E061EA" w14:textId="77777777" w:rsidR="00105CC7" w:rsidRPr="001D5799" w:rsidRDefault="00A91A6F" w:rsidP="009B5669">
      <w:pPr>
        <w:spacing w:beforeLines="1" w:before="2" w:afterLines="1" w:after="2" w:line="360" w:lineRule="auto"/>
        <w:rPr>
          <w:rFonts w:ascii="Times New Roman" w:hAnsi="Times New Roman"/>
          <w:sz w:val="24"/>
          <w:szCs w:val="23"/>
        </w:rPr>
      </w:pPr>
      <w:r w:rsidRPr="00A91A6F">
        <w:rPr>
          <w:rFonts w:ascii="Times New Roman" w:hAnsi="Times New Roman"/>
          <w:smallCaps/>
          <w:sz w:val="24"/>
          <w:szCs w:val="23"/>
        </w:rPr>
        <w:t>Definition:</w:t>
      </w:r>
      <w:r>
        <w:rPr>
          <w:rFonts w:ascii="Times New Roman" w:hAnsi="Times New Roman"/>
          <w:sz w:val="24"/>
          <w:szCs w:val="23"/>
        </w:rPr>
        <w:t xml:space="preserve"> </w:t>
      </w:r>
      <w:r w:rsidR="00105CC7" w:rsidRPr="001D5799">
        <w:rPr>
          <w:rFonts w:ascii="Times New Roman" w:hAnsi="Times New Roman"/>
          <w:i/>
          <w:sz w:val="24"/>
          <w:szCs w:val="23"/>
        </w:rPr>
        <w:t>a</w:t>
      </w:r>
      <w:r w:rsidR="007A4DDC" w:rsidRPr="001D5799">
        <w:rPr>
          <w:rFonts w:ascii="Times New Roman" w:hAnsi="Times New Roman"/>
          <w:i/>
          <w:sz w:val="24"/>
          <w:szCs w:val="23"/>
        </w:rPr>
        <w:t xml:space="preserve"> </w:t>
      </w:r>
      <w:r w:rsidR="00105CC7" w:rsidRPr="001D5799">
        <w:rPr>
          <w:rFonts w:ascii="Times New Roman" w:hAnsi="Times New Roman"/>
          <w:sz w:val="24"/>
          <w:szCs w:val="23"/>
        </w:rPr>
        <w:t xml:space="preserve">is a </w:t>
      </w:r>
      <w:r w:rsidR="00105CC7"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105CC7" w:rsidRPr="001D5799">
        <w:rPr>
          <w:rFonts w:ascii="Times New Roman" w:hAnsi="Times New Roman"/>
          <w:i/>
          <w:sz w:val="24"/>
          <w:szCs w:val="23"/>
        </w:rPr>
        <w:t xml:space="preserve"> =</w:t>
      </w:r>
      <w:r w:rsidR="007A4DDC" w:rsidRPr="001D5799">
        <w:rPr>
          <w:rFonts w:ascii="Times New Roman" w:hAnsi="Times New Roman"/>
          <w:i/>
          <w:sz w:val="24"/>
          <w:szCs w:val="23"/>
        </w:rPr>
        <w:t xml:space="preserve"> </w:t>
      </w:r>
      <w:r w:rsidR="00B1604E" w:rsidRPr="001D5799">
        <w:rPr>
          <w:rFonts w:ascii="Times New Roman" w:hAnsi="Times New Roman"/>
          <w:sz w:val="24"/>
          <w:szCs w:val="23"/>
        </w:rPr>
        <w:t>Def.</w:t>
      </w:r>
      <w:r w:rsidR="00105CC7" w:rsidRPr="001D5799">
        <w:rPr>
          <w:rFonts w:ascii="Times New Roman" w:hAnsi="Times New Roman"/>
          <w:i/>
          <w:sz w:val="24"/>
          <w:szCs w:val="23"/>
        </w:rPr>
        <w:t xml:space="preserve"> a </w:t>
      </w:r>
      <w:r w:rsidR="00105CC7"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105CC7" w:rsidRPr="001D5799">
        <w:rPr>
          <w:rFonts w:ascii="Times New Roman" w:hAnsi="Times New Roman"/>
          <w:sz w:val="24"/>
          <w:szCs w:val="23"/>
        </w:rPr>
        <w:t xml:space="preserve"> which </w:t>
      </w:r>
      <w:r w:rsidR="00105CC7" w:rsidRPr="001D5799">
        <w:rPr>
          <w:rFonts w:ascii="Times New Roman" w:hAnsi="Times New Roman"/>
          <w:b/>
          <w:sz w:val="24"/>
          <w:szCs w:val="23"/>
        </w:rPr>
        <w:t xml:space="preserve">s-depends </w:t>
      </w:r>
      <w:r w:rsidR="00105CC7" w:rsidRPr="001D5799">
        <w:rPr>
          <w:rFonts w:ascii="Times New Roman" w:hAnsi="Times New Roman"/>
          <w:sz w:val="24"/>
          <w:szCs w:val="23"/>
        </w:rPr>
        <w:t>on some</w:t>
      </w:r>
      <w:r w:rsidR="00465C17" w:rsidRPr="001D5799">
        <w:rPr>
          <w:rFonts w:ascii="Times New Roman" w:hAnsi="Times New Roman"/>
          <w:sz w:val="24"/>
          <w:szCs w:val="23"/>
        </w:rPr>
        <w:t xml:space="preserve"> </w:t>
      </w:r>
      <w:r w:rsidR="00C3445C" w:rsidRPr="001D5799">
        <w:rPr>
          <w:rFonts w:ascii="Times New Roman" w:hAnsi="Times New Roman"/>
          <w:sz w:val="24"/>
          <w:szCs w:val="23"/>
        </w:rPr>
        <w:t xml:space="preserve">independent </w:t>
      </w:r>
      <w:r w:rsidR="001A5D90" w:rsidRPr="001D5799">
        <w:rPr>
          <w:rFonts w:ascii="Times New Roman" w:hAnsi="Times New Roman"/>
          <w:i/>
          <w:sz w:val="24"/>
          <w:szCs w:val="23"/>
        </w:rPr>
        <w:t>continuant</w:t>
      </w:r>
      <w:r w:rsidR="00105CC7" w:rsidRPr="001D5799">
        <w:rPr>
          <w:rFonts w:ascii="Times New Roman" w:hAnsi="Times New Roman"/>
          <w:sz w:val="24"/>
          <w:szCs w:val="23"/>
        </w:rPr>
        <w:t>.</w:t>
      </w:r>
    </w:p>
    <w:p w14:paraId="49194ECF" w14:textId="77777777" w:rsidR="001A5D90" w:rsidRPr="001D5799" w:rsidRDefault="001A5D90" w:rsidP="001A5D90">
      <w:pPr>
        <w:spacing w:after="0" w:line="360" w:lineRule="auto"/>
        <w:rPr>
          <w:rFonts w:ascii="Times New Roman" w:hAnsi="Times New Roman"/>
          <w:sz w:val="24"/>
          <w:szCs w:val="23"/>
        </w:rPr>
      </w:pPr>
    </w:p>
    <w:p w14:paraId="6AF13E41" w14:textId="77777777" w:rsidR="00D25757" w:rsidRPr="001D5799" w:rsidRDefault="001A5D90" w:rsidP="00D25757">
      <w:pPr>
        <w:spacing w:after="0" w:line="360" w:lineRule="auto"/>
        <w:rPr>
          <w:rFonts w:ascii="Times New Roman" w:hAnsi="Times New Roman"/>
          <w:sz w:val="24"/>
          <w:szCs w:val="23"/>
        </w:rPr>
      </w:pPr>
      <w:r w:rsidRPr="001D5799">
        <w:rPr>
          <w:rFonts w:ascii="Times New Roman" w:hAnsi="Times New Roman"/>
          <w:sz w:val="24"/>
          <w:szCs w:val="23"/>
        </w:rPr>
        <w:t>Examples</w:t>
      </w:r>
      <w:r w:rsidR="00D25757" w:rsidRPr="001D5799">
        <w:rPr>
          <w:rFonts w:ascii="Times New Roman" w:hAnsi="Times New Roman"/>
          <w:sz w:val="24"/>
          <w:szCs w:val="23"/>
        </w:rPr>
        <w:t xml:space="preserve"> of one-sided </w:t>
      </w:r>
      <w:r w:rsidR="00D25757" w:rsidRPr="001D5799">
        <w:rPr>
          <w:rFonts w:ascii="Times New Roman" w:hAnsi="Times New Roman"/>
          <w:i/>
          <w:sz w:val="24"/>
          <w:szCs w:val="23"/>
        </w:rPr>
        <w:t>specifically dependent continuants</w:t>
      </w:r>
      <w:r w:rsidRPr="001D5799">
        <w:rPr>
          <w:rFonts w:ascii="Times New Roman" w:hAnsi="Times New Roman"/>
          <w:sz w:val="24"/>
          <w:szCs w:val="23"/>
        </w:rPr>
        <w:t xml:space="preserve">: the mass of this tomato, the color of this tomato, the smell of this portion of mozzarella, the disposition of this fish to decay, the role of being a doctor, the function of this heart: to pump blood, </w:t>
      </w:r>
      <w:r w:rsidR="00C3445C" w:rsidRPr="001D5799">
        <w:rPr>
          <w:rFonts w:ascii="Times New Roman" w:hAnsi="Times New Roman"/>
          <w:sz w:val="24"/>
          <w:szCs w:val="23"/>
        </w:rPr>
        <w:t>the shape of this region of space.</w:t>
      </w:r>
    </w:p>
    <w:p w14:paraId="43EE2266" w14:textId="77777777" w:rsidR="00D25757" w:rsidRPr="001D5799" w:rsidRDefault="00D25757" w:rsidP="00D25757">
      <w:pPr>
        <w:spacing w:after="0" w:line="360" w:lineRule="auto"/>
        <w:rPr>
          <w:rFonts w:ascii="Times New Roman" w:hAnsi="Times New Roman"/>
          <w:sz w:val="24"/>
          <w:szCs w:val="23"/>
        </w:rPr>
      </w:pPr>
    </w:p>
    <w:p w14:paraId="21AA745B" w14:textId="77777777" w:rsidR="00D25757"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i/>
          <w:sz w:val="24"/>
          <w:szCs w:val="23"/>
        </w:rPr>
        <w:t>relational dependent continuants</w:t>
      </w:r>
      <w:r w:rsidRPr="001D5799">
        <w:rPr>
          <w:rFonts w:ascii="Times New Roman" w:hAnsi="Times New Roman"/>
          <w:sz w:val="24"/>
          <w:szCs w:val="23"/>
        </w:rPr>
        <w:t xml:space="preserve"> (multiple bearers): John’s love for Mary, the ownership relation between John and this statue, the relation of authority between John and his </w:t>
      </w:r>
      <w:r w:rsidR="00BE5CE2" w:rsidRPr="001D5799">
        <w:rPr>
          <w:rFonts w:ascii="Times New Roman" w:hAnsi="Times New Roman"/>
          <w:sz w:val="24"/>
          <w:szCs w:val="23"/>
        </w:rPr>
        <w:t>subordinates.</w:t>
      </w:r>
    </w:p>
    <w:p w14:paraId="233E7D9C" w14:textId="77777777" w:rsidR="00D25757" w:rsidRPr="001D5799" w:rsidRDefault="00D25757" w:rsidP="00D25757">
      <w:pPr>
        <w:spacing w:after="0" w:line="360" w:lineRule="auto"/>
        <w:rPr>
          <w:rFonts w:ascii="Times New Roman" w:hAnsi="Times New Roman"/>
          <w:sz w:val="24"/>
          <w:szCs w:val="23"/>
        </w:rPr>
      </w:pPr>
    </w:p>
    <w:p w14:paraId="2F658624" w14:textId="77777777" w:rsidR="00107230"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reciprocal </w:t>
      </w:r>
      <w:r w:rsidRPr="001D5799">
        <w:rPr>
          <w:rFonts w:ascii="Times New Roman" w:hAnsi="Times New Roman"/>
          <w:i/>
          <w:sz w:val="24"/>
          <w:szCs w:val="23"/>
        </w:rPr>
        <w:t>specifically dependent continuants</w:t>
      </w:r>
      <w:r w:rsidRPr="001D5799">
        <w:rPr>
          <w:rFonts w:ascii="Times New Roman" w:hAnsi="Times New Roman"/>
          <w:sz w:val="24"/>
          <w:szCs w:val="23"/>
        </w:rPr>
        <w:t xml:space="preserve">: </w:t>
      </w:r>
      <w:r w:rsidR="001A5D90" w:rsidRPr="001D5799">
        <w:rPr>
          <w:rFonts w:ascii="Times New Roman" w:hAnsi="Times New Roman"/>
          <w:sz w:val="24"/>
          <w:szCs w:val="23"/>
        </w:rPr>
        <w:t>the function of this key to open this lock and the reciprocally dependent disposition of this</w:t>
      </w:r>
      <w:r w:rsidR="001E66EA">
        <w:rPr>
          <w:rFonts w:ascii="Times New Roman" w:hAnsi="Times New Roman"/>
          <w:sz w:val="24"/>
          <w:szCs w:val="23"/>
        </w:rPr>
        <w:t xml:space="preserve"> lock: to be opened by this key</w:t>
      </w:r>
      <w:r w:rsidR="00E74901" w:rsidRPr="001D5799">
        <w:rPr>
          <w:rFonts w:ascii="Times New Roman" w:hAnsi="Times New Roman"/>
          <w:sz w:val="24"/>
          <w:szCs w:val="23"/>
        </w:rPr>
        <w:t xml:space="preserve">; the reciprocal dependence of the role </w:t>
      </w:r>
      <w:r w:rsidR="00E74901" w:rsidRPr="001D5799">
        <w:rPr>
          <w:rFonts w:ascii="Times New Roman" w:hAnsi="Times New Roman"/>
          <w:i/>
          <w:sz w:val="24"/>
          <w:szCs w:val="23"/>
        </w:rPr>
        <w:t xml:space="preserve">predator </w:t>
      </w:r>
      <w:r w:rsidR="00E74901" w:rsidRPr="001D5799">
        <w:rPr>
          <w:rFonts w:ascii="Times New Roman" w:hAnsi="Times New Roman"/>
          <w:sz w:val="24"/>
          <w:szCs w:val="23"/>
        </w:rPr>
        <w:t xml:space="preserve">and the role </w:t>
      </w:r>
      <w:r w:rsidR="00E74901" w:rsidRPr="001D5799">
        <w:rPr>
          <w:rFonts w:ascii="Times New Roman" w:hAnsi="Times New Roman"/>
          <w:i/>
          <w:sz w:val="24"/>
          <w:szCs w:val="23"/>
        </w:rPr>
        <w:t xml:space="preserve">prey </w:t>
      </w:r>
      <w:r w:rsidR="00E74901" w:rsidRPr="001D5799">
        <w:rPr>
          <w:rFonts w:ascii="Times New Roman" w:hAnsi="Times New Roman"/>
          <w:sz w:val="24"/>
          <w:szCs w:val="23"/>
        </w:rPr>
        <w:t>as played by two organisms in a given interaction</w:t>
      </w:r>
      <w:r w:rsidR="001E66EA">
        <w:rPr>
          <w:rFonts w:ascii="Times New Roman" w:hAnsi="Times New Roman"/>
          <w:sz w:val="24"/>
          <w:szCs w:val="23"/>
        </w:rPr>
        <w:t>;  the reciprocal dependence of proton donors and acceptors in chemical reactions [79]</w:t>
      </w:r>
      <w:r w:rsidR="00E74901" w:rsidRPr="001D5799">
        <w:rPr>
          <w:rFonts w:ascii="Times New Roman" w:hAnsi="Times New Roman"/>
          <w:sz w:val="24"/>
          <w:szCs w:val="23"/>
        </w:rPr>
        <w:t>.</w:t>
      </w:r>
    </w:p>
    <w:p w14:paraId="64D7DCF5" w14:textId="77777777" w:rsidR="00BE5CE2" w:rsidRPr="001D5799" w:rsidRDefault="00BE5CE2" w:rsidP="006C241A">
      <w:pPr>
        <w:spacing w:line="360" w:lineRule="auto"/>
        <w:rPr>
          <w:rFonts w:ascii="Times New Roman" w:hAnsi="Times New Roman"/>
          <w:iCs/>
          <w:sz w:val="24"/>
        </w:rPr>
      </w:pPr>
    </w:p>
    <w:p w14:paraId="48448097" w14:textId="77777777" w:rsidR="00107230" w:rsidRPr="001D5799" w:rsidRDefault="00107230" w:rsidP="006C241A">
      <w:pPr>
        <w:spacing w:line="360" w:lineRule="auto"/>
        <w:rPr>
          <w:rFonts w:ascii="Times New Roman" w:hAnsi="Times New Roman"/>
          <w:sz w:val="24"/>
        </w:rPr>
      </w:pPr>
      <w:r w:rsidRPr="001D5799">
        <w:rPr>
          <w:rFonts w:ascii="Times New Roman" w:hAnsi="Times New Roman"/>
          <w:iCs/>
          <w:sz w:val="24"/>
        </w:rPr>
        <w:t xml:space="preserve">Sub-types of </w:t>
      </w:r>
      <w:r w:rsidRPr="001D5799">
        <w:rPr>
          <w:rFonts w:ascii="Times New Roman" w:hAnsi="Times New Roman"/>
          <w:i/>
          <w:iCs/>
          <w:sz w:val="24"/>
        </w:rPr>
        <w:t>specifically dependent continuant</w:t>
      </w:r>
      <w:r w:rsidR="007A4DDC" w:rsidRPr="001D5799">
        <w:rPr>
          <w:rFonts w:ascii="Times New Roman" w:hAnsi="Times New Roman"/>
          <w:i/>
          <w:iCs/>
          <w:sz w:val="24"/>
        </w:rPr>
        <w:t xml:space="preserve"> </w:t>
      </w:r>
      <w:r w:rsidRPr="001D5799">
        <w:rPr>
          <w:rFonts w:ascii="Times New Roman" w:hAnsi="Times New Roman"/>
          <w:sz w:val="24"/>
        </w:rPr>
        <w:t>recognized by BFO are:</w:t>
      </w:r>
    </w:p>
    <w:p w14:paraId="0705F5AE" w14:textId="77777777" w:rsidR="00D25757" w:rsidRPr="001D5799" w:rsidRDefault="00D25757" w:rsidP="006C241A">
      <w:pPr>
        <w:spacing w:line="360" w:lineRule="auto"/>
        <w:rPr>
          <w:rFonts w:ascii="Times New Roman" w:hAnsi="Times New Roman"/>
          <w:sz w:val="24"/>
        </w:rPr>
      </w:pPr>
    </w:p>
    <w:p w14:paraId="0AAEB901" w14:textId="77777777" w:rsidR="00D94B24" w:rsidRPr="001D5799" w:rsidRDefault="00D94B24" w:rsidP="006C241A">
      <w:pPr>
        <w:spacing w:line="360" w:lineRule="auto"/>
        <w:rPr>
          <w:rFonts w:ascii="Times New Roman" w:hAnsi="Times New Roman"/>
          <w:sz w:val="24"/>
        </w:rPr>
      </w:pPr>
      <w:r w:rsidRPr="001D5799">
        <w:rPr>
          <w:rFonts w:ascii="Times New Roman" w:hAnsi="Times New Roman"/>
          <w:noProof/>
          <w:sz w:val="24"/>
          <w:szCs w:val="23"/>
        </w:rPr>
        <w:drawing>
          <wp:inline distT="0" distB="0" distL="0" distR="0" wp14:anchorId="2B6B9511" wp14:editId="59428105">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6BFC15F4" w14:textId="77777777" w:rsidR="00B1604E" w:rsidRPr="001D5799" w:rsidRDefault="00B1604E" w:rsidP="009B5669">
      <w:pPr>
        <w:spacing w:beforeLines="1" w:before="2" w:afterLines="1" w:after="2" w:line="360" w:lineRule="auto"/>
        <w:rPr>
          <w:rFonts w:ascii="Times New Roman" w:hAnsi="Times New Roman"/>
          <w:sz w:val="24"/>
          <w:szCs w:val="23"/>
        </w:rPr>
      </w:pPr>
    </w:p>
    <w:p w14:paraId="40E3337E" w14:textId="77777777" w:rsidR="004C372C" w:rsidRPr="008C75EE" w:rsidRDefault="00492DAF" w:rsidP="009B5669">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B1604E" w:rsidRPr="001D5799">
        <w:rPr>
          <w:rFonts w:ascii="Times New Roman" w:hAnsi="Times New Roman"/>
          <w:i/>
          <w:sz w:val="24"/>
          <w:szCs w:val="23"/>
        </w:rPr>
        <w:t>a</w:t>
      </w:r>
      <w:r w:rsidR="007A4DDC" w:rsidRPr="001D5799">
        <w:rPr>
          <w:rFonts w:ascii="Times New Roman" w:hAnsi="Times New Roman"/>
          <w:i/>
          <w:sz w:val="24"/>
          <w:szCs w:val="23"/>
        </w:rPr>
        <w:t xml:space="preserve"> </w:t>
      </w:r>
      <w:r w:rsidR="000E3998" w:rsidRPr="001D5799">
        <w:rPr>
          <w:rFonts w:ascii="Times New Roman" w:hAnsi="Times New Roman"/>
          <w:b/>
          <w:sz w:val="24"/>
          <w:szCs w:val="23"/>
        </w:rPr>
        <w:t>inheres_</w:t>
      </w:r>
      <w:r w:rsidR="00B1604E" w:rsidRPr="001D5799">
        <w:rPr>
          <w:rFonts w:ascii="Times New Roman" w:hAnsi="Times New Roman"/>
          <w:b/>
          <w:sz w:val="24"/>
          <w:szCs w:val="23"/>
        </w:rPr>
        <w:t>in</w:t>
      </w:r>
      <w:r w:rsidR="007A4DDC" w:rsidRPr="001D5799">
        <w:rPr>
          <w:rFonts w:ascii="Times New Roman" w:hAnsi="Times New Roman"/>
          <w:b/>
          <w:sz w:val="24"/>
          <w:szCs w:val="23"/>
        </w:rPr>
        <w:t xml:space="preserve"> </w:t>
      </w:r>
      <w:r w:rsidR="00B1604E" w:rsidRPr="001D5799">
        <w:rPr>
          <w:rFonts w:ascii="Times New Roman" w:hAnsi="Times New Roman"/>
          <w:i/>
          <w:sz w:val="24"/>
          <w:szCs w:val="23"/>
        </w:rPr>
        <w:t xml:space="preserve">b </w:t>
      </w:r>
      <w:r w:rsidR="008C75EE" w:rsidRPr="008C75EE">
        <w:rPr>
          <w:rFonts w:ascii="Times New Roman" w:hAnsi="Times New Roman"/>
          <w:b/>
          <w:sz w:val="24"/>
          <w:szCs w:val="23"/>
        </w:rPr>
        <w:t>at</w:t>
      </w:r>
      <w:r w:rsidR="008C75EE">
        <w:rPr>
          <w:rFonts w:ascii="Times New Roman" w:hAnsi="Times New Roman"/>
          <w:b/>
          <w:i/>
          <w:sz w:val="24"/>
          <w:szCs w:val="23"/>
        </w:rPr>
        <w:t xml:space="preserve"> </w:t>
      </w:r>
      <w:r w:rsidR="008C75EE" w:rsidRPr="008C75EE">
        <w:rPr>
          <w:rFonts w:ascii="Times New Roman" w:hAnsi="Times New Roman"/>
          <w:i/>
          <w:sz w:val="24"/>
          <w:szCs w:val="23"/>
        </w:rPr>
        <w:t xml:space="preserve">t </w:t>
      </w:r>
      <w:r w:rsidR="00B1604E" w:rsidRPr="001D5799">
        <w:rPr>
          <w:rFonts w:ascii="Times New Roman" w:hAnsi="Times New Roman"/>
          <w:i/>
          <w:sz w:val="24"/>
          <w:szCs w:val="23"/>
        </w:rPr>
        <w:t>=</w:t>
      </w:r>
      <w:r w:rsidR="00B1604E" w:rsidRPr="001D5799">
        <w:rPr>
          <w:rFonts w:ascii="Times New Roman" w:hAnsi="Times New Roman"/>
          <w:sz w:val="24"/>
          <w:szCs w:val="23"/>
        </w:rPr>
        <w:t>Def.</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sz w:val="24"/>
          <w:szCs w:val="23"/>
        </w:rPr>
        <w:t>is a</w:t>
      </w:r>
      <w:r w:rsidR="00921592" w:rsidRPr="001D5799">
        <w:rPr>
          <w:rFonts w:ascii="Times New Roman" w:hAnsi="Times New Roman"/>
          <w:i/>
          <w:sz w:val="24"/>
          <w:szCs w:val="23"/>
        </w:rPr>
        <w:t xml:space="preserve"> 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b </w:t>
      </w:r>
      <w:r w:rsidR="00B1604E"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b/>
          <w:sz w:val="24"/>
          <w:szCs w:val="23"/>
        </w:rPr>
        <w:t>s-depends on</w:t>
      </w:r>
      <w:r w:rsidR="007A4DDC" w:rsidRPr="001D5799">
        <w:rPr>
          <w:rFonts w:ascii="Times New Roman" w:hAnsi="Times New Roman"/>
          <w:i/>
          <w:sz w:val="24"/>
          <w:szCs w:val="23"/>
        </w:rPr>
        <w:t xml:space="preserve"> b</w:t>
      </w:r>
      <w:r w:rsidR="000E3998" w:rsidRPr="001D5799">
        <w:rPr>
          <w:rFonts w:ascii="Times New Roman" w:hAnsi="Times New Roman"/>
          <w:i/>
          <w:sz w:val="24"/>
          <w:szCs w:val="23"/>
        </w:rPr>
        <w:t xml:space="preserve"> </w:t>
      </w:r>
      <w:r w:rsidR="008C75EE">
        <w:rPr>
          <w:rFonts w:ascii="Times New Roman" w:hAnsi="Times New Roman"/>
          <w:b/>
          <w:sz w:val="24"/>
          <w:szCs w:val="23"/>
        </w:rPr>
        <w:t xml:space="preserve">at </w:t>
      </w:r>
      <w:r w:rsidR="008C75EE">
        <w:rPr>
          <w:rFonts w:ascii="Times New Roman" w:hAnsi="Times New Roman"/>
          <w:i/>
          <w:sz w:val="24"/>
          <w:szCs w:val="23"/>
        </w:rPr>
        <w:t>t</w:t>
      </w:r>
    </w:p>
    <w:p w14:paraId="673B3A5E" w14:textId="77777777" w:rsidR="00B1604E" w:rsidRPr="001D5799" w:rsidRDefault="00B1604E" w:rsidP="009B5669">
      <w:pPr>
        <w:spacing w:beforeLines="1" w:before="2" w:afterLines="1" w:after="2" w:line="360" w:lineRule="auto"/>
        <w:rPr>
          <w:rFonts w:ascii="Times New Roman" w:hAnsi="Times New Roman"/>
          <w:i/>
          <w:sz w:val="24"/>
          <w:szCs w:val="23"/>
        </w:rPr>
      </w:pPr>
    </w:p>
    <w:p w14:paraId="663B20EE" w14:textId="77777777" w:rsidR="00894677" w:rsidRDefault="00624F91" w:rsidP="0054100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Inherence</w:t>
      </w:r>
      <w:r w:rsidRPr="001D5799">
        <w:rPr>
          <w:rFonts w:ascii="Times New Roman" w:hAnsi="Times New Roman"/>
          <w:sz w:val="24"/>
          <w:szCs w:val="23"/>
        </w:rPr>
        <w:t xml:space="preserve"> is a subrelation of </w:t>
      </w:r>
      <w:r w:rsidR="002D5E04"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which holds between a </w:t>
      </w:r>
      <w:r w:rsidRPr="001D5799">
        <w:rPr>
          <w:rFonts w:ascii="Times New Roman" w:hAnsi="Times New Roman"/>
          <w:i/>
          <w:sz w:val="24"/>
          <w:szCs w:val="23"/>
        </w:rPr>
        <w:t>dependent continuant</w:t>
      </w:r>
      <w:r w:rsidRPr="001D5799">
        <w:rPr>
          <w:rFonts w:ascii="Times New Roman" w:hAnsi="Times New Roman"/>
          <w:sz w:val="24"/>
          <w:szCs w:val="23"/>
        </w:rPr>
        <w:t xml:space="preserve"> and an </w:t>
      </w:r>
      <w:r w:rsidRPr="001D5799">
        <w:rPr>
          <w:rFonts w:ascii="Times New Roman" w:hAnsi="Times New Roman"/>
          <w:i/>
          <w:sz w:val="24"/>
          <w:szCs w:val="23"/>
        </w:rPr>
        <w:t>independent continuant</w:t>
      </w:r>
      <w:r w:rsidRPr="001D5799">
        <w:rPr>
          <w:rFonts w:ascii="Times New Roman" w:hAnsi="Times New Roman"/>
          <w:sz w:val="24"/>
          <w:szCs w:val="23"/>
        </w:rPr>
        <w:t>.</w:t>
      </w:r>
      <w:r w:rsidR="004C372C" w:rsidRPr="001D5799">
        <w:rPr>
          <w:rFonts w:ascii="Times New Roman" w:hAnsi="Times New Roman"/>
          <w:sz w:val="24"/>
          <w:szCs w:val="23"/>
        </w:rPr>
        <w:t xml:space="preserve"> Since dependent continuants cannot migrate from one bearer to another, we do not need to include the qualifier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w:t>
      </w:r>
      <w:r w:rsidR="004C372C" w:rsidRPr="001D5799">
        <w:rPr>
          <w:rFonts w:ascii="Times New Roman" w:hAnsi="Times New Roman"/>
          <w:sz w:val="24"/>
          <w:szCs w:val="23"/>
        </w:rPr>
        <w:t>’.</w:t>
      </w:r>
      <w:r w:rsidRPr="001D5799">
        <w:rPr>
          <w:rFonts w:ascii="Times New Roman" w:hAnsi="Times New Roman"/>
          <w:sz w:val="24"/>
          <w:szCs w:val="23"/>
        </w:rPr>
        <w:t xml:space="preserve"> </w:t>
      </w:r>
      <w:r w:rsidR="000E3998" w:rsidRPr="001D5799">
        <w:rPr>
          <w:rFonts w:ascii="Times New Roman" w:hAnsi="Times New Roman"/>
          <w:sz w:val="24"/>
          <w:szCs w:val="23"/>
        </w:rPr>
        <w:t xml:space="preserve">If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some time, then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all times at which </w:t>
      </w:r>
      <w:r w:rsidR="000E3998" w:rsidRPr="001D5799">
        <w:rPr>
          <w:rFonts w:ascii="Times New Roman" w:hAnsi="Times New Roman"/>
          <w:i/>
          <w:sz w:val="24"/>
          <w:szCs w:val="23"/>
        </w:rPr>
        <w:t xml:space="preserve">a </w:t>
      </w:r>
      <w:r w:rsidR="000E3998" w:rsidRPr="001D5799">
        <w:rPr>
          <w:rFonts w:ascii="Times New Roman" w:hAnsi="Times New Roman"/>
          <w:sz w:val="24"/>
          <w:szCs w:val="23"/>
        </w:rPr>
        <w:t>exists.</w:t>
      </w:r>
      <w:r w:rsidR="000E3998" w:rsidRPr="001D5799">
        <w:rPr>
          <w:rFonts w:ascii="Times New Roman" w:hAnsi="Times New Roman"/>
          <w:b/>
          <w:sz w:val="24"/>
          <w:szCs w:val="23"/>
        </w:rPr>
        <w:t xml:space="preserve"> </w:t>
      </w:r>
    </w:p>
    <w:p w14:paraId="056B432D" w14:textId="77777777" w:rsidR="00894677" w:rsidRDefault="00894677" w:rsidP="00541009">
      <w:pPr>
        <w:spacing w:beforeLines="1" w:before="2" w:afterLines="1" w:after="2" w:line="360" w:lineRule="auto"/>
        <w:rPr>
          <w:rFonts w:ascii="Times New Roman" w:hAnsi="Times New Roman"/>
          <w:b/>
          <w:sz w:val="24"/>
          <w:szCs w:val="23"/>
        </w:rPr>
      </w:pPr>
    </w:p>
    <w:p w14:paraId="7EFCBA5C" w14:textId="77777777" w:rsidR="00541009" w:rsidRPr="00894677" w:rsidRDefault="00541009" w:rsidP="0054100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Intuitively inherence</w:t>
      </w:r>
      <w:r w:rsidRPr="001D5799">
        <w:rPr>
          <w:rFonts w:ascii="Times New Roman" w:hAnsi="Times New Roman"/>
          <w:b/>
          <w:sz w:val="24"/>
          <w:szCs w:val="23"/>
        </w:rPr>
        <w:t xml:space="preserve"> </w:t>
      </w:r>
      <w:r w:rsidRPr="001D5799">
        <w:rPr>
          <w:rFonts w:ascii="Times New Roman" w:hAnsi="Times New Roman"/>
          <w:sz w:val="24"/>
          <w:szCs w:val="23"/>
        </w:rPr>
        <w:t>holds only where the s-dependent entity or entities involved have what was traditionally referred to as a ‘lesser degree of being’ than the associated independent continuant bearers (as a color has a lesser degree of being than a colored thing).</w:t>
      </w:r>
      <w:r w:rsidR="00894677">
        <w:rPr>
          <w:rFonts w:ascii="Times New Roman" w:hAnsi="Times New Roman"/>
          <w:sz w:val="24"/>
          <w:szCs w:val="23"/>
        </w:rPr>
        <w:t xml:space="preserve"> (If you fill yourself with understanding, as Plato puts it in his </w:t>
      </w:r>
      <w:r w:rsidR="00894677">
        <w:rPr>
          <w:rFonts w:ascii="Times New Roman" w:hAnsi="Times New Roman"/>
          <w:i/>
          <w:sz w:val="24"/>
          <w:szCs w:val="23"/>
        </w:rPr>
        <w:t xml:space="preserve">Republic </w:t>
      </w:r>
      <w:r w:rsidR="00894677">
        <w:rPr>
          <w:rFonts w:ascii="Times New Roman" w:hAnsi="Times New Roman"/>
          <w:sz w:val="24"/>
          <w:szCs w:val="23"/>
        </w:rPr>
        <w:t>585B, then you fill yourself with something which has a lower degree of being than if you fill yourself with food.)</w:t>
      </w:r>
    </w:p>
    <w:p w14:paraId="40865149" w14:textId="77777777" w:rsidR="00541009" w:rsidRPr="001D5799" w:rsidRDefault="00541009" w:rsidP="009B5669">
      <w:pPr>
        <w:spacing w:beforeLines="1" w:before="2" w:afterLines="1" w:after="2" w:line="360" w:lineRule="auto"/>
        <w:rPr>
          <w:rFonts w:ascii="Times New Roman" w:hAnsi="Times New Roman"/>
          <w:sz w:val="24"/>
          <w:szCs w:val="23"/>
        </w:rPr>
      </w:pPr>
    </w:p>
    <w:p w14:paraId="7BE92CB7" w14:textId="77777777" w:rsidR="004C372C" w:rsidRDefault="00492DAF" w:rsidP="004C372C">
      <w:pPr>
        <w:spacing w:beforeLines="1" w:before="2" w:afterLines="1" w:after="2" w:line="360" w:lineRule="auto"/>
        <w:rPr>
          <w:i/>
        </w:rPr>
      </w:pPr>
      <w:r w:rsidRPr="00492DAF">
        <w:rPr>
          <w:rFonts w:ascii="Times New Roman" w:hAnsi="Times New Roman"/>
          <w:smallCaps/>
          <w:sz w:val="24"/>
          <w:szCs w:val="23"/>
        </w:rPr>
        <w:t xml:space="preserve">Definition: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bearer_of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 =</w:t>
      </w:r>
      <w:r w:rsidR="004C372C" w:rsidRPr="001D5799">
        <w:rPr>
          <w:rFonts w:ascii="Times New Roman" w:hAnsi="Times New Roman"/>
          <w:sz w:val="24"/>
          <w:szCs w:val="23"/>
        </w:rPr>
        <w:t xml:space="preserve">Def.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a </w:t>
      </w:r>
      <w:r w:rsidR="0039662B" w:rsidRPr="001D5799">
        <w:rPr>
          <w:rFonts w:ascii="Times New Roman" w:hAnsi="Times New Roman"/>
          <w:sz w:val="24"/>
          <w:szCs w:val="23"/>
        </w:rPr>
        <w:t xml:space="preserve">&amp; </w:t>
      </w:r>
      <w:r w:rsidR="008E181C" w:rsidRPr="001D5799">
        <w:rPr>
          <w:rFonts w:ascii="Times New Roman" w:hAnsi="Times New Roman"/>
          <w:i/>
          <w:sz w:val="24"/>
          <w:szCs w:val="23"/>
        </w:rPr>
        <w:t xml:space="preserve">a </w:t>
      </w:r>
      <w:r w:rsidR="008E181C" w:rsidRPr="001D5799">
        <w:rPr>
          <w:rFonts w:ascii="Times New Roman" w:hAnsi="Times New Roman"/>
          <w:sz w:val="24"/>
          <w:szCs w:val="23"/>
        </w:rPr>
        <w:t xml:space="preserve">is an </w:t>
      </w:r>
      <w:r w:rsidR="008E181C" w:rsidRPr="001D5799">
        <w:rPr>
          <w:rFonts w:ascii="Times New Roman" w:hAnsi="Times New Roman"/>
          <w:i/>
          <w:sz w:val="24"/>
          <w:szCs w:val="23"/>
        </w:rPr>
        <w:t>independent continuant</w:t>
      </w:r>
      <w:r w:rsidR="008E181C" w:rsidRPr="001D5799">
        <w:rPr>
          <w:rFonts w:ascii="Times New Roman" w:hAnsi="Times New Roman"/>
          <w:sz w:val="24"/>
          <w:szCs w:val="23"/>
        </w:rPr>
        <w:t xml:space="preserve"> &amp; </w:t>
      </w:r>
      <w:r w:rsidR="0039662B" w:rsidRPr="001D5799">
        <w:rPr>
          <w:rFonts w:ascii="Times New Roman" w:hAnsi="Times New Roman"/>
          <w:i/>
          <w:sz w:val="24"/>
          <w:szCs w:val="23"/>
        </w:rPr>
        <w:t xml:space="preserve">b </w:t>
      </w:r>
      <w:r w:rsidR="0039662B" w:rsidRPr="001D5799">
        <w:rPr>
          <w:rFonts w:ascii="Times New Roman" w:hAnsi="Times New Roman"/>
          <w:sz w:val="24"/>
          <w:szCs w:val="23"/>
        </w:rPr>
        <w:t>exists at</w:t>
      </w:r>
      <w:r w:rsidR="0039662B">
        <w:rPr>
          <w:i/>
        </w:rPr>
        <w:t xml:space="preserve"> t.</w:t>
      </w:r>
      <w:r w:rsidR="008E181C">
        <w:rPr>
          <w:i/>
        </w:rPr>
        <w:t xml:space="preserve"> </w:t>
      </w:r>
    </w:p>
    <w:p w14:paraId="3B656875" w14:textId="77777777" w:rsidR="000E3998" w:rsidRDefault="000E3998" w:rsidP="004C372C">
      <w:pPr>
        <w:spacing w:beforeLines="1" w:before="2" w:afterLines="1" w:after="2" w:line="360" w:lineRule="auto"/>
      </w:pPr>
    </w:p>
    <w:p w14:paraId="3C6533A2" w14:textId="77777777" w:rsidR="000E3998" w:rsidRPr="001D5799" w:rsidRDefault="000E3998" w:rsidP="004C372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 xml:space="preserve">bearer_of </w:t>
      </w:r>
      <w:r w:rsidRPr="001D5799">
        <w:rPr>
          <w:rFonts w:ascii="Times New Roman" w:hAnsi="Times New Roman"/>
          <w:sz w:val="24"/>
          <w:szCs w:val="23"/>
        </w:rPr>
        <w:t xml:space="preserve">in contrast to inherence, is time-indexed, since if </w:t>
      </w:r>
      <w:r w:rsidRPr="001D5799">
        <w:rPr>
          <w:rFonts w:ascii="Times New Roman" w:hAnsi="Times New Roman"/>
          <w:i/>
          <w:sz w:val="24"/>
          <w:szCs w:val="23"/>
        </w:rPr>
        <w:t xml:space="preserve">a </w:t>
      </w:r>
      <w:r w:rsidRPr="001D5799">
        <w:rPr>
          <w:rFonts w:ascii="Times New Roman" w:hAnsi="Times New Roman"/>
          <w:sz w:val="24"/>
          <w:szCs w:val="23"/>
        </w:rPr>
        <w:t xml:space="preserve">is a bearer of some </w:t>
      </w:r>
      <w:r w:rsidRPr="001D5799">
        <w:rPr>
          <w:rFonts w:ascii="Times New Roman" w:hAnsi="Times New Roman"/>
          <w:i/>
          <w:sz w:val="24"/>
          <w:szCs w:val="23"/>
        </w:rPr>
        <w:t xml:space="preserve">b </w:t>
      </w:r>
      <w:r w:rsidRPr="001D5799">
        <w:rPr>
          <w:rFonts w:ascii="Times New Roman" w:hAnsi="Times New Roman"/>
          <w:sz w:val="24"/>
          <w:szCs w:val="23"/>
        </w:rPr>
        <w:t xml:space="preserve">at some time, then </w:t>
      </w:r>
      <w:r w:rsidRPr="001D5799">
        <w:rPr>
          <w:rFonts w:ascii="Times New Roman" w:hAnsi="Times New Roman"/>
          <w:i/>
          <w:sz w:val="24"/>
          <w:szCs w:val="23"/>
        </w:rPr>
        <w:t xml:space="preserve">a </w:t>
      </w:r>
      <w:r w:rsidRPr="001D5799">
        <w:rPr>
          <w:rFonts w:ascii="Times New Roman" w:hAnsi="Times New Roman"/>
          <w:sz w:val="24"/>
          <w:szCs w:val="23"/>
        </w:rPr>
        <w:t xml:space="preserve">need not be a bearer of </w:t>
      </w:r>
      <w:r w:rsidRPr="001D5799">
        <w:rPr>
          <w:rFonts w:ascii="Times New Roman" w:hAnsi="Times New Roman"/>
          <w:i/>
          <w:sz w:val="24"/>
          <w:szCs w:val="23"/>
        </w:rPr>
        <w:t xml:space="preserve">b </w:t>
      </w:r>
      <w:r w:rsidRPr="001D5799">
        <w:rPr>
          <w:rFonts w:ascii="Times New Roman" w:hAnsi="Times New Roman"/>
          <w:sz w:val="24"/>
          <w:szCs w:val="23"/>
        </w:rPr>
        <w:t xml:space="preserve">at all times, since </w:t>
      </w:r>
      <w:r w:rsidRPr="001D5799">
        <w:rPr>
          <w:rFonts w:ascii="Times New Roman" w:hAnsi="Times New Roman"/>
          <w:i/>
          <w:sz w:val="24"/>
          <w:szCs w:val="23"/>
        </w:rPr>
        <w:t xml:space="preserve">b </w:t>
      </w:r>
      <w:r w:rsidRPr="001D5799">
        <w:rPr>
          <w:rFonts w:ascii="Times New Roman" w:hAnsi="Times New Roman"/>
          <w:sz w:val="24"/>
          <w:szCs w:val="23"/>
        </w:rPr>
        <w:t>might cease to exist.</w:t>
      </w:r>
    </w:p>
    <w:p w14:paraId="117AB39B" w14:textId="77777777" w:rsidR="008E181C" w:rsidRPr="001D5799" w:rsidRDefault="008E181C" w:rsidP="004C372C">
      <w:pPr>
        <w:spacing w:beforeLines="1" w:before="2" w:afterLines="1" w:after="2" w:line="360" w:lineRule="auto"/>
        <w:rPr>
          <w:rFonts w:ascii="Times New Roman" w:hAnsi="Times New Roman"/>
          <w:sz w:val="24"/>
          <w:szCs w:val="23"/>
        </w:rPr>
      </w:pPr>
    </w:p>
    <w:p w14:paraId="2B490E69" w14:textId="77777777" w:rsidR="00513AAE" w:rsidRPr="001D5799" w:rsidRDefault="00513AAE" w:rsidP="00513AAE">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See also the discussion of </w:t>
      </w:r>
      <w:r w:rsidR="003068B6" w:rsidRPr="001D5799">
        <w:rPr>
          <w:rFonts w:ascii="Times New Roman" w:hAnsi="Times New Roman"/>
          <w:b/>
          <w:sz w:val="24"/>
          <w:szCs w:val="23"/>
        </w:rPr>
        <w:t>has_m</w:t>
      </w:r>
      <w:r w:rsidRPr="001D5799">
        <w:rPr>
          <w:rFonts w:ascii="Times New Roman" w:hAnsi="Times New Roman"/>
          <w:b/>
          <w:sz w:val="24"/>
          <w:szCs w:val="23"/>
        </w:rPr>
        <w:t>aterial_basis</w:t>
      </w:r>
      <w:r w:rsidR="003068B6" w:rsidRPr="001D5799">
        <w:rPr>
          <w:rFonts w:ascii="Times New Roman" w:hAnsi="Times New Roman"/>
          <w:b/>
          <w:sz w:val="24"/>
          <w:szCs w:val="23"/>
        </w:rPr>
        <w:t>_in</w:t>
      </w:r>
      <w:r w:rsidR="003068B6" w:rsidRPr="001D5799">
        <w:rPr>
          <w:rFonts w:ascii="Times New Roman" w:hAnsi="Times New Roman"/>
          <w:sz w:val="24"/>
          <w:szCs w:val="23"/>
        </w:rPr>
        <w:t xml:space="preserve"> below.</w:t>
      </w:r>
    </w:p>
    <w:p w14:paraId="2CBAA877" w14:textId="77777777" w:rsidR="00513AAE" w:rsidRPr="001D5799" w:rsidRDefault="00513AAE" w:rsidP="004C372C">
      <w:pPr>
        <w:spacing w:beforeLines="1" w:before="2" w:afterLines="1" w:after="2" w:line="360" w:lineRule="auto"/>
        <w:rPr>
          <w:rFonts w:ascii="Times New Roman" w:hAnsi="Times New Roman"/>
          <w:sz w:val="24"/>
          <w:szCs w:val="23"/>
        </w:rPr>
      </w:pPr>
    </w:p>
    <w:p w14:paraId="0FDD9A4D" w14:textId="77777777" w:rsidR="000E3998" w:rsidRPr="001D5799" w:rsidRDefault="000E3998" w:rsidP="004C372C">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No d</w:t>
      </w:r>
      <w:r w:rsidR="008E181C" w:rsidRPr="001D5799">
        <w:rPr>
          <w:rFonts w:ascii="Times New Roman" w:hAnsi="Times New Roman"/>
          <w:b/>
          <w:sz w:val="24"/>
          <w:szCs w:val="23"/>
        </w:rPr>
        <w:t>ependence of higher order</w:t>
      </w:r>
      <w:r w:rsidRPr="001D5799">
        <w:rPr>
          <w:rFonts w:ascii="Times New Roman" w:hAnsi="Times New Roman"/>
          <w:b/>
          <w:sz w:val="24"/>
          <w:szCs w:val="23"/>
        </w:rPr>
        <w:t xml:space="preserve"> </w:t>
      </w:r>
    </w:p>
    <w:p w14:paraId="437530DF" w14:textId="77777777" w:rsidR="004C372C"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BFO does not </w:t>
      </w:r>
      <w:r w:rsidR="008901C1" w:rsidRPr="001D5799">
        <w:rPr>
          <w:rFonts w:ascii="Times New Roman" w:hAnsi="Times New Roman"/>
          <w:sz w:val="24"/>
          <w:szCs w:val="23"/>
        </w:rPr>
        <w:t xml:space="preserve">recognize dependence of </w:t>
      </w:r>
      <w:r w:rsidR="008E181C" w:rsidRPr="001D5799">
        <w:rPr>
          <w:rFonts w:ascii="Times New Roman" w:hAnsi="Times New Roman"/>
          <w:sz w:val="24"/>
          <w:szCs w:val="23"/>
        </w:rPr>
        <w:t xml:space="preserve">higher </w:t>
      </w:r>
      <w:r w:rsidR="008901C1" w:rsidRPr="001D5799">
        <w:rPr>
          <w:rFonts w:ascii="Times New Roman" w:hAnsi="Times New Roman"/>
          <w:sz w:val="24"/>
          <w:szCs w:val="23"/>
        </w:rPr>
        <w:t>order; thus there are no qualities of roles; no dispositions of qualities; no functions of dispositions</w:t>
      </w:r>
      <w:r w:rsidR="008E181C" w:rsidRPr="001D5799">
        <w:rPr>
          <w:rFonts w:ascii="Times New Roman" w:hAnsi="Times New Roman"/>
          <w:sz w:val="24"/>
          <w:szCs w:val="23"/>
        </w:rPr>
        <w:t xml:space="preserve"> (and no processes in which processes themselves change – see the section on Process Profiles below)</w:t>
      </w:r>
      <w:r w:rsidR="008901C1" w:rsidRPr="001D5799">
        <w:rPr>
          <w:rFonts w:ascii="Times New Roman" w:hAnsi="Times New Roman"/>
          <w:sz w:val="24"/>
          <w:szCs w:val="23"/>
        </w:rPr>
        <w:t xml:space="preserve">. Rather, in all such cases, the recommendation </w:t>
      </w:r>
      <w:r w:rsidR="008E181C" w:rsidRPr="001D5799">
        <w:rPr>
          <w:rFonts w:ascii="Times New Roman" w:hAnsi="Times New Roman"/>
          <w:sz w:val="24"/>
          <w:szCs w:val="23"/>
        </w:rPr>
        <w:t xml:space="preserve">on developers of BFO-conformant ontologies </w:t>
      </w:r>
      <w:r w:rsidR="008901C1" w:rsidRPr="001D5799">
        <w:rPr>
          <w:rFonts w:ascii="Times New Roman" w:hAnsi="Times New Roman"/>
          <w:sz w:val="24"/>
          <w:szCs w:val="23"/>
        </w:rPr>
        <w:t xml:space="preserve">is to seek </w:t>
      </w:r>
      <w:r w:rsidR="008E181C" w:rsidRPr="001D5799">
        <w:rPr>
          <w:rFonts w:ascii="Times New Roman" w:hAnsi="Times New Roman"/>
          <w:sz w:val="24"/>
          <w:szCs w:val="23"/>
        </w:rPr>
        <w:t xml:space="preserve">a </w:t>
      </w:r>
      <w:r w:rsidR="008901C1" w:rsidRPr="001D5799">
        <w:rPr>
          <w:rFonts w:ascii="Times New Roman" w:hAnsi="Times New Roman"/>
          <w:sz w:val="24"/>
          <w:szCs w:val="23"/>
        </w:rPr>
        <w:t xml:space="preserve">relevant </w:t>
      </w:r>
      <w:r w:rsidR="008E181C" w:rsidRPr="001D5799">
        <w:rPr>
          <w:rFonts w:ascii="Times New Roman" w:hAnsi="Times New Roman"/>
          <w:sz w:val="24"/>
          <w:szCs w:val="23"/>
        </w:rPr>
        <w:t>relatum</w:t>
      </w:r>
      <w:r w:rsidR="008E181C" w:rsidRPr="001D5799">
        <w:rPr>
          <w:rFonts w:ascii="Times New Roman" w:hAnsi="Times New Roman"/>
          <w:i/>
          <w:sz w:val="24"/>
          <w:szCs w:val="23"/>
        </w:rPr>
        <w:t xml:space="preserve"> </w:t>
      </w:r>
      <w:r w:rsidR="008901C1" w:rsidRPr="001D5799">
        <w:rPr>
          <w:rFonts w:ascii="Times New Roman" w:hAnsi="Times New Roman"/>
          <w:sz w:val="24"/>
          <w:szCs w:val="23"/>
        </w:rPr>
        <w:t xml:space="preserve">in the underlying independent continuant bearer (the </w:t>
      </w:r>
      <w:r w:rsidR="008901C1" w:rsidRPr="001D5799">
        <w:rPr>
          <w:rFonts w:ascii="Times New Roman" w:hAnsi="Times New Roman"/>
          <w:i/>
          <w:sz w:val="24"/>
          <w:szCs w:val="23"/>
        </w:rPr>
        <w:t xml:space="preserve">thing </w:t>
      </w:r>
      <w:r w:rsidR="008901C1" w:rsidRPr="001D5799">
        <w:rPr>
          <w:rFonts w:ascii="Times New Roman" w:hAnsi="Times New Roman"/>
          <w:sz w:val="24"/>
          <w:szCs w:val="23"/>
        </w:rPr>
        <w:t xml:space="preserve">or </w:t>
      </w:r>
      <w:r w:rsidR="008901C1" w:rsidRPr="001D5799">
        <w:rPr>
          <w:rFonts w:ascii="Times New Roman" w:hAnsi="Times New Roman"/>
          <w:i/>
          <w:sz w:val="24"/>
          <w:szCs w:val="23"/>
        </w:rPr>
        <w:t>res</w:t>
      </w:r>
      <w:r w:rsidR="008901C1" w:rsidRPr="001D5799">
        <w:rPr>
          <w:rFonts w:ascii="Times New Roman" w:hAnsi="Times New Roman"/>
          <w:sz w:val="24"/>
          <w:szCs w:val="23"/>
        </w:rPr>
        <w:t>).</w:t>
      </w:r>
      <w:r w:rsidR="008901C1" w:rsidRPr="001D5799">
        <w:rPr>
          <w:rFonts w:ascii="Times New Roman" w:hAnsi="Times New Roman"/>
          <w:i/>
          <w:sz w:val="24"/>
          <w:szCs w:val="23"/>
        </w:rPr>
        <w:t xml:space="preserve"> </w:t>
      </w:r>
      <w:r w:rsidRPr="001D5799">
        <w:rPr>
          <w:rFonts w:ascii="Times New Roman" w:hAnsi="Times New Roman"/>
          <w:sz w:val="24"/>
          <w:szCs w:val="23"/>
        </w:rPr>
        <w:t xml:space="preserve"> Thus the following axioms hold:</w:t>
      </w:r>
    </w:p>
    <w:p w14:paraId="01E0BDFF" w14:textId="77777777" w:rsidR="004C372C" w:rsidRPr="001D5799" w:rsidRDefault="004C372C" w:rsidP="009B5669">
      <w:pPr>
        <w:spacing w:beforeLines="1" w:before="2" w:afterLines="1" w:after="2" w:line="360" w:lineRule="auto"/>
        <w:rPr>
          <w:rFonts w:ascii="Times New Roman" w:hAnsi="Times New Roman"/>
          <w:sz w:val="24"/>
          <w:szCs w:val="23"/>
        </w:rPr>
      </w:pPr>
    </w:p>
    <w:p w14:paraId="25E59117" w14:textId="77777777"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Qualities of qualities are quali</w:t>
      </w:r>
      <w:r w:rsidR="00C677CC">
        <w:rPr>
          <w:rFonts w:ascii="Times New Roman" w:hAnsi="Times New Roman"/>
          <w:sz w:val="24"/>
          <w:szCs w:val="23"/>
        </w:rPr>
        <w:t xml:space="preserve">ties of the underlying bearer. </w:t>
      </w:r>
      <w:r w:rsidRPr="001D5799">
        <w:rPr>
          <w:rFonts w:ascii="Times New Roman" w:hAnsi="Times New Roman"/>
          <w:sz w:val="24"/>
          <w:szCs w:val="23"/>
        </w:rPr>
        <w:t>The shape of the redness on John’s arm</w:t>
      </w:r>
      <w:r w:rsidR="00C677CC">
        <w:rPr>
          <w:rFonts w:ascii="Times New Roman" w:hAnsi="Times New Roman"/>
          <w:sz w:val="24"/>
          <w:szCs w:val="23"/>
        </w:rPr>
        <w:t>, for example,</w:t>
      </w:r>
      <w:r w:rsidRPr="001D5799">
        <w:rPr>
          <w:rFonts w:ascii="Times New Roman" w:hAnsi="Times New Roman"/>
          <w:sz w:val="24"/>
          <w:szCs w:val="23"/>
        </w:rPr>
        <w:t xml:space="preserve"> is not a quality of the redness, it is, like the redness itself</w:t>
      </w:r>
      <w:r w:rsidR="00894677">
        <w:rPr>
          <w:rFonts w:ascii="Times New Roman" w:hAnsi="Times New Roman"/>
          <w:sz w:val="24"/>
          <w:szCs w:val="23"/>
        </w:rPr>
        <w:t>,</w:t>
      </w:r>
      <w:r w:rsidRPr="001D5799">
        <w:rPr>
          <w:rFonts w:ascii="Times New Roman" w:hAnsi="Times New Roman"/>
          <w:sz w:val="24"/>
          <w:szCs w:val="23"/>
        </w:rPr>
        <w:t xml:space="preserve"> a quality of a certain </w:t>
      </w:r>
      <w:r w:rsidR="00C677CC">
        <w:rPr>
          <w:rFonts w:ascii="Times New Roman" w:hAnsi="Times New Roman"/>
          <w:sz w:val="24"/>
          <w:szCs w:val="23"/>
        </w:rPr>
        <w:t xml:space="preserve">(fiat) </w:t>
      </w:r>
      <w:r w:rsidRPr="001D5799">
        <w:rPr>
          <w:rFonts w:ascii="Times New Roman" w:hAnsi="Times New Roman"/>
          <w:sz w:val="24"/>
          <w:szCs w:val="23"/>
        </w:rPr>
        <w:t>portion of the surface of the arm.</w:t>
      </w:r>
    </w:p>
    <w:p w14:paraId="72FBF4B3" w14:textId="77777777" w:rsidR="008E181C" w:rsidRPr="001D5799" w:rsidRDefault="008E181C" w:rsidP="009B5669">
      <w:pPr>
        <w:spacing w:beforeLines="1" w:before="2" w:afterLines="1" w:after="2" w:line="360" w:lineRule="auto"/>
        <w:rPr>
          <w:rFonts w:ascii="Times New Roman" w:hAnsi="Times New Roman"/>
          <w:sz w:val="24"/>
          <w:szCs w:val="23"/>
        </w:rPr>
      </w:pPr>
    </w:p>
    <w:p w14:paraId="46E76399" w14:textId="77777777" w:rsidR="004C372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4C372C" w:rsidRPr="001D5799">
        <w:rPr>
          <w:rFonts w:ascii="Times New Roman" w:hAnsi="Times New Roman"/>
          <w:sz w:val="24"/>
          <w:szCs w:val="23"/>
        </w:rPr>
        <w:t xml:space="preserve"> if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b</w:t>
      </w:r>
      <w:r w:rsidR="004C372C" w:rsidRPr="001D5799">
        <w:rPr>
          <w:rFonts w:ascii="Times New Roman" w:hAnsi="Times New Roman"/>
          <w:b/>
          <w:i/>
          <w:sz w:val="24"/>
          <w:szCs w:val="23"/>
        </w:rPr>
        <w:t xml:space="preserve"> </w:t>
      </w:r>
      <w:r w:rsidR="004C372C" w:rsidRPr="001D5799">
        <w:rPr>
          <w:rFonts w:ascii="Times New Roman" w:hAnsi="Times New Roman"/>
          <w:sz w:val="24"/>
          <w:szCs w:val="23"/>
        </w:rPr>
        <w:t xml:space="preserve">&amp;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c </w:t>
      </w:r>
      <w:r w:rsidR="004C372C" w:rsidRPr="001D5799">
        <w:rPr>
          <w:rFonts w:ascii="Times New Roman" w:hAnsi="Times New Roman"/>
          <w:sz w:val="24"/>
          <w:szCs w:val="23"/>
        </w:rPr>
        <w:t xml:space="preserve">then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s-depends on</w:t>
      </w:r>
      <w:r w:rsidR="004C372C" w:rsidRPr="001D5799">
        <w:rPr>
          <w:rFonts w:ascii="Times New Roman" w:hAnsi="Times New Roman"/>
          <w:sz w:val="24"/>
          <w:szCs w:val="23"/>
        </w:rPr>
        <w:t xml:space="preserve"> </w:t>
      </w:r>
      <w:r w:rsidR="004C372C" w:rsidRPr="001D5799">
        <w:rPr>
          <w:rFonts w:ascii="Times New Roman" w:hAnsi="Times New Roman"/>
          <w:i/>
          <w:sz w:val="24"/>
          <w:szCs w:val="23"/>
        </w:rPr>
        <w:t>c</w:t>
      </w:r>
      <w:r w:rsidR="004C372C" w:rsidRPr="001D5799">
        <w:rPr>
          <w:rFonts w:ascii="Times New Roman" w:hAnsi="Times New Roman"/>
          <w:sz w:val="24"/>
          <w:szCs w:val="23"/>
        </w:rPr>
        <w:t>.</w:t>
      </w:r>
    </w:p>
    <w:p w14:paraId="35E4C611" w14:textId="77777777" w:rsidR="004C372C" w:rsidRPr="001D5799" w:rsidRDefault="004C372C" w:rsidP="009B5669">
      <w:pPr>
        <w:spacing w:beforeLines="1" w:before="2" w:afterLines="1" w:after="2" w:line="360" w:lineRule="auto"/>
        <w:rPr>
          <w:rFonts w:ascii="Times New Roman" w:hAnsi="Times New Roman"/>
          <w:sz w:val="24"/>
          <w:szCs w:val="23"/>
        </w:rPr>
      </w:pPr>
    </w:p>
    <w:p w14:paraId="248F39B8" w14:textId="77777777" w:rsidR="00541009"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541009" w:rsidRPr="001D5799">
        <w:rPr>
          <w:rFonts w:ascii="Times New Roman" w:hAnsi="Times New Roman"/>
          <w:sz w:val="24"/>
          <w:szCs w:val="23"/>
        </w:rPr>
        <w:t xml:space="preserve"> if </w:t>
      </w:r>
      <w:r w:rsidR="00541009" w:rsidRPr="001D5799">
        <w:rPr>
          <w:rFonts w:ascii="Times New Roman" w:hAnsi="Times New Roman"/>
          <w:i/>
          <w:sz w:val="24"/>
          <w:szCs w:val="23"/>
        </w:rPr>
        <w:t xml:space="preserve">a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b</w:t>
      </w:r>
      <w:r w:rsidR="00541009" w:rsidRPr="001D5799">
        <w:rPr>
          <w:rFonts w:ascii="Times New Roman" w:hAnsi="Times New Roman"/>
          <w:b/>
          <w:i/>
          <w:sz w:val="24"/>
          <w:szCs w:val="23"/>
        </w:rPr>
        <w:t xml:space="preserve"> </w:t>
      </w:r>
      <w:r w:rsidR="00541009" w:rsidRPr="001D5799">
        <w:rPr>
          <w:rFonts w:ascii="Times New Roman" w:hAnsi="Times New Roman"/>
          <w:sz w:val="24"/>
          <w:szCs w:val="23"/>
        </w:rPr>
        <w:t xml:space="preserve">&amp; </w:t>
      </w:r>
      <w:r w:rsidR="00541009" w:rsidRPr="001D5799">
        <w:rPr>
          <w:rFonts w:ascii="Times New Roman" w:hAnsi="Times New Roman"/>
          <w:i/>
          <w:sz w:val="24"/>
          <w:szCs w:val="23"/>
        </w:rPr>
        <w:t xml:space="preserve">b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 xml:space="preserve">c </w:t>
      </w:r>
      <w:r w:rsidR="00541009" w:rsidRPr="001D5799">
        <w:rPr>
          <w:rFonts w:ascii="Times New Roman" w:hAnsi="Times New Roman"/>
          <w:sz w:val="24"/>
          <w:szCs w:val="23"/>
        </w:rPr>
        <w:t xml:space="preserve">then </w:t>
      </w:r>
      <w:r w:rsidR="00541009" w:rsidRPr="001D5799">
        <w:rPr>
          <w:rFonts w:ascii="Times New Roman" w:hAnsi="Times New Roman"/>
          <w:i/>
          <w:sz w:val="24"/>
          <w:szCs w:val="23"/>
        </w:rPr>
        <w:t xml:space="preserve">a </w:t>
      </w:r>
      <w:r w:rsidR="00541009" w:rsidRPr="001D5799">
        <w:rPr>
          <w:rFonts w:ascii="Times New Roman" w:hAnsi="Times New Roman"/>
          <w:sz w:val="24"/>
          <w:szCs w:val="23"/>
        </w:rPr>
        <w:t xml:space="preserve">and </w:t>
      </w:r>
      <w:r w:rsidR="00541009" w:rsidRPr="001D5799">
        <w:rPr>
          <w:rFonts w:ascii="Times New Roman" w:hAnsi="Times New Roman"/>
          <w:i/>
          <w:sz w:val="24"/>
          <w:szCs w:val="23"/>
        </w:rPr>
        <w:t xml:space="preserve">b </w:t>
      </w:r>
      <w:r w:rsidR="00541009" w:rsidRPr="001D5799">
        <w:rPr>
          <w:rFonts w:ascii="Times New Roman" w:hAnsi="Times New Roman"/>
          <w:sz w:val="24"/>
          <w:szCs w:val="23"/>
        </w:rPr>
        <w:t xml:space="preserve">are reciprocally </w:t>
      </w:r>
      <w:r w:rsidR="00541009" w:rsidRPr="001D5799">
        <w:rPr>
          <w:rFonts w:ascii="Times New Roman" w:hAnsi="Times New Roman"/>
          <w:b/>
          <w:sz w:val="24"/>
          <w:szCs w:val="23"/>
        </w:rPr>
        <w:t xml:space="preserve">s-dependent </w:t>
      </w:r>
      <w:r w:rsidR="00541009" w:rsidRPr="001D5799">
        <w:rPr>
          <w:rFonts w:ascii="Times New Roman" w:hAnsi="Times New Roman"/>
          <w:sz w:val="24"/>
          <w:szCs w:val="23"/>
        </w:rPr>
        <w:t>on each other.</w:t>
      </w:r>
    </w:p>
    <w:p w14:paraId="25A5FC85" w14:textId="77777777" w:rsidR="00480A86" w:rsidRPr="001D5799" w:rsidRDefault="00480A86" w:rsidP="009B5669">
      <w:pPr>
        <w:spacing w:beforeLines="1" w:before="2" w:afterLines="1" w:after="2" w:line="360" w:lineRule="auto"/>
        <w:rPr>
          <w:rFonts w:ascii="Times New Roman" w:hAnsi="Times New Roman"/>
          <w:sz w:val="24"/>
          <w:szCs w:val="23"/>
        </w:rPr>
      </w:pPr>
    </w:p>
    <w:p w14:paraId="6BD54864" w14:textId="77777777" w:rsidR="00047E4F" w:rsidRPr="00C677CC"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John’s </w:t>
      </w:r>
      <w:r w:rsidRPr="001D5799">
        <w:rPr>
          <w:rFonts w:ascii="Times New Roman" w:hAnsi="Times New Roman"/>
          <w:i/>
          <w:sz w:val="24"/>
          <w:szCs w:val="23"/>
        </w:rPr>
        <w:t>role</w:t>
      </w:r>
      <w:r w:rsidRPr="001D5799">
        <w:rPr>
          <w:rFonts w:ascii="Times New Roman" w:hAnsi="Times New Roman"/>
          <w:sz w:val="24"/>
          <w:szCs w:val="23"/>
        </w:rPr>
        <w:t xml:space="preserve"> of </w:t>
      </w:r>
      <w:r w:rsidR="00C677CC">
        <w:rPr>
          <w:rFonts w:ascii="Times New Roman" w:hAnsi="Times New Roman"/>
          <w:sz w:val="24"/>
          <w:szCs w:val="23"/>
        </w:rPr>
        <w:t>husband</w:t>
      </w:r>
      <w:r w:rsidRPr="001D5799">
        <w:rPr>
          <w:rFonts w:ascii="Times New Roman" w:hAnsi="Times New Roman"/>
          <w:sz w:val="24"/>
          <w:szCs w:val="23"/>
        </w:rPr>
        <w:t xml:space="preserve"> to Mary is dependent on Mary’s </w:t>
      </w:r>
      <w:r w:rsidRPr="001D5799">
        <w:rPr>
          <w:rFonts w:ascii="Times New Roman" w:hAnsi="Times New Roman"/>
          <w:i/>
          <w:sz w:val="24"/>
          <w:szCs w:val="23"/>
        </w:rPr>
        <w:t>role</w:t>
      </w:r>
      <w:r w:rsidRPr="001D5799">
        <w:rPr>
          <w:rFonts w:ascii="Times New Roman" w:hAnsi="Times New Roman"/>
          <w:sz w:val="24"/>
          <w:szCs w:val="23"/>
        </w:rPr>
        <w:t xml:space="preserve"> of </w:t>
      </w:r>
      <w:r w:rsidR="00C677CC">
        <w:rPr>
          <w:rFonts w:ascii="Times New Roman" w:hAnsi="Times New Roman"/>
          <w:sz w:val="24"/>
          <w:szCs w:val="23"/>
        </w:rPr>
        <w:t xml:space="preserve">wife </w:t>
      </w:r>
      <w:r w:rsidRPr="001D5799">
        <w:rPr>
          <w:rFonts w:ascii="Times New Roman" w:hAnsi="Times New Roman"/>
          <w:sz w:val="24"/>
          <w:szCs w:val="23"/>
        </w:rPr>
        <w:t xml:space="preserve">to John, and both are dependent on the </w:t>
      </w:r>
      <w:r w:rsidRPr="001D5799">
        <w:rPr>
          <w:rFonts w:ascii="Times New Roman" w:hAnsi="Times New Roman"/>
          <w:i/>
          <w:sz w:val="24"/>
          <w:szCs w:val="23"/>
        </w:rPr>
        <w:t>object aggregate</w:t>
      </w:r>
      <w:r w:rsidRPr="001D5799">
        <w:rPr>
          <w:rFonts w:ascii="Times New Roman" w:hAnsi="Times New Roman"/>
          <w:sz w:val="24"/>
          <w:szCs w:val="23"/>
        </w:rPr>
        <w:t xml:space="preserve"> comprising John and Mary as </w:t>
      </w:r>
      <w:r w:rsidRPr="001D5799">
        <w:rPr>
          <w:rFonts w:ascii="Times New Roman" w:hAnsi="Times New Roman"/>
          <w:b/>
          <w:sz w:val="24"/>
          <w:szCs w:val="23"/>
        </w:rPr>
        <w:t>parts</w:t>
      </w:r>
      <w:r w:rsidR="00C677CC">
        <w:rPr>
          <w:rFonts w:ascii="Times New Roman" w:hAnsi="Times New Roman"/>
          <w:sz w:val="24"/>
          <w:szCs w:val="23"/>
        </w:rPr>
        <w:t xml:space="preserve"> joined together through the </w:t>
      </w:r>
      <w:r w:rsidR="00C677CC" w:rsidRPr="00C677CC">
        <w:rPr>
          <w:rFonts w:ascii="Times New Roman" w:hAnsi="Times New Roman"/>
          <w:i/>
          <w:sz w:val="24"/>
          <w:szCs w:val="23"/>
        </w:rPr>
        <w:t>relational quality</w:t>
      </w:r>
      <w:r w:rsidR="00C677CC">
        <w:rPr>
          <w:rFonts w:ascii="Times New Roman" w:hAnsi="Times New Roman"/>
          <w:sz w:val="24"/>
          <w:szCs w:val="23"/>
        </w:rPr>
        <w:t xml:space="preserve"> of being married.</w:t>
      </w:r>
    </w:p>
    <w:p w14:paraId="70470881" w14:textId="77777777" w:rsidR="004C372C" w:rsidRPr="001D5799" w:rsidRDefault="004C372C" w:rsidP="009B5669">
      <w:pPr>
        <w:spacing w:beforeLines="1" w:before="2" w:afterLines="1" w:after="2" w:line="360" w:lineRule="auto"/>
        <w:rPr>
          <w:rFonts w:ascii="Times New Roman" w:hAnsi="Times New Roman"/>
          <w:sz w:val="24"/>
          <w:szCs w:val="23"/>
        </w:rPr>
      </w:pPr>
    </w:p>
    <w:p w14:paraId="701E3785" w14:textId="77777777" w:rsidR="00EA4C49" w:rsidRDefault="00EA4C49" w:rsidP="006C241A">
      <w:pPr>
        <w:pStyle w:val="Heading3"/>
        <w:spacing w:line="360" w:lineRule="auto"/>
        <w:rPr>
          <w:sz w:val="24"/>
        </w:rPr>
      </w:pPr>
    </w:p>
    <w:p w14:paraId="5244D07E" w14:textId="77777777" w:rsidR="00E2775F" w:rsidRDefault="00E2775F" w:rsidP="006C241A">
      <w:pPr>
        <w:pStyle w:val="Heading3"/>
        <w:spacing w:line="360" w:lineRule="auto"/>
        <w:rPr>
          <w:sz w:val="26"/>
          <w:szCs w:val="26"/>
        </w:rPr>
      </w:pPr>
      <w:bookmarkStart w:id="719" w:name="_Toc313270714"/>
      <w:r w:rsidRPr="001D5799">
        <w:rPr>
          <w:sz w:val="24"/>
        </w:rPr>
        <w:t xml:space="preserve">2.2.1 </w:t>
      </w:r>
      <w:r w:rsidRPr="00E2775F">
        <w:rPr>
          <w:sz w:val="26"/>
          <w:szCs w:val="26"/>
        </w:rPr>
        <w:t>Quality</w:t>
      </w:r>
      <w:bookmarkEnd w:id="719"/>
    </w:p>
    <w:p w14:paraId="34FF5042" w14:textId="77777777" w:rsidR="00597CDC" w:rsidRPr="001D5799" w:rsidRDefault="00597CDC" w:rsidP="006C241A">
      <w:pPr>
        <w:spacing w:line="360" w:lineRule="auto"/>
        <w:rPr>
          <w:sz w:val="24"/>
        </w:rPr>
      </w:pPr>
    </w:p>
    <w:p w14:paraId="41B6CFB0" w14:textId="77777777" w:rsidR="00E2775F" w:rsidRPr="001D5799" w:rsidRDefault="00236D40" w:rsidP="00EA4C4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t>Elucidation:</w:t>
      </w:r>
      <w:r w:rsidR="00597CDC" w:rsidRPr="001D5799">
        <w:rPr>
          <w:rFonts w:ascii="Times New Roman" w:hAnsi="Times New Roman"/>
          <w:sz w:val="24"/>
          <w:szCs w:val="23"/>
        </w:rPr>
        <w:t xml:space="preserve"> a</w:t>
      </w:r>
      <w:r w:rsidR="007A4DDC" w:rsidRPr="001D5799">
        <w:rPr>
          <w:rFonts w:ascii="Times New Roman" w:hAnsi="Times New Roman"/>
          <w:sz w:val="24"/>
          <w:szCs w:val="23"/>
        </w:rPr>
        <w:t xml:space="preserve"> </w:t>
      </w:r>
      <w:r w:rsidR="00597CDC" w:rsidRPr="001D5799">
        <w:rPr>
          <w:rFonts w:ascii="Times New Roman" w:hAnsi="Times New Roman"/>
          <w:i/>
          <w:sz w:val="24"/>
          <w:szCs w:val="23"/>
        </w:rPr>
        <w:t>quality</w:t>
      </w:r>
      <w:r w:rsidR="00624F91" w:rsidRPr="001D5799">
        <w:rPr>
          <w:rFonts w:ascii="Times New Roman" w:hAnsi="Times New Roman"/>
          <w:sz w:val="24"/>
          <w:szCs w:val="23"/>
        </w:rPr>
        <w:t xml:space="preserve"> is a</w:t>
      </w:r>
      <w:r w:rsidR="007A4DDC" w:rsidRPr="001D5799">
        <w:rPr>
          <w:rFonts w:ascii="Times New Roman" w:hAnsi="Times New Roman"/>
          <w:sz w:val="24"/>
          <w:szCs w:val="23"/>
        </w:rPr>
        <w:t xml:space="preserve"> </w:t>
      </w:r>
      <w:r w:rsidR="00624F91" w:rsidRPr="001D5799">
        <w:rPr>
          <w:rFonts w:ascii="Times New Roman" w:hAnsi="Times New Roman"/>
          <w:i/>
          <w:sz w:val="24"/>
          <w:szCs w:val="23"/>
        </w:rPr>
        <w:t>s</w:t>
      </w:r>
      <w:r w:rsidR="00107230" w:rsidRPr="001D5799">
        <w:rPr>
          <w:rFonts w:ascii="Times New Roman" w:hAnsi="Times New Roman"/>
          <w:i/>
          <w:sz w:val="24"/>
          <w:szCs w:val="23"/>
        </w:rPr>
        <w:t xml:space="preserve">pecifically </w:t>
      </w:r>
      <w:r w:rsidR="00E2775F" w:rsidRPr="001D5799">
        <w:rPr>
          <w:rFonts w:ascii="Times New Roman" w:hAnsi="Times New Roman"/>
          <w:i/>
          <w:sz w:val="24"/>
          <w:szCs w:val="23"/>
        </w:rPr>
        <w:t>dependent</w:t>
      </w:r>
      <w:r w:rsidR="007A4DDC" w:rsidRPr="001D5799">
        <w:rPr>
          <w:rFonts w:ascii="Times New Roman" w:hAnsi="Times New Roman"/>
          <w:i/>
          <w:sz w:val="24"/>
          <w:szCs w:val="23"/>
        </w:rPr>
        <w:t xml:space="preserve"> </w:t>
      </w:r>
      <w:r w:rsidR="00FB129B" w:rsidRPr="001D5799">
        <w:rPr>
          <w:rFonts w:ascii="Times New Roman" w:hAnsi="Times New Roman"/>
          <w:i/>
          <w:sz w:val="24"/>
          <w:szCs w:val="23"/>
        </w:rPr>
        <w:t>continuant</w:t>
      </w:r>
      <w:r w:rsidR="00E2775F" w:rsidRPr="001D5799">
        <w:rPr>
          <w:rFonts w:ascii="Times New Roman" w:hAnsi="Times New Roman"/>
          <w:sz w:val="24"/>
          <w:szCs w:val="23"/>
        </w:rPr>
        <w:t xml:space="preserve"> that</w:t>
      </w:r>
      <w:r w:rsidR="00597CDC" w:rsidRPr="001D5799">
        <w:rPr>
          <w:rFonts w:ascii="Times New Roman" w:hAnsi="Times New Roman"/>
          <w:sz w:val="24"/>
          <w:szCs w:val="23"/>
        </w:rPr>
        <w:t xml:space="preserve">, in contrast to roles and dispositions, does not require any further process in order to be realized. </w:t>
      </w:r>
    </w:p>
    <w:p w14:paraId="1D4A795E" w14:textId="77777777" w:rsidR="00597CDC" w:rsidRPr="001D5799" w:rsidRDefault="00597CDC" w:rsidP="009B5669">
      <w:pPr>
        <w:spacing w:beforeLines="1" w:before="2" w:afterLines="1" w:after="2" w:line="360" w:lineRule="auto"/>
        <w:jc w:val="both"/>
        <w:rPr>
          <w:rFonts w:ascii="Times New Roman" w:hAnsi="Times New Roman"/>
          <w:sz w:val="24"/>
          <w:szCs w:val="23"/>
          <w:shd w:val="clear" w:color="auto" w:fill="FFFF00"/>
        </w:rPr>
      </w:pPr>
    </w:p>
    <w:p w14:paraId="4D1ECA3D" w14:textId="77777777" w:rsidR="009F7F33" w:rsidRPr="001D5799" w:rsidRDefault="00107230" w:rsidP="009B5669">
      <w:pPr>
        <w:spacing w:beforeLines="1" w:before="2" w:afterLines="1" w:after="2" w:line="360" w:lineRule="auto"/>
        <w:jc w:val="both"/>
        <w:rPr>
          <w:rFonts w:ascii="Times New Roman" w:hAnsi="Times New Roman"/>
          <w:sz w:val="24"/>
          <w:szCs w:val="23"/>
          <w:shd w:val="clear" w:color="auto" w:fill="FFFF00"/>
        </w:rPr>
      </w:pPr>
      <w:r w:rsidRPr="001D5799">
        <w:rPr>
          <w:rFonts w:ascii="Times New Roman" w:hAnsi="Times New Roman"/>
          <w:sz w:val="24"/>
          <w:szCs w:val="23"/>
        </w:rPr>
        <w:t>S</w:t>
      </w:r>
      <w:r w:rsidR="009F7F33" w:rsidRPr="001D5799">
        <w:rPr>
          <w:rFonts w:ascii="Times New Roman" w:hAnsi="Times New Roman"/>
          <w:sz w:val="24"/>
          <w:szCs w:val="23"/>
        </w:rPr>
        <w:t>olubility</w:t>
      </w:r>
      <w:r w:rsidRPr="001D5799">
        <w:rPr>
          <w:rFonts w:ascii="Times New Roman" w:hAnsi="Times New Roman"/>
          <w:sz w:val="24"/>
          <w:szCs w:val="23"/>
        </w:rPr>
        <w:t>, in order to be realized or manifested,</w:t>
      </w:r>
      <w:r w:rsidR="007A4DDC" w:rsidRPr="001D5799">
        <w:rPr>
          <w:rFonts w:ascii="Times New Roman" w:hAnsi="Times New Roman"/>
          <w:sz w:val="24"/>
          <w:szCs w:val="23"/>
        </w:rPr>
        <w:t xml:space="preserve"> </w:t>
      </w:r>
      <w:r w:rsidR="007B2430" w:rsidRPr="001D5799">
        <w:rPr>
          <w:rFonts w:ascii="Times New Roman" w:hAnsi="Times New Roman"/>
          <w:sz w:val="24"/>
          <w:szCs w:val="23"/>
        </w:rPr>
        <w:t>requires a</w:t>
      </w:r>
      <w:r w:rsidR="00776B28" w:rsidRPr="001D5799">
        <w:rPr>
          <w:rFonts w:ascii="Times New Roman" w:hAnsi="Times New Roman"/>
          <w:sz w:val="24"/>
          <w:szCs w:val="23"/>
        </w:rPr>
        <w:t xml:space="preserve"> dissolving</w:t>
      </w:r>
      <w:r w:rsidR="007B2430" w:rsidRPr="001D5799">
        <w:rPr>
          <w:rFonts w:ascii="Times New Roman" w:hAnsi="Times New Roman"/>
          <w:sz w:val="24"/>
          <w:szCs w:val="23"/>
        </w:rPr>
        <w:t xml:space="preserve"> process in </w:t>
      </w:r>
      <w:r w:rsidRPr="001D5799">
        <w:rPr>
          <w:rFonts w:ascii="Times New Roman" w:hAnsi="Times New Roman"/>
          <w:sz w:val="24"/>
          <w:szCs w:val="23"/>
        </w:rPr>
        <w:t xml:space="preserve">which </w:t>
      </w:r>
      <w:r w:rsidR="007B2430" w:rsidRPr="001D5799">
        <w:rPr>
          <w:rFonts w:ascii="Times New Roman" w:hAnsi="Times New Roman"/>
          <w:sz w:val="24"/>
          <w:szCs w:val="23"/>
        </w:rPr>
        <w:t>some solid piece</w:t>
      </w:r>
      <w:r w:rsidR="009F7F33" w:rsidRPr="001D5799">
        <w:rPr>
          <w:rFonts w:ascii="Times New Roman" w:hAnsi="Times New Roman"/>
          <w:sz w:val="24"/>
          <w:szCs w:val="23"/>
        </w:rPr>
        <w:t xml:space="preserve"> of salt or sugar</w:t>
      </w:r>
      <w:r w:rsidRPr="001D5799">
        <w:rPr>
          <w:rFonts w:ascii="Times New Roman" w:hAnsi="Times New Roman"/>
          <w:sz w:val="24"/>
          <w:szCs w:val="23"/>
        </w:rPr>
        <w:t xml:space="preserve"> participates. T</w:t>
      </w:r>
      <w:r w:rsidR="009F7F33" w:rsidRPr="001D5799">
        <w:rPr>
          <w:rFonts w:ascii="Times New Roman" w:hAnsi="Times New Roman"/>
          <w:sz w:val="24"/>
          <w:szCs w:val="23"/>
        </w:rPr>
        <w:t>heir crystalline quality</w:t>
      </w:r>
      <w:r w:rsidRPr="001D5799">
        <w:rPr>
          <w:rFonts w:ascii="Times New Roman" w:hAnsi="Times New Roman"/>
          <w:sz w:val="24"/>
          <w:szCs w:val="23"/>
        </w:rPr>
        <w:t>, in contrast,</w:t>
      </w:r>
      <w:r w:rsidR="007A4DDC" w:rsidRPr="001D5799">
        <w:rPr>
          <w:rFonts w:ascii="Times New Roman" w:hAnsi="Times New Roman"/>
          <w:sz w:val="24"/>
          <w:szCs w:val="23"/>
        </w:rPr>
        <w:t xml:space="preserve"> </w:t>
      </w:r>
      <w:r w:rsidR="007B2430" w:rsidRPr="001D5799">
        <w:rPr>
          <w:rFonts w:ascii="Times New Roman" w:hAnsi="Times New Roman"/>
          <w:sz w:val="24"/>
          <w:szCs w:val="23"/>
        </w:rPr>
        <w:t>does not</w:t>
      </w:r>
      <w:r w:rsidRPr="001D5799">
        <w:rPr>
          <w:rFonts w:ascii="Times New Roman" w:hAnsi="Times New Roman"/>
          <w:sz w:val="24"/>
          <w:szCs w:val="23"/>
        </w:rPr>
        <w:t xml:space="preserve"> stand in need of any realization process of this sort</w:t>
      </w:r>
      <w:r w:rsidR="009F7F33" w:rsidRPr="001D5799">
        <w:rPr>
          <w:rFonts w:ascii="Times New Roman" w:hAnsi="Times New Roman"/>
          <w:sz w:val="24"/>
          <w:szCs w:val="23"/>
        </w:rPr>
        <w:t>.</w:t>
      </w:r>
    </w:p>
    <w:p w14:paraId="31415DC1" w14:textId="77777777" w:rsidR="009F7F33" w:rsidRPr="001D5799" w:rsidRDefault="009F7F33" w:rsidP="009B5669">
      <w:pPr>
        <w:spacing w:beforeLines="1" w:before="2" w:afterLines="1" w:after="2" w:line="360" w:lineRule="auto"/>
        <w:jc w:val="both"/>
        <w:rPr>
          <w:rFonts w:ascii="Times New Roman" w:hAnsi="Times New Roman"/>
          <w:sz w:val="24"/>
          <w:szCs w:val="23"/>
        </w:rPr>
      </w:pPr>
    </w:p>
    <w:p w14:paraId="33B6758D" w14:textId="77777777" w:rsidR="00597CDC" w:rsidRPr="001D5799" w:rsidRDefault="009F7F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597CDC" w:rsidRPr="001D5799">
        <w:rPr>
          <w:rFonts w:ascii="Times New Roman" w:hAnsi="Times New Roman"/>
          <w:sz w:val="24"/>
          <w:szCs w:val="23"/>
        </w:rPr>
        <w:t xml:space="preserve">xamples: the color of a tomato, the ambient temperature of a portion of air, the </w:t>
      </w:r>
      <w:r w:rsidRPr="001D5799">
        <w:rPr>
          <w:rFonts w:ascii="Times New Roman" w:hAnsi="Times New Roman"/>
          <w:sz w:val="24"/>
          <w:szCs w:val="23"/>
        </w:rPr>
        <w:t xml:space="preserve">length of the circumference </w:t>
      </w:r>
      <w:r w:rsidR="00597CDC" w:rsidRPr="001D5799">
        <w:rPr>
          <w:rFonts w:ascii="Times New Roman" w:hAnsi="Times New Roman"/>
          <w:sz w:val="24"/>
          <w:szCs w:val="23"/>
        </w:rPr>
        <w:t xml:space="preserve">of </w:t>
      </w:r>
      <w:r w:rsidRPr="001D5799">
        <w:rPr>
          <w:rFonts w:ascii="Times New Roman" w:hAnsi="Times New Roman"/>
          <w:sz w:val="24"/>
          <w:szCs w:val="23"/>
        </w:rPr>
        <w:t>your</w:t>
      </w:r>
      <w:r w:rsidR="00597CDC" w:rsidRPr="001D5799">
        <w:rPr>
          <w:rFonts w:ascii="Times New Roman" w:hAnsi="Times New Roman"/>
          <w:sz w:val="24"/>
          <w:szCs w:val="23"/>
        </w:rPr>
        <w:t xml:space="preserve"> waist, the shape of a nose, the mass of a piece of g</w:t>
      </w:r>
      <w:r w:rsidRPr="001D5799">
        <w:rPr>
          <w:rFonts w:ascii="Times New Roman" w:hAnsi="Times New Roman"/>
          <w:sz w:val="24"/>
          <w:szCs w:val="23"/>
        </w:rPr>
        <w:t>old, the weight of a chimpanzee.</w:t>
      </w:r>
    </w:p>
    <w:p w14:paraId="79C88427" w14:textId="77777777" w:rsidR="00D91B4B" w:rsidRPr="001D5799" w:rsidRDefault="00D91B4B" w:rsidP="009B5669">
      <w:pPr>
        <w:spacing w:beforeLines="1" w:before="2" w:afterLines="1" w:after="2" w:line="360" w:lineRule="auto"/>
        <w:rPr>
          <w:rFonts w:ascii="Times New Roman" w:hAnsi="Times New Roman"/>
          <w:sz w:val="24"/>
          <w:szCs w:val="23"/>
          <w:shd w:val="clear" w:color="auto" w:fill="FFFF00"/>
        </w:rPr>
      </w:pPr>
    </w:p>
    <w:p w14:paraId="1C82B585" w14:textId="77777777" w:rsidR="00B1604E" w:rsidRPr="007B2430" w:rsidRDefault="00236D40" w:rsidP="009B5669">
      <w:pPr>
        <w:spacing w:beforeLines="1" w:before="2" w:afterLines="1" w:after="2" w:line="360" w:lineRule="auto"/>
        <w:rPr>
          <w:b/>
        </w:rPr>
      </w:pPr>
      <w:r w:rsidRPr="001D5799">
        <w:rPr>
          <w:rFonts w:ascii="Times New Roman" w:hAnsi="Times New Roman"/>
          <w:smallCaps/>
          <w:sz w:val="24"/>
          <w:szCs w:val="23"/>
        </w:rPr>
        <w:t>Axiom:</w:t>
      </w:r>
      <w:r w:rsidR="007B2430" w:rsidRPr="001D5799">
        <w:rPr>
          <w:rFonts w:ascii="Times New Roman" w:hAnsi="Times New Roman"/>
          <w:sz w:val="24"/>
          <w:szCs w:val="23"/>
        </w:rPr>
        <w:t xml:space="preserve"> If an </w:t>
      </w:r>
      <w:r w:rsidR="007B2430" w:rsidRPr="001D5799">
        <w:rPr>
          <w:rFonts w:ascii="Times New Roman" w:hAnsi="Times New Roman"/>
          <w:i/>
          <w:sz w:val="24"/>
          <w:szCs w:val="23"/>
        </w:rPr>
        <w:t>entity</w:t>
      </w:r>
      <w:r w:rsidR="007A4DDC" w:rsidRPr="001D5799">
        <w:rPr>
          <w:rFonts w:ascii="Times New Roman" w:hAnsi="Times New Roman"/>
          <w:i/>
          <w:sz w:val="24"/>
          <w:szCs w:val="23"/>
        </w:rPr>
        <w:t xml:space="preserve"> </w:t>
      </w:r>
      <w:r w:rsidR="007B2430" w:rsidRPr="001D5799">
        <w:rPr>
          <w:rFonts w:ascii="Times New Roman" w:hAnsi="Times New Roman"/>
          <w:sz w:val="24"/>
          <w:szCs w:val="23"/>
        </w:rPr>
        <w:t xml:space="preserve">is a </w:t>
      </w:r>
      <w:r w:rsidR="007B2430" w:rsidRPr="001D5799">
        <w:rPr>
          <w:rFonts w:ascii="Times New Roman" w:hAnsi="Times New Roman"/>
          <w:i/>
          <w:sz w:val="24"/>
          <w:szCs w:val="23"/>
        </w:rPr>
        <w:t xml:space="preserve">quality </w:t>
      </w:r>
      <w:r w:rsidR="007B2430" w:rsidRPr="001D5799">
        <w:rPr>
          <w:rFonts w:ascii="Times New Roman" w:hAnsi="Times New Roman"/>
          <w:sz w:val="24"/>
          <w:szCs w:val="23"/>
        </w:rPr>
        <w:t xml:space="preserve">at any time that it exists, then it is a </w:t>
      </w:r>
      <w:r w:rsidR="007B2430" w:rsidRPr="001D5799">
        <w:rPr>
          <w:rFonts w:ascii="Times New Roman" w:hAnsi="Times New Roman"/>
          <w:i/>
          <w:sz w:val="24"/>
          <w:szCs w:val="23"/>
        </w:rPr>
        <w:t>quality</w:t>
      </w:r>
      <w:r w:rsidR="007B2430" w:rsidRPr="001D5799">
        <w:rPr>
          <w:rFonts w:ascii="Times New Roman" w:hAnsi="Times New Roman"/>
          <w:sz w:val="24"/>
          <w:szCs w:val="23"/>
        </w:rPr>
        <w:t xml:space="preserve"> at every time that it exists.</w:t>
      </w:r>
    </w:p>
    <w:p w14:paraId="5D7A71C7" w14:textId="77777777" w:rsidR="00C677CC" w:rsidRDefault="00C677CC" w:rsidP="009B5669">
      <w:pPr>
        <w:spacing w:beforeLines="1" w:before="2" w:afterLines="1" w:after="2" w:line="360" w:lineRule="auto"/>
        <w:jc w:val="both"/>
        <w:rPr>
          <w:rFonts w:ascii="Times New Roman" w:hAnsi="Times New Roman"/>
          <w:sz w:val="24"/>
          <w:szCs w:val="23"/>
        </w:rPr>
      </w:pPr>
    </w:p>
    <w:p w14:paraId="3D6BBD8E" w14:textId="77777777" w:rsidR="00B1604E" w:rsidRPr="001D5799" w:rsidRDefault="00C677CC"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(Question: Is it true that f</w:t>
      </w:r>
      <w:r w:rsidR="00B1604E" w:rsidRPr="001D5799">
        <w:rPr>
          <w:rFonts w:ascii="Times New Roman" w:hAnsi="Times New Roman"/>
          <w:sz w:val="24"/>
          <w:szCs w:val="23"/>
        </w:rPr>
        <w:t xml:space="preserve">or some qualities, e.g. </w:t>
      </w:r>
      <w:r w:rsidR="00107230" w:rsidRPr="001D5799">
        <w:rPr>
          <w:rFonts w:ascii="Times New Roman" w:hAnsi="Times New Roman"/>
          <w:sz w:val="24"/>
          <w:szCs w:val="23"/>
        </w:rPr>
        <w:t xml:space="preserve">surface </w:t>
      </w:r>
      <w:r w:rsidR="00B1604E" w:rsidRPr="001D5799">
        <w:rPr>
          <w:rFonts w:ascii="Times New Roman" w:hAnsi="Times New Roman"/>
          <w:sz w:val="24"/>
          <w:szCs w:val="23"/>
        </w:rPr>
        <w:t xml:space="preserve">color, </w:t>
      </w:r>
      <w:r w:rsidR="007B2430" w:rsidRPr="001D5799">
        <w:rPr>
          <w:rFonts w:ascii="Times New Roman" w:hAnsi="Times New Roman"/>
          <w:b/>
          <w:sz w:val="24"/>
          <w:szCs w:val="23"/>
        </w:rPr>
        <w:t>s-</w:t>
      </w:r>
      <w:r w:rsidR="00B1604E" w:rsidRPr="001D5799">
        <w:rPr>
          <w:rFonts w:ascii="Times New Roman" w:hAnsi="Times New Roman"/>
          <w:b/>
          <w:sz w:val="24"/>
          <w:szCs w:val="23"/>
        </w:rPr>
        <w:t>dependence</w:t>
      </w:r>
      <w:r w:rsidR="00151755" w:rsidRPr="001D5799">
        <w:rPr>
          <w:rFonts w:ascii="Times New Roman" w:hAnsi="Times New Roman"/>
          <w:b/>
          <w:sz w:val="24"/>
          <w:szCs w:val="23"/>
        </w:rPr>
        <w:t xml:space="preserve"> </w:t>
      </w:r>
      <w:r w:rsidR="007B2430" w:rsidRPr="001D5799">
        <w:rPr>
          <w:rFonts w:ascii="Times New Roman" w:hAnsi="Times New Roman"/>
          <w:sz w:val="24"/>
          <w:szCs w:val="23"/>
        </w:rPr>
        <w:t xml:space="preserve">is </w:t>
      </w:r>
      <w:r w:rsidR="00B1604E" w:rsidRPr="001D5799">
        <w:rPr>
          <w:rFonts w:ascii="Times New Roman" w:hAnsi="Times New Roman"/>
          <w:sz w:val="24"/>
          <w:szCs w:val="23"/>
        </w:rPr>
        <w:t xml:space="preserve">not on </w:t>
      </w:r>
      <w:r w:rsidR="00107230" w:rsidRPr="001D5799">
        <w:rPr>
          <w:rFonts w:ascii="Times New Roman" w:hAnsi="Times New Roman"/>
          <w:sz w:val="24"/>
          <w:szCs w:val="23"/>
        </w:rPr>
        <w:t xml:space="preserve">the </w:t>
      </w:r>
      <w:r w:rsidR="007B2430" w:rsidRPr="001D5799">
        <w:rPr>
          <w:rFonts w:ascii="Times New Roman" w:hAnsi="Times New Roman"/>
          <w:sz w:val="24"/>
          <w:szCs w:val="23"/>
        </w:rPr>
        <w:t xml:space="preserve">material </w:t>
      </w:r>
      <w:r w:rsidR="00B1604E" w:rsidRPr="001D5799">
        <w:rPr>
          <w:rFonts w:ascii="Times New Roman" w:hAnsi="Times New Roman"/>
          <w:sz w:val="24"/>
          <w:szCs w:val="23"/>
        </w:rPr>
        <w:t xml:space="preserve">bearer but </w:t>
      </w:r>
      <w:r w:rsidR="00107230" w:rsidRPr="001D5799">
        <w:rPr>
          <w:rFonts w:ascii="Times New Roman" w:hAnsi="Times New Roman"/>
          <w:sz w:val="24"/>
          <w:szCs w:val="23"/>
        </w:rPr>
        <w:t xml:space="preserve">rather </w:t>
      </w:r>
      <w:r w:rsidR="00B1604E" w:rsidRPr="001D5799">
        <w:rPr>
          <w:rFonts w:ascii="Times New Roman" w:hAnsi="Times New Roman"/>
          <w:sz w:val="24"/>
          <w:szCs w:val="23"/>
        </w:rPr>
        <w:t xml:space="preserve">on </w:t>
      </w:r>
      <w:r w:rsidR="00107230" w:rsidRPr="001D5799">
        <w:rPr>
          <w:rFonts w:ascii="Times New Roman" w:hAnsi="Times New Roman"/>
          <w:sz w:val="24"/>
          <w:szCs w:val="23"/>
        </w:rPr>
        <w:t xml:space="preserve">its </w:t>
      </w:r>
      <w:r>
        <w:rPr>
          <w:rFonts w:ascii="Times New Roman" w:hAnsi="Times New Roman"/>
          <w:sz w:val="24"/>
          <w:szCs w:val="23"/>
        </w:rPr>
        <w:t>surface?)</w:t>
      </w:r>
    </w:p>
    <w:p w14:paraId="6953B764" w14:textId="77777777" w:rsidR="00B1604E" w:rsidRPr="001D5799" w:rsidRDefault="00B1604E" w:rsidP="009B5669">
      <w:pPr>
        <w:spacing w:beforeLines="1" w:before="2" w:afterLines="1" w:after="2" w:line="360" w:lineRule="auto"/>
        <w:rPr>
          <w:rFonts w:ascii="Times New Roman" w:hAnsi="Times New Roman"/>
          <w:sz w:val="24"/>
          <w:szCs w:val="23"/>
        </w:rPr>
      </w:pPr>
    </w:p>
    <w:p w14:paraId="4BAF6A1E" w14:textId="77777777" w:rsidR="00107230" w:rsidRPr="001D5799" w:rsidRDefault="00107230" w:rsidP="009B5669">
      <w:pPr>
        <w:spacing w:beforeLines="1" w:before="2" w:afterLines="1" w:after="2" w:line="360" w:lineRule="auto"/>
        <w:ind w:firstLine="720"/>
        <w:rPr>
          <w:rFonts w:ascii="Times New Roman" w:hAnsi="Times New Roman"/>
          <w:i/>
          <w:sz w:val="24"/>
          <w:szCs w:val="23"/>
        </w:rPr>
      </w:pPr>
      <w:r w:rsidRPr="001D5799">
        <w:rPr>
          <w:rFonts w:ascii="Times New Roman" w:hAnsi="Times New Roman"/>
          <w:i/>
          <w:sz w:val="24"/>
          <w:szCs w:val="23"/>
        </w:rPr>
        <w:t>a</w:t>
      </w:r>
      <w:r w:rsidR="007A4DDC" w:rsidRPr="001D5799">
        <w:rPr>
          <w:rFonts w:ascii="Times New Roman" w:hAnsi="Times New Roman"/>
          <w:i/>
          <w:sz w:val="24"/>
          <w:szCs w:val="23"/>
        </w:rPr>
        <w:t xml:space="preserve"> </w:t>
      </w:r>
      <w:r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quality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is a material entity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s-depends_on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p>
    <w:p w14:paraId="2386E53B" w14:textId="77777777" w:rsidR="00107230" w:rsidRPr="001D5799" w:rsidRDefault="00107230" w:rsidP="009B5669">
      <w:pPr>
        <w:spacing w:beforeLines="1" w:before="2" w:afterLines="1" w:after="2" w:line="360" w:lineRule="auto"/>
        <w:rPr>
          <w:rFonts w:ascii="Times New Roman" w:hAnsi="Times New Roman"/>
          <w:sz w:val="24"/>
          <w:szCs w:val="23"/>
        </w:rPr>
      </w:pPr>
    </w:p>
    <w:p w14:paraId="0914C43B" w14:textId="77777777" w:rsidR="00B1604E" w:rsidRPr="001D5799" w:rsidRDefault="00B1604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Qualities of spatial regions are restricted to qualit</w:t>
      </w:r>
      <w:r w:rsidR="00C01BBA" w:rsidRPr="001D5799">
        <w:rPr>
          <w:rFonts w:ascii="Times New Roman" w:hAnsi="Times New Roman"/>
          <w:sz w:val="24"/>
          <w:szCs w:val="23"/>
        </w:rPr>
        <w:t xml:space="preserve">ies of size, shape and </w:t>
      </w:r>
      <w:r w:rsidR="00107230" w:rsidRPr="001D5799">
        <w:rPr>
          <w:rFonts w:ascii="Times New Roman" w:hAnsi="Times New Roman"/>
          <w:sz w:val="24"/>
          <w:szCs w:val="23"/>
        </w:rPr>
        <w:t>location</w:t>
      </w:r>
      <w:r w:rsidR="00C01BBA" w:rsidRPr="001D5799">
        <w:rPr>
          <w:rFonts w:ascii="Times New Roman" w:hAnsi="Times New Roman"/>
          <w:sz w:val="24"/>
          <w:szCs w:val="23"/>
        </w:rPr>
        <w:t>.</w:t>
      </w:r>
    </w:p>
    <w:p w14:paraId="7CB8BCF5" w14:textId="77777777" w:rsidR="00C01BBA" w:rsidRPr="001D5799" w:rsidRDefault="00C01BBA" w:rsidP="009B5669">
      <w:pPr>
        <w:spacing w:beforeLines="1" w:before="2" w:afterLines="1" w:after="2" w:line="360" w:lineRule="auto"/>
        <w:rPr>
          <w:rFonts w:ascii="Times New Roman" w:hAnsi="Times New Roman"/>
          <w:sz w:val="24"/>
          <w:szCs w:val="23"/>
        </w:rPr>
      </w:pPr>
    </w:p>
    <w:p w14:paraId="563605AE" w14:textId="77777777" w:rsidR="00047E4F" w:rsidRPr="001D5799" w:rsidRDefault="00047E4F" w:rsidP="009B5669">
      <w:pPr>
        <w:spacing w:beforeLines="1" w:before="2" w:afterLines="1" w:after="2" w:line="360" w:lineRule="auto"/>
        <w:rPr>
          <w:rFonts w:ascii="Times New Roman" w:hAnsi="Times New Roman"/>
          <w:sz w:val="24"/>
          <w:szCs w:val="23"/>
        </w:rPr>
      </w:pPr>
    </w:p>
    <w:p w14:paraId="7184B5A8" w14:textId="77777777" w:rsidR="00C01BBA" w:rsidRDefault="00C01BBA" w:rsidP="006C241A">
      <w:pPr>
        <w:pStyle w:val="Heading4"/>
        <w:spacing w:line="360" w:lineRule="auto"/>
      </w:pPr>
      <w:bookmarkStart w:id="720" w:name="_Toc313270715"/>
      <w:r>
        <w:t xml:space="preserve">2.2.1.1 </w:t>
      </w:r>
      <w:r w:rsidRPr="00C01BBA">
        <w:t>Relational quality</w:t>
      </w:r>
      <w:bookmarkEnd w:id="720"/>
    </w:p>
    <w:p w14:paraId="0B39D8E2" w14:textId="77777777" w:rsidR="00C01BBA" w:rsidRPr="00C01BBA" w:rsidRDefault="00C01BBA" w:rsidP="006C241A">
      <w:pPr>
        <w:spacing w:line="360" w:lineRule="auto"/>
      </w:pPr>
    </w:p>
    <w:p w14:paraId="45420A7A" w14:textId="77777777" w:rsidR="00367B48" w:rsidRPr="001D5799" w:rsidRDefault="00367B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 are relation</w:t>
      </w:r>
      <w:r w:rsidR="00107230" w:rsidRPr="001D5799">
        <w:rPr>
          <w:rFonts w:ascii="Times New Roman" w:hAnsi="Times New Roman"/>
          <w:sz w:val="24"/>
          <w:szCs w:val="23"/>
        </w:rPr>
        <w:t>al</w:t>
      </w:r>
      <w:r w:rsidRPr="001D5799">
        <w:rPr>
          <w:rFonts w:ascii="Times New Roman" w:hAnsi="Times New Roman"/>
          <w:sz w:val="24"/>
          <w:szCs w:val="23"/>
        </w:rPr>
        <w:t xml:space="preserve"> qualities, which have a plurality of</w:t>
      </w:r>
      <w:r w:rsidR="00921592" w:rsidRPr="001D5799">
        <w:rPr>
          <w:rFonts w:ascii="Times New Roman" w:hAnsi="Times New Roman"/>
          <w:i/>
          <w:sz w:val="24"/>
          <w:szCs w:val="23"/>
        </w:rPr>
        <w:t xml:space="preserve"> independent continuant</w:t>
      </w:r>
      <w:r w:rsidR="00FB129B" w:rsidRPr="001D5799">
        <w:rPr>
          <w:rFonts w:ascii="Times New Roman" w:hAnsi="Times New Roman"/>
          <w:i/>
          <w:sz w:val="24"/>
          <w:szCs w:val="23"/>
        </w:rPr>
        <w:t>s</w:t>
      </w:r>
      <w:r w:rsidRPr="001D5799">
        <w:rPr>
          <w:rFonts w:ascii="Times New Roman" w:hAnsi="Times New Roman"/>
          <w:sz w:val="24"/>
          <w:szCs w:val="23"/>
        </w:rPr>
        <w:t xml:space="preserve"> as their bearers</w:t>
      </w:r>
      <w:r w:rsidR="003E2739">
        <w:rPr>
          <w:rFonts w:ascii="Times New Roman" w:hAnsi="Times New Roman"/>
          <w:sz w:val="24"/>
          <w:szCs w:val="23"/>
        </w:rPr>
        <w:t xml:space="preserve"> [</w:t>
      </w:r>
      <w:r w:rsidR="003E2739">
        <w:rPr>
          <w:rFonts w:ascii="Times New Roman" w:hAnsi="Times New Roman"/>
          <w:sz w:val="24"/>
          <w:szCs w:val="23"/>
        </w:rPr>
        <w:fldChar w:fldCharType="begin"/>
      </w:r>
      <w:r w:rsidR="003E2739">
        <w:rPr>
          <w:rFonts w:ascii="Times New Roman" w:hAnsi="Times New Roman"/>
          <w:sz w:val="24"/>
          <w:szCs w:val="23"/>
        </w:rPr>
        <w:instrText xml:space="preserve"> REF _Ref310509974 \r \h </w:instrText>
      </w:r>
      <w:r w:rsidR="003E2739">
        <w:rPr>
          <w:rFonts w:ascii="Times New Roman" w:hAnsi="Times New Roman"/>
          <w:sz w:val="24"/>
          <w:szCs w:val="23"/>
        </w:rPr>
      </w:r>
      <w:r w:rsidR="003E2739">
        <w:rPr>
          <w:rFonts w:ascii="Times New Roman" w:hAnsi="Times New Roman"/>
          <w:sz w:val="24"/>
          <w:szCs w:val="23"/>
        </w:rPr>
        <w:fldChar w:fldCharType="separate"/>
      </w:r>
      <w:r w:rsidR="00A908AB">
        <w:rPr>
          <w:rFonts w:ascii="Times New Roman" w:hAnsi="Times New Roman"/>
          <w:sz w:val="24"/>
          <w:szCs w:val="23"/>
        </w:rPr>
        <w:t>6</w:t>
      </w:r>
      <w:r w:rsidR="003E2739">
        <w:rPr>
          <w:rFonts w:ascii="Times New Roman" w:hAnsi="Times New Roman"/>
          <w:sz w:val="24"/>
          <w:szCs w:val="23"/>
        </w:rPr>
        <w:fldChar w:fldCharType="end"/>
      </w:r>
      <w:r w:rsidR="003E2739">
        <w:rPr>
          <w:rFonts w:ascii="Times New Roman" w:hAnsi="Times New Roman"/>
          <w:sz w:val="24"/>
          <w:szCs w:val="23"/>
        </w:rPr>
        <w:t>]</w:t>
      </w:r>
      <w:r w:rsidRPr="001D5799">
        <w:rPr>
          <w:rFonts w:ascii="Times New Roman" w:hAnsi="Times New Roman"/>
          <w:sz w:val="24"/>
          <w:szCs w:val="23"/>
        </w:rPr>
        <w:t xml:space="preserve">. </w:t>
      </w:r>
    </w:p>
    <w:p w14:paraId="1198C2E4" w14:textId="77777777" w:rsidR="00C01BBA" w:rsidRPr="001D5799" w:rsidRDefault="00C01BBA" w:rsidP="009B5669">
      <w:pPr>
        <w:spacing w:beforeLines="1" w:before="2" w:afterLines="1" w:after="2" w:line="360" w:lineRule="auto"/>
        <w:rPr>
          <w:rFonts w:ascii="Times New Roman" w:hAnsi="Times New Roman"/>
          <w:sz w:val="24"/>
          <w:szCs w:val="23"/>
        </w:rPr>
      </w:pPr>
    </w:p>
    <w:p w14:paraId="2C794CC4" w14:textId="77777777" w:rsidR="003E2739" w:rsidRDefault="00EA4C49" w:rsidP="009B5669">
      <w:pPr>
        <w:spacing w:beforeLines="1" w:before="2" w:afterLines="1" w:after="2" w:line="360" w:lineRule="auto"/>
        <w:rPr>
          <w:rFonts w:ascii="Times New Roman" w:hAnsi="Times New Roman"/>
          <w:sz w:val="24"/>
          <w:szCs w:val="23"/>
        </w:rPr>
      </w:pPr>
      <w:r w:rsidRPr="00EA4C49">
        <w:rPr>
          <w:rFonts w:ascii="Times New Roman" w:hAnsi="Times New Roman"/>
          <w:smallCaps/>
          <w:sz w:val="24"/>
          <w:szCs w:val="23"/>
        </w:rPr>
        <w:t>Definition:</w:t>
      </w:r>
      <w:r>
        <w:rPr>
          <w:rFonts w:ascii="Times New Roman" w:hAnsi="Times New Roman"/>
          <w:i/>
          <w:sz w:val="24"/>
          <w:szCs w:val="23"/>
        </w:rPr>
        <w:t xml:space="preserve"> </w:t>
      </w:r>
      <w:r w:rsidR="000D245E" w:rsidRPr="001D5799">
        <w:rPr>
          <w:rFonts w:ascii="Times New Roman" w:hAnsi="Times New Roman"/>
          <w:i/>
          <w:sz w:val="24"/>
          <w:szCs w:val="23"/>
        </w:rPr>
        <w:t>a</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is a </w:t>
      </w:r>
      <w:r w:rsidR="000D245E" w:rsidRPr="001D5799">
        <w:rPr>
          <w:rFonts w:ascii="Times New Roman" w:hAnsi="Times New Roman"/>
          <w:i/>
          <w:sz w:val="24"/>
          <w:szCs w:val="23"/>
        </w:rPr>
        <w:t>relational quality =</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Def. for some independent continuants </w:t>
      </w:r>
      <w:r w:rsidR="000D245E" w:rsidRPr="001D5799">
        <w:rPr>
          <w:rFonts w:ascii="Times New Roman" w:hAnsi="Times New Roman"/>
          <w:i/>
          <w:sz w:val="24"/>
          <w:szCs w:val="23"/>
        </w:rPr>
        <w:t>b</w:t>
      </w:r>
      <w:r w:rsidR="000D245E" w:rsidRPr="001D5799">
        <w:rPr>
          <w:rFonts w:ascii="Times New Roman" w:hAnsi="Times New Roman"/>
          <w:sz w:val="24"/>
          <w:szCs w:val="23"/>
        </w:rPr>
        <w:t>,</w:t>
      </w:r>
      <w:r w:rsidR="000D245E" w:rsidRPr="001D5799">
        <w:rPr>
          <w:rFonts w:ascii="Times New Roman" w:hAnsi="Times New Roman"/>
          <w:i/>
          <w:sz w:val="24"/>
          <w:szCs w:val="23"/>
        </w:rPr>
        <w:t xml:space="preserve"> c </w:t>
      </w:r>
      <w:r w:rsidR="000D245E" w:rsidRPr="001D5799">
        <w:rPr>
          <w:rFonts w:ascii="Times New Roman" w:hAnsi="Times New Roman"/>
          <w:sz w:val="24"/>
          <w:szCs w:val="23"/>
        </w:rPr>
        <w:t xml:space="preserve">and for some time </w:t>
      </w:r>
      <w:r w:rsidR="000D245E" w:rsidRPr="001D5799">
        <w:rPr>
          <w:rFonts w:ascii="Times New Roman" w:hAnsi="Times New Roman"/>
          <w:i/>
          <w:sz w:val="24"/>
          <w:szCs w:val="23"/>
        </w:rPr>
        <w:t>t</w:t>
      </w:r>
      <w:r w:rsidR="000D245E"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b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c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776B28" w:rsidRPr="001D5799">
        <w:rPr>
          <w:rFonts w:ascii="Times New Roman" w:hAnsi="Times New Roman"/>
          <w:i/>
          <w:sz w:val="24"/>
          <w:szCs w:val="23"/>
        </w:rPr>
        <w:t>b</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and </w:t>
      </w:r>
      <w:r w:rsidR="00776B28" w:rsidRPr="001D5799">
        <w:rPr>
          <w:rFonts w:ascii="Times New Roman" w:hAnsi="Times New Roman"/>
          <w:i/>
          <w:sz w:val="24"/>
          <w:szCs w:val="23"/>
        </w:rPr>
        <w:t>c</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have no </w:t>
      </w:r>
      <w:r w:rsidR="000D245E" w:rsidRPr="001D5799">
        <w:rPr>
          <w:rFonts w:ascii="Times New Roman" w:hAnsi="Times New Roman"/>
          <w:b/>
          <w:sz w:val="24"/>
          <w:szCs w:val="23"/>
        </w:rPr>
        <w:t>parts</w:t>
      </w:r>
      <w:r w:rsidR="000D245E" w:rsidRPr="001D5799">
        <w:rPr>
          <w:rFonts w:ascii="Times New Roman" w:hAnsi="Times New Roman"/>
          <w:sz w:val="24"/>
          <w:szCs w:val="23"/>
        </w:rPr>
        <w:t xml:space="preserve"> in common</w:t>
      </w:r>
      <w:r w:rsidR="003E2739">
        <w:rPr>
          <w:rFonts w:ascii="Times New Roman" w:hAnsi="Times New Roman"/>
          <w:sz w:val="24"/>
          <w:szCs w:val="23"/>
        </w:rPr>
        <w:t>.</w:t>
      </w:r>
    </w:p>
    <w:p w14:paraId="4482CDED" w14:textId="77777777" w:rsidR="003E2739" w:rsidRDefault="003E2739" w:rsidP="009B5669">
      <w:pPr>
        <w:spacing w:beforeLines="1" w:before="2" w:afterLines="1" w:after="2" w:line="360" w:lineRule="auto"/>
        <w:rPr>
          <w:rFonts w:ascii="Times New Roman" w:hAnsi="Times New Roman"/>
          <w:sz w:val="24"/>
          <w:szCs w:val="23"/>
        </w:rPr>
      </w:pPr>
    </w:p>
    <w:p w14:paraId="6922C4F4" w14:textId="77777777" w:rsidR="003E2739" w:rsidRDefault="003E2739" w:rsidP="009B5669">
      <w:pPr>
        <w:spacing w:beforeLines="1" w:before="2" w:afterLines="1" w:after="2" w:line="360" w:lineRule="auto"/>
        <w:rPr>
          <w:rFonts w:ascii="Times New Roman" w:hAnsi="Times New Roman"/>
          <w:sz w:val="24"/>
          <w:szCs w:val="23"/>
        </w:rPr>
      </w:pPr>
      <w:r w:rsidRPr="003E2739">
        <w:rPr>
          <w:rFonts w:ascii="Times New Roman" w:hAnsi="Times New Roman"/>
          <w:smallCaps/>
          <w:sz w:val="24"/>
          <w:szCs w:val="23"/>
        </w:rPr>
        <w:t>Examples:</w:t>
      </w:r>
      <w:r>
        <w:rPr>
          <w:rFonts w:ascii="Times New Roman" w:hAnsi="Times New Roman"/>
          <w:sz w:val="24"/>
          <w:szCs w:val="23"/>
        </w:rPr>
        <w:t xml:space="preserve"> a marriage bond</w:t>
      </w:r>
      <w:r w:rsidRPr="001D5799">
        <w:rPr>
          <w:rFonts w:ascii="Times New Roman" w:hAnsi="Times New Roman"/>
          <w:sz w:val="24"/>
          <w:szCs w:val="23"/>
        </w:rPr>
        <w:t xml:space="preserve">, </w:t>
      </w:r>
      <w:r w:rsidR="008C75EE">
        <w:rPr>
          <w:rFonts w:ascii="Times New Roman" w:hAnsi="Times New Roman"/>
          <w:sz w:val="24"/>
          <w:szCs w:val="23"/>
        </w:rPr>
        <w:t xml:space="preserve">love, </w:t>
      </w:r>
      <w:r>
        <w:rPr>
          <w:rFonts w:ascii="Times New Roman" w:hAnsi="Times New Roman"/>
          <w:sz w:val="24"/>
          <w:szCs w:val="23"/>
        </w:rPr>
        <w:t>an obligation be</w:t>
      </w:r>
      <w:r w:rsidR="00CB5CA4">
        <w:rPr>
          <w:rFonts w:ascii="Times New Roman" w:hAnsi="Times New Roman"/>
          <w:sz w:val="24"/>
          <w:szCs w:val="23"/>
        </w:rPr>
        <w:t>tween one person and another.</w:t>
      </w:r>
    </w:p>
    <w:p w14:paraId="75EAA5E5" w14:textId="77777777" w:rsidR="003E2739" w:rsidRDefault="003E2739" w:rsidP="009B5669">
      <w:pPr>
        <w:spacing w:beforeLines="1" w:before="2" w:afterLines="1" w:after="2" w:line="360" w:lineRule="auto"/>
        <w:rPr>
          <w:ins w:id="721" w:author="phismith" w:date="2012-01-02T14:31:00Z"/>
          <w:rFonts w:ascii="Times New Roman" w:hAnsi="Times New Roman"/>
          <w:sz w:val="24"/>
          <w:szCs w:val="23"/>
        </w:rPr>
      </w:pPr>
    </w:p>
    <w:p w14:paraId="45EB398D" w14:textId="77777777" w:rsidR="0058296D" w:rsidDel="0058296D" w:rsidRDefault="0058296D" w:rsidP="009B5669">
      <w:pPr>
        <w:spacing w:beforeLines="1" w:before="2" w:afterLines="1" w:after="2" w:line="360" w:lineRule="auto"/>
        <w:rPr>
          <w:del w:id="722" w:author="phismith" w:date="2012-01-02T14:32:00Z"/>
          <w:rFonts w:ascii="Times New Roman" w:hAnsi="Times New Roman"/>
          <w:sz w:val="24"/>
          <w:szCs w:val="23"/>
        </w:rPr>
      </w:pPr>
      <w:ins w:id="723" w:author="phismith" w:date="2012-01-02T14:32:00Z">
        <w:r>
          <w:rPr>
            <w:rFonts w:ascii="Times New Roman" w:hAnsi="Times New Roman"/>
            <w:sz w:val="24"/>
            <w:szCs w:val="23"/>
          </w:rPr>
          <w:t xml:space="preserve">Note that this </w:t>
        </w:r>
      </w:ins>
      <w:ins w:id="724" w:author="phismith" w:date="2012-01-02T14:31:00Z">
        <w:r w:rsidRPr="0058296D">
          <w:rPr>
            <w:rFonts w:ascii="Times New Roman" w:hAnsi="Times New Roman"/>
            <w:sz w:val="24"/>
            <w:szCs w:val="23"/>
            <w:rPrChange w:id="725" w:author="phismith" w:date="2012-01-02T14:31:00Z">
              <w:rPr/>
            </w:rPrChange>
          </w:rPr>
          <w:t xml:space="preserve">definition is not meant to be applicable to internal relations such as </w:t>
        </w:r>
      </w:ins>
      <w:ins w:id="726" w:author="phismith" w:date="2012-01-02T14:32:00Z">
        <w:r>
          <w:rPr>
            <w:rFonts w:ascii="Times New Roman" w:hAnsi="Times New Roman"/>
            <w:sz w:val="24"/>
            <w:szCs w:val="23"/>
          </w:rPr>
          <w:t>comparatives (</w:t>
        </w:r>
      </w:ins>
      <w:ins w:id="727" w:author="phismith" w:date="2012-01-02T14:31:00Z">
        <w:r w:rsidRPr="0058296D">
          <w:rPr>
            <w:rFonts w:ascii="Times New Roman" w:hAnsi="Times New Roman"/>
            <w:i/>
            <w:sz w:val="24"/>
            <w:szCs w:val="23"/>
            <w:rPrChange w:id="728" w:author="phismith" w:date="2012-01-02T14:32:00Z">
              <w:rPr>
                <w:i/>
              </w:rPr>
            </w:rPrChange>
          </w:rPr>
          <w:t>larger-than</w:t>
        </w:r>
      </w:ins>
      <w:ins w:id="729" w:author="phismith" w:date="2012-01-02T14:32:00Z">
        <w:r w:rsidRPr="0058296D">
          <w:rPr>
            <w:rFonts w:ascii="Times New Roman" w:hAnsi="Times New Roman"/>
            <w:sz w:val="24"/>
            <w:szCs w:val="23"/>
            <w:rPrChange w:id="730" w:author="phismith" w:date="2012-01-02T14:32:00Z">
              <w:rPr>
                <w:rFonts w:ascii="Times New Roman" w:hAnsi="Times New Roman"/>
                <w:i/>
                <w:sz w:val="24"/>
                <w:szCs w:val="23"/>
              </w:rPr>
            </w:rPrChange>
          </w:rPr>
          <w:t xml:space="preserve">, </w:t>
        </w:r>
      </w:ins>
      <w:ins w:id="731" w:author="phismith" w:date="2012-01-02T14:31:00Z">
        <w:r w:rsidRPr="0058296D">
          <w:rPr>
            <w:rFonts w:ascii="Times New Roman" w:hAnsi="Times New Roman"/>
            <w:i/>
            <w:sz w:val="24"/>
            <w:szCs w:val="23"/>
            <w:rPrChange w:id="732" w:author="phismith" w:date="2012-01-02T14:32:00Z">
              <w:rPr>
                <w:i/>
              </w:rPr>
            </w:rPrChange>
          </w:rPr>
          <w:t>heavier-than</w:t>
        </w:r>
      </w:ins>
      <w:ins w:id="733" w:author="phismith" w:date="2012-01-02T14:32:00Z">
        <w:r>
          <w:rPr>
            <w:rFonts w:ascii="Times New Roman" w:hAnsi="Times New Roman"/>
            <w:i/>
            <w:sz w:val="24"/>
            <w:szCs w:val="23"/>
          </w:rPr>
          <w:t xml:space="preserve"> …</w:t>
        </w:r>
        <w:r>
          <w:rPr>
            <w:rFonts w:ascii="Times New Roman" w:hAnsi="Times New Roman"/>
            <w:sz w:val="24"/>
            <w:szCs w:val="23"/>
          </w:rPr>
          <w:t>)</w:t>
        </w:r>
      </w:ins>
      <w:ins w:id="734" w:author="phismith" w:date="2012-01-02T14:31:00Z">
        <w:r w:rsidRPr="0058296D">
          <w:rPr>
            <w:rFonts w:ascii="Times New Roman" w:hAnsi="Times New Roman"/>
            <w:sz w:val="24"/>
            <w:szCs w:val="23"/>
            <w:rPrChange w:id="735" w:author="phismith" w:date="2012-01-02T14:31:00Z">
              <w:rPr/>
            </w:rPrChange>
          </w:rPr>
          <w:t xml:space="preserve">. </w:t>
        </w:r>
      </w:ins>
      <w:ins w:id="736" w:author="phismith" w:date="2012-01-02T14:32:00Z">
        <w:r>
          <w:rPr>
            <w:rFonts w:ascii="Times New Roman" w:hAnsi="Times New Roman"/>
            <w:sz w:val="24"/>
            <w:szCs w:val="23"/>
          </w:rPr>
          <w:t xml:space="preserve">It is also not meant to apply to relational processes such as kissing or hitting. </w:t>
        </w:r>
      </w:ins>
    </w:p>
    <w:p w14:paraId="6C0BBDB2" w14:textId="77777777" w:rsidR="00CB5CA4" w:rsidRPr="003E2739" w:rsidRDefault="00CB5CA4" w:rsidP="009B5669">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Compare </w:t>
      </w:r>
      <w:del w:id="737" w:author="phismith" w:date="2012-01-02T14:32:00Z">
        <w:r w:rsidDel="0058296D">
          <w:rPr>
            <w:rFonts w:ascii="Times New Roman" w:hAnsi="Times New Roman"/>
            <w:sz w:val="24"/>
            <w:szCs w:val="23"/>
          </w:rPr>
          <w:delText xml:space="preserve">also </w:delText>
        </w:r>
      </w:del>
      <w:r>
        <w:rPr>
          <w:rFonts w:ascii="Times New Roman" w:hAnsi="Times New Roman"/>
          <w:sz w:val="24"/>
          <w:szCs w:val="23"/>
        </w:rPr>
        <w:t>the discussion</w:t>
      </w:r>
      <w:del w:id="738" w:author="phismith" w:date="2012-01-02T14:32:00Z">
        <w:r w:rsidR="008C75EE" w:rsidDel="0058296D">
          <w:rPr>
            <w:rFonts w:ascii="Times New Roman" w:hAnsi="Times New Roman"/>
            <w:sz w:val="24"/>
            <w:szCs w:val="23"/>
          </w:rPr>
          <w:delText>s</w:delText>
        </w:r>
      </w:del>
      <w:r>
        <w:rPr>
          <w:rFonts w:ascii="Times New Roman" w:hAnsi="Times New Roman"/>
          <w:sz w:val="24"/>
          <w:szCs w:val="23"/>
        </w:rPr>
        <w:t xml:space="preserve"> of </w:t>
      </w:r>
      <w:del w:id="739" w:author="phismith" w:date="2012-01-02T14:33:00Z">
        <w:r w:rsidDel="0058296D">
          <w:rPr>
            <w:rFonts w:ascii="Times New Roman" w:hAnsi="Times New Roman"/>
            <w:sz w:val="24"/>
            <w:szCs w:val="23"/>
          </w:rPr>
          <w:delText>relational processes</w:delText>
        </w:r>
        <w:r w:rsidR="008C75EE" w:rsidDel="0058296D">
          <w:rPr>
            <w:rFonts w:ascii="Times New Roman" w:hAnsi="Times New Roman"/>
            <w:sz w:val="24"/>
            <w:szCs w:val="23"/>
          </w:rPr>
          <w:delText xml:space="preserve"> and of comparatives</w:delText>
        </w:r>
      </w:del>
      <w:ins w:id="740" w:author="phismith" w:date="2012-01-02T14:33:00Z">
        <w:r w:rsidR="0058296D">
          <w:rPr>
            <w:rFonts w:ascii="Times New Roman" w:hAnsi="Times New Roman"/>
            <w:sz w:val="24"/>
            <w:szCs w:val="23"/>
          </w:rPr>
          <w:t>these two sets of cases</w:t>
        </w:r>
      </w:ins>
      <w:r>
        <w:rPr>
          <w:rFonts w:ascii="Times New Roman" w:hAnsi="Times New Roman"/>
          <w:sz w:val="24"/>
          <w:szCs w:val="23"/>
        </w:rPr>
        <w:t>, below.</w:t>
      </w:r>
    </w:p>
    <w:p w14:paraId="19794FF3" w14:textId="77777777" w:rsidR="00597CDC" w:rsidRDefault="00597CDC" w:rsidP="006C241A">
      <w:pPr>
        <w:pStyle w:val="Heading3"/>
        <w:spacing w:line="360" w:lineRule="auto"/>
        <w:rPr>
          <w:sz w:val="26"/>
          <w:szCs w:val="26"/>
        </w:rPr>
      </w:pPr>
      <w:bookmarkStart w:id="741" w:name="_Toc313270716"/>
      <w:r>
        <w:rPr>
          <w:sz w:val="26"/>
          <w:szCs w:val="26"/>
        </w:rPr>
        <w:t xml:space="preserve">2.2.2 </w:t>
      </w:r>
      <w:r w:rsidRPr="00597CDC">
        <w:rPr>
          <w:sz w:val="26"/>
          <w:szCs w:val="26"/>
        </w:rPr>
        <w:t>Realizable</w:t>
      </w:r>
      <w:r w:rsidR="00465C17">
        <w:rPr>
          <w:sz w:val="26"/>
          <w:szCs w:val="26"/>
        </w:rPr>
        <w:t xml:space="preserve"> entity</w:t>
      </w:r>
      <w:bookmarkEnd w:id="741"/>
    </w:p>
    <w:p w14:paraId="5DFCE189" w14:textId="77777777" w:rsidR="004F7B87" w:rsidRDefault="004F7B87" w:rsidP="006C241A">
      <w:pPr>
        <w:spacing w:line="360" w:lineRule="auto"/>
      </w:pPr>
    </w:p>
    <w:p w14:paraId="496530D1" w14:textId="77777777" w:rsidR="00597CDC" w:rsidRPr="009331CA" w:rsidRDefault="00236D40"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mallCaps/>
          <w:sz w:val="24"/>
          <w:szCs w:val="23"/>
        </w:rPr>
        <w:t>Elucidation:</w:t>
      </w:r>
      <w:r w:rsidR="000E0D58" w:rsidRPr="001D5799">
        <w:rPr>
          <w:rFonts w:ascii="Times New Roman" w:hAnsi="Times New Roman"/>
          <w:sz w:val="24"/>
          <w:szCs w:val="23"/>
        </w:rPr>
        <w:t xml:space="preserve"> To say that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sz w:val="24"/>
          <w:szCs w:val="23"/>
        </w:rPr>
        <w:t>is a realizable</w:t>
      </w:r>
      <w:r w:rsidR="00465C17" w:rsidRPr="001D5799">
        <w:rPr>
          <w:rFonts w:ascii="Times New Roman" w:hAnsi="Times New Roman"/>
          <w:sz w:val="24"/>
          <w:szCs w:val="23"/>
        </w:rPr>
        <w:t xml:space="preserve"> entity</w:t>
      </w:r>
      <w:r w:rsidR="004F7B87" w:rsidRPr="001D5799">
        <w:rPr>
          <w:rFonts w:ascii="Times New Roman" w:hAnsi="Times New Roman"/>
          <w:sz w:val="24"/>
          <w:szCs w:val="23"/>
        </w:rPr>
        <w:t xml:space="preserve"> =</w:t>
      </w:r>
      <w:r w:rsidR="007A4DDC" w:rsidRPr="001D5799">
        <w:rPr>
          <w:rFonts w:ascii="Times New Roman" w:hAnsi="Times New Roman"/>
          <w:sz w:val="24"/>
          <w:szCs w:val="23"/>
        </w:rPr>
        <w:t xml:space="preserve"> </w:t>
      </w:r>
      <w:r w:rsidR="00597CDC" w:rsidRPr="001D5799">
        <w:rPr>
          <w:rFonts w:ascii="Times New Roman" w:hAnsi="Times New Roman"/>
          <w:sz w:val="24"/>
          <w:szCs w:val="23"/>
        </w:rPr>
        <w:t>Def.</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is a</w:t>
      </w:r>
      <w:r w:rsidR="00151755" w:rsidRPr="001D5799">
        <w:rPr>
          <w:rFonts w:ascii="Times New Roman" w:hAnsi="Times New Roman"/>
          <w:sz w:val="24"/>
          <w:szCs w:val="23"/>
        </w:rPr>
        <w:t xml:space="preserve"> </w:t>
      </w:r>
      <w:r w:rsidR="00C01BBA" w:rsidRPr="001D5799">
        <w:rPr>
          <w:rFonts w:ascii="Times New Roman" w:hAnsi="Times New Roman"/>
          <w:i/>
          <w:sz w:val="24"/>
          <w:szCs w:val="23"/>
        </w:rPr>
        <w:t xml:space="preserve">specifically </w:t>
      </w:r>
      <w:r w:rsidR="00921592" w:rsidRPr="001D5799">
        <w:rPr>
          <w:rFonts w:ascii="Times New Roman" w:hAnsi="Times New Roman"/>
          <w:i/>
          <w:sz w:val="24"/>
          <w:szCs w:val="23"/>
        </w:rPr>
        <w:t>dependent continuant</w:t>
      </w:r>
      <w:r w:rsidR="00597CDC" w:rsidRPr="001D5799">
        <w:rPr>
          <w:rFonts w:ascii="Times New Roman" w:hAnsi="Times New Roman"/>
          <w:sz w:val="24"/>
          <w:szCs w:val="23"/>
        </w:rPr>
        <w:t xml:space="preserve"> that inheres in </w:t>
      </w:r>
      <w:r w:rsidR="004F7B87" w:rsidRPr="001D5799">
        <w:rPr>
          <w:rFonts w:ascii="Times New Roman" w:hAnsi="Times New Roman"/>
          <w:sz w:val="24"/>
          <w:szCs w:val="23"/>
        </w:rPr>
        <w:t xml:space="preserve">some </w:t>
      </w:r>
      <w:r w:rsidR="004F7B87"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597CDC" w:rsidRPr="001D5799">
        <w:rPr>
          <w:rFonts w:ascii="Times New Roman" w:hAnsi="Times New Roman"/>
          <w:sz w:val="24"/>
          <w:szCs w:val="23"/>
        </w:rPr>
        <w:t xml:space="preserve">and is </w:t>
      </w:r>
      <w:r w:rsidR="004F7B87" w:rsidRPr="001D5799">
        <w:rPr>
          <w:rFonts w:ascii="Times New Roman" w:hAnsi="Times New Roman"/>
          <w:sz w:val="24"/>
          <w:szCs w:val="23"/>
        </w:rPr>
        <w:t xml:space="preserve">of a type instances of which are </w:t>
      </w:r>
      <w:r w:rsidR="00597CDC" w:rsidRPr="001D5799">
        <w:rPr>
          <w:rFonts w:ascii="Times New Roman" w:hAnsi="Times New Roman"/>
          <w:b/>
          <w:sz w:val="24"/>
          <w:szCs w:val="23"/>
        </w:rPr>
        <w:t>realized</w:t>
      </w:r>
      <w:r w:rsidR="00597CDC" w:rsidRPr="001D5799">
        <w:rPr>
          <w:rFonts w:ascii="Times New Roman" w:hAnsi="Times New Roman"/>
          <w:sz w:val="24"/>
          <w:szCs w:val="23"/>
        </w:rPr>
        <w:t xml:space="preserve"> in </w:t>
      </w:r>
      <w:r w:rsidR="00597CDC" w:rsidRPr="001D5799">
        <w:rPr>
          <w:rFonts w:ascii="Times New Roman" w:hAnsi="Times New Roman"/>
          <w:i/>
          <w:sz w:val="24"/>
          <w:szCs w:val="23"/>
        </w:rPr>
        <w:t>process</w:t>
      </w:r>
      <w:r w:rsidR="004F7B87" w:rsidRPr="001D5799">
        <w:rPr>
          <w:rFonts w:ascii="Times New Roman" w:hAnsi="Times New Roman"/>
          <w:i/>
          <w:sz w:val="24"/>
          <w:szCs w:val="23"/>
        </w:rPr>
        <w:t>es</w:t>
      </w:r>
      <w:r w:rsidR="004F7B87" w:rsidRPr="001D5799">
        <w:rPr>
          <w:rFonts w:ascii="Times New Roman" w:hAnsi="Times New Roman"/>
          <w:sz w:val="24"/>
          <w:szCs w:val="23"/>
        </w:rPr>
        <w:t xml:space="preserve"> of a correlated type.</w:t>
      </w:r>
    </w:p>
    <w:p w14:paraId="4A0E98EB" w14:textId="77777777" w:rsidR="00597CDC" w:rsidRPr="009331CA" w:rsidRDefault="00597CDC"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w:t>
      </w:r>
    </w:p>
    <w:p w14:paraId="2D0D44CA" w14:textId="77777777" w:rsidR="00E32204" w:rsidRPr="000E0D58" w:rsidRDefault="00F93648" w:rsidP="000E0D58">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97CDC" w:rsidRPr="001D5799">
        <w:rPr>
          <w:rFonts w:ascii="Times New Roman" w:hAnsi="Times New Roman"/>
          <w:sz w:val="24"/>
          <w:szCs w:val="23"/>
        </w:rPr>
        <w:t xml:space="preserve">xamples: the role of being a doctor, the function of </w:t>
      </w:r>
      <w:r w:rsidR="00C01BBA" w:rsidRPr="001D5799">
        <w:rPr>
          <w:rFonts w:ascii="Times New Roman" w:hAnsi="Times New Roman"/>
          <w:sz w:val="24"/>
          <w:szCs w:val="23"/>
        </w:rPr>
        <w:t>your</w:t>
      </w:r>
      <w:r w:rsidR="00597CDC" w:rsidRPr="001D5799">
        <w:rPr>
          <w:rFonts w:ascii="Times New Roman" w:hAnsi="Times New Roman"/>
          <w:sz w:val="24"/>
          <w:szCs w:val="23"/>
        </w:rPr>
        <w:t xml:space="preserve"> reproductive organs, the disposition of </w:t>
      </w:r>
      <w:r w:rsidR="00C01BBA" w:rsidRPr="001D5799">
        <w:rPr>
          <w:rFonts w:ascii="Times New Roman" w:hAnsi="Times New Roman"/>
          <w:sz w:val="24"/>
          <w:szCs w:val="23"/>
        </w:rPr>
        <w:t xml:space="preserve">your </w:t>
      </w:r>
      <w:r w:rsidR="00597CDC" w:rsidRPr="001D5799">
        <w:rPr>
          <w:rFonts w:ascii="Times New Roman" w:hAnsi="Times New Roman"/>
          <w:sz w:val="24"/>
          <w:szCs w:val="23"/>
        </w:rPr>
        <w:t xml:space="preserve">blood to coagulate, the disposition of </w:t>
      </w:r>
      <w:r w:rsidR="00C01BBA" w:rsidRPr="001D5799">
        <w:rPr>
          <w:rFonts w:ascii="Times New Roman" w:hAnsi="Times New Roman"/>
          <w:sz w:val="24"/>
          <w:szCs w:val="23"/>
        </w:rPr>
        <w:t xml:space="preserve">this piece of </w:t>
      </w:r>
      <w:r w:rsidRPr="001D5799">
        <w:rPr>
          <w:rFonts w:ascii="Times New Roman" w:hAnsi="Times New Roman"/>
          <w:sz w:val="24"/>
          <w:szCs w:val="23"/>
        </w:rPr>
        <w:t>metal to conduct electricity.</w:t>
      </w:r>
    </w:p>
    <w:p w14:paraId="7114D5EB" w14:textId="77777777" w:rsidR="00D94B24" w:rsidRPr="001D5799" w:rsidRDefault="00D94B24" w:rsidP="009B5669">
      <w:pPr>
        <w:spacing w:beforeLines="1" w:before="2" w:afterLines="1" w:after="2" w:line="360" w:lineRule="auto"/>
        <w:rPr>
          <w:rFonts w:ascii="Times New Roman" w:hAnsi="Times New Roman"/>
          <w:sz w:val="24"/>
          <w:szCs w:val="23"/>
          <w:shd w:val="clear" w:color="auto" w:fill="FFFF00"/>
        </w:rPr>
      </w:pPr>
    </w:p>
    <w:p w14:paraId="475F7EB9" w14:textId="77777777" w:rsidR="000E0D58" w:rsidRPr="001D5799" w:rsidRDefault="000E0D58" w:rsidP="000E0D58">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Here examples of correlated process types are, respectively: </w:t>
      </w:r>
      <w:r w:rsidRPr="001D5799">
        <w:rPr>
          <w:rFonts w:ascii="Times New Roman" w:hAnsi="Times New Roman"/>
          <w:i/>
          <w:sz w:val="24"/>
          <w:szCs w:val="23"/>
        </w:rPr>
        <w:t>diagnosing</w:t>
      </w:r>
      <w:r w:rsidRPr="001D5799">
        <w:rPr>
          <w:rFonts w:ascii="Times New Roman" w:hAnsi="Times New Roman"/>
          <w:sz w:val="24"/>
          <w:szCs w:val="23"/>
        </w:rPr>
        <w:t xml:space="preserve">, </w:t>
      </w:r>
      <w:r w:rsidRPr="001D5799">
        <w:rPr>
          <w:rFonts w:ascii="Times New Roman" w:hAnsi="Times New Roman"/>
          <w:i/>
          <w:sz w:val="24"/>
          <w:szCs w:val="23"/>
        </w:rPr>
        <w:t>inseminating</w:t>
      </w:r>
      <w:r w:rsidRPr="001D5799">
        <w:rPr>
          <w:rFonts w:ascii="Times New Roman" w:hAnsi="Times New Roman"/>
          <w:sz w:val="24"/>
          <w:szCs w:val="23"/>
        </w:rPr>
        <w:t xml:space="preserve">, </w:t>
      </w:r>
      <w:r w:rsidRPr="001D5799">
        <w:rPr>
          <w:rFonts w:ascii="Times New Roman" w:hAnsi="Times New Roman"/>
          <w:i/>
          <w:sz w:val="24"/>
          <w:szCs w:val="23"/>
        </w:rPr>
        <w:t>formation of a clot</w:t>
      </w:r>
      <w:r w:rsidRPr="001D5799">
        <w:rPr>
          <w:rFonts w:ascii="Times New Roman" w:hAnsi="Times New Roman"/>
          <w:sz w:val="24"/>
          <w:szCs w:val="23"/>
        </w:rPr>
        <w:t xml:space="preserve">, </w:t>
      </w:r>
      <w:r w:rsidRPr="001D5799">
        <w:rPr>
          <w:rFonts w:ascii="Times New Roman" w:hAnsi="Times New Roman"/>
          <w:i/>
          <w:sz w:val="24"/>
          <w:szCs w:val="23"/>
        </w:rPr>
        <w:t>transmission of an electric current.</w:t>
      </w:r>
    </w:p>
    <w:p w14:paraId="358D5DD8" w14:textId="77777777" w:rsidR="000E0D58" w:rsidRPr="001D5799" w:rsidRDefault="000E0D58" w:rsidP="009B5669">
      <w:pPr>
        <w:spacing w:beforeLines="1" w:before="2" w:afterLines="1" w:after="2" w:line="360" w:lineRule="auto"/>
        <w:rPr>
          <w:rFonts w:ascii="Times New Roman" w:hAnsi="Times New Roman"/>
          <w:sz w:val="24"/>
          <w:szCs w:val="23"/>
          <w:shd w:val="clear" w:color="auto" w:fill="FFFF00"/>
        </w:rPr>
      </w:pPr>
    </w:p>
    <w:p w14:paraId="0B55EAC2" w14:textId="77777777" w:rsidR="004F7B87" w:rsidRDefault="00C01BBA" w:rsidP="006C241A">
      <w:pPr>
        <w:pStyle w:val="Heading2"/>
        <w:spacing w:line="360" w:lineRule="auto"/>
      </w:pPr>
      <w:bookmarkStart w:id="742" w:name="_Toc313270717"/>
      <w:r>
        <w:t>Relation of realization</w:t>
      </w:r>
      <w:bookmarkEnd w:id="742"/>
    </w:p>
    <w:p w14:paraId="7A1BCC4C" w14:textId="77777777" w:rsidR="007A4DDC" w:rsidRPr="001D5799" w:rsidRDefault="007A4DDC" w:rsidP="007A4DDC">
      <w:pPr>
        <w:spacing w:line="360" w:lineRule="auto"/>
        <w:ind w:left="720"/>
        <w:jc w:val="both"/>
        <w:rPr>
          <w:rFonts w:ascii="Times New Roman" w:hAnsi="Times New Roman"/>
          <w:sz w:val="24"/>
          <w:szCs w:val="23"/>
        </w:rPr>
      </w:pPr>
    </w:p>
    <w:p w14:paraId="177965D0" w14:textId="77777777" w:rsidR="000E0D58" w:rsidRPr="001D5799" w:rsidRDefault="00236D40" w:rsidP="00C71ED4">
      <w:pPr>
        <w:spacing w:after="100" w:line="360" w:lineRule="auto"/>
        <w:ind w:left="720"/>
        <w:jc w:val="both"/>
        <w:rPr>
          <w:rFonts w:ascii="Times New Roman" w:hAnsi="Times New Roman"/>
          <w:sz w:val="24"/>
          <w:szCs w:val="23"/>
        </w:rPr>
      </w:pPr>
      <w:r w:rsidRPr="001D5799">
        <w:rPr>
          <w:rFonts w:ascii="Times New Roman" w:hAnsi="Times New Roman"/>
          <w:smallCaps/>
          <w:sz w:val="24"/>
          <w:szCs w:val="23"/>
        </w:rPr>
        <w:t>Elucidation:</w:t>
      </w:r>
      <w:r w:rsidR="004F7B87" w:rsidRPr="001D5799">
        <w:rPr>
          <w:rFonts w:ascii="Times New Roman" w:hAnsi="Times New Roman"/>
          <w:sz w:val="24"/>
          <w:szCs w:val="23"/>
        </w:rPr>
        <w:t xml:space="preserve"> </w:t>
      </w:r>
      <w:r w:rsidR="000E0D58" w:rsidRPr="001D5799">
        <w:rPr>
          <w:rFonts w:ascii="Times New Roman" w:hAnsi="Times New Roman"/>
          <w:sz w:val="24"/>
          <w:szCs w:val="23"/>
        </w:rPr>
        <w:t>to say that</w:t>
      </w:r>
      <w:r w:rsidR="00346BC6" w:rsidRPr="001D5799">
        <w:rPr>
          <w:rFonts w:ascii="Times New Roman" w:hAnsi="Times New Roman"/>
          <w:sz w:val="24"/>
          <w:szCs w:val="23"/>
        </w:rPr>
        <w:t xml:space="preserve">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b/>
          <w:sz w:val="24"/>
          <w:szCs w:val="23"/>
        </w:rPr>
        <w:t>realizes</w:t>
      </w:r>
      <w:r w:rsidR="007A4DDC" w:rsidRPr="001D5799">
        <w:rPr>
          <w:rFonts w:ascii="Times New Roman" w:hAnsi="Times New Roman"/>
          <w:b/>
          <w:sz w:val="24"/>
          <w:szCs w:val="23"/>
        </w:rPr>
        <w:t xml:space="preserve"> </w:t>
      </w:r>
      <w:r w:rsidR="004F7B87" w:rsidRPr="001D5799">
        <w:rPr>
          <w:rFonts w:ascii="Times New Roman" w:hAnsi="Times New Roman"/>
          <w:i/>
          <w:sz w:val="24"/>
          <w:szCs w:val="23"/>
        </w:rPr>
        <w:t>b</w:t>
      </w:r>
      <w:r w:rsidR="007A4DDC" w:rsidRPr="001D5799">
        <w:rPr>
          <w:rFonts w:ascii="Times New Roman" w:hAnsi="Times New Roman"/>
          <w:i/>
          <w:sz w:val="24"/>
          <w:szCs w:val="23"/>
        </w:rPr>
        <w:t xml:space="preserve"> </w:t>
      </w:r>
      <w:r w:rsidR="00346BC6" w:rsidRPr="001D5799">
        <w:rPr>
          <w:rFonts w:ascii="Times New Roman" w:hAnsi="Times New Roman"/>
          <w:b/>
          <w:sz w:val="24"/>
          <w:szCs w:val="23"/>
        </w:rPr>
        <w:t xml:space="preserve">at </w:t>
      </w:r>
      <w:r w:rsidR="00346BC6" w:rsidRPr="001D5799">
        <w:rPr>
          <w:rFonts w:ascii="Times New Roman" w:hAnsi="Times New Roman"/>
          <w:i/>
          <w:sz w:val="24"/>
          <w:szCs w:val="23"/>
        </w:rPr>
        <w:t>t</w:t>
      </w:r>
      <w:r w:rsidR="000E0D58" w:rsidRPr="001D5799">
        <w:rPr>
          <w:rFonts w:ascii="Times New Roman" w:hAnsi="Times New Roman"/>
          <w:sz w:val="24"/>
          <w:szCs w:val="23"/>
        </w:rPr>
        <w:t xml:space="preserve"> is to assert that </w:t>
      </w:r>
    </w:p>
    <w:p w14:paraId="2743AD1D" w14:textId="77777777"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there is</w:t>
      </w:r>
      <w:r w:rsidR="00346BC6" w:rsidRPr="001D5799">
        <w:rPr>
          <w:rFonts w:ascii="Times New Roman" w:hAnsi="Times New Roman"/>
          <w:sz w:val="24"/>
          <w:szCs w:val="23"/>
        </w:rPr>
        <w:t xml:space="preserve"> some </w:t>
      </w:r>
      <w:r w:rsidR="00346BC6"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346BC6" w:rsidRPr="001D5799">
        <w:rPr>
          <w:rFonts w:ascii="Times New Roman" w:hAnsi="Times New Roman"/>
          <w:i/>
          <w:sz w:val="24"/>
          <w:szCs w:val="23"/>
        </w:rPr>
        <w:t>c</w:t>
      </w:r>
      <w:r w:rsidR="007A4DDC" w:rsidRPr="001D5799">
        <w:rPr>
          <w:rFonts w:ascii="Times New Roman" w:hAnsi="Times New Roman"/>
          <w:i/>
          <w:sz w:val="24"/>
          <w:szCs w:val="23"/>
        </w:rPr>
        <w:t xml:space="preserve"> </w:t>
      </w:r>
    </w:p>
    <w:p w14:paraId="6A54EF20" w14:textId="77777777"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process</w:t>
      </w:r>
      <w:r w:rsidR="00151755" w:rsidRPr="001D5799">
        <w:rPr>
          <w:rFonts w:ascii="Times New Roman" w:hAnsi="Times New Roman"/>
          <w:i/>
          <w:sz w:val="24"/>
          <w:szCs w:val="23"/>
        </w:rPr>
        <w:t xml:space="preserve"> </w:t>
      </w:r>
      <w:r w:rsidR="00346BC6" w:rsidRPr="001D5799">
        <w:rPr>
          <w:rFonts w:ascii="Times New Roman" w:hAnsi="Times New Roman"/>
          <w:sz w:val="24"/>
          <w:szCs w:val="23"/>
        </w:rPr>
        <w:t xml:space="preserve">in which </w:t>
      </w:r>
      <w:r w:rsidR="00346BC6" w:rsidRPr="001D5799">
        <w:rPr>
          <w:rFonts w:ascii="Times New Roman" w:hAnsi="Times New Roman"/>
          <w:i/>
          <w:sz w:val="24"/>
          <w:szCs w:val="23"/>
        </w:rPr>
        <w:t xml:space="preserve">c </w:t>
      </w:r>
      <w:r w:rsidR="00346BC6" w:rsidRPr="001D5799">
        <w:rPr>
          <w:rFonts w:ascii="Times New Roman" w:hAnsi="Times New Roman"/>
          <w:b/>
          <w:sz w:val="24"/>
          <w:szCs w:val="23"/>
        </w:rPr>
        <w:t>participates at</w:t>
      </w:r>
      <w:r w:rsidR="00C71ED4" w:rsidRPr="001D5799">
        <w:rPr>
          <w:rFonts w:ascii="Times New Roman" w:hAnsi="Times New Roman"/>
          <w:b/>
          <w:sz w:val="24"/>
          <w:szCs w:val="23"/>
        </w:rPr>
        <w:t xml:space="preserve"> </w:t>
      </w:r>
      <w:r w:rsidR="00C71ED4" w:rsidRPr="001D5799">
        <w:rPr>
          <w:rFonts w:ascii="Times New Roman" w:hAnsi="Times New Roman"/>
          <w:sz w:val="24"/>
          <w:szCs w:val="23"/>
        </w:rPr>
        <w:t xml:space="preserve">temporal interval </w:t>
      </w:r>
      <w:r w:rsidR="00346BC6" w:rsidRPr="001D5799">
        <w:rPr>
          <w:rFonts w:ascii="Times New Roman" w:hAnsi="Times New Roman"/>
          <w:i/>
          <w:sz w:val="24"/>
          <w:szCs w:val="23"/>
        </w:rPr>
        <w:t xml:space="preserve">t </w:t>
      </w:r>
    </w:p>
    <w:p w14:paraId="5766844D" w14:textId="77777777" w:rsidR="004F7B87"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b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disposition</w:t>
      </w:r>
      <w:r w:rsidR="004F7B87" w:rsidRPr="001D5799">
        <w:rPr>
          <w:rFonts w:ascii="Times New Roman" w:hAnsi="Times New Roman"/>
          <w:sz w:val="24"/>
          <w:szCs w:val="23"/>
        </w:rPr>
        <w:t xml:space="preserve"> or </w:t>
      </w:r>
      <w:r w:rsidR="004F7B87" w:rsidRPr="001D5799">
        <w:rPr>
          <w:rFonts w:ascii="Times New Roman" w:hAnsi="Times New Roman"/>
          <w:i/>
          <w:sz w:val="24"/>
          <w:szCs w:val="23"/>
        </w:rPr>
        <w:t>role</w:t>
      </w:r>
      <w:r w:rsidR="007A4DDC" w:rsidRPr="001D5799">
        <w:rPr>
          <w:rFonts w:ascii="Times New Roman" w:hAnsi="Times New Roman"/>
          <w:i/>
          <w:sz w:val="24"/>
          <w:szCs w:val="23"/>
        </w:rPr>
        <w:t xml:space="preserve"> </w:t>
      </w:r>
      <w:r w:rsidR="00346BC6" w:rsidRPr="001D5799">
        <w:rPr>
          <w:rFonts w:ascii="Times New Roman" w:hAnsi="Times New Roman"/>
          <w:sz w:val="24"/>
          <w:szCs w:val="23"/>
        </w:rPr>
        <w:t xml:space="preserve">of which </w:t>
      </w:r>
      <w:r w:rsidR="004F7B87" w:rsidRPr="001D5799">
        <w:rPr>
          <w:rFonts w:ascii="Times New Roman" w:hAnsi="Times New Roman"/>
          <w:i/>
          <w:sz w:val="24"/>
          <w:szCs w:val="23"/>
        </w:rPr>
        <w:t xml:space="preserve">c </w:t>
      </w:r>
      <w:r w:rsidR="00346BC6" w:rsidRPr="001D5799">
        <w:rPr>
          <w:rFonts w:ascii="Times New Roman" w:hAnsi="Times New Roman"/>
          <w:sz w:val="24"/>
          <w:szCs w:val="23"/>
        </w:rPr>
        <w:t xml:space="preserve">is </w:t>
      </w:r>
      <w:r w:rsidR="004F7B87" w:rsidRPr="001D5799">
        <w:rPr>
          <w:rFonts w:ascii="Times New Roman" w:hAnsi="Times New Roman"/>
          <w:b/>
          <w:sz w:val="24"/>
          <w:szCs w:val="23"/>
        </w:rPr>
        <w:t>bearer</w:t>
      </w:r>
      <w:r w:rsidR="000E0D58" w:rsidRPr="001D5799">
        <w:rPr>
          <w:rFonts w:ascii="Times New Roman" w:hAnsi="Times New Roman"/>
          <w:b/>
          <w:sz w:val="24"/>
          <w:szCs w:val="23"/>
        </w:rPr>
        <w:t xml:space="preserve"> at</w:t>
      </w:r>
      <w:r w:rsidR="000E0D58" w:rsidRPr="001D5799">
        <w:rPr>
          <w:rFonts w:ascii="Times New Roman" w:hAnsi="Times New Roman"/>
          <w:b/>
          <w:i/>
          <w:sz w:val="24"/>
          <w:szCs w:val="23"/>
        </w:rPr>
        <w:t xml:space="preserve"> </w:t>
      </w:r>
      <w:r w:rsidR="000E0D58" w:rsidRPr="001D5799">
        <w:rPr>
          <w:rFonts w:ascii="Times New Roman" w:hAnsi="Times New Roman"/>
          <w:i/>
          <w:sz w:val="24"/>
          <w:szCs w:val="23"/>
        </w:rPr>
        <w:t>t</w:t>
      </w:r>
    </w:p>
    <w:p w14:paraId="12EE6A79" w14:textId="77777777" w:rsidR="000E0D58" w:rsidRPr="00C71ED4" w:rsidRDefault="000E0D58" w:rsidP="00C71ED4">
      <w:pPr>
        <w:spacing w:line="360" w:lineRule="auto"/>
        <w:ind w:left="1440"/>
        <w:jc w:val="both"/>
        <w:rPr>
          <w:i/>
          <w:u w:val="single"/>
        </w:rPr>
      </w:pPr>
      <w:r w:rsidRPr="001D5799">
        <w:rPr>
          <w:rFonts w:ascii="Times New Roman" w:hAnsi="Times New Roman"/>
          <w:sz w:val="24"/>
          <w:szCs w:val="23"/>
        </w:rPr>
        <w:t xml:space="preserve">&amp; the </w:t>
      </w:r>
      <w:r w:rsidR="00C71ED4" w:rsidRPr="001D5799">
        <w:rPr>
          <w:rFonts w:ascii="Times New Roman" w:hAnsi="Times New Roman"/>
          <w:sz w:val="24"/>
          <w:szCs w:val="23"/>
        </w:rPr>
        <w:t xml:space="preserve">type </w:t>
      </w:r>
      <w:r w:rsidRPr="001D5799">
        <w:rPr>
          <w:rFonts w:ascii="Times New Roman" w:hAnsi="Times New Roman"/>
          <w:sz w:val="24"/>
          <w:szCs w:val="23"/>
        </w:rPr>
        <w:t xml:space="preserve">instantiated by </w:t>
      </w:r>
      <w:r w:rsidRPr="001D5799">
        <w:rPr>
          <w:rFonts w:ascii="Times New Roman" w:hAnsi="Times New Roman"/>
          <w:i/>
          <w:sz w:val="24"/>
          <w:szCs w:val="23"/>
        </w:rPr>
        <w:t xml:space="preserve">a </w:t>
      </w:r>
      <w:r w:rsidR="00C71ED4" w:rsidRPr="001D5799">
        <w:rPr>
          <w:rFonts w:ascii="Times New Roman" w:hAnsi="Times New Roman"/>
          <w:sz w:val="24"/>
          <w:szCs w:val="23"/>
        </w:rPr>
        <w:t xml:space="preserve">is correlated with the type instantiated by </w:t>
      </w:r>
      <w:r w:rsidR="00C71ED4" w:rsidRPr="001D5799">
        <w:rPr>
          <w:rFonts w:ascii="Times New Roman" w:hAnsi="Times New Roman"/>
          <w:i/>
          <w:sz w:val="24"/>
          <w:szCs w:val="23"/>
        </w:rPr>
        <w:t>b.</w:t>
      </w:r>
    </w:p>
    <w:p w14:paraId="5F775808" w14:textId="77777777" w:rsidR="00C71ED4" w:rsidRPr="001D5799" w:rsidRDefault="00C71ED4" w:rsidP="00C71ED4">
      <w:pPr>
        <w:spacing w:after="0" w:line="360" w:lineRule="auto"/>
        <w:jc w:val="both"/>
        <w:rPr>
          <w:rFonts w:ascii="Times New Roman" w:hAnsi="Times New Roman"/>
          <w:sz w:val="24"/>
        </w:rPr>
      </w:pPr>
    </w:p>
    <w:p w14:paraId="00790DF7" w14:textId="77777777" w:rsidR="00C71ED4" w:rsidRPr="001D5799" w:rsidRDefault="00776FEC" w:rsidP="00C71ED4">
      <w:pPr>
        <w:spacing w:after="0" w:line="360" w:lineRule="auto"/>
        <w:jc w:val="both"/>
        <w:rPr>
          <w:rFonts w:ascii="Times New Roman" w:hAnsi="Times New Roman"/>
          <w:sz w:val="24"/>
        </w:rPr>
      </w:pPr>
      <w:r w:rsidRPr="00776FEC">
        <w:rPr>
          <w:rFonts w:ascii="Times New Roman" w:hAnsi="Times New Roman"/>
          <w:smallCaps/>
          <w:sz w:val="24"/>
        </w:rPr>
        <w:t>Theorem:</w:t>
      </w:r>
      <w:r w:rsidR="00C71ED4" w:rsidRPr="001D5799">
        <w:rPr>
          <w:rFonts w:ascii="Times New Roman" w:hAnsi="Times New Roman"/>
          <w:sz w:val="24"/>
        </w:rPr>
        <w:t xml:space="preserve"> if a realizable entity is realized in a process </w:t>
      </w:r>
      <w:r w:rsidR="00C71ED4" w:rsidRPr="001D5799">
        <w:rPr>
          <w:rFonts w:ascii="Times New Roman" w:hAnsi="Times New Roman"/>
          <w:i/>
          <w:sz w:val="24"/>
        </w:rPr>
        <w:t>p</w:t>
      </w:r>
      <w:r w:rsidR="00C71ED4" w:rsidRPr="001D5799">
        <w:rPr>
          <w:rFonts w:ascii="Times New Roman" w:hAnsi="Times New Roman"/>
          <w:sz w:val="24"/>
        </w:rPr>
        <w:t xml:space="preserve">, then its bearer participates in </w:t>
      </w:r>
      <w:r w:rsidR="00C71ED4" w:rsidRPr="001D5799">
        <w:rPr>
          <w:rFonts w:ascii="Times New Roman" w:hAnsi="Times New Roman"/>
          <w:i/>
          <w:sz w:val="24"/>
        </w:rPr>
        <w:t>p</w:t>
      </w:r>
      <w:r w:rsidR="00C71ED4" w:rsidRPr="001D5799">
        <w:rPr>
          <w:rFonts w:ascii="Times New Roman" w:hAnsi="Times New Roman"/>
          <w:sz w:val="24"/>
        </w:rPr>
        <w:t>.</w:t>
      </w:r>
    </w:p>
    <w:p w14:paraId="3F197527" w14:textId="77777777" w:rsidR="00C71ED4" w:rsidRPr="001D5799" w:rsidRDefault="00C71ED4" w:rsidP="009B5669">
      <w:pPr>
        <w:spacing w:beforeLines="1" w:before="2" w:afterLines="1" w:after="2" w:line="360" w:lineRule="auto"/>
        <w:jc w:val="both"/>
        <w:rPr>
          <w:rFonts w:ascii="Times New Roman" w:hAnsi="Times New Roman"/>
          <w:sz w:val="24"/>
          <w:szCs w:val="23"/>
        </w:rPr>
      </w:pPr>
    </w:p>
    <w:p w14:paraId="4EB02A64" w14:textId="77777777" w:rsidR="00597CDC" w:rsidRPr="009331CA" w:rsidRDefault="00C01BBA"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There are r</w:t>
      </w:r>
      <w:r w:rsidR="00597CDC" w:rsidRPr="001D5799">
        <w:rPr>
          <w:rFonts w:ascii="Times New Roman" w:hAnsi="Times New Roman"/>
          <w:sz w:val="24"/>
          <w:szCs w:val="23"/>
        </w:rPr>
        <w:t>eciprocal</w:t>
      </w:r>
      <w:r w:rsidR="007A4DDC" w:rsidRPr="001D5799">
        <w:rPr>
          <w:rFonts w:ascii="Times New Roman" w:hAnsi="Times New Roman"/>
          <w:sz w:val="24"/>
          <w:szCs w:val="23"/>
        </w:rPr>
        <w:t xml:space="preserve"> </w:t>
      </w:r>
      <w:r w:rsidR="00BC2548" w:rsidRPr="001D5799">
        <w:rPr>
          <w:rFonts w:ascii="Times New Roman" w:hAnsi="Times New Roman"/>
          <w:i/>
          <w:sz w:val="24"/>
          <w:szCs w:val="23"/>
        </w:rPr>
        <w:t xml:space="preserve">realizable </w:t>
      </w:r>
      <w:r w:rsidR="00921592" w:rsidRPr="001D5799">
        <w:rPr>
          <w:rFonts w:ascii="Times New Roman" w:hAnsi="Times New Roman"/>
          <w:i/>
          <w:sz w:val="24"/>
          <w:szCs w:val="23"/>
        </w:rPr>
        <w:t>dependent continuant</w:t>
      </w:r>
      <w:r w:rsidR="00FB129B" w:rsidRPr="001D5799">
        <w:rPr>
          <w:rFonts w:ascii="Times New Roman" w:hAnsi="Times New Roman"/>
          <w:i/>
          <w:sz w:val="24"/>
          <w:szCs w:val="23"/>
        </w:rPr>
        <w:t>s</w:t>
      </w:r>
      <w:r w:rsidR="00597CDC" w:rsidRPr="001D5799">
        <w:rPr>
          <w:rFonts w:ascii="Times New Roman" w:hAnsi="Times New Roman"/>
          <w:sz w:val="24"/>
          <w:szCs w:val="23"/>
        </w:rPr>
        <w:t xml:space="preserve"> (e.g. husband/wife;</w:t>
      </w:r>
      <w:r w:rsidR="000D245E" w:rsidRPr="001D5799">
        <w:rPr>
          <w:rFonts w:ascii="Times New Roman" w:hAnsi="Times New Roman"/>
          <w:sz w:val="24"/>
          <w:szCs w:val="23"/>
        </w:rPr>
        <w:t xml:space="preserve"> complementary dispositions (for example of key and lock), as described in [</w:t>
      </w:r>
      <w:r w:rsidR="00151755" w:rsidRPr="001D5799">
        <w:rPr>
          <w:sz w:val="24"/>
        </w:rPr>
        <w:fldChar w:fldCharType="begin"/>
      </w:r>
      <w:r w:rsidR="00151755" w:rsidRPr="001D5799">
        <w:rPr>
          <w:sz w:val="24"/>
        </w:rPr>
        <w:instrText xml:space="preserve"> REF _Ref309483154 \r \h  \* MERGEFORMAT </w:instrText>
      </w:r>
      <w:r w:rsidR="00151755" w:rsidRPr="001D5799">
        <w:rPr>
          <w:sz w:val="24"/>
        </w:rPr>
      </w:r>
      <w:r w:rsidR="00151755" w:rsidRPr="001D5799">
        <w:rPr>
          <w:sz w:val="24"/>
        </w:rPr>
        <w:fldChar w:fldCharType="separate"/>
      </w:r>
      <w:ins w:id="743" w:author="Alan Ruttenberg" w:date="2012-01-14T16:56:00Z">
        <w:r w:rsidR="00A908AB" w:rsidRPr="00A908AB">
          <w:rPr>
            <w:rFonts w:ascii="Times New Roman" w:hAnsi="Times New Roman"/>
            <w:sz w:val="24"/>
            <w:szCs w:val="23"/>
            <w:rPrChange w:id="744" w:author="Alan Ruttenberg" w:date="2012-01-14T16:56:00Z">
              <w:rPr>
                <w:sz w:val="24"/>
              </w:rPr>
            </w:rPrChange>
          </w:rPr>
          <w:t>28</w:t>
        </w:r>
      </w:ins>
      <w:ins w:id="745" w:author="phismith" w:date="2012-01-02T12:29:00Z">
        <w:del w:id="746" w:author="Alan Ruttenberg" w:date="2012-01-14T16:56:00Z">
          <w:r w:rsidR="000B5B22" w:rsidRPr="000B5B22" w:rsidDel="00A908AB">
            <w:rPr>
              <w:rFonts w:ascii="Times New Roman" w:hAnsi="Times New Roman"/>
              <w:sz w:val="24"/>
              <w:szCs w:val="23"/>
              <w:rPrChange w:id="747" w:author="phismith" w:date="2012-01-02T12:29:00Z">
                <w:rPr>
                  <w:sz w:val="24"/>
                </w:rPr>
              </w:rPrChange>
            </w:rPr>
            <w:delText>28</w:delText>
          </w:r>
        </w:del>
      </w:ins>
      <w:del w:id="748" w:author="Alan Ruttenberg" w:date="2012-01-14T16:56:00Z">
        <w:r w:rsidR="001E66EA" w:rsidRPr="001E66EA" w:rsidDel="00A908AB">
          <w:rPr>
            <w:rFonts w:ascii="Times New Roman" w:hAnsi="Times New Roman"/>
            <w:sz w:val="24"/>
            <w:szCs w:val="23"/>
          </w:rPr>
          <w:delText>28</w:delText>
        </w:r>
      </w:del>
      <w:r w:rsidR="00151755" w:rsidRPr="001D5799">
        <w:rPr>
          <w:sz w:val="24"/>
        </w:rPr>
        <w:fldChar w:fldCharType="end"/>
      </w:r>
      <w:r w:rsidR="001E66EA">
        <w:rPr>
          <w:sz w:val="24"/>
        </w:rPr>
        <w:t xml:space="preserve">, </w:t>
      </w:r>
      <w:r w:rsidR="001E66EA">
        <w:rPr>
          <w:sz w:val="24"/>
        </w:rPr>
        <w:fldChar w:fldCharType="begin"/>
      </w:r>
      <w:r w:rsidR="001E66EA">
        <w:rPr>
          <w:sz w:val="24"/>
        </w:rPr>
        <w:instrText xml:space="preserve"> REF _Ref313200808 \r \h </w:instrText>
      </w:r>
      <w:r w:rsidR="001E66EA">
        <w:rPr>
          <w:sz w:val="24"/>
        </w:rPr>
      </w:r>
      <w:r w:rsidR="001E66EA">
        <w:rPr>
          <w:sz w:val="24"/>
        </w:rPr>
        <w:fldChar w:fldCharType="separate"/>
      </w:r>
      <w:r w:rsidR="00A908AB">
        <w:rPr>
          <w:sz w:val="24"/>
        </w:rPr>
        <w:t>79</w:t>
      </w:r>
      <w:r w:rsidR="001E66EA">
        <w:rPr>
          <w:sz w:val="24"/>
        </w:rPr>
        <w:fldChar w:fldCharType="end"/>
      </w:r>
      <w:r w:rsidR="000D245E" w:rsidRPr="001D5799">
        <w:rPr>
          <w:rFonts w:ascii="Times New Roman" w:hAnsi="Times New Roman"/>
          <w:sz w:val="24"/>
          <w:szCs w:val="23"/>
        </w:rPr>
        <w:t>]</w:t>
      </w:r>
      <w:r w:rsidR="00597CDC" w:rsidRPr="001D5799">
        <w:rPr>
          <w:rFonts w:ascii="Times New Roman" w:hAnsi="Times New Roman"/>
          <w:sz w:val="24"/>
          <w:szCs w:val="23"/>
        </w:rPr>
        <w:t>)</w:t>
      </w:r>
      <w:r w:rsidR="00BC2548" w:rsidRPr="001D5799">
        <w:rPr>
          <w:rFonts w:ascii="Times New Roman" w:hAnsi="Times New Roman"/>
          <w:sz w:val="24"/>
          <w:szCs w:val="23"/>
        </w:rPr>
        <w:t>.</w:t>
      </w:r>
    </w:p>
    <w:p w14:paraId="57571FBC" w14:textId="77777777" w:rsidR="00597CDC" w:rsidRPr="001D5799" w:rsidRDefault="00597CD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w:t>
      </w:r>
    </w:p>
    <w:p w14:paraId="44694E3B" w14:textId="77777777" w:rsidR="00E32204" w:rsidRPr="001D5799" w:rsidRDefault="00E32204" w:rsidP="00AD66AD">
      <w:pPr>
        <w:pStyle w:val="Heading4"/>
        <w:numPr>
          <w:ilvl w:val="3"/>
          <w:numId w:val="2"/>
        </w:numPr>
        <w:spacing w:line="360" w:lineRule="auto"/>
        <w:ind w:left="851" w:hanging="851"/>
        <w:rPr>
          <w:sz w:val="24"/>
        </w:rPr>
      </w:pPr>
      <w:bookmarkStart w:id="749" w:name="_Toc313270718"/>
      <w:r w:rsidRPr="001D5799">
        <w:rPr>
          <w:sz w:val="24"/>
        </w:rPr>
        <w:t>Role (Externally-Grounded Realizable</w:t>
      </w:r>
      <w:r w:rsidR="00465C17" w:rsidRPr="001D5799">
        <w:rPr>
          <w:sz w:val="24"/>
        </w:rPr>
        <w:t xml:space="preserve"> entity</w:t>
      </w:r>
      <w:r w:rsidRPr="001D5799">
        <w:rPr>
          <w:sz w:val="24"/>
        </w:rPr>
        <w:t>)</w:t>
      </w:r>
      <w:bookmarkEnd w:id="749"/>
    </w:p>
    <w:p w14:paraId="16EB0C98" w14:textId="77777777" w:rsidR="00F604ED" w:rsidRPr="001D5799" w:rsidRDefault="00F604ED" w:rsidP="006C241A">
      <w:pPr>
        <w:spacing w:after="0" w:line="360" w:lineRule="auto"/>
        <w:jc w:val="both"/>
        <w:rPr>
          <w:rFonts w:ascii="Times New Roman" w:hAnsi="Times New Roman"/>
          <w:sz w:val="24"/>
        </w:rPr>
      </w:pPr>
    </w:p>
    <w:p w14:paraId="524EF0EB" w14:textId="77777777" w:rsidR="00E32204" w:rsidRPr="001D5799" w:rsidRDefault="00236D40" w:rsidP="007A4DDC">
      <w:pPr>
        <w:spacing w:after="0" w:line="360" w:lineRule="auto"/>
        <w:ind w:left="720"/>
        <w:jc w:val="both"/>
        <w:rPr>
          <w:rFonts w:ascii="Times New Roman" w:hAnsi="Times New Roman"/>
          <w:sz w:val="24"/>
        </w:rPr>
      </w:pPr>
      <w:r w:rsidRPr="001D5799">
        <w:rPr>
          <w:rFonts w:ascii="Times New Roman" w:hAnsi="Times New Roman"/>
          <w:smallCaps/>
          <w:sz w:val="24"/>
        </w:rPr>
        <w:t>Elucidation:</w:t>
      </w:r>
      <w:r w:rsidR="00BC2548" w:rsidRPr="001D5799">
        <w:rPr>
          <w:rFonts w:ascii="Times New Roman" w:hAnsi="Times New Roman"/>
          <w:sz w:val="24"/>
        </w:rPr>
        <w:t xml:space="preserve"> </w:t>
      </w:r>
      <w:r w:rsidR="00E32204" w:rsidRPr="001D5799">
        <w:rPr>
          <w:rFonts w:ascii="Times New Roman" w:hAnsi="Times New Roman"/>
          <w:i/>
          <w:sz w:val="24"/>
        </w:rPr>
        <w:t>a</w:t>
      </w:r>
      <w:r w:rsidR="00E32204" w:rsidRPr="001D5799">
        <w:rPr>
          <w:rFonts w:ascii="Times New Roman" w:hAnsi="Times New Roman"/>
          <w:sz w:val="24"/>
        </w:rPr>
        <w:t xml:space="preserve"> is a </w:t>
      </w:r>
      <w:r w:rsidR="00E32204" w:rsidRPr="001D5799">
        <w:rPr>
          <w:rFonts w:ascii="Times New Roman" w:hAnsi="Times New Roman"/>
          <w:i/>
          <w:sz w:val="24"/>
        </w:rPr>
        <w:t>role</w:t>
      </w:r>
      <w:r w:rsidR="007A4DDC" w:rsidRPr="001D5799">
        <w:rPr>
          <w:rFonts w:ascii="Times New Roman" w:hAnsi="Times New Roman"/>
          <w:i/>
          <w:sz w:val="24"/>
        </w:rPr>
        <w:t xml:space="preserve"> </w:t>
      </w:r>
      <w:r w:rsidR="00BC2548" w:rsidRPr="001D5799">
        <w:rPr>
          <w:rFonts w:ascii="Times New Roman" w:hAnsi="Times New Roman"/>
          <w:sz w:val="24"/>
        </w:rPr>
        <w:t>means:</w:t>
      </w:r>
      <w:r w:rsidR="007A4DDC" w:rsidRPr="001D5799">
        <w:rPr>
          <w:rFonts w:ascii="Times New Roman" w:hAnsi="Times New Roman"/>
          <w:sz w:val="24"/>
        </w:rPr>
        <w:t xml:space="preserve"> </w:t>
      </w:r>
      <w:r w:rsidR="00E32204" w:rsidRPr="001D5799">
        <w:rPr>
          <w:rFonts w:ascii="Times New Roman" w:hAnsi="Times New Roman"/>
          <w:i/>
          <w:sz w:val="24"/>
        </w:rPr>
        <w:t xml:space="preserve">a </w:t>
      </w:r>
      <w:r w:rsidR="00E32204" w:rsidRPr="001D5799">
        <w:rPr>
          <w:rFonts w:ascii="Times New Roman" w:hAnsi="Times New Roman"/>
          <w:sz w:val="24"/>
        </w:rPr>
        <w:t xml:space="preserve">is a </w:t>
      </w:r>
      <w:r w:rsidR="00E32204" w:rsidRPr="001D5799">
        <w:rPr>
          <w:rFonts w:ascii="Times New Roman" w:hAnsi="Times New Roman"/>
          <w:i/>
          <w:sz w:val="24"/>
        </w:rPr>
        <w:t>realizable</w:t>
      </w:r>
      <w:r w:rsidR="00465C17" w:rsidRPr="001D5799">
        <w:rPr>
          <w:rFonts w:ascii="Times New Roman" w:hAnsi="Times New Roman"/>
          <w:i/>
          <w:sz w:val="24"/>
        </w:rPr>
        <w:t xml:space="preserve"> entity</w:t>
      </w:r>
      <w:r w:rsidR="00E32204" w:rsidRPr="001D5799">
        <w:rPr>
          <w:rFonts w:ascii="Times New Roman" w:hAnsi="Times New Roman"/>
          <w:sz w:val="24"/>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14:paraId="397D4F13" w14:textId="77777777" w:rsidR="00367B48" w:rsidRPr="001D5799" w:rsidRDefault="00367B48" w:rsidP="006C241A">
      <w:pPr>
        <w:spacing w:after="0" w:line="360" w:lineRule="auto"/>
        <w:jc w:val="both"/>
        <w:rPr>
          <w:rFonts w:ascii="Times New Roman" w:hAnsi="Times New Roman"/>
          <w:sz w:val="24"/>
        </w:rPr>
      </w:pPr>
    </w:p>
    <w:p w14:paraId="174F4E5E" w14:textId="77777777" w:rsidR="00E32204" w:rsidRPr="001D5799" w:rsidRDefault="00E32204" w:rsidP="006C241A">
      <w:pPr>
        <w:spacing w:line="360" w:lineRule="auto"/>
        <w:jc w:val="both"/>
        <w:rPr>
          <w:rFonts w:ascii="Times New Roman" w:hAnsi="Times New Roman"/>
          <w:sz w:val="24"/>
        </w:rPr>
      </w:pPr>
      <w:r w:rsidRPr="001D5799">
        <w:rPr>
          <w:rFonts w:ascii="Times New Roman" w:hAnsi="Times New Roman"/>
          <w:sz w:val="24"/>
        </w:rPr>
        <w:t xml:space="preserve">‘Role’ is another name for what we might call an </w:t>
      </w:r>
      <w:r w:rsidRPr="001D5799">
        <w:rPr>
          <w:rFonts w:ascii="Times New Roman Italic" w:hAnsi="Times New Roman Italic"/>
          <w:sz w:val="24"/>
        </w:rPr>
        <w:t>extrinsic</w:t>
      </w:r>
      <w:r w:rsidRPr="001D5799">
        <w:rPr>
          <w:rFonts w:ascii="Times New Roman" w:hAnsi="Times New Roman"/>
          <w:sz w:val="24"/>
        </w:rPr>
        <w:t xml:space="preserve"> or </w:t>
      </w:r>
      <w:r w:rsidRPr="001D5799">
        <w:rPr>
          <w:rFonts w:ascii="Times New Roman Italic" w:hAnsi="Times New Roman Italic"/>
          <w:sz w:val="24"/>
        </w:rPr>
        <w:t xml:space="preserve">externally-grounded </w:t>
      </w:r>
      <w:r w:rsidRPr="001D5799">
        <w:rPr>
          <w:rFonts w:ascii="Times New Roman" w:hAnsi="Times New Roman"/>
          <w:sz w:val="24"/>
        </w:rPr>
        <w:t>realizable</w:t>
      </w:r>
      <w:r w:rsidR="00465C17" w:rsidRPr="001D5799">
        <w:rPr>
          <w:rFonts w:ascii="Times New Roman" w:hAnsi="Times New Roman"/>
          <w:sz w:val="24"/>
        </w:rPr>
        <w:t xml:space="preserve"> entity</w:t>
      </w:r>
      <w:r w:rsidRPr="001D5799">
        <w:rPr>
          <w:rFonts w:ascii="Times New Roman" w:hAnsi="Times New Roman"/>
          <w:sz w:val="24"/>
        </w:rPr>
        <w:t>. An</w:t>
      </w:r>
      <w:r w:rsidR="00465C17" w:rsidRPr="001D5799">
        <w:rPr>
          <w:rFonts w:ascii="Times New Roman" w:hAnsi="Times New Roman"/>
          <w:sz w:val="24"/>
        </w:rPr>
        <w:t xml:space="preserve"> entity</w:t>
      </w:r>
      <w:r w:rsidRPr="001D5799">
        <w:rPr>
          <w:rFonts w:ascii="Times New Roman" w:hAnsi="Times New Roman"/>
          <w:sz w:val="24"/>
        </w:rPr>
        <w:t xml:space="preserve"> is a role not because of the way it itself is, but because of something that</w:t>
      </w:r>
      <w:r w:rsidR="00192689">
        <w:rPr>
          <w:rFonts w:ascii="Times New Roman" w:hAnsi="Times New Roman"/>
          <w:sz w:val="24"/>
        </w:rPr>
        <w:t xml:space="preserve"> happens or obtains externally, for example a priest is ordained, a student is enrolled in an institution of learning, a patient is enrolled in a clinical trial. </w:t>
      </w:r>
      <w:r w:rsidRPr="001D5799">
        <w:rPr>
          <w:rFonts w:ascii="Times New Roman" w:hAnsi="Times New Roman"/>
          <w:sz w:val="24"/>
        </w:rPr>
        <w:t xml:space="preserve">Examples </w:t>
      </w:r>
      <w:r w:rsidR="00192689">
        <w:rPr>
          <w:rFonts w:ascii="Times New Roman" w:hAnsi="Times New Roman"/>
          <w:sz w:val="24"/>
        </w:rPr>
        <w:t xml:space="preserve">of roles </w:t>
      </w:r>
      <w:r w:rsidRPr="001D5799">
        <w:rPr>
          <w:rFonts w:ascii="Times New Roman" w:hAnsi="Times New Roman"/>
          <w:sz w:val="24"/>
        </w:rPr>
        <w:t>include:</w:t>
      </w:r>
    </w:p>
    <w:p w14:paraId="587E240B" w14:textId="77777777" w:rsidR="00192689" w:rsidRPr="001D5799" w:rsidRDefault="00192689" w:rsidP="00192689">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 xml:space="preserve">the </w:t>
      </w:r>
      <w:r>
        <w:rPr>
          <w:rFonts w:ascii="Times New Roman" w:hAnsi="Times New Roman"/>
          <w:sz w:val="24"/>
        </w:rPr>
        <w:t xml:space="preserve">priest </w:t>
      </w:r>
      <w:r w:rsidRPr="001D5799">
        <w:rPr>
          <w:rFonts w:ascii="Times New Roman" w:hAnsi="Times New Roman"/>
          <w:sz w:val="24"/>
        </w:rPr>
        <w:t xml:space="preserve">role </w:t>
      </w:r>
    </w:p>
    <w:p w14:paraId="7A39A72A" w14:textId="77777777" w:rsidR="00192689" w:rsidRDefault="00192689" w:rsidP="00AD66AD">
      <w:pPr>
        <w:numPr>
          <w:ilvl w:val="0"/>
          <w:numId w:val="1"/>
        </w:numPr>
        <w:spacing w:after="0" w:line="360" w:lineRule="auto"/>
        <w:ind w:firstLine="66"/>
        <w:jc w:val="both"/>
        <w:rPr>
          <w:rFonts w:ascii="Times New Roman" w:hAnsi="Times New Roman"/>
          <w:sz w:val="24"/>
        </w:rPr>
      </w:pPr>
      <w:r>
        <w:rPr>
          <w:rFonts w:ascii="Times New Roman" w:hAnsi="Times New Roman"/>
          <w:sz w:val="24"/>
        </w:rPr>
        <w:t>the student role</w:t>
      </w:r>
    </w:p>
    <w:p w14:paraId="10CEE90D" w14:textId="77777777" w:rsidR="00E32204" w:rsidRPr="001D5799" w:rsidRDefault="00192689" w:rsidP="001950C0">
      <w:pPr>
        <w:numPr>
          <w:ilvl w:val="0"/>
          <w:numId w:val="1"/>
        </w:numPr>
        <w:spacing w:after="0" w:line="360" w:lineRule="auto"/>
        <w:ind w:firstLine="66"/>
        <w:jc w:val="both"/>
        <w:rPr>
          <w:rFonts w:ascii="Times New Roman" w:hAnsi="Times New Roman"/>
          <w:sz w:val="24"/>
        </w:rPr>
      </w:pPr>
      <w:r>
        <w:rPr>
          <w:rFonts w:ascii="Times New Roman" w:hAnsi="Times New Roman"/>
          <w:sz w:val="24"/>
        </w:rPr>
        <w:t>the role of subject in a clinical trial</w:t>
      </w:r>
    </w:p>
    <w:p w14:paraId="6CCF55B0" w14:textId="77777777" w:rsidR="00E32204" w:rsidRPr="001D5799" w:rsidRDefault="00E32204" w:rsidP="00AD66AD">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the role o</w:t>
      </w:r>
      <w:r w:rsidR="00BC2548" w:rsidRPr="001D5799">
        <w:rPr>
          <w:rFonts w:ascii="Times New Roman" w:hAnsi="Times New Roman"/>
          <w:sz w:val="24"/>
        </w:rPr>
        <w:t>f a stone in marking a boundary</w:t>
      </w:r>
    </w:p>
    <w:p w14:paraId="69172317" w14:textId="77777777" w:rsidR="00B968D9" w:rsidRDefault="00B968D9" w:rsidP="009B5669">
      <w:pPr>
        <w:spacing w:beforeLines="1" w:before="2" w:afterLines="1" w:after="2" w:line="360" w:lineRule="auto"/>
        <w:rPr>
          <w:rFonts w:ascii="Times New Roman" w:hAnsi="Times New Roman"/>
          <w:sz w:val="24"/>
          <w:szCs w:val="23"/>
        </w:rPr>
      </w:pPr>
    </w:p>
    <w:p w14:paraId="37AA27C3" w14:textId="77777777" w:rsidR="00C677CC" w:rsidRPr="001D5799" w:rsidRDefault="00C677CC" w:rsidP="009B5669">
      <w:pPr>
        <w:spacing w:beforeLines="1" w:before="2" w:afterLines="1" w:after="2" w:line="360" w:lineRule="auto"/>
        <w:rPr>
          <w:rFonts w:ascii="Times New Roman" w:hAnsi="Times New Roman"/>
          <w:sz w:val="24"/>
          <w:szCs w:val="23"/>
        </w:rPr>
      </w:pPr>
    </w:p>
    <w:p w14:paraId="15C427BA" w14:textId="77777777" w:rsidR="00BC2548" w:rsidRPr="001D5799" w:rsidRDefault="00BC254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Optionality of Roles</w:t>
      </w:r>
    </w:p>
    <w:p w14:paraId="2134D3C7" w14:textId="77777777" w:rsidR="00C677CC" w:rsidRDefault="00BC2548" w:rsidP="00C677CC">
      <w:pPr>
        <w:spacing w:after="0" w:line="360" w:lineRule="auto"/>
        <w:jc w:val="both"/>
        <w:rPr>
          <w:rFonts w:ascii="Times New Roman" w:hAnsi="Times New Roman"/>
          <w:sz w:val="24"/>
        </w:rPr>
      </w:pPr>
      <w:r w:rsidRPr="001D5799">
        <w:rPr>
          <w:rFonts w:ascii="Times New Roman" w:hAnsi="Times New Roman"/>
          <w:sz w:val="24"/>
        </w:rPr>
        <w:t>Because a role is not a consequence of the in-built physical make-up of its bearer, r</w:t>
      </w:r>
      <w:r w:rsidR="00E32204" w:rsidRPr="001D5799">
        <w:rPr>
          <w:rFonts w:ascii="Times New Roman" w:hAnsi="Times New Roman"/>
          <w:sz w:val="24"/>
        </w:rPr>
        <w:t xml:space="preserve">oles are </w:t>
      </w:r>
      <w:r w:rsidR="00E32204" w:rsidRPr="001D5799">
        <w:rPr>
          <w:rFonts w:ascii="Times New Roman" w:hAnsi="Times New Roman"/>
          <w:i/>
          <w:sz w:val="24"/>
        </w:rPr>
        <w:t>optional</w:t>
      </w:r>
      <w:r w:rsidR="00760F91" w:rsidRPr="001D5799">
        <w:rPr>
          <w:rFonts w:ascii="Times New Roman" w:hAnsi="Times New Roman"/>
          <w:sz w:val="24"/>
        </w:rPr>
        <w:t xml:space="preserve"> in the sense that the bearer of a role </w:t>
      </w:r>
      <w:r w:rsidR="000D245E" w:rsidRPr="001D5799">
        <w:rPr>
          <w:rFonts w:ascii="Times New Roman" w:hAnsi="Times New Roman"/>
          <w:sz w:val="24"/>
        </w:rPr>
        <w:t>can lose this</w:t>
      </w:r>
      <w:r w:rsidR="00E32204" w:rsidRPr="001D5799">
        <w:rPr>
          <w:rFonts w:ascii="Times New Roman" w:hAnsi="Times New Roman"/>
          <w:sz w:val="24"/>
        </w:rPr>
        <w:t xml:space="preserve"> role without being </w:t>
      </w:r>
      <w:r w:rsidRPr="001D5799">
        <w:rPr>
          <w:rFonts w:ascii="Times New Roman" w:hAnsi="Times New Roman"/>
          <w:sz w:val="24"/>
        </w:rPr>
        <w:t xml:space="preserve">thereby </w:t>
      </w:r>
      <w:r w:rsidR="00E32204" w:rsidRPr="001D5799">
        <w:rPr>
          <w:rFonts w:ascii="Times New Roman" w:hAnsi="Times New Roman"/>
          <w:sz w:val="24"/>
        </w:rPr>
        <w:t>physically changed.</w:t>
      </w:r>
      <w:r w:rsidR="00C677CC">
        <w:rPr>
          <w:rFonts w:ascii="Times New Roman" w:hAnsi="Times New Roman"/>
          <w:sz w:val="24"/>
        </w:rPr>
        <w:t xml:space="preserve"> If the role ceases to exist, then it is not the case that the bearer must also cease to exist. The bearer is not existentially dependent on the role. </w:t>
      </w:r>
    </w:p>
    <w:p w14:paraId="02AD3E88" w14:textId="77777777" w:rsidR="00C677CC" w:rsidRDefault="00C677CC" w:rsidP="00C677CC">
      <w:pPr>
        <w:spacing w:after="0" w:line="360" w:lineRule="auto"/>
        <w:jc w:val="both"/>
        <w:rPr>
          <w:rFonts w:ascii="Times New Roman" w:hAnsi="Times New Roman"/>
          <w:sz w:val="24"/>
        </w:rPr>
      </w:pPr>
    </w:p>
    <w:p w14:paraId="4B449496" w14:textId="77777777" w:rsidR="00E32204" w:rsidRPr="001D5799" w:rsidRDefault="00BC2548" w:rsidP="00C677CC">
      <w:pPr>
        <w:spacing w:after="0" w:line="360" w:lineRule="auto"/>
        <w:jc w:val="both"/>
        <w:rPr>
          <w:rFonts w:ascii="Times New Roman" w:hAnsi="Times New Roman"/>
          <w:sz w:val="24"/>
        </w:rPr>
      </w:pPr>
      <w:r w:rsidRPr="001D5799">
        <w:rPr>
          <w:rFonts w:ascii="Times New Roman" w:hAnsi="Times New Roman"/>
          <w:sz w:val="24"/>
        </w:rPr>
        <w:t xml:space="preserve">Most of the roles we here distinguish involve some form of social ascription or </w:t>
      </w:r>
      <w:r w:rsidR="00151755" w:rsidRPr="001D5799">
        <w:rPr>
          <w:rFonts w:ascii="Times New Roman" w:hAnsi="Times New Roman"/>
          <w:sz w:val="24"/>
        </w:rPr>
        <w:t xml:space="preserve">imputation. </w:t>
      </w:r>
    </w:p>
    <w:p w14:paraId="21052CA4" w14:textId="77777777" w:rsidR="00C677CC" w:rsidRDefault="00C677CC" w:rsidP="009B5669">
      <w:pPr>
        <w:spacing w:beforeLines="1" w:before="2" w:afterLines="1" w:after="2" w:line="360" w:lineRule="auto"/>
        <w:rPr>
          <w:rFonts w:ascii="Times New Roman" w:hAnsi="Times New Roman"/>
          <w:b/>
          <w:sz w:val="24"/>
        </w:rPr>
      </w:pPr>
    </w:p>
    <w:p w14:paraId="5E8E5A81" w14:textId="77777777" w:rsidR="00BC2548" w:rsidRPr="001D5799" w:rsidRDefault="00BC2548" w:rsidP="009B5669">
      <w:pPr>
        <w:spacing w:beforeLines="1" w:before="2" w:afterLines="1" w:after="2" w:line="360" w:lineRule="auto"/>
        <w:rPr>
          <w:rFonts w:ascii="Times New Roman" w:hAnsi="Times New Roman"/>
          <w:b/>
          <w:sz w:val="24"/>
        </w:rPr>
      </w:pPr>
      <w:r w:rsidRPr="001D5799">
        <w:rPr>
          <w:rFonts w:ascii="Times New Roman" w:hAnsi="Times New Roman"/>
          <w:b/>
          <w:sz w:val="24"/>
        </w:rPr>
        <w:t>H</w:t>
      </w:r>
      <w:r w:rsidR="0064627E" w:rsidRPr="001D5799">
        <w:rPr>
          <w:rFonts w:ascii="Times New Roman" w:hAnsi="Times New Roman"/>
          <w:b/>
          <w:sz w:val="24"/>
        </w:rPr>
        <w:t>aving a role vs. playing a role</w:t>
      </w:r>
    </w:p>
    <w:p w14:paraId="1632F948" w14:textId="77777777" w:rsidR="00480A86" w:rsidRPr="001D5799" w:rsidRDefault="00760F91" w:rsidP="002465A4">
      <w:pPr>
        <w:spacing w:line="360" w:lineRule="auto"/>
        <w:jc w:val="both"/>
        <w:rPr>
          <w:rFonts w:ascii="Times New Roman" w:hAnsi="Times New Roman"/>
          <w:sz w:val="24"/>
        </w:rPr>
      </w:pPr>
      <w:r w:rsidRPr="001D5799">
        <w:rPr>
          <w:rFonts w:ascii="Times New Roman" w:hAnsi="Times New Roman"/>
          <w:sz w:val="24"/>
        </w:rPr>
        <w:t>An</w:t>
      </w:r>
      <w:r w:rsidR="00465C17" w:rsidRPr="001D5799">
        <w:rPr>
          <w:rFonts w:ascii="Times New Roman" w:hAnsi="Times New Roman"/>
          <w:sz w:val="24"/>
        </w:rPr>
        <w:t xml:space="preserve"> entity</w:t>
      </w:r>
      <w:r w:rsidRPr="001D5799">
        <w:rPr>
          <w:rFonts w:ascii="Times New Roman" w:hAnsi="Times New Roman"/>
          <w:sz w:val="24"/>
        </w:rPr>
        <w:t xml:space="preserve"> can play a role, as when a passenger plays the role of a pilot on a commercial plane in an emergency, or a pyramidal neuron plays the role occupied by a damag</w:t>
      </w:r>
      <w:r w:rsidR="007A4DDC" w:rsidRPr="001D5799">
        <w:rPr>
          <w:rFonts w:ascii="Times New Roman" w:hAnsi="Times New Roman"/>
          <w:sz w:val="24"/>
        </w:rPr>
        <w:t xml:space="preserve">ed stellar neuron in the brain; </w:t>
      </w:r>
      <w:r w:rsidRPr="001D5799">
        <w:rPr>
          <w:rFonts w:ascii="Times New Roman" w:hAnsi="Times New Roman"/>
          <w:sz w:val="24"/>
        </w:rPr>
        <w:t xml:space="preserve">but neither the person nor the pyramidal neuron </w:t>
      </w:r>
      <w:r w:rsidRPr="001D5799">
        <w:rPr>
          <w:rFonts w:ascii="Times New Roman Italic" w:hAnsi="Times New Roman Italic"/>
          <w:sz w:val="24"/>
        </w:rPr>
        <w:t>have</w:t>
      </w:r>
      <w:r w:rsidR="00480A86" w:rsidRPr="001D5799">
        <w:rPr>
          <w:rFonts w:ascii="Times New Roman" w:hAnsi="Times New Roman"/>
          <w:sz w:val="24"/>
        </w:rPr>
        <w:t xml:space="preserve"> those roles. </w:t>
      </w:r>
    </w:p>
    <w:p w14:paraId="3C9200A5" w14:textId="77777777" w:rsidR="002465A4" w:rsidRPr="001D5799" w:rsidRDefault="002465A4" w:rsidP="002465A4">
      <w:pPr>
        <w:spacing w:line="360" w:lineRule="auto"/>
        <w:jc w:val="both"/>
        <w:rPr>
          <w:rFonts w:ascii="Times New Roman" w:hAnsi="Times New Roman"/>
          <w:sz w:val="24"/>
        </w:rPr>
      </w:pPr>
    </w:p>
    <w:p w14:paraId="482F8A57" w14:textId="77777777" w:rsidR="00760F91" w:rsidRPr="001D5799" w:rsidRDefault="00760F91" w:rsidP="00AD66AD">
      <w:pPr>
        <w:pStyle w:val="Heading4"/>
        <w:numPr>
          <w:ilvl w:val="3"/>
          <w:numId w:val="2"/>
        </w:numPr>
        <w:spacing w:line="360" w:lineRule="auto"/>
        <w:ind w:left="851" w:hanging="851"/>
        <w:rPr>
          <w:sz w:val="24"/>
        </w:rPr>
      </w:pPr>
      <w:bookmarkStart w:id="750" w:name="_Toc313270719"/>
      <w:r w:rsidRPr="001D5799">
        <w:rPr>
          <w:sz w:val="24"/>
        </w:rPr>
        <w:t>Disposition (Internally-Grounded Realizable</w:t>
      </w:r>
      <w:r w:rsidR="00465C17" w:rsidRPr="001D5799">
        <w:rPr>
          <w:sz w:val="24"/>
        </w:rPr>
        <w:t xml:space="preserve"> entity</w:t>
      </w:r>
      <w:r w:rsidRPr="001D5799">
        <w:rPr>
          <w:sz w:val="24"/>
        </w:rPr>
        <w:t>)</w:t>
      </w:r>
      <w:bookmarkEnd w:id="750"/>
    </w:p>
    <w:p w14:paraId="62DB019F" w14:textId="77777777" w:rsidR="00D871F1" w:rsidRPr="001D5799" w:rsidRDefault="00D871F1" w:rsidP="006C241A">
      <w:pPr>
        <w:pStyle w:val="ListParagraph"/>
        <w:spacing w:after="0" w:line="360" w:lineRule="auto"/>
        <w:ind w:left="675"/>
        <w:contextualSpacing w:val="0"/>
        <w:jc w:val="both"/>
        <w:rPr>
          <w:rFonts w:ascii="Times New Roman" w:hAnsi="Times New Roman"/>
          <w:sz w:val="24"/>
        </w:rPr>
      </w:pPr>
    </w:p>
    <w:p w14:paraId="06DA1EAF" w14:textId="77777777" w:rsidR="00D871F1" w:rsidRPr="001D5799" w:rsidRDefault="00236D40" w:rsidP="006C241A">
      <w:pPr>
        <w:pStyle w:val="ListParagraph"/>
        <w:spacing w:after="0" w:line="360" w:lineRule="auto"/>
        <w:ind w:left="0"/>
        <w:contextualSpacing w:val="0"/>
        <w:jc w:val="both"/>
        <w:rPr>
          <w:rStyle w:val="Strong1"/>
          <w:rFonts w:ascii="Times New Roman" w:hAnsi="Times New Roman"/>
          <w:sz w:val="24"/>
        </w:rPr>
      </w:pPr>
      <w:r w:rsidRPr="001D5799">
        <w:rPr>
          <w:rFonts w:ascii="Times New Roman" w:hAnsi="Times New Roman"/>
          <w:smallCaps/>
          <w:sz w:val="24"/>
        </w:rPr>
        <w:t>Elucidation:</w:t>
      </w:r>
      <w:r w:rsidR="000D245E"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 xml:space="preserve">is a </w:t>
      </w:r>
      <w:r w:rsidR="00D871F1" w:rsidRPr="001D5799">
        <w:rPr>
          <w:rFonts w:ascii="Times New Roman Italic" w:hAnsi="Times New Roman Italic"/>
          <w:sz w:val="24"/>
        </w:rPr>
        <w:t>disposition</w:t>
      </w:r>
      <w:r w:rsidR="007A4DDC" w:rsidRPr="001D5799">
        <w:rPr>
          <w:rFonts w:ascii="Times New Roman Italic" w:hAnsi="Times New Roman Italic"/>
          <w:sz w:val="24"/>
        </w:rPr>
        <w:t xml:space="preserve"> </w:t>
      </w:r>
      <w:r w:rsidR="000D245E" w:rsidRPr="001D5799">
        <w:rPr>
          <w:rFonts w:ascii="Times New Roman" w:hAnsi="Times New Roman"/>
          <w:sz w:val="24"/>
        </w:rPr>
        <w:t>means:</w:t>
      </w:r>
      <w:r w:rsidR="007A4DDC"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 xml:space="preserve">is a realizable entity which is such that (1) if it ceases to exist, then its bearer is physically changed, and (2) its realization occurs when </w:t>
      </w:r>
      <w:r w:rsidR="005C0DCE">
        <w:rPr>
          <w:rFonts w:ascii="Times New Roman" w:hAnsi="Times New Roman"/>
          <w:sz w:val="24"/>
        </w:rPr>
        <w:t xml:space="preserve">and because </w:t>
      </w:r>
      <w:r w:rsidR="00D871F1" w:rsidRPr="001D5799">
        <w:rPr>
          <w:rFonts w:ascii="Times New Roman" w:hAnsi="Times New Roman"/>
          <w:sz w:val="24"/>
        </w:rPr>
        <w:t>this bearer is in some special physical circumstances, and (3) this realization occurs in virtue of the bearer’s physical make-up.</w:t>
      </w:r>
    </w:p>
    <w:p w14:paraId="78D7E4F4" w14:textId="77777777" w:rsidR="00760F91" w:rsidRPr="001D5799" w:rsidRDefault="00D871F1" w:rsidP="006C241A">
      <w:pPr>
        <w:spacing w:line="360" w:lineRule="auto"/>
        <w:jc w:val="both"/>
        <w:rPr>
          <w:rFonts w:ascii="Times New Roman" w:hAnsi="Times New Roman"/>
          <w:sz w:val="24"/>
        </w:rPr>
      </w:pPr>
      <w:r w:rsidRPr="001D5799">
        <w:rPr>
          <w:rFonts w:ascii="Times New Roman" w:hAnsi="Times New Roman"/>
          <w:sz w:val="24"/>
        </w:rPr>
        <w:t>Examples:</w:t>
      </w:r>
    </w:p>
    <w:p w14:paraId="0D776C7D" w14:textId="77777777"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an atom of element X has the disposition to decay</w:t>
      </w:r>
      <w:r w:rsidR="000D245E" w:rsidRPr="001D5799">
        <w:rPr>
          <w:rFonts w:ascii="Times New Roman" w:hAnsi="Times New Roman"/>
          <w:sz w:val="24"/>
        </w:rPr>
        <w:t xml:space="preserve"> to an atom of element Y</w:t>
      </w:r>
    </w:p>
    <w:p w14:paraId="3989B706" w14:textId="77777777"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the cell wall is disposed to filter chemical</w:t>
      </w:r>
      <w:r w:rsidR="000D245E" w:rsidRPr="001D5799">
        <w:rPr>
          <w:rFonts w:ascii="Times New Roman" w:hAnsi="Times New Roman"/>
          <w:sz w:val="24"/>
        </w:rPr>
        <w:t>s in endocitosis and exocitosis</w:t>
      </w:r>
    </w:p>
    <w:p w14:paraId="733F432F" w14:textId="77777777"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certain people have a disposition to develop colon cancer</w:t>
      </w:r>
    </w:p>
    <w:p w14:paraId="5D015264" w14:textId="77777777"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children are innately disposed to categorize objects in certain ways.</w:t>
      </w:r>
    </w:p>
    <w:p w14:paraId="16C2AAF6" w14:textId="77777777" w:rsidR="000B04F9" w:rsidRPr="001D5799" w:rsidRDefault="000B04F9" w:rsidP="006C241A">
      <w:pPr>
        <w:spacing w:line="360" w:lineRule="auto"/>
        <w:ind w:firstLine="180"/>
        <w:jc w:val="both"/>
        <w:rPr>
          <w:rFonts w:ascii="Times New Roman" w:hAnsi="Times New Roman"/>
          <w:sz w:val="24"/>
        </w:rPr>
      </w:pPr>
    </w:p>
    <w:p w14:paraId="452550AC" w14:textId="77777777"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Unlike roles, dispositions are not optional. If an</w:t>
      </w:r>
      <w:r w:rsidR="00465C17" w:rsidRPr="001D5799">
        <w:rPr>
          <w:rFonts w:ascii="Times New Roman" w:hAnsi="Times New Roman"/>
          <w:sz w:val="24"/>
        </w:rPr>
        <w:t xml:space="preserve"> entity</w:t>
      </w:r>
      <w:r w:rsidRPr="001D5799">
        <w:rPr>
          <w:rFonts w:ascii="Times New Roman" w:hAnsi="Times New Roman"/>
          <w:sz w:val="24"/>
        </w:rPr>
        <w:t xml:space="preserve"> is a certain way, then it has a</w:t>
      </w:r>
      <w:r w:rsidR="00CE6B56" w:rsidRPr="001D5799">
        <w:rPr>
          <w:rFonts w:ascii="Times New Roman" w:hAnsi="Times New Roman"/>
          <w:sz w:val="24"/>
        </w:rPr>
        <w:t xml:space="preserve"> certain disposition, and if its physical makeup is changed then it may lose that </w:t>
      </w:r>
      <w:r w:rsidRPr="001D5799">
        <w:rPr>
          <w:rFonts w:ascii="Times New Roman" w:hAnsi="Times New Roman"/>
          <w:sz w:val="24"/>
        </w:rPr>
        <w:t xml:space="preserve">disposition. A disposition </w:t>
      </w:r>
      <w:r w:rsidR="00CE6B56" w:rsidRPr="001D5799">
        <w:rPr>
          <w:rFonts w:ascii="Times New Roman" w:hAnsi="Times New Roman"/>
          <w:sz w:val="24"/>
        </w:rPr>
        <w:t xml:space="preserve">can for this reason </w:t>
      </w:r>
      <w:r w:rsidRPr="001D5799">
        <w:rPr>
          <w:rFonts w:ascii="Times New Roman" w:hAnsi="Times New Roman"/>
          <w:sz w:val="24"/>
        </w:rPr>
        <w:t xml:space="preserve">also </w:t>
      </w:r>
      <w:r w:rsidR="00CE6B56" w:rsidRPr="001D5799">
        <w:rPr>
          <w:rFonts w:ascii="Times New Roman" w:hAnsi="Times New Roman"/>
          <w:sz w:val="24"/>
        </w:rPr>
        <w:t xml:space="preserve">be referred to </w:t>
      </w:r>
      <w:r w:rsidRPr="001D5799">
        <w:rPr>
          <w:rFonts w:ascii="Times New Roman" w:hAnsi="Times New Roman"/>
          <w:sz w:val="24"/>
        </w:rPr>
        <w:t xml:space="preserve">as an </w:t>
      </w:r>
      <w:r w:rsidRPr="001D5799">
        <w:rPr>
          <w:rFonts w:ascii="Times New Roman Italic" w:hAnsi="Times New Roman Italic"/>
          <w:i/>
          <w:sz w:val="24"/>
        </w:rPr>
        <w:t xml:space="preserve">internally-grounded </w:t>
      </w:r>
      <w:r w:rsidRPr="001D5799">
        <w:rPr>
          <w:rFonts w:ascii="Times New Roman" w:hAnsi="Times New Roman"/>
          <w:i/>
          <w:sz w:val="24"/>
        </w:rPr>
        <w:t>realizable</w:t>
      </w:r>
      <w:r w:rsidR="00465C17" w:rsidRPr="001D5799">
        <w:rPr>
          <w:rFonts w:ascii="Times New Roman" w:hAnsi="Times New Roman"/>
          <w:i/>
          <w:sz w:val="24"/>
        </w:rPr>
        <w:t xml:space="preserve"> entity</w:t>
      </w:r>
      <w:r w:rsidRPr="001D5799">
        <w:rPr>
          <w:rFonts w:ascii="Times New Roman" w:hAnsi="Times New Roman"/>
          <w:sz w:val="24"/>
        </w:rPr>
        <w:t>. That is, it is a realizable</w:t>
      </w:r>
      <w:r w:rsidR="007A4DDC" w:rsidRPr="001D5799">
        <w:rPr>
          <w:rFonts w:ascii="Times New Roman" w:hAnsi="Times New Roman"/>
          <w:sz w:val="24"/>
        </w:rPr>
        <w:t xml:space="preserve"> </w:t>
      </w:r>
      <w:r w:rsidR="00465C17" w:rsidRPr="001D5799">
        <w:rPr>
          <w:rFonts w:ascii="Times New Roman" w:hAnsi="Times New Roman"/>
          <w:sz w:val="24"/>
        </w:rPr>
        <w:t>entity</w:t>
      </w:r>
      <w:r w:rsidRPr="001D5799">
        <w:rPr>
          <w:rFonts w:ascii="Times New Roman" w:hAnsi="Times New Roman"/>
          <w:sz w:val="24"/>
        </w:rPr>
        <w:t xml:space="preserve"> that is a reflection of the in-built or acquired physical make-up of the</w:t>
      </w:r>
      <w:r w:rsidR="00921592" w:rsidRPr="001D5799">
        <w:rPr>
          <w:rFonts w:ascii="Times New Roman" w:hAnsi="Times New Roman"/>
          <w:i/>
          <w:sz w:val="24"/>
        </w:rPr>
        <w:t xml:space="preserve"> independent </w:t>
      </w:r>
      <w:r w:rsidR="00151755" w:rsidRPr="001D5799">
        <w:rPr>
          <w:rFonts w:ascii="Times New Roman" w:hAnsi="Times New Roman"/>
          <w:i/>
          <w:sz w:val="24"/>
        </w:rPr>
        <w:t>continuant</w:t>
      </w:r>
      <w:r w:rsidR="00151755" w:rsidRPr="001D5799">
        <w:rPr>
          <w:rFonts w:ascii="Times New Roman" w:hAnsi="Times New Roman"/>
          <w:sz w:val="24"/>
        </w:rPr>
        <w:t xml:space="preserve"> in</w:t>
      </w:r>
      <w:r w:rsidR="00CE6B56" w:rsidRPr="001D5799">
        <w:rPr>
          <w:rFonts w:ascii="Times New Roman" w:hAnsi="Times New Roman"/>
          <w:sz w:val="24"/>
        </w:rPr>
        <w:t xml:space="preserve"> which it </w:t>
      </w:r>
      <w:r w:rsidR="00CE6B56" w:rsidRPr="001D5799">
        <w:rPr>
          <w:rFonts w:ascii="Times New Roman" w:hAnsi="Times New Roman"/>
          <w:b/>
          <w:sz w:val="24"/>
        </w:rPr>
        <w:t>inheres</w:t>
      </w:r>
      <w:r w:rsidRPr="001D5799">
        <w:rPr>
          <w:rFonts w:ascii="Times New Roman" w:hAnsi="Times New Roman"/>
          <w:sz w:val="24"/>
        </w:rPr>
        <w:t>.</w:t>
      </w:r>
    </w:p>
    <w:p w14:paraId="43949DE4" w14:textId="77777777" w:rsidR="000D245E" w:rsidRPr="001D5799" w:rsidRDefault="00760F91" w:rsidP="006C241A">
      <w:pPr>
        <w:spacing w:line="360" w:lineRule="auto"/>
        <w:jc w:val="both"/>
        <w:rPr>
          <w:rFonts w:ascii="Times New Roman" w:hAnsi="Times New Roman"/>
          <w:sz w:val="24"/>
        </w:rPr>
      </w:pPr>
      <w:r w:rsidRPr="001D5799">
        <w:rPr>
          <w:rFonts w:ascii="Times New Roman" w:hAnsi="Times New Roman"/>
          <w:sz w:val="24"/>
        </w:rPr>
        <w:t>Dispositions exist along a strength continuum. Weaker forms of disposition are realized in only a fraction of triggering cases. These forms occur in a significant number of</w:t>
      </w:r>
      <w:r w:rsidR="00465C17" w:rsidRPr="001D5799">
        <w:rPr>
          <w:rFonts w:ascii="Times New Roman" w:hAnsi="Times New Roman"/>
          <w:i/>
          <w:sz w:val="24"/>
        </w:rPr>
        <w:t xml:space="preserve"> entities</w:t>
      </w:r>
      <w:r w:rsidRPr="001D5799">
        <w:rPr>
          <w:rFonts w:ascii="Times New Roman" w:hAnsi="Times New Roman"/>
          <w:sz w:val="24"/>
        </w:rPr>
        <w:t xml:space="preserve"> of a similar type</w:t>
      </w:r>
      <w:r w:rsidR="000D245E" w:rsidRPr="001D5799">
        <w:rPr>
          <w:rFonts w:ascii="Times New Roman" w:hAnsi="Times New Roman"/>
          <w:sz w:val="24"/>
        </w:rPr>
        <w:t>.</w:t>
      </w:r>
    </w:p>
    <w:p w14:paraId="377A11A4" w14:textId="77777777" w:rsidR="000D245E" w:rsidRPr="001D5799" w:rsidRDefault="00976003" w:rsidP="006C241A">
      <w:pPr>
        <w:spacing w:line="360" w:lineRule="auto"/>
        <w:jc w:val="both"/>
        <w:rPr>
          <w:rStyle w:val="Strong1"/>
          <w:rFonts w:ascii="Times New Roman" w:hAnsi="Times New Roman"/>
          <w:sz w:val="24"/>
        </w:rPr>
      </w:pPr>
      <w:r w:rsidRPr="001D5799">
        <w:rPr>
          <w:rStyle w:val="Strong1"/>
          <w:rFonts w:ascii="Times New Roman" w:hAnsi="Times New Roman"/>
          <w:sz w:val="24"/>
        </w:rPr>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14:paraId="610383F0" w14:textId="77777777" w:rsidR="00760F91" w:rsidRPr="001D5799" w:rsidRDefault="00CE6B56" w:rsidP="006C241A">
      <w:pPr>
        <w:spacing w:line="360" w:lineRule="auto"/>
        <w:jc w:val="both"/>
        <w:rPr>
          <w:rStyle w:val="Strong1"/>
          <w:rFonts w:ascii="Times New Roman" w:hAnsi="Times New Roman"/>
          <w:sz w:val="24"/>
        </w:rPr>
      </w:pPr>
      <w:r w:rsidRPr="001D5799">
        <w:rPr>
          <w:rStyle w:val="Strong1"/>
          <w:rFonts w:ascii="Times New Roman" w:hAnsi="Times New Roman"/>
          <w:sz w:val="24"/>
        </w:rPr>
        <w:t>Diseases</w:t>
      </w:r>
      <w:r w:rsidR="00363DCA" w:rsidRPr="001D5799">
        <w:rPr>
          <w:rStyle w:val="Strong1"/>
          <w:rFonts w:ascii="Times New Roman" w:hAnsi="Times New Roman"/>
          <w:sz w:val="24"/>
        </w:rPr>
        <w:t xml:space="preserve"> are </w:t>
      </w:r>
      <w:r w:rsidR="00151755" w:rsidRPr="001D5799">
        <w:rPr>
          <w:rStyle w:val="Strong1"/>
          <w:rFonts w:ascii="Times New Roman" w:hAnsi="Times New Roman"/>
          <w:sz w:val="24"/>
        </w:rPr>
        <w:t>dispositions according</w:t>
      </w:r>
      <w:r w:rsidRPr="001D5799">
        <w:rPr>
          <w:rStyle w:val="Strong1"/>
          <w:rFonts w:ascii="Times New Roman" w:hAnsi="Times New Roman"/>
          <w:sz w:val="24"/>
        </w:rPr>
        <w:t xml:space="preserve"> to </w:t>
      </w:r>
      <w:r w:rsidR="000D245E" w:rsidRPr="001D5799">
        <w:rPr>
          <w:rStyle w:val="Strong1"/>
          <w:rFonts w:ascii="Times New Roman" w:hAnsi="Times New Roman"/>
          <w:sz w:val="24"/>
        </w:rPr>
        <w:t>OGMS</w:t>
      </w:r>
      <w:r w:rsidR="006C241A" w:rsidRPr="001D5799">
        <w:rPr>
          <w:rStyle w:val="Strong1"/>
          <w:rFonts w:ascii="Times New Roman" w:hAnsi="Times New Roman"/>
          <w:sz w:val="24"/>
        </w:rPr>
        <w:t xml:space="preserve"> [</w:t>
      </w:r>
      <w:r w:rsidR="001E591D" w:rsidRPr="001D5799">
        <w:rPr>
          <w:rStyle w:val="Strong1"/>
          <w:rFonts w:ascii="Times New Roman" w:hAnsi="Times New Roman"/>
          <w:sz w:val="24"/>
        </w:rPr>
        <w:fldChar w:fldCharType="begin"/>
      </w:r>
      <w:r w:rsidR="006C241A" w:rsidRPr="001D5799">
        <w:rPr>
          <w:rStyle w:val="Strong1"/>
          <w:rFonts w:ascii="Times New Roman" w:hAnsi="Times New Roman"/>
          <w:sz w:val="24"/>
        </w:rPr>
        <w:instrText xml:space="preserve"> REF _Ref309560946 \r \h </w:instrText>
      </w:r>
      <w:r w:rsidR="001E591D" w:rsidRPr="001D5799">
        <w:rPr>
          <w:rStyle w:val="Strong1"/>
          <w:rFonts w:ascii="Times New Roman" w:hAnsi="Times New Roman"/>
          <w:sz w:val="24"/>
        </w:rPr>
      </w:r>
      <w:r w:rsidR="001E591D" w:rsidRPr="001D5799">
        <w:rPr>
          <w:rStyle w:val="Strong1"/>
          <w:rFonts w:ascii="Times New Roman" w:hAnsi="Times New Roman"/>
          <w:sz w:val="24"/>
        </w:rPr>
        <w:fldChar w:fldCharType="separate"/>
      </w:r>
      <w:r w:rsidR="00A908AB">
        <w:rPr>
          <w:rStyle w:val="Strong1"/>
          <w:rFonts w:ascii="Times New Roman" w:hAnsi="Times New Roman"/>
          <w:sz w:val="24"/>
        </w:rPr>
        <w:t>27</w:t>
      </w:r>
      <w:r w:rsidR="001E591D" w:rsidRPr="001D5799">
        <w:rPr>
          <w:rStyle w:val="Strong1"/>
          <w:rFonts w:ascii="Times New Roman" w:hAnsi="Times New Roman"/>
          <w:sz w:val="24"/>
        </w:rPr>
        <w:fldChar w:fldCharType="end"/>
      </w:r>
      <w:r w:rsidR="006C241A" w:rsidRPr="001D5799">
        <w:rPr>
          <w:rStyle w:val="Strong1"/>
          <w:rFonts w:ascii="Times New Roman" w:hAnsi="Times New Roman"/>
          <w:sz w:val="24"/>
        </w:rPr>
        <w:t>]</w:t>
      </w:r>
      <w:r w:rsidR="00363DCA" w:rsidRPr="001D5799">
        <w:rPr>
          <w:rStyle w:val="Strong1"/>
          <w:rFonts w:ascii="Times New Roman" w:hAnsi="Times New Roman"/>
          <w:sz w:val="24"/>
        </w:rPr>
        <w:t>. W</w:t>
      </w:r>
      <w:r w:rsidR="00760F91" w:rsidRPr="001D5799">
        <w:rPr>
          <w:rStyle w:val="Strong1"/>
          <w:rFonts w:ascii="Times New Roman" w:hAnsi="Times New Roman"/>
          <w:sz w:val="24"/>
        </w:rPr>
        <w:t xml:space="preserve">e are referring to disposition </w:t>
      </w:r>
      <w:r w:rsidR="00363DCA" w:rsidRPr="001D5799">
        <w:rPr>
          <w:rStyle w:val="Strong1"/>
          <w:rFonts w:ascii="Times New Roman" w:hAnsi="Times New Roman"/>
          <w:sz w:val="24"/>
        </w:rPr>
        <w:t xml:space="preserve">also </w:t>
      </w:r>
      <w:r w:rsidR="00760F91" w:rsidRPr="001D5799">
        <w:rPr>
          <w:rStyle w:val="Strong1"/>
          <w:rFonts w:ascii="Times New Roman" w:hAnsi="Times New Roman"/>
          <w:sz w:val="24"/>
        </w:rPr>
        <w:t>when we consider genetic and other risk factors for specific diseases.</w:t>
      </w:r>
      <w:r w:rsidRPr="001D5799">
        <w:rPr>
          <w:rStyle w:val="Strong1"/>
          <w:rFonts w:ascii="Times New Roman" w:hAnsi="Times New Roman"/>
          <w:sz w:val="24"/>
        </w:rPr>
        <w:t xml:space="preserve"> These are predispositions to disease – in other words they are dispositions to acquire certain further dispositions. The realization of such a predisposition consists in processes which change the physical makeup of </w:t>
      </w:r>
      <w:r w:rsidR="000D245E" w:rsidRPr="001D5799">
        <w:rPr>
          <w:rStyle w:val="Strong1"/>
          <w:rFonts w:ascii="Times New Roman" w:hAnsi="Times New Roman"/>
          <w:sz w:val="24"/>
        </w:rPr>
        <w:t xml:space="preserve">its </w:t>
      </w:r>
      <w:r w:rsidRPr="001D5799">
        <w:rPr>
          <w:rStyle w:val="Strong1"/>
          <w:rFonts w:ascii="Times New Roman" w:hAnsi="Times New Roman"/>
          <w:sz w:val="24"/>
        </w:rPr>
        <w:t xml:space="preserve">bearer in such a way that parts of this bearer </w:t>
      </w:r>
      <w:r w:rsidR="000D245E" w:rsidRPr="001D5799">
        <w:rPr>
          <w:rStyle w:val="Strong1"/>
          <w:rFonts w:ascii="Times New Roman" w:hAnsi="Times New Roman"/>
          <w:sz w:val="24"/>
        </w:rPr>
        <w:t xml:space="preserve">then </w:t>
      </w:r>
      <w:r w:rsidRPr="001D5799">
        <w:rPr>
          <w:rStyle w:val="Strong1"/>
          <w:rFonts w:ascii="Times New Roman" w:hAnsi="Times New Roman"/>
          <w:sz w:val="24"/>
        </w:rPr>
        <w:t xml:space="preserve">serve as the physical basis for a disease. </w:t>
      </w:r>
    </w:p>
    <w:p w14:paraId="5EE97357" w14:textId="77777777" w:rsidR="00760F91" w:rsidRPr="001D5799" w:rsidRDefault="00091D05" w:rsidP="00AD66AD">
      <w:pPr>
        <w:pStyle w:val="Heading4"/>
        <w:numPr>
          <w:ilvl w:val="3"/>
          <w:numId w:val="2"/>
        </w:numPr>
        <w:spacing w:line="360" w:lineRule="auto"/>
        <w:ind w:left="851" w:hanging="851"/>
        <w:rPr>
          <w:sz w:val="24"/>
        </w:rPr>
      </w:pPr>
      <w:r>
        <w:rPr>
          <w:sz w:val="24"/>
        </w:rPr>
        <w:t xml:space="preserve"> </w:t>
      </w:r>
      <w:bookmarkStart w:id="751" w:name="_Toc313270720"/>
      <w:r w:rsidR="00760F91">
        <w:rPr>
          <w:sz w:val="24"/>
        </w:rPr>
        <w:t>Function</w:t>
      </w:r>
      <w:bookmarkEnd w:id="751"/>
    </w:p>
    <w:p w14:paraId="3CFAB2B0" w14:textId="77777777" w:rsidR="00760F91" w:rsidRPr="001D5799" w:rsidRDefault="00760F91" w:rsidP="006C241A">
      <w:pPr>
        <w:spacing w:line="360" w:lineRule="auto"/>
        <w:jc w:val="both"/>
        <w:rPr>
          <w:rFonts w:ascii="Times New Roman" w:hAnsi="Times New Roman"/>
          <w:sz w:val="24"/>
        </w:rPr>
      </w:pPr>
      <w:r w:rsidRPr="001D5799">
        <w:rPr>
          <w:sz w:val="24"/>
        </w:rPr>
        <w:t>A</w:t>
      </w:r>
      <w:r w:rsidR="007A4DDC" w:rsidRPr="001D5799">
        <w:rPr>
          <w:sz w:val="24"/>
        </w:rPr>
        <w:t xml:space="preserve"> </w:t>
      </w:r>
      <w:r w:rsidRPr="001D5799">
        <w:rPr>
          <w:rFonts w:ascii="Times New Roman Italic" w:hAnsi="Times New Roman Italic"/>
          <w:sz w:val="24"/>
        </w:rPr>
        <w:t>function</w:t>
      </w:r>
      <w:r w:rsidRPr="001D5799">
        <w:rPr>
          <w:rFonts w:ascii="Times New Roman" w:hAnsi="Times New Roman"/>
          <w:sz w:val="24"/>
        </w:rPr>
        <w:t xml:space="preserve"> is a disposition that exists in virtue of the bearer’s physical make-</w:t>
      </w:r>
      <w:r w:rsidR="00151755" w:rsidRPr="001D5799">
        <w:rPr>
          <w:rFonts w:ascii="Times New Roman" w:hAnsi="Times New Roman"/>
          <w:sz w:val="24"/>
        </w:rPr>
        <w:t>up and</w:t>
      </w:r>
      <w:r w:rsidRPr="001D5799">
        <w:rPr>
          <w:rFonts w:ascii="Times New Roman" w:hAnsi="Times New Roman"/>
          <w:sz w:val="24"/>
        </w:rPr>
        <w:t xml:space="preserve"> this physical make-up is something the bearer possesses because it came into being, either through evolution (in the case of natural </w:t>
      </w:r>
      <w:r w:rsidR="00151755" w:rsidRPr="001D5799">
        <w:rPr>
          <w:rFonts w:ascii="Times New Roman" w:hAnsi="Times New Roman"/>
          <w:sz w:val="24"/>
        </w:rPr>
        <w:t>biological entities</w:t>
      </w:r>
      <w:r w:rsidRPr="001D5799">
        <w:rPr>
          <w:rFonts w:ascii="Times New Roman" w:hAnsi="Times New Roman"/>
          <w:sz w:val="24"/>
        </w:rPr>
        <w:t>) or through intentional design (in the case of artifacts), in order to realize processes of a certain sort. Examples include:</w:t>
      </w:r>
    </w:p>
    <w:p w14:paraId="78A5DADB" w14:textId="77777777"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 xml:space="preserve">the function of amylase in saliva </w:t>
      </w:r>
      <w:r w:rsidR="00A608AD" w:rsidRPr="001D5799">
        <w:rPr>
          <w:rFonts w:ascii="Times New Roman" w:hAnsi="Times New Roman"/>
          <w:sz w:val="24"/>
        </w:rPr>
        <w:t>to break down starch into sugar</w:t>
      </w:r>
    </w:p>
    <w:p w14:paraId="0DCA0A5C" w14:textId="77777777"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hammer to drive in nails</w:t>
      </w:r>
    </w:p>
    <w:p w14:paraId="1AFC1635" w14:textId="77777777"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heart pacemaker to regulate the beating</w:t>
      </w:r>
      <w:r w:rsidR="00A608AD" w:rsidRPr="001D5799">
        <w:rPr>
          <w:rFonts w:ascii="Times New Roman" w:hAnsi="Times New Roman"/>
          <w:sz w:val="24"/>
        </w:rPr>
        <w:t xml:space="preserve"> of a heart through electricity</w:t>
      </w:r>
    </w:p>
    <w:p w14:paraId="53ECBE3A" w14:textId="77777777"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 xml:space="preserve">Functions are realized in processes called </w:t>
      </w:r>
      <w:r w:rsidRPr="001D5799">
        <w:rPr>
          <w:rFonts w:ascii="Times New Roman Italic" w:hAnsi="Times New Roman Italic"/>
          <w:sz w:val="24"/>
        </w:rPr>
        <w:t>functionings</w:t>
      </w:r>
      <w:r w:rsidRPr="001D5799">
        <w:rPr>
          <w:rFonts w:ascii="Times New Roman" w:hAnsi="Times New Roman"/>
          <w:sz w:val="24"/>
        </w:rPr>
        <w:t xml:space="preserve">. Each function has a bearer with a specific type of physical make-up. This is something which, in the biological case, the bearer </w:t>
      </w:r>
      <w:r w:rsidR="00192689">
        <w:rPr>
          <w:rFonts w:ascii="Times New Roman" w:hAnsi="Times New Roman"/>
          <w:sz w:val="24"/>
        </w:rPr>
        <w:t xml:space="preserve">is of a type which </w:t>
      </w:r>
      <w:r w:rsidRPr="001D5799">
        <w:rPr>
          <w:rFonts w:ascii="Times New Roman" w:hAnsi="Times New Roman"/>
          <w:sz w:val="24"/>
        </w:rPr>
        <w:t xml:space="preserve">has naturally evolved to </w:t>
      </w:r>
      <w:r w:rsidR="00192689">
        <w:rPr>
          <w:rFonts w:ascii="Times New Roman" w:hAnsi="Times New Roman"/>
          <w:sz w:val="24"/>
        </w:rPr>
        <w:t xml:space="preserve">carry this function </w:t>
      </w:r>
      <w:r w:rsidRPr="001D5799">
        <w:rPr>
          <w:rFonts w:ascii="Times New Roman" w:hAnsi="Times New Roman"/>
          <w:sz w:val="24"/>
        </w:rPr>
        <w:t xml:space="preserve">(as in a </w:t>
      </w:r>
      <w:r w:rsidR="000D245E" w:rsidRPr="001D5799">
        <w:rPr>
          <w:rFonts w:ascii="Times New Roman" w:hAnsi="Times New Roman"/>
          <w:sz w:val="24"/>
        </w:rPr>
        <w:t>hypothalamus secreting hormones).</w:t>
      </w:r>
      <w:r w:rsidR="00C0143F" w:rsidRPr="001D5799">
        <w:rPr>
          <w:rFonts w:ascii="Times New Roman" w:hAnsi="Times New Roman"/>
          <w:sz w:val="24"/>
        </w:rPr>
        <w:t xml:space="preserve"> </w:t>
      </w:r>
      <w:r w:rsidR="000D245E" w:rsidRPr="001D5799">
        <w:rPr>
          <w:rFonts w:ascii="Times New Roman" w:hAnsi="Times New Roman"/>
          <w:sz w:val="24"/>
        </w:rPr>
        <w:t>I</w:t>
      </w:r>
      <w:r w:rsidRPr="001D5799">
        <w:rPr>
          <w:rFonts w:ascii="Times New Roman" w:hAnsi="Times New Roman"/>
          <w:sz w:val="24"/>
        </w:rPr>
        <w:t xml:space="preserve">n the artifact case, </w:t>
      </w:r>
      <w:r w:rsidR="000D245E" w:rsidRPr="001D5799">
        <w:rPr>
          <w:rFonts w:ascii="Times New Roman" w:hAnsi="Times New Roman"/>
          <w:sz w:val="24"/>
        </w:rPr>
        <w:t xml:space="preserve">it is </w:t>
      </w:r>
      <w:r w:rsidRPr="001D5799">
        <w:rPr>
          <w:rFonts w:ascii="Times New Roman" w:hAnsi="Times New Roman"/>
          <w:sz w:val="24"/>
        </w:rPr>
        <w:t>something which the bearer</w:t>
      </w:r>
      <w:r w:rsidR="00192689">
        <w:rPr>
          <w:rFonts w:ascii="Times New Roman" w:hAnsi="Times New Roman"/>
          <w:sz w:val="24"/>
        </w:rPr>
        <w:t xml:space="preserve"> is of a type which is the result of design </w:t>
      </w:r>
      <w:r w:rsidRPr="001D5799">
        <w:rPr>
          <w:rFonts w:ascii="Times New Roman" w:hAnsi="Times New Roman"/>
          <w:sz w:val="24"/>
        </w:rPr>
        <w:t>(as in an Erlenmeyer</w:t>
      </w:r>
      <w:r w:rsidR="000D245E" w:rsidRPr="001D5799">
        <w:rPr>
          <w:rFonts w:ascii="Times New Roman" w:hAnsi="Times New Roman"/>
          <w:sz w:val="24"/>
        </w:rPr>
        <w:t xml:space="preserve"> flask designed to hold liquid) or also (as in the case of penicillin) </w:t>
      </w:r>
      <w:r w:rsidR="00192689">
        <w:rPr>
          <w:rFonts w:ascii="Times New Roman" w:hAnsi="Times New Roman"/>
          <w:sz w:val="24"/>
        </w:rPr>
        <w:t xml:space="preserve">has been deliberately </w:t>
      </w:r>
      <w:r w:rsidR="000D245E" w:rsidRPr="001D5799">
        <w:rPr>
          <w:rFonts w:ascii="Times New Roman" w:hAnsi="Times New Roman"/>
          <w:sz w:val="24"/>
        </w:rPr>
        <w:t>selected for.</w:t>
      </w:r>
    </w:p>
    <w:p w14:paraId="3C4AA225" w14:textId="77777777"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It is not accidental or arbitrary that a given eye has the function to see or that a given screwdriver has been designed and constructed with the function of fastening screws. Rather, these functions are integral to these</w:t>
      </w:r>
      <w:r w:rsidR="00465C17" w:rsidRPr="001D5799">
        <w:rPr>
          <w:rFonts w:ascii="Times New Roman" w:hAnsi="Times New Roman"/>
          <w:i/>
          <w:sz w:val="24"/>
        </w:rPr>
        <w:t xml:space="preserve"> entities</w:t>
      </w:r>
      <w:r w:rsidRPr="001D5799">
        <w:rPr>
          <w:rFonts w:ascii="Times New Roman" w:hAnsi="Times New Roman"/>
          <w:sz w:val="24"/>
        </w:rPr>
        <w:t xml:space="preserve"> in virtue of the fact that the latter have evolved, or been constructed, to have a corresponding physical make-up. </w:t>
      </w:r>
      <w:r w:rsidR="00A608AD" w:rsidRPr="001D5799">
        <w:rPr>
          <w:rFonts w:ascii="Times New Roman" w:hAnsi="Times New Roman"/>
          <w:sz w:val="24"/>
        </w:rPr>
        <w:t xml:space="preserve">Thus </w:t>
      </w:r>
      <w:r w:rsidRPr="001D5799">
        <w:rPr>
          <w:rFonts w:ascii="Times New Roman" w:hAnsi="Times New Roman"/>
          <w:sz w:val="24"/>
        </w:rPr>
        <w:t>the heart’s function is to pump blood</w:t>
      </w:r>
      <w:r w:rsidR="00A608AD" w:rsidRPr="001D5799">
        <w:rPr>
          <w:rFonts w:ascii="Times New Roman" w:hAnsi="Times New Roman"/>
          <w:sz w:val="24"/>
        </w:rPr>
        <w:t xml:space="preserve">, </w:t>
      </w:r>
      <w:r w:rsidRPr="001D5799">
        <w:rPr>
          <w:rFonts w:ascii="Times New Roman" w:hAnsi="Times New Roman"/>
          <w:sz w:val="24"/>
        </w:rPr>
        <w:t xml:space="preserve">and not merely to </w:t>
      </w:r>
      <w:r w:rsidR="00DA4D68" w:rsidRPr="001D5799">
        <w:rPr>
          <w:rFonts w:ascii="Times New Roman" w:hAnsi="Times New Roman"/>
          <w:sz w:val="24"/>
        </w:rPr>
        <w:t>produce thumping sounds</w:t>
      </w:r>
      <w:r w:rsidR="00A608AD" w:rsidRPr="001D5799">
        <w:rPr>
          <w:rFonts w:ascii="Times New Roman" w:hAnsi="Times New Roman"/>
          <w:sz w:val="24"/>
        </w:rPr>
        <w:t xml:space="preserve">. The latter </w:t>
      </w:r>
      <w:r w:rsidRPr="001D5799">
        <w:rPr>
          <w:rFonts w:ascii="Times New Roman" w:hAnsi="Times New Roman"/>
          <w:sz w:val="24"/>
        </w:rPr>
        <w:t>are by-products of the heart’s proper functioning.</w:t>
      </w:r>
      <w:r w:rsidR="000D245E" w:rsidRPr="001D5799">
        <w:rPr>
          <w:rFonts w:ascii="Times New Roman" w:hAnsi="Times New Roman"/>
          <w:sz w:val="24"/>
        </w:rPr>
        <w:t xml:space="preserve"> The screwdriver’s function is in addition bound together with the disposition of the screw: the two are reciprocally dependent on each other (a case of reciprocal generic dependence).</w:t>
      </w:r>
    </w:p>
    <w:p w14:paraId="163B2E93" w14:textId="77777777" w:rsidR="00F93648" w:rsidRPr="001D5799" w:rsidRDefault="00760F91" w:rsidP="006C241A">
      <w:pPr>
        <w:spacing w:line="360" w:lineRule="auto"/>
        <w:jc w:val="both"/>
        <w:rPr>
          <w:rFonts w:ascii="Times New Roman" w:hAnsi="Times New Roman"/>
          <w:sz w:val="24"/>
        </w:rPr>
      </w:pPr>
      <w:r w:rsidRPr="001D5799">
        <w:rPr>
          <w:rFonts w:ascii="Times New Roman" w:hAnsi="Times New Roman"/>
          <w:sz w:val="24"/>
        </w:rPr>
        <w:t>Like disposition</w:t>
      </w:r>
      <w:r w:rsidR="00363DCA" w:rsidRPr="001D5799">
        <w:rPr>
          <w:rFonts w:ascii="Times New Roman" w:hAnsi="Times New Roman"/>
          <w:sz w:val="24"/>
        </w:rPr>
        <w:t>s of other sorts</w:t>
      </w:r>
      <w:r w:rsidRPr="001D5799">
        <w:rPr>
          <w:rFonts w:ascii="Times New Roman" w:hAnsi="Times New Roman"/>
          <w:sz w:val="24"/>
        </w:rPr>
        <w:t>, a function is an internally-grounded realizable</w:t>
      </w:r>
      <w:r w:rsidR="00465C17" w:rsidRPr="001D5799">
        <w:rPr>
          <w:rFonts w:ascii="Times New Roman" w:hAnsi="Times New Roman"/>
          <w:sz w:val="24"/>
        </w:rPr>
        <w:t xml:space="preserve"> entity</w:t>
      </w:r>
      <w:r w:rsidR="00A608AD" w:rsidRPr="001D5799">
        <w:rPr>
          <w:rFonts w:ascii="Times New Roman" w:hAnsi="Times New Roman"/>
          <w:sz w:val="24"/>
        </w:rPr>
        <w:t xml:space="preserve">: it is such that, </w:t>
      </w:r>
      <w:r w:rsidRPr="001D5799">
        <w:rPr>
          <w:rFonts w:ascii="Times New Roman" w:hAnsi="Times New Roman"/>
          <w:sz w:val="24"/>
        </w:rPr>
        <w:t>if it ceases to exist, then its bearer is physically changed.</w:t>
      </w:r>
      <w:r w:rsidR="00A608AD" w:rsidRPr="001D5799">
        <w:rPr>
          <w:rFonts w:ascii="Times New Roman" w:hAnsi="Times New Roman"/>
          <w:sz w:val="24"/>
        </w:rPr>
        <w:t xml:space="preserve"> In some cases an entity may preserve its function even while it is physically changed in ways which make it </w:t>
      </w:r>
      <w:r w:rsidR="00E13067" w:rsidRPr="001D5799">
        <w:rPr>
          <w:rFonts w:ascii="Times New Roman" w:hAnsi="Times New Roman"/>
          <w:sz w:val="24"/>
        </w:rPr>
        <w:t xml:space="preserve">unable to </w:t>
      </w:r>
      <w:r w:rsidR="00151755" w:rsidRPr="001D5799">
        <w:rPr>
          <w:rFonts w:ascii="Times New Roman" w:hAnsi="Times New Roman"/>
          <w:sz w:val="24"/>
        </w:rPr>
        <w:t>function. For</w:t>
      </w:r>
      <w:r w:rsidR="00861F97" w:rsidRPr="001D5799">
        <w:rPr>
          <w:rFonts w:ascii="Times New Roman" w:hAnsi="Times New Roman"/>
          <w:sz w:val="24"/>
        </w:rPr>
        <w:t xml:space="preserve"> a lung or attic fan to be </w:t>
      </w:r>
      <w:r w:rsidRPr="001D5799">
        <w:rPr>
          <w:rFonts w:ascii="Times New Roman" w:hAnsi="Times New Roman"/>
          <w:sz w:val="24"/>
        </w:rPr>
        <w:t xml:space="preserve">non-functioning </w:t>
      </w:r>
      <w:r w:rsidR="00861F97" w:rsidRPr="001D5799">
        <w:rPr>
          <w:rFonts w:ascii="Times New Roman" w:hAnsi="Times New Roman"/>
          <w:sz w:val="24"/>
        </w:rPr>
        <w:t>is an indication</w:t>
      </w:r>
      <w:r w:rsidRPr="001D5799">
        <w:rPr>
          <w:rFonts w:ascii="Times New Roman" w:hAnsi="Times New Roman"/>
          <w:sz w:val="24"/>
        </w:rPr>
        <w:t xml:space="preserve"> that the phys</w:t>
      </w:r>
      <w:r w:rsidR="00861F97" w:rsidRPr="001D5799">
        <w:rPr>
          <w:rFonts w:ascii="Times New Roman" w:hAnsi="Times New Roman"/>
          <w:sz w:val="24"/>
        </w:rPr>
        <w:t xml:space="preserve">ical make-up of these things has changed – </w:t>
      </w:r>
      <w:r w:rsidRPr="001D5799">
        <w:rPr>
          <w:rFonts w:ascii="Times New Roman" w:hAnsi="Times New Roman"/>
          <w:sz w:val="24"/>
        </w:rPr>
        <w:t>i</w:t>
      </w:r>
      <w:r w:rsidR="00861F97" w:rsidRPr="001D5799">
        <w:rPr>
          <w:rFonts w:ascii="Times New Roman" w:hAnsi="Times New Roman"/>
          <w:sz w:val="24"/>
        </w:rPr>
        <w:t>n the case of the lung perhaps because of</w:t>
      </w:r>
      <w:r w:rsidRPr="001D5799">
        <w:rPr>
          <w:rFonts w:ascii="Times New Roman" w:hAnsi="Times New Roman"/>
          <w:sz w:val="24"/>
        </w:rPr>
        <w:t xml:space="preserve"> a cancerous lesion; in the case of the attic fan</w:t>
      </w:r>
      <w:r w:rsidR="00861F97" w:rsidRPr="001D5799">
        <w:rPr>
          <w:rFonts w:ascii="Times New Roman" w:hAnsi="Times New Roman"/>
          <w:sz w:val="24"/>
        </w:rPr>
        <w:t xml:space="preserve"> because of </w:t>
      </w:r>
      <w:r w:rsidRPr="001D5799">
        <w:rPr>
          <w:rFonts w:ascii="Times New Roman" w:hAnsi="Times New Roman"/>
          <w:sz w:val="24"/>
        </w:rPr>
        <w:t xml:space="preserve">a </w:t>
      </w:r>
      <w:r w:rsidR="00151755" w:rsidRPr="001D5799">
        <w:rPr>
          <w:rFonts w:ascii="Times New Roman" w:hAnsi="Times New Roman"/>
          <w:sz w:val="24"/>
        </w:rPr>
        <w:t>missing screw</w:t>
      </w:r>
      <w:r w:rsidR="00861F97" w:rsidRPr="001D5799">
        <w:rPr>
          <w:rFonts w:ascii="Times New Roman" w:hAnsi="Times New Roman"/>
          <w:sz w:val="24"/>
        </w:rPr>
        <w:t>. But t</w:t>
      </w:r>
      <w:r w:rsidRPr="001D5799">
        <w:rPr>
          <w:rFonts w:ascii="Times New Roman" w:hAnsi="Times New Roman"/>
          <w:sz w:val="24"/>
        </w:rPr>
        <w:t>hese</w:t>
      </w:r>
      <w:r w:rsidR="00151755" w:rsidRPr="001D5799">
        <w:rPr>
          <w:rFonts w:ascii="Times New Roman" w:hAnsi="Times New Roman"/>
          <w:sz w:val="24"/>
        </w:rPr>
        <w:t xml:space="preserve"> </w:t>
      </w:r>
      <w:r w:rsidR="00465C17" w:rsidRPr="001D5799">
        <w:rPr>
          <w:rFonts w:ascii="Times New Roman" w:hAnsi="Times New Roman"/>
          <w:sz w:val="24"/>
        </w:rPr>
        <w:t>entities</w:t>
      </w:r>
      <w:r w:rsidR="00151755" w:rsidRPr="001D5799">
        <w:rPr>
          <w:rFonts w:ascii="Times New Roman" w:hAnsi="Times New Roman"/>
          <w:sz w:val="24"/>
        </w:rPr>
        <w:t xml:space="preserve"> </w:t>
      </w:r>
      <w:r w:rsidR="00861F97" w:rsidRPr="001D5799">
        <w:rPr>
          <w:rFonts w:ascii="Times New Roman" w:hAnsi="Times New Roman"/>
          <w:sz w:val="24"/>
        </w:rPr>
        <w:t xml:space="preserve">then </w:t>
      </w:r>
      <w:r w:rsidRPr="001D5799">
        <w:rPr>
          <w:rFonts w:ascii="Times New Roman" w:hAnsi="Times New Roman"/>
          <w:sz w:val="24"/>
        </w:rPr>
        <w:t xml:space="preserve">still </w:t>
      </w:r>
      <w:r w:rsidRPr="001D5799">
        <w:rPr>
          <w:rFonts w:ascii="Times New Roman" w:hAnsi="Times New Roman"/>
          <w:i/>
          <w:sz w:val="24"/>
        </w:rPr>
        <w:t>have their function</w:t>
      </w:r>
      <w:r w:rsidR="00861F97" w:rsidRPr="001D5799">
        <w:rPr>
          <w:rFonts w:ascii="Times New Roman" w:hAnsi="Times New Roman"/>
          <w:i/>
          <w:sz w:val="24"/>
        </w:rPr>
        <w:t>s</w:t>
      </w:r>
      <w:r w:rsidR="00861F97" w:rsidRPr="001D5799">
        <w:rPr>
          <w:rFonts w:ascii="Times New Roman" w:hAnsi="Times New Roman"/>
          <w:sz w:val="24"/>
        </w:rPr>
        <w:t>;</w:t>
      </w:r>
      <w:r w:rsidR="00C0143F" w:rsidRPr="001D5799">
        <w:rPr>
          <w:rFonts w:ascii="Times New Roman" w:hAnsi="Times New Roman"/>
          <w:sz w:val="24"/>
        </w:rPr>
        <w:t xml:space="preserve"> </w:t>
      </w:r>
      <w:r w:rsidR="00861F97" w:rsidRPr="001D5799">
        <w:rPr>
          <w:rFonts w:ascii="Times New Roman" w:hAnsi="Times New Roman"/>
          <w:sz w:val="24"/>
        </w:rPr>
        <w:t xml:space="preserve">it is simply that </w:t>
      </w:r>
      <w:r w:rsidRPr="001D5799">
        <w:rPr>
          <w:rFonts w:ascii="Times New Roman" w:hAnsi="Times New Roman"/>
          <w:sz w:val="24"/>
        </w:rPr>
        <w:t xml:space="preserve">they </w:t>
      </w:r>
      <w:r w:rsidR="00861F97" w:rsidRPr="001D5799">
        <w:rPr>
          <w:rFonts w:ascii="Times New Roman" w:hAnsi="Times New Roman"/>
          <w:sz w:val="24"/>
        </w:rPr>
        <w:t>are un</w:t>
      </w:r>
      <w:r w:rsidR="00E13067" w:rsidRPr="001D5799">
        <w:rPr>
          <w:rFonts w:ascii="Times New Roman" w:hAnsi="Times New Roman"/>
          <w:sz w:val="24"/>
        </w:rPr>
        <w:t xml:space="preserve">able to </w:t>
      </w:r>
      <w:r w:rsidR="00861F97" w:rsidRPr="001D5799">
        <w:rPr>
          <w:rFonts w:ascii="Times New Roman" w:hAnsi="Times New Roman"/>
          <w:sz w:val="24"/>
        </w:rPr>
        <w:t xml:space="preserve">exercise these </w:t>
      </w:r>
      <w:r w:rsidR="00E13067" w:rsidRPr="001D5799">
        <w:rPr>
          <w:rFonts w:ascii="Times New Roman" w:hAnsi="Times New Roman"/>
          <w:sz w:val="24"/>
        </w:rPr>
        <w:t>function</w:t>
      </w:r>
      <w:r w:rsidR="00861F97" w:rsidRPr="001D5799">
        <w:rPr>
          <w:rFonts w:ascii="Times New Roman" w:hAnsi="Times New Roman"/>
          <w:sz w:val="24"/>
        </w:rPr>
        <w:t>s</w:t>
      </w:r>
      <w:r w:rsidRPr="001D5799">
        <w:rPr>
          <w:rFonts w:ascii="Times New Roman" w:hAnsi="Times New Roman"/>
          <w:sz w:val="24"/>
        </w:rPr>
        <w:t xml:space="preserve"> until the physical </w:t>
      </w:r>
      <w:r w:rsidR="00861F97" w:rsidRPr="001D5799">
        <w:rPr>
          <w:rFonts w:ascii="Times New Roman" w:hAnsi="Times New Roman"/>
          <w:sz w:val="24"/>
        </w:rPr>
        <w:t xml:space="preserve">defect </w:t>
      </w:r>
      <w:r w:rsidRPr="001D5799">
        <w:rPr>
          <w:rFonts w:ascii="Times New Roman" w:hAnsi="Times New Roman"/>
          <w:sz w:val="24"/>
        </w:rPr>
        <w:t>is rectified</w:t>
      </w:r>
      <w:r w:rsidR="00861F97" w:rsidRPr="001D5799">
        <w:rPr>
          <w:rFonts w:ascii="Times New Roman" w:hAnsi="Times New Roman"/>
          <w:sz w:val="24"/>
        </w:rPr>
        <w:t>,</w:t>
      </w:r>
      <w:r w:rsidR="00F93648" w:rsidRPr="001D5799">
        <w:rPr>
          <w:rFonts w:ascii="Times New Roman" w:hAnsi="Times New Roman"/>
          <w:sz w:val="24"/>
        </w:rPr>
        <w:t xml:space="preserve"> for example through clinical intervention or mechanical repair</w:t>
      </w:r>
      <w:r w:rsidRPr="001D5799">
        <w:rPr>
          <w:rFonts w:ascii="Times New Roman" w:hAnsi="Times New Roman"/>
          <w:sz w:val="24"/>
        </w:rPr>
        <w:t xml:space="preserve">. </w:t>
      </w:r>
      <w:r w:rsidR="00151755" w:rsidRPr="001D5799">
        <w:rPr>
          <w:rFonts w:ascii="Times New Roman" w:hAnsi="Times New Roman"/>
          <w:sz w:val="24"/>
        </w:rPr>
        <w:t>The entities</w:t>
      </w:r>
      <w:r w:rsidRPr="001D5799">
        <w:rPr>
          <w:rFonts w:ascii="Times New Roman" w:hAnsi="Times New Roman"/>
          <w:sz w:val="24"/>
        </w:rPr>
        <w:t xml:space="preserve"> would </w:t>
      </w:r>
      <w:r w:rsidRPr="001D5799">
        <w:rPr>
          <w:rFonts w:ascii="Times New Roman" w:hAnsi="Times New Roman"/>
          <w:i/>
          <w:sz w:val="24"/>
        </w:rPr>
        <w:t>lose</w:t>
      </w:r>
      <w:r w:rsidRPr="001D5799">
        <w:rPr>
          <w:rFonts w:ascii="Times New Roman" w:hAnsi="Times New Roman"/>
          <w:sz w:val="24"/>
        </w:rPr>
        <w:t xml:space="preserve"> their function</w:t>
      </w:r>
      <w:r w:rsidR="00861F97" w:rsidRPr="001D5799">
        <w:rPr>
          <w:rFonts w:ascii="Times New Roman" w:hAnsi="Times New Roman"/>
          <w:sz w:val="24"/>
        </w:rPr>
        <w:t xml:space="preserve"> only </w:t>
      </w:r>
      <w:r w:rsidRPr="001D5799">
        <w:rPr>
          <w:rFonts w:ascii="Times New Roman" w:hAnsi="Times New Roman"/>
          <w:sz w:val="24"/>
        </w:rPr>
        <w:t>if they were changed drastically,</w:t>
      </w:r>
      <w:r w:rsidR="00494B7A" w:rsidRPr="001D5799">
        <w:rPr>
          <w:rFonts w:ascii="Times New Roman" w:hAnsi="Times New Roman"/>
          <w:sz w:val="24"/>
        </w:rPr>
        <w:t xml:space="preserve"> for example</w:t>
      </w:r>
      <w:r w:rsidR="003138D6">
        <w:rPr>
          <w:rFonts w:ascii="Times New Roman" w:hAnsi="Times New Roman"/>
          <w:sz w:val="24"/>
        </w:rPr>
        <w:t>,</w:t>
      </w:r>
      <w:r w:rsidR="00494B7A" w:rsidRPr="001D5799">
        <w:rPr>
          <w:rFonts w:ascii="Times New Roman" w:hAnsi="Times New Roman"/>
          <w:sz w:val="24"/>
        </w:rPr>
        <w:t xml:space="preserve"> </w:t>
      </w:r>
      <w:r w:rsidR="003138D6" w:rsidRPr="001D5799">
        <w:rPr>
          <w:rFonts w:ascii="Times New Roman" w:hAnsi="Times New Roman"/>
          <w:sz w:val="24"/>
        </w:rPr>
        <w:t>in the case of the lung</w:t>
      </w:r>
      <w:r w:rsidR="003138D6">
        <w:rPr>
          <w:rFonts w:ascii="Times New Roman" w:hAnsi="Times New Roman"/>
          <w:sz w:val="24"/>
        </w:rPr>
        <w:t>, through the death of the host organism</w:t>
      </w:r>
      <w:r w:rsidR="00F93648" w:rsidRPr="001D5799">
        <w:rPr>
          <w:rFonts w:ascii="Times New Roman" w:hAnsi="Times New Roman"/>
          <w:sz w:val="24"/>
        </w:rPr>
        <w:t>.</w:t>
      </w:r>
      <w:r w:rsidRPr="001D5799">
        <w:rPr>
          <w:rFonts w:ascii="Times New Roman" w:hAnsi="Times New Roman"/>
          <w:sz w:val="24"/>
        </w:rPr>
        <w:t> </w:t>
      </w:r>
      <w:r w:rsidR="002017C2" w:rsidRPr="001F273B">
        <w:rPr>
          <w:rFonts w:ascii="Times New Roman" w:hAnsi="Times New Roman"/>
          <w:sz w:val="23"/>
        </w:rPr>
        <w:t> </w:t>
      </w:r>
    </w:p>
    <w:p w14:paraId="77767BAA" w14:textId="77777777" w:rsidR="00443209" w:rsidRDefault="00760F91" w:rsidP="006C241A">
      <w:pPr>
        <w:pStyle w:val="ParaNoInd"/>
        <w:spacing w:line="360" w:lineRule="auto"/>
        <w:rPr>
          <w:sz w:val="24"/>
          <w:szCs w:val="23"/>
        </w:rPr>
      </w:pPr>
      <w:r w:rsidRPr="001D5799">
        <w:rPr>
          <w:sz w:val="24"/>
          <w:szCs w:val="23"/>
        </w:rPr>
        <w:t xml:space="preserve">We can distinguish two varieties of function, </w:t>
      </w:r>
      <w:r w:rsidRPr="001D5799">
        <w:rPr>
          <w:rFonts w:ascii="Times New Roman Italic" w:hAnsi="Times New Roman Italic"/>
          <w:sz w:val="24"/>
          <w:szCs w:val="23"/>
        </w:rPr>
        <w:t>artifactual function</w:t>
      </w:r>
      <w:r w:rsidRPr="001D5799">
        <w:rPr>
          <w:sz w:val="24"/>
          <w:szCs w:val="23"/>
        </w:rPr>
        <w:t xml:space="preserve"> and </w:t>
      </w:r>
      <w:r w:rsidRPr="001D5799">
        <w:rPr>
          <w:rFonts w:ascii="Times New Roman Italic" w:hAnsi="Times New Roman Italic"/>
          <w:sz w:val="24"/>
          <w:szCs w:val="23"/>
        </w:rPr>
        <w:t>biological function</w:t>
      </w:r>
      <w:r w:rsidRPr="001D5799">
        <w:rPr>
          <w:sz w:val="24"/>
          <w:szCs w:val="23"/>
        </w:rPr>
        <w:t>.</w:t>
      </w:r>
      <w:r w:rsidR="00861F97" w:rsidRPr="001D5799">
        <w:rPr>
          <w:sz w:val="24"/>
          <w:szCs w:val="23"/>
        </w:rPr>
        <w:t xml:space="preserve"> T</w:t>
      </w:r>
      <w:r w:rsidR="00363DCA" w:rsidRPr="001D5799">
        <w:rPr>
          <w:sz w:val="24"/>
          <w:szCs w:val="23"/>
        </w:rPr>
        <w:t>hese are not subtypes</w:t>
      </w:r>
      <w:r w:rsidR="00861F97" w:rsidRPr="001D5799">
        <w:rPr>
          <w:sz w:val="24"/>
          <w:szCs w:val="23"/>
        </w:rPr>
        <w:t xml:space="preserve"> of BFO:</w:t>
      </w:r>
      <w:r w:rsidR="00861F97" w:rsidRPr="001D5799">
        <w:rPr>
          <w:i/>
          <w:sz w:val="24"/>
          <w:szCs w:val="23"/>
        </w:rPr>
        <w:t>function</w:t>
      </w:r>
      <w:r w:rsidR="00C0143F" w:rsidRPr="001D5799">
        <w:rPr>
          <w:i/>
          <w:sz w:val="24"/>
          <w:szCs w:val="23"/>
        </w:rPr>
        <w:t xml:space="preserve"> </w:t>
      </w:r>
      <w:r w:rsidR="00861F97" w:rsidRPr="001D5799">
        <w:rPr>
          <w:sz w:val="24"/>
          <w:szCs w:val="23"/>
        </w:rPr>
        <w:t>however</w:t>
      </w:r>
      <w:r w:rsidR="00363DCA" w:rsidRPr="001D5799">
        <w:rPr>
          <w:sz w:val="24"/>
          <w:szCs w:val="23"/>
        </w:rPr>
        <w:t xml:space="preserve">, since the same </w:t>
      </w:r>
      <w:r w:rsidR="00443209">
        <w:rPr>
          <w:sz w:val="24"/>
          <w:szCs w:val="23"/>
        </w:rPr>
        <w:t xml:space="preserve">function – for example: to pump, to transport </w:t>
      </w:r>
      <w:r w:rsidR="00363DCA" w:rsidRPr="001D5799">
        <w:rPr>
          <w:sz w:val="24"/>
          <w:szCs w:val="23"/>
        </w:rPr>
        <w:t>– can exist both in artifacts and in biological</w:t>
      </w:r>
      <w:r w:rsidR="00C0143F" w:rsidRPr="001D5799">
        <w:rPr>
          <w:sz w:val="24"/>
          <w:szCs w:val="23"/>
        </w:rPr>
        <w:t xml:space="preserve"> </w:t>
      </w:r>
      <w:r w:rsidR="00465C17" w:rsidRPr="001D5799">
        <w:rPr>
          <w:sz w:val="24"/>
          <w:szCs w:val="23"/>
        </w:rPr>
        <w:t>entities</w:t>
      </w:r>
      <w:r w:rsidR="00363DCA" w:rsidRPr="001D5799">
        <w:rPr>
          <w:sz w:val="24"/>
          <w:szCs w:val="23"/>
        </w:rPr>
        <w:t>.</w:t>
      </w:r>
      <w:r w:rsidR="00861F97" w:rsidRPr="001D5799">
        <w:rPr>
          <w:sz w:val="24"/>
          <w:szCs w:val="23"/>
        </w:rPr>
        <w:t xml:space="preserve"> Rather the relevant difference in type exists here on the side of the respective bearers.</w:t>
      </w:r>
      <w:r w:rsidR="00443209">
        <w:rPr>
          <w:sz w:val="24"/>
          <w:szCs w:val="23"/>
        </w:rPr>
        <w:t xml:space="preserve"> Subtypes of function are not </w:t>
      </w:r>
    </w:p>
    <w:p w14:paraId="177326CA" w14:textId="77777777" w:rsidR="00443209" w:rsidRDefault="00443209" w:rsidP="006C241A">
      <w:pPr>
        <w:pStyle w:val="ParaNoInd"/>
        <w:spacing w:line="360" w:lineRule="auto"/>
        <w:rPr>
          <w:sz w:val="24"/>
          <w:szCs w:val="23"/>
        </w:rPr>
      </w:pPr>
      <w:r>
        <w:rPr>
          <w:sz w:val="24"/>
          <w:szCs w:val="23"/>
        </w:rPr>
        <w:tab/>
        <w:t>artifactual function, biological function, etc.</w:t>
      </w:r>
    </w:p>
    <w:p w14:paraId="37A3DAF1" w14:textId="77777777" w:rsidR="00443209" w:rsidRDefault="00443209" w:rsidP="006C241A">
      <w:pPr>
        <w:pStyle w:val="ParaNoInd"/>
        <w:spacing w:line="360" w:lineRule="auto"/>
        <w:rPr>
          <w:sz w:val="24"/>
          <w:szCs w:val="23"/>
        </w:rPr>
      </w:pPr>
      <w:r>
        <w:rPr>
          <w:sz w:val="24"/>
          <w:szCs w:val="23"/>
        </w:rPr>
        <w:t xml:space="preserve">but rather </w:t>
      </w:r>
    </w:p>
    <w:p w14:paraId="241314F0" w14:textId="77777777" w:rsidR="00443209" w:rsidRDefault="00443209" w:rsidP="00443209">
      <w:pPr>
        <w:pStyle w:val="ParaNoInd"/>
        <w:spacing w:line="360" w:lineRule="auto"/>
        <w:rPr>
          <w:rFonts w:ascii="Arial" w:hAnsi="Arial" w:cs="Arial"/>
          <w:color w:val="222222"/>
        </w:rPr>
      </w:pPr>
      <w:r>
        <w:rPr>
          <w:sz w:val="24"/>
          <w:szCs w:val="23"/>
        </w:rPr>
        <w:tab/>
      </w:r>
      <w:r>
        <w:rPr>
          <w:rFonts w:ascii="Arial" w:hAnsi="Arial" w:cs="Arial"/>
          <w:color w:val="222222"/>
        </w:rPr>
        <w:t>transporting function, pumping function, etc.</w:t>
      </w:r>
    </w:p>
    <w:p w14:paraId="0B16F64F" w14:textId="77777777" w:rsidR="005643F6" w:rsidRPr="001D5799" w:rsidRDefault="005643F6" w:rsidP="009B5669">
      <w:pPr>
        <w:spacing w:beforeLines="1" w:before="2" w:afterLines="1" w:after="2" w:line="360" w:lineRule="auto"/>
        <w:rPr>
          <w:rFonts w:ascii="Times New Roman" w:hAnsi="Times New Roman"/>
          <w:sz w:val="24"/>
          <w:szCs w:val="23"/>
        </w:rPr>
      </w:pPr>
    </w:p>
    <w:p w14:paraId="0AF3F43E" w14:textId="77777777" w:rsidR="00CD7D2D" w:rsidRPr="001D5799" w:rsidRDefault="00E32204"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Defined relations: </w:t>
      </w:r>
    </w:p>
    <w:p w14:paraId="4BEDA333" w14:textId="77777777" w:rsidR="00755698" w:rsidRPr="001D5799" w:rsidRDefault="00755698" w:rsidP="009B5669">
      <w:pPr>
        <w:spacing w:beforeLines="1" w:before="2" w:afterLines="1" w:after="2" w:line="360" w:lineRule="auto"/>
        <w:rPr>
          <w:rFonts w:ascii="Times New Roman" w:hAnsi="Times New Roman"/>
          <w:sz w:val="24"/>
          <w:szCs w:val="23"/>
        </w:rPr>
      </w:pPr>
    </w:p>
    <w:p w14:paraId="769AA99A" w14:textId="77777777" w:rsidR="00CD7D2D"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role_of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role</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14:paraId="26695D20" w14:textId="77777777" w:rsidR="00CD7D2D" w:rsidRPr="001D5799" w:rsidRDefault="00492DAF" w:rsidP="00492DAF">
      <w:pPr>
        <w:spacing w:beforeLines="1" w:before="2" w:afterLines="1" w:after="2"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disposition_of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disposition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14:paraId="332668EC" w14:textId="77777777" w:rsidR="001B0E9B"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function_of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function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14:paraId="6393E678" w14:textId="77777777" w:rsidR="005E4226" w:rsidRPr="001D5799" w:rsidRDefault="005E4226" w:rsidP="00492DAF">
      <w:pPr>
        <w:spacing w:beforeLines="1" w:before="2" w:afterLines="1" w:after="2" w:line="360" w:lineRule="auto"/>
        <w:rPr>
          <w:rFonts w:ascii="Times New Roman" w:hAnsi="Times New Roman"/>
          <w:i/>
          <w:sz w:val="24"/>
          <w:szCs w:val="23"/>
        </w:rPr>
      </w:pPr>
    </w:p>
    <w:p w14:paraId="3BFD8766" w14:textId="77777777"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has_role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role_of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14:paraId="08402CEC" w14:textId="77777777"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has_disposition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disposition_of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14:paraId="21081D8C" w14:textId="77777777"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has_function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function_of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14:paraId="4F624618" w14:textId="77777777" w:rsidR="00ED073F" w:rsidRPr="001D5799" w:rsidRDefault="00ED073F" w:rsidP="009B5669">
      <w:pPr>
        <w:spacing w:beforeLines="1" w:before="2" w:afterLines="1" w:after="2" w:line="360" w:lineRule="auto"/>
        <w:rPr>
          <w:rFonts w:ascii="Times New Roman" w:hAnsi="Times New Roman"/>
          <w:sz w:val="24"/>
          <w:szCs w:val="23"/>
        </w:rPr>
      </w:pPr>
    </w:p>
    <w:p w14:paraId="0827F671" w14:textId="77777777" w:rsidR="00AE3745" w:rsidRPr="001D5799" w:rsidRDefault="00AE374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above are offered to the user for purposes of convenience only.</w:t>
      </w:r>
    </w:p>
    <w:p w14:paraId="0025F9DD" w14:textId="77777777" w:rsidR="00AE3745" w:rsidRPr="001D5799" w:rsidRDefault="00AE3745" w:rsidP="009B5669">
      <w:pPr>
        <w:spacing w:beforeLines="1" w:before="2" w:afterLines="1" w:after="2" w:line="360" w:lineRule="auto"/>
        <w:rPr>
          <w:rFonts w:ascii="Times New Roman" w:hAnsi="Times New Roman"/>
          <w:sz w:val="24"/>
          <w:szCs w:val="23"/>
        </w:rPr>
      </w:pPr>
    </w:p>
    <w:p w14:paraId="4BEF3839" w14:textId="77777777"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Material basis</w:t>
      </w:r>
    </w:p>
    <w:p w14:paraId="334CD19A" w14:textId="77777777" w:rsidR="003068B6" w:rsidRPr="001D5799" w:rsidRDefault="003068B6" w:rsidP="003068B6">
      <w:pPr>
        <w:spacing w:beforeLines="1" w:before="2" w:afterLines="1" w:after="2" w:line="360" w:lineRule="auto"/>
        <w:rPr>
          <w:rFonts w:ascii="Times New Roman" w:hAnsi="Times New Roman"/>
          <w:sz w:val="24"/>
          <w:szCs w:val="23"/>
        </w:rPr>
      </w:pPr>
    </w:p>
    <w:p w14:paraId="2511E294" w14:textId="77777777"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Dispositions (and thus also functions) are </w:t>
      </w:r>
      <w:r w:rsidR="00551C5E" w:rsidRPr="001D5799">
        <w:rPr>
          <w:rFonts w:ascii="Times New Roman" w:hAnsi="Times New Roman"/>
          <w:sz w:val="24"/>
          <w:szCs w:val="23"/>
        </w:rPr>
        <w:t xml:space="preserve">introduced </w:t>
      </w:r>
      <w:r w:rsidRPr="001D5799">
        <w:rPr>
          <w:rFonts w:ascii="Times New Roman" w:hAnsi="Times New Roman"/>
          <w:sz w:val="24"/>
          <w:szCs w:val="23"/>
        </w:rPr>
        <w:t xml:space="preserve">into BFO in order to </w:t>
      </w:r>
      <w:r w:rsidR="00551C5E" w:rsidRPr="001D5799">
        <w:rPr>
          <w:rFonts w:ascii="Times New Roman" w:hAnsi="Times New Roman"/>
          <w:sz w:val="24"/>
          <w:szCs w:val="23"/>
        </w:rPr>
        <w:t xml:space="preserve">provide a means for referring what we can think of as the potentials or powers of things in the world without the need to quantify over putative ‘possible worlds’ or ‘possible objects’. Whenever a disposition exists, then it is a disposition of some thing, namely its bearer. Dispositions exist, however, in every case because there is some </w:t>
      </w:r>
      <w:r w:rsidR="00F12306" w:rsidRPr="001D5799">
        <w:rPr>
          <w:rFonts w:ascii="Times New Roman" w:hAnsi="Times New Roman"/>
          <w:sz w:val="24"/>
          <w:szCs w:val="23"/>
        </w:rPr>
        <w:t xml:space="preserve">corresponding </w:t>
      </w:r>
      <w:r w:rsidR="00551C5E" w:rsidRPr="001D5799">
        <w:rPr>
          <w:rFonts w:ascii="Times New Roman" w:hAnsi="Times New Roman"/>
          <w:sz w:val="24"/>
          <w:szCs w:val="23"/>
        </w:rPr>
        <w:t xml:space="preserve">portion of reality </w:t>
      </w:r>
      <w:r w:rsidR="00F12306" w:rsidRPr="001D5799">
        <w:rPr>
          <w:rFonts w:ascii="Times New Roman" w:hAnsi="Times New Roman"/>
          <w:sz w:val="24"/>
          <w:szCs w:val="23"/>
        </w:rPr>
        <w:t xml:space="preserve">that is non-dispositional in nature, which we call the material basis of the disposition. This portion of reality is not in every case identical with the bearer of the disposition. The relevant relation can be </w:t>
      </w:r>
      <w:r w:rsidR="005E4226" w:rsidRPr="001D5799">
        <w:rPr>
          <w:rFonts w:ascii="Times New Roman" w:hAnsi="Times New Roman"/>
          <w:sz w:val="24"/>
          <w:szCs w:val="23"/>
        </w:rPr>
        <w:t xml:space="preserve">elucidated </w:t>
      </w:r>
      <w:r w:rsidR="00F12306" w:rsidRPr="001D5799">
        <w:rPr>
          <w:rFonts w:ascii="Times New Roman" w:hAnsi="Times New Roman"/>
          <w:sz w:val="24"/>
          <w:szCs w:val="23"/>
        </w:rPr>
        <w:t xml:space="preserve">as follows: </w:t>
      </w:r>
    </w:p>
    <w:p w14:paraId="3A2E153E" w14:textId="77777777" w:rsidR="00F12306" w:rsidRPr="001D5799" w:rsidRDefault="00F12306" w:rsidP="003068B6">
      <w:pPr>
        <w:spacing w:beforeLines="1" w:before="2" w:afterLines="1" w:after="2" w:line="360" w:lineRule="auto"/>
        <w:rPr>
          <w:rFonts w:ascii="Times New Roman" w:hAnsi="Times New Roman"/>
          <w:sz w:val="24"/>
          <w:szCs w:val="23"/>
        </w:rPr>
      </w:pPr>
    </w:p>
    <w:p w14:paraId="14F1BE52" w14:textId="77777777" w:rsidR="00F12306" w:rsidRPr="001D5799" w:rsidRDefault="00F12306" w:rsidP="003068B6">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00551C5E" w:rsidRPr="001D5799">
        <w:rPr>
          <w:rFonts w:ascii="Times New Roman" w:hAnsi="Times New Roman"/>
          <w:b/>
          <w:sz w:val="24"/>
          <w:szCs w:val="23"/>
        </w:rPr>
        <w:t>has_material_basis</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005E4226" w:rsidRPr="001D5799">
        <w:rPr>
          <w:rFonts w:ascii="Times New Roman" w:hAnsi="Times New Roman"/>
          <w:sz w:val="24"/>
          <w:szCs w:val="23"/>
        </w:rPr>
        <w:t xml:space="preserve">temporal interval </w:t>
      </w:r>
      <w:r w:rsidRPr="001D5799">
        <w:rPr>
          <w:rFonts w:ascii="Times New Roman" w:hAnsi="Times New Roman"/>
          <w:i/>
          <w:sz w:val="24"/>
          <w:szCs w:val="23"/>
        </w:rPr>
        <w:t>t</w:t>
      </w:r>
      <w:r w:rsidRPr="001D5799">
        <w:rPr>
          <w:rFonts w:ascii="Times New Roman" w:hAnsi="Times New Roman"/>
          <w:sz w:val="24"/>
          <w:szCs w:val="23"/>
        </w:rPr>
        <w:t xml:space="preserve"> </w:t>
      </w:r>
      <w:r w:rsidR="005E4226" w:rsidRPr="001D5799">
        <w:rPr>
          <w:rFonts w:ascii="Times New Roman" w:hAnsi="Times New Roman"/>
          <w:sz w:val="24"/>
          <w:szCs w:val="23"/>
        </w:rPr>
        <w:t>means:</w:t>
      </w:r>
      <w:r w:rsidRPr="001D5799">
        <w:rPr>
          <w:rFonts w:ascii="Times New Roman" w:hAnsi="Times New Roman"/>
          <w:sz w:val="24"/>
          <w:szCs w:val="23"/>
        </w:rPr>
        <w:t xml:space="preserve"> </w:t>
      </w:r>
    </w:p>
    <w:p w14:paraId="191F1E9E" w14:textId="77777777" w:rsidR="00F12306" w:rsidRPr="001D5799" w:rsidRDefault="00F12306" w:rsidP="00F1230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disposition </w:t>
      </w:r>
    </w:p>
    <w:p w14:paraId="59E64A2B" w14:textId="77777777" w:rsidR="005E4226" w:rsidRPr="001D5799" w:rsidRDefault="00F12306" w:rsidP="00F1230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551C5E" w:rsidRPr="001D5799">
        <w:rPr>
          <w:rFonts w:ascii="Times New Roman" w:hAnsi="Times New Roman"/>
          <w:i/>
          <w:sz w:val="24"/>
          <w:szCs w:val="23"/>
        </w:rPr>
        <w:t>material entity</w:t>
      </w:r>
      <w:r w:rsidR="00551C5E" w:rsidRPr="001D5799">
        <w:rPr>
          <w:rFonts w:ascii="Times New Roman" w:hAnsi="Times New Roman"/>
          <w:sz w:val="24"/>
          <w:szCs w:val="23"/>
        </w:rPr>
        <w:t> </w:t>
      </w:r>
    </w:p>
    <w:p w14:paraId="72B84B5B" w14:textId="77777777"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there is some </w:t>
      </w:r>
      <w:r w:rsidRPr="001D5799">
        <w:rPr>
          <w:rFonts w:ascii="Times New Roman" w:hAnsi="Times New Roman"/>
          <w:i/>
          <w:sz w:val="24"/>
          <w:szCs w:val="23"/>
        </w:rPr>
        <w:t xml:space="preserve">c </w:t>
      </w:r>
      <w:r w:rsidRPr="001D5799">
        <w:rPr>
          <w:rFonts w:ascii="Times New Roman" w:hAnsi="Times New Roman"/>
          <w:b/>
          <w:sz w:val="24"/>
          <w:szCs w:val="23"/>
        </w:rPr>
        <w:t>bearer_of</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at </w:t>
      </w:r>
      <w:r w:rsidRPr="001D5799">
        <w:rPr>
          <w:rFonts w:ascii="Times New Roman" w:hAnsi="Times New Roman"/>
          <w:i/>
          <w:sz w:val="24"/>
          <w:szCs w:val="23"/>
        </w:rPr>
        <w:t>t</w:t>
      </w:r>
    </w:p>
    <w:p w14:paraId="232FC5F1" w14:textId="77777777"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part_of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p>
    <w:p w14:paraId="7AC966F8" w14:textId="77777777" w:rsidR="000C52A3" w:rsidRPr="001D5799" w:rsidRDefault="005E4226" w:rsidP="005E422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c </w:t>
      </w:r>
      <w:r w:rsidRPr="001D5799">
        <w:rPr>
          <w:rFonts w:ascii="Times New Roman" w:hAnsi="Times New Roman"/>
          <w:b/>
          <w:sz w:val="24"/>
          <w:szCs w:val="23"/>
        </w:rPr>
        <w:t xml:space="preserve">has_disposition </w:t>
      </w:r>
      <w:r w:rsidRPr="001D5799">
        <w:rPr>
          <w:rFonts w:ascii="Times New Roman" w:hAnsi="Times New Roman"/>
          <w:i/>
          <w:sz w:val="24"/>
          <w:szCs w:val="23"/>
        </w:rPr>
        <w:t>d</w:t>
      </w:r>
      <w:r w:rsidRPr="001D5799">
        <w:rPr>
          <w:rFonts w:ascii="Times New Roman" w:hAnsi="Times New Roman"/>
          <w:b/>
          <w:i/>
          <w:sz w:val="24"/>
          <w:szCs w:val="23"/>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because </w:t>
      </w:r>
      <w:r w:rsidRPr="001D5799">
        <w:rPr>
          <w:rFonts w:ascii="Times New Roman" w:hAnsi="Times New Roman"/>
          <w:i/>
          <w:sz w:val="24"/>
          <w:szCs w:val="23"/>
        </w:rPr>
        <w:t xml:space="preserve">b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00551C5E" w:rsidRPr="001D5799">
        <w:rPr>
          <w:rFonts w:ascii="Times New Roman" w:hAnsi="Times New Roman"/>
          <w:sz w:val="24"/>
          <w:szCs w:val="23"/>
        </w:rPr>
        <w:br/>
      </w:r>
    </w:p>
    <w:p w14:paraId="1B802FAF" w14:textId="77777777" w:rsidR="005E4226" w:rsidRPr="001D5799" w:rsidRDefault="005E4226" w:rsidP="005E422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the material basis of John’s disposition to cough is the viral infection in John’s upper respiratory tract; the material basis of the disposition to wear unevenly of John’s </w:t>
      </w:r>
      <w:r w:rsidR="00D17B61" w:rsidRPr="001D5799">
        <w:rPr>
          <w:rFonts w:ascii="Times New Roman" w:hAnsi="Times New Roman"/>
          <w:sz w:val="24"/>
          <w:szCs w:val="23"/>
        </w:rPr>
        <w:t>tires</w:t>
      </w:r>
      <w:r w:rsidRPr="001D5799">
        <w:rPr>
          <w:rFonts w:ascii="Times New Roman" w:hAnsi="Times New Roman"/>
          <w:sz w:val="24"/>
          <w:szCs w:val="23"/>
        </w:rPr>
        <w:t xml:space="preserve"> is the worn suspension of his car.</w:t>
      </w:r>
    </w:p>
    <w:p w14:paraId="1FB1FC28" w14:textId="77777777" w:rsidR="0079125C" w:rsidRPr="00480161" w:rsidRDefault="00480161" w:rsidP="006C241A">
      <w:pPr>
        <w:pStyle w:val="Heading3"/>
        <w:spacing w:line="360" w:lineRule="auto"/>
        <w:rPr>
          <w:sz w:val="26"/>
          <w:szCs w:val="26"/>
        </w:rPr>
      </w:pPr>
      <w:bookmarkStart w:id="752" w:name="_Ref309403428"/>
      <w:bookmarkStart w:id="753" w:name="_Toc313270721"/>
      <w:r>
        <w:rPr>
          <w:sz w:val="26"/>
          <w:szCs w:val="26"/>
        </w:rPr>
        <w:t xml:space="preserve">2.3 </w:t>
      </w:r>
      <w:r w:rsidR="00DA4D68" w:rsidRPr="00DA4D68">
        <w:rPr>
          <w:i/>
          <w:sz w:val="26"/>
          <w:szCs w:val="26"/>
        </w:rPr>
        <w:t>Generically dependent</w:t>
      </w:r>
      <w:r w:rsidR="00921592" w:rsidRPr="00921592">
        <w:rPr>
          <w:i/>
          <w:sz w:val="26"/>
          <w:szCs w:val="26"/>
        </w:rPr>
        <w:t xml:space="preserve"> continuant</w:t>
      </w:r>
      <w:bookmarkEnd w:id="752"/>
      <w:bookmarkEnd w:id="753"/>
    </w:p>
    <w:p w14:paraId="0A234B20" w14:textId="77777777" w:rsidR="0020142B" w:rsidRPr="001D5799" w:rsidRDefault="0020142B" w:rsidP="009B5669">
      <w:pPr>
        <w:spacing w:beforeLines="1" w:before="2" w:afterLines="1" w:after="2" w:line="360" w:lineRule="auto"/>
        <w:rPr>
          <w:rFonts w:ascii="Times New Roman" w:hAnsi="Times New Roman"/>
          <w:sz w:val="24"/>
          <w:szCs w:val="23"/>
        </w:rPr>
      </w:pPr>
    </w:p>
    <w:p w14:paraId="0705ADC5" w14:textId="77777777" w:rsidR="008E7991" w:rsidRPr="001D5799" w:rsidRDefault="00492DAF" w:rsidP="009B5669">
      <w:pPr>
        <w:spacing w:beforeLines="1" w:before="2" w:afterLines="1" w:after="2" w:line="360" w:lineRule="auto"/>
        <w:jc w:val="both"/>
        <w:rPr>
          <w:rFonts w:ascii="Times New Roman" w:hAnsi="Times New Roman"/>
          <w:sz w:val="24"/>
          <w:szCs w:val="23"/>
        </w:rPr>
      </w:pPr>
      <w:r w:rsidRPr="00492DAF">
        <w:rPr>
          <w:rFonts w:ascii="Times New Roman" w:hAnsi="Times New Roman"/>
          <w:smallCaps/>
          <w:sz w:val="24"/>
          <w:szCs w:val="23"/>
        </w:rPr>
        <w:t xml:space="preserve">Definition: </w:t>
      </w:r>
      <w:r w:rsidR="003E0C5C" w:rsidRPr="001D5799">
        <w:rPr>
          <w:rFonts w:ascii="Times New Roman" w:hAnsi="Times New Roman"/>
          <w:i/>
          <w:sz w:val="24"/>
          <w:szCs w:val="23"/>
        </w:rPr>
        <w:t>a</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3E0C5C" w:rsidRPr="001D5799">
        <w:rPr>
          <w:rFonts w:ascii="Times New Roman" w:hAnsi="Times New Roman"/>
          <w:sz w:val="24"/>
          <w:szCs w:val="23"/>
        </w:rPr>
        <w:t>=Def.</w:t>
      </w:r>
      <w:r w:rsidR="00151755" w:rsidRPr="001D5799">
        <w:rPr>
          <w:rFonts w:ascii="Times New Roman" w:hAnsi="Times New Roman"/>
          <w:sz w:val="24"/>
          <w:szCs w:val="23"/>
        </w:rPr>
        <w:t xml:space="preserve"> </w:t>
      </w:r>
      <w:r w:rsidR="003E0C5C" w:rsidRPr="001D5799">
        <w:rPr>
          <w:rFonts w:ascii="Times New Roman" w:hAnsi="Times New Roman"/>
          <w:i/>
          <w:sz w:val="24"/>
          <w:szCs w:val="23"/>
        </w:rPr>
        <w:t>a</w:t>
      </w:r>
      <w:r w:rsidR="00151755" w:rsidRPr="001D5799">
        <w:rPr>
          <w:rFonts w:ascii="Times New Roman" w:hAnsi="Times New Roman"/>
          <w:i/>
          <w:sz w:val="24"/>
          <w:szCs w:val="23"/>
        </w:rPr>
        <w:t xml:space="preserve">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8E7991" w:rsidRPr="001D5799">
        <w:rPr>
          <w:rFonts w:ascii="Times New Roman" w:hAnsi="Times New Roman"/>
          <w:sz w:val="24"/>
          <w:szCs w:val="23"/>
          <w:vertAlign w:val="subscript"/>
        </w:rPr>
        <w:t xml:space="preserve"> </w:t>
      </w:r>
      <w:r w:rsidR="003E0C5C" w:rsidRPr="001D5799">
        <w:rPr>
          <w:rFonts w:ascii="Times New Roman" w:hAnsi="Times New Roman"/>
          <w:sz w:val="24"/>
          <w:szCs w:val="23"/>
        </w:rPr>
        <w:t xml:space="preserve">and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C0143F" w:rsidRPr="001D5799">
        <w:rPr>
          <w:rFonts w:ascii="Times New Roman" w:hAnsi="Times New Roman"/>
          <w:sz w:val="24"/>
          <w:szCs w:val="23"/>
          <w:vertAlign w:val="subscript"/>
        </w:rPr>
        <w:t xml:space="preserve"> </w:t>
      </w:r>
    </w:p>
    <w:p w14:paraId="7FE8194E" w14:textId="77777777" w:rsidR="008E7991" w:rsidRPr="001D5799" w:rsidRDefault="008E7991" w:rsidP="008E7991">
      <w:pPr>
        <w:spacing w:beforeLines="1" w:before="2" w:afterLines="1" w:after="2" w:line="360" w:lineRule="auto"/>
        <w:ind w:left="144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for some </w:t>
      </w:r>
      <w:r w:rsidR="00861F97" w:rsidRPr="001D5799">
        <w:rPr>
          <w:rFonts w:ascii="Times New Roman" w:hAnsi="Times New Roman"/>
          <w:sz w:val="24"/>
          <w:szCs w:val="23"/>
        </w:rPr>
        <w:t xml:space="preserve">type </w:t>
      </w:r>
      <w:r w:rsidR="003E0C5C" w:rsidRPr="001D5799">
        <w:rPr>
          <w:rFonts w:ascii="Times New Roman" w:hAnsi="Times New Roman"/>
          <w:i/>
          <w:sz w:val="24"/>
          <w:szCs w:val="23"/>
        </w:rPr>
        <w:t>B</w:t>
      </w:r>
      <w:r w:rsidR="003E0C5C" w:rsidRPr="001D5799">
        <w:rPr>
          <w:rFonts w:ascii="Times New Roman" w:hAnsi="Times New Roman"/>
          <w:sz w:val="24"/>
          <w:szCs w:val="23"/>
        </w:rPr>
        <w:t xml:space="preserve"> it holds that </w:t>
      </w:r>
    </w:p>
    <w:p w14:paraId="061FD521" w14:textId="77777777" w:rsidR="008E7991" w:rsidRPr="001D5799" w:rsidRDefault="003E0C5C"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w:t>
      </w:r>
      <w:r w:rsidRPr="001D5799">
        <w:rPr>
          <w:rFonts w:ascii="Times New Roman" w:hAnsi="Times New Roman"/>
          <w:i/>
          <w:sz w:val="24"/>
          <w:szCs w:val="23"/>
        </w:rPr>
        <w:t>b</w:t>
      </w:r>
      <w:r w:rsidR="00C0143F" w:rsidRPr="001D5799">
        <w:rPr>
          <w:rFonts w:ascii="Times New Roman" w:hAnsi="Times New Roman"/>
          <w:i/>
          <w:sz w:val="24"/>
          <w:szCs w:val="23"/>
        </w:rPr>
        <w:t xml:space="preserve"> </w:t>
      </w:r>
      <w:r w:rsidR="00F93648" w:rsidRPr="001D5799">
        <w:rPr>
          <w:rFonts w:ascii="Times New Roman" w:hAnsi="Times New Roman"/>
          <w:b/>
          <w:sz w:val="24"/>
          <w:szCs w:val="23"/>
        </w:rPr>
        <w:t xml:space="preserve">instantiates </w:t>
      </w:r>
      <w:r w:rsidR="00F93648"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vertAlign w:val="subscript"/>
        </w:rPr>
        <w:t>1</w:t>
      </w:r>
      <w:r w:rsidRPr="001D5799">
        <w:rPr>
          <w:rFonts w:ascii="Times New Roman" w:hAnsi="Times New Roman"/>
          <w:sz w:val="24"/>
          <w:szCs w:val="23"/>
        </w:rPr>
        <w:t>)</w:t>
      </w:r>
      <w:r w:rsidR="00C0143F" w:rsidRPr="001D5799">
        <w:rPr>
          <w:rFonts w:ascii="Times New Roman" w:hAnsi="Times New Roman"/>
          <w:sz w:val="24"/>
          <w:szCs w:val="23"/>
        </w:rPr>
        <w:t xml:space="preserve"> </w:t>
      </w:r>
    </w:p>
    <w:p w14:paraId="0E3FF5FC" w14:textId="77777777" w:rsidR="003E0C5C" w:rsidRPr="001D5799" w:rsidRDefault="008E7991"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necessarily, for all </w:t>
      </w:r>
      <w:r w:rsidR="003E0C5C" w:rsidRPr="001D5799">
        <w:rPr>
          <w:rFonts w:ascii="Times New Roman" w:hAnsi="Times New Roman"/>
          <w:i/>
          <w:sz w:val="24"/>
          <w:szCs w:val="23"/>
        </w:rPr>
        <w:t xml:space="preserve">t </w:t>
      </w:r>
      <w:r w:rsidR="003E0C5C" w:rsidRPr="001D5799">
        <w:rPr>
          <w:rFonts w:ascii="Times New Roman" w:hAnsi="Times New Roman"/>
          <w:sz w:val="24"/>
          <w:szCs w:val="23"/>
        </w:rPr>
        <w:t xml:space="preserve">(if </w:t>
      </w:r>
      <w:r w:rsidR="003E0C5C" w:rsidRPr="001D5799">
        <w:rPr>
          <w:rFonts w:ascii="Times New Roman" w:hAnsi="Times New Roman"/>
          <w:i/>
          <w:sz w:val="24"/>
          <w:szCs w:val="23"/>
        </w:rPr>
        <w:t xml:space="preserve">a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b/>
          <w:i/>
          <w:sz w:val="24"/>
          <w:szCs w:val="23"/>
        </w:rPr>
        <w:t>t</w:t>
      </w:r>
      <w:r w:rsidR="003E0C5C" w:rsidRPr="001D5799">
        <w:rPr>
          <w:rFonts w:ascii="Times New Roman" w:hAnsi="Times New Roman"/>
          <w:sz w:val="24"/>
          <w:szCs w:val="23"/>
        </w:rPr>
        <w:t xml:space="preserve"> then some </w:t>
      </w:r>
      <w:r w:rsidR="00861F97" w:rsidRPr="001D5799">
        <w:rPr>
          <w:rFonts w:ascii="Times New Roman" w:hAnsi="Times New Roman"/>
          <w:b/>
          <w:sz w:val="24"/>
          <w:szCs w:val="23"/>
        </w:rPr>
        <w:t>instance_</w:t>
      </w:r>
      <w:r w:rsidR="00F93648" w:rsidRPr="001D5799">
        <w:rPr>
          <w:rFonts w:ascii="Times New Roman" w:hAnsi="Times New Roman"/>
          <w:b/>
          <w:sz w:val="24"/>
          <w:szCs w:val="23"/>
        </w:rPr>
        <w:t>of</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exists</w:t>
      </w:r>
      <w:r w:rsidR="003E0C5C" w:rsidRPr="001D5799">
        <w:rPr>
          <w:rFonts w:ascii="Times New Roman" w:hAnsi="Times New Roman"/>
          <w:b/>
          <w:sz w:val="24"/>
          <w:szCs w:val="23"/>
        </w:rPr>
        <w:t xml:space="preserve"> at </w:t>
      </w:r>
      <w:r w:rsidR="003E0C5C" w:rsidRPr="001D5799">
        <w:rPr>
          <w:rFonts w:ascii="Times New Roman" w:hAnsi="Times New Roman"/>
          <w:i/>
          <w:sz w:val="24"/>
          <w:szCs w:val="23"/>
        </w:rPr>
        <w:t>t</w:t>
      </w:r>
      <w:r w:rsidR="003E0C5C" w:rsidRPr="001D5799">
        <w:rPr>
          <w:rFonts w:ascii="Times New Roman" w:hAnsi="Times New Roman"/>
          <w:sz w:val="24"/>
          <w:szCs w:val="23"/>
        </w:rPr>
        <w:t>)</w:t>
      </w:r>
      <w:r w:rsidRPr="001D5799">
        <w:rPr>
          <w:rFonts w:ascii="Times New Roman" w:hAnsi="Times New Roman"/>
          <w:sz w:val="24"/>
          <w:szCs w:val="23"/>
        </w:rPr>
        <w:t xml:space="preserve"> </w:t>
      </w:r>
    </w:p>
    <w:p w14:paraId="46CC715B" w14:textId="77777777" w:rsidR="003E0C5C" w:rsidRPr="001D5799" w:rsidRDefault="008E7991"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 xml:space="preserve"> </w:t>
      </w:r>
      <w:r w:rsidRPr="001D5799">
        <w:rPr>
          <w:rFonts w:ascii="Times New Roman" w:hAnsi="Times New Roman"/>
          <w:i/>
          <w:sz w:val="24"/>
          <w:szCs w:val="23"/>
        </w:rPr>
        <w:tab/>
      </w:r>
      <w:r w:rsidRPr="001D5799">
        <w:rPr>
          <w:rFonts w:ascii="Times New Roman" w:hAnsi="Times New Roman"/>
          <w:i/>
          <w:sz w:val="24"/>
          <w:szCs w:val="23"/>
        </w:rPr>
        <w:tab/>
      </w:r>
      <w:r w:rsidRPr="001D5799">
        <w:rPr>
          <w:rFonts w:ascii="Times New Roman" w:hAnsi="Times New Roman"/>
          <w:sz w:val="24"/>
          <w:szCs w:val="23"/>
        </w:rPr>
        <w:t>&amp; not (</w:t>
      </w:r>
      <w:r w:rsidRPr="001D5799">
        <w:rPr>
          <w:rFonts w:ascii="Times New Roman" w:hAnsi="Times New Roman"/>
          <w:i/>
          <w:sz w:val="24"/>
          <w:szCs w:val="23"/>
        </w:rPr>
        <w:t xml:space="preserve">a </w:t>
      </w:r>
      <w:r w:rsidRPr="001D5799">
        <w:rPr>
          <w:rFonts w:ascii="Times New Roman" w:hAnsi="Times New Roman"/>
          <w:b/>
          <w:sz w:val="24"/>
          <w:szCs w:val="23"/>
        </w:rPr>
        <w:t>s-depends_on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w:t>
      </w:r>
    </w:p>
    <w:p w14:paraId="2C257B5D" w14:textId="77777777" w:rsidR="008E7991" w:rsidRDefault="00EA4C49" w:rsidP="009B5669">
      <w:pPr>
        <w:spacing w:beforeLines="1" w:before="2" w:afterLines="1" w:after="2" w:line="360" w:lineRule="auto"/>
        <w:rPr>
          <w:rFonts w:ascii="Times New Roman" w:hAnsi="Times New Roman"/>
          <w:smallCaps/>
          <w:sz w:val="24"/>
          <w:szCs w:val="23"/>
        </w:rPr>
      </w:pPr>
      <w:r>
        <w:rPr>
          <w:rFonts w:ascii="Times New Roman" w:hAnsi="Times New Roman"/>
          <w:sz w:val="24"/>
          <w:szCs w:val="23"/>
        </w:rPr>
        <w:t>D</w:t>
      </w:r>
      <w:r>
        <w:rPr>
          <w:rFonts w:ascii="Times New Roman" w:hAnsi="Times New Roman"/>
          <w:smallCaps/>
          <w:sz w:val="24"/>
          <w:szCs w:val="23"/>
        </w:rPr>
        <w:t xml:space="preserve">omain: </w:t>
      </w:r>
      <w:r w:rsidRPr="00EA4C49">
        <w:rPr>
          <w:rFonts w:ascii="Times New Roman" w:hAnsi="Times New Roman"/>
          <w:sz w:val="24"/>
          <w:szCs w:val="23"/>
        </w:rPr>
        <w:t>generically dependent continuant</w:t>
      </w:r>
    </w:p>
    <w:p w14:paraId="34FA6751" w14:textId="77777777" w:rsidR="00EA4C49" w:rsidRPr="001D5799" w:rsidRDefault="00EA4C49" w:rsidP="00EA4C49">
      <w:pPr>
        <w:spacing w:beforeLines="1" w:before="2" w:afterLines="1" w:after="2" w:line="360" w:lineRule="auto"/>
        <w:jc w:val="both"/>
        <w:rPr>
          <w:rFonts w:ascii="Times New Roman" w:hAnsi="Times New Roman"/>
          <w:sz w:val="24"/>
          <w:szCs w:val="23"/>
        </w:rPr>
      </w:pPr>
      <w:r>
        <w:rPr>
          <w:rFonts w:ascii="Times New Roman" w:hAnsi="Times New Roman"/>
          <w:smallCaps/>
          <w:sz w:val="24"/>
          <w:szCs w:val="23"/>
        </w:rPr>
        <w:t xml:space="preserve">Range: </w:t>
      </w:r>
      <w:r>
        <w:rPr>
          <w:rFonts w:ascii="Times New Roman" w:hAnsi="Times New Roman"/>
          <w:sz w:val="24"/>
          <w:szCs w:val="23"/>
        </w:rPr>
        <w:t>independent continuant (generic dependence on dependent continuants to be documented in the future)</w:t>
      </w:r>
    </w:p>
    <w:p w14:paraId="055A61AD" w14:textId="77777777" w:rsidR="00943EF8" w:rsidRPr="001D5799" w:rsidRDefault="00236D4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t>Axiom:</w:t>
      </w:r>
      <w:r w:rsidR="00943EF8" w:rsidRPr="001D5799">
        <w:rPr>
          <w:rFonts w:ascii="Times New Roman" w:hAnsi="Times New Roman"/>
          <w:sz w:val="24"/>
          <w:szCs w:val="23"/>
        </w:rPr>
        <w:t xml:space="preserve"> if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943EF8" w:rsidRPr="001D5799">
        <w:rPr>
          <w:rFonts w:ascii="Times New Roman" w:hAnsi="Times New Roman"/>
          <w:i/>
          <w:sz w:val="24"/>
          <w:szCs w:val="23"/>
        </w:rPr>
        <w:t xml:space="preserve">b </w:t>
      </w:r>
      <w:r w:rsidR="00943EF8" w:rsidRPr="001D5799">
        <w:rPr>
          <w:rFonts w:ascii="Times New Roman" w:hAnsi="Times New Roman"/>
          <w:sz w:val="24"/>
          <w:szCs w:val="23"/>
        </w:rPr>
        <w:t>at some time</w:t>
      </w:r>
      <w:r w:rsidR="00C0143F" w:rsidRPr="001D5799">
        <w:rPr>
          <w:rFonts w:ascii="Times New Roman" w:hAnsi="Times New Roman"/>
          <w:sz w:val="24"/>
          <w:szCs w:val="23"/>
        </w:rPr>
        <w:t xml:space="preserve"> </w:t>
      </w:r>
      <w:r w:rsidR="00861F97" w:rsidRPr="001D5799">
        <w:rPr>
          <w:rFonts w:ascii="Times New Roman" w:hAnsi="Times New Roman"/>
          <w:i/>
          <w:sz w:val="24"/>
          <w:szCs w:val="23"/>
        </w:rPr>
        <w:t>t</w:t>
      </w:r>
      <w:r w:rsidR="00943EF8" w:rsidRPr="001D5799">
        <w:rPr>
          <w:rFonts w:ascii="Times New Roman" w:hAnsi="Times New Roman"/>
          <w:sz w:val="24"/>
          <w:szCs w:val="23"/>
        </w:rPr>
        <w:t xml:space="preserve">, then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 xml:space="preserve">g-depends </w:t>
      </w:r>
      <w:r w:rsidR="00943EF8" w:rsidRPr="001D5799">
        <w:rPr>
          <w:rFonts w:ascii="Times New Roman" w:hAnsi="Times New Roman"/>
          <w:sz w:val="24"/>
          <w:szCs w:val="23"/>
        </w:rPr>
        <w:t>on something at all times at which it exists.</w:t>
      </w:r>
    </w:p>
    <w:p w14:paraId="7761D5C1" w14:textId="77777777" w:rsidR="00943EF8" w:rsidRPr="001D5799" w:rsidRDefault="00943EF8" w:rsidP="009B5669">
      <w:pPr>
        <w:spacing w:beforeLines="1" w:before="2" w:afterLines="1" w:after="2" w:line="360" w:lineRule="auto"/>
        <w:rPr>
          <w:rFonts w:ascii="Times New Roman" w:hAnsi="Times New Roman"/>
          <w:i/>
          <w:sz w:val="24"/>
          <w:szCs w:val="23"/>
        </w:rPr>
      </w:pPr>
    </w:p>
    <w:p w14:paraId="7F5237E2" w14:textId="77777777" w:rsidR="0079125C" w:rsidRPr="001D5799" w:rsidRDefault="008520E4" w:rsidP="009B566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0142B" w:rsidRPr="001D5799">
        <w:rPr>
          <w:rFonts w:ascii="Times New Roman" w:hAnsi="Times New Roman"/>
          <w:i/>
          <w:sz w:val="24"/>
          <w:szCs w:val="23"/>
        </w:rPr>
        <w:t>a</w:t>
      </w:r>
      <w:r w:rsidR="00B57B3C" w:rsidRPr="001D5799">
        <w:rPr>
          <w:rFonts w:ascii="Times New Roman" w:hAnsi="Times New Roman"/>
          <w:i/>
          <w:sz w:val="24"/>
          <w:szCs w:val="23"/>
        </w:rPr>
        <w:t xml:space="preserve"> i</w:t>
      </w:r>
      <w:r w:rsidR="0020142B" w:rsidRPr="001D5799">
        <w:rPr>
          <w:rFonts w:ascii="Times New Roman" w:hAnsi="Times New Roman"/>
          <w:sz w:val="24"/>
          <w:szCs w:val="23"/>
        </w:rPr>
        <w:t xml:space="preserve">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20142B" w:rsidRPr="001D5799">
        <w:rPr>
          <w:rFonts w:ascii="Times New Roman" w:hAnsi="Times New Roman"/>
          <w:sz w:val="24"/>
          <w:szCs w:val="23"/>
        </w:rPr>
        <w:t xml:space="preserve"> =</w:t>
      </w:r>
      <w:r w:rsidR="00C0143F" w:rsidRPr="001D5799">
        <w:rPr>
          <w:rFonts w:ascii="Times New Roman" w:hAnsi="Times New Roman"/>
          <w:sz w:val="24"/>
          <w:szCs w:val="23"/>
        </w:rPr>
        <w:t xml:space="preserve"> </w:t>
      </w:r>
      <w:r w:rsidR="00DC022E" w:rsidRPr="001D5799">
        <w:rPr>
          <w:rFonts w:ascii="Times New Roman" w:hAnsi="Times New Roman"/>
          <w:sz w:val="24"/>
          <w:szCs w:val="23"/>
        </w:rPr>
        <w:t>Def.</w:t>
      </w:r>
      <w:r w:rsidR="00C0143F" w:rsidRPr="001D5799">
        <w:rPr>
          <w:rFonts w:ascii="Times New Roman" w:hAnsi="Times New Roman"/>
          <w:sz w:val="24"/>
          <w:szCs w:val="23"/>
        </w:rPr>
        <w:t xml:space="preserve"> </w:t>
      </w:r>
      <w:r w:rsidR="0020142B" w:rsidRPr="001D5799">
        <w:rPr>
          <w:rFonts w:ascii="Times New Roman" w:hAnsi="Times New Roman"/>
          <w:i/>
          <w:sz w:val="24"/>
          <w:szCs w:val="23"/>
        </w:rPr>
        <w:t xml:space="preserve">a </w:t>
      </w:r>
      <w:r w:rsidR="0020142B" w:rsidRPr="001D5799">
        <w:rPr>
          <w:rFonts w:ascii="Times New Roman" w:hAnsi="Times New Roman"/>
          <w:sz w:val="24"/>
          <w:szCs w:val="23"/>
        </w:rPr>
        <w:t xml:space="preserve">is </w:t>
      </w:r>
      <w:r w:rsidR="003E0C5C" w:rsidRPr="001D5799">
        <w:rPr>
          <w:rFonts w:ascii="Times New Roman" w:hAnsi="Times New Roman"/>
          <w:sz w:val="24"/>
          <w:szCs w:val="23"/>
        </w:rPr>
        <w:t xml:space="preserve">a </w:t>
      </w:r>
      <w:r w:rsidR="00FB129B" w:rsidRPr="001D5799">
        <w:rPr>
          <w:rFonts w:ascii="Times New Roman" w:hAnsi="Times New Roman"/>
          <w:i/>
          <w:sz w:val="24"/>
          <w:szCs w:val="23"/>
        </w:rPr>
        <w:t>continuant</w:t>
      </w:r>
      <w:r w:rsidR="0079125C" w:rsidRPr="001D5799">
        <w:rPr>
          <w:rFonts w:ascii="Times New Roman" w:hAnsi="Times New Roman"/>
          <w:sz w:val="24"/>
          <w:szCs w:val="23"/>
        </w:rPr>
        <w:t xml:space="preserve"> that </w:t>
      </w:r>
      <w:r w:rsidR="0059191A" w:rsidRPr="001D5799">
        <w:rPr>
          <w:rFonts w:ascii="Times New Roman" w:hAnsi="Times New Roman"/>
          <w:b/>
          <w:sz w:val="24"/>
          <w:szCs w:val="23"/>
        </w:rPr>
        <w:t>generically depends</w:t>
      </w:r>
      <w:r w:rsidR="00C0143F" w:rsidRPr="001D5799">
        <w:rPr>
          <w:rFonts w:ascii="Times New Roman" w:hAnsi="Times New Roman"/>
          <w:b/>
          <w:sz w:val="24"/>
          <w:szCs w:val="23"/>
        </w:rPr>
        <w:t xml:space="preserve"> </w:t>
      </w:r>
      <w:r w:rsidR="003E0C5C" w:rsidRPr="001D5799">
        <w:rPr>
          <w:rFonts w:ascii="Times New Roman" w:hAnsi="Times New Roman"/>
          <w:sz w:val="24"/>
          <w:szCs w:val="23"/>
        </w:rPr>
        <w:t>o</w:t>
      </w:r>
      <w:r w:rsidR="0079125C" w:rsidRPr="001D5799">
        <w:rPr>
          <w:rFonts w:ascii="Times New Roman" w:hAnsi="Times New Roman"/>
          <w:sz w:val="24"/>
          <w:szCs w:val="23"/>
        </w:rPr>
        <w:t xml:space="preserve">n one or more </w:t>
      </w:r>
      <w:r w:rsidR="00587B67" w:rsidRPr="001D5799">
        <w:rPr>
          <w:rFonts w:ascii="Times New Roman" w:hAnsi="Times New Roman"/>
          <w:sz w:val="24"/>
          <w:szCs w:val="23"/>
        </w:rPr>
        <w:t>other</w:t>
      </w:r>
      <w:r w:rsidR="00465C17" w:rsidRPr="001D5799">
        <w:rPr>
          <w:rFonts w:ascii="Times New Roman" w:hAnsi="Times New Roman"/>
          <w:i/>
          <w:sz w:val="24"/>
          <w:szCs w:val="23"/>
        </w:rPr>
        <w:t xml:space="preserve"> entities</w:t>
      </w:r>
      <w:r w:rsidR="0079125C" w:rsidRPr="001D5799">
        <w:rPr>
          <w:rFonts w:ascii="Times New Roman" w:hAnsi="Times New Roman"/>
          <w:sz w:val="24"/>
          <w:szCs w:val="23"/>
        </w:rPr>
        <w:t>.</w:t>
      </w:r>
    </w:p>
    <w:p w14:paraId="1036D32A" w14:textId="77777777" w:rsidR="00587B67" w:rsidRPr="001D5799" w:rsidRDefault="00587B67" w:rsidP="009B5669">
      <w:pPr>
        <w:spacing w:beforeLines="1" w:before="2" w:afterLines="1" w:after="2" w:line="360" w:lineRule="auto"/>
        <w:rPr>
          <w:rFonts w:ascii="Times New Roman" w:hAnsi="Times New Roman"/>
          <w:sz w:val="24"/>
          <w:szCs w:val="23"/>
        </w:rPr>
      </w:pPr>
    </w:p>
    <w:p w14:paraId="224FA1B1" w14:textId="77777777" w:rsidR="00587B67" w:rsidRPr="009331CA" w:rsidRDefault="00F93648"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87B67" w:rsidRPr="001D5799">
        <w:rPr>
          <w:rFonts w:ascii="Times New Roman" w:hAnsi="Times New Roman"/>
          <w:sz w:val="24"/>
          <w:szCs w:val="23"/>
        </w:rPr>
        <w:t xml:space="preserve">xample: </w:t>
      </w:r>
      <w:r w:rsidR="00C0143F" w:rsidRPr="001D5799">
        <w:rPr>
          <w:rFonts w:ascii="Times New Roman" w:hAnsi="Times New Roman"/>
          <w:sz w:val="24"/>
          <w:szCs w:val="23"/>
        </w:rPr>
        <w:t xml:space="preserve"> </w:t>
      </w:r>
      <w:r w:rsidR="00587B67" w:rsidRPr="001D5799">
        <w:rPr>
          <w:rFonts w:ascii="Times New Roman" w:hAnsi="Times New Roman"/>
          <w:sz w:val="24"/>
          <w:szCs w:val="23"/>
        </w:rPr>
        <w:t>the pdf file on your laptop, the p</w:t>
      </w:r>
      <w:r w:rsidR="00DA4D68" w:rsidRPr="001D5799">
        <w:rPr>
          <w:rFonts w:ascii="Times New Roman" w:hAnsi="Times New Roman"/>
          <w:sz w:val="24"/>
          <w:szCs w:val="23"/>
        </w:rPr>
        <w:t>df file that is a copy thereof o</w:t>
      </w:r>
      <w:r w:rsidR="00587B67" w:rsidRPr="001D5799">
        <w:rPr>
          <w:rFonts w:ascii="Times New Roman" w:hAnsi="Times New Roman"/>
          <w:sz w:val="24"/>
          <w:szCs w:val="23"/>
        </w:rPr>
        <w:t>n my laptop; the sequence of this protein molecule; the sequence that is a copy thereof in that protein molecule</w:t>
      </w:r>
      <w:r w:rsidR="00861F97" w:rsidRPr="001D5799">
        <w:rPr>
          <w:rFonts w:ascii="Times New Roman" w:hAnsi="Times New Roman"/>
          <w:sz w:val="24"/>
          <w:szCs w:val="23"/>
        </w:rPr>
        <w:t>.</w:t>
      </w:r>
    </w:p>
    <w:p w14:paraId="63FAB5F3" w14:textId="77777777" w:rsidR="00587B67" w:rsidRPr="001D5799" w:rsidRDefault="00587B67" w:rsidP="009B5669">
      <w:pPr>
        <w:spacing w:beforeLines="1" w:before="2" w:afterLines="1" w:after="2" w:line="360" w:lineRule="auto"/>
        <w:rPr>
          <w:rFonts w:ascii="Times New Roman" w:hAnsi="Times New Roman"/>
          <w:sz w:val="24"/>
          <w:szCs w:val="23"/>
        </w:rPr>
      </w:pPr>
    </w:p>
    <w:p w14:paraId="24232364" w14:textId="77777777" w:rsidR="003E0C5C" w:rsidRPr="001D5799" w:rsidRDefault="003138D6" w:rsidP="00EA4C4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As we saw, </w:t>
      </w:r>
      <w:r w:rsidR="003E0C5C" w:rsidRPr="001D5799">
        <w:rPr>
          <w:rFonts w:ascii="Times New Roman" w:hAnsi="Times New Roman"/>
          <w:sz w:val="24"/>
          <w:szCs w:val="23"/>
        </w:rPr>
        <w:t xml:space="preserve">BFO’s </w:t>
      </w:r>
      <w:r w:rsidR="003E0C5C"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FB129B" w:rsidRPr="001D5799">
        <w:rPr>
          <w:rFonts w:ascii="Times New Roman" w:hAnsi="Times New Roman"/>
          <w:i/>
          <w:sz w:val="24"/>
          <w:szCs w:val="23"/>
        </w:rPr>
        <w:t>s</w:t>
      </w:r>
      <w:r w:rsidR="003E0C5C" w:rsidRPr="001D5799">
        <w:rPr>
          <w:rFonts w:ascii="Times New Roman" w:hAnsi="Times New Roman"/>
          <w:sz w:val="24"/>
          <w:szCs w:val="23"/>
        </w:rPr>
        <w:t xml:space="preserve"> are subject to what we might </w:t>
      </w:r>
      <w:r w:rsidR="00587B67" w:rsidRPr="001D5799">
        <w:rPr>
          <w:rFonts w:ascii="Times New Roman" w:hAnsi="Times New Roman"/>
          <w:sz w:val="24"/>
          <w:szCs w:val="23"/>
        </w:rPr>
        <w:t>call the axiom of non-migration –</w:t>
      </w:r>
      <w:r w:rsidR="003E0C5C" w:rsidRPr="001D5799">
        <w:rPr>
          <w:rFonts w:ascii="Times New Roman" w:hAnsi="Times New Roman"/>
          <w:sz w:val="24"/>
          <w:szCs w:val="23"/>
        </w:rPr>
        <w:t xml:space="preserve"> they cannot mig</w:t>
      </w:r>
      <w:r w:rsidR="00861F97" w:rsidRPr="001D5799">
        <w:rPr>
          <w:rFonts w:ascii="Times New Roman" w:hAnsi="Times New Roman"/>
          <w:sz w:val="24"/>
          <w:szCs w:val="23"/>
        </w:rPr>
        <w:t>rate from one bearer to another</w:t>
      </w:r>
      <w:r>
        <w:rPr>
          <w:rFonts w:ascii="Times New Roman" w:hAnsi="Times New Roman"/>
          <w:sz w:val="24"/>
          <w:szCs w:val="23"/>
        </w:rPr>
        <w:t>.</w:t>
      </w:r>
      <w:r w:rsidR="00861F97" w:rsidRPr="001D5799">
        <w:rPr>
          <w:rFonts w:ascii="Times New Roman" w:hAnsi="Times New Roman"/>
          <w:sz w:val="24"/>
          <w:szCs w:val="23"/>
        </w:rPr>
        <w:t xml:space="preserve"> </w:t>
      </w:r>
      <w:r w:rsidRPr="003138D6">
        <w:rPr>
          <w:rFonts w:ascii="Times New Roman" w:hAnsi="Times New Roman"/>
          <w:i/>
          <w:sz w:val="24"/>
          <w:szCs w:val="23"/>
        </w:rPr>
        <w:t>G</w:t>
      </w:r>
      <w:r w:rsidR="00DA4D68" w:rsidRPr="001D5799">
        <w:rPr>
          <w:rFonts w:ascii="Times New Roman" w:hAnsi="Times New Roman"/>
          <w:i/>
          <w:sz w:val="24"/>
          <w:szCs w:val="23"/>
        </w:rPr>
        <w:t>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Pr>
          <w:rFonts w:ascii="Times New Roman" w:hAnsi="Times New Roman"/>
          <w:sz w:val="24"/>
          <w:szCs w:val="23"/>
        </w:rPr>
        <w:t xml:space="preserve">, in contrast, can in a sense </w:t>
      </w:r>
      <w:r w:rsidR="00E13067" w:rsidRPr="001D5799">
        <w:rPr>
          <w:rFonts w:ascii="Times New Roman" w:hAnsi="Times New Roman"/>
          <w:sz w:val="24"/>
          <w:szCs w:val="23"/>
        </w:rPr>
        <w:t>migrate,</w:t>
      </w:r>
      <w:r w:rsidR="00587B67" w:rsidRPr="001D5799">
        <w:rPr>
          <w:rFonts w:ascii="Times New Roman" w:hAnsi="Times New Roman"/>
          <w:sz w:val="24"/>
          <w:szCs w:val="23"/>
        </w:rPr>
        <w:t xml:space="preserve"> </w:t>
      </w:r>
      <w:r>
        <w:rPr>
          <w:rFonts w:ascii="Times New Roman" w:hAnsi="Times New Roman"/>
          <w:sz w:val="24"/>
          <w:szCs w:val="23"/>
        </w:rPr>
        <w:t xml:space="preserve">namely </w:t>
      </w:r>
      <w:r w:rsidR="00587B67" w:rsidRPr="001D5799">
        <w:rPr>
          <w:rFonts w:ascii="Times New Roman" w:hAnsi="Times New Roman"/>
          <w:sz w:val="24"/>
          <w:szCs w:val="23"/>
        </w:rPr>
        <w:t xml:space="preserve">through a process of exact </w:t>
      </w:r>
      <w:r w:rsidR="003E0C5C" w:rsidRPr="001D5799">
        <w:rPr>
          <w:rFonts w:ascii="Times New Roman" w:hAnsi="Times New Roman"/>
          <w:sz w:val="24"/>
          <w:szCs w:val="23"/>
        </w:rPr>
        <w:t>copy</w:t>
      </w:r>
      <w:r>
        <w:rPr>
          <w:rFonts w:ascii="Times New Roman" w:hAnsi="Times New Roman"/>
          <w:sz w:val="24"/>
          <w:szCs w:val="23"/>
        </w:rPr>
        <w:t>ing which allows t</w:t>
      </w:r>
      <w:r w:rsidR="003E0C5C" w:rsidRPr="001D5799">
        <w:rPr>
          <w:rFonts w:ascii="Times New Roman" w:hAnsi="Times New Roman"/>
          <w:sz w:val="24"/>
          <w:szCs w:val="23"/>
        </w:rPr>
        <w:t xml:space="preserve">he </w:t>
      </w:r>
      <w:r w:rsidR="003E0C5C" w:rsidRPr="003138D6">
        <w:rPr>
          <w:rFonts w:ascii="Times New Roman" w:hAnsi="Times New Roman"/>
          <w:sz w:val="24"/>
          <w:szCs w:val="23"/>
        </w:rPr>
        <w:t xml:space="preserve">very same </w:t>
      </w:r>
      <w:r w:rsidR="0044734A" w:rsidRPr="003138D6">
        <w:rPr>
          <w:rFonts w:ascii="Times New Roman" w:hAnsi="Times New Roman"/>
          <w:sz w:val="24"/>
          <w:szCs w:val="23"/>
        </w:rPr>
        <w:t xml:space="preserve">pdf </w:t>
      </w:r>
      <w:r w:rsidR="003E0C5C" w:rsidRPr="003138D6">
        <w:rPr>
          <w:rFonts w:ascii="Times New Roman" w:hAnsi="Times New Roman"/>
          <w:sz w:val="24"/>
          <w:szCs w:val="23"/>
        </w:rPr>
        <w:t>file</w:t>
      </w:r>
      <w:r w:rsidR="003E0C5C" w:rsidRPr="001D5799">
        <w:rPr>
          <w:rFonts w:ascii="Times New Roman" w:hAnsi="Times New Roman"/>
          <w:sz w:val="24"/>
          <w:szCs w:val="23"/>
        </w:rPr>
        <w:t xml:space="preserve"> </w:t>
      </w:r>
      <w:r>
        <w:rPr>
          <w:rFonts w:ascii="Times New Roman" w:hAnsi="Times New Roman"/>
          <w:sz w:val="24"/>
          <w:szCs w:val="23"/>
        </w:rPr>
        <w:t xml:space="preserve">to be </w:t>
      </w:r>
      <w:r w:rsidR="003E0C5C" w:rsidRPr="001D5799">
        <w:rPr>
          <w:rFonts w:ascii="Times New Roman" w:hAnsi="Times New Roman"/>
          <w:sz w:val="24"/>
          <w:szCs w:val="23"/>
        </w:rPr>
        <w:t>saved to multiple storage devices.</w:t>
      </w:r>
      <w:r w:rsidR="0044734A" w:rsidRPr="001D5799">
        <w:rPr>
          <w:rFonts w:ascii="Times New Roman" w:hAnsi="Times New Roman"/>
          <w:sz w:val="24"/>
          <w:szCs w:val="23"/>
        </w:rPr>
        <w:t xml:space="preserve"> </w:t>
      </w:r>
    </w:p>
    <w:p w14:paraId="73116D52" w14:textId="77777777" w:rsidR="00587B67" w:rsidRPr="001D5799" w:rsidRDefault="003E0C5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p>
    <w:p w14:paraId="7E9BD341" w14:textId="77777777"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can think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intuitively, as complex </w:t>
      </w:r>
      <w:r w:rsidR="00FB129B" w:rsidRPr="001D5799">
        <w:rPr>
          <w:rFonts w:ascii="Times New Roman" w:hAnsi="Times New Roman"/>
          <w:sz w:val="24"/>
          <w:szCs w:val="23"/>
        </w:rPr>
        <w:t>continuant</w:t>
      </w:r>
      <w:r w:rsidRPr="001D5799">
        <w:rPr>
          <w:rFonts w:ascii="Times New Roman" w:hAnsi="Times New Roman"/>
          <w:sz w:val="24"/>
          <w:szCs w:val="23"/>
        </w:rPr>
        <w:t xml:space="preserve"> patterns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(complex qualities) </w:t>
      </w:r>
      <w:r w:rsidRPr="001D5799">
        <w:rPr>
          <w:rFonts w:ascii="Times New Roman" w:hAnsi="Times New Roman"/>
          <w:sz w:val="24"/>
          <w:szCs w:val="23"/>
        </w:rPr>
        <w:t xml:space="preserve">of the sort created by authors or designers, or (in the case of DNA sequences) through the processes of evolution. </w:t>
      </w:r>
      <w:r w:rsidR="00587B67" w:rsidRPr="001D5799">
        <w:rPr>
          <w:rFonts w:ascii="Times New Roman" w:hAnsi="Times New Roman"/>
          <w:sz w:val="24"/>
          <w:szCs w:val="23"/>
        </w:rPr>
        <w:t xml:space="preserve">Further examples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w:t>
      </w:r>
      <w:r w:rsidR="00151755" w:rsidRPr="001D5799">
        <w:rPr>
          <w:rFonts w:ascii="Times New Roman" w:hAnsi="Times New Roman"/>
          <w:sz w:val="24"/>
          <w:szCs w:val="23"/>
        </w:rPr>
        <w:t>include: the</w:t>
      </w:r>
      <w:r w:rsidRPr="001D5799">
        <w:rPr>
          <w:rFonts w:ascii="Times New Roman" w:hAnsi="Times New Roman"/>
          <w:sz w:val="24"/>
          <w:szCs w:val="23"/>
        </w:rPr>
        <w:t xml:space="preserve"> chessboard pattern, the Coca Cola </w:t>
      </w:r>
      <w:r w:rsidR="00F93648" w:rsidRPr="001D5799">
        <w:rPr>
          <w:rFonts w:ascii="Times New Roman" w:hAnsi="Times New Roman"/>
          <w:sz w:val="24"/>
          <w:szCs w:val="23"/>
        </w:rPr>
        <w:t>logo</w:t>
      </w:r>
      <w:r w:rsidRPr="001D5799">
        <w:rPr>
          <w:rFonts w:ascii="Times New Roman" w:hAnsi="Times New Roman"/>
          <w:sz w:val="24"/>
          <w:szCs w:val="23"/>
        </w:rPr>
        <w:t xml:space="preserve">, the pattern </w:t>
      </w:r>
      <w:r w:rsidR="00F93648" w:rsidRPr="001D5799">
        <w:rPr>
          <w:rFonts w:ascii="Times New Roman" w:hAnsi="Times New Roman"/>
          <w:sz w:val="24"/>
          <w:szCs w:val="23"/>
        </w:rPr>
        <w:t>of a traffic sign</w:t>
      </w:r>
      <w:r w:rsidRPr="001D5799">
        <w:rPr>
          <w:rFonts w:ascii="Times New Roman" w:hAnsi="Times New Roman"/>
          <w:sz w:val="24"/>
          <w:szCs w:val="23"/>
        </w:rPr>
        <w:t xml:space="preserve">. Each such pattern exists only if it is concretized in some counterpart </w:t>
      </w:r>
      <w:r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Pr="001D5799">
        <w:rPr>
          <w:rFonts w:ascii="Times New Roman" w:hAnsi="Times New Roman"/>
          <w:sz w:val="24"/>
          <w:szCs w:val="23"/>
        </w:rPr>
        <w:t xml:space="preserve"> – the pattern of black and white squares on this </w:t>
      </w:r>
      <w:r w:rsidR="00861F97" w:rsidRPr="001D5799">
        <w:rPr>
          <w:rFonts w:ascii="Times New Roman" w:hAnsi="Times New Roman"/>
          <w:sz w:val="24"/>
          <w:szCs w:val="23"/>
        </w:rPr>
        <w:t xml:space="preserve">wooden </w:t>
      </w:r>
      <w:r w:rsidRPr="001D5799">
        <w:rPr>
          <w:rFonts w:ascii="Times New Roman" w:hAnsi="Times New Roman"/>
          <w:sz w:val="24"/>
          <w:szCs w:val="23"/>
        </w:rPr>
        <w:t>chessboard</w:t>
      </w:r>
      <w:r w:rsidR="00861F97" w:rsidRPr="001D5799">
        <w:rPr>
          <w:rFonts w:ascii="Times New Roman" w:hAnsi="Times New Roman"/>
          <w:sz w:val="24"/>
          <w:szCs w:val="23"/>
        </w:rPr>
        <w:t xml:space="preserve"> here before me</w:t>
      </w:r>
      <w:r w:rsidRPr="001D5799">
        <w:rPr>
          <w:rFonts w:ascii="Times New Roman" w:hAnsi="Times New Roman"/>
          <w:sz w:val="24"/>
          <w:szCs w:val="23"/>
        </w:rPr>
        <w:t xml:space="preserve">; the pattern of red and white swirls on the label of this Coca Cola bottle; the pattern of </w:t>
      </w:r>
      <w:r w:rsidR="00861F97" w:rsidRPr="001D5799">
        <w:rPr>
          <w:rFonts w:ascii="Times New Roman" w:hAnsi="Times New Roman"/>
          <w:sz w:val="24"/>
          <w:szCs w:val="23"/>
        </w:rPr>
        <w:t>paint on this traffic signboard</w:t>
      </w:r>
      <w:r w:rsidRPr="001D5799">
        <w:rPr>
          <w:rFonts w:ascii="Times New Roman" w:hAnsi="Times New Roman"/>
          <w:sz w:val="24"/>
          <w:szCs w:val="23"/>
        </w:rPr>
        <w:t xml:space="preserve">. </w:t>
      </w:r>
    </w:p>
    <w:p w14:paraId="3B04572E" w14:textId="77777777" w:rsidR="00587B67" w:rsidRPr="001D5799" w:rsidRDefault="00587B67" w:rsidP="009B5669">
      <w:pPr>
        <w:spacing w:beforeLines="1" w:before="2" w:afterLines="1" w:after="2" w:line="360" w:lineRule="auto"/>
        <w:rPr>
          <w:rFonts w:ascii="Times New Roman" w:hAnsi="Times New Roman"/>
          <w:sz w:val="24"/>
          <w:szCs w:val="23"/>
        </w:rPr>
      </w:pPr>
    </w:p>
    <w:p w14:paraId="30914F36" w14:textId="77777777" w:rsidR="00587B67"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Such patterns can be highly complex. </w:t>
      </w:r>
      <w:r w:rsidR="003138D6">
        <w:rPr>
          <w:rFonts w:ascii="Times New Roman" w:hAnsi="Times New Roman"/>
          <w:sz w:val="24"/>
          <w:szCs w:val="23"/>
        </w:rPr>
        <w:t>A certain</w:t>
      </w:r>
      <w:r w:rsidRPr="001D5799">
        <w:rPr>
          <w:rFonts w:ascii="Times New Roman" w:hAnsi="Times New Roman"/>
          <w:sz w:val="24"/>
          <w:szCs w:val="23"/>
        </w:rPr>
        <w:t xml:space="preserve"> pattern </w:t>
      </w:r>
      <w:r w:rsidR="003138D6">
        <w:rPr>
          <w:rFonts w:ascii="Times New Roman" w:hAnsi="Times New Roman"/>
          <w:sz w:val="24"/>
          <w:szCs w:val="23"/>
        </w:rPr>
        <w:t>(</w:t>
      </w:r>
      <w:r w:rsidRPr="001D5799">
        <w:rPr>
          <w:rFonts w:ascii="Times New Roman" w:hAnsi="Times New Roman"/>
          <w:sz w:val="24"/>
          <w:szCs w:val="23"/>
        </w:rPr>
        <w:t xml:space="preserve">of letters of the alphabet and associated </w:t>
      </w:r>
      <w:r w:rsidR="00861F97" w:rsidRPr="001D5799">
        <w:rPr>
          <w:rFonts w:ascii="Times New Roman" w:hAnsi="Times New Roman"/>
          <w:sz w:val="24"/>
          <w:szCs w:val="23"/>
        </w:rPr>
        <w:t xml:space="preserve">punctuation and </w:t>
      </w:r>
      <w:r w:rsidRPr="001D5799">
        <w:rPr>
          <w:rFonts w:ascii="Times New Roman" w:hAnsi="Times New Roman"/>
          <w:sz w:val="24"/>
          <w:szCs w:val="23"/>
        </w:rPr>
        <w:t>spacing</w:t>
      </w:r>
      <w:r w:rsidR="003138D6">
        <w:rPr>
          <w:rFonts w:ascii="Times New Roman" w:hAnsi="Times New Roman"/>
          <w:sz w:val="24"/>
          <w:szCs w:val="23"/>
        </w:rPr>
        <w:t>)</w:t>
      </w:r>
      <w:r w:rsidRPr="001D5799">
        <w:rPr>
          <w:rFonts w:ascii="Times New Roman" w:hAnsi="Times New Roman"/>
          <w:sz w:val="24"/>
          <w:szCs w:val="23"/>
        </w:rPr>
        <w:t xml:space="preserve"> which is </w:t>
      </w:r>
      <w:r w:rsidR="003138D6">
        <w:rPr>
          <w:rFonts w:ascii="Times New Roman" w:hAnsi="Times New Roman"/>
          <w:sz w:val="24"/>
          <w:szCs w:val="23"/>
        </w:rPr>
        <w:t xml:space="preserve">a work of literature </w:t>
      </w:r>
      <w:r w:rsidRPr="001D5799">
        <w:rPr>
          <w:rFonts w:ascii="Times New Roman" w:hAnsi="Times New Roman"/>
          <w:sz w:val="24"/>
          <w:szCs w:val="23"/>
        </w:rPr>
        <w:t xml:space="preserve">is concretized in the patterns of ink marks in this and that particular </w:t>
      </w:r>
      <w:r w:rsidRPr="001D5799">
        <w:rPr>
          <w:rFonts w:ascii="Times New Roman" w:hAnsi="Times New Roman"/>
          <w:i/>
          <w:sz w:val="24"/>
          <w:szCs w:val="23"/>
        </w:rPr>
        <w:t>copy</w:t>
      </w:r>
      <w:r w:rsidRPr="001D5799">
        <w:rPr>
          <w:rFonts w:ascii="Times New Roman" w:hAnsi="Times New Roman"/>
          <w:sz w:val="24"/>
          <w:szCs w:val="23"/>
        </w:rPr>
        <w:t xml:space="preserve"> of the </w:t>
      </w:r>
      <w:r w:rsidR="003138D6">
        <w:rPr>
          <w:rFonts w:ascii="Times New Roman" w:hAnsi="Times New Roman"/>
          <w:sz w:val="24"/>
          <w:szCs w:val="23"/>
        </w:rPr>
        <w:t>work</w:t>
      </w:r>
      <w:r w:rsidRPr="001D5799">
        <w:rPr>
          <w:rFonts w:ascii="Times New Roman" w:hAnsi="Times New Roman"/>
          <w:sz w:val="24"/>
          <w:szCs w:val="23"/>
        </w:rPr>
        <w:t xml:space="preserve">. </w:t>
      </w:r>
      <w:r w:rsidR="004938EE" w:rsidRPr="001D5799">
        <w:rPr>
          <w:rFonts w:ascii="Times New Roman" w:hAnsi="Times New Roman"/>
          <w:sz w:val="24"/>
          <w:szCs w:val="23"/>
        </w:rPr>
        <w:t xml:space="preserve">When you create a novel </w:t>
      </w:r>
      <w:r w:rsidR="00861F97" w:rsidRPr="001D5799">
        <w:rPr>
          <w:rFonts w:ascii="Times New Roman" w:hAnsi="Times New Roman"/>
          <w:sz w:val="24"/>
          <w:szCs w:val="23"/>
        </w:rPr>
        <w:t xml:space="preserve">then in addition to creating an </w:t>
      </w:r>
      <w:r w:rsidR="00861F97" w:rsidRPr="001D5799">
        <w:rPr>
          <w:rFonts w:ascii="Times New Roman" w:hAnsi="Times New Roman"/>
          <w:b/>
          <w:sz w:val="24"/>
          <w:szCs w:val="23"/>
        </w:rPr>
        <w:t xml:space="preserve">s-dependent </w:t>
      </w:r>
      <w:r w:rsidR="00861F97" w:rsidRPr="001D5799">
        <w:rPr>
          <w:rFonts w:ascii="Times New Roman" w:hAnsi="Times New Roman"/>
          <w:sz w:val="24"/>
          <w:szCs w:val="23"/>
        </w:rPr>
        <w:t xml:space="preserve">pattern of inkmarks on your manuscript, </w:t>
      </w:r>
      <w:r w:rsidR="004938EE" w:rsidRPr="001D5799">
        <w:rPr>
          <w:rFonts w:ascii="Times New Roman" w:hAnsi="Times New Roman"/>
          <w:sz w:val="24"/>
          <w:szCs w:val="23"/>
        </w:rPr>
        <w:t xml:space="preserve">you create </w:t>
      </w:r>
      <w:r w:rsidR="00861F97" w:rsidRPr="001D5799">
        <w:rPr>
          <w:rFonts w:ascii="Times New Roman" w:hAnsi="Times New Roman"/>
          <w:sz w:val="24"/>
          <w:szCs w:val="23"/>
        </w:rPr>
        <w:t xml:space="preserve">also </w:t>
      </w:r>
      <w:r w:rsidR="004938EE" w:rsidRPr="001D5799">
        <w:rPr>
          <w:rFonts w:ascii="Times New Roman" w:hAnsi="Times New Roman"/>
          <w:sz w:val="24"/>
          <w:szCs w:val="23"/>
        </w:rPr>
        <w:t xml:space="preserve">a particular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novel</w:t>
      </w:r>
      <w:r w:rsidR="004938EE" w:rsidRPr="001D5799">
        <w:rPr>
          <w:rFonts w:ascii="Times New Roman" w:hAnsi="Times New Roman"/>
          <w:sz w:val="24"/>
          <w:szCs w:val="23"/>
        </w:rPr>
        <w:t>. When you print further copies in book form, then you create multiple particular instances of the</w:t>
      </w:r>
      <w:r w:rsidR="00921592" w:rsidRPr="001D5799">
        <w:rPr>
          <w:rFonts w:ascii="Times New Roman" w:hAnsi="Times New Roman"/>
          <w:i/>
          <w:sz w:val="24"/>
          <w:szCs w:val="23"/>
        </w:rPr>
        <w:t xml:space="preserve"> independent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 xml:space="preserve">book. </w:t>
      </w:r>
    </w:p>
    <w:p w14:paraId="519899BE" w14:textId="77777777" w:rsidR="00F93648" w:rsidRPr="001D5799" w:rsidRDefault="00F93648" w:rsidP="009B5669">
      <w:pPr>
        <w:spacing w:beforeLines="1" w:before="2" w:afterLines="1" w:after="2" w:line="360" w:lineRule="auto"/>
        <w:jc w:val="both"/>
        <w:rPr>
          <w:rFonts w:ascii="Times New Roman" w:hAnsi="Times New Roman"/>
          <w:sz w:val="24"/>
          <w:szCs w:val="23"/>
        </w:rPr>
      </w:pPr>
    </w:p>
    <w:p w14:paraId="664EE0AB" w14:textId="77777777" w:rsidR="00B734E8" w:rsidRDefault="00B734E8" w:rsidP="006C241A">
      <w:pPr>
        <w:pStyle w:val="Heading2"/>
        <w:spacing w:line="360" w:lineRule="auto"/>
      </w:pPr>
      <w:bookmarkStart w:id="754" w:name="_Toc313270722"/>
      <w:r>
        <w:t>Relation of concretization</w:t>
      </w:r>
      <w:bookmarkEnd w:id="754"/>
    </w:p>
    <w:p w14:paraId="7B0DE75E" w14:textId="77777777" w:rsidR="00B734E8" w:rsidRDefault="00B734E8" w:rsidP="006C241A">
      <w:pPr>
        <w:spacing w:line="360" w:lineRule="auto"/>
      </w:pPr>
    </w:p>
    <w:p w14:paraId="5F720CE3" w14:textId="77777777" w:rsidR="00B734E8" w:rsidRPr="001D5799" w:rsidRDefault="00B734E8" w:rsidP="006C241A">
      <w:pPr>
        <w:spacing w:line="360" w:lineRule="auto"/>
        <w:jc w:val="both"/>
        <w:rPr>
          <w:rFonts w:ascii="Times New Roman" w:hAnsi="Times New Roman"/>
          <w:i/>
          <w:sz w:val="24"/>
          <w:szCs w:val="23"/>
        </w:rPr>
      </w:pPr>
      <w:r w:rsidRPr="001D5799">
        <w:rPr>
          <w:rFonts w:ascii="Times New Roman" w:hAnsi="Times New Roman"/>
          <w:i/>
          <w:sz w:val="24"/>
          <w:szCs w:val="23"/>
        </w:rPr>
        <w:t>a</w:t>
      </w:r>
      <w:r w:rsidR="00C0143F" w:rsidRPr="001D5799">
        <w:rPr>
          <w:rFonts w:ascii="Times New Roman" w:hAnsi="Times New Roman"/>
          <w:i/>
          <w:sz w:val="24"/>
          <w:szCs w:val="23"/>
        </w:rPr>
        <w:t xml:space="preserve"> </w:t>
      </w:r>
      <w:r w:rsidRPr="001D5799">
        <w:rPr>
          <w:rFonts w:ascii="Times New Roman" w:hAnsi="Times New Roman"/>
          <w:b/>
          <w:sz w:val="24"/>
          <w:szCs w:val="23"/>
        </w:rPr>
        <w:t>concretizes</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specifically</w:t>
      </w:r>
      <w:r w:rsidRPr="001D5799">
        <w:rPr>
          <w:rFonts w:ascii="Times New Roman" w:hAnsi="Times New Roman"/>
          <w:i/>
          <w:sz w:val="24"/>
          <w:szCs w:val="23"/>
        </w:rPr>
        <w:t xml:space="preserve"> dependent continuant</w:t>
      </w:r>
      <w:r w:rsidR="00C0143F" w:rsidRPr="001D5799">
        <w:rPr>
          <w:rFonts w:ascii="Times New Roman" w:hAnsi="Times New Roman"/>
          <w:i/>
          <w:sz w:val="24"/>
          <w:szCs w:val="23"/>
        </w:rPr>
        <w:t xml:space="preserve"> </w:t>
      </w:r>
      <w:r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DA4D68" w:rsidRPr="001D5799">
        <w:rPr>
          <w:rFonts w:ascii="Times New Roman" w:hAnsi="Times New Roman"/>
          <w:i/>
          <w:sz w:val="24"/>
          <w:szCs w:val="23"/>
        </w:rPr>
        <w:t>generically dependent</w:t>
      </w:r>
      <w:r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Pr="001D5799">
        <w:rPr>
          <w:rFonts w:ascii="Times New Roman" w:hAnsi="Times New Roman"/>
          <w:sz w:val="24"/>
          <w:szCs w:val="23"/>
        </w:rPr>
        <w:t>&amp; for some</w:t>
      </w:r>
      <w:r w:rsidRPr="001D5799">
        <w:rPr>
          <w:rFonts w:ascii="Times New Roman" w:hAnsi="Times New Roman"/>
          <w:i/>
          <w:sz w:val="24"/>
          <w:szCs w:val="23"/>
        </w:rPr>
        <w:t xml:space="preserve"> independent continuant c, a </w:t>
      </w:r>
      <w:r w:rsidRPr="001D5799">
        <w:rPr>
          <w:rFonts w:ascii="Times New Roman" w:hAnsi="Times New Roman"/>
          <w:b/>
          <w:sz w:val="24"/>
          <w:szCs w:val="23"/>
        </w:rPr>
        <w:t xml:space="preserve">s-depends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 xml:space="preserve">g-depends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and if </w:t>
      </w:r>
      <w:r w:rsidRPr="001D5799">
        <w:rPr>
          <w:rFonts w:ascii="Times New Roman" w:hAnsi="Times New Roman"/>
          <w:i/>
          <w:sz w:val="24"/>
          <w:szCs w:val="23"/>
        </w:rPr>
        <w:t xml:space="preserve">b </w:t>
      </w:r>
      <w:r w:rsidRPr="001D5799">
        <w:rPr>
          <w:rFonts w:ascii="Times New Roman" w:hAnsi="Times New Roman"/>
          <w:sz w:val="24"/>
          <w:szCs w:val="23"/>
        </w:rPr>
        <w:t xml:space="preserve">migrates from bearer </w:t>
      </w:r>
      <w:r w:rsidRPr="001D5799">
        <w:rPr>
          <w:rFonts w:ascii="Times New Roman" w:hAnsi="Times New Roman"/>
          <w:i/>
          <w:sz w:val="24"/>
          <w:szCs w:val="23"/>
        </w:rPr>
        <w:t xml:space="preserve">c </w:t>
      </w:r>
      <w:r w:rsidRPr="001D5799">
        <w:rPr>
          <w:rFonts w:ascii="Times New Roman" w:hAnsi="Times New Roman"/>
          <w:sz w:val="24"/>
          <w:szCs w:val="23"/>
        </w:rPr>
        <w:t xml:space="preserve">to another bearer </w:t>
      </w:r>
      <w:r w:rsidRPr="001D5799">
        <w:rPr>
          <w:rFonts w:ascii="Times New Roman" w:hAnsi="Times New Roman"/>
          <w:i/>
          <w:sz w:val="24"/>
          <w:szCs w:val="23"/>
        </w:rPr>
        <w:t xml:space="preserve">d </w:t>
      </w:r>
      <w:r w:rsidRPr="001D5799">
        <w:rPr>
          <w:rFonts w:ascii="Times New Roman" w:hAnsi="Times New Roman"/>
          <w:sz w:val="24"/>
          <w:szCs w:val="23"/>
        </w:rPr>
        <w:t xml:space="preserve">than </w:t>
      </w:r>
      <w:r w:rsidR="003138D6">
        <w:rPr>
          <w:rFonts w:ascii="Times New Roman" w:hAnsi="Times New Roman"/>
          <w:sz w:val="24"/>
          <w:szCs w:val="23"/>
        </w:rPr>
        <w:t xml:space="preserve">a </w:t>
      </w:r>
      <w:r w:rsidRPr="001D5799">
        <w:rPr>
          <w:rFonts w:ascii="Times New Roman" w:hAnsi="Times New Roman"/>
          <w:sz w:val="24"/>
          <w:szCs w:val="23"/>
        </w:rPr>
        <w:t xml:space="preserve">copy of </w:t>
      </w:r>
      <w:r w:rsidRPr="001D5799">
        <w:rPr>
          <w:rFonts w:ascii="Times New Roman" w:hAnsi="Times New Roman"/>
          <w:i/>
          <w:sz w:val="24"/>
          <w:szCs w:val="23"/>
        </w:rPr>
        <w:t xml:space="preserve">a </w:t>
      </w:r>
      <w:r w:rsidRPr="001D5799">
        <w:rPr>
          <w:rFonts w:ascii="Times New Roman" w:hAnsi="Times New Roman"/>
          <w:sz w:val="24"/>
          <w:szCs w:val="23"/>
        </w:rPr>
        <w:t xml:space="preserve">will be created in </w:t>
      </w:r>
      <w:r w:rsidRPr="001D5799">
        <w:rPr>
          <w:rFonts w:ascii="Times New Roman" w:hAnsi="Times New Roman"/>
          <w:i/>
          <w:sz w:val="24"/>
          <w:szCs w:val="23"/>
        </w:rPr>
        <w:t>d.</w:t>
      </w:r>
    </w:p>
    <w:p w14:paraId="35655787" w14:textId="77777777"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dat</w:t>
      </w:r>
      <w:r w:rsidR="00F93648" w:rsidRPr="001D5799">
        <w:rPr>
          <w:rFonts w:ascii="Times New Roman" w:hAnsi="Times New Roman"/>
          <w:sz w:val="24"/>
          <w:szCs w:val="23"/>
        </w:rPr>
        <w:t>a in your database</w:t>
      </w:r>
      <w:r w:rsidR="00B734E8" w:rsidRPr="001D5799">
        <w:rPr>
          <w:rFonts w:ascii="Times New Roman" w:hAnsi="Times New Roman"/>
          <w:sz w:val="24"/>
          <w:szCs w:val="23"/>
        </w:rPr>
        <w:t xml:space="preserve"> are patterns</w:t>
      </w:r>
      <w:r w:rsidR="00F93648" w:rsidRPr="001D5799">
        <w:rPr>
          <w:rFonts w:ascii="Times New Roman" w:hAnsi="Times New Roman"/>
          <w:sz w:val="24"/>
          <w:szCs w:val="23"/>
        </w:rPr>
        <w:t xml:space="preserve"> instantiated </w:t>
      </w:r>
      <w:r w:rsidR="00B734E8" w:rsidRPr="001D5799">
        <w:rPr>
          <w:rFonts w:ascii="Times New Roman" w:hAnsi="Times New Roman"/>
          <w:sz w:val="24"/>
          <w:szCs w:val="23"/>
        </w:rPr>
        <w:t xml:space="preserve">as </w:t>
      </w:r>
      <w:r w:rsidR="00B734E8" w:rsidRPr="001D5799">
        <w:rPr>
          <w:rFonts w:ascii="Times New Roman" w:hAnsi="Times New Roman"/>
          <w:b/>
          <w:sz w:val="24"/>
          <w:szCs w:val="23"/>
        </w:rPr>
        <w:t xml:space="preserve">s-dependent </w:t>
      </w:r>
      <w:r w:rsidR="00B734E8" w:rsidRPr="001D5799">
        <w:rPr>
          <w:rFonts w:ascii="Times New Roman" w:hAnsi="Times New Roman"/>
          <w:sz w:val="24"/>
          <w:szCs w:val="23"/>
        </w:rPr>
        <w:t xml:space="preserve">quality instances </w:t>
      </w:r>
      <w:r w:rsidRPr="001D5799">
        <w:rPr>
          <w:rFonts w:ascii="Times New Roman" w:hAnsi="Times New Roman"/>
          <w:sz w:val="24"/>
          <w:szCs w:val="23"/>
        </w:rPr>
        <w:t xml:space="preserve">in </w:t>
      </w:r>
      <w:r w:rsidR="00F93648" w:rsidRPr="001D5799">
        <w:rPr>
          <w:rFonts w:ascii="Times New Roman" w:hAnsi="Times New Roman"/>
          <w:sz w:val="24"/>
          <w:szCs w:val="23"/>
        </w:rPr>
        <w:t>your hard drive</w:t>
      </w:r>
      <w:r w:rsidRPr="001D5799">
        <w:rPr>
          <w:rFonts w:ascii="Times New Roman" w:hAnsi="Times New Roman"/>
          <w:sz w:val="24"/>
          <w:szCs w:val="23"/>
        </w:rPr>
        <w:t xml:space="preserve">. The database itself is an aggregate of such patterns. When you create the database you create a particular </w:t>
      </w:r>
      <w:r w:rsidR="004938EE" w:rsidRPr="001D5799">
        <w:rPr>
          <w:rFonts w:ascii="Times New Roman" w:hAnsi="Times New Roman"/>
          <w:sz w:val="24"/>
          <w:szCs w:val="23"/>
        </w:rPr>
        <w:t>instance</w:t>
      </w:r>
      <w:r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database</w:t>
      </w:r>
      <w:r w:rsidRPr="001D5799">
        <w:rPr>
          <w:rFonts w:ascii="Times New Roman" w:hAnsi="Times New Roman"/>
          <w:sz w:val="24"/>
          <w:szCs w:val="23"/>
        </w:rPr>
        <w:t xml:space="preserve">. </w:t>
      </w:r>
      <w:r w:rsidR="00F93648" w:rsidRPr="001D5799">
        <w:rPr>
          <w:rFonts w:ascii="Times New Roman" w:hAnsi="Times New Roman"/>
          <w:sz w:val="24"/>
          <w:szCs w:val="23"/>
        </w:rPr>
        <w:t>E</w:t>
      </w:r>
      <w:r w:rsidRPr="001D5799">
        <w:rPr>
          <w:rFonts w:ascii="Times New Roman" w:hAnsi="Times New Roman"/>
          <w:sz w:val="24"/>
          <w:szCs w:val="23"/>
        </w:rPr>
        <w:t xml:space="preserve">ach entry in the database is an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datum</w:t>
      </w:r>
      <w:r w:rsidRPr="001D5799">
        <w:rPr>
          <w:rFonts w:ascii="Times New Roman" w:hAnsi="Times New Roman"/>
          <w:sz w:val="24"/>
          <w:szCs w:val="23"/>
        </w:rPr>
        <w:t xml:space="preserve">. </w:t>
      </w:r>
    </w:p>
    <w:p w14:paraId="0BDBA193" w14:textId="77777777" w:rsidR="003E0C5C" w:rsidRPr="001D5799" w:rsidRDefault="003E0C5C" w:rsidP="009B5669">
      <w:pPr>
        <w:spacing w:beforeLines="1" w:before="2" w:afterLines="1" w:after="2" w:line="360" w:lineRule="auto"/>
        <w:jc w:val="both"/>
        <w:rPr>
          <w:rFonts w:ascii="Times New Roman" w:hAnsi="Times New Roman"/>
          <w:sz w:val="24"/>
          <w:szCs w:val="23"/>
        </w:rPr>
      </w:pPr>
    </w:p>
    <w:p w14:paraId="03D23B7B" w14:textId="77777777"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Data, databases, pdf files, novels, and other information artifacts are thus analogous to other created artifacts such as paintings or sculptures. They differ from the latter</w:t>
      </w:r>
      <w:r w:rsidR="00F93648" w:rsidRPr="001D5799">
        <w:rPr>
          <w:rFonts w:ascii="Times New Roman" w:hAnsi="Times New Roman"/>
          <w:sz w:val="24"/>
          <w:szCs w:val="23"/>
        </w:rPr>
        <w:t>, however,</w:t>
      </w:r>
      <w:r w:rsidRPr="001D5799">
        <w:rPr>
          <w:rFonts w:ascii="Times New Roman" w:hAnsi="Times New Roman"/>
          <w:sz w:val="24"/>
          <w:szCs w:val="23"/>
        </w:rPr>
        <w:t xml:space="preserve"> in that, once </w:t>
      </w:r>
      <w:r w:rsidR="00F93648" w:rsidRPr="001D5799">
        <w:rPr>
          <w:rFonts w:ascii="Times New Roman" w:hAnsi="Times New Roman"/>
          <w:sz w:val="24"/>
          <w:szCs w:val="23"/>
        </w:rPr>
        <w:t xml:space="preserve">they have been </w:t>
      </w:r>
      <w:r w:rsidRPr="001D5799">
        <w:rPr>
          <w:rFonts w:ascii="Times New Roman" w:hAnsi="Times New Roman"/>
          <w:sz w:val="24"/>
          <w:szCs w:val="23"/>
        </w:rPr>
        <w:t>created, they can exist in many copies.</w:t>
      </w:r>
      <w:r w:rsidR="00E64623" w:rsidRPr="001D5799">
        <w:rPr>
          <w:rFonts w:ascii="Times New Roman" w:hAnsi="Times New Roman"/>
          <w:sz w:val="24"/>
          <w:szCs w:val="23"/>
        </w:rPr>
        <w:t xml:space="preserve"> These many copies exist because of a templating process. Only where such a templating process exists do we have the sorts of patterns which are </w:t>
      </w:r>
      <w:r w:rsidR="00DA4D68" w:rsidRPr="001D5799">
        <w:rPr>
          <w:rFonts w:ascii="Times New Roman" w:hAnsi="Times New Roman"/>
          <w:i/>
          <w:sz w:val="24"/>
          <w:szCs w:val="23"/>
        </w:rPr>
        <w:t>generically dependent</w:t>
      </w:r>
      <w:r w:rsidR="00E64623" w:rsidRPr="001D5799">
        <w:rPr>
          <w:rFonts w:ascii="Times New Roman" w:hAnsi="Times New Roman"/>
          <w:sz w:val="24"/>
          <w:szCs w:val="23"/>
        </w:rPr>
        <w:t xml:space="preserve"> continuants.</w:t>
      </w:r>
    </w:p>
    <w:p w14:paraId="33407E34" w14:textId="77777777" w:rsidR="00E64623" w:rsidRPr="001D5799" w:rsidRDefault="00E64623" w:rsidP="009B5669">
      <w:pPr>
        <w:spacing w:beforeLines="1" w:before="2" w:afterLines="1" w:after="2" w:line="360" w:lineRule="auto"/>
        <w:jc w:val="both"/>
        <w:rPr>
          <w:rFonts w:ascii="Times New Roman" w:hAnsi="Times New Roman"/>
          <w:sz w:val="24"/>
          <w:szCs w:val="23"/>
        </w:rPr>
      </w:pPr>
    </w:p>
    <w:p w14:paraId="4C366449" w14:textId="77777777" w:rsidR="00B734E8" w:rsidRPr="001D5799" w:rsidRDefault="00DA4D6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Generically dependent</w:t>
      </w:r>
      <w:r w:rsidR="00B734E8" w:rsidRPr="001D5799">
        <w:rPr>
          <w:rFonts w:ascii="Times New Roman" w:hAnsi="Times New Roman"/>
          <w:i/>
          <w:sz w:val="24"/>
          <w:szCs w:val="23"/>
        </w:rPr>
        <w:t xml:space="preserve"> continuants</w:t>
      </w:r>
      <w:r w:rsidR="00B734E8" w:rsidRPr="001D5799">
        <w:rPr>
          <w:rFonts w:ascii="Times New Roman" w:hAnsi="Times New Roman"/>
          <w:sz w:val="24"/>
          <w:szCs w:val="23"/>
        </w:rPr>
        <w:t xml:space="preserve"> can be </w:t>
      </w:r>
      <w:r w:rsidR="00B734E8" w:rsidRPr="001D5799">
        <w:rPr>
          <w:rFonts w:ascii="Times New Roman" w:hAnsi="Times New Roman"/>
          <w:b/>
          <w:sz w:val="24"/>
          <w:szCs w:val="23"/>
        </w:rPr>
        <w:t>concretized</w:t>
      </w:r>
      <w:r w:rsidR="00B734E8" w:rsidRPr="001D5799">
        <w:rPr>
          <w:rFonts w:ascii="Times New Roman" w:hAnsi="Times New Roman"/>
          <w:sz w:val="24"/>
          <w:szCs w:val="23"/>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1D5799">
        <w:rPr>
          <w:rFonts w:ascii="Times New Roman" w:hAnsi="Times New Roman"/>
          <w:i/>
          <w:sz w:val="24"/>
          <w:szCs w:val="23"/>
        </w:rPr>
        <w:t>realizable dependent continuant</w:t>
      </w:r>
      <w:r w:rsidR="00B734E8" w:rsidRPr="001D5799">
        <w:rPr>
          <w:rFonts w:ascii="Times New Roman" w:hAnsi="Times New Roman"/>
          <w:sz w:val="24"/>
          <w:szCs w:val="23"/>
        </w:rPr>
        <w:t xml:space="preserve"> in your head.</w:t>
      </w:r>
    </w:p>
    <w:p w14:paraId="5DB224BA" w14:textId="77777777" w:rsidR="00C7495C" w:rsidRPr="001D5799" w:rsidRDefault="00C7495C" w:rsidP="009B5669">
      <w:pPr>
        <w:spacing w:beforeLines="1" w:before="2" w:afterLines="1" w:after="2" w:line="360" w:lineRule="auto"/>
        <w:rPr>
          <w:rFonts w:ascii="Times New Roman" w:hAnsi="Times New Roman"/>
          <w:sz w:val="24"/>
          <w:szCs w:val="23"/>
        </w:rPr>
      </w:pPr>
    </w:p>
    <w:p w14:paraId="1637D61B" w14:textId="77777777" w:rsidR="00047E4F" w:rsidRPr="001D5799" w:rsidRDefault="00236D40"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mallCaps/>
          <w:sz w:val="24"/>
          <w:szCs w:val="23"/>
        </w:rPr>
        <w:t>Axiom:</w:t>
      </w:r>
      <w:r w:rsidR="00601C8D" w:rsidRPr="001D5799">
        <w:rPr>
          <w:rFonts w:ascii="Times New Roman" w:hAnsi="Times New Roman"/>
          <w:sz w:val="24"/>
          <w:szCs w:val="23"/>
        </w:rPr>
        <w:t xml:space="preserve"> if </w:t>
      </w:r>
      <w:r w:rsidR="00601C8D" w:rsidRPr="001D5799">
        <w:rPr>
          <w:rFonts w:ascii="Times New Roman" w:hAnsi="Times New Roman"/>
          <w:i/>
          <w:sz w:val="24"/>
          <w:szCs w:val="23"/>
        </w:rPr>
        <w:t xml:space="preserve">a </w:t>
      </w:r>
      <w:r w:rsidR="00601C8D" w:rsidRPr="001D5799">
        <w:rPr>
          <w:rFonts w:ascii="Times New Roman" w:hAnsi="Times New Roman"/>
          <w:b/>
          <w:sz w:val="24"/>
          <w:szCs w:val="23"/>
        </w:rPr>
        <w:t xml:space="preserve">g-depends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 xml:space="preserve">b </w:t>
      </w:r>
      <w:r w:rsidR="00601C8D" w:rsidRPr="001D5799">
        <w:rPr>
          <w:rFonts w:ascii="Times New Roman" w:hAnsi="Times New Roman"/>
          <w:sz w:val="24"/>
          <w:szCs w:val="23"/>
        </w:rPr>
        <w:t xml:space="preserve">at some time, then there is some </w:t>
      </w:r>
      <w:r w:rsidR="00601C8D" w:rsidRPr="001D5799">
        <w:rPr>
          <w:rFonts w:ascii="Times New Roman" w:hAnsi="Times New Roman"/>
          <w:i/>
          <w:sz w:val="24"/>
          <w:szCs w:val="23"/>
        </w:rPr>
        <w:t xml:space="preserve">c, </w:t>
      </w:r>
      <w:r w:rsidR="00601C8D" w:rsidRPr="001D5799">
        <w:rPr>
          <w:rFonts w:ascii="Times New Roman" w:hAnsi="Times New Roman"/>
          <w:sz w:val="24"/>
          <w:szCs w:val="23"/>
        </w:rPr>
        <w:t xml:space="preserve">a </w:t>
      </w:r>
      <w:r w:rsidR="00601C8D" w:rsidRPr="001D5799">
        <w:rPr>
          <w:rFonts w:ascii="Times New Roman" w:hAnsi="Times New Roman"/>
          <w:b/>
          <w:sz w:val="24"/>
          <w:szCs w:val="23"/>
        </w:rPr>
        <w:t>concretization</w:t>
      </w:r>
      <w:r w:rsidR="00601C8D" w:rsidRPr="001D5799">
        <w:rPr>
          <w:rFonts w:ascii="Times New Roman" w:hAnsi="Times New Roman"/>
          <w:sz w:val="24"/>
          <w:szCs w:val="23"/>
        </w:rPr>
        <w:t xml:space="preserve"> of </w:t>
      </w:r>
      <w:r w:rsidR="00601C8D" w:rsidRPr="001D5799">
        <w:rPr>
          <w:rFonts w:ascii="Times New Roman" w:hAnsi="Times New Roman"/>
          <w:i/>
          <w:sz w:val="24"/>
          <w:szCs w:val="23"/>
        </w:rPr>
        <w:t>a</w:t>
      </w:r>
      <w:r w:rsidR="00601C8D" w:rsidRPr="001D5799">
        <w:rPr>
          <w:rFonts w:ascii="Times New Roman" w:hAnsi="Times New Roman"/>
          <w:sz w:val="24"/>
          <w:szCs w:val="23"/>
        </w:rPr>
        <w:t>, which</w:t>
      </w:r>
      <w:r w:rsidR="00C0143F" w:rsidRPr="001D5799">
        <w:rPr>
          <w:rFonts w:ascii="Times New Roman" w:hAnsi="Times New Roman"/>
          <w:sz w:val="24"/>
          <w:szCs w:val="23"/>
        </w:rPr>
        <w:t xml:space="preserve"> </w:t>
      </w:r>
      <w:r w:rsidR="00601C8D" w:rsidRPr="001D5799">
        <w:rPr>
          <w:rFonts w:ascii="Times New Roman" w:hAnsi="Times New Roman"/>
          <w:b/>
          <w:sz w:val="24"/>
          <w:szCs w:val="23"/>
        </w:rPr>
        <w:t xml:space="preserve">s-depends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b.</w:t>
      </w:r>
    </w:p>
    <w:p w14:paraId="771D77D0" w14:textId="77777777" w:rsidR="00601C8D" w:rsidRPr="001D5799" w:rsidRDefault="00601C8D" w:rsidP="009B5669">
      <w:pPr>
        <w:spacing w:beforeLines="1" w:before="2" w:afterLines="1" w:after="2" w:line="360" w:lineRule="auto"/>
        <w:rPr>
          <w:rFonts w:ascii="Times New Roman" w:hAnsi="Times New Roman"/>
          <w:i/>
          <w:sz w:val="24"/>
          <w:szCs w:val="23"/>
          <w:vertAlign w:val="subscript"/>
        </w:rPr>
      </w:pPr>
    </w:p>
    <w:p w14:paraId="408A54A2" w14:textId="77777777" w:rsidR="00F93648" w:rsidRPr="001D5799" w:rsidRDefault="00B734E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 xml:space="preserve">Works of </w:t>
      </w:r>
      <w:r w:rsidR="00F93648" w:rsidRPr="001D5799">
        <w:rPr>
          <w:rFonts w:ascii="Times New Roman" w:hAnsi="Times New Roman"/>
          <w:b/>
          <w:sz w:val="24"/>
          <w:szCs w:val="23"/>
        </w:rPr>
        <w:t>Music</w:t>
      </w:r>
      <w:r w:rsidRPr="001D5799">
        <w:rPr>
          <w:rFonts w:ascii="Times New Roman" w:hAnsi="Times New Roman"/>
          <w:b/>
          <w:sz w:val="24"/>
          <w:szCs w:val="23"/>
        </w:rPr>
        <w:t xml:space="preserve"> and Experimental Protocols</w:t>
      </w:r>
    </w:p>
    <w:p w14:paraId="15DD9E40" w14:textId="77777777" w:rsidR="00A94D95" w:rsidRPr="00A94D95" w:rsidRDefault="003E0C5C" w:rsidP="00A94D95">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work of music such as Beethoven’s </w:t>
      </w:r>
      <w:r w:rsidRPr="001D5799">
        <w:rPr>
          <w:rFonts w:ascii="Times New Roman" w:hAnsi="Times New Roman"/>
          <w:i/>
          <w:sz w:val="24"/>
          <w:szCs w:val="23"/>
        </w:rPr>
        <w:t>9th Symphony</w:t>
      </w:r>
      <w:r w:rsidRPr="001D5799">
        <w:rPr>
          <w:rFonts w:ascii="Times New Roman" w:hAnsi="Times New Roman"/>
          <w:sz w:val="24"/>
          <w:szCs w:val="23"/>
        </w:rPr>
        <w:t xml:space="preserve">, there is a certain abstract pattern,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D37C38" w:rsidRPr="001D5799">
        <w:rPr>
          <w:rFonts w:ascii="Times New Roman" w:hAnsi="Times New Roman"/>
          <w:sz w:val="24"/>
          <w:szCs w:val="23"/>
        </w:rPr>
        <w:t>,</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which we shall </w:t>
      </w:r>
      <w:r w:rsidR="00B734E8" w:rsidRPr="001D5799">
        <w:rPr>
          <w:rFonts w:ascii="Times New Roman" w:hAnsi="Times New Roman"/>
          <w:sz w:val="24"/>
          <w:szCs w:val="23"/>
        </w:rPr>
        <w:t>call #9</w:t>
      </w:r>
      <w:r w:rsidR="00D37C38" w:rsidRPr="001D5799">
        <w:rPr>
          <w:rFonts w:ascii="Times New Roman" w:hAnsi="Times New Roman"/>
          <w:sz w:val="24"/>
          <w:szCs w:val="23"/>
        </w:rPr>
        <w:t xml:space="preserve">. #9 is an </w:t>
      </w:r>
      <w:r w:rsidR="00D37C38" w:rsidRPr="001D5799">
        <w:rPr>
          <w:rFonts w:ascii="Times New Roman" w:hAnsi="Times New Roman"/>
          <w:b/>
          <w:sz w:val="24"/>
          <w:szCs w:val="23"/>
        </w:rPr>
        <w:t>instance</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of the type </w:t>
      </w:r>
      <w:r w:rsidRPr="001D5799">
        <w:rPr>
          <w:rFonts w:ascii="Times New Roman" w:hAnsi="Times New Roman"/>
          <w:i/>
          <w:sz w:val="24"/>
          <w:szCs w:val="23"/>
        </w:rPr>
        <w:t>symphony</w:t>
      </w:r>
      <w:r w:rsidR="00D37C38" w:rsidRPr="001D5799">
        <w:rPr>
          <w:rFonts w:ascii="Times New Roman" w:hAnsi="Times New Roman"/>
          <w:sz w:val="24"/>
          <w:szCs w:val="23"/>
        </w:rPr>
        <w:t xml:space="preserve">, which is </w:t>
      </w:r>
      <w:r w:rsidRPr="001D5799">
        <w:rPr>
          <w:rFonts w:ascii="Times New Roman" w:hAnsi="Times New Roman"/>
          <w:sz w:val="24"/>
          <w:szCs w:val="23"/>
        </w:rPr>
        <w:t xml:space="preserve">itself a subtype of the type </w:t>
      </w:r>
      <w:r w:rsidRPr="001D5799">
        <w:rPr>
          <w:rFonts w:ascii="Times New Roman" w:hAnsi="Times New Roman"/>
          <w:i/>
          <w:sz w:val="24"/>
          <w:szCs w:val="23"/>
        </w:rPr>
        <w:t>musical work</w:t>
      </w:r>
      <w:r w:rsidR="00D37C38" w:rsidRPr="001D5799">
        <w:rPr>
          <w:rFonts w:ascii="Times New Roman" w:hAnsi="Times New Roman"/>
          <w:sz w:val="24"/>
          <w:szCs w:val="23"/>
        </w:rPr>
        <w:t>. #9</w:t>
      </w:r>
      <w:r w:rsidRPr="001D5799">
        <w:rPr>
          <w:rFonts w:ascii="Times New Roman" w:hAnsi="Times New Roman"/>
          <w:sz w:val="24"/>
          <w:szCs w:val="23"/>
        </w:rPr>
        <w:t xml:space="preserve"> is </w:t>
      </w:r>
      <w:r w:rsidRPr="001D5799">
        <w:rPr>
          <w:rFonts w:ascii="Times New Roman" w:hAnsi="Times New Roman"/>
          <w:b/>
          <w:sz w:val="24"/>
          <w:szCs w:val="23"/>
        </w:rPr>
        <w:t>concretized</w:t>
      </w:r>
      <w:r w:rsidRPr="001D5799">
        <w:rPr>
          <w:rFonts w:ascii="Times New Roman" w:hAnsi="Times New Roman"/>
          <w:sz w:val="24"/>
          <w:szCs w:val="23"/>
        </w:rPr>
        <w:t xml:space="preserve">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 xml:space="preserve">patterns of ink marks that we find in </w:t>
      </w:r>
      <w:r w:rsidR="00D37C38" w:rsidRPr="001D5799">
        <w:rPr>
          <w:rFonts w:ascii="Times New Roman" w:hAnsi="Times New Roman"/>
          <w:sz w:val="24"/>
          <w:szCs w:val="23"/>
        </w:rPr>
        <w:t>printed copies</w:t>
      </w:r>
      <w:r w:rsidRPr="001D5799">
        <w:rPr>
          <w:rFonts w:ascii="Times New Roman" w:hAnsi="Times New Roman"/>
          <w:sz w:val="24"/>
          <w:szCs w:val="23"/>
        </w:rPr>
        <w:t xml:space="preserve"> of </w:t>
      </w:r>
      <w:r w:rsidR="00D37C38" w:rsidRPr="001D5799">
        <w:rPr>
          <w:rFonts w:ascii="Times New Roman" w:hAnsi="Times New Roman"/>
          <w:sz w:val="24"/>
          <w:szCs w:val="23"/>
        </w:rPr>
        <w:t xml:space="preserve">its </w:t>
      </w:r>
      <w:r w:rsidRPr="001D5799">
        <w:rPr>
          <w:rFonts w:ascii="Times New Roman" w:hAnsi="Times New Roman"/>
          <w:i/>
          <w:sz w:val="24"/>
          <w:szCs w:val="23"/>
        </w:rPr>
        <w:t>score</w:t>
      </w:r>
      <w:r w:rsidRPr="001D5799">
        <w:rPr>
          <w:rFonts w:ascii="Times New Roman" w:hAnsi="Times New Roman"/>
          <w:sz w:val="24"/>
          <w:szCs w:val="23"/>
        </w:rPr>
        <w:t xml:space="preserve">, or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patterns of grooves in vinyl disk</w:t>
      </w:r>
      <w:r w:rsidR="00D37C38" w:rsidRPr="001D5799">
        <w:rPr>
          <w:rFonts w:ascii="Times New Roman" w:hAnsi="Times New Roman"/>
          <w:sz w:val="24"/>
          <w:szCs w:val="23"/>
        </w:rPr>
        <w:t>s</w:t>
      </w:r>
      <w:r w:rsidRPr="001D5799">
        <w:rPr>
          <w:rFonts w:ascii="Times New Roman" w:hAnsi="Times New Roman"/>
          <w:sz w:val="24"/>
          <w:szCs w:val="23"/>
        </w:rPr>
        <w:t xml:space="preserve">. </w:t>
      </w:r>
      <w:r w:rsidR="00494B7A" w:rsidRPr="001D5799">
        <w:rPr>
          <w:rFonts w:ascii="Times New Roman" w:hAnsi="Times New Roman"/>
          <w:sz w:val="24"/>
          <w:szCs w:val="23"/>
        </w:rPr>
        <w:t>The score</w:t>
      </w:r>
      <w:r w:rsidR="004F7B87" w:rsidRPr="001D5799">
        <w:rPr>
          <w:rFonts w:ascii="Times New Roman" w:hAnsi="Times New Roman"/>
          <w:sz w:val="24"/>
          <w:szCs w:val="23"/>
        </w:rPr>
        <w:t xml:space="preserve"> is an </w:t>
      </w:r>
      <w:r w:rsidR="004F7B87" w:rsidRPr="001D5799">
        <w:rPr>
          <w:rFonts w:ascii="Times New Roman" w:hAnsi="Times New Roman"/>
          <w:b/>
          <w:sz w:val="24"/>
          <w:szCs w:val="23"/>
        </w:rPr>
        <w:t>instance</w:t>
      </w:r>
      <w:r w:rsidR="004F7B87"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F7B87" w:rsidRPr="001D5799">
        <w:rPr>
          <w:rFonts w:ascii="Times New Roman" w:hAnsi="Times New Roman"/>
          <w:sz w:val="24"/>
          <w:szCs w:val="23"/>
        </w:rPr>
        <w:t xml:space="preserve"> type </w:t>
      </w:r>
      <w:r w:rsidR="004F7B87" w:rsidRPr="001D5799">
        <w:rPr>
          <w:rFonts w:ascii="Times New Roman" w:hAnsi="Times New Roman"/>
          <w:i/>
          <w:sz w:val="24"/>
          <w:szCs w:val="23"/>
        </w:rPr>
        <w:t>plan specification</w:t>
      </w:r>
      <w:r w:rsidR="004F7B87" w:rsidRPr="001D5799">
        <w:rPr>
          <w:rFonts w:ascii="Times New Roman" w:hAnsi="Times New Roman"/>
          <w:sz w:val="24"/>
          <w:szCs w:val="23"/>
        </w:rPr>
        <w:t xml:space="preserve">, </w:t>
      </w:r>
      <w:r w:rsidR="00D37C38" w:rsidRPr="001D5799">
        <w:rPr>
          <w:rFonts w:ascii="Times New Roman" w:hAnsi="Times New Roman"/>
          <w:sz w:val="24"/>
          <w:szCs w:val="23"/>
        </w:rPr>
        <w:t xml:space="preserve">specifying how to create a corresponding </w:t>
      </w:r>
      <w:r w:rsidR="00D37C38" w:rsidRPr="001D5799">
        <w:rPr>
          <w:rFonts w:ascii="Times New Roman" w:hAnsi="Times New Roman"/>
          <w:i/>
          <w:sz w:val="24"/>
          <w:szCs w:val="23"/>
        </w:rPr>
        <w:t>musical performance</w:t>
      </w:r>
      <w:r w:rsidR="00D37C38" w:rsidRPr="001D5799">
        <w:rPr>
          <w:rFonts w:ascii="Times New Roman" w:hAnsi="Times New Roman"/>
          <w:sz w:val="24"/>
          <w:szCs w:val="23"/>
        </w:rPr>
        <w:t xml:space="preserve">. This </w:t>
      </w:r>
      <w:r w:rsidR="00D37C38" w:rsidRPr="001D5799">
        <w:rPr>
          <w:rFonts w:ascii="Times New Roman" w:hAnsi="Times New Roman"/>
          <w:i/>
          <w:sz w:val="24"/>
          <w:szCs w:val="23"/>
        </w:rPr>
        <w:t>plan specification</w:t>
      </w:r>
      <w:r w:rsidR="00C0143F" w:rsidRPr="001D5799">
        <w:rPr>
          <w:rFonts w:ascii="Times New Roman" w:hAnsi="Times New Roman"/>
          <w:i/>
          <w:sz w:val="24"/>
          <w:szCs w:val="23"/>
        </w:rPr>
        <w:t xml:space="preserve"> </w:t>
      </w:r>
      <w:r w:rsidR="004F7B87" w:rsidRPr="001D5799">
        <w:rPr>
          <w:rFonts w:ascii="Times New Roman" w:hAnsi="Times New Roman"/>
          <w:sz w:val="24"/>
          <w:szCs w:val="23"/>
        </w:rPr>
        <w:t xml:space="preserve">is </w:t>
      </w:r>
      <w:r w:rsidR="004F7B87" w:rsidRPr="001D5799">
        <w:rPr>
          <w:rFonts w:ascii="Times New Roman" w:hAnsi="Times New Roman"/>
          <w:b/>
          <w:sz w:val="24"/>
          <w:szCs w:val="23"/>
        </w:rPr>
        <w:t>concretized</w:t>
      </w:r>
      <w:r w:rsidR="00C0143F" w:rsidRPr="001D5799">
        <w:rPr>
          <w:rFonts w:ascii="Times New Roman" w:hAnsi="Times New Roman"/>
          <w:b/>
          <w:sz w:val="24"/>
          <w:szCs w:val="23"/>
        </w:rPr>
        <w:t xml:space="preserve"> </w:t>
      </w:r>
      <w:r w:rsidR="00D37C38" w:rsidRPr="001D5799">
        <w:rPr>
          <w:rFonts w:ascii="Times New Roman" w:hAnsi="Times New Roman"/>
          <w:sz w:val="24"/>
          <w:szCs w:val="23"/>
        </w:rPr>
        <w:t xml:space="preserve">in distributed fashion in the form of </w:t>
      </w:r>
      <w:r w:rsidR="004F7B87" w:rsidRPr="001D5799">
        <w:rPr>
          <w:rFonts w:ascii="Times New Roman" w:hAnsi="Times New Roman"/>
          <w:sz w:val="24"/>
          <w:szCs w:val="23"/>
        </w:rPr>
        <w:t xml:space="preserve">a network of </w:t>
      </w:r>
      <w:r w:rsidR="00D37C38" w:rsidRPr="001D5799">
        <w:rPr>
          <w:rFonts w:ascii="Times New Roman" w:hAnsi="Times New Roman"/>
          <w:sz w:val="24"/>
          <w:szCs w:val="23"/>
        </w:rPr>
        <w:t>sub</w:t>
      </w:r>
      <w:r w:rsidR="004F7B87" w:rsidRPr="001D5799">
        <w:rPr>
          <w:rFonts w:ascii="Times New Roman" w:hAnsi="Times New Roman"/>
          <w:sz w:val="24"/>
          <w:szCs w:val="23"/>
        </w:rPr>
        <w:t>plans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distributed across </w:t>
      </w:r>
      <w:r w:rsidR="004F7B87" w:rsidRPr="001D5799">
        <w:rPr>
          <w:rFonts w:ascii="Times New Roman" w:hAnsi="Times New Roman"/>
          <w:sz w:val="24"/>
          <w:szCs w:val="23"/>
        </w:rPr>
        <w:t>the minds of the conductor and the members of the orchestra</w:t>
      </w:r>
      <w:r w:rsidR="00D37C38" w:rsidRPr="001D5799">
        <w:rPr>
          <w:rFonts w:ascii="Times New Roman" w:hAnsi="Times New Roman"/>
          <w:sz w:val="24"/>
          <w:szCs w:val="23"/>
        </w:rPr>
        <w:t>, together forming a plan to create a musical performance of #9</w:t>
      </w:r>
      <w:r w:rsidR="004F7B87" w:rsidRPr="001D5799">
        <w:rPr>
          <w:rFonts w:ascii="Times New Roman" w:hAnsi="Times New Roman"/>
          <w:sz w:val="24"/>
          <w:szCs w:val="23"/>
        </w:rPr>
        <w:t xml:space="preserve">. This complex </w:t>
      </w:r>
      <w:r w:rsidR="004F7B87" w:rsidRPr="001D5799">
        <w:rPr>
          <w:rFonts w:ascii="Times New Roman" w:hAnsi="Times New Roman"/>
          <w:i/>
          <w:sz w:val="24"/>
          <w:szCs w:val="23"/>
        </w:rPr>
        <w:t>realizable</w:t>
      </w:r>
      <w:r w:rsidR="00921592" w:rsidRPr="001D5799">
        <w:rPr>
          <w:rFonts w:ascii="Times New Roman" w:hAnsi="Times New Roman"/>
          <w:i/>
          <w:sz w:val="24"/>
          <w:szCs w:val="23"/>
        </w:rPr>
        <w:t xml:space="preserve"> dependent continuant</w:t>
      </w:r>
      <w:r w:rsidR="004F7B87" w:rsidRPr="001D5799">
        <w:rPr>
          <w:rFonts w:ascii="Times New Roman" w:hAnsi="Times New Roman"/>
          <w:sz w:val="24"/>
          <w:szCs w:val="23"/>
        </w:rPr>
        <w:t xml:space="preserve"> is </w:t>
      </w:r>
      <w:r w:rsidR="00D37C38" w:rsidRPr="001D5799">
        <w:rPr>
          <w:rFonts w:ascii="Times New Roman" w:hAnsi="Times New Roman"/>
          <w:sz w:val="24"/>
          <w:szCs w:val="23"/>
        </w:rPr>
        <w:t xml:space="preserve">then </w:t>
      </w:r>
      <w:r w:rsidR="004F7B87" w:rsidRPr="001D5799">
        <w:rPr>
          <w:rFonts w:ascii="Times New Roman" w:hAnsi="Times New Roman"/>
          <w:b/>
          <w:sz w:val="24"/>
          <w:szCs w:val="23"/>
        </w:rPr>
        <w:t>realized</w:t>
      </w:r>
      <w:r w:rsidR="004F7B87" w:rsidRPr="001D5799">
        <w:rPr>
          <w:rFonts w:ascii="Times New Roman" w:hAnsi="Times New Roman"/>
          <w:sz w:val="24"/>
          <w:szCs w:val="23"/>
        </w:rPr>
        <w:t xml:space="preserve"> when conductor and orchestra work together to </w:t>
      </w:r>
      <w:r w:rsidR="00D37C38" w:rsidRPr="001D5799">
        <w:rPr>
          <w:rFonts w:ascii="Times New Roman" w:hAnsi="Times New Roman"/>
          <w:sz w:val="24"/>
          <w:szCs w:val="23"/>
        </w:rPr>
        <w:t>create</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a certain </w:t>
      </w:r>
      <w:r w:rsidR="004F7B87" w:rsidRPr="001D5799">
        <w:rPr>
          <w:rFonts w:ascii="Times New Roman" w:hAnsi="Times New Roman"/>
          <w:sz w:val="24"/>
          <w:szCs w:val="23"/>
        </w:rPr>
        <w:t>pattern of air vibrations</w:t>
      </w:r>
      <w:r w:rsidR="00F93648" w:rsidRPr="001D5799">
        <w:rPr>
          <w:rFonts w:ascii="Times New Roman" w:hAnsi="Times New Roman"/>
          <w:sz w:val="24"/>
          <w:szCs w:val="23"/>
        </w:rPr>
        <w:t xml:space="preserve"> conforming to the score and audible to an audience</w:t>
      </w:r>
      <w:r w:rsidR="004F7B87" w:rsidRPr="001D5799">
        <w:rPr>
          <w:rFonts w:ascii="Times New Roman" w:hAnsi="Times New Roman"/>
          <w:sz w:val="24"/>
          <w:szCs w:val="23"/>
        </w:rPr>
        <w:t>.</w:t>
      </w:r>
      <w:r w:rsidR="00A94D95">
        <w:rPr>
          <w:rFonts w:ascii="Times New Roman" w:hAnsi="Times New Roman"/>
          <w:sz w:val="24"/>
          <w:szCs w:val="23"/>
        </w:rPr>
        <w:t xml:space="preserve"> One consequence of the above is that we cannot in fact listen to Beethoven’s 9th Symphony, but rather only to performances thereof.</w:t>
      </w:r>
    </w:p>
    <w:p w14:paraId="720CB718" w14:textId="77777777" w:rsidR="00D37C38" w:rsidRPr="001D5799" w:rsidRDefault="00D37C38" w:rsidP="009B5669">
      <w:pPr>
        <w:spacing w:beforeLines="1" w:before="2" w:afterLines="1" w:after="2" w:line="360" w:lineRule="auto"/>
        <w:jc w:val="both"/>
        <w:rPr>
          <w:rFonts w:ascii="Times New Roman" w:hAnsi="Times New Roman"/>
          <w:sz w:val="24"/>
          <w:szCs w:val="23"/>
        </w:rPr>
      </w:pPr>
    </w:p>
    <w:p w14:paraId="6CD8F63F" w14:textId="77777777" w:rsidR="003E0C5C" w:rsidRPr="001D5799" w:rsidRDefault="00F936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D37C38" w:rsidRPr="001D5799">
        <w:rPr>
          <w:rFonts w:ascii="Times New Roman" w:hAnsi="Times New Roman"/>
          <w:sz w:val="24"/>
          <w:szCs w:val="23"/>
        </w:rPr>
        <w:t>nalogously, when a research tea</w:t>
      </w:r>
      <w:r w:rsidR="003E0C5C" w:rsidRPr="001D5799">
        <w:rPr>
          <w:rFonts w:ascii="Times New Roman" w:hAnsi="Times New Roman"/>
          <w:sz w:val="24"/>
          <w:szCs w:val="23"/>
        </w:rPr>
        <w:t xml:space="preserve">m decides to perform an experiment following a published protocol, the protocol itself is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instance</w:t>
      </w:r>
      <w:r w:rsidR="003E0C5C" w:rsidRPr="001D5799">
        <w:rPr>
          <w:rFonts w:ascii="Times New Roman" w:hAnsi="Times New Roman"/>
          <w:sz w:val="24"/>
          <w:szCs w:val="23"/>
        </w:rPr>
        <w:t xml:space="preserve"> of the type </w:t>
      </w:r>
      <w:r w:rsidR="003E0C5C" w:rsidRPr="001D5799">
        <w:rPr>
          <w:rFonts w:ascii="Times New Roman" w:hAnsi="Times New Roman"/>
          <w:i/>
          <w:sz w:val="24"/>
          <w:szCs w:val="23"/>
        </w:rPr>
        <w:t>plan specification</w:t>
      </w:r>
      <w:r w:rsidR="003E0C5C" w:rsidRPr="001D5799">
        <w:rPr>
          <w:rFonts w:ascii="Times New Roman" w:hAnsi="Times New Roman"/>
          <w:sz w:val="24"/>
          <w:szCs w:val="23"/>
        </w:rPr>
        <w:t xml:space="preserve">. The leader of the research team concretizes this protocol in her mind to create that specifically dependent realizable </w:t>
      </w:r>
      <w:r w:rsidR="00FB129B" w:rsidRPr="001D5799">
        <w:rPr>
          <w:rFonts w:ascii="Times New Roman" w:hAnsi="Times New Roman"/>
          <w:i/>
          <w:sz w:val="24"/>
          <w:szCs w:val="23"/>
        </w:rPr>
        <w:t>continuant</w:t>
      </w:r>
      <w:r w:rsidR="003E0C5C" w:rsidRPr="001D5799">
        <w:rPr>
          <w:rFonts w:ascii="Times New Roman" w:hAnsi="Times New Roman"/>
          <w:sz w:val="24"/>
          <w:szCs w:val="23"/>
        </w:rPr>
        <w:t xml:space="preserve"> which is her plan for carrying out this experiment. At the same time she creates a series of sub-protocols, plan specification</w:t>
      </w:r>
      <w:r w:rsidR="00AD4F8F" w:rsidRPr="001D5799">
        <w:rPr>
          <w:rFonts w:ascii="Times New Roman" w:hAnsi="Times New Roman"/>
          <w:sz w:val="24"/>
          <w:szCs w:val="23"/>
        </w:rPr>
        <w:t xml:space="preserve">s for her various team members. These plan specifications </w:t>
      </w:r>
      <w:r w:rsidR="003E0C5C" w:rsidRPr="001D5799">
        <w:rPr>
          <w:rFonts w:ascii="Times New Roman" w:hAnsi="Times New Roman"/>
          <w:sz w:val="24"/>
          <w:szCs w:val="23"/>
        </w:rPr>
        <w:t xml:space="preserve">are concretized </w:t>
      </w:r>
      <w:r w:rsidR="00AD4F8F" w:rsidRPr="001D5799">
        <w:rPr>
          <w:rFonts w:ascii="Times New Roman" w:hAnsi="Times New Roman"/>
          <w:sz w:val="24"/>
          <w:szCs w:val="23"/>
        </w:rPr>
        <w:t xml:space="preserve">in the minds of the team members </w:t>
      </w:r>
      <w:r w:rsidR="003E0C5C" w:rsidRPr="001D5799">
        <w:rPr>
          <w:rFonts w:ascii="Times New Roman" w:hAnsi="Times New Roman"/>
          <w:sz w:val="24"/>
          <w:szCs w:val="23"/>
        </w:rPr>
        <w:t xml:space="preserve">as plans for carrying out corresponding </w:t>
      </w:r>
      <w:r w:rsidR="00AD4F8F" w:rsidRPr="001D5799">
        <w:rPr>
          <w:rFonts w:ascii="Times New Roman" w:hAnsi="Times New Roman"/>
          <w:sz w:val="24"/>
          <w:szCs w:val="23"/>
        </w:rPr>
        <w:t xml:space="preserve">subactivities within </w:t>
      </w:r>
      <w:r w:rsidR="003E0C5C" w:rsidRPr="001D5799">
        <w:rPr>
          <w:rFonts w:ascii="Times New Roman" w:hAnsi="Times New Roman"/>
          <w:sz w:val="24"/>
          <w:szCs w:val="23"/>
        </w:rPr>
        <w:t xml:space="preserve">the experiment. The experiment itself is a </w:t>
      </w:r>
      <w:r w:rsidR="003E0C5C" w:rsidRPr="001D5799">
        <w:rPr>
          <w:rFonts w:ascii="Times New Roman" w:hAnsi="Times New Roman"/>
          <w:i/>
          <w:sz w:val="24"/>
          <w:szCs w:val="23"/>
        </w:rPr>
        <w:t>realization</w:t>
      </w:r>
      <w:r w:rsidR="00AD4F8F" w:rsidRPr="001D5799">
        <w:rPr>
          <w:rFonts w:ascii="Times New Roman" w:hAnsi="Times New Roman"/>
          <w:sz w:val="24"/>
          <w:szCs w:val="23"/>
        </w:rPr>
        <w:t xml:space="preserve"> of these plans, having outputs such as publications, databases, and so forth, as described in the </w:t>
      </w:r>
      <w:hyperlink r:id="rId45" w:history="1">
        <w:r w:rsidR="00AD4F8F" w:rsidRPr="001D5799">
          <w:rPr>
            <w:rStyle w:val="Hyperlink"/>
            <w:rFonts w:ascii="Times New Roman" w:hAnsi="Times New Roman"/>
            <w:sz w:val="24"/>
            <w:szCs w:val="23"/>
          </w:rPr>
          <w:t>Ontology for Biomedical Investigations</w:t>
        </w:r>
      </w:hyperlink>
      <w:r w:rsidR="00AD4F8F" w:rsidRPr="001D5799">
        <w:rPr>
          <w:rFonts w:ascii="Times New Roman" w:hAnsi="Times New Roman"/>
          <w:sz w:val="24"/>
          <w:szCs w:val="23"/>
        </w:rPr>
        <w:t xml:space="preserve"> (OBI).</w:t>
      </w:r>
    </w:p>
    <w:p w14:paraId="5A6BC9B1" w14:textId="77777777" w:rsidR="00B055FE" w:rsidRPr="001D5799" w:rsidRDefault="00B055FE" w:rsidP="009B5669">
      <w:pPr>
        <w:spacing w:beforeLines="1" w:before="2" w:afterLines="1" w:after="2" w:line="360" w:lineRule="auto"/>
        <w:rPr>
          <w:rFonts w:ascii="Times New Roman" w:hAnsi="Times New Roman"/>
          <w:sz w:val="24"/>
          <w:szCs w:val="23"/>
        </w:rPr>
      </w:pPr>
    </w:p>
    <w:p w14:paraId="74258069" w14:textId="77777777" w:rsidR="0091677C" w:rsidRDefault="001257D8" w:rsidP="006C241A">
      <w:pPr>
        <w:pStyle w:val="Heading1"/>
      </w:pPr>
      <w:bookmarkStart w:id="755" w:name="_Toc313270723"/>
      <w:r>
        <w:t xml:space="preserve">3. </w:t>
      </w:r>
      <w:r w:rsidR="00FB129B" w:rsidRPr="00FB129B">
        <w:rPr>
          <w:i/>
        </w:rPr>
        <w:t>Occurrent</w:t>
      </w:r>
      <w:bookmarkEnd w:id="755"/>
    </w:p>
    <w:p w14:paraId="5DBC38AD" w14:textId="77777777" w:rsidR="00C0143F" w:rsidRPr="001D5799" w:rsidRDefault="00C0143F" w:rsidP="006C241A">
      <w:pPr>
        <w:spacing w:line="360" w:lineRule="auto"/>
        <w:jc w:val="both"/>
        <w:rPr>
          <w:rFonts w:ascii="Times New Roman" w:hAnsi="Times New Roman"/>
          <w:sz w:val="24"/>
          <w:szCs w:val="23"/>
        </w:rPr>
      </w:pPr>
    </w:p>
    <w:p w14:paraId="18D71A7E" w14:textId="77777777" w:rsidR="008A6C9D" w:rsidRPr="001D5799" w:rsidRDefault="00AD4F8F" w:rsidP="006C241A">
      <w:pPr>
        <w:spacing w:line="360" w:lineRule="auto"/>
        <w:jc w:val="both"/>
        <w:rPr>
          <w:rFonts w:ascii="Times New Roman" w:hAnsi="Times New Roman"/>
          <w:sz w:val="24"/>
          <w:szCs w:val="23"/>
        </w:rPr>
      </w:pPr>
      <w:r w:rsidRPr="001D5799">
        <w:rPr>
          <w:rFonts w:ascii="Times New Roman" w:hAnsi="Times New Roman"/>
          <w:sz w:val="24"/>
          <w:szCs w:val="23"/>
        </w:rPr>
        <w:t>The realm of o</w:t>
      </w:r>
      <w:r w:rsidR="00F93648" w:rsidRPr="001D5799">
        <w:rPr>
          <w:rFonts w:ascii="Times New Roman" w:hAnsi="Times New Roman"/>
          <w:sz w:val="24"/>
          <w:szCs w:val="23"/>
        </w:rPr>
        <w:t>ccurrents</w:t>
      </w:r>
      <w:r w:rsidRPr="001D5799">
        <w:rPr>
          <w:rFonts w:ascii="Times New Roman" w:hAnsi="Times New Roman"/>
          <w:sz w:val="24"/>
          <w:szCs w:val="23"/>
        </w:rPr>
        <w:t xml:space="preserve"> is less pervasively marked by the presence of natural units than is the case in the realm of independent continuants. Those natural </w:t>
      </w:r>
      <w:r w:rsidR="00A94D95">
        <w:rPr>
          <w:rFonts w:ascii="Times New Roman" w:hAnsi="Times New Roman"/>
          <w:sz w:val="24"/>
          <w:szCs w:val="23"/>
        </w:rPr>
        <w:t xml:space="preserve">– as contrasted with engineered, which here means: deliberately executed – </w:t>
      </w:r>
      <w:r w:rsidR="00DA4D68" w:rsidRPr="001D5799">
        <w:rPr>
          <w:rFonts w:ascii="Times New Roman" w:hAnsi="Times New Roman"/>
          <w:sz w:val="24"/>
          <w:szCs w:val="23"/>
        </w:rPr>
        <w:t xml:space="preserve">units </w:t>
      </w:r>
      <w:r w:rsidR="00F93648" w:rsidRPr="001D5799">
        <w:rPr>
          <w:rFonts w:ascii="Times New Roman" w:hAnsi="Times New Roman"/>
          <w:sz w:val="24"/>
          <w:szCs w:val="23"/>
        </w:rPr>
        <w:t xml:space="preserve">which do </w:t>
      </w:r>
      <w:r w:rsidRPr="001D5799">
        <w:rPr>
          <w:rFonts w:ascii="Times New Roman" w:hAnsi="Times New Roman"/>
          <w:sz w:val="24"/>
          <w:szCs w:val="23"/>
        </w:rPr>
        <w:t xml:space="preserve">exist in the realm of occurrents </w:t>
      </w:r>
      <w:r w:rsidR="00F93648" w:rsidRPr="001D5799">
        <w:rPr>
          <w:rFonts w:ascii="Times New Roman" w:hAnsi="Times New Roman"/>
          <w:sz w:val="24"/>
          <w:szCs w:val="23"/>
        </w:rPr>
        <w:t>are typically either parasitic on the existence of natural units on the continuant side</w:t>
      </w:r>
      <w:r w:rsidRPr="001D5799">
        <w:rPr>
          <w:rFonts w:ascii="Times New Roman" w:hAnsi="Times New Roman"/>
          <w:sz w:val="24"/>
          <w:szCs w:val="23"/>
        </w:rPr>
        <w:t xml:space="preserve"> (for example in the cases of births and deaths, and of similar object-bound process boundaries)</w:t>
      </w:r>
      <w:r w:rsidR="008A6C9D" w:rsidRPr="001D5799">
        <w:rPr>
          <w:rFonts w:ascii="Times New Roman" w:hAnsi="Times New Roman"/>
          <w:sz w:val="24"/>
          <w:szCs w:val="23"/>
        </w:rPr>
        <w:t>,</w:t>
      </w:r>
      <w:r w:rsidR="00F93648" w:rsidRPr="001D5799">
        <w:rPr>
          <w:rFonts w:ascii="Times New Roman" w:hAnsi="Times New Roman"/>
          <w:sz w:val="24"/>
          <w:szCs w:val="23"/>
        </w:rPr>
        <w:t xml:space="preserve"> or they are fiat in nature. Thus we can count </w:t>
      </w:r>
      <w:r w:rsidR="00F93648" w:rsidRPr="001D5799">
        <w:rPr>
          <w:rFonts w:ascii="Times New Roman" w:hAnsi="Times New Roman"/>
          <w:i/>
          <w:sz w:val="24"/>
          <w:szCs w:val="23"/>
        </w:rPr>
        <w:t>lives</w:t>
      </w:r>
      <w:r w:rsidR="00CA7294" w:rsidRPr="001D5799">
        <w:rPr>
          <w:rFonts w:ascii="Times New Roman" w:hAnsi="Times New Roman"/>
          <w:sz w:val="24"/>
          <w:szCs w:val="23"/>
        </w:rPr>
        <w:t>; we can count football games; we can count chemical reactions performed in experiments or in chemical manufacturing.</w:t>
      </w:r>
    </w:p>
    <w:p w14:paraId="0F201EDB" w14:textId="77777777" w:rsidR="008A6C9D" w:rsidRPr="001D5799" w:rsidRDefault="008A6C9D" w:rsidP="006C241A">
      <w:pPr>
        <w:spacing w:line="360" w:lineRule="auto"/>
        <w:jc w:val="both"/>
        <w:rPr>
          <w:rFonts w:ascii="Times New Roman" w:hAnsi="Times New Roman"/>
          <w:sz w:val="24"/>
        </w:rPr>
      </w:pPr>
      <w:r w:rsidRPr="001D5799">
        <w:rPr>
          <w:rFonts w:ascii="Times New Roman" w:hAnsi="Times New Roman"/>
          <w:iCs/>
          <w:sz w:val="24"/>
        </w:rPr>
        <w:t>Even w</w:t>
      </w:r>
      <w:r w:rsidRPr="001D5799">
        <w:rPr>
          <w:rFonts w:ascii="Times New Roman" w:hAnsi="Times New Roman"/>
          <w:sz w:val="24"/>
        </w:rPr>
        <w:t>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w:t>
      </w:r>
      <w:r w:rsidR="00514A85">
        <w:rPr>
          <w:rFonts w:ascii="Times New Roman" w:hAnsi="Times New Roman"/>
          <w:sz w:val="24"/>
        </w:rPr>
        <w:t xml:space="preserve"> unfold in a continuous series </w:t>
      </w:r>
      <w:r w:rsidRPr="001D5799">
        <w:rPr>
          <w:rFonts w:ascii="Times New Roman" w:hAnsi="Times New Roman"/>
          <w:sz w:val="24"/>
        </w:rPr>
        <w:t>from other</w:t>
      </w:r>
      <w:r w:rsidR="00514A85">
        <w:rPr>
          <w:rFonts w:ascii="Times New Roman" w:hAnsi="Times New Roman"/>
          <w:sz w:val="24"/>
        </w:rPr>
        <w:t>,</w:t>
      </w:r>
      <w:r w:rsidRPr="001D5799">
        <w:rPr>
          <w:rFonts w:ascii="Times New Roman" w:hAnsi="Times New Roman"/>
          <w:sz w:val="24"/>
        </w:rPr>
        <w:t xml:space="preserve"> pr</w:t>
      </w:r>
      <w:r w:rsidR="00514A85">
        <w:rPr>
          <w:rFonts w:ascii="Times New Roman" w:hAnsi="Times New Roman"/>
          <w:sz w:val="24"/>
        </w:rPr>
        <w:t xml:space="preserve">ior </w:t>
      </w:r>
      <w:r w:rsidRPr="001D5799">
        <w:rPr>
          <w:rFonts w:ascii="Times New Roman" w:hAnsi="Times New Roman"/>
          <w:sz w:val="24"/>
        </w:rPr>
        <w:t>processes such as fertilization</w:t>
      </w:r>
      <w:r w:rsidR="00514A85">
        <w:rPr>
          <w:rFonts w:ascii="Times New Roman" w:hAnsi="Times New Roman"/>
          <w:sz w:val="24"/>
        </w:rPr>
        <w:t>,</w:t>
      </w:r>
      <w:r w:rsidRPr="001D5799">
        <w:rPr>
          <w:rFonts w:ascii="Times New Roman" w:hAnsi="Times New Roman"/>
          <w:sz w:val="24"/>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p>
    <w:p w14:paraId="5E4C6B2F" w14:textId="77777777" w:rsidR="008A6C9D" w:rsidRDefault="008A6C9D" w:rsidP="006C241A">
      <w:pPr>
        <w:spacing w:after="80" w:line="360" w:lineRule="auto"/>
        <w:jc w:val="both"/>
        <w:rPr>
          <w:rFonts w:ascii="Times New Roman" w:hAnsi="Times New Roman"/>
        </w:rPr>
      </w:pPr>
      <w:r w:rsidRPr="008D5425">
        <w:rPr>
          <w:rFonts w:ascii="Times New Roman" w:hAnsi="Times New Roman"/>
        </w:rPr>
        <w:t>Processes can be arbitrarily summed and divided. In particular, we can identify sub-processes</w:t>
      </w:r>
      <w:r w:rsidR="00A94D95">
        <w:rPr>
          <w:rFonts w:ascii="Times New Roman" w:hAnsi="Times New Roman"/>
        </w:rPr>
        <w:t xml:space="preserve"> – temporal parts – </w:t>
      </w:r>
      <w:r w:rsidRPr="008D5425">
        <w:rPr>
          <w:rFonts w:ascii="Times New Roman" w:hAnsi="Times New Roman"/>
        </w:rPr>
        <w:t xml:space="preserve">which are fiat segments </w:t>
      </w:r>
      <w:r>
        <w:rPr>
          <w:rFonts w:ascii="Times New Roman" w:hAnsi="Times New Roman"/>
        </w:rPr>
        <w:t xml:space="preserve">occupying constituent </w:t>
      </w:r>
      <w:r w:rsidRPr="008D5425">
        <w:rPr>
          <w:rFonts w:ascii="Times New Roman" w:hAnsi="Times New Roman"/>
        </w:rPr>
        <w:t xml:space="preserve">temporal intervals </w:t>
      </w:r>
      <w:r>
        <w:rPr>
          <w:rFonts w:ascii="Times New Roman" w:hAnsi="Times New Roman"/>
        </w:rPr>
        <w:t>of the temporal interval occupied by the process as a whole</w:t>
      </w:r>
      <w:r w:rsidRPr="008D5425">
        <w:rPr>
          <w:rFonts w:ascii="Times New Roman" w:hAnsi="Times New Roman"/>
        </w:rPr>
        <w:t>.</w:t>
      </w:r>
    </w:p>
    <w:p w14:paraId="34B8C9AF" w14:textId="77777777" w:rsidR="00F93648" w:rsidRDefault="00F93648" w:rsidP="009B5669">
      <w:pPr>
        <w:spacing w:beforeLines="1" w:before="2" w:afterLines="1" w:after="2" w:line="360" w:lineRule="auto"/>
        <w:jc w:val="both"/>
        <w:rPr>
          <w:rFonts w:ascii="Times New Roman" w:hAnsi="Times New Roman"/>
          <w:sz w:val="24"/>
          <w:szCs w:val="23"/>
        </w:rPr>
      </w:pPr>
    </w:p>
    <w:p w14:paraId="301E0FB9" w14:textId="77777777" w:rsidR="00A94D95" w:rsidRPr="00E944CF" w:rsidRDefault="00A94D95" w:rsidP="00A94D95">
      <w:pPr>
        <w:pStyle w:val="Heading2"/>
        <w:spacing w:line="360" w:lineRule="auto"/>
        <w:rPr>
          <w:rFonts w:eastAsia="Times New Roman"/>
          <w:shd w:val="clear" w:color="auto" w:fill="FFFFFF"/>
        </w:rPr>
      </w:pPr>
      <w:bookmarkStart w:id="756" w:name="_Toc313270724"/>
      <w:r>
        <w:rPr>
          <w:rFonts w:eastAsia="Times New Roman"/>
          <w:shd w:val="clear" w:color="auto" w:fill="FFFFFF"/>
        </w:rPr>
        <w:t>Relation of temporal parthood</w:t>
      </w:r>
      <w:bookmarkEnd w:id="756"/>
    </w:p>
    <w:p w14:paraId="0C4DFB2F" w14:textId="77777777" w:rsidR="00A94D95" w:rsidRDefault="00A94D95" w:rsidP="00A94D95">
      <w:pPr>
        <w:spacing w:beforeLines="1" w:before="2" w:afterLines="1" w:after="2" w:line="360" w:lineRule="auto"/>
        <w:rPr>
          <w:rFonts w:ascii="Times New Roman" w:hAnsi="Times New Roman"/>
          <w:sz w:val="24"/>
          <w:szCs w:val="23"/>
        </w:rPr>
      </w:pPr>
    </w:p>
    <w:p w14:paraId="26A9FEC9" w14:textId="77777777" w:rsidR="00757B5A" w:rsidRPr="007F452D" w:rsidRDefault="00757B5A" w:rsidP="0068640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We introduced </w:t>
      </w:r>
      <w:r w:rsidR="007F452D">
        <w:rPr>
          <w:rFonts w:ascii="Times New Roman" w:hAnsi="Times New Roman"/>
          <w:sz w:val="24"/>
          <w:szCs w:val="23"/>
        </w:rPr>
        <w:t xml:space="preserve">above </w:t>
      </w:r>
      <w:r>
        <w:rPr>
          <w:rFonts w:ascii="Times New Roman" w:hAnsi="Times New Roman"/>
          <w:sz w:val="24"/>
          <w:szCs w:val="23"/>
        </w:rPr>
        <w:t xml:space="preserve">the relation </w:t>
      </w:r>
      <w:r w:rsidR="007F452D">
        <w:rPr>
          <w:rFonts w:ascii="Times New Roman" w:hAnsi="Times New Roman"/>
          <w:b/>
          <w:sz w:val="24"/>
          <w:szCs w:val="23"/>
        </w:rPr>
        <w:t xml:space="preserve">part_of </w:t>
      </w:r>
      <w:r w:rsidR="007F452D">
        <w:rPr>
          <w:rFonts w:ascii="Times New Roman" w:hAnsi="Times New Roman"/>
          <w:sz w:val="24"/>
          <w:szCs w:val="23"/>
        </w:rPr>
        <w:t xml:space="preserve">for occurrents. We can now define in its terms the sub-relation </w:t>
      </w:r>
      <w:r w:rsidR="007F452D">
        <w:rPr>
          <w:rFonts w:ascii="Times New Roman" w:hAnsi="Times New Roman"/>
          <w:b/>
          <w:sz w:val="24"/>
          <w:szCs w:val="23"/>
        </w:rPr>
        <w:t xml:space="preserve">temporal_part_of </w:t>
      </w:r>
      <w:r w:rsidR="007F452D">
        <w:rPr>
          <w:rFonts w:ascii="Times New Roman" w:hAnsi="Times New Roman"/>
          <w:sz w:val="24"/>
          <w:szCs w:val="23"/>
        </w:rPr>
        <w:t>which holds between two occurrents when the former is a phase or subprocess of the latter:</w:t>
      </w:r>
    </w:p>
    <w:p w14:paraId="62A02E26" w14:textId="77777777" w:rsidR="007F452D" w:rsidRPr="007F452D" w:rsidRDefault="007F452D" w:rsidP="00A94D95">
      <w:pPr>
        <w:spacing w:beforeLines="1" w:before="2" w:afterLines="1" w:after="2" w:line="360" w:lineRule="auto"/>
        <w:rPr>
          <w:rFonts w:ascii="Times New Roman" w:hAnsi="Times New Roman"/>
          <w:sz w:val="24"/>
          <w:szCs w:val="23"/>
        </w:rPr>
      </w:pPr>
    </w:p>
    <w:p w14:paraId="36174C6F" w14:textId="77777777" w:rsidR="00A94D95" w:rsidRDefault="00A94D95" w:rsidP="00A94D95">
      <w:pPr>
        <w:spacing w:beforeLines="1" w:before="2" w:afterLines="1" w:after="2" w:line="360" w:lineRule="auto"/>
        <w:jc w:val="both"/>
        <w:rPr>
          <w:rFonts w:ascii="Times New Roman" w:hAnsi="Times New Roman"/>
          <w:b/>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To say that </w:t>
      </w: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b/>
          <w:sz w:val="24"/>
          <w:szCs w:val="23"/>
        </w:rPr>
        <w:t xml:space="preserve">temporal_part_of </w:t>
      </w:r>
      <w:r w:rsidRPr="001D5799">
        <w:rPr>
          <w:rFonts w:ascii="Times New Roman" w:hAnsi="Times New Roman"/>
          <w:i/>
          <w:sz w:val="24"/>
          <w:szCs w:val="23"/>
        </w:rPr>
        <w:t xml:space="preserve">b </w:t>
      </w:r>
      <w:r w:rsidRPr="001D5799">
        <w:rPr>
          <w:rFonts w:ascii="Times New Roman" w:hAnsi="Times New Roman"/>
          <w:sz w:val="24"/>
          <w:szCs w:val="23"/>
        </w:rPr>
        <w:t xml:space="preserve">is to say that </w:t>
      </w:r>
      <w:r w:rsidRPr="001D5799">
        <w:rPr>
          <w:rFonts w:ascii="Times New Roman" w:hAnsi="Times New Roman"/>
          <w:i/>
          <w:sz w:val="24"/>
          <w:szCs w:val="23"/>
        </w:rPr>
        <w:t xml:space="preserve">a </w:t>
      </w:r>
      <w:r w:rsidRPr="001D5799">
        <w:rPr>
          <w:rFonts w:ascii="Times New Roman" w:hAnsi="Times New Roman"/>
          <w:b/>
          <w:sz w:val="24"/>
          <w:szCs w:val="23"/>
        </w:rPr>
        <w:t xml:space="preserve">part_of </w:t>
      </w:r>
      <w:r w:rsidRPr="001D5799">
        <w:rPr>
          <w:rFonts w:ascii="Times New Roman" w:hAnsi="Times New Roman"/>
          <w:i/>
          <w:sz w:val="24"/>
          <w:szCs w:val="23"/>
        </w:rPr>
        <w:t xml:space="preserve">b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w:t>
      </w:r>
      <w:r w:rsidRPr="001D5799">
        <w:rPr>
          <w:rFonts w:ascii="Times New Roman" w:hAnsi="Times New Roman"/>
          <w:i/>
          <w:sz w:val="24"/>
          <w:szCs w:val="23"/>
        </w:rPr>
        <w:t xml:space="preserve">occurrents </w:t>
      </w:r>
      <w:r w:rsidRPr="001D5799">
        <w:rPr>
          <w:rFonts w:ascii="Times New Roman" w:hAnsi="Times New Roman"/>
          <w:sz w:val="24"/>
          <w:szCs w:val="23"/>
        </w:rPr>
        <w:t xml:space="preserve">&amp; for some </w:t>
      </w:r>
      <w:r w:rsidRPr="001D5799">
        <w:rPr>
          <w:rFonts w:ascii="Times New Roman" w:hAnsi="Times New Roman"/>
          <w:i/>
          <w:sz w:val="24"/>
          <w:szCs w:val="23"/>
        </w:rPr>
        <w:t xml:space="preserve">spatiotemporal </w:t>
      </w:r>
      <w:r w:rsidRPr="001D5799">
        <w:rPr>
          <w:rFonts w:ascii="Times New Roman" w:hAnsi="Times New Roman"/>
          <w:sz w:val="24"/>
          <w:szCs w:val="23"/>
        </w:rPr>
        <w:t xml:space="preserve">or </w:t>
      </w:r>
      <w:r w:rsidRPr="001D5799">
        <w:rPr>
          <w:rFonts w:ascii="Times New Roman" w:hAnsi="Times New Roman"/>
          <w:i/>
          <w:sz w:val="24"/>
          <w:szCs w:val="23"/>
        </w:rPr>
        <w:t>temporal region r</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occupies </w:t>
      </w:r>
      <w:r w:rsidRPr="001D5799">
        <w:rPr>
          <w:rFonts w:ascii="Times New Roman" w:hAnsi="Times New Roman"/>
          <w:i/>
          <w:sz w:val="24"/>
          <w:szCs w:val="23"/>
        </w:rPr>
        <w:t xml:space="preserve">r </w:t>
      </w: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occupies </w:t>
      </w:r>
      <w:r w:rsidRPr="001D5799">
        <w:rPr>
          <w:rFonts w:ascii="Times New Roman" w:hAnsi="Times New Roman"/>
          <w:sz w:val="24"/>
          <w:szCs w:val="23"/>
        </w:rPr>
        <w:t xml:space="preserve">a region including </w:t>
      </w:r>
      <w:r w:rsidRPr="001D5799">
        <w:rPr>
          <w:rFonts w:ascii="Times New Roman" w:hAnsi="Times New Roman"/>
          <w:i/>
          <w:sz w:val="24"/>
          <w:szCs w:val="23"/>
        </w:rPr>
        <w:t xml:space="preserve">r </w:t>
      </w:r>
      <w:r w:rsidRPr="001D5799">
        <w:rPr>
          <w:rFonts w:ascii="Times New Roman" w:hAnsi="Times New Roman"/>
          <w:sz w:val="24"/>
          <w:szCs w:val="23"/>
        </w:rPr>
        <w:t xml:space="preserve">as </w:t>
      </w:r>
      <w:r w:rsidRPr="001D5799">
        <w:rPr>
          <w:rFonts w:ascii="Times New Roman" w:hAnsi="Times New Roman"/>
          <w:b/>
          <w:sz w:val="24"/>
          <w:szCs w:val="23"/>
        </w:rPr>
        <w:t>part</w:t>
      </w:r>
      <w:r w:rsidRPr="00757B5A">
        <w:rPr>
          <w:rFonts w:ascii="Times New Roman" w:hAnsi="Times New Roman"/>
          <w:sz w:val="24"/>
          <w:szCs w:val="23"/>
        </w:rPr>
        <w:t>.</w:t>
      </w:r>
    </w:p>
    <w:p w14:paraId="36DC15FE" w14:textId="77777777" w:rsidR="00A94D95" w:rsidRDefault="00A94D95" w:rsidP="00A94D95">
      <w:pPr>
        <w:spacing w:beforeLines="1" w:before="2" w:afterLines="1" w:after="2" w:line="360" w:lineRule="auto"/>
        <w:jc w:val="both"/>
        <w:rPr>
          <w:rFonts w:ascii="Times New Roman" w:hAnsi="Times New Roman"/>
          <w:b/>
          <w:sz w:val="24"/>
          <w:szCs w:val="23"/>
        </w:rPr>
      </w:pPr>
    </w:p>
    <w:p w14:paraId="344478AE" w14:textId="77777777" w:rsidR="00A94D95" w:rsidRPr="00443209" w:rsidRDefault="00A94D95" w:rsidP="00443209">
      <w:pPr>
        <w:spacing w:after="80" w:line="360" w:lineRule="auto"/>
        <w:jc w:val="both"/>
        <w:rPr>
          <w:rFonts w:ascii="Times New Roman" w:hAnsi="Times New Roman"/>
        </w:rPr>
      </w:pPr>
      <w:r w:rsidRPr="00A94D95">
        <w:rPr>
          <w:rFonts w:ascii="Times New Roman" w:hAnsi="Times New Roman"/>
          <w:smallCaps/>
          <w:sz w:val="24"/>
          <w:szCs w:val="24"/>
        </w:rPr>
        <w:t>Examples</w:t>
      </w:r>
      <w:r w:rsidRPr="00A94D95">
        <w:rPr>
          <w:rFonts w:ascii="Times New Roman" w:hAnsi="Times New Roman"/>
          <w:sz w:val="24"/>
          <w:szCs w:val="24"/>
        </w:rPr>
        <w:t>: your heart</w:t>
      </w:r>
      <w:ins w:id="757" w:author="phismith" w:date="2012-01-03T12:24:00Z">
        <w:r w:rsidR="00D54118">
          <w:rPr>
            <w:rFonts w:ascii="Times New Roman" w:hAnsi="Times New Roman"/>
            <w:sz w:val="24"/>
            <w:szCs w:val="24"/>
          </w:rPr>
          <w:t xml:space="preserve"> </w:t>
        </w:r>
      </w:ins>
      <w:del w:id="758" w:author="phismith" w:date="2012-01-03T12:24:00Z">
        <w:r w:rsidRPr="00A94D95" w:rsidDel="00D54118">
          <w:rPr>
            <w:rFonts w:ascii="Times New Roman" w:hAnsi="Times New Roman"/>
            <w:sz w:val="24"/>
            <w:szCs w:val="24"/>
          </w:rPr>
          <w:delText>-</w:delText>
        </w:r>
      </w:del>
      <w:r w:rsidRPr="00A94D95">
        <w:rPr>
          <w:rFonts w:ascii="Times New Roman" w:hAnsi="Times New Roman"/>
          <w:sz w:val="24"/>
          <w:szCs w:val="24"/>
        </w:rPr>
        <w:t>beating from 4pm to 5pm today</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the </w:t>
      </w:r>
      <w:r w:rsidRPr="00A94D95">
        <w:rPr>
          <w:rFonts w:ascii="Times New Roman" w:hAnsi="Times New Roman"/>
          <w:i/>
          <w:sz w:val="24"/>
          <w:szCs w:val="24"/>
        </w:rPr>
        <w:t>process</w:t>
      </w:r>
      <w:r>
        <w:rPr>
          <w:rFonts w:ascii="Times New Roman" w:hAnsi="Times New Roman"/>
          <w:sz w:val="24"/>
          <w:szCs w:val="24"/>
        </w:rPr>
        <w:t xml:space="preserve"> of your heart beating</w:t>
      </w:r>
      <w:r w:rsidRPr="00A94D95">
        <w:rPr>
          <w:rFonts w:ascii="Times New Roman" w:hAnsi="Times New Roman"/>
          <w:sz w:val="24"/>
          <w:szCs w:val="24"/>
        </w:rPr>
        <w:t>; the 4th year of your life</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your life.</w:t>
      </w:r>
      <w:r w:rsidR="00443209">
        <w:rPr>
          <w:rFonts w:ascii="Times New Roman" w:hAnsi="Times New Roman"/>
          <w:sz w:val="24"/>
          <w:szCs w:val="24"/>
        </w:rPr>
        <w:t xml:space="preserve"> </w:t>
      </w:r>
      <w:r w:rsidR="00443209">
        <w:rPr>
          <w:rFonts w:ascii="Times New Roman" w:hAnsi="Times New Roman"/>
        </w:rPr>
        <w:t>These can be described as stages or phases of an occurrent.</w:t>
      </w:r>
    </w:p>
    <w:p w14:paraId="41D68905" w14:textId="77777777" w:rsidR="001D31E3" w:rsidRPr="009331CA" w:rsidRDefault="001D31E3" w:rsidP="009B5669">
      <w:pPr>
        <w:spacing w:beforeLines="1" w:before="2" w:afterLines="1" w:after="2" w:line="360" w:lineRule="auto"/>
        <w:jc w:val="both"/>
        <w:rPr>
          <w:rFonts w:ascii="Times New Roman" w:hAnsi="Times New Roman"/>
          <w:sz w:val="20"/>
          <w:szCs w:val="20"/>
        </w:rPr>
      </w:pPr>
    </w:p>
    <w:p w14:paraId="5E536E8A" w14:textId="77777777" w:rsidR="002D173F" w:rsidRPr="001D5799" w:rsidRDefault="002D173F"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w:t>
      </w:r>
      <w:r w:rsidRPr="001D5799">
        <w:rPr>
          <w:rFonts w:ascii="Times New Roman" w:hAnsi="Times New Roman"/>
          <w:i/>
          <w:sz w:val="24"/>
          <w:szCs w:val="23"/>
        </w:rPr>
        <w:t>temporal regions</w:t>
      </w:r>
      <w:r w:rsidRPr="001D5799">
        <w:rPr>
          <w:rFonts w:ascii="Times New Roman" w:hAnsi="Times New Roman"/>
          <w:sz w:val="24"/>
          <w:szCs w:val="23"/>
        </w:rPr>
        <w:t xml:space="preserve"> are </w:t>
      </w:r>
      <w:r w:rsidRPr="001D5799">
        <w:rPr>
          <w:rFonts w:ascii="Times New Roman" w:hAnsi="Times New Roman"/>
          <w:b/>
          <w:sz w:val="24"/>
          <w:szCs w:val="23"/>
        </w:rPr>
        <w:t>temporal parts</w:t>
      </w:r>
      <w:r w:rsidRPr="001D5799">
        <w:rPr>
          <w:rFonts w:ascii="Times New Roman" w:hAnsi="Times New Roman"/>
          <w:sz w:val="24"/>
          <w:szCs w:val="23"/>
        </w:rPr>
        <w:t xml:space="preserve"> of themselves this means</w:t>
      </w:r>
      <w:r w:rsidR="00756DB2" w:rsidRPr="001D5799">
        <w:rPr>
          <w:rFonts w:ascii="Times New Roman" w:hAnsi="Times New Roman"/>
          <w:sz w:val="24"/>
          <w:szCs w:val="23"/>
        </w:rPr>
        <w:t>, in particular,</w:t>
      </w:r>
      <w:r w:rsidRPr="001D5799">
        <w:rPr>
          <w:rFonts w:ascii="Times New Roman" w:hAnsi="Times New Roman"/>
          <w:sz w:val="24"/>
          <w:szCs w:val="23"/>
        </w:rPr>
        <w:t xml:space="preserve"> that </w:t>
      </w:r>
      <w:r w:rsidR="00756DB2" w:rsidRPr="001D5799">
        <w:rPr>
          <w:rFonts w:ascii="Times New Roman" w:hAnsi="Times New Roman"/>
          <w:i/>
          <w:sz w:val="24"/>
          <w:szCs w:val="23"/>
        </w:rPr>
        <w:t>zero</w:t>
      </w:r>
      <w:r w:rsidRPr="001D5799">
        <w:rPr>
          <w:rFonts w:ascii="Times New Roman" w:hAnsi="Times New Roman"/>
          <w:i/>
          <w:sz w:val="24"/>
          <w:szCs w:val="23"/>
        </w:rPr>
        <w:t>-dimensional temporal regions</w:t>
      </w:r>
      <w:r w:rsidRPr="001D5799">
        <w:rPr>
          <w:rFonts w:ascii="Times New Roman" w:hAnsi="Times New Roman"/>
          <w:sz w:val="24"/>
          <w:szCs w:val="23"/>
        </w:rPr>
        <w:t xml:space="preserve"> </w:t>
      </w:r>
      <w:r w:rsidR="00443209">
        <w:rPr>
          <w:rFonts w:ascii="Times New Roman" w:hAnsi="Times New Roman"/>
          <w:sz w:val="24"/>
          <w:szCs w:val="23"/>
        </w:rPr>
        <w:t xml:space="preserve">(temporal instants) </w:t>
      </w:r>
      <w:r w:rsidRPr="001D5799">
        <w:rPr>
          <w:rFonts w:ascii="Times New Roman" w:hAnsi="Times New Roman"/>
          <w:sz w:val="24"/>
          <w:szCs w:val="23"/>
        </w:rPr>
        <w:t xml:space="preserve">are also </w:t>
      </w:r>
      <w:r w:rsidRPr="001D5799">
        <w:rPr>
          <w:rFonts w:ascii="Times New Roman" w:hAnsi="Times New Roman"/>
          <w:i/>
          <w:sz w:val="24"/>
          <w:szCs w:val="23"/>
        </w:rPr>
        <w:t>occurrents</w:t>
      </w:r>
      <w:r w:rsidRPr="001D5799">
        <w:rPr>
          <w:rFonts w:ascii="Times New Roman" w:hAnsi="Times New Roman"/>
          <w:sz w:val="24"/>
          <w:szCs w:val="23"/>
        </w:rPr>
        <w:t>.</w:t>
      </w:r>
    </w:p>
    <w:p w14:paraId="41C48949" w14:textId="77777777" w:rsidR="002D173F" w:rsidRPr="001D5799" w:rsidRDefault="002D173F" w:rsidP="009B5669">
      <w:pPr>
        <w:spacing w:beforeLines="1" w:before="2" w:afterLines="1" w:after="2" w:line="360" w:lineRule="auto"/>
        <w:rPr>
          <w:rFonts w:ascii="Times New Roman" w:hAnsi="Times New Roman"/>
          <w:sz w:val="24"/>
          <w:szCs w:val="23"/>
        </w:rPr>
      </w:pPr>
    </w:p>
    <w:p w14:paraId="2BD3979A" w14:textId="77777777" w:rsidR="00EA1B8B" w:rsidRPr="001D5799" w:rsidRDefault="00EA1B8B"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Subtypes of </w:t>
      </w:r>
      <w:r w:rsidRPr="001D5799">
        <w:rPr>
          <w:rFonts w:ascii="Times New Roman" w:hAnsi="Times New Roman"/>
          <w:i/>
          <w:sz w:val="24"/>
          <w:szCs w:val="23"/>
        </w:rPr>
        <w:t>occurrent</w:t>
      </w:r>
      <w:r w:rsidRPr="001D5799">
        <w:rPr>
          <w:rFonts w:ascii="Times New Roman" w:hAnsi="Times New Roman"/>
          <w:sz w:val="24"/>
          <w:szCs w:val="23"/>
        </w:rPr>
        <w:t xml:space="preserve"> are:</w:t>
      </w:r>
    </w:p>
    <w:p w14:paraId="6F6BBFDE" w14:textId="77777777"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Cs/>
          <w:sz w:val="24"/>
        </w:rPr>
        <w:tab/>
      </w:r>
      <w:r w:rsidRPr="001D5799">
        <w:rPr>
          <w:rFonts w:ascii="Times New Roman" w:hAnsi="Times New Roman"/>
          <w:i/>
          <w:iCs/>
          <w:sz w:val="24"/>
        </w:rPr>
        <w:t>process</w:t>
      </w:r>
    </w:p>
    <w:p w14:paraId="13AC8816" w14:textId="77777777" w:rsidR="008A6C9D"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t>process profile</w:t>
      </w:r>
    </w:p>
    <w:p w14:paraId="5CED5EC6" w14:textId="77777777" w:rsidR="00EA1B8B" w:rsidRPr="001D5799" w:rsidRDefault="00EA1B8B" w:rsidP="006C241A">
      <w:pPr>
        <w:spacing w:after="0" w:line="360" w:lineRule="auto"/>
        <w:rPr>
          <w:rFonts w:ascii="Times New Roman" w:hAnsi="Times New Roman"/>
          <w:i/>
          <w:sz w:val="24"/>
        </w:rPr>
      </w:pPr>
      <w:r w:rsidRPr="001D5799">
        <w:rPr>
          <w:rFonts w:ascii="Times New Roman" w:hAnsi="Times New Roman"/>
          <w:i/>
          <w:iCs/>
          <w:sz w:val="24"/>
        </w:rPr>
        <w:tab/>
        <w:t>process boundary</w:t>
      </w:r>
    </w:p>
    <w:p w14:paraId="1959C745" w14:textId="77777777" w:rsidR="00EA1B8B" w:rsidRPr="001D5799" w:rsidRDefault="00EA1B8B" w:rsidP="006C241A">
      <w:pPr>
        <w:spacing w:after="0" w:line="360" w:lineRule="auto"/>
        <w:rPr>
          <w:rFonts w:ascii="Times New Roman" w:hAnsi="Times New Roman"/>
          <w:i/>
          <w:iCs/>
          <w:sz w:val="24"/>
        </w:rPr>
      </w:pPr>
      <w:r w:rsidRPr="001D5799">
        <w:rPr>
          <w:rFonts w:ascii="Times New Roman" w:hAnsi="Times New Roman"/>
          <w:b/>
          <w:bCs/>
          <w:i/>
          <w:iCs/>
          <w:sz w:val="24"/>
        </w:rPr>
        <w:tab/>
      </w:r>
      <w:r w:rsidRPr="001D5799">
        <w:rPr>
          <w:rFonts w:ascii="Times New Roman" w:hAnsi="Times New Roman"/>
          <w:i/>
          <w:iCs/>
          <w:sz w:val="24"/>
        </w:rPr>
        <w:t>temporal region</w:t>
      </w:r>
    </w:p>
    <w:p w14:paraId="243E66C7" w14:textId="77777777"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
          <w:iCs/>
          <w:sz w:val="24"/>
        </w:rPr>
        <w:tab/>
      </w:r>
      <w:r w:rsidRPr="001D5799">
        <w:rPr>
          <w:rFonts w:ascii="Times New Roman" w:hAnsi="Times New Roman"/>
          <w:i/>
          <w:iCs/>
          <w:sz w:val="24"/>
        </w:rPr>
        <w:tab/>
      </w:r>
      <w:r w:rsidR="008A6C9D" w:rsidRPr="001D5799">
        <w:rPr>
          <w:rFonts w:ascii="Times New Roman" w:hAnsi="Times New Roman"/>
          <w:i/>
          <w:iCs/>
          <w:sz w:val="24"/>
        </w:rPr>
        <w:t>zero</w:t>
      </w:r>
      <w:r w:rsidRPr="001D5799">
        <w:rPr>
          <w:rFonts w:ascii="Times New Roman" w:hAnsi="Times New Roman"/>
          <w:i/>
          <w:iCs/>
          <w:sz w:val="24"/>
        </w:rPr>
        <w:t xml:space="preserve">-dimensional temporal region </w:t>
      </w:r>
    </w:p>
    <w:p w14:paraId="08F9A96D" w14:textId="77777777" w:rsidR="00EA1B8B" w:rsidRPr="001D5799" w:rsidRDefault="008A6C9D" w:rsidP="006C241A">
      <w:pPr>
        <w:spacing w:after="0" w:line="360" w:lineRule="auto"/>
        <w:ind w:left="720" w:firstLine="720"/>
        <w:rPr>
          <w:rFonts w:ascii="Times New Roman" w:hAnsi="Times New Roman"/>
          <w:i/>
          <w:sz w:val="24"/>
        </w:rPr>
      </w:pPr>
      <w:r w:rsidRPr="001D5799">
        <w:rPr>
          <w:rFonts w:ascii="Times New Roman" w:hAnsi="Times New Roman"/>
          <w:i/>
          <w:iCs/>
          <w:sz w:val="24"/>
        </w:rPr>
        <w:t>one</w:t>
      </w:r>
      <w:r w:rsidR="00EA1B8B" w:rsidRPr="001D5799">
        <w:rPr>
          <w:rFonts w:ascii="Times New Roman" w:hAnsi="Times New Roman"/>
          <w:i/>
          <w:iCs/>
          <w:sz w:val="24"/>
        </w:rPr>
        <w:t xml:space="preserve">-dimensional temporal region </w:t>
      </w:r>
    </w:p>
    <w:p w14:paraId="6CE578DC" w14:textId="77777777" w:rsidR="00EA1B8B" w:rsidRPr="001D5799" w:rsidRDefault="00EA1B8B" w:rsidP="006C241A">
      <w:pPr>
        <w:spacing w:after="0" w:line="360" w:lineRule="auto"/>
        <w:ind w:firstLine="720"/>
        <w:rPr>
          <w:rFonts w:ascii="Times New Roman" w:hAnsi="Times New Roman"/>
          <w:i/>
          <w:sz w:val="24"/>
        </w:rPr>
      </w:pPr>
      <w:r w:rsidRPr="001D5799">
        <w:rPr>
          <w:rFonts w:ascii="Times New Roman" w:hAnsi="Times New Roman"/>
          <w:i/>
          <w:iCs/>
          <w:sz w:val="24"/>
        </w:rPr>
        <w:t>spatiotemporal region</w:t>
      </w:r>
    </w:p>
    <w:p w14:paraId="3A5A8DF4" w14:textId="77777777" w:rsidR="00EA1B8B"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r>
    </w:p>
    <w:p w14:paraId="3F049133" w14:textId="77777777" w:rsidR="00EA1B8B" w:rsidRPr="001D5799" w:rsidRDefault="00EA1B8B" w:rsidP="009B5669">
      <w:pPr>
        <w:spacing w:beforeLines="1" w:before="2" w:afterLines="1" w:after="2" w:line="360" w:lineRule="auto"/>
        <w:rPr>
          <w:rFonts w:ascii="Times New Roman" w:hAnsi="Times New Roman"/>
          <w:sz w:val="24"/>
          <w:szCs w:val="23"/>
        </w:rPr>
      </w:pPr>
    </w:p>
    <w:p w14:paraId="2D4316EA" w14:textId="77777777" w:rsidR="0091677C" w:rsidRPr="001D5799" w:rsidRDefault="00CB2DD1"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Projection r</w:t>
      </w:r>
      <w:r w:rsidR="003E0C5C" w:rsidRPr="001D5799">
        <w:rPr>
          <w:rFonts w:ascii="Times New Roman" w:hAnsi="Times New Roman"/>
          <w:b/>
          <w:sz w:val="24"/>
          <w:szCs w:val="23"/>
        </w:rPr>
        <w:t>elations</w:t>
      </w:r>
    </w:p>
    <w:p w14:paraId="01D2CA21" w14:textId="77777777" w:rsidR="004558A1" w:rsidRPr="001D5799" w:rsidRDefault="005B0184"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temporal region</w:t>
      </w:r>
    </w:p>
    <w:p w14:paraId="0EA11388" w14:textId="77777777" w:rsidR="004558A1" w:rsidRPr="001D5799" w:rsidRDefault="005B0184" w:rsidP="009B5669">
      <w:pPr>
        <w:spacing w:beforeLines="1" w:before="2" w:afterLines="1" w:after="2" w:line="360" w:lineRule="auto"/>
        <w:rPr>
          <w:rFonts w:ascii="Times New Roman" w:hAnsi="Times New Roman"/>
          <w:i/>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00203208"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spatial region</w:t>
      </w:r>
      <w:r w:rsidR="00C0143F" w:rsidRPr="001D5799">
        <w:rPr>
          <w:rFonts w:ascii="Times New Roman" w:hAnsi="Times New Roman"/>
          <w:i/>
          <w:sz w:val="24"/>
          <w:szCs w:val="23"/>
        </w:rPr>
        <w:t xml:space="preserve"> </w:t>
      </w:r>
      <w:r w:rsidR="004558A1" w:rsidRPr="001D5799">
        <w:rPr>
          <w:rFonts w:ascii="Times New Roman" w:hAnsi="Times New Roman"/>
          <w:b/>
          <w:sz w:val="24"/>
          <w:szCs w:val="23"/>
        </w:rPr>
        <w:t>at</w:t>
      </w:r>
      <w:r w:rsidR="00C0143F" w:rsidRPr="001D5799">
        <w:rPr>
          <w:rFonts w:ascii="Times New Roman" w:hAnsi="Times New Roman"/>
          <w:b/>
          <w:sz w:val="24"/>
          <w:szCs w:val="23"/>
        </w:rPr>
        <w:t xml:space="preserve"> </w:t>
      </w:r>
      <w:r w:rsidR="004558A1" w:rsidRPr="001D5799">
        <w:rPr>
          <w:rFonts w:ascii="Times New Roman" w:hAnsi="Times New Roman"/>
          <w:i/>
          <w:sz w:val="24"/>
          <w:szCs w:val="23"/>
        </w:rPr>
        <w:t>t</w:t>
      </w:r>
    </w:p>
    <w:p w14:paraId="5476FD15" w14:textId="77777777" w:rsidR="00FF69AE" w:rsidRPr="001D5799" w:rsidRDefault="00FF69AE" w:rsidP="009B5669">
      <w:pPr>
        <w:spacing w:beforeLines="1" w:before="2" w:afterLines="1" w:after="2" w:line="360" w:lineRule="auto"/>
        <w:rPr>
          <w:rFonts w:ascii="Times New Roman" w:hAnsi="Times New Roman"/>
          <w:sz w:val="24"/>
          <w:szCs w:val="23"/>
        </w:rPr>
      </w:pPr>
    </w:p>
    <w:p w14:paraId="73D7F3B4" w14:textId="77777777" w:rsidR="004558A1" w:rsidRDefault="00CB2DD1" w:rsidP="006C241A">
      <w:pPr>
        <w:pStyle w:val="Heading2"/>
        <w:spacing w:line="360" w:lineRule="auto"/>
        <w:rPr>
          <w:rFonts w:eastAsia="Times New Roman"/>
          <w:shd w:val="clear" w:color="auto" w:fill="FFFFFF"/>
        </w:rPr>
      </w:pPr>
      <w:bookmarkStart w:id="759" w:name="_Toc313270725"/>
      <w:r>
        <w:rPr>
          <w:rFonts w:eastAsia="Times New Roman"/>
          <w:shd w:val="clear" w:color="auto" w:fill="FFFFFF"/>
        </w:rPr>
        <w:t>Occupies relation</w:t>
      </w:r>
      <w:bookmarkEnd w:id="759"/>
    </w:p>
    <w:p w14:paraId="3EAD41DE" w14:textId="77777777" w:rsidR="008A5BDC" w:rsidRPr="001D5799" w:rsidRDefault="008A5BDC" w:rsidP="009B5669">
      <w:pPr>
        <w:spacing w:beforeLines="1" w:before="2" w:afterLines="1" w:after="2" w:line="360" w:lineRule="auto"/>
        <w:rPr>
          <w:rFonts w:ascii="Times New Roman" w:hAnsi="Times New Roman"/>
          <w:b/>
          <w:sz w:val="24"/>
          <w:szCs w:val="23"/>
        </w:rPr>
      </w:pPr>
    </w:p>
    <w:p w14:paraId="17C4B6B2" w14:textId="77777777" w:rsidR="008A5BDC" w:rsidRPr="001D5799" w:rsidRDefault="00236D40" w:rsidP="009B5669">
      <w:pPr>
        <w:spacing w:beforeLines="1" w:before="2" w:afterLines="1" w:after="2" w:line="360" w:lineRule="auto"/>
        <w:jc w:val="both"/>
        <w:rPr>
          <w:rStyle w:val="apple-style-span"/>
          <w:rFonts w:ascii="Times New Roman" w:hAnsi="Times New Roman"/>
          <w:color w:val="000000"/>
          <w:sz w:val="24"/>
          <w:szCs w:val="23"/>
          <w:shd w:val="clear" w:color="auto" w:fill="FFFFFF"/>
        </w:rPr>
      </w:pPr>
      <w:r w:rsidRPr="001D5799">
        <w:rPr>
          <w:rFonts w:ascii="Times New Roman" w:hAnsi="Times New Roman"/>
          <w:smallCaps/>
          <w:sz w:val="24"/>
          <w:szCs w:val="23"/>
        </w:rPr>
        <w:t>Elucidation:</w:t>
      </w:r>
      <w:r w:rsidR="008A5BDC" w:rsidRPr="001D5799">
        <w:rPr>
          <w:rFonts w:ascii="Times New Roman" w:hAnsi="Times New Roman"/>
          <w:sz w:val="24"/>
          <w:szCs w:val="23"/>
        </w:rPr>
        <w:t xml:space="preserve"> </w:t>
      </w:r>
      <w:r w:rsidR="008A5BDC" w:rsidRPr="001D5799">
        <w:rPr>
          <w:rStyle w:val="Emphasis"/>
          <w:rFonts w:ascii="Times New Roman" w:hAnsi="Times New Roman"/>
          <w:color w:val="000000"/>
          <w:sz w:val="24"/>
          <w:szCs w:val="23"/>
          <w:bdr w:val="none" w:sz="0" w:space="0" w:color="auto" w:frame="1"/>
          <w:shd w:val="clear" w:color="auto" w:fill="FFFFFF"/>
        </w:rPr>
        <w:t>a</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occupies</w:t>
      </w:r>
      <w:r w:rsidR="00C0143F" w:rsidRPr="001D5799">
        <w:rPr>
          <w:rStyle w:val="Strong"/>
          <w:rFonts w:ascii="Times New Roman" w:hAnsi="Times New Roman"/>
          <w:color w:val="000000"/>
          <w:sz w:val="24"/>
          <w:szCs w:val="23"/>
          <w:bdr w:val="none" w:sz="0" w:space="0" w:color="auto" w:frame="1"/>
          <w:shd w:val="clear" w:color="auto" w:fill="FFFFFF"/>
        </w:rPr>
        <w:t xml:space="preserve"> </w:t>
      </w:r>
      <w:r w:rsidR="008A5BDC" w:rsidRPr="001D5799">
        <w:rPr>
          <w:rStyle w:val="Emphasis"/>
          <w:rFonts w:ascii="Times New Roman" w:hAnsi="Times New Roman"/>
          <w:color w:val="000000"/>
          <w:sz w:val="24"/>
          <w:szCs w:val="23"/>
          <w:bdr w:val="none" w:sz="0" w:space="0" w:color="auto" w:frame="1"/>
          <w:shd w:val="clear" w:color="auto" w:fill="FFFFFF"/>
        </w:rPr>
        <w:t>r.</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apple-style-span"/>
          <w:rFonts w:ascii="Times New Roman" w:hAnsi="Times New Roman"/>
          <w:color w:val="000000"/>
          <w:sz w:val="24"/>
          <w:szCs w:val="23"/>
          <w:shd w:val="clear" w:color="auto" w:fill="FFFFFF"/>
        </w:rPr>
        <w:t xml:space="preserve">This is a primitive relation between an </w:t>
      </w:r>
      <w:r w:rsidR="00FB129B" w:rsidRPr="001D5799">
        <w:rPr>
          <w:rStyle w:val="apple-style-span"/>
          <w:rFonts w:ascii="Times New Roman" w:hAnsi="Times New Roman"/>
          <w:i/>
          <w:color w:val="000000"/>
          <w:sz w:val="24"/>
          <w:szCs w:val="23"/>
          <w:shd w:val="clear" w:color="auto" w:fill="FFFFFF"/>
        </w:rPr>
        <w:t>occurrent</w:t>
      </w:r>
      <w:r w:rsidR="008A5BDC" w:rsidRPr="001D5799">
        <w:rPr>
          <w:rStyle w:val="apple-style-span"/>
          <w:rFonts w:ascii="Times New Roman" w:hAnsi="Times New Roman"/>
          <w:color w:val="000000"/>
          <w:sz w:val="24"/>
          <w:szCs w:val="23"/>
          <w:shd w:val="clear" w:color="auto" w:fill="FFFFFF"/>
        </w:rPr>
        <w:t xml:space="preserve"> and a </w:t>
      </w:r>
      <w:r w:rsidR="008A5BDC" w:rsidRPr="001D5799">
        <w:rPr>
          <w:rStyle w:val="apple-style-span"/>
          <w:rFonts w:ascii="Times New Roman" w:hAnsi="Times New Roman"/>
          <w:i/>
          <w:color w:val="000000"/>
          <w:sz w:val="24"/>
          <w:szCs w:val="23"/>
          <w:shd w:val="clear" w:color="auto" w:fill="FFFFFF"/>
        </w:rPr>
        <w:t>temporal</w:t>
      </w:r>
      <w:r w:rsidR="008A5BDC" w:rsidRPr="001D5799">
        <w:rPr>
          <w:rStyle w:val="apple-style-span"/>
          <w:rFonts w:ascii="Times New Roman" w:hAnsi="Times New Roman"/>
          <w:color w:val="000000"/>
          <w:sz w:val="24"/>
          <w:szCs w:val="23"/>
          <w:shd w:val="clear" w:color="auto" w:fill="FFFFFF"/>
        </w:rPr>
        <w:t xml:space="preserve"> or </w:t>
      </w:r>
      <w:r w:rsidR="008A5BDC" w:rsidRPr="001D5799">
        <w:rPr>
          <w:rStyle w:val="apple-style-span"/>
          <w:rFonts w:ascii="Times New Roman" w:hAnsi="Times New Roman"/>
          <w:i/>
          <w:color w:val="000000"/>
          <w:sz w:val="24"/>
          <w:szCs w:val="23"/>
          <w:shd w:val="clear" w:color="auto" w:fill="FFFFFF"/>
        </w:rPr>
        <w:t>spatiotemporal region</w:t>
      </w:r>
      <w:r w:rsidR="008A5BDC" w:rsidRPr="001D5799">
        <w:rPr>
          <w:rStyle w:val="apple-style-span"/>
          <w:rFonts w:ascii="Times New Roman" w:hAnsi="Times New Roman"/>
          <w:color w:val="000000"/>
          <w:sz w:val="24"/>
          <w:szCs w:val="23"/>
          <w:shd w:val="clear" w:color="auto" w:fill="FFFFFF"/>
        </w:rPr>
        <w:t xml:space="preserve"> which it </w:t>
      </w:r>
      <w:r w:rsidR="00EA1B8B" w:rsidRPr="001D5799">
        <w:rPr>
          <w:rStyle w:val="apple-style-span"/>
          <w:rFonts w:ascii="Times New Roman" w:hAnsi="Times New Roman"/>
          <w:color w:val="000000"/>
          <w:sz w:val="24"/>
          <w:szCs w:val="23"/>
          <w:shd w:val="clear" w:color="auto" w:fill="FFFFFF"/>
        </w:rPr>
        <w:t xml:space="preserve">exactly </w:t>
      </w:r>
      <w:r w:rsidR="008A5BDC" w:rsidRPr="001D5799">
        <w:rPr>
          <w:rStyle w:val="apple-style-span"/>
          <w:rFonts w:ascii="Times New Roman" w:hAnsi="Times New Roman"/>
          <w:b/>
          <w:color w:val="000000"/>
          <w:sz w:val="24"/>
          <w:szCs w:val="23"/>
          <w:shd w:val="clear" w:color="auto" w:fill="FFFFFF"/>
        </w:rPr>
        <w:t>occupies</w:t>
      </w:r>
      <w:r w:rsidR="008A5BDC" w:rsidRPr="001D5799">
        <w:rPr>
          <w:rStyle w:val="apple-style-span"/>
          <w:rFonts w:ascii="Times New Roman" w:hAnsi="Times New Roman"/>
          <w:color w:val="000000"/>
          <w:sz w:val="24"/>
          <w:szCs w:val="23"/>
          <w:shd w:val="clear" w:color="auto" w:fill="FFFFFF"/>
        </w:rPr>
        <w:t xml:space="preserve">. </w:t>
      </w:r>
    </w:p>
    <w:p w14:paraId="70A1845B" w14:textId="77777777"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14:paraId="7F5F9203" w14:textId="77777777" w:rsidR="008A5BDC" w:rsidRPr="001D5799" w:rsidRDefault="008A5BDC" w:rsidP="009B5669">
      <w:pPr>
        <w:spacing w:beforeLines="1" w:before="2" w:afterLines="1" w:after="2" w:line="360" w:lineRule="auto"/>
        <w:rPr>
          <w:rFonts w:ascii="Times New Roman" w:hAnsi="Times New Roman"/>
          <w:b/>
          <w:sz w:val="24"/>
          <w:szCs w:val="23"/>
        </w:rPr>
      </w:pPr>
      <w:r w:rsidRPr="001D5799">
        <w:rPr>
          <w:rFonts w:ascii="Times New Roman" w:hAnsi="Times New Roman"/>
          <w:sz w:val="24"/>
          <w:szCs w:val="23"/>
        </w:rPr>
        <w:t xml:space="preserve">The </w:t>
      </w:r>
      <w:r w:rsidRPr="001D5799">
        <w:rPr>
          <w:rFonts w:ascii="Times New Roman" w:hAnsi="Times New Roman"/>
          <w:b/>
          <w:sz w:val="24"/>
          <w:szCs w:val="23"/>
        </w:rPr>
        <w:t>occupies</w:t>
      </w:r>
      <w:r w:rsidRPr="001D5799">
        <w:rPr>
          <w:rFonts w:ascii="Times New Roman" w:hAnsi="Times New Roman"/>
          <w:sz w:val="24"/>
          <w:szCs w:val="23"/>
        </w:rPr>
        <w:t xml:space="preserve"> relation is the counterpart, on the </w:t>
      </w:r>
      <w:r w:rsidR="00FB129B" w:rsidRPr="001D5799">
        <w:rPr>
          <w:rFonts w:ascii="Times New Roman" w:hAnsi="Times New Roman"/>
          <w:i/>
          <w:sz w:val="24"/>
          <w:szCs w:val="23"/>
        </w:rPr>
        <w:t>occurrent</w:t>
      </w:r>
      <w:r w:rsidRPr="001D5799">
        <w:rPr>
          <w:rFonts w:ascii="Times New Roman" w:hAnsi="Times New Roman"/>
          <w:sz w:val="24"/>
          <w:szCs w:val="23"/>
        </w:rPr>
        <w:t xml:space="preserve"> side, of the relation </w:t>
      </w:r>
      <w:r w:rsidRPr="001D5799">
        <w:rPr>
          <w:rFonts w:ascii="Times New Roman" w:hAnsi="Times New Roman"/>
          <w:b/>
          <w:sz w:val="24"/>
          <w:szCs w:val="23"/>
        </w:rPr>
        <w:t xml:space="preserve">located_at. </w:t>
      </w:r>
    </w:p>
    <w:p w14:paraId="10718025" w14:textId="77777777"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14:paraId="6D4DB313" w14:textId="77777777" w:rsidR="00CB2DD1"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Trivially, every spatiotemporal or temporal region occupies itself.</w:t>
      </w:r>
    </w:p>
    <w:p w14:paraId="58DBE37A" w14:textId="77777777" w:rsidR="004558A1" w:rsidRPr="001D5799" w:rsidRDefault="004558A1" w:rsidP="009B5669">
      <w:pPr>
        <w:spacing w:beforeLines="1" w:before="2" w:afterLines="1" w:after="2" w:line="360" w:lineRule="auto"/>
        <w:rPr>
          <w:rFonts w:ascii="Times New Roman" w:hAnsi="Times New Roman"/>
          <w:i/>
          <w:sz w:val="24"/>
          <w:szCs w:val="23"/>
        </w:rPr>
      </w:pPr>
    </w:p>
    <w:p w14:paraId="06B297AA" w14:textId="77777777" w:rsidR="008A5BDC" w:rsidRPr="001D5799" w:rsidRDefault="00DA3A7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Histories</w:t>
      </w:r>
    </w:p>
    <w:p w14:paraId="0C710E28" w14:textId="77777777" w:rsidR="00D61998" w:rsidRPr="001D5799" w:rsidRDefault="00EA1B8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w:t>
      </w:r>
      <w:r w:rsidR="00DA3A75" w:rsidRPr="001D5799">
        <w:rPr>
          <w:rFonts w:ascii="Times New Roman" w:hAnsi="Times New Roman"/>
          <w:i/>
          <w:sz w:val="24"/>
          <w:szCs w:val="23"/>
        </w:rPr>
        <w:t>history</w:t>
      </w:r>
      <w:r w:rsidR="00DA3A75" w:rsidRPr="001D5799">
        <w:rPr>
          <w:rFonts w:ascii="Times New Roman" w:hAnsi="Times New Roman"/>
          <w:sz w:val="24"/>
          <w:szCs w:val="23"/>
        </w:rPr>
        <w:t xml:space="preserve"> </w:t>
      </w:r>
      <w:r w:rsidRPr="001D5799">
        <w:rPr>
          <w:rFonts w:ascii="Times New Roman" w:hAnsi="Times New Roman"/>
          <w:sz w:val="24"/>
          <w:szCs w:val="23"/>
        </w:rPr>
        <w:t xml:space="preserve">of a </w:t>
      </w:r>
      <w:r w:rsidRPr="001D5799">
        <w:rPr>
          <w:rFonts w:ascii="Times New Roman" w:hAnsi="Times New Roman"/>
          <w:i/>
          <w:sz w:val="24"/>
          <w:szCs w:val="23"/>
        </w:rPr>
        <w:t>material entity</w:t>
      </w:r>
      <w:r w:rsidRPr="001D5799">
        <w:rPr>
          <w:rFonts w:ascii="Times New Roman" w:hAnsi="Times New Roman"/>
          <w:sz w:val="24"/>
          <w:szCs w:val="23"/>
        </w:rPr>
        <w:t xml:space="preserve"> is the totality of processes taking place in the spatiotemporal region </w:t>
      </w:r>
      <w:r w:rsidRPr="001D5799">
        <w:rPr>
          <w:rFonts w:ascii="Times New Roman" w:hAnsi="Times New Roman"/>
          <w:b/>
          <w:sz w:val="24"/>
          <w:szCs w:val="23"/>
        </w:rPr>
        <w:t xml:space="preserve">occupied </w:t>
      </w:r>
      <w:r w:rsidR="00151755" w:rsidRPr="001D5799">
        <w:rPr>
          <w:rFonts w:ascii="Times New Roman" w:hAnsi="Times New Roman"/>
          <w:sz w:val="24"/>
          <w:szCs w:val="23"/>
        </w:rPr>
        <w:t>by the</w:t>
      </w:r>
      <w:r w:rsidR="00D61998" w:rsidRPr="001D5799">
        <w:rPr>
          <w:rFonts w:ascii="Times New Roman" w:hAnsi="Times New Roman"/>
          <w:sz w:val="24"/>
          <w:szCs w:val="23"/>
        </w:rPr>
        <w:t xml:space="preserve"> </w:t>
      </w:r>
      <w:r w:rsidRPr="001D5799">
        <w:rPr>
          <w:rFonts w:ascii="Times New Roman" w:hAnsi="Times New Roman"/>
          <w:i/>
          <w:sz w:val="24"/>
          <w:szCs w:val="23"/>
        </w:rPr>
        <w:t>entity</w:t>
      </w:r>
      <w:r w:rsidR="00D61998" w:rsidRPr="001D5799">
        <w:rPr>
          <w:rFonts w:ascii="Times New Roman" w:hAnsi="Times New Roman"/>
          <w:sz w:val="24"/>
          <w:szCs w:val="23"/>
        </w:rPr>
        <w:t>, including processes on the surface of the entity or within the cavities to which it serves as host. (See the OGMS definition of ‘</w:t>
      </w:r>
      <w:hyperlink r:id="rId46" w:history="1">
        <w:r w:rsidR="00D61998" w:rsidRPr="001D5799">
          <w:rPr>
            <w:rStyle w:val="Hyperlink"/>
            <w:rFonts w:ascii="Times New Roman" w:hAnsi="Times New Roman"/>
            <w:i/>
            <w:sz w:val="24"/>
            <w:szCs w:val="23"/>
          </w:rPr>
          <w:t>extended organism</w:t>
        </w:r>
      </w:hyperlink>
      <w:r w:rsidR="00D61998" w:rsidRPr="001D5799">
        <w:rPr>
          <w:rFonts w:ascii="Times New Roman" w:hAnsi="Times New Roman"/>
          <w:sz w:val="24"/>
          <w:szCs w:val="23"/>
        </w:rPr>
        <w:t>’</w:t>
      </w:r>
      <w:r w:rsidR="00443209">
        <w:rPr>
          <w:rFonts w:ascii="Times New Roman" w:hAnsi="Times New Roman"/>
          <w:sz w:val="24"/>
          <w:szCs w:val="23"/>
        </w:rPr>
        <w:t xml:space="preserve"> and also the treatment of embryontology in [</w:t>
      </w:r>
      <w:r w:rsidR="00443209">
        <w:rPr>
          <w:rFonts w:ascii="Times New Roman" w:hAnsi="Times New Roman"/>
          <w:sz w:val="24"/>
          <w:szCs w:val="23"/>
        </w:rPr>
        <w:fldChar w:fldCharType="begin"/>
      </w:r>
      <w:r w:rsidR="00443209">
        <w:rPr>
          <w:rFonts w:ascii="Times New Roman" w:hAnsi="Times New Roman"/>
          <w:sz w:val="24"/>
          <w:szCs w:val="23"/>
        </w:rPr>
        <w:instrText xml:space="preserve"> REF _Hlk47849653 \r \h </w:instrText>
      </w:r>
      <w:r w:rsidR="00443209">
        <w:rPr>
          <w:rFonts w:ascii="Times New Roman" w:hAnsi="Times New Roman"/>
          <w:sz w:val="24"/>
          <w:szCs w:val="23"/>
        </w:rPr>
      </w:r>
      <w:r w:rsidR="00443209">
        <w:rPr>
          <w:rFonts w:ascii="Times New Roman" w:hAnsi="Times New Roman"/>
          <w:sz w:val="24"/>
          <w:szCs w:val="23"/>
        </w:rPr>
        <w:fldChar w:fldCharType="separate"/>
      </w:r>
      <w:r w:rsidR="00A908AB">
        <w:rPr>
          <w:rFonts w:ascii="Times New Roman" w:hAnsi="Times New Roman"/>
          <w:sz w:val="24"/>
          <w:szCs w:val="23"/>
        </w:rPr>
        <w:t>13</w:t>
      </w:r>
      <w:r w:rsidR="00443209">
        <w:rPr>
          <w:rFonts w:ascii="Times New Roman" w:hAnsi="Times New Roman"/>
          <w:sz w:val="24"/>
          <w:szCs w:val="23"/>
        </w:rPr>
        <w:fldChar w:fldCharType="end"/>
      </w:r>
      <w:r w:rsidR="00443209">
        <w:rPr>
          <w:rFonts w:ascii="Times New Roman" w:hAnsi="Times New Roman"/>
          <w:sz w:val="24"/>
          <w:szCs w:val="23"/>
        </w:rPr>
        <w:t>]</w:t>
      </w:r>
      <w:r w:rsidR="00D61998" w:rsidRPr="001D5799">
        <w:rPr>
          <w:rFonts w:ascii="Times New Roman" w:hAnsi="Times New Roman"/>
          <w:sz w:val="24"/>
          <w:szCs w:val="23"/>
        </w:rPr>
        <w:t>.</w:t>
      </w:r>
      <w:r w:rsidR="00D61998">
        <w:t>)</w:t>
      </w:r>
    </w:p>
    <w:p w14:paraId="6838CD40" w14:textId="77777777" w:rsidR="00D61998" w:rsidRPr="001D5799" w:rsidRDefault="00D61998" w:rsidP="009B5669">
      <w:pPr>
        <w:spacing w:beforeLines="1" w:before="2" w:afterLines="1" w:after="2" w:line="360" w:lineRule="auto"/>
        <w:rPr>
          <w:rFonts w:ascii="Times New Roman" w:hAnsi="Times New Roman"/>
          <w:i/>
          <w:sz w:val="24"/>
          <w:szCs w:val="23"/>
        </w:rPr>
      </w:pPr>
    </w:p>
    <w:p w14:paraId="6626FD58" w14:textId="77777777" w:rsidR="008F78EA" w:rsidRPr="001D5799" w:rsidRDefault="006B7E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Synonyms of </w:t>
      </w:r>
      <w:r w:rsidRPr="001D5799">
        <w:rPr>
          <w:rFonts w:ascii="Times New Roman" w:hAnsi="Times New Roman"/>
          <w:i/>
          <w:sz w:val="24"/>
          <w:szCs w:val="23"/>
        </w:rPr>
        <w:t xml:space="preserve">history </w:t>
      </w:r>
      <w:r w:rsidRPr="001D5799">
        <w:rPr>
          <w:rFonts w:ascii="Times New Roman" w:hAnsi="Times New Roman"/>
          <w:sz w:val="24"/>
          <w:szCs w:val="23"/>
        </w:rPr>
        <w:t>are:</w:t>
      </w:r>
      <w:r w:rsidRPr="001D5799">
        <w:rPr>
          <w:rFonts w:ascii="Times New Roman" w:hAnsi="Times New Roman"/>
          <w:i/>
          <w:sz w:val="24"/>
          <w:szCs w:val="23"/>
        </w:rPr>
        <w:t xml:space="preserve"> </w:t>
      </w:r>
      <w:r w:rsidRPr="001D5799">
        <w:rPr>
          <w:rFonts w:ascii="Times New Roman" w:hAnsi="Times New Roman"/>
          <w:sz w:val="24"/>
          <w:szCs w:val="23"/>
        </w:rPr>
        <w:t xml:space="preserve">‘course’, ‘trajectory’. </w:t>
      </w:r>
      <w:r w:rsidR="00DA3A75" w:rsidRPr="001D5799">
        <w:rPr>
          <w:rFonts w:ascii="Times New Roman" w:hAnsi="Times New Roman"/>
          <w:sz w:val="24"/>
          <w:szCs w:val="23"/>
        </w:rPr>
        <w:t>In the case of organisms histories are what we normall</w:t>
      </w:r>
      <w:r w:rsidR="008F78EA" w:rsidRPr="001D5799">
        <w:rPr>
          <w:rFonts w:ascii="Times New Roman" w:hAnsi="Times New Roman"/>
          <w:sz w:val="24"/>
          <w:szCs w:val="23"/>
        </w:rPr>
        <w:t>y</w:t>
      </w:r>
      <w:r w:rsidR="00DA3A75" w:rsidRPr="001D5799">
        <w:rPr>
          <w:rFonts w:ascii="Times New Roman" w:hAnsi="Times New Roman"/>
          <w:sz w:val="24"/>
          <w:szCs w:val="23"/>
        </w:rPr>
        <w:t xml:space="preserve"> call </w:t>
      </w:r>
      <w:r w:rsidR="008A6C9D" w:rsidRPr="001D5799">
        <w:rPr>
          <w:rFonts w:ascii="Times New Roman" w:hAnsi="Times New Roman"/>
          <w:sz w:val="24"/>
          <w:szCs w:val="23"/>
        </w:rPr>
        <w:t>‘</w:t>
      </w:r>
      <w:r w:rsidR="00DA3A75" w:rsidRPr="001D5799">
        <w:rPr>
          <w:rFonts w:ascii="Times New Roman" w:hAnsi="Times New Roman"/>
          <w:sz w:val="24"/>
          <w:szCs w:val="23"/>
        </w:rPr>
        <w:t>lives</w:t>
      </w:r>
      <w:r w:rsidR="008A6C9D" w:rsidRPr="001D5799">
        <w:rPr>
          <w:rFonts w:ascii="Times New Roman" w:hAnsi="Times New Roman"/>
          <w:sz w:val="24"/>
          <w:szCs w:val="23"/>
        </w:rPr>
        <w:t>’</w:t>
      </w:r>
      <w:r w:rsidR="00DA3A75"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A3A75" w:rsidRPr="001D5799">
        <w:rPr>
          <w:rFonts w:ascii="Times New Roman" w:hAnsi="Times New Roman"/>
          <w:sz w:val="24"/>
          <w:szCs w:val="23"/>
        </w:rPr>
        <w:instrText xml:space="preserve"> REF _Ref309140214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15</w:t>
      </w:r>
      <w:r w:rsidR="001E591D" w:rsidRPr="001D5799">
        <w:rPr>
          <w:rFonts w:ascii="Times New Roman" w:hAnsi="Times New Roman"/>
          <w:sz w:val="24"/>
          <w:szCs w:val="23"/>
        </w:rPr>
        <w:fldChar w:fldCharType="end"/>
      </w:r>
      <w:r w:rsidR="00DA3A75" w:rsidRPr="001D5799">
        <w:rPr>
          <w:rFonts w:ascii="Times New Roman" w:hAnsi="Times New Roman"/>
          <w:sz w:val="24"/>
          <w:szCs w:val="23"/>
        </w:rPr>
        <w:t>]</w:t>
      </w:r>
      <w:r w:rsidRPr="001D5799">
        <w:rPr>
          <w:rFonts w:ascii="Times New Roman" w:hAnsi="Times New Roman"/>
          <w:sz w:val="24"/>
          <w:szCs w:val="23"/>
        </w:rPr>
        <w:t>.</w:t>
      </w:r>
      <w:r w:rsidR="00D61998" w:rsidRPr="001D5799">
        <w:rPr>
          <w:rFonts w:ascii="Times New Roman" w:hAnsi="Times New Roman"/>
          <w:sz w:val="24"/>
          <w:szCs w:val="23"/>
        </w:rPr>
        <w:t xml:space="preserve"> </w:t>
      </w:r>
      <w:r w:rsidRPr="001D5799">
        <w:rPr>
          <w:rFonts w:ascii="Times New Roman" w:hAnsi="Times New Roman"/>
          <w:sz w:val="24"/>
          <w:szCs w:val="23"/>
        </w:rPr>
        <w:t>I</w:t>
      </w:r>
      <w:r w:rsidR="00D61998" w:rsidRPr="001D5799">
        <w:rPr>
          <w:rFonts w:ascii="Times New Roman" w:hAnsi="Times New Roman"/>
          <w:sz w:val="24"/>
          <w:szCs w:val="23"/>
        </w:rPr>
        <w:t>n the case of sentient organisms lives will include also the experiences of the organism. If</w:t>
      </w:r>
      <w:r w:rsidR="008A6C9D" w:rsidRPr="001D5799">
        <w:rPr>
          <w:rFonts w:ascii="Times New Roman" w:hAnsi="Times New Roman"/>
          <w:sz w:val="24"/>
          <w:szCs w:val="23"/>
        </w:rPr>
        <w:t>, for example,</w:t>
      </w:r>
      <w:r w:rsidR="00D61998" w:rsidRPr="001D5799">
        <w:rPr>
          <w:rFonts w:ascii="Times New Roman" w:hAnsi="Times New Roman"/>
          <w:sz w:val="24"/>
          <w:szCs w:val="23"/>
        </w:rPr>
        <w:t xml:space="preserve"> you experienced the Second World War, then the Second World War is in this sense a part of (or better: is involved in</w:t>
      </w:r>
      <w:r w:rsidRPr="001D5799">
        <w:rPr>
          <w:rFonts w:ascii="Times New Roman" w:hAnsi="Times New Roman"/>
          <w:sz w:val="24"/>
          <w:szCs w:val="23"/>
        </w:rPr>
        <w:t>) your history</w:t>
      </w:r>
      <w:r w:rsidR="00D61998" w:rsidRPr="001D5799">
        <w:rPr>
          <w:rFonts w:ascii="Times New Roman" w:hAnsi="Times New Roman"/>
          <w:sz w:val="24"/>
          <w:szCs w:val="23"/>
        </w:rPr>
        <w:t>.</w:t>
      </w:r>
      <w:r w:rsidR="008F78EA" w:rsidRPr="001D5799">
        <w:rPr>
          <w:rFonts w:ascii="Times New Roman" w:hAnsi="Times New Roman"/>
          <w:sz w:val="24"/>
          <w:szCs w:val="23"/>
        </w:rPr>
        <w:t xml:space="preserve"> The history of a </w:t>
      </w:r>
      <w:r w:rsidR="008F78EA" w:rsidRPr="001D5799">
        <w:rPr>
          <w:rFonts w:ascii="Times New Roman" w:hAnsi="Times New Roman"/>
          <w:i/>
          <w:sz w:val="24"/>
          <w:szCs w:val="23"/>
        </w:rPr>
        <w:t xml:space="preserve">material entity </w:t>
      </w:r>
      <w:r w:rsidR="0066016E" w:rsidRPr="001D5799">
        <w:rPr>
          <w:rFonts w:ascii="Times New Roman" w:hAnsi="Times New Roman"/>
          <w:sz w:val="24"/>
          <w:szCs w:val="23"/>
        </w:rPr>
        <w:t xml:space="preserve">will include, on the above account, </w:t>
      </w:r>
      <w:r w:rsidR="008F78EA" w:rsidRPr="001D5799">
        <w:rPr>
          <w:rFonts w:ascii="Times New Roman" w:hAnsi="Times New Roman"/>
          <w:sz w:val="24"/>
          <w:szCs w:val="23"/>
        </w:rPr>
        <w:t xml:space="preserve">the movements of </w:t>
      </w:r>
      <w:r w:rsidR="00EA1B8B" w:rsidRPr="001D5799">
        <w:rPr>
          <w:rFonts w:ascii="Times New Roman" w:hAnsi="Times New Roman"/>
          <w:sz w:val="24"/>
          <w:szCs w:val="23"/>
        </w:rPr>
        <w:t xml:space="preserve">neutrinos </w:t>
      </w:r>
      <w:r w:rsidR="008F78EA" w:rsidRPr="001D5799">
        <w:rPr>
          <w:rFonts w:ascii="Times New Roman" w:hAnsi="Times New Roman"/>
          <w:sz w:val="24"/>
          <w:szCs w:val="23"/>
        </w:rPr>
        <w:t>within the interior of the entity as they pass</w:t>
      </w:r>
      <w:r w:rsidR="00EA1B8B" w:rsidRPr="001D5799">
        <w:rPr>
          <w:rFonts w:ascii="Times New Roman" w:hAnsi="Times New Roman"/>
          <w:sz w:val="24"/>
          <w:szCs w:val="23"/>
        </w:rPr>
        <w:t xml:space="preserve"> through.</w:t>
      </w:r>
    </w:p>
    <w:p w14:paraId="00D204CB" w14:textId="77777777" w:rsidR="00D61998" w:rsidRPr="001D5799" w:rsidRDefault="00D61998" w:rsidP="009B5669">
      <w:pPr>
        <w:spacing w:beforeLines="1" w:before="2" w:afterLines="1" w:after="2" w:line="360" w:lineRule="auto"/>
        <w:rPr>
          <w:rFonts w:ascii="Times New Roman" w:hAnsi="Times New Roman"/>
          <w:sz w:val="24"/>
          <w:szCs w:val="23"/>
        </w:rPr>
      </w:pPr>
    </w:p>
    <w:p w14:paraId="140EA1D6" w14:textId="77777777" w:rsidR="00D61998" w:rsidRPr="001D5799" w:rsidRDefault="008F78E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revision is </w:t>
      </w:r>
      <w:r w:rsidR="00DA4D68" w:rsidRPr="001D5799">
        <w:rPr>
          <w:rFonts w:ascii="Times New Roman" w:hAnsi="Times New Roman"/>
          <w:sz w:val="24"/>
          <w:szCs w:val="23"/>
        </w:rPr>
        <w:t xml:space="preserve">being </w:t>
      </w:r>
      <w:r w:rsidRPr="001D5799">
        <w:rPr>
          <w:rFonts w:ascii="Times New Roman" w:hAnsi="Times New Roman"/>
          <w:sz w:val="24"/>
          <w:szCs w:val="23"/>
        </w:rPr>
        <w:t xml:space="preserve">contemplated </w:t>
      </w:r>
      <w:r w:rsidR="00DA4D68" w:rsidRPr="001D5799">
        <w:rPr>
          <w:rFonts w:ascii="Times New Roman" w:hAnsi="Times New Roman"/>
          <w:sz w:val="24"/>
          <w:szCs w:val="23"/>
        </w:rPr>
        <w:t xml:space="preserve">for a future version of this document </w:t>
      </w:r>
      <w:r w:rsidRPr="001D5799">
        <w:rPr>
          <w:rFonts w:ascii="Times New Roman" w:hAnsi="Times New Roman"/>
          <w:sz w:val="24"/>
          <w:szCs w:val="23"/>
        </w:rPr>
        <w:t>which would define the history of an entity as the sum of processes in which that entity is the major participant</w:t>
      </w:r>
      <w:r w:rsidR="0066016E" w:rsidRPr="001D5799">
        <w:rPr>
          <w:rFonts w:ascii="Times New Roman" w:hAnsi="Times New Roman"/>
          <w:sz w:val="24"/>
          <w:szCs w:val="23"/>
        </w:rPr>
        <w:t xml:space="preserve"> (or ‘agent’)</w:t>
      </w:r>
      <w:r w:rsidRPr="001D5799">
        <w:rPr>
          <w:rFonts w:ascii="Times New Roman" w:hAnsi="Times New Roman"/>
          <w:sz w:val="24"/>
          <w:szCs w:val="23"/>
        </w:rPr>
        <w:t>.</w:t>
      </w:r>
    </w:p>
    <w:p w14:paraId="10634A2A" w14:textId="77777777" w:rsidR="008F78EA" w:rsidRPr="001D5799" w:rsidRDefault="008F78EA" w:rsidP="009B5669">
      <w:pPr>
        <w:spacing w:beforeLines="1" w:before="2" w:afterLines="1" w:after="2" w:line="360" w:lineRule="auto"/>
        <w:rPr>
          <w:rFonts w:ascii="Times New Roman" w:hAnsi="Times New Roman"/>
          <w:sz w:val="24"/>
          <w:szCs w:val="23"/>
        </w:rPr>
      </w:pPr>
    </w:p>
    <w:p w14:paraId="4C20EDCF" w14:textId="77777777" w:rsidR="008F78EA" w:rsidRPr="001D5799" w:rsidRDefault="008F78EA" w:rsidP="009B5669">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The relation between a material entity and its history should be one-to-one.</w:t>
      </w:r>
    </w:p>
    <w:p w14:paraId="264FF767" w14:textId="77777777" w:rsidR="00EA1B8B" w:rsidRPr="001D5799" w:rsidRDefault="00EA1B8B" w:rsidP="009B5669">
      <w:pPr>
        <w:spacing w:beforeLines="1" w:before="2" w:afterLines="1" w:after="2" w:line="360" w:lineRule="auto"/>
        <w:rPr>
          <w:rFonts w:ascii="Times New Roman" w:hAnsi="Times New Roman"/>
          <w:sz w:val="24"/>
          <w:szCs w:val="23"/>
        </w:rPr>
      </w:pPr>
    </w:p>
    <w:p w14:paraId="64D2FA71" w14:textId="77777777" w:rsidR="00203208" w:rsidRDefault="00965517" w:rsidP="009605D5">
      <w:pPr>
        <w:pStyle w:val="Heading2"/>
      </w:pPr>
      <w:bookmarkStart w:id="760" w:name="_Toc313270726"/>
      <w:r>
        <w:t xml:space="preserve">3.1. </w:t>
      </w:r>
      <w:r w:rsidR="00203208">
        <w:t>Process</w:t>
      </w:r>
      <w:bookmarkEnd w:id="760"/>
    </w:p>
    <w:p w14:paraId="0CDE9A98" w14:textId="77777777" w:rsidR="00203208" w:rsidRPr="001D5799" w:rsidRDefault="00203208" w:rsidP="009B5669">
      <w:pPr>
        <w:spacing w:beforeLines="1" w:before="2" w:afterLines="1" w:after="2" w:line="360" w:lineRule="auto"/>
        <w:rPr>
          <w:rFonts w:ascii="Times New Roman" w:hAnsi="Times New Roman"/>
          <w:sz w:val="24"/>
          <w:szCs w:val="23"/>
        </w:rPr>
      </w:pPr>
    </w:p>
    <w:p w14:paraId="52DD6F04" w14:textId="77777777" w:rsidR="00203208" w:rsidRPr="001D5799" w:rsidRDefault="00D54118" w:rsidP="009B5669">
      <w:pPr>
        <w:spacing w:beforeLines="1" w:before="2" w:afterLines="1" w:after="2" w:line="360" w:lineRule="auto"/>
        <w:jc w:val="both"/>
        <w:rPr>
          <w:rFonts w:ascii="Times New Roman" w:hAnsi="Times New Roman"/>
          <w:sz w:val="24"/>
          <w:szCs w:val="23"/>
        </w:rPr>
      </w:pPr>
      <w:ins w:id="761" w:author="phismith" w:date="2012-01-03T12:25:00Z">
        <w:r w:rsidRPr="00FD3F23">
          <w:rPr>
            <w:rFonts w:ascii="Times New Roman" w:hAnsi="Times New Roman"/>
            <w:smallCaps/>
            <w:sz w:val="24"/>
            <w:szCs w:val="23"/>
            <w:rPrChange w:id="762" w:author="phismith" w:date="2012-01-03T12:25:00Z">
              <w:rPr>
                <w:rFonts w:ascii="Times New Roman" w:hAnsi="Times New Roman"/>
                <w:i/>
                <w:sz w:val="24"/>
                <w:szCs w:val="23"/>
              </w:rPr>
            </w:rPrChange>
          </w:rPr>
          <w:t>Definition:</w:t>
        </w:r>
        <w:r>
          <w:rPr>
            <w:rFonts w:ascii="Times New Roman" w:hAnsi="Times New Roman"/>
            <w:i/>
            <w:sz w:val="24"/>
            <w:szCs w:val="23"/>
          </w:rPr>
          <w:t xml:space="preserve"> </w:t>
        </w:r>
      </w:ins>
      <w:r w:rsidR="00203208" w:rsidRPr="001D5799">
        <w:rPr>
          <w:rFonts w:ascii="Times New Roman" w:hAnsi="Times New Roman"/>
          <w:i/>
          <w:sz w:val="24"/>
          <w:szCs w:val="23"/>
        </w:rPr>
        <w:t>p</w:t>
      </w:r>
      <w:r w:rsidR="00C0143F" w:rsidRPr="001D5799">
        <w:rPr>
          <w:rFonts w:ascii="Times New Roman" w:hAnsi="Times New Roman"/>
          <w:i/>
          <w:sz w:val="24"/>
          <w:szCs w:val="23"/>
        </w:rPr>
        <w:t xml:space="preserve"> </w:t>
      </w:r>
      <w:r w:rsidR="00203208" w:rsidRPr="001D5799">
        <w:rPr>
          <w:rFonts w:ascii="Times New Roman" w:hAnsi="Times New Roman"/>
          <w:sz w:val="24"/>
          <w:szCs w:val="23"/>
        </w:rPr>
        <w:t>is a process =</w:t>
      </w:r>
      <w:r w:rsidR="00C0143F" w:rsidRPr="001D5799">
        <w:rPr>
          <w:rFonts w:ascii="Times New Roman" w:hAnsi="Times New Roman"/>
          <w:sz w:val="24"/>
          <w:szCs w:val="23"/>
        </w:rPr>
        <w:t xml:space="preserve"> </w:t>
      </w:r>
      <w:r w:rsidR="00203208" w:rsidRPr="001D5799">
        <w:rPr>
          <w:rFonts w:ascii="Times New Roman" w:hAnsi="Times New Roman"/>
          <w:sz w:val="24"/>
          <w:szCs w:val="23"/>
        </w:rPr>
        <w:t xml:space="preserve">Def. </w:t>
      </w:r>
      <w:r w:rsidR="00203208" w:rsidRPr="001D5799">
        <w:rPr>
          <w:rFonts w:ascii="Times New Roman" w:hAnsi="Times New Roman"/>
          <w:i/>
          <w:sz w:val="24"/>
          <w:szCs w:val="23"/>
        </w:rPr>
        <w:t xml:space="preserve">a </w:t>
      </w:r>
      <w:r w:rsidR="00203208" w:rsidRPr="001D5799">
        <w:rPr>
          <w:rFonts w:ascii="Times New Roman" w:hAnsi="Times New Roman"/>
          <w:sz w:val="24"/>
          <w:szCs w:val="23"/>
        </w:rPr>
        <w:t xml:space="preserve">is an </w:t>
      </w:r>
      <w:r w:rsidR="00FB129B" w:rsidRPr="001D5799">
        <w:rPr>
          <w:rFonts w:ascii="Times New Roman" w:hAnsi="Times New Roman"/>
          <w:i/>
          <w:sz w:val="24"/>
          <w:szCs w:val="23"/>
        </w:rPr>
        <w:t>occurrent</w:t>
      </w:r>
      <w:r w:rsidR="00203208" w:rsidRPr="001D5799">
        <w:rPr>
          <w:rFonts w:ascii="Times New Roman" w:hAnsi="Times New Roman"/>
          <w:sz w:val="24"/>
          <w:szCs w:val="23"/>
        </w:rPr>
        <w:t xml:space="preserve"> that has </w:t>
      </w:r>
      <w:r w:rsidR="00203208" w:rsidRPr="001D5799">
        <w:rPr>
          <w:rFonts w:ascii="Times New Roman" w:hAnsi="Times New Roman"/>
          <w:b/>
          <w:sz w:val="24"/>
          <w:szCs w:val="23"/>
        </w:rPr>
        <w:t xml:space="preserve">temporal </w:t>
      </w:r>
      <w:r w:rsidR="00B42EC9" w:rsidRPr="001D5799">
        <w:rPr>
          <w:rFonts w:ascii="Times New Roman" w:hAnsi="Times New Roman"/>
          <w:b/>
          <w:sz w:val="24"/>
          <w:szCs w:val="23"/>
        </w:rPr>
        <w:t xml:space="preserve">proper </w:t>
      </w:r>
      <w:r w:rsidR="00203208" w:rsidRPr="001D5799">
        <w:rPr>
          <w:rFonts w:ascii="Times New Roman" w:hAnsi="Times New Roman"/>
          <w:b/>
          <w:sz w:val="24"/>
          <w:szCs w:val="23"/>
        </w:rPr>
        <w:t>parts</w:t>
      </w:r>
      <w:r w:rsidR="00203208" w:rsidRPr="001D5799">
        <w:rPr>
          <w:rFonts w:ascii="Times New Roman" w:hAnsi="Times New Roman"/>
          <w:sz w:val="24"/>
          <w:szCs w:val="23"/>
        </w:rPr>
        <w:t xml:space="preserve"> and </w:t>
      </w:r>
      <w:r w:rsidR="00203208" w:rsidRPr="001D5799">
        <w:rPr>
          <w:rFonts w:ascii="Times New Roman" w:hAnsi="Times New Roman"/>
          <w:b/>
          <w:sz w:val="24"/>
          <w:szCs w:val="23"/>
        </w:rPr>
        <w:t xml:space="preserve">s-depends </w:t>
      </w:r>
      <w:r w:rsidR="00203208" w:rsidRPr="001D5799">
        <w:rPr>
          <w:rFonts w:ascii="Times New Roman" w:hAnsi="Times New Roman"/>
          <w:sz w:val="24"/>
          <w:szCs w:val="23"/>
        </w:rPr>
        <w:t xml:space="preserve">on </w:t>
      </w:r>
      <w:r w:rsidR="008A6C9D" w:rsidRPr="001D5799">
        <w:rPr>
          <w:rFonts w:ascii="Times New Roman" w:hAnsi="Times New Roman"/>
          <w:sz w:val="24"/>
          <w:szCs w:val="23"/>
        </w:rPr>
        <w:t xml:space="preserve">one or more </w:t>
      </w:r>
      <w:r w:rsidR="00203208" w:rsidRPr="001D5799">
        <w:rPr>
          <w:rFonts w:ascii="Times New Roman" w:hAnsi="Times New Roman"/>
          <w:sz w:val="24"/>
          <w:szCs w:val="23"/>
        </w:rPr>
        <w:t>material</w:t>
      </w:r>
      <w:r w:rsidR="008A6C9D" w:rsidRPr="001D5799">
        <w:rPr>
          <w:rFonts w:ascii="Times New Roman" w:hAnsi="Times New Roman"/>
          <w:sz w:val="24"/>
          <w:szCs w:val="23"/>
        </w:rPr>
        <w:t xml:space="preserve"> entities</w:t>
      </w:r>
      <w:r w:rsidR="00203208" w:rsidRPr="001D5799">
        <w:rPr>
          <w:rFonts w:ascii="Times New Roman" w:hAnsi="Times New Roman"/>
          <w:sz w:val="24"/>
          <w:szCs w:val="23"/>
        </w:rPr>
        <w:t>.</w:t>
      </w:r>
    </w:p>
    <w:p w14:paraId="13F8D654" w14:textId="77777777" w:rsidR="008A6C9D" w:rsidRPr="001D5799" w:rsidRDefault="008A6C9D" w:rsidP="009B5669">
      <w:pPr>
        <w:spacing w:beforeLines="1" w:before="2" w:afterLines="1" w:after="2" w:line="360" w:lineRule="auto"/>
        <w:rPr>
          <w:rFonts w:ascii="Times New Roman" w:hAnsi="Times New Roman"/>
          <w:sz w:val="24"/>
          <w:szCs w:val="23"/>
        </w:rPr>
      </w:pPr>
    </w:p>
    <w:p w14:paraId="4C43213E" w14:textId="77777777" w:rsidR="003047AF" w:rsidRPr="009331CA" w:rsidRDefault="003047AF" w:rsidP="009B5669">
      <w:pPr>
        <w:spacing w:beforeLines="1" w:before="2" w:afterLines="1" w:after="2" w:line="360" w:lineRule="auto"/>
        <w:jc w:val="both"/>
        <w:rPr>
          <w:rFonts w:ascii="Times New Roman" w:hAnsi="Times New Roman"/>
          <w:sz w:val="20"/>
          <w:szCs w:val="20"/>
        </w:rPr>
      </w:pPr>
      <w:r w:rsidRPr="00FD3F23">
        <w:rPr>
          <w:rFonts w:ascii="Times New Roman" w:hAnsi="Times New Roman"/>
          <w:smallCaps/>
          <w:sz w:val="24"/>
          <w:szCs w:val="23"/>
          <w:rPrChange w:id="763" w:author="phismith" w:date="2012-01-03T12:25:00Z">
            <w:rPr>
              <w:rFonts w:ascii="Times New Roman" w:hAnsi="Times New Roman"/>
              <w:sz w:val="24"/>
              <w:szCs w:val="23"/>
            </w:rPr>
          </w:rPrChange>
        </w:rPr>
        <w:t>Examples:</w:t>
      </w:r>
      <w:r w:rsidRPr="001D5799">
        <w:rPr>
          <w:rFonts w:ascii="Times New Roman" w:hAnsi="Times New Roman"/>
          <w:sz w:val="24"/>
          <w:szCs w:val="23"/>
        </w:rPr>
        <w:t xml:space="preserve"> the life of an organism, the process of sleeping, the process of cell-division, a beating of the heart, the process of meiosis, the course of a disease, the flight of a bird, the process of aging.</w:t>
      </w:r>
    </w:p>
    <w:p w14:paraId="465F215D" w14:textId="77777777" w:rsidR="004229FD" w:rsidRPr="001D5799" w:rsidRDefault="004229FD" w:rsidP="009B5669">
      <w:pPr>
        <w:spacing w:beforeLines="1" w:before="2" w:afterLines="1" w:after="2" w:line="360" w:lineRule="auto"/>
        <w:rPr>
          <w:rFonts w:ascii="Times New Roman" w:hAnsi="Times New Roman"/>
          <w:sz w:val="24"/>
          <w:szCs w:val="23"/>
        </w:rPr>
      </w:pPr>
    </w:p>
    <w:p w14:paraId="4A8FBE75" w14:textId="77777777" w:rsidR="003047AF"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Just as there are relational qualities so also there are relational processes, which s-depend on multiple material entities as their relata.</w:t>
      </w:r>
    </w:p>
    <w:p w14:paraId="078A67E6" w14:textId="77777777" w:rsidR="004229FD" w:rsidRPr="001D5799" w:rsidRDefault="004229FD" w:rsidP="009B5669">
      <w:pPr>
        <w:spacing w:beforeLines="1" w:before="2" w:afterLines="1" w:after="2" w:line="360" w:lineRule="auto"/>
        <w:jc w:val="both"/>
        <w:rPr>
          <w:rFonts w:ascii="Times New Roman" w:hAnsi="Times New Roman"/>
          <w:sz w:val="24"/>
          <w:szCs w:val="23"/>
        </w:rPr>
      </w:pPr>
    </w:p>
    <w:p w14:paraId="63C08A6A" w14:textId="77777777" w:rsidR="004229FD" w:rsidRPr="001D5799" w:rsidRDefault="004229FD" w:rsidP="009B5669">
      <w:pPr>
        <w:spacing w:beforeLines="1" w:before="2" w:afterLines="1" w:after="2" w:line="360" w:lineRule="auto"/>
        <w:jc w:val="both"/>
        <w:rPr>
          <w:rFonts w:ascii="Times New Roman" w:hAnsi="Times New Roman"/>
          <w:sz w:val="24"/>
          <w:szCs w:val="23"/>
        </w:rPr>
      </w:pPr>
      <w:r w:rsidRPr="00FD3F23">
        <w:rPr>
          <w:rFonts w:ascii="Times New Roman" w:hAnsi="Times New Roman"/>
          <w:smallCaps/>
          <w:sz w:val="24"/>
          <w:szCs w:val="23"/>
          <w:rPrChange w:id="764" w:author="phismith" w:date="2012-01-03T12:26:00Z">
            <w:rPr>
              <w:rFonts w:ascii="Times New Roman" w:hAnsi="Times New Roman"/>
              <w:sz w:val="24"/>
              <w:szCs w:val="23"/>
            </w:rPr>
          </w:rPrChange>
        </w:rPr>
        <w:t>Examples:</w:t>
      </w:r>
      <w:r w:rsidRPr="001D5799">
        <w:rPr>
          <w:rFonts w:ascii="Times New Roman" w:hAnsi="Times New Roman"/>
          <w:sz w:val="24"/>
          <w:szCs w:val="23"/>
        </w:rPr>
        <w:t xml:space="preserve"> John </w:t>
      </w:r>
      <w:r w:rsidR="00CB5CA4">
        <w:rPr>
          <w:rFonts w:ascii="Times New Roman" w:hAnsi="Times New Roman"/>
          <w:sz w:val="24"/>
          <w:szCs w:val="23"/>
        </w:rPr>
        <w:t xml:space="preserve">seeing </w:t>
      </w:r>
      <w:r w:rsidRPr="001D5799">
        <w:rPr>
          <w:rFonts w:ascii="Times New Roman" w:hAnsi="Times New Roman"/>
          <w:sz w:val="24"/>
          <w:szCs w:val="23"/>
        </w:rPr>
        <w:t>Mary</w:t>
      </w:r>
      <w:r w:rsidRPr="00C1546F">
        <w:rPr>
          <w:rFonts w:ascii="Times New Roman" w:hAnsi="Times New Roman"/>
          <w:sz w:val="24"/>
          <w:szCs w:val="24"/>
        </w:rPr>
        <w:t xml:space="preserve"> [</w:t>
      </w:r>
      <w:r w:rsidR="00151755" w:rsidRPr="00C1546F">
        <w:rPr>
          <w:rFonts w:ascii="Times New Roman" w:hAnsi="Times New Roman"/>
          <w:sz w:val="24"/>
          <w:szCs w:val="24"/>
        </w:rPr>
        <w:fldChar w:fldCharType="begin"/>
      </w:r>
      <w:r w:rsidR="00151755" w:rsidRPr="00C1546F">
        <w:rPr>
          <w:rFonts w:ascii="Times New Roman" w:hAnsi="Times New Roman"/>
          <w:sz w:val="24"/>
          <w:szCs w:val="24"/>
        </w:rPr>
        <w:instrText xml:space="preserve"> REF _Ref309155275 \r \h  \* MERGEFORMAT </w:instrText>
      </w:r>
      <w:r w:rsidR="00151755" w:rsidRPr="00C1546F">
        <w:rPr>
          <w:rFonts w:ascii="Times New Roman" w:hAnsi="Times New Roman"/>
          <w:sz w:val="24"/>
          <w:szCs w:val="24"/>
        </w:rPr>
      </w:r>
      <w:r w:rsidR="00151755" w:rsidRPr="00C1546F">
        <w:rPr>
          <w:rFonts w:ascii="Times New Roman" w:hAnsi="Times New Roman"/>
          <w:sz w:val="24"/>
          <w:szCs w:val="24"/>
        </w:rPr>
        <w:fldChar w:fldCharType="separate"/>
      </w:r>
      <w:r w:rsidR="00A908AB">
        <w:rPr>
          <w:rFonts w:ascii="Times New Roman" w:hAnsi="Times New Roman"/>
          <w:sz w:val="24"/>
          <w:szCs w:val="24"/>
        </w:rPr>
        <w:t>1</w:t>
      </w:r>
      <w:r w:rsidR="00151755" w:rsidRPr="00C1546F">
        <w:rPr>
          <w:rFonts w:ascii="Times New Roman" w:hAnsi="Times New Roman"/>
          <w:sz w:val="24"/>
          <w:szCs w:val="24"/>
        </w:rPr>
        <w:fldChar w:fldCharType="end"/>
      </w:r>
      <w:r w:rsidR="00C1546F" w:rsidRPr="00C1546F">
        <w:rPr>
          <w:rFonts w:ascii="Times New Roman" w:hAnsi="Times New Roman"/>
          <w:sz w:val="24"/>
          <w:szCs w:val="24"/>
        </w:rPr>
        <w:t xml:space="preserve">, </w:t>
      </w:r>
      <w:r w:rsidR="00C1546F" w:rsidRPr="00C1546F">
        <w:rPr>
          <w:rFonts w:ascii="Times New Roman" w:hAnsi="Times New Roman"/>
          <w:sz w:val="24"/>
          <w:szCs w:val="24"/>
        </w:rPr>
        <w:fldChar w:fldCharType="begin"/>
      </w:r>
      <w:r w:rsidR="00C1546F" w:rsidRPr="00C1546F">
        <w:rPr>
          <w:rFonts w:ascii="Times New Roman" w:hAnsi="Times New Roman"/>
          <w:sz w:val="24"/>
          <w:szCs w:val="24"/>
        </w:rPr>
        <w:instrText xml:space="preserve"> REF _Ref309155274 \r \h  \* MERGEFORMAT </w:instrText>
      </w:r>
      <w:r w:rsidR="00C1546F" w:rsidRPr="00C1546F">
        <w:rPr>
          <w:rFonts w:ascii="Times New Roman" w:hAnsi="Times New Roman"/>
          <w:sz w:val="24"/>
          <w:szCs w:val="24"/>
        </w:rPr>
      </w:r>
      <w:r w:rsidR="00C1546F" w:rsidRPr="00C1546F">
        <w:rPr>
          <w:rFonts w:ascii="Times New Roman" w:hAnsi="Times New Roman"/>
          <w:sz w:val="24"/>
          <w:szCs w:val="24"/>
        </w:rPr>
        <w:fldChar w:fldCharType="separate"/>
      </w:r>
      <w:r w:rsidR="00A908AB">
        <w:rPr>
          <w:rFonts w:ascii="Times New Roman" w:hAnsi="Times New Roman"/>
          <w:sz w:val="24"/>
          <w:szCs w:val="24"/>
        </w:rPr>
        <w:t>4</w:t>
      </w:r>
      <w:r w:rsidR="00C1546F" w:rsidRPr="00C1546F">
        <w:rPr>
          <w:rFonts w:ascii="Times New Roman" w:hAnsi="Times New Roman"/>
          <w:sz w:val="24"/>
          <w:szCs w:val="24"/>
        </w:rPr>
        <w:fldChar w:fldCharType="end"/>
      </w:r>
      <w:r w:rsidRPr="00C1546F">
        <w:rPr>
          <w:rFonts w:ascii="Times New Roman" w:hAnsi="Times New Roman"/>
          <w:sz w:val="24"/>
          <w:szCs w:val="24"/>
        </w:rPr>
        <w:t xml:space="preserve">], </w:t>
      </w:r>
      <w:r w:rsidRPr="001D5799">
        <w:rPr>
          <w:rFonts w:ascii="Times New Roman" w:hAnsi="Times New Roman"/>
          <w:sz w:val="24"/>
          <w:szCs w:val="23"/>
        </w:rPr>
        <w:t>a moving bo</w:t>
      </w:r>
      <w:r w:rsidR="00C1546F">
        <w:rPr>
          <w:rFonts w:ascii="Times New Roman" w:hAnsi="Times New Roman"/>
          <w:sz w:val="24"/>
          <w:szCs w:val="23"/>
        </w:rPr>
        <w:t>dy’s crashing into a wall</w:t>
      </w:r>
      <w:r w:rsidR="00CB5CA4">
        <w:rPr>
          <w:rFonts w:ascii="Times New Roman" w:hAnsi="Times New Roman"/>
          <w:sz w:val="24"/>
          <w:szCs w:val="23"/>
        </w:rPr>
        <w:t>.</w:t>
      </w:r>
    </w:p>
    <w:p w14:paraId="6C8AF69F" w14:textId="77777777" w:rsidR="004229FD" w:rsidRPr="009331CA" w:rsidRDefault="004229FD" w:rsidP="009B5669">
      <w:pPr>
        <w:spacing w:beforeLines="1" w:before="2" w:afterLines="1" w:after="2" w:line="360" w:lineRule="auto"/>
        <w:rPr>
          <w:rFonts w:ascii="Times New Roman" w:hAnsi="Times New Roman"/>
          <w:sz w:val="20"/>
          <w:szCs w:val="20"/>
        </w:rPr>
      </w:pPr>
    </w:p>
    <w:p w14:paraId="2A24241B" w14:textId="77777777" w:rsidR="003047AF" w:rsidRDefault="009605D5" w:rsidP="006C241A">
      <w:pPr>
        <w:pStyle w:val="Heading3"/>
        <w:spacing w:line="360" w:lineRule="auto"/>
      </w:pPr>
      <w:bookmarkStart w:id="765" w:name="_Toc313270727"/>
      <w:r>
        <w:t>3.1</w:t>
      </w:r>
      <w:r w:rsidR="00965517">
        <w:t>.</w:t>
      </w:r>
      <w:r>
        <w:t>1</w:t>
      </w:r>
      <w:r w:rsidR="00965517">
        <w:t xml:space="preserve"> </w:t>
      </w:r>
      <w:r w:rsidR="003047AF">
        <w:t>Process boundary</w:t>
      </w:r>
      <w:bookmarkEnd w:id="765"/>
    </w:p>
    <w:p w14:paraId="4789DA7A" w14:textId="77777777" w:rsidR="00C0143F" w:rsidRPr="001D5799" w:rsidRDefault="00C0143F" w:rsidP="009B5669">
      <w:pPr>
        <w:spacing w:beforeLines="1" w:before="2" w:afterLines="1" w:after="2" w:line="360" w:lineRule="auto"/>
        <w:rPr>
          <w:rFonts w:ascii="Times New Roman" w:hAnsi="Times New Roman"/>
          <w:i/>
          <w:sz w:val="24"/>
          <w:szCs w:val="23"/>
        </w:rPr>
      </w:pPr>
    </w:p>
    <w:p w14:paraId="0E8F5CC8" w14:textId="77777777" w:rsidR="00222C8B" w:rsidRPr="001D5799" w:rsidRDefault="00FD3F23" w:rsidP="009B5669">
      <w:pPr>
        <w:spacing w:beforeLines="1" w:before="2" w:afterLines="1" w:after="2" w:line="360" w:lineRule="auto"/>
        <w:jc w:val="both"/>
        <w:rPr>
          <w:rFonts w:ascii="Times New Roman" w:hAnsi="Times New Roman"/>
          <w:i/>
          <w:sz w:val="24"/>
          <w:szCs w:val="23"/>
        </w:rPr>
      </w:pPr>
      <w:ins w:id="766" w:author="phismith" w:date="2012-01-03T12:26:00Z">
        <w:r w:rsidRPr="00B60586">
          <w:rPr>
            <w:rFonts w:ascii="Times New Roman" w:hAnsi="Times New Roman"/>
            <w:smallCaps/>
            <w:sz w:val="24"/>
            <w:szCs w:val="23"/>
          </w:rPr>
          <w:t>Definition:</w:t>
        </w:r>
        <w:r>
          <w:rPr>
            <w:rFonts w:ascii="Times New Roman" w:hAnsi="Times New Roman"/>
            <w:smallCaps/>
            <w:sz w:val="24"/>
            <w:szCs w:val="23"/>
          </w:rPr>
          <w:t xml:space="preserve"> </w:t>
        </w:r>
      </w:ins>
      <w:r w:rsidR="00222C8B" w:rsidRPr="001D5799">
        <w:rPr>
          <w:rFonts w:ascii="Times New Roman" w:hAnsi="Times New Roman"/>
          <w:i/>
          <w:sz w:val="24"/>
          <w:szCs w:val="23"/>
        </w:rPr>
        <w:t xml:space="preserve">p </w:t>
      </w:r>
      <w:r w:rsidR="00222C8B" w:rsidRPr="001D5799">
        <w:rPr>
          <w:rFonts w:ascii="Times New Roman" w:hAnsi="Times New Roman"/>
          <w:sz w:val="24"/>
          <w:szCs w:val="23"/>
        </w:rPr>
        <w:t>is a</w:t>
      </w:r>
      <w:r w:rsidR="00084F5F" w:rsidRPr="001D5799">
        <w:rPr>
          <w:rFonts w:ascii="Times New Roman" w:hAnsi="Times New Roman"/>
          <w:i/>
          <w:sz w:val="24"/>
          <w:szCs w:val="23"/>
        </w:rPr>
        <w:t xml:space="preserve"> process </w:t>
      </w:r>
      <w:r w:rsidR="00222C8B" w:rsidRPr="001D5799">
        <w:rPr>
          <w:rFonts w:ascii="Times New Roman" w:hAnsi="Times New Roman"/>
          <w:i/>
          <w:sz w:val="24"/>
          <w:szCs w:val="23"/>
        </w:rPr>
        <w:t>boundary</w:t>
      </w:r>
      <w:r w:rsidR="00222C8B" w:rsidRPr="001D5799">
        <w:rPr>
          <w:rFonts w:ascii="Times New Roman" w:hAnsi="Times New Roman"/>
          <w:sz w:val="24"/>
          <w:szCs w:val="23"/>
        </w:rPr>
        <w:t xml:space="preserve"> = Def. </w:t>
      </w:r>
      <w:r w:rsidR="00222C8B" w:rsidRPr="001D5799">
        <w:rPr>
          <w:rFonts w:ascii="Times New Roman" w:hAnsi="Times New Roman"/>
          <w:i/>
          <w:sz w:val="24"/>
          <w:szCs w:val="23"/>
        </w:rPr>
        <w:t xml:space="preserve">p </w:t>
      </w:r>
      <w:r w:rsidR="00222C8B" w:rsidRPr="001D5799">
        <w:rPr>
          <w:rFonts w:ascii="Times New Roman" w:hAnsi="Times New Roman"/>
          <w:sz w:val="24"/>
          <w:szCs w:val="23"/>
        </w:rPr>
        <w:t xml:space="preserve">is an </w:t>
      </w:r>
      <w:r w:rsidR="00222C8B" w:rsidRPr="001D5799">
        <w:rPr>
          <w:rFonts w:ascii="Times New Roman" w:hAnsi="Times New Roman"/>
          <w:i/>
          <w:sz w:val="24"/>
          <w:szCs w:val="23"/>
        </w:rPr>
        <w:t>occurrent</w:t>
      </w:r>
      <w:r w:rsidR="00222C8B" w:rsidRPr="001D5799">
        <w:rPr>
          <w:rFonts w:ascii="Times New Roman" w:hAnsi="Times New Roman"/>
          <w:sz w:val="24"/>
          <w:szCs w:val="23"/>
        </w:rPr>
        <w:t xml:space="preserve"> entity </w:t>
      </w:r>
      <w:del w:id="767" w:author="phismith" w:date="2012-01-02T14:36:00Z">
        <w:r w:rsidR="00222C8B" w:rsidRPr="001D5799" w:rsidDel="007B3E28">
          <w:rPr>
            <w:rFonts w:ascii="Times New Roman" w:hAnsi="Times New Roman"/>
            <w:sz w:val="24"/>
            <w:szCs w:val="23"/>
          </w:rPr>
          <w:delText xml:space="preserve">which </w:delText>
        </w:r>
      </w:del>
      <w:r w:rsidR="00E44217" w:rsidRPr="001D5799">
        <w:rPr>
          <w:rFonts w:ascii="Times New Roman" w:hAnsi="Times New Roman"/>
          <w:sz w:val="24"/>
          <w:szCs w:val="23"/>
        </w:rPr>
        <w:t xml:space="preserve">separates one </w:t>
      </w:r>
      <w:r w:rsidR="00084F5F" w:rsidRPr="001D5799">
        <w:rPr>
          <w:rFonts w:ascii="Times New Roman" w:hAnsi="Times New Roman"/>
          <w:i/>
          <w:sz w:val="24"/>
          <w:szCs w:val="23"/>
        </w:rPr>
        <w:t xml:space="preserve">process </w:t>
      </w:r>
      <w:r w:rsidR="00E44217" w:rsidRPr="001D5799">
        <w:rPr>
          <w:rFonts w:ascii="Times New Roman" w:hAnsi="Times New Roman"/>
          <w:sz w:val="24"/>
          <w:szCs w:val="23"/>
        </w:rPr>
        <w:t xml:space="preserve">from another immediately succeeding </w:t>
      </w:r>
      <w:r w:rsidR="00E44217" w:rsidRPr="001D5799">
        <w:rPr>
          <w:rFonts w:ascii="Times New Roman" w:hAnsi="Times New Roman"/>
          <w:i/>
          <w:sz w:val="24"/>
          <w:szCs w:val="23"/>
        </w:rPr>
        <w:t>process</w:t>
      </w:r>
      <w:r w:rsidR="00C0143F" w:rsidRPr="001D5799">
        <w:rPr>
          <w:rFonts w:ascii="Times New Roman" w:hAnsi="Times New Roman"/>
          <w:i/>
          <w:sz w:val="24"/>
          <w:szCs w:val="23"/>
        </w:rPr>
        <w:t xml:space="preserve"> </w:t>
      </w:r>
      <w:r w:rsidR="00084F5F" w:rsidRPr="001D5799">
        <w:rPr>
          <w:rFonts w:ascii="Times New Roman" w:hAnsi="Times New Roman"/>
          <w:sz w:val="24"/>
          <w:szCs w:val="23"/>
        </w:rPr>
        <w:t>&amp;</w:t>
      </w:r>
      <w:r w:rsidR="00C0143F" w:rsidRPr="001D5799">
        <w:rPr>
          <w:rFonts w:ascii="Times New Roman" w:hAnsi="Times New Roman"/>
          <w:sz w:val="24"/>
          <w:szCs w:val="23"/>
        </w:rPr>
        <w:t xml:space="preserve"> </w:t>
      </w:r>
      <w:r w:rsidR="00222C8B" w:rsidRPr="001D5799">
        <w:rPr>
          <w:rFonts w:ascii="Times New Roman" w:hAnsi="Times New Roman"/>
          <w:b/>
          <w:sz w:val="24"/>
          <w:szCs w:val="23"/>
        </w:rPr>
        <w:t>occupies</w:t>
      </w:r>
      <w:r w:rsidR="00C0143F" w:rsidRPr="001D5799">
        <w:rPr>
          <w:rFonts w:ascii="Times New Roman" w:hAnsi="Times New Roman"/>
          <w:b/>
          <w:sz w:val="24"/>
          <w:szCs w:val="23"/>
        </w:rPr>
        <w:t xml:space="preserve"> </w:t>
      </w:r>
      <w:r w:rsidR="00222C8B" w:rsidRPr="001D5799">
        <w:rPr>
          <w:rFonts w:ascii="Times New Roman" w:hAnsi="Times New Roman"/>
          <w:sz w:val="24"/>
          <w:szCs w:val="23"/>
        </w:rPr>
        <w:t xml:space="preserve">a </w:t>
      </w:r>
      <w:r w:rsidR="00222C8B" w:rsidRPr="001D5799">
        <w:rPr>
          <w:rFonts w:ascii="Times New Roman" w:hAnsi="Times New Roman"/>
          <w:i/>
          <w:sz w:val="24"/>
          <w:szCs w:val="23"/>
        </w:rPr>
        <w:t>zero-dimensional temporal region.</w:t>
      </w:r>
    </w:p>
    <w:p w14:paraId="2CE70BB2" w14:textId="77777777" w:rsidR="00222C8B" w:rsidRDefault="00222C8B" w:rsidP="009B5669">
      <w:pPr>
        <w:spacing w:beforeLines="1" w:before="2" w:afterLines="1" w:after="2" w:line="360" w:lineRule="auto"/>
        <w:rPr>
          <w:ins w:id="768" w:author="phismith" w:date="2012-01-02T14:37:00Z"/>
          <w:rFonts w:ascii="Times New Roman" w:hAnsi="Times New Roman"/>
          <w:sz w:val="24"/>
          <w:szCs w:val="23"/>
        </w:rPr>
      </w:pPr>
    </w:p>
    <w:p w14:paraId="36B8777E" w14:textId="77777777" w:rsidR="007B3E28" w:rsidRPr="007B3E28" w:rsidRDefault="007B3E28" w:rsidP="009B5669">
      <w:pPr>
        <w:spacing w:beforeLines="1" w:before="2" w:afterLines="1" w:after="2" w:line="360" w:lineRule="auto"/>
        <w:rPr>
          <w:ins w:id="769" w:author="phismith" w:date="2012-01-02T14:37:00Z"/>
          <w:rFonts w:ascii="Times New Roman" w:hAnsi="Times New Roman"/>
          <w:sz w:val="24"/>
          <w:szCs w:val="23"/>
        </w:rPr>
      </w:pPr>
      <w:ins w:id="770" w:author="phismith" w:date="2012-01-02T14:37:00Z">
        <w:r w:rsidRPr="007B3E28">
          <w:rPr>
            <w:rFonts w:ascii="Times New Roman" w:hAnsi="Times New Roman"/>
            <w:sz w:val="24"/>
            <w:szCs w:val="23"/>
            <w:highlight w:val="yellow"/>
            <w:rPrChange w:id="771" w:author="phismith" w:date="2012-01-02T14:37:00Z">
              <w:rPr>
                <w:rFonts w:ascii="Times New Roman" w:hAnsi="Times New Roman"/>
                <w:sz w:val="24"/>
                <w:szCs w:val="23"/>
              </w:rPr>
            </w:rPrChange>
          </w:rPr>
          <w:t xml:space="preserve">Should we not rather say </w:t>
        </w:r>
        <w:r w:rsidRPr="007B3E28">
          <w:rPr>
            <w:rFonts w:ascii="Times New Roman" w:hAnsi="Times New Roman"/>
            <w:i/>
            <w:sz w:val="24"/>
            <w:szCs w:val="23"/>
            <w:highlight w:val="yellow"/>
            <w:rPrChange w:id="772" w:author="phismith" w:date="2012-01-02T14:37:00Z">
              <w:rPr>
                <w:rFonts w:ascii="Times New Roman" w:hAnsi="Times New Roman"/>
                <w:i/>
                <w:sz w:val="24"/>
                <w:szCs w:val="23"/>
              </w:rPr>
            </w:rPrChange>
          </w:rPr>
          <w:t xml:space="preserve">p </w:t>
        </w:r>
        <w:r w:rsidRPr="007B3E28">
          <w:rPr>
            <w:rFonts w:ascii="Times New Roman" w:hAnsi="Times New Roman"/>
            <w:sz w:val="24"/>
            <w:szCs w:val="23"/>
            <w:highlight w:val="yellow"/>
            <w:rPrChange w:id="773" w:author="phismith" w:date="2012-01-02T14:37:00Z">
              <w:rPr>
                <w:rFonts w:ascii="Times New Roman" w:hAnsi="Times New Roman"/>
                <w:sz w:val="24"/>
                <w:szCs w:val="23"/>
              </w:rPr>
            </w:rPrChange>
          </w:rPr>
          <w:t>is the beginning or ending of a process (to allow processes which are not preceded or followed by other processes?) Or allow null processes called states?</w:t>
        </w:r>
      </w:ins>
    </w:p>
    <w:p w14:paraId="5DCCEFB8" w14:textId="77777777" w:rsidR="007B3E28" w:rsidRPr="001D5799" w:rsidRDefault="007B3E28" w:rsidP="009B5669">
      <w:pPr>
        <w:spacing w:beforeLines="1" w:before="2" w:afterLines="1" w:after="2" w:line="360" w:lineRule="auto"/>
        <w:rPr>
          <w:rFonts w:ascii="Times New Roman" w:hAnsi="Times New Roman"/>
          <w:sz w:val="24"/>
          <w:szCs w:val="23"/>
        </w:rPr>
      </w:pPr>
    </w:p>
    <w:p w14:paraId="1A15429C" w14:textId="77777777" w:rsidR="003047AF" w:rsidRPr="009331CA" w:rsidRDefault="003047AF" w:rsidP="009B5669">
      <w:pPr>
        <w:spacing w:beforeLines="1" w:before="2" w:afterLines="1" w:after="2" w:line="360" w:lineRule="auto"/>
        <w:rPr>
          <w:rFonts w:ascii="Times New Roman" w:hAnsi="Times New Roman"/>
          <w:sz w:val="20"/>
          <w:szCs w:val="20"/>
        </w:rPr>
      </w:pPr>
      <w:r w:rsidRPr="00FD3F23">
        <w:rPr>
          <w:rFonts w:ascii="Times New Roman" w:hAnsi="Times New Roman"/>
          <w:smallCaps/>
          <w:sz w:val="24"/>
          <w:szCs w:val="23"/>
          <w:rPrChange w:id="774" w:author="phismith" w:date="2012-01-03T12:26:00Z">
            <w:rPr>
              <w:rFonts w:ascii="Times New Roman" w:hAnsi="Times New Roman"/>
              <w:sz w:val="24"/>
              <w:szCs w:val="23"/>
            </w:rPr>
          </w:rPrChange>
        </w:rPr>
        <w:t>E</w:t>
      </w:r>
      <w:r w:rsidR="00E44217" w:rsidRPr="00FD3F23">
        <w:rPr>
          <w:rFonts w:ascii="Times New Roman" w:hAnsi="Times New Roman"/>
          <w:smallCaps/>
          <w:sz w:val="24"/>
          <w:szCs w:val="23"/>
          <w:rPrChange w:id="775" w:author="phismith" w:date="2012-01-03T12:26:00Z">
            <w:rPr>
              <w:rFonts w:ascii="Times New Roman" w:hAnsi="Times New Roman"/>
              <w:sz w:val="24"/>
              <w:szCs w:val="23"/>
            </w:rPr>
          </w:rPrChange>
        </w:rPr>
        <w:t>xample</w:t>
      </w:r>
      <w:r w:rsidRPr="00FD3F23">
        <w:rPr>
          <w:rFonts w:ascii="Times New Roman" w:hAnsi="Times New Roman"/>
          <w:smallCaps/>
          <w:sz w:val="24"/>
          <w:szCs w:val="23"/>
          <w:rPrChange w:id="776" w:author="phismith" w:date="2012-01-03T12:26:00Z">
            <w:rPr>
              <w:rFonts w:ascii="Times New Roman" w:hAnsi="Times New Roman"/>
              <w:sz w:val="24"/>
              <w:szCs w:val="23"/>
            </w:rPr>
          </w:rPrChange>
        </w:rPr>
        <w:t>:</w:t>
      </w:r>
      <w:r w:rsidRPr="001D5799">
        <w:rPr>
          <w:rFonts w:ascii="Times New Roman" w:hAnsi="Times New Roman"/>
          <w:sz w:val="24"/>
          <w:szCs w:val="23"/>
        </w:rPr>
        <w:t xml:space="preserve"> </w:t>
      </w:r>
      <w:r w:rsidR="00E44217" w:rsidRPr="001D5799">
        <w:rPr>
          <w:rFonts w:ascii="Times New Roman" w:hAnsi="Times New Roman"/>
          <w:sz w:val="24"/>
          <w:szCs w:val="23"/>
        </w:rPr>
        <w:t>the boundary between the 2nd and 3rd year of your life.</w:t>
      </w:r>
    </w:p>
    <w:p w14:paraId="3CA90934" w14:textId="77777777" w:rsidR="003047AF" w:rsidRPr="001D5799" w:rsidRDefault="003047AF" w:rsidP="006C241A">
      <w:pPr>
        <w:spacing w:before="2" w:after="2" w:line="360" w:lineRule="auto"/>
        <w:rPr>
          <w:rFonts w:ascii="Times New Roman" w:hAnsi="Times New Roman"/>
          <w:sz w:val="24"/>
          <w:szCs w:val="23"/>
        </w:rPr>
      </w:pPr>
    </w:p>
    <w:p w14:paraId="3BD2E203" w14:textId="77777777" w:rsidR="007132E0" w:rsidRPr="0018556D" w:rsidRDefault="007132E0" w:rsidP="007132E0">
      <w:pPr>
        <w:pStyle w:val="Heading2"/>
        <w:spacing w:line="360" w:lineRule="auto"/>
        <w:rPr>
          <w:sz w:val="24"/>
        </w:rPr>
      </w:pPr>
      <w:bookmarkStart w:id="777" w:name="_Toc313270728"/>
      <w:r>
        <w:rPr>
          <w:sz w:val="24"/>
        </w:rPr>
        <w:t>R</w:t>
      </w:r>
      <w:r w:rsidRPr="0018556D">
        <w:rPr>
          <w:sz w:val="24"/>
        </w:rPr>
        <w:t>elation of participation</w:t>
      </w:r>
      <w:bookmarkEnd w:id="777"/>
    </w:p>
    <w:p w14:paraId="243569EE" w14:textId="77777777" w:rsidR="007132E0" w:rsidRDefault="007132E0" w:rsidP="007132E0">
      <w:pPr>
        <w:pStyle w:val="NormalWeb"/>
        <w:shd w:val="clear" w:color="auto" w:fill="FFFFFF"/>
        <w:spacing w:before="0" w:beforeAutospacing="0" w:after="0" w:afterAutospacing="0" w:line="312" w:lineRule="atLeast"/>
        <w:textAlignment w:val="baseline"/>
        <w:rPr>
          <w:rStyle w:val="Strong"/>
          <w:rFonts w:ascii="inherit" w:hAnsi="inherit" w:hint="eastAsia"/>
          <w:color w:val="000000"/>
          <w:sz w:val="17"/>
          <w:szCs w:val="17"/>
          <w:bdr w:val="none" w:sz="0" w:space="0" w:color="auto" w:frame="1"/>
        </w:rPr>
      </w:pPr>
    </w:p>
    <w:p w14:paraId="302D84F6" w14:textId="77777777" w:rsidR="00C1546F" w:rsidRDefault="00C1546F" w:rsidP="007132E0">
      <w:pPr>
        <w:spacing w:beforeLines="1" w:before="2" w:afterLines="1" w:after="2" w:line="360" w:lineRule="auto"/>
        <w:jc w:val="both"/>
        <w:rPr>
          <w:rFonts w:ascii="Times New Roman" w:hAnsi="Times New Roman"/>
          <w:color w:val="000000"/>
          <w:sz w:val="24"/>
          <w:szCs w:val="23"/>
        </w:rPr>
      </w:pPr>
      <w:r w:rsidRPr="00C1546F">
        <w:rPr>
          <w:rStyle w:val="Strong"/>
          <w:rFonts w:ascii="Times New Roman" w:hAnsi="Times New Roman"/>
          <w:b w:val="0"/>
          <w:smallCaps/>
          <w:color w:val="000000"/>
          <w:sz w:val="24"/>
          <w:szCs w:val="23"/>
          <w:bdr w:val="none" w:sz="0" w:space="0" w:color="auto" w:frame="1"/>
        </w:rPr>
        <w:t xml:space="preserve">Elucidation: </w:t>
      </w:r>
      <w:r>
        <w:rPr>
          <w:rStyle w:val="Strong"/>
          <w:rFonts w:ascii="Times New Roman" w:hAnsi="Times New Roman"/>
          <w:color w:val="000000"/>
          <w:sz w:val="24"/>
          <w:szCs w:val="23"/>
          <w:bdr w:val="none" w:sz="0" w:space="0" w:color="auto" w:frame="1"/>
        </w:rPr>
        <w:t xml:space="preserve">has_participant </w:t>
      </w:r>
      <w:r w:rsidR="007132E0" w:rsidRPr="001D5799">
        <w:rPr>
          <w:rStyle w:val="Strong"/>
          <w:rFonts w:ascii="Times New Roman" w:hAnsi="Times New Roman"/>
          <w:b w:val="0"/>
          <w:color w:val="000000"/>
          <w:sz w:val="24"/>
          <w:szCs w:val="23"/>
          <w:bdr w:val="none" w:sz="0" w:space="0" w:color="auto" w:frame="1"/>
        </w:rPr>
        <w:t>is an</w:t>
      </w:r>
      <w:r w:rsidR="007132E0" w:rsidRPr="001D5799">
        <w:rPr>
          <w:rFonts w:ascii="Times New Roman" w:hAnsi="Times New Roman"/>
          <w:color w:val="000000"/>
          <w:sz w:val="24"/>
          <w:szCs w:val="23"/>
        </w:rPr>
        <w:t xml:space="preserve"> </w:t>
      </w:r>
      <w:r w:rsidR="007132E0" w:rsidRPr="001D5799">
        <w:rPr>
          <w:rFonts w:ascii="Times New Roman" w:hAnsi="Times New Roman"/>
          <w:sz w:val="24"/>
          <w:szCs w:val="23"/>
        </w:rPr>
        <w:t>instance</w:t>
      </w:r>
      <w:r w:rsidR="007132E0" w:rsidRPr="001D5799">
        <w:rPr>
          <w:rFonts w:ascii="Times New Roman" w:hAnsi="Times New Roman"/>
          <w:color w:val="000000"/>
          <w:sz w:val="24"/>
          <w:szCs w:val="23"/>
        </w:rPr>
        <w:t xml:space="preserve">-level relation between an occurrent, an independent continuant, and a time at which the continuant participates in some way in the occurrent. </w:t>
      </w:r>
    </w:p>
    <w:p w14:paraId="5D529F5E" w14:textId="77777777" w:rsidR="00C1546F" w:rsidRDefault="00C1546F" w:rsidP="007132E0">
      <w:pPr>
        <w:spacing w:beforeLines="1" w:before="2" w:afterLines="1" w:after="2" w:line="360" w:lineRule="auto"/>
        <w:jc w:val="both"/>
        <w:rPr>
          <w:rFonts w:ascii="Times New Roman" w:hAnsi="Times New Roman"/>
          <w:color w:val="000000"/>
          <w:sz w:val="24"/>
          <w:szCs w:val="23"/>
        </w:rPr>
      </w:pPr>
      <w:r>
        <w:rPr>
          <w:rStyle w:val="Strong"/>
          <w:rFonts w:ascii="Times New Roman" w:hAnsi="Times New Roman"/>
          <w:b w:val="0"/>
          <w:smallCaps/>
          <w:color w:val="000000"/>
          <w:sz w:val="24"/>
          <w:szCs w:val="23"/>
          <w:bdr w:val="none" w:sz="0" w:space="0" w:color="auto" w:frame="1"/>
        </w:rPr>
        <w:t xml:space="preserve">Domain: </w:t>
      </w:r>
      <w:r>
        <w:rPr>
          <w:rFonts w:ascii="Times New Roman" w:hAnsi="Times New Roman"/>
          <w:color w:val="000000"/>
          <w:sz w:val="24"/>
          <w:szCs w:val="23"/>
        </w:rPr>
        <w:t>occurrent</w:t>
      </w:r>
    </w:p>
    <w:p w14:paraId="45B8B65C" w14:textId="77777777" w:rsidR="00C1546F" w:rsidRDefault="00C1546F" w:rsidP="00C1546F">
      <w:pPr>
        <w:spacing w:beforeLines="1" w:before="2" w:afterLines="1" w:after="2" w:line="360" w:lineRule="auto"/>
        <w:jc w:val="both"/>
        <w:rPr>
          <w:rStyle w:val="Strong"/>
          <w:rFonts w:ascii="Times New Roman" w:hAnsi="Times New Roman"/>
          <w:b w:val="0"/>
          <w:smallCaps/>
          <w:color w:val="000000"/>
          <w:sz w:val="24"/>
          <w:szCs w:val="23"/>
          <w:bdr w:val="none" w:sz="0" w:space="0" w:color="auto" w:frame="1"/>
        </w:rPr>
      </w:pPr>
      <w:r>
        <w:rPr>
          <w:rStyle w:val="Strong"/>
          <w:rFonts w:ascii="Times New Roman" w:hAnsi="Times New Roman"/>
          <w:b w:val="0"/>
          <w:smallCaps/>
          <w:color w:val="000000"/>
          <w:sz w:val="24"/>
          <w:szCs w:val="23"/>
          <w:bdr w:val="none" w:sz="0" w:space="0" w:color="auto" w:frame="1"/>
        </w:rPr>
        <w:t xml:space="preserve">Range: </w:t>
      </w:r>
      <w:r>
        <w:rPr>
          <w:rFonts w:ascii="Times New Roman" w:hAnsi="Times New Roman"/>
          <w:color w:val="000000"/>
          <w:sz w:val="24"/>
          <w:szCs w:val="23"/>
        </w:rPr>
        <w:t>independent continuant</w:t>
      </w:r>
    </w:p>
    <w:p w14:paraId="5A38BFC3" w14:textId="77777777" w:rsidR="00C1546F" w:rsidRDefault="00C1546F" w:rsidP="007132E0">
      <w:pPr>
        <w:spacing w:beforeLines="1" w:before="2" w:afterLines="1" w:after="2" w:line="360" w:lineRule="auto"/>
        <w:jc w:val="both"/>
        <w:rPr>
          <w:rFonts w:ascii="Times New Roman" w:hAnsi="Times New Roman"/>
          <w:b/>
          <w:color w:val="000000"/>
          <w:sz w:val="24"/>
          <w:szCs w:val="23"/>
        </w:rPr>
      </w:pPr>
    </w:p>
    <w:p w14:paraId="4E217B99" w14:textId="77777777" w:rsidR="007132E0" w:rsidRPr="00C1546F" w:rsidRDefault="00C1546F" w:rsidP="007132E0">
      <w:pPr>
        <w:spacing w:beforeLines="1" w:before="2" w:afterLines="1" w:after="2" w:line="360" w:lineRule="auto"/>
        <w:jc w:val="both"/>
        <w:rPr>
          <w:rFonts w:ascii="Times New Roman" w:hAnsi="Times New Roman"/>
          <w:color w:val="000000"/>
          <w:sz w:val="24"/>
          <w:szCs w:val="23"/>
        </w:rPr>
      </w:pPr>
      <w:r>
        <w:rPr>
          <w:rFonts w:ascii="Times New Roman" w:hAnsi="Times New Roman"/>
          <w:b/>
          <w:color w:val="000000"/>
          <w:sz w:val="24"/>
          <w:szCs w:val="23"/>
        </w:rPr>
        <w:t xml:space="preserve">Has_participant </w:t>
      </w:r>
      <w:r w:rsidR="007132E0" w:rsidRPr="001D5799">
        <w:rPr>
          <w:rFonts w:ascii="Times New Roman" w:hAnsi="Times New Roman"/>
          <w:color w:val="000000"/>
          <w:sz w:val="24"/>
          <w:szCs w:val="23"/>
        </w:rPr>
        <w:t xml:space="preserve">is a sub-relation of </w:t>
      </w:r>
      <w:r w:rsidR="007132E0" w:rsidRPr="001D5799">
        <w:rPr>
          <w:rFonts w:ascii="Times New Roman" w:hAnsi="Times New Roman"/>
          <w:b/>
          <w:color w:val="000000"/>
          <w:sz w:val="24"/>
          <w:szCs w:val="23"/>
        </w:rPr>
        <w:t>s-dependence</w:t>
      </w:r>
      <w:r w:rsidR="007132E0" w:rsidRPr="001D5799">
        <w:rPr>
          <w:rFonts w:ascii="Times New Roman" w:hAnsi="Times New Roman"/>
          <w:color w:val="000000"/>
          <w:sz w:val="24"/>
          <w:szCs w:val="23"/>
        </w:rPr>
        <w:t>, which satisfies:</w:t>
      </w:r>
    </w:p>
    <w:p w14:paraId="758F7BAA" w14:textId="77777777"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14:paraId="1C8815DB" w14:textId="77777777"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a </w:t>
      </w:r>
      <w:r w:rsidR="007132E0" w:rsidRPr="001D5799">
        <w:rPr>
          <w:rFonts w:ascii="Times New Roman" w:hAnsi="Times New Roman"/>
          <w:color w:val="000000"/>
          <w:sz w:val="24"/>
          <w:szCs w:val="23"/>
        </w:rPr>
        <w:t xml:space="preserve">is an </w:t>
      </w:r>
      <w:r w:rsidR="007132E0" w:rsidRPr="001D5799">
        <w:rPr>
          <w:rFonts w:ascii="Times New Roman" w:hAnsi="Times New Roman"/>
          <w:i/>
          <w:color w:val="000000"/>
          <w:sz w:val="24"/>
          <w:szCs w:val="23"/>
        </w:rPr>
        <w:t>occurrent</w:t>
      </w:r>
      <w:r w:rsidR="007132E0" w:rsidRPr="001D5799">
        <w:rPr>
          <w:rFonts w:ascii="Times New Roman" w:hAnsi="Times New Roman"/>
          <w:color w:val="000000"/>
          <w:sz w:val="24"/>
          <w:szCs w:val="23"/>
        </w:rPr>
        <w:t xml:space="preserve"> </w:t>
      </w:r>
    </w:p>
    <w:p w14:paraId="2BBB3805" w14:textId="77777777"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14:paraId="4860D9E7" w14:textId="77777777"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is an independent continuant </w:t>
      </w:r>
    </w:p>
    <w:p w14:paraId="469454B3" w14:textId="77777777"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14:paraId="43823271" w14:textId="77777777" w:rsidR="007132E0" w:rsidRPr="001D5799" w:rsidRDefault="00236D40" w:rsidP="007132E0">
      <w:pPr>
        <w:spacing w:beforeLines="1" w:before="2" w:afterLines="1" w:after="2" w:line="360" w:lineRule="auto"/>
        <w:jc w:val="both"/>
        <w:rPr>
          <w:rFonts w:ascii="Times New Roman" w:hAnsi="Times New Roman"/>
          <w:i/>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exists </w:t>
      </w:r>
      <w:r w:rsidR="007132E0" w:rsidRPr="001D5799">
        <w:rPr>
          <w:rFonts w:ascii="Times New Roman" w:hAnsi="Times New Roman"/>
          <w:b/>
          <w:color w:val="000000"/>
          <w:sz w:val="24"/>
          <w:szCs w:val="23"/>
        </w:rPr>
        <w:t>at</w:t>
      </w:r>
      <w:r w:rsidR="007132E0" w:rsidRPr="001D5799">
        <w:rPr>
          <w:rFonts w:ascii="Times New Roman" w:hAnsi="Times New Roman"/>
          <w:color w:val="000000"/>
          <w:sz w:val="24"/>
          <w:szCs w:val="23"/>
        </w:rPr>
        <w:t xml:space="preserve"> </w:t>
      </w:r>
      <w:r w:rsidR="007132E0" w:rsidRPr="001D5799">
        <w:rPr>
          <w:rFonts w:ascii="Times New Roman" w:hAnsi="Times New Roman"/>
          <w:i/>
          <w:color w:val="000000"/>
          <w:sz w:val="24"/>
          <w:szCs w:val="23"/>
        </w:rPr>
        <w:t>t</w:t>
      </w:r>
    </w:p>
    <w:p w14:paraId="74D5E39A" w14:textId="77777777"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14:paraId="4C8980E2" w14:textId="77777777" w:rsidR="007132E0" w:rsidRPr="001D5799" w:rsidRDefault="007132E0" w:rsidP="007132E0">
      <w:pPr>
        <w:spacing w:beforeLines="1" w:before="2" w:afterLines="1" w:after="2" w:line="360" w:lineRule="auto"/>
        <w:jc w:val="both"/>
        <w:rPr>
          <w:rFonts w:ascii="Times New Roman" w:hAnsi="Times New Roman"/>
          <w:b/>
          <w:i/>
          <w:color w:val="000000"/>
          <w:sz w:val="24"/>
          <w:szCs w:val="23"/>
        </w:rPr>
      </w:pPr>
      <w:r w:rsidRPr="001D5799">
        <w:rPr>
          <w:rFonts w:ascii="Times New Roman" w:hAnsi="Times New Roman"/>
          <w:color w:val="000000"/>
          <w:sz w:val="24"/>
          <w:szCs w:val="23"/>
        </w:rPr>
        <w:t xml:space="preserve">Axioms: if </w:t>
      </w:r>
      <w:r w:rsidRPr="001D5799">
        <w:rPr>
          <w:rFonts w:ascii="Times New Roman" w:hAnsi="Times New Roman"/>
          <w:i/>
          <w:color w:val="000000"/>
          <w:sz w:val="24"/>
          <w:szCs w:val="23"/>
        </w:rPr>
        <w:t xml:space="preserve">a </w:t>
      </w:r>
      <w:r w:rsidRPr="001D5799">
        <w:rPr>
          <w:rFonts w:ascii="Times New Roman" w:hAnsi="Times New Roman"/>
          <w:b/>
          <w:color w:val="000000"/>
          <w:sz w:val="24"/>
          <w:szCs w:val="23"/>
        </w:rPr>
        <w:t xml:space="preserve">has_participant </w:t>
      </w:r>
      <w:r w:rsidRPr="001D5799">
        <w:rPr>
          <w:rFonts w:ascii="Times New Roman" w:hAnsi="Times New Roman"/>
          <w:i/>
          <w:color w:val="000000"/>
          <w:sz w:val="24"/>
          <w:szCs w:val="23"/>
        </w:rPr>
        <w:t>b</w:t>
      </w:r>
      <w:r w:rsidRPr="001D5799">
        <w:rPr>
          <w:rFonts w:ascii="Times New Roman" w:hAnsi="Times New Roman"/>
          <w:b/>
          <w:i/>
          <w:color w:val="000000"/>
          <w:sz w:val="24"/>
          <w:szCs w:val="23"/>
        </w:rPr>
        <w:t xml:space="preserve"> </w:t>
      </w:r>
      <w:r w:rsidRPr="001D5799">
        <w:rPr>
          <w:rFonts w:ascii="Times New Roman" w:hAnsi="Times New Roman"/>
          <w:b/>
          <w:color w:val="000000"/>
          <w:sz w:val="24"/>
          <w:szCs w:val="23"/>
        </w:rPr>
        <w:t xml:space="preserve">at </w:t>
      </w:r>
      <w:r w:rsidRPr="001D5799">
        <w:rPr>
          <w:rFonts w:ascii="Times New Roman" w:hAnsi="Times New Roman"/>
          <w:i/>
          <w:color w:val="000000"/>
          <w:sz w:val="24"/>
          <w:szCs w:val="23"/>
        </w:rPr>
        <w:t xml:space="preserve">t </w:t>
      </w:r>
      <w:r w:rsidRPr="001D5799">
        <w:rPr>
          <w:rFonts w:ascii="Times New Roman" w:hAnsi="Times New Roman"/>
          <w:color w:val="000000"/>
          <w:sz w:val="24"/>
          <w:szCs w:val="23"/>
        </w:rPr>
        <w:t>then</w:t>
      </w:r>
      <w:r w:rsidRPr="001D5799">
        <w:rPr>
          <w:rFonts w:ascii="Times New Roman" w:hAnsi="Times New Roman"/>
          <w:i/>
          <w:color w:val="000000"/>
          <w:sz w:val="24"/>
          <w:szCs w:val="23"/>
        </w:rPr>
        <w:t xml:space="preserve"> a </w:t>
      </w:r>
      <w:r w:rsidRPr="001D5799">
        <w:rPr>
          <w:rFonts w:ascii="Times New Roman" w:hAnsi="Times New Roman"/>
          <w:b/>
          <w:color w:val="000000"/>
          <w:sz w:val="24"/>
          <w:szCs w:val="23"/>
        </w:rPr>
        <w:t xml:space="preserve">s-depends on </w:t>
      </w:r>
      <w:r w:rsidRPr="001D5799">
        <w:rPr>
          <w:rFonts w:ascii="Times New Roman" w:hAnsi="Times New Roman"/>
          <w:i/>
          <w:color w:val="000000"/>
          <w:sz w:val="24"/>
          <w:szCs w:val="23"/>
        </w:rPr>
        <w:t>b</w:t>
      </w:r>
    </w:p>
    <w:p w14:paraId="52223458" w14:textId="77777777" w:rsidR="007132E0" w:rsidRPr="001D5799" w:rsidRDefault="007132E0" w:rsidP="009B5669">
      <w:pPr>
        <w:spacing w:beforeLines="1" w:before="2" w:afterLines="1" w:after="2" w:line="360" w:lineRule="auto"/>
        <w:rPr>
          <w:rFonts w:ascii="Times New Roman" w:hAnsi="Times New Roman"/>
          <w:b/>
          <w:i/>
          <w:sz w:val="24"/>
          <w:szCs w:val="23"/>
        </w:rPr>
      </w:pPr>
    </w:p>
    <w:p w14:paraId="053EF06F" w14:textId="77777777" w:rsidR="007132E0" w:rsidRPr="001D5799" w:rsidRDefault="007132E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Generically dependent entities participate in processes – for example when a file is copied from one hard drive to another – only </w:t>
      </w:r>
      <w:r w:rsidRPr="001D5799">
        <w:rPr>
          <w:rFonts w:ascii="Times New Roman" w:hAnsi="Times New Roman"/>
          <w:i/>
          <w:sz w:val="24"/>
          <w:szCs w:val="23"/>
        </w:rPr>
        <w:t xml:space="preserve">via </w:t>
      </w:r>
      <w:r w:rsidRPr="001D5799">
        <w:rPr>
          <w:rFonts w:ascii="Times New Roman" w:hAnsi="Times New Roman"/>
          <w:sz w:val="24"/>
          <w:szCs w:val="23"/>
        </w:rPr>
        <w:t xml:space="preserve">their specifically dependent concretizations. </w:t>
      </w:r>
    </w:p>
    <w:p w14:paraId="5A9A8B58" w14:textId="77777777" w:rsidR="007132E0" w:rsidRPr="001D5799" w:rsidRDefault="007132E0" w:rsidP="009B5669">
      <w:pPr>
        <w:spacing w:beforeLines="1" w:before="2" w:afterLines="1" w:after="2" w:line="360" w:lineRule="auto"/>
        <w:rPr>
          <w:rFonts w:ascii="Times New Roman" w:hAnsi="Times New Roman"/>
          <w:b/>
          <w:i/>
          <w:sz w:val="24"/>
          <w:szCs w:val="23"/>
        </w:rPr>
      </w:pPr>
    </w:p>
    <w:p w14:paraId="75E09192" w14:textId="77777777" w:rsidR="00E571F9" w:rsidRPr="00222C8B" w:rsidRDefault="009605D5" w:rsidP="008E7283">
      <w:pPr>
        <w:pStyle w:val="Heading3"/>
      </w:pPr>
      <w:bookmarkStart w:id="778" w:name="_Toc313270729"/>
      <w:r>
        <w:t>3.1</w:t>
      </w:r>
      <w:r w:rsidR="00965517">
        <w:t>.</w:t>
      </w:r>
      <w:r>
        <w:t>2</w:t>
      </w:r>
      <w:r w:rsidR="00965517">
        <w:t xml:space="preserve"> </w:t>
      </w:r>
      <w:r w:rsidR="00E571F9" w:rsidRPr="00222C8B">
        <w:t>Process profiles</w:t>
      </w:r>
      <w:bookmarkEnd w:id="778"/>
    </w:p>
    <w:p w14:paraId="433D8FBD" w14:textId="77777777" w:rsidR="008E7283" w:rsidRPr="001D5799" w:rsidRDefault="008E7283" w:rsidP="009B5669">
      <w:pPr>
        <w:spacing w:beforeLines="1" w:before="2" w:afterLines="1" w:after="2" w:line="360" w:lineRule="auto"/>
        <w:jc w:val="both"/>
        <w:rPr>
          <w:rFonts w:ascii="Times New Roman" w:hAnsi="Times New Roman"/>
          <w:b/>
          <w:sz w:val="24"/>
          <w:szCs w:val="23"/>
        </w:rPr>
      </w:pPr>
    </w:p>
    <w:p w14:paraId="2BC02FAF" w14:textId="77777777"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problem of process qualities</w:t>
      </w:r>
    </w:p>
    <w:p w14:paraId="06F2273E" w14:textId="77777777" w:rsidR="00084F5F"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body moving with a constant speed, </w:t>
      </w:r>
      <w:r w:rsidR="00084F5F" w:rsidRPr="001D5799">
        <w:rPr>
          <w:rFonts w:ascii="Times New Roman" w:hAnsi="Times New Roman"/>
          <w:sz w:val="24"/>
          <w:szCs w:val="23"/>
        </w:rPr>
        <w:t xml:space="preserve">we can distinguish at least the following </w:t>
      </w:r>
      <w:r w:rsidR="00700F32">
        <w:rPr>
          <w:rFonts w:ascii="Times New Roman" w:hAnsi="Times New Roman"/>
          <w:sz w:val="24"/>
          <w:szCs w:val="23"/>
        </w:rPr>
        <w:t>elements of an ontological analysis:</w:t>
      </w:r>
      <w:r w:rsidR="00084F5F" w:rsidRPr="001D5799">
        <w:rPr>
          <w:rFonts w:ascii="Times New Roman" w:hAnsi="Times New Roman"/>
          <w:sz w:val="24"/>
          <w:szCs w:val="23"/>
        </w:rPr>
        <w:t xml:space="preserve"> </w:t>
      </w:r>
    </w:p>
    <w:p w14:paraId="12D820C3" w14:textId="77777777"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the body (</w:t>
      </w:r>
      <w:r w:rsidRPr="001D5799">
        <w:rPr>
          <w:rFonts w:ascii="Times New Roman" w:hAnsi="Times New Roman"/>
          <w:i/>
          <w:sz w:val="24"/>
          <w:szCs w:val="23"/>
        </w:rPr>
        <w:t>object</w:t>
      </w:r>
      <w:r w:rsidRPr="001D5799">
        <w:rPr>
          <w:rFonts w:ascii="Times New Roman" w:hAnsi="Times New Roman"/>
          <w:sz w:val="24"/>
          <w:szCs w:val="23"/>
        </w:rPr>
        <w:t>) that is moving</w:t>
      </w:r>
    </w:p>
    <w:p w14:paraId="086D84E7" w14:textId="77777777" w:rsidR="00084F5F"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process</w:t>
      </w:r>
      <w:r w:rsidRPr="001D5799">
        <w:rPr>
          <w:rFonts w:ascii="Times New Roman" w:hAnsi="Times New Roman"/>
          <w:sz w:val="24"/>
          <w:szCs w:val="23"/>
        </w:rPr>
        <w:t xml:space="preserve"> of moving </w:t>
      </w:r>
    </w:p>
    <w:p w14:paraId="6C903DE6" w14:textId="77777777"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temporal region</w:t>
      </w:r>
      <w:r w:rsidR="008E7283" w:rsidRPr="001D5799">
        <w:rPr>
          <w:rFonts w:ascii="Times New Roman" w:hAnsi="Times New Roman"/>
          <w:i/>
          <w:sz w:val="24"/>
          <w:szCs w:val="23"/>
        </w:rPr>
        <w:t xml:space="preserve"> </w:t>
      </w:r>
      <w:r w:rsidRPr="001D5799">
        <w:rPr>
          <w:rFonts w:ascii="Times New Roman" w:hAnsi="Times New Roman"/>
          <w:b/>
          <w:sz w:val="24"/>
          <w:szCs w:val="23"/>
        </w:rPr>
        <w:t>occupied</w:t>
      </w:r>
      <w:r w:rsidRPr="001D5799">
        <w:rPr>
          <w:rFonts w:ascii="Times New Roman" w:hAnsi="Times New Roman"/>
          <w:sz w:val="24"/>
          <w:szCs w:val="23"/>
        </w:rPr>
        <w:t xml:space="preserve"> by this </w:t>
      </w:r>
      <w:r w:rsidRPr="001D5799">
        <w:rPr>
          <w:rFonts w:ascii="Times New Roman" w:hAnsi="Times New Roman"/>
          <w:i/>
          <w:sz w:val="24"/>
          <w:szCs w:val="23"/>
        </w:rPr>
        <w:t>process</w:t>
      </w:r>
    </w:p>
    <w:p w14:paraId="74A3924B" w14:textId="77777777"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 xml:space="preserve">spatiotemporal region </w:t>
      </w:r>
      <w:r w:rsidRPr="001D5799">
        <w:rPr>
          <w:rFonts w:ascii="Times New Roman" w:hAnsi="Times New Roman"/>
          <w:sz w:val="24"/>
          <w:szCs w:val="23"/>
        </w:rPr>
        <w:t>that is occupied by this process (trajectory of the motion)</w:t>
      </w:r>
    </w:p>
    <w:p w14:paraId="42303D42" w14:textId="77777777"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speed, </w:t>
      </w:r>
      <w:r w:rsidR="00D47F07" w:rsidRPr="001D5799">
        <w:rPr>
          <w:rFonts w:ascii="Times New Roman" w:hAnsi="Times New Roman"/>
          <w:sz w:val="24"/>
          <w:szCs w:val="23"/>
        </w:rPr>
        <w:t xml:space="preserve">referred to by means of </w:t>
      </w:r>
    </w:p>
    <w:p w14:paraId="4FAAEA1D" w14:textId="77777777" w:rsidR="00D47F07"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an expression (information artifact</w:t>
      </w:r>
      <w:r w:rsidR="00640FA6" w:rsidRPr="001D5799">
        <w:rPr>
          <w:rFonts w:ascii="Times New Roman" w:hAnsi="Times New Roman"/>
          <w:sz w:val="24"/>
          <w:szCs w:val="23"/>
        </w:rPr>
        <w:t>, thus a BFO:</w:t>
      </w:r>
      <w:r w:rsidR="00DA4D68" w:rsidRPr="001D5799">
        <w:rPr>
          <w:rFonts w:ascii="Times New Roman" w:hAnsi="Times New Roman"/>
          <w:i/>
          <w:sz w:val="24"/>
          <w:szCs w:val="23"/>
        </w:rPr>
        <w:t>generically dependent</w:t>
      </w:r>
      <w:r w:rsidR="00640FA6" w:rsidRPr="001D5799">
        <w:rPr>
          <w:rFonts w:ascii="Times New Roman" w:hAnsi="Times New Roman"/>
          <w:i/>
          <w:sz w:val="24"/>
          <w:szCs w:val="23"/>
        </w:rPr>
        <w:t xml:space="preserve"> continuant</w:t>
      </w:r>
      <w:r w:rsidR="00862564" w:rsidRPr="001D5799">
        <w:rPr>
          <w:rFonts w:ascii="Times New Roman" w:hAnsi="Times New Roman"/>
          <w:sz w:val="24"/>
          <w:szCs w:val="23"/>
        </w:rPr>
        <w:t xml:space="preserve">) such as ‘3.12 </w:t>
      </w:r>
      <w:r w:rsidRPr="001D5799">
        <w:rPr>
          <w:rFonts w:ascii="Times New Roman" w:hAnsi="Times New Roman"/>
          <w:sz w:val="24"/>
          <w:szCs w:val="23"/>
        </w:rPr>
        <w:t>m/s’.</w:t>
      </w:r>
    </w:p>
    <w:p w14:paraId="6AE42BE8" w14:textId="77777777" w:rsidR="00640FA6"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br/>
      </w:r>
      <w:r w:rsidR="00640FA6" w:rsidRPr="001D5799">
        <w:rPr>
          <w:rFonts w:ascii="Times New Roman" w:hAnsi="Times New Roman"/>
          <w:sz w:val="24"/>
          <w:szCs w:val="23"/>
        </w:rPr>
        <w:t>I</w:t>
      </w:r>
      <w:r w:rsidR="00B860B6" w:rsidRPr="001D5799">
        <w:rPr>
          <w:rFonts w:ascii="Times New Roman" w:hAnsi="Times New Roman"/>
          <w:sz w:val="24"/>
          <w:szCs w:val="23"/>
        </w:rPr>
        <w:t>tems (1)-</w:t>
      </w:r>
      <w:r w:rsidRPr="001D5799">
        <w:rPr>
          <w:rFonts w:ascii="Times New Roman" w:hAnsi="Times New Roman"/>
          <w:sz w:val="24"/>
          <w:szCs w:val="23"/>
        </w:rPr>
        <w:t xml:space="preserve">(4) </w:t>
      </w:r>
      <w:r w:rsidR="00B860B6" w:rsidRPr="001D5799">
        <w:rPr>
          <w:rFonts w:ascii="Times New Roman" w:hAnsi="Times New Roman"/>
          <w:sz w:val="24"/>
          <w:szCs w:val="23"/>
        </w:rPr>
        <w:t xml:space="preserve">and (6) </w:t>
      </w:r>
      <w:r w:rsidR="00640FA6" w:rsidRPr="001D5799">
        <w:rPr>
          <w:rFonts w:ascii="Times New Roman" w:hAnsi="Times New Roman"/>
          <w:sz w:val="24"/>
          <w:szCs w:val="23"/>
        </w:rPr>
        <w:t xml:space="preserve">correspond directly to readily identifiable BFO categories. In regard to item (5), it has been proposed that BFO recognize a new category of </w:t>
      </w:r>
      <w:r w:rsidR="00640FA6" w:rsidRPr="001D5799">
        <w:rPr>
          <w:rFonts w:ascii="Times New Roman" w:hAnsi="Times New Roman"/>
          <w:i/>
          <w:sz w:val="24"/>
          <w:szCs w:val="23"/>
        </w:rPr>
        <w:t>process quality</w:t>
      </w:r>
      <w:r w:rsidR="00640FA6" w:rsidRPr="001D5799">
        <w:rPr>
          <w:rFonts w:ascii="Times New Roman" w:hAnsi="Times New Roman"/>
          <w:sz w:val="24"/>
          <w:szCs w:val="23"/>
        </w:rPr>
        <w:t>, the counterpart on the occurrent side of qualities of continuants. To see the problems with such an approach, consider the following scenario, which is designed to illustrate the contrasting logico-ontological orders which rule on the continuant (three-dimension) and occurrent (four-dimensional) side of BFO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_Ref309506172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14</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21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30</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31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32</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33</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p>
    <w:p w14:paraId="4E754729" w14:textId="77777777" w:rsidR="00640FA6" w:rsidRPr="001D5799" w:rsidRDefault="00640FA6" w:rsidP="009B5669">
      <w:pPr>
        <w:spacing w:beforeLines="1" w:before="2" w:afterLines="1" w:after="2" w:line="360" w:lineRule="auto"/>
        <w:jc w:val="both"/>
        <w:rPr>
          <w:rFonts w:ascii="Times New Roman" w:hAnsi="Times New Roman"/>
          <w:sz w:val="24"/>
          <w:szCs w:val="23"/>
        </w:rPr>
      </w:pPr>
    </w:p>
    <w:p w14:paraId="0437CEAF" w14:textId="77777777" w:rsidR="00D47F07" w:rsidRPr="001D5799" w:rsidRDefault="00640FA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I</w:t>
      </w:r>
      <w:r w:rsidR="00D47F07" w:rsidRPr="001D5799">
        <w:rPr>
          <w:rFonts w:ascii="Times New Roman" w:hAnsi="Times New Roman"/>
          <w:sz w:val="24"/>
          <w:szCs w:val="23"/>
        </w:rPr>
        <w:t>magine</w:t>
      </w:r>
      <w:r w:rsidRPr="001D5799">
        <w:rPr>
          <w:rFonts w:ascii="Times New Roman" w:hAnsi="Times New Roman"/>
          <w:sz w:val="24"/>
          <w:szCs w:val="23"/>
        </w:rPr>
        <w:t>, first,</w:t>
      </w:r>
      <w:r w:rsidR="00D47F07" w:rsidRPr="001D5799">
        <w:rPr>
          <w:rFonts w:ascii="Times New Roman" w:hAnsi="Times New Roman"/>
          <w:sz w:val="24"/>
          <w:szCs w:val="23"/>
        </w:rPr>
        <w:t xml:space="preserve"> an</w:t>
      </w:r>
      <w:r w:rsidR="00D47F07" w:rsidRPr="001D5799">
        <w:rPr>
          <w:rFonts w:ascii="Times New Roman" w:hAnsi="Times New Roman"/>
          <w:i/>
          <w:sz w:val="24"/>
          <w:szCs w:val="23"/>
        </w:rPr>
        <w:t xml:space="preserve"> independent continuant</w:t>
      </w:r>
      <w:r w:rsidR="00D47F07" w:rsidRPr="001D5799">
        <w:rPr>
          <w:rFonts w:ascii="Times New Roman" w:hAnsi="Times New Roman"/>
          <w:sz w:val="24"/>
          <w:szCs w:val="23"/>
        </w:rPr>
        <w:t xml:space="preserve">, John, </w:t>
      </w:r>
      <w:r w:rsidRPr="001D5799">
        <w:rPr>
          <w:rFonts w:ascii="Times New Roman" w:hAnsi="Times New Roman"/>
          <w:sz w:val="24"/>
          <w:szCs w:val="23"/>
        </w:rPr>
        <w:t xml:space="preserve">an </w:t>
      </w:r>
      <w:r w:rsidRPr="001D5799">
        <w:rPr>
          <w:rFonts w:ascii="Times New Roman" w:hAnsi="Times New Roman"/>
          <w:i/>
          <w:sz w:val="24"/>
          <w:szCs w:val="23"/>
        </w:rPr>
        <w:t>object</w:t>
      </w:r>
      <w:r w:rsidRPr="001D5799">
        <w:rPr>
          <w:rFonts w:ascii="Times New Roman" w:hAnsi="Times New Roman"/>
          <w:sz w:val="24"/>
          <w:szCs w:val="23"/>
        </w:rPr>
        <w:t xml:space="preserve">, </w:t>
      </w:r>
      <w:r w:rsidR="00D47F07" w:rsidRPr="001D5799">
        <w:rPr>
          <w:rFonts w:ascii="Times New Roman" w:hAnsi="Times New Roman"/>
          <w:sz w:val="24"/>
          <w:szCs w:val="23"/>
        </w:rPr>
        <w:t>who</w:t>
      </w:r>
      <w:r w:rsidR="00DA4D68" w:rsidRPr="001D5799">
        <w:rPr>
          <w:rFonts w:ascii="Times New Roman" w:hAnsi="Times New Roman"/>
          <w:sz w:val="24"/>
          <w:szCs w:val="23"/>
        </w:rPr>
        <w:t>, on</w:t>
      </w:r>
      <w:r w:rsidR="00D47F07" w:rsidRPr="001D5799">
        <w:rPr>
          <w:rFonts w:ascii="Times New Roman" w:hAnsi="Times New Roman"/>
          <w:sz w:val="24"/>
          <w:szCs w:val="23"/>
        </w:rPr>
        <w:t xml:space="preserve"> a certain day, either does or does not go on a </w:t>
      </w:r>
      <w:r w:rsidRPr="001D5799">
        <w:rPr>
          <w:rFonts w:ascii="Times New Roman" w:hAnsi="Times New Roman"/>
          <w:sz w:val="24"/>
          <w:szCs w:val="23"/>
        </w:rPr>
        <w:t xml:space="preserve">one-month </w:t>
      </w:r>
      <w:r w:rsidR="00D47F07" w:rsidRPr="001D5799">
        <w:rPr>
          <w:rFonts w:ascii="Times New Roman" w:hAnsi="Times New Roman"/>
          <w:sz w:val="24"/>
          <w:szCs w:val="23"/>
        </w:rPr>
        <w:t>diet. In the former case h</w:t>
      </w:r>
      <w:r w:rsidRPr="001D5799">
        <w:rPr>
          <w:rFonts w:ascii="Times New Roman" w:hAnsi="Times New Roman"/>
          <w:sz w:val="24"/>
          <w:szCs w:val="23"/>
        </w:rPr>
        <w:t>is weight quality will decrease;</w:t>
      </w:r>
      <w:r w:rsidR="00D47F07" w:rsidRPr="001D5799">
        <w:rPr>
          <w:rFonts w:ascii="Times New Roman" w:hAnsi="Times New Roman"/>
          <w:sz w:val="24"/>
          <w:szCs w:val="23"/>
        </w:rPr>
        <w:t xml:space="preserve"> in the latter case this quality will remain constant. In either case John will remain </w:t>
      </w:r>
      <w:r w:rsidRPr="001D5799">
        <w:rPr>
          <w:rFonts w:ascii="Times New Roman" w:hAnsi="Times New Roman"/>
          <w:sz w:val="24"/>
          <w:szCs w:val="23"/>
        </w:rPr>
        <w:t xml:space="preserve">at the end of the month </w:t>
      </w:r>
      <w:r w:rsidR="00D47F07" w:rsidRPr="001D5799">
        <w:rPr>
          <w:rFonts w:ascii="Times New Roman" w:hAnsi="Times New Roman"/>
          <w:i/>
          <w:sz w:val="24"/>
          <w:szCs w:val="23"/>
        </w:rPr>
        <w:t>the same individual</w:t>
      </w:r>
      <w:r w:rsidRPr="001D5799">
        <w:rPr>
          <w:rFonts w:ascii="Times New Roman" w:hAnsi="Times New Roman"/>
          <w:i/>
          <w:sz w:val="24"/>
          <w:szCs w:val="23"/>
        </w:rPr>
        <w:t xml:space="preserve"> object</w:t>
      </w:r>
      <w:r w:rsidR="00D47F07" w:rsidRPr="001D5799">
        <w:rPr>
          <w:rFonts w:ascii="Times New Roman" w:hAnsi="Times New Roman"/>
          <w:sz w:val="24"/>
          <w:szCs w:val="23"/>
        </w:rPr>
        <w:t xml:space="preserve"> as he was </w:t>
      </w:r>
      <w:r w:rsidRPr="001D5799">
        <w:rPr>
          <w:rFonts w:ascii="Times New Roman" w:hAnsi="Times New Roman"/>
          <w:sz w:val="24"/>
          <w:szCs w:val="23"/>
        </w:rPr>
        <w:t xml:space="preserve">on </w:t>
      </w:r>
      <w:r w:rsidR="00D47F07" w:rsidRPr="001D5799">
        <w:rPr>
          <w:rFonts w:ascii="Times New Roman" w:hAnsi="Times New Roman"/>
          <w:sz w:val="24"/>
          <w:szCs w:val="23"/>
        </w:rPr>
        <w:t xml:space="preserve">the day in question. </w:t>
      </w:r>
    </w:p>
    <w:p w14:paraId="6C00BA6E" w14:textId="77777777" w:rsidR="00D47F07" w:rsidRPr="001D5799" w:rsidRDefault="00D47F07" w:rsidP="009B5669">
      <w:pPr>
        <w:spacing w:beforeLines="1" w:before="2" w:afterLines="1" w:after="2" w:line="360" w:lineRule="auto"/>
        <w:rPr>
          <w:rFonts w:ascii="Times New Roman" w:hAnsi="Times New Roman"/>
          <w:sz w:val="24"/>
          <w:szCs w:val="23"/>
        </w:rPr>
      </w:pPr>
    </w:p>
    <w:p w14:paraId="72FD0A44" w14:textId="77777777" w:rsidR="009B1D2B"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process, in contrast, no parallel scenario is imaginable. This is because there is no </w:t>
      </w:r>
      <w:r w:rsidR="00640FA6" w:rsidRPr="001D5799">
        <w:rPr>
          <w:rFonts w:ascii="Times New Roman" w:hAnsi="Times New Roman"/>
          <w:sz w:val="24"/>
          <w:szCs w:val="23"/>
        </w:rPr>
        <w:t xml:space="preserve">way that the process which is John’s </w:t>
      </w:r>
      <w:r w:rsidR="00640FA6" w:rsidRPr="001D5799">
        <w:rPr>
          <w:rFonts w:ascii="Times New Roman" w:hAnsi="Times New Roman"/>
          <w:i/>
          <w:sz w:val="24"/>
          <w:szCs w:val="23"/>
        </w:rPr>
        <w:t xml:space="preserve">life </w:t>
      </w:r>
      <w:r w:rsidR="00640FA6" w:rsidRPr="001D5799">
        <w:rPr>
          <w:rFonts w:ascii="Times New Roman" w:hAnsi="Times New Roman"/>
          <w:sz w:val="24"/>
          <w:szCs w:val="23"/>
        </w:rPr>
        <w:t xml:space="preserve">could be </w:t>
      </w:r>
      <w:r w:rsidRPr="001D5799">
        <w:rPr>
          <w:rFonts w:ascii="Times New Roman" w:hAnsi="Times New Roman"/>
          <w:sz w:val="24"/>
          <w:szCs w:val="23"/>
        </w:rPr>
        <w:t xml:space="preserve">imagined to vary </w:t>
      </w:r>
      <w:r w:rsidR="00640FA6" w:rsidRPr="001D5799">
        <w:rPr>
          <w:rFonts w:ascii="Times New Roman" w:hAnsi="Times New Roman"/>
          <w:sz w:val="24"/>
          <w:szCs w:val="23"/>
        </w:rPr>
        <w:t xml:space="preserve">under two different scenarios – for example life with diet, life without diet – </w:t>
      </w:r>
      <w:r w:rsidRPr="001D5799">
        <w:rPr>
          <w:rFonts w:ascii="Times New Roman" w:hAnsi="Times New Roman"/>
          <w:sz w:val="24"/>
          <w:szCs w:val="23"/>
        </w:rPr>
        <w:t xml:space="preserve">while </w:t>
      </w:r>
      <w:r w:rsidR="00640FA6" w:rsidRPr="001D5799">
        <w:rPr>
          <w:rFonts w:ascii="Times New Roman" w:hAnsi="Times New Roman"/>
          <w:sz w:val="24"/>
          <w:szCs w:val="23"/>
        </w:rPr>
        <w:t xml:space="preserve">remaining one and the </w:t>
      </w:r>
      <w:r w:rsidRPr="001D5799">
        <w:rPr>
          <w:rFonts w:ascii="Times New Roman" w:hAnsi="Times New Roman"/>
          <w:sz w:val="24"/>
          <w:szCs w:val="23"/>
        </w:rPr>
        <w:t>same individual process. If something varied, then the process itself would be a</w:t>
      </w:r>
      <w:r w:rsidRPr="001D5799">
        <w:rPr>
          <w:rFonts w:ascii="Times New Roman" w:hAnsi="Times New Roman"/>
          <w:i/>
          <w:sz w:val="24"/>
          <w:szCs w:val="23"/>
        </w:rPr>
        <w:t xml:space="preserve"> different </w:t>
      </w:r>
      <w:r w:rsidRPr="001D5799">
        <w:rPr>
          <w:rFonts w:ascii="Times New Roman" w:hAnsi="Times New Roman"/>
          <w:sz w:val="24"/>
          <w:szCs w:val="23"/>
        </w:rPr>
        <w:t xml:space="preserve">process. </w:t>
      </w:r>
    </w:p>
    <w:p w14:paraId="707FB9BA" w14:textId="77777777" w:rsidR="00443209" w:rsidRDefault="00443209" w:rsidP="009B5669">
      <w:pPr>
        <w:spacing w:beforeLines="1" w:before="2" w:afterLines="1" w:after="2" w:line="360" w:lineRule="auto"/>
        <w:jc w:val="both"/>
        <w:rPr>
          <w:rFonts w:ascii="Times New Roman" w:hAnsi="Times New Roman"/>
          <w:sz w:val="24"/>
          <w:szCs w:val="23"/>
        </w:rPr>
      </w:pPr>
    </w:p>
    <w:p w14:paraId="6F050B7B" w14:textId="77777777" w:rsidR="00443209" w:rsidRPr="0063585C" w:rsidRDefault="00443209" w:rsidP="0044320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Someone might argue that John’s life would remain </w:t>
      </w:r>
      <w:r w:rsidRPr="0063585C">
        <w:rPr>
          <w:rFonts w:ascii="Times New Roman" w:hAnsi="Times New Roman"/>
          <w:i/>
          <w:sz w:val="24"/>
          <w:szCs w:val="23"/>
        </w:rPr>
        <w:t>the same process</w:t>
      </w:r>
      <w:r>
        <w:rPr>
          <w:rFonts w:ascii="Times New Roman" w:hAnsi="Times New Roman"/>
          <w:sz w:val="24"/>
          <w:szCs w:val="23"/>
        </w:rPr>
        <w:t xml:space="preserve"> if John had gone on a diet in one case and did not in another, because it is still John’s life. This life would be different in certain respects, but it would still be John’s life. The process would simply have different subprocesses and unfold differently through time. </w:t>
      </w:r>
      <w:r w:rsidR="0063585C">
        <w:rPr>
          <w:rFonts w:ascii="Times New Roman" w:hAnsi="Times New Roman"/>
          <w:sz w:val="24"/>
          <w:szCs w:val="23"/>
        </w:rPr>
        <w:t xml:space="preserve">But what then is meant by </w:t>
      </w:r>
      <w:r w:rsidR="0063585C">
        <w:rPr>
          <w:rFonts w:ascii="Times New Roman" w:hAnsi="Times New Roman"/>
          <w:i/>
          <w:sz w:val="24"/>
          <w:szCs w:val="23"/>
        </w:rPr>
        <w:t xml:space="preserve">the same process. </w:t>
      </w:r>
      <w:r w:rsidR="0063585C">
        <w:rPr>
          <w:rFonts w:ascii="Times New Roman" w:hAnsi="Times New Roman"/>
          <w:sz w:val="24"/>
          <w:szCs w:val="23"/>
        </w:rPr>
        <w:t xml:space="preserve">If </w:t>
      </w:r>
      <w:r w:rsidR="0063585C">
        <w:rPr>
          <w:rFonts w:ascii="Times New Roman" w:hAnsi="Times New Roman"/>
          <w:i/>
          <w:sz w:val="24"/>
          <w:szCs w:val="23"/>
        </w:rPr>
        <w:t xml:space="preserve">a </w:t>
      </w:r>
      <w:r w:rsidR="0063585C">
        <w:rPr>
          <w:rFonts w:ascii="Times New Roman" w:hAnsi="Times New Roman"/>
          <w:sz w:val="24"/>
          <w:szCs w:val="23"/>
        </w:rPr>
        <w:t xml:space="preserve">and </w:t>
      </w:r>
      <w:r w:rsidR="0063585C">
        <w:rPr>
          <w:rFonts w:ascii="Times New Roman" w:hAnsi="Times New Roman"/>
          <w:i/>
          <w:sz w:val="24"/>
          <w:szCs w:val="23"/>
        </w:rPr>
        <w:t xml:space="preserve">b </w:t>
      </w:r>
      <w:r w:rsidR="0063585C">
        <w:rPr>
          <w:rFonts w:ascii="Times New Roman" w:hAnsi="Times New Roman"/>
          <w:sz w:val="24"/>
          <w:szCs w:val="23"/>
        </w:rPr>
        <w:t xml:space="preserve">are the same process, then presumably </w:t>
      </w:r>
      <w:r w:rsidR="0063585C">
        <w:rPr>
          <w:rFonts w:ascii="Times New Roman" w:hAnsi="Times New Roman"/>
          <w:i/>
          <w:sz w:val="24"/>
          <w:szCs w:val="23"/>
        </w:rPr>
        <w:t xml:space="preserve">a </w:t>
      </w:r>
      <w:r w:rsidR="0063585C">
        <w:rPr>
          <w:rFonts w:ascii="Times New Roman" w:hAnsi="Times New Roman"/>
          <w:sz w:val="24"/>
          <w:szCs w:val="23"/>
        </w:rPr>
        <w:t xml:space="preserve">and </w:t>
      </w:r>
      <w:r w:rsidR="0063585C">
        <w:rPr>
          <w:rFonts w:ascii="Times New Roman" w:hAnsi="Times New Roman"/>
          <w:i/>
          <w:sz w:val="24"/>
          <w:szCs w:val="23"/>
        </w:rPr>
        <w:t xml:space="preserve">b </w:t>
      </w:r>
      <w:r w:rsidR="0063585C">
        <w:rPr>
          <w:rFonts w:ascii="Times New Roman" w:hAnsi="Times New Roman"/>
          <w:sz w:val="24"/>
          <w:szCs w:val="23"/>
        </w:rPr>
        <w:t xml:space="preserve">are identical, and then so also are all their parts. If </w:t>
      </w:r>
      <w:r w:rsidR="0063585C">
        <w:rPr>
          <w:rFonts w:ascii="Times New Roman" w:hAnsi="Times New Roman"/>
          <w:i/>
          <w:sz w:val="24"/>
          <w:szCs w:val="23"/>
        </w:rPr>
        <w:t xml:space="preserve">a </w:t>
      </w:r>
      <w:r w:rsidR="0063585C">
        <w:rPr>
          <w:rFonts w:ascii="Times New Roman" w:hAnsi="Times New Roman"/>
          <w:sz w:val="24"/>
          <w:szCs w:val="23"/>
        </w:rPr>
        <w:t>and</w:t>
      </w:r>
      <w:r w:rsidR="0063585C">
        <w:rPr>
          <w:rFonts w:ascii="Times New Roman" w:hAnsi="Times New Roman"/>
          <w:i/>
          <w:sz w:val="24"/>
          <w:szCs w:val="23"/>
        </w:rPr>
        <w:t xml:space="preserve"> b </w:t>
      </w:r>
      <w:r w:rsidR="0063585C">
        <w:rPr>
          <w:rFonts w:ascii="Times New Roman" w:hAnsi="Times New Roman"/>
          <w:sz w:val="24"/>
          <w:szCs w:val="23"/>
        </w:rPr>
        <w:t>are different processes (because they have different subprocesses as parts), then, since each is a life, we are dealing also with different lives, each of which (in its respective possible world) is referred to as ‘John’s life’.</w:t>
      </w:r>
    </w:p>
    <w:p w14:paraId="2F9651B7" w14:textId="77777777" w:rsidR="00EC2386" w:rsidRDefault="00EC2386" w:rsidP="009B5669">
      <w:pPr>
        <w:spacing w:beforeLines="1" w:before="2" w:afterLines="1" w:after="2" w:line="360" w:lineRule="auto"/>
        <w:jc w:val="both"/>
        <w:rPr>
          <w:rFonts w:ascii="Times New Roman" w:hAnsi="Times New Roman"/>
          <w:sz w:val="24"/>
          <w:szCs w:val="23"/>
        </w:rPr>
      </w:pPr>
    </w:p>
    <w:p w14:paraId="34C99FD7" w14:textId="77777777" w:rsidR="00EC2386" w:rsidRPr="00EC2386" w:rsidRDefault="00EC2386" w:rsidP="009B5669">
      <w:pPr>
        <w:spacing w:beforeLines="1" w:before="2" w:afterLines="1" w:after="2" w:line="360" w:lineRule="auto"/>
        <w:jc w:val="both"/>
        <w:rPr>
          <w:rFonts w:ascii="Times New Roman" w:hAnsi="Times New Roman"/>
          <w:b/>
          <w:sz w:val="24"/>
          <w:szCs w:val="23"/>
        </w:rPr>
      </w:pPr>
      <w:r w:rsidRPr="00EC2386">
        <w:rPr>
          <w:rFonts w:ascii="Times New Roman" w:hAnsi="Times New Roman"/>
          <w:b/>
          <w:sz w:val="24"/>
          <w:szCs w:val="23"/>
        </w:rPr>
        <w:t>Upshot</w:t>
      </w:r>
    </w:p>
    <w:p w14:paraId="3605C416" w14:textId="77777777" w:rsidR="00EC2386" w:rsidRPr="00EC2386" w:rsidRDefault="00EC2386" w:rsidP="00EC2386">
      <w:pPr>
        <w:spacing w:beforeLines="1" w:before="2" w:afterLines="1" w:after="2" w:line="360" w:lineRule="auto"/>
        <w:jc w:val="both"/>
        <w:rPr>
          <w:rFonts w:ascii="Times New Roman" w:hAnsi="Times New Roman"/>
          <w:sz w:val="24"/>
          <w:szCs w:val="23"/>
        </w:rPr>
      </w:pPr>
      <w:r w:rsidRPr="00EC2386">
        <w:rPr>
          <w:rFonts w:ascii="Times New Roman" w:hAnsi="Times New Roman"/>
          <w:sz w:val="24"/>
          <w:szCs w:val="23"/>
        </w:rPr>
        <w:t>Intuition: if you have 3 apples in a box, you do not have 4 first-class entities: the 3 apples, plus the number 3.</w:t>
      </w:r>
    </w:p>
    <w:p w14:paraId="164056B0" w14:textId="77777777" w:rsidR="00EC2386" w:rsidRPr="00EC2386" w:rsidRDefault="00EC2386" w:rsidP="00EC2386">
      <w:pPr>
        <w:spacing w:beforeLines="1" w:before="2" w:afterLines="1" w:after="2" w:line="360" w:lineRule="auto"/>
        <w:jc w:val="both"/>
        <w:rPr>
          <w:rFonts w:ascii="Times New Roman" w:hAnsi="Times New Roman"/>
          <w:sz w:val="24"/>
          <w:szCs w:val="23"/>
        </w:rPr>
      </w:pPr>
      <w:r w:rsidRPr="00EC2386">
        <w:rPr>
          <w:rFonts w:ascii="Times New Roman" w:hAnsi="Times New Roman"/>
          <w:sz w:val="24"/>
          <w:szCs w:val="23"/>
        </w:rPr>
        <w:t>Analogously: if you have a process that is a 3bpm-process, then you do not have 2 first-class entities: the process, plus the 3bpm.</w:t>
      </w:r>
    </w:p>
    <w:p w14:paraId="3D4A577C" w14:textId="77777777" w:rsidR="00EC2386" w:rsidRPr="001D5799" w:rsidRDefault="00EC2386" w:rsidP="009B5669">
      <w:pPr>
        <w:spacing w:beforeLines="1" w:before="2" w:afterLines="1" w:after="2" w:line="360" w:lineRule="auto"/>
        <w:jc w:val="both"/>
        <w:rPr>
          <w:rFonts w:ascii="Times New Roman" w:hAnsi="Times New Roman"/>
          <w:sz w:val="24"/>
          <w:szCs w:val="23"/>
        </w:rPr>
      </w:pPr>
    </w:p>
    <w:p w14:paraId="680AF6B4" w14:textId="77777777" w:rsidR="009B1D2B" w:rsidRPr="001D5799" w:rsidRDefault="009B1D2B" w:rsidP="009B5669">
      <w:pPr>
        <w:spacing w:beforeLines="1" w:before="2" w:afterLines="1" w:after="2" w:line="360" w:lineRule="auto"/>
        <w:jc w:val="both"/>
        <w:rPr>
          <w:rFonts w:ascii="Times New Roman" w:hAnsi="Times New Roman"/>
          <w:sz w:val="24"/>
          <w:szCs w:val="23"/>
        </w:rPr>
      </w:pPr>
    </w:p>
    <w:p w14:paraId="07A73C3F" w14:textId="77777777" w:rsidR="00DB33F3" w:rsidRPr="001D5799" w:rsidRDefault="00DB33F3"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Why processes do not change</w:t>
      </w:r>
    </w:p>
    <w:p w14:paraId="35BF0318" w14:textId="77777777" w:rsidR="00DB33F3" w:rsidRDefault="00DB33F3" w:rsidP="006C241A">
      <w:pPr>
        <w:spacing w:after="80" w:line="360" w:lineRule="auto"/>
        <w:jc w:val="both"/>
        <w:rPr>
          <w:ins w:id="779" w:author="phismith" w:date="2012-01-02T14:38:00Z"/>
          <w:rFonts w:ascii="Times New Roman" w:hAnsi="Times New Roman"/>
          <w:sz w:val="24"/>
        </w:rPr>
      </w:pPr>
      <w:r w:rsidRPr="007B3E28">
        <w:rPr>
          <w:rFonts w:ascii="Times New Roman" w:hAnsi="Times New Roman"/>
          <w:sz w:val="24"/>
          <w:rPrChange w:id="780" w:author="phismith" w:date="2012-01-02T14:38:00Z">
            <w:rPr>
              <w:rFonts w:ascii="Times New Roman" w:hAnsi="Times New Roman"/>
            </w:rPr>
          </w:rPrChange>
        </w:rPr>
        <w:t xml:space="preserve">Processes do not change, because processes </w:t>
      </w:r>
      <w:r w:rsidRPr="007B3E28">
        <w:rPr>
          <w:rFonts w:ascii="Times New Roman" w:hAnsi="Times New Roman"/>
          <w:i/>
          <w:sz w:val="24"/>
          <w:rPrChange w:id="781" w:author="phismith" w:date="2012-01-02T14:38:00Z">
            <w:rPr>
              <w:rFonts w:ascii="Times New Roman" w:hAnsi="Times New Roman"/>
              <w:i/>
            </w:rPr>
          </w:rPrChange>
        </w:rPr>
        <w:t xml:space="preserve">are </w:t>
      </w:r>
      <w:r w:rsidRPr="007B3E28">
        <w:rPr>
          <w:rFonts w:ascii="Times New Roman" w:hAnsi="Times New Roman"/>
          <w:sz w:val="24"/>
          <w:rPrChange w:id="782" w:author="phismith" w:date="2012-01-02T14:38:00Z">
            <w:rPr>
              <w:rFonts w:ascii="Times New Roman" w:hAnsi="Times New Roman"/>
            </w:rPr>
          </w:rPrChange>
        </w:rPr>
        <w:t xml:space="preserve">changes (they </w:t>
      </w:r>
      <w:r w:rsidRPr="007B3E28">
        <w:rPr>
          <w:rFonts w:ascii="Times New Roman" w:hAnsi="Times New Roman"/>
          <w:i/>
          <w:sz w:val="24"/>
          <w:rPrChange w:id="783" w:author="phismith" w:date="2012-01-02T14:38:00Z">
            <w:rPr>
              <w:rFonts w:ascii="Times New Roman" w:hAnsi="Times New Roman"/>
              <w:i/>
            </w:rPr>
          </w:rPrChange>
        </w:rPr>
        <w:t>are</w:t>
      </w:r>
      <w:r w:rsidRPr="007B3E28">
        <w:rPr>
          <w:rFonts w:ascii="Times New Roman" w:hAnsi="Times New Roman"/>
          <w:sz w:val="24"/>
          <w:rPrChange w:id="784" w:author="phismith" w:date="2012-01-02T14:38:00Z">
            <w:rPr>
              <w:rFonts w:ascii="Times New Roman" w:hAnsi="Times New Roman"/>
            </w:rPr>
          </w:rPrChange>
        </w:rPr>
        <w:t xml:space="preserve"> changes, for example, with certain rates, and happening at certain times and in certain orders). They are changes in those </w:t>
      </w:r>
      <w:r w:rsidRPr="007B3E28">
        <w:rPr>
          <w:rFonts w:ascii="Times New Roman" w:hAnsi="Times New Roman"/>
          <w:i/>
          <w:sz w:val="24"/>
          <w:rPrChange w:id="785" w:author="phismith" w:date="2012-01-02T14:38:00Z">
            <w:rPr>
              <w:rFonts w:ascii="Times New Roman" w:hAnsi="Times New Roman"/>
              <w:i/>
            </w:rPr>
          </w:rPrChange>
        </w:rPr>
        <w:t>independent continuants</w:t>
      </w:r>
      <w:r w:rsidRPr="007B3E28">
        <w:rPr>
          <w:rFonts w:ascii="Times New Roman" w:hAnsi="Times New Roman"/>
          <w:sz w:val="24"/>
          <w:rPrChange w:id="786" w:author="phismith" w:date="2012-01-02T14:38:00Z">
            <w:rPr>
              <w:rFonts w:ascii="Times New Roman" w:hAnsi="Times New Roman"/>
            </w:rPr>
          </w:rPrChange>
        </w:rPr>
        <w:t xml:space="preserve"> which are their participants. </w:t>
      </w:r>
    </w:p>
    <w:p w14:paraId="7BE6911F" w14:textId="77777777" w:rsidR="007B3E28" w:rsidRPr="007B3E28" w:rsidRDefault="007B3E28" w:rsidP="006C241A">
      <w:pPr>
        <w:spacing w:after="80" w:line="360" w:lineRule="auto"/>
        <w:jc w:val="both"/>
        <w:rPr>
          <w:rFonts w:ascii="Times New Roman" w:hAnsi="Times New Roman"/>
          <w:sz w:val="24"/>
          <w:rPrChange w:id="787" w:author="phismith" w:date="2012-01-02T14:38:00Z">
            <w:rPr>
              <w:rFonts w:ascii="Times New Roman" w:hAnsi="Times New Roman"/>
            </w:rPr>
          </w:rPrChange>
        </w:rPr>
      </w:pPr>
      <w:ins w:id="788" w:author="phismith" w:date="2012-01-02T14:38:00Z">
        <w:r>
          <w:rPr>
            <w:rFonts w:ascii="Times New Roman" w:hAnsi="Times New Roman"/>
            <w:sz w:val="24"/>
          </w:rPr>
          <w:t xml:space="preserve">When people say: </w:t>
        </w:r>
        <w:r>
          <w:rPr>
            <w:rFonts w:ascii="Times New Roman" w:hAnsi="Times New Roman"/>
            <w:i/>
            <w:sz w:val="24"/>
          </w:rPr>
          <w:t>let’s speed up the process</w:t>
        </w:r>
        <w:r>
          <w:rPr>
            <w:rFonts w:ascii="Times New Roman" w:hAnsi="Times New Roman"/>
            <w:sz w:val="24"/>
          </w:rPr>
          <w:t xml:space="preserve">, what they mean is: let’s ensure that the process in which we are participating is one which will be quicker than it would have been had we not made this extra effort. </w:t>
        </w:r>
      </w:ins>
    </w:p>
    <w:p w14:paraId="575A578F" w14:textId="77777777" w:rsidR="0097354E"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w:t>
      </w:r>
      <w:r w:rsidR="0097354E" w:rsidRPr="001D5799">
        <w:rPr>
          <w:rFonts w:ascii="Times New Roman" w:hAnsi="Times New Roman"/>
          <w:sz w:val="24"/>
          <w:szCs w:val="23"/>
        </w:rPr>
        <w:t xml:space="preserve"> difference in logico-ontological order </w:t>
      </w:r>
      <w:r w:rsidRPr="001D5799">
        <w:rPr>
          <w:rFonts w:ascii="Times New Roman" w:hAnsi="Times New Roman"/>
          <w:sz w:val="24"/>
          <w:szCs w:val="23"/>
        </w:rPr>
        <w:t xml:space="preserve">as between continuants and occurrents </w:t>
      </w:r>
      <w:r w:rsidR="0097354E" w:rsidRPr="001D5799">
        <w:rPr>
          <w:rFonts w:ascii="Times New Roman" w:hAnsi="Times New Roman"/>
          <w:sz w:val="24"/>
          <w:szCs w:val="23"/>
        </w:rPr>
        <w:t>is captured in the fact that instance-level parthood and other instance-level relations on the side of continuants, are indexed by time; not however on the side of occurrents. As Galton and Mizoguchi point out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_Ref309506826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53</w:t>
      </w:r>
      <w:r w:rsidR="001E591D" w:rsidRPr="001D5799">
        <w:rPr>
          <w:rFonts w:ascii="Times New Roman" w:hAnsi="Times New Roman"/>
          <w:sz w:val="24"/>
          <w:szCs w:val="23"/>
        </w:rPr>
        <w:fldChar w:fldCharType="end"/>
      </w:r>
      <w:r w:rsidR="0097354E" w:rsidRPr="001D5799">
        <w:rPr>
          <w:rFonts w:ascii="Times New Roman" w:hAnsi="Times New Roman"/>
          <w:sz w:val="24"/>
          <w:szCs w:val="23"/>
        </w:rPr>
        <w:t>], persuasive arguments can be found in the literature (e.g.,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54</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55</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56</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57</w:t>
      </w:r>
      <w:r w:rsidR="001E591D" w:rsidRPr="001D5799">
        <w:rPr>
          <w:rFonts w:ascii="Times New Roman" w:hAnsi="Times New Roman"/>
          <w:sz w:val="24"/>
          <w:szCs w:val="23"/>
        </w:rPr>
        <w:fldChar w:fldCharType="end"/>
      </w:r>
      <w:r w:rsidR="00436007">
        <w:rPr>
          <w:rFonts w:ascii="Times New Roman" w:hAnsi="Times New Roman"/>
          <w:sz w:val="24"/>
          <w:szCs w:val="23"/>
        </w:rPr>
        <w:t xml:space="preserve">, </w:t>
      </w:r>
      <w:r w:rsidR="00436007">
        <w:rPr>
          <w:rFonts w:ascii="Times New Roman" w:hAnsi="Times New Roman"/>
          <w:sz w:val="24"/>
          <w:szCs w:val="23"/>
        </w:rPr>
        <w:fldChar w:fldCharType="begin"/>
      </w:r>
      <w:r w:rsidR="00436007">
        <w:rPr>
          <w:rFonts w:ascii="Times New Roman" w:hAnsi="Times New Roman"/>
          <w:sz w:val="24"/>
          <w:szCs w:val="23"/>
        </w:rPr>
        <w:instrText xml:space="preserve"> REF _Ref310672052 \r \h </w:instrText>
      </w:r>
      <w:r w:rsidR="00436007">
        <w:rPr>
          <w:rFonts w:ascii="Times New Roman" w:hAnsi="Times New Roman"/>
          <w:sz w:val="24"/>
          <w:szCs w:val="23"/>
        </w:rPr>
      </w:r>
      <w:r w:rsidR="00436007">
        <w:rPr>
          <w:rFonts w:ascii="Times New Roman" w:hAnsi="Times New Roman"/>
          <w:sz w:val="24"/>
          <w:szCs w:val="23"/>
        </w:rPr>
        <w:fldChar w:fldCharType="separate"/>
      </w:r>
      <w:r w:rsidR="00A908AB">
        <w:rPr>
          <w:rFonts w:ascii="Times New Roman" w:hAnsi="Times New Roman"/>
          <w:sz w:val="24"/>
          <w:szCs w:val="23"/>
        </w:rPr>
        <w:t>62</w:t>
      </w:r>
      <w:r w:rsidR="00436007">
        <w:rPr>
          <w:rFonts w:ascii="Times New Roman" w:hAnsi="Times New Roman"/>
          <w:sz w:val="24"/>
          <w:szCs w:val="23"/>
        </w:rPr>
        <w:fldChar w:fldCharType="end"/>
      </w:r>
      <w:r w:rsidR="0097354E" w:rsidRPr="001D5799">
        <w:rPr>
          <w:rFonts w:ascii="Times New Roman" w:hAnsi="Times New Roman"/>
          <w:sz w:val="24"/>
          <w:szCs w:val="23"/>
        </w:rPr>
        <w:t xml:space="preserve">]) that events cannot change: </w:t>
      </w:r>
    </w:p>
    <w:p w14:paraId="3FDDE82F" w14:textId="77777777" w:rsidR="0097354E" w:rsidRPr="001D5799" w:rsidRDefault="0097354E" w:rsidP="009B5669">
      <w:pPr>
        <w:spacing w:beforeLines="1" w:before="2" w:afterLines="1" w:after="2" w:line="360" w:lineRule="auto"/>
        <w:jc w:val="both"/>
        <w:rPr>
          <w:rFonts w:ascii="Times New Roman" w:hAnsi="Times New Roman"/>
          <w:sz w:val="24"/>
          <w:szCs w:val="23"/>
        </w:rPr>
      </w:pPr>
    </w:p>
    <w:p w14:paraId="3F2127BE" w14:textId="77777777" w:rsidR="0097354E" w:rsidRPr="001D5799" w:rsidRDefault="0097354E"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The argument is essentially that the event</w:t>
      </w:r>
      <w:r w:rsidR="008E7283" w:rsidRPr="001D5799">
        <w:rPr>
          <w:rFonts w:ascii="Times New Roman" w:hAnsi="Times New Roman"/>
          <w:sz w:val="24"/>
          <w:szCs w:val="23"/>
        </w:rPr>
        <w:t xml:space="preserve"> </w:t>
      </w:r>
      <w:r w:rsidRPr="001D5799">
        <w:rPr>
          <w:rFonts w:ascii="Times New Roman" w:hAnsi="Times New Roman"/>
          <w:sz w:val="24"/>
          <w:szCs w:val="23"/>
        </w:rPr>
        <w:t>as a whole occupies an interval of time; if in its early stages the event has a certain property which it lacks</w:t>
      </w:r>
      <w:r w:rsidR="008E7283" w:rsidRPr="001D5799">
        <w:rPr>
          <w:rFonts w:ascii="Times New Roman" w:hAnsi="Times New Roman"/>
          <w:sz w:val="24"/>
          <w:szCs w:val="23"/>
        </w:rPr>
        <w:t xml:space="preserve"> </w:t>
      </w:r>
      <w:r w:rsidRPr="001D5799">
        <w:rPr>
          <w:rFonts w:ascii="Times New Roman" w:hAnsi="Times New Roman"/>
          <w:sz w:val="24"/>
          <w:szCs w:val="23"/>
        </w:rPr>
        <w:t>in its later stages, then it is not the event as a whole which either has the property or lacks it, but rather one</w:t>
      </w:r>
      <w:r w:rsidR="008E7283" w:rsidRPr="001D5799">
        <w:rPr>
          <w:rFonts w:ascii="Times New Roman" w:hAnsi="Times New Roman"/>
          <w:sz w:val="24"/>
          <w:szCs w:val="23"/>
        </w:rPr>
        <w:t xml:space="preserve"> </w:t>
      </w:r>
      <w:r w:rsidRPr="001D5799">
        <w:rPr>
          <w:rFonts w:ascii="Times New Roman" w:hAnsi="Times New Roman"/>
          <w:sz w:val="24"/>
          <w:szCs w:val="23"/>
        </w:rPr>
        <w:t>part of the event has the property and another part lacks it. Hence […] the event does not change.</w:t>
      </w:r>
    </w:p>
    <w:p w14:paraId="75FE879A" w14:textId="77777777" w:rsidR="0097354E" w:rsidRPr="001D5799" w:rsidRDefault="0097354E" w:rsidP="009B5669">
      <w:pPr>
        <w:spacing w:beforeLines="1" w:before="2" w:afterLines="1" w:after="2" w:line="360" w:lineRule="auto"/>
        <w:jc w:val="both"/>
        <w:rPr>
          <w:rFonts w:ascii="Times New Roman" w:hAnsi="Times New Roman"/>
          <w:sz w:val="24"/>
          <w:szCs w:val="23"/>
        </w:rPr>
      </w:pPr>
    </w:p>
    <w:p w14:paraId="40A50825" w14:textId="77777777" w:rsidR="00DB33F3" w:rsidRPr="008D5425" w:rsidRDefault="00DB33F3" w:rsidP="006C241A">
      <w:pPr>
        <w:spacing w:after="80" w:line="360" w:lineRule="auto"/>
        <w:jc w:val="both"/>
        <w:rPr>
          <w:rFonts w:ascii="Times New Roman" w:hAnsi="Times New Roman"/>
          <w:color w:val="000000" w:themeColor="text1"/>
        </w:rPr>
      </w:pPr>
      <w:r w:rsidRPr="008D5425">
        <w:rPr>
          <w:rFonts w:ascii="Times New Roman" w:hAnsi="Times New Roman"/>
        </w:rPr>
        <w:t xml:space="preserve">For </w:t>
      </w:r>
      <w:r w:rsidRPr="00FB129B">
        <w:rPr>
          <w:rFonts w:ascii="Times New Roman" w:hAnsi="Times New Roman"/>
          <w:i/>
        </w:rPr>
        <w:t>continuants</w:t>
      </w:r>
      <w:r w:rsidRPr="008D5425">
        <w:rPr>
          <w:rFonts w:ascii="Times New Roman" w:hAnsi="Times New Roman"/>
        </w:rPr>
        <w:t xml:space="preserve">, predications may need to be time-indexed in order to be true. For example, if </w:t>
      </w:r>
      <w:r>
        <w:rPr>
          <w:rFonts w:ascii="Times New Roman" w:hAnsi="Times New Roman"/>
          <w:i/>
        </w:rPr>
        <w:t>a</w:t>
      </w:r>
      <w:r w:rsidR="008E7283">
        <w:rPr>
          <w:rFonts w:ascii="Times New Roman" w:hAnsi="Times New Roman"/>
          <w:i/>
        </w:rPr>
        <w:t xml:space="preserve"> </w:t>
      </w:r>
      <w:r w:rsidRPr="00494B7A">
        <w:rPr>
          <w:rFonts w:ascii="Times New Roman" w:hAnsi="Times New Roman"/>
          <w:b/>
        </w:rPr>
        <w:t>instantiates</w:t>
      </w:r>
      <w:r w:rsidRPr="008D5425">
        <w:rPr>
          <w:rFonts w:ascii="Times New Roman" w:hAnsi="Times New Roman"/>
        </w:rPr>
        <w:t xml:space="preserve"> larva at </w:t>
      </w:r>
      <w:r w:rsidRPr="003F15E6">
        <w:rPr>
          <w:rFonts w:ascii="Times New Roman" w:hAnsi="Times New Roman"/>
          <w:i/>
        </w:rPr>
        <w:t>t</w:t>
      </w:r>
      <w:r w:rsidRPr="008D5425">
        <w:rPr>
          <w:rFonts w:ascii="Times New Roman" w:hAnsi="Times New Roman"/>
        </w:rPr>
        <w:t xml:space="preserve">, then it does not follow that </w:t>
      </w:r>
      <w:r>
        <w:rPr>
          <w:rFonts w:ascii="Times New Roman" w:hAnsi="Times New Roman"/>
          <w:i/>
        </w:rPr>
        <w:t xml:space="preserve">a </w:t>
      </w:r>
      <w:r w:rsidRPr="00494B7A">
        <w:rPr>
          <w:rFonts w:ascii="Times New Roman" w:hAnsi="Times New Roman"/>
          <w:b/>
          <w:i/>
        </w:rPr>
        <w:t>instantiates</w:t>
      </w:r>
      <w:r w:rsidR="008E7283">
        <w:rPr>
          <w:rFonts w:ascii="Times New Roman" w:hAnsi="Times New Roman"/>
          <w:b/>
          <w:i/>
        </w:rPr>
        <w:t xml:space="preserve"> </w:t>
      </w:r>
      <w:r w:rsidRPr="008D5425">
        <w:rPr>
          <w:rFonts w:ascii="Times New Roman" w:hAnsi="Times New Roman"/>
        </w:rPr>
        <w:t>larva</w:t>
      </w:r>
      <w:r w:rsidR="008E7283">
        <w:rPr>
          <w:rFonts w:ascii="Times New Roman" w:hAnsi="Times New Roman"/>
        </w:rPr>
        <w:t xml:space="preserve"> </w:t>
      </w:r>
      <w:r>
        <w:rPr>
          <w:rFonts w:ascii="Times New Roman" w:hAnsi="Times New Roman"/>
          <w:i/>
        </w:rPr>
        <w:t>simpliciter</w:t>
      </w:r>
      <w:r w:rsidRPr="008D5425">
        <w:rPr>
          <w:rFonts w:ascii="Times New Roman" w:hAnsi="Times New Roman"/>
        </w:rPr>
        <w:t xml:space="preserve">. </w:t>
      </w:r>
      <w:r>
        <w:rPr>
          <w:rFonts w:ascii="Times New Roman" w:hAnsi="Times New Roman"/>
        </w:rPr>
        <w:t>For occurrents, in contrast, i</w:t>
      </w:r>
      <w:r w:rsidRPr="008D5425">
        <w:rPr>
          <w:rFonts w:ascii="Times New Roman" w:hAnsi="Times New Roman"/>
        </w:rPr>
        <w:t xml:space="preserve">nstantiation relations </w:t>
      </w:r>
      <w:r>
        <w:rPr>
          <w:rFonts w:ascii="Times New Roman" w:hAnsi="Times New Roman"/>
        </w:rPr>
        <w:t xml:space="preserve">always hold </w:t>
      </w:r>
      <w:r>
        <w:rPr>
          <w:rFonts w:ascii="Times New Roman" w:hAnsi="Times New Roman"/>
          <w:i/>
        </w:rPr>
        <w:t>simpliciter</w:t>
      </w:r>
      <w:r w:rsidRPr="008D5425">
        <w:rPr>
          <w:rFonts w:ascii="Times New Roman" w:hAnsi="Times New Roman"/>
        </w:rPr>
        <w:t xml:space="preserve">. This is because, while </w:t>
      </w:r>
      <w:r w:rsidRPr="00FB129B">
        <w:rPr>
          <w:rFonts w:ascii="Times New Roman" w:hAnsi="Times New Roman"/>
          <w:i/>
        </w:rPr>
        <w:t>continuants</w:t>
      </w:r>
      <w:r w:rsidRPr="008D5425">
        <w:rPr>
          <w:rFonts w:ascii="Times New Roman" w:hAnsi="Times New Roman"/>
        </w:rPr>
        <w:t xml:space="preserve"> can change their typ</w:t>
      </w:r>
      <w:r w:rsidR="00DA4D68">
        <w:rPr>
          <w:rFonts w:ascii="Times New Roman" w:hAnsi="Times New Roman"/>
        </w:rPr>
        <w:t>e from one tim</w:t>
      </w:r>
      <w:r w:rsidRPr="008D5425">
        <w:rPr>
          <w:rFonts w:ascii="Times New Roman" w:hAnsi="Times New Roman"/>
        </w:rPr>
        <w:t xml:space="preserve">e to the next (e.g. </w:t>
      </w:r>
      <w:r>
        <w:rPr>
          <w:rFonts w:ascii="Times New Roman" w:hAnsi="Times New Roman"/>
        </w:rPr>
        <w:t xml:space="preserve">a </w:t>
      </w:r>
      <w:r w:rsidRPr="008D5425">
        <w:rPr>
          <w:rFonts w:ascii="Times New Roman" w:hAnsi="Times New Roman"/>
        </w:rPr>
        <w:t xml:space="preserve">fetus becomes an embryo becomes an infant …), </w:t>
      </w:r>
      <w:r w:rsidRPr="00FB129B">
        <w:rPr>
          <w:rFonts w:ascii="Times New Roman" w:hAnsi="Times New Roman"/>
          <w:i/>
        </w:rPr>
        <w:t>occurrents</w:t>
      </w:r>
      <w:r w:rsidRPr="008D5425">
        <w:rPr>
          <w:rFonts w:ascii="Times New Roman" w:hAnsi="Times New Roman"/>
        </w:rPr>
        <w:t xml:space="preserve"> can never change their type</w:t>
      </w:r>
      <w:r>
        <w:rPr>
          <w:rFonts w:ascii="Times New Roman" w:hAnsi="Times New Roman"/>
        </w:rPr>
        <w:t xml:space="preserve"> from one time to the next. </w:t>
      </w:r>
      <w:r w:rsidRPr="008D5425">
        <w:rPr>
          <w:rFonts w:ascii="Times New Roman" w:hAnsi="Times New Roman"/>
          <w:color w:val="000000" w:themeColor="text1"/>
        </w:rPr>
        <w:t xml:space="preserve">Certainly an </w:t>
      </w:r>
      <w:r w:rsidRPr="00FB129B">
        <w:rPr>
          <w:rFonts w:ascii="Times New Roman" w:hAnsi="Times New Roman"/>
          <w:i/>
          <w:color w:val="000000" w:themeColor="text1"/>
        </w:rPr>
        <w:t>occurrent</w:t>
      </w:r>
      <w:r w:rsidRPr="008D5425">
        <w:rPr>
          <w:rFonts w:ascii="Times New Roman" w:hAnsi="Times New Roman"/>
          <w:color w:val="000000" w:themeColor="text1"/>
        </w:rPr>
        <w:t xml:space="preserve"> can for example involve parts which are of different sorts in different times</w:t>
      </w:r>
      <w:r w:rsidR="00700F32">
        <w:rPr>
          <w:rFonts w:ascii="Times New Roman" w:hAnsi="Times New Roman"/>
          <w:color w:val="000000" w:themeColor="text1"/>
        </w:rPr>
        <w:t>.</w:t>
      </w:r>
      <w:r w:rsidR="00700F32" w:rsidRPr="00700F32">
        <w:rPr>
          <w:rFonts w:ascii="Times New Roman" w:hAnsi="Times New Roman"/>
          <w:color w:val="000000" w:themeColor="text1"/>
        </w:rPr>
        <w:t xml:space="preserve"> </w:t>
      </w:r>
      <w:r w:rsidR="00700F32" w:rsidRPr="008D5425">
        <w:rPr>
          <w:rFonts w:ascii="Times New Roman" w:hAnsi="Times New Roman"/>
          <w:color w:val="000000" w:themeColor="text1"/>
        </w:rPr>
        <w:t>A process of movement can</w:t>
      </w:r>
      <w:r w:rsidR="00700F32">
        <w:rPr>
          <w:rFonts w:ascii="Times New Roman" w:hAnsi="Times New Roman"/>
          <w:color w:val="000000" w:themeColor="text1"/>
        </w:rPr>
        <w:t>, for example,</w:t>
      </w:r>
      <w:r w:rsidR="00700F32" w:rsidRPr="008D5425">
        <w:rPr>
          <w:rFonts w:ascii="Times New Roman" w:hAnsi="Times New Roman"/>
          <w:color w:val="000000" w:themeColor="text1"/>
        </w:rPr>
        <w:t xml:space="preserve"> </w:t>
      </w:r>
      <w:r w:rsidR="00700F32">
        <w:rPr>
          <w:rFonts w:ascii="Times New Roman" w:hAnsi="Times New Roman"/>
          <w:color w:val="000000" w:themeColor="text1"/>
        </w:rPr>
        <w:t xml:space="preserve">be described as </w:t>
      </w:r>
      <w:r w:rsidR="00700F32" w:rsidRPr="008D5425">
        <w:rPr>
          <w:rFonts w:ascii="Times New Roman" w:hAnsi="Times New Roman"/>
          <w:color w:val="000000" w:themeColor="text1"/>
        </w:rPr>
        <w:t>hav</w:t>
      </w:r>
      <w:r w:rsidR="00700F32">
        <w:rPr>
          <w:rFonts w:ascii="Times New Roman" w:hAnsi="Times New Roman"/>
          <w:color w:val="000000" w:themeColor="text1"/>
        </w:rPr>
        <w:t>ing</w:t>
      </w:r>
      <w:r w:rsidR="00700F32" w:rsidRPr="008D5425">
        <w:rPr>
          <w:rFonts w:ascii="Times New Roman" w:hAnsi="Times New Roman"/>
          <w:color w:val="000000" w:themeColor="text1"/>
        </w:rPr>
        <w:t xml:space="preserve"> speed </w:t>
      </w:r>
      <w:r w:rsidR="00700F32" w:rsidRPr="00FD474C">
        <w:rPr>
          <w:rFonts w:ascii="Times New Roman" w:hAnsi="Times New Roman"/>
          <w:i/>
          <w:color w:val="000000" w:themeColor="text1"/>
        </w:rPr>
        <w:t>v</w:t>
      </w:r>
      <w:r w:rsidR="00700F32" w:rsidRPr="008D5425">
        <w:rPr>
          <w:rFonts w:ascii="Times New Roman" w:hAnsi="Times New Roman"/>
          <w:color w:val="000000" w:themeColor="text1"/>
          <w:vertAlign w:val="subscript"/>
        </w:rPr>
        <w:t>1</w:t>
      </w:r>
      <w:r w:rsidR="00700F32">
        <w:rPr>
          <w:rFonts w:ascii="Times New Roman" w:hAnsi="Times New Roman"/>
          <w:color w:val="000000" w:themeColor="text1"/>
          <w:vertAlign w:val="subscript"/>
        </w:rPr>
        <w:t xml:space="preserve"> </w:t>
      </w:r>
      <w:r w:rsidR="00700F32">
        <w:rPr>
          <w:rFonts w:ascii="Times New Roman" w:hAnsi="Times New Roman"/>
          <w:color w:val="000000" w:themeColor="text1"/>
        </w:rPr>
        <w:t xml:space="preserve">at one time </w:t>
      </w:r>
      <w:r w:rsidR="00700F32" w:rsidRPr="008D5425">
        <w:rPr>
          <w:rFonts w:ascii="Times New Roman" w:hAnsi="Times New Roman"/>
          <w:color w:val="000000" w:themeColor="text1"/>
        </w:rPr>
        <w:t xml:space="preserve">and then </w:t>
      </w:r>
      <w:r w:rsidR="00700F32">
        <w:rPr>
          <w:rFonts w:ascii="Times New Roman" w:hAnsi="Times New Roman"/>
          <w:color w:val="000000" w:themeColor="text1"/>
        </w:rPr>
        <w:t xml:space="preserve">as </w:t>
      </w:r>
      <w:r w:rsidR="00700F32" w:rsidRPr="008D5425">
        <w:rPr>
          <w:rFonts w:ascii="Times New Roman" w:hAnsi="Times New Roman"/>
          <w:color w:val="000000" w:themeColor="text1"/>
        </w:rPr>
        <w:t>hav</w:t>
      </w:r>
      <w:r w:rsidR="00700F32">
        <w:rPr>
          <w:rFonts w:ascii="Times New Roman" w:hAnsi="Times New Roman"/>
          <w:color w:val="000000" w:themeColor="text1"/>
        </w:rPr>
        <w:t>ing</w:t>
      </w:r>
      <w:r w:rsidR="00700F32" w:rsidRPr="008D5425">
        <w:rPr>
          <w:rFonts w:ascii="Times New Roman" w:hAnsi="Times New Roman"/>
          <w:color w:val="000000" w:themeColor="text1"/>
        </w:rPr>
        <w:t xml:space="preserve"> </w:t>
      </w:r>
      <w:r w:rsidR="00700F32">
        <w:rPr>
          <w:rFonts w:ascii="Times New Roman" w:hAnsi="Times New Roman"/>
          <w:color w:val="000000" w:themeColor="text1"/>
        </w:rPr>
        <w:t xml:space="preserve">a different </w:t>
      </w:r>
      <w:r w:rsidR="00700F32" w:rsidRPr="008D5425">
        <w:rPr>
          <w:rFonts w:ascii="Times New Roman" w:hAnsi="Times New Roman"/>
          <w:color w:val="000000" w:themeColor="text1"/>
        </w:rPr>
        <w:t xml:space="preserve">speed </w:t>
      </w:r>
      <w:r w:rsidR="00700F32" w:rsidRPr="00FD474C">
        <w:rPr>
          <w:rFonts w:ascii="Times New Roman" w:hAnsi="Times New Roman"/>
          <w:i/>
          <w:color w:val="000000" w:themeColor="text1"/>
        </w:rPr>
        <w:t>v</w:t>
      </w:r>
      <w:r w:rsidR="00700F32" w:rsidRPr="008D5425">
        <w:rPr>
          <w:rFonts w:ascii="Times New Roman" w:hAnsi="Times New Roman"/>
          <w:color w:val="000000" w:themeColor="text1"/>
          <w:vertAlign w:val="subscript"/>
        </w:rPr>
        <w:t>2</w:t>
      </w:r>
      <w:r w:rsidR="00700F32">
        <w:rPr>
          <w:rFonts w:ascii="Times New Roman" w:hAnsi="Times New Roman"/>
          <w:color w:val="000000" w:themeColor="text1"/>
          <w:vertAlign w:val="subscript"/>
        </w:rPr>
        <w:t xml:space="preserve"> </w:t>
      </w:r>
      <w:r w:rsidR="00700F32">
        <w:rPr>
          <w:rFonts w:ascii="Times New Roman" w:hAnsi="Times New Roman"/>
          <w:color w:val="000000" w:themeColor="text1"/>
        </w:rPr>
        <w:t>at a later time</w:t>
      </w:r>
      <w:r>
        <w:rPr>
          <w:rFonts w:ascii="Times New Roman" w:hAnsi="Times New Roman"/>
          <w:color w:val="000000" w:themeColor="text1"/>
        </w:rPr>
        <w:t>.</w:t>
      </w:r>
      <w:r w:rsidRPr="008D5425">
        <w:rPr>
          <w:rFonts w:ascii="Times New Roman" w:hAnsi="Times New Roman"/>
          <w:color w:val="000000" w:themeColor="text1"/>
        </w:rPr>
        <w:t xml:space="preserve"> </w:t>
      </w:r>
      <w:r w:rsidR="00700F32">
        <w:rPr>
          <w:rFonts w:ascii="Times New Roman" w:hAnsi="Times New Roman"/>
          <w:color w:val="000000" w:themeColor="text1"/>
        </w:rPr>
        <w:t xml:space="preserve">With the change in speed the continuant participant process thereby undergoes a change in speed (for example in the speed with which some person is running). </w:t>
      </w:r>
      <w:r w:rsidRPr="008D5425">
        <w:rPr>
          <w:rFonts w:ascii="Times New Roman" w:hAnsi="Times New Roman"/>
          <w:color w:val="000000" w:themeColor="text1"/>
        </w:rPr>
        <w:t xml:space="preserve">But there is </w:t>
      </w:r>
      <w:r w:rsidR="00700F32">
        <w:rPr>
          <w:rFonts w:ascii="Times New Roman" w:hAnsi="Times New Roman"/>
          <w:color w:val="000000" w:themeColor="text1"/>
        </w:rPr>
        <w:t xml:space="preserve">then </w:t>
      </w:r>
      <w:r w:rsidRPr="008D5425">
        <w:rPr>
          <w:rFonts w:ascii="Times New Roman" w:hAnsi="Times New Roman"/>
          <w:color w:val="000000" w:themeColor="text1"/>
        </w:rPr>
        <w:t xml:space="preserve">nothing </w:t>
      </w:r>
      <w:r>
        <w:rPr>
          <w:rFonts w:ascii="Times New Roman" w:hAnsi="Times New Roman"/>
          <w:color w:val="000000" w:themeColor="text1"/>
        </w:rPr>
        <w:t xml:space="preserve">in the realm of </w:t>
      </w:r>
      <w:r w:rsidRPr="00FB129B">
        <w:rPr>
          <w:rFonts w:ascii="Times New Roman" w:hAnsi="Times New Roman"/>
          <w:i/>
          <w:color w:val="000000" w:themeColor="text1"/>
        </w:rPr>
        <w:t>occurrents</w:t>
      </w:r>
      <w:r w:rsidR="008E7283">
        <w:rPr>
          <w:rFonts w:ascii="Times New Roman" w:hAnsi="Times New Roman"/>
          <w:i/>
          <w:color w:val="000000" w:themeColor="text1"/>
        </w:rPr>
        <w:t xml:space="preserve"> </w:t>
      </w:r>
      <w:r w:rsidRPr="008D5425">
        <w:rPr>
          <w:rFonts w:ascii="Times New Roman" w:hAnsi="Times New Roman"/>
          <w:color w:val="000000" w:themeColor="text1"/>
        </w:rPr>
        <w:t xml:space="preserve">which </w:t>
      </w:r>
      <w:r w:rsidRPr="003F15E6">
        <w:rPr>
          <w:rFonts w:ascii="Times New Roman" w:hAnsi="Times New Roman"/>
          <w:i/>
          <w:color w:val="000000" w:themeColor="text1"/>
        </w:rPr>
        <w:t>changes</w:t>
      </w:r>
      <w:r w:rsidRPr="008D5425">
        <w:rPr>
          <w:rFonts w:ascii="Times New Roman" w:hAnsi="Times New Roman"/>
          <w:color w:val="000000" w:themeColor="text1"/>
        </w:rPr>
        <w:t xml:space="preserve">; rather, there is </w:t>
      </w:r>
      <w:r>
        <w:rPr>
          <w:rFonts w:ascii="Times New Roman" w:hAnsi="Times New Roman"/>
          <w:color w:val="000000" w:themeColor="text1"/>
        </w:rPr>
        <w:t>(</w:t>
      </w:r>
      <w:r w:rsidRPr="00FD474C">
        <w:rPr>
          <w:rFonts w:ascii="Times New Roman" w:hAnsi="Times New Roman"/>
          <w:i/>
          <w:color w:val="000000" w:themeColor="text1"/>
        </w:rPr>
        <w:t>simpliciter</w:t>
      </w:r>
      <w:r>
        <w:rPr>
          <w:rFonts w:ascii="Times New Roman" w:hAnsi="Times New Roman"/>
          <w:color w:val="000000" w:themeColor="text1"/>
        </w:rPr>
        <w:t xml:space="preserve">, </w:t>
      </w:r>
      <w:r w:rsidRPr="00494B7A">
        <w:rPr>
          <w:rFonts w:ascii="Times New Roman" w:hAnsi="Times New Roman"/>
          <w:color w:val="000000" w:themeColor="text1"/>
        </w:rPr>
        <w:t>un-time-indexedly)</w:t>
      </w:r>
      <w:r w:rsidR="008E7283">
        <w:rPr>
          <w:rFonts w:ascii="Times New Roman" w:hAnsi="Times New Roman"/>
          <w:color w:val="000000" w:themeColor="text1"/>
        </w:rPr>
        <w:t xml:space="preserve"> </w:t>
      </w:r>
      <w:r w:rsidRPr="00FD474C">
        <w:rPr>
          <w:rFonts w:ascii="Times New Roman" w:hAnsi="Times New Roman"/>
          <w:color w:val="000000" w:themeColor="text1"/>
        </w:rPr>
        <w:t>a</w:t>
      </w:r>
      <w:r w:rsidRPr="008D5425">
        <w:rPr>
          <w:rFonts w:ascii="Times New Roman" w:hAnsi="Times New Roman"/>
          <w:color w:val="000000" w:themeColor="text1"/>
        </w:rPr>
        <w:t xml:space="preserve"> process with two different parts.</w:t>
      </w:r>
    </w:p>
    <w:p w14:paraId="16364E2F" w14:textId="77777777" w:rsidR="00DB33F3" w:rsidRPr="001D5799" w:rsidRDefault="00DB33F3" w:rsidP="009B5669">
      <w:pPr>
        <w:spacing w:beforeLines="1" w:before="2" w:afterLines="1" w:after="2" w:line="360" w:lineRule="auto"/>
        <w:jc w:val="both"/>
        <w:rPr>
          <w:rFonts w:ascii="Times New Roman" w:hAnsi="Times New Roman"/>
          <w:sz w:val="24"/>
          <w:szCs w:val="23"/>
        </w:rPr>
      </w:pPr>
    </w:p>
    <w:p w14:paraId="3C621347" w14:textId="77777777"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solution to the problem</w:t>
      </w:r>
    </w:p>
    <w:p w14:paraId="198A5919" w14:textId="77777777" w:rsidR="0046705D" w:rsidRPr="001D5799" w:rsidRDefault="0046705D" w:rsidP="009B5669">
      <w:pPr>
        <w:spacing w:beforeLines="1" w:before="2" w:afterLines="1" w:after="2" w:line="360" w:lineRule="auto"/>
        <w:jc w:val="both"/>
        <w:rPr>
          <w:rFonts w:ascii="Times New Roman" w:hAnsi="Times New Roman"/>
          <w:sz w:val="24"/>
          <w:szCs w:val="23"/>
        </w:rPr>
      </w:pPr>
    </w:p>
    <w:p w14:paraId="6B88C070" w14:textId="77777777" w:rsidR="00D524A7" w:rsidRPr="001D5799" w:rsidRDefault="0097354E" w:rsidP="009B5669">
      <w:pPr>
        <w:spacing w:beforeLines="1" w:before="2" w:afterLines="1" w:after="2" w:line="360" w:lineRule="auto"/>
        <w:jc w:val="both"/>
        <w:rPr>
          <w:rFonts w:ascii="Times New Roman" w:hAnsi="Times New Roman"/>
          <w:b/>
          <w:i/>
          <w:sz w:val="24"/>
          <w:szCs w:val="23"/>
        </w:rPr>
      </w:pPr>
      <w:r w:rsidRPr="001D5799">
        <w:rPr>
          <w:rFonts w:ascii="Times New Roman" w:hAnsi="Times New Roman"/>
          <w:sz w:val="24"/>
          <w:szCs w:val="23"/>
        </w:rPr>
        <w:t xml:space="preserve">The treatment we propose rests on the insight that to predicate, for instance, </w:t>
      </w:r>
      <w:r w:rsidR="00D47F07" w:rsidRPr="001D5799">
        <w:rPr>
          <w:rFonts w:ascii="Times New Roman" w:hAnsi="Times New Roman"/>
          <w:sz w:val="24"/>
          <w:szCs w:val="23"/>
        </w:rPr>
        <w:t>‘</w:t>
      </w:r>
      <w:r w:rsidRPr="001D5799">
        <w:rPr>
          <w:rFonts w:ascii="Times New Roman" w:hAnsi="Times New Roman"/>
          <w:sz w:val="24"/>
          <w:szCs w:val="23"/>
        </w:rPr>
        <w:t xml:space="preserve">has speed </w:t>
      </w:r>
      <w:r w:rsidR="00862564" w:rsidRPr="001D5799">
        <w:rPr>
          <w:rFonts w:ascii="Times New Roman" w:hAnsi="Times New Roman"/>
          <w:sz w:val="24"/>
          <w:szCs w:val="23"/>
        </w:rPr>
        <w:t>3.12</w:t>
      </w:r>
      <w:r w:rsidR="00D47F07" w:rsidRPr="001D5799">
        <w:rPr>
          <w:rFonts w:ascii="Times New Roman" w:hAnsi="Times New Roman"/>
          <w:sz w:val="24"/>
          <w:szCs w:val="23"/>
        </w:rPr>
        <w:t xml:space="preserve"> m/s’, to a process of motion is to assert</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not </w:t>
      </w:r>
      <w:r w:rsidR="00D47F07" w:rsidRPr="001D5799">
        <w:rPr>
          <w:rFonts w:ascii="Times New Roman" w:hAnsi="Times New Roman"/>
          <w:sz w:val="24"/>
          <w:szCs w:val="23"/>
        </w:rPr>
        <w:t xml:space="preserve">that that the process </w:t>
      </w:r>
      <w:r w:rsidR="00D524A7" w:rsidRPr="001D5799">
        <w:rPr>
          <w:rFonts w:ascii="Times New Roman" w:hAnsi="Times New Roman"/>
          <w:sz w:val="24"/>
          <w:szCs w:val="23"/>
        </w:rPr>
        <w:t xml:space="preserve">has a special quality (which the same process, in another </w:t>
      </w:r>
      <w:r w:rsidR="00DA4D68" w:rsidRPr="001D5799">
        <w:rPr>
          <w:rFonts w:ascii="Times New Roman" w:hAnsi="Times New Roman"/>
          <w:sz w:val="24"/>
          <w:szCs w:val="23"/>
        </w:rPr>
        <w:t xml:space="preserve">scenario, could </w:t>
      </w:r>
      <w:r w:rsidR="00D524A7" w:rsidRPr="001D5799">
        <w:rPr>
          <w:rFonts w:ascii="Times New Roman" w:hAnsi="Times New Roman"/>
          <w:sz w:val="24"/>
          <w:szCs w:val="23"/>
        </w:rPr>
        <w:t xml:space="preserve">conceivably have lacked) but rather that the process </w:t>
      </w:r>
      <w:r w:rsidR="00D47F07" w:rsidRPr="001D5799">
        <w:rPr>
          <w:rFonts w:ascii="Times New Roman" w:hAnsi="Times New Roman"/>
          <w:sz w:val="24"/>
          <w:szCs w:val="23"/>
        </w:rPr>
        <w:t xml:space="preserve">in question </w:t>
      </w:r>
      <w:r w:rsidR="00D47F07" w:rsidRPr="001D5799">
        <w:rPr>
          <w:rFonts w:ascii="Times New Roman" w:hAnsi="Times New Roman"/>
          <w:i/>
          <w:sz w:val="24"/>
          <w:szCs w:val="23"/>
        </w:rPr>
        <w:t>is of a certain determinate type</w:t>
      </w:r>
      <w:r w:rsidR="00D47F07" w:rsidRPr="001D5799">
        <w:rPr>
          <w:rFonts w:ascii="Times New Roman" w:hAnsi="Times New Roman"/>
          <w:sz w:val="24"/>
          <w:szCs w:val="23"/>
        </w:rPr>
        <w:t xml:space="preserve">. </w:t>
      </w:r>
      <w:r w:rsidR="00D524A7" w:rsidRPr="001D5799">
        <w:rPr>
          <w:rFonts w:ascii="Times New Roman" w:hAnsi="Times New Roman"/>
          <w:sz w:val="24"/>
          <w:szCs w:val="23"/>
        </w:rPr>
        <w:t xml:space="preserve">The assertion that process </w:t>
      </w:r>
      <w:r w:rsidR="00D524A7" w:rsidRPr="001D5799">
        <w:rPr>
          <w:rFonts w:ascii="Times New Roman" w:hAnsi="Times New Roman"/>
          <w:i/>
          <w:sz w:val="24"/>
          <w:szCs w:val="23"/>
        </w:rPr>
        <w:t xml:space="preserve">p </w:t>
      </w:r>
      <w:r w:rsidR="00D524A7" w:rsidRPr="001D5799">
        <w:rPr>
          <w:rFonts w:ascii="Times New Roman" w:hAnsi="Times New Roman"/>
          <w:sz w:val="24"/>
          <w:szCs w:val="23"/>
        </w:rPr>
        <w:t xml:space="preserve">has speed </w:t>
      </w:r>
      <w:r w:rsidR="00D524A7" w:rsidRPr="001D5799">
        <w:rPr>
          <w:rFonts w:ascii="Times New Roman" w:hAnsi="Times New Roman"/>
          <w:i/>
          <w:sz w:val="24"/>
          <w:szCs w:val="23"/>
        </w:rPr>
        <w:t xml:space="preserve">v </w:t>
      </w:r>
      <w:r w:rsidR="00D524A7" w:rsidRPr="001D5799">
        <w:rPr>
          <w:rFonts w:ascii="Times New Roman" w:hAnsi="Times New Roman"/>
          <w:sz w:val="24"/>
          <w:szCs w:val="23"/>
        </w:rPr>
        <w:t xml:space="preserve">is thus analogous not to: rabbit </w:t>
      </w:r>
      <w:r w:rsidR="00D524A7" w:rsidRPr="001D5799">
        <w:rPr>
          <w:rFonts w:ascii="Times New Roman" w:hAnsi="Times New Roman"/>
          <w:i/>
          <w:sz w:val="24"/>
          <w:szCs w:val="23"/>
        </w:rPr>
        <w:t xml:space="preserve">r </w:t>
      </w:r>
      <w:r w:rsidR="00D524A7" w:rsidRPr="001D5799">
        <w:rPr>
          <w:rFonts w:ascii="Times New Roman" w:hAnsi="Times New Roman"/>
          <w:sz w:val="24"/>
          <w:szCs w:val="23"/>
        </w:rPr>
        <w:t xml:space="preserve">has weight </w:t>
      </w:r>
      <w:r w:rsidR="00D524A7" w:rsidRPr="001D5799">
        <w:rPr>
          <w:rFonts w:ascii="Times New Roman" w:hAnsi="Times New Roman"/>
          <w:i/>
          <w:sz w:val="24"/>
          <w:szCs w:val="23"/>
        </w:rPr>
        <w:t xml:space="preserve">w, </w:t>
      </w:r>
      <w:r w:rsidR="00D524A7" w:rsidRPr="001D5799">
        <w:rPr>
          <w:rFonts w:ascii="Times New Roman" w:hAnsi="Times New Roman"/>
          <w:sz w:val="24"/>
          <w:szCs w:val="23"/>
        </w:rPr>
        <w:t xml:space="preserve">but rather to rabbit </w:t>
      </w:r>
      <w:r w:rsidR="00D524A7" w:rsidRPr="001D5799">
        <w:rPr>
          <w:rFonts w:ascii="Times New Roman" w:hAnsi="Times New Roman"/>
          <w:i/>
          <w:sz w:val="24"/>
          <w:szCs w:val="23"/>
        </w:rPr>
        <w:t xml:space="preserve">r </w:t>
      </w:r>
      <w:r w:rsidR="00D524A7" w:rsidRPr="001D5799">
        <w:rPr>
          <w:rFonts w:ascii="Times New Roman" w:hAnsi="Times New Roman"/>
          <w:b/>
          <w:sz w:val="24"/>
          <w:szCs w:val="23"/>
        </w:rPr>
        <w:t>instance_of</w:t>
      </w:r>
      <w:r w:rsidR="008E7283" w:rsidRPr="001D5799">
        <w:rPr>
          <w:rFonts w:ascii="Times New Roman" w:hAnsi="Times New Roman"/>
          <w:b/>
          <w:sz w:val="24"/>
          <w:szCs w:val="23"/>
        </w:rPr>
        <w:t xml:space="preserve"> </w:t>
      </w:r>
      <w:r w:rsidR="00D524A7" w:rsidRPr="001D5799">
        <w:rPr>
          <w:rFonts w:ascii="Times New Roman" w:hAnsi="Times New Roman"/>
          <w:sz w:val="24"/>
          <w:szCs w:val="23"/>
        </w:rPr>
        <w:t>the</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universal: </w:t>
      </w:r>
      <w:r w:rsidR="00D524A7" w:rsidRPr="001D5799">
        <w:rPr>
          <w:rFonts w:ascii="Times New Roman" w:hAnsi="Times New Roman"/>
          <w:i/>
          <w:sz w:val="24"/>
          <w:szCs w:val="23"/>
        </w:rPr>
        <w:t>rabbit.</w:t>
      </w:r>
      <w:r w:rsidR="00C3445C" w:rsidRPr="001D5799">
        <w:rPr>
          <w:rFonts w:ascii="Times New Roman" w:hAnsi="Times New Roman"/>
          <w:i/>
          <w:sz w:val="24"/>
          <w:szCs w:val="23"/>
        </w:rPr>
        <w:t xml:space="preserve"> </w:t>
      </w:r>
    </w:p>
    <w:p w14:paraId="784B76E7" w14:textId="77777777" w:rsidR="00D524A7" w:rsidRPr="001D5799" w:rsidRDefault="00D524A7" w:rsidP="009B5669">
      <w:pPr>
        <w:spacing w:beforeLines="1" w:before="2" w:afterLines="1" w:after="2" w:line="360" w:lineRule="auto"/>
        <w:jc w:val="both"/>
        <w:rPr>
          <w:rFonts w:ascii="Times New Roman" w:hAnsi="Times New Roman"/>
          <w:b/>
          <w:i/>
          <w:sz w:val="24"/>
          <w:szCs w:val="23"/>
        </w:rPr>
      </w:pPr>
    </w:p>
    <w:p w14:paraId="021D839E" w14:textId="77777777" w:rsidR="00D524A7"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But we can imagine, now, that process </w:t>
      </w:r>
      <w:r w:rsidRPr="001D5799">
        <w:rPr>
          <w:rFonts w:ascii="Times New Roman" w:hAnsi="Times New Roman"/>
          <w:i/>
          <w:sz w:val="24"/>
          <w:szCs w:val="23"/>
        </w:rPr>
        <w:t xml:space="preserve">p </w:t>
      </w:r>
      <w:r w:rsidRPr="001D5799">
        <w:rPr>
          <w:rFonts w:ascii="Times New Roman" w:hAnsi="Times New Roman"/>
          <w:sz w:val="24"/>
          <w:szCs w:val="23"/>
        </w:rPr>
        <w:t xml:space="preserve">is an instance not only of the universal </w:t>
      </w:r>
      <w:r w:rsidR="00862564" w:rsidRPr="001D5799">
        <w:rPr>
          <w:rFonts w:ascii="Times New Roman" w:hAnsi="Times New Roman"/>
          <w:i/>
          <w:sz w:val="24"/>
          <w:szCs w:val="23"/>
        </w:rPr>
        <w:t>3.12</w:t>
      </w:r>
      <w:r w:rsidRPr="001D5799">
        <w:rPr>
          <w:rFonts w:ascii="Times New Roman" w:hAnsi="Times New Roman"/>
          <w:i/>
          <w:sz w:val="24"/>
          <w:szCs w:val="23"/>
        </w:rPr>
        <w:t xml:space="preserve"> m/s motion process</w:t>
      </w:r>
      <w:r w:rsidRPr="001D5799">
        <w:rPr>
          <w:rFonts w:ascii="Times New Roman" w:hAnsi="Times New Roman"/>
          <w:sz w:val="24"/>
          <w:szCs w:val="23"/>
        </w:rPr>
        <w:t xml:space="preserve">, but also of the universal </w:t>
      </w:r>
      <w:r w:rsidR="00862564" w:rsidRPr="001D5799">
        <w:rPr>
          <w:rFonts w:ascii="Times New Roman" w:hAnsi="Times New Roman"/>
          <w:i/>
          <w:sz w:val="24"/>
          <w:szCs w:val="23"/>
        </w:rPr>
        <w:t>burning 9.2 calories per minute process</w:t>
      </w:r>
      <w:r w:rsidR="00862564" w:rsidRPr="001D5799">
        <w:rPr>
          <w:rFonts w:ascii="Times New Roman" w:hAnsi="Times New Roman"/>
          <w:sz w:val="24"/>
          <w:szCs w:val="23"/>
        </w:rPr>
        <w:t xml:space="preserve">, </w:t>
      </w:r>
      <w:r w:rsidR="00D60C53" w:rsidRPr="001D5799">
        <w:rPr>
          <w:rStyle w:val="apple-style-span"/>
          <w:rFonts w:ascii="Times New Roman" w:hAnsi="Times New Roman"/>
          <w:i/>
          <w:color w:val="000000"/>
          <w:sz w:val="24"/>
          <w:szCs w:val="23"/>
        </w:rPr>
        <w:t xml:space="preserve">utilizing 30.12 </w:t>
      </w:r>
      <w:r w:rsidR="00151755" w:rsidRPr="001D5799">
        <w:rPr>
          <w:rStyle w:val="apple-style-span"/>
          <w:rFonts w:ascii="Times New Roman" w:hAnsi="Times New Roman"/>
          <w:i/>
          <w:color w:val="000000"/>
          <w:sz w:val="24"/>
          <w:szCs w:val="23"/>
        </w:rPr>
        <w:t>liters</w:t>
      </w:r>
      <w:r w:rsidR="00D60C53" w:rsidRPr="001D5799">
        <w:rPr>
          <w:rStyle w:val="apple-style-span"/>
          <w:rFonts w:ascii="Times New Roman" w:hAnsi="Times New Roman"/>
          <w:i/>
          <w:color w:val="000000"/>
          <w:sz w:val="24"/>
          <w:szCs w:val="23"/>
        </w:rPr>
        <w:t xml:space="preserve"> of oxygen per </w:t>
      </w:r>
      <w:r w:rsidR="00151755" w:rsidRPr="001D5799">
        <w:rPr>
          <w:rStyle w:val="apple-style-span"/>
          <w:rFonts w:ascii="Times New Roman" w:hAnsi="Times New Roman"/>
          <w:i/>
          <w:color w:val="000000"/>
          <w:sz w:val="24"/>
          <w:szCs w:val="23"/>
        </w:rPr>
        <w:t>kilometer</w:t>
      </w:r>
      <w:r w:rsidR="00DA4D68" w:rsidRPr="001D5799">
        <w:rPr>
          <w:rStyle w:val="apple-style-span"/>
          <w:rFonts w:ascii="Times New Roman" w:hAnsi="Times New Roman"/>
          <w:i/>
          <w:color w:val="000000"/>
          <w:sz w:val="24"/>
          <w:szCs w:val="23"/>
        </w:rPr>
        <w:t xml:space="preserve"> process, </w:t>
      </w:r>
      <w:r w:rsidR="00151755" w:rsidRPr="001D5799">
        <w:rPr>
          <w:rFonts w:ascii="Times New Roman" w:hAnsi="Times New Roman"/>
          <w:sz w:val="24"/>
          <w:szCs w:val="23"/>
        </w:rPr>
        <w:t>and</w:t>
      </w:r>
      <w:r w:rsidR="00D60C53" w:rsidRPr="001D5799">
        <w:rPr>
          <w:rFonts w:ascii="Times New Roman" w:hAnsi="Times New Roman"/>
          <w:sz w:val="24"/>
          <w:szCs w:val="23"/>
        </w:rPr>
        <w:t xml:space="preserve"> so on. (It may also instantiate universals such as: </w:t>
      </w:r>
      <w:r w:rsidRPr="001D5799">
        <w:rPr>
          <w:rFonts w:ascii="Times New Roman" w:hAnsi="Times New Roman"/>
          <w:i/>
          <w:sz w:val="24"/>
          <w:szCs w:val="23"/>
        </w:rPr>
        <w:t>running process</w:t>
      </w:r>
      <w:r w:rsidRPr="001D5799">
        <w:rPr>
          <w:rFonts w:ascii="Times New Roman" w:hAnsi="Times New Roman"/>
          <w:sz w:val="24"/>
          <w:szCs w:val="23"/>
        </w:rPr>
        <w:t xml:space="preserve">, </w:t>
      </w:r>
      <w:r w:rsidR="00D60C53" w:rsidRPr="001D5799">
        <w:rPr>
          <w:rFonts w:ascii="Times New Roman" w:hAnsi="Times New Roman"/>
          <w:sz w:val="24"/>
          <w:szCs w:val="23"/>
        </w:rPr>
        <w:t xml:space="preserve">be a </w:t>
      </w:r>
      <w:r w:rsidRPr="001D5799">
        <w:rPr>
          <w:rFonts w:ascii="Times New Roman" w:hAnsi="Times New Roman"/>
          <w:i/>
          <w:sz w:val="24"/>
          <w:szCs w:val="23"/>
        </w:rPr>
        <w:t>cardiovascular exercise process</w:t>
      </w:r>
      <w:r w:rsidRPr="001D5799">
        <w:rPr>
          <w:rFonts w:ascii="Times New Roman" w:hAnsi="Times New Roman"/>
          <w:sz w:val="24"/>
          <w:szCs w:val="23"/>
        </w:rPr>
        <w:t>, and many more.</w:t>
      </w:r>
      <w:r w:rsidR="00D60C53" w:rsidRPr="001D5799">
        <w:rPr>
          <w:rFonts w:ascii="Times New Roman" w:hAnsi="Times New Roman"/>
          <w:sz w:val="24"/>
          <w:szCs w:val="23"/>
        </w:rPr>
        <w:t>)</w:t>
      </w:r>
      <w:r w:rsidR="008E7283" w:rsidRPr="001D5799">
        <w:rPr>
          <w:rFonts w:ascii="Times New Roman" w:hAnsi="Times New Roman"/>
          <w:sz w:val="24"/>
          <w:szCs w:val="23"/>
        </w:rPr>
        <w:t xml:space="preserve"> </w:t>
      </w:r>
      <w:r w:rsidRPr="001D5799">
        <w:rPr>
          <w:rFonts w:ascii="Times New Roman" w:hAnsi="Times New Roman"/>
          <w:sz w:val="24"/>
          <w:szCs w:val="23"/>
        </w:rPr>
        <w:t xml:space="preserve">The proposed solution thus </w:t>
      </w:r>
      <w:r w:rsidR="00D60C53" w:rsidRPr="001D5799">
        <w:rPr>
          <w:rFonts w:ascii="Times New Roman" w:hAnsi="Times New Roman"/>
          <w:sz w:val="24"/>
          <w:szCs w:val="23"/>
        </w:rPr>
        <w:t xml:space="preserve">threatens </w:t>
      </w:r>
      <w:r w:rsidRPr="001D5799">
        <w:rPr>
          <w:rFonts w:ascii="Times New Roman" w:hAnsi="Times New Roman"/>
          <w:sz w:val="24"/>
          <w:szCs w:val="23"/>
        </w:rPr>
        <w:t xml:space="preserve">a consequence which conflicts with the BFO rule of thumb that ontologies should as far as possible avoid assertions of relations between universals which </w:t>
      </w:r>
      <w:r w:rsidR="00D60C53" w:rsidRPr="001D5799">
        <w:rPr>
          <w:rFonts w:ascii="Times New Roman" w:hAnsi="Times New Roman"/>
          <w:sz w:val="24"/>
          <w:szCs w:val="23"/>
        </w:rPr>
        <w:t xml:space="preserve">imply </w:t>
      </w:r>
      <w:r w:rsidRPr="001D5799">
        <w:rPr>
          <w:rFonts w:ascii="Times New Roman" w:hAnsi="Times New Roman"/>
          <w:sz w:val="24"/>
          <w:szCs w:val="23"/>
        </w:rPr>
        <w:t>multiple inheritance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14:paraId="414EF613" w14:textId="77777777" w:rsidR="00D524A7" w:rsidRPr="001D5799" w:rsidRDefault="00D524A7" w:rsidP="009B5669">
      <w:pPr>
        <w:spacing w:beforeLines="1" w:before="2" w:afterLines="1" w:after="2" w:line="360" w:lineRule="auto"/>
        <w:jc w:val="both"/>
        <w:rPr>
          <w:rFonts w:ascii="Times New Roman" w:hAnsi="Times New Roman"/>
          <w:sz w:val="24"/>
          <w:szCs w:val="23"/>
        </w:rPr>
      </w:pPr>
    </w:p>
    <w:p w14:paraId="0D432128" w14:textId="77777777" w:rsidR="00862564"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How, then, is BFO to do justice to the need to annotate data in which speed or other putative qualities are ascribed to bodily motions</w:t>
      </w:r>
      <w:r w:rsidR="00D60C53" w:rsidRPr="001D5799">
        <w:rPr>
          <w:rFonts w:ascii="Times New Roman" w:hAnsi="Times New Roman"/>
          <w:sz w:val="24"/>
          <w:szCs w:val="23"/>
        </w:rPr>
        <w:t xml:space="preserve"> or other processes</w:t>
      </w:r>
      <w:r w:rsidRPr="001D5799">
        <w:rPr>
          <w:rFonts w:ascii="Times New Roman" w:hAnsi="Times New Roman"/>
          <w:sz w:val="24"/>
          <w:szCs w:val="23"/>
        </w:rPr>
        <w:t xml:space="preserve">? The answer lies in the recognition that, when measuring </w:t>
      </w:r>
      <w:r w:rsidR="00D60C53" w:rsidRPr="001D5799">
        <w:rPr>
          <w:rFonts w:ascii="Times New Roman" w:hAnsi="Times New Roman"/>
          <w:sz w:val="24"/>
          <w:szCs w:val="23"/>
        </w:rPr>
        <w:t>a process,</w:t>
      </w:r>
      <w:r w:rsidRPr="001D5799">
        <w:rPr>
          <w:rFonts w:ascii="Times New Roman" w:hAnsi="Times New Roman"/>
          <w:sz w:val="24"/>
          <w:szCs w:val="23"/>
        </w:rPr>
        <w:t xml:space="preserve"> it is in fact always only certain </w:t>
      </w:r>
      <w:r w:rsidR="00D47F07" w:rsidRPr="001D5799">
        <w:rPr>
          <w:rFonts w:ascii="Times New Roman" w:hAnsi="Times New Roman"/>
          <w:i/>
          <w:sz w:val="24"/>
          <w:szCs w:val="23"/>
        </w:rPr>
        <w:t xml:space="preserve">structural </w:t>
      </w:r>
      <w:r w:rsidR="00151755" w:rsidRPr="001D5799">
        <w:rPr>
          <w:rFonts w:ascii="Times New Roman" w:hAnsi="Times New Roman"/>
          <w:i/>
          <w:sz w:val="24"/>
          <w:szCs w:val="23"/>
        </w:rPr>
        <w:t>dimensions</w:t>
      </w:r>
      <w:r w:rsidR="00151755" w:rsidRPr="001D5799">
        <w:rPr>
          <w:rFonts w:ascii="Times New Roman" w:hAnsi="Times New Roman"/>
          <w:sz w:val="24"/>
          <w:szCs w:val="23"/>
        </w:rPr>
        <w:t xml:space="preserve"> of</w:t>
      </w:r>
      <w:r w:rsidRPr="001D5799">
        <w:rPr>
          <w:rFonts w:ascii="Times New Roman" w:hAnsi="Times New Roman"/>
          <w:sz w:val="24"/>
          <w:szCs w:val="23"/>
        </w:rPr>
        <w:t xml:space="preserve"> the </w:t>
      </w:r>
      <w:r w:rsidR="00D47F07" w:rsidRPr="001D5799">
        <w:rPr>
          <w:rFonts w:ascii="Times New Roman" w:hAnsi="Times New Roman"/>
          <w:sz w:val="24"/>
          <w:szCs w:val="23"/>
        </w:rPr>
        <w:t xml:space="preserve">corresponding </w:t>
      </w:r>
      <w:r w:rsidR="00862564" w:rsidRPr="001D5799">
        <w:rPr>
          <w:rFonts w:ascii="Times New Roman" w:hAnsi="Times New Roman"/>
          <w:sz w:val="24"/>
          <w:szCs w:val="23"/>
        </w:rPr>
        <w:t xml:space="preserve">whole processes to </w:t>
      </w:r>
      <w:r w:rsidR="00D47F07" w:rsidRPr="001D5799">
        <w:rPr>
          <w:rFonts w:ascii="Times New Roman" w:hAnsi="Times New Roman"/>
          <w:sz w:val="24"/>
          <w:szCs w:val="23"/>
        </w:rPr>
        <w:t xml:space="preserve">which </w:t>
      </w:r>
      <w:r w:rsidR="00862564" w:rsidRPr="001D5799">
        <w:rPr>
          <w:rFonts w:ascii="Times New Roman" w:hAnsi="Times New Roman"/>
          <w:sz w:val="24"/>
          <w:szCs w:val="23"/>
        </w:rPr>
        <w:t>the measurement datum directly relates. In the mentioned case these would include for example</w:t>
      </w:r>
      <w:r w:rsidR="00530C81" w:rsidRPr="001D5799">
        <w:rPr>
          <w:rFonts w:ascii="Times New Roman" w:hAnsi="Times New Roman"/>
          <w:sz w:val="24"/>
          <w:szCs w:val="23"/>
        </w:rPr>
        <w:t xml:space="preserve"> reciprocally dependent</w:t>
      </w:r>
      <w:r w:rsidR="00862564" w:rsidRPr="001D5799">
        <w:rPr>
          <w:rFonts w:ascii="Times New Roman" w:hAnsi="Times New Roman"/>
          <w:sz w:val="24"/>
          <w:szCs w:val="23"/>
        </w:rPr>
        <w:t xml:space="preserve"> structural parts pertaining to </w:t>
      </w:r>
      <w:r w:rsidR="00700F32">
        <w:rPr>
          <w:rFonts w:ascii="Times New Roman" w:hAnsi="Times New Roman"/>
          <w:i/>
          <w:sz w:val="24"/>
          <w:szCs w:val="23"/>
        </w:rPr>
        <w:t>speed</w:t>
      </w:r>
      <w:r w:rsidR="00862564" w:rsidRPr="001D5799">
        <w:rPr>
          <w:rFonts w:ascii="Times New Roman" w:hAnsi="Times New Roman"/>
          <w:i/>
          <w:sz w:val="24"/>
          <w:szCs w:val="23"/>
        </w:rPr>
        <w:t xml:space="preserve"> of motion</w:t>
      </w:r>
      <w:r w:rsidR="00D60C53" w:rsidRPr="001D5799">
        <w:rPr>
          <w:rFonts w:ascii="Times New Roman" w:hAnsi="Times New Roman"/>
          <w:sz w:val="24"/>
          <w:szCs w:val="23"/>
        </w:rPr>
        <w:t>,</w:t>
      </w:r>
      <w:r w:rsidR="00862564" w:rsidRPr="001D5799">
        <w:rPr>
          <w:rFonts w:ascii="Times New Roman" w:hAnsi="Times New Roman"/>
          <w:i/>
          <w:sz w:val="24"/>
          <w:szCs w:val="23"/>
        </w:rPr>
        <w:t xml:space="preserve"> energy consumed</w:t>
      </w:r>
      <w:r w:rsidR="00D60C53" w:rsidRPr="001D5799">
        <w:rPr>
          <w:rFonts w:ascii="Times New Roman" w:hAnsi="Times New Roman"/>
          <w:sz w:val="24"/>
          <w:szCs w:val="23"/>
        </w:rPr>
        <w:t xml:space="preserve">, </w:t>
      </w:r>
      <w:r w:rsidR="00D60C53" w:rsidRPr="001D5799">
        <w:rPr>
          <w:rFonts w:ascii="Times New Roman" w:hAnsi="Times New Roman"/>
          <w:i/>
          <w:sz w:val="24"/>
          <w:szCs w:val="23"/>
        </w:rPr>
        <w:t>oxygen consumed</w:t>
      </w:r>
      <w:r w:rsidR="00862564" w:rsidRPr="001D5799">
        <w:rPr>
          <w:rFonts w:ascii="Times New Roman" w:hAnsi="Times New Roman"/>
          <w:i/>
          <w:sz w:val="24"/>
          <w:szCs w:val="23"/>
        </w:rPr>
        <w:t>.</w:t>
      </w:r>
      <w:r w:rsidR="00862564" w:rsidRPr="001D5799">
        <w:rPr>
          <w:rFonts w:ascii="Times New Roman" w:hAnsi="Times New Roman"/>
          <w:sz w:val="24"/>
          <w:szCs w:val="23"/>
        </w:rPr>
        <w:t xml:space="preserve"> We shall in what follows call </w:t>
      </w:r>
      <w:r w:rsidR="00D60C53" w:rsidRPr="001D5799">
        <w:rPr>
          <w:rFonts w:ascii="Times New Roman" w:hAnsi="Times New Roman"/>
          <w:sz w:val="24"/>
          <w:szCs w:val="23"/>
        </w:rPr>
        <w:t xml:space="preserve">such </w:t>
      </w:r>
      <w:r w:rsidR="00862564" w:rsidRPr="001D5799">
        <w:rPr>
          <w:rFonts w:ascii="Times New Roman" w:hAnsi="Times New Roman"/>
          <w:sz w:val="24"/>
          <w:szCs w:val="23"/>
        </w:rPr>
        <w:t xml:space="preserve">structural dimensions </w:t>
      </w:r>
      <w:r w:rsidR="00862564" w:rsidRPr="001D5799">
        <w:rPr>
          <w:rFonts w:ascii="Times New Roman" w:hAnsi="Times New Roman"/>
          <w:i/>
          <w:sz w:val="24"/>
          <w:szCs w:val="23"/>
        </w:rPr>
        <w:t xml:space="preserve">process profiles. </w:t>
      </w:r>
    </w:p>
    <w:p w14:paraId="635BB560" w14:textId="77777777" w:rsidR="006063A4" w:rsidRPr="001D5799" w:rsidRDefault="006063A4" w:rsidP="009B5669">
      <w:pPr>
        <w:spacing w:beforeLines="1" w:before="2" w:afterLines="1" w:after="2" w:line="360" w:lineRule="auto"/>
        <w:jc w:val="both"/>
        <w:rPr>
          <w:rFonts w:ascii="Times New Roman" w:hAnsi="Times New Roman"/>
          <w:sz w:val="24"/>
          <w:szCs w:val="23"/>
        </w:rPr>
      </w:pPr>
    </w:p>
    <w:p w14:paraId="504A0668" w14:textId="77777777"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14:paraId="42E49827" w14:textId="77777777" w:rsidR="00786C5B" w:rsidRPr="001D5799"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4"/>
          <w:szCs w:val="23"/>
        </w:rPr>
      </w:pPr>
      <w:r w:rsidRPr="001D5799">
        <w:rPr>
          <w:rFonts w:ascii="Times New Roman" w:hAnsi="Times New Roman"/>
          <w:sz w:val="24"/>
          <w:szCs w:val="23"/>
        </w:rPr>
        <w:t xml:space="preserve">The idea of process profiles as structural </w:t>
      </w:r>
      <w:r w:rsidR="00700F32">
        <w:rPr>
          <w:rFonts w:ascii="Times New Roman" w:hAnsi="Times New Roman"/>
          <w:sz w:val="24"/>
          <w:szCs w:val="23"/>
        </w:rPr>
        <w:t>part</w:t>
      </w:r>
      <w:r w:rsidRPr="001D5799">
        <w:rPr>
          <w:rFonts w:ascii="Times New Roman" w:hAnsi="Times New Roman"/>
          <w:sz w:val="24"/>
          <w:szCs w:val="23"/>
        </w:rPr>
        <w:t>s of processes has a counterpart in the world of continuant qualities. Here, familiar</w:t>
      </w:r>
      <w:r w:rsidR="00DA4D68" w:rsidRPr="001D5799">
        <w:rPr>
          <w:rFonts w:ascii="Times New Roman" w:hAnsi="Times New Roman"/>
          <w:sz w:val="24"/>
          <w:szCs w:val="23"/>
        </w:rPr>
        <w:t>ly</w:t>
      </w:r>
      <w:r w:rsidRPr="001D5799">
        <w:rPr>
          <w:rFonts w:ascii="Times New Roman" w:hAnsi="Times New Roman"/>
          <w:sz w:val="24"/>
          <w:szCs w:val="23"/>
        </w:rPr>
        <w:t xml:space="preserve">, </w:t>
      </w:r>
      <w:r w:rsidR="00A53C04" w:rsidRPr="001D5799">
        <w:rPr>
          <w:rFonts w:ascii="Times New Roman" w:hAnsi="Times New Roman"/>
          <w:sz w:val="24"/>
          <w:szCs w:val="23"/>
        </w:rPr>
        <w:t xml:space="preserve">we can distinguish </w:t>
      </w:r>
      <w:r w:rsidRPr="001D5799">
        <w:rPr>
          <w:rFonts w:ascii="Times New Roman" w:hAnsi="Times New Roman"/>
          <w:sz w:val="24"/>
          <w:szCs w:val="23"/>
        </w:rPr>
        <w:t xml:space="preserve">in every color quality </w:t>
      </w:r>
      <w:r w:rsidR="00A53C04" w:rsidRPr="001D5799">
        <w:rPr>
          <w:rFonts w:ascii="Times New Roman" w:hAnsi="Times New Roman"/>
          <w:sz w:val="24"/>
          <w:szCs w:val="23"/>
        </w:rPr>
        <w:t xml:space="preserve">three dimensions of variation, corresponding to three inseparable parts </w:t>
      </w:r>
      <w:r w:rsidR="00700F32">
        <w:rPr>
          <w:rFonts w:ascii="Times New Roman" w:hAnsi="Times New Roman"/>
          <w:sz w:val="24"/>
          <w:szCs w:val="23"/>
        </w:rPr>
        <w:t xml:space="preserve">– </w:t>
      </w:r>
      <w:r w:rsidR="00A53C04" w:rsidRPr="001D5799">
        <w:rPr>
          <w:rFonts w:ascii="Times New Roman" w:hAnsi="Times New Roman"/>
          <w:sz w:val="24"/>
          <w:szCs w:val="23"/>
        </w:rPr>
        <w:t>of</w:t>
      </w:r>
      <w:r w:rsidR="00700F32">
        <w:rPr>
          <w:rFonts w:ascii="Times New Roman" w:hAnsi="Times New Roman"/>
          <w:sz w:val="24"/>
          <w:szCs w:val="23"/>
        </w:rPr>
        <w:t xml:space="preserve"> hue, brightness and saturation – of each color quality instance,</w:t>
      </w:r>
      <w:r w:rsidR="00A53C04" w:rsidRPr="001D5799">
        <w:rPr>
          <w:rFonts w:ascii="Times New Roman" w:hAnsi="Times New Roman"/>
          <w:sz w:val="24"/>
          <w:szCs w:val="23"/>
        </w:rPr>
        <w:t xml:space="preserve"> tied together in a three-sided reciprocal dependence relation. </w:t>
      </w:r>
      <w:r w:rsidR="00786C5B" w:rsidRPr="001D5799">
        <w:rPr>
          <w:rFonts w:ascii="Times New Roman" w:hAnsi="Times New Roman"/>
          <w:sz w:val="24"/>
          <w:szCs w:val="23"/>
        </w:rPr>
        <w:t>A</w:t>
      </w:r>
      <w:r w:rsidR="00A21DC8" w:rsidRPr="001D5799">
        <w:rPr>
          <w:rFonts w:ascii="Times New Roman" w:hAnsi="Times New Roman"/>
          <w:sz w:val="24"/>
          <w:szCs w:val="23"/>
        </w:rPr>
        <w:t xml:space="preserve">n instance </w:t>
      </w:r>
      <w:r w:rsidR="00151755" w:rsidRPr="001D5799">
        <w:rPr>
          <w:rFonts w:ascii="Times New Roman" w:hAnsi="Times New Roman"/>
          <w:sz w:val="24"/>
          <w:szCs w:val="23"/>
        </w:rPr>
        <w:t>of color</w:t>
      </w:r>
      <w:r w:rsidR="00786C5B" w:rsidRPr="001D5799">
        <w:rPr>
          <w:rFonts w:ascii="Times New Roman" w:hAnsi="Times New Roman"/>
          <w:sz w:val="24"/>
          <w:szCs w:val="23"/>
        </w:rPr>
        <w:noBreakHyphen/>
        <w:t xml:space="preserve">hue cannot of its nature exist, except as bound up with some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 xml:space="preserve">brightness and saturation; </w:t>
      </w:r>
      <w:r w:rsidR="00A21DC8" w:rsidRPr="001D5799">
        <w:rPr>
          <w:rFonts w:ascii="Times New Roman" w:hAnsi="Times New Roman"/>
          <w:sz w:val="24"/>
          <w:szCs w:val="23"/>
        </w:rPr>
        <w:t xml:space="preserve">instances of </w:t>
      </w:r>
      <w:r w:rsidR="00786C5B" w:rsidRPr="001D5799">
        <w:rPr>
          <w:rFonts w:ascii="Times New Roman" w:hAnsi="Times New Roman"/>
          <w:sz w:val="24"/>
          <w:szCs w:val="23"/>
        </w:rPr>
        <w:t>brightness and saturation</w:t>
      </w:r>
      <w:r w:rsidR="00A53C04" w:rsidRPr="001D5799">
        <w:rPr>
          <w:rFonts w:ascii="Times New Roman" w:hAnsi="Times New Roman"/>
          <w:sz w:val="24"/>
          <w:szCs w:val="23"/>
        </w:rPr>
        <w:t>, similarly,</w:t>
      </w:r>
      <w:r w:rsidR="00786C5B" w:rsidRPr="001D5799">
        <w:rPr>
          <w:rFonts w:ascii="Times New Roman" w:hAnsi="Times New Roman"/>
          <w:sz w:val="24"/>
          <w:szCs w:val="23"/>
        </w:rPr>
        <w:t xml:space="preserve"> cannot exist except as bound up with some specific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hue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_Ref309193297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ins w:id="789" w:author="Alan Ruttenberg" w:date="2012-01-14T16:56:00Z">
        <w:r w:rsidR="00A908AB">
          <w:rPr>
            <w:rFonts w:ascii="Times New Roman" w:hAnsi="Times New Roman"/>
            <w:noProof/>
            <w:sz w:val="24"/>
            <w:szCs w:val="23"/>
          </w:rPr>
          <w:t>56</w:t>
        </w:r>
      </w:ins>
      <w:ins w:id="790" w:author="phismith" w:date="2012-01-02T12:29:00Z">
        <w:del w:id="791" w:author="Alan Ruttenberg" w:date="2012-01-14T16:56:00Z">
          <w:r w:rsidR="000B5B22" w:rsidDel="00A908AB">
            <w:rPr>
              <w:rFonts w:ascii="Times New Roman" w:hAnsi="Times New Roman"/>
              <w:noProof/>
              <w:sz w:val="24"/>
              <w:szCs w:val="23"/>
            </w:rPr>
            <w:delText>73</w:delText>
          </w:r>
        </w:del>
      </w:ins>
      <w:del w:id="792" w:author="Alan Ruttenberg" w:date="2012-01-14T16:56:00Z">
        <w:r w:rsidR="001E66EA" w:rsidDel="00A908AB">
          <w:rPr>
            <w:rFonts w:ascii="Times New Roman" w:hAnsi="Times New Roman"/>
            <w:noProof/>
            <w:sz w:val="24"/>
            <w:szCs w:val="23"/>
          </w:rPr>
          <w:delText>69</w:delText>
        </w:r>
      </w:del>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_Ref309193309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ins w:id="793" w:author="Alan Ruttenberg" w:date="2012-01-14T16:56:00Z">
        <w:r w:rsidR="00A908AB">
          <w:rPr>
            <w:rFonts w:ascii="Times New Roman" w:hAnsi="Times New Roman"/>
            <w:noProof/>
            <w:sz w:val="24"/>
            <w:szCs w:val="23"/>
          </w:rPr>
          <w:t>56</w:t>
        </w:r>
      </w:ins>
      <w:ins w:id="794" w:author="phismith" w:date="2012-01-02T12:29:00Z">
        <w:del w:id="795" w:author="Alan Ruttenberg" w:date="2012-01-14T16:56:00Z">
          <w:r w:rsidR="000B5B22" w:rsidDel="00A908AB">
            <w:rPr>
              <w:rFonts w:ascii="Times New Roman" w:hAnsi="Times New Roman"/>
              <w:noProof/>
              <w:sz w:val="24"/>
              <w:szCs w:val="23"/>
            </w:rPr>
            <w:delText>74</w:delText>
          </w:r>
        </w:del>
      </w:ins>
      <w:del w:id="796" w:author="Alan Ruttenberg" w:date="2012-01-14T16:56:00Z">
        <w:r w:rsidR="001E66EA" w:rsidDel="00A908AB">
          <w:rPr>
            <w:rFonts w:ascii="Times New Roman" w:hAnsi="Times New Roman"/>
            <w:noProof/>
            <w:sz w:val="24"/>
            <w:szCs w:val="23"/>
          </w:rPr>
          <w:delText>70</w:delText>
        </w:r>
      </w:del>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786C5B" w:rsidRPr="001D5799">
        <w:rPr>
          <w:rFonts w:ascii="Times New Roman" w:hAnsi="Times New Roman"/>
          <w:sz w:val="24"/>
          <w:szCs w:val="23"/>
        </w:rPr>
        <w:instrText xml:space="preserve"> PAGEREF _Ref309157074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ins w:id="797" w:author="Alan Ruttenberg" w:date="2012-01-14T16:56:00Z">
        <w:r w:rsidR="00A908AB">
          <w:rPr>
            <w:rFonts w:ascii="Times New Roman" w:hAnsi="Times New Roman"/>
            <w:noProof/>
            <w:sz w:val="24"/>
            <w:szCs w:val="23"/>
          </w:rPr>
          <w:t>56</w:t>
        </w:r>
      </w:ins>
      <w:ins w:id="798" w:author="phismith" w:date="2012-01-02T12:29:00Z">
        <w:del w:id="799" w:author="Alan Ruttenberg" w:date="2012-01-14T16:56:00Z">
          <w:r w:rsidR="000B5B22" w:rsidDel="00A908AB">
            <w:rPr>
              <w:rFonts w:ascii="Times New Roman" w:hAnsi="Times New Roman"/>
              <w:noProof/>
              <w:sz w:val="24"/>
              <w:szCs w:val="23"/>
            </w:rPr>
            <w:delText>76</w:delText>
          </w:r>
        </w:del>
      </w:ins>
      <w:del w:id="800" w:author="Alan Ruttenberg" w:date="2012-01-14T16:56:00Z">
        <w:r w:rsidR="001E66EA" w:rsidDel="00A908AB">
          <w:rPr>
            <w:rFonts w:ascii="Times New Roman" w:hAnsi="Times New Roman"/>
            <w:noProof/>
            <w:sz w:val="24"/>
            <w:szCs w:val="23"/>
          </w:rPr>
          <w:delText>72</w:delText>
        </w:r>
      </w:del>
      <w:r w:rsidR="001E591D" w:rsidRPr="001D5799">
        <w:rPr>
          <w:rFonts w:ascii="Times New Roman" w:hAnsi="Times New Roman"/>
          <w:sz w:val="24"/>
          <w:szCs w:val="23"/>
        </w:rPr>
        <w:fldChar w:fldCharType="end"/>
      </w:r>
      <w:r w:rsidR="00141642" w:rsidRPr="001D5799">
        <w:rPr>
          <w:rFonts w:ascii="Times New Roman" w:hAnsi="Times New Roman"/>
          <w:sz w:val="24"/>
          <w:szCs w:val="23"/>
        </w:rPr>
        <w:t>]</w:t>
      </w:r>
      <w:r w:rsidR="00A21DC8" w:rsidRPr="001D5799">
        <w:rPr>
          <w:rFonts w:ascii="Times New Roman" w:hAnsi="Times New Roman"/>
          <w:sz w:val="24"/>
          <w:szCs w:val="23"/>
        </w:rPr>
        <w:t xml:space="preserve">, yielding a dependence structure of the sort depicted </w:t>
      </w:r>
      <w:r w:rsidR="00720014" w:rsidRPr="001D5799">
        <w:rPr>
          <w:rFonts w:ascii="Times New Roman" w:hAnsi="Times New Roman"/>
          <w:sz w:val="24"/>
          <w:szCs w:val="23"/>
        </w:rPr>
        <w:t xml:space="preserve">in </w:t>
      </w:r>
      <w:r w:rsidR="00151755" w:rsidRPr="001D5799">
        <w:rPr>
          <w:sz w:val="24"/>
        </w:rPr>
        <w:fldChar w:fldCharType="begin"/>
      </w:r>
      <w:r w:rsidR="00151755" w:rsidRPr="001D5799">
        <w:rPr>
          <w:sz w:val="24"/>
        </w:rPr>
        <w:instrText xml:space="preserve"> REF _Ref309541644 \h  \* MERGEFORMAT </w:instrText>
      </w:r>
      <w:r w:rsidR="00151755" w:rsidRPr="001D5799">
        <w:rPr>
          <w:sz w:val="24"/>
        </w:rPr>
      </w:r>
      <w:r w:rsidR="00151755" w:rsidRPr="001D5799">
        <w:rPr>
          <w:sz w:val="24"/>
        </w:rPr>
        <w:fldChar w:fldCharType="separate"/>
      </w:r>
      <w:ins w:id="801" w:author="Alan Ruttenberg" w:date="2012-01-14T16:56:00Z">
        <w:r w:rsidR="00A908AB" w:rsidRPr="00A908AB">
          <w:rPr>
            <w:rFonts w:ascii="Times New Roman" w:hAnsi="Times New Roman"/>
            <w:sz w:val="24"/>
            <w:szCs w:val="23"/>
            <w:rPrChange w:id="802" w:author="Alan Ruttenberg" w:date="2012-01-14T16:56:00Z">
              <w:rPr/>
            </w:rPrChange>
          </w:rPr>
          <w:t>Figure 7</w:t>
        </w:r>
      </w:ins>
      <w:ins w:id="803" w:author="phismith" w:date="2012-01-02T12:29:00Z">
        <w:del w:id="804" w:author="Alan Ruttenberg" w:date="2012-01-14T16:56:00Z">
          <w:r w:rsidR="000B5B22" w:rsidRPr="000B5B22" w:rsidDel="00A908AB">
            <w:rPr>
              <w:rFonts w:ascii="Times New Roman" w:hAnsi="Times New Roman"/>
              <w:sz w:val="24"/>
              <w:szCs w:val="23"/>
              <w:rPrChange w:id="805" w:author="phismith" w:date="2012-01-02T12:29:00Z">
                <w:rPr>
                  <w:b/>
                </w:rPr>
              </w:rPrChange>
            </w:rPr>
            <w:delText>Figure 7</w:delText>
          </w:r>
        </w:del>
      </w:ins>
      <w:del w:id="806" w:author="Alan Ruttenberg" w:date="2012-01-14T16:56:00Z">
        <w:r w:rsidR="001E66EA" w:rsidRPr="001E66EA" w:rsidDel="00A908AB">
          <w:rPr>
            <w:rFonts w:ascii="Times New Roman" w:hAnsi="Times New Roman"/>
            <w:sz w:val="24"/>
            <w:szCs w:val="23"/>
          </w:rPr>
          <w:delText>Figure 7</w:delText>
        </w:r>
      </w:del>
      <w:r w:rsidR="00151755" w:rsidRPr="001D5799">
        <w:rPr>
          <w:sz w:val="24"/>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_Ref309193297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_Ref309543155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3</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20</w:t>
      </w:r>
      <w:r w:rsidR="001E591D" w:rsidRPr="001D5799">
        <w:rPr>
          <w:rFonts w:ascii="Times New Roman" w:hAnsi="Times New Roman"/>
          <w:sz w:val="24"/>
          <w:szCs w:val="23"/>
        </w:rPr>
        <w:fldChar w:fldCharType="end"/>
      </w:r>
      <w:r w:rsidR="00A21DC8" w:rsidRPr="001D5799">
        <w:rPr>
          <w:rFonts w:ascii="Times New Roman" w:hAnsi="Times New Roman"/>
          <w:sz w:val="24"/>
          <w:szCs w:val="23"/>
        </w:rPr>
        <w:t>]</w:t>
      </w:r>
      <w:r w:rsidR="00786C5B" w:rsidRPr="001D5799">
        <w:rPr>
          <w:rFonts w:ascii="Times New Roman" w:hAnsi="Times New Roman"/>
          <w:sz w:val="24"/>
          <w:szCs w:val="23"/>
        </w:rPr>
        <w:t>:</w:t>
      </w:r>
    </w:p>
    <w:p w14:paraId="56ADD7E0" w14:textId="77777777"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inline distT="0" distB="0" distL="0" distR="0" wp14:anchorId="675C8078" wp14:editId="62B96BC2">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663F7FB1" w14:textId="77777777" w:rsidR="00786C5B" w:rsidRPr="000C52A3" w:rsidRDefault="00720014" w:rsidP="006C241A">
      <w:pPr>
        <w:pStyle w:val="Caption"/>
        <w:jc w:val="center"/>
        <w:rPr>
          <w:rFonts w:ascii="Times New Roman" w:hAnsi="Times New Roman"/>
          <w:b w:val="0"/>
          <w:sz w:val="22"/>
          <w:szCs w:val="22"/>
        </w:rPr>
      </w:pPr>
      <w:bookmarkStart w:id="807" w:name="_Ref309541644"/>
      <w:r w:rsidRPr="000C52A3">
        <w:rPr>
          <w:b w:val="0"/>
          <w:sz w:val="22"/>
          <w:szCs w:val="22"/>
        </w:rPr>
        <w:t xml:space="preserve">Figure </w:t>
      </w:r>
      <w:r w:rsidR="001E591D" w:rsidRPr="000C52A3">
        <w:rPr>
          <w:b w:val="0"/>
          <w:sz w:val="22"/>
          <w:szCs w:val="22"/>
        </w:rPr>
        <w:fldChar w:fldCharType="begin"/>
      </w:r>
      <w:r w:rsidR="001E591D" w:rsidRPr="000C52A3">
        <w:rPr>
          <w:b w:val="0"/>
          <w:sz w:val="22"/>
          <w:szCs w:val="22"/>
        </w:rPr>
        <w:instrText xml:space="preserve"> SEQ Figure \* ARABIC </w:instrText>
      </w:r>
      <w:r w:rsidR="001E591D" w:rsidRPr="000C52A3">
        <w:rPr>
          <w:b w:val="0"/>
          <w:sz w:val="22"/>
          <w:szCs w:val="22"/>
        </w:rPr>
        <w:fldChar w:fldCharType="separate"/>
      </w:r>
      <w:r w:rsidR="00A908AB">
        <w:rPr>
          <w:b w:val="0"/>
          <w:noProof/>
          <w:sz w:val="22"/>
          <w:szCs w:val="22"/>
        </w:rPr>
        <w:t>7</w:t>
      </w:r>
      <w:r w:rsidR="001E591D" w:rsidRPr="000C52A3">
        <w:rPr>
          <w:b w:val="0"/>
          <w:sz w:val="22"/>
          <w:szCs w:val="22"/>
        </w:rPr>
        <w:fldChar w:fldCharType="end"/>
      </w:r>
      <w:bookmarkEnd w:id="807"/>
      <w:r w:rsidRPr="000C52A3">
        <w:rPr>
          <w:b w:val="0"/>
          <w:sz w:val="22"/>
          <w:szCs w:val="22"/>
        </w:rPr>
        <w:t>: Three-sided reciprocal dependence</w:t>
      </w:r>
    </w:p>
    <w:p w14:paraId="2D12A8E8" w14:textId="77777777" w:rsidR="00EC71F1" w:rsidRDefault="00EC71F1" w:rsidP="006C241A">
      <w:pPr>
        <w:spacing w:line="360" w:lineRule="auto"/>
        <w:jc w:val="both"/>
        <w:rPr>
          <w:rFonts w:ascii="Times New Roman" w:hAnsi="Times New Roman"/>
        </w:rPr>
      </w:pPr>
      <w:r>
        <w:rPr>
          <w:rFonts w:ascii="Times New Roman" w:hAnsi="Times New Roman"/>
        </w:rPr>
        <w:t>where</w:t>
      </w:r>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14:paraId="3FE68C92" w14:textId="77777777" w:rsidR="00EC71F1" w:rsidRDefault="00EC71F1" w:rsidP="006C241A">
      <w:pPr>
        <w:spacing w:line="360" w:lineRule="auto"/>
        <w:jc w:val="both"/>
        <w:rPr>
          <w:rFonts w:ascii="Times New Roman" w:hAnsi="Times New Roman"/>
        </w:rPr>
      </w:pPr>
      <w:r>
        <w:rPr>
          <w:rFonts w:ascii="Times New Roman" w:hAnsi="Times New Roman"/>
        </w:rPr>
        <w:t xml:space="preserve">Analogous dependence structures are found also in other sensory domains, for example in the </w:t>
      </w:r>
      <w:r w:rsidRPr="001D5799">
        <w:rPr>
          <w:rFonts w:ascii="Times New Roman" w:hAnsi="Times New Roman"/>
          <w:sz w:val="24"/>
          <w:szCs w:val="23"/>
        </w:rPr>
        <w:t>three-sided reciprocal dependence of the pitch, timbre and loudness which are the three structural dimensions of a tone, and similar analyses can be used to describe the structures of cognitive and linguistic acts of a range of different sorts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_Ref309155275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1</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58</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59</w:t>
      </w:r>
      <w:r w:rsidR="001E591D" w:rsidRPr="001D5799">
        <w:rPr>
          <w:rFonts w:ascii="Times New Roman" w:hAnsi="Times New Roman"/>
          <w:sz w:val="24"/>
          <w:szCs w:val="23"/>
        </w:rPr>
        <w:fldChar w:fldCharType="end"/>
      </w:r>
      <w:r w:rsidRPr="001D5799">
        <w:rPr>
          <w:rFonts w:ascii="Times New Roman" w:hAnsi="Times New Roman"/>
          <w:sz w:val="24"/>
          <w:szCs w:val="23"/>
        </w:rPr>
        <w:t>].</w:t>
      </w:r>
    </w:p>
    <w:p w14:paraId="0AAB910A" w14:textId="77777777" w:rsidR="00FC2C64" w:rsidRPr="00700F32" w:rsidRDefault="00EC71F1" w:rsidP="006C241A">
      <w:pPr>
        <w:spacing w:line="360" w:lineRule="auto"/>
        <w:jc w:val="both"/>
        <w:rPr>
          <w:rFonts w:ascii="Times New Roman" w:hAnsi="Times New Roman"/>
          <w:sz w:val="24"/>
        </w:rPr>
      </w:pPr>
      <w:r w:rsidRPr="00700F32">
        <w:rPr>
          <w:rFonts w:ascii="Times New Roman" w:hAnsi="Times New Roman"/>
          <w:sz w:val="24"/>
        </w:rPr>
        <w:t>To say that there are three dimensions of variation within each instance of color or tone is to assert</w:t>
      </w:r>
      <w:r w:rsidR="00FC2C64" w:rsidRPr="00700F32">
        <w:rPr>
          <w:rFonts w:ascii="Times New Roman" w:hAnsi="Times New Roman"/>
          <w:sz w:val="24"/>
        </w:rPr>
        <w:t xml:space="preserve"> </w:t>
      </w:r>
      <w:r w:rsidRPr="00700F32">
        <w:rPr>
          <w:rFonts w:ascii="Times New Roman" w:hAnsi="Times New Roman"/>
          <w:sz w:val="24"/>
        </w:rPr>
        <w:t>that each such instance includes three structural parts</w:t>
      </w:r>
      <w:r w:rsidR="008E7283" w:rsidRPr="00700F32">
        <w:rPr>
          <w:rFonts w:ascii="Times New Roman" w:hAnsi="Times New Roman"/>
          <w:sz w:val="24"/>
        </w:rPr>
        <w:t xml:space="preserve"> </w:t>
      </w:r>
      <w:r w:rsidR="00FC2C64" w:rsidRPr="00700F32">
        <w:rPr>
          <w:rFonts w:ascii="Times New Roman" w:hAnsi="Times New Roman"/>
          <w:sz w:val="24"/>
        </w:rPr>
        <w:t xml:space="preserve"> – ‘structural’ in the sense that the parts in question cannot exist except in the context of some whole of the given sort, including those other structural parts upon which they are reciprocally dependent</w:t>
      </w:r>
      <w:r w:rsidRPr="00700F32">
        <w:rPr>
          <w:rFonts w:ascii="Times New Roman" w:hAnsi="Times New Roman"/>
          <w:sz w:val="24"/>
        </w:rPr>
        <w:t xml:space="preserve">. </w:t>
      </w:r>
      <w:r w:rsidR="00F52A07" w:rsidRPr="00700F32">
        <w:rPr>
          <w:rFonts w:ascii="Times New Roman" w:hAnsi="Times New Roman"/>
          <w:sz w:val="24"/>
        </w:rPr>
        <w:t xml:space="preserve">Process profiles are parts of processes, but they are parts not in the sense of ‘pieces’ (separable parts), but rather in the sense of inseparable structural parts. They are entities which cannot exist except in the content of a surrounding whole of this given sort. They are inseparable in the sense that, for example, for any given instance of your heart functioning as a pump, the relevant motion and auditory profiles would necessarily be associated with some determinate blood output profile. </w:t>
      </w:r>
    </w:p>
    <w:p w14:paraId="72E7D17F" w14:textId="77777777" w:rsidR="00E571F9" w:rsidRDefault="00FC2C64" w:rsidP="009B5669">
      <w:pPr>
        <w:spacing w:beforeLines="1" w:before="2" w:afterLines="1" w:after="2" w:line="360" w:lineRule="auto"/>
        <w:jc w:val="both"/>
        <w:rPr>
          <w:rFonts w:ascii="Times New Roman" w:hAnsi="Times New Roman"/>
        </w:rPr>
      </w:pPr>
      <w:r w:rsidRPr="001D5799">
        <w:rPr>
          <w:rFonts w:ascii="Times New Roman" w:hAnsi="Times New Roman"/>
          <w:sz w:val="24"/>
          <w:szCs w:val="23"/>
        </w:rPr>
        <w:t xml:space="preserve">There are, now, </w:t>
      </w:r>
      <w:r w:rsidR="00E571F9" w:rsidRPr="008D5425">
        <w:rPr>
          <w:rFonts w:ascii="Times New Roman" w:hAnsi="Times New Roman"/>
        </w:rPr>
        <w:t xml:space="preserve">analogous structural </w:t>
      </w:r>
      <w:r w:rsidR="00700F32">
        <w:rPr>
          <w:rFonts w:ascii="Times New Roman" w:hAnsi="Times New Roman"/>
        </w:rPr>
        <w:t>part</w:t>
      </w:r>
      <w:r w:rsidR="00E571F9" w:rsidRPr="008D5425">
        <w:rPr>
          <w:rFonts w:ascii="Times New Roman" w:hAnsi="Times New Roman"/>
        </w:rPr>
        <w:t>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1E591D">
        <w:fldChar w:fldCharType="begin"/>
      </w:r>
      <w:r w:rsidR="006E32BD">
        <w:instrText xml:space="preserve"> REF _Ref309473259 \r \h </w:instrText>
      </w:r>
      <w:r w:rsidR="001E591D">
        <w:fldChar w:fldCharType="separate"/>
      </w:r>
      <w:r w:rsidR="00A908AB">
        <w:t>50</w:t>
      </w:r>
      <w:r w:rsidR="001E591D">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8"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sidRPr="001D5799">
        <w:rPr>
          <w:rFonts w:ascii="Times New Roman" w:hAnsi="Times New Roman"/>
          <w:sz w:val="24"/>
          <w:szCs w:val="23"/>
        </w:rPr>
        <w:t>Bruno’s diary of weight gain and loss data represents a quantitative process profile of Bruno’s dieting process.</w:t>
      </w:r>
    </w:p>
    <w:p w14:paraId="425CDD10" w14:textId="77777777" w:rsidR="00DB33F3" w:rsidRPr="001D5799" w:rsidRDefault="00DB33F3" w:rsidP="009B5669">
      <w:pPr>
        <w:spacing w:beforeLines="1" w:before="2" w:afterLines="1" w:after="2" w:line="360" w:lineRule="auto"/>
        <w:rPr>
          <w:rFonts w:ascii="Times New Roman" w:hAnsi="Times New Roman"/>
          <w:sz w:val="24"/>
          <w:szCs w:val="23"/>
        </w:rPr>
      </w:pPr>
    </w:p>
    <w:p w14:paraId="7F998640" w14:textId="77777777"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Some examples of quantitative (measurable) process profile types, with subtypes provide for illustrative purposes, include:</w:t>
      </w:r>
    </w:p>
    <w:p w14:paraId="3FC0447B" w14:textId="77777777" w:rsidR="00DB33F3" w:rsidRPr="001D5799" w:rsidRDefault="00DB33F3"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four-dimensional process shape profile (trajectory)</w:t>
      </w:r>
    </w:p>
    <w:p w14:paraId="4E0FE6A5" w14:textId="77777777" w:rsidR="00DB33F3" w:rsidRPr="001D5799" w:rsidRDefault="00700F32"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Pr>
          <w:rFonts w:ascii="Times New Roman" w:hAnsi="Times New Roman"/>
          <w:sz w:val="24"/>
          <w:szCs w:val="23"/>
        </w:rPr>
        <w:t xml:space="preserve">speed </w:t>
      </w:r>
      <w:r w:rsidR="00DB33F3" w:rsidRPr="001D5799">
        <w:rPr>
          <w:rFonts w:ascii="Times New Roman" w:hAnsi="Times New Roman"/>
          <w:sz w:val="24"/>
          <w:szCs w:val="23"/>
        </w:rPr>
        <w:t>profile</w:t>
      </w:r>
    </w:p>
    <w:p w14:paraId="5310181D" w14:textId="77777777" w:rsidR="00DB33F3" w:rsidRPr="001D5799" w:rsidRDefault="00DB33F3" w:rsidP="009B5669">
      <w:pPr>
        <w:spacing w:beforeLines="1" w:before="2" w:afterLines="1" w:after="2" w:line="360" w:lineRule="auto"/>
        <w:ind w:left="585" w:firstLine="720"/>
        <w:rPr>
          <w:rFonts w:ascii="Times New Roman" w:hAnsi="Times New Roman"/>
          <w:sz w:val="24"/>
          <w:szCs w:val="23"/>
        </w:rPr>
      </w:pPr>
      <w:r w:rsidRPr="001D5799">
        <w:rPr>
          <w:rFonts w:ascii="Times New Roman" w:hAnsi="Times New Roman"/>
          <w:sz w:val="24"/>
          <w:szCs w:val="23"/>
        </w:rPr>
        <w:t xml:space="preserve">constant </w:t>
      </w:r>
      <w:r w:rsidR="00700F32">
        <w:rPr>
          <w:rFonts w:ascii="Times New Roman" w:hAnsi="Times New Roman"/>
          <w:sz w:val="24"/>
          <w:szCs w:val="23"/>
        </w:rPr>
        <w:t xml:space="preserve">speed </w:t>
      </w:r>
      <w:r w:rsidRPr="001D5799">
        <w:rPr>
          <w:rFonts w:ascii="Times New Roman" w:hAnsi="Times New Roman"/>
          <w:sz w:val="24"/>
          <w:szCs w:val="23"/>
        </w:rPr>
        <w:t xml:space="preserve">profile </w:t>
      </w:r>
    </w:p>
    <w:p w14:paraId="2B79F803" w14:textId="77777777"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 xml:space="preserve">2 mph constant </w:t>
      </w:r>
      <w:r w:rsidR="00700F32">
        <w:rPr>
          <w:rFonts w:ascii="Times New Roman" w:hAnsi="Times New Roman"/>
          <w:sz w:val="24"/>
          <w:szCs w:val="23"/>
        </w:rPr>
        <w:t>speed</w:t>
      </w:r>
      <w:r w:rsidRPr="001D5799">
        <w:rPr>
          <w:rFonts w:ascii="Times New Roman" w:hAnsi="Times New Roman"/>
          <w:sz w:val="24"/>
          <w:szCs w:val="23"/>
        </w:rPr>
        <w:t xml:space="preserve"> profile</w:t>
      </w:r>
    </w:p>
    <w:p w14:paraId="012C5F04" w14:textId="77777777"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 xml:space="preserve">3 mph constant </w:t>
      </w:r>
      <w:r w:rsidR="00700F32">
        <w:rPr>
          <w:rFonts w:ascii="Times New Roman" w:hAnsi="Times New Roman"/>
          <w:sz w:val="24"/>
          <w:szCs w:val="23"/>
        </w:rPr>
        <w:t xml:space="preserve">speed </w:t>
      </w:r>
      <w:r w:rsidRPr="001D5799">
        <w:rPr>
          <w:rFonts w:ascii="Times New Roman" w:hAnsi="Times New Roman"/>
          <w:sz w:val="24"/>
          <w:szCs w:val="23"/>
        </w:rPr>
        <w:t>profile</w:t>
      </w:r>
    </w:p>
    <w:p w14:paraId="1E45BA5A" w14:textId="77777777" w:rsidR="00DB33F3" w:rsidRPr="001D5799" w:rsidRDefault="00DB33F3" w:rsidP="009B5669">
      <w:pPr>
        <w:spacing w:beforeLines="1" w:before="2" w:afterLines="1" w:after="2" w:line="360" w:lineRule="auto"/>
        <w:ind w:left="630" w:firstLine="720"/>
        <w:rPr>
          <w:rFonts w:ascii="Times New Roman" w:hAnsi="Times New Roman"/>
          <w:sz w:val="24"/>
          <w:szCs w:val="23"/>
        </w:rPr>
      </w:pPr>
      <w:r w:rsidRPr="001D5799">
        <w:rPr>
          <w:rFonts w:ascii="Times New Roman" w:hAnsi="Times New Roman"/>
          <w:sz w:val="24"/>
          <w:szCs w:val="23"/>
        </w:rPr>
        <w:t xml:space="preserve">increasing </w:t>
      </w:r>
      <w:r w:rsidR="00700F32">
        <w:rPr>
          <w:rFonts w:ascii="Times New Roman" w:hAnsi="Times New Roman"/>
          <w:sz w:val="24"/>
          <w:szCs w:val="23"/>
        </w:rPr>
        <w:t xml:space="preserve">speed </w:t>
      </w:r>
      <w:r w:rsidRPr="001D5799">
        <w:rPr>
          <w:rFonts w:ascii="Times New Roman" w:hAnsi="Times New Roman"/>
          <w:sz w:val="24"/>
          <w:szCs w:val="23"/>
        </w:rPr>
        <w:t>profile</w:t>
      </w:r>
    </w:p>
    <w:p w14:paraId="740AD460" w14:textId="77777777" w:rsidR="00DB33F3" w:rsidRPr="001D5799" w:rsidRDefault="00DB33F3" w:rsidP="009B5669">
      <w:pPr>
        <w:pStyle w:val="ListParagraph"/>
        <w:numPr>
          <w:ilvl w:val="0"/>
          <w:numId w:val="7"/>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acceleration profile</w:t>
      </w:r>
    </w:p>
    <w:p w14:paraId="5E826FBB"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 xml:space="preserve">constant </w:t>
      </w:r>
      <w:r w:rsidR="00700F32">
        <w:rPr>
          <w:rFonts w:ascii="Times New Roman" w:hAnsi="Times New Roman"/>
          <w:sz w:val="24"/>
          <w:szCs w:val="23"/>
        </w:rPr>
        <w:t>acceleration</w:t>
      </w:r>
      <w:r w:rsidRPr="001D5799">
        <w:rPr>
          <w:rFonts w:ascii="Times New Roman" w:hAnsi="Times New Roman"/>
          <w:sz w:val="24"/>
          <w:szCs w:val="23"/>
        </w:rPr>
        <w:t xml:space="preserve"> profile </w:t>
      </w:r>
    </w:p>
    <w:p w14:paraId="4D053D1D" w14:textId="77777777"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0 ft/s</w:t>
      </w:r>
      <w:r w:rsidRPr="001D5799">
        <w:rPr>
          <w:rFonts w:ascii="Times New Roman" w:hAnsi="Times New Roman"/>
          <w:sz w:val="24"/>
          <w:szCs w:val="23"/>
          <w:vertAlign w:val="superscript"/>
        </w:rPr>
        <w:t>2</w:t>
      </w:r>
      <w:r w:rsidRPr="001D5799">
        <w:rPr>
          <w:rFonts w:ascii="Times New Roman" w:hAnsi="Times New Roman"/>
          <w:sz w:val="24"/>
          <w:szCs w:val="23"/>
        </w:rPr>
        <w:t xml:space="preserve"> acceleration profile</w:t>
      </w:r>
    </w:p>
    <w:p w14:paraId="5D0655C1"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32ft/s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14:paraId="5714AD3F"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33 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14:paraId="4F472573"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increasing acceleration profile</w:t>
      </w:r>
    </w:p>
    <w:p w14:paraId="77748544" w14:textId="77777777" w:rsidR="00DB33F3" w:rsidRPr="001D5799" w:rsidRDefault="00DB33F3" w:rsidP="009B5669">
      <w:pPr>
        <w:spacing w:beforeLines="1" w:before="2" w:afterLines="1" w:after="2" w:line="360" w:lineRule="auto"/>
        <w:rPr>
          <w:rFonts w:ascii="Times New Roman" w:hAnsi="Times New Roman"/>
          <w:sz w:val="24"/>
          <w:szCs w:val="23"/>
        </w:rPr>
      </w:pPr>
    </w:p>
    <w:p w14:paraId="4C296F66" w14:textId="77777777"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types and subtypes here are analogous to the types and subtypes of qualities recognized by BFO-conformant ontologies on the continuant side, for example:</w:t>
      </w:r>
    </w:p>
    <w:p w14:paraId="6CA372E5" w14:textId="77777777"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length</w:t>
      </w:r>
    </w:p>
    <w:p w14:paraId="557BA909" w14:textId="77777777"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6 cm length</w:t>
      </w:r>
    </w:p>
    <w:p w14:paraId="0410A334" w14:textId="77777777"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7 cm length</w:t>
      </w:r>
    </w:p>
    <w:p w14:paraId="0D51A8B5" w14:textId="77777777" w:rsidR="00DB33F3" w:rsidRPr="001D5799" w:rsidRDefault="00DB33F3" w:rsidP="009B5669">
      <w:pPr>
        <w:spacing w:beforeLines="1" w:before="2" w:afterLines="1" w:after="2" w:line="360" w:lineRule="auto"/>
        <w:rPr>
          <w:rFonts w:ascii="Times New Roman" w:hAnsi="Times New Roman"/>
          <w:sz w:val="24"/>
          <w:szCs w:val="23"/>
        </w:rPr>
      </w:pPr>
    </w:p>
    <w:p w14:paraId="10C1DEAE" w14:textId="77777777"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user must however bear in mind, in both sets of cases, the subtypes in question, while they need to be formulated using a specific unit of measure, are in fact unit-specification independent.</w:t>
      </w:r>
    </w:p>
    <w:p w14:paraId="78887227" w14:textId="77777777" w:rsidR="00DB33F3" w:rsidRDefault="00DB33F3" w:rsidP="009B5669">
      <w:pPr>
        <w:spacing w:beforeLines="1" w:before="2" w:afterLines="1" w:after="2" w:line="360" w:lineRule="auto"/>
        <w:jc w:val="both"/>
        <w:rPr>
          <w:rFonts w:ascii="Times New Roman" w:hAnsi="Times New Roman"/>
        </w:rPr>
      </w:pPr>
    </w:p>
    <w:p w14:paraId="2590442C" w14:textId="77777777" w:rsidR="00A1283B" w:rsidRPr="001D5799" w:rsidRDefault="00A1283B" w:rsidP="009B5669">
      <w:pPr>
        <w:spacing w:beforeLines="1" w:before="2" w:afterLines="1" w:after="2" w:line="360" w:lineRule="auto"/>
        <w:jc w:val="both"/>
        <w:rPr>
          <w:rFonts w:ascii="Times New Roman" w:hAnsi="Times New Roman"/>
          <w:sz w:val="24"/>
          <w:szCs w:val="23"/>
        </w:rPr>
      </w:pPr>
      <w:r w:rsidRPr="00A1283B">
        <w:rPr>
          <w:rFonts w:ascii="Times New Roman" w:hAnsi="Times New Roman"/>
        </w:rPr>
        <w:t xml:space="preserve">There are also </w:t>
      </w:r>
      <w:r w:rsidRPr="001D5799">
        <w:rPr>
          <w:rFonts w:ascii="Times New Roman" w:hAnsi="Times New Roman"/>
          <w:sz w:val="24"/>
          <w:szCs w:val="23"/>
        </w:rPr>
        <w:t xml:space="preserve">non-quantitative process profiles, such as auditory process profiles (for example that part of a given process of a heart’s beating which is audible (detectible by a given auditory monitoring device)). More subtle examples of non-quantitative process profiles are provided by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14:paraId="2A940528" w14:textId="77777777" w:rsidR="00A1283B" w:rsidRPr="001D5799" w:rsidRDefault="00A1283B" w:rsidP="009B5669">
      <w:pPr>
        <w:spacing w:beforeLines="1" w:before="2" w:afterLines="1" w:after="2" w:line="360" w:lineRule="auto"/>
        <w:rPr>
          <w:rFonts w:ascii="Times New Roman" w:hAnsi="Times New Roman"/>
          <w:sz w:val="24"/>
          <w:szCs w:val="23"/>
        </w:rPr>
      </w:pPr>
    </w:p>
    <w:p w14:paraId="0B9699B7" w14:textId="77777777" w:rsidR="00A1283B" w:rsidRPr="001D5799" w:rsidRDefault="00A1283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Process profiles in human development are identified in the Anatomical Transformation Abstraction (ATA) of the Foundational Model of Anatomy, which represents the ‘time-dependent morphological transformations of the entities represented in the </w:t>
      </w:r>
      <w:r w:rsidR="00151755" w:rsidRPr="001D5799">
        <w:rPr>
          <w:rFonts w:ascii="Times New Roman" w:hAnsi="Times New Roman"/>
          <w:sz w:val="24"/>
          <w:szCs w:val="23"/>
        </w:rPr>
        <w:t>taxonomy during</w:t>
      </w:r>
      <w:r w:rsidRPr="001D5799">
        <w:rPr>
          <w:rFonts w:ascii="Times New Roman" w:hAnsi="Times New Roman"/>
          <w:sz w:val="24"/>
          <w:szCs w:val="23"/>
        </w:rPr>
        <w:t xml:space="preserve"> the human life cycle’ from prenatal development to post-natal growth and aging’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908AB">
        <w:rPr>
          <w:rFonts w:ascii="Times New Roman" w:hAnsi="Times New Roman"/>
          <w:sz w:val="24"/>
          <w:szCs w:val="23"/>
        </w:rPr>
        <w:t>43</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14:paraId="2B93AE37" w14:textId="77777777" w:rsidR="00A1283B" w:rsidRPr="001D5799" w:rsidRDefault="00A1283B" w:rsidP="009B5669">
      <w:pPr>
        <w:pStyle w:val="ListParagraph"/>
        <w:spacing w:beforeLines="1" w:before="2" w:afterLines="1" w:after="2" w:line="360" w:lineRule="auto"/>
        <w:contextualSpacing w:val="0"/>
        <w:rPr>
          <w:rFonts w:ascii="Times New Roman" w:hAnsi="Times New Roman"/>
          <w:sz w:val="24"/>
          <w:szCs w:val="23"/>
        </w:rPr>
      </w:pPr>
    </w:p>
    <w:p w14:paraId="5B8F3850" w14:textId="77777777" w:rsidR="00FC2C64" w:rsidRDefault="00DB33F3" w:rsidP="006C241A">
      <w:pPr>
        <w:spacing w:line="360" w:lineRule="auto"/>
        <w:jc w:val="both"/>
        <w:rPr>
          <w:rFonts w:ascii="Times New Roman" w:hAnsi="Times New Roman"/>
        </w:rPr>
      </w:pPr>
      <w:r w:rsidRPr="001D5799">
        <w:rPr>
          <w:rFonts w:ascii="Times New Roman" w:hAnsi="Times New Roman"/>
          <w:sz w:val="24"/>
          <w:szCs w:val="23"/>
        </w:rPr>
        <w:t xml:space="preserve">As we shall see, </w:t>
      </w:r>
      <w:r w:rsidR="00FC2C64" w:rsidRPr="001D5799">
        <w:rPr>
          <w:rFonts w:ascii="Times New Roman" w:hAnsi="Times New Roman"/>
          <w:sz w:val="24"/>
          <w:szCs w:val="23"/>
        </w:rPr>
        <w:t>it is process profiles, not the circumcluding</w:t>
      </w:r>
      <w:r w:rsidR="008E7283" w:rsidRPr="001D5799">
        <w:rPr>
          <w:rFonts w:ascii="Times New Roman" w:hAnsi="Times New Roman"/>
          <w:sz w:val="24"/>
          <w:szCs w:val="23"/>
        </w:rPr>
        <w:t xml:space="preserve"> </w:t>
      </w:r>
      <w:r w:rsidR="0087523F" w:rsidRPr="001D5799">
        <w:rPr>
          <w:rFonts w:ascii="Times New Roman" w:hAnsi="Times New Roman"/>
          <w:sz w:val="24"/>
          <w:szCs w:val="23"/>
        </w:rPr>
        <w:t xml:space="preserve">whole </w:t>
      </w:r>
      <w:r w:rsidR="00F52A07" w:rsidRPr="001D5799">
        <w:rPr>
          <w:rFonts w:ascii="Times New Roman" w:hAnsi="Times New Roman"/>
          <w:sz w:val="24"/>
          <w:szCs w:val="23"/>
        </w:rPr>
        <w:t>process, which instantiate</w:t>
      </w:r>
      <w:r w:rsidR="00FC2C64" w:rsidRPr="001D5799">
        <w:rPr>
          <w:rFonts w:ascii="Times New Roman" w:hAnsi="Times New Roman"/>
          <w:sz w:val="24"/>
          <w:szCs w:val="23"/>
        </w:rPr>
        <w:t xml:space="preserve"> the corresponding (</w:t>
      </w:r>
      <w:r w:rsidR="00FC2C64" w:rsidRPr="001D5799">
        <w:rPr>
          <w:rFonts w:ascii="Times New Roman" w:hAnsi="Times New Roman"/>
          <w:i/>
          <w:sz w:val="24"/>
          <w:szCs w:val="23"/>
        </w:rPr>
        <w:t>3.12 m/s</w:t>
      </w:r>
      <w:r w:rsidR="00FC2C64" w:rsidRPr="001D5799">
        <w:rPr>
          <w:rFonts w:ascii="Times New Roman" w:hAnsi="Times New Roman"/>
          <w:sz w:val="24"/>
          <w:szCs w:val="23"/>
        </w:rPr>
        <w:t xml:space="preserve">, </w:t>
      </w:r>
      <w:r w:rsidR="00FC2C64" w:rsidRPr="001D5799">
        <w:rPr>
          <w:rFonts w:ascii="Times New Roman" w:hAnsi="Times New Roman"/>
          <w:i/>
          <w:sz w:val="24"/>
          <w:szCs w:val="23"/>
        </w:rPr>
        <w:t>9.2 calories/minute</w:t>
      </w:r>
      <w:r w:rsidR="00FC2C64" w:rsidRPr="001D5799">
        <w:rPr>
          <w:rFonts w:ascii="Times New Roman" w:hAnsi="Times New Roman"/>
          <w:sz w:val="24"/>
          <w:szCs w:val="23"/>
        </w:rPr>
        <w:t>) universal</w:t>
      </w:r>
      <w:r w:rsidR="0087523F" w:rsidRPr="001D5799">
        <w:rPr>
          <w:rFonts w:ascii="Times New Roman" w:hAnsi="Times New Roman"/>
          <w:sz w:val="24"/>
          <w:szCs w:val="23"/>
        </w:rPr>
        <w:t xml:space="preserve">s represented in many different sorts of process measurement </w:t>
      </w:r>
      <w:r w:rsidR="00151755" w:rsidRPr="001D5799">
        <w:rPr>
          <w:rFonts w:ascii="Times New Roman" w:hAnsi="Times New Roman"/>
          <w:sz w:val="24"/>
          <w:szCs w:val="23"/>
        </w:rPr>
        <w:t>data.</w:t>
      </w:r>
      <w:r w:rsidR="00151755">
        <w:rPr>
          <w:rFonts w:ascii="Times New Roman" w:hAnsi="Times New Roman"/>
        </w:rPr>
        <w:t xml:space="preserve"> Thus</w:t>
      </w:r>
      <w:r w:rsidR="00F52A07">
        <w:rPr>
          <w:rFonts w:ascii="Times New Roman" w:hAnsi="Times New Roman"/>
        </w:rPr>
        <w:t xml:space="preserve"> while q</w:t>
      </w:r>
      <w:r w:rsidR="00F52A07" w:rsidRPr="008D5425">
        <w:rPr>
          <w:rFonts w:ascii="Times New Roman" w:hAnsi="Times New Roman"/>
        </w:rPr>
        <w:t xml:space="preserve">uantitative values, and units of measure, are associated </w:t>
      </w:r>
      <w:r w:rsidR="00F52A07" w:rsidRPr="008D5425">
        <w:rPr>
          <w:rFonts w:ascii="Times New Roman" w:hAnsi="Times New Roman"/>
          <w:i/>
        </w:rPr>
        <w:t>directly</w:t>
      </w:r>
      <w:r w:rsidR="00F52A07" w:rsidRPr="008D5425">
        <w:rPr>
          <w:rFonts w:ascii="Times New Roman" w:hAnsi="Times New Roman"/>
        </w:rPr>
        <w:t xml:space="preserve"> with process profiles, </w:t>
      </w:r>
      <w:r w:rsidR="00700F32">
        <w:rPr>
          <w:rFonts w:ascii="Times New Roman" w:hAnsi="Times New Roman"/>
        </w:rPr>
        <w:t xml:space="preserve">they are associated </w:t>
      </w:r>
      <w:r w:rsidR="00F52A07" w:rsidRPr="008D5425">
        <w:rPr>
          <w:rFonts w:ascii="Times New Roman" w:hAnsi="Times New Roman"/>
        </w:rPr>
        <w:t xml:space="preserve">with the </w:t>
      </w:r>
      <w:r w:rsidR="00F52A07">
        <w:rPr>
          <w:rFonts w:ascii="Times New Roman" w:hAnsi="Times New Roman"/>
        </w:rPr>
        <w:t xml:space="preserve">relevant whole </w:t>
      </w:r>
      <w:r w:rsidR="00F52A07" w:rsidRPr="008D5425">
        <w:rPr>
          <w:rFonts w:ascii="Times New Roman" w:hAnsi="Times New Roman"/>
        </w:rPr>
        <w:t>process</w:t>
      </w:r>
      <w:r w:rsidR="00F52A07">
        <w:rPr>
          <w:rFonts w:ascii="Times New Roman" w:hAnsi="Times New Roman"/>
        </w:rPr>
        <w:t>es</w:t>
      </w:r>
      <w:r w:rsidR="00F52A07" w:rsidRPr="008D5425">
        <w:rPr>
          <w:rFonts w:ascii="Times New Roman" w:hAnsi="Times New Roman"/>
        </w:rPr>
        <w:t xml:space="preserve"> only in a secondary sense. </w:t>
      </w:r>
    </w:p>
    <w:p w14:paraId="20704814" w14:textId="77777777" w:rsidR="00FC2C64" w:rsidRPr="0087523F" w:rsidRDefault="0087523F" w:rsidP="006C241A">
      <w:pPr>
        <w:spacing w:line="360" w:lineRule="auto"/>
        <w:jc w:val="both"/>
        <w:rPr>
          <w:rFonts w:ascii="Times New Roman" w:hAnsi="Times New Roman"/>
          <w:b/>
        </w:rPr>
      </w:pPr>
      <w:r>
        <w:rPr>
          <w:rFonts w:ascii="Times New Roman" w:hAnsi="Times New Roman"/>
          <w:b/>
        </w:rPr>
        <w:t>Four-dimensional p</w:t>
      </w:r>
      <w:r w:rsidRPr="0087523F">
        <w:rPr>
          <w:rFonts w:ascii="Times New Roman" w:hAnsi="Times New Roman"/>
          <w:b/>
        </w:rPr>
        <w:t xml:space="preserve">rocess </w:t>
      </w:r>
      <w:r>
        <w:rPr>
          <w:rFonts w:ascii="Times New Roman" w:hAnsi="Times New Roman"/>
          <w:b/>
        </w:rPr>
        <w:t>shapes</w:t>
      </w:r>
    </w:p>
    <w:p w14:paraId="0E89FA24" w14:textId="77777777" w:rsidR="0087523F" w:rsidRPr="0087523F" w:rsidRDefault="0087523F" w:rsidP="006C241A">
      <w:pPr>
        <w:spacing w:line="360" w:lineRule="auto"/>
        <w:jc w:val="both"/>
        <w:rPr>
          <w:rFonts w:ascii="Times New Roman" w:hAnsi="Times New Roman"/>
          <w:i/>
        </w:rPr>
      </w:pPr>
      <w:r>
        <w:rPr>
          <w:rFonts w:ascii="Times New Roman" w:hAnsi="Times New Roman"/>
        </w:rPr>
        <w:t xml:space="preserve">Just as universals in general can be determinable (as in the case of </w:t>
      </w:r>
      <w:r>
        <w:rPr>
          <w:rFonts w:ascii="Times New Roman" w:hAnsi="Times New Roman"/>
          <w:i/>
        </w:rPr>
        <w:t>color</w:t>
      </w:r>
      <w:r>
        <w:rPr>
          <w:rFonts w:ascii="Times New Roman" w:hAnsi="Times New Roman"/>
        </w:rPr>
        <w:t xml:space="preserve">) or determinate (as in the case of </w:t>
      </w:r>
      <w:r>
        <w:rPr>
          <w:rFonts w:ascii="Times New Roman" w:hAnsi="Times New Roman"/>
          <w:i/>
        </w:rPr>
        <w:t xml:space="preserve">orange of specific </w:t>
      </w:r>
      <w:r w:rsidR="00C3445C">
        <w:rPr>
          <w:rFonts w:ascii="Times New Roman" w:hAnsi="Times New Roman"/>
          <w:i/>
        </w:rPr>
        <w:t xml:space="preserve">RGB </w:t>
      </w:r>
      <w:r>
        <w:rPr>
          <w:rFonts w:ascii="Times New Roman" w:hAnsi="Times New Roman"/>
          <w:i/>
        </w:rPr>
        <w:t xml:space="preserve">hue </w:t>
      </w:r>
      <w:r w:rsidRPr="0087523F">
        <w:rPr>
          <w:rFonts w:ascii="Times New Roman" w:hAnsi="Times New Roman"/>
          <w:i/>
        </w:rPr>
        <w:t>(204, 90, 64)</w:t>
      </w:r>
      <w:r w:rsidR="00C3445C">
        <w:rPr>
          <w:rFonts w:ascii="Times New Roman" w:hAnsi="Times New Roman"/>
          <w:i/>
        </w:rPr>
        <w:t xml:space="preserve"> </w:t>
      </w:r>
      <w:r w:rsidR="00C3445C">
        <w:rPr>
          <w:rFonts w:ascii="Times New Roman" w:hAnsi="Times New Roman"/>
        </w:rPr>
        <w:t>[</w:t>
      </w:r>
      <w:r w:rsidR="00C3445C">
        <w:rPr>
          <w:rFonts w:ascii="Times New Roman" w:hAnsi="Times New Roman"/>
        </w:rPr>
        <w:fldChar w:fldCharType="begin"/>
      </w:r>
      <w:r w:rsidR="00C3445C">
        <w:rPr>
          <w:rFonts w:ascii="Times New Roman" w:hAnsi="Times New Roman"/>
        </w:rPr>
        <w:instrText xml:space="preserve"> PAGEREF _Ref310168539 \h </w:instrText>
      </w:r>
      <w:r w:rsidR="00C3445C">
        <w:rPr>
          <w:rFonts w:ascii="Times New Roman" w:hAnsi="Times New Roman"/>
        </w:rPr>
      </w:r>
      <w:r w:rsidR="00C3445C">
        <w:rPr>
          <w:rFonts w:ascii="Times New Roman" w:hAnsi="Times New Roman"/>
        </w:rPr>
        <w:fldChar w:fldCharType="separate"/>
      </w:r>
      <w:ins w:id="808" w:author="Alan Ruttenberg" w:date="2012-01-14T16:56:00Z">
        <w:r w:rsidR="00A908AB">
          <w:rPr>
            <w:rFonts w:ascii="Times New Roman" w:hAnsi="Times New Roman"/>
            <w:noProof/>
          </w:rPr>
          <w:t>56</w:t>
        </w:r>
      </w:ins>
      <w:ins w:id="809" w:author="phismith" w:date="2012-01-02T12:29:00Z">
        <w:del w:id="810" w:author="Alan Ruttenberg" w:date="2012-01-14T16:56:00Z">
          <w:r w:rsidR="000B5B22" w:rsidDel="00A908AB">
            <w:rPr>
              <w:rFonts w:ascii="Times New Roman" w:hAnsi="Times New Roman"/>
              <w:noProof/>
            </w:rPr>
            <w:delText>77</w:delText>
          </w:r>
        </w:del>
      </w:ins>
      <w:del w:id="811" w:author="Alan Ruttenberg" w:date="2012-01-14T16:56:00Z">
        <w:r w:rsidR="001E66EA" w:rsidDel="00A908AB">
          <w:rPr>
            <w:rFonts w:ascii="Times New Roman" w:hAnsi="Times New Roman"/>
            <w:noProof/>
          </w:rPr>
          <w:delText>73</w:delText>
        </w:r>
      </w:del>
      <w:r w:rsidR="00C3445C">
        <w:rPr>
          <w:rFonts w:ascii="Times New Roman" w:hAnsi="Times New Roman"/>
        </w:rPr>
        <w:fldChar w:fldCharType="end"/>
      </w:r>
      <w:r w:rsidR="00C3445C">
        <w:rPr>
          <w:rFonts w:ascii="Times New Roman" w:hAnsi="Times New Roman"/>
        </w:rPr>
        <w:t>]</w:t>
      </w:r>
      <w:r>
        <w:rPr>
          <w:rFonts w:ascii="Times New Roman" w:hAnsi="Times New Roman"/>
        </w:rPr>
        <w:t>, so also we can distinguish determinable and determinate process profile universals</w:t>
      </w:r>
      <w:r>
        <w:rPr>
          <w:rFonts w:ascii="Times New Roman" w:hAnsi="Times New Roman"/>
          <w:i/>
        </w:rPr>
        <w:t>.</w:t>
      </w:r>
    </w:p>
    <w:p w14:paraId="5E4DE682" w14:textId="77777777" w:rsidR="00E571F9" w:rsidRDefault="0087523F" w:rsidP="006C241A">
      <w:pPr>
        <w:spacing w:line="360" w:lineRule="auto"/>
        <w:jc w:val="both"/>
        <w:rPr>
          <w:rFonts w:ascii="Times New Roman" w:hAnsi="Times New Roman"/>
        </w:rPr>
      </w:pPr>
      <w:r>
        <w:rPr>
          <w:rFonts w:ascii="Times New Roman" w:hAnsi="Times New Roman"/>
        </w:rPr>
        <w:t xml:space="preserve">As </w:t>
      </w:r>
      <w:r w:rsidR="00E571F9">
        <w:rPr>
          <w:rFonts w:ascii="Times New Roman" w:hAnsi="Times New Roman"/>
        </w:rPr>
        <w:t xml:space="preserve">Johansson </w:t>
      </w:r>
      <w:r>
        <w:rPr>
          <w:rFonts w:ascii="Times New Roman" w:hAnsi="Times New Roman"/>
        </w:rPr>
        <w:t>pointed out in his [</w:t>
      </w:r>
      <w:r w:rsidR="001E591D">
        <w:rPr>
          <w:rFonts w:ascii="Times New Roman" w:hAnsi="Times New Roman"/>
        </w:rPr>
        <w:fldChar w:fldCharType="begin"/>
      </w:r>
      <w:r>
        <w:rPr>
          <w:rFonts w:ascii="Times New Roman" w:hAnsi="Times New Roman"/>
        </w:rPr>
        <w:instrText xml:space="preserve"> REF _Ref309155319 \r \h </w:instrText>
      </w:r>
      <w:r w:rsidR="001E591D">
        <w:rPr>
          <w:rFonts w:ascii="Times New Roman" w:hAnsi="Times New Roman"/>
        </w:rPr>
      </w:r>
      <w:r w:rsidR="001E591D">
        <w:rPr>
          <w:rFonts w:ascii="Times New Roman" w:hAnsi="Times New Roman"/>
        </w:rPr>
        <w:fldChar w:fldCharType="separate"/>
      </w:r>
      <w:r w:rsidR="00A908AB">
        <w:rPr>
          <w:rFonts w:ascii="Times New Roman" w:hAnsi="Times New Roman"/>
        </w:rPr>
        <w:t>42</w:t>
      </w:r>
      <w:r w:rsidR="001E591D">
        <w:rPr>
          <w:rFonts w:ascii="Times New Roman" w:hAnsi="Times New Roman"/>
        </w:rPr>
        <w:fldChar w:fldCharType="end"/>
      </w:r>
      <w:r>
        <w:rPr>
          <w:rFonts w:ascii="Times New Roman" w:hAnsi="Times New Roman"/>
        </w:rPr>
        <w:t xml:space="preserve">], processes involving motion or change of shape or size – any given instance of your walking, for example – must have a certain </w:t>
      </w:r>
      <w:r w:rsidRPr="0087523F">
        <w:rPr>
          <w:rFonts w:ascii="Times New Roman" w:hAnsi="Times New Roman"/>
          <w:i/>
        </w:rPr>
        <w:t>determinable</w:t>
      </w:r>
      <w:r w:rsidR="001E66EA">
        <w:rPr>
          <w:rFonts w:ascii="Times New Roman" w:hAnsi="Times New Roman"/>
          <w:i/>
        </w:rPr>
        <w:t xml:space="preserve"> </w:t>
      </w:r>
      <w:r>
        <w:rPr>
          <w:rFonts w:ascii="Times New Roman" w:hAnsi="Times New Roman"/>
          <w:i/>
        </w:rPr>
        <w:t>4-dimensional process shape</w:t>
      </w:r>
      <w:r w:rsidR="00E571F9">
        <w:rPr>
          <w:rFonts w:ascii="Times New Roman" w:hAnsi="Times New Roman"/>
        </w:rPr>
        <w:t xml:space="preserve">. But which </w:t>
      </w:r>
      <w:r w:rsidR="00E571F9">
        <w:rPr>
          <w:rFonts w:ascii="Times New Roman" w:hAnsi="Times New Roman"/>
          <w:i/>
        </w:rPr>
        <w:t xml:space="preserve">determinate </w:t>
      </w:r>
      <w:r w:rsidR="00E571F9">
        <w:rPr>
          <w:rFonts w:ascii="Times New Roman" w:hAnsi="Times New Roman"/>
        </w:rPr>
        <w:t>shape</w:t>
      </w:r>
      <w:r>
        <w:rPr>
          <w:rFonts w:ascii="Times New Roman" w:hAnsi="Times New Roman"/>
        </w:rPr>
        <w:t xml:space="preserve"> is instantiated will </w:t>
      </w:r>
      <w:r w:rsidR="00E571F9">
        <w:rPr>
          <w:rFonts w:ascii="Times New Roman" w:hAnsi="Times New Roman"/>
        </w:rPr>
        <w:t xml:space="preserve">of course vary from </w:t>
      </w:r>
      <w:r>
        <w:rPr>
          <w:rFonts w:ascii="Times New Roman" w:hAnsi="Times New Roman"/>
        </w:rPr>
        <w:t>instance to instance</w:t>
      </w:r>
      <w:r w:rsidR="00E571F9">
        <w:rPr>
          <w:rFonts w:ascii="Times New Roman" w:hAnsi="Times New Roman"/>
        </w:rPr>
        <w:t xml:space="preserve">. </w:t>
      </w:r>
    </w:p>
    <w:p w14:paraId="6D90E23D" w14:textId="77777777" w:rsidR="00E571F9" w:rsidRDefault="0087523F" w:rsidP="006C241A">
      <w:pPr>
        <w:spacing w:line="360" w:lineRule="auto"/>
        <w:jc w:val="both"/>
        <w:rPr>
          <w:rFonts w:ascii="Times New Roman" w:hAnsi="Times New Roman"/>
        </w:rPr>
      </w:pPr>
      <w:r>
        <w:rPr>
          <w:rFonts w:ascii="Times New Roman" w:hAnsi="Times New Roman"/>
        </w:rPr>
        <w:t xml:space="preserve">Your specific </w:t>
      </w:r>
      <w:r w:rsidR="00E571F9">
        <w:rPr>
          <w:rFonts w:ascii="Times New Roman" w:hAnsi="Times New Roman"/>
        </w:rPr>
        <w:t xml:space="preserve">process of walking is not </w:t>
      </w:r>
      <w:r>
        <w:rPr>
          <w:rFonts w:ascii="Times New Roman" w:hAnsi="Times New Roman"/>
        </w:rPr>
        <w:t xml:space="preserve">itself an instance of the universal </w:t>
      </w:r>
      <w:r w:rsidRPr="0087523F">
        <w:rPr>
          <w:rFonts w:ascii="Times New Roman" w:hAnsi="Times New Roman"/>
          <w:i/>
        </w:rPr>
        <w:t xml:space="preserve">four-dimensional </w:t>
      </w:r>
      <w:r w:rsidR="00E571F9" w:rsidRPr="0087523F">
        <w:rPr>
          <w:rFonts w:ascii="Times New Roman" w:hAnsi="Times New Roman"/>
          <w:i/>
        </w:rPr>
        <w:t>process shape</w:t>
      </w:r>
      <w:r w:rsidR="00E571F9">
        <w:rPr>
          <w:rFonts w:ascii="Times New Roman" w:hAnsi="Times New Roman"/>
        </w:rPr>
        <w:t xml:space="preserve">. </w:t>
      </w:r>
      <w:r w:rsidR="00F52A07">
        <w:rPr>
          <w:rFonts w:ascii="Times New Roman" w:hAnsi="Times New Roman"/>
        </w:rPr>
        <w:t xml:space="preserve">Rather its process shape – </w:t>
      </w:r>
      <w:r w:rsidR="00E571F9">
        <w:rPr>
          <w:rFonts w:ascii="Times New Roman" w:hAnsi="Times New Roman"/>
        </w:rPr>
        <w:t xml:space="preserve">this particular instance, the four-dimensional shape profile that belongs to it, and </w:t>
      </w:r>
      <w:r w:rsidR="00F52A07">
        <w:rPr>
          <w:rFonts w:ascii="Times New Roman" w:hAnsi="Times New Roman"/>
        </w:rPr>
        <w:t>to it alone, as structural part –</w:t>
      </w:r>
      <w:r w:rsidR="00E571F9">
        <w:rPr>
          <w:rFonts w:ascii="Times New Roman" w:hAnsi="Times New Roman"/>
        </w:rPr>
        <w:t xml:space="preserve"> is an instance of the universal </w:t>
      </w:r>
      <w:r w:rsidR="00E571F9" w:rsidRPr="00F52A07">
        <w:rPr>
          <w:rFonts w:ascii="Times New Roman" w:hAnsi="Times New Roman"/>
          <w:i/>
        </w:rPr>
        <w:t>four-dimensional process shape profile</w:t>
      </w:r>
      <w:r w:rsidR="00F52A07">
        <w:rPr>
          <w:rFonts w:ascii="Times New Roman" w:hAnsi="Times New Roman"/>
        </w:rPr>
        <w:t>.</w:t>
      </w:r>
    </w:p>
    <w:p w14:paraId="6A443645" w14:textId="77777777" w:rsidR="00F52A07" w:rsidRPr="001D5799" w:rsidRDefault="00F52A0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Rates and beat process profiles</w:t>
      </w:r>
    </w:p>
    <w:p w14:paraId="55E2D580" w14:textId="77777777" w:rsidR="00E571F9" w:rsidRPr="00D028FB" w:rsidRDefault="00E571F9" w:rsidP="009B5669">
      <w:pPr>
        <w:spacing w:beforeLines="1" w:before="2" w:afterLines="1" w:after="2" w:line="360" w:lineRule="auto"/>
        <w:jc w:val="both"/>
      </w:pPr>
      <w:r w:rsidRPr="001D5799">
        <w:rPr>
          <w:rFonts w:ascii="Times New Roman" w:hAnsi="Times New Roman"/>
          <w:sz w:val="24"/>
          <w:szCs w:val="23"/>
        </w:rPr>
        <w:t xml:space="preserve">In the draft </w:t>
      </w:r>
      <w:hyperlink r:id="rId49" w:history="1">
        <w:r w:rsidRPr="001D5799">
          <w:rPr>
            <w:rStyle w:val="Hyperlink"/>
            <w:rFonts w:ascii="Times New Roman" w:hAnsi="Times New Roman"/>
            <w:sz w:val="24"/>
            <w:szCs w:val="23"/>
          </w:rPr>
          <w:t>Towards a Definition of Rate</w:t>
        </w:r>
      </w:hyperlink>
      <w:r w:rsidRPr="001D5799">
        <w:rPr>
          <w:rFonts w:ascii="Times New Roman" w:hAnsi="Times New Roman"/>
          <w:sz w:val="24"/>
          <w:szCs w:val="23"/>
        </w:rPr>
        <w:t xml:space="preserve">, we use the beat profile example to provide a preliminary account of </w:t>
      </w:r>
      <w:r w:rsidR="00F52A07" w:rsidRPr="001D5799">
        <w:rPr>
          <w:rFonts w:ascii="Times New Roman" w:hAnsi="Times New Roman"/>
          <w:sz w:val="24"/>
          <w:szCs w:val="23"/>
        </w:rPr>
        <w:t xml:space="preserve">one important set of process predications, namely predications </w:t>
      </w:r>
      <w:r w:rsidRPr="001D5799">
        <w:rPr>
          <w:rFonts w:ascii="Times New Roman" w:hAnsi="Times New Roman"/>
          <w:sz w:val="24"/>
          <w:szCs w:val="23"/>
        </w:rPr>
        <w:t xml:space="preserve">of </w:t>
      </w:r>
      <w:r w:rsidRPr="001D5799">
        <w:rPr>
          <w:rFonts w:ascii="Times New Roman" w:hAnsi="Times New Roman"/>
          <w:i/>
          <w:sz w:val="24"/>
          <w:szCs w:val="23"/>
        </w:rPr>
        <w:t>rates</w:t>
      </w:r>
      <w:r w:rsidRPr="001D5799">
        <w:rPr>
          <w:rFonts w:ascii="Times New Roman" w:hAnsi="Times New Roman"/>
          <w:sz w:val="24"/>
          <w:szCs w:val="23"/>
        </w:rPr>
        <w:t xml:space="preserve"> to processes, including processes whose rates are changing discontinuously or continuously.</w:t>
      </w:r>
      <w:r w:rsidR="00141DC6" w:rsidRPr="001D5799">
        <w:rPr>
          <w:rFonts w:ascii="Times New Roman" w:hAnsi="Times New Roman"/>
          <w:sz w:val="24"/>
          <w:szCs w:val="23"/>
        </w:rPr>
        <w:t xml:space="preserve"> The </w:t>
      </w:r>
      <w:r w:rsidR="00F52A07" w:rsidRPr="001D5799">
        <w:rPr>
          <w:rFonts w:ascii="Times New Roman" w:hAnsi="Times New Roman"/>
          <w:sz w:val="24"/>
          <w:szCs w:val="23"/>
        </w:rPr>
        <w:t xml:space="preserve">account is intended to apply to all processes with beat process profiles, including not only </w:t>
      </w:r>
      <w:r w:rsidR="00141DC6" w:rsidRPr="001D5799">
        <w:rPr>
          <w:rFonts w:ascii="Times New Roman" w:hAnsi="Times New Roman"/>
          <w:sz w:val="24"/>
          <w:szCs w:val="23"/>
        </w:rPr>
        <w:t xml:space="preserve">heart beat processes, </w:t>
      </w:r>
      <w:r w:rsidR="00F52A07" w:rsidRPr="001D5799">
        <w:rPr>
          <w:rFonts w:ascii="Times New Roman" w:hAnsi="Times New Roman"/>
          <w:sz w:val="24"/>
          <w:szCs w:val="23"/>
        </w:rPr>
        <w:t xml:space="preserve">but also for example </w:t>
      </w:r>
      <w:r w:rsidR="00141DC6" w:rsidRPr="001D5799">
        <w:rPr>
          <w:rFonts w:ascii="Times New Roman" w:hAnsi="Times New Roman"/>
          <w:sz w:val="24"/>
          <w:szCs w:val="23"/>
        </w:rPr>
        <w:t xml:space="preserve">drumming processes, and simple cyclical processes (birthdays, …). </w:t>
      </w:r>
      <w:r w:rsidR="00DB33F3" w:rsidRPr="001D5799">
        <w:rPr>
          <w:rFonts w:ascii="Times New Roman" w:hAnsi="Times New Roman"/>
          <w:sz w:val="24"/>
          <w:szCs w:val="23"/>
        </w:rPr>
        <w:t xml:space="preserve">Every beating process is a beating process in virtue of its including some beat profile as a structural, organizing process part. </w:t>
      </w:r>
      <w:r w:rsidRPr="001D5799">
        <w:rPr>
          <w:rFonts w:ascii="Times New Roman" w:hAnsi="Times New Roman"/>
          <w:sz w:val="24"/>
          <w:szCs w:val="23"/>
        </w:rPr>
        <w:t xml:space="preserve">In addition to the </w:t>
      </w:r>
      <w:r w:rsidRPr="001D5799">
        <w:rPr>
          <w:rFonts w:ascii="Times New Roman" w:hAnsi="Times New Roman"/>
          <w:i/>
          <w:sz w:val="24"/>
          <w:szCs w:val="23"/>
        </w:rPr>
        <w:t>regular</w:t>
      </w:r>
      <w:r w:rsidRPr="001D5799">
        <w:rPr>
          <w:rFonts w:ascii="Times New Roman" w:hAnsi="Times New Roman"/>
          <w:sz w:val="24"/>
          <w:szCs w:val="23"/>
        </w:rPr>
        <w:t xml:space="preserve"> beat profile (where a rate can be assigned</w:t>
      </w:r>
      <w:r w:rsidR="00DB33F3" w:rsidRPr="001D5799">
        <w:rPr>
          <w:rFonts w:ascii="Times New Roman" w:hAnsi="Times New Roman"/>
          <w:sz w:val="24"/>
          <w:szCs w:val="23"/>
        </w:rPr>
        <w:t xml:space="preserve"> in the simplest possible</w:t>
      </w:r>
      <w:r w:rsidR="00DA4D68" w:rsidRPr="001D5799">
        <w:rPr>
          <w:rFonts w:ascii="Times New Roman" w:hAnsi="Times New Roman"/>
          <w:sz w:val="24"/>
          <w:szCs w:val="23"/>
        </w:rPr>
        <w:t xml:space="preserve"> fashion</w:t>
      </w:r>
      <w:r w:rsidRPr="001D5799">
        <w:rPr>
          <w:rFonts w:ascii="Times New Roman" w:hAnsi="Times New Roman"/>
          <w:sz w:val="24"/>
          <w:szCs w:val="23"/>
        </w:rPr>
        <w:t xml:space="preserve">), there is also an increasing beat profile, a decreasing beat profile, an accelerating beat profile, as well as many </w:t>
      </w:r>
      <w:r w:rsidR="00DB33F3" w:rsidRPr="001D5799">
        <w:rPr>
          <w:rFonts w:ascii="Times New Roman" w:hAnsi="Times New Roman"/>
          <w:sz w:val="24"/>
          <w:szCs w:val="23"/>
        </w:rPr>
        <w:t xml:space="preserve">other </w:t>
      </w:r>
      <w:r w:rsidRPr="001D5799">
        <w:rPr>
          <w:rFonts w:ascii="Times New Roman" w:hAnsi="Times New Roman"/>
          <w:sz w:val="24"/>
          <w:szCs w:val="23"/>
        </w:rPr>
        <w:t>types of irregular beat profile, some of which,</w:t>
      </w:r>
      <w:r w:rsidR="00F52A07" w:rsidRPr="001D5799">
        <w:rPr>
          <w:rFonts w:ascii="Times New Roman" w:hAnsi="Times New Roman"/>
          <w:sz w:val="24"/>
          <w:szCs w:val="23"/>
        </w:rPr>
        <w:t xml:space="preserve"> for </w:t>
      </w:r>
      <w:r w:rsidR="00151755" w:rsidRPr="001D5799">
        <w:rPr>
          <w:rFonts w:ascii="Times New Roman" w:hAnsi="Times New Roman"/>
          <w:sz w:val="24"/>
          <w:szCs w:val="23"/>
        </w:rPr>
        <w:t xml:space="preserve">example, </w:t>
      </w:r>
      <w:r w:rsidRPr="001D5799">
        <w:rPr>
          <w:rFonts w:ascii="Times New Roman" w:hAnsi="Times New Roman"/>
          <w:sz w:val="24"/>
          <w:szCs w:val="23"/>
        </w:rPr>
        <w:t xml:space="preserve">when they are detected in measurements of heart beat processes, </w:t>
      </w:r>
      <w:r w:rsidR="00F52A07" w:rsidRPr="001D5799">
        <w:rPr>
          <w:rFonts w:ascii="Times New Roman" w:hAnsi="Times New Roman"/>
          <w:sz w:val="24"/>
          <w:szCs w:val="23"/>
        </w:rPr>
        <w:t xml:space="preserve">may be </w:t>
      </w:r>
      <w:r w:rsidRPr="001D5799">
        <w:rPr>
          <w:rFonts w:ascii="Times New Roman" w:hAnsi="Times New Roman"/>
          <w:sz w:val="24"/>
          <w:szCs w:val="23"/>
        </w:rPr>
        <w:t>clinically significant.</w:t>
      </w:r>
    </w:p>
    <w:p w14:paraId="7A256092" w14:textId="77777777" w:rsidR="00E571F9" w:rsidRPr="001D5799" w:rsidRDefault="00E571F9" w:rsidP="009B5669">
      <w:pPr>
        <w:spacing w:beforeLines="1" w:before="2" w:afterLines="1" w:after="2" w:line="360" w:lineRule="auto"/>
        <w:rPr>
          <w:rFonts w:ascii="Times New Roman" w:hAnsi="Times New Roman"/>
          <w:sz w:val="24"/>
          <w:szCs w:val="23"/>
        </w:rPr>
      </w:pPr>
    </w:p>
    <w:p w14:paraId="06F6AF6A" w14:textId="77777777" w:rsidR="00FD474C" w:rsidRPr="00FD474C" w:rsidRDefault="00FD474C" w:rsidP="006C241A">
      <w:pPr>
        <w:spacing w:after="80" w:line="360" w:lineRule="auto"/>
        <w:rPr>
          <w:rFonts w:ascii="Times New Roman" w:hAnsi="Times New Roman"/>
          <w:b/>
        </w:rPr>
      </w:pPr>
      <w:r w:rsidRPr="00FD474C">
        <w:rPr>
          <w:rFonts w:ascii="Times New Roman" w:hAnsi="Times New Roman"/>
          <w:b/>
        </w:rPr>
        <w:t>How to deal with predications of processes</w:t>
      </w:r>
    </w:p>
    <w:p w14:paraId="40B4180D" w14:textId="77777777"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sz w:val="24"/>
          <w:szCs w:val="23"/>
        </w:rPr>
        <w:t xml:space="preserve">Each process profile is an instance-level </w:t>
      </w:r>
      <w:r w:rsidRPr="001D5799">
        <w:rPr>
          <w:rFonts w:ascii="Times New Roman" w:hAnsi="Times New Roman"/>
          <w:b/>
          <w:sz w:val="24"/>
          <w:szCs w:val="23"/>
        </w:rPr>
        <w:t>part</w:t>
      </w:r>
      <w:r w:rsidR="008E7283" w:rsidRPr="001D5799">
        <w:rPr>
          <w:rFonts w:ascii="Times New Roman" w:hAnsi="Times New Roman"/>
          <w:b/>
          <w:sz w:val="24"/>
          <w:szCs w:val="23"/>
        </w:rPr>
        <w:t xml:space="preserve"> </w:t>
      </w:r>
      <w:r w:rsidRPr="001D5799">
        <w:rPr>
          <w:rFonts w:ascii="Times New Roman" w:hAnsi="Times New Roman"/>
          <w:sz w:val="24"/>
          <w:szCs w:val="23"/>
        </w:rPr>
        <w:t>of some corresponding whole process. We can define:</w:t>
      </w:r>
    </w:p>
    <w:p w14:paraId="580B7A72" w14:textId="77777777" w:rsidR="009B1D2B" w:rsidRPr="001D5799" w:rsidRDefault="009B1D2B" w:rsidP="006C241A">
      <w:pPr>
        <w:spacing w:after="0" w:line="360" w:lineRule="auto"/>
        <w:jc w:val="both"/>
        <w:rPr>
          <w:rFonts w:ascii="Times New Roman" w:hAnsi="Times New Roman"/>
          <w:i/>
          <w:sz w:val="24"/>
          <w:szCs w:val="23"/>
        </w:rPr>
      </w:pPr>
    </w:p>
    <w:p w14:paraId="4B654B71" w14:textId="77777777" w:rsidR="00DB33F3" w:rsidRPr="001D5799" w:rsidRDefault="00DB33F3" w:rsidP="006C241A">
      <w:pPr>
        <w:spacing w:after="0"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 =</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Def. </w:t>
      </w:r>
      <w:r w:rsidRPr="001D5799">
        <w:rPr>
          <w:rFonts w:ascii="Times New Roman" w:hAnsi="Times New Roman"/>
          <w:sz w:val="24"/>
          <w:szCs w:val="23"/>
        </w:rPr>
        <w:tab/>
      </w: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processes </w:t>
      </w:r>
    </w:p>
    <w:p w14:paraId="080C1AB3" w14:textId="77777777" w:rsidR="00DB33F3" w:rsidRPr="001D5799" w:rsidRDefault="00DB33F3" w:rsidP="006C241A">
      <w:pPr>
        <w:spacing w:after="0" w:line="360" w:lineRule="auto"/>
        <w:ind w:left="2160" w:firstLine="720"/>
        <w:jc w:val="both"/>
        <w:rPr>
          <w:rFonts w:ascii="Times New Roman" w:hAnsi="Times New Roman"/>
          <w:b/>
          <w:i/>
          <w:sz w:val="24"/>
          <w:szCs w:val="23"/>
        </w:rPr>
      </w:pPr>
      <w:r w:rsidRPr="001D5799">
        <w:rPr>
          <w:rFonts w:ascii="Times New Roman" w:hAnsi="Times New Roman"/>
          <w:sz w:val="24"/>
          <w:szCs w:val="23"/>
        </w:rPr>
        <w:t>&amp;</w:t>
      </w:r>
      <w:r w:rsidR="008E728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proper </w:t>
      </w:r>
      <w:r w:rsidRPr="001D5799">
        <w:rPr>
          <w:rFonts w:ascii="Times New Roman" w:hAnsi="Times New Roman"/>
          <w:b/>
          <w:sz w:val="24"/>
          <w:szCs w:val="23"/>
        </w:rPr>
        <w:t xml:space="preserve">part_of </w:t>
      </w:r>
      <w:r w:rsidRPr="001D5799">
        <w:rPr>
          <w:rFonts w:ascii="Times New Roman" w:hAnsi="Times New Roman"/>
          <w:i/>
          <w:sz w:val="24"/>
          <w:szCs w:val="23"/>
        </w:rPr>
        <w:t>b</w:t>
      </w:r>
    </w:p>
    <w:p w14:paraId="5369070A" w14:textId="77777777" w:rsidR="00DB33F3" w:rsidRPr="001D5799" w:rsidRDefault="00DB33F3" w:rsidP="006C241A">
      <w:pPr>
        <w:spacing w:after="0" w:line="360" w:lineRule="auto"/>
        <w:ind w:left="2160" w:firstLine="720"/>
        <w:jc w:val="both"/>
        <w:rPr>
          <w:rFonts w:ascii="Times New Roman" w:hAnsi="Times New Roman"/>
          <w:sz w:val="24"/>
          <w:szCs w:val="23"/>
        </w:rPr>
      </w:pPr>
      <w:r w:rsidRPr="001D5799">
        <w:rPr>
          <w:rFonts w:ascii="Times New Roman" w:hAnsi="Times New Roman"/>
          <w:sz w:val="24"/>
          <w:szCs w:val="23"/>
        </w:rPr>
        <w:t xml:space="preserve">&amp; there is some process </w:t>
      </w:r>
      <w:r w:rsidRPr="001D5799">
        <w:rPr>
          <w:rFonts w:ascii="Times New Roman" w:hAnsi="Times New Roman"/>
          <w:i/>
          <w:sz w:val="24"/>
          <w:szCs w:val="23"/>
        </w:rPr>
        <w:t xml:space="preserve">c </w:t>
      </w:r>
      <w:r w:rsidRPr="001D5799">
        <w:rPr>
          <w:rFonts w:ascii="Times New Roman" w:hAnsi="Times New Roman"/>
          <w:sz w:val="24"/>
          <w:szCs w:val="23"/>
        </w:rPr>
        <w:t xml:space="preserve">which is part of </w:t>
      </w:r>
      <w:r w:rsidRPr="001D5799">
        <w:rPr>
          <w:rFonts w:ascii="Times New Roman" w:hAnsi="Times New Roman"/>
          <w:i/>
          <w:sz w:val="24"/>
          <w:szCs w:val="23"/>
        </w:rPr>
        <w:t xml:space="preserve">b </w:t>
      </w:r>
      <w:r w:rsidRPr="001D5799">
        <w:rPr>
          <w:rFonts w:ascii="Times New Roman" w:hAnsi="Times New Roman"/>
          <w:sz w:val="24"/>
          <w:szCs w:val="23"/>
        </w:rPr>
        <w:t>and which is such that</w:t>
      </w:r>
    </w:p>
    <w:p w14:paraId="7F3FE571" w14:textId="77777777" w:rsidR="00DB33F3" w:rsidRPr="001D5799" w:rsidRDefault="00DB33F3" w:rsidP="008E7283">
      <w:pPr>
        <w:spacing w:after="0" w:line="360" w:lineRule="auto"/>
        <w:ind w:left="2880" w:firstLine="239"/>
        <w:jc w:val="both"/>
        <w:rPr>
          <w:rFonts w:ascii="Times New Roman" w:hAnsi="Times New Roman"/>
          <w:b/>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 xml:space="preserve">c </w:t>
      </w:r>
      <w:r w:rsidRPr="001D5799">
        <w:rPr>
          <w:rFonts w:ascii="Times New Roman" w:hAnsi="Times New Roman"/>
          <w:b/>
          <w:sz w:val="24"/>
          <w:szCs w:val="23"/>
        </w:rPr>
        <w:t xml:space="preserve">occupy </w:t>
      </w:r>
      <w:r w:rsidRPr="001D5799">
        <w:rPr>
          <w:rFonts w:ascii="Times New Roman" w:hAnsi="Times New Roman"/>
          <w:sz w:val="24"/>
          <w:szCs w:val="23"/>
        </w:rPr>
        <w:t xml:space="preserve">the same temporal region </w:t>
      </w:r>
    </w:p>
    <w:p w14:paraId="515225F2" w14:textId="77777777" w:rsidR="00DB33F3" w:rsidRDefault="00DB33F3" w:rsidP="006C241A">
      <w:pPr>
        <w:spacing w:after="0" w:line="360" w:lineRule="auto"/>
        <w:ind w:left="2160" w:firstLine="720"/>
        <w:jc w:val="both"/>
        <w:rPr>
          <w:rFonts w:ascii="Times New Roman" w:hAnsi="Times New Roman"/>
          <w:i/>
          <w:sz w:val="24"/>
          <w:szCs w:val="23"/>
        </w:rPr>
      </w:pPr>
      <w:r w:rsidRPr="001D5799">
        <w:rPr>
          <w:rFonts w:ascii="Times New Roman" w:hAnsi="Times New Roman"/>
          <w:sz w:val="24"/>
          <w:szCs w:val="23"/>
        </w:rPr>
        <w:t>&amp;</w:t>
      </w:r>
      <w:r w:rsidRPr="001D5799">
        <w:rPr>
          <w:rFonts w:ascii="Times New Roman" w:hAnsi="Times New Roman"/>
          <w:i/>
          <w:sz w:val="24"/>
          <w:szCs w:val="23"/>
        </w:rPr>
        <w:t>a</w:t>
      </w:r>
      <w:r w:rsidRPr="001D5799">
        <w:rPr>
          <w:rFonts w:ascii="Times New Roman" w:hAnsi="Times New Roman"/>
          <w:i/>
          <w:sz w:val="24"/>
          <w:szCs w:val="23"/>
        </w:rPr>
        <w:softHyphen/>
      </w:r>
      <w:r w:rsidR="008E7283" w:rsidRPr="001D5799">
        <w:rPr>
          <w:rFonts w:ascii="Times New Roman" w:hAnsi="Times New Roman"/>
          <w:i/>
          <w:sz w:val="24"/>
          <w:szCs w:val="23"/>
        </w:rPr>
        <w:t xml:space="preserve"> </w:t>
      </w:r>
      <w:r w:rsidRPr="001D5799">
        <w:rPr>
          <w:rFonts w:ascii="Times New Roman" w:hAnsi="Times New Roman"/>
          <w:b/>
          <w:sz w:val="24"/>
          <w:szCs w:val="23"/>
        </w:rPr>
        <w:t xml:space="preserve">s-depends </w:t>
      </w:r>
      <w:r w:rsidRPr="001D5799">
        <w:rPr>
          <w:rFonts w:ascii="Times New Roman" w:hAnsi="Times New Roman"/>
          <w:sz w:val="24"/>
          <w:szCs w:val="23"/>
        </w:rPr>
        <w:t>on</w:t>
      </w:r>
      <w:r w:rsidR="008E7283" w:rsidRPr="001D5799">
        <w:rPr>
          <w:rFonts w:ascii="Times New Roman" w:hAnsi="Times New Roman"/>
          <w:sz w:val="24"/>
          <w:szCs w:val="23"/>
        </w:rPr>
        <w:t xml:space="preserve"> </w:t>
      </w:r>
      <w:r w:rsidRPr="001D5799">
        <w:rPr>
          <w:rFonts w:ascii="Times New Roman" w:hAnsi="Times New Roman"/>
          <w:i/>
          <w:sz w:val="24"/>
          <w:szCs w:val="23"/>
        </w:rPr>
        <w:t>c.</w:t>
      </w:r>
    </w:p>
    <w:p w14:paraId="5786A588" w14:textId="77777777" w:rsidR="00B92763" w:rsidRPr="001D5799" w:rsidRDefault="00B92763" w:rsidP="006C241A">
      <w:pPr>
        <w:spacing w:after="0" w:line="360" w:lineRule="auto"/>
        <w:ind w:left="2160" w:firstLine="720"/>
        <w:jc w:val="both"/>
        <w:rPr>
          <w:rFonts w:ascii="Times New Roman" w:hAnsi="Times New Roman"/>
          <w:b/>
          <w:sz w:val="24"/>
          <w:szCs w:val="23"/>
        </w:rPr>
      </w:pPr>
    </w:p>
    <w:p w14:paraId="63892C78" w14:textId="77777777" w:rsidR="00DB33F3" w:rsidRDefault="00B92763" w:rsidP="006C241A">
      <w:pPr>
        <w:spacing w:line="360" w:lineRule="auto"/>
        <w:jc w:val="both"/>
        <w:rPr>
          <w:rFonts w:ascii="Times New Roman" w:hAnsi="Times New Roman"/>
          <w:sz w:val="24"/>
          <w:szCs w:val="23"/>
        </w:rPr>
      </w:pPr>
      <w:r w:rsidRPr="00B92763">
        <w:rPr>
          <w:rFonts w:ascii="Times New Roman" w:hAnsi="Times New Roman"/>
          <w:sz w:val="24"/>
          <w:szCs w:val="23"/>
          <w:highlight w:val="yellow"/>
        </w:rPr>
        <w:t>This does not yet capture the needed thinness of process profiles</w:t>
      </w:r>
    </w:p>
    <w:p w14:paraId="207BDE2C" w14:textId="77777777" w:rsidR="00B92763" w:rsidRPr="001D5799" w:rsidRDefault="00B92763" w:rsidP="006C241A">
      <w:pPr>
        <w:spacing w:line="360" w:lineRule="auto"/>
        <w:jc w:val="both"/>
        <w:rPr>
          <w:rFonts w:ascii="Times New Roman" w:hAnsi="Times New Roman"/>
          <w:sz w:val="24"/>
          <w:szCs w:val="23"/>
        </w:rPr>
      </w:pPr>
    </w:p>
    <w:p w14:paraId="4B070B03" w14:textId="77777777"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is a </w:t>
      </w:r>
      <w:r w:rsidRPr="001D5799">
        <w:rPr>
          <w:rFonts w:ascii="Times New Roman" w:hAnsi="Times New Roman"/>
          <w:i/>
          <w:sz w:val="24"/>
          <w:szCs w:val="23"/>
        </w:rPr>
        <w:t>process profile</w:t>
      </w:r>
      <w:r w:rsidRPr="001D5799">
        <w:rPr>
          <w:rFonts w:ascii="Times New Roman" w:hAnsi="Times New Roman"/>
          <w:sz w:val="24"/>
          <w:szCs w:val="23"/>
        </w:rPr>
        <w:t xml:space="preserve"> =</w:t>
      </w:r>
      <w:r w:rsidR="008E7283" w:rsidRPr="001D5799">
        <w:rPr>
          <w:rFonts w:ascii="Times New Roman" w:hAnsi="Times New Roman"/>
          <w:sz w:val="24"/>
          <w:szCs w:val="23"/>
        </w:rPr>
        <w:t xml:space="preserve"> </w:t>
      </w:r>
      <w:r w:rsidRPr="001D5799">
        <w:rPr>
          <w:rFonts w:ascii="Times New Roman" w:hAnsi="Times New Roman"/>
          <w:sz w:val="24"/>
          <w:szCs w:val="23"/>
        </w:rPr>
        <w:t xml:space="preserve">Def. for some process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w:t>
      </w:r>
    </w:p>
    <w:p w14:paraId="683E4170" w14:textId="77777777"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14:paraId="37614D3D" w14:textId="77777777"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14:paraId="2ADCF80D" w14:textId="77777777" w:rsidR="00DB33F3" w:rsidRDefault="00FD474C" w:rsidP="006C241A">
      <w:pPr>
        <w:spacing w:after="80" w:line="360" w:lineRule="auto"/>
        <w:ind w:left="720"/>
        <w:jc w:val="both"/>
        <w:rPr>
          <w:rFonts w:ascii="Times New Roman" w:hAnsi="Times New Roman"/>
        </w:rPr>
      </w:pPr>
      <w:r>
        <w:rPr>
          <w:rFonts w:ascii="Times New Roman" w:hAnsi="Times New Roman"/>
        </w:rPr>
        <w:t>‘</w:t>
      </w:r>
      <w:r w:rsidR="003F15E6">
        <w:rPr>
          <w:rFonts w:ascii="Times New Roman" w:hAnsi="Times New Roman"/>
          <w:i/>
        </w:rPr>
        <w:t>p</w:t>
      </w:r>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14:paraId="7A24CADC" w14:textId="77777777" w:rsidR="00DB33F3" w:rsidRDefault="003F15E6" w:rsidP="006C241A">
      <w:pPr>
        <w:spacing w:after="80" w:line="360" w:lineRule="auto"/>
        <w:ind w:left="720" w:firstLine="720"/>
        <w:jc w:val="both"/>
        <w:rPr>
          <w:rFonts w:ascii="Times New Roman" w:hAnsi="Times New Roman"/>
        </w:rPr>
      </w:pPr>
      <w:r>
        <w:rPr>
          <w:rFonts w:ascii="Times New Roman" w:hAnsi="Times New Roman"/>
        </w:rPr>
        <w:t xml:space="preserve">there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14:paraId="70874657" w14:textId="77777777" w:rsidR="00DB33F3" w:rsidRDefault="00DB33F3" w:rsidP="006C241A">
      <w:pPr>
        <w:spacing w:after="80" w:line="360" w:lineRule="auto"/>
        <w:ind w:left="1440" w:firstLine="720"/>
        <w:jc w:val="both"/>
        <w:rPr>
          <w:rFonts w:ascii="Times New Roman" w:hAnsi="Times New Roman"/>
        </w:rPr>
      </w:pP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14:paraId="10A27184" w14:textId="77777777"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14:paraId="42E99CCF" w14:textId="77777777"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14:paraId="17319275" w14:textId="77777777"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14:paraId="63CC6380" w14:textId="77777777" w:rsidR="003F15E6" w:rsidRDefault="003F15E6" w:rsidP="006C241A">
      <w:pPr>
        <w:spacing w:after="80" w:line="360" w:lineRule="auto"/>
        <w:rPr>
          <w:rFonts w:ascii="Times New Roman" w:hAnsi="Times New Roman"/>
        </w:rPr>
      </w:pPr>
    </w:p>
    <w:p w14:paraId="33120CE7" w14:textId="77777777" w:rsidR="003F15E6" w:rsidRPr="007B3E28" w:rsidRDefault="007B3E28" w:rsidP="006C241A">
      <w:pPr>
        <w:spacing w:after="80" w:line="360" w:lineRule="auto"/>
        <w:rPr>
          <w:rFonts w:ascii="Times New Roman" w:hAnsi="Times New Roman"/>
          <w:b/>
          <w:highlight w:val="yellow"/>
          <w:rPrChange w:id="812" w:author="phismith" w:date="2012-01-02T14:36:00Z">
            <w:rPr>
              <w:rFonts w:ascii="Times New Roman" w:hAnsi="Times New Roman"/>
              <w:b/>
            </w:rPr>
          </w:rPrChange>
        </w:rPr>
      </w:pPr>
      <w:ins w:id="813" w:author="phismith" w:date="2012-01-02T14:35:00Z">
        <w:r w:rsidRPr="007B3E28">
          <w:rPr>
            <w:rFonts w:ascii="Times New Roman" w:hAnsi="Times New Roman"/>
            <w:b/>
            <w:highlight w:val="yellow"/>
            <w:rPrChange w:id="814" w:author="phismith" w:date="2012-01-02T14:36:00Z">
              <w:rPr>
                <w:rFonts w:ascii="Times New Roman" w:hAnsi="Times New Roman"/>
                <w:b/>
              </w:rPr>
            </w:rPrChange>
          </w:rPr>
          <w:t xml:space="preserve">Should we recognize </w:t>
        </w:r>
      </w:ins>
      <w:r w:rsidR="003F15E6" w:rsidRPr="007B3E28">
        <w:rPr>
          <w:rFonts w:ascii="Times New Roman" w:hAnsi="Times New Roman"/>
          <w:b/>
          <w:highlight w:val="yellow"/>
          <w:rPrChange w:id="815" w:author="phismith" w:date="2012-01-02T14:36:00Z">
            <w:rPr>
              <w:rFonts w:ascii="Times New Roman" w:hAnsi="Times New Roman"/>
              <w:b/>
            </w:rPr>
          </w:rPrChange>
        </w:rPr>
        <w:t xml:space="preserve">States as Static </w:t>
      </w:r>
      <w:r w:rsidR="00B73A37" w:rsidRPr="007B3E28">
        <w:rPr>
          <w:rFonts w:ascii="Times New Roman" w:hAnsi="Times New Roman"/>
          <w:b/>
          <w:highlight w:val="yellow"/>
          <w:rPrChange w:id="816" w:author="phismith" w:date="2012-01-02T14:36:00Z">
            <w:rPr>
              <w:rFonts w:ascii="Times New Roman" w:hAnsi="Times New Roman"/>
              <w:b/>
            </w:rPr>
          </w:rPrChange>
        </w:rPr>
        <w:t>P</w:t>
      </w:r>
      <w:r w:rsidR="003F15E6" w:rsidRPr="007B3E28">
        <w:rPr>
          <w:rFonts w:ascii="Times New Roman" w:hAnsi="Times New Roman"/>
          <w:b/>
          <w:highlight w:val="yellow"/>
          <w:rPrChange w:id="817" w:author="phismith" w:date="2012-01-02T14:36:00Z">
            <w:rPr>
              <w:rFonts w:ascii="Times New Roman" w:hAnsi="Times New Roman"/>
              <w:b/>
            </w:rPr>
          </w:rPrChange>
        </w:rPr>
        <w:t>ro</w:t>
      </w:r>
      <w:r w:rsidR="00B73A37" w:rsidRPr="007B3E28">
        <w:rPr>
          <w:rFonts w:ascii="Times New Roman" w:hAnsi="Times New Roman"/>
          <w:b/>
          <w:highlight w:val="yellow"/>
          <w:rPrChange w:id="818" w:author="phismith" w:date="2012-01-02T14:36:00Z">
            <w:rPr>
              <w:rFonts w:ascii="Times New Roman" w:hAnsi="Times New Roman"/>
              <w:b/>
            </w:rPr>
          </w:rPrChange>
        </w:rPr>
        <w:t>cess P</w:t>
      </w:r>
      <w:r w:rsidR="003F15E6" w:rsidRPr="007B3E28">
        <w:rPr>
          <w:rFonts w:ascii="Times New Roman" w:hAnsi="Times New Roman"/>
          <w:b/>
          <w:highlight w:val="yellow"/>
          <w:rPrChange w:id="819" w:author="phismith" w:date="2012-01-02T14:36:00Z">
            <w:rPr>
              <w:rFonts w:ascii="Times New Roman" w:hAnsi="Times New Roman"/>
              <w:b/>
            </w:rPr>
          </w:rPrChange>
        </w:rPr>
        <w:t>rofiles</w:t>
      </w:r>
      <w:ins w:id="820" w:author="phismith" w:date="2012-01-02T14:36:00Z">
        <w:r w:rsidRPr="007B3E28">
          <w:rPr>
            <w:rFonts w:ascii="Times New Roman" w:hAnsi="Times New Roman"/>
            <w:b/>
            <w:highlight w:val="yellow"/>
            <w:rPrChange w:id="821" w:author="phismith" w:date="2012-01-02T14:36:00Z">
              <w:rPr>
                <w:rFonts w:ascii="Times New Roman" w:hAnsi="Times New Roman"/>
                <w:b/>
              </w:rPr>
            </w:rPrChange>
          </w:rPr>
          <w:t>?</w:t>
        </w:r>
      </w:ins>
    </w:p>
    <w:p w14:paraId="5685C6DE" w14:textId="77777777" w:rsidR="003F15E6" w:rsidRPr="001D5799" w:rsidRDefault="00FD474C" w:rsidP="009B5669">
      <w:pPr>
        <w:spacing w:beforeLines="1" w:before="2" w:afterLines="1" w:after="2" w:line="360" w:lineRule="auto"/>
        <w:jc w:val="both"/>
        <w:rPr>
          <w:rFonts w:ascii="Times New Roman" w:hAnsi="Times New Roman"/>
          <w:sz w:val="24"/>
          <w:szCs w:val="23"/>
        </w:rPr>
      </w:pPr>
      <w:r w:rsidRPr="007B3E28">
        <w:rPr>
          <w:rFonts w:ascii="Times New Roman" w:hAnsi="Times New Roman"/>
          <w:sz w:val="24"/>
          <w:szCs w:val="23"/>
          <w:highlight w:val="yellow"/>
          <w:rPrChange w:id="822" w:author="phismith" w:date="2012-01-02T14:36:00Z">
            <w:rPr>
              <w:rFonts w:ascii="Times New Roman" w:hAnsi="Times New Roman"/>
              <w:sz w:val="24"/>
              <w:szCs w:val="23"/>
            </w:rPr>
          </w:rPrChange>
        </w:rPr>
        <w:t>For many process profile</w:t>
      </w:r>
      <w:r w:rsidR="008775B9" w:rsidRPr="007B3E28">
        <w:rPr>
          <w:rFonts w:ascii="Times New Roman" w:hAnsi="Times New Roman"/>
          <w:sz w:val="24"/>
          <w:szCs w:val="23"/>
          <w:highlight w:val="yellow"/>
          <w:rPrChange w:id="823" w:author="phismith" w:date="2012-01-02T14:36:00Z">
            <w:rPr>
              <w:rFonts w:ascii="Times New Roman" w:hAnsi="Times New Roman"/>
              <w:sz w:val="24"/>
              <w:szCs w:val="23"/>
            </w:rPr>
          </w:rPrChange>
        </w:rPr>
        <w:t xml:space="preserve"> type</w:t>
      </w:r>
      <w:r w:rsidRPr="007B3E28">
        <w:rPr>
          <w:rFonts w:ascii="Times New Roman" w:hAnsi="Times New Roman"/>
          <w:sz w:val="24"/>
          <w:szCs w:val="23"/>
          <w:highlight w:val="yellow"/>
          <w:rPrChange w:id="824" w:author="phismith" w:date="2012-01-02T14:36:00Z">
            <w:rPr>
              <w:rFonts w:ascii="Times New Roman" w:hAnsi="Times New Roman"/>
              <w:sz w:val="24"/>
              <w:szCs w:val="23"/>
            </w:rPr>
          </w:rPrChange>
        </w:rPr>
        <w:t xml:space="preserve">s we can distinguish </w:t>
      </w:r>
      <w:r w:rsidR="008775B9" w:rsidRPr="007B3E28">
        <w:rPr>
          <w:rFonts w:ascii="Times New Roman" w:hAnsi="Times New Roman"/>
          <w:sz w:val="24"/>
          <w:szCs w:val="23"/>
          <w:highlight w:val="yellow"/>
          <w:rPrChange w:id="825" w:author="phismith" w:date="2012-01-02T14:36:00Z">
            <w:rPr>
              <w:rFonts w:ascii="Times New Roman" w:hAnsi="Times New Roman"/>
              <w:sz w:val="24"/>
              <w:szCs w:val="23"/>
            </w:rPr>
          </w:rPrChange>
        </w:rPr>
        <w:t xml:space="preserve">an associated </w:t>
      </w:r>
      <w:r w:rsidR="003F15E6" w:rsidRPr="007B3E28">
        <w:rPr>
          <w:rFonts w:ascii="Times New Roman" w:hAnsi="Times New Roman"/>
          <w:sz w:val="24"/>
          <w:szCs w:val="23"/>
          <w:highlight w:val="yellow"/>
          <w:rPrChange w:id="826" w:author="phismith" w:date="2012-01-02T14:36:00Z">
            <w:rPr>
              <w:rFonts w:ascii="Times New Roman" w:hAnsi="Times New Roman"/>
              <w:sz w:val="24"/>
              <w:szCs w:val="23"/>
            </w:rPr>
          </w:rPrChange>
        </w:rPr>
        <w:t xml:space="preserve">static </w:t>
      </w:r>
      <w:r w:rsidRPr="007B3E28">
        <w:rPr>
          <w:rFonts w:ascii="Times New Roman" w:hAnsi="Times New Roman"/>
          <w:sz w:val="24"/>
          <w:szCs w:val="23"/>
          <w:highlight w:val="yellow"/>
          <w:rPrChange w:id="827" w:author="phismith" w:date="2012-01-02T14:36:00Z">
            <w:rPr>
              <w:rFonts w:ascii="Times New Roman" w:hAnsi="Times New Roman"/>
              <w:sz w:val="24"/>
              <w:szCs w:val="23"/>
            </w:rPr>
          </w:rPrChange>
        </w:rPr>
        <w:t xml:space="preserve">(or ‘null’) </w:t>
      </w:r>
      <w:r w:rsidR="003F15E6" w:rsidRPr="007B3E28">
        <w:rPr>
          <w:rFonts w:ascii="Times New Roman" w:hAnsi="Times New Roman"/>
          <w:sz w:val="24"/>
          <w:szCs w:val="23"/>
          <w:highlight w:val="yellow"/>
          <w:rPrChange w:id="828" w:author="phismith" w:date="2012-01-02T14:36:00Z">
            <w:rPr>
              <w:rFonts w:ascii="Times New Roman" w:hAnsi="Times New Roman"/>
              <w:sz w:val="24"/>
              <w:szCs w:val="23"/>
            </w:rPr>
          </w:rPrChange>
        </w:rPr>
        <w:t>process profile</w:t>
      </w:r>
      <w:r w:rsidR="008775B9" w:rsidRPr="007B3E28">
        <w:rPr>
          <w:rFonts w:ascii="Times New Roman" w:hAnsi="Times New Roman"/>
          <w:sz w:val="24"/>
          <w:szCs w:val="23"/>
          <w:highlight w:val="yellow"/>
          <w:rPrChange w:id="829" w:author="phismith" w:date="2012-01-02T14:36:00Z">
            <w:rPr>
              <w:rFonts w:ascii="Times New Roman" w:hAnsi="Times New Roman"/>
              <w:sz w:val="24"/>
              <w:szCs w:val="23"/>
            </w:rPr>
          </w:rPrChange>
        </w:rPr>
        <w:t xml:space="preserve"> type</w:t>
      </w:r>
      <w:r w:rsidRPr="007B3E28">
        <w:rPr>
          <w:rFonts w:ascii="Times New Roman" w:hAnsi="Times New Roman"/>
          <w:sz w:val="24"/>
          <w:szCs w:val="23"/>
          <w:highlight w:val="yellow"/>
          <w:rPrChange w:id="830" w:author="phismith" w:date="2012-01-02T14:36:00Z">
            <w:rPr>
              <w:rFonts w:ascii="Times New Roman" w:hAnsi="Times New Roman"/>
              <w:sz w:val="24"/>
              <w:szCs w:val="23"/>
            </w:rPr>
          </w:rPrChange>
        </w:rPr>
        <w:t xml:space="preserve">. Thus for example a null beat profile is </w:t>
      </w:r>
      <w:r w:rsidR="003F15E6" w:rsidRPr="007B3E28">
        <w:rPr>
          <w:rFonts w:ascii="Times New Roman" w:hAnsi="Times New Roman"/>
          <w:sz w:val="24"/>
          <w:szCs w:val="23"/>
          <w:highlight w:val="yellow"/>
          <w:rPrChange w:id="831" w:author="phismith" w:date="2012-01-02T14:36:00Z">
            <w:rPr>
              <w:rFonts w:ascii="Times New Roman" w:hAnsi="Times New Roman"/>
              <w:sz w:val="24"/>
              <w:szCs w:val="23"/>
            </w:rPr>
          </w:rPrChange>
        </w:rPr>
        <w:t xml:space="preserve">a beat profile in which there are zero beats per interval of time; a </w:t>
      </w:r>
      <w:r w:rsidRPr="007B3E28">
        <w:rPr>
          <w:rFonts w:ascii="Times New Roman" w:hAnsi="Times New Roman"/>
          <w:sz w:val="24"/>
          <w:szCs w:val="23"/>
          <w:highlight w:val="yellow"/>
          <w:rPrChange w:id="832" w:author="phismith" w:date="2012-01-02T14:36:00Z">
            <w:rPr>
              <w:rFonts w:ascii="Times New Roman" w:hAnsi="Times New Roman"/>
              <w:sz w:val="24"/>
              <w:szCs w:val="23"/>
            </w:rPr>
          </w:rPrChange>
        </w:rPr>
        <w:t xml:space="preserve">null </w:t>
      </w:r>
      <w:r w:rsidR="00700F32" w:rsidRPr="007B3E28">
        <w:rPr>
          <w:rFonts w:ascii="Times New Roman" w:hAnsi="Times New Roman"/>
          <w:sz w:val="24"/>
          <w:szCs w:val="23"/>
          <w:highlight w:val="yellow"/>
          <w:rPrChange w:id="833" w:author="phismith" w:date="2012-01-02T14:36:00Z">
            <w:rPr>
              <w:rFonts w:ascii="Times New Roman" w:hAnsi="Times New Roman"/>
              <w:sz w:val="24"/>
              <w:szCs w:val="23"/>
            </w:rPr>
          </w:rPrChange>
        </w:rPr>
        <w:t>speed</w:t>
      </w:r>
      <w:r w:rsidR="003F15E6" w:rsidRPr="007B3E28">
        <w:rPr>
          <w:rFonts w:ascii="Times New Roman" w:hAnsi="Times New Roman"/>
          <w:sz w:val="24"/>
          <w:szCs w:val="23"/>
          <w:highlight w:val="yellow"/>
          <w:rPrChange w:id="834" w:author="phismith" w:date="2012-01-02T14:36:00Z">
            <w:rPr>
              <w:rFonts w:ascii="Times New Roman" w:hAnsi="Times New Roman"/>
              <w:sz w:val="24"/>
              <w:szCs w:val="23"/>
            </w:rPr>
          </w:rPrChange>
        </w:rPr>
        <w:t xml:space="preserve"> profile </w:t>
      </w:r>
      <w:r w:rsidRPr="007B3E28">
        <w:rPr>
          <w:rFonts w:ascii="Times New Roman" w:hAnsi="Times New Roman"/>
          <w:sz w:val="24"/>
          <w:szCs w:val="23"/>
          <w:highlight w:val="yellow"/>
          <w:rPrChange w:id="835" w:author="phismith" w:date="2012-01-02T14:36:00Z">
            <w:rPr>
              <w:rFonts w:ascii="Times New Roman" w:hAnsi="Times New Roman"/>
              <w:sz w:val="24"/>
              <w:szCs w:val="23"/>
            </w:rPr>
          </w:rPrChange>
        </w:rPr>
        <w:t xml:space="preserve">is one </w:t>
      </w:r>
      <w:r w:rsidR="003F15E6" w:rsidRPr="007B3E28">
        <w:rPr>
          <w:rFonts w:ascii="Times New Roman" w:hAnsi="Times New Roman"/>
          <w:sz w:val="24"/>
          <w:szCs w:val="23"/>
          <w:highlight w:val="yellow"/>
          <w:rPrChange w:id="836" w:author="phismith" w:date="2012-01-02T14:36:00Z">
            <w:rPr>
              <w:rFonts w:ascii="Times New Roman" w:hAnsi="Times New Roman"/>
              <w:sz w:val="24"/>
              <w:szCs w:val="23"/>
            </w:rPr>
          </w:rPrChange>
        </w:rPr>
        <w:t xml:space="preserve">in which </w:t>
      </w:r>
      <w:r w:rsidR="00700F32" w:rsidRPr="007B3E28">
        <w:rPr>
          <w:rFonts w:ascii="Times New Roman" w:hAnsi="Times New Roman"/>
          <w:sz w:val="24"/>
          <w:szCs w:val="23"/>
          <w:highlight w:val="yellow"/>
          <w:rPrChange w:id="837" w:author="phismith" w:date="2012-01-02T14:36:00Z">
            <w:rPr>
              <w:rFonts w:ascii="Times New Roman" w:hAnsi="Times New Roman"/>
              <w:sz w:val="24"/>
              <w:szCs w:val="23"/>
            </w:rPr>
          </w:rPrChange>
        </w:rPr>
        <w:t xml:space="preserve">speed </w:t>
      </w:r>
      <w:r w:rsidR="003F15E6" w:rsidRPr="007B3E28">
        <w:rPr>
          <w:rFonts w:ascii="Times New Roman" w:hAnsi="Times New Roman"/>
          <w:sz w:val="24"/>
          <w:szCs w:val="23"/>
          <w:highlight w:val="yellow"/>
          <w:rPrChange w:id="838" w:author="phismith" w:date="2012-01-02T14:36:00Z">
            <w:rPr>
              <w:rFonts w:ascii="Times New Roman" w:hAnsi="Times New Roman"/>
              <w:sz w:val="24"/>
              <w:szCs w:val="23"/>
            </w:rPr>
          </w:rPrChange>
        </w:rPr>
        <w:t>is zero</w:t>
      </w:r>
      <w:r w:rsidR="008775B9" w:rsidRPr="007B3E28">
        <w:rPr>
          <w:rFonts w:ascii="Times New Roman" w:hAnsi="Times New Roman"/>
          <w:sz w:val="24"/>
          <w:szCs w:val="23"/>
          <w:highlight w:val="yellow"/>
          <w:rPrChange w:id="839" w:author="phismith" w:date="2012-01-02T14:36:00Z">
            <w:rPr>
              <w:rFonts w:ascii="Times New Roman" w:hAnsi="Times New Roman"/>
              <w:sz w:val="24"/>
              <w:szCs w:val="23"/>
            </w:rPr>
          </w:rPrChange>
        </w:rPr>
        <w:t>;</w:t>
      </w:r>
      <w:r w:rsidRPr="007B3E28">
        <w:rPr>
          <w:rFonts w:ascii="Times New Roman" w:hAnsi="Times New Roman"/>
          <w:sz w:val="24"/>
          <w:szCs w:val="23"/>
          <w:highlight w:val="yellow"/>
          <w:rPrChange w:id="840" w:author="phismith" w:date="2012-01-02T14:36:00Z">
            <w:rPr>
              <w:rFonts w:ascii="Times New Roman" w:hAnsi="Times New Roman"/>
              <w:sz w:val="24"/>
              <w:szCs w:val="23"/>
            </w:rPr>
          </w:rPrChange>
        </w:rPr>
        <w:t xml:space="preserve"> a null</w:t>
      </w:r>
      <w:r w:rsidR="003F15E6" w:rsidRPr="007B3E28">
        <w:rPr>
          <w:rFonts w:ascii="Times New Roman" w:hAnsi="Times New Roman"/>
          <w:sz w:val="24"/>
          <w:szCs w:val="23"/>
          <w:highlight w:val="yellow"/>
          <w:rPrChange w:id="841" w:author="phismith" w:date="2012-01-02T14:36:00Z">
            <w:rPr>
              <w:rFonts w:ascii="Times New Roman" w:hAnsi="Times New Roman"/>
              <w:sz w:val="24"/>
              <w:szCs w:val="23"/>
            </w:rPr>
          </w:rPrChange>
        </w:rPr>
        <w:t xml:space="preserve"> acceleration profile </w:t>
      </w:r>
      <w:r w:rsidRPr="007B3E28">
        <w:rPr>
          <w:rFonts w:ascii="Times New Roman" w:hAnsi="Times New Roman"/>
          <w:sz w:val="24"/>
          <w:szCs w:val="23"/>
          <w:highlight w:val="yellow"/>
          <w:rPrChange w:id="842" w:author="phismith" w:date="2012-01-02T14:36:00Z">
            <w:rPr>
              <w:rFonts w:ascii="Times New Roman" w:hAnsi="Times New Roman"/>
              <w:sz w:val="24"/>
              <w:szCs w:val="23"/>
            </w:rPr>
          </w:rPrChange>
        </w:rPr>
        <w:t xml:space="preserve">is one </w:t>
      </w:r>
      <w:r w:rsidR="003F15E6" w:rsidRPr="007B3E28">
        <w:rPr>
          <w:rFonts w:ascii="Times New Roman" w:hAnsi="Times New Roman"/>
          <w:sz w:val="24"/>
          <w:szCs w:val="23"/>
          <w:highlight w:val="yellow"/>
          <w:rPrChange w:id="843" w:author="phismith" w:date="2012-01-02T14:36:00Z">
            <w:rPr>
              <w:rFonts w:ascii="Times New Roman" w:hAnsi="Times New Roman"/>
              <w:sz w:val="24"/>
              <w:szCs w:val="23"/>
            </w:rPr>
          </w:rPrChange>
        </w:rPr>
        <w:t>in wh</w:t>
      </w:r>
      <w:r w:rsidRPr="007B3E28">
        <w:rPr>
          <w:rFonts w:ascii="Times New Roman" w:hAnsi="Times New Roman"/>
          <w:sz w:val="24"/>
          <w:szCs w:val="23"/>
          <w:highlight w:val="yellow"/>
          <w:rPrChange w:id="844" w:author="phismith" w:date="2012-01-02T14:36:00Z">
            <w:rPr>
              <w:rFonts w:ascii="Times New Roman" w:hAnsi="Times New Roman"/>
              <w:sz w:val="24"/>
              <w:szCs w:val="23"/>
            </w:rPr>
          </w:rPrChange>
        </w:rPr>
        <w:t>ich acceleration is zero, and so on.</w:t>
      </w:r>
    </w:p>
    <w:p w14:paraId="652B2164" w14:textId="77777777" w:rsidR="00B73A37" w:rsidRPr="001D5799" w:rsidRDefault="00B73A37" w:rsidP="009B5669">
      <w:pPr>
        <w:spacing w:beforeLines="1" w:before="2" w:afterLines="1" w:after="2" w:line="360" w:lineRule="auto"/>
        <w:jc w:val="both"/>
        <w:rPr>
          <w:rFonts w:ascii="Times New Roman" w:hAnsi="Times New Roman"/>
          <w:sz w:val="24"/>
          <w:szCs w:val="23"/>
        </w:rPr>
      </w:pPr>
    </w:p>
    <w:p w14:paraId="42ACE500" w14:textId="77777777" w:rsidR="00B73A37" w:rsidRPr="001D5799" w:rsidRDefault="00B73A3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Summing Process Profiles</w:t>
      </w:r>
    </w:p>
    <w:p w14:paraId="7DDA0B83" w14:textId="77777777" w:rsidR="00B73A37"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auditory process profile of the morse code signal for ‘SOS’ has the following structure:</w:t>
      </w:r>
    </w:p>
    <w:p w14:paraId="30F88A9D" w14:textId="77777777" w:rsidR="00B73A37" w:rsidRPr="001D5799" w:rsidRDefault="00B73A37" w:rsidP="009B5669">
      <w:pPr>
        <w:spacing w:beforeLines="1" w:before="2" w:afterLines="1" w:after="2" w:line="360" w:lineRule="auto"/>
        <w:jc w:val="both"/>
        <w:rPr>
          <w:rFonts w:ascii="Times New Roman" w:hAnsi="Times New Roman"/>
          <w:sz w:val="24"/>
          <w:szCs w:val="23"/>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14:paraId="3201A570" w14:textId="77777777" w:rsidTr="003D4164">
        <w:trPr>
          <w:trHeight w:val="746"/>
        </w:trPr>
        <w:tc>
          <w:tcPr>
            <w:tcW w:w="4050" w:type="dxa"/>
          </w:tcPr>
          <w:p w14:paraId="49EA83C6" w14:textId="77777777" w:rsidR="003D4164" w:rsidRDefault="003D4164" w:rsidP="009B5669">
            <w:pPr>
              <w:spacing w:beforeLines="1" w:before="2" w:afterLines="1" w:after="2" w:line="240" w:lineRule="exact"/>
              <w:jc w:val="center"/>
              <w:rPr>
                <w:rFonts w:ascii="Times New Roman" w:hAnsi="Times New Roman"/>
                <w:b/>
                <w:sz w:val="44"/>
                <w:szCs w:val="23"/>
              </w:rPr>
            </w:pPr>
          </w:p>
          <w:p w14:paraId="44CE1B7F" w14:textId="77777777" w:rsidR="00E64DA4" w:rsidRPr="003D4164" w:rsidRDefault="003D4164" w:rsidP="009B5669">
            <w:pPr>
              <w:spacing w:beforeLines="1" w:before="2" w:afterLines="1" w:after="2"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14:paraId="04348C6A" w14:textId="77777777" w:rsidR="00B73A37" w:rsidRPr="001D5799" w:rsidRDefault="00B73A37" w:rsidP="009B5669">
      <w:pPr>
        <w:spacing w:beforeLines="1" w:before="2" w:afterLines="1" w:after="2" w:line="360" w:lineRule="auto"/>
        <w:jc w:val="both"/>
        <w:rPr>
          <w:rFonts w:ascii="Times New Roman" w:hAnsi="Times New Roman"/>
          <w:sz w:val="24"/>
          <w:szCs w:val="23"/>
        </w:rPr>
      </w:pPr>
    </w:p>
    <w:p w14:paraId="6EFB6000" w14:textId="77777777" w:rsidR="008775B9"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is built by </w:t>
      </w:r>
      <w:r w:rsidR="00DA4D68" w:rsidRPr="001D5799">
        <w:rPr>
          <w:rFonts w:ascii="Times New Roman" w:hAnsi="Times New Roman"/>
          <w:sz w:val="24"/>
          <w:szCs w:val="23"/>
        </w:rPr>
        <w:t>concaten</w:t>
      </w:r>
      <w:r w:rsidRPr="001D5799">
        <w:rPr>
          <w:rFonts w:ascii="Times New Roman" w:hAnsi="Times New Roman"/>
          <w:sz w:val="24"/>
          <w:szCs w:val="23"/>
        </w:rPr>
        <w:t xml:space="preserve">ation </w:t>
      </w:r>
      <w:r w:rsidR="00E64DA4" w:rsidRPr="001D5799">
        <w:rPr>
          <w:rFonts w:ascii="Times New Roman" w:hAnsi="Times New Roman"/>
          <w:sz w:val="24"/>
          <w:szCs w:val="23"/>
        </w:rPr>
        <w:t xml:space="preserve">out </w:t>
      </w:r>
      <w:r w:rsidRPr="001D5799">
        <w:rPr>
          <w:rFonts w:ascii="Times New Roman" w:hAnsi="Times New Roman"/>
          <w:sz w:val="24"/>
          <w:szCs w:val="23"/>
        </w:rPr>
        <w:t xml:space="preserve">of successive basic auditory process profiles of three types, called dots, dashes, and spaces (null auditory process profiles), respectively. Between each dot or dash within a single letter there is a single space; between successive letters there are three </w:t>
      </w:r>
      <w:r w:rsidR="00151755" w:rsidRPr="001D5799">
        <w:rPr>
          <w:rFonts w:ascii="Times New Roman" w:hAnsi="Times New Roman"/>
          <w:sz w:val="24"/>
          <w:szCs w:val="23"/>
        </w:rPr>
        <w:t>spaces. Clearly</w:t>
      </w:r>
      <w:r w:rsidRPr="001D5799">
        <w:rPr>
          <w:rFonts w:ascii="Times New Roman" w:hAnsi="Times New Roman"/>
          <w:sz w:val="24"/>
          <w:szCs w:val="23"/>
        </w:rPr>
        <w:t xml:space="preserve">, the process profiles here can be combined in arbitrary </w:t>
      </w:r>
      <w:r w:rsidR="00C172C1" w:rsidRPr="001D5799">
        <w:rPr>
          <w:rFonts w:ascii="Times New Roman" w:hAnsi="Times New Roman"/>
          <w:sz w:val="24"/>
          <w:szCs w:val="23"/>
        </w:rPr>
        <w:t xml:space="preserve">strings. If one morse code string is followed by another, then the auditory process profile of their sum is equal to the sum of their respective auditory process profiles. </w:t>
      </w:r>
      <w:r w:rsidR="00E64DA4" w:rsidRPr="001D5799">
        <w:rPr>
          <w:rFonts w:ascii="Times New Roman" w:hAnsi="Times New Roman"/>
          <w:sz w:val="24"/>
          <w:szCs w:val="23"/>
        </w:rPr>
        <w:t xml:space="preserve">The </w:t>
      </w:r>
      <w:r w:rsidR="008775B9" w:rsidRPr="001D5799">
        <w:rPr>
          <w:rFonts w:ascii="Times New Roman" w:hAnsi="Times New Roman"/>
          <w:sz w:val="24"/>
          <w:szCs w:val="23"/>
        </w:rPr>
        <w:t>heart beating process is the sum of two mutually dependent systolic and diastolic processes</w:t>
      </w:r>
      <w:r w:rsidR="00E64DA4" w:rsidRPr="001D5799">
        <w:rPr>
          <w:rFonts w:ascii="Times New Roman" w:hAnsi="Times New Roman"/>
          <w:sz w:val="24"/>
          <w:szCs w:val="23"/>
        </w:rPr>
        <w:t xml:space="preserve"> (along the lines depicted in </w:t>
      </w:r>
      <w:r w:rsidR="00151755" w:rsidRPr="001D5799">
        <w:rPr>
          <w:sz w:val="24"/>
        </w:rPr>
        <w:fldChar w:fldCharType="begin"/>
      </w:r>
      <w:r w:rsidR="00151755" w:rsidRPr="001D5799">
        <w:rPr>
          <w:sz w:val="24"/>
        </w:rPr>
        <w:instrText xml:space="preserve"> REF _Ref309559218 \h  \* MERGEFORMAT </w:instrText>
      </w:r>
      <w:r w:rsidR="00151755" w:rsidRPr="001D5799">
        <w:rPr>
          <w:sz w:val="24"/>
        </w:rPr>
      </w:r>
      <w:r w:rsidR="00151755" w:rsidRPr="001D5799">
        <w:rPr>
          <w:sz w:val="24"/>
        </w:rPr>
        <w:fldChar w:fldCharType="separate"/>
      </w:r>
      <w:ins w:id="845" w:author="Alan Ruttenberg" w:date="2012-01-14T16:56:00Z">
        <w:r w:rsidR="00A908AB" w:rsidRPr="00A908AB">
          <w:rPr>
            <w:rFonts w:ascii="Times New Roman" w:hAnsi="Times New Roman"/>
            <w:sz w:val="24"/>
            <w:szCs w:val="23"/>
            <w:rPrChange w:id="846" w:author="Alan Ruttenberg" w:date="2012-01-14T16:56:00Z">
              <w:rPr/>
            </w:rPrChange>
          </w:rPr>
          <w:t>Figure 8</w:t>
        </w:r>
      </w:ins>
      <w:ins w:id="847" w:author="phismith" w:date="2012-01-02T12:29:00Z">
        <w:del w:id="848" w:author="Alan Ruttenberg" w:date="2012-01-14T16:56:00Z">
          <w:r w:rsidR="000B5B22" w:rsidRPr="000B5B22" w:rsidDel="00A908AB">
            <w:rPr>
              <w:rFonts w:ascii="Times New Roman" w:hAnsi="Times New Roman"/>
              <w:sz w:val="24"/>
              <w:szCs w:val="23"/>
              <w:rPrChange w:id="849" w:author="phismith" w:date="2012-01-02T12:29:00Z">
                <w:rPr/>
              </w:rPrChange>
            </w:rPr>
            <w:delText>Figure 8</w:delText>
          </w:r>
        </w:del>
      </w:ins>
      <w:del w:id="850" w:author="Alan Ruttenberg" w:date="2012-01-14T16:56:00Z">
        <w:r w:rsidR="001E66EA" w:rsidRPr="001E66EA" w:rsidDel="00A908AB">
          <w:rPr>
            <w:rFonts w:ascii="Times New Roman" w:hAnsi="Times New Roman"/>
            <w:sz w:val="24"/>
            <w:szCs w:val="23"/>
          </w:rPr>
          <w:delText>Figure 8</w:delText>
        </w:r>
      </w:del>
      <w:r w:rsidR="00151755" w:rsidRPr="001D5799">
        <w:rPr>
          <w:sz w:val="24"/>
        </w:rPr>
        <w:fldChar w:fldCharType="end"/>
      </w:r>
      <w:r w:rsidR="00E64DA4" w:rsidRPr="001D5799">
        <w:rPr>
          <w:rFonts w:ascii="Times New Roman" w:hAnsi="Times New Roman"/>
          <w:sz w:val="24"/>
          <w:szCs w:val="23"/>
        </w:rPr>
        <w:t>)</w:t>
      </w:r>
      <w:r w:rsidR="008775B9" w:rsidRPr="001D5799">
        <w:rPr>
          <w:rFonts w:ascii="Times New Roman" w:hAnsi="Times New Roman"/>
          <w:sz w:val="24"/>
          <w:szCs w:val="23"/>
        </w:rPr>
        <w:t>.</w:t>
      </w:r>
    </w:p>
    <w:p w14:paraId="3C9EC142" w14:textId="77777777" w:rsidR="00E64DA4" w:rsidRPr="001D5799" w:rsidRDefault="00E64DA4" w:rsidP="009B5669">
      <w:pPr>
        <w:spacing w:beforeLines="1" w:before="2" w:afterLines="1" w:after="2" w:line="360" w:lineRule="auto"/>
        <w:jc w:val="both"/>
        <w:rPr>
          <w:rFonts w:ascii="Times New Roman" w:hAnsi="Times New Roman"/>
          <w:sz w:val="24"/>
          <w:szCs w:val="23"/>
        </w:rPr>
      </w:pPr>
    </w:p>
    <w:p w14:paraId="3168D220" w14:textId="77777777" w:rsidR="00E64DA4" w:rsidRDefault="00E64DA4" w:rsidP="009B5669">
      <w:pPr>
        <w:keepNext/>
        <w:spacing w:beforeLines="1" w:before="2" w:afterLines="1" w:after="2" w:line="360" w:lineRule="auto"/>
        <w:jc w:val="center"/>
      </w:pPr>
      <w:r>
        <w:rPr>
          <w:noProof/>
        </w:rPr>
        <w:drawing>
          <wp:inline distT="0" distB="0" distL="0" distR="0" wp14:anchorId="7E67EE74" wp14:editId="7433D771">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14:paraId="1D51E49A" w14:textId="77777777" w:rsidR="00E64DA4" w:rsidRPr="001D5799" w:rsidRDefault="00E64DA4" w:rsidP="006C241A">
      <w:pPr>
        <w:pStyle w:val="Caption"/>
        <w:jc w:val="center"/>
        <w:rPr>
          <w:rFonts w:ascii="Times New Roman" w:hAnsi="Times New Roman"/>
          <w:sz w:val="24"/>
          <w:szCs w:val="23"/>
        </w:rPr>
      </w:pPr>
      <w:bookmarkStart w:id="851" w:name="_Ref309559218"/>
      <w:r>
        <w:t xml:space="preserve">Figure </w:t>
      </w:r>
      <w:r w:rsidR="00D937F9">
        <w:fldChar w:fldCharType="begin"/>
      </w:r>
      <w:r w:rsidR="00D937F9">
        <w:instrText xml:space="preserve"> SEQ Figure \* ARABIC </w:instrText>
      </w:r>
      <w:r w:rsidR="00D937F9">
        <w:fldChar w:fldCharType="separate"/>
      </w:r>
      <w:r w:rsidR="00A908AB">
        <w:rPr>
          <w:noProof/>
        </w:rPr>
        <w:t>8</w:t>
      </w:r>
      <w:r w:rsidR="00D937F9">
        <w:rPr>
          <w:noProof/>
        </w:rPr>
        <w:fldChar w:fldCharType="end"/>
      </w:r>
      <w:bookmarkEnd w:id="851"/>
      <w:r>
        <w:t xml:space="preserve">: </w:t>
      </w:r>
      <w:hyperlink r:id="rId51" w:history="1">
        <w:r w:rsidRPr="00E64DA4">
          <w:rPr>
            <w:rStyle w:val="Hyperlink"/>
          </w:rPr>
          <w:t>Cardiac Cycle, Left Ventricle</w:t>
        </w:r>
      </w:hyperlink>
    </w:p>
    <w:p w14:paraId="69BBACA7" w14:textId="77777777" w:rsidR="005E2E09" w:rsidRPr="001D5799" w:rsidRDefault="005E2E09" w:rsidP="009B5669">
      <w:pPr>
        <w:spacing w:beforeLines="1" w:before="2" w:afterLines="1" w:after="2" w:line="360" w:lineRule="auto"/>
        <w:jc w:val="both"/>
        <w:rPr>
          <w:rFonts w:ascii="Times New Roman" w:hAnsi="Times New Roman"/>
          <w:sz w:val="24"/>
          <w:szCs w:val="23"/>
        </w:rPr>
      </w:pPr>
    </w:p>
    <w:p w14:paraId="5FDB7229" w14:textId="77777777" w:rsidR="00B73A37"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w:t>
      </w:r>
      <w:r w:rsidR="00C172C1" w:rsidRPr="001D5799">
        <w:rPr>
          <w:rFonts w:ascii="Times New Roman" w:hAnsi="Times New Roman"/>
          <w:sz w:val="24"/>
          <w:szCs w:val="23"/>
        </w:rPr>
        <w:t xml:space="preserve"> seems to be a general law for process profiles:</w:t>
      </w:r>
    </w:p>
    <w:p w14:paraId="00B77387" w14:textId="77777777" w:rsidR="00C172C1" w:rsidRPr="001D5799" w:rsidRDefault="00C172C1" w:rsidP="009B5669">
      <w:pPr>
        <w:spacing w:beforeLines="1" w:before="2" w:afterLines="1" w:after="2" w:line="360" w:lineRule="auto"/>
        <w:jc w:val="both"/>
        <w:rPr>
          <w:rFonts w:ascii="Times New Roman" w:hAnsi="Times New Roman"/>
          <w:sz w:val="24"/>
          <w:szCs w:val="23"/>
        </w:rPr>
      </w:pPr>
    </w:p>
    <w:p w14:paraId="18D7B359" w14:textId="77777777" w:rsidR="00C172C1" w:rsidRPr="001D5799" w:rsidRDefault="00D47F07"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 xml:space="preserve">Given </w:t>
      </w:r>
      <w:r w:rsidR="00C172C1" w:rsidRPr="001D5799">
        <w:rPr>
          <w:rFonts w:ascii="Times New Roman" w:hAnsi="Times New Roman"/>
          <w:sz w:val="24"/>
          <w:szCs w:val="23"/>
        </w:rPr>
        <w:t>any process</w:t>
      </w:r>
      <w:r w:rsidRPr="001D5799">
        <w:rPr>
          <w:rFonts w:ascii="Times New Roman" w:hAnsi="Times New Roman"/>
          <w:sz w:val="24"/>
          <w:szCs w:val="23"/>
        </w:rPr>
        <w:t>es</w:t>
      </w:r>
      <w:r w:rsidR="005E2E09" w:rsidRPr="001D5799">
        <w:rPr>
          <w:rFonts w:ascii="Times New Roman" w:hAnsi="Times New Roman"/>
          <w:sz w:val="24"/>
          <w:szCs w:val="23"/>
        </w:rPr>
        <w:t xml:space="preserve"> </w:t>
      </w:r>
      <w:r w:rsidR="00C172C1" w:rsidRPr="001D5799">
        <w:rPr>
          <w:rFonts w:ascii="Times New Roman" w:hAnsi="Times New Roman"/>
          <w:i/>
          <w:sz w:val="24"/>
          <w:szCs w:val="23"/>
        </w:rPr>
        <w:t>p</w:t>
      </w:r>
      <w:r w:rsidR="00C172C1" w:rsidRPr="001D5799">
        <w:rPr>
          <w:rFonts w:ascii="Times New Roman" w:hAnsi="Times New Roman"/>
          <w:sz w:val="24"/>
          <w:szCs w:val="23"/>
          <w:vertAlign w:val="subscript"/>
        </w:rPr>
        <w:t>1</w:t>
      </w:r>
      <w:r w:rsidRPr="001D5799">
        <w:rPr>
          <w:rFonts w:ascii="Times New Roman" w:hAnsi="Times New Roman"/>
          <w:i/>
          <w:sz w:val="24"/>
          <w:szCs w:val="23"/>
        </w:rPr>
        <w:t>, …</w:t>
      </w:r>
      <w:r w:rsidR="005E2E09" w:rsidRPr="001D5799">
        <w:rPr>
          <w:rFonts w:ascii="Times New Roman" w:hAnsi="Times New Roman"/>
          <w:i/>
          <w:sz w:val="24"/>
          <w:szCs w:val="23"/>
        </w:rPr>
        <w:t xml:space="preserve"> </w:t>
      </w:r>
      <w:r w:rsidR="00C172C1" w:rsidRPr="001D5799">
        <w:rPr>
          <w:rFonts w:ascii="Times New Roman" w:hAnsi="Times New Roman"/>
          <w:i/>
          <w:sz w:val="24"/>
          <w:szCs w:val="23"/>
        </w:rPr>
        <w:t>p</w:t>
      </w:r>
      <w:r w:rsidRPr="001D5799">
        <w:rPr>
          <w:rFonts w:ascii="Times New Roman" w:hAnsi="Times New Roman"/>
          <w:sz w:val="24"/>
          <w:szCs w:val="23"/>
          <w:vertAlign w:val="subscript"/>
        </w:rPr>
        <w:t>n</w:t>
      </w:r>
      <w:r w:rsidR="00151755" w:rsidRPr="001D5799">
        <w:rPr>
          <w:rFonts w:ascii="Times New Roman" w:hAnsi="Times New Roman"/>
          <w:sz w:val="24"/>
          <w:szCs w:val="23"/>
          <w:vertAlign w:val="subscript"/>
        </w:rPr>
        <w:t xml:space="preserve"> </w:t>
      </w:r>
      <w:r w:rsidRPr="001D5799">
        <w:rPr>
          <w:rFonts w:ascii="Times New Roman" w:hAnsi="Times New Roman"/>
          <w:sz w:val="24"/>
          <w:szCs w:val="23"/>
        </w:rPr>
        <w:t xml:space="preserve">which share a specific </w:t>
      </w:r>
      <w:r w:rsidR="00C172C1" w:rsidRPr="001D5799">
        <w:rPr>
          <w:rFonts w:ascii="Times New Roman" w:hAnsi="Times New Roman"/>
          <w:sz w:val="24"/>
          <w:szCs w:val="23"/>
        </w:rPr>
        <w:t>type T</w:t>
      </w:r>
      <w:r w:rsidRPr="001D5799">
        <w:rPr>
          <w:rFonts w:ascii="Times New Roman" w:hAnsi="Times New Roman"/>
          <w:sz w:val="24"/>
          <w:szCs w:val="23"/>
        </w:rPr>
        <w:t xml:space="preserve"> of process profile and which do not overlap in time:</w:t>
      </w:r>
    </w:p>
    <w:p w14:paraId="260824BE" w14:textId="77777777" w:rsidR="00C172C1" w:rsidRPr="001D5799" w:rsidRDefault="00C172C1" w:rsidP="009B5669">
      <w:pPr>
        <w:spacing w:beforeLines="1" w:before="2" w:afterLines="1" w:after="2" w:line="360" w:lineRule="auto"/>
        <w:ind w:left="720"/>
        <w:jc w:val="center"/>
        <w:rPr>
          <w:rFonts w:ascii="Times New Roman" w:hAnsi="Times New Roman"/>
          <w:sz w:val="24"/>
          <w:szCs w:val="23"/>
        </w:rPr>
      </w:pPr>
      <w:r w:rsidRPr="001D5799">
        <w:rPr>
          <w:rFonts w:ascii="Times New Roman" w:hAnsi="Times New Roman"/>
          <w:sz w:val="24"/>
          <w:szCs w:val="23"/>
        </w:rPr>
        <w:t>T</w:t>
      </w:r>
      <w:r w:rsidR="00D47F07" w:rsidRPr="001D5799">
        <w:rPr>
          <w:rFonts w:ascii="Times New Roman" w:hAnsi="Times New Roman"/>
          <w:sz w:val="24"/>
          <w:szCs w:val="23"/>
        </w:rPr>
        <w:t>-process-profile</w:t>
      </w:r>
      <w:r w:rsidR="005E2E09"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i/>
          <w:sz w:val="24"/>
          <w:szCs w:val="23"/>
        </w:rPr>
        <w:t>+…</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T-process-profile(</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sz w:val="24"/>
          <w:szCs w:val="23"/>
        </w:rPr>
        <w:t>) + … + T-process-profile(</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p>
    <w:p w14:paraId="21764FF9" w14:textId="77777777" w:rsidR="00C172C1" w:rsidRPr="001D5799" w:rsidRDefault="00C172C1" w:rsidP="009B5669">
      <w:pPr>
        <w:spacing w:beforeLines="1" w:before="2" w:afterLines="1" w:after="2" w:line="360" w:lineRule="auto"/>
        <w:jc w:val="both"/>
        <w:rPr>
          <w:rFonts w:ascii="Times New Roman" w:hAnsi="Times New Roman"/>
          <w:b/>
          <w:sz w:val="24"/>
          <w:szCs w:val="23"/>
        </w:rPr>
      </w:pPr>
    </w:p>
    <w:p w14:paraId="52E6D577" w14:textId="77777777" w:rsidR="008775B9"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in the morse code and similar cases, summation of process profiles has an exact counterpart in the linear composition of </w:t>
      </w:r>
      <w:r w:rsidR="00DA4D68" w:rsidRPr="001D5799">
        <w:rPr>
          <w:rFonts w:ascii="Times New Roman" w:hAnsi="Times New Roman"/>
          <w:i/>
          <w:sz w:val="24"/>
          <w:szCs w:val="23"/>
        </w:rPr>
        <w:t>generically dependent</w:t>
      </w:r>
      <w:r w:rsidRPr="001D5799">
        <w:rPr>
          <w:rFonts w:ascii="Times New Roman" w:hAnsi="Times New Roman"/>
          <w:sz w:val="24"/>
          <w:szCs w:val="23"/>
        </w:rPr>
        <w:t xml:space="preserve"> information artifacts (alphanumeric strings) on the continuant side.</w:t>
      </w:r>
    </w:p>
    <w:p w14:paraId="7C981BCB" w14:textId="77777777" w:rsidR="000C52A3" w:rsidRPr="001D5799" w:rsidRDefault="000C52A3" w:rsidP="009B5669">
      <w:pPr>
        <w:spacing w:beforeLines="1" w:before="2" w:afterLines="1" w:after="2" w:line="360" w:lineRule="auto"/>
        <w:jc w:val="both"/>
        <w:rPr>
          <w:rFonts w:ascii="Times New Roman" w:hAnsi="Times New Roman"/>
          <w:sz w:val="24"/>
          <w:szCs w:val="23"/>
        </w:rPr>
      </w:pPr>
    </w:p>
    <w:p w14:paraId="726F2FEE" w14:textId="77777777" w:rsidR="00CB07DE" w:rsidRPr="001D5799" w:rsidRDefault="00CB07D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Comparing Qualities</w:t>
      </w:r>
      <w:r w:rsidR="008775B9" w:rsidRPr="001D5799">
        <w:rPr>
          <w:rFonts w:ascii="Times New Roman" w:hAnsi="Times New Roman"/>
          <w:b/>
          <w:sz w:val="24"/>
          <w:szCs w:val="23"/>
        </w:rPr>
        <w:t xml:space="preserve"> and Comparing Process Profiles</w:t>
      </w:r>
    </w:p>
    <w:p w14:paraId="2E8EC0F6" w14:textId="77777777" w:rsidR="008775B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fur</w:t>
      </w:r>
      <w:r w:rsidR="003B3493" w:rsidRPr="001D5799">
        <w:rPr>
          <w:rFonts w:ascii="Times New Roman" w:hAnsi="Times New Roman"/>
          <w:sz w:val="24"/>
          <w:szCs w:val="23"/>
        </w:rPr>
        <w:t>t</w:t>
      </w:r>
      <w:r w:rsidRPr="001D5799">
        <w:rPr>
          <w:rFonts w:ascii="Times New Roman" w:hAnsi="Times New Roman"/>
          <w:sz w:val="24"/>
          <w:szCs w:val="23"/>
        </w:rPr>
        <w:t>her issue that we can now address is that of data involving comparison of process profiles (for example to the effect that one process is quicker, or more intense, or of higher frequency, than that process. He</w:t>
      </w:r>
      <w:r w:rsidR="00192689">
        <w:rPr>
          <w:rFonts w:ascii="Times New Roman" w:hAnsi="Times New Roman"/>
          <w:sz w:val="24"/>
          <w:szCs w:val="23"/>
        </w:rPr>
        <w:t>re</w:t>
      </w:r>
      <w:r w:rsidRPr="001D5799">
        <w:rPr>
          <w:rFonts w:ascii="Times New Roman" w:hAnsi="Times New Roman"/>
          <w:sz w:val="24"/>
          <w:szCs w:val="23"/>
        </w:rPr>
        <w:t>, too, it is useful to begin with the counterpar</w:t>
      </w:r>
      <w:r w:rsidR="00192689">
        <w:rPr>
          <w:rFonts w:ascii="Times New Roman" w:hAnsi="Times New Roman"/>
          <w:sz w:val="24"/>
          <w:szCs w:val="23"/>
        </w:rPr>
        <w:t>t case on the side of qualities.</w:t>
      </w:r>
    </w:p>
    <w:p w14:paraId="358D6ED1" w14:textId="77777777" w:rsidR="00192689" w:rsidRDefault="00192689" w:rsidP="009B5669">
      <w:pPr>
        <w:spacing w:beforeLines="1" w:before="2" w:afterLines="1" w:after="2" w:line="360" w:lineRule="auto"/>
        <w:jc w:val="both"/>
        <w:rPr>
          <w:rFonts w:ascii="Times New Roman" w:hAnsi="Times New Roman"/>
          <w:sz w:val="24"/>
          <w:szCs w:val="23"/>
        </w:rPr>
      </w:pPr>
    </w:p>
    <w:p w14:paraId="0DE10C6A" w14:textId="77777777" w:rsidR="00192689" w:rsidRPr="00192689" w:rsidRDefault="00192689" w:rsidP="009B5669">
      <w:pPr>
        <w:spacing w:beforeLines="1" w:before="2" w:afterLines="1" w:after="2" w:line="360" w:lineRule="auto"/>
        <w:jc w:val="both"/>
        <w:rPr>
          <w:rFonts w:ascii="Times New Roman" w:hAnsi="Times New Roman"/>
          <w:b/>
          <w:sz w:val="24"/>
          <w:szCs w:val="23"/>
        </w:rPr>
      </w:pPr>
      <w:r w:rsidRPr="00192689">
        <w:rPr>
          <w:rFonts w:ascii="Times New Roman" w:hAnsi="Times New Roman"/>
          <w:b/>
          <w:sz w:val="24"/>
          <w:szCs w:val="23"/>
        </w:rPr>
        <w:t>Comparative qualities</w:t>
      </w:r>
    </w:p>
    <w:p w14:paraId="0DA5F2BC" w14:textId="77777777" w:rsidR="00CB07DE"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a given </w:t>
      </w:r>
      <w:r w:rsidR="00E64DA4" w:rsidRPr="001D5799">
        <w:rPr>
          <w:rFonts w:ascii="Times New Roman" w:hAnsi="Times New Roman"/>
          <w:sz w:val="24"/>
          <w:szCs w:val="23"/>
        </w:rPr>
        <w:t xml:space="preserve">determinable </w:t>
      </w:r>
      <w:r w:rsidR="00CB07DE" w:rsidRPr="001D5799">
        <w:rPr>
          <w:rFonts w:ascii="Times New Roman" w:hAnsi="Times New Roman"/>
          <w:sz w:val="24"/>
          <w:szCs w:val="23"/>
        </w:rPr>
        <w:t xml:space="preserve">quality universal </w:t>
      </w:r>
      <w:r w:rsidRPr="001D5799">
        <w:rPr>
          <w:rFonts w:ascii="Times New Roman" w:hAnsi="Times New Roman"/>
          <w:sz w:val="24"/>
          <w:szCs w:val="23"/>
        </w:rPr>
        <w:t>Q</w:t>
      </w:r>
      <w:r w:rsidR="00CB07DE" w:rsidRPr="001D5799">
        <w:rPr>
          <w:rFonts w:ascii="Times New Roman" w:hAnsi="Times New Roman"/>
          <w:sz w:val="24"/>
          <w:szCs w:val="23"/>
        </w:rPr>
        <w:t xml:space="preserve">, </w:t>
      </w:r>
      <w:r w:rsidRPr="001D5799">
        <w:rPr>
          <w:rFonts w:ascii="Times New Roman" w:hAnsi="Times New Roman"/>
          <w:sz w:val="24"/>
          <w:szCs w:val="23"/>
        </w:rPr>
        <w:t>we employ ‘</w:t>
      </w:r>
      <w:r w:rsidR="00CB07DE" w:rsidRPr="001D5799">
        <w:rPr>
          <w:rFonts w:ascii="Times New Roman" w:hAnsi="Times New Roman"/>
          <w:sz w:val="24"/>
          <w:szCs w:val="23"/>
        </w:rPr>
        <w:t>DSU(Q)</w:t>
      </w:r>
      <w:r w:rsidRPr="001D5799">
        <w:rPr>
          <w:rFonts w:ascii="Times New Roman" w:hAnsi="Times New Roman"/>
          <w:sz w:val="24"/>
          <w:szCs w:val="23"/>
        </w:rPr>
        <w:t xml:space="preserve">’ </w:t>
      </w:r>
      <w:r w:rsidR="00C16900" w:rsidRPr="001D5799">
        <w:rPr>
          <w:rFonts w:ascii="Times New Roman" w:hAnsi="Times New Roman"/>
          <w:sz w:val="24"/>
          <w:szCs w:val="23"/>
        </w:rPr>
        <w:t xml:space="preserve">as an abbreviation for ‘the </w:t>
      </w:r>
      <w:r w:rsidR="00CB07DE" w:rsidRPr="001D5799">
        <w:rPr>
          <w:rFonts w:ascii="Times New Roman" w:hAnsi="Times New Roman"/>
          <w:sz w:val="24"/>
          <w:szCs w:val="23"/>
        </w:rPr>
        <w:t>determinate sub-universals of Q</w:t>
      </w:r>
      <w:r w:rsidR="00C16900" w:rsidRPr="001D5799">
        <w:rPr>
          <w:rFonts w:ascii="Times New Roman" w:hAnsi="Times New Roman"/>
          <w:sz w:val="24"/>
          <w:szCs w:val="23"/>
        </w:rPr>
        <w:t>’</w:t>
      </w:r>
      <w:r w:rsidR="00CB07DE" w:rsidRPr="001D5799">
        <w:rPr>
          <w:rFonts w:ascii="Times New Roman" w:hAnsi="Times New Roman"/>
          <w:sz w:val="24"/>
          <w:szCs w:val="23"/>
        </w:rPr>
        <w:t xml:space="preserve">. For example </w:t>
      </w:r>
      <w:r w:rsidR="00C16900" w:rsidRPr="001D5799">
        <w:rPr>
          <w:rFonts w:ascii="Times New Roman" w:hAnsi="Times New Roman"/>
          <w:sz w:val="24"/>
          <w:szCs w:val="23"/>
        </w:rPr>
        <w:t xml:space="preserve">if </w:t>
      </w:r>
      <w:r w:rsidR="00CB07DE" w:rsidRPr="001D5799">
        <w:rPr>
          <w:rFonts w:ascii="Times New Roman" w:hAnsi="Times New Roman"/>
          <w:sz w:val="24"/>
          <w:szCs w:val="23"/>
        </w:rPr>
        <w:t xml:space="preserve">Q </w:t>
      </w:r>
      <w:r w:rsidR="00C16900" w:rsidRPr="001D5799">
        <w:rPr>
          <w:rFonts w:ascii="Times New Roman" w:hAnsi="Times New Roman"/>
          <w:sz w:val="24"/>
          <w:szCs w:val="23"/>
        </w:rPr>
        <w:t xml:space="preserve">is the quality universal </w:t>
      </w:r>
      <w:r w:rsidR="00CB07DE" w:rsidRPr="001D5799">
        <w:rPr>
          <w:rFonts w:ascii="Times New Roman" w:hAnsi="Times New Roman"/>
          <w:i/>
          <w:sz w:val="24"/>
          <w:szCs w:val="23"/>
        </w:rPr>
        <w:t>length</w:t>
      </w:r>
      <w:r w:rsidR="00CB07DE" w:rsidRPr="001D5799">
        <w:rPr>
          <w:rFonts w:ascii="Times New Roman" w:hAnsi="Times New Roman"/>
          <w:sz w:val="24"/>
          <w:szCs w:val="23"/>
        </w:rPr>
        <w:t xml:space="preserve">, </w:t>
      </w:r>
      <w:r w:rsidR="00C16900" w:rsidRPr="001D5799">
        <w:rPr>
          <w:rFonts w:ascii="Times New Roman" w:hAnsi="Times New Roman"/>
          <w:sz w:val="24"/>
          <w:szCs w:val="23"/>
        </w:rPr>
        <w:t xml:space="preserve">then </w:t>
      </w:r>
      <w:r w:rsidR="00CB07DE" w:rsidRPr="001D5799">
        <w:rPr>
          <w:rFonts w:ascii="Times New Roman" w:hAnsi="Times New Roman"/>
          <w:sz w:val="24"/>
          <w:szCs w:val="23"/>
        </w:rPr>
        <w:t xml:space="preserve">DSU(Q) </w:t>
      </w:r>
      <w:r w:rsidR="00C16900" w:rsidRPr="001D5799">
        <w:rPr>
          <w:rFonts w:ascii="Times New Roman" w:hAnsi="Times New Roman"/>
          <w:sz w:val="24"/>
          <w:szCs w:val="23"/>
        </w:rPr>
        <w:t xml:space="preserve">comprises such determinate quality universals as: </w:t>
      </w:r>
      <w:r w:rsidR="00CB07DE" w:rsidRPr="001D5799">
        <w:rPr>
          <w:rFonts w:ascii="Times New Roman" w:hAnsi="Times New Roman"/>
          <w:sz w:val="24"/>
          <w:szCs w:val="23"/>
        </w:rPr>
        <w:t xml:space="preserve">1 cm-length, 1.5 cm-length, 2 cm-length, </w:t>
      </w:r>
      <w:r w:rsidR="00C16900" w:rsidRPr="001D5799">
        <w:rPr>
          <w:rFonts w:ascii="Times New Roman" w:hAnsi="Times New Roman"/>
          <w:sz w:val="24"/>
          <w:szCs w:val="23"/>
        </w:rPr>
        <w:t>and so on</w:t>
      </w:r>
      <w:r w:rsidR="00CB07DE" w:rsidRPr="001D5799">
        <w:rPr>
          <w:rFonts w:ascii="Times New Roman" w:hAnsi="Times New Roman"/>
          <w:sz w:val="24"/>
          <w:szCs w:val="23"/>
        </w:rPr>
        <w:t xml:space="preserve">. </w:t>
      </w:r>
      <w:r w:rsidR="00C16900" w:rsidRPr="001D5799">
        <w:rPr>
          <w:rFonts w:ascii="Times New Roman" w:hAnsi="Times New Roman"/>
          <w:sz w:val="24"/>
          <w:szCs w:val="23"/>
        </w:rPr>
        <w:t>A</w:t>
      </w:r>
      <w:r w:rsidR="00FD474C" w:rsidRPr="001D5799">
        <w:rPr>
          <w:rFonts w:ascii="Times New Roman" w:hAnsi="Times New Roman"/>
          <w:sz w:val="24"/>
          <w:szCs w:val="23"/>
        </w:rPr>
        <w:t xml:space="preserve">gain, </w:t>
      </w:r>
      <w:r w:rsidR="00C16900" w:rsidRPr="001D5799">
        <w:rPr>
          <w:rFonts w:ascii="Times New Roman" w:hAnsi="Times New Roman"/>
          <w:sz w:val="24"/>
          <w:szCs w:val="23"/>
        </w:rPr>
        <w:t>quality universals are referred to here in a way that involves specification of a unit of m</w:t>
      </w:r>
      <w:r w:rsidR="00E64DA4" w:rsidRPr="001D5799">
        <w:rPr>
          <w:rFonts w:ascii="Times New Roman" w:hAnsi="Times New Roman"/>
          <w:sz w:val="24"/>
          <w:szCs w:val="23"/>
        </w:rPr>
        <w:t>easure;</w:t>
      </w:r>
      <w:r w:rsidR="00C16900" w:rsidRPr="001D5799">
        <w:rPr>
          <w:rFonts w:ascii="Times New Roman" w:hAnsi="Times New Roman"/>
          <w:sz w:val="24"/>
          <w:szCs w:val="23"/>
        </w:rPr>
        <w:t xml:space="preserve"> however, the universals themselves are clearly independent</w:t>
      </w:r>
      <w:r w:rsidR="00CB07DE" w:rsidRPr="001D5799">
        <w:rPr>
          <w:rFonts w:ascii="Times New Roman" w:hAnsi="Times New Roman"/>
          <w:sz w:val="24"/>
          <w:szCs w:val="23"/>
        </w:rPr>
        <w:t xml:space="preserve"> of </w:t>
      </w:r>
      <w:r w:rsidR="00C16900" w:rsidRPr="001D5799">
        <w:rPr>
          <w:rFonts w:ascii="Times New Roman" w:hAnsi="Times New Roman"/>
          <w:sz w:val="24"/>
          <w:szCs w:val="23"/>
        </w:rPr>
        <w:t>such specification</w:t>
      </w:r>
      <w:r w:rsidR="00DA4D68" w:rsidRPr="001D5799">
        <w:rPr>
          <w:rFonts w:ascii="Times New Roman" w:hAnsi="Times New Roman"/>
          <w:sz w:val="24"/>
          <w:szCs w:val="23"/>
        </w:rPr>
        <w:t xml:space="preserve"> as the same process profile universal could be reformulated in terms of a different unit of measure</w:t>
      </w:r>
      <w:r w:rsidR="00FD474C" w:rsidRPr="001D5799">
        <w:rPr>
          <w:rFonts w:ascii="Times New Roman" w:hAnsi="Times New Roman"/>
          <w:sz w:val="24"/>
          <w:szCs w:val="23"/>
        </w:rPr>
        <w:t>.</w:t>
      </w:r>
    </w:p>
    <w:p w14:paraId="325DE0ED" w14:textId="77777777" w:rsidR="00C16900" w:rsidRPr="001D5799" w:rsidRDefault="00C16900" w:rsidP="009B5669">
      <w:pPr>
        <w:spacing w:beforeLines="1" w:before="2" w:afterLines="1" w:after="2" w:line="360" w:lineRule="auto"/>
        <w:jc w:val="both"/>
        <w:rPr>
          <w:rFonts w:ascii="Times New Roman" w:hAnsi="Times New Roman"/>
          <w:sz w:val="24"/>
          <w:szCs w:val="23"/>
        </w:rPr>
      </w:pPr>
    </w:p>
    <w:p w14:paraId="568ABAA4" w14:textId="77777777" w:rsidR="00CB07DE" w:rsidRPr="001D5799" w:rsidRDefault="009F41D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the qualities in </w:t>
      </w:r>
      <w:r w:rsidR="00CB07DE" w:rsidRPr="001D5799">
        <w:rPr>
          <w:rFonts w:ascii="Times New Roman" w:hAnsi="Times New Roman"/>
          <w:sz w:val="24"/>
          <w:szCs w:val="23"/>
        </w:rPr>
        <w:t xml:space="preserve">DSU(Q) </w:t>
      </w:r>
      <w:r w:rsidRPr="001D5799">
        <w:rPr>
          <w:rFonts w:ascii="Times New Roman" w:hAnsi="Times New Roman"/>
          <w:sz w:val="24"/>
          <w:szCs w:val="23"/>
        </w:rPr>
        <w:t>can here be ordered linearly in reflection of the real number measures used to described them</w:t>
      </w:r>
      <w:r w:rsidR="00CB07DE" w:rsidRPr="001D5799">
        <w:rPr>
          <w:rFonts w:ascii="Times New Roman" w:hAnsi="Times New Roman"/>
          <w:sz w:val="24"/>
          <w:szCs w:val="23"/>
        </w:rPr>
        <w:t xml:space="preserve">, we can define ‘shorter-in-length than’ in terms of ‘less than’ for real numbers. </w:t>
      </w:r>
      <w:r w:rsidRPr="001D5799">
        <w:rPr>
          <w:rFonts w:ascii="Times New Roman" w:hAnsi="Times New Roman"/>
          <w:sz w:val="24"/>
          <w:szCs w:val="23"/>
        </w:rPr>
        <w:t>In this sense t</w:t>
      </w:r>
      <w:r w:rsidR="00CB07DE" w:rsidRPr="001D5799">
        <w:rPr>
          <w:rFonts w:ascii="Times New Roman" w:hAnsi="Times New Roman"/>
          <w:sz w:val="24"/>
          <w:szCs w:val="23"/>
        </w:rPr>
        <w:t>he structure of DSU(Q) explains how length qualities relate to each other</w:t>
      </w:r>
      <w:r w:rsidR="00FD474C" w:rsidRPr="001D5799">
        <w:rPr>
          <w:rFonts w:ascii="Times New Roman" w:hAnsi="Times New Roman"/>
          <w:sz w:val="24"/>
          <w:szCs w:val="23"/>
        </w:rPr>
        <w:t>.</w:t>
      </w:r>
    </w:p>
    <w:p w14:paraId="2326F78D" w14:textId="77777777" w:rsidR="00CB07DE" w:rsidRDefault="00CB07DE" w:rsidP="009B5669">
      <w:pPr>
        <w:spacing w:beforeLines="1" w:before="2" w:afterLines="1" w:after="2" w:line="360" w:lineRule="auto"/>
        <w:jc w:val="both"/>
        <w:rPr>
          <w:rFonts w:ascii="Times New Roman" w:hAnsi="Times New Roman"/>
          <w:sz w:val="24"/>
          <w:szCs w:val="23"/>
        </w:rPr>
      </w:pPr>
    </w:p>
    <w:p w14:paraId="28F3AB20" w14:textId="77777777" w:rsidR="008B7AC8" w:rsidRPr="008B7AC8" w:rsidRDefault="008B7AC8" w:rsidP="009B5669">
      <w:pPr>
        <w:spacing w:beforeLines="1" w:before="2" w:afterLines="1" w:after="2" w:line="360" w:lineRule="auto"/>
        <w:jc w:val="both"/>
        <w:rPr>
          <w:rFonts w:ascii="Times New Roman" w:hAnsi="Times New Roman"/>
          <w:b/>
          <w:sz w:val="24"/>
          <w:szCs w:val="23"/>
        </w:rPr>
      </w:pPr>
      <w:r w:rsidRPr="008B7AC8">
        <w:rPr>
          <w:rFonts w:ascii="Times New Roman" w:hAnsi="Times New Roman"/>
          <w:b/>
          <w:sz w:val="24"/>
          <w:szCs w:val="23"/>
        </w:rPr>
        <w:t>Comparing process profiles</w:t>
      </w:r>
    </w:p>
    <w:p w14:paraId="26F8A85E" w14:textId="77777777" w:rsidR="00E64DA4"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And now </w:t>
      </w:r>
      <w:r w:rsidR="009F41D8" w:rsidRPr="001D5799">
        <w:rPr>
          <w:rFonts w:ascii="Times New Roman" w:hAnsi="Times New Roman"/>
          <w:sz w:val="24"/>
          <w:szCs w:val="23"/>
        </w:rPr>
        <w:t xml:space="preserve">the parallel case on the side of </w:t>
      </w:r>
      <w:r w:rsidRPr="001D5799">
        <w:rPr>
          <w:rFonts w:ascii="Times New Roman" w:hAnsi="Times New Roman"/>
          <w:sz w:val="24"/>
          <w:szCs w:val="23"/>
        </w:rPr>
        <w:t>occurrent side can be described as follows. For a given determinable process profile universal P, we employ ‘DSU(P)’ as an abbreviation for ‘the determinate sub-universals of P’. For example if P</w:t>
      </w:r>
      <w:r w:rsidR="00151755" w:rsidRPr="001D5799">
        <w:rPr>
          <w:rFonts w:ascii="Times New Roman" w:hAnsi="Times New Roman"/>
          <w:sz w:val="24"/>
          <w:szCs w:val="23"/>
        </w:rPr>
        <w:t xml:space="preserve"> </w:t>
      </w:r>
      <w:r w:rsidRPr="001D5799">
        <w:rPr>
          <w:rFonts w:ascii="Times New Roman" w:hAnsi="Times New Roman"/>
          <w:sz w:val="24"/>
          <w:szCs w:val="23"/>
        </w:rPr>
        <w:t xml:space="preserve">is the process profile universal </w:t>
      </w:r>
      <w:r w:rsidRPr="001D5799">
        <w:rPr>
          <w:rFonts w:ascii="Times New Roman" w:hAnsi="Times New Roman"/>
          <w:i/>
          <w:sz w:val="24"/>
          <w:szCs w:val="23"/>
        </w:rPr>
        <w:t>regular beat</w:t>
      </w:r>
      <w:r w:rsidRPr="001D5799">
        <w:rPr>
          <w:rFonts w:ascii="Times New Roman" w:hAnsi="Times New Roman"/>
          <w:sz w:val="24"/>
          <w:szCs w:val="23"/>
        </w:rPr>
        <w:t>, then DSU(P) comprises such determinate process profile universals as: 1beat per minute (bpm), 1.5 bpm, 2 bpm, and so on. Again, process profile universals are referred to here in a way that involves specification of a unit of measure; however, the universals themselves are clearly independent of such specification.</w:t>
      </w:r>
    </w:p>
    <w:p w14:paraId="2C5FEB67" w14:textId="77777777" w:rsidR="00E64DA4" w:rsidRPr="001D5799" w:rsidRDefault="00E64DA4" w:rsidP="009B5669">
      <w:pPr>
        <w:spacing w:beforeLines="1" w:before="2" w:afterLines="1" w:after="2" w:line="360" w:lineRule="auto"/>
        <w:rPr>
          <w:rFonts w:ascii="Times New Roman" w:hAnsi="Times New Roman"/>
          <w:sz w:val="24"/>
          <w:szCs w:val="23"/>
        </w:rPr>
      </w:pPr>
    </w:p>
    <w:p w14:paraId="76D68C4E" w14:textId="77777777" w:rsidR="00CB07DE"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And again:</w:t>
      </w:r>
      <w:r w:rsidR="00151755" w:rsidRPr="001D5799">
        <w:rPr>
          <w:rFonts w:ascii="Times New Roman" w:hAnsi="Times New Roman"/>
          <w:sz w:val="24"/>
          <w:szCs w:val="23"/>
        </w:rPr>
        <w:t xml:space="preserve"> </w:t>
      </w:r>
      <w:r w:rsidR="00CB07DE" w:rsidRPr="001D5799">
        <w:rPr>
          <w:rFonts w:ascii="Times New Roman" w:hAnsi="Times New Roman"/>
          <w:sz w:val="24"/>
          <w:szCs w:val="23"/>
        </w:rPr>
        <w:t>DSU(P) is ordered linearly, so that there is an isomorphism from  DSU(P) to the real numbers, and we can define ‘beats faster than’ accordingly in terms of ‘</w:t>
      </w:r>
      <w:r w:rsidRPr="001D5799">
        <w:rPr>
          <w:rFonts w:ascii="Times New Roman" w:hAnsi="Times New Roman"/>
          <w:sz w:val="24"/>
          <w:szCs w:val="23"/>
        </w:rPr>
        <w:t>greater than’ for real numbers, and there is a sense in which t</w:t>
      </w:r>
      <w:r w:rsidR="00CB07DE" w:rsidRPr="001D5799">
        <w:rPr>
          <w:rFonts w:ascii="Times New Roman" w:hAnsi="Times New Roman"/>
          <w:sz w:val="24"/>
          <w:szCs w:val="23"/>
        </w:rPr>
        <w:t>he structure of DSU(P) explains how beat processes relate to each other in terms of faster and shorter</w:t>
      </w:r>
      <w:r w:rsidR="00FD474C" w:rsidRPr="001D5799">
        <w:rPr>
          <w:rFonts w:ascii="Times New Roman" w:hAnsi="Times New Roman"/>
          <w:sz w:val="24"/>
          <w:szCs w:val="23"/>
        </w:rPr>
        <w:t>.</w:t>
      </w:r>
    </w:p>
    <w:p w14:paraId="1FD18DE4" w14:textId="77777777" w:rsidR="00BC11E1" w:rsidRDefault="00BC11E1" w:rsidP="009B5669">
      <w:pPr>
        <w:spacing w:beforeLines="1" w:before="2" w:afterLines="1" w:after="2" w:line="360" w:lineRule="auto"/>
        <w:jc w:val="both"/>
        <w:rPr>
          <w:rFonts w:ascii="Times New Roman" w:hAnsi="Times New Roman"/>
          <w:sz w:val="24"/>
          <w:szCs w:val="23"/>
        </w:rPr>
      </w:pPr>
    </w:p>
    <w:p w14:paraId="453D198D" w14:textId="77777777" w:rsidR="00BC11E1" w:rsidRDefault="00BC11E1" w:rsidP="00BC11E1">
      <w:pPr>
        <w:rPr>
          <w:sz w:val="20"/>
          <w:szCs w:val="20"/>
        </w:rPr>
      </w:pPr>
      <w:r>
        <w:rPr>
          <w:sz w:val="20"/>
          <w:szCs w:val="20"/>
        </w:rPr>
        <w:t>Werner says:</w:t>
      </w:r>
    </w:p>
    <w:p w14:paraId="540A1921" w14:textId="77777777" w:rsidR="00BC11E1" w:rsidRDefault="00BC11E1" w:rsidP="00BC11E1">
      <w:pPr>
        <w:rPr>
          <w:sz w:val="20"/>
          <w:szCs w:val="20"/>
        </w:rPr>
      </w:pPr>
      <w:r>
        <w:rPr>
          <w:sz w:val="20"/>
          <w:szCs w:val="20"/>
        </w:rPr>
        <w:t> </w:t>
      </w:r>
    </w:p>
    <w:p w14:paraId="2272D7D7" w14:textId="77777777" w:rsidR="00BC11E1" w:rsidRDefault="00BC11E1" w:rsidP="00BC11E1">
      <w:pPr>
        <w:rPr>
          <w:sz w:val="20"/>
          <w:szCs w:val="20"/>
        </w:rPr>
      </w:pPr>
      <w:r>
        <w:rPr>
          <w:sz w:val="20"/>
          <w:szCs w:val="20"/>
        </w:rPr>
        <w:t>I would rather treat 'n bpm' ['n beats per minute'] as an information entity which is-about p, thus avoiding to say that rates exist, although we talk in terms of rates.</w:t>
      </w:r>
    </w:p>
    <w:p w14:paraId="2ACF0635" w14:textId="77777777" w:rsidR="00BC11E1" w:rsidRDefault="00BC11E1" w:rsidP="00BC11E1">
      <w:pPr>
        <w:rPr>
          <w:sz w:val="20"/>
          <w:szCs w:val="20"/>
        </w:rPr>
      </w:pPr>
    </w:p>
    <w:p w14:paraId="632DF472" w14:textId="77777777" w:rsidR="00BC11E1" w:rsidRDefault="00BC11E1" w:rsidP="00BC11E1">
      <w:pPr>
        <w:rPr>
          <w:sz w:val="20"/>
          <w:szCs w:val="20"/>
        </w:rPr>
      </w:pPr>
      <w:r>
        <w:rPr>
          <w:sz w:val="20"/>
          <w:szCs w:val="20"/>
        </w:rPr>
        <w:t>It is trivial that 'n bpm' is an information entity. The question is, how do we deal with what it is on the side of reality that makes it true that process p has_rate nbm. </w:t>
      </w:r>
    </w:p>
    <w:p w14:paraId="7507A768" w14:textId="77777777" w:rsidR="00BC11E1" w:rsidRDefault="00BC11E1" w:rsidP="00BC11E1">
      <w:pPr>
        <w:rPr>
          <w:sz w:val="20"/>
          <w:szCs w:val="20"/>
        </w:rPr>
      </w:pPr>
      <w:r>
        <w:rPr>
          <w:sz w:val="20"/>
          <w:szCs w:val="20"/>
        </w:rPr>
        <w:t>I agree with you that we should avoid saying that rates exist.</w:t>
      </w:r>
    </w:p>
    <w:p w14:paraId="41AE337F" w14:textId="77777777" w:rsidR="00BC11E1" w:rsidRDefault="00BC11E1" w:rsidP="00BC11E1">
      <w:pPr>
        <w:rPr>
          <w:sz w:val="20"/>
          <w:szCs w:val="20"/>
        </w:rPr>
      </w:pPr>
      <w:r>
        <w:rPr>
          <w:sz w:val="20"/>
          <w:szCs w:val="20"/>
        </w:rPr>
        <w:t>The idea in the back of my mind is that rates are ratios (e.g. of number-of-cycles to time-interval-lengths; of distance-traversed to time-interval-length ...) which do not correspond to any extra entities in reality. </w:t>
      </w:r>
    </w:p>
    <w:p w14:paraId="52FA6C92" w14:textId="77777777" w:rsidR="00BC11E1" w:rsidRDefault="00BC11E1" w:rsidP="00BC11E1">
      <w:pPr>
        <w:rPr>
          <w:sz w:val="20"/>
          <w:szCs w:val="20"/>
        </w:rPr>
      </w:pPr>
      <w:r>
        <w:rPr>
          <w:sz w:val="20"/>
          <w:szCs w:val="20"/>
        </w:rPr>
        <w:t>More generally: Where assertions of the form x has_measure n U, where U is a basic SI unit, correspond to extra entities that exist in reality, assertions using derived units (multiplications and divisions of basic units) need not correspond to any extra entities in reality. To say that there are 3 bananas in the bowl is to say that there are 3 bananas, 1 bowl, and a relation of containment; there is no further entity called the bananas per bowl ratio. The latter comes free. Similarly, to say that the heart is beating at 60 beats per minute is to say that there are 60 beats, 1 minute, and a relation of projection; there is no further entity called the beats per minute ratio. The latter comes free.</w:t>
      </w:r>
    </w:p>
    <w:p w14:paraId="6C240A48" w14:textId="77777777" w:rsidR="00BC11E1" w:rsidRDefault="00BC11E1" w:rsidP="00BC11E1">
      <w:pPr>
        <w:rPr>
          <w:sz w:val="20"/>
          <w:szCs w:val="20"/>
        </w:rPr>
      </w:pPr>
    </w:p>
    <w:p w14:paraId="3DAB65EA" w14:textId="77777777" w:rsidR="00BC11E1" w:rsidRDefault="00BC11E1" w:rsidP="00BC11E1">
      <w:pPr>
        <w:rPr>
          <w:sz w:val="20"/>
          <w:szCs w:val="20"/>
        </w:rPr>
      </w:pPr>
      <w:r>
        <w:rPr>
          <w:sz w:val="20"/>
          <w:szCs w:val="20"/>
          <w:u w:val="single"/>
        </w:rPr>
        <w:t>The basic units in BFO terms</w:t>
      </w:r>
    </w:p>
    <w:p w14:paraId="7371A24A" w14:textId="77777777" w:rsidR="00BC11E1" w:rsidRDefault="00BC11E1" w:rsidP="00BC11E1">
      <w:pPr>
        <w:rPr>
          <w:sz w:val="20"/>
          <w:szCs w:val="20"/>
        </w:rPr>
      </w:pPr>
    </w:p>
    <w:p w14:paraId="696BDA61" w14:textId="77777777" w:rsidR="00BC11E1" w:rsidRDefault="00BC11E1" w:rsidP="00BC11E1">
      <w:pPr>
        <w:rPr>
          <w:sz w:val="20"/>
          <w:szCs w:val="20"/>
        </w:rPr>
      </w:pPr>
      <w:r>
        <w:rPr>
          <w:sz w:val="20"/>
          <w:szCs w:val="20"/>
        </w:rPr>
        <w:t>Mass and temperature are qualities of material entities</w:t>
      </w:r>
    </w:p>
    <w:p w14:paraId="69A5B1D9" w14:textId="77777777" w:rsidR="00BC11E1" w:rsidRDefault="00BC11E1" w:rsidP="00BC11E1">
      <w:pPr>
        <w:rPr>
          <w:sz w:val="20"/>
          <w:szCs w:val="20"/>
        </w:rPr>
      </w:pPr>
      <w:r>
        <w:rPr>
          <w:sz w:val="20"/>
          <w:szCs w:val="20"/>
        </w:rPr>
        <w:t>Amount of substance seems to be a quality of material entities also (not sure yet)</w:t>
      </w:r>
    </w:p>
    <w:p w14:paraId="14A4C048" w14:textId="77777777" w:rsidR="00BC11E1" w:rsidRDefault="00BC11E1" w:rsidP="00BC11E1">
      <w:pPr>
        <w:rPr>
          <w:sz w:val="20"/>
          <w:szCs w:val="20"/>
        </w:rPr>
      </w:pPr>
      <w:r>
        <w:rPr>
          <w:sz w:val="20"/>
          <w:szCs w:val="20"/>
        </w:rPr>
        <w:t>Length and time are qualities of regions</w:t>
      </w:r>
    </w:p>
    <w:p w14:paraId="0F713398" w14:textId="77777777" w:rsidR="00BC11E1" w:rsidRDefault="00BC11E1" w:rsidP="00BC11E1">
      <w:pPr>
        <w:rPr>
          <w:sz w:val="20"/>
          <w:szCs w:val="20"/>
        </w:rPr>
      </w:pPr>
      <w:r>
        <w:rPr>
          <w:sz w:val="20"/>
          <w:szCs w:val="20"/>
        </w:rPr>
        <w:t>Luminous intensity is, I think, to be treated as a quality of energy (energy is an independent continuant in BFO terms, because interconvertible with matter)</w:t>
      </w:r>
    </w:p>
    <w:p w14:paraId="04D512DB" w14:textId="77777777" w:rsidR="00BC11E1" w:rsidRDefault="00BC11E1" w:rsidP="00BC11E1">
      <w:pPr>
        <w:rPr>
          <w:sz w:val="20"/>
          <w:szCs w:val="20"/>
        </w:rPr>
      </w:pPr>
      <w:r>
        <w:rPr>
          <w:sz w:val="20"/>
          <w:szCs w:val="20"/>
        </w:rPr>
        <w:t>Electric current -- not sure how to deal with this yet</w:t>
      </w:r>
    </w:p>
    <w:p w14:paraId="7D411DB8" w14:textId="77777777" w:rsidR="00BC11E1" w:rsidRDefault="00BC11E1" w:rsidP="00BC11E1">
      <w:pPr>
        <w:rPr>
          <w:sz w:val="20"/>
          <w:szCs w:val="20"/>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71"/>
        <w:gridCol w:w="452"/>
        <w:gridCol w:w="2598"/>
        <w:gridCol w:w="4852"/>
      </w:tblGrid>
      <w:tr w:rsidR="00BC11E1" w14:paraId="0FA3567C"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61E0498" w14:textId="77777777" w:rsidR="00BC11E1" w:rsidRDefault="00A908AB">
            <w:pPr>
              <w:spacing w:before="240" w:after="240"/>
              <w:jc w:val="center"/>
              <w:rPr>
                <w:b/>
                <w:bCs/>
                <w:color w:val="000000"/>
                <w:sz w:val="20"/>
                <w:szCs w:val="20"/>
              </w:rPr>
            </w:pPr>
            <w:r>
              <w:fldChar w:fldCharType="begin"/>
            </w:r>
            <w:r>
              <w:instrText xml:space="preserve"> HYPERLINK "http://en.wikipedia.org/wiki/Metre" \t "_blank" \o "Metre" </w:instrText>
            </w:r>
            <w:r>
              <w:fldChar w:fldCharType="separate"/>
            </w:r>
            <w:r w:rsidR="00BC11E1">
              <w:rPr>
                <w:rStyle w:val="Hyperlink"/>
                <w:b/>
                <w:bCs/>
                <w:color w:val="0645AD"/>
                <w:sz w:val="20"/>
                <w:szCs w:val="20"/>
              </w:rPr>
              <w:t>metre</w:t>
            </w:r>
            <w:r>
              <w:rPr>
                <w:rStyle w:val="Hyperlink"/>
                <w:b/>
                <w:bCs/>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8A312AA" w14:textId="77777777" w:rsidR="00BC11E1" w:rsidRDefault="00BC11E1">
            <w:pPr>
              <w:rPr>
                <w:rFonts w:ascii="Arial" w:hAnsi="Arial" w:cs="Arial"/>
                <w:color w:val="000000"/>
                <w:sz w:val="20"/>
                <w:szCs w:val="20"/>
              </w:rPr>
            </w:pPr>
            <w:r>
              <w:rPr>
                <w:rFonts w:ascii="Arial" w:hAnsi="Arial" w:cs="Arial"/>
                <w:b/>
                <w:bCs/>
                <w:color w:val="000000"/>
                <w:sz w:val="20"/>
                <w:szCs w:val="20"/>
              </w:rPr>
              <w:t>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30FB642" w14:textId="77777777" w:rsidR="00BC11E1" w:rsidRDefault="00A908AB">
            <w:pPr>
              <w:rPr>
                <w:rFonts w:ascii="Arial" w:hAnsi="Arial" w:cs="Arial"/>
                <w:color w:val="000000"/>
                <w:sz w:val="20"/>
                <w:szCs w:val="20"/>
              </w:rPr>
            </w:pPr>
            <w:r>
              <w:fldChar w:fldCharType="begin"/>
            </w:r>
            <w:r>
              <w:instrText xml:space="preserve"> HYPERLINK "http://en.wikipedia.org/wiki/Length" \t "_blank" \o "Length" </w:instrText>
            </w:r>
            <w:r>
              <w:fldChar w:fldCharType="separate"/>
            </w:r>
            <w:r w:rsidR="00BC11E1">
              <w:rPr>
                <w:rStyle w:val="Hyperlink"/>
                <w:rFonts w:ascii="Arial" w:hAnsi="Arial" w:cs="Arial"/>
                <w:color w:val="0645AD"/>
                <w:sz w:val="20"/>
                <w:szCs w:val="20"/>
              </w:rPr>
              <w:t>length</w:t>
            </w:r>
            <w:r>
              <w:rPr>
                <w:rStyle w:val="Hyperlink"/>
                <w:rFonts w:ascii="Arial" w:hAnsi="Arial" w:cs="Arial"/>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CCFEC27" w14:textId="77777777" w:rsidR="00BC11E1" w:rsidRDefault="00BC11E1">
            <w:pPr>
              <w:rPr>
                <w:rFonts w:ascii="Arial" w:hAnsi="Arial" w:cs="Arial"/>
                <w:color w:val="000000"/>
                <w:sz w:val="20"/>
                <w:szCs w:val="20"/>
              </w:rPr>
            </w:pPr>
            <w:r>
              <w:rPr>
                <w:rFonts w:ascii="Arial" w:hAnsi="Arial" w:cs="Arial"/>
                <w:i/>
                <w:iCs/>
                <w:color w:val="000000"/>
                <w:sz w:val="20"/>
                <w:szCs w:val="20"/>
              </w:rPr>
              <w:t>l</w:t>
            </w:r>
            <w:r>
              <w:rPr>
                <w:rFonts w:ascii="Arial" w:hAnsi="Arial" w:cs="Arial"/>
                <w:color w:val="000000"/>
                <w:sz w:val="20"/>
                <w:szCs w:val="20"/>
              </w:rPr>
              <w:t> (a lowercase L)</w:t>
            </w:r>
          </w:p>
        </w:tc>
      </w:tr>
      <w:tr w:rsidR="00BC11E1" w14:paraId="5660343C"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8397D03" w14:textId="77777777" w:rsidR="00BC11E1" w:rsidRDefault="00A908AB">
            <w:pPr>
              <w:jc w:val="center"/>
              <w:rPr>
                <w:b/>
                <w:bCs/>
                <w:color w:val="000000"/>
                <w:sz w:val="20"/>
                <w:szCs w:val="20"/>
              </w:rPr>
            </w:pPr>
            <w:r>
              <w:fldChar w:fldCharType="begin"/>
            </w:r>
            <w:r>
              <w:instrText xml:space="preserve"> HYPERLINK "http://en.wikipedia.org/wiki/Kilogram" \t "_blank" \o "Kilogram" </w:instrText>
            </w:r>
            <w:r>
              <w:fldChar w:fldCharType="separate"/>
            </w:r>
            <w:r w:rsidR="00BC11E1">
              <w:rPr>
                <w:rStyle w:val="Hyperlink"/>
                <w:b/>
                <w:bCs/>
                <w:color w:val="0645AD"/>
                <w:sz w:val="20"/>
                <w:szCs w:val="20"/>
              </w:rPr>
              <w:t>kilogram</w:t>
            </w:r>
            <w:r>
              <w:rPr>
                <w:rStyle w:val="Hyperlink"/>
                <w:b/>
                <w:bCs/>
                <w:color w:val="0645AD"/>
                <w:sz w:val="20"/>
                <w:szCs w:val="20"/>
              </w:rPr>
              <w:fldChar w:fldCharType="end"/>
            </w:r>
            <w:r w:rsidR="00BC11E1">
              <w:rPr>
                <w:b/>
                <w:bCs/>
                <w:color w:val="000000"/>
                <w:sz w:val="20"/>
                <w:szCs w:val="20"/>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07D84C7" w14:textId="77777777" w:rsidR="00BC11E1" w:rsidRDefault="00BC11E1">
            <w:pPr>
              <w:rPr>
                <w:rFonts w:ascii="Arial" w:hAnsi="Arial" w:cs="Arial"/>
                <w:color w:val="000000"/>
                <w:sz w:val="20"/>
                <w:szCs w:val="20"/>
              </w:rPr>
            </w:pPr>
            <w:r>
              <w:rPr>
                <w:rFonts w:ascii="Arial" w:hAnsi="Arial" w:cs="Arial"/>
                <w:b/>
                <w:bCs/>
                <w:color w:val="000000"/>
                <w:sz w:val="20"/>
                <w:szCs w:val="20"/>
              </w:rPr>
              <w:t>kg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A5B91F9" w14:textId="77777777" w:rsidR="00BC11E1" w:rsidRDefault="00A908AB">
            <w:pPr>
              <w:rPr>
                <w:rFonts w:ascii="Arial" w:hAnsi="Arial" w:cs="Arial"/>
                <w:color w:val="000000"/>
                <w:sz w:val="20"/>
                <w:szCs w:val="20"/>
              </w:rPr>
            </w:pPr>
            <w:r>
              <w:fldChar w:fldCharType="begin"/>
            </w:r>
            <w:r>
              <w:instrText xml:space="preserve"> HYPERLINK "http://en.wikipedia.org/wiki/Mass" \t "_blank" \o "Mass" </w:instrText>
            </w:r>
            <w:r>
              <w:fldChar w:fldCharType="separate"/>
            </w:r>
            <w:r w:rsidR="00BC11E1">
              <w:rPr>
                <w:rStyle w:val="Hyperlink"/>
                <w:rFonts w:ascii="Arial" w:hAnsi="Arial" w:cs="Arial"/>
                <w:color w:val="0645AD"/>
                <w:sz w:val="20"/>
                <w:szCs w:val="20"/>
              </w:rPr>
              <w:t>mass</w:t>
            </w:r>
            <w:r>
              <w:rPr>
                <w:rStyle w:val="Hyperlink"/>
                <w:rFonts w:ascii="Arial" w:hAnsi="Arial" w:cs="Arial"/>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5FBC277" w14:textId="77777777" w:rsidR="00BC11E1" w:rsidRDefault="00BC11E1">
            <w:pPr>
              <w:rPr>
                <w:rFonts w:ascii="Arial" w:hAnsi="Arial" w:cs="Arial"/>
                <w:color w:val="000000"/>
                <w:sz w:val="20"/>
                <w:szCs w:val="20"/>
              </w:rPr>
            </w:pPr>
            <w:r>
              <w:rPr>
                <w:rFonts w:ascii="Arial" w:hAnsi="Arial" w:cs="Arial"/>
                <w:i/>
                <w:iCs/>
                <w:color w:val="000000"/>
                <w:sz w:val="20"/>
                <w:szCs w:val="20"/>
              </w:rPr>
              <w:t>m</w:t>
            </w:r>
          </w:p>
        </w:tc>
      </w:tr>
      <w:tr w:rsidR="00BC11E1" w14:paraId="124C23BB"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3C0B5F1" w14:textId="77777777" w:rsidR="00BC11E1" w:rsidRDefault="00A908AB">
            <w:pPr>
              <w:jc w:val="center"/>
              <w:rPr>
                <w:b/>
                <w:bCs/>
                <w:color w:val="000000"/>
                <w:sz w:val="20"/>
                <w:szCs w:val="20"/>
              </w:rPr>
            </w:pPr>
            <w:r>
              <w:fldChar w:fldCharType="begin"/>
            </w:r>
            <w:r>
              <w:instrText xml:space="preserve"> HYPERLINK "http://en.wikipedia.org/wiki/Second" \t "_blank" \o "Second" </w:instrText>
            </w:r>
            <w:r>
              <w:fldChar w:fldCharType="separate"/>
            </w:r>
            <w:r w:rsidR="00BC11E1">
              <w:rPr>
                <w:rStyle w:val="Hyperlink"/>
                <w:b/>
                <w:bCs/>
                <w:color w:val="0645AD"/>
                <w:sz w:val="20"/>
                <w:szCs w:val="20"/>
              </w:rPr>
              <w:t>second</w:t>
            </w:r>
            <w:r>
              <w:rPr>
                <w:rStyle w:val="Hyperlink"/>
                <w:b/>
                <w:bCs/>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310B7B7" w14:textId="77777777" w:rsidR="00BC11E1" w:rsidRDefault="00BC11E1">
            <w:pPr>
              <w:rPr>
                <w:rFonts w:ascii="Arial" w:hAnsi="Arial" w:cs="Arial"/>
                <w:color w:val="000000"/>
                <w:sz w:val="20"/>
                <w:szCs w:val="20"/>
              </w:rPr>
            </w:pPr>
            <w:r>
              <w:rPr>
                <w:rFonts w:ascii="Arial" w:hAnsi="Arial" w:cs="Arial"/>
                <w:b/>
                <w:bCs/>
                <w:color w:val="000000"/>
                <w:sz w:val="20"/>
                <w:szCs w:val="2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64C72A" w14:textId="77777777" w:rsidR="00BC11E1" w:rsidRDefault="00A908AB">
            <w:pPr>
              <w:rPr>
                <w:rFonts w:ascii="Arial" w:hAnsi="Arial" w:cs="Arial"/>
                <w:color w:val="000000"/>
                <w:sz w:val="20"/>
                <w:szCs w:val="20"/>
              </w:rPr>
            </w:pPr>
            <w:r>
              <w:fldChar w:fldCharType="begin"/>
            </w:r>
            <w:r>
              <w:instrText xml:space="preserve"> HYPERLINK "http://en.wikipedia.org/wiki/Time" \t "_blank" \o "Time" </w:instrText>
            </w:r>
            <w:r>
              <w:fldChar w:fldCharType="separate"/>
            </w:r>
            <w:r w:rsidR="00BC11E1">
              <w:rPr>
                <w:rStyle w:val="Hyperlink"/>
                <w:rFonts w:ascii="Arial" w:hAnsi="Arial" w:cs="Arial"/>
                <w:color w:val="0645AD"/>
                <w:sz w:val="20"/>
                <w:szCs w:val="20"/>
              </w:rPr>
              <w:t>time</w:t>
            </w:r>
            <w:r>
              <w:rPr>
                <w:rStyle w:val="Hyperlink"/>
                <w:rFonts w:ascii="Arial" w:hAnsi="Arial" w:cs="Arial"/>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C396E61" w14:textId="77777777" w:rsidR="00BC11E1" w:rsidRDefault="00BC11E1">
            <w:pPr>
              <w:rPr>
                <w:rFonts w:ascii="Arial" w:hAnsi="Arial" w:cs="Arial"/>
                <w:color w:val="000000"/>
                <w:sz w:val="20"/>
                <w:szCs w:val="20"/>
              </w:rPr>
            </w:pPr>
            <w:r>
              <w:rPr>
                <w:rFonts w:ascii="Arial" w:hAnsi="Arial" w:cs="Arial"/>
                <w:i/>
                <w:iCs/>
                <w:color w:val="000000"/>
                <w:sz w:val="20"/>
                <w:szCs w:val="20"/>
              </w:rPr>
              <w:t>t</w:t>
            </w:r>
          </w:p>
        </w:tc>
      </w:tr>
      <w:tr w:rsidR="00BC11E1" w14:paraId="22A30723"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E038205" w14:textId="77777777" w:rsidR="00BC11E1" w:rsidRDefault="00A908AB">
            <w:pPr>
              <w:jc w:val="center"/>
              <w:rPr>
                <w:b/>
                <w:bCs/>
                <w:color w:val="000000"/>
                <w:sz w:val="20"/>
                <w:szCs w:val="20"/>
              </w:rPr>
            </w:pPr>
            <w:r>
              <w:fldChar w:fldCharType="begin"/>
            </w:r>
            <w:r>
              <w:instrText xml:space="preserve"> HYPERLINK "http://en.wikipedia.org/wiki/Ampere" \t "_blank" \o "Ampere" </w:instrText>
            </w:r>
            <w:r>
              <w:fldChar w:fldCharType="separate"/>
            </w:r>
            <w:r w:rsidR="00BC11E1">
              <w:rPr>
                <w:rStyle w:val="Hyperlink"/>
                <w:b/>
                <w:bCs/>
                <w:color w:val="0645AD"/>
                <w:sz w:val="20"/>
                <w:szCs w:val="20"/>
              </w:rPr>
              <w:t>ampere</w:t>
            </w:r>
            <w:r>
              <w:rPr>
                <w:rStyle w:val="Hyperlink"/>
                <w:b/>
                <w:bCs/>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79FBF6D" w14:textId="77777777" w:rsidR="00BC11E1" w:rsidRDefault="00BC11E1">
            <w:pPr>
              <w:rPr>
                <w:rFonts w:ascii="Arial" w:hAnsi="Arial" w:cs="Arial"/>
                <w:color w:val="000000"/>
                <w:sz w:val="20"/>
                <w:szCs w:val="20"/>
              </w:rPr>
            </w:pPr>
            <w:r>
              <w:rPr>
                <w:rFonts w:ascii="Arial" w:hAnsi="Arial" w:cs="Arial"/>
                <w:b/>
                <w:bCs/>
                <w:color w:val="000000"/>
                <w:sz w:val="20"/>
                <w:szCs w:val="20"/>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7F88A0" w14:textId="77777777" w:rsidR="00BC11E1" w:rsidRDefault="00A908AB">
            <w:pPr>
              <w:rPr>
                <w:rFonts w:ascii="Arial" w:hAnsi="Arial" w:cs="Arial"/>
                <w:color w:val="000000"/>
                <w:sz w:val="20"/>
                <w:szCs w:val="20"/>
              </w:rPr>
            </w:pPr>
            <w:r>
              <w:fldChar w:fldCharType="begin"/>
            </w:r>
            <w:r>
              <w:instrText xml:space="preserve"> HYPERLINK "http://en.wikipedia.org/wiki/Electric_current" \t "_blank" \o "Electric current" </w:instrText>
            </w:r>
            <w:r>
              <w:fldChar w:fldCharType="separate"/>
            </w:r>
            <w:r w:rsidR="00BC11E1">
              <w:rPr>
                <w:rStyle w:val="Hyperlink"/>
                <w:rFonts w:ascii="Arial" w:hAnsi="Arial" w:cs="Arial"/>
                <w:color w:val="0645AD"/>
                <w:sz w:val="20"/>
                <w:szCs w:val="20"/>
              </w:rPr>
              <w:t>electric current</w:t>
            </w:r>
            <w:r>
              <w:rPr>
                <w:rStyle w:val="Hyperlink"/>
                <w:rFonts w:ascii="Arial" w:hAnsi="Arial" w:cs="Arial"/>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5A9154D" w14:textId="77777777" w:rsidR="00BC11E1" w:rsidRDefault="00BC11E1">
            <w:pPr>
              <w:rPr>
                <w:rFonts w:ascii="Arial" w:hAnsi="Arial" w:cs="Arial"/>
                <w:color w:val="000000"/>
                <w:sz w:val="20"/>
                <w:szCs w:val="20"/>
              </w:rPr>
            </w:pPr>
            <w:r>
              <w:rPr>
                <w:rFonts w:ascii="Arial" w:hAnsi="Arial" w:cs="Arial"/>
                <w:i/>
                <w:iCs/>
                <w:color w:val="000000"/>
                <w:sz w:val="20"/>
                <w:szCs w:val="20"/>
              </w:rPr>
              <w:t>I</w:t>
            </w:r>
            <w:r>
              <w:rPr>
                <w:rFonts w:ascii="Arial" w:hAnsi="Arial" w:cs="Arial"/>
                <w:color w:val="000000"/>
                <w:sz w:val="20"/>
                <w:szCs w:val="20"/>
              </w:rPr>
              <w:t> (a capital i)</w:t>
            </w:r>
          </w:p>
        </w:tc>
      </w:tr>
      <w:tr w:rsidR="00BC11E1" w14:paraId="7F9243D0"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3558D39" w14:textId="77777777" w:rsidR="00BC11E1" w:rsidRDefault="00A908AB">
            <w:pPr>
              <w:jc w:val="center"/>
              <w:rPr>
                <w:b/>
                <w:bCs/>
                <w:color w:val="000000"/>
                <w:sz w:val="20"/>
                <w:szCs w:val="20"/>
              </w:rPr>
            </w:pPr>
            <w:r>
              <w:fldChar w:fldCharType="begin"/>
            </w:r>
            <w:r>
              <w:instrText xml:space="preserve"> HYPERLINK "http://en.wikipedia.org/wiki/Kelvin" \t "_blank" \o "Kelvin" </w:instrText>
            </w:r>
            <w:r>
              <w:fldChar w:fldCharType="separate"/>
            </w:r>
            <w:r w:rsidR="00BC11E1">
              <w:rPr>
                <w:rStyle w:val="Hyperlink"/>
                <w:b/>
                <w:bCs/>
                <w:color w:val="0645AD"/>
                <w:sz w:val="20"/>
                <w:szCs w:val="20"/>
              </w:rPr>
              <w:t>kelvin</w:t>
            </w:r>
            <w:r>
              <w:rPr>
                <w:rStyle w:val="Hyperlink"/>
                <w:b/>
                <w:bCs/>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17B6CC" w14:textId="77777777" w:rsidR="00BC11E1" w:rsidRDefault="00BC11E1">
            <w:pPr>
              <w:rPr>
                <w:rFonts w:ascii="Arial" w:hAnsi="Arial" w:cs="Arial"/>
                <w:color w:val="000000"/>
                <w:sz w:val="20"/>
                <w:szCs w:val="20"/>
              </w:rPr>
            </w:pPr>
            <w:r>
              <w:rPr>
                <w:rFonts w:ascii="Arial" w:hAnsi="Arial" w:cs="Arial"/>
                <w:b/>
                <w:bCs/>
                <w:color w:val="000000"/>
                <w:sz w:val="20"/>
                <w:szCs w:val="20"/>
              </w:rPr>
              <w:t>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CC89F2" w14:textId="77777777" w:rsidR="00BC11E1" w:rsidRDefault="00A908AB">
            <w:pPr>
              <w:rPr>
                <w:rFonts w:ascii="Arial" w:hAnsi="Arial" w:cs="Arial"/>
                <w:color w:val="000000"/>
                <w:sz w:val="20"/>
                <w:szCs w:val="20"/>
              </w:rPr>
            </w:pPr>
            <w:r>
              <w:fldChar w:fldCharType="begin"/>
            </w:r>
            <w:r>
              <w:instrText xml:space="preserve"> HYPERLINK "http://en.wikipedia.org/wiki/Thermodynamic_temperature" \t "_blank" \o "Thermodynamic temperature" </w:instrText>
            </w:r>
            <w:r>
              <w:fldChar w:fldCharType="separate"/>
            </w:r>
            <w:r w:rsidR="00BC11E1">
              <w:rPr>
                <w:rStyle w:val="Hyperlink"/>
                <w:rFonts w:ascii="Arial" w:hAnsi="Arial" w:cs="Arial"/>
                <w:color w:val="0645AD"/>
                <w:sz w:val="20"/>
                <w:szCs w:val="20"/>
              </w:rPr>
              <w:t>thermodynamic temperature</w:t>
            </w:r>
            <w:r>
              <w:rPr>
                <w:rStyle w:val="Hyperlink"/>
                <w:rFonts w:ascii="Arial" w:hAnsi="Arial" w:cs="Arial"/>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D500F3" w14:textId="77777777" w:rsidR="00BC11E1" w:rsidRDefault="00BC11E1">
            <w:pPr>
              <w:rPr>
                <w:rFonts w:ascii="Arial" w:hAnsi="Arial" w:cs="Arial"/>
                <w:color w:val="000000"/>
                <w:sz w:val="20"/>
                <w:szCs w:val="20"/>
              </w:rPr>
            </w:pPr>
            <w:r>
              <w:rPr>
                <w:rFonts w:ascii="Arial" w:hAnsi="Arial" w:cs="Arial"/>
                <w:i/>
                <w:iCs/>
                <w:color w:val="000000"/>
                <w:sz w:val="20"/>
                <w:szCs w:val="20"/>
              </w:rPr>
              <w:t>T</w:t>
            </w:r>
          </w:p>
        </w:tc>
      </w:tr>
      <w:tr w:rsidR="00BC11E1" w14:paraId="312EA18F"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9408517" w14:textId="77777777" w:rsidR="00BC11E1" w:rsidRDefault="00A908AB">
            <w:pPr>
              <w:jc w:val="center"/>
              <w:rPr>
                <w:b/>
                <w:bCs/>
                <w:color w:val="000000"/>
                <w:sz w:val="20"/>
                <w:szCs w:val="20"/>
              </w:rPr>
            </w:pPr>
            <w:r>
              <w:fldChar w:fldCharType="begin"/>
            </w:r>
            <w:r>
              <w:instrText xml:space="preserve"> HYPERLINK "http://en.wikipedia.org/wiki/Candela" \t "_blank" \o "Candela" </w:instrText>
            </w:r>
            <w:r>
              <w:fldChar w:fldCharType="separate"/>
            </w:r>
            <w:r w:rsidR="00BC11E1">
              <w:rPr>
                <w:rStyle w:val="Hyperlink"/>
                <w:b/>
                <w:bCs/>
                <w:color w:val="0645AD"/>
                <w:sz w:val="20"/>
                <w:szCs w:val="20"/>
              </w:rPr>
              <w:t>candela</w:t>
            </w:r>
            <w:r>
              <w:rPr>
                <w:rStyle w:val="Hyperlink"/>
                <w:b/>
                <w:bCs/>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B3E8704" w14:textId="77777777" w:rsidR="00BC11E1" w:rsidRDefault="00BC11E1">
            <w:pPr>
              <w:rPr>
                <w:rFonts w:ascii="Arial" w:hAnsi="Arial" w:cs="Arial"/>
                <w:color w:val="000000"/>
                <w:sz w:val="20"/>
                <w:szCs w:val="20"/>
              </w:rPr>
            </w:pPr>
            <w:r>
              <w:rPr>
                <w:rFonts w:ascii="Arial" w:hAnsi="Arial" w:cs="Arial"/>
                <w:b/>
                <w:bCs/>
                <w:color w:val="000000"/>
                <w:sz w:val="20"/>
                <w:szCs w:val="20"/>
              </w:rPr>
              <w:t>cd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8CE7F1E" w14:textId="77777777" w:rsidR="00BC11E1" w:rsidRDefault="00A908AB">
            <w:pPr>
              <w:rPr>
                <w:rFonts w:ascii="Arial" w:hAnsi="Arial" w:cs="Arial"/>
                <w:color w:val="000000"/>
                <w:sz w:val="20"/>
                <w:szCs w:val="20"/>
              </w:rPr>
            </w:pPr>
            <w:r>
              <w:fldChar w:fldCharType="begin"/>
            </w:r>
            <w:r>
              <w:instrText xml:space="preserve"> HYPERLINK "http://en.wikipedia.org/wiki/Luminous_intensity" \t "_blank" \o "Luminous intensity" </w:instrText>
            </w:r>
            <w:r>
              <w:fldChar w:fldCharType="separate"/>
            </w:r>
            <w:r w:rsidR="00BC11E1">
              <w:rPr>
                <w:rStyle w:val="Hyperlink"/>
                <w:rFonts w:ascii="Arial" w:hAnsi="Arial" w:cs="Arial"/>
                <w:color w:val="0645AD"/>
                <w:sz w:val="20"/>
                <w:szCs w:val="20"/>
              </w:rPr>
              <w:t>luminous intensity</w:t>
            </w:r>
            <w:r>
              <w:rPr>
                <w:rStyle w:val="Hyperlink"/>
                <w:rFonts w:ascii="Arial" w:hAnsi="Arial" w:cs="Arial"/>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4EF737F" w14:textId="77777777" w:rsidR="00BC11E1" w:rsidRDefault="00BC11E1">
            <w:pPr>
              <w:rPr>
                <w:rFonts w:ascii="Arial" w:hAnsi="Arial" w:cs="Arial"/>
                <w:color w:val="000000"/>
                <w:sz w:val="20"/>
                <w:szCs w:val="20"/>
              </w:rPr>
            </w:pPr>
            <w:r>
              <w:rPr>
                <w:rFonts w:ascii="Arial" w:hAnsi="Arial" w:cs="Arial"/>
                <w:i/>
                <w:iCs/>
                <w:color w:val="000000"/>
                <w:sz w:val="20"/>
                <w:szCs w:val="20"/>
              </w:rPr>
              <w:t>I</w:t>
            </w:r>
            <w:r>
              <w:rPr>
                <w:rFonts w:ascii="Arial" w:hAnsi="Arial" w:cs="Arial"/>
                <w:color w:val="000000"/>
                <w:sz w:val="20"/>
                <w:szCs w:val="20"/>
                <w:vertAlign w:val="subscript"/>
              </w:rPr>
              <w:t>v</w:t>
            </w:r>
            <w:r>
              <w:rPr>
                <w:rFonts w:ascii="Arial" w:hAnsi="Arial" w:cs="Arial"/>
                <w:color w:val="000000"/>
                <w:sz w:val="20"/>
                <w:szCs w:val="20"/>
              </w:rPr>
              <w:t> (a capital i with lowercase non-italicized v subscript)</w:t>
            </w:r>
          </w:p>
        </w:tc>
      </w:tr>
      <w:tr w:rsidR="00BC11E1" w14:paraId="7E061CB5" w14:textId="77777777" w:rsidTr="00BC11E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4F8BD4B" w14:textId="77777777" w:rsidR="00BC11E1" w:rsidRDefault="00A908AB">
            <w:pPr>
              <w:jc w:val="center"/>
              <w:rPr>
                <w:b/>
                <w:bCs/>
                <w:color w:val="000000"/>
                <w:sz w:val="20"/>
                <w:szCs w:val="20"/>
              </w:rPr>
            </w:pPr>
            <w:r>
              <w:fldChar w:fldCharType="begin"/>
            </w:r>
            <w:r>
              <w:instrText xml:space="preserve"> HYPERLINK "http://en.wikipedia.org/wiki/Mole_(unit)" \t "_blank" \o "Mole (unit)" </w:instrText>
            </w:r>
            <w:r>
              <w:fldChar w:fldCharType="separate"/>
            </w:r>
            <w:r w:rsidR="00BC11E1">
              <w:rPr>
                <w:rStyle w:val="Hyperlink"/>
                <w:b/>
                <w:bCs/>
                <w:color w:val="0645AD"/>
                <w:sz w:val="20"/>
                <w:szCs w:val="20"/>
              </w:rPr>
              <w:t>mole</w:t>
            </w:r>
            <w:r>
              <w:rPr>
                <w:rStyle w:val="Hyperlink"/>
                <w:b/>
                <w:bCs/>
                <w:color w:val="0645AD"/>
                <w:sz w:val="20"/>
                <w:szCs w:val="20"/>
              </w:rPr>
              <w:fldChar w:fldCharType="end"/>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582D7FD" w14:textId="77777777" w:rsidR="00BC11E1" w:rsidRDefault="00BC11E1">
            <w:pPr>
              <w:rPr>
                <w:rFonts w:ascii="Arial" w:hAnsi="Arial" w:cs="Arial"/>
                <w:color w:val="000000"/>
                <w:sz w:val="20"/>
                <w:szCs w:val="20"/>
              </w:rPr>
            </w:pPr>
            <w:r>
              <w:rPr>
                <w:rFonts w:ascii="Arial" w:hAnsi="Arial" w:cs="Arial"/>
                <w:b/>
                <w:bCs/>
                <w:color w:val="000000"/>
                <w:sz w:val="20"/>
                <w:szCs w:val="20"/>
              </w:rPr>
              <w:t>mol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7A4D468" w14:textId="77777777" w:rsidR="00BC11E1" w:rsidRDefault="00A908AB">
            <w:pPr>
              <w:rPr>
                <w:rFonts w:ascii="Arial" w:hAnsi="Arial" w:cs="Arial"/>
                <w:color w:val="000000"/>
                <w:sz w:val="20"/>
                <w:szCs w:val="20"/>
              </w:rPr>
            </w:pPr>
            <w:r>
              <w:fldChar w:fldCharType="begin"/>
            </w:r>
            <w:r>
              <w:instrText xml:space="preserve"> HYPERLINK "http://en.wikipedia.org/wiki/Amount_of_substance" \t "_blank" \o "Amount of substance" </w:instrText>
            </w:r>
            <w:r>
              <w:fldChar w:fldCharType="separate"/>
            </w:r>
            <w:r w:rsidR="00BC11E1">
              <w:rPr>
                <w:rStyle w:val="Hyperlink"/>
                <w:rFonts w:ascii="Arial" w:hAnsi="Arial" w:cs="Arial"/>
                <w:color w:val="0645AD"/>
                <w:sz w:val="20"/>
                <w:szCs w:val="20"/>
              </w:rPr>
              <w:t>amount of substance</w:t>
            </w:r>
            <w:r>
              <w:rPr>
                <w:rStyle w:val="Hyperlink"/>
                <w:rFonts w:ascii="Arial" w:hAnsi="Arial" w:cs="Arial"/>
                <w:color w:val="0645AD"/>
                <w:sz w:val="20"/>
                <w:szCs w:val="20"/>
              </w:rPr>
              <w:fldChar w:fldCharType="end"/>
            </w:r>
          </w:p>
        </w:tc>
        <w:tc>
          <w:tcPr>
            <w:tcW w:w="0" w:type="auto"/>
            <w:shd w:val="clear" w:color="auto" w:fill="F9F9F9"/>
            <w:vAlign w:val="center"/>
            <w:hideMark/>
          </w:tcPr>
          <w:p w14:paraId="09758F46" w14:textId="77777777" w:rsidR="00BC11E1" w:rsidRDefault="00BC11E1">
            <w:pPr>
              <w:rPr>
                <w:sz w:val="20"/>
                <w:szCs w:val="20"/>
              </w:rPr>
            </w:pPr>
          </w:p>
        </w:tc>
      </w:tr>
    </w:tbl>
    <w:p w14:paraId="4B88595E" w14:textId="77777777" w:rsidR="00BC11E1" w:rsidRDefault="00BC11E1" w:rsidP="00BC11E1">
      <w:pPr>
        <w:spacing w:line="240" w:lineRule="auto"/>
        <w:rPr>
          <w:rFonts w:ascii="Arial" w:hAnsi="Arial" w:cs="Arial"/>
          <w:color w:val="222222"/>
          <w:sz w:val="20"/>
          <w:szCs w:val="20"/>
        </w:rPr>
      </w:pPr>
      <w:r>
        <w:rPr>
          <w:rFonts w:ascii="Arial" w:hAnsi="Arial" w:cs="Arial"/>
          <w:noProof/>
          <w:color w:val="222222"/>
          <w:sz w:val="27"/>
          <w:szCs w:val="27"/>
        </w:rPr>
        <w:drawing>
          <wp:inline distT="0" distB="0" distL="0" distR="0" wp14:anchorId="03DCFB45" wp14:editId="4FA04B39">
            <wp:extent cx="302260" cy="302260"/>
            <wp:effectExtent l="0" t="0" r="2540" b="2540"/>
            <wp:docPr id="33" name="Picture 33"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2-e" descr="https://ssl.gstatic.com/ui/v1/icons/mail/profile_mask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BC11E1">
        <w:rPr>
          <w:rFonts w:ascii="Arial" w:hAnsi="Arial" w:cs="Arial"/>
          <w:color w:val="222222"/>
          <w:sz w:val="20"/>
          <w:szCs w:val="20"/>
        </w:rPr>
        <w:t xml:space="preserve"> </w:t>
      </w:r>
      <w:r>
        <w:rPr>
          <w:rFonts w:ascii="Arial" w:hAnsi="Arial" w:cs="Arial"/>
          <w:color w:val="222222"/>
          <w:sz w:val="20"/>
          <w:szCs w:val="20"/>
        </w:rPr>
        <w:t>I think there is no general ontological truth about rates. One has to discuss them one by one. I agree with what you say about bananas per bowls, but I think m/s is a different case. I think velocity is just as much a really existing feature of the world as length (distance) and time duration are; and that, therefore, the expression 'n m/s' can refer to a real feature of the world. The confusing thing is that the units m and s are PARTLY conventional human constructs (as I have argued in my attached dialectica paper). As I say, "neither conventionalism nor wholesale anti-conventionalism holds true of them."</w:t>
      </w:r>
    </w:p>
    <w:p w14:paraId="48D950AD" w14:textId="77777777" w:rsidR="00BC11E1" w:rsidRDefault="00BC11E1" w:rsidP="00BC11E1">
      <w:pPr>
        <w:spacing w:line="240" w:lineRule="auto"/>
        <w:rPr>
          <w:rFonts w:ascii="Arial" w:hAnsi="Arial" w:cs="Arial"/>
          <w:color w:val="222222"/>
          <w:sz w:val="20"/>
          <w:szCs w:val="20"/>
        </w:rPr>
      </w:pPr>
    </w:p>
    <w:p w14:paraId="53F8DB68" w14:textId="77777777" w:rsidR="00BC11E1" w:rsidRPr="00BC11E1" w:rsidRDefault="00BC11E1" w:rsidP="00BC11E1">
      <w:pPr>
        <w:spacing w:after="0" w:line="240" w:lineRule="auto"/>
        <w:rPr>
          <w:rFonts w:ascii="Arial" w:eastAsia="Times New Roman" w:hAnsi="Arial" w:cs="Arial"/>
          <w:color w:val="222222"/>
          <w:sz w:val="20"/>
          <w:szCs w:val="20"/>
        </w:rPr>
      </w:pPr>
      <w:r w:rsidRPr="00BC11E1">
        <w:rPr>
          <w:rFonts w:ascii="Arial" w:eastAsia="Times New Roman" w:hAnsi="Arial" w:cs="Arial"/>
          <w:color w:val="222222"/>
          <w:sz w:val="20"/>
          <w:szCs w:val="20"/>
        </w:rPr>
        <w:br/>
        <w:t>This is clearly true. The question is whether the real feature is an extra entity on the instance level, in the way in which, for instance, when you catch the flu, then your disease is an extra entity on the instance level; or whether the real feature is represented by referring to the fact that the process in question instantiates a certain universal.</w:t>
      </w:r>
    </w:p>
    <w:p w14:paraId="0D060777" w14:textId="77777777" w:rsidR="00BC11E1" w:rsidRPr="00BC11E1" w:rsidRDefault="00BC11E1" w:rsidP="00BC11E1">
      <w:pPr>
        <w:spacing w:after="0" w:line="240" w:lineRule="auto"/>
        <w:rPr>
          <w:rFonts w:ascii="Arial" w:eastAsia="Times New Roman" w:hAnsi="Arial" w:cs="Arial"/>
          <w:color w:val="222222"/>
          <w:sz w:val="20"/>
          <w:szCs w:val="20"/>
        </w:rPr>
      </w:pPr>
    </w:p>
    <w:p w14:paraId="3B591C2C" w14:textId="77777777" w:rsidR="00BC11E1" w:rsidRPr="00BC11E1" w:rsidRDefault="00BC11E1" w:rsidP="00BC11E1">
      <w:pPr>
        <w:spacing w:after="0" w:line="240" w:lineRule="auto"/>
        <w:rPr>
          <w:rFonts w:ascii="Arial" w:eastAsia="Times New Roman" w:hAnsi="Arial" w:cs="Arial"/>
          <w:color w:val="222222"/>
          <w:sz w:val="20"/>
          <w:szCs w:val="20"/>
        </w:rPr>
      </w:pPr>
      <w:r w:rsidRPr="00BC11E1">
        <w:rPr>
          <w:rFonts w:ascii="Arial" w:eastAsia="Times New Roman" w:hAnsi="Arial" w:cs="Arial"/>
          <w:color w:val="222222"/>
          <w:sz w:val="20"/>
          <w:szCs w:val="20"/>
        </w:rPr>
        <w:t>Thus on the first view, when a body is moving at 1 m/s, then there are two instance entities: (1) the process of moving; (2) a 1 m/s trope associated with this process. </w:t>
      </w:r>
    </w:p>
    <w:p w14:paraId="649AA9CF" w14:textId="77777777" w:rsidR="00BC11E1" w:rsidRPr="00BC11E1" w:rsidRDefault="00BC11E1" w:rsidP="00BC11E1">
      <w:pPr>
        <w:spacing w:after="0" w:line="240" w:lineRule="auto"/>
        <w:rPr>
          <w:rFonts w:ascii="Arial" w:eastAsia="Times New Roman" w:hAnsi="Arial" w:cs="Arial"/>
          <w:color w:val="222222"/>
          <w:sz w:val="20"/>
          <w:szCs w:val="20"/>
        </w:rPr>
      </w:pPr>
      <w:r w:rsidRPr="00BC11E1">
        <w:rPr>
          <w:rFonts w:ascii="Arial" w:eastAsia="Times New Roman" w:hAnsi="Arial" w:cs="Arial"/>
          <w:color w:val="222222"/>
          <w:sz w:val="20"/>
          <w:szCs w:val="20"/>
        </w:rPr>
        <w:t>On the second view, when a body is moving at 1 m/s, there is just a process of moving which instantiates the universal: 1 m/s moving process.  </w:t>
      </w:r>
    </w:p>
    <w:p w14:paraId="1C7164A2" w14:textId="77777777" w:rsidR="00BC11E1" w:rsidRPr="00BC11E1" w:rsidRDefault="00BC11E1" w:rsidP="00BC11E1">
      <w:pPr>
        <w:spacing w:after="0" w:line="240" w:lineRule="auto"/>
        <w:rPr>
          <w:rFonts w:ascii="Arial" w:eastAsia="Times New Roman" w:hAnsi="Arial" w:cs="Arial"/>
          <w:color w:val="222222"/>
          <w:sz w:val="20"/>
          <w:szCs w:val="20"/>
        </w:rPr>
      </w:pPr>
      <w:r w:rsidRPr="00BC11E1">
        <w:rPr>
          <w:rFonts w:ascii="Arial" w:eastAsia="Times New Roman" w:hAnsi="Arial" w:cs="Arial"/>
          <w:color w:val="222222"/>
          <w:sz w:val="20"/>
          <w:szCs w:val="20"/>
        </w:rPr>
        <w:t>Disadvantages of the first view include: it is not clear whether the trope in question [or whatever you prefer to call it] is a continuant or an occurrent</w:t>
      </w:r>
    </w:p>
    <w:p w14:paraId="452E6D0C" w14:textId="77777777" w:rsidR="00BC11E1" w:rsidRPr="00BC11E1" w:rsidRDefault="00BC11E1" w:rsidP="00BC11E1">
      <w:pPr>
        <w:spacing w:after="0" w:line="240" w:lineRule="auto"/>
        <w:rPr>
          <w:rFonts w:ascii="Arial" w:eastAsia="Times New Roman" w:hAnsi="Arial" w:cs="Arial"/>
          <w:color w:val="222222"/>
          <w:sz w:val="20"/>
          <w:szCs w:val="20"/>
        </w:rPr>
      </w:pPr>
      <w:r w:rsidRPr="00BC11E1">
        <w:rPr>
          <w:rFonts w:ascii="Arial" w:eastAsia="Times New Roman" w:hAnsi="Arial" w:cs="Arial"/>
          <w:color w:val="222222"/>
          <w:sz w:val="20"/>
          <w:szCs w:val="20"/>
        </w:rPr>
        <w:t>Disadvantages of the second view: we need to work out how this gigantic family of determinate universals (1 m/s moving process, 2 m/s moving process, ...), all of which are children of the universal moving process, is organized -- a mess given that we need a similar treatment also of acceleration (1 m/s moving process with 0 acceleration, 1 m/s moving process with 1 m/s2 acceleration, ...)</w:t>
      </w:r>
    </w:p>
    <w:p w14:paraId="211A492B" w14:textId="77777777" w:rsidR="00BC11E1" w:rsidRPr="00BC11E1" w:rsidRDefault="00BC11E1" w:rsidP="00BC11E1">
      <w:pPr>
        <w:spacing w:after="0" w:line="240" w:lineRule="auto"/>
        <w:rPr>
          <w:rFonts w:ascii="Arial" w:eastAsia="Times New Roman" w:hAnsi="Arial" w:cs="Arial"/>
          <w:color w:val="222222"/>
          <w:sz w:val="20"/>
          <w:szCs w:val="20"/>
        </w:rPr>
      </w:pPr>
      <w:r w:rsidRPr="00BC11E1">
        <w:rPr>
          <w:rFonts w:ascii="Arial" w:eastAsia="Times New Roman" w:hAnsi="Arial" w:cs="Arial"/>
          <w:color w:val="222222"/>
          <w:sz w:val="20"/>
          <w:szCs w:val="20"/>
        </w:rPr>
        <w:t>However, there would seem to be an equivalent disadvantage of the first view in giving an account of the organization of this realm of tropes.</w:t>
      </w:r>
    </w:p>
    <w:p w14:paraId="0875A801" w14:textId="77777777" w:rsidR="00BC11E1" w:rsidRPr="00BC11E1" w:rsidRDefault="00BC11E1" w:rsidP="00BC11E1">
      <w:pPr>
        <w:spacing w:after="0" w:line="240" w:lineRule="auto"/>
        <w:rPr>
          <w:rFonts w:ascii="Arial" w:eastAsia="Times New Roman" w:hAnsi="Arial" w:cs="Arial"/>
          <w:color w:val="222222"/>
          <w:sz w:val="20"/>
          <w:szCs w:val="20"/>
        </w:rPr>
      </w:pPr>
    </w:p>
    <w:p w14:paraId="24BAD661" w14:textId="77777777" w:rsidR="00BC11E1" w:rsidRPr="00BC11E1" w:rsidRDefault="00BC11E1" w:rsidP="00BC11E1">
      <w:pPr>
        <w:spacing w:after="0" w:line="240" w:lineRule="auto"/>
        <w:rPr>
          <w:rFonts w:ascii="Arial" w:eastAsia="Times New Roman" w:hAnsi="Arial" w:cs="Arial"/>
          <w:color w:val="222222"/>
          <w:sz w:val="20"/>
          <w:szCs w:val="20"/>
        </w:rPr>
      </w:pPr>
      <w:r w:rsidRPr="00BC11E1">
        <w:rPr>
          <w:rFonts w:ascii="Arial" w:eastAsia="Times New Roman" w:hAnsi="Arial" w:cs="Arial"/>
          <w:color w:val="222222"/>
          <w:sz w:val="20"/>
          <w:szCs w:val="20"/>
        </w:rPr>
        <w:t>Currently I lean to the latter view, though as you will see from the attached, my view includes a counterpart of your view, under the heading of 'process profiles'. </w:t>
      </w:r>
    </w:p>
    <w:p w14:paraId="2EBEFA91" w14:textId="77777777" w:rsidR="00BC11E1" w:rsidRPr="00BC11E1" w:rsidRDefault="00BC11E1" w:rsidP="00BC11E1">
      <w:pPr>
        <w:spacing w:after="0" w:line="240" w:lineRule="auto"/>
        <w:rPr>
          <w:rFonts w:ascii="Arial" w:eastAsia="Times New Roman" w:hAnsi="Arial" w:cs="Arial"/>
          <w:color w:val="222222"/>
          <w:sz w:val="20"/>
          <w:szCs w:val="20"/>
        </w:rPr>
      </w:pPr>
      <w:r w:rsidRPr="00BC11E1">
        <w:rPr>
          <w:rFonts w:ascii="Arial" w:eastAsia="Times New Roman" w:hAnsi="Arial" w:cs="Arial"/>
          <w:color w:val="222222"/>
          <w:sz w:val="20"/>
          <w:szCs w:val="20"/>
        </w:rPr>
        <w:t>Your criticisms welcome.</w:t>
      </w:r>
    </w:p>
    <w:p w14:paraId="6F9F5069" w14:textId="77777777" w:rsidR="00BC11E1" w:rsidRPr="00BC11E1" w:rsidRDefault="00BC11E1" w:rsidP="00BC11E1">
      <w:pPr>
        <w:shd w:val="clear" w:color="auto" w:fill="F1F1F1"/>
        <w:spacing w:after="0" w:line="90" w:lineRule="atLeast"/>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14:anchorId="5372BCA5" wp14:editId="73BBF834">
            <wp:extent cx="8255" cy="8255"/>
            <wp:effectExtent l="0" t="0" r="0" b="0"/>
            <wp:docPr id="34" name="Picture 34"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l.google.com/mail/images/cleardot.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4DDCADC7" w14:textId="77777777" w:rsidR="00BC11E1" w:rsidRPr="00BC11E1" w:rsidRDefault="00BC11E1" w:rsidP="00BC11E1">
      <w:pPr>
        <w:spacing w:line="240" w:lineRule="auto"/>
        <w:rPr>
          <w:rFonts w:ascii="Arial" w:hAnsi="Arial" w:cs="Arial"/>
          <w:color w:val="222222"/>
          <w:sz w:val="27"/>
          <w:szCs w:val="27"/>
        </w:rPr>
      </w:pPr>
      <w:r>
        <w:rPr>
          <w:rFonts w:ascii="Arial" w:hAnsi="Arial" w:cs="Arial"/>
          <w:color w:val="222222"/>
          <w:sz w:val="20"/>
          <w:szCs w:val="20"/>
        </w:rPr>
        <w:t>Ingvar: Hi Barry,</w:t>
      </w:r>
      <w:r>
        <w:rPr>
          <w:rFonts w:ascii="Arial" w:hAnsi="Arial" w:cs="Arial"/>
          <w:color w:val="222222"/>
          <w:sz w:val="20"/>
          <w:szCs w:val="20"/>
        </w:rPr>
        <w:br/>
        <w:t>I think I have a third view; of course it has to do with the importance I ascribe the determinable-determinate distinction. There are three instance entities:</w:t>
      </w:r>
      <w:r>
        <w:rPr>
          <w:rFonts w:ascii="Arial" w:hAnsi="Arial" w:cs="Arial"/>
          <w:color w:val="222222"/>
          <w:sz w:val="20"/>
          <w:szCs w:val="20"/>
        </w:rPr>
        <w:br/>
        <w:t>(1) the process of moving; (2) the determinable speed; (3) the determinate speed magnitude referred to by the expression '1 m/s'.</w:t>
      </w:r>
    </w:p>
    <w:p w14:paraId="260378D8" w14:textId="77777777" w:rsidR="008B7AC8" w:rsidRDefault="008B7AC8" w:rsidP="006C241A">
      <w:pPr>
        <w:spacing w:line="360" w:lineRule="auto"/>
        <w:rPr>
          <w:rFonts w:ascii="Times New Roman" w:hAnsi="Times New Roman"/>
          <w:iCs/>
          <w:sz w:val="24"/>
        </w:rPr>
      </w:pPr>
    </w:p>
    <w:p w14:paraId="6E3FD03B" w14:textId="77777777" w:rsidR="008B7AC8" w:rsidRPr="008B7AC8" w:rsidRDefault="008B7AC8" w:rsidP="006C241A">
      <w:pPr>
        <w:spacing w:line="360" w:lineRule="auto"/>
        <w:rPr>
          <w:rFonts w:ascii="Times New Roman" w:hAnsi="Times New Roman"/>
          <w:b/>
          <w:iCs/>
          <w:sz w:val="24"/>
        </w:rPr>
      </w:pPr>
      <w:r w:rsidRPr="008B7AC8">
        <w:rPr>
          <w:rFonts w:ascii="Times New Roman" w:hAnsi="Times New Roman"/>
          <w:b/>
          <w:iCs/>
          <w:sz w:val="24"/>
        </w:rPr>
        <w:t>Planning and process profiles</w:t>
      </w:r>
    </w:p>
    <w:p w14:paraId="21245881" w14:textId="77777777" w:rsidR="00A6405D" w:rsidRPr="009331CA" w:rsidRDefault="008B7AC8" w:rsidP="006C241A">
      <w:pPr>
        <w:spacing w:line="360" w:lineRule="auto"/>
        <w:rPr>
          <w:rFonts w:ascii="Times New Roman" w:hAnsi="Times New Roman"/>
          <w:sz w:val="20"/>
          <w:szCs w:val="20"/>
        </w:rPr>
      </w:pPr>
      <w:r>
        <w:rPr>
          <w:rFonts w:ascii="Times New Roman" w:hAnsi="Times New Roman"/>
          <w:iCs/>
          <w:sz w:val="24"/>
        </w:rPr>
        <w:t>Many of the process profiles discussed above have been quantitative in nature – the</w:t>
      </w:r>
      <w:r w:rsidR="00B115E9">
        <w:rPr>
          <w:rFonts w:ascii="Times New Roman" w:hAnsi="Times New Roman"/>
          <w:iCs/>
          <w:sz w:val="24"/>
        </w:rPr>
        <w:t>y are processes of the</w:t>
      </w:r>
      <w:r>
        <w:rPr>
          <w:rFonts w:ascii="Times New Roman" w:hAnsi="Times New Roman"/>
          <w:iCs/>
          <w:sz w:val="24"/>
        </w:rPr>
        <w:t xml:space="preserve"> kind </w:t>
      </w:r>
      <w:r w:rsidR="00B115E9">
        <w:rPr>
          <w:rFonts w:ascii="Times New Roman" w:hAnsi="Times New Roman"/>
          <w:iCs/>
          <w:sz w:val="24"/>
        </w:rPr>
        <w:t xml:space="preserve">which are represented in charts </w:t>
      </w:r>
      <w:r w:rsidR="00B83996">
        <w:rPr>
          <w:rFonts w:ascii="Times New Roman" w:hAnsi="Times New Roman"/>
          <w:iCs/>
          <w:sz w:val="24"/>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14:paraId="0A640417" w14:textId="77777777" w:rsidR="0079125C" w:rsidRPr="009331CA" w:rsidRDefault="009605D5" w:rsidP="009605D5">
      <w:pPr>
        <w:pStyle w:val="Heading2"/>
        <w:rPr>
          <w:sz w:val="20"/>
          <w:szCs w:val="20"/>
        </w:rPr>
      </w:pPr>
      <w:bookmarkStart w:id="852" w:name="_Toc313270730"/>
      <w:r>
        <w:t>3.2</w:t>
      </w:r>
      <w:r w:rsidR="00965517">
        <w:t xml:space="preserve"> </w:t>
      </w:r>
      <w:r w:rsidR="0079125C" w:rsidRPr="009331CA">
        <w:t>Spatiotemporal region</w:t>
      </w:r>
      <w:bookmarkEnd w:id="852"/>
    </w:p>
    <w:p w14:paraId="39FD94D0" w14:textId="77777777" w:rsidR="00755698" w:rsidRDefault="00755698" w:rsidP="009B5669">
      <w:pPr>
        <w:spacing w:beforeLines="1" w:before="2" w:afterLines="1" w:after="2" w:line="360" w:lineRule="auto"/>
        <w:rPr>
          <w:rFonts w:ascii="Times New Roman" w:hAnsi="Times New Roman"/>
          <w:sz w:val="24"/>
          <w:szCs w:val="23"/>
        </w:rPr>
      </w:pPr>
    </w:p>
    <w:p w14:paraId="5042BAB7" w14:textId="77777777" w:rsidR="0063585C" w:rsidRDefault="0063585C" w:rsidP="003C7730">
      <w:pPr>
        <w:spacing w:beforeLines="1" w:before="2" w:afterLines="1" w:after="2" w:line="360" w:lineRule="auto"/>
        <w:jc w:val="both"/>
        <w:rPr>
          <w:rFonts w:ascii="Times New Roman" w:hAnsi="Times New Roman"/>
          <w:smallCaps/>
          <w:sz w:val="24"/>
          <w:szCs w:val="23"/>
        </w:rPr>
      </w:pPr>
    </w:p>
    <w:p w14:paraId="2B01DF70" w14:textId="77777777"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An </w:t>
      </w:r>
      <w:r w:rsidRPr="001D5799">
        <w:rPr>
          <w:rFonts w:ascii="Times New Roman" w:hAnsi="Times New Roman"/>
          <w:i/>
          <w:sz w:val="24"/>
          <w:szCs w:val="23"/>
        </w:rPr>
        <w:t>occurrent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spacetime.</w:t>
      </w:r>
    </w:p>
    <w:p w14:paraId="01E5A72E" w14:textId="77777777"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‘Spacetime’ here refers to the </w:t>
      </w:r>
      <w:r w:rsidR="0063585C">
        <w:rPr>
          <w:rFonts w:ascii="Times New Roman" w:hAnsi="Times New Roman"/>
          <w:sz w:val="24"/>
          <w:szCs w:val="23"/>
        </w:rPr>
        <w:t>maximal</w:t>
      </w:r>
      <w:r>
        <w:rPr>
          <w:rFonts w:ascii="Times New Roman" w:hAnsi="Times New Roman"/>
          <w:sz w:val="24"/>
          <w:szCs w:val="23"/>
        </w:rPr>
        <w:t xml:space="preserve">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spatiotemporal </w:t>
      </w:r>
      <w:r w:rsidRPr="003C7730">
        <w:rPr>
          <w:rFonts w:ascii="Times New Roman" w:hAnsi="Times New Roman"/>
          <w:i/>
          <w:sz w:val="24"/>
          <w:szCs w:val="23"/>
        </w:rPr>
        <w:t>region</w:t>
      </w:r>
      <w:r>
        <w:rPr>
          <w:rFonts w:ascii="Times New Roman" w:hAnsi="Times New Roman"/>
          <w:i/>
          <w:sz w:val="24"/>
          <w:szCs w:val="23"/>
        </w:rPr>
        <w:t>.</w:t>
      </w:r>
    </w:p>
    <w:p w14:paraId="624B3ADE" w14:textId="77777777" w:rsidR="003C7730" w:rsidRDefault="003C7730" w:rsidP="003C7730">
      <w:pPr>
        <w:spacing w:beforeLines="1" w:before="2" w:afterLines="1" w:after="2" w:line="360" w:lineRule="auto"/>
        <w:rPr>
          <w:rFonts w:ascii="Times New Roman" w:hAnsi="Times New Roman"/>
          <w:smallCaps/>
          <w:sz w:val="24"/>
          <w:szCs w:val="23"/>
        </w:rPr>
      </w:pPr>
    </w:p>
    <w:p w14:paraId="7B1E4877" w14:textId="77777777"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spatiotemporal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spatio</w:t>
      </w:r>
      <w:r w:rsidRPr="003C7730">
        <w:rPr>
          <w:rFonts w:ascii="Times New Roman" w:hAnsi="Times New Roman"/>
          <w:i/>
          <w:sz w:val="24"/>
          <w:szCs w:val="23"/>
        </w:rPr>
        <w:t>temporal regions</w:t>
      </w:r>
      <w:r>
        <w:rPr>
          <w:rFonts w:ascii="Times New Roman" w:hAnsi="Times New Roman"/>
          <w:sz w:val="24"/>
          <w:szCs w:val="23"/>
        </w:rPr>
        <w:t>.</w:t>
      </w:r>
      <w:r w:rsidRPr="001D5799">
        <w:rPr>
          <w:rFonts w:ascii="Times New Roman" w:hAnsi="Times New Roman"/>
          <w:sz w:val="24"/>
          <w:szCs w:val="23"/>
        </w:rPr>
        <w:t> </w:t>
      </w:r>
    </w:p>
    <w:p w14:paraId="53CEEAB3" w14:textId="77777777" w:rsidR="003C7730" w:rsidRPr="001D5799" w:rsidRDefault="003C7730" w:rsidP="009B5669">
      <w:pPr>
        <w:spacing w:beforeLines="1" w:before="2" w:afterLines="1" w:after="2" w:line="360" w:lineRule="auto"/>
        <w:rPr>
          <w:rFonts w:ascii="Times New Roman" w:hAnsi="Times New Roman"/>
          <w:sz w:val="24"/>
          <w:szCs w:val="23"/>
        </w:rPr>
      </w:pPr>
    </w:p>
    <w:p w14:paraId="440EBD67" w14:textId="77777777" w:rsidR="0079125C" w:rsidRPr="009331CA" w:rsidRDefault="003C7730"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Axiom:</w:t>
      </w:r>
      <w:r>
        <w:rPr>
          <w:rFonts w:ascii="Times New Roman" w:hAnsi="Times New Roman"/>
          <w:sz w:val="24"/>
          <w:szCs w:val="23"/>
        </w:rPr>
        <w:t xml:space="preserve"> A </w:t>
      </w:r>
      <w:r w:rsidRPr="003C7730">
        <w:rPr>
          <w:rFonts w:ascii="Times New Roman" w:hAnsi="Times New Roman"/>
          <w:i/>
          <w:sz w:val="24"/>
          <w:szCs w:val="23"/>
        </w:rPr>
        <w:t>spatiotemporal region</w:t>
      </w:r>
      <w:r>
        <w:rPr>
          <w:rFonts w:ascii="Times New Roman" w:hAnsi="Times New Roman"/>
          <w:sz w:val="24"/>
          <w:szCs w:val="23"/>
        </w:rPr>
        <w:t xml:space="preserve"> </w:t>
      </w:r>
      <w:r w:rsidR="003D4164" w:rsidRPr="001D5799">
        <w:rPr>
          <w:rFonts w:ascii="Times New Roman" w:hAnsi="Times New Roman"/>
          <w:sz w:val="24"/>
          <w:szCs w:val="23"/>
        </w:rPr>
        <w:t xml:space="preserve">can be </w:t>
      </w:r>
      <w:r w:rsidR="003D4164" w:rsidRPr="001D5799">
        <w:rPr>
          <w:rFonts w:ascii="Times New Roman" w:hAnsi="Times New Roman"/>
          <w:b/>
          <w:sz w:val="24"/>
          <w:szCs w:val="23"/>
        </w:rPr>
        <w:t>occupied_by</w:t>
      </w:r>
      <w:r w:rsidR="005E2E09" w:rsidRPr="001D5799">
        <w:rPr>
          <w:rFonts w:ascii="Times New Roman" w:hAnsi="Times New Roman"/>
          <w:b/>
          <w:sz w:val="24"/>
          <w:szCs w:val="23"/>
        </w:rPr>
        <w:t xml:space="preserve"> </w:t>
      </w:r>
      <w:r w:rsidR="003D4164" w:rsidRPr="001D5799">
        <w:rPr>
          <w:rFonts w:ascii="Times New Roman" w:hAnsi="Times New Roman"/>
          <w:sz w:val="24"/>
          <w:szCs w:val="23"/>
        </w:rPr>
        <w:t>a</w:t>
      </w:r>
      <w:r w:rsidR="005E2E09" w:rsidRPr="001D5799">
        <w:rPr>
          <w:rFonts w:ascii="Times New Roman" w:hAnsi="Times New Roman"/>
          <w:sz w:val="24"/>
          <w:szCs w:val="23"/>
        </w:rPr>
        <w:t xml:space="preserve"> </w:t>
      </w:r>
      <w:r w:rsidR="0079125C" w:rsidRPr="001D5799">
        <w:rPr>
          <w:rFonts w:ascii="Times New Roman" w:hAnsi="Times New Roman"/>
          <w:sz w:val="24"/>
          <w:szCs w:val="23"/>
        </w:rPr>
        <w:t>process.</w:t>
      </w:r>
    </w:p>
    <w:p w14:paraId="0484F33C" w14:textId="77777777" w:rsidR="0079125C" w:rsidRPr="001D5799" w:rsidRDefault="0079125C" w:rsidP="009B5669">
      <w:pPr>
        <w:spacing w:beforeLines="1" w:before="2" w:afterLines="1" w:after="2" w:line="360" w:lineRule="auto"/>
        <w:rPr>
          <w:rFonts w:ascii="Times New Roman" w:hAnsi="Times New Roman"/>
          <w:sz w:val="24"/>
          <w:szCs w:val="23"/>
        </w:rPr>
      </w:pPr>
    </w:p>
    <w:p w14:paraId="7B73FDF7" w14:textId="77777777" w:rsidR="003D4164" w:rsidRPr="001D5799" w:rsidRDefault="00C56E10" w:rsidP="009B5669">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151755" w:rsidRPr="001D5799">
        <w:rPr>
          <w:rFonts w:ascii="Times New Roman" w:hAnsi="Times New Roman"/>
          <w:i/>
          <w:sz w:val="24"/>
          <w:szCs w:val="23"/>
        </w:rPr>
        <w:t xml:space="preserve"> </w:t>
      </w:r>
      <w:r w:rsidR="003D4164" w:rsidRPr="001D5799">
        <w:rPr>
          <w:rFonts w:ascii="Times New Roman" w:hAnsi="Times New Roman"/>
          <w:b/>
          <w:sz w:val="24"/>
          <w:szCs w:val="23"/>
        </w:rPr>
        <w:t>projects_onto</w:t>
      </w:r>
      <w:r w:rsidR="005E2E09" w:rsidRPr="001D5799">
        <w:rPr>
          <w:rFonts w:ascii="Times New Roman" w:hAnsi="Times New Roman"/>
          <w:b/>
          <w:sz w:val="24"/>
          <w:szCs w:val="23"/>
        </w:rPr>
        <w:t xml:space="preserve"> </w:t>
      </w:r>
      <w:r w:rsidR="003D4164" w:rsidRPr="001D5799">
        <w:rPr>
          <w:rFonts w:ascii="Times New Roman" w:hAnsi="Times New Roman"/>
          <w:sz w:val="24"/>
          <w:szCs w:val="23"/>
        </w:rPr>
        <w:t>some</w:t>
      </w:r>
      <w:r w:rsidR="005E2E09" w:rsidRPr="001D5799">
        <w:rPr>
          <w:rFonts w:ascii="Times New Roman" w:hAnsi="Times New Roman"/>
          <w:sz w:val="24"/>
          <w:szCs w:val="23"/>
        </w:rPr>
        <w:t xml:space="preserve"> </w:t>
      </w:r>
      <w:r w:rsidR="003D4164" w:rsidRPr="001D5799">
        <w:rPr>
          <w:rFonts w:ascii="Times New Roman" w:hAnsi="Times New Roman"/>
          <w:i/>
          <w:sz w:val="24"/>
          <w:szCs w:val="23"/>
        </w:rPr>
        <w:t>temporal region</w:t>
      </w:r>
    </w:p>
    <w:p w14:paraId="2BE2DD46" w14:textId="77777777" w:rsidR="003D4164" w:rsidRPr="001D5799" w:rsidRDefault="003D4164" w:rsidP="009B5669">
      <w:pPr>
        <w:spacing w:beforeLines="1" w:before="2" w:afterLines="1" w:after="2" w:line="360" w:lineRule="auto"/>
        <w:rPr>
          <w:rFonts w:ascii="Times New Roman" w:hAnsi="Times New Roman"/>
          <w:i/>
          <w:sz w:val="24"/>
          <w:szCs w:val="23"/>
        </w:rPr>
      </w:pPr>
    </w:p>
    <w:p w14:paraId="394F99AD" w14:textId="77777777" w:rsidR="003D4164" w:rsidRPr="001D5799" w:rsidRDefault="00C56E10" w:rsidP="009B5669">
      <w:pPr>
        <w:spacing w:beforeLines="1" w:before="2" w:afterLines="1" w:after="2" w:line="360" w:lineRule="auto"/>
        <w:rPr>
          <w:rFonts w:ascii="Times New Roman" w:hAnsi="Times New Roman"/>
          <w:i/>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 xml:space="preserve">projects_onto </w:t>
      </w:r>
      <w:r w:rsidR="003D4164" w:rsidRPr="00C56E10">
        <w:rPr>
          <w:rFonts w:ascii="Times New Roman" w:hAnsi="Times New Roman"/>
          <w:sz w:val="24"/>
          <w:szCs w:val="23"/>
        </w:rPr>
        <w:t>some</w:t>
      </w:r>
      <w:r w:rsidR="003D4164" w:rsidRPr="001D5799">
        <w:rPr>
          <w:rFonts w:ascii="Times New Roman" w:hAnsi="Times New Roman"/>
          <w:b/>
          <w:sz w:val="24"/>
          <w:szCs w:val="23"/>
        </w:rPr>
        <w:t xml:space="preserve"> </w:t>
      </w:r>
      <w:r w:rsidR="003D4164" w:rsidRPr="001D5799">
        <w:rPr>
          <w:rFonts w:ascii="Times New Roman" w:hAnsi="Times New Roman"/>
          <w:i/>
          <w:sz w:val="24"/>
          <w:szCs w:val="23"/>
        </w:rPr>
        <w:t>spatial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at</w:t>
      </w:r>
      <w:r w:rsidR="005E2E09" w:rsidRPr="001D5799">
        <w:rPr>
          <w:rFonts w:ascii="Times New Roman" w:hAnsi="Times New Roman"/>
          <w:b/>
          <w:sz w:val="24"/>
          <w:szCs w:val="23"/>
        </w:rPr>
        <w:t xml:space="preserve"> </w:t>
      </w:r>
      <w:r w:rsidR="003D4164" w:rsidRPr="001D5799">
        <w:rPr>
          <w:rFonts w:ascii="Times New Roman" w:hAnsi="Times New Roman"/>
          <w:i/>
          <w:sz w:val="24"/>
          <w:szCs w:val="23"/>
        </w:rPr>
        <w:t>t</w:t>
      </w:r>
    </w:p>
    <w:p w14:paraId="3DC7541F" w14:textId="77777777" w:rsidR="003D4164" w:rsidRPr="001D5799" w:rsidRDefault="003D4164" w:rsidP="009B5669">
      <w:pPr>
        <w:spacing w:beforeLines="1" w:before="2" w:afterLines="1" w:after="2" w:line="360" w:lineRule="auto"/>
        <w:rPr>
          <w:rFonts w:ascii="Times New Roman" w:hAnsi="Times New Roman"/>
          <w:sz w:val="24"/>
          <w:szCs w:val="23"/>
        </w:rPr>
      </w:pPr>
    </w:p>
    <w:p w14:paraId="22F2EDAC" w14:textId="77777777" w:rsidR="003D4164" w:rsidRDefault="00C56E10"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where t</w:t>
      </w:r>
      <w:r w:rsidR="003D4164" w:rsidRPr="001D5799">
        <w:rPr>
          <w:rFonts w:ascii="Times New Roman" w:hAnsi="Times New Roman"/>
          <w:sz w:val="24"/>
          <w:szCs w:val="23"/>
        </w:rPr>
        <w:t xml:space="preserve">he </w:t>
      </w:r>
      <w:r w:rsidR="003D4164" w:rsidRPr="003C7730">
        <w:rPr>
          <w:rFonts w:ascii="Times New Roman" w:hAnsi="Times New Roman"/>
          <w:b/>
          <w:sz w:val="24"/>
          <w:szCs w:val="23"/>
        </w:rPr>
        <w:t>projection</w:t>
      </w:r>
      <w:r>
        <w:rPr>
          <w:rFonts w:ascii="Times New Roman" w:hAnsi="Times New Roman"/>
          <w:sz w:val="24"/>
          <w:szCs w:val="23"/>
        </w:rPr>
        <w:t xml:space="preserve"> relation</w:t>
      </w:r>
      <w:r w:rsidR="003D4164" w:rsidRPr="001D5799">
        <w:rPr>
          <w:rFonts w:ascii="Times New Roman" w:hAnsi="Times New Roman"/>
          <w:sz w:val="24"/>
          <w:szCs w:val="23"/>
        </w:rPr>
        <w:t xml:space="preserve"> </w:t>
      </w:r>
      <w:r>
        <w:rPr>
          <w:rFonts w:ascii="Times New Roman" w:hAnsi="Times New Roman"/>
          <w:sz w:val="24"/>
          <w:szCs w:val="23"/>
        </w:rPr>
        <w:t xml:space="preserve">is </w:t>
      </w:r>
      <w:r w:rsidR="003D4164" w:rsidRPr="001D5799">
        <w:rPr>
          <w:rFonts w:ascii="Times New Roman" w:hAnsi="Times New Roman"/>
          <w:sz w:val="24"/>
          <w:szCs w:val="23"/>
        </w:rPr>
        <w:t xml:space="preserve">defined in </w:t>
      </w:r>
      <w:r>
        <w:rPr>
          <w:rFonts w:ascii="Times New Roman" w:hAnsi="Times New Roman"/>
          <w:sz w:val="24"/>
          <w:szCs w:val="23"/>
        </w:rPr>
        <w:t xml:space="preserve">each </w:t>
      </w:r>
      <w:r w:rsidR="003D4164" w:rsidRPr="001D5799">
        <w:rPr>
          <w:rFonts w:ascii="Times New Roman" w:hAnsi="Times New Roman"/>
          <w:sz w:val="24"/>
          <w:szCs w:val="23"/>
        </w:rPr>
        <w:t>case in terms of the reference frame employed.</w:t>
      </w:r>
    </w:p>
    <w:p w14:paraId="5C94B31A" w14:textId="77777777" w:rsidR="003C7730" w:rsidRPr="001D5799" w:rsidRDefault="003C7730" w:rsidP="009B5669">
      <w:pPr>
        <w:spacing w:beforeLines="1" w:before="2" w:afterLines="1" w:after="2" w:line="360" w:lineRule="auto"/>
        <w:jc w:val="both"/>
        <w:rPr>
          <w:rFonts w:ascii="Times New Roman" w:hAnsi="Times New Roman"/>
          <w:sz w:val="24"/>
          <w:szCs w:val="23"/>
        </w:rPr>
      </w:pPr>
    </w:p>
    <w:p w14:paraId="4FA7E18F" w14:textId="77777777" w:rsidR="0079125C" w:rsidRPr="009331CA" w:rsidRDefault="00F93648"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E</w:t>
      </w:r>
      <w:r w:rsidR="0079125C" w:rsidRPr="003C7730">
        <w:rPr>
          <w:rFonts w:ascii="Times New Roman" w:hAnsi="Times New Roman"/>
          <w:smallCaps/>
          <w:sz w:val="24"/>
          <w:szCs w:val="23"/>
        </w:rPr>
        <w:t>xamples</w:t>
      </w:r>
      <w:r w:rsidR="0079125C" w:rsidRPr="001D5799">
        <w:rPr>
          <w:rFonts w:ascii="Times New Roman" w:hAnsi="Times New Roman"/>
          <w:sz w:val="24"/>
          <w:szCs w:val="23"/>
        </w:rPr>
        <w:t xml:space="preserv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a human life,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the development of a cancer tumor, the </w:t>
      </w:r>
      <w:r w:rsid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w:t>
      </w:r>
      <w:r w:rsidRPr="001D5799">
        <w:rPr>
          <w:rFonts w:ascii="Times New Roman" w:hAnsi="Times New Roman"/>
          <w:sz w:val="24"/>
          <w:szCs w:val="23"/>
        </w:rPr>
        <w:t xml:space="preserve">y a </w:t>
      </w:r>
      <w:r w:rsidRPr="003C7730">
        <w:rPr>
          <w:rFonts w:ascii="Times New Roman" w:hAnsi="Times New Roman"/>
          <w:i/>
          <w:sz w:val="24"/>
          <w:szCs w:val="23"/>
        </w:rPr>
        <w:t>process</w:t>
      </w:r>
      <w:r w:rsidRPr="001D5799">
        <w:rPr>
          <w:rFonts w:ascii="Times New Roman" w:hAnsi="Times New Roman"/>
          <w:sz w:val="24"/>
          <w:szCs w:val="23"/>
        </w:rPr>
        <w:t xml:space="preserve"> of cellular meiosis.</w:t>
      </w:r>
    </w:p>
    <w:p w14:paraId="7685011D" w14:textId="77777777" w:rsidR="0079125C" w:rsidRPr="001D5799" w:rsidRDefault="0079125C" w:rsidP="009B5669">
      <w:pPr>
        <w:spacing w:beforeLines="1" w:before="2" w:afterLines="1" w:after="2" w:line="360" w:lineRule="auto"/>
        <w:rPr>
          <w:rFonts w:ascii="Times New Roman" w:hAnsi="Times New Roman"/>
          <w:sz w:val="24"/>
          <w:szCs w:val="23"/>
        </w:rPr>
      </w:pPr>
    </w:p>
    <w:p w14:paraId="6788B164" w14:textId="77777777" w:rsidR="0079125C" w:rsidRPr="009331CA" w:rsidRDefault="009605D5" w:rsidP="009605D5">
      <w:pPr>
        <w:pStyle w:val="Heading2"/>
        <w:rPr>
          <w:sz w:val="20"/>
          <w:szCs w:val="20"/>
        </w:rPr>
      </w:pPr>
      <w:bookmarkStart w:id="853" w:name="_Toc313270731"/>
      <w:r>
        <w:t>3.3</w:t>
      </w:r>
      <w:r w:rsidR="00965517">
        <w:t xml:space="preserve"> </w:t>
      </w:r>
      <w:r w:rsidR="003D4164">
        <w:t>T</w:t>
      </w:r>
      <w:r w:rsidR="0079125C" w:rsidRPr="009331CA">
        <w:t>emporal region</w:t>
      </w:r>
      <w:bookmarkEnd w:id="853"/>
    </w:p>
    <w:p w14:paraId="020A2CE9" w14:textId="77777777" w:rsidR="00FF69AE" w:rsidRPr="001D5799" w:rsidRDefault="00FF69AE" w:rsidP="009B5669">
      <w:pPr>
        <w:spacing w:beforeLines="1" w:before="2" w:afterLines="1" w:after="2" w:line="360" w:lineRule="auto"/>
        <w:rPr>
          <w:rFonts w:ascii="Times New Roman" w:hAnsi="Times New Roman"/>
          <w:sz w:val="24"/>
          <w:szCs w:val="23"/>
        </w:rPr>
      </w:pPr>
    </w:p>
    <w:p w14:paraId="5B69A97B" w14:textId="77777777" w:rsidR="0063585C" w:rsidRPr="009331CA" w:rsidRDefault="0063585C" w:rsidP="0063585C">
      <w:pPr>
        <w:spacing w:beforeLines="1" w:before="2" w:afterLines="1" w:after="2" w:line="360" w:lineRule="auto"/>
        <w:jc w:val="both"/>
        <w:rPr>
          <w:rFonts w:ascii="Times New Roman" w:hAnsi="Times New Roman"/>
          <w:sz w:val="20"/>
          <w:szCs w:val="20"/>
        </w:rPr>
      </w:pPr>
      <w:r>
        <w:rPr>
          <w:rFonts w:ascii="Times New Roman" w:hAnsi="Times New Roman"/>
          <w:sz w:val="24"/>
          <w:szCs w:val="23"/>
        </w:rPr>
        <w:t>Given a temporal reference frame R, we can define ‘time</w:t>
      </w:r>
      <w:r>
        <w:rPr>
          <w:rFonts w:ascii="Times New Roman" w:hAnsi="Times New Roman"/>
          <w:sz w:val="24"/>
          <w:szCs w:val="23"/>
          <w:vertAlign w:val="subscript"/>
        </w:rPr>
        <w:t>R</w:t>
      </w:r>
      <w:r>
        <w:rPr>
          <w:rFonts w:ascii="Times New Roman" w:hAnsi="Times New Roman"/>
          <w:sz w:val="24"/>
          <w:szCs w:val="23"/>
        </w:rPr>
        <w:t xml:space="preserve">’ as the maximal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temporal </w:t>
      </w:r>
      <w:r w:rsidRPr="003C7730">
        <w:rPr>
          <w:rFonts w:ascii="Times New Roman" w:hAnsi="Times New Roman"/>
          <w:i/>
          <w:sz w:val="24"/>
          <w:szCs w:val="23"/>
        </w:rPr>
        <w:t>region</w:t>
      </w:r>
      <w:r w:rsidRPr="001D5799">
        <w:rPr>
          <w:rFonts w:ascii="Times New Roman" w:hAnsi="Times New Roman"/>
          <w:sz w:val="24"/>
          <w:szCs w:val="23"/>
        </w:rPr>
        <w:t>.</w:t>
      </w:r>
    </w:p>
    <w:p w14:paraId="7F97AE6C" w14:textId="77777777" w:rsidR="0063585C" w:rsidRDefault="0063585C" w:rsidP="003C7730">
      <w:pPr>
        <w:spacing w:beforeLines="1" w:before="2" w:afterLines="1" w:after="2" w:line="360" w:lineRule="auto"/>
        <w:jc w:val="both"/>
        <w:rPr>
          <w:rFonts w:ascii="Times New Roman" w:hAnsi="Times New Roman"/>
          <w:smallCaps/>
          <w:sz w:val="24"/>
          <w:szCs w:val="23"/>
        </w:rPr>
      </w:pPr>
    </w:p>
    <w:p w14:paraId="790B54CD" w14:textId="77777777" w:rsidR="0063585C" w:rsidRPr="00092B5A" w:rsidRDefault="003D4164"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sidR="003C7730">
        <w:rPr>
          <w:rFonts w:ascii="Times New Roman" w:hAnsi="Times New Roman"/>
          <w:sz w:val="24"/>
          <w:szCs w:val="23"/>
        </w:rPr>
        <w:t>:</w:t>
      </w:r>
      <w:r w:rsidR="005E2E09" w:rsidRPr="001D5799">
        <w:rPr>
          <w:rFonts w:ascii="Times New Roman" w:hAnsi="Times New Roman"/>
          <w:sz w:val="24"/>
          <w:szCs w:val="23"/>
        </w:rPr>
        <w:t xml:space="preserve"> </w:t>
      </w:r>
      <w:r w:rsidR="00092B5A">
        <w:rPr>
          <w:rFonts w:ascii="Times New Roman" w:hAnsi="Times New Roman"/>
          <w:sz w:val="24"/>
          <w:szCs w:val="23"/>
        </w:rPr>
        <w:t>A temporal region is a</w:t>
      </w:r>
      <w:r w:rsidR="0079125C" w:rsidRPr="001D5799">
        <w:rPr>
          <w:rFonts w:ascii="Times New Roman" w:hAnsi="Times New Roman"/>
          <w:sz w:val="24"/>
          <w:szCs w:val="23"/>
        </w:rPr>
        <w:t xml:space="preserve">n </w:t>
      </w:r>
      <w:r w:rsidR="00FB129B" w:rsidRPr="001D5799">
        <w:rPr>
          <w:rFonts w:ascii="Times New Roman" w:hAnsi="Times New Roman"/>
          <w:i/>
          <w:sz w:val="24"/>
          <w:szCs w:val="23"/>
        </w:rPr>
        <w:t>occurrent</w:t>
      </w:r>
      <w:r w:rsidR="00465C17" w:rsidRPr="001D5799">
        <w:rPr>
          <w:rFonts w:ascii="Times New Roman" w:hAnsi="Times New Roman"/>
          <w:sz w:val="24"/>
          <w:szCs w:val="23"/>
        </w:rPr>
        <w:t xml:space="preserve"> entity</w:t>
      </w:r>
      <w:r w:rsidRPr="001D5799">
        <w:rPr>
          <w:rFonts w:ascii="Times New Roman" w:hAnsi="Times New Roman"/>
          <w:sz w:val="24"/>
          <w:szCs w:val="23"/>
        </w:rPr>
        <w:t xml:space="preserve"> that is </w:t>
      </w:r>
      <w:r w:rsidRPr="003C7730">
        <w:rPr>
          <w:rFonts w:ascii="Times New Roman" w:hAnsi="Times New Roman"/>
          <w:b/>
          <w:sz w:val="24"/>
          <w:szCs w:val="23"/>
        </w:rPr>
        <w:t xml:space="preserve">part </w:t>
      </w:r>
      <w:r w:rsidR="003C7730">
        <w:rPr>
          <w:rFonts w:ascii="Times New Roman" w:hAnsi="Times New Roman"/>
          <w:sz w:val="24"/>
          <w:szCs w:val="23"/>
        </w:rPr>
        <w:t>of time</w:t>
      </w:r>
      <w:r w:rsidR="00092B5A">
        <w:rPr>
          <w:rFonts w:ascii="Times New Roman" w:hAnsi="Times New Roman"/>
          <w:sz w:val="24"/>
          <w:szCs w:val="23"/>
        </w:rPr>
        <w:t xml:space="preserve"> as defined relative to some reference frame.</w:t>
      </w:r>
    </w:p>
    <w:p w14:paraId="42C12825" w14:textId="77777777" w:rsidR="003C7730" w:rsidRDefault="003C7730" w:rsidP="009B5669">
      <w:pPr>
        <w:spacing w:beforeLines="1" w:before="2" w:afterLines="1" w:after="2" w:line="360" w:lineRule="auto"/>
        <w:rPr>
          <w:rFonts w:ascii="Times New Roman" w:hAnsi="Times New Roman"/>
          <w:smallCaps/>
          <w:sz w:val="24"/>
          <w:szCs w:val="23"/>
        </w:rPr>
      </w:pPr>
    </w:p>
    <w:p w14:paraId="072DEE09" w14:textId="77777777" w:rsidR="0079125C" w:rsidRPr="009331CA" w:rsidRDefault="003C7730" w:rsidP="009B5669">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sidRPr="003C7730">
        <w:rPr>
          <w:rFonts w:ascii="Times New Roman" w:hAnsi="Times New Roman"/>
          <w:i/>
          <w:sz w:val="24"/>
          <w:szCs w:val="23"/>
        </w:rPr>
        <w:t>temporal regions</w:t>
      </w:r>
      <w:r>
        <w:rPr>
          <w:rFonts w:ascii="Times New Roman" w:hAnsi="Times New Roman"/>
          <w:sz w:val="24"/>
          <w:szCs w:val="23"/>
        </w:rPr>
        <w:t xml:space="preserve"> are </w:t>
      </w:r>
      <w:r w:rsidRPr="003C7730">
        <w:rPr>
          <w:rFonts w:ascii="Times New Roman" w:hAnsi="Times New Roman"/>
          <w:i/>
          <w:sz w:val="24"/>
          <w:szCs w:val="23"/>
        </w:rPr>
        <w:t>temporal regions</w:t>
      </w:r>
      <w:r>
        <w:rPr>
          <w:rFonts w:ascii="Times New Roman" w:hAnsi="Times New Roman"/>
          <w:sz w:val="24"/>
          <w:szCs w:val="23"/>
        </w:rPr>
        <w:t>.</w:t>
      </w:r>
      <w:r w:rsidR="0079125C" w:rsidRPr="001D5799">
        <w:rPr>
          <w:rFonts w:ascii="Times New Roman" w:hAnsi="Times New Roman"/>
          <w:sz w:val="24"/>
          <w:szCs w:val="23"/>
        </w:rPr>
        <w:t> </w:t>
      </w:r>
    </w:p>
    <w:p w14:paraId="0811738A" w14:textId="77777777" w:rsidR="00092B5A" w:rsidRDefault="00092B5A" w:rsidP="009B5669">
      <w:pPr>
        <w:spacing w:beforeLines="1" w:before="2" w:afterLines="1" w:after="2" w:line="360" w:lineRule="auto"/>
        <w:rPr>
          <w:rFonts w:ascii="Times New Roman" w:hAnsi="Times New Roman"/>
          <w:sz w:val="24"/>
          <w:szCs w:val="23"/>
        </w:rPr>
      </w:pPr>
    </w:p>
    <w:p w14:paraId="208A2550" w14:textId="77777777" w:rsidR="0079125C" w:rsidRPr="009331CA" w:rsidRDefault="003D4164"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A temporal region is an </w:t>
      </w:r>
      <w:r w:rsidR="00FB129B" w:rsidRPr="001D5799">
        <w:rPr>
          <w:rFonts w:ascii="Times New Roman" w:hAnsi="Times New Roman"/>
          <w:i/>
          <w:sz w:val="24"/>
          <w:szCs w:val="23"/>
        </w:rPr>
        <w:t>occurrent</w:t>
      </w:r>
      <w:r w:rsidR="00151755" w:rsidRPr="001D5799">
        <w:rPr>
          <w:rFonts w:ascii="Times New Roman" w:hAnsi="Times New Roman"/>
          <w:i/>
          <w:sz w:val="24"/>
          <w:szCs w:val="23"/>
        </w:rPr>
        <w:t xml:space="preserve"> </w:t>
      </w:r>
      <w:r w:rsidR="00465C17" w:rsidRPr="001D5799">
        <w:rPr>
          <w:rFonts w:ascii="Times New Roman" w:hAnsi="Times New Roman"/>
          <w:i/>
          <w:sz w:val="24"/>
          <w:szCs w:val="23"/>
        </w:rPr>
        <w:t>entity</w:t>
      </w:r>
      <w:r w:rsidR="0079125C" w:rsidRPr="001D5799">
        <w:rPr>
          <w:rFonts w:ascii="Times New Roman" w:hAnsi="Times New Roman"/>
          <w:sz w:val="24"/>
          <w:szCs w:val="23"/>
        </w:rPr>
        <w:t xml:space="preserve"> upon which a process can be projecte</w:t>
      </w:r>
      <w:r w:rsidR="00FD474C" w:rsidRPr="001D5799">
        <w:rPr>
          <w:rFonts w:ascii="Times New Roman" w:hAnsi="Times New Roman"/>
          <w:sz w:val="24"/>
          <w:szCs w:val="23"/>
        </w:rPr>
        <w:t>d.</w:t>
      </w:r>
      <w:r w:rsidR="00EA6F41" w:rsidRPr="001D5799">
        <w:rPr>
          <w:rFonts w:ascii="Times New Roman" w:hAnsi="Times New Roman"/>
          <w:sz w:val="24"/>
          <w:szCs w:val="23"/>
        </w:rPr>
        <w:t xml:space="preserve"> Temporal regions are introduced in BFO to provide a basis for consistent representation of temporal data, for example as described in [</w:t>
      </w:r>
      <w:r w:rsidR="00EA6F41" w:rsidRPr="001D5799">
        <w:rPr>
          <w:rFonts w:ascii="Times New Roman" w:hAnsi="Times New Roman"/>
          <w:sz w:val="24"/>
          <w:szCs w:val="23"/>
        </w:rPr>
        <w:fldChar w:fldCharType="begin"/>
      </w:r>
      <w:r w:rsidR="00EA6F41" w:rsidRPr="001D5799">
        <w:rPr>
          <w:rFonts w:ascii="Times New Roman" w:hAnsi="Times New Roman"/>
          <w:sz w:val="24"/>
          <w:szCs w:val="23"/>
        </w:rPr>
        <w:instrText xml:space="preserve"> REF _Ref309985142 \r \h </w:instrText>
      </w:r>
      <w:r w:rsidR="00EA6F41" w:rsidRPr="001D5799">
        <w:rPr>
          <w:rFonts w:ascii="Times New Roman" w:hAnsi="Times New Roman"/>
          <w:sz w:val="24"/>
          <w:szCs w:val="23"/>
        </w:rPr>
      </w:r>
      <w:r w:rsidR="00EA6F41" w:rsidRPr="001D5799">
        <w:rPr>
          <w:rFonts w:ascii="Times New Roman" w:hAnsi="Times New Roman"/>
          <w:sz w:val="24"/>
          <w:szCs w:val="23"/>
        </w:rPr>
        <w:fldChar w:fldCharType="separate"/>
      </w:r>
      <w:r w:rsidR="00A908AB">
        <w:rPr>
          <w:rFonts w:ascii="Times New Roman" w:hAnsi="Times New Roman"/>
          <w:sz w:val="24"/>
          <w:szCs w:val="23"/>
        </w:rPr>
        <w:t>68</w:t>
      </w:r>
      <w:r w:rsidR="00EA6F41" w:rsidRPr="001D5799">
        <w:rPr>
          <w:rFonts w:ascii="Times New Roman" w:hAnsi="Times New Roman"/>
          <w:sz w:val="24"/>
          <w:szCs w:val="23"/>
        </w:rPr>
        <w:fldChar w:fldCharType="end"/>
      </w:r>
      <w:r w:rsidR="00EA6F41" w:rsidRPr="001D5799">
        <w:rPr>
          <w:rFonts w:ascii="Times New Roman" w:hAnsi="Times New Roman"/>
          <w:sz w:val="24"/>
          <w:szCs w:val="23"/>
        </w:rPr>
        <w:t>].</w:t>
      </w:r>
    </w:p>
    <w:p w14:paraId="6EC64008" w14:textId="77777777" w:rsidR="003047AF" w:rsidRDefault="003047AF" w:rsidP="000C52A3"/>
    <w:p w14:paraId="4693682B" w14:textId="77777777" w:rsidR="00FD474C" w:rsidRPr="001F273B" w:rsidRDefault="009605D5" w:rsidP="009605D5">
      <w:pPr>
        <w:pStyle w:val="Heading3"/>
      </w:pPr>
      <w:bookmarkStart w:id="854" w:name="_Toc313270732"/>
      <w:r>
        <w:t xml:space="preserve">3.3.1 </w:t>
      </w:r>
      <w:r w:rsidR="003D4164">
        <w:t>Zero</w:t>
      </w:r>
      <w:r w:rsidR="00FD474C" w:rsidRPr="001F273B">
        <w:t>-dimensional temporal region</w:t>
      </w:r>
      <w:bookmarkEnd w:id="854"/>
    </w:p>
    <w:p w14:paraId="20101DCD" w14:textId="77777777" w:rsidR="00FD474C" w:rsidRPr="009331CA" w:rsidRDefault="00FD474C" w:rsidP="009B5669">
      <w:pPr>
        <w:spacing w:beforeLines="1" w:before="2" w:afterLines="1" w:after="2" w:line="360" w:lineRule="auto"/>
        <w:rPr>
          <w:rFonts w:ascii="Times New Roman" w:hAnsi="Times New Roman"/>
          <w:sz w:val="20"/>
          <w:szCs w:val="20"/>
        </w:rPr>
      </w:pPr>
    </w:p>
    <w:p w14:paraId="255415B2" w14:textId="77777777" w:rsidR="00F93648" w:rsidRPr="001D5799" w:rsidRDefault="00611C18" w:rsidP="009B5669">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sidR="003047AF" w:rsidRPr="001D5799">
        <w:rPr>
          <w:rFonts w:ascii="Times New Roman" w:hAnsi="Times New Roman"/>
          <w:sz w:val="24"/>
          <w:szCs w:val="23"/>
        </w:rPr>
        <w:t xml:space="preserve">A </w:t>
      </w:r>
      <w:r>
        <w:rPr>
          <w:rFonts w:ascii="Times New Roman" w:hAnsi="Times New Roman"/>
          <w:sz w:val="24"/>
          <w:szCs w:val="23"/>
        </w:rPr>
        <w:t>temporal region that is without extent</w:t>
      </w:r>
      <w:r w:rsidR="003047AF" w:rsidRPr="001D5799">
        <w:rPr>
          <w:rFonts w:ascii="Times New Roman" w:hAnsi="Times New Roman"/>
          <w:sz w:val="24"/>
          <w:szCs w:val="23"/>
        </w:rPr>
        <w:t>.</w:t>
      </w:r>
    </w:p>
    <w:p w14:paraId="25D10770" w14:textId="77777777" w:rsidR="00C801DA" w:rsidRPr="001D5799" w:rsidRDefault="00C801DA" w:rsidP="009B5669">
      <w:pPr>
        <w:spacing w:beforeLines="1" w:before="2" w:afterLines="1" w:after="2" w:line="360" w:lineRule="auto"/>
        <w:rPr>
          <w:rFonts w:ascii="Times New Roman" w:hAnsi="Times New Roman"/>
          <w:sz w:val="24"/>
          <w:szCs w:val="23"/>
        </w:rPr>
      </w:pPr>
    </w:p>
    <w:p w14:paraId="5F1708E3" w14:textId="77777777" w:rsidR="00C801DA" w:rsidRPr="009331CA" w:rsidRDefault="00C801DA" w:rsidP="009B5669">
      <w:pPr>
        <w:spacing w:beforeLines="1" w:before="2" w:afterLines="1" w:after="2" w:line="360" w:lineRule="auto"/>
        <w:rPr>
          <w:rFonts w:ascii="Times New Roman" w:hAnsi="Times New Roman"/>
          <w:sz w:val="20"/>
          <w:szCs w:val="20"/>
        </w:rPr>
      </w:pPr>
      <w:r w:rsidRPr="00611C18">
        <w:rPr>
          <w:rFonts w:ascii="Times New Roman" w:hAnsi="Times New Roman"/>
          <w:smallCaps/>
          <w:sz w:val="24"/>
          <w:szCs w:val="23"/>
        </w:rPr>
        <w:t>Examples:</w:t>
      </w:r>
      <w:r w:rsidRPr="001D5799">
        <w:rPr>
          <w:rFonts w:ascii="Times New Roman" w:hAnsi="Times New Roman"/>
          <w:sz w:val="24"/>
          <w:szCs w:val="23"/>
        </w:rPr>
        <w:t xml:space="preserve"> </w:t>
      </w:r>
      <w:r w:rsidR="00611C18">
        <w:rPr>
          <w:rFonts w:ascii="Times New Roman" w:hAnsi="Times New Roman"/>
          <w:sz w:val="24"/>
          <w:szCs w:val="23"/>
        </w:rPr>
        <w:t>a temporal region that is occupied by a process boundary; right now;</w:t>
      </w:r>
      <w:r w:rsidRPr="001D5799">
        <w:rPr>
          <w:rFonts w:ascii="Times New Roman" w:hAnsi="Times New Roman"/>
          <w:sz w:val="24"/>
          <w:szCs w:val="23"/>
        </w:rPr>
        <w:t xml:space="preserve"> the moment at which a finger is det</w:t>
      </w:r>
      <w:r w:rsidR="00611C18">
        <w:rPr>
          <w:rFonts w:ascii="Times New Roman" w:hAnsi="Times New Roman"/>
          <w:sz w:val="24"/>
          <w:szCs w:val="23"/>
        </w:rPr>
        <w:t>ached in an industrial accident;</w:t>
      </w:r>
      <w:r w:rsidRPr="001D5799">
        <w:rPr>
          <w:rFonts w:ascii="Times New Roman" w:hAnsi="Times New Roman"/>
          <w:sz w:val="24"/>
          <w:szCs w:val="23"/>
        </w:rPr>
        <w:t xml:space="preserve"> the moment at which a child is born, the moment of death</w:t>
      </w:r>
      <w:r w:rsidR="00E44217" w:rsidRPr="001D5799">
        <w:rPr>
          <w:rFonts w:ascii="Times New Roman" w:hAnsi="Times New Roman"/>
          <w:sz w:val="24"/>
          <w:szCs w:val="23"/>
        </w:rPr>
        <w:t>.</w:t>
      </w:r>
    </w:p>
    <w:p w14:paraId="11BCC4F5" w14:textId="77777777" w:rsidR="00E44217" w:rsidRPr="001D5799" w:rsidRDefault="00E44217" w:rsidP="006C241A">
      <w:pPr>
        <w:spacing w:after="0" w:line="360" w:lineRule="auto"/>
        <w:rPr>
          <w:rFonts w:ascii="Times New Roman" w:hAnsi="Times New Roman"/>
          <w:iCs/>
          <w:sz w:val="24"/>
        </w:rPr>
      </w:pPr>
    </w:p>
    <w:p w14:paraId="11DCB257" w14:textId="77777777" w:rsidR="00E44217" w:rsidRPr="001D5799" w:rsidRDefault="00E44217" w:rsidP="006C241A">
      <w:pPr>
        <w:spacing w:after="0" w:line="360" w:lineRule="auto"/>
        <w:rPr>
          <w:rFonts w:ascii="Times New Roman" w:hAnsi="Times New Roman"/>
          <w:iCs/>
          <w:sz w:val="24"/>
        </w:rPr>
      </w:pPr>
      <w:r w:rsidRPr="00611C18">
        <w:rPr>
          <w:rFonts w:ascii="Times New Roman" w:hAnsi="Times New Roman"/>
          <w:smallCaps/>
          <w:sz w:val="24"/>
          <w:szCs w:val="23"/>
        </w:rPr>
        <w:t>Synonym:</w:t>
      </w:r>
      <w:r w:rsidRPr="001D5799">
        <w:rPr>
          <w:rFonts w:ascii="Times New Roman" w:hAnsi="Times New Roman"/>
          <w:iCs/>
          <w:sz w:val="24"/>
        </w:rPr>
        <w:t xml:space="preserve"> temporal instant.</w:t>
      </w:r>
    </w:p>
    <w:p w14:paraId="5AB26415" w14:textId="77777777" w:rsidR="00E44217" w:rsidRPr="001D5799" w:rsidRDefault="00E44217" w:rsidP="009B5669">
      <w:pPr>
        <w:spacing w:beforeLines="1" w:before="2" w:afterLines="1" w:after="2" w:line="360" w:lineRule="auto"/>
        <w:rPr>
          <w:rFonts w:ascii="Times New Roman" w:hAnsi="Times New Roman"/>
          <w:sz w:val="24"/>
          <w:szCs w:val="23"/>
        </w:rPr>
      </w:pPr>
    </w:p>
    <w:p w14:paraId="08B6677A" w14:textId="77777777" w:rsidR="003D4164" w:rsidRPr="001F273B" w:rsidRDefault="009605D5" w:rsidP="009605D5">
      <w:pPr>
        <w:pStyle w:val="Heading3"/>
      </w:pPr>
      <w:bookmarkStart w:id="855" w:name="_Toc313270733"/>
      <w:r>
        <w:t xml:space="preserve">3.3.2 </w:t>
      </w:r>
      <w:r w:rsidR="003D4164">
        <w:t>One</w:t>
      </w:r>
      <w:r w:rsidR="003D4164" w:rsidRPr="001F273B">
        <w:t>-dimensional temporal region</w:t>
      </w:r>
      <w:bookmarkEnd w:id="855"/>
    </w:p>
    <w:p w14:paraId="58AC71BC" w14:textId="77777777" w:rsidR="003D4164" w:rsidRPr="009331CA" w:rsidRDefault="003D4164" w:rsidP="009B5669">
      <w:pPr>
        <w:spacing w:beforeLines="1" w:before="2" w:afterLines="1" w:after="2" w:line="360" w:lineRule="auto"/>
        <w:rPr>
          <w:rFonts w:ascii="Times New Roman" w:hAnsi="Times New Roman"/>
          <w:sz w:val="20"/>
          <w:szCs w:val="20"/>
        </w:rPr>
      </w:pPr>
    </w:p>
    <w:p w14:paraId="6A941EE6" w14:textId="77777777" w:rsidR="00611C18" w:rsidRDefault="00611C18" w:rsidP="00611C18">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 </w:t>
      </w:r>
      <w:r>
        <w:rPr>
          <w:rFonts w:ascii="Times New Roman" w:hAnsi="Times New Roman"/>
          <w:sz w:val="24"/>
          <w:szCs w:val="23"/>
        </w:rPr>
        <w:t>connected temporal region (which means: a region that it without gaps or breaks) that is extended</w:t>
      </w:r>
      <w:r w:rsidRPr="001D5799">
        <w:rPr>
          <w:rFonts w:ascii="Times New Roman" w:hAnsi="Times New Roman"/>
          <w:sz w:val="24"/>
          <w:szCs w:val="23"/>
        </w:rPr>
        <w:t>.</w:t>
      </w:r>
    </w:p>
    <w:p w14:paraId="4F724315" w14:textId="77777777" w:rsidR="00611C18" w:rsidRPr="001D5799" w:rsidRDefault="00611C18" w:rsidP="00611C18">
      <w:pPr>
        <w:spacing w:beforeLines="1" w:before="2" w:afterLines="1" w:after="2" w:line="360" w:lineRule="auto"/>
        <w:rPr>
          <w:rFonts w:ascii="Times New Roman" w:hAnsi="Times New Roman"/>
          <w:sz w:val="24"/>
          <w:szCs w:val="23"/>
        </w:rPr>
      </w:pPr>
    </w:p>
    <w:p w14:paraId="6D845B30" w14:textId="77777777" w:rsidR="003D4164" w:rsidRDefault="003D4164" w:rsidP="009B5669">
      <w:pPr>
        <w:spacing w:beforeLines="1" w:before="2" w:afterLines="1" w:after="2" w:line="360" w:lineRule="auto"/>
        <w:rPr>
          <w:rFonts w:ascii="Times New Roman" w:hAnsi="Times New Roman"/>
          <w:sz w:val="24"/>
          <w:szCs w:val="23"/>
        </w:rPr>
      </w:pPr>
      <w:r w:rsidRPr="00611C18">
        <w:rPr>
          <w:rFonts w:ascii="Times New Roman" w:hAnsi="Times New Roman"/>
          <w:smallCaps/>
          <w:sz w:val="24"/>
          <w:szCs w:val="23"/>
        </w:rPr>
        <w:t>Example:</w:t>
      </w:r>
      <w:r w:rsidRPr="001D5799">
        <w:rPr>
          <w:rFonts w:ascii="Times New Roman" w:hAnsi="Times New Roman"/>
          <w:sz w:val="24"/>
          <w:szCs w:val="23"/>
        </w:rPr>
        <w:t xml:space="preserve"> the temporal region during which a process occurs.</w:t>
      </w:r>
    </w:p>
    <w:p w14:paraId="09AB231F" w14:textId="77777777" w:rsidR="00611C18" w:rsidRDefault="00611C18" w:rsidP="009B5669">
      <w:pPr>
        <w:spacing w:beforeLines="1" w:before="2" w:afterLines="1" w:after="2" w:line="360" w:lineRule="auto"/>
        <w:rPr>
          <w:rFonts w:ascii="Times New Roman" w:hAnsi="Times New Roman"/>
          <w:iCs/>
          <w:sz w:val="24"/>
        </w:rPr>
      </w:pPr>
    </w:p>
    <w:p w14:paraId="056F1848" w14:textId="77777777" w:rsidR="00611C18" w:rsidRDefault="00611C18" w:rsidP="009B5669">
      <w:pPr>
        <w:spacing w:beforeLines="1" w:before="2" w:afterLines="1" w:after="2" w:line="360" w:lineRule="auto"/>
        <w:rPr>
          <w:rFonts w:ascii="Times New Roman" w:hAnsi="Times New Roman"/>
          <w:iCs/>
          <w:sz w:val="24"/>
        </w:rPr>
      </w:pPr>
      <w:r w:rsidRPr="00611C18">
        <w:rPr>
          <w:rFonts w:ascii="Times New Roman" w:hAnsi="Times New Roman"/>
          <w:smallCaps/>
          <w:sz w:val="24"/>
          <w:szCs w:val="23"/>
        </w:rPr>
        <w:t>Synonym:</w:t>
      </w:r>
      <w:r w:rsidRPr="001D5799">
        <w:rPr>
          <w:rFonts w:ascii="Times New Roman" w:hAnsi="Times New Roman"/>
          <w:iCs/>
          <w:sz w:val="24"/>
        </w:rPr>
        <w:t xml:space="preserve"> temporal</w:t>
      </w:r>
      <w:r>
        <w:rPr>
          <w:rFonts w:ascii="Times New Roman" w:hAnsi="Times New Roman"/>
          <w:iCs/>
          <w:sz w:val="24"/>
        </w:rPr>
        <w:t xml:space="preserve"> interval.</w:t>
      </w:r>
    </w:p>
    <w:p w14:paraId="12034898" w14:textId="77777777" w:rsidR="00611C18" w:rsidRPr="00611C18" w:rsidRDefault="00611C18" w:rsidP="00611C18">
      <w:pPr>
        <w:pStyle w:val="Heading2"/>
        <w:spacing w:line="360" w:lineRule="auto"/>
        <w:rPr>
          <w:sz w:val="24"/>
        </w:rPr>
      </w:pPr>
      <w:bookmarkStart w:id="856" w:name="_Toc313270734"/>
      <w:r w:rsidRPr="00611C18">
        <w:rPr>
          <w:sz w:val="24"/>
        </w:rPr>
        <w:t>The precedes relation</w:t>
      </w:r>
      <w:bookmarkEnd w:id="856"/>
    </w:p>
    <w:p w14:paraId="230498CE" w14:textId="77777777" w:rsidR="00611C18" w:rsidRPr="001D5799" w:rsidRDefault="00611C18" w:rsidP="009B5669">
      <w:pPr>
        <w:spacing w:beforeLines="1" w:before="2" w:afterLines="1" w:after="2" w:line="360" w:lineRule="auto"/>
        <w:rPr>
          <w:rFonts w:ascii="Times New Roman" w:hAnsi="Times New Roman"/>
          <w:sz w:val="24"/>
          <w:szCs w:val="23"/>
        </w:rPr>
      </w:pPr>
      <w:r>
        <w:rPr>
          <w:rFonts w:ascii="Times New Roman" w:hAnsi="Times New Roman"/>
          <w:iCs/>
          <w:sz w:val="24"/>
        </w:rPr>
        <w:t>See discussion in [</w:t>
      </w:r>
      <w:r>
        <w:rPr>
          <w:rFonts w:ascii="Times New Roman" w:hAnsi="Times New Roman"/>
          <w:iCs/>
          <w:sz w:val="24"/>
        </w:rPr>
        <w:fldChar w:fldCharType="begin"/>
      </w:r>
      <w:r>
        <w:rPr>
          <w:rFonts w:ascii="Times New Roman" w:hAnsi="Times New Roman"/>
          <w:iCs/>
          <w:sz w:val="24"/>
        </w:rPr>
        <w:instrText xml:space="preserve"> REF _Ref309133313 \r \h </w:instrText>
      </w:r>
      <w:r>
        <w:rPr>
          <w:rFonts w:ascii="Times New Roman" w:hAnsi="Times New Roman"/>
          <w:iCs/>
          <w:sz w:val="24"/>
        </w:rPr>
      </w:r>
      <w:r>
        <w:rPr>
          <w:rFonts w:ascii="Times New Roman" w:hAnsi="Times New Roman"/>
          <w:iCs/>
          <w:sz w:val="24"/>
        </w:rPr>
        <w:fldChar w:fldCharType="separate"/>
      </w:r>
      <w:r w:rsidR="00A908AB">
        <w:rPr>
          <w:rFonts w:ascii="Times New Roman" w:hAnsi="Times New Roman"/>
          <w:iCs/>
          <w:sz w:val="24"/>
        </w:rPr>
        <w:t>16</w:t>
      </w:r>
      <w:r>
        <w:rPr>
          <w:rFonts w:ascii="Times New Roman" w:hAnsi="Times New Roman"/>
          <w:iCs/>
          <w:sz w:val="24"/>
        </w:rPr>
        <w:fldChar w:fldCharType="end"/>
      </w:r>
      <w:r>
        <w:rPr>
          <w:rFonts w:ascii="Times New Roman" w:hAnsi="Times New Roman"/>
          <w:iCs/>
          <w:sz w:val="24"/>
        </w:rPr>
        <w:t>].</w:t>
      </w:r>
      <w:r w:rsidR="00D82D0A">
        <w:rPr>
          <w:rFonts w:ascii="Times New Roman" w:hAnsi="Times New Roman"/>
          <w:iCs/>
          <w:sz w:val="24"/>
        </w:rPr>
        <w:t xml:space="preserve"> </w:t>
      </w:r>
      <w:r w:rsidR="00D82D0A" w:rsidRPr="00D82D0A">
        <w:rPr>
          <w:rFonts w:ascii="Times New Roman" w:hAnsi="Times New Roman"/>
          <w:iCs/>
          <w:sz w:val="24"/>
          <w:highlight w:val="yellow"/>
        </w:rPr>
        <w:t xml:space="preserve">(To be </w:t>
      </w:r>
      <w:del w:id="857" w:author="phismith" w:date="2012-01-03T12:28:00Z">
        <w:r w:rsidR="00D82D0A" w:rsidRPr="00D82D0A" w:rsidDel="00CD594E">
          <w:rPr>
            <w:rFonts w:ascii="Times New Roman" w:hAnsi="Times New Roman"/>
            <w:iCs/>
            <w:sz w:val="24"/>
            <w:highlight w:val="yellow"/>
          </w:rPr>
          <w:delText xml:space="preserve">added </w:delText>
        </w:r>
      </w:del>
      <w:ins w:id="858" w:author="phismith" w:date="2012-01-03T12:28:00Z">
        <w:r w:rsidR="00CD594E">
          <w:rPr>
            <w:rFonts w:ascii="Times New Roman" w:hAnsi="Times New Roman"/>
            <w:iCs/>
            <w:sz w:val="24"/>
            <w:highlight w:val="yellow"/>
          </w:rPr>
          <w:t xml:space="preserve">incorporated </w:t>
        </w:r>
      </w:ins>
      <w:r w:rsidR="00D82D0A" w:rsidRPr="00D82D0A">
        <w:rPr>
          <w:rFonts w:ascii="Times New Roman" w:hAnsi="Times New Roman"/>
          <w:iCs/>
          <w:sz w:val="24"/>
          <w:highlight w:val="yellow"/>
        </w:rPr>
        <w:t>here</w:t>
      </w:r>
      <w:ins w:id="859" w:author="phismith" w:date="2012-01-03T12:28:00Z">
        <w:r w:rsidR="00CD594E">
          <w:rPr>
            <w:rFonts w:ascii="Times New Roman" w:hAnsi="Times New Roman"/>
            <w:iCs/>
            <w:sz w:val="24"/>
            <w:highlight w:val="yellow"/>
          </w:rPr>
          <w:t xml:space="preserve"> with discussion of Allen extensions</w:t>
        </w:r>
      </w:ins>
      <w:r w:rsidR="00D82D0A" w:rsidRPr="00D82D0A">
        <w:rPr>
          <w:rFonts w:ascii="Times New Roman" w:hAnsi="Times New Roman"/>
          <w:iCs/>
          <w:sz w:val="24"/>
          <w:highlight w:val="yellow"/>
        </w:rPr>
        <w:t>.)</w:t>
      </w:r>
    </w:p>
    <w:p w14:paraId="0266E969" w14:textId="77777777" w:rsidR="00B678F3" w:rsidRPr="001D5799" w:rsidRDefault="00CE0AFC" w:rsidP="00CE0AFC">
      <w:pPr>
        <w:jc w:val="center"/>
        <w:rPr>
          <w:rFonts w:ascii="Times New Roman" w:hAnsi="Times New Roman"/>
          <w:sz w:val="24"/>
          <w:szCs w:val="23"/>
        </w:rPr>
      </w:pPr>
      <w:r w:rsidRPr="001D5799">
        <w:rPr>
          <w:rFonts w:ascii="Times New Roman" w:hAnsi="Times New Roman"/>
          <w:noProof/>
          <w:sz w:val="24"/>
          <w:szCs w:val="23"/>
        </w:rPr>
        <w:drawing>
          <wp:inline distT="0" distB="0" distL="0" distR="0" wp14:anchorId="0D2DE32C" wp14:editId="3470C143">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41151B10" w14:textId="77777777" w:rsidR="009B1D2B" w:rsidRPr="001D5799" w:rsidRDefault="009B1D2B">
      <w:pPr>
        <w:rPr>
          <w:rFonts w:ascii="Times New Roman" w:hAnsi="Times New Roman"/>
          <w:sz w:val="24"/>
          <w:szCs w:val="23"/>
        </w:rPr>
      </w:pPr>
      <w:r w:rsidRPr="001D5799">
        <w:rPr>
          <w:rFonts w:ascii="Times New Roman" w:hAnsi="Times New Roman"/>
          <w:sz w:val="24"/>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14:paraId="08E3CA51" w14:textId="77777777" w:rsidTr="009605D5">
        <w:tc>
          <w:tcPr>
            <w:tcW w:w="9576" w:type="dxa"/>
          </w:tcPr>
          <w:p w14:paraId="61BC1E50" w14:textId="77777777" w:rsidR="00D84823" w:rsidRPr="001D5799" w:rsidRDefault="00D84823" w:rsidP="009B1D2B">
            <w:pPr>
              <w:spacing w:line="360" w:lineRule="auto"/>
              <w:rPr>
                <w:rFonts w:ascii="Times New Roman" w:hAnsi="Times New Roman"/>
                <w:i/>
                <w:sz w:val="24"/>
              </w:rPr>
            </w:pPr>
          </w:p>
        </w:tc>
      </w:tr>
    </w:tbl>
    <w:p w14:paraId="25D54471" w14:textId="77777777" w:rsidR="00E44217" w:rsidRDefault="00E44217" w:rsidP="006C241A">
      <w:pPr>
        <w:spacing w:after="0" w:line="360" w:lineRule="auto"/>
        <w:rPr>
          <w:ins w:id="860" w:author="phismith" w:date="2012-01-03T12:27:00Z"/>
          <w:rFonts w:ascii="Times New Roman" w:hAnsi="Times New Roman"/>
          <w:b/>
          <w:sz w:val="24"/>
        </w:rPr>
      </w:pPr>
      <w:r w:rsidRPr="001D5799">
        <w:rPr>
          <w:rFonts w:ascii="Times New Roman" w:hAnsi="Times New Roman"/>
          <w:b/>
          <w:sz w:val="24"/>
        </w:rPr>
        <w:t>BFO Relations</w:t>
      </w:r>
    </w:p>
    <w:p w14:paraId="01AF73AE" w14:textId="77777777" w:rsidR="002E637B" w:rsidRDefault="009B6959" w:rsidP="006C241A">
      <w:pPr>
        <w:spacing w:after="0" w:line="360" w:lineRule="auto"/>
        <w:rPr>
          <w:ins w:id="861" w:author="phismith" w:date="2012-01-03T12:27:00Z"/>
          <w:rFonts w:ascii="Times New Roman" w:hAnsi="Times New Roman"/>
          <w:b/>
          <w:sz w:val="24"/>
          <w:highlight w:val="yellow"/>
        </w:rPr>
      </w:pPr>
      <w:ins w:id="862" w:author="phismith" w:date="2012-01-03T12:27:00Z">
        <w:r>
          <w:rPr>
            <w:rFonts w:ascii="Times New Roman" w:hAnsi="Times New Roman"/>
            <w:b/>
            <w:sz w:val="24"/>
            <w:highlight w:val="yellow"/>
          </w:rPr>
          <w:t>Check we have dealt with all</w:t>
        </w:r>
        <w:r w:rsidR="002E637B" w:rsidRPr="009B6959">
          <w:rPr>
            <w:rFonts w:ascii="Times New Roman" w:hAnsi="Times New Roman"/>
            <w:b/>
            <w:sz w:val="24"/>
            <w:highlight w:val="yellow"/>
            <w:rPrChange w:id="863" w:author="phismith" w:date="2012-01-03T12:27:00Z">
              <w:rPr>
                <w:rFonts w:ascii="Times New Roman" w:hAnsi="Times New Roman"/>
                <w:b/>
                <w:sz w:val="24"/>
              </w:rPr>
            </w:rPrChange>
          </w:rPr>
          <w:t xml:space="preserve"> the RO relations</w:t>
        </w:r>
      </w:ins>
    </w:p>
    <w:p w14:paraId="42F57868" w14:textId="77777777" w:rsidR="009B6959" w:rsidRPr="009B6959" w:rsidRDefault="009B6959" w:rsidP="006C241A">
      <w:pPr>
        <w:spacing w:after="0" w:line="360" w:lineRule="auto"/>
        <w:rPr>
          <w:ins w:id="864" w:author="phismith" w:date="2012-01-03T12:27:00Z"/>
          <w:rFonts w:ascii="Times New Roman" w:hAnsi="Times New Roman"/>
          <w:b/>
          <w:sz w:val="24"/>
          <w:highlight w:val="yellow"/>
          <w:rPrChange w:id="865" w:author="phismith" w:date="2012-01-03T12:27:00Z">
            <w:rPr>
              <w:ins w:id="866" w:author="phismith" w:date="2012-01-03T12:27:00Z"/>
              <w:rFonts w:ascii="Times New Roman" w:hAnsi="Times New Roman"/>
              <w:b/>
              <w:sz w:val="24"/>
            </w:rPr>
          </w:rPrChange>
        </w:rPr>
      </w:pPr>
      <w:ins w:id="867" w:author="phismith" w:date="2012-01-03T12:27:00Z">
        <w:r>
          <w:rPr>
            <w:rFonts w:ascii="Times New Roman" w:hAnsi="Times New Roman"/>
            <w:b/>
            <w:sz w:val="24"/>
            <w:highlight w:val="yellow"/>
          </w:rPr>
          <w:t xml:space="preserve">New </w:t>
        </w:r>
      </w:ins>
      <w:ins w:id="868" w:author="phismith" w:date="2012-01-03T12:28:00Z">
        <w:r>
          <w:rPr>
            <w:rFonts w:ascii="Times New Roman" w:hAnsi="Times New Roman"/>
            <w:b/>
            <w:sz w:val="24"/>
            <w:highlight w:val="yellow"/>
          </w:rPr>
          <w:t xml:space="preserve">primitive </w:t>
        </w:r>
      </w:ins>
      <w:ins w:id="869" w:author="phismith" w:date="2012-01-03T12:27:00Z">
        <w:r>
          <w:rPr>
            <w:rFonts w:ascii="Times New Roman" w:hAnsi="Times New Roman"/>
            <w:b/>
            <w:sz w:val="24"/>
            <w:highlight w:val="yellow"/>
          </w:rPr>
          <w:t>relations:</w:t>
        </w:r>
      </w:ins>
    </w:p>
    <w:p w14:paraId="5E190F57" w14:textId="77777777" w:rsidR="009B6959" w:rsidRPr="009B6959" w:rsidRDefault="002E637B" w:rsidP="006C241A">
      <w:pPr>
        <w:spacing w:after="0" w:line="360" w:lineRule="auto"/>
        <w:rPr>
          <w:ins w:id="870" w:author="phismith" w:date="2012-01-03T12:27:00Z"/>
          <w:rFonts w:ascii="Times New Roman" w:hAnsi="Times New Roman"/>
          <w:b/>
          <w:sz w:val="24"/>
          <w:highlight w:val="yellow"/>
          <w:rPrChange w:id="871" w:author="phismith" w:date="2012-01-03T12:27:00Z">
            <w:rPr>
              <w:ins w:id="872" w:author="phismith" w:date="2012-01-03T12:27:00Z"/>
              <w:rFonts w:ascii="Times New Roman" w:hAnsi="Times New Roman"/>
              <w:b/>
              <w:sz w:val="24"/>
            </w:rPr>
          </w:rPrChange>
        </w:rPr>
      </w:pPr>
      <w:ins w:id="873" w:author="phismith" w:date="2012-01-03T12:27:00Z">
        <w:r w:rsidRPr="009B6959">
          <w:rPr>
            <w:rFonts w:ascii="Times New Roman" w:hAnsi="Times New Roman"/>
            <w:b/>
            <w:sz w:val="24"/>
            <w:highlight w:val="yellow"/>
            <w:rPrChange w:id="874" w:author="phismith" w:date="2012-01-03T12:27:00Z">
              <w:rPr>
                <w:rFonts w:ascii="Times New Roman" w:hAnsi="Times New Roman"/>
                <w:b/>
                <w:sz w:val="24"/>
              </w:rPr>
            </w:rPrChange>
          </w:rPr>
          <w:t>Projects_onto</w:t>
        </w:r>
      </w:ins>
    </w:p>
    <w:p w14:paraId="026E5A1F" w14:textId="77777777" w:rsidR="002E637B" w:rsidRPr="009B6959" w:rsidDel="00CD594E" w:rsidRDefault="002E637B" w:rsidP="00CD594E">
      <w:pPr>
        <w:spacing w:after="0" w:line="360" w:lineRule="auto"/>
        <w:rPr>
          <w:del w:id="875" w:author="phismith" w:date="2012-01-03T12:28:00Z"/>
          <w:rFonts w:ascii="Times New Roman" w:hAnsi="Times New Roman"/>
          <w:b/>
          <w:sz w:val="24"/>
          <w:highlight w:val="yellow"/>
          <w:rPrChange w:id="876" w:author="phismith" w:date="2012-01-03T12:27:00Z">
            <w:rPr>
              <w:del w:id="877" w:author="phismith" w:date="2012-01-03T12:28:00Z"/>
              <w:rFonts w:ascii="Times New Roman" w:hAnsi="Times New Roman"/>
              <w:b/>
              <w:sz w:val="24"/>
            </w:rPr>
          </w:rPrChange>
        </w:rPr>
      </w:pPr>
      <w:ins w:id="878" w:author="phismith" w:date="2012-01-03T12:27:00Z">
        <w:r w:rsidRPr="009B6959">
          <w:rPr>
            <w:rFonts w:ascii="Times New Roman" w:hAnsi="Times New Roman"/>
            <w:b/>
            <w:sz w:val="24"/>
            <w:highlight w:val="yellow"/>
            <w:rPrChange w:id="879" w:author="phismith" w:date="2012-01-03T12:27:00Z">
              <w:rPr>
                <w:rFonts w:ascii="Times New Roman" w:hAnsi="Times New Roman"/>
                <w:b/>
                <w:sz w:val="24"/>
              </w:rPr>
            </w:rPrChange>
          </w:rPr>
          <w:t>What else?</w:t>
        </w:r>
      </w:ins>
    </w:p>
    <w:p w14:paraId="5E83FEBF" w14:textId="77777777" w:rsidR="00E44217" w:rsidRPr="001D5799" w:rsidRDefault="00E44217">
      <w:pPr>
        <w:spacing w:after="0" w:line="360" w:lineRule="auto"/>
        <w:rPr>
          <w:rFonts w:ascii="Times New Roman" w:hAnsi="Times New Roman"/>
          <w:sz w:val="24"/>
        </w:rPr>
      </w:pPr>
      <w:del w:id="880" w:author="phismith" w:date="2012-01-03T12:28:00Z">
        <w:r w:rsidRPr="009B6959" w:rsidDel="00CD594E">
          <w:rPr>
            <w:rFonts w:ascii="Times New Roman" w:hAnsi="Times New Roman"/>
            <w:sz w:val="24"/>
            <w:highlight w:val="yellow"/>
            <w:rPrChange w:id="881" w:author="phismith" w:date="2012-01-03T12:27:00Z">
              <w:rPr>
                <w:rFonts w:ascii="Times New Roman" w:hAnsi="Times New Roman"/>
                <w:sz w:val="24"/>
              </w:rPr>
            </w:rPrChange>
          </w:rPr>
          <w:delText>To be dealt with in the</w:delText>
        </w:r>
        <w:r w:rsidR="0028586B" w:rsidRPr="009B6959" w:rsidDel="00CD594E">
          <w:rPr>
            <w:rFonts w:ascii="Times New Roman" w:hAnsi="Times New Roman"/>
            <w:sz w:val="24"/>
            <w:highlight w:val="yellow"/>
            <w:rPrChange w:id="882" w:author="phismith" w:date="2012-01-03T12:27:00Z">
              <w:rPr>
                <w:rFonts w:ascii="Times New Roman" w:hAnsi="Times New Roman"/>
                <w:sz w:val="24"/>
              </w:rPr>
            </w:rPrChange>
          </w:rPr>
          <w:delText xml:space="preserve"> next version of this document.</w:delText>
        </w:r>
      </w:del>
    </w:p>
    <w:p w14:paraId="08D0DB08" w14:textId="77777777" w:rsidR="000C52A3" w:rsidRPr="001D5799" w:rsidRDefault="000C52A3" w:rsidP="006C241A">
      <w:pPr>
        <w:spacing w:after="0" w:line="360" w:lineRule="auto"/>
        <w:rPr>
          <w:rFonts w:ascii="Times New Roman" w:hAnsi="Times New Roman"/>
          <w:sz w:val="24"/>
        </w:rPr>
      </w:pPr>
    </w:p>
    <w:p w14:paraId="4F6F6CC4" w14:textId="77777777" w:rsidR="002F5B41" w:rsidRPr="001D5799" w:rsidRDefault="009A0705" w:rsidP="005E2E09">
      <w:pPr>
        <w:pStyle w:val="Heading1"/>
        <w:rPr>
          <w:rStyle w:val="QuickFormat4"/>
          <w:rFonts w:ascii="Times New Roman" w:hAnsi="Times New Roman"/>
          <w:b w:val="0"/>
          <w:sz w:val="24"/>
          <w:szCs w:val="22"/>
        </w:rPr>
      </w:pPr>
      <w:bookmarkStart w:id="883" w:name="_Toc313270735"/>
      <w:r>
        <w:t>References</w:t>
      </w:r>
      <w:bookmarkEnd w:id="883"/>
    </w:p>
    <w:p w14:paraId="00AC7126" w14:textId="77777777" w:rsidR="00E735CF" w:rsidRPr="001D5799" w:rsidRDefault="00E735CF" w:rsidP="00E735CF">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884" w:name="_Ref309155275"/>
      <w:bookmarkStart w:id="885" w:name="_Ref309193297"/>
      <w:r w:rsidRPr="001D5799">
        <w:rPr>
          <w:rStyle w:val="QuickFormat4"/>
          <w:sz w:val="24"/>
          <w:szCs w:val="23"/>
        </w:rPr>
        <w:t>Kevin Mulligan and Barry Smith, “</w:t>
      </w:r>
      <w:hyperlink r:id="rId55" w:history="1">
        <w:r w:rsidRPr="001D5799">
          <w:rPr>
            <w:rStyle w:val="Hyperlink"/>
            <w:szCs w:val="23"/>
          </w:rPr>
          <w:t>A Relational Theory of the Act</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5/2 (1986), 115–130.</w:t>
      </w:r>
      <w:bookmarkEnd w:id="884"/>
    </w:p>
    <w:p w14:paraId="727D7F64"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886" w:name="_Ref309821811"/>
      <w:r w:rsidRPr="001D5799">
        <w:rPr>
          <w:rStyle w:val="QuickFormat4"/>
          <w:sz w:val="24"/>
          <w:szCs w:val="23"/>
        </w:rPr>
        <w:t>Barry Smith, “</w:t>
      </w:r>
      <w:hyperlink r:id="rId56" w:history="1">
        <w:r w:rsidRPr="001D5799">
          <w:rPr>
            <w:rStyle w:val="Hyperlink"/>
            <w:szCs w:val="23"/>
          </w:rPr>
          <w:t>Logic, Form and Matter</w:t>
        </w:r>
      </w:hyperlink>
      <w:r w:rsidRPr="001D5799">
        <w:rPr>
          <w:rStyle w:val="QuickFormat4"/>
          <w:sz w:val="24"/>
          <w:szCs w:val="23"/>
        </w:rPr>
        <w:t xml:space="preserve">”, </w:t>
      </w:r>
      <w:r w:rsidRPr="001D5799">
        <w:rPr>
          <w:rStyle w:val="QuickFormat4"/>
          <w:i/>
          <w:iCs/>
          <w:sz w:val="24"/>
          <w:szCs w:val="23"/>
        </w:rPr>
        <w:t>Proceedings of the Aristotelian Society</w:t>
      </w:r>
      <w:r w:rsidRPr="001D5799">
        <w:rPr>
          <w:rStyle w:val="QuickFormat4"/>
          <w:sz w:val="24"/>
          <w:szCs w:val="23"/>
        </w:rPr>
        <w:t xml:space="preserve">, </w:t>
      </w:r>
      <w:r w:rsidRPr="001D5799">
        <w:rPr>
          <w:rStyle w:val="QuickFormat4"/>
          <w:i/>
          <w:iCs/>
          <w:sz w:val="24"/>
          <w:szCs w:val="23"/>
        </w:rPr>
        <w:t>Supplementary Volume</w:t>
      </w:r>
      <w:r w:rsidRPr="001D5799">
        <w:rPr>
          <w:rStyle w:val="QuickFormat4"/>
          <w:sz w:val="24"/>
          <w:szCs w:val="23"/>
        </w:rPr>
        <w:t xml:space="preserve"> 55 (1981), 47–63.</w:t>
      </w:r>
      <w:bookmarkEnd w:id="885"/>
      <w:bookmarkEnd w:id="886"/>
    </w:p>
    <w:p w14:paraId="538D0F32"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887" w:name="_Ref309543155"/>
      <w:r w:rsidRPr="001D5799">
        <w:rPr>
          <w:rStyle w:val="QuickFormat4"/>
          <w:sz w:val="24"/>
          <w:szCs w:val="23"/>
        </w:rPr>
        <w:t>Barry Smith and Kevin Mulligan, “</w:t>
      </w:r>
      <w:hyperlink r:id="rId57" w:history="1">
        <w:r w:rsidRPr="001D5799">
          <w:rPr>
            <w:rStyle w:val="Hyperlink"/>
            <w:szCs w:val="23"/>
          </w:rPr>
          <w:t>Framework for Formal Ontology</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3 (1983), 73–85.</w:t>
      </w:r>
      <w:bookmarkEnd w:id="887"/>
    </w:p>
    <w:p w14:paraId="658CDDE2"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lang w:val="es-ES_tradnl"/>
        </w:rPr>
      </w:pPr>
      <w:bookmarkStart w:id="888" w:name="_Ref309155274"/>
      <w:r w:rsidRPr="001D5799">
        <w:rPr>
          <w:rStyle w:val="QuickFormat4"/>
          <w:sz w:val="24"/>
          <w:szCs w:val="23"/>
        </w:rPr>
        <w:t xml:space="preserve">Barry Smith, </w:t>
      </w:r>
      <w:r w:rsidRPr="001D5799">
        <w:rPr>
          <w:rStyle w:val="QuickFormat4"/>
          <w:sz w:val="24"/>
          <w:szCs w:val="23"/>
          <w:lang w:val="es-ES_tradnl"/>
        </w:rPr>
        <w:t>“</w:t>
      </w:r>
      <w:hyperlink r:id="rId58" w:history="1">
        <w:r w:rsidRPr="001D5799">
          <w:rPr>
            <w:rStyle w:val="Hyperlink"/>
            <w:szCs w:val="23"/>
            <w:lang w:val="es-ES_tradnl"/>
          </w:rPr>
          <w:t>Acta cum fundamentis in re</w:t>
        </w:r>
      </w:hyperlink>
      <w:r w:rsidRPr="001D5799">
        <w:rPr>
          <w:rStyle w:val="QuickFormat4"/>
          <w:sz w:val="24"/>
          <w:szCs w:val="23"/>
          <w:lang w:val="es-ES_tradnl"/>
        </w:rPr>
        <w:t xml:space="preserve">”, </w:t>
      </w:r>
      <w:r w:rsidRPr="001D5799">
        <w:rPr>
          <w:rStyle w:val="QuickFormat4"/>
          <w:i/>
          <w:iCs/>
          <w:sz w:val="24"/>
          <w:szCs w:val="23"/>
          <w:lang w:val="es-ES_tradnl"/>
        </w:rPr>
        <w:t>Dialectica</w:t>
      </w:r>
      <w:r w:rsidRPr="001D5799">
        <w:rPr>
          <w:rStyle w:val="QuickFormat4"/>
          <w:sz w:val="24"/>
          <w:szCs w:val="23"/>
          <w:lang w:val="es-ES_tradnl"/>
        </w:rPr>
        <w:t>, 38 (1984), 157–178.</w:t>
      </w:r>
      <w:bookmarkEnd w:id="888"/>
    </w:p>
    <w:p w14:paraId="68291671" w14:textId="77777777"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89" w:name="_Ref309560610"/>
      <w:r w:rsidRPr="001D5799">
        <w:rPr>
          <w:rStyle w:val="QuickFormat4"/>
          <w:sz w:val="24"/>
          <w:szCs w:val="23"/>
        </w:rPr>
        <w:t xml:space="preserve">Barry Smith, </w:t>
      </w:r>
      <w:r w:rsidRPr="001D5799">
        <w:rPr>
          <w:szCs w:val="23"/>
        </w:rPr>
        <w:t>“</w:t>
      </w:r>
      <w:hyperlink r:id="rId59" w:history="1">
        <w:r w:rsidRPr="001D5799">
          <w:rPr>
            <w:rStyle w:val="Hyperlink"/>
            <w:szCs w:val="23"/>
          </w:rPr>
          <w:t>Mereotopology: A Theory of Parts and Boundaries</w:t>
        </w:r>
      </w:hyperlink>
      <w:r w:rsidRPr="001D5799">
        <w:rPr>
          <w:szCs w:val="23"/>
        </w:rPr>
        <w:t xml:space="preserve">”, </w:t>
      </w:r>
      <w:r w:rsidRPr="001D5799">
        <w:rPr>
          <w:i/>
          <w:iCs/>
          <w:szCs w:val="23"/>
        </w:rPr>
        <w:t>Data and Knowledge Engineering</w:t>
      </w:r>
      <w:r w:rsidRPr="001D5799">
        <w:rPr>
          <w:szCs w:val="23"/>
        </w:rPr>
        <w:t xml:space="preserve">, 20 (1996), 287–303. </w:t>
      </w:r>
      <w:hyperlink r:id="rId60" w:history="1">
        <w:r w:rsidRPr="001D5799">
          <w:rPr>
            <w:rStyle w:val="Hyperlink"/>
            <w:szCs w:val="23"/>
          </w:rPr>
          <w:t>Published version</w:t>
        </w:r>
      </w:hyperlink>
      <w:bookmarkStart w:id="890" w:name="_Ref309410033"/>
      <w:bookmarkEnd w:id="889"/>
    </w:p>
    <w:p w14:paraId="0B4EEA1C"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91" w:name="_Ref310509974"/>
      <w:r w:rsidRPr="001D5799">
        <w:rPr>
          <w:rStyle w:val="QuickFormat4"/>
          <w:sz w:val="24"/>
          <w:szCs w:val="23"/>
        </w:rPr>
        <w:t xml:space="preserve">Barry Smith, </w:t>
      </w:r>
      <w:r w:rsidRPr="001D5799">
        <w:rPr>
          <w:szCs w:val="23"/>
        </w:rPr>
        <w:t>“</w:t>
      </w:r>
      <w:hyperlink r:id="rId61" w:history="1">
        <w:r w:rsidRPr="001D5799">
          <w:rPr>
            <w:rStyle w:val="Hyperlink"/>
            <w:szCs w:val="23"/>
          </w:rPr>
          <w:t>On Substances, Accidents and Universals: In Defence of a Constituent Ontology</w:t>
        </w:r>
      </w:hyperlink>
      <w:r w:rsidRPr="001D5799">
        <w:rPr>
          <w:szCs w:val="23"/>
        </w:rPr>
        <w:t xml:space="preserve">”, </w:t>
      </w:r>
      <w:r w:rsidRPr="001D5799">
        <w:rPr>
          <w:i/>
          <w:iCs/>
          <w:szCs w:val="23"/>
        </w:rPr>
        <w:t>Philosophical Papers</w:t>
      </w:r>
      <w:r w:rsidRPr="001D5799">
        <w:rPr>
          <w:szCs w:val="23"/>
        </w:rPr>
        <w:t>, 26 (1997), 105–127.</w:t>
      </w:r>
      <w:bookmarkEnd w:id="890"/>
      <w:bookmarkEnd w:id="891"/>
    </w:p>
    <w:p w14:paraId="6D77EDB7"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92" w:name="_Ref309560520"/>
      <w:r w:rsidRPr="001D5799">
        <w:rPr>
          <w:szCs w:val="23"/>
        </w:rPr>
        <w:t>Barry Smith and Achille</w:t>
      </w:r>
      <w:r w:rsidR="00151755" w:rsidRPr="001D5799">
        <w:rPr>
          <w:szCs w:val="23"/>
        </w:rPr>
        <w:t xml:space="preserve"> </w:t>
      </w:r>
      <w:r w:rsidRPr="001D5799">
        <w:rPr>
          <w:szCs w:val="23"/>
        </w:rPr>
        <w:t>Varzi, “</w:t>
      </w:r>
      <w:hyperlink r:id="rId62" w:history="1">
        <w:r w:rsidRPr="001D5799">
          <w:rPr>
            <w:rStyle w:val="Hyperlink"/>
            <w:szCs w:val="23"/>
          </w:rPr>
          <w:t>The Niche</w:t>
        </w:r>
      </w:hyperlink>
      <w:r w:rsidRPr="001D5799">
        <w:rPr>
          <w:szCs w:val="23"/>
        </w:rPr>
        <w:t xml:space="preserve">”, </w:t>
      </w:r>
      <w:r w:rsidRPr="001D5799">
        <w:rPr>
          <w:i/>
          <w:iCs/>
          <w:szCs w:val="23"/>
        </w:rPr>
        <w:t>Nous</w:t>
      </w:r>
      <w:r w:rsidRPr="001D5799">
        <w:rPr>
          <w:szCs w:val="23"/>
        </w:rPr>
        <w:t>, 33:2 (1999), 198–222.</w:t>
      </w:r>
      <w:bookmarkEnd w:id="892"/>
    </w:p>
    <w:p w14:paraId="2CE77281" w14:textId="77777777" w:rsidR="00C449B1" w:rsidRPr="001D5799" w:rsidRDefault="00C449B1" w:rsidP="00C449B1">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93" w:name="_Ref309821629"/>
      <w:bookmarkStart w:id="894" w:name="_Ref309464075"/>
      <w:r w:rsidRPr="001D5799">
        <w:rPr>
          <w:szCs w:val="23"/>
        </w:rPr>
        <w:t>Barry Smith, “</w:t>
      </w:r>
      <w:hyperlink r:id="rId63" w:history="1">
        <w:r w:rsidRPr="001D5799">
          <w:rPr>
            <w:rStyle w:val="Hyperlink"/>
            <w:szCs w:val="23"/>
          </w:rPr>
          <w:t>Fiat Objects</w:t>
        </w:r>
      </w:hyperlink>
      <w:r w:rsidRPr="001D5799">
        <w:rPr>
          <w:szCs w:val="23"/>
        </w:rPr>
        <w:t xml:space="preserve">”, </w:t>
      </w:r>
      <w:r w:rsidRPr="001D5799">
        <w:rPr>
          <w:i/>
          <w:iCs/>
          <w:szCs w:val="23"/>
        </w:rPr>
        <w:t>Topoi</w:t>
      </w:r>
      <w:r w:rsidRPr="001D5799">
        <w:rPr>
          <w:szCs w:val="23"/>
        </w:rPr>
        <w:t>, 20: 2 (September 2001), 131–148.</w:t>
      </w:r>
      <w:bookmarkEnd w:id="893"/>
    </w:p>
    <w:p w14:paraId="46207D6E" w14:textId="77777777"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95" w:name="_Ref311481677"/>
      <w:r w:rsidRPr="001D5799">
        <w:rPr>
          <w:szCs w:val="23"/>
        </w:rPr>
        <w:t>Barry Smith and Achille</w:t>
      </w:r>
      <w:r w:rsidR="00151755" w:rsidRPr="001D5799">
        <w:rPr>
          <w:szCs w:val="23"/>
        </w:rPr>
        <w:t xml:space="preserve"> </w:t>
      </w:r>
      <w:r w:rsidRPr="001D5799">
        <w:rPr>
          <w:szCs w:val="23"/>
        </w:rPr>
        <w:t>Varzi, “</w:t>
      </w:r>
      <w:hyperlink r:id="rId64" w:history="1">
        <w:r w:rsidRPr="001D5799">
          <w:rPr>
            <w:rStyle w:val="Hyperlink"/>
            <w:szCs w:val="23"/>
          </w:rPr>
          <w:t>Fiat and Bona Fide Boundaries</w:t>
        </w:r>
      </w:hyperlink>
      <w:r w:rsidRPr="001D5799">
        <w:rPr>
          <w:szCs w:val="23"/>
        </w:rPr>
        <w:t xml:space="preserve">”, </w:t>
      </w:r>
      <w:r w:rsidRPr="001D5799">
        <w:rPr>
          <w:i/>
          <w:iCs/>
          <w:szCs w:val="23"/>
        </w:rPr>
        <w:t xml:space="preserve">Philosophy and Phenomenological Research, </w:t>
      </w:r>
      <w:r w:rsidRPr="001D5799">
        <w:rPr>
          <w:szCs w:val="23"/>
        </w:rPr>
        <w:t>60: 2 (March 2000), 401–420.</w:t>
      </w:r>
      <w:bookmarkStart w:id="896" w:name="_Ref309464082"/>
      <w:bookmarkEnd w:id="894"/>
      <w:bookmarkEnd w:id="895"/>
    </w:p>
    <w:p w14:paraId="6778B223"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97" w:name="_Ref309560523"/>
      <w:bookmarkEnd w:id="896"/>
      <w:r w:rsidRPr="001D5799">
        <w:rPr>
          <w:szCs w:val="23"/>
        </w:rPr>
        <w:t>Barry Smith and Achille</w:t>
      </w:r>
      <w:r w:rsidR="00151755" w:rsidRPr="001D5799">
        <w:rPr>
          <w:szCs w:val="23"/>
        </w:rPr>
        <w:t xml:space="preserve"> </w:t>
      </w:r>
      <w:r w:rsidRPr="001D5799">
        <w:rPr>
          <w:szCs w:val="23"/>
        </w:rPr>
        <w:t>Varzi, “</w:t>
      </w:r>
      <w:hyperlink r:id="rId65" w:history="1">
        <w:r w:rsidRPr="001D5799">
          <w:rPr>
            <w:rStyle w:val="Hyperlink"/>
            <w:szCs w:val="23"/>
          </w:rPr>
          <w:t>Surrounding Space: The Ontology of Organism-Environment Relations</w:t>
        </w:r>
      </w:hyperlink>
      <w:r w:rsidRPr="001D5799">
        <w:rPr>
          <w:szCs w:val="23"/>
        </w:rPr>
        <w:t xml:space="preserve">”, </w:t>
      </w:r>
      <w:r w:rsidRPr="001D5799">
        <w:rPr>
          <w:i/>
          <w:iCs/>
          <w:szCs w:val="23"/>
        </w:rPr>
        <w:t>Theory in Biosciences</w:t>
      </w:r>
      <w:r w:rsidRPr="001D5799">
        <w:rPr>
          <w:szCs w:val="23"/>
        </w:rPr>
        <w:t>, 121 (2002), 139–162.</w:t>
      </w:r>
      <w:bookmarkEnd w:id="897"/>
    </w:p>
    <w:p w14:paraId="1C56C601"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98" w:name="_Ref309560671"/>
      <w:r w:rsidRPr="001D5799">
        <w:rPr>
          <w:szCs w:val="23"/>
        </w:rPr>
        <w:t>Barry Smith and Berit</w:t>
      </w:r>
      <w:r w:rsidR="00151755" w:rsidRPr="001D5799">
        <w:rPr>
          <w:szCs w:val="23"/>
        </w:rPr>
        <w:t xml:space="preserve"> </w:t>
      </w:r>
      <w:r w:rsidRPr="001D5799">
        <w:rPr>
          <w:szCs w:val="23"/>
        </w:rPr>
        <w:t>Brogaard, “</w:t>
      </w:r>
      <w:hyperlink r:id="rId66" w:history="1">
        <w:r w:rsidRPr="001D5799">
          <w:rPr>
            <w:rStyle w:val="Hyperlink"/>
            <w:szCs w:val="23"/>
          </w:rPr>
          <w:t>A Unified Theory of Truth and Reference</w:t>
        </w:r>
      </w:hyperlink>
      <w:r w:rsidRPr="001D5799">
        <w:rPr>
          <w:szCs w:val="23"/>
        </w:rPr>
        <w:t xml:space="preserve">”, </w:t>
      </w:r>
      <w:r w:rsidRPr="001D5799">
        <w:rPr>
          <w:i/>
          <w:iCs/>
          <w:szCs w:val="23"/>
        </w:rPr>
        <w:t>Logique</w:t>
      </w:r>
      <w:r w:rsidR="00151755" w:rsidRPr="001D5799">
        <w:rPr>
          <w:i/>
          <w:iCs/>
          <w:szCs w:val="23"/>
        </w:rPr>
        <w:t xml:space="preserve"> </w:t>
      </w:r>
      <w:r w:rsidRPr="001D5799">
        <w:rPr>
          <w:i/>
          <w:iCs/>
          <w:szCs w:val="23"/>
        </w:rPr>
        <w:t>et</w:t>
      </w:r>
      <w:r w:rsidR="00151755" w:rsidRPr="001D5799">
        <w:rPr>
          <w:i/>
          <w:iCs/>
          <w:szCs w:val="23"/>
        </w:rPr>
        <w:t xml:space="preserve"> </w:t>
      </w:r>
      <w:r w:rsidRPr="001D5799">
        <w:rPr>
          <w:i/>
          <w:iCs/>
          <w:szCs w:val="23"/>
        </w:rPr>
        <w:t>Analyse,</w:t>
      </w:r>
      <w:r w:rsidRPr="001D5799">
        <w:rPr>
          <w:iCs/>
          <w:szCs w:val="23"/>
        </w:rPr>
        <w:t xml:space="preserve"> No. 169-170 (2000, published 2003)</w:t>
      </w:r>
      <w:r w:rsidRPr="001D5799">
        <w:rPr>
          <w:szCs w:val="23"/>
        </w:rPr>
        <w:t>, 49–93.</w:t>
      </w:r>
      <w:bookmarkEnd w:id="898"/>
    </w:p>
    <w:p w14:paraId="47F6CD4F"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99" w:name="_Ref309472955"/>
      <w:r w:rsidRPr="001D5799">
        <w:rPr>
          <w:szCs w:val="23"/>
        </w:rPr>
        <w:t>Barry Smith and David M. Mark, “</w:t>
      </w:r>
      <w:hyperlink r:id="rId67" w:history="1">
        <w:r w:rsidRPr="001D5799">
          <w:rPr>
            <w:rStyle w:val="Hyperlink"/>
            <w:szCs w:val="23"/>
          </w:rPr>
          <w:t>Do Mountains Exist? Towards an Ontology of Landforms</w:t>
        </w:r>
      </w:hyperlink>
      <w:r w:rsidRPr="001D5799">
        <w:rPr>
          <w:szCs w:val="23"/>
        </w:rPr>
        <w:t xml:space="preserve">”, </w:t>
      </w:r>
      <w:r w:rsidRPr="001D5799">
        <w:rPr>
          <w:i/>
          <w:iCs/>
          <w:szCs w:val="23"/>
        </w:rPr>
        <w:t>Environment and Planning B</w:t>
      </w:r>
      <w:r w:rsidRPr="001D5799">
        <w:rPr>
          <w:szCs w:val="23"/>
        </w:rPr>
        <w:t xml:space="preserve"> (</w:t>
      </w:r>
      <w:r w:rsidRPr="001D5799">
        <w:rPr>
          <w:i/>
          <w:iCs/>
          <w:szCs w:val="23"/>
        </w:rPr>
        <w:t>Planning</w:t>
      </w:r>
      <w:r w:rsidR="00151755" w:rsidRPr="001D5799">
        <w:rPr>
          <w:i/>
          <w:iCs/>
          <w:szCs w:val="23"/>
        </w:rPr>
        <w:t xml:space="preserve"> </w:t>
      </w:r>
      <w:r w:rsidRPr="001D5799">
        <w:rPr>
          <w:i/>
          <w:iCs/>
          <w:szCs w:val="23"/>
        </w:rPr>
        <w:t>and Design</w:t>
      </w:r>
      <w:r w:rsidRPr="001D5799">
        <w:rPr>
          <w:szCs w:val="23"/>
        </w:rPr>
        <w:t>), 30(3) (2003), 411–427.</w:t>
      </w:r>
      <w:bookmarkEnd w:id="899"/>
    </w:p>
    <w:p w14:paraId="622F2B56"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0" w:name="_Hlk47849653"/>
      <w:r w:rsidRPr="001D5799">
        <w:rPr>
          <w:szCs w:val="23"/>
        </w:rPr>
        <w:t>Barry Smith and Berit</w:t>
      </w:r>
      <w:r w:rsidR="00151755" w:rsidRPr="001D5799">
        <w:rPr>
          <w:szCs w:val="23"/>
        </w:rPr>
        <w:t xml:space="preserve"> </w:t>
      </w:r>
      <w:r w:rsidRPr="001D5799">
        <w:rPr>
          <w:szCs w:val="23"/>
        </w:rPr>
        <w:t>Brogaard, “</w:t>
      </w:r>
      <w:hyperlink r:id="rId68" w:history="1">
        <w:r w:rsidRPr="001D5799">
          <w:rPr>
            <w:rStyle w:val="Hyperlink"/>
            <w:szCs w:val="23"/>
          </w:rPr>
          <w:t>Sixteen Days</w:t>
        </w:r>
      </w:hyperlink>
      <w:r w:rsidRPr="001D5799">
        <w:rPr>
          <w:szCs w:val="23"/>
        </w:rPr>
        <w:t xml:space="preserve">”, </w:t>
      </w:r>
      <w:r w:rsidRPr="001D5799">
        <w:rPr>
          <w:i/>
          <w:iCs/>
          <w:szCs w:val="23"/>
        </w:rPr>
        <w:t>The Journal of Medicine and Philosophy</w:t>
      </w:r>
      <w:r w:rsidRPr="001D5799">
        <w:rPr>
          <w:szCs w:val="23"/>
        </w:rPr>
        <w:t>, 28 (2003), 45–78.</w:t>
      </w:r>
      <w:bookmarkEnd w:id="900"/>
    </w:p>
    <w:p w14:paraId="469E61B3"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1" w:name="_Ref309506172"/>
      <w:r w:rsidRPr="001D5799">
        <w:rPr>
          <w:szCs w:val="23"/>
        </w:rPr>
        <w:t>Pierre Grenon and Barry Smith, “</w:t>
      </w:r>
      <w:hyperlink r:id="rId69" w:history="1">
        <w:r w:rsidRPr="001D5799">
          <w:rPr>
            <w:rStyle w:val="Hyperlink"/>
            <w:szCs w:val="23"/>
          </w:rPr>
          <w:t>SNAP and SPAN: Towards Dynamic Spatial Ontology</w:t>
        </w:r>
      </w:hyperlink>
      <w:r w:rsidRPr="001D5799">
        <w:rPr>
          <w:szCs w:val="23"/>
        </w:rPr>
        <w:t xml:space="preserve">”, </w:t>
      </w:r>
      <w:r w:rsidRPr="001D5799">
        <w:rPr>
          <w:i/>
          <w:szCs w:val="23"/>
        </w:rPr>
        <w:t>Spatial Cognition and Computation</w:t>
      </w:r>
      <w:r w:rsidRPr="001D5799">
        <w:rPr>
          <w:szCs w:val="23"/>
        </w:rPr>
        <w:t>, 4: 1 (March 2004), 69–103.</w:t>
      </w:r>
      <w:bookmarkEnd w:id="901"/>
    </w:p>
    <w:p w14:paraId="4516F99A"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Cs w:val="23"/>
        </w:rPr>
      </w:pPr>
      <w:bookmarkStart w:id="902" w:name="_Ref309140214"/>
      <w:r w:rsidRPr="001D5799">
        <w:rPr>
          <w:iCs/>
          <w:szCs w:val="23"/>
        </w:rPr>
        <w:t>Barry Smith and Pierre Grenon, “</w:t>
      </w:r>
      <w:hyperlink r:id="rId70" w:history="1">
        <w:r w:rsidRPr="001D5799">
          <w:rPr>
            <w:rStyle w:val="Hyperlink"/>
            <w:iCs/>
            <w:szCs w:val="23"/>
          </w:rPr>
          <w:t>The Cornucopia of Formal-Ontological Relations</w:t>
        </w:r>
      </w:hyperlink>
      <w:r w:rsidRPr="001D5799">
        <w:rPr>
          <w:iCs/>
          <w:szCs w:val="23"/>
        </w:rPr>
        <w:t xml:space="preserve">”, </w:t>
      </w:r>
      <w:r w:rsidRPr="001D5799">
        <w:rPr>
          <w:i/>
          <w:iCs/>
          <w:szCs w:val="23"/>
        </w:rPr>
        <w:t>Dialectica</w:t>
      </w:r>
      <w:r w:rsidR="00514A85">
        <w:rPr>
          <w:i/>
          <w:iCs/>
          <w:szCs w:val="23"/>
        </w:rPr>
        <w:t xml:space="preserve">, </w:t>
      </w:r>
      <w:r w:rsidRPr="001D5799">
        <w:rPr>
          <w:iCs/>
          <w:szCs w:val="23"/>
        </w:rPr>
        <w:t>58: 3 (2004), 279</w:t>
      </w:r>
      <w:r w:rsidRPr="001D5799">
        <w:rPr>
          <w:szCs w:val="23"/>
        </w:rPr>
        <w:t>–</w:t>
      </w:r>
      <w:r w:rsidRPr="001D5799">
        <w:rPr>
          <w:iCs/>
          <w:szCs w:val="23"/>
        </w:rPr>
        <w:t>296</w:t>
      </w:r>
      <w:r w:rsidRPr="001D5799">
        <w:rPr>
          <w:i/>
          <w:iCs/>
          <w:szCs w:val="23"/>
        </w:rPr>
        <w:t>.</w:t>
      </w:r>
      <w:bookmarkEnd w:id="902"/>
    </w:p>
    <w:p w14:paraId="1D72602A"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3" w:name="_Ref309133313"/>
      <w:r w:rsidRPr="001D5799">
        <w:rPr>
          <w:szCs w:val="23"/>
        </w:rPr>
        <w:t>Barry Smith, Werner Ceusters, Bert Klagges, Jacob Köhler, Anand Kumar, Jane Lomax, Chris Mungall, Fabian Neuhaus, Alan Rector and Cornelius Rosse, “</w:t>
      </w:r>
      <w:hyperlink r:id="rId71" w:history="1">
        <w:r w:rsidRPr="001D5799">
          <w:rPr>
            <w:rStyle w:val="Hyperlink"/>
            <w:szCs w:val="23"/>
          </w:rPr>
          <w:t>Relations in Biomedical Ontologies</w:t>
        </w:r>
      </w:hyperlink>
      <w:r w:rsidRPr="001D5799">
        <w:rPr>
          <w:szCs w:val="23"/>
        </w:rPr>
        <w:t xml:space="preserve">”, </w:t>
      </w:r>
      <w:r w:rsidRPr="001D5799">
        <w:rPr>
          <w:i/>
          <w:szCs w:val="23"/>
        </w:rPr>
        <w:t>Genome Biology</w:t>
      </w:r>
      <w:r w:rsidRPr="001D5799">
        <w:rPr>
          <w:szCs w:val="23"/>
        </w:rPr>
        <w:t xml:space="preserve"> (2005), 6 (5), R46. </w:t>
      </w:r>
      <w:hyperlink r:id="rId72" w:history="1">
        <w:r w:rsidRPr="001D5799">
          <w:rPr>
            <w:rStyle w:val="Hyperlink"/>
            <w:szCs w:val="23"/>
          </w:rPr>
          <w:t>PMC1175958</w:t>
        </w:r>
      </w:hyperlink>
      <w:bookmarkEnd w:id="903"/>
    </w:p>
    <w:p w14:paraId="47DFEF38"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4" w:name="_Ref309473000"/>
      <w:r w:rsidRPr="001D5799">
        <w:rPr>
          <w:szCs w:val="23"/>
        </w:rPr>
        <w:t>David P. Hill, Barry Smith, Monica S. McAndrews-Hill, Judith A. Blake, “</w:t>
      </w:r>
      <w:hyperlink r:id="rId73" w:history="1">
        <w:r w:rsidRPr="001D5799">
          <w:rPr>
            <w:rStyle w:val="Hyperlink"/>
            <w:szCs w:val="23"/>
          </w:rPr>
          <w:t>Gene Ontology Annotations: What they mean and where they come from</w:t>
        </w:r>
      </w:hyperlink>
      <w:r w:rsidRPr="001D5799">
        <w:rPr>
          <w:szCs w:val="23"/>
        </w:rPr>
        <w:t xml:space="preserve">”, </w:t>
      </w:r>
      <w:r w:rsidRPr="001D5799">
        <w:rPr>
          <w:i/>
          <w:szCs w:val="23"/>
        </w:rPr>
        <w:t>BMC Bioinformatics</w:t>
      </w:r>
      <w:r w:rsidRPr="001D5799">
        <w:rPr>
          <w:szCs w:val="23"/>
        </w:rPr>
        <w:t>, 2008; 9(Suppl 5): S2. PMC2367625</w:t>
      </w:r>
      <w:bookmarkEnd w:id="904"/>
    </w:p>
    <w:p w14:paraId="74E90784" w14:textId="77777777" w:rsidR="002F5B41" w:rsidRPr="001D5799" w:rsidRDefault="002F5B41" w:rsidP="00AD66AD">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5" w:name="_Ref309560749"/>
      <w:r w:rsidRPr="001D5799">
        <w:rPr>
          <w:szCs w:val="23"/>
        </w:rPr>
        <w:t>Thomas Bittner, Maureen Donnelly and Barry Smith, “</w:t>
      </w:r>
      <w:hyperlink r:id="rId74" w:history="1">
        <w:r w:rsidRPr="001D5799">
          <w:rPr>
            <w:rStyle w:val="Hyperlink"/>
            <w:szCs w:val="23"/>
          </w:rPr>
          <w:t>A Spatio-Temporal Ontology for Geographic Information Integration</w:t>
        </w:r>
      </w:hyperlink>
      <w:r w:rsidRPr="001D5799">
        <w:rPr>
          <w:szCs w:val="23"/>
        </w:rPr>
        <w:t xml:space="preserve">”, </w:t>
      </w:r>
      <w:r w:rsidRPr="001D5799">
        <w:rPr>
          <w:i/>
          <w:szCs w:val="23"/>
        </w:rPr>
        <w:t>International Journal for Geographical Information Science,</w:t>
      </w:r>
      <w:r w:rsidRPr="001D5799">
        <w:rPr>
          <w:szCs w:val="23"/>
        </w:rPr>
        <w:t xml:space="preserve"> 23 (6), 2009, 765-798.</w:t>
      </w:r>
      <w:bookmarkEnd w:id="905"/>
    </w:p>
    <w:p w14:paraId="2AD23A6E"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6" w:name="_Ref309403777"/>
      <w:r w:rsidRPr="001D5799">
        <w:rPr>
          <w:szCs w:val="23"/>
        </w:rPr>
        <w:t>Barry Smith and Werner Ceusters, “</w:t>
      </w:r>
      <w:hyperlink r:id="rId75" w:history="1">
        <w:r w:rsidRPr="001D5799">
          <w:rPr>
            <w:rStyle w:val="Hyperlink"/>
            <w:szCs w:val="23"/>
          </w:rPr>
          <w:t>Ontological Realism as a Methodology for Coordinated Evolution of Scientific Ontologies</w:t>
        </w:r>
      </w:hyperlink>
      <w:r w:rsidRPr="001D5799">
        <w:rPr>
          <w:szCs w:val="23"/>
        </w:rPr>
        <w:t xml:space="preserve">”, </w:t>
      </w:r>
      <w:r w:rsidRPr="001D5799">
        <w:rPr>
          <w:i/>
          <w:szCs w:val="23"/>
        </w:rPr>
        <w:t>Applied Ontology</w:t>
      </w:r>
      <w:r w:rsidRPr="001D5799">
        <w:rPr>
          <w:szCs w:val="23"/>
        </w:rPr>
        <w:t xml:space="preserve">, 5 (2010), 139–188. </w:t>
      </w:r>
      <w:hyperlink r:id="rId76" w:history="1">
        <w:r w:rsidRPr="001D5799">
          <w:rPr>
            <w:rStyle w:val="Hyperlink"/>
            <w:szCs w:val="23"/>
          </w:rPr>
          <w:t>PMC3104413</w:t>
        </w:r>
      </w:hyperlink>
      <w:bookmarkEnd w:id="906"/>
    </w:p>
    <w:p w14:paraId="5E1861F4"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7" w:name="_Ref309193309"/>
      <w:r w:rsidRPr="001D5799">
        <w:rPr>
          <w:szCs w:val="23"/>
        </w:rPr>
        <w:t>Barry Smith and Kevin Mulligan, “</w:t>
      </w:r>
      <w:hyperlink r:id="rId77" w:history="1">
        <w:r w:rsidRPr="001D5799">
          <w:rPr>
            <w:rStyle w:val="Hyperlink"/>
            <w:szCs w:val="23"/>
          </w:rPr>
          <w:t>Pieces of a Theory</w:t>
        </w:r>
      </w:hyperlink>
      <w:r w:rsidRPr="001D5799">
        <w:rPr>
          <w:szCs w:val="23"/>
        </w:rPr>
        <w:t xml:space="preserve">”, in Barry Smith (ed.), </w:t>
      </w:r>
      <w:r w:rsidRPr="001D5799">
        <w:rPr>
          <w:i/>
          <w:iCs/>
          <w:szCs w:val="23"/>
        </w:rPr>
        <w:t>Parts and Moments. Studies in Logic and Formal Ontology</w:t>
      </w:r>
      <w:r w:rsidRPr="001D5799">
        <w:rPr>
          <w:szCs w:val="23"/>
        </w:rPr>
        <w:t>, Munich: Philosophia, 1982, 15–109.</w:t>
      </w:r>
      <w:bookmarkEnd w:id="907"/>
    </w:p>
    <w:p w14:paraId="6872BF3B"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8" w:name="_Ref309506180"/>
      <w:r w:rsidRPr="001D5799">
        <w:rPr>
          <w:szCs w:val="23"/>
        </w:rPr>
        <w:t>Pierre Grenon, Barry Smith and Louis Goldberg, “</w:t>
      </w:r>
      <w:hyperlink r:id="rId78" w:history="1">
        <w:r w:rsidRPr="001D5799">
          <w:rPr>
            <w:rStyle w:val="Hyperlink"/>
            <w:szCs w:val="23"/>
          </w:rPr>
          <w:t>Biodynamic Ontology: Applying BFO in the Biomedical Domain</w:t>
        </w:r>
      </w:hyperlink>
      <w:r w:rsidRPr="001D5799">
        <w:rPr>
          <w:szCs w:val="23"/>
        </w:rPr>
        <w:t xml:space="preserve">”, in D. M. Pisanelli (ed.), </w:t>
      </w:r>
      <w:r w:rsidRPr="001D5799">
        <w:rPr>
          <w:i/>
          <w:szCs w:val="23"/>
        </w:rPr>
        <w:t>Ontologies in Medicine</w:t>
      </w:r>
      <w:r w:rsidRPr="001D5799">
        <w:rPr>
          <w:szCs w:val="23"/>
        </w:rPr>
        <w:t xml:space="preserve">: </w:t>
      </w:r>
      <w:r w:rsidRPr="001D5799">
        <w:rPr>
          <w:i/>
          <w:szCs w:val="23"/>
        </w:rPr>
        <w:t xml:space="preserve">Proceedings of the Workshop on Medical Ontologies, Rome October 2003 </w:t>
      </w:r>
      <w:r w:rsidRPr="001D5799">
        <w:rPr>
          <w:szCs w:val="23"/>
        </w:rPr>
        <w:t>(</w:t>
      </w:r>
      <w:r w:rsidRPr="001D5799">
        <w:rPr>
          <w:i/>
          <w:szCs w:val="23"/>
        </w:rPr>
        <w:t>Studies in Health and Technology Informatics</w:t>
      </w:r>
      <w:r w:rsidRPr="001D5799">
        <w:rPr>
          <w:szCs w:val="23"/>
        </w:rPr>
        <w:t>, 102 (2004)), Amsterdam: IOS Press, 2004, 20–38.</w:t>
      </w:r>
      <w:bookmarkEnd w:id="908"/>
    </w:p>
    <w:p w14:paraId="151F225D"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Cs w:val="23"/>
        </w:rPr>
      </w:pPr>
      <w:bookmarkStart w:id="909" w:name="_Ref309155480"/>
      <w:r w:rsidRPr="001D5799">
        <w:rPr>
          <w:szCs w:val="23"/>
        </w:rPr>
        <w:t>Fabian Neuhaus, Pierre Grenon and Barry Smith, “</w:t>
      </w:r>
      <w:hyperlink r:id="rId79" w:history="1">
        <w:r w:rsidRPr="001D5799">
          <w:rPr>
            <w:rStyle w:val="Hyperlink"/>
            <w:szCs w:val="23"/>
          </w:rPr>
          <w:t>A Formal Theory of Substances, Qualities, and Universals</w:t>
        </w:r>
      </w:hyperlink>
      <w:r w:rsidRPr="001D5799">
        <w:rPr>
          <w:szCs w:val="23"/>
        </w:rPr>
        <w:t>”, Achille</w:t>
      </w:r>
      <w:r w:rsidR="00151755" w:rsidRPr="001D5799">
        <w:rPr>
          <w:szCs w:val="23"/>
        </w:rPr>
        <w:t xml:space="preserve"> </w:t>
      </w:r>
      <w:r w:rsidRPr="001D5799">
        <w:rPr>
          <w:szCs w:val="23"/>
        </w:rPr>
        <w:t xml:space="preserve">Varzi and Laure Vieu (eds.), </w:t>
      </w:r>
      <w:r w:rsidRPr="001D5799">
        <w:rPr>
          <w:i/>
          <w:szCs w:val="23"/>
        </w:rPr>
        <w:t>Formal Ontology and Information Systems. Proceedings of the Third International Conference (FOIS 2004)</w:t>
      </w:r>
      <w:r w:rsidRPr="001D5799">
        <w:rPr>
          <w:szCs w:val="23"/>
        </w:rPr>
        <w:t>, Amsterdam: IOS Press, 2004, 49–58</w:t>
      </w:r>
      <w:r w:rsidRPr="001D5799">
        <w:rPr>
          <w:i/>
          <w:szCs w:val="23"/>
        </w:rPr>
        <w:t>.</w:t>
      </w:r>
      <w:bookmarkEnd w:id="909"/>
    </w:p>
    <w:p w14:paraId="6675FAC9"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10" w:name="_Ref309400008"/>
      <w:r w:rsidRPr="001D5799">
        <w:rPr>
          <w:szCs w:val="23"/>
        </w:rPr>
        <w:t>Barry Smith, “</w:t>
      </w:r>
      <w:hyperlink r:id="rId80" w:history="1">
        <w:r w:rsidRPr="001D5799">
          <w:rPr>
            <w:rStyle w:val="Hyperlink"/>
            <w:szCs w:val="23"/>
          </w:rPr>
          <w:t>The Logic of Biological Classification and the Foundations of Biomedical Ontology</w:t>
        </w:r>
      </w:hyperlink>
      <w:r w:rsidRPr="001D5799">
        <w:rPr>
          <w:szCs w:val="23"/>
        </w:rPr>
        <w:t>”, in Petr</w:t>
      </w:r>
      <w:r w:rsidR="00151755" w:rsidRPr="001D5799">
        <w:rPr>
          <w:szCs w:val="23"/>
        </w:rPr>
        <w:t xml:space="preserve"> </w:t>
      </w:r>
      <w:r w:rsidRPr="001D5799">
        <w:rPr>
          <w:szCs w:val="23"/>
        </w:rPr>
        <w:t xml:space="preserve">Hájek, Luis Valdés-Villanueva and Dag Westerståhl (ed.), </w:t>
      </w:r>
      <w:r w:rsidRPr="001D5799">
        <w:rPr>
          <w:i/>
          <w:szCs w:val="23"/>
        </w:rPr>
        <w:t>Logic, Methodology and Philosophy of Science. Proceedings of the 12th International Conference</w:t>
      </w:r>
      <w:r w:rsidRPr="001D5799">
        <w:rPr>
          <w:szCs w:val="23"/>
        </w:rPr>
        <w:t>, London: King’s College Publications, 2005, 505–520.</w:t>
      </w:r>
      <w:bookmarkEnd w:id="910"/>
    </w:p>
    <w:p w14:paraId="5722E947"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w:t>
      </w:r>
      <w:hyperlink r:id="rId81" w:history="1">
        <w:r w:rsidRPr="001D5799">
          <w:rPr>
            <w:rStyle w:val="Hyperlink"/>
            <w:szCs w:val="23"/>
          </w:rPr>
          <w:t>Against Fantology</w:t>
        </w:r>
      </w:hyperlink>
      <w:r w:rsidRPr="001D5799">
        <w:rPr>
          <w:szCs w:val="23"/>
        </w:rPr>
        <w:t xml:space="preserve">”, in Johann C. Marek and Maria E. Reicher (eds.), </w:t>
      </w:r>
      <w:r w:rsidRPr="001D5799">
        <w:rPr>
          <w:i/>
          <w:szCs w:val="23"/>
        </w:rPr>
        <w:t>Experience and Analysis</w:t>
      </w:r>
      <w:r w:rsidRPr="001D5799">
        <w:rPr>
          <w:szCs w:val="23"/>
        </w:rPr>
        <w:t>, Vienna: HPT&amp;ÖBV, 2005, 153–170.</w:t>
      </w:r>
    </w:p>
    <w:p w14:paraId="715C3716" w14:textId="77777777" w:rsidR="002F5B41" w:rsidRPr="001D5799" w:rsidRDefault="002F5B41" w:rsidP="00AD66AD">
      <w:pPr>
        <w:pStyle w:val="ListParagraph"/>
        <w:numPr>
          <w:ilvl w:val="0"/>
          <w:numId w:val="10"/>
        </w:numPr>
        <w:tabs>
          <w:tab w:val="left" w:pos="0"/>
          <w:tab w:val="left" w:pos="9360"/>
          <w:tab w:val="left" w:pos="11790"/>
        </w:tabs>
        <w:autoSpaceDE w:val="0"/>
        <w:autoSpaceDN w:val="0"/>
        <w:spacing w:before="200" w:line="240" w:lineRule="auto"/>
        <w:contextualSpacing w:val="0"/>
        <w:jc w:val="both"/>
        <w:rPr>
          <w:rFonts w:ascii="Times New Roman" w:hAnsi="Times New Roman"/>
          <w:iCs/>
          <w:sz w:val="24"/>
          <w:szCs w:val="23"/>
        </w:rPr>
      </w:pPr>
      <w:bookmarkStart w:id="911" w:name="_Ref309403689"/>
      <w:r w:rsidRPr="001D5799">
        <w:rPr>
          <w:rFonts w:ascii="Times New Roman" w:hAnsi="Times New Roman"/>
          <w:iCs/>
          <w:sz w:val="24"/>
          <w:szCs w:val="23"/>
        </w:rPr>
        <w:t>Barry Smith, Waclaw</w:t>
      </w:r>
      <w:r w:rsidR="00151755" w:rsidRPr="001D5799">
        <w:rPr>
          <w:rFonts w:ascii="Times New Roman" w:hAnsi="Times New Roman"/>
          <w:iCs/>
          <w:sz w:val="24"/>
          <w:szCs w:val="23"/>
        </w:rPr>
        <w:t xml:space="preserve"> </w:t>
      </w:r>
      <w:r w:rsidRPr="001D5799">
        <w:rPr>
          <w:rFonts w:ascii="Times New Roman" w:hAnsi="Times New Roman"/>
          <w:iCs/>
          <w:sz w:val="24"/>
          <w:szCs w:val="23"/>
        </w:rPr>
        <w:t>Kusnierczyk, Daniel Schober, Werner Ceusters, “</w:t>
      </w:r>
      <w:hyperlink r:id="rId82" w:history="1">
        <w:r w:rsidRPr="001D5799">
          <w:rPr>
            <w:rStyle w:val="Hyperlink"/>
            <w:rFonts w:ascii="Times New Roman" w:hAnsi="Times New Roman"/>
            <w:iCs/>
            <w:sz w:val="24"/>
            <w:szCs w:val="23"/>
          </w:rPr>
          <w:t>Towards a Reference Terminology for Ontology Research and Development in the Biomedical Domain</w:t>
        </w:r>
      </w:hyperlink>
      <w:r w:rsidRPr="001D5799">
        <w:rPr>
          <w:rFonts w:ascii="Times New Roman" w:hAnsi="Times New Roman"/>
          <w:iCs/>
          <w:sz w:val="24"/>
          <w:szCs w:val="23"/>
        </w:rPr>
        <w:t xml:space="preserve">”, O. Bodenreider, ed., </w:t>
      </w:r>
      <w:r w:rsidRPr="001D5799">
        <w:rPr>
          <w:rFonts w:ascii="Times New Roman" w:hAnsi="Times New Roman"/>
          <w:i/>
          <w:sz w:val="24"/>
          <w:szCs w:val="23"/>
        </w:rPr>
        <w:t>Proceedings of KR-MED</w:t>
      </w:r>
      <w:r w:rsidRPr="001D5799">
        <w:rPr>
          <w:rFonts w:ascii="Times New Roman" w:hAnsi="Times New Roman"/>
          <w:iCs/>
          <w:sz w:val="24"/>
          <w:szCs w:val="23"/>
        </w:rPr>
        <w:t xml:space="preserve">, 2006, 57-66. Also available online at: </w:t>
      </w:r>
      <w:hyperlink r:id="rId83" w:history="1">
        <w:r w:rsidRPr="001D5799">
          <w:rPr>
            <w:rStyle w:val="Hyperlink"/>
            <w:rFonts w:ascii="Times New Roman" w:hAnsi="Times New Roman"/>
            <w:iCs/>
            <w:sz w:val="24"/>
            <w:szCs w:val="23"/>
          </w:rPr>
          <w:t>http://ceur-ws.org/Vol-222</w:t>
        </w:r>
      </w:hyperlink>
      <w:r w:rsidRPr="001D5799">
        <w:rPr>
          <w:rFonts w:ascii="Times New Roman" w:hAnsi="Times New Roman"/>
          <w:iCs/>
          <w:sz w:val="24"/>
          <w:szCs w:val="23"/>
        </w:rPr>
        <w:t>.</w:t>
      </w:r>
      <w:bookmarkEnd w:id="911"/>
    </w:p>
    <w:p w14:paraId="79BA2F37"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Robert Arp and Barry Smith, “Function, Role, and Disposition in Basic Formal Ontology”, Proceedings of Bio-Ontologies Workshop (ISMB 2008), Toronto, 45-48.</w:t>
      </w:r>
      <w:hyperlink r:id="rId84" w:history="1">
        <w:r w:rsidR="00966F09" w:rsidRPr="001D5799">
          <w:rPr>
            <w:rStyle w:val="Hyperlink"/>
            <w:szCs w:val="23"/>
          </w:rPr>
          <w:t>Revised version</w:t>
        </w:r>
      </w:hyperlink>
      <w:r w:rsidR="00966F09" w:rsidRPr="001D5799">
        <w:rPr>
          <w:szCs w:val="23"/>
        </w:rPr>
        <w:t>.</w:t>
      </w:r>
    </w:p>
    <w:p w14:paraId="76B2444B" w14:textId="77777777"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Cs w:val="23"/>
        </w:rPr>
      </w:pPr>
      <w:bookmarkStart w:id="912" w:name="_Ref309560946"/>
      <w:r w:rsidRPr="001D5799">
        <w:rPr>
          <w:szCs w:val="23"/>
        </w:rPr>
        <w:t>Richard H. Scheuermann, Werner Ceusters, and Barry Smith, “</w:t>
      </w:r>
      <w:hyperlink r:id="rId85" w:history="1">
        <w:r w:rsidRPr="001D5799">
          <w:rPr>
            <w:rStyle w:val="Hyperlink"/>
            <w:szCs w:val="23"/>
          </w:rPr>
          <w:t>Toward an Ontological Treatment of Disease and Diagnosis</w:t>
        </w:r>
      </w:hyperlink>
      <w:r w:rsidRPr="001D5799">
        <w:rPr>
          <w:szCs w:val="23"/>
        </w:rPr>
        <w:t xml:space="preserve">”, </w:t>
      </w:r>
      <w:r w:rsidRPr="001D5799">
        <w:rPr>
          <w:i/>
          <w:szCs w:val="23"/>
        </w:rPr>
        <w:t>Proceedings of the 2009 AMIA Summit on Translational Bioinformatics</w:t>
      </w:r>
      <w:r w:rsidRPr="001D5799">
        <w:rPr>
          <w:szCs w:val="23"/>
        </w:rPr>
        <w:t>, 2009, 116-120.</w:t>
      </w:r>
      <w:bookmarkEnd w:id="912"/>
    </w:p>
    <w:p w14:paraId="2FF2E011" w14:textId="77777777" w:rsidR="001025B4"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13" w:name="_Ref309483154"/>
      <w:r w:rsidRPr="001D5799">
        <w:rPr>
          <w:szCs w:val="23"/>
        </w:rPr>
        <w:t>Albert Goldfain, Barry Smith and Lindsay G. Cowell, “</w:t>
      </w:r>
      <w:hyperlink r:id="rId86" w:history="1">
        <w:r w:rsidRPr="001D5799">
          <w:rPr>
            <w:rStyle w:val="Hyperlink"/>
            <w:szCs w:val="23"/>
          </w:rPr>
          <w:t>Dispositions and the Infectious Disease Ontology</w:t>
        </w:r>
      </w:hyperlink>
      <w:r w:rsidRPr="001D5799">
        <w:rPr>
          <w:szCs w:val="23"/>
        </w:rPr>
        <w:t>”, in Antony Galton and Riichiro</w:t>
      </w:r>
      <w:r w:rsidR="00151755" w:rsidRPr="001D5799">
        <w:rPr>
          <w:szCs w:val="23"/>
        </w:rPr>
        <w:t xml:space="preserve"> </w:t>
      </w:r>
      <w:r w:rsidRPr="001D5799">
        <w:rPr>
          <w:szCs w:val="23"/>
        </w:rPr>
        <w:t xml:space="preserve">Mizoguchi (eds.), </w:t>
      </w:r>
      <w:r w:rsidRPr="001D5799">
        <w:rPr>
          <w:i/>
          <w:szCs w:val="23"/>
        </w:rPr>
        <w:t xml:space="preserve">Formal Ontology in Information Systems. Proceedings of the Sixth International Conference </w:t>
      </w:r>
      <w:r w:rsidRPr="001D5799">
        <w:rPr>
          <w:szCs w:val="23"/>
        </w:rPr>
        <w:t>(FOIS 2010), Amsterdam: IOS Press, 2010, 400-413.</w:t>
      </w:r>
      <w:bookmarkEnd w:id="913"/>
    </w:p>
    <w:p w14:paraId="138AB888" w14:textId="77777777" w:rsidR="001F3E97" w:rsidRPr="001D5799" w:rsidRDefault="001F3E97" w:rsidP="00AD66AD">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14" w:name="_Ref309470250"/>
      <w:r w:rsidRPr="001D5799">
        <w:rPr>
          <w:szCs w:val="23"/>
        </w:rPr>
        <w:t>Lars Vogt, “</w:t>
      </w:r>
      <w:hyperlink r:id="rId87" w:history="1">
        <w:r w:rsidRPr="001D5799">
          <w:rPr>
            <w:rStyle w:val="Hyperlink"/>
            <w:szCs w:val="23"/>
          </w:rPr>
          <w:t>Spatio-structural granularity of biological material entities</w:t>
        </w:r>
      </w:hyperlink>
      <w:r w:rsidRPr="001D5799">
        <w:rPr>
          <w:szCs w:val="23"/>
        </w:rPr>
        <w:t xml:space="preserve">”, </w:t>
      </w:r>
      <w:r w:rsidRPr="001D5799">
        <w:rPr>
          <w:i/>
          <w:szCs w:val="23"/>
        </w:rPr>
        <w:t>BMC Bioinformatics</w:t>
      </w:r>
      <w:r w:rsidRPr="001D5799">
        <w:rPr>
          <w:szCs w:val="23"/>
        </w:rPr>
        <w:t>, Vol.  11, Issue  1, May 2010.</w:t>
      </w:r>
      <w:bookmarkEnd w:id="914"/>
    </w:p>
    <w:p w14:paraId="4BD5F067" w14:textId="77777777"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15" w:name="_Ref309506188"/>
      <w:r w:rsidRPr="001D5799">
        <w:rPr>
          <w:rFonts w:ascii="Times New Roman" w:eastAsia="Times New Roman" w:hAnsi="Times New Roman"/>
          <w:color w:val="000000"/>
          <w:sz w:val="24"/>
          <w:szCs w:val="23"/>
        </w:rPr>
        <w:t>Pierre Grenon: “</w:t>
      </w:r>
      <w:hyperlink r:id="rId88" w:history="1">
        <w:r w:rsidRPr="001D5799">
          <w:rPr>
            <w:rStyle w:val="Hyperlink"/>
            <w:rFonts w:ascii="Times New Roman" w:eastAsia="Times New Roman" w:hAnsi="Times New Roman"/>
            <w:sz w:val="24"/>
            <w:szCs w:val="23"/>
          </w:rPr>
          <w:t>Spatio-temporality in Basic Formal Ontology: SNAP and SPAN, Upper-Level Ontology, and Framework for Formalization</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915"/>
    </w:p>
    <w:p w14:paraId="697485B1" w14:textId="77777777"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16" w:name="_Ref309506190"/>
      <w:r w:rsidRPr="001D5799">
        <w:rPr>
          <w:rFonts w:ascii="Times New Roman" w:eastAsia="Times New Roman" w:hAnsi="Times New Roman"/>
          <w:color w:val="000000"/>
          <w:sz w:val="24"/>
          <w:szCs w:val="23"/>
        </w:rPr>
        <w:t>Pierre Grenon: “</w:t>
      </w:r>
      <w:hyperlink r:id="rId89" w:history="1">
        <w:r w:rsidRPr="001D5799">
          <w:rPr>
            <w:rStyle w:val="Hyperlink"/>
            <w:rFonts w:ascii="Times New Roman" w:eastAsia="Times New Roman" w:hAnsi="Times New Roman"/>
            <w:sz w:val="24"/>
            <w:szCs w:val="23"/>
          </w:rPr>
          <w:t>BFO in a Nutshell: A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 and Comparison with DOLCE</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916"/>
    </w:p>
    <w:p w14:paraId="3639D52E" w14:textId="77777777"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17" w:name="_Ref309506192"/>
      <w:r w:rsidRPr="001D5799">
        <w:rPr>
          <w:rFonts w:ascii="Times New Roman" w:eastAsia="Times New Roman" w:hAnsi="Times New Roman"/>
          <w:color w:val="000000"/>
          <w:sz w:val="24"/>
          <w:szCs w:val="23"/>
        </w:rPr>
        <w:t>Pierre Grenon: “</w:t>
      </w:r>
      <w:hyperlink r:id="rId90" w:history="1">
        <w:r w:rsidRPr="001D5799">
          <w:rPr>
            <w:rStyle w:val="Hyperlink"/>
            <w:rFonts w:ascii="Times New Roman" w:eastAsia="Times New Roman" w:hAnsi="Times New Roman"/>
            <w:sz w:val="24"/>
            <w:szCs w:val="23"/>
          </w:rPr>
          <w:t>Nuts in BFO’s Nutshell: Revisions to the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917"/>
    </w:p>
    <w:p w14:paraId="63B4258B" w14:textId="77777777" w:rsidR="007E6BF5" w:rsidRPr="001D5799" w:rsidRDefault="007E6BF5"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18" w:name="_Ref309506194"/>
      <w:r w:rsidRPr="001D5799">
        <w:rPr>
          <w:rFonts w:ascii="Times New Roman" w:eastAsia="Times New Roman" w:hAnsi="Times New Roman"/>
          <w:color w:val="000000"/>
          <w:sz w:val="24"/>
          <w:szCs w:val="23"/>
        </w:rPr>
        <w:t xml:space="preserve">Pierre Grenon, “The Formal Ontology of Spatio-Temporal Reality and its Formalization,” in </w:t>
      </w:r>
      <w:r w:rsidRPr="001D5799">
        <w:rPr>
          <w:rFonts w:ascii="Times New Roman" w:eastAsia="Times New Roman" w:hAnsi="Times New Roman"/>
          <w:i/>
          <w:color w:val="000000"/>
          <w:sz w:val="24"/>
          <w:szCs w:val="23"/>
        </w:rPr>
        <w:t>Foundations and Applications of Spatio-Temporal Reasoning</w:t>
      </w:r>
      <w:r w:rsidRPr="001D5799">
        <w:rPr>
          <w:rFonts w:ascii="Times New Roman" w:eastAsia="Times New Roman" w:hAnsi="Times New Roman"/>
          <w:color w:val="000000"/>
          <w:sz w:val="24"/>
          <w:szCs w:val="23"/>
        </w:rPr>
        <w:t>, H. Guesguen, D. Mitra, and J. Renz (eds.), Amsterdam: AAAI Press, 2003, 27-34.</w:t>
      </w:r>
      <w:bookmarkEnd w:id="918"/>
    </w:p>
    <w:p w14:paraId="11112B8D" w14:textId="77777777" w:rsidR="00ED0711" w:rsidRPr="001D5799" w:rsidRDefault="00ED0711" w:rsidP="00DA4D68">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19" w:name="_Ref309472482"/>
      <w:r w:rsidRPr="001D5799">
        <w:rPr>
          <w:rFonts w:ascii="Times New Roman" w:eastAsia="Times New Roman" w:hAnsi="Times New Roman"/>
          <w:color w:val="000000"/>
          <w:sz w:val="24"/>
          <w:szCs w:val="23"/>
        </w:rPr>
        <w:t>Maureen Donnelly, “</w:t>
      </w:r>
      <w:hyperlink r:id="rId91" w:history="1">
        <w:r w:rsidRPr="001D5799">
          <w:rPr>
            <w:rStyle w:val="Hyperlink"/>
            <w:rFonts w:ascii="Times New Roman" w:eastAsia="Times New Roman" w:hAnsi="Times New Roman"/>
            <w:sz w:val="24"/>
            <w:szCs w:val="23"/>
          </w:rPr>
          <w:t>On parts and holes: the spatial structure of the human body</w:t>
        </w:r>
      </w:hyperlink>
      <w:r w:rsidRPr="001D5799">
        <w:rPr>
          <w:rFonts w:ascii="Times New Roman" w:eastAsia="Times New Roman" w:hAnsi="Times New Roman"/>
          <w:color w:val="000000"/>
          <w:sz w:val="24"/>
          <w:szCs w:val="23"/>
        </w:rPr>
        <w:t>”</w:t>
      </w:r>
      <w:bookmarkEnd w:id="919"/>
      <w:r w:rsidR="00DA4D68" w:rsidRPr="001D5799">
        <w:rPr>
          <w:rFonts w:ascii="Times New Roman" w:eastAsia="Times New Roman" w:hAnsi="Times New Roman"/>
          <w:color w:val="000000"/>
          <w:sz w:val="24"/>
          <w:szCs w:val="23"/>
        </w:rPr>
        <w:t>,</w:t>
      </w:r>
      <w:r w:rsidR="00DA4D68" w:rsidRPr="00DA4D68">
        <w:t xml:space="preserve"> </w:t>
      </w:r>
      <w:r w:rsidR="00DA4D68" w:rsidRPr="001D5799">
        <w:rPr>
          <w:rFonts w:ascii="Times New Roman" w:eastAsia="Times New Roman" w:hAnsi="Times New Roman"/>
          <w:color w:val="000000"/>
          <w:sz w:val="24"/>
          <w:szCs w:val="23"/>
        </w:rPr>
        <w:t>IFOMIS REPORTS, 03/2003.</w:t>
      </w:r>
    </w:p>
    <w:p w14:paraId="5AC082D5" w14:textId="77777777" w:rsidR="007A52A1" w:rsidRPr="001D5799" w:rsidRDefault="007A52A1" w:rsidP="00AD66AD">
      <w:pPr>
        <w:pStyle w:val="ListParagraph"/>
        <w:numPr>
          <w:ilvl w:val="0"/>
          <w:numId w:val="10"/>
        </w:numPr>
        <w:spacing w:before="200" w:line="240" w:lineRule="auto"/>
        <w:contextualSpacing w:val="0"/>
        <w:rPr>
          <w:rFonts w:ascii="Times New Roman" w:eastAsia="Times New Roman" w:hAnsi="Times New Roman"/>
          <w:color w:val="000000"/>
          <w:sz w:val="24"/>
          <w:szCs w:val="23"/>
        </w:rPr>
      </w:pPr>
      <w:bookmarkStart w:id="920" w:name="_Ref309472485"/>
      <w:r w:rsidRPr="001D5799">
        <w:rPr>
          <w:rFonts w:ascii="Times New Roman" w:eastAsia="Times New Roman" w:hAnsi="Times New Roman"/>
          <w:color w:val="000000"/>
          <w:sz w:val="24"/>
          <w:szCs w:val="23"/>
        </w:rPr>
        <w:t>Thomas Bittner, “</w:t>
      </w:r>
      <w:hyperlink r:id="rId92" w:history="1">
        <w:r w:rsidR="00ED0711" w:rsidRPr="001D5799">
          <w:rPr>
            <w:rStyle w:val="Hyperlink"/>
            <w:rFonts w:ascii="Times New Roman" w:eastAsia="Times New Roman" w:hAnsi="Times New Roman"/>
            <w:sz w:val="24"/>
            <w:szCs w:val="23"/>
          </w:rPr>
          <w:t>Axioms for Parthood and Containment Relations in Bio-Ontologies</w:t>
        </w:r>
      </w:hyperlink>
      <w:r w:rsidRPr="001D5799">
        <w:rPr>
          <w:rFonts w:ascii="Times New Roman" w:eastAsia="Times New Roman" w:hAnsi="Times New Roman"/>
          <w:color w:val="000000"/>
          <w:sz w:val="24"/>
          <w:szCs w:val="23"/>
        </w:rPr>
        <w:t>”, in Hahn, U. (ed.), Proceedings of the First International Workshop on Knowledge Representation in Medicine (KR-Med04), CEUR Workshop Proceedings, vol. 102, 4-11.</w:t>
      </w:r>
      <w:bookmarkEnd w:id="920"/>
    </w:p>
    <w:p w14:paraId="26681194" w14:textId="77777777"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21" w:name="_Ref309410042"/>
      <w:r w:rsidRPr="001D5799">
        <w:rPr>
          <w:rFonts w:ascii="Times New Roman" w:eastAsia="Times New Roman" w:hAnsi="Times New Roman"/>
          <w:color w:val="000000"/>
          <w:sz w:val="24"/>
          <w:szCs w:val="23"/>
        </w:rPr>
        <w:t>Thomas Bittner and Maureen Donnelly, “</w:t>
      </w:r>
      <w:hyperlink r:id="rId93" w:history="1">
        <w:r w:rsidRPr="001D5799">
          <w:rPr>
            <w:rStyle w:val="Hyperlink"/>
            <w:rFonts w:ascii="Times New Roman" w:eastAsia="Times New Roman" w:hAnsi="Times New Roman"/>
            <w:sz w:val="24"/>
            <w:szCs w:val="23"/>
          </w:rPr>
          <w:t>Logical Properties of Foundational Relations in Bio-</w:t>
        </w:r>
        <w:r w:rsidR="003955C6" w:rsidRPr="001D5799">
          <w:rPr>
            <w:rStyle w:val="Hyperlink"/>
            <w:rFonts w:ascii="Times New Roman" w:eastAsia="Times New Roman" w:hAnsi="Times New Roman"/>
            <w:sz w:val="24"/>
            <w:szCs w:val="23"/>
          </w:rPr>
          <w:t>O</w:t>
        </w:r>
        <w:r w:rsidRPr="001D5799">
          <w:rPr>
            <w:rStyle w:val="Hyperlink"/>
            <w:rFonts w:ascii="Times New Roman" w:eastAsia="Times New Roman" w:hAnsi="Times New Roman"/>
            <w:sz w:val="24"/>
            <w:szCs w:val="23"/>
          </w:rPr>
          <w:t>ntologies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Artificial Intelligence in Medicine</w:t>
      </w:r>
      <w:r w:rsidRPr="001D5799">
        <w:rPr>
          <w:rFonts w:ascii="Times New Roman" w:eastAsia="Times New Roman" w:hAnsi="Times New Roman"/>
          <w:color w:val="000000"/>
          <w:sz w:val="24"/>
          <w:szCs w:val="23"/>
        </w:rPr>
        <w:t>, 39 (2007), 197-216. ftp</w:t>
      </w:r>
      <w:bookmarkEnd w:id="921"/>
    </w:p>
    <w:p w14:paraId="01771956" w14:textId="77777777" w:rsidR="00ED0711" w:rsidRPr="001D5799" w:rsidRDefault="003955C6"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22" w:name="_Ref30941004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 xml:space="preserve"> Thomas </w:t>
      </w:r>
      <w:r w:rsidR="00ED0711" w:rsidRPr="001D5799">
        <w:rPr>
          <w:rFonts w:ascii="Times New Roman" w:eastAsia="Times New Roman" w:hAnsi="Times New Roman"/>
          <w:color w:val="000000"/>
          <w:sz w:val="24"/>
          <w:szCs w:val="23"/>
        </w:rPr>
        <w:t>Bittner</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 xml:space="preserve">and </w:t>
      </w:r>
      <w:r w:rsidRPr="001D5799">
        <w:rPr>
          <w:rFonts w:ascii="Times New Roman" w:eastAsia="Times New Roman" w:hAnsi="Times New Roman"/>
          <w:color w:val="000000"/>
          <w:sz w:val="24"/>
          <w:szCs w:val="23"/>
        </w:rPr>
        <w:t xml:space="preserve">Cornelius </w:t>
      </w:r>
      <w:r w:rsidR="00ED0711" w:rsidRPr="001D5799">
        <w:rPr>
          <w:rFonts w:ascii="Times New Roman" w:eastAsia="Times New Roman" w:hAnsi="Times New Roman"/>
          <w:color w:val="000000"/>
          <w:sz w:val="24"/>
          <w:szCs w:val="23"/>
        </w:rPr>
        <w:t>Rosse</w:t>
      </w:r>
      <w:r w:rsidRPr="001D5799">
        <w:rPr>
          <w:rFonts w:ascii="Times New Roman" w:eastAsia="Times New Roman" w:hAnsi="Times New Roman"/>
          <w:color w:val="000000"/>
          <w:sz w:val="24"/>
          <w:szCs w:val="23"/>
        </w:rPr>
        <w:t xml:space="preserve">, </w:t>
      </w:r>
      <w:r w:rsidR="000F748F" w:rsidRPr="001D5799">
        <w:rPr>
          <w:rFonts w:ascii="Times New Roman" w:eastAsia="Times New Roman" w:hAnsi="Times New Roman"/>
          <w:color w:val="000000"/>
          <w:sz w:val="24"/>
          <w:szCs w:val="23"/>
        </w:rPr>
        <w:t>“</w:t>
      </w:r>
      <w:hyperlink r:id="rId94" w:history="1">
        <w:r w:rsidR="00ED0711" w:rsidRPr="001D5799">
          <w:rPr>
            <w:rStyle w:val="Hyperlink"/>
            <w:rFonts w:ascii="Times New Roman" w:eastAsia="Times New Roman" w:hAnsi="Times New Roman"/>
            <w:sz w:val="24"/>
            <w:szCs w:val="23"/>
          </w:rPr>
          <w:t>A Formal Theory for Spatial Representation and Rea</w:t>
        </w:r>
        <w:r w:rsidR="000F748F" w:rsidRPr="001D5799">
          <w:rPr>
            <w:rStyle w:val="Hyperlink"/>
            <w:rFonts w:ascii="Times New Roman" w:eastAsia="Times New Roman" w:hAnsi="Times New Roman"/>
            <w:sz w:val="24"/>
            <w:szCs w:val="23"/>
          </w:rPr>
          <w:t>soning in Biomedical Ontologies</w:t>
        </w:r>
      </w:hyperlink>
      <w:r w:rsidR="000F748F"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w:t>
      </w:r>
      <w:r w:rsidRPr="001D5799">
        <w:rPr>
          <w:rFonts w:ascii="Times New Roman" w:eastAsia="Times New Roman" w:hAnsi="Times New Roman"/>
          <w:i/>
          <w:color w:val="000000"/>
          <w:sz w:val="24"/>
          <w:szCs w:val="23"/>
        </w:rPr>
        <w:t>al Intelligence in Medicine</w:t>
      </w:r>
      <w:r w:rsidR="000F748F"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36(2006)</w:t>
      </w:r>
      <w:r w:rsidR="00C04C8A" w:rsidRPr="001D5799">
        <w:rPr>
          <w:rFonts w:ascii="Times New Roman" w:eastAsia="Times New Roman" w:hAnsi="Times New Roman"/>
          <w:color w:val="000000"/>
          <w:sz w:val="24"/>
          <w:szCs w:val="23"/>
        </w:rPr>
        <w:t>, 1-27.</w:t>
      </w:r>
      <w:bookmarkEnd w:id="922"/>
    </w:p>
    <w:p w14:paraId="51139F0E" w14:textId="77777777" w:rsidR="00ED0711" w:rsidRPr="001D5799" w:rsidRDefault="00C04C8A"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23" w:name="_Ref30947289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w:t>
      </w:r>
      <w:hyperlink r:id="rId95" w:history="1">
        <w:r w:rsidR="00ED0711" w:rsidRPr="001D5799">
          <w:rPr>
            <w:rStyle w:val="Hyperlink"/>
            <w:rFonts w:ascii="Times New Roman" w:eastAsia="Times New Roman" w:hAnsi="Times New Roman"/>
            <w:sz w:val="24"/>
            <w:szCs w:val="23"/>
          </w:rPr>
          <w:t>Rela</w:t>
        </w:r>
        <w:r w:rsidRPr="001D5799">
          <w:rPr>
            <w:rStyle w:val="Hyperlink"/>
            <w:rFonts w:ascii="Times New Roman" w:eastAsia="Times New Roman" w:hAnsi="Times New Roman"/>
            <w:sz w:val="24"/>
            <w:szCs w:val="23"/>
          </w:rPr>
          <w:t>tive Places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Applied Ontology</w:t>
      </w:r>
      <w:r w:rsidRPr="001D5799">
        <w:rPr>
          <w:rFonts w:ascii="Times New Roman" w:eastAsia="Times New Roman" w:hAnsi="Times New Roman"/>
          <w:color w:val="000000"/>
          <w:sz w:val="24"/>
          <w:szCs w:val="23"/>
        </w:rPr>
        <w:t>,1 (2005)</w:t>
      </w:r>
      <w:r w:rsidR="00ED0711" w:rsidRPr="001D5799">
        <w:rPr>
          <w:rFonts w:ascii="Times New Roman" w:eastAsia="Times New Roman" w:hAnsi="Times New Roman"/>
          <w:color w:val="000000"/>
          <w:sz w:val="24"/>
          <w:szCs w:val="23"/>
        </w:rPr>
        <w:t>, 55-75.  ftp</w:t>
      </w:r>
      <w:bookmarkEnd w:id="923"/>
    </w:p>
    <w:p w14:paraId="78C9B95F" w14:textId="77777777" w:rsidR="00ED071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24" w:name="_Ref309410048"/>
      <w:r w:rsidRPr="001D5799">
        <w:rPr>
          <w:rFonts w:ascii="Times New Roman" w:eastAsia="Times New Roman" w:hAnsi="Times New Roman"/>
          <w:color w:val="000000"/>
          <w:sz w:val="24"/>
          <w:szCs w:val="23"/>
        </w:rPr>
        <w:t>Maureen Donnelly, “</w:t>
      </w:r>
      <w:hyperlink r:id="rId96" w:history="1">
        <w:r w:rsidR="00ED0711" w:rsidRPr="001D5799">
          <w:rPr>
            <w:rStyle w:val="Hyperlink"/>
            <w:rFonts w:ascii="Times New Roman" w:eastAsia="Times New Roman" w:hAnsi="Times New Roman"/>
            <w:sz w:val="24"/>
            <w:szCs w:val="23"/>
          </w:rPr>
          <w:t>A Formal Theory for Reasoning about Parthood</w:t>
        </w:r>
        <w:r w:rsidRPr="001D5799">
          <w:rPr>
            <w:rStyle w:val="Hyperlink"/>
            <w:rFonts w:ascii="Times New Roman" w:eastAsia="Times New Roman" w:hAnsi="Times New Roman"/>
            <w:sz w:val="24"/>
            <w:szCs w:val="23"/>
          </w:rPr>
          <w:t>, Connection, and Location</w:t>
        </w:r>
      </w:hyperlink>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Artificial Intelligence</w:t>
      </w:r>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160</w:t>
      </w:r>
      <w:r w:rsidRPr="001D5799">
        <w:rPr>
          <w:rFonts w:ascii="Times New Roman" w:eastAsia="Times New Roman" w:hAnsi="Times New Roman"/>
          <w:color w:val="000000"/>
          <w:sz w:val="24"/>
          <w:szCs w:val="23"/>
        </w:rPr>
        <w:t xml:space="preserve"> (2004), 145-172.</w:t>
      </w:r>
      <w:bookmarkEnd w:id="924"/>
    </w:p>
    <w:p w14:paraId="6DD95C48" w14:textId="77777777"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Thomas Bittner  and Maureen Donnelly, “</w:t>
      </w:r>
      <w:hyperlink r:id="rId97" w:history="1">
        <w:r w:rsidRPr="001D5799">
          <w:rPr>
            <w:rStyle w:val="Hyperlink"/>
            <w:rFonts w:ascii="Times New Roman" w:eastAsia="Times New Roman" w:hAnsi="Times New Roman"/>
            <w:sz w:val="24"/>
            <w:szCs w:val="23"/>
          </w:rPr>
          <w:t>A temporal mereology for distinguishing between integral objects and portions of stuff</w:t>
        </w:r>
      </w:hyperlink>
      <w:r w:rsidRPr="001D5799">
        <w:rPr>
          <w:rFonts w:ascii="Times New Roman" w:eastAsia="Times New Roman" w:hAnsi="Times New Roman"/>
          <w:color w:val="000000"/>
          <w:sz w:val="24"/>
          <w:szCs w:val="23"/>
        </w:rPr>
        <w:t xml:space="preserve">,” in R. Holte and A. Howe (eds.), </w:t>
      </w:r>
      <w:r w:rsidRPr="001D5799">
        <w:rPr>
          <w:rFonts w:ascii="Times New Roman" w:eastAsia="Times New Roman" w:hAnsi="Times New Roman"/>
          <w:i/>
          <w:color w:val="000000"/>
          <w:sz w:val="24"/>
          <w:szCs w:val="23"/>
        </w:rPr>
        <w:t>Proceedings of the Twenty-Second AAAI Conference on Artificial Intelligence</w:t>
      </w:r>
      <w:r w:rsidRPr="001D5799">
        <w:rPr>
          <w:rFonts w:ascii="Times New Roman" w:eastAsia="Times New Roman" w:hAnsi="Times New Roman"/>
          <w:color w:val="000000"/>
          <w:sz w:val="24"/>
          <w:szCs w:val="23"/>
        </w:rPr>
        <w:t xml:space="preserve"> (AAAI-07), 287-292. </w:t>
      </w:r>
    </w:p>
    <w:p w14:paraId="46B63037" w14:textId="77777777"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 xml:space="preserve">Maureen </w:t>
      </w:r>
      <w:r w:rsidRPr="001D5799">
        <w:rPr>
          <w:rFonts w:ascii="Times New Roman" w:hAnsi="Times New Roman"/>
          <w:sz w:val="24"/>
          <w:szCs w:val="23"/>
        </w:rPr>
        <w:t xml:space="preserve">Donnelly, “Containment Relations in Anatomical Ontologies” in </w:t>
      </w:r>
      <w:r w:rsidRPr="001D5799">
        <w:rPr>
          <w:rFonts w:ascii="Times New Roman" w:hAnsi="Times New Roman"/>
          <w:i/>
          <w:sz w:val="24"/>
          <w:szCs w:val="23"/>
        </w:rPr>
        <w:t xml:space="preserve">Proceedings of Annual Symposium of the American Medical Informatics Association </w:t>
      </w:r>
      <w:r w:rsidR="006C241A" w:rsidRPr="001D5799">
        <w:rPr>
          <w:rFonts w:ascii="Times New Roman" w:hAnsi="Times New Roman"/>
          <w:sz w:val="24"/>
          <w:szCs w:val="23"/>
        </w:rPr>
        <w:t>(AMIA), 2005, 206</w:t>
      </w:r>
      <w:r w:rsidRPr="001D5799">
        <w:rPr>
          <w:rFonts w:ascii="Times New Roman" w:hAnsi="Times New Roman"/>
          <w:sz w:val="24"/>
          <w:szCs w:val="23"/>
        </w:rPr>
        <w:t>-10.</w:t>
      </w:r>
    </w:p>
    <w:p w14:paraId="566483C6" w14:textId="77777777" w:rsidR="007A52A1" w:rsidRPr="001D5799" w:rsidRDefault="007A52A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25" w:name="_Ref309155319"/>
      <w:r w:rsidRPr="001D5799">
        <w:rPr>
          <w:rFonts w:ascii="Times New Roman" w:eastAsia="Times New Roman" w:hAnsi="Times New Roman"/>
          <w:color w:val="000000"/>
          <w:sz w:val="24"/>
          <w:szCs w:val="23"/>
        </w:rPr>
        <w:t>Ingvar Johansson, “</w:t>
      </w:r>
      <w:hyperlink r:id="rId98" w:history="1">
        <w:r w:rsidRPr="001D5799">
          <w:rPr>
            <w:rStyle w:val="Hyperlink"/>
            <w:rFonts w:ascii="Times New Roman" w:eastAsia="Times New Roman" w:hAnsi="Times New Roman"/>
            <w:sz w:val="24"/>
            <w:szCs w:val="23"/>
          </w:rPr>
          <w:t>Functions, Function Concepts, and Scales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The Monist</w:t>
      </w:r>
      <w:r w:rsidRPr="001D5799">
        <w:rPr>
          <w:rFonts w:ascii="Times New Roman" w:eastAsia="Times New Roman" w:hAnsi="Times New Roman"/>
          <w:color w:val="000000"/>
          <w:sz w:val="24"/>
          <w:szCs w:val="23"/>
        </w:rPr>
        <w:t xml:space="preserve"> 87 (2004), 96-114.</w:t>
      </w:r>
      <w:bookmarkEnd w:id="925"/>
    </w:p>
    <w:p w14:paraId="69201BF1" w14:textId="77777777" w:rsidR="008A0783" w:rsidRPr="001D5799" w:rsidRDefault="008A0783"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926" w:name="_Ref309153892"/>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Pr="001D5799">
        <w:rPr>
          <w:rFonts w:ascii="Times New Roman" w:eastAsia="Times New Roman" w:hAnsi="Times New Roman"/>
          <w:sz w:val="24"/>
          <w:szCs w:val="23"/>
        </w:rPr>
        <w:t xml:space="preserve"> “</w:t>
      </w:r>
      <w:hyperlink r:id="rId99" w:history="1">
        <w:r w:rsidRPr="001D5799">
          <w:rPr>
            <w:rStyle w:val="Hyperlink"/>
            <w:rFonts w:ascii="Times New Roman" w:eastAsia="Times New Roman" w:hAnsi="Times New Roman"/>
            <w:sz w:val="24"/>
            <w:szCs w:val="23"/>
          </w:rPr>
          <w:t>A reference ontology for biomedical informatics: the Foundational Model of Anatomy</w:t>
        </w:r>
      </w:hyperlink>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Journal of Biomedical Informatics</w:t>
      </w:r>
      <w:r w:rsidRPr="001D5799">
        <w:rPr>
          <w:rFonts w:ascii="Times New Roman" w:eastAsia="Times New Roman" w:hAnsi="Times New Roman"/>
          <w:sz w:val="24"/>
          <w:szCs w:val="23"/>
        </w:rPr>
        <w:t>, 36 (2003), 478-500.</w:t>
      </w:r>
      <w:bookmarkEnd w:id="926"/>
    </w:p>
    <w:p w14:paraId="0FDCE4AA" w14:textId="77777777" w:rsidR="008A0783" w:rsidRPr="001D5799" w:rsidRDefault="008A0783" w:rsidP="00AD66AD">
      <w:pPr>
        <w:numPr>
          <w:ilvl w:val="0"/>
          <w:numId w:val="10"/>
        </w:numPr>
        <w:shd w:val="clear" w:color="auto" w:fill="FFFFFF"/>
        <w:spacing w:before="200" w:line="240" w:lineRule="auto"/>
        <w:rPr>
          <w:rFonts w:ascii="Times New Roman" w:eastAsia="Times New Roman" w:hAnsi="Times New Roman"/>
          <w:sz w:val="24"/>
          <w:szCs w:val="23"/>
        </w:rPr>
      </w:pPr>
      <w:bookmarkStart w:id="927" w:name="_Ref309153893"/>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00151755" w:rsidRPr="001D5799">
        <w:rPr>
          <w:rFonts w:ascii="Times New Roman" w:eastAsia="Times New Roman" w:hAnsi="Times New Roman"/>
          <w:sz w:val="24"/>
          <w:szCs w:val="23"/>
        </w:rPr>
        <w:t xml:space="preserve"> </w:t>
      </w:r>
      <w:r w:rsidR="00BD1AB0" w:rsidRPr="001D5799">
        <w:rPr>
          <w:rFonts w:ascii="Times New Roman" w:eastAsia="Times New Roman" w:hAnsi="Times New Roman"/>
          <w:sz w:val="24"/>
          <w:szCs w:val="23"/>
        </w:rPr>
        <w:t>“</w:t>
      </w:r>
      <w:hyperlink r:id="rId100" w:history="1">
        <w:r w:rsidRPr="001D5799">
          <w:rPr>
            <w:rStyle w:val="Hyperlink"/>
            <w:rFonts w:ascii="Times New Roman" w:eastAsia="Times New Roman" w:hAnsi="Times New Roman"/>
            <w:sz w:val="24"/>
            <w:szCs w:val="23"/>
          </w:rPr>
          <w:t>The Foundational Model of Anatomy Ontology</w:t>
        </w:r>
      </w:hyperlink>
      <w:r w:rsidR="00BD1AB0" w:rsidRPr="001D5799">
        <w:rPr>
          <w:rFonts w:ascii="Times New Roman" w:eastAsia="Times New Roman" w:hAnsi="Times New Roman"/>
          <w:sz w:val="24"/>
          <w:szCs w:val="23"/>
        </w:rPr>
        <w:t>”, i</w:t>
      </w:r>
      <w:r w:rsidRPr="001D5799">
        <w:rPr>
          <w:rFonts w:ascii="Times New Roman" w:eastAsia="Times New Roman" w:hAnsi="Times New Roman"/>
          <w:sz w:val="24"/>
          <w:szCs w:val="23"/>
        </w:rPr>
        <w:t xml:space="preserve">n A. Burger, D. Davidson, and R. Baldock, </w:t>
      </w:r>
      <w:r w:rsidR="00BD1AB0" w:rsidRPr="001D5799">
        <w:rPr>
          <w:rFonts w:ascii="Times New Roman" w:eastAsia="Times New Roman" w:hAnsi="Times New Roman"/>
          <w:sz w:val="24"/>
          <w:szCs w:val="23"/>
        </w:rPr>
        <w:t>eds.</w:t>
      </w:r>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Anatomy Ontologies for Bioinformatics: Principles and Practice</w:t>
      </w:r>
      <w:r w:rsidR="00BD1AB0" w:rsidRPr="001D5799">
        <w:rPr>
          <w:rFonts w:ascii="Times New Roman" w:eastAsia="Times New Roman" w:hAnsi="Times New Roman"/>
          <w:sz w:val="24"/>
          <w:szCs w:val="23"/>
        </w:rPr>
        <w:t xml:space="preserve">, London: Springer, </w:t>
      </w:r>
      <w:r w:rsidR="00155F6C" w:rsidRPr="001D5799">
        <w:rPr>
          <w:rFonts w:ascii="Times New Roman" w:eastAsia="Times New Roman" w:hAnsi="Times New Roman"/>
          <w:sz w:val="24"/>
          <w:szCs w:val="23"/>
        </w:rPr>
        <w:t xml:space="preserve">2007, </w:t>
      </w:r>
      <w:r w:rsidR="00BD1AB0" w:rsidRPr="001D5799">
        <w:rPr>
          <w:rFonts w:ascii="Times New Roman" w:eastAsia="Times New Roman" w:hAnsi="Times New Roman"/>
          <w:sz w:val="24"/>
          <w:szCs w:val="23"/>
        </w:rPr>
        <w:t>59-117.</w:t>
      </w:r>
      <w:bookmarkEnd w:id="927"/>
    </w:p>
    <w:p w14:paraId="283D07C1" w14:textId="77777777" w:rsidR="005D403D" w:rsidRPr="001D5799" w:rsidRDefault="005D403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28" w:name="_Ref309157074"/>
      <w:r w:rsidRPr="001D5799">
        <w:rPr>
          <w:rFonts w:ascii="Times New Roman" w:hAnsi="Times New Roman"/>
          <w:sz w:val="24"/>
          <w:szCs w:val="23"/>
        </w:rPr>
        <w:t xml:space="preserve">Bernard Harrison, </w:t>
      </w:r>
      <w:r w:rsidRPr="001D5799">
        <w:rPr>
          <w:rFonts w:ascii="Times New Roman" w:hAnsi="Times New Roman"/>
          <w:i/>
          <w:iCs/>
          <w:sz w:val="24"/>
          <w:szCs w:val="23"/>
        </w:rPr>
        <w:t>Form and Content</w:t>
      </w:r>
      <w:r w:rsidRPr="001D5799">
        <w:rPr>
          <w:rFonts w:ascii="Times New Roman" w:hAnsi="Times New Roman"/>
          <w:sz w:val="24"/>
          <w:szCs w:val="23"/>
        </w:rPr>
        <w:t>, Oxford: Blackwell</w:t>
      </w:r>
      <w:r w:rsidR="00155F6C" w:rsidRPr="001D5799">
        <w:rPr>
          <w:rFonts w:ascii="Times New Roman" w:hAnsi="Times New Roman"/>
          <w:sz w:val="24"/>
          <w:szCs w:val="23"/>
        </w:rPr>
        <w:t>, 1973</w:t>
      </w:r>
      <w:r w:rsidRPr="001D5799">
        <w:rPr>
          <w:rFonts w:ascii="Times New Roman" w:hAnsi="Times New Roman"/>
          <w:sz w:val="24"/>
          <w:szCs w:val="23"/>
        </w:rPr>
        <w:t>.</w:t>
      </w:r>
      <w:bookmarkEnd w:id="928"/>
    </w:p>
    <w:p w14:paraId="485F4138" w14:textId="77777777" w:rsidR="00B02AE7" w:rsidRPr="001D5799" w:rsidRDefault="00B02AE7"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29" w:name="_Ref309404666"/>
      <w:r w:rsidRPr="001D5799">
        <w:rPr>
          <w:rFonts w:ascii="Times New Roman" w:hAnsi="Times New Roman"/>
          <w:sz w:val="24"/>
          <w:szCs w:val="23"/>
        </w:rPr>
        <w:t xml:space="preserve">Peter M. Simons, </w:t>
      </w:r>
      <w:r w:rsidRPr="001D5799">
        <w:rPr>
          <w:rFonts w:ascii="Times New Roman" w:hAnsi="Times New Roman"/>
          <w:i/>
          <w:sz w:val="24"/>
          <w:szCs w:val="23"/>
        </w:rPr>
        <w:t>Parts: A Study in Ontology</w:t>
      </w:r>
      <w:r w:rsidRPr="001D5799">
        <w:rPr>
          <w:rFonts w:ascii="Times New Roman" w:hAnsi="Times New Roman"/>
          <w:sz w:val="24"/>
          <w:szCs w:val="23"/>
        </w:rPr>
        <w:t>, Oxford: Oxford University Press</w:t>
      </w:r>
      <w:r w:rsidR="00155F6C" w:rsidRPr="001D5799">
        <w:rPr>
          <w:rFonts w:ascii="Times New Roman" w:hAnsi="Times New Roman"/>
          <w:sz w:val="24"/>
          <w:szCs w:val="23"/>
        </w:rPr>
        <w:t>, 1987</w:t>
      </w:r>
      <w:r w:rsidRPr="001D5799">
        <w:rPr>
          <w:rFonts w:ascii="Times New Roman" w:hAnsi="Times New Roman"/>
          <w:sz w:val="24"/>
          <w:szCs w:val="23"/>
        </w:rPr>
        <w:t>.</w:t>
      </w:r>
      <w:bookmarkEnd w:id="929"/>
    </w:p>
    <w:p w14:paraId="0955CD79" w14:textId="77777777" w:rsidR="00155F6C" w:rsidRPr="001D5799" w:rsidRDefault="00155F6C"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0" w:name="_Ref309411634"/>
      <w:r w:rsidRPr="001D5799">
        <w:rPr>
          <w:rFonts w:ascii="Times New Roman" w:hAnsi="Times New Roman"/>
          <w:sz w:val="24"/>
          <w:szCs w:val="23"/>
        </w:rPr>
        <w:t xml:space="preserve">Roman Ingarden, </w:t>
      </w:r>
      <w:r w:rsidRPr="001D5799">
        <w:rPr>
          <w:rFonts w:ascii="Times New Roman" w:hAnsi="Times New Roman"/>
          <w:i/>
          <w:sz w:val="24"/>
          <w:szCs w:val="23"/>
        </w:rPr>
        <w:t>Man and Value</w:t>
      </w:r>
      <w:r w:rsidR="00151755" w:rsidRPr="001D5799">
        <w:rPr>
          <w:rFonts w:ascii="Times New Roman" w:hAnsi="Times New Roman"/>
          <w:sz w:val="24"/>
          <w:szCs w:val="23"/>
        </w:rPr>
        <w:t>, Munich: Philosophi</w:t>
      </w:r>
      <w:r w:rsidRPr="001D5799">
        <w:rPr>
          <w:rFonts w:ascii="Times New Roman" w:hAnsi="Times New Roman"/>
          <w:sz w:val="24"/>
          <w:szCs w:val="23"/>
        </w:rPr>
        <w:t>a, 1983.</w:t>
      </w:r>
      <w:bookmarkEnd w:id="930"/>
    </w:p>
    <w:p w14:paraId="3BB8636A" w14:textId="77777777" w:rsidR="00D14934" w:rsidRPr="001D5799" w:rsidRDefault="00D14934"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1" w:name="_Ref309471384"/>
      <w:r w:rsidRPr="001D5799">
        <w:rPr>
          <w:rFonts w:ascii="Times New Roman" w:hAnsi="Times New Roman"/>
          <w:sz w:val="24"/>
          <w:szCs w:val="23"/>
        </w:rPr>
        <w:t>Roberto</w:t>
      </w:r>
      <w:r w:rsidR="00151755" w:rsidRPr="001D5799">
        <w:rPr>
          <w:rFonts w:ascii="Times New Roman" w:hAnsi="Times New Roman"/>
          <w:sz w:val="24"/>
          <w:szCs w:val="23"/>
        </w:rPr>
        <w:t xml:space="preserve"> </w:t>
      </w:r>
      <w:r w:rsidRPr="001D5799">
        <w:rPr>
          <w:rFonts w:ascii="Times New Roman" w:hAnsi="Times New Roman"/>
          <w:sz w:val="24"/>
          <w:szCs w:val="23"/>
        </w:rPr>
        <w:t>Casati and Achille</w:t>
      </w:r>
      <w:r w:rsidR="00151755" w:rsidRPr="001D5799">
        <w:rPr>
          <w:rFonts w:ascii="Times New Roman" w:hAnsi="Times New Roman"/>
          <w:sz w:val="24"/>
          <w:szCs w:val="23"/>
        </w:rPr>
        <w:t xml:space="preserve"> </w:t>
      </w:r>
      <w:r w:rsidRPr="001D5799">
        <w:rPr>
          <w:rFonts w:ascii="Times New Roman" w:hAnsi="Times New Roman"/>
          <w:sz w:val="24"/>
          <w:szCs w:val="23"/>
        </w:rPr>
        <w:t>Varzi,</w:t>
      </w:r>
      <w:r w:rsidR="00151755" w:rsidRPr="001D5799">
        <w:rPr>
          <w:rFonts w:ascii="Times New Roman" w:hAnsi="Times New Roman"/>
          <w:sz w:val="24"/>
          <w:szCs w:val="23"/>
        </w:rPr>
        <w:t xml:space="preserve"> </w:t>
      </w:r>
      <w:r w:rsidRPr="001D5799">
        <w:rPr>
          <w:rFonts w:ascii="Times New Roman" w:hAnsi="Times New Roman"/>
          <w:i/>
          <w:sz w:val="24"/>
          <w:szCs w:val="23"/>
        </w:rPr>
        <w:t>Holes and Other Superficialities</w:t>
      </w:r>
      <w:r w:rsidRPr="001D5799">
        <w:rPr>
          <w:rFonts w:ascii="Times New Roman" w:hAnsi="Times New Roman"/>
          <w:sz w:val="24"/>
          <w:szCs w:val="23"/>
        </w:rPr>
        <w:t>, Cambridge, MA: MIT Press, 1994.</w:t>
      </w:r>
      <w:bookmarkEnd w:id="931"/>
    </w:p>
    <w:p w14:paraId="2BCAA5C9" w14:textId="77777777" w:rsidR="00D14934" w:rsidRPr="001D5799" w:rsidRDefault="005A7B86"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2" w:name="_Ref309471947"/>
      <w:r w:rsidRPr="001D5799">
        <w:rPr>
          <w:rFonts w:ascii="Times New Roman" w:hAnsi="Times New Roman"/>
          <w:sz w:val="24"/>
          <w:szCs w:val="23"/>
        </w:rPr>
        <w:t>Max J.</w:t>
      </w:r>
      <w:r w:rsidR="00151755" w:rsidRPr="001D5799">
        <w:rPr>
          <w:rFonts w:ascii="Times New Roman" w:hAnsi="Times New Roman"/>
          <w:sz w:val="24"/>
          <w:szCs w:val="23"/>
        </w:rPr>
        <w:t xml:space="preserve"> </w:t>
      </w:r>
      <w:r w:rsidRPr="001D5799">
        <w:rPr>
          <w:rFonts w:ascii="Times New Roman" w:hAnsi="Times New Roman"/>
          <w:sz w:val="24"/>
          <w:szCs w:val="23"/>
        </w:rPr>
        <w:t>Egenhofer</w:t>
      </w:r>
      <w:r w:rsidR="00151755" w:rsidRPr="001D5799">
        <w:rPr>
          <w:rFonts w:ascii="Times New Roman" w:hAnsi="Times New Roman"/>
          <w:sz w:val="24"/>
          <w:szCs w:val="23"/>
        </w:rPr>
        <w:t xml:space="preserve"> </w:t>
      </w:r>
      <w:r w:rsidRPr="001D5799">
        <w:rPr>
          <w:rFonts w:ascii="Times New Roman" w:hAnsi="Times New Roman"/>
          <w:sz w:val="24"/>
          <w:szCs w:val="23"/>
        </w:rPr>
        <w:t>and David M. Mark,</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101" w:history="1">
        <w:r w:rsidRPr="001D5799">
          <w:rPr>
            <w:rStyle w:val="Hyperlink"/>
            <w:rFonts w:ascii="Times New Roman" w:hAnsi="Times New Roman"/>
            <w:sz w:val="24"/>
            <w:szCs w:val="23"/>
          </w:rPr>
          <w:t>Naive Geography</w:t>
        </w:r>
      </w:hyperlink>
      <w:r w:rsidRPr="001D5799">
        <w:rPr>
          <w:rFonts w:ascii="Times New Roman" w:hAnsi="Times New Roman"/>
          <w:sz w:val="24"/>
          <w:szCs w:val="23"/>
        </w:rPr>
        <w:t>”, in A. U. Frank</w:t>
      </w:r>
      <w:r w:rsidR="00151755" w:rsidRPr="001D5799">
        <w:rPr>
          <w:rFonts w:ascii="Times New Roman" w:hAnsi="Times New Roman"/>
          <w:sz w:val="24"/>
          <w:szCs w:val="23"/>
        </w:rPr>
        <w:t xml:space="preserve"> </w:t>
      </w:r>
      <w:r w:rsidRPr="001D5799">
        <w:rPr>
          <w:rFonts w:ascii="Times New Roman" w:hAnsi="Times New Roman"/>
          <w:sz w:val="24"/>
          <w:szCs w:val="23"/>
        </w:rPr>
        <w:t xml:space="preserve">and W. Kuhn, (eds.), </w:t>
      </w:r>
      <w:r w:rsidRPr="001D5799">
        <w:rPr>
          <w:rFonts w:ascii="Times New Roman" w:hAnsi="Times New Roman"/>
          <w:i/>
          <w:sz w:val="24"/>
          <w:szCs w:val="23"/>
        </w:rPr>
        <w:t>Spatial Information Theory: A Theoretical Basis for GIS</w:t>
      </w:r>
      <w:r w:rsidRPr="001D5799">
        <w:rPr>
          <w:rFonts w:ascii="Times New Roman" w:hAnsi="Times New Roman"/>
          <w:sz w:val="24"/>
          <w:szCs w:val="23"/>
        </w:rPr>
        <w:t>, Berlin: Springer-Verlag</w:t>
      </w:r>
      <w:r w:rsidR="00151755" w:rsidRPr="001D5799">
        <w:rPr>
          <w:rFonts w:ascii="Times New Roman" w:hAnsi="Times New Roman"/>
          <w:sz w:val="24"/>
          <w:szCs w:val="23"/>
        </w:rPr>
        <w:t xml:space="preserve"> </w:t>
      </w:r>
      <w:r w:rsidRPr="001D5799">
        <w:rPr>
          <w:rFonts w:ascii="Times New Roman" w:hAnsi="Times New Roman"/>
          <w:sz w:val="24"/>
          <w:szCs w:val="23"/>
        </w:rPr>
        <w:t>(Lecture Notes in Computer Sciences No. 988), 1995, 1-15.</w:t>
      </w:r>
      <w:bookmarkEnd w:id="932"/>
    </w:p>
    <w:p w14:paraId="1846E66A" w14:textId="77777777" w:rsidR="006E32BD" w:rsidRPr="001D5799" w:rsidRDefault="006E32B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3" w:name="_Ref309473259"/>
      <w:r w:rsidRPr="001D5799">
        <w:rPr>
          <w:rFonts w:ascii="Times New Roman" w:hAnsi="Times New Roman"/>
          <w:sz w:val="24"/>
          <w:szCs w:val="23"/>
        </w:rPr>
        <w:t>Bernard de Bono, Robert Hoehndorf, Sarala</w:t>
      </w:r>
      <w:r w:rsidR="001E66EA">
        <w:rPr>
          <w:rFonts w:ascii="Times New Roman" w:hAnsi="Times New Roman"/>
          <w:sz w:val="24"/>
          <w:szCs w:val="23"/>
        </w:rPr>
        <w:t xml:space="preserve"> </w:t>
      </w:r>
      <w:r w:rsidRPr="001D5799">
        <w:rPr>
          <w:rFonts w:ascii="Times New Roman" w:hAnsi="Times New Roman"/>
          <w:sz w:val="24"/>
          <w:szCs w:val="23"/>
        </w:rPr>
        <w:t>Wimalaratne, George Gkoutos, and Pierre Grenon, “</w:t>
      </w:r>
      <w:hyperlink r:id="rId102" w:history="1">
        <w:r w:rsidR="00A13ADA" w:rsidRPr="001D5799">
          <w:rPr>
            <w:rStyle w:val="Hyperlink"/>
            <w:rFonts w:ascii="Times New Roman" w:hAnsi="Times New Roman"/>
            <w:sz w:val="24"/>
            <w:szCs w:val="23"/>
          </w:rPr>
          <w:t xml:space="preserve">The RICORDO approach to </w:t>
        </w:r>
        <w:r w:rsidR="00151755" w:rsidRPr="001D5799">
          <w:rPr>
            <w:rStyle w:val="Hyperlink"/>
            <w:rFonts w:ascii="Times New Roman" w:hAnsi="Times New Roman"/>
            <w:sz w:val="24"/>
            <w:szCs w:val="23"/>
          </w:rPr>
          <w:t>semantic interoperability</w:t>
        </w:r>
        <w:r w:rsidRPr="001D5799">
          <w:rPr>
            <w:rStyle w:val="Hyperlink"/>
            <w:rFonts w:ascii="Times New Roman" w:hAnsi="Times New Roman"/>
            <w:sz w:val="24"/>
            <w:szCs w:val="23"/>
          </w:rPr>
          <w:t xml:space="preserve"> for biomedical data and models: </w:t>
        </w:r>
        <w:r w:rsidR="00A13ADA" w:rsidRPr="001D5799">
          <w:rPr>
            <w:rStyle w:val="Hyperlink"/>
            <w:rFonts w:ascii="Times New Roman" w:hAnsi="Times New Roman"/>
            <w:sz w:val="24"/>
            <w:szCs w:val="23"/>
          </w:rPr>
          <w:t>strategy, standards and solutions</w:t>
        </w:r>
      </w:hyperlink>
      <w:r w:rsidRPr="001D5799">
        <w:rPr>
          <w:rFonts w:ascii="Times New Roman" w:hAnsi="Times New Roman"/>
          <w:sz w:val="24"/>
          <w:szCs w:val="23"/>
        </w:rPr>
        <w:t xml:space="preserve">”, </w:t>
      </w:r>
      <w:r w:rsidRPr="001D5799">
        <w:rPr>
          <w:rFonts w:ascii="Times New Roman" w:hAnsi="Times New Roman"/>
          <w:i/>
          <w:sz w:val="24"/>
          <w:szCs w:val="23"/>
        </w:rPr>
        <w:t>BMC Research Notes</w:t>
      </w:r>
      <w:r w:rsidRPr="001D5799">
        <w:rPr>
          <w:rFonts w:ascii="Times New Roman" w:hAnsi="Times New Roman"/>
          <w:sz w:val="24"/>
          <w:szCs w:val="23"/>
        </w:rPr>
        <w:t xml:space="preserve"> 2011, 4:313.</w:t>
      </w:r>
      <w:bookmarkEnd w:id="933"/>
    </w:p>
    <w:p w14:paraId="7302348A" w14:textId="77777777" w:rsidR="005830E2" w:rsidRPr="001D5799" w:rsidRDefault="005830E2"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4" w:name="_Ref309481613"/>
      <w:r w:rsidRPr="001D5799">
        <w:rPr>
          <w:rFonts w:ascii="Times New Roman" w:hAnsi="Times New Roman"/>
          <w:sz w:val="24"/>
          <w:szCs w:val="23"/>
        </w:rPr>
        <w:t xml:space="preserve">Kerry Trentelman, </w:t>
      </w:r>
      <w:r w:rsidR="00FB2DD0" w:rsidRPr="001D5799">
        <w:rPr>
          <w:rFonts w:ascii="Times New Roman" w:hAnsi="Times New Roman"/>
          <w:sz w:val="24"/>
          <w:szCs w:val="23"/>
        </w:rPr>
        <w:t xml:space="preserve">Alan Ruttenberg and </w:t>
      </w:r>
      <w:r w:rsidRPr="001D5799">
        <w:rPr>
          <w:rFonts w:ascii="Times New Roman" w:hAnsi="Times New Roman"/>
          <w:sz w:val="24"/>
          <w:szCs w:val="23"/>
        </w:rPr>
        <w:t>Barry Smith, “</w:t>
      </w:r>
      <w:hyperlink r:id="rId103" w:anchor="page=77" w:history="1">
        <w:r w:rsidRPr="001D5799">
          <w:rPr>
            <w:rStyle w:val="Hyperlink"/>
            <w:rFonts w:ascii="Times New Roman" w:hAnsi="Times New Roman"/>
            <w:sz w:val="24"/>
            <w:szCs w:val="23"/>
          </w:rPr>
          <w:t>An Axiomatisation of Basic Formal Ontology with Projection Functions</w:t>
        </w:r>
      </w:hyperlink>
      <w:r w:rsidRPr="001D5799">
        <w:rPr>
          <w:rFonts w:ascii="Times New Roman" w:hAnsi="Times New Roman"/>
          <w:sz w:val="24"/>
          <w:szCs w:val="23"/>
        </w:rPr>
        <w:t xml:space="preserve">”, </w:t>
      </w:r>
      <w:r w:rsidRPr="001D5799">
        <w:rPr>
          <w:rFonts w:ascii="Times New Roman" w:hAnsi="Times New Roman"/>
          <w:i/>
          <w:sz w:val="24"/>
          <w:szCs w:val="23"/>
        </w:rPr>
        <w:t>Advances in Ontologies</w:t>
      </w:r>
      <w:r w:rsidRPr="001D5799">
        <w:rPr>
          <w:rFonts w:ascii="Times New Roman" w:hAnsi="Times New Roman"/>
          <w:sz w:val="24"/>
          <w:szCs w:val="23"/>
        </w:rPr>
        <w:t xml:space="preserve">, </w:t>
      </w:r>
      <w:r w:rsidRPr="001D5799">
        <w:rPr>
          <w:rFonts w:ascii="Times New Roman" w:hAnsi="Times New Roman"/>
          <w:i/>
          <w:sz w:val="24"/>
          <w:szCs w:val="23"/>
        </w:rPr>
        <w:t>Proceedings of the Sixth Australasian Ontology Workshop, Adelaide, 7 December 2010</w:t>
      </w:r>
      <w:r w:rsidRPr="001D5799">
        <w:rPr>
          <w:rFonts w:ascii="Times New Roman" w:hAnsi="Times New Roman"/>
          <w:sz w:val="24"/>
          <w:szCs w:val="23"/>
        </w:rPr>
        <w:t>, Kerry Taylor, Thomas Meyer and Mehmet Orgun (eds.), 2010, Sydney: ACS, 71-80.</w:t>
      </w:r>
      <w:bookmarkEnd w:id="934"/>
    </w:p>
    <w:p w14:paraId="36A68FA3" w14:textId="77777777" w:rsidR="0097354E" w:rsidRPr="001D5799" w:rsidRDefault="00107230"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5" w:name="_Ref309482413"/>
      <w:r w:rsidRPr="001D5799">
        <w:rPr>
          <w:rFonts w:ascii="Times New Roman" w:hAnsi="Times New Roman"/>
          <w:sz w:val="24"/>
          <w:szCs w:val="23"/>
        </w:rPr>
        <w:t>Roberto Casati and Achille C. Varzi, “</w:t>
      </w:r>
      <w:hyperlink r:id="rId104" w:history="1">
        <w:r w:rsidRPr="001D5799">
          <w:rPr>
            <w:rStyle w:val="Hyperlink"/>
            <w:rFonts w:ascii="Times New Roman" w:hAnsi="Times New Roman"/>
            <w:sz w:val="24"/>
            <w:szCs w:val="23"/>
          </w:rPr>
          <w:t>Spatial Entities</w:t>
        </w:r>
      </w:hyperlink>
      <w:r w:rsidRPr="001D5799">
        <w:rPr>
          <w:rFonts w:ascii="Times New Roman" w:hAnsi="Times New Roman"/>
          <w:sz w:val="24"/>
          <w:szCs w:val="23"/>
        </w:rPr>
        <w:t xml:space="preserve">”, in: Oliviero Stock (ed.), </w:t>
      </w:r>
      <w:r w:rsidRPr="001D5799">
        <w:rPr>
          <w:rFonts w:ascii="Times New Roman" w:hAnsi="Times New Roman"/>
          <w:i/>
          <w:sz w:val="24"/>
          <w:szCs w:val="23"/>
        </w:rPr>
        <w:t>Spatial and Temporal Reasoning</w:t>
      </w:r>
      <w:r w:rsidRPr="001D5799">
        <w:rPr>
          <w:rFonts w:ascii="Times New Roman" w:hAnsi="Times New Roman"/>
          <w:sz w:val="24"/>
          <w:szCs w:val="23"/>
        </w:rPr>
        <w:t>, Dordrecht: Kluwer, 1997, pp. 73-96.</w:t>
      </w:r>
      <w:bookmarkEnd w:id="935"/>
    </w:p>
    <w:p w14:paraId="2EE143A5"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6" w:name="_Ref309506826"/>
      <w:r w:rsidRPr="001D5799">
        <w:rPr>
          <w:rFonts w:ascii="Times New Roman" w:hAnsi="Times New Roman"/>
          <w:sz w:val="24"/>
          <w:szCs w:val="23"/>
        </w:rPr>
        <w:t>Antony Galton and Riichiro</w:t>
      </w:r>
      <w:r w:rsidR="00151755" w:rsidRPr="001D5799">
        <w:rPr>
          <w:rFonts w:ascii="Times New Roman" w:hAnsi="Times New Roman"/>
          <w:sz w:val="24"/>
          <w:szCs w:val="23"/>
        </w:rPr>
        <w:t xml:space="preserve"> </w:t>
      </w:r>
      <w:r w:rsidRPr="001D5799">
        <w:rPr>
          <w:rFonts w:ascii="Times New Roman" w:hAnsi="Times New Roman"/>
          <w:sz w:val="24"/>
          <w:szCs w:val="23"/>
        </w:rPr>
        <w:t xml:space="preserve">Mizoguchi, “The water falls but the waterfall does not fall: New perspectives on objects, processes and events”, </w:t>
      </w:r>
      <w:r w:rsidRPr="001D5799">
        <w:rPr>
          <w:rFonts w:ascii="Times New Roman" w:hAnsi="Times New Roman"/>
          <w:i/>
          <w:sz w:val="24"/>
          <w:szCs w:val="23"/>
        </w:rPr>
        <w:t>Applied Ontology</w:t>
      </w:r>
      <w:r w:rsidRPr="001D5799">
        <w:rPr>
          <w:rFonts w:ascii="Times New Roman" w:hAnsi="Times New Roman"/>
          <w:sz w:val="24"/>
          <w:szCs w:val="23"/>
        </w:rPr>
        <w:t>, 4 (2), 2009, 71-107.</w:t>
      </w:r>
      <w:bookmarkEnd w:id="936"/>
    </w:p>
    <w:p w14:paraId="12ECEC35"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7" w:name="_Ref309506844"/>
      <w:r w:rsidRPr="001D5799">
        <w:rPr>
          <w:rFonts w:ascii="Times New Roman" w:hAnsi="Times New Roman"/>
          <w:sz w:val="24"/>
          <w:szCs w:val="23"/>
        </w:rPr>
        <w:t>F</w:t>
      </w:r>
      <w:r w:rsidR="00066058" w:rsidRPr="001D5799">
        <w:rPr>
          <w:rFonts w:ascii="Times New Roman" w:hAnsi="Times New Roman"/>
          <w:sz w:val="24"/>
          <w:szCs w:val="23"/>
        </w:rPr>
        <w:t xml:space="preserve">red </w:t>
      </w:r>
      <w:r w:rsidRPr="001D5799">
        <w:rPr>
          <w:rFonts w:ascii="Times New Roman" w:hAnsi="Times New Roman"/>
          <w:sz w:val="24"/>
          <w:szCs w:val="23"/>
        </w:rPr>
        <w:t>Dretske,</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105" w:history="1">
        <w:r w:rsidRPr="001D5799">
          <w:rPr>
            <w:rStyle w:val="Hyperlink"/>
            <w:rFonts w:ascii="Times New Roman" w:hAnsi="Times New Roman"/>
            <w:sz w:val="24"/>
            <w:szCs w:val="23"/>
          </w:rPr>
          <w:t>Can events move?”,</w:t>
        </w:r>
      </w:hyperlink>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76:479–92, 1967.</w:t>
      </w:r>
      <w:bookmarkEnd w:id="937"/>
    </w:p>
    <w:p w14:paraId="262E69DF"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8" w:name="_Ref309506845"/>
      <w:r w:rsidRPr="001D5799">
        <w:rPr>
          <w:rFonts w:ascii="Times New Roman" w:hAnsi="Times New Roman"/>
          <w:sz w:val="24"/>
          <w:szCs w:val="23"/>
        </w:rPr>
        <w:t>D. H. Mellor,</w:t>
      </w:r>
      <w:r w:rsidR="00151755" w:rsidRPr="001D5799">
        <w:rPr>
          <w:rFonts w:ascii="Times New Roman" w:hAnsi="Times New Roman"/>
          <w:sz w:val="24"/>
          <w:szCs w:val="23"/>
        </w:rPr>
        <w:t xml:space="preserve"> </w:t>
      </w:r>
      <w:r w:rsidRPr="001D5799">
        <w:rPr>
          <w:rFonts w:ascii="Times New Roman" w:hAnsi="Times New Roman"/>
          <w:i/>
          <w:sz w:val="24"/>
          <w:szCs w:val="23"/>
        </w:rPr>
        <w:t>Real Time</w:t>
      </w:r>
      <w:r w:rsidRPr="001D5799">
        <w:rPr>
          <w:rFonts w:ascii="Times New Roman" w:hAnsi="Times New Roman"/>
          <w:sz w:val="24"/>
          <w:szCs w:val="23"/>
        </w:rPr>
        <w:t>, Cambridge: Cambridge University Press, 1981.</w:t>
      </w:r>
      <w:bookmarkEnd w:id="938"/>
    </w:p>
    <w:p w14:paraId="5DA067D4"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39" w:name="_Ref309506846"/>
      <w:r w:rsidRPr="001D5799">
        <w:rPr>
          <w:rFonts w:ascii="Times New Roman" w:hAnsi="Times New Roman"/>
          <w:sz w:val="24"/>
          <w:szCs w:val="23"/>
        </w:rPr>
        <w:t>P. M. S. Hacker, “Events and objects in space and time”,</w:t>
      </w:r>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91:1–19, 1982.</w:t>
      </w:r>
      <w:bookmarkEnd w:id="939"/>
    </w:p>
    <w:p w14:paraId="6DBC055B" w14:textId="77777777"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40" w:name="_Ref309506847"/>
      <w:r w:rsidRPr="001D5799">
        <w:rPr>
          <w:rFonts w:ascii="Times New Roman" w:hAnsi="Times New Roman"/>
          <w:sz w:val="24"/>
          <w:szCs w:val="23"/>
        </w:rPr>
        <w:t xml:space="preserve">W. Charlton. </w:t>
      </w:r>
      <w:r w:rsidRPr="001D5799">
        <w:rPr>
          <w:rFonts w:ascii="Times New Roman" w:hAnsi="Times New Roman"/>
          <w:i/>
          <w:sz w:val="24"/>
          <w:szCs w:val="23"/>
        </w:rPr>
        <w:t>Aristotle’s Physics</w:t>
      </w:r>
      <w:r w:rsidRPr="001D5799">
        <w:rPr>
          <w:rFonts w:ascii="Times New Roman" w:hAnsi="Times New Roman"/>
          <w:sz w:val="24"/>
          <w:szCs w:val="23"/>
        </w:rPr>
        <w:t>, Books I and II, translated with Introduction and Notes.</w:t>
      </w:r>
      <w:bookmarkEnd w:id="940"/>
    </w:p>
    <w:p w14:paraId="61266FFD" w14:textId="77777777" w:rsidR="00A21DC8" w:rsidRPr="001D5799" w:rsidRDefault="00A21DC8"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941" w:name="_Ref309543858"/>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06" w:history="1">
        <w:r w:rsidRPr="001D5799">
          <w:rPr>
            <w:rStyle w:val="Hyperlink"/>
            <w:rFonts w:ascii="Times New Roman" w:hAnsi="Times New Roman"/>
            <w:sz w:val="24"/>
            <w:szCs w:val="23"/>
          </w:rPr>
          <w:t>Husserl, Language and the Ontology of the Act</w:t>
        </w:r>
      </w:hyperlink>
      <w:r w:rsidRPr="001D5799">
        <w:rPr>
          <w:rFonts w:ascii="Times New Roman" w:hAnsi="Times New Roman"/>
          <w:sz w:val="24"/>
          <w:szCs w:val="23"/>
        </w:rPr>
        <w:t xml:space="preserve">”, in D. Buzzetti and M. Ferriani (eds.), </w:t>
      </w:r>
      <w:r w:rsidRPr="001D5799">
        <w:rPr>
          <w:rFonts w:ascii="Times New Roman" w:hAnsi="Times New Roman"/>
          <w:i/>
          <w:iCs/>
          <w:sz w:val="24"/>
          <w:szCs w:val="23"/>
        </w:rPr>
        <w:t>Speculative Grammar, Universal Grammar, and Philosophical Analysis of Language</w:t>
      </w:r>
      <w:r w:rsidRPr="001D5799">
        <w:rPr>
          <w:rFonts w:ascii="Times New Roman" w:hAnsi="Times New Roman"/>
          <w:sz w:val="24"/>
          <w:szCs w:val="23"/>
        </w:rPr>
        <w:t>, Amsterdam: John Benjamins, 1987, 205–227.</w:t>
      </w:r>
      <w:bookmarkEnd w:id="941"/>
    </w:p>
    <w:p w14:paraId="1AA32789" w14:textId="77777777" w:rsidR="00A21DC8" w:rsidRPr="001D5799" w:rsidRDefault="00EC71F1" w:rsidP="00AD66AD">
      <w:pPr>
        <w:pStyle w:val="ListParagraph"/>
        <w:numPr>
          <w:ilvl w:val="0"/>
          <w:numId w:val="10"/>
        </w:numPr>
        <w:spacing w:before="200" w:line="240" w:lineRule="auto"/>
        <w:contextualSpacing w:val="0"/>
        <w:rPr>
          <w:rFonts w:ascii="Times New Roman" w:hAnsi="Times New Roman"/>
          <w:sz w:val="24"/>
          <w:szCs w:val="23"/>
        </w:rPr>
      </w:pPr>
      <w:bookmarkStart w:id="942" w:name="_Ref309543859"/>
      <w:r w:rsidRPr="001D5799">
        <w:rPr>
          <w:rFonts w:ascii="Times New Roman" w:hAnsi="Times New Roman"/>
          <w:sz w:val="24"/>
          <w:szCs w:val="23"/>
        </w:rPr>
        <w:t>Kevin Mulligan, “</w:t>
      </w:r>
      <w:hyperlink r:id="rId107" w:history="1">
        <w:r w:rsidRPr="001D5799">
          <w:rPr>
            <w:rStyle w:val="Hyperlink"/>
            <w:rFonts w:ascii="Times New Roman" w:hAnsi="Times New Roman"/>
            <w:sz w:val="24"/>
            <w:szCs w:val="23"/>
          </w:rPr>
          <w:t>Promising and Other Social Acts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Speech Act and Sachverhalt: Reinach and the Foundations of Realist Phenomenology</w:t>
      </w:r>
      <w:r w:rsidRPr="001D5799">
        <w:rPr>
          <w:rFonts w:ascii="Times New Roman" w:hAnsi="Times New Roman"/>
          <w:sz w:val="24"/>
          <w:szCs w:val="23"/>
        </w:rPr>
        <w:t>, Dordrecht/Boston/Lancaster: Nijhoff, 1987, 1–27.</w:t>
      </w:r>
      <w:bookmarkEnd w:id="942"/>
    </w:p>
    <w:p w14:paraId="00307875" w14:textId="77777777" w:rsidR="00AC1A45" w:rsidRPr="001D5799" w:rsidRDefault="00AC1A45" w:rsidP="00AC1A45">
      <w:pPr>
        <w:pStyle w:val="ListParagraph"/>
        <w:numPr>
          <w:ilvl w:val="0"/>
          <w:numId w:val="10"/>
        </w:numPr>
        <w:spacing w:before="200" w:line="240" w:lineRule="auto"/>
        <w:contextualSpacing w:val="0"/>
        <w:rPr>
          <w:rFonts w:ascii="Times New Roman" w:hAnsi="Times New Roman"/>
          <w:sz w:val="24"/>
          <w:szCs w:val="23"/>
        </w:rPr>
      </w:pPr>
      <w:bookmarkStart w:id="943" w:name="_Ref309729842"/>
      <w:r w:rsidRPr="001D5799">
        <w:rPr>
          <w:rFonts w:ascii="Times New Roman" w:hAnsi="Times New Roman"/>
          <w:sz w:val="24"/>
          <w:szCs w:val="23"/>
        </w:rPr>
        <w:t>Eddy Zemach, “</w:t>
      </w:r>
      <w:hyperlink r:id="rId108" w:history="1">
        <w:r w:rsidRPr="001D5799">
          <w:rPr>
            <w:rStyle w:val="Hyperlink"/>
            <w:rFonts w:ascii="Times New Roman" w:hAnsi="Times New Roman"/>
            <w:sz w:val="24"/>
            <w:szCs w:val="23"/>
          </w:rPr>
          <w:t>Four Ontologies</w:t>
        </w:r>
      </w:hyperlink>
      <w:r w:rsidRPr="001D5799">
        <w:rPr>
          <w:rFonts w:ascii="Times New Roman" w:hAnsi="Times New Roman"/>
          <w:sz w:val="24"/>
          <w:szCs w:val="23"/>
        </w:rPr>
        <w:t xml:space="preserve">”, </w:t>
      </w:r>
      <w:r w:rsidRPr="001D5799">
        <w:rPr>
          <w:rFonts w:ascii="Times New Roman" w:hAnsi="Times New Roman"/>
          <w:i/>
          <w:sz w:val="24"/>
          <w:szCs w:val="23"/>
        </w:rPr>
        <w:t>Journal of Philosophy</w:t>
      </w:r>
      <w:r w:rsidRPr="001D5799">
        <w:rPr>
          <w:rFonts w:ascii="Times New Roman" w:hAnsi="Times New Roman"/>
          <w:sz w:val="24"/>
          <w:szCs w:val="23"/>
        </w:rPr>
        <w:t xml:space="preserve"> 23 (1970), 231-247.</w:t>
      </w:r>
      <w:bookmarkEnd w:id="943"/>
    </w:p>
    <w:p w14:paraId="5E89D121" w14:textId="77777777" w:rsidR="00F46E07" w:rsidRPr="001D5799" w:rsidRDefault="00F46E07" w:rsidP="00AC1A45">
      <w:pPr>
        <w:pStyle w:val="ListParagraph"/>
        <w:numPr>
          <w:ilvl w:val="0"/>
          <w:numId w:val="10"/>
        </w:numPr>
        <w:spacing w:before="200" w:line="240" w:lineRule="auto"/>
        <w:contextualSpacing w:val="0"/>
        <w:rPr>
          <w:rFonts w:ascii="Times New Roman" w:hAnsi="Times New Roman"/>
          <w:sz w:val="24"/>
          <w:szCs w:val="23"/>
        </w:rPr>
      </w:pPr>
      <w:r w:rsidRPr="001D5799">
        <w:rPr>
          <w:rFonts w:ascii="Times New Roman" w:hAnsi="Times New Roman"/>
          <w:sz w:val="24"/>
          <w:szCs w:val="23"/>
        </w:rPr>
        <w:t>Werner Ceusters and Barry Smith, “</w:t>
      </w:r>
      <w:hyperlink r:id="rId109" w:history="1">
        <w:r w:rsidRPr="001D5799">
          <w:rPr>
            <w:rFonts w:ascii="Times New Roman" w:hAnsi="Times New Roman"/>
            <w:sz w:val="24"/>
            <w:szCs w:val="23"/>
          </w:rPr>
          <w:t>A Unified Framework for Biomedical Terminologies and Ontologies</w:t>
        </w:r>
      </w:hyperlink>
      <w:r w:rsidRPr="001D5799">
        <w:rPr>
          <w:rFonts w:ascii="Times New Roman" w:hAnsi="Times New Roman"/>
          <w:sz w:val="24"/>
          <w:szCs w:val="23"/>
        </w:rPr>
        <w:t>”, </w:t>
      </w:r>
      <w:r w:rsidRPr="001D5799">
        <w:rPr>
          <w:rFonts w:ascii="Times New Roman" w:hAnsi="Times New Roman"/>
          <w:i/>
          <w:sz w:val="24"/>
          <w:szCs w:val="23"/>
        </w:rPr>
        <w:t>Proceedings of Medinfo 2010</w:t>
      </w:r>
      <w:r w:rsidRPr="001D5799">
        <w:rPr>
          <w:rFonts w:ascii="Times New Roman" w:hAnsi="Times New Roman"/>
          <w:sz w:val="24"/>
          <w:szCs w:val="23"/>
        </w:rPr>
        <w:t>, </w:t>
      </w:r>
      <w:r w:rsidR="00FB273E" w:rsidRPr="001D5799">
        <w:rPr>
          <w:rFonts w:ascii="Times New Roman" w:hAnsi="Times New Roman"/>
          <w:sz w:val="24"/>
          <w:szCs w:val="23"/>
        </w:rPr>
        <w:t xml:space="preserve">Cape Town, South Africa </w:t>
      </w:r>
      <w:r w:rsidRPr="001D5799">
        <w:rPr>
          <w:rFonts w:ascii="Times New Roman" w:hAnsi="Times New Roman"/>
          <w:sz w:val="24"/>
          <w:szCs w:val="23"/>
        </w:rPr>
        <w:t>(</w:t>
      </w:r>
      <w:r w:rsidRPr="001D5799">
        <w:rPr>
          <w:rFonts w:ascii="Times New Roman" w:hAnsi="Times New Roman"/>
          <w:i/>
          <w:sz w:val="24"/>
          <w:szCs w:val="23"/>
        </w:rPr>
        <w:t>Studies in Health Technology and Informatics</w:t>
      </w:r>
      <w:r w:rsidRPr="001D5799">
        <w:rPr>
          <w:rFonts w:ascii="Times New Roman" w:hAnsi="Times New Roman"/>
          <w:sz w:val="24"/>
          <w:szCs w:val="23"/>
        </w:rPr>
        <w:t> 2010, 160) 1050-1054.</w:t>
      </w:r>
    </w:p>
    <w:p w14:paraId="6828DAC5" w14:textId="77777777" w:rsidR="00436007" w:rsidRPr="00436007" w:rsidRDefault="00436007" w:rsidP="00436007">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944" w:name="_Ref310672052"/>
      <w:bookmarkStart w:id="945" w:name="_Ref309738311"/>
      <w:r>
        <w:rPr>
          <w:rFonts w:ascii="Times New Roman" w:hAnsi="Times New Roman"/>
          <w:sz w:val="24"/>
          <w:szCs w:val="23"/>
        </w:rPr>
        <w:t>Peter T. Geach, “Some Problems about Time,”</w:t>
      </w:r>
      <w:r w:rsidRPr="00436007">
        <w:rPr>
          <w:rFonts w:ascii="Times New Roman" w:hAnsi="Times New Roman"/>
          <w:sz w:val="24"/>
          <w:szCs w:val="23"/>
        </w:rPr>
        <w:t xml:space="preserve"> </w:t>
      </w:r>
      <w:r w:rsidRPr="00436007">
        <w:rPr>
          <w:rFonts w:ascii="Times New Roman" w:hAnsi="Times New Roman"/>
          <w:i/>
          <w:sz w:val="24"/>
          <w:szCs w:val="23"/>
        </w:rPr>
        <w:t>Proceedings of the British Academy</w:t>
      </w:r>
      <w:r>
        <w:rPr>
          <w:rFonts w:ascii="Times New Roman" w:hAnsi="Times New Roman"/>
          <w:sz w:val="24"/>
          <w:szCs w:val="23"/>
        </w:rPr>
        <w:t>, 51 (1965),</w:t>
      </w:r>
      <w:r w:rsidRPr="00436007">
        <w:rPr>
          <w:rFonts w:ascii="Times New Roman" w:hAnsi="Times New Roman"/>
          <w:sz w:val="24"/>
          <w:szCs w:val="23"/>
        </w:rPr>
        <w:t xml:space="preserve"> 321-36. Reprinted in P. T. Geach, </w:t>
      </w:r>
      <w:r w:rsidRPr="00436007">
        <w:rPr>
          <w:rFonts w:ascii="Times New Roman" w:hAnsi="Times New Roman"/>
          <w:i/>
          <w:sz w:val="24"/>
          <w:szCs w:val="23"/>
        </w:rPr>
        <w:t>Logic Matters</w:t>
      </w:r>
      <w:r w:rsidRPr="00436007">
        <w:rPr>
          <w:rFonts w:ascii="Times New Roman" w:hAnsi="Times New Roman"/>
          <w:sz w:val="24"/>
          <w:szCs w:val="23"/>
        </w:rPr>
        <w:t xml:space="preserve"> </w:t>
      </w:r>
      <w:r>
        <w:rPr>
          <w:rFonts w:ascii="Times New Roman" w:hAnsi="Times New Roman"/>
          <w:sz w:val="24"/>
          <w:szCs w:val="23"/>
        </w:rPr>
        <w:t>(Oxford:  Basil Blackwell, 1972).</w:t>
      </w:r>
      <w:bookmarkEnd w:id="944"/>
    </w:p>
    <w:p w14:paraId="025DA27E" w14:textId="77777777" w:rsidR="009702B1" w:rsidRDefault="00961622" w:rsidP="009702B1">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946" w:name="_Ref310769090"/>
      <w:r w:rsidRPr="001D5799">
        <w:rPr>
          <w:rFonts w:ascii="Times New Roman" w:hAnsi="Times New Roman"/>
          <w:sz w:val="24"/>
          <w:szCs w:val="23"/>
        </w:rPr>
        <w:t>Thomas Bittner and Barry Smith, “</w:t>
      </w:r>
      <w:hyperlink r:id="rId110" w:history="1">
        <w:r w:rsidRPr="001D5799">
          <w:rPr>
            <w:rStyle w:val="Hyperlink"/>
            <w:rFonts w:ascii="Times New Roman" w:hAnsi="Times New Roman"/>
            <w:sz w:val="24"/>
            <w:szCs w:val="23"/>
          </w:rPr>
          <w:t>A Theory of Granular Partitions</w:t>
        </w:r>
      </w:hyperlink>
      <w:r w:rsidRPr="001D5799">
        <w:rPr>
          <w:rFonts w:ascii="Times New Roman" w:hAnsi="Times New Roman"/>
          <w:sz w:val="24"/>
          <w:szCs w:val="23"/>
        </w:rPr>
        <w:t xml:space="preserve">”, </w:t>
      </w:r>
      <w:r w:rsidR="00FB273E" w:rsidRPr="001D5799">
        <w:rPr>
          <w:rFonts w:ascii="Times New Roman" w:hAnsi="Times New Roman"/>
          <w:sz w:val="24"/>
          <w:szCs w:val="23"/>
          <w:lang w:val="de-DE"/>
        </w:rPr>
        <w:t xml:space="preserve">in K. Munn and B. Smith (eds.), </w:t>
      </w:r>
      <w:r w:rsidR="00FB273E" w:rsidRPr="001D5799">
        <w:rPr>
          <w:rFonts w:ascii="Times New Roman" w:hAnsi="Times New Roman"/>
          <w:i/>
          <w:sz w:val="24"/>
          <w:szCs w:val="23"/>
          <w:lang w:val="de-DE"/>
        </w:rPr>
        <w:t>Applied Ontology: An Introduction</w:t>
      </w:r>
      <w:r w:rsidR="00FB273E" w:rsidRPr="001D5799">
        <w:rPr>
          <w:rFonts w:ascii="Times New Roman" w:hAnsi="Times New Roman"/>
          <w:sz w:val="24"/>
          <w:szCs w:val="23"/>
          <w:lang w:val="de-DE"/>
        </w:rPr>
        <w:t>, Frankfurt/Lancaster: ontos, 2008, 125-158.</w:t>
      </w:r>
      <w:bookmarkStart w:id="947" w:name="_Ref309832797"/>
      <w:bookmarkEnd w:id="945"/>
      <w:bookmarkEnd w:id="946"/>
    </w:p>
    <w:p w14:paraId="5D2F76F7" w14:textId="77777777" w:rsidR="00424849" w:rsidRPr="009702B1" w:rsidRDefault="00424849" w:rsidP="009702B1">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r w:rsidRPr="009702B1">
        <w:rPr>
          <w:rFonts w:ascii="Times New Roman" w:hAnsi="Times New Roman"/>
          <w:sz w:val="24"/>
          <w:szCs w:val="23"/>
        </w:rPr>
        <w:t xml:space="preserve">Edmund Husserl, </w:t>
      </w:r>
      <w:r w:rsidRPr="009702B1">
        <w:rPr>
          <w:rFonts w:ascii="Times New Roman" w:hAnsi="Times New Roman"/>
          <w:i/>
          <w:sz w:val="24"/>
          <w:szCs w:val="23"/>
        </w:rPr>
        <w:t>Logical Investigations</w:t>
      </w:r>
      <w:r w:rsidRPr="009702B1">
        <w:rPr>
          <w:rFonts w:ascii="Times New Roman" w:hAnsi="Times New Roman"/>
          <w:sz w:val="24"/>
          <w:szCs w:val="23"/>
        </w:rPr>
        <w:t>, 2 vols., Eng. trans. by J. N. Findlay, 1970, London: Rout</w:t>
      </w:r>
      <w:r w:rsidRPr="009702B1">
        <w:rPr>
          <w:rFonts w:ascii="Times New Roman" w:hAnsi="Times New Roman"/>
          <w:sz w:val="24"/>
          <w:szCs w:val="23"/>
        </w:rPr>
        <w:softHyphen/>
        <w:t>ledge and Kegan Paul, 1970.</w:t>
      </w:r>
      <w:bookmarkEnd w:id="947"/>
    </w:p>
    <w:p w14:paraId="00F3CE9C" w14:textId="77777777" w:rsidR="00424849" w:rsidRPr="001D5799" w:rsidRDefault="00424849" w:rsidP="00E831E8">
      <w:pPr>
        <w:pStyle w:val="ListParagraph"/>
        <w:numPr>
          <w:ilvl w:val="0"/>
          <w:numId w:val="10"/>
        </w:numPr>
        <w:spacing w:before="200" w:after="99" w:line="240" w:lineRule="auto"/>
        <w:contextualSpacing w:val="0"/>
        <w:rPr>
          <w:rFonts w:ascii="Times New Roman" w:hAnsi="Times New Roman"/>
          <w:sz w:val="24"/>
          <w:szCs w:val="23"/>
        </w:rPr>
      </w:pPr>
      <w:bookmarkStart w:id="948" w:name="_Ref309819325"/>
      <w:r w:rsidRPr="001D5799">
        <w:rPr>
          <w:rFonts w:ascii="Times New Roman" w:hAnsi="Times New Roman"/>
          <w:sz w:val="24"/>
          <w:szCs w:val="23"/>
        </w:rPr>
        <w:t>Fabrice Correia, </w:t>
      </w:r>
      <w:r w:rsidRPr="001D5799">
        <w:rPr>
          <w:rFonts w:ascii="Times New Roman" w:hAnsi="Times New Roman"/>
          <w:i/>
          <w:iCs/>
          <w:sz w:val="24"/>
          <w:szCs w:val="23"/>
        </w:rPr>
        <w:t>Existential Dependence and Cognate Notions</w:t>
      </w:r>
      <w:r w:rsidRPr="001D5799">
        <w:rPr>
          <w:rFonts w:ascii="Times New Roman" w:hAnsi="Times New Roman"/>
          <w:sz w:val="24"/>
          <w:szCs w:val="23"/>
        </w:rPr>
        <w:t>, 2005, Munich: Philosophia Verlag.</w:t>
      </w:r>
      <w:bookmarkEnd w:id="948"/>
    </w:p>
    <w:p w14:paraId="2449D7DE" w14:textId="77777777" w:rsidR="00424849" w:rsidRPr="001D5799" w:rsidRDefault="00424849" w:rsidP="00E831E8">
      <w:pPr>
        <w:pStyle w:val="ListParagraph"/>
        <w:numPr>
          <w:ilvl w:val="0"/>
          <w:numId w:val="10"/>
        </w:numPr>
        <w:spacing w:before="200" w:after="99" w:line="240" w:lineRule="auto"/>
        <w:contextualSpacing w:val="0"/>
        <w:rPr>
          <w:rFonts w:ascii="Times New Roman" w:hAnsi="Times New Roman"/>
          <w:iCs/>
          <w:sz w:val="24"/>
          <w:szCs w:val="23"/>
        </w:rPr>
      </w:pPr>
      <w:bookmarkStart w:id="949" w:name="_Ref309821480"/>
      <w:r w:rsidRPr="001D5799">
        <w:rPr>
          <w:rFonts w:ascii="Times New Roman" w:hAnsi="Times New Roman"/>
          <w:iCs/>
          <w:sz w:val="24"/>
          <w:szCs w:val="23"/>
        </w:rPr>
        <w:t>Barry Smith, “</w:t>
      </w:r>
      <w:hyperlink r:id="rId111" w:history="1">
        <w:r w:rsidRPr="001D5799">
          <w:rPr>
            <w:rFonts w:ascii="Times New Roman" w:hAnsi="Times New Roman"/>
            <w:iCs/>
            <w:sz w:val="24"/>
            <w:szCs w:val="23"/>
          </w:rPr>
          <w:t>Truthmaker Realism</w:t>
        </w:r>
      </w:hyperlink>
      <w:r w:rsidRPr="001D5799">
        <w:rPr>
          <w:rFonts w:ascii="Times New Roman" w:hAnsi="Times New Roman"/>
          <w:iCs/>
          <w:sz w:val="24"/>
          <w:szCs w:val="23"/>
        </w:rPr>
        <w:t xml:space="preserve">”, </w:t>
      </w:r>
      <w:r w:rsidRPr="001D5799">
        <w:rPr>
          <w:rFonts w:ascii="Times New Roman" w:hAnsi="Times New Roman"/>
          <w:i/>
          <w:iCs/>
          <w:sz w:val="24"/>
          <w:szCs w:val="23"/>
        </w:rPr>
        <w:t>Australasian Journal of Philosophy</w:t>
      </w:r>
      <w:r w:rsidRPr="001D5799">
        <w:rPr>
          <w:rFonts w:ascii="Times New Roman" w:hAnsi="Times New Roman"/>
          <w:iCs/>
          <w:sz w:val="24"/>
          <w:szCs w:val="23"/>
        </w:rPr>
        <w:t>, 77 (3) (1999), 274–291.</w:t>
      </w:r>
      <w:bookmarkEnd w:id="949"/>
    </w:p>
    <w:p w14:paraId="3FEB2509" w14:textId="77777777" w:rsidR="00424849" w:rsidRPr="001D5799" w:rsidRDefault="00424849" w:rsidP="00E831E8">
      <w:pPr>
        <w:pStyle w:val="ListParagraph"/>
        <w:numPr>
          <w:ilvl w:val="0"/>
          <w:numId w:val="10"/>
        </w:numPr>
        <w:spacing w:before="200" w:after="99" w:line="240" w:lineRule="auto"/>
        <w:contextualSpacing w:val="0"/>
        <w:rPr>
          <w:rFonts w:ascii="Times New Roman" w:hAnsi="Times New Roman"/>
          <w:iCs/>
          <w:sz w:val="24"/>
          <w:szCs w:val="23"/>
        </w:rPr>
      </w:pPr>
      <w:bookmarkStart w:id="950" w:name="_Ref309897338"/>
      <w:r w:rsidRPr="001D5799">
        <w:rPr>
          <w:rFonts w:ascii="Times New Roman" w:hAnsi="Times New Roman"/>
          <w:iCs/>
          <w:sz w:val="24"/>
          <w:szCs w:val="23"/>
        </w:rPr>
        <w:t>Werner Ceusters, “</w:t>
      </w:r>
      <w:hyperlink r:id="rId112" w:history="1">
        <w:r w:rsidRPr="001D5799">
          <w:rPr>
            <w:rStyle w:val="Hyperlink"/>
            <w:rFonts w:ascii="Times New Roman" w:hAnsi="Times New Roman"/>
            <w:iCs/>
            <w:sz w:val="24"/>
            <w:szCs w:val="23"/>
          </w:rPr>
          <w:t>Towards a Realism-Based Metric for Quality Assurance in Ontology Matching</w:t>
        </w:r>
      </w:hyperlink>
      <w:r w:rsidRPr="001D5799">
        <w:rPr>
          <w:rFonts w:ascii="Times New Roman" w:hAnsi="Times New Roman"/>
          <w:iCs/>
          <w:sz w:val="24"/>
          <w:szCs w:val="23"/>
        </w:rPr>
        <w:t xml:space="preserve">”, </w:t>
      </w:r>
      <w:r w:rsidRPr="001D5799">
        <w:rPr>
          <w:rFonts w:ascii="Times New Roman" w:hAnsi="Times New Roman"/>
          <w:i/>
          <w:iCs/>
          <w:sz w:val="24"/>
          <w:szCs w:val="23"/>
        </w:rPr>
        <w:t>Formal Ontology in Information Systems</w:t>
      </w:r>
      <w:r w:rsidRPr="001D5799">
        <w:rPr>
          <w:rFonts w:ascii="Times New Roman" w:hAnsi="Times New Roman"/>
          <w:iCs/>
          <w:sz w:val="24"/>
          <w:szCs w:val="23"/>
        </w:rPr>
        <w:t xml:space="preserve"> (FOIS 2006), Brandon Bennett and Christiane Fellbaum (eds.), New York: IOS Press, 2006, 321-332.</w:t>
      </w:r>
      <w:bookmarkEnd w:id="950"/>
      <w:r w:rsidRPr="001D5799">
        <w:rPr>
          <w:rFonts w:ascii="Times New Roman" w:hAnsi="Times New Roman"/>
          <w:iCs/>
          <w:sz w:val="24"/>
          <w:szCs w:val="23"/>
        </w:rPr>
        <w:t xml:space="preserve"> </w:t>
      </w:r>
    </w:p>
    <w:p w14:paraId="3AF890E4" w14:textId="77777777" w:rsidR="00424849" w:rsidRPr="001D5799" w:rsidRDefault="00424849" w:rsidP="0052500C">
      <w:pPr>
        <w:pStyle w:val="ListParagraph"/>
        <w:numPr>
          <w:ilvl w:val="0"/>
          <w:numId w:val="10"/>
        </w:numPr>
        <w:spacing w:before="200" w:after="99" w:line="240" w:lineRule="auto"/>
        <w:rPr>
          <w:rFonts w:ascii="Times New Roman" w:hAnsi="Times New Roman"/>
          <w:iCs/>
          <w:sz w:val="24"/>
          <w:szCs w:val="23"/>
        </w:rPr>
      </w:pPr>
      <w:bookmarkStart w:id="951" w:name="_Ref309985142"/>
      <w:r w:rsidRPr="001D5799">
        <w:rPr>
          <w:rFonts w:ascii="Times New Roman" w:hAnsi="Times New Roman"/>
          <w:iCs/>
          <w:sz w:val="24"/>
          <w:szCs w:val="23"/>
        </w:rPr>
        <w:t xml:space="preserve">Werner Ceusters, F. Steurs, P. Zanstra, E. Van Der Haring, Jeremy Rogers, “From a Time Standard for Medical Informatics to a Controlled Language for Health,” </w:t>
      </w:r>
      <w:r w:rsidRPr="001D5799">
        <w:rPr>
          <w:rFonts w:ascii="Times New Roman" w:hAnsi="Times New Roman"/>
          <w:i/>
          <w:iCs/>
          <w:sz w:val="24"/>
          <w:szCs w:val="23"/>
        </w:rPr>
        <w:t>International Journal of Medical Informatics</w:t>
      </w:r>
      <w:r w:rsidRPr="001D5799">
        <w:rPr>
          <w:rFonts w:ascii="Times New Roman" w:hAnsi="Times New Roman"/>
          <w:iCs/>
          <w:sz w:val="24"/>
          <w:szCs w:val="23"/>
        </w:rPr>
        <w:t>, 1998. 48 (1-3), 85-101.</w:t>
      </w:r>
      <w:bookmarkEnd w:id="951"/>
    </w:p>
    <w:p w14:paraId="6CDB490D" w14:textId="77777777" w:rsidR="00424849" w:rsidRPr="001D5799" w:rsidRDefault="00424849" w:rsidP="0052500C">
      <w:pPr>
        <w:pStyle w:val="ListParagraph"/>
        <w:numPr>
          <w:ilvl w:val="0"/>
          <w:numId w:val="10"/>
        </w:numPr>
        <w:spacing w:before="200" w:after="99" w:line="240" w:lineRule="auto"/>
        <w:contextualSpacing w:val="0"/>
        <w:rPr>
          <w:rFonts w:ascii="Times New Roman" w:hAnsi="Times New Roman"/>
          <w:iCs/>
          <w:sz w:val="24"/>
          <w:szCs w:val="23"/>
        </w:rPr>
      </w:pPr>
      <w:bookmarkStart w:id="952" w:name="_Ref309994941"/>
      <w:r w:rsidRPr="001D5799">
        <w:rPr>
          <w:rFonts w:ascii="Times New Roman" w:hAnsi="Times New Roman"/>
          <w:iCs/>
          <w:sz w:val="24"/>
          <w:szCs w:val="23"/>
        </w:rPr>
        <w:t xml:space="preserve">Antony Galton, </w:t>
      </w:r>
      <w:r w:rsidRPr="001D5799">
        <w:rPr>
          <w:rFonts w:ascii="Times New Roman" w:hAnsi="Times New Roman"/>
          <w:i/>
          <w:iCs/>
          <w:sz w:val="24"/>
          <w:szCs w:val="23"/>
        </w:rPr>
        <w:t>Qualitative Spatial Change</w:t>
      </w:r>
      <w:r w:rsidRPr="001D5799">
        <w:rPr>
          <w:rFonts w:ascii="Times New Roman" w:hAnsi="Times New Roman"/>
          <w:iCs/>
          <w:sz w:val="24"/>
          <w:szCs w:val="23"/>
        </w:rPr>
        <w:t>, Oxford: Oxford University Press, 2000.</w:t>
      </w:r>
      <w:bookmarkEnd w:id="952"/>
    </w:p>
    <w:p w14:paraId="338E69D7" w14:textId="77777777" w:rsidR="00424849" w:rsidRPr="001D5799" w:rsidRDefault="00424849" w:rsidP="0046705D">
      <w:pPr>
        <w:pStyle w:val="ListParagraph"/>
        <w:numPr>
          <w:ilvl w:val="0"/>
          <w:numId w:val="10"/>
        </w:numPr>
        <w:spacing w:before="200" w:after="99" w:line="240" w:lineRule="auto"/>
        <w:contextualSpacing w:val="0"/>
        <w:rPr>
          <w:rFonts w:ascii="Times New Roman" w:hAnsi="Times New Roman"/>
          <w:i/>
          <w:iCs/>
          <w:sz w:val="24"/>
          <w:szCs w:val="23"/>
        </w:rPr>
      </w:pPr>
      <w:bookmarkStart w:id="953" w:name="_Ref309995704"/>
      <w:r w:rsidRPr="001D5799">
        <w:rPr>
          <w:rFonts w:ascii="Times New Roman" w:hAnsi="Times New Roman"/>
          <w:iCs/>
          <w:sz w:val="24"/>
          <w:szCs w:val="23"/>
        </w:rPr>
        <w:t>Brandon Bennett, “</w:t>
      </w:r>
      <w:hyperlink r:id="rId113" w:history="1">
        <w:r w:rsidRPr="001D5799">
          <w:rPr>
            <w:rStyle w:val="Hyperlink"/>
            <w:rFonts w:ascii="Times New Roman" w:hAnsi="Times New Roman"/>
            <w:iCs/>
            <w:sz w:val="24"/>
            <w:szCs w:val="23"/>
          </w:rPr>
          <w:t>Space, time, matter and things</w:t>
        </w:r>
      </w:hyperlink>
      <w:r w:rsidRPr="001D5799">
        <w:rPr>
          <w:rFonts w:ascii="Times New Roman" w:hAnsi="Times New Roman"/>
          <w:iCs/>
          <w:sz w:val="24"/>
          <w:szCs w:val="23"/>
        </w:rPr>
        <w:t xml:space="preserve">”, in C. Welty and B. Smith (eds.), </w:t>
      </w:r>
      <w:r w:rsidRPr="001D5799">
        <w:rPr>
          <w:rFonts w:ascii="Times New Roman" w:hAnsi="Times New Roman"/>
          <w:i/>
          <w:iCs/>
          <w:sz w:val="24"/>
          <w:szCs w:val="23"/>
        </w:rPr>
        <w:t>Proceedings of the 2nd international conference on Formal Ontology in Information Systems</w:t>
      </w:r>
      <w:r w:rsidRPr="001D5799">
        <w:rPr>
          <w:rFonts w:ascii="Times New Roman" w:hAnsi="Times New Roman"/>
          <w:iCs/>
          <w:sz w:val="24"/>
          <w:szCs w:val="23"/>
        </w:rPr>
        <w:t>(FOIS 2001), 105-116.</w:t>
      </w:r>
      <w:bookmarkEnd w:id="953"/>
    </w:p>
    <w:p w14:paraId="797F2928" w14:textId="77777777" w:rsidR="00424849" w:rsidRPr="001D5799" w:rsidRDefault="00424849" w:rsidP="0046705D">
      <w:pPr>
        <w:pStyle w:val="ListParagraph"/>
        <w:numPr>
          <w:ilvl w:val="0"/>
          <w:numId w:val="10"/>
        </w:numPr>
        <w:spacing w:before="200" w:after="99" w:line="240" w:lineRule="auto"/>
        <w:contextualSpacing w:val="0"/>
        <w:jc w:val="both"/>
        <w:rPr>
          <w:rFonts w:ascii="Times New Roman" w:hAnsi="Times New Roman"/>
          <w:i/>
          <w:iCs/>
          <w:sz w:val="24"/>
          <w:szCs w:val="23"/>
        </w:rPr>
      </w:pPr>
      <w:bookmarkStart w:id="954" w:name="_Ref310168539"/>
      <w:r w:rsidRPr="001D5799">
        <w:rPr>
          <w:rFonts w:ascii="Times New Roman" w:hAnsi="Times New Roman"/>
          <w:iCs/>
          <w:sz w:val="24"/>
          <w:szCs w:val="23"/>
        </w:rPr>
        <w:t>Ingvar Johansson, “</w:t>
      </w:r>
      <w:hyperlink r:id="rId114" w:history="1">
        <w:r w:rsidRPr="001D5799">
          <w:rPr>
            <w:rStyle w:val="Hyperlink"/>
            <w:rFonts w:ascii="Times New Roman" w:hAnsi="Times New Roman"/>
            <w:iCs/>
            <w:sz w:val="24"/>
            <w:szCs w:val="23"/>
          </w:rPr>
          <w:t>Determinables as Universals</w:t>
        </w:r>
      </w:hyperlink>
      <w:r w:rsidRPr="001D5799">
        <w:rPr>
          <w:rFonts w:ascii="Times New Roman" w:hAnsi="Times New Roman"/>
          <w:iCs/>
          <w:sz w:val="24"/>
          <w:szCs w:val="23"/>
        </w:rPr>
        <w:t xml:space="preserve">”, </w:t>
      </w:r>
      <w:r w:rsidRPr="001D5799">
        <w:rPr>
          <w:rFonts w:ascii="Times New Roman" w:hAnsi="Times New Roman"/>
          <w:i/>
          <w:iCs/>
          <w:sz w:val="24"/>
          <w:szCs w:val="23"/>
        </w:rPr>
        <w:t>The Monist</w:t>
      </w:r>
      <w:r w:rsidRPr="001D5799">
        <w:rPr>
          <w:rFonts w:ascii="Times New Roman" w:hAnsi="Times New Roman"/>
          <w:iCs/>
          <w:sz w:val="24"/>
          <w:szCs w:val="23"/>
        </w:rPr>
        <w:t>, 83 (1), 2000, 101-121.</w:t>
      </w:r>
      <w:bookmarkEnd w:id="954"/>
    </w:p>
    <w:p w14:paraId="1E5ACB62" w14:textId="77777777" w:rsidR="00424849" w:rsidRPr="00EC72BF" w:rsidRDefault="00424849" w:rsidP="0046705D">
      <w:pPr>
        <w:pStyle w:val="ListParagraph"/>
        <w:numPr>
          <w:ilvl w:val="0"/>
          <w:numId w:val="10"/>
        </w:numPr>
        <w:spacing w:before="200" w:after="99" w:line="240" w:lineRule="auto"/>
        <w:contextualSpacing w:val="0"/>
        <w:rPr>
          <w:rFonts w:ascii="Times New Roman" w:hAnsi="Times New Roman"/>
          <w:i/>
          <w:iCs/>
          <w:sz w:val="24"/>
          <w:szCs w:val="23"/>
        </w:rPr>
      </w:pPr>
      <w:bookmarkStart w:id="955" w:name="_Ref310260422"/>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15" w:history="1">
        <w:r w:rsidRPr="001D5799">
          <w:rPr>
            <w:rStyle w:val="Hyperlink"/>
            <w:rFonts w:ascii="Times New Roman" w:hAnsi="Times New Roman"/>
            <w:sz w:val="24"/>
            <w:szCs w:val="23"/>
          </w:rPr>
          <w:t>Characteristica Universalis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Language, Truth and Ontology</w:t>
      </w:r>
      <w:r w:rsidRPr="001D5799">
        <w:rPr>
          <w:rFonts w:ascii="Times New Roman" w:hAnsi="Times New Roman"/>
          <w:sz w:val="24"/>
          <w:szCs w:val="23"/>
        </w:rPr>
        <w:t>, Dordrecht/Boston/London: Kluwer, 1992, 48–77.</w:t>
      </w:r>
      <w:bookmarkEnd w:id="955"/>
    </w:p>
    <w:p w14:paraId="1C393F27" w14:textId="77777777" w:rsidR="00424849" w:rsidRDefault="00424849" w:rsidP="00217CC2">
      <w:pPr>
        <w:pStyle w:val="ListParagraph"/>
        <w:numPr>
          <w:ilvl w:val="0"/>
          <w:numId w:val="10"/>
        </w:numPr>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Barry Smith and Roberto Casati, “</w:t>
      </w:r>
      <w:hyperlink r:id="rId116" w:history="1">
        <w:r w:rsidRPr="00606B06">
          <w:rPr>
            <w:rStyle w:val="Hyperlink"/>
            <w:rFonts w:ascii="Times New Roman" w:hAnsi="Times New Roman"/>
            <w:iCs/>
            <w:sz w:val="24"/>
            <w:szCs w:val="23"/>
          </w:rPr>
          <w:t>Naive Physics: An Essay in Ontology</w:t>
        </w:r>
      </w:hyperlink>
      <w:r w:rsidRPr="00606B06">
        <w:rPr>
          <w:rFonts w:ascii="Times New Roman" w:hAnsi="Times New Roman"/>
          <w:iCs/>
          <w:sz w:val="24"/>
          <w:szCs w:val="23"/>
        </w:rPr>
        <w:t xml:space="preserve">”, </w:t>
      </w:r>
      <w:r w:rsidRPr="00606B06">
        <w:rPr>
          <w:rFonts w:ascii="Times New Roman" w:hAnsi="Times New Roman"/>
          <w:i/>
          <w:iCs/>
          <w:sz w:val="24"/>
          <w:szCs w:val="23"/>
        </w:rPr>
        <w:t>Philosophical Psychology</w:t>
      </w:r>
      <w:r w:rsidRPr="00606B06">
        <w:rPr>
          <w:rFonts w:ascii="Times New Roman" w:hAnsi="Times New Roman"/>
          <w:iCs/>
          <w:sz w:val="24"/>
          <w:szCs w:val="23"/>
        </w:rPr>
        <w:t>, 7/2 (1994), 225-244.</w:t>
      </w:r>
      <w:bookmarkStart w:id="956" w:name="_Ref310761974"/>
    </w:p>
    <w:p w14:paraId="5B3878C2" w14:textId="77777777" w:rsidR="00424849" w:rsidRDefault="00424849" w:rsidP="00606B06">
      <w:pPr>
        <w:pStyle w:val="ListParagraph"/>
        <w:numPr>
          <w:ilvl w:val="0"/>
          <w:numId w:val="10"/>
        </w:numPr>
        <w:spacing w:before="200" w:after="99" w:line="240" w:lineRule="auto"/>
        <w:contextualSpacing w:val="0"/>
        <w:rPr>
          <w:rFonts w:ascii="Times New Roman" w:hAnsi="Times New Roman"/>
          <w:iCs/>
          <w:sz w:val="24"/>
          <w:szCs w:val="23"/>
        </w:rPr>
      </w:pPr>
      <w:bookmarkStart w:id="957" w:name="_Ref313200424"/>
      <w:r w:rsidRPr="00606B06">
        <w:rPr>
          <w:rFonts w:ascii="Times New Roman" w:hAnsi="Times New Roman"/>
          <w:iCs/>
          <w:sz w:val="24"/>
          <w:szCs w:val="23"/>
        </w:rPr>
        <w:t>Ludger Jansen and Stefan Schulz, “</w:t>
      </w:r>
      <w:hyperlink r:id="rId117" w:history="1">
        <w:r w:rsidRPr="009D2F5A">
          <w:rPr>
            <w:rStyle w:val="Hyperlink"/>
            <w:rFonts w:ascii="Times New Roman" w:hAnsi="Times New Roman"/>
            <w:iCs/>
            <w:sz w:val="24"/>
            <w:szCs w:val="23"/>
          </w:rPr>
          <w:t>Grains, components and mixtures in biomedical ontologies</w:t>
        </w:r>
      </w:hyperlink>
      <w:r w:rsidRPr="00606B06">
        <w:rPr>
          <w:rFonts w:ascii="Times New Roman" w:hAnsi="Times New Roman"/>
          <w:iCs/>
          <w:sz w:val="24"/>
          <w:szCs w:val="23"/>
        </w:rPr>
        <w:t xml:space="preserve">”, </w:t>
      </w:r>
      <w:r w:rsidRPr="00606B06">
        <w:rPr>
          <w:rFonts w:ascii="Times New Roman" w:hAnsi="Times New Roman"/>
          <w:i/>
          <w:iCs/>
          <w:sz w:val="24"/>
          <w:szCs w:val="23"/>
        </w:rPr>
        <w:t>Journal of Biomedical Semantics</w:t>
      </w:r>
      <w:r w:rsidRPr="00606B06">
        <w:rPr>
          <w:rFonts w:ascii="Times New Roman" w:hAnsi="Times New Roman"/>
          <w:iCs/>
          <w:sz w:val="24"/>
          <w:szCs w:val="23"/>
        </w:rPr>
        <w:t xml:space="preserve"> 2011, 2(Suppl 4):S2</w:t>
      </w:r>
      <w:bookmarkEnd w:id="956"/>
      <w:r>
        <w:rPr>
          <w:rFonts w:ascii="Times New Roman" w:hAnsi="Times New Roman"/>
          <w:iCs/>
          <w:sz w:val="24"/>
          <w:szCs w:val="23"/>
        </w:rPr>
        <w:t>.</w:t>
      </w:r>
      <w:bookmarkEnd w:id="957"/>
    </w:p>
    <w:p w14:paraId="207D9028" w14:textId="77777777" w:rsidR="00424849" w:rsidRDefault="00424849" w:rsidP="00606B06">
      <w:pPr>
        <w:pStyle w:val="ListParagraph"/>
        <w:numPr>
          <w:ilvl w:val="0"/>
          <w:numId w:val="10"/>
        </w:numPr>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E. Jonathan Lowe, “</w:t>
      </w:r>
      <w:hyperlink r:id="rId118" w:history="1">
        <w:r w:rsidRPr="00606B06">
          <w:rPr>
            <w:rStyle w:val="Hyperlink"/>
            <w:rFonts w:ascii="Times New Roman" w:hAnsi="Times New Roman"/>
            <w:iCs/>
            <w:sz w:val="24"/>
            <w:szCs w:val="23"/>
          </w:rPr>
          <w:t>Ontological Dependence</w:t>
        </w:r>
      </w:hyperlink>
      <w:r w:rsidRPr="00606B06">
        <w:rPr>
          <w:rFonts w:ascii="Times New Roman" w:hAnsi="Times New Roman"/>
          <w:iCs/>
          <w:sz w:val="24"/>
          <w:szCs w:val="23"/>
        </w:rPr>
        <w:t xml:space="preserve">”, </w:t>
      </w:r>
      <w:r w:rsidRPr="00606B06">
        <w:rPr>
          <w:rFonts w:ascii="Times New Roman" w:hAnsi="Times New Roman"/>
          <w:i/>
          <w:iCs/>
          <w:sz w:val="24"/>
          <w:szCs w:val="23"/>
        </w:rPr>
        <w:t>The Stanford Encyclopedia of Philosophy</w:t>
      </w:r>
      <w:r w:rsidRPr="00606B06">
        <w:rPr>
          <w:rFonts w:ascii="Times New Roman" w:hAnsi="Times New Roman"/>
          <w:iCs/>
          <w:sz w:val="24"/>
          <w:szCs w:val="23"/>
        </w:rPr>
        <w:t xml:space="preserve"> (Spring 2010 Edition), Edward N. Zalta (ed.). </w:t>
      </w:r>
    </w:p>
    <w:p w14:paraId="0C1014AB" w14:textId="77777777" w:rsidR="00424849" w:rsidRPr="00A01415" w:rsidRDefault="00424849" w:rsidP="00606B06">
      <w:pPr>
        <w:pStyle w:val="ListParagraph"/>
        <w:numPr>
          <w:ilvl w:val="0"/>
          <w:numId w:val="10"/>
        </w:numPr>
        <w:spacing w:before="200" w:after="99" w:line="240" w:lineRule="auto"/>
        <w:contextualSpacing w:val="0"/>
        <w:jc w:val="both"/>
        <w:rPr>
          <w:rFonts w:ascii="Times New Roman" w:hAnsi="Times New Roman"/>
          <w:iCs/>
          <w:sz w:val="24"/>
          <w:szCs w:val="23"/>
        </w:rPr>
      </w:pPr>
      <w:bookmarkStart w:id="958" w:name="_Ref310772268"/>
      <w:r w:rsidRPr="00A01415">
        <w:rPr>
          <w:rFonts w:ascii="Times New Roman" w:hAnsi="Times New Roman"/>
          <w:iCs/>
          <w:sz w:val="24"/>
          <w:szCs w:val="23"/>
        </w:rPr>
        <w:t>Thomas Bittner, Maureen Donnelly and Barry Smith, “</w:t>
      </w:r>
      <w:hyperlink r:id="rId119" w:history="1">
        <w:r w:rsidRPr="00A01415">
          <w:rPr>
            <w:rStyle w:val="Hyperlink"/>
            <w:rFonts w:ascii="Times New Roman" w:hAnsi="Times New Roman"/>
            <w:iCs/>
            <w:sz w:val="24"/>
            <w:szCs w:val="23"/>
          </w:rPr>
          <w:t>Individuals, Universals, Collections: On the Foundational Relations of Ontology</w:t>
        </w:r>
      </w:hyperlink>
      <w:r w:rsidRPr="00A01415">
        <w:rPr>
          <w:rFonts w:ascii="Times New Roman" w:hAnsi="Times New Roman"/>
          <w:iCs/>
          <w:sz w:val="24"/>
          <w:szCs w:val="23"/>
        </w:rPr>
        <w:t xml:space="preserve">”, in: A.C. Varzi and L. Vieu (eds.), </w:t>
      </w:r>
      <w:r w:rsidRPr="00A01415">
        <w:rPr>
          <w:rFonts w:ascii="Times New Roman" w:hAnsi="Times New Roman"/>
          <w:i/>
          <w:iCs/>
          <w:sz w:val="24"/>
          <w:szCs w:val="23"/>
        </w:rPr>
        <w:t>Proceedings of the Third Conference on Formal Ontology in Information Systems</w:t>
      </w:r>
      <w:r w:rsidRPr="00A01415">
        <w:rPr>
          <w:rFonts w:ascii="Times New Roman" w:hAnsi="Times New Roman"/>
          <w:iCs/>
          <w:sz w:val="24"/>
          <w:szCs w:val="23"/>
        </w:rPr>
        <w:t xml:space="preserve"> (FOIS 2004), Amsterdam: IOS Press, 37-48.</w:t>
      </w:r>
      <w:bookmarkEnd w:id="958"/>
      <w:r w:rsidRPr="00A01415">
        <w:rPr>
          <w:rFonts w:ascii="Times New Roman" w:hAnsi="Times New Roman"/>
          <w:iCs/>
          <w:sz w:val="24"/>
          <w:szCs w:val="23"/>
        </w:rPr>
        <w:t xml:space="preserve"> </w:t>
      </w:r>
    </w:p>
    <w:p w14:paraId="5FF59832" w14:textId="77777777" w:rsidR="00774A84" w:rsidRDefault="00774A84" w:rsidP="00774A84">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959" w:name="_Ref313200566"/>
      <w:r>
        <w:rPr>
          <w:rFonts w:ascii="Times New Roman" w:hAnsi="Times New Roman"/>
          <w:iCs/>
          <w:sz w:val="24"/>
          <w:szCs w:val="23"/>
        </w:rPr>
        <w:t>Janna Hastings, Colin Batchelor and Stefan Schulz, “</w:t>
      </w:r>
      <w:hyperlink r:id="rId120" w:history="1">
        <w:r w:rsidRPr="00431E75">
          <w:rPr>
            <w:rStyle w:val="Hyperlink"/>
            <w:rFonts w:ascii="Times New Roman" w:hAnsi="Times New Roman"/>
            <w:iCs/>
            <w:sz w:val="24"/>
            <w:szCs w:val="23"/>
          </w:rPr>
          <w:t>Parts and wholes, shapes and holes in living beings</w:t>
        </w:r>
      </w:hyperlink>
      <w:r>
        <w:rPr>
          <w:rFonts w:ascii="Times New Roman" w:hAnsi="Times New Roman"/>
          <w:iCs/>
          <w:sz w:val="24"/>
          <w:szCs w:val="23"/>
        </w:rPr>
        <w:t xml:space="preserve">”, in O. Kutz, J. Hastings, M. Bhatt and S. Borgo (eds.), </w:t>
      </w:r>
      <w:r>
        <w:rPr>
          <w:rFonts w:ascii="Times New Roman" w:hAnsi="Times New Roman"/>
          <w:i/>
          <w:iCs/>
          <w:sz w:val="24"/>
          <w:szCs w:val="23"/>
        </w:rPr>
        <w:t>Proceedings of the first SHAPES workshop</w:t>
      </w:r>
      <w:r>
        <w:rPr>
          <w:rFonts w:ascii="Times New Roman" w:hAnsi="Times New Roman"/>
          <w:iCs/>
          <w:sz w:val="24"/>
          <w:szCs w:val="23"/>
        </w:rPr>
        <w:t xml:space="preserve"> (SHAPES 1.0), CEUR-WS Volume 812.</w:t>
      </w:r>
      <w:bookmarkEnd w:id="959"/>
    </w:p>
    <w:p w14:paraId="6BDC9938" w14:textId="77777777" w:rsidR="00774A84" w:rsidRDefault="00774A84" w:rsidP="00774A84">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960" w:name="_Ref313200298"/>
      <w:r>
        <w:rPr>
          <w:rFonts w:ascii="Times New Roman" w:hAnsi="Times New Roman"/>
          <w:iCs/>
          <w:sz w:val="24"/>
          <w:szCs w:val="23"/>
        </w:rPr>
        <w:t>Ludger Jansen, Stefan Schulz: “</w:t>
      </w:r>
      <w:hyperlink r:id="rId121" w:history="1">
        <w:r w:rsidRPr="007B69DA">
          <w:rPr>
            <w:rStyle w:val="Hyperlink"/>
            <w:rFonts w:ascii="Times New Roman" w:hAnsi="Times New Roman"/>
            <w:iCs/>
            <w:sz w:val="24"/>
            <w:szCs w:val="23"/>
          </w:rPr>
          <w:t>The Ten Commandments of Ontological Engineering</w:t>
        </w:r>
      </w:hyperlink>
      <w:r>
        <w:rPr>
          <w:rFonts w:ascii="Times New Roman" w:hAnsi="Times New Roman"/>
          <w:iCs/>
          <w:sz w:val="24"/>
          <w:szCs w:val="23"/>
        </w:rPr>
        <w:t>”</w:t>
      </w:r>
      <w:r w:rsidRPr="007B69DA">
        <w:rPr>
          <w:rFonts w:ascii="Times New Roman" w:hAnsi="Times New Roman"/>
          <w:iCs/>
          <w:sz w:val="24"/>
          <w:szCs w:val="23"/>
        </w:rPr>
        <w:t xml:space="preserve">, </w:t>
      </w:r>
      <w:r>
        <w:rPr>
          <w:rFonts w:ascii="Times New Roman" w:hAnsi="Times New Roman"/>
          <w:iCs/>
          <w:sz w:val="24"/>
          <w:szCs w:val="23"/>
        </w:rPr>
        <w:t xml:space="preserve">in </w:t>
      </w:r>
      <w:r w:rsidRPr="007B69DA">
        <w:rPr>
          <w:rFonts w:ascii="Times New Roman" w:hAnsi="Times New Roman"/>
          <w:i/>
          <w:iCs/>
          <w:sz w:val="24"/>
          <w:szCs w:val="23"/>
        </w:rPr>
        <w:t>Proceedings of the 3rd Workshop of Ontologies in Biomedicine and Life Sciences</w:t>
      </w:r>
      <w:r>
        <w:rPr>
          <w:rFonts w:ascii="Times New Roman" w:hAnsi="Times New Roman"/>
          <w:iCs/>
          <w:sz w:val="24"/>
          <w:szCs w:val="23"/>
        </w:rPr>
        <w:t xml:space="preserve"> (OBML), Berlin, October</w:t>
      </w:r>
      <w:r w:rsidRPr="007B69DA">
        <w:rPr>
          <w:rFonts w:ascii="Times New Roman" w:hAnsi="Times New Roman"/>
          <w:iCs/>
          <w:sz w:val="24"/>
          <w:szCs w:val="23"/>
        </w:rPr>
        <w:t xml:space="preserve"> 2011</w:t>
      </w:r>
      <w:bookmarkEnd w:id="960"/>
    </w:p>
    <w:p w14:paraId="08EED822" w14:textId="77777777" w:rsidR="00774A84" w:rsidRPr="007B69DA" w:rsidRDefault="00774A84" w:rsidP="00774A84">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961" w:name="_Ref313200808"/>
      <w:r>
        <w:rPr>
          <w:rFonts w:ascii="Times New Roman" w:hAnsi="Times New Roman"/>
          <w:iCs/>
          <w:sz w:val="24"/>
          <w:szCs w:val="23"/>
        </w:rPr>
        <w:t xml:space="preserve">Colin Batchelor, Janna Hastings and Christoph Steinbeck, “Ontological dependence, dispositions and institutional reality in chemistry”, </w:t>
      </w:r>
      <w:r w:rsidRPr="007B69DA">
        <w:rPr>
          <w:rFonts w:ascii="Times New Roman" w:hAnsi="Times New Roman"/>
          <w:iCs/>
          <w:sz w:val="24"/>
          <w:szCs w:val="23"/>
        </w:rPr>
        <w:t xml:space="preserve">in Antony Galton and Riichiro Mizoguchi (eds.), </w:t>
      </w:r>
      <w:r w:rsidRPr="007B69DA">
        <w:rPr>
          <w:rFonts w:ascii="Times New Roman" w:hAnsi="Times New Roman"/>
          <w:i/>
          <w:iCs/>
          <w:sz w:val="24"/>
          <w:szCs w:val="23"/>
        </w:rPr>
        <w:t>Formal Ontology in Information Systems. Proceedings of the Sixth International Conference (FOIS 2010)</w:t>
      </w:r>
      <w:r w:rsidRPr="007B69DA">
        <w:rPr>
          <w:rFonts w:ascii="Times New Roman" w:hAnsi="Times New Roman"/>
          <w:iCs/>
          <w:sz w:val="24"/>
          <w:szCs w:val="23"/>
        </w:rPr>
        <w:t>, Amsterdam: IOS Press, 2010</w:t>
      </w:r>
      <w:r>
        <w:rPr>
          <w:rFonts w:ascii="Times New Roman" w:hAnsi="Times New Roman"/>
          <w:iCs/>
          <w:sz w:val="24"/>
          <w:szCs w:val="23"/>
        </w:rPr>
        <w:t>, 271-284.</w:t>
      </w:r>
      <w:bookmarkEnd w:id="961"/>
    </w:p>
    <w:p w14:paraId="4DE63B49" w14:textId="77777777" w:rsidR="00424849" w:rsidRPr="001E66EA" w:rsidRDefault="00424849" w:rsidP="001E66EA">
      <w:pPr>
        <w:spacing w:before="200" w:after="99" w:line="240" w:lineRule="auto"/>
        <w:rPr>
          <w:rFonts w:ascii="Times New Roman" w:hAnsi="Times New Roman"/>
          <w:iCs/>
          <w:sz w:val="24"/>
          <w:szCs w:val="23"/>
        </w:rPr>
      </w:pPr>
    </w:p>
    <w:sectPr w:rsidR="00424849" w:rsidRPr="001E66EA" w:rsidSect="00534F73">
      <w:headerReference w:type="even" r:id="rId122"/>
      <w:headerReference w:type="default" r:id="rId123"/>
      <w:footerReference w:type="default" r:id="rId124"/>
      <w:headerReference w:type="first" r:id="rId125"/>
      <w:footerReference w:type="first" r:id="rId1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3D7C0E" w14:textId="77777777" w:rsidR="003A4CA0" w:rsidRDefault="003A4CA0" w:rsidP="00E32204">
      <w:pPr>
        <w:spacing w:after="0" w:line="240" w:lineRule="auto"/>
      </w:pPr>
      <w:r>
        <w:separator/>
      </w:r>
    </w:p>
  </w:endnote>
  <w:endnote w:type="continuationSeparator" w:id="0">
    <w:p w14:paraId="7F113117" w14:textId="77777777" w:rsidR="003A4CA0" w:rsidRDefault="003A4CA0" w:rsidP="00E3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00000001" w:usb1="08070000" w:usb2="00000010" w:usb3="00000000" w:csb0="00020000"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imes New Roman Bold">
    <w:altName w:val="Times New Roman"/>
    <w:panose1 w:val="02020803070505020304"/>
    <w:charset w:val="00"/>
    <w:family w:val="roman"/>
    <w:pitch w:val="default"/>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975443D" w14:textId="77777777" w:rsidR="00D937F9" w:rsidRDefault="00D937F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C1F9D8" w14:textId="77777777" w:rsidR="00FF29D8" w:rsidRDefault="00FF29D8">
    <w:pPr>
      <w:pStyle w:val="Footer"/>
      <w:jc w:val="center"/>
    </w:pPr>
  </w:p>
  <w:p w14:paraId="150FDB18" w14:textId="77777777" w:rsidR="00D937F9" w:rsidRPr="00D937F9" w:rsidRDefault="00D937F9" w:rsidP="00D937F9">
    <w:pPr>
      <w:pStyle w:val="Footer"/>
      <w:rPr>
        <w:ins w:id="390" w:author="Alan Ruttenberg" w:date="2012-01-14T16:58:00Z"/>
        <w:i/>
        <w:iCs/>
        <w:color w:val="FF0000"/>
        <w:rPrChange w:id="391" w:author="Alan Ruttenberg" w:date="2012-01-14T16:59:00Z">
          <w:rPr>
            <w:ins w:id="392" w:author="Alan Ruttenberg" w:date="2012-01-14T16:58:00Z"/>
          </w:rPr>
        </w:rPrChange>
      </w:rPr>
    </w:pPr>
    <w:ins w:id="393" w:author="Alan Ruttenberg" w:date="2012-01-14T16:58:00Z">
      <w:r w:rsidRPr="00D937F9">
        <w:rPr>
          <w:i/>
          <w:iCs/>
          <w:color w:val="FF0000"/>
          <w:rPrChange w:id="394" w:author="Alan Ruttenberg" w:date="2012-01-14T16:59:00Z">
            <w:rPr/>
          </w:rPrChange>
        </w:rPr>
        <w:t>This document, under intensive revision, is disseminated for purposes of discussion and should not be further circulated or cited.</w:t>
      </w:r>
    </w:ins>
  </w:p>
  <w:p w14:paraId="319AA2AB" w14:textId="77777777" w:rsidR="00FF29D8" w:rsidRDefault="00FF29D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2CD4E6E" w14:textId="77777777" w:rsidR="00FF29D8" w:rsidRDefault="00FF29D8">
    <w:pPr>
      <w:pStyle w:val="Footer"/>
      <w:jc w:val="center"/>
    </w:pPr>
  </w:p>
  <w:p w14:paraId="69468F06" w14:textId="77777777" w:rsidR="00FF29D8" w:rsidRDefault="00FF29D8">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18"/>
        <w:szCs w:val="18"/>
      </w:rPr>
      <w:id w:val="13055259"/>
      <w:docPartObj>
        <w:docPartGallery w:val="Page Numbers (Bottom of Page)"/>
        <w:docPartUnique/>
      </w:docPartObj>
    </w:sdtPr>
    <w:sdtEndPr/>
    <w:sdtContent>
      <w:p w14:paraId="6FBD25D3" w14:textId="77777777" w:rsidR="00FF29D8" w:rsidRPr="00C5140F" w:rsidRDefault="00FF29D8" w:rsidP="00C5140F">
        <w:pPr>
          <w:pStyle w:val="Footer"/>
          <w:jc w:val="center"/>
          <w:rPr>
            <w:sz w:val="18"/>
            <w:szCs w:val="18"/>
          </w:rPr>
        </w:pPr>
      </w:p>
      <w:p w14:paraId="4660F5DB" w14:textId="77777777" w:rsidR="00FF29D8" w:rsidRPr="00C5140F" w:rsidRDefault="00FF29D8" w:rsidP="00C5140F">
        <w:pPr>
          <w:pStyle w:val="Footer"/>
          <w:jc w:val="center"/>
          <w:rPr>
            <w:sz w:val="18"/>
            <w:szCs w:val="18"/>
          </w:rPr>
        </w:pPr>
        <w:r>
          <w:rPr>
            <w:noProof/>
            <w:sz w:val="18"/>
            <w:szCs w:val="18"/>
          </w:rPr>
          <mc:AlternateContent>
            <mc:Choice Requires="wps">
              <w:drawing>
                <wp:anchor distT="4294967295" distB="4294967295" distL="114300" distR="114300" simplePos="0" relativeHeight="251662336" behindDoc="0" locked="0" layoutInCell="1" allowOverlap="1" wp14:anchorId="2AB3A057" wp14:editId="481AEA45">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74BE8B2C" w14:textId="696FFBA7" w:rsidR="00D937F9" w:rsidRPr="00D937F9" w:rsidRDefault="00FF29D8" w:rsidP="00D937F9">
        <w:pPr>
          <w:pStyle w:val="Footer"/>
          <w:jc w:val="center"/>
          <w:rPr>
            <w:ins w:id="963" w:author="Alan Ruttenberg" w:date="2012-01-14T16:59:00Z"/>
            <w:sz w:val="18"/>
            <w:szCs w:val="18"/>
          </w:rPr>
        </w:pPr>
        <w:r w:rsidRPr="00C5140F">
          <w:rPr>
            <w:sz w:val="18"/>
            <w:szCs w:val="18"/>
          </w:rPr>
          <w:t>BFO 2.</w:t>
        </w:r>
        <w:r>
          <w:rPr>
            <w:sz w:val="18"/>
            <w:szCs w:val="18"/>
          </w:rPr>
          <w:t>0 Draft Document</w:t>
        </w:r>
        <w:ins w:id="964" w:author="Alan Ruttenberg" w:date="2012-01-14T16:59:00Z">
          <w:r w:rsidR="00D937F9">
            <w:rPr>
              <w:sz w:val="18"/>
              <w:szCs w:val="18"/>
            </w:rPr>
            <w:t xml:space="preserve"> </w:t>
          </w:r>
        </w:ins>
        <w:ins w:id="965" w:author="Alan Ruttenberg" w:date="2012-01-14T17:00:00Z">
          <w:r w:rsidR="00D937F9">
            <w:rPr>
              <w:sz w:val="18"/>
              <w:szCs w:val="18"/>
            </w:rPr>
            <w:br/>
          </w:r>
        </w:ins>
        <w:ins w:id="966" w:author="Alan Ruttenberg" w:date="2012-01-14T16:59:00Z">
          <w:r w:rsidR="00D937F9" w:rsidRPr="00D937F9">
            <w:rPr>
              <w:i/>
              <w:iCs/>
              <w:color w:val="FF0000"/>
              <w:sz w:val="18"/>
              <w:szCs w:val="18"/>
              <w:rPrChange w:id="967" w:author="Alan Ruttenberg" w:date="2012-01-14T16:59:00Z">
                <w:rPr>
                  <w:sz w:val="18"/>
                  <w:szCs w:val="18"/>
                </w:rPr>
              </w:rPrChange>
            </w:rPr>
            <w:t>This document, under intensive revision, is disseminated for purposes of discussion and should not be further circulated or cited</w:t>
          </w:r>
          <w:r w:rsidR="00D937F9" w:rsidRPr="00D937F9">
            <w:rPr>
              <w:sz w:val="18"/>
              <w:szCs w:val="18"/>
            </w:rPr>
            <w:t>.</w:t>
          </w:r>
        </w:ins>
      </w:p>
      <w:p w14:paraId="10C4A31C" w14:textId="02C7BF6B" w:rsidR="00FF29D8" w:rsidRPr="00C5140F" w:rsidRDefault="00D937F9" w:rsidP="0064627E">
        <w:pPr>
          <w:pStyle w:val="Footer"/>
          <w:jc w:val="center"/>
          <w:rPr>
            <w:sz w:val="18"/>
            <w:szCs w:val="18"/>
          </w:rPr>
        </w:pPr>
      </w:p>
    </w:sdtContent>
  </w:sdt>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055261"/>
      <w:docPartObj>
        <w:docPartGallery w:val="Page Numbers (Bottom of Page)"/>
        <w:docPartUnique/>
      </w:docPartObj>
    </w:sdtPr>
    <w:sdtEndPr/>
    <w:sdtContent>
      <w:p w14:paraId="53D60F09" w14:textId="77777777" w:rsidR="00FF29D8" w:rsidRDefault="00FF29D8" w:rsidP="00DB06DC">
        <w:pPr>
          <w:pStyle w:val="Footer"/>
          <w:jc w:val="center"/>
        </w:pPr>
        <w:r>
          <w:rPr>
            <w:noProof/>
          </w:rPr>
          <mc:AlternateContent>
            <mc:Choice Requires="wps">
              <w:drawing>
                <wp:anchor distT="4294967295" distB="4294967295" distL="114300" distR="114300" simplePos="0" relativeHeight="251658240" behindDoc="0" locked="0" layoutInCell="1" allowOverlap="1" wp14:anchorId="7438701E" wp14:editId="343218B3">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560BAB0E" w14:textId="77777777" w:rsidR="00FF29D8" w:rsidRDefault="00FF29D8" w:rsidP="00DB06DC">
        <w:pPr>
          <w:pStyle w:val="Footer"/>
          <w:jc w:val="center"/>
        </w:pPr>
        <w:r>
          <w:rPr>
            <w:noProof/>
          </w:rPr>
          <mc:AlternateContent>
            <mc:Choice Requires="wps">
              <w:drawing>
                <wp:anchor distT="4294967295" distB="4294967295" distL="114300" distR="114300" simplePos="0" relativeHeight="251659264" behindDoc="0" locked="0" layoutInCell="1" allowOverlap="1" wp14:anchorId="00EA50CA" wp14:editId="382A0CFB">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8AE0950" w14:textId="77777777" w:rsidR="00FF29D8" w:rsidRDefault="00FF29D8" w:rsidP="00DB06DC">
        <w:pPr>
          <w:pStyle w:val="Footer"/>
          <w:jc w:val="center"/>
        </w:pPr>
        <w:r>
          <w:t>Two-Day Meeting on BFO 2.0, Thu Nov 10 – Fri Nov 11, 2011 (EST)</w:t>
        </w:r>
      </w:p>
      <w:p w14:paraId="67A7F1A4" w14:textId="77777777" w:rsidR="00FF29D8" w:rsidRDefault="00FF29D8" w:rsidP="00DB06DC">
        <w:pPr>
          <w:pStyle w:val="Footer"/>
          <w:jc w:val="center"/>
        </w:pPr>
        <w:r>
          <w:t>Center of Excellence in Bioinformatics and Life Sciences, Buffalo, US</w:t>
        </w:r>
      </w:p>
    </w:sdtContent>
  </w:sdt>
  <w:p w14:paraId="30EE0788" w14:textId="77777777" w:rsidR="00FF29D8" w:rsidRDefault="00FF29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B2FC9B" w14:textId="77777777" w:rsidR="003A4CA0" w:rsidRPr="00A53C04" w:rsidRDefault="003A4CA0" w:rsidP="00A53C04">
      <w:pPr>
        <w:pStyle w:val="Footer"/>
      </w:pPr>
    </w:p>
  </w:footnote>
  <w:footnote w:type="continuationSeparator" w:id="0">
    <w:p w14:paraId="0ECA34AA" w14:textId="77777777" w:rsidR="003A4CA0" w:rsidRDefault="003A4CA0" w:rsidP="00E32204">
      <w:pPr>
        <w:spacing w:after="0" w:line="240" w:lineRule="auto"/>
      </w:pPr>
    </w:p>
  </w:footnote>
  <w:footnote w:type="continuationNotice" w:id="1">
    <w:p w14:paraId="545E75BE" w14:textId="77777777" w:rsidR="003A4CA0" w:rsidRDefault="003A4CA0">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30DC137" w14:textId="77777777" w:rsidR="00FF29D8" w:rsidRDefault="00D937F9">
    <w:pPr>
      <w:pStyle w:val="Header"/>
    </w:pPr>
    <w:r>
      <w:rPr>
        <w:noProof/>
      </w:rPr>
      <w:pict w14:anchorId="61D28B2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88AB6F" w14:textId="77777777" w:rsidR="00FF29D8" w:rsidRDefault="00D937F9">
    <w:pPr>
      <w:pStyle w:val="Header"/>
    </w:pPr>
    <w:r>
      <w:rPr>
        <w:noProof/>
      </w:rPr>
      <w:pict w14:anchorId="653206A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81C366E" w14:textId="77777777" w:rsidR="00FF29D8" w:rsidRDefault="00D937F9">
    <w:pPr>
      <w:pStyle w:val="Header"/>
      <w:jc w:val="right"/>
    </w:pPr>
    <w:r>
      <w:rPr>
        <w:noProof/>
      </w:rPr>
      <w:pict w14:anchorId="4B351AB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14:paraId="5D60D959" w14:textId="77777777" w:rsidR="00FF29D8" w:rsidRDefault="00FF29D8">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7BF3D0" w14:textId="77777777" w:rsidR="00FF29D8" w:rsidRDefault="00D937F9">
    <w:pPr>
      <w:pStyle w:val="Header"/>
    </w:pPr>
    <w:r>
      <w:rPr>
        <w:noProof/>
      </w:rPr>
      <w:pict w14:anchorId="4F4DC7B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902FE5E" w14:textId="77777777" w:rsidR="00FF29D8" w:rsidRDefault="00D937F9">
    <w:pPr>
      <w:pStyle w:val="Header"/>
      <w:jc w:val="right"/>
    </w:pPr>
    <w:r>
      <w:rPr>
        <w:noProof/>
      </w:rPr>
      <w:pict w14:anchorId="75F3F2B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EndPr/>
      <w:sdtContent>
        <w:r w:rsidR="00FF29D8">
          <w:fldChar w:fldCharType="begin"/>
        </w:r>
        <w:r w:rsidR="00FF29D8">
          <w:instrText xml:space="preserve"> PAGE   \* MERGEFORMAT </w:instrText>
        </w:r>
        <w:r w:rsidR="00FF29D8">
          <w:fldChar w:fldCharType="separate"/>
        </w:r>
        <w:r>
          <w:rPr>
            <w:noProof/>
          </w:rPr>
          <w:t>83</w:t>
        </w:r>
        <w:r w:rsidR="00FF29D8">
          <w:rPr>
            <w:noProof/>
          </w:rPr>
          <w:fldChar w:fldCharType="end"/>
        </w:r>
      </w:sdtContent>
    </w:sdt>
  </w:p>
  <w:p w14:paraId="72E531B7" w14:textId="77777777" w:rsidR="00FF29D8" w:rsidRDefault="00FF29D8">
    <w:pPr>
      <w:pStyle w:val="Header"/>
    </w:pPr>
    <w:bookmarkStart w:id="962" w:name="_GoBack"/>
    <w:bookmarkEnd w:id="962"/>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85EC84" w14:textId="77777777" w:rsidR="00FF29D8" w:rsidRDefault="00D937F9">
    <w:pPr>
      <w:pStyle w:val="Header"/>
      <w:jc w:val="right"/>
    </w:pPr>
    <w:r>
      <w:rPr>
        <w:noProof/>
      </w:rPr>
      <w:pict w14:anchorId="4B9A298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rsidR="00FF29D8">
      <w:fldChar w:fldCharType="begin"/>
    </w:r>
    <w:r w:rsidR="00FF29D8">
      <w:instrText xml:space="preserve"> PAGE   \* MERGEFORMAT </w:instrText>
    </w:r>
    <w:r w:rsidR="00FF29D8">
      <w:fldChar w:fldCharType="separate"/>
    </w:r>
    <w:r w:rsidR="00FF29D8">
      <w:rPr>
        <w:noProof/>
      </w:rPr>
      <w:t>1</w:t>
    </w:r>
    <w:r w:rsidR="00FF29D8">
      <w:rPr>
        <w:noProof/>
      </w:rPr>
      <w:fldChar w:fldCharType="end"/>
    </w:r>
  </w:p>
  <w:p w14:paraId="17CF7074" w14:textId="77777777" w:rsidR="00FF29D8" w:rsidRDefault="00FF29D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BBA0D25"/>
    <w:multiLevelType w:val="hybridMultilevel"/>
    <w:tmpl w:val="20FC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2"/>
  </w:num>
  <w:num w:numId="3">
    <w:abstractNumId w:val="10"/>
  </w:num>
  <w:num w:numId="4">
    <w:abstractNumId w:val="7"/>
  </w:num>
  <w:num w:numId="5">
    <w:abstractNumId w:val="5"/>
  </w:num>
  <w:num w:numId="6">
    <w:abstractNumId w:val="17"/>
  </w:num>
  <w:num w:numId="7">
    <w:abstractNumId w:val="11"/>
  </w:num>
  <w:num w:numId="8">
    <w:abstractNumId w:val="24"/>
  </w:num>
  <w:num w:numId="9">
    <w:abstractNumId w:val="6"/>
  </w:num>
  <w:num w:numId="10">
    <w:abstractNumId w:val="13"/>
  </w:num>
  <w:num w:numId="11">
    <w:abstractNumId w:val="23"/>
  </w:num>
  <w:num w:numId="12">
    <w:abstractNumId w:val="2"/>
  </w:num>
  <w:num w:numId="13">
    <w:abstractNumId w:val="15"/>
  </w:num>
  <w:num w:numId="14">
    <w:abstractNumId w:val="18"/>
  </w:num>
  <w:num w:numId="15">
    <w:abstractNumId w:val="16"/>
  </w:num>
  <w:num w:numId="16">
    <w:abstractNumId w:val="20"/>
  </w:num>
  <w:num w:numId="17">
    <w:abstractNumId w:val="12"/>
  </w:num>
  <w:num w:numId="18">
    <w:abstractNumId w:val="19"/>
  </w:num>
  <w:num w:numId="19">
    <w:abstractNumId w:val="1"/>
  </w:num>
  <w:num w:numId="20">
    <w:abstractNumId w:val="21"/>
  </w:num>
  <w:num w:numId="21">
    <w:abstractNumId w:val="4"/>
  </w:num>
  <w:num w:numId="22">
    <w:abstractNumId w:val="8"/>
  </w:num>
  <w:num w:numId="23">
    <w:abstractNumId w:val="3"/>
  </w:num>
  <w:num w:numId="24">
    <w:abstractNumId w:val="9"/>
  </w:num>
  <w:num w:numId="25">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visionView w:markup="0"/>
  <w:trackRevisions/>
  <w:defaultTabStop w:val="720"/>
  <w:hyphenationZone w:val="425"/>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21485"/>
    <w:rsid w:val="00033955"/>
    <w:rsid w:val="0004293B"/>
    <w:rsid w:val="000431A7"/>
    <w:rsid w:val="000448E5"/>
    <w:rsid w:val="00047E4F"/>
    <w:rsid w:val="00051496"/>
    <w:rsid w:val="00052342"/>
    <w:rsid w:val="000526E2"/>
    <w:rsid w:val="00053ACC"/>
    <w:rsid w:val="00053D6C"/>
    <w:rsid w:val="00054134"/>
    <w:rsid w:val="000553EE"/>
    <w:rsid w:val="00055932"/>
    <w:rsid w:val="000609FD"/>
    <w:rsid w:val="00066058"/>
    <w:rsid w:val="000837A2"/>
    <w:rsid w:val="00084F5F"/>
    <w:rsid w:val="00085BD8"/>
    <w:rsid w:val="00091D05"/>
    <w:rsid w:val="00092B5A"/>
    <w:rsid w:val="0009438F"/>
    <w:rsid w:val="0009722D"/>
    <w:rsid w:val="000A224E"/>
    <w:rsid w:val="000A317F"/>
    <w:rsid w:val="000A4E97"/>
    <w:rsid w:val="000A57E7"/>
    <w:rsid w:val="000A6579"/>
    <w:rsid w:val="000B04F9"/>
    <w:rsid w:val="000B34A1"/>
    <w:rsid w:val="000B4375"/>
    <w:rsid w:val="000B5984"/>
    <w:rsid w:val="000B5B22"/>
    <w:rsid w:val="000C1212"/>
    <w:rsid w:val="000C3268"/>
    <w:rsid w:val="000C5150"/>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45A7"/>
    <w:rsid w:val="00105CC7"/>
    <w:rsid w:val="001066FC"/>
    <w:rsid w:val="00107230"/>
    <w:rsid w:val="001074FD"/>
    <w:rsid w:val="00107843"/>
    <w:rsid w:val="00115280"/>
    <w:rsid w:val="001257D8"/>
    <w:rsid w:val="00125AF3"/>
    <w:rsid w:val="00127053"/>
    <w:rsid w:val="00130D7C"/>
    <w:rsid w:val="00135288"/>
    <w:rsid w:val="00140B64"/>
    <w:rsid w:val="00140DC7"/>
    <w:rsid w:val="00141642"/>
    <w:rsid w:val="00141DC6"/>
    <w:rsid w:val="00144077"/>
    <w:rsid w:val="00144239"/>
    <w:rsid w:val="001458CE"/>
    <w:rsid w:val="00151755"/>
    <w:rsid w:val="00155F6C"/>
    <w:rsid w:val="00160468"/>
    <w:rsid w:val="001659B6"/>
    <w:rsid w:val="00170E26"/>
    <w:rsid w:val="00176DC3"/>
    <w:rsid w:val="001813EE"/>
    <w:rsid w:val="00182F02"/>
    <w:rsid w:val="001847BB"/>
    <w:rsid w:val="0018556D"/>
    <w:rsid w:val="00187F8C"/>
    <w:rsid w:val="00192689"/>
    <w:rsid w:val="001950C0"/>
    <w:rsid w:val="00196925"/>
    <w:rsid w:val="001A44E9"/>
    <w:rsid w:val="001A5D90"/>
    <w:rsid w:val="001A6FFD"/>
    <w:rsid w:val="001B0E9B"/>
    <w:rsid w:val="001B23FB"/>
    <w:rsid w:val="001B742D"/>
    <w:rsid w:val="001C26E8"/>
    <w:rsid w:val="001C43AE"/>
    <w:rsid w:val="001C6256"/>
    <w:rsid w:val="001C76CF"/>
    <w:rsid w:val="001D31E3"/>
    <w:rsid w:val="001D3291"/>
    <w:rsid w:val="001D5799"/>
    <w:rsid w:val="001E591D"/>
    <w:rsid w:val="001E66EA"/>
    <w:rsid w:val="001F05A7"/>
    <w:rsid w:val="001F273B"/>
    <w:rsid w:val="001F3E97"/>
    <w:rsid w:val="0020142B"/>
    <w:rsid w:val="002017C2"/>
    <w:rsid w:val="0020223D"/>
    <w:rsid w:val="00203208"/>
    <w:rsid w:val="00211EBF"/>
    <w:rsid w:val="00215638"/>
    <w:rsid w:val="002166B8"/>
    <w:rsid w:val="00217CC2"/>
    <w:rsid w:val="00220A61"/>
    <w:rsid w:val="00222C8B"/>
    <w:rsid w:val="0022473F"/>
    <w:rsid w:val="002267C9"/>
    <w:rsid w:val="00231620"/>
    <w:rsid w:val="00235936"/>
    <w:rsid w:val="00236D40"/>
    <w:rsid w:val="00237C49"/>
    <w:rsid w:val="00244A39"/>
    <w:rsid w:val="002465A4"/>
    <w:rsid w:val="002504F3"/>
    <w:rsid w:val="002535C4"/>
    <w:rsid w:val="0025628C"/>
    <w:rsid w:val="00262D8B"/>
    <w:rsid w:val="00263062"/>
    <w:rsid w:val="00263AC7"/>
    <w:rsid w:val="0026465C"/>
    <w:rsid w:val="00265782"/>
    <w:rsid w:val="00267063"/>
    <w:rsid w:val="00272E21"/>
    <w:rsid w:val="00284CB4"/>
    <w:rsid w:val="0028586B"/>
    <w:rsid w:val="00296E4D"/>
    <w:rsid w:val="00297592"/>
    <w:rsid w:val="002B0810"/>
    <w:rsid w:val="002C3555"/>
    <w:rsid w:val="002C3B8F"/>
    <w:rsid w:val="002C696C"/>
    <w:rsid w:val="002C7189"/>
    <w:rsid w:val="002C7B57"/>
    <w:rsid w:val="002D173F"/>
    <w:rsid w:val="002D2329"/>
    <w:rsid w:val="002D25A6"/>
    <w:rsid w:val="002D378A"/>
    <w:rsid w:val="002D5E04"/>
    <w:rsid w:val="002D7954"/>
    <w:rsid w:val="002E1247"/>
    <w:rsid w:val="002E41B8"/>
    <w:rsid w:val="002E552D"/>
    <w:rsid w:val="002E5BE8"/>
    <w:rsid w:val="002E637B"/>
    <w:rsid w:val="002E7844"/>
    <w:rsid w:val="002F17CB"/>
    <w:rsid w:val="002F3C47"/>
    <w:rsid w:val="002F5B41"/>
    <w:rsid w:val="002F61CF"/>
    <w:rsid w:val="003045F2"/>
    <w:rsid w:val="003047AF"/>
    <w:rsid w:val="003068B6"/>
    <w:rsid w:val="003103C1"/>
    <w:rsid w:val="003138D6"/>
    <w:rsid w:val="00317262"/>
    <w:rsid w:val="00317582"/>
    <w:rsid w:val="003267E4"/>
    <w:rsid w:val="00326AF2"/>
    <w:rsid w:val="003323A2"/>
    <w:rsid w:val="003365E2"/>
    <w:rsid w:val="00336B31"/>
    <w:rsid w:val="003410F5"/>
    <w:rsid w:val="00342733"/>
    <w:rsid w:val="00343D9C"/>
    <w:rsid w:val="00346BC6"/>
    <w:rsid w:val="00347922"/>
    <w:rsid w:val="0035255E"/>
    <w:rsid w:val="00357D9F"/>
    <w:rsid w:val="00363562"/>
    <w:rsid w:val="00363DCA"/>
    <w:rsid w:val="00365F37"/>
    <w:rsid w:val="00367B48"/>
    <w:rsid w:val="00375CE3"/>
    <w:rsid w:val="00377739"/>
    <w:rsid w:val="00381904"/>
    <w:rsid w:val="00391149"/>
    <w:rsid w:val="003955C6"/>
    <w:rsid w:val="0039662B"/>
    <w:rsid w:val="00397247"/>
    <w:rsid w:val="003A2C77"/>
    <w:rsid w:val="003A4CA0"/>
    <w:rsid w:val="003A5905"/>
    <w:rsid w:val="003B106E"/>
    <w:rsid w:val="003B3493"/>
    <w:rsid w:val="003B70EC"/>
    <w:rsid w:val="003C2BD9"/>
    <w:rsid w:val="003C7730"/>
    <w:rsid w:val="003D22CE"/>
    <w:rsid w:val="003D3E62"/>
    <w:rsid w:val="003D4164"/>
    <w:rsid w:val="003D7096"/>
    <w:rsid w:val="003E0C5C"/>
    <w:rsid w:val="003E2739"/>
    <w:rsid w:val="003F15E6"/>
    <w:rsid w:val="003F2C33"/>
    <w:rsid w:val="003F5A7E"/>
    <w:rsid w:val="003F7988"/>
    <w:rsid w:val="00401A02"/>
    <w:rsid w:val="004061E2"/>
    <w:rsid w:val="00412155"/>
    <w:rsid w:val="0041545A"/>
    <w:rsid w:val="00416AC8"/>
    <w:rsid w:val="00421FD9"/>
    <w:rsid w:val="004229FD"/>
    <w:rsid w:val="00424849"/>
    <w:rsid w:val="004258EB"/>
    <w:rsid w:val="00427A56"/>
    <w:rsid w:val="00427C5F"/>
    <w:rsid w:val="00427F21"/>
    <w:rsid w:val="00430199"/>
    <w:rsid w:val="004359D1"/>
    <w:rsid w:val="00436007"/>
    <w:rsid w:val="00440ABF"/>
    <w:rsid w:val="00443209"/>
    <w:rsid w:val="00445013"/>
    <w:rsid w:val="0044734A"/>
    <w:rsid w:val="00454181"/>
    <w:rsid w:val="004558A1"/>
    <w:rsid w:val="004619F8"/>
    <w:rsid w:val="00461DF4"/>
    <w:rsid w:val="00465C17"/>
    <w:rsid w:val="0046705D"/>
    <w:rsid w:val="00471185"/>
    <w:rsid w:val="0047199F"/>
    <w:rsid w:val="0047696E"/>
    <w:rsid w:val="0048015B"/>
    <w:rsid w:val="00480161"/>
    <w:rsid w:val="00480A86"/>
    <w:rsid w:val="00482568"/>
    <w:rsid w:val="0048287D"/>
    <w:rsid w:val="00483282"/>
    <w:rsid w:val="00492DAF"/>
    <w:rsid w:val="00493504"/>
    <w:rsid w:val="004938EE"/>
    <w:rsid w:val="00494B7A"/>
    <w:rsid w:val="0049759E"/>
    <w:rsid w:val="00497695"/>
    <w:rsid w:val="004A05A1"/>
    <w:rsid w:val="004A1E4C"/>
    <w:rsid w:val="004A345F"/>
    <w:rsid w:val="004A6DFF"/>
    <w:rsid w:val="004B5C97"/>
    <w:rsid w:val="004C0A57"/>
    <w:rsid w:val="004C372C"/>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2323"/>
    <w:rsid w:val="0050778E"/>
    <w:rsid w:val="00510B36"/>
    <w:rsid w:val="00511E26"/>
    <w:rsid w:val="00512D23"/>
    <w:rsid w:val="00513AAE"/>
    <w:rsid w:val="00514A85"/>
    <w:rsid w:val="0052500C"/>
    <w:rsid w:val="00526D82"/>
    <w:rsid w:val="005304A1"/>
    <w:rsid w:val="00530C81"/>
    <w:rsid w:val="005310FC"/>
    <w:rsid w:val="00534F73"/>
    <w:rsid w:val="00536BF5"/>
    <w:rsid w:val="00541009"/>
    <w:rsid w:val="00541102"/>
    <w:rsid w:val="00551245"/>
    <w:rsid w:val="00551C5E"/>
    <w:rsid w:val="00554D73"/>
    <w:rsid w:val="005643F6"/>
    <w:rsid w:val="005656B8"/>
    <w:rsid w:val="005735D0"/>
    <w:rsid w:val="005747A9"/>
    <w:rsid w:val="00575080"/>
    <w:rsid w:val="00575087"/>
    <w:rsid w:val="005764B3"/>
    <w:rsid w:val="00577A2B"/>
    <w:rsid w:val="00582486"/>
    <w:rsid w:val="0058296D"/>
    <w:rsid w:val="005830E2"/>
    <w:rsid w:val="00584615"/>
    <w:rsid w:val="005869AB"/>
    <w:rsid w:val="00586E63"/>
    <w:rsid w:val="00587B67"/>
    <w:rsid w:val="00591380"/>
    <w:rsid w:val="0059191A"/>
    <w:rsid w:val="00592B4B"/>
    <w:rsid w:val="00597CDC"/>
    <w:rsid w:val="005A1042"/>
    <w:rsid w:val="005A14A3"/>
    <w:rsid w:val="005A3C1E"/>
    <w:rsid w:val="005A7B86"/>
    <w:rsid w:val="005B0184"/>
    <w:rsid w:val="005B13BA"/>
    <w:rsid w:val="005B17EE"/>
    <w:rsid w:val="005B3D14"/>
    <w:rsid w:val="005B5665"/>
    <w:rsid w:val="005C0DCE"/>
    <w:rsid w:val="005C138D"/>
    <w:rsid w:val="005C1FE9"/>
    <w:rsid w:val="005C3862"/>
    <w:rsid w:val="005D1353"/>
    <w:rsid w:val="005D2CB1"/>
    <w:rsid w:val="005D403D"/>
    <w:rsid w:val="005D7499"/>
    <w:rsid w:val="005D766C"/>
    <w:rsid w:val="005D7735"/>
    <w:rsid w:val="005E2AC0"/>
    <w:rsid w:val="005E2E09"/>
    <w:rsid w:val="005E4226"/>
    <w:rsid w:val="005E63C4"/>
    <w:rsid w:val="006006B7"/>
    <w:rsid w:val="00601C8D"/>
    <w:rsid w:val="00603FE2"/>
    <w:rsid w:val="006063A4"/>
    <w:rsid w:val="00606B06"/>
    <w:rsid w:val="006107BB"/>
    <w:rsid w:val="00611C18"/>
    <w:rsid w:val="00612B09"/>
    <w:rsid w:val="006157C3"/>
    <w:rsid w:val="006201FE"/>
    <w:rsid w:val="00620663"/>
    <w:rsid w:val="00621220"/>
    <w:rsid w:val="00624F91"/>
    <w:rsid w:val="00626425"/>
    <w:rsid w:val="0063290F"/>
    <w:rsid w:val="006329D0"/>
    <w:rsid w:val="006338FE"/>
    <w:rsid w:val="006355CF"/>
    <w:rsid w:val="0063585C"/>
    <w:rsid w:val="00636D6F"/>
    <w:rsid w:val="006401B0"/>
    <w:rsid w:val="00640FA6"/>
    <w:rsid w:val="006434E7"/>
    <w:rsid w:val="0064627E"/>
    <w:rsid w:val="00650699"/>
    <w:rsid w:val="0065182A"/>
    <w:rsid w:val="00654558"/>
    <w:rsid w:val="00656F28"/>
    <w:rsid w:val="0066016E"/>
    <w:rsid w:val="00665794"/>
    <w:rsid w:val="00667053"/>
    <w:rsid w:val="00667270"/>
    <w:rsid w:val="00671408"/>
    <w:rsid w:val="00673703"/>
    <w:rsid w:val="00682E34"/>
    <w:rsid w:val="00686400"/>
    <w:rsid w:val="006A4838"/>
    <w:rsid w:val="006A5F19"/>
    <w:rsid w:val="006B1DF6"/>
    <w:rsid w:val="006B2D78"/>
    <w:rsid w:val="006B4745"/>
    <w:rsid w:val="006B7E33"/>
    <w:rsid w:val="006C0032"/>
    <w:rsid w:val="006C241A"/>
    <w:rsid w:val="006C5BD8"/>
    <w:rsid w:val="006C65D3"/>
    <w:rsid w:val="006C682F"/>
    <w:rsid w:val="006C768A"/>
    <w:rsid w:val="006D4A81"/>
    <w:rsid w:val="006D4C14"/>
    <w:rsid w:val="006E1723"/>
    <w:rsid w:val="006E1F03"/>
    <w:rsid w:val="006E2868"/>
    <w:rsid w:val="006E32BD"/>
    <w:rsid w:val="006F4220"/>
    <w:rsid w:val="006F7B6B"/>
    <w:rsid w:val="006F7BF4"/>
    <w:rsid w:val="00700B69"/>
    <w:rsid w:val="00700F32"/>
    <w:rsid w:val="00705CD6"/>
    <w:rsid w:val="00711DC1"/>
    <w:rsid w:val="007132E0"/>
    <w:rsid w:val="00714CF5"/>
    <w:rsid w:val="00714DA3"/>
    <w:rsid w:val="00720014"/>
    <w:rsid w:val="007236C7"/>
    <w:rsid w:val="00724F2B"/>
    <w:rsid w:val="0072557C"/>
    <w:rsid w:val="00727C98"/>
    <w:rsid w:val="00736310"/>
    <w:rsid w:val="007366FE"/>
    <w:rsid w:val="00740DC4"/>
    <w:rsid w:val="0074238B"/>
    <w:rsid w:val="0074428C"/>
    <w:rsid w:val="00751FC1"/>
    <w:rsid w:val="00753582"/>
    <w:rsid w:val="00753D43"/>
    <w:rsid w:val="0075487F"/>
    <w:rsid w:val="00755698"/>
    <w:rsid w:val="00755C05"/>
    <w:rsid w:val="00756DB2"/>
    <w:rsid w:val="00757B5A"/>
    <w:rsid w:val="00760BFA"/>
    <w:rsid w:val="00760F91"/>
    <w:rsid w:val="00761CB4"/>
    <w:rsid w:val="00763242"/>
    <w:rsid w:val="007655EF"/>
    <w:rsid w:val="00766B2F"/>
    <w:rsid w:val="00772C22"/>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4BE0"/>
    <w:rsid w:val="007C60C4"/>
    <w:rsid w:val="007E0C2F"/>
    <w:rsid w:val="007E2B9F"/>
    <w:rsid w:val="007E2C9E"/>
    <w:rsid w:val="007E4A6D"/>
    <w:rsid w:val="007E6BF5"/>
    <w:rsid w:val="007F28CD"/>
    <w:rsid w:val="007F452D"/>
    <w:rsid w:val="007F518D"/>
    <w:rsid w:val="00803EAC"/>
    <w:rsid w:val="00812391"/>
    <w:rsid w:val="00816442"/>
    <w:rsid w:val="00827405"/>
    <w:rsid w:val="00831CE2"/>
    <w:rsid w:val="00832211"/>
    <w:rsid w:val="00835FB1"/>
    <w:rsid w:val="008369F7"/>
    <w:rsid w:val="0084260B"/>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70A6A"/>
    <w:rsid w:val="0087214C"/>
    <w:rsid w:val="00872DC4"/>
    <w:rsid w:val="0087523F"/>
    <w:rsid w:val="008775B9"/>
    <w:rsid w:val="008901C1"/>
    <w:rsid w:val="008906B8"/>
    <w:rsid w:val="00894677"/>
    <w:rsid w:val="00895979"/>
    <w:rsid w:val="008A0567"/>
    <w:rsid w:val="008A0783"/>
    <w:rsid w:val="008A5BDC"/>
    <w:rsid w:val="008A6C9D"/>
    <w:rsid w:val="008A75B4"/>
    <w:rsid w:val="008B36B6"/>
    <w:rsid w:val="008B6CDC"/>
    <w:rsid w:val="008B7AC8"/>
    <w:rsid w:val="008C04FB"/>
    <w:rsid w:val="008C357F"/>
    <w:rsid w:val="008C5E6C"/>
    <w:rsid w:val="008C75EE"/>
    <w:rsid w:val="008C78C4"/>
    <w:rsid w:val="008D5425"/>
    <w:rsid w:val="008E181C"/>
    <w:rsid w:val="008E7283"/>
    <w:rsid w:val="008E7991"/>
    <w:rsid w:val="008F283C"/>
    <w:rsid w:val="008F3F43"/>
    <w:rsid w:val="008F67BA"/>
    <w:rsid w:val="008F78EA"/>
    <w:rsid w:val="00902AA7"/>
    <w:rsid w:val="00905278"/>
    <w:rsid w:val="00905B7B"/>
    <w:rsid w:val="00906DD1"/>
    <w:rsid w:val="00910E93"/>
    <w:rsid w:val="009115ED"/>
    <w:rsid w:val="00913359"/>
    <w:rsid w:val="009153DE"/>
    <w:rsid w:val="0091677C"/>
    <w:rsid w:val="00921592"/>
    <w:rsid w:val="009228D3"/>
    <w:rsid w:val="00923ED0"/>
    <w:rsid w:val="00925DC5"/>
    <w:rsid w:val="0092722A"/>
    <w:rsid w:val="00932AB1"/>
    <w:rsid w:val="009331CA"/>
    <w:rsid w:val="009339C4"/>
    <w:rsid w:val="00934EB8"/>
    <w:rsid w:val="00937861"/>
    <w:rsid w:val="00943EF8"/>
    <w:rsid w:val="009605D5"/>
    <w:rsid w:val="00961622"/>
    <w:rsid w:val="00964FC2"/>
    <w:rsid w:val="00965517"/>
    <w:rsid w:val="00966F09"/>
    <w:rsid w:val="009702B1"/>
    <w:rsid w:val="009716D2"/>
    <w:rsid w:val="0097354E"/>
    <w:rsid w:val="0097446A"/>
    <w:rsid w:val="00975273"/>
    <w:rsid w:val="00976003"/>
    <w:rsid w:val="00987060"/>
    <w:rsid w:val="009877E2"/>
    <w:rsid w:val="009909C4"/>
    <w:rsid w:val="0099651A"/>
    <w:rsid w:val="009A0705"/>
    <w:rsid w:val="009A661F"/>
    <w:rsid w:val="009B1D2B"/>
    <w:rsid w:val="009B4A50"/>
    <w:rsid w:val="009B5669"/>
    <w:rsid w:val="009B6187"/>
    <w:rsid w:val="009B6959"/>
    <w:rsid w:val="009B7292"/>
    <w:rsid w:val="009D2F5A"/>
    <w:rsid w:val="009D433A"/>
    <w:rsid w:val="009D555C"/>
    <w:rsid w:val="009D55F6"/>
    <w:rsid w:val="009E0109"/>
    <w:rsid w:val="009F014F"/>
    <w:rsid w:val="009F41D8"/>
    <w:rsid w:val="009F4ABF"/>
    <w:rsid w:val="009F610B"/>
    <w:rsid w:val="009F7F33"/>
    <w:rsid w:val="00A01415"/>
    <w:rsid w:val="00A035C4"/>
    <w:rsid w:val="00A03D91"/>
    <w:rsid w:val="00A1283B"/>
    <w:rsid w:val="00A13ADA"/>
    <w:rsid w:val="00A15448"/>
    <w:rsid w:val="00A21DC8"/>
    <w:rsid w:val="00A242D2"/>
    <w:rsid w:val="00A2607B"/>
    <w:rsid w:val="00A31705"/>
    <w:rsid w:val="00A40ADF"/>
    <w:rsid w:val="00A42E8D"/>
    <w:rsid w:val="00A525E0"/>
    <w:rsid w:val="00A53C04"/>
    <w:rsid w:val="00A608AD"/>
    <w:rsid w:val="00A60C85"/>
    <w:rsid w:val="00A6405D"/>
    <w:rsid w:val="00A73C26"/>
    <w:rsid w:val="00A850EB"/>
    <w:rsid w:val="00A8781F"/>
    <w:rsid w:val="00A908AB"/>
    <w:rsid w:val="00A91A6F"/>
    <w:rsid w:val="00A94D95"/>
    <w:rsid w:val="00A97320"/>
    <w:rsid w:val="00AA32B4"/>
    <w:rsid w:val="00AA337C"/>
    <w:rsid w:val="00AB0E32"/>
    <w:rsid w:val="00AB12A7"/>
    <w:rsid w:val="00AB20D3"/>
    <w:rsid w:val="00AB4C6A"/>
    <w:rsid w:val="00AB6DDD"/>
    <w:rsid w:val="00AC1A45"/>
    <w:rsid w:val="00AC2AB7"/>
    <w:rsid w:val="00AC523E"/>
    <w:rsid w:val="00AD4F8F"/>
    <w:rsid w:val="00AD530B"/>
    <w:rsid w:val="00AD66AD"/>
    <w:rsid w:val="00AE3745"/>
    <w:rsid w:val="00AE6D99"/>
    <w:rsid w:val="00AF60B3"/>
    <w:rsid w:val="00AF70CB"/>
    <w:rsid w:val="00B016FE"/>
    <w:rsid w:val="00B02AE7"/>
    <w:rsid w:val="00B03B3D"/>
    <w:rsid w:val="00B055FE"/>
    <w:rsid w:val="00B115D2"/>
    <w:rsid w:val="00B115E9"/>
    <w:rsid w:val="00B1301F"/>
    <w:rsid w:val="00B1604E"/>
    <w:rsid w:val="00B24089"/>
    <w:rsid w:val="00B42EC9"/>
    <w:rsid w:val="00B4578B"/>
    <w:rsid w:val="00B528BE"/>
    <w:rsid w:val="00B54835"/>
    <w:rsid w:val="00B56564"/>
    <w:rsid w:val="00B57B3C"/>
    <w:rsid w:val="00B63001"/>
    <w:rsid w:val="00B678F3"/>
    <w:rsid w:val="00B72ADA"/>
    <w:rsid w:val="00B734E8"/>
    <w:rsid w:val="00B73534"/>
    <w:rsid w:val="00B73A37"/>
    <w:rsid w:val="00B75961"/>
    <w:rsid w:val="00B80EFC"/>
    <w:rsid w:val="00B83996"/>
    <w:rsid w:val="00B85466"/>
    <w:rsid w:val="00B860B6"/>
    <w:rsid w:val="00B8711B"/>
    <w:rsid w:val="00B909D1"/>
    <w:rsid w:val="00B90DDE"/>
    <w:rsid w:val="00B91DBF"/>
    <w:rsid w:val="00B92763"/>
    <w:rsid w:val="00B93545"/>
    <w:rsid w:val="00B9472F"/>
    <w:rsid w:val="00B968D9"/>
    <w:rsid w:val="00BA3374"/>
    <w:rsid w:val="00BA5039"/>
    <w:rsid w:val="00BA5DF4"/>
    <w:rsid w:val="00BA661D"/>
    <w:rsid w:val="00BB0CD2"/>
    <w:rsid w:val="00BC11E1"/>
    <w:rsid w:val="00BC2548"/>
    <w:rsid w:val="00BC5FBB"/>
    <w:rsid w:val="00BD0DFB"/>
    <w:rsid w:val="00BD1AB0"/>
    <w:rsid w:val="00BD2F36"/>
    <w:rsid w:val="00BD5684"/>
    <w:rsid w:val="00BE0C98"/>
    <w:rsid w:val="00BE2142"/>
    <w:rsid w:val="00BE5CE2"/>
    <w:rsid w:val="00BF2F13"/>
    <w:rsid w:val="00BF7D53"/>
    <w:rsid w:val="00C01017"/>
    <w:rsid w:val="00C0143F"/>
    <w:rsid w:val="00C01BBA"/>
    <w:rsid w:val="00C024C7"/>
    <w:rsid w:val="00C0263A"/>
    <w:rsid w:val="00C04C8A"/>
    <w:rsid w:val="00C05099"/>
    <w:rsid w:val="00C12B2C"/>
    <w:rsid w:val="00C1546F"/>
    <w:rsid w:val="00C16900"/>
    <w:rsid w:val="00C172C1"/>
    <w:rsid w:val="00C1730F"/>
    <w:rsid w:val="00C229D0"/>
    <w:rsid w:val="00C2568B"/>
    <w:rsid w:val="00C30099"/>
    <w:rsid w:val="00C319F1"/>
    <w:rsid w:val="00C3445C"/>
    <w:rsid w:val="00C34FC5"/>
    <w:rsid w:val="00C42EAE"/>
    <w:rsid w:val="00C449B1"/>
    <w:rsid w:val="00C5140F"/>
    <w:rsid w:val="00C52EBF"/>
    <w:rsid w:val="00C56E10"/>
    <w:rsid w:val="00C60307"/>
    <w:rsid w:val="00C635B8"/>
    <w:rsid w:val="00C677CC"/>
    <w:rsid w:val="00C70C3F"/>
    <w:rsid w:val="00C71968"/>
    <w:rsid w:val="00C71ED4"/>
    <w:rsid w:val="00C7495C"/>
    <w:rsid w:val="00C759F5"/>
    <w:rsid w:val="00C75C35"/>
    <w:rsid w:val="00C801DA"/>
    <w:rsid w:val="00CA0038"/>
    <w:rsid w:val="00CA03E5"/>
    <w:rsid w:val="00CA66E6"/>
    <w:rsid w:val="00CA7294"/>
    <w:rsid w:val="00CB07DE"/>
    <w:rsid w:val="00CB2DD1"/>
    <w:rsid w:val="00CB5CA4"/>
    <w:rsid w:val="00CC1A69"/>
    <w:rsid w:val="00CC1EC8"/>
    <w:rsid w:val="00CD1C6E"/>
    <w:rsid w:val="00CD5918"/>
    <w:rsid w:val="00CD594E"/>
    <w:rsid w:val="00CD7D2D"/>
    <w:rsid w:val="00CE0AFC"/>
    <w:rsid w:val="00CE14BD"/>
    <w:rsid w:val="00CE6B56"/>
    <w:rsid w:val="00CE704F"/>
    <w:rsid w:val="00CF107E"/>
    <w:rsid w:val="00CF1FBF"/>
    <w:rsid w:val="00CF2840"/>
    <w:rsid w:val="00CF4E43"/>
    <w:rsid w:val="00CF7DCA"/>
    <w:rsid w:val="00D028FB"/>
    <w:rsid w:val="00D10C26"/>
    <w:rsid w:val="00D137BC"/>
    <w:rsid w:val="00D13C1C"/>
    <w:rsid w:val="00D14934"/>
    <w:rsid w:val="00D175D1"/>
    <w:rsid w:val="00D17B61"/>
    <w:rsid w:val="00D201F8"/>
    <w:rsid w:val="00D21FE9"/>
    <w:rsid w:val="00D249D3"/>
    <w:rsid w:val="00D25757"/>
    <w:rsid w:val="00D26A07"/>
    <w:rsid w:val="00D27F6E"/>
    <w:rsid w:val="00D33586"/>
    <w:rsid w:val="00D37C38"/>
    <w:rsid w:val="00D40259"/>
    <w:rsid w:val="00D47F07"/>
    <w:rsid w:val="00D524A7"/>
    <w:rsid w:val="00D5334E"/>
    <w:rsid w:val="00D54118"/>
    <w:rsid w:val="00D546AE"/>
    <w:rsid w:val="00D574C8"/>
    <w:rsid w:val="00D60C53"/>
    <w:rsid w:val="00D61998"/>
    <w:rsid w:val="00D61A83"/>
    <w:rsid w:val="00D657C8"/>
    <w:rsid w:val="00D67C06"/>
    <w:rsid w:val="00D70EFD"/>
    <w:rsid w:val="00D754CA"/>
    <w:rsid w:val="00D75EC6"/>
    <w:rsid w:val="00D76C61"/>
    <w:rsid w:val="00D82D0A"/>
    <w:rsid w:val="00D82F29"/>
    <w:rsid w:val="00D83096"/>
    <w:rsid w:val="00D84823"/>
    <w:rsid w:val="00D850FE"/>
    <w:rsid w:val="00D860BE"/>
    <w:rsid w:val="00D871F1"/>
    <w:rsid w:val="00D91B4B"/>
    <w:rsid w:val="00D92809"/>
    <w:rsid w:val="00D937F9"/>
    <w:rsid w:val="00D94B24"/>
    <w:rsid w:val="00D95DB0"/>
    <w:rsid w:val="00D96EFD"/>
    <w:rsid w:val="00DA3A75"/>
    <w:rsid w:val="00DA4D68"/>
    <w:rsid w:val="00DB06DC"/>
    <w:rsid w:val="00DB0D72"/>
    <w:rsid w:val="00DB33F3"/>
    <w:rsid w:val="00DC022E"/>
    <w:rsid w:val="00DC25EB"/>
    <w:rsid w:val="00DC2E51"/>
    <w:rsid w:val="00DD3805"/>
    <w:rsid w:val="00DD6E98"/>
    <w:rsid w:val="00DD7822"/>
    <w:rsid w:val="00DE116D"/>
    <w:rsid w:val="00DE3515"/>
    <w:rsid w:val="00DE38B8"/>
    <w:rsid w:val="00DE390F"/>
    <w:rsid w:val="00DE4C9D"/>
    <w:rsid w:val="00DE6862"/>
    <w:rsid w:val="00DF00F7"/>
    <w:rsid w:val="00DF5FFB"/>
    <w:rsid w:val="00E01EF1"/>
    <w:rsid w:val="00E050D7"/>
    <w:rsid w:val="00E10B19"/>
    <w:rsid w:val="00E11551"/>
    <w:rsid w:val="00E13067"/>
    <w:rsid w:val="00E147FE"/>
    <w:rsid w:val="00E16597"/>
    <w:rsid w:val="00E1751B"/>
    <w:rsid w:val="00E2390D"/>
    <w:rsid w:val="00E2775F"/>
    <w:rsid w:val="00E32204"/>
    <w:rsid w:val="00E40415"/>
    <w:rsid w:val="00E41651"/>
    <w:rsid w:val="00E44217"/>
    <w:rsid w:val="00E45547"/>
    <w:rsid w:val="00E51797"/>
    <w:rsid w:val="00E539F1"/>
    <w:rsid w:val="00E571F9"/>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44CF"/>
    <w:rsid w:val="00EA1B8B"/>
    <w:rsid w:val="00EA1C61"/>
    <w:rsid w:val="00EA313B"/>
    <w:rsid w:val="00EA4C49"/>
    <w:rsid w:val="00EA53E5"/>
    <w:rsid w:val="00EA69C1"/>
    <w:rsid w:val="00EA6F41"/>
    <w:rsid w:val="00EB0D2E"/>
    <w:rsid w:val="00EB1652"/>
    <w:rsid w:val="00EB1F87"/>
    <w:rsid w:val="00EC2386"/>
    <w:rsid w:val="00EC4848"/>
    <w:rsid w:val="00EC71F1"/>
    <w:rsid w:val="00EC72BF"/>
    <w:rsid w:val="00ED0711"/>
    <w:rsid w:val="00ED073F"/>
    <w:rsid w:val="00EE3C64"/>
    <w:rsid w:val="00EF447C"/>
    <w:rsid w:val="00F00EBF"/>
    <w:rsid w:val="00F03799"/>
    <w:rsid w:val="00F07970"/>
    <w:rsid w:val="00F10EFD"/>
    <w:rsid w:val="00F12306"/>
    <w:rsid w:val="00F14FE4"/>
    <w:rsid w:val="00F156CF"/>
    <w:rsid w:val="00F2177E"/>
    <w:rsid w:val="00F2283D"/>
    <w:rsid w:val="00F26ECE"/>
    <w:rsid w:val="00F34C15"/>
    <w:rsid w:val="00F3525B"/>
    <w:rsid w:val="00F37357"/>
    <w:rsid w:val="00F4014E"/>
    <w:rsid w:val="00F40B9B"/>
    <w:rsid w:val="00F46E07"/>
    <w:rsid w:val="00F509EE"/>
    <w:rsid w:val="00F52A07"/>
    <w:rsid w:val="00F56D7F"/>
    <w:rsid w:val="00F604ED"/>
    <w:rsid w:val="00F71FE0"/>
    <w:rsid w:val="00F73580"/>
    <w:rsid w:val="00F86988"/>
    <w:rsid w:val="00F9182E"/>
    <w:rsid w:val="00F93648"/>
    <w:rsid w:val="00FB0DF4"/>
    <w:rsid w:val="00FB129B"/>
    <w:rsid w:val="00FB273E"/>
    <w:rsid w:val="00FB2DD0"/>
    <w:rsid w:val="00FB2EB2"/>
    <w:rsid w:val="00FB555B"/>
    <w:rsid w:val="00FC2C64"/>
    <w:rsid w:val="00FD3F23"/>
    <w:rsid w:val="00FD474C"/>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3"/>
    <o:shapelayout v:ext="edit">
      <o:idmap v:ext="edit" data="1"/>
    </o:shapelayout>
  </w:shapeDefaults>
  <w:decimalSymbol w:val="."/>
  <w:listSeparator w:val=","/>
  <w14:docId w14:val="4E7A1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character" w:customStyle="1" w:styleId="unicode">
    <w:name w:val="unicode"/>
    <w:basedOn w:val="DefaultParagraphFont"/>
    <w:rsid w:val="00E11551"/>
  </w:style>
  <w:style w:type="paragraph" w:customStyle="1" w:styleId="Specification">
    <w:name w:val="Specification"/>
    <w:basedOn w:val="Normal"/>
    <w:qFormat/>
    <w:rsid w:val="00DB0D72"/>
    <w:pPr>
      <w:keepLines/>
      <w:spacing w:line="360" w:lineRule="auto"/>
      <w:ind w:left="720"/>
      <w:jc w:val="both"/>
    </w:pPr>
    <w:rPr>
      <w:rFonts w:asciiTheme="majorHAnsi" w:hAnsiTheme="majorHAnsi"/>
      <w:sz w:val="24"/>
    </w:rPr>
  </w:style>
  <w:style w:type="character" w:customStyle="1" w:styleId="SpecificationType">
    <w:name w:val="Specification Type"/>
    <w:basedOn w:val="DefaultParagraphFont"/>
    <w:uiPriority w:val="1"/>
    <w:qFormat/>
    <w:rsid w:val="00DB0D72"/>
    <w:rPr>
      <w:rFonts w:asciiTheme="majorHAnsi" w:hAnsiTheme="majorHAnsi"/>
      <w:caps w:val="0"/>
      <w:smallCaps/>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character" w:customStyle="1" w:styleId="unicode">
    <w:name w:val="unicode"/>
    <w:basedOn w:val="DefaultParagraphFont"/>
    <w:rsid w:val="00E11551"/>
  </w:style>
  <w:style w:type="paragraph" w:customStyle="1" w:styleId="Specification">
    <w:name w:val="Specification"/>
    <w:basedOn w:val="Normal"/>
    <w:qFormat/>
    <w:rsid w:val="00DB0D72"/>
    <w:pPr>
      <w:keepLines/>
      <w:spacing w:line="360" w:lineRule="auto"/>
      <w:ind w:left="720"/>
      <w:jc w:val="both"/>
    </w:pPr>
    <w:rPr>
      <w:rFonts w:asciiTheme="majorHAnsi" w:hAnsiTheme="majorHAnsi"/>
      <w:sz w:val="24"/>
    </w:rPr>
  </w:style>
  <w:style w:type="character" w:customStyle="1" w:styleId="SpecificationType">
    <w:name w:val="Specification Type"/>
    <w:basedOn w:val="DefaultParagraphFont"/>
    <w:uiPriority w:val="1"/>
    <w:qFormat/>
    <w:rsid w:val="00DB0D72"/>
    <w:rPr>
      <w:rFonts w:asciiTheme="majorHAnsi" w:hAnsiTheme="majorHAnsi"/>
      <w:caps w:val="0"/>
      <w:smallCap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221644203">
      <w:bodyDiv w:val="1"/>
      <w:marLeft w:val="0"/>
      <w:marRight w:val="0"/>
      <w:marTop w:val="0"/>
      <w:marBottom w:val="0"/>
      <w:divBdr>
        <w:top w:val="none" w:sz="0" w:space="0" w:color="auto"/>
        <w:left w:val="none" w:sz="0" w:space="0" w:color="auto"/>
        <w:bottom w:val="none" w:sz="0" w:space="0" w:color="auto"/>
        <w:right w:val="none" w:sz="0" w:space="0" w:color="auto"/>
      </w:divBdr>
      <w:divsChild>
        <w:div w:id="918518834">
          <w:marLeft w:val="0"/>
          <w:marRight w:val="0"/>
          <w:marTop w:val="0"/>
          <w:marBottom w:val="0"/>
          <w:divBdr>
            <w:top w:val="none" w:sz="0" w:space="0" w:color="auto"/>
            <w:left w:val="none" w:sz="0" w:space="0" w:color="auto"/>
            <w:bottom w:val="none" w:sz="0" w:space="0" w:color="auto"/>
            <w:right w:val="none" w:sz="0" w:space="0" w:color="auto"/>
          </w:divBdr>
        </w:div>
        <w:div w:id="1088886019">
          <w:marLeft w:val="0"/>
          <w:marRight w:val="0"/>
          <w:marTop w:val="0"/>
          <w:marBottom w:val="0"/>
          <w:divBdr>
            <w:top w:val="none" w:sz="0" w:space="0" w:color="auto"/>
            <w:left w:val="none" w:sz="0" w:space="0" w:color="auto"/>
            <w:bottom w:val="none" w:sz="0" w:space="0" w:color="auto"/>
            <w:right w:val="none" w:sz="0" w:space="0" w:color="auto"/>
          </w:divBdr>
        </w:div>
      </w:divsChild>
    </w:div>
    <w:div w:id="239605525">
      <w:bodyDiv w:val="1"/>
      <w:marLeft w:val="0"/>
      <w:marRight w:val="0"/>
      <w:marTop w:val="0"/>
      <w:marBottom w:val="0"/>
      <w:divBdr>
        <w:top w:val="none" w:sz="0" w:space="0" w:color="auto"/>
        <w:left w:val="none" w:sz="0" w:space="0" w:color="auto"/>
        <w:bottom w:val="none" w:sz="0" w:space="0" w:color="auto"/>
        <w:right w:val="none" w:sz="0" w:space="0" w:color="auto"/>
      </w:divBdr>
      <w:divsChild>
        <w:div w:id="1400589375">
          <w:marLeft w:val="0"/>
          <w:marRight w:val="0"/>
          <w:marTop w:val="0"/>
          <w:marBottom w:val="0"/>
          <w:divBdr>
            <w:top w:val="none" w:sz="0" w:space="0" w:color="auto"/>
            <w:left w:val="none" w:sz="0" w:space="0" w:color="auto"/>
            <w:bottom w:val="none" w:sz="0" w:space="0" w:color="auto"/>
            <w:right w:val="none" w:sz="0" w:space="0" w:color="auto"/>
          </w:divBdr>
        </w:div>
        <w:div w:id="777483058">
          <w:marLeft w:val="0"/>
          <w:marRight w:val="0"/>
          <w:marTop w:val="0"/>
          <w:marBottom w:val="0"/>
          <w:divBdr>
            <w:top w:val="none" w:sz="0" w:space="0" w:color="auto"/>
            <w:left w:val="none" w:sz="0" w:space="0" w:color="auto"/>
            <w:bottom w:val="none" w:sz="0" w:space="0" w:color="auto"/>
            <w:right w:val="none" w:sz="0" w:space="0" w:color="auto"/>
          </w:divBdr>
        </w:div>
        <w:div w:id="2082293929">
          <w:marLeft w:val="0"/>
          <w:marRight w:val="0"/>
          <w:marTop w:val="0"/>
          <w:marBottom w:val="0"/>
          <w:divBdr>
            <w:top w:val="none" w:sz="0" w:space="0" w:color="auto"/>
            <w:left w:val="none" w:sz="0" w:space="0" w:color="auto"/>
            <w:bottom w:val="none" w:sz="0" w:space="0" w:color="auto"/>
            <w:right w:val="none" w:sz="0" w:space="0" w:color="auto"/>
          </w:divBdr>
        </w:div>
        <w:div w:id="467675258">
          <w:marLeft w:val="0"/>
          <w:marRight w:val="0"/>
          <w:marTop w:val="0"/>
          <w:marBottom w:val="0"/>
          <w:divBdr>
            <w:top w:val="none" w:sz="0" w:space="0" w:color="auto"/>
            <w:left w:val="none" w:sz="0" w:space="0" w:color="auto"/>
            <w:bottom w:val="none" w:sz="0" w:space="0" w:color="auto"/>
            <w:right w:val="none" w:sz="0" w:space="0" w:color="auto"/>
          </w:divBdr>
        </w:div>
        <w:div w:id="1770806795">
          <w:marLeft w:val="0"/>
          <w:marRight w:val="0"/>
          <w:marTop w:val="0"/>
          <w:marBottom w:val="0"/>
          <w:divBdr>
            <w:top w:val="none" w:sz="0" w:space="0" w:color="auto"/>
            <w:left w:val="none" w:sz="0" w:space="0" w:color="auto"/>
            <w:bottom w:val="none" w:sz="0" w:space="0" w:color="auto"/>
            <w:right w:val="none" w:sz="0" w:space="0" w:color="auto"/>
          </w:divBdr>
        </w:div>
        <w:div w:id="1936013255">
          <w:marLeft w:val="0"/>
          <w:marRight w:val="0"/>
          <w:marTop w:val="0"/>
          <w:marBottom w:val="0"/>
          <w:divBdr>
            <w:top w:val="none" w:sz="0" w:space="0" w:color="auto"/>
            <w:left w:val="none" w:sz="0" w:space="0" w:color="auto"/>
            <w:bottom w:val="none" w:sz="0" w:space="0" w:color="auto"/>
            <w:right w:val="none" w:sz="0" w:space="0" w:color="auto"/>
          </w:divBdr>
        </w:div>
        <w:div w:id="1393771485">
          <w:marLeft w:val="0"/>
          <w:marRight w:val="0"/>
          <w:marTop w:val="0"/>
          <w:marBottom w:val="0"/>
          <w:divBdr>
            <w:top w:val="none" w:sz="0" w:space="0" w:color="auto"/>
            <w:left w:val="none" w:sz="0" w:space="0" w:color="auto"/>
            <w:bottom w:val="none" w:sz="0" w:space="0" w:color="auto"/>
            <w:right w:val="none" w:sz="0" w:space="0" w:color="auto"/>
          </w:divBdr>
        </w:div>
        <w:div w:id="477920360">
          <w:marLeft w:val="0"/>
          <w:marRight w:val="0"/>
          <w:marTop w:val="0"/>
          <w:marBottom w:val="0"/>
          <w:divBdr>
            <w:top w:val="none" w:sz="0" w:space="0" w:color="auto"/>
            <w:left w:val="none" w:sz="0" w:space="0" w:color="auto"/>
            <w:bottom w:val="none" w:sz="0" w:space="0" w:color="auto"/>
            <w:right w:val="none" w:sz="0" w:space="0" w:color="auto"/>
          </w:divBdr>
        </w:div>
        <w:div w:id="1383402634">
          <w:marLeft w:val="0"/>
          <w:marRight w:val="0"/>
          <w:marTop w:val="0"/>
          <w:marBottom w:val="0"/>
          <w:divBdr>
            <w:top w:val="none" w:sz="0" w:space="0" w:color="auto"/>
            <w:left w:val="none" w:sz="0" w:space="0" w:color="auto"/>
            <w:bottom w:val="none" w:sz="0" w:space="0" w:color="auto"/>
            <w:right w:val="none" w:sz="0" w:space="0" w:color="auto"/>
          </w:divBdr>
        </w:div>
        <w:div w:id="50538309">
          <w:marLeft w:val="0"/>
          <w:marRight w:val="0"/>
          <w:marTop w:val="0"/>
          <w:marBottom w:val="0"/>
          <w:divBdr>
            <w:top w:val="none" w:sz="0" w:space="0" w:color="auto"/>
            <w:left w:val="none" w:sz="0" w:space="0" w:color="auto"/>
            <w:bottom w:val="none" w:sz="0" w:space="0" w:color="auto"/>
            <w:right w:val="none" w:sz="0" w:space="0" w:color="auto"/>
          </w:divBdr>
        </w:div>
        <w:div w:id="1951087037">
          <w:marLeft w:val="0"/>
          <w:marRight w:val="0"/>
          <w:marTop w:val="0"/>
          <w:marBottom w:val="0"/>
          <w:divBdr>
            <w:top w:val="none" w:sz="0" w:space="0" w:color="auto"/>
            <w:left w:val="none" w:sz="0" w:space="0" w:color="auto"/>
            <w:bottom w:val="none" w:sz="0" w:space="0" w:color="auto"/>
            <w:right w:val="none" w:sz="0" w:space="0" w:color="auto"/>
          </w:divBdr>
          <w:divsChild>
            <w:div w:id="2626912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667490083">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1174997933">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55321559">
          <w:marLeft w:val="0"/>
          <w:marRight w:val="0"/>
          <w:marTop w:val="0"/>
          <w:marBottom w:val="0"/>
          <w:divBdr>
            <w:top w:val="none" w:sz="0" w:space="0" w:color="auto"/>
            <w:left w:val="none" w:sz="0" w:space="0" w:color="auto"/>
            <w:bottom w:val="none" w:sz="0" w:space="0" w:color="auto"/>
            <w:right w:val="none" w:sz="0" w:space="0" w:color="auto"/>
          </w:divBdr>
        </w:div>
        <w:div w:id="7918332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sChild>
    </w:div>
    <w:div w:id="1354695375">
      <w:bodyDiv w:val="1"/>
      <w:marLeft w:val="0"/>
      <w:marRight w:val="0"/>
      <w:marTop w:val="0"/>
      <w:marBottom w:val="0"/>
      <w:divBdr>
        <w:top w:val="none" w:sz="0" w:space="0" w:color="auto"/>
        <w:left w:val="none" w:sz="0" w:space="0" w:color="auto"/>
        <w:bottom w:val="none" w:sz="0" w:space="0" w:color="auto"/>
        <w:right w:val="none" w:sz="0" w:space="0" w:color="auto"/>
      </w:divBdr>
      <w:divsChild>
        <w:div w:id="1785886877">
          <w:marLeft w:val="0"/>
          <w:marRight w:val="0"/>
          <w:marTop w:val="0"/>
          <w:marBottom w:val="0"/>
          <w:divBdr>
            <w:top w:val="none" w:sz="0" w:space="0" w:color="auto"/>
            <w:left w:val="none" w:sz="0" w:space="0" w:color="auto"/>
            <w:bottom w:val="none" w:sz="0" w:space="0" w:color="auto"/>
            <w:right w:val="none" w:sz="0" w:space="0" w:color="auto"/>
          </w:divBdr>
          <w:divsChild>
            <w:div w:id="817764043">
              <w:marLeft w:val="0"/>
              <w:marRight w:val="0"/>
              <w:marTop w:val="0"/>
              <w:marBottom w:val="0"/>
              <w:divBdr>
                <w:top w:val="single" w:sz="2" w:space="0" w:color="EFEFEF"/>
                <w:left w:val="none" w:sz="0" w:space="0" w:color="auto"/>
                <w:bottom w:val="none" w:sz="0" w:space="0" w:color="auto"/>
                <w:right w:val="none" w:sz="0" w:space="0" w:color="auto"/>
              </w:divBdr>
              <w:divsChild>
                <w:div w:id="742987258">
                  <w:marLeft w:val="0"/>
                  <w:marRight w:val="0"/>
                  <w:marTop w:val="0"/>
                  <w:marBottom w:val="0"/>
                  <w:divBdr>
                    <w:top w:val="single" w:sz="6" w:space="0" w:color="D8D8D8"/>
                    <w:left w:val="none" w:sz="0" w:space="0" w:color="auto"/>
                    <w:bottom w:val="none" w:sz="0" w:space="0" w:color="D8D8D8"/>
                    <w:right w:val="none" w:sz="0" w:space="0" w:color="auto"/>
                  </w:divBdr>
                  <w:divsChild>
                    <w:div w:id="1259145157">
                      <w:marLeft w:val="0"/>
                      <w:marRight w:val="0"/>
                      <w:marTop w:val="0"/>
                      <w:marBottom w:val="0"/>
                      <w:divBdr>
                        <w:top w:val="none" w:sz="0" w:space="0" w:color="auto"/>
                        <w:left w:val="none" w:sz="0" w:space="0" w:color="auto"/>
                        <w:bottom w:val="none" w:sz="0" w:space="0" w:color="auto"/>
                        <w:right w:val="none" w:sz="0" w:space="0" w:color="auto"/>
                      </w:divBdr>
                      <w:divsChild>
                        <w:div w:id="195392031">
                          <w:marLeft w:val="0"/>
                          <w:marRight w:val="0"/>
                          <w:marTop w:val="0"/>
                          <w:marBottom w:val="0"/>
                          <w:divBdr>
                            <w:top w:val="none" w:sz="0" w:space="0" w:color="auto"/>
                            <w:left w:val="none" w:sz="0" w:space="0" w:color="auto"/>
                            <w:bottom w:val="none" w:sz="0" w:space="0" w:color="auto"/>
                            <w:right w:val="none" w:sz="0" w:space="0" w:color="auto"/>
                          </w:divBdr>
                          <w:divsChild>
                            <w:div w:id="239678848">
                              <w:marLeft w:val="0"/>
                              <w:marRight w:val="0"/>
                              <w:marTop w:val="0"/>
                              <w:marBottom w:val="0"/>
                              <w:divBdr>
                                <w:top w:val="none" w:sz="0" w:space="0" w:color="auto"/>
                                <w:left w:val="single" w:sz="6" w:space="6" w:color="auto"/>
                                <w:bottom w:val="none" w:sz="0" w:space="0" w:color="auto"/>
                                <w:right w:val="none" w:sz="0" w:space="0" w:color="auto"/>
                              </w:divBdr>
                              <w:divsChild>
                                <w:div w:id="859389967">
                                  <w:marLeft w:val="660"/>
                                  <w:marRight w:val="0"/>
                                  <w:marTop w:val="0"/>
                                  <w:marBottom w:val="0"/>
                                  <w:divBdr>
                                    <w:top w:val="none" w:sz="0" w:space="0" w:color="auto"/>
                                    <w:left w:val="none" w:sz="0" w:space="0" w:color="auto"/>
                                    <w:bottom w:val="none" w:sz="0" w:space="0" w:color="auto"/>
                                    <w:right w:val="none" w:sz="0" w:space="0" w:color="auto"/>
                                  </w:divBdr>
                                  <w:divsChild>
                                    <w:div w:id="1680501602">
                                      <w:marLeft w:val="0"/>
                                      <w:marRight w:val="225"/>
                                      <w:marTop w:val="75"/>
                                      <w:marBottom w:val="0"/>
                                      <w:divBdr>
                                        <w:top w:val="none" w:sz="0" w:space="0" w:color="auto"/>
                                        <w:left w:val="none" w:sz="0" w:space="0" w:color="auto"/>
                                        <w:bottom w:val="none" w:sz="0" w:space="0" w:color="auto"/>
                                        <w:right w:val="none" w:sz="0" w:space="0" w:color="auto"/>
                                      </w:divBdr>
                                      <w:divsChild>
                                        <w:div w:id="1037856408">
                                          <w:marLeft w:val="0"/>
                                          <w:marRight w:val="0"/>
                                          <w:marTop w:val="0"/>
                                          <w:marBottom w:val="0"/>
                                          <w:divBdr>
                                            <w:top w:val="none" w:sz="0" w:space="0" w:color="auto"/>
                                            <w:left w:val="none" w:sz="0" w:space="0" w:color="auto"/>
                                            <w:bottom w:val="none" w:sz="0" w:space="0" w:color="auto"/>
                                            <w:right w:val="none" w:sz="0" w:space="0" w:color="auto"/>
                                          </w:divBdr>
                                          <w:divsChild>
                                            <w:div w:id="415058247">
                                              <w:marLeft w:val="0"/>
                                              <w:marRight w:val="0"/>
                                              <w:marTop w:val="0"/>
                                              <w:marBottom w:val="0"/>
                                              <w:divBdr>
                                                <w:top w:val="none" w:sz="0" w:space="0" w:color="auto"/>
                                                <w:left w:val="none" w:sz="0" w:space="0" w:color="auto"/>
                                                <w:bottom w:val="none" w:sz="0" w:space="0" w:color="auto"/>
                                                <w:right w:val="none" w:sz="0" w:space="0" w:color="auto"/>
                                              </w:divBdr>
                                              <w:divsChild>
                                                <w:div w:id="570238515">
                                                  <w:marLeft w:val="0"/>
                                                  <w:marRight w:val="0"/>
                                                  <w:marTop w:val="0"/>
                                                  <w:marBottom w:val="0"/>
                                                  <w:divBdr>
                                                    <w:top w:val="none" w:sz="0" w:space="0" w:color="auto"/>
                                                    <w:left w:val="none" w:sz="0" w:space="0" w:color="auto"/>
                                                    <w:bottom w:val="none" w:sz="0" w:space="0" w:color="auto"/>
                                                    <w:right w:val="none" w:sz="0" w:space="0" w:color="auto"/>
                                                  </w:divBdr>
                                                  <w:divsChild>
                                                    <w:div w:id="258374923">
                                                      <w:marLeft w:val="0"/>
                                                      <w:marRight w:val="0"/>
                                                      <w:marTop w:val="0"/>
                                                      <w:marBottom w:val="0"/>
                                                      <w:divBdr>
                                                        <w:top w:val="none" w:sz="0" w:space="0" w:color="auto"/>
                                                        <w:left w:val="none" w:sz="0" w:space="0" w:color="auto"/>
                                                        <w:bottom w:val="none" w:sz="0" w:space="0" w:color="auto"/>
                                                        <w:right w:val="none" w:sz="0" w:space="0" w:color="auto"/>
                                                      </w:divBdr>
                                                    </w:div>
                                                    <w:div w:id="1223253243">
                                                      <w:blockQuote w:val="1"/>
                                                      <w:marLeft w:val="96"/>
                                                      <w:marRight w:val="0"/>
                                                      <w:marTop w:val="0"/>
                                                      <w:marBottom w:val="0"/>
                                                      <w:divBdr>
                                                        <w:top w:val="none" w:sz="0" w:space="0" w:color="auto"/>
                                                        <w:left w:val="single" w:sz="6" w:space="6" w:color="CCCCCC"/>
                                                        <w:bottom w:val="none" w:sz="0" w:space="0" w:color="auto"/>
                                                        <w:right w:val="none" w:sz="0" w:space="0" w:color="auto"/>
                                                      </w:divBdr>
                                                    </w:div>
                                                    <w:div w:id="863178232">
                                                      <w:marLeft w:val="0"/>
                                                      <w:marRight w:val="0"/>
                                                      <w:marTop w:val="0"/>
                                                      <w:marBottom w:val="0"/>
                                                      <w:divBdr>
                                                        <w:top w:val="none" w:sz="0" w:space="0" w:color="auto"/>
                                                        <w:left w:val="none" w:sz="0" w:space="0" w:color="auto"/>
                                                        <w:bottom w:val="none" w:sz="0" w:space="0" w:color="auto"/>
                                                        <w:right w:val="none" w:sz="0" w:space="0" w:color="auto"/>
                                                      </w:divBdr>
                                                    </w:div>
                                                    <w:div w:id="2000645520">
                                                      <w:marLeft w:val="0"/>
                                                      <w:marRight w:val="0"/>
                                                      <w:marTop w:val="0"/>
                                                      <w:marBottom w:val="0"/>
                                                      <w:divBdr>
                                                        <w:top w:val="none" w:sz="0" w:space="0" w:color="auto"/>
                                                        <w:left w:val="none" w:sz="0" w:space="0" w:color="auto"/>
                                                        <w:bottom w:val="none" w:sz="0" w:space="0" w:color="auto"/>
                                                        <w:right w:val="none" w:sz="0" w:space="0" w:color="auto"/>
                                                      </w:divBdr>
                                                    </w:div>
                                                    <w:div w:id="1122502660">
                                                      <w:marLeft w:val="0"/>
                                                      <w:marRight w:val="0"/>
                                                      <w:marTop w:val="0"/>
                                                      <w:marBottom w:val="0"/>
                                                      <w:divBdr>
                                                        <w:top w:val="none" w:sz="0" w:space="0" w:color="auto"/>
                                                        <w:left w:val="none" w:sz="0" w:space="0" w:color="auto"/>
                                                        <w:bottom w:val="none" w:sz="0" w:space="0" w:color="auto"/>
                                                        <w:right w:val="none" w:sz="0" w:space="0" w:color="auto"/>
                                                      </w:divBdr>
                                                    </w:div>
                                                    <w:div w:id="2129007875">
                                                      <w:marLeft w:val="0"/>
                                                      <w:marRight w:val="0"/>
                                                      <w:marTop w:val="0"/>
                                                      <w:marBottom w:val="0"/>
                                                      <w:divBdr>
                                                        <w:top w:val="none" w:sz="0" w:space="0" w:color="auto"/>
                                                        <w:left w:val="none" w:sz="0" w:space="0" w:color="auto"/>
                                                        <w:bottom w:val="none" w:sz="0" w:space="0" w:color="auto"/>
                                                        <w:right w:val="none" w:sz="0" w:space="0" w:color="auto"/>
                                                      </w:divBdr>
                                                    </w:div>
                                                    <w:div w:id="687025648">
                                                      <w:marLeft w:val="0"/>
                                                      <w:marRight w:val="0"/>
                                                      <w:marTop w:val="0"/>
                                                      <w:marBottom w:val="0"/>
                                                      <w:divBdr>
                                                        <w:top w:val="none" w:sz="0" w:space="0" w:color="auto"/>
                                                        <w:left w:val="none" w:sz="0" w:space="0" w:color="auto"/>
                                                        <w:bottom w:val="none" w:sz="0" w:space="0" w:color="auto"/>
                                                        <w:right w:val="none" w:sz="0" w:space="0" w:color="auto"/>
                                                      </w:divBdr>
                                                    </w:div>
                                                    <w:div w:id="1862358525">
                                                      <w:marLeft w:val="0"/>
                                                      <w:marRight w:val="0"/>
                                                      <w:marTop w:val="0"/>
                                                      <w:marBottom w:val="0"/>
                                                      <w:divBdr>
                                                        <w:top w:val="none" w:sz="0" w:space="0" w:color="auto"/>
                                                        <w:left w:val="none" w:sz="0" w:space="0" w:color="auto"/>
                                                        <w:bottom w:val="none" w:sz="0" w:space="0" w:color="auto"/>
                                                        <w:right w:val="none" w:sz="0" w:space="0" w:color="auto"/>
                                                      </w:divBdr>
                                                    </w:div>
                                                    <w:div w:id="1583876225">
                                                      <w:marLeft w:val="0"/>
                                                      <w:marRight w:val="0"/>
                                                      <w:marTop w:val="0"/>
                                                      <w:marBottom w:val="0"/>
                                                      <w:divBdr>
                                                        <w:top w:val="none" w:sz="0" w:space="0" w:color="auto"/>
                                                        <w:left w:val="none" w:sz="0" w:space="0" w:color="auto"/>
                                                        <w:bottom w:val="none" w:sz="0" w:space="0" w:color="auto"/>
                                                        <w:right w:val="none" w:sz="0" w:space="0" w:color="auto"/>
                                                      </w:divBdr>
                                                    </w:div>
                                                    <w:div w:id="1444688892">
                                                      <w:marLeft w:val="0"/>
                                                      <w:marRight w:val="0"/>
                                                      <w:marTop w:val="0"/>
                                                      <w:marBottom w:val="0"/>
                                                      <w:divBdr>
                                                        <w:top w:val="none" w:sz="0" w:space="0" w:color="auto"/>
                                                        <w:left w:val="none" w:sz="0" w:space="0" w:color="auto"/>
                                                        <w:bottom w:val="none" w:sz="0" w:space="0" w:color="auto"/>
                                                        <w:right w:val="none" w:sz="0" w:space="0" w:color="auto"/>
                                                      </w:divBdr>
                                                    </w:div>
                                                    <w:div w:id="1343387714">
                                                      <w:marLeft w:val="0"/>
                                                      <w:marRight w:val="0"/>
                                                      <w:marTop w:val="0"/>
                                                      <w:marBottom w:val="0"/>
                                                      <w:divBdr>
                                                        <w:top w:val="none" w:sz="0" w:space="0" w:color="auto"/>
                                                        <w:left w:val="none" w:sz="0" w:space="0" w:color="auto"/>
                                                        <w:bottom w:val="none" w:sz="0" w:space="0" w:color="auto"/>
                                                        <w:right w:val="none" w:sz="0" w:space="0" w:color="auto"/>
                                                      </w:divBdr>
                                                    </w:div>
                                                    <w:div w:id="626476186">
                                                      <w:marLeft w:val="0"/>
                                                      <w:marRight w:val="0"/>
                                                      <w:marTop w:val="0"/>
                                                      <w:marBottom w:val="0"/>
                                                      <w:divBdr>
                                                        <w:top w:val="none" w:sz="0" w:space="0" w:color="auto"/>
                                                        <w:left w:val="none" w:sz="0" w:space="0" w:color="auto"/>
                                                        <w:bottom w:val="none" w:sz="0" w:space="0" w:color="auto"/>
                                                        <w:right w:val="none" w:sz="0" w:space="0" w:color="auto"/>
                                                      </w:divBdr>
                                                    </w:div>
                                                    <w:div w:id="1792242995">
                                                      <w:marLeft w:val="0"/>
                                                      <w:marRight w:val="0"/>
                                                      <w:marTop w:val="0"/>
                                                      <w:marBottom w:val="0"/>
                                                      <w:divBdr>
                                                        <w:top w:val="none" w:sz="0" w:space="0" w:color="auto"/>
                                                        <w:left w:val="none" w:sz="0" w:space="0" w:color="auto"/>
                                                        <w:bottom w:val="none" w:sz="0" w:space="0" w:color="auto"/>
                                                        <w:right w:val="none" w:sz="0" w:space="0" w:color="auto"/>
                                                      </w:divBdr>
                                                    </w:div>
                                                    <w:div w:id="1087574957">
                                                      <w:marLeft w:val="0"/>
                                                      <w:marRight w:val="0"/>
                                                      <w:marTop w:val="0"/>
                                                      <w:marBottom w:val="0"/>
                                                      <w:divBdr>
                                                        <w:top w:val="none" w:sz="0" w:space="0" w:color="auto"/>
                                                        <w:left w:val="none" w:sz="0" w:space="0" w:color="auto"/>
                                                        <w:bottom w:val="none" w:sz="0" w:space="0" w:color="auto"/>
                                                        <w:right w:val="none" w:sz="0" w:space="0" w:color="auto"/>
                                                      </w:divBdr>
                                                    </w:div>
                                                    <w:div w:id="1350177675">
                                                      <w:marLeft w:val="0"/>
                                                      <w:marRight w:val="0"/>
                                                      <w:marTop w:val="0"/>
                                                      <w:marBottom w:val="0"/>
                                                      <w:divBdr>
                                                        <w:top w:val="none" w:sz="0" w:space="0" w:color="auto"/>
                                                        <w:left w:val="none" w:sz="0" w:space="0" w:color="auto"/>
                                                        <w:bottom w:val="none" w:sz="0" w:space="0" w:color="auto"/>
                                                        <w:right w:val="none" w:sz="0" w:space="0" w:color="auto"/>
                                                      </w:divBdr>
                                                    </w:div>
                                                    <w:div w:id="1350257938">
                                                      <w:marLeft w:val="0"/>
                                                      <w:marRight w:val="0"/>
                                                      <w:marTop w:val="0"/>
                                                      <w:marBottom w:val="0"/>
                                                      <w:divBdr>
                                                        <w:top w:val="none" w:sz="0" w:space="0" w:color="auto"/>
                                                        <w:left w:val="none" w:sz="0" w:space="0" w:color="auto"/>
                                                        <w:bottom w:val="none" w:sz="0" w:space="0" w:color="auto"/>
                                                        <w:right w:val="none" w:sz="0" w:space="0" w:color="auto"/>
                                                      </w:divBdr>
                                                    </w:div>
                                                    <w:div w:id="13545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3466051">
          <w:marLeft w:val="0"/>
          <w:marRight w:val="0"/>
          <w:marTop w:val="0"/>
          <w:marBottom w:val="0"/>
          <w:divBdr>
            <w:top w:val="none" w:sz="0" w:space="0" w:color="auto"/>
            <w:left w:val="none" w:sz="0" w:space="0" w:color="auto"/>
            <w:bottom w:val="none" w:sz="0" w:space="0" w:color="auto"/>
            <w:right w:val="none" w:sz="0" w:space="0" w:color="auto"/>
          </w:divBdr>
          <w:divsChild>
            <w:div w:id="1686860726">
              <w:marLeft w:val="0"/>
              <w:marRight w:val="0"/>
              <w:marTop w:val="0"/>
              <w:marBottom w:val="0"/>
              <w:divBdr>
                <w:top w:val="single" w:sz="2" w:space="0" w:color="EFEFEF"/>
                <w:left w:val="none" w:sz="0" w:space="0" w:color="auto"/>
                <w:bottom w:val="none" w:sz="0" w:space="0" w:color="auto"/>
                <w:right w:val="none" w:sz="0" w:space="0" w:color="auto"/>
              </w:divBdr>
              <w:divsChild>
                <w:div w:id="230121708">
                  <w:marLeft w:val="0"/>
                  <w:marRight w:val="0"/>
                  <w:marTop w:val="0"/>
                  <w:marBottom w:val="0"/>
                  <w:divBdr>
                    <w:top w:val="single" w:sz="6" w:space="0" w:color="D8D8D8"/>
                    <w:left w:val="none" w:sz="0" w:space="0" w:color="auto"/>
                    <w:bottom w:val="none" w:sz="0" w:space="0" w:color="D8D8D8"/>
                    <w:right w:val="none" w:sz="0" w:space="0" w:color="auto"/>
                  </w:divBdr>
                  <w:divsChild>
                    <w:div w:id="1940991270">
                      <w:marLeft w:val="0"/>
                      <w:marRight w:val="0"/>
                      <w:marTop w:val="0"/>
                      <w:marBottom w:val="0"/>
                      <w:divBdr>
                        <w:top w:val="none" w:sz="0" w:space="0" w:color="auto"/>
                        <w:left w:val="none" w:sz="0" w:space="0" w:color="auto"/>
                        <w:bottom w:val="none" w:sz="0" w:space="0" w:color="auto"/>
                        <w:right w:val="none" w:sz="0" w:space="0" w:color="auto"/>
                      </w:divBdr>
                      <w:divsChild>
                        <w:div w:id="1345982601">
                          <w:marLeft w:val="0"/>
                          <w:marRight w:val="0"/>
                          <w:marTop w:val="0"/>
                          <w:marBottom w:val="0"/>
                          <w:divBdr>
                            <w:top w:val="none" w:sz="0" w:space="0" w:color="auto"/>
                            <w:left w:val="none" w:sz="0" w:space="0" w:color="auto"/>
                            <w:bottom w:val="none" w:sz="0" w:space="0" w:color="auto"/>
                            <w:right w:val="none" w:sz="0" w:space="0" w:color="auto"/>
                          </w:divBdr>
                          <w:divsChild>
                            <w:div w:id="1880707563">
                              <w:marLeft w:val="0"/>
                              <w:marRight w:val="0"/>
                              <w:marTop w:val="0"/>
                              <w:marBottom w:val="0"/>
                              <w:divBdr>
                                <w:top w:val="none" w:sz="0" w:space="0" w:color="auto"/>
                                <w:left w:val="single" w:sz="6" w:space="6" w:color="auto"/>
                                <w:bottom w:val="none" w:sz="0" w:space="0" w:color="auto"/>
                                <w:right w:val="none" w:sz="0" w:space="0" w:color="auto"/>
                              </w:divBdr>
                              <w:divsChild>
                                <w:div w:id="1390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111430">
      <w:bodyDiv w:val="1"/>
      <w:marLeft w:val="0"/>
      <w:marRight w:val="0"/>
      <w:marTop w:val="0"/>
      <w:marBottom w:val="0"/>
      <w:divBdr>
        <w:top w:val="none" w:sz="0" w:space="0" w:color="auto"/>
        <w:left w:val="none" w:sz="0" w:space="0" w:color="auto"/>
        <w:bottom w:val="none" w:sz="0" w:space="0" w:color="auto"/>
        <w:right w:val="none" w:sz="0" w:space="0" w:color="auto"/>
      </w:divBdr>
      <w:divsChild>
        <w:div w:id="1173299150">
          <w:marLeft w:val="0"/>
          <w:marRight w:val="0"/>
          <w:marTop w:val="0"/>
          <w:marBottom w:val="0"/>
          <w:divBdr>
            <w:top w:val="none" w:sz="0" w:space="0" w:color="auto"/>
            <w:left w:val="none" w:sz="0" w:space="0" w:color="auto"/>
            <w:bottom w:val="none" w:sz="0" w:space="0" w:color="auto"/>
            <w:right w:val="none" w:sz="0" w:space="0" w:color="auto"/>
          </w:divBdr>
        </w:div>
        <w:div w:id="715012314">
          <w:marLeft w:val="0"/>
          <w:marRight w:val="0"/>
          <w:marTop w:val="0"/>
          <w:marBottom w:val="0"/>
          <w:divBdr>
            <w:top w:val="none" w:sz="0" w:space="0" w:color="auto"/>
            <w:left w:val="none" w:sz="0" w:space="0" w:color="auto"/>
            <w:bottom w:val="none" w:sz="0" w:space="0" w:color="auto"/>
            <w:right w:val="none" w:sz="0" w:space="0" w:color="auto"/>
          </w:divBdr>
        </w:div>
        <w:div w:id="349987567">
          <w:marLeft w:val="0"/>
          <w:marRight w:val="0"/>
          <w:marTop w:val="0"/>
          <w:marBottom w:val="0"/>
          <w:divBdr>
            <w:top w:val="none" w:sz="0" w:space="0" w:color="auto"/>
            <w:left w:val="none" w:sz="0" w:space="0" w:color="auto"/>
            <w:bottom w:val="none" w:sz="0" w:space="0" w:color="auto"/>
            <w:right w:val="none" w:sz="0" w:space="0" w:color="auto"/>
          </w:divBdr>
        </w:div>
        <w:div w:id="189609742">
          <w:marLeft w:val="0"/>
          <w:marRight w:val="0"/>
          <w:marTop w:val="0"/>
          <w:marBottom w:val="0"/>
          <w:divBdr>
            <w:top w:val="none" w:sz="0" w:space="0" w:color="auto"/>
            <w:left w:val="none" w:sz="0" w:space="0" w:color="auto"/>
            <w:bottom w:val="none" w:sz="0" w:space="0" w:color="auto"/>
            <w:right w:val="none" w:sz="0" w:space="0" w:color="auto"/>
          </w:divBdr>
        </w:div>
        <w:div w:id="532814821">
          <w:marLeft w:val="0"/>
          <w:marRight w:val="0"/>
          <w:marTop w:val="0"/>
          <w:marBottom w:val="0"/>
          <w:divBdr>
            <w:top w:val="none" w:sz="0" w:space="0" w:color="auto"/>
            <w:left w:val="none" w:sz="0" w:space="0" w:color="auto"/>
            <w:bottom w:val="none" w:sz="0" w:space="0" w:color="auto"/>
            <w:right w:val="none" w:sz="0" w:space="0" w:color="auto"/>
          </w:divBdr>
        </w:div>
        <w:div w:id="932906526">
          <w:marLeft w:val="0"/>
          <w:marRight w:val="0"/>
          <w:marTop w:val="0"/>
          <w:marBottom w:val="0"/>
          <w:divBdr>
            <w:top w:val="none" w:sz="0" w:space="0" w:color="auto"/>
            <w:left w:val="none" w:sz="0" w:space="0" w:color="auto"/>
            <w:bottom w:val="none" w:sz="0" w:space="0" w:color="auto"/>
            <w:right w:val="none" w:sz="0" w:space="0" w:color="auto"/>
          </w:divBdr>
        </w:div>
        <w:div w:id="1107892419">
          <w:marLeft w:val="0"/>
          <w:marRight w:val="0"/>
          <w:marTop w:val="0"/>
          <w:marBottom w:val="0"/>
          <w:divBdr>
            <w:top w:val="none" w:sz="0" w:space="0" w:color="auto"/>
            <w:left w:val="none" w:sz="0" w:space="0" w:color="auto"/>
            <w:bottom w:val="none" w:sz="0" w:space="0" w:color="auto"/>
            <w:right w:val="none" w:sz="0" w:space="0" w:color="auto"/>
          </w:divBdr>
        </w:div>
        <w:div w:id="1935278432">
          <w:marLeft w:val="0"/>
          <w:marRight w:val="0"/>
          <w:marTop w:val="0"/>
          <w:marBottom w:val="0"/>
          <w:divBdr>
            <w:top w:val="none" w:sz="0" w:space="0" w:color="auto"/>
            <w:left w:val="none" w:sz="0" w:space="0" w:color="auto"/>
            <w:bottom w:val="none" w:sz="0" w:space="0" w:color="auto"/>
            <w:right w:val="none" w:sz="0" w:space="0" w:color="auto"/>
          </w:divBdr>
        </w:div>
        <w:div w:id="1530222046">
          <w:marLeft w:val="0"/>
          <w:marRight w:val="0"/>
          <w:marTop w:val="0"/>
          <w:marBottom w:val="0"/>
          <w:divBdr>
            <w:top w:val="none" w:sz="0" w:space="0" w:color="auto"/>
            <w:left w:val="none" w:sz="0" w:space="0" w:color="auto"/>
            <w:bottom w:val="none" w:sz="0" w:space="0" w:color="auto"/>
            <w:right w:val="none" w:sz="0" w:space="0" w:color="auto"/>
          </w:divBdr>
        </w:div>
        <w:div w:id="896548440">
          <w:marLeft w:val="0"/>
          <w:marRight w:val="0"/>
          <w:marTop w:val="0"/>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40274675">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0292605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8390875">
      <w:bodyDiv w:val="1"/>
      <w:marLeft w:val="0"/>
      <w:marRight w:val="0"/>
      <w:marTop w:val="0"/>
      <w:marBottom w:val="0"/>
      <w:divBdr>
        <w:top w:val="none" w:sz="0" w:space="0" w:color="auto"/>
        <w:left w:val="none" w:sz="0" w:space="0" w:color="auto"/>
        <w:bottom w:val="none" w:sz="0" w:space="0" w:color="auto"/>
        <w:right w:val="none" w:sz="0" w:space="0" w:color="auto"/>
      </w:divBdr>
      <w:divsChild>
        <w:div w:id="126902641">
          <w:marLeft w:val="0"/>
          <w:marRight w:val="0"/>
          <w:marTop w:val="0"/>
          <w:marBottom w:val="0"/>
          <w:divBdr>
            <w:top w:val="none" w:sz="0" w:space="0" w:color="auto"/>
            <w:left w:val="none" w:sz="0" w:space="0" w:color="auto"/>
            <w:bottom w:val="none" w:sz="0" w:space="0" w:color="auto"/>
            <w:right w:val="none" w:sz="0" w:space="0" w:color="auto"/>
          </w:divBdr>
          <w:divsChild>
            <w:div w:id="83148338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94215431">
                  <w:marLeft w:val="0"/>
                  <w:marRight w:val="0"/>
                  <w:marTop w:val="0"/>
                  <w:marBottom w:val="0"/>
                  <w:divBdr>
                    <w:top w:val="none" w:sz="0" w:space="0" w:color="auto"/>
                    <w:left w:val="none" w:sz="0" w:space="0" w:color="auto"/>
                    <w:bottom w:val="none" w:sz="0" w:space="0" w:color="auto"/>
                    <w:right w:val="none" w:sz="0" w:space="0" w:color="auto"/>
                  </w:divBdr>
                  <w:divsChild>
                    <w:div w:id="1443107817">
                      <w:marLeft w:val="0"/>
                      <w:marRight w:val="0"/>
                      <w:marTop w:val="0"/>
                      <w:marBottom w:val="0"/>
                      <w:divBdr>
                        <w:top w:val="none" w:sz="0" w:space="0" w:color="auto"/>
                        <w:left w:val="none" w:sz="0" w:space="0" w:color="auto"/>
                        <w:bottom w:val="none" w:sz="0" w:space="0" w:color="auto"/>
                        <w:right w:val="none" w:sz="0" w:space="0" w:color="auto"/>
                      </w:divBdr>
                    </w:div>
                    <w:div w:id="1631283871">
                      <w:marLeft w:val="0"/>
                      <w:marRight w:val="0"/>
                      <w:marTop w:val="0"/>
                      <w:marBottom w:val="0"/>
                      <w:divBdr>
                        <w:top w:val="none" w:sz="0" w:space="0" w:color="auto"/>
                        <w:left w:val="none" w:sz="0" w:space="0" w:color="auto"/>
                        <w:bottom w:val="none" w:sz="0" w:space="0" w:color="auto"/>
                        <w:right w:val="none" w:sz="0" w:space="0" w:color="auto"/>
                      </w:divBdr>
                    </w:div>
                    <w:div w:id="1891651583">
                      <w:blockQuote w:val="1"/>
                      <w:marLeft w:val="96"/>
                      <w:marRight w:val="0"/>
                      <w:marTop w:val="0"/>
                      <w:marBottom w:val="0"/>
                      <w:divBdr>
                        <w:top w:val="none" w:sz="0" w:space="0" w:color="auto"/>
                        <w:left w:val="single" w:sz="6" w:space="6" w:color="CCCCCC"/>
                        <w:bottom w:val="none" w:sz="0" w:space="0" w:color="auto"/>
                        <w:right w:val="none" w:sz="0" w:space="0" w:color="auto"/>
                      </w:divBdr>
                    </w:div>
                    <w:div w:id="326785668">
                      <w:marLeft w:val="0"/>
                      <w:marRight w:val="0"/>
                      <w:marTop w:val="0"/>
                      <w:marBottom w:val="0"/>
                      <w:divBdr>
                        <w:top w:val="none" w:sz="0" w:space="0" w:color="auto"/>
                        <w:left w:val="none" w:sz="0" w:space="0" w:color="auto"/>
                        <w:bottom w:val="none" w:sz="0" w:space="0" w:color="auto"/>
                        <w:right w:val="none" w:sz="0" w:space="0" w:color="auto"/>
                      </w:divBdr>
                    </w:div>
                    <w:div w:id="2032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42078">
              <w:marLeft w:val="0"/>
              <w:marRight w:val="0"/>
              <w:marTop w:val="0"/>
              <w:marBottom w:val="0"/>
              <w:divBdr>
                <w:top w:val="none" w:sz="0" w:space="0" w:color="auto"/>
                <w:left w:val="none" w:sz="0" w:space="0" w:color="auto"/>
                <w:bottom w:val="none" w:sz="0" w:space="0" w:color="auto"/>
                <w:right w:val="none" w:sz="0" w:space="0" w:color="auto"/>
              </w:divBdr>
            </w:div>
          </w:divsChild>
        </w:div>
        <w:div w:id="1427725500">
          <w:marLeft w:val="0"/>
          <w:marRight w:val="0"/>
          <w:marTop w:val="0"/>
          <w:marBottom w:val="0"/>
          <w:divBdr>
            <w:top w:val="none" w:sz="0" w:space="0" w:color="auto"/>
            <w:left w:val="none" w:sz="0" w:space="0" w:color="auto"/>
            <w:bottom w:val="none" w:sz="0" w:space="0" w:color="auto"/>
            <w:right w:val="none" w:sz="0" w:space="0" w:color="auto"/>
          </w:divBdr>
        </w:div>
        <w:div w:id="1012606158">
          <w:marLeft w:val="0"/>
          <w:marRight w:val="0"/>
          <w:marTop w:val="0"/>
          <w:marBottom w:val="0"/>
          <w:divBdr>
            <w:top w:val="none" w:sz="0" w:space="0" w:color="auto"/>
            <w:left w:val="none" w:sz="0" w:space="0" w:color="auto"/>
            <w:bottom w:val="none" w:sz="0" w:space="0" w:color="auto"/>
            <w:right w:val="none" w:sz="0" w:space="0" w:color="auto"/>
          </w:divBdr>
        </w:div>
        <w:div w:id="1988897779">
          <w:marLeft w:val="0"/>
          <w:marRight w:val="0"/>
          <w:marTop w:val="0"/>
          <w:marBottom w:val="0"/>
          <w:divBdr>
            <w:top w:val="none" w:sz="0" w:space="0" w:color="auto"/>
            <w:left w:val="none" w:sz="0" w:space="0" w:color="auto"/>
            <w:bottom w:val="none" w:sz="0" w:space="0" w:color="auto"/>
            <w:right w:val="none" w:sz="0" w:space="0" w:color="auto"/>
          </w:divBdr>
        </w:div>
        <w:div w:id="473451512">
          <w:marLeft w:val="0"/>
          <w:marRight w:val="0"/>
          <w:marTop w:val="0"/>
          <w:marBottom w:val="0"/>
          <w:divBdr>
            <w:top w:val="none" w:sz="0" w:space="0" w:color="auto"/>
            <w:left w:val="none" w:sz="0" w:space="0" w:color="auto"/>
            <w:bottom w:val="none" w:sz="0" w:space="0" w:color="auto"/>
            <w:right w:val="none" w:sz="0" w:space="0" w:color="auto"/>
          </w:divBdr>
        </w:div>
        <w:div w:id="2097044760">
          <w:marLeft w:val="0"/>
          <w:marRight w:val="0"/>
          <w:marTop w:val="0"/>
          <w:marBottom w:val="0"/>
          <w:divBdr>
            <w:top w:val="none" w:sz="0" w:space="0" w:color="auto"/>
            <w:left w:val="none" w:sz="0" w:space="0" w:color="auto"/>
            <w:bottom w:val="none" w:sz="0" w:space="0" w:color="auto"/>
            <w:right w:val="none" w:sz="0" w:space="0" w:color="auto"/>
          </w:divBdr>
        </w:div>
        <w:div w:id="242423005">
          <w:marLeft w:val="0"/>
          <w:marRight w:val="0"/>
          <w:marTop w:val="0"/>
          <w:marBottom w:val="0"/>
          <w:divBdr>
            <w:top w:val="none" w:sz="0" w:space="0" w:color="auto"/>
            <w:left w:val="none" w:sz="0" w:space="0" w:color="auto"/>
            <w:bottom w:val="none" w:sz="0" w:space="0" w:color="auto"/>
            <w:right w:val="none" w:sz="0" w:space="0" w:color="auto"/>
          </w:divBdr>
        </w:div>
        <w:div w:id="2074964929">
          <w:marLeft w:val="0"/>
          <w:marRight w:val="0"/>
          <w:marTop w:val="0"/>
          <w:marBottom w:val="0"/>
          <w:divBdr>
            <w:top w:val="none" w:sz="0" w:space="0" w:color="auto"/>
            <w:left w:val="none" w:sz="0" w:space="0" w:color="auto"/>
            <w:bottom w:val="none" w:sz="0" w:space="0" w:color="auto"/>
            <w:right w:val="none" w:sz="0" w:space="0" w:color="auto"/>
          </w:divBdr>
        </w:div>
        <w:div w:id="1422606548">
          <w:marLeft w:val="0"/>
          <w:marRight w:val="0"/>
          <w:marTop w:val="0"/>
          <w:marBottom w:val="0"/>
          <w:divBdr>
            <w:top w:val="none" w:sz="0" w:space="0" w:color="auto"/>
            <w:left w:val="none" w:sz="0" w:space="0" w:color="auto"/>
            <w:bottom w:val="none" w:sz="0" w:space="0" w:color="auto"/>
            <w:right w:val="none" w:sz="0" w:space="0" w:color="auto"/>
          </w:divBdr>
        </w:div>
        <w:div w:id="324473863">
          <w:marLeft w:val="0"/>
          <w:marRight w:val="0"/>
          <w:marTop w:val="0"/>
          <w:marBottom w:val="0"/>
          <w:divBdr>
            <w:top w:val="none" w:sz="0" w:space="0" w:color="auto"/>
            <w:left w:val="none" w:sz="0" w:space="0" w:color="auto"/>
            <w:bottom w:val="none" w:sz="0" w:space="0" w:color="auto"/>
            <w:right w:val="none" w:sz="0" w:space="0" w:color="auto"/>
          </w:divBdr>
        </w:div>
        <w:div w:id="1904173477">
          <w:marLeft w:val="0"/>
          <w:marRight w:val="0"/>
          <w:marTop w:val="0"/>
          <w:marBottom w:val="0"/>
          <w:divBdr>
            <w:top w:val="none" w:sz="0" w:space="0" w:color="auto"/>
            <w:left w:val="none" w:sz="0" w:space="0" w:color="auto"/>
            <w:bottom w:val="none" w:sz="0" w:space="0" w:color="auto"/>
            <w:right w:val="none" w:sz="0" w:space="0" w:color="auto"/>
          </w:divBdr>
        </w:div>
        <w:div w:id="162745441">
          <w:marLeft w:val="0"/>
          <w:marRight w:val="0"/>
          <w:marTop w:val="0"/>
          <w:marBottom w:val="0"/>
          <w:divBdr>
            <w:top w:val="none" w:sz="0" w:space="0" w:color="auto"/>
            <w:left w:val="none" w:sz="0" w:space="0" w:color="auto"/>
            <w:bottom w:val="none" w:sz="0" w:space="0" w:color="auto"/>
            <w:right w:val="none" w:sz="0" w:space="0" w:color="auto"/>
          </w:divBdr>
        </w:div>
        <w:div w:id="925773707">
          <w:marLeft w:val="0"/>
          <w:marRight w:val="0"/>
          <w:marTop w:val="0"/>
          <w:marBottom w:val="0"/>
          <w:divBdr>
            <w:top w:val="none" w:sz="0" w:space="0" w:color="auto"/>
            <w:left w:val="none" w:sz="0" w:space="0" w:color="auto"/>
            <w:bottom w:val="none" w:sz="0" w:space="0" w:color="auto"/>
            <w:right w:val="none" w:sz="0" w:space="0" w:color="auto"/>
          </w:divBdr>
        </w:div>
        <w:div w:id="1620182144">
          <w:marLeft w:val="0"/>
          <w:marRight w:val="0"/>
          <w:marTop w:val="0"/>
          <w:marBottom w:val="0"/>
          <w:divBdr>
            <w:top w:val="none" w:sz="0" w:space="0" w:color="auto"/>
            <w:left w:val="none" w:sz="0" w:space="0" w:color="auto"/>
            <w:bottom w:val="none" w:sz="0" w:space="0" w:color="auto"/>
            <w:right w:val="none" w:sz="0" w:space="0" w:color="auto"/>
          </w:divBdr>
          <w:divsChild>
            <w:div w:id="48725853">
              <w:marLeft w:val="0"/>
              <w:marRight w:val="0"/>
              <w:marTop w:val="0"/>
              <w:marBottom w:val="0"/>
              <w:divBdr>
                <w:top w:val="none" w:sz="0" w:space="0" w:color="auto"/>
                <w:left w:val="none" w:sz="0" w:space="0" w:color="auto"/>
                <w:bottom w:val="none" w:sz="0" w:space="0" w:color="auto"/>
                <w:right w:val="none" w:sz="0" w:space="0" w:color="auto"/>
              </w:divBdr>
            </w:div>
            <w:div w:id="32868109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79327165">
                  <w:marLeft w:val="0"/>
                  <w:marRight w:val="0"/>
                  <w:marTop w:val="0"/>
                  <w:marBottom w:val="0"/>
                  <w:divBdr>
                    <w:top w:val="none" w:sz="0" w:space="0" w:color="auto"/>
                    <w:left w:val="none" w:sz="0" w:space="0" w:color="auto"/>
                    <w:bottom w:val="none" w:sz="0" w:space="0" w:color="auto"/>
                    <w:right w:val="none" w:sz="0" w:space="0" w:color="auto"/>
                  </w:divBdr>
                  <w:divsChild>
                    <w:div w:id="360864440">
                      <w:marLeft w:val="0"/>
                      <w:marRight w:val="0"/>
                      <w:marTop w:val="0"/>
                      <w:marBottom w:val="0"/>
                      <w:divBdr>
                        <w:top w:val="none" w:sz="0" w:space="0" w:color="auto"/>
                        <w:left w:val="none" w:sz="0" w:space="0" w:color="auto"/>
                        <w:bottom w:val="none" w:sz="0" w:space="0" w:color="auto"/>
                        <w:right w:val="none" w:sz="0" w:space="0" w:color="auto"/>
                      </w:divBdr>
                      <w:divsChild>
                        <w:div w:id="1084036181">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0461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1043">
              <w:marLeft w:val="0"/>
              <w:marRight w:val="0"/>
              <w:marTop w:val="0"/>
              <w:marBottom w:val="0"/>
              <w:divBdr>
                <w:top w:val="none" w:sz="0" w:space="0" w:color="auto"/>
                <w:left w:val="none" w:sz="0" w:space="0" w:color="auto"/>
                <w:bottom w:val="none" w:sz="0" w:space="0" w:color="auto"/>
                <w:right w:val="none" w:sz="0" w:space="0" w:color="auto"/>
              </w:divBdr>
            </w:div>
          </w:divsChild>
        </w:div>
        <w:div w:id="483475669">
          <w:marLeft w:val="0"/>
          <w:marRight w:val="0"/>
          <w:marTop w:val="0"/>
          <w:marBottom w:val="0"/>
          <w:divBdr>
            <w:top w:val="none" w:sz="0" w:space="0" w:color="auto"/>
            <w:left w:val="none" w:sz="0" w:space="0" w:color="auto"/>
            <w:bottom w:val="none" w:sz="0" w:space="0" w:color="auto"/>
            <w:right w:val="none" w:sz="0" w:space="0" w:color="auto"/>
          </w:divBdr>
        </w:div>
        <w:div w:id="1284847247">
          <w:marLeft w:val="0"/>
          <w:marRight w:val="0"/>
          <w:marTop w:val="0"/>
          <w:marBottom w:val="0"/>
          <w:divBdr>
            <w:top w:val="none" w:sz="0" w:space="0" w:color="auto"/>
            <w:left w:val="none" w:sz="0" w:space="0" w:color="auto"/>
            <w:bottom w:val="none" w:sz="0" w:space="0" w:color="auto"/>
            <w:right w:val="none" w:sz="0" w:space="0" w:color="auto"/>
          </w:divBdr>
        </w:div>
        <w:div w:id="312367911">
          <w:marLeft w:val="0"/>
          <w:marRight w:val="0"/>
          <w:marTop w:val="0"/>
          <w:marBottom w:val="0"/>
          <w:divBdr>
            <w:top w:val="none" w:sz="0" w:space="0" w:color="auto"/>
            <w:left w:val="none" w:sz="0" w:space="0" w:color="auto"/>
            <w:bottom w:val="none" w:sz="0" w:space="0" w:color="auto"/>
            <w:right w:val="none" w:sz="0" w:space="0" w:color="auto"/>
          </w:divBdr>
        </w:div>
        <w:div w:id="336350881">
          <w:marLeft w:val="0"/>
          <w:marRight w:val="0"/>
          <w:marTop w:val="0"/>
          <w:marBottom w:val="0"/>
          <w:divBdr>
            <w:top w:val="none" w:sz="0" w:space="0" w:color="auto"/>
            <w:left w:val="none" w:sz="0" w:space="0" w:color="auto"/>
            <w:bottom w:val="none" w:sz="0" w:space="0" w:color="auto"/>
            <w:right w:val="none" w:sz="0" w:space="0" w:color="auto"/>
          </w:divBdr>
        </w:div>
        <w:div w:id="2116975362">
          <w:marLeft w:val="0"/>
          <w:marRight w:val="0"/>
          <w:marTop w:val="0"/>
          <w:marBottom w:val="0"/>
          <w:divBdr>
            <w:top w:val="none" w:sz="0" w:space="0" w:color="auto"/>
            <w:left w:val="none" w:sz="0" w:space="0" w:color="auto"/>
            <w:bottom w:val="none" w:sz="0" w:space="0" w:color="auto"/>
            <w:right w:val="none" w:sz="0" w:space="0" w:color="auto"/>
          </w:divBdr>
          <w:divsChild>
            <w:div w:id="510264213">
              <w:marLeft w:val="0"/>
              <w:marRight w:val="0"/>
              <w:marTop w:val="0"/>
              <w:marBottom w:val="0"/>
              <w:divBdr>
                <w:top w:val="none" w:sz="0" w:space="0" w:color="auto"/>
                <w:left w:val="none" w:sz="0" w:space="0" w:color="auto"/>
                <w:bottom w:val="none" w:sz="0" w:space="0" w:color="auto"/>
                <w:right w:val="none" w:sz="0" w:space="0" w:color="auto"/>
              </w:divBdr>
            </w:div>
          </w:divsChild>
        </w:div>
        <w:div w:id="578832070">
          <w:marLeft w:val="0"/>
          <w:marRight w:val="0"/>
          <w:marTop w:val="0"/>
          <w:marBottom w:val="0"/>
          <w:divBdr>
            <w:top w:val="none" w:sz="0" w:space="0" w:color="auto"/>
            <w:left w:val="none" w:sz="0" w:space="0" w:color="auto"/>
            <w:bottom w:val="none" w:sz="0" w:space="0" w:color="auto"/>
            <w:right w:val="none" w:sz="0" w:space="0" w:color="auto"/>
          </w:divBdr>
        </w:div>
        <w:div w:id="1092511629">
          <w:marLeft w:val="0"/>
          <w:marRight w:val="0"/>
          <w:marTop w:val="0"/>
          <w:marBottom w:val="0"/>
          <w:divBdr>
            <w:top w:val="none" w:sz="0" w:space="0" w:color="auto"/>
            <w:left w:val="none" w:sz="0" w:space="0" w:color="auto"/>
            <w:bottom w:val="none" w:sz="0" w:space="0" w:color="auto"/>
            <w:right w:val="none" w:sz="0" w:space="0" w:color="auto"/>
          </w:divBdr>
        </w:div>
        <w:div w:id="584077257">
          <w:marLeft w:val="0"/>
          <w:marRight w:val="0"/>
          <w:marTop w:val="0"/>
          <w:marBottom w:val="0"/>
          <w:divBdr>
            <w:top w:val="none" w:sz="0" w:space="0" w:color="auto"/>
            <w:left w:val="none" w:sz="0" w:space="0" w:color="auto"/>
            <w:bottom w:val="none" w:sz="0" w:space="0" w:color="auto"/>
            <w:right w:val="none" w:sz="0" w:space="0" w:color="auto"/>
          </w:divBdr>
        </w:div>
        <w:div w:id="2120834793">
          <w:marLeft w:val="0"/>
          <w:marRight w:val="0"/>
          <w:marTop w:val="0"/>
          <w:marBottom w:val="0"/>
          <w:divBdr>
            <w:top w:val="none" w:sz="0" w:space="0" w:color="auto"/>
            <w:left w:val="none" w:sz="0" w:space="0" w:color="auto"/>
            <w:bottom w:val="none" w:sz="0" w:space="0" w:color="auto"/>
            <w:right w:val="none" w:sz="0" w:space="0" w:color="auto"/>
          </w:divBdr>
        </w:div>
        <w:div w:id="1111511025">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 w:id="2132090157">
      <w:bodyDiv w:val="1"/>
      <w:marLeft w:val="0"/>
      <w:marRight w:val="0"/>
      <w:marTop w:val="0"/>
      <w:marBottom w:val="0"/>
      <w:divBdr>
        <w:top w:val="none" w:sz="0" w:space="0" w:color="auto"/>
        <w:left w:val="none" w:sz="0" w:space="0" w:color="auto"/>
        <w:bottom w:val="none" w:sz="0" w:space="0" w:color="auto"/>
        <w:right w:val="none" w:sz="0" w:space="0" w:color="auto"/>
      </w:divBdr>
      <w:divsChild>
        <w:div w:id="22051810">
          <w:marLeft w:val="0"/>
          <w:marRight w:val="0"/>
          <w:marTop w:val="0"/>
          <w:marBottom w:val="0"/>
          <w:divBdr>
            <w:top w:val="none" w:sz="0" w:space="0" w:color="auto"/>
            <w:left w:val="none" w:sz="0" w:space="0" w:color="auto"/>
            <w:bottom w:val="none" w:sz="0" w:space="0" w:color="auto"/>
            <w:right w:val="none" w:sz="0" w:space="0" w:color="auto"/>
          </w:divBdr>
        </w:div>
        <w:div w:id="932860170">
          <w:marLeft w:val="0"/>
          <w:marRight w:val="0"/>
          <w:marTop w:val="0"/>
          <w:marBottom w:val="0"/>
          <w:divBdr>
            <w:top w:val="none" w:sz="0" w:space="0" w:color="auto"/>
            <w:left w:val="none" w:sz="0" w:space="0" w:color="auto"/>
            <w:bottom w:val="none" w:sz="0" w:space="0" w:color="auto"/>
            <w:right w:val="none" w:sz="0" w:space="0" w:color="auto"/>
          </w:divBdr>
        </w:div>
        <w:div w:id="428081437">
          <w:marLeft w:val="0"/>
          <w:marRight w:val="0"/>
          <w:marTop w:val="0"/>
          <w:marBottom w:val="0"/>
          <w:divBdr>
            <w:top w:val="none" w:sz="0" w:space="0" w:color="auto"/>
            <w:left w:val="none" w:sz="0" w:space="0" w:color="auto"/>
            <w:bottom w:val="none" w:sz="0" w:space="0" w:color="auto"/>
            <w:right w:val="none" w:sz="0" w:space="0" w:color="auto"/>
          </w:divBdr>
        </w:div>
        <w:div w:id="971908386">
          <w:marLeft w:val="0"/>
          <w:marRight w:val="0"/>
          <w:marTop w:val="0"/>
          <w:marBottom w:val="0"/>
          <w:divBdr>
            <w:top w:val="none" w:sz="0" w:space="0" w:color="auto"/>
            <w:left w:val="none" w:sz="0" w:space="0" w:color="auto"/>
            <w:bottom w:val="none" w:sz="0" w:space="0" w:color="auto"/>
            <w:right w:val="none" w:sz="0" w:space="0" w:color="auto"/>
          </w:divBdr>
        </w:div>
        <w:div w:id="348945332">
          <w:marLeft w:val="0"/>
          <w:marRight w:val="0"/>
          <w:marTop w:val="0"/>
          <w:marBottom w:val="0"/>
          <w:divBdr>
            <w:top w:val="none" w:sz="0" w:space="0" w:color="auto"/>
            <w:left w:val="none" w:sz="0" w:space="0" w:color="auto"/>
            <w:bottom w:val="none" w:sz="0" w:space="0" w:color="auto"/>
            <w:right w:val="none" w:sz="0" w:space="0" w:color="auto"/>
          </w:divBdr>
        </w:div>
        <w:div w:id="1285770995">
          <w:marLeft w:val="0"/>
          <w:marRight w:val="0"/>
          <w:marTop w:val="0"/>
          <w:marBottom w:val="0"/>
          <w:divBdr>
            <w:top w:val="none" w:sz="0" w:space="0" w:color="auto"/>
            <w:left w:val="none" w:sz="0" w:space="0" w:color="auto"/>
            <w:bottom w:val="none" w:sz="0" w:space="0" w:color="auto"/>
            <w:right w:val="none" w:sz="0" w:space="0" w:color="auto"/>
          </w:divBdr>
        </w:div>
        <w:div w:id="1660768638">
          <w:marLeft w:val="0"/>
          <w:marRight w:val="0"/>
          <w:marTop w:val="0"/>
          <w:marBottom w:val="0"/>
          <w:divBdr>
            <w:top w:val="none" w:sz="0" w:space="0" w:color="auto"/>
            <w:left w:val="none" w:sz="0" w:space="0" w:color="auto"/>
            <w:bottom w:val="none" w:sz="0" w:space="0" w:color="auto"/>
            <w:right w:val="none" w:sz="0" w:space="0" w:color="auto"/>
          </w:divBdr>
        </w:div>
        <w:div w:id="1960451997">
          <w:marLeft w:val="0"/>
          <w:marRight w:val="0"/>
          <w:marTop w:val="0"/>
          <w:marBottom w:val="0"/>
          <w:divBdr>
            <w:top w:val="none" w:sz="0" w:space="0" w:color="auto"/>
            <w:left w:val="none" w:sz="0" w:space="0" w:color="auto"/>
            <w:bottom w:val="none" w:sz="0" w:space="0" w:color="auto"/>
            <w:right w:val="none" w:sz="0" w:space="0" w:color="auto"/>
          </w:divBdr>
        </w:div>
        <w:div w:id="1761562361">
          <w:marLeft w:val="0"/>
          <w:marRight w:val="0"/>
          <w:marTop w:val="0"/>
          <w:marBottom w:val="0"/>
          <w:divBdr>
            <w:top w:val="none" w:sz="0" w:space="0" w:color="auto"/>
            <w:left w:val="none" w:sz="0" w:space="0" w:color="auto"/>
            <w:bottom w:val="none" w:sz="0" w:space="0" w:color="auto"/>
            <w:right w:val="none" w:sz="0" w:space="0" w:color="auto"/>
          </w:divBdr>
        </w:div>
        <w:div w:id="1417049974">
          <w:marLeft w:val="0"/>
          <w:marRight w:val="0"/>
          <w:marTop w:val="0"/>
          <w:marBottom w:val="0"/>
          <w:divBdr>
            <w:top w:val="none" w:sz="0" w:space="0" w:color="auto"/>
            <w:left w:val="none" w:sz="0" w:space="0" w:color="auto"/>
            <w:bottom w:val="none" w:sz="0" w:space="0" w:color="auto"/>
            <w:right w:val="none" w:sz="0" w:space="0" w:color="auto"/>
          </w:divBdr>
        </w:div>
        <w:div w:id="597123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1.jpg"/><Relationship Id="rId17" Type="http://schemas.openxmlformats.org/officeDocument/2006/relationships/hyperlink" Target="http://code.google.com/p/information-artifact-ontology/" TargetMode="External"/><Relationship Id="rId18" Type="http://schemas.openxmlformats.org/officeDocument/2006/relationships/hyperlink" Target="http://corpus.quran.com/concept.jsp?id=disease" TargetMode="External"/><Relationship Id="rId19" Type="http://schemas.openxmlformats.org/officeDocument/2006/relationships/hyperlink" Target="http://code.google.com/p/ogms/" TargetMode="External"/><Relationship Id="rId60" Type="http://schemas.openxmlformats.org/officeDocument/2006/relationships/hyperlink" Target="http://ontology.buffalo.edu/smith/articles/Mereotopology.pdf" TargetMode="External"/><Relationship Id="rId61" Type="http://schemas.openxmlformats.org/officeDocument/2006/relationships/hyperlink" Target="http://ontology.buffalo.edu/smith/articles/greensboro.html" TargetMode="External"/><Relationship Id="rId62" Type="http://schemas.openxmlformats.org/officeDocument/2006/relationships/hyperlink" Target="http://ontology.buffalo.edu/smith/articles/niches.pdf" TargetMode="External"/><Relationship Id="rId63" Type="http://schemas.openxmlformats.org/officeDocument/2006/relationships/hyperlink" Target="http://ontology.buffalo.edu/smith/articles/fiat.htm" TargetMode="External"/><Relationship Id="rId64" Type="http://schemas.openxmlformats.org/officeDocument/2006/relationships/hyperlink" Target="http://ontology.buffalo.edu/smith/articles/smith_varzi_fiat.pdf" TargetMode="External"/><Relationship Id="rId65" Type="http://schemas.openxmlformats.org/officeDocument/2006/relationships/hyperlink" Target="http://ontology.buffalo.edu/smith/articles/Surrounding_space.pdf" TargetMode="External"/><Relationship Id="rId66" Type="http://schemas.openxmlformats.org/officeDocument/2006/relationships/hyperlink" Target="http://ontology.buffalo.edu/smith/articles/truthandreference.pdf" TargetMode="External"/><Relationship Id="rId67" Type="http://schemas.openxmlformats.org/officeDocument/2006/relationships/hyperlink" Target="http://ontology.buffalo.edu/smith/articles/Mountains.htm" TargetMode="External"/><Relationship Id="rId68" Type="http://schemas.openxmlformats.org/officeDocument/2006/relationships/hyperlink" Target="http://ontology.buffalo.edu/smith/articles/embryontology.htm" TargetMode="External"/><Relationship Id="rId69" Type="http://schemas.openxmlformats.org/officeDocument/2006/relationships/hyperlink" Target="http://ontology.buffalo.edu/smith/articles/SNAP_SPAN.pdf" TargetMode="External"/><Relationship Id="rId120" Type="http://schemas.openxmlformats.org/officeDocument/2006/relationships/hyperlink" Target="http://ceur-ws.org/Vol-812/paper12.pdf" TargetMode="External"/><Relationship Id="rId121" Type="http://schemas.openxmlformats.org/officeDocument/2006/relationships/hyperlink" Target="http://www.onto-med.de/obml/ws2011/obml2011report.pdf" TargetMode="External"/><Relationship Id="rId122" Type="http://schemas.openxmlformats.org/officeDocument/2006/relationships/header" Target="header4.xml"/><Relationship Id="rId123" Type="http://schemas.openxmlformats.org/officeDocument/2006/relationships/header" Target="header5.xml"/><Relationship Id="rId124" Type="http://schemas.openxmlformats.org/officeDocument/2006/relationships/footer" Target="footer4.xml"/><Relationship Id="rId125" Type="http://schemas.openxmlformats.org/officeDocument/2006/relationships/header" Target="header6.xml"/><Relationship Id="rId126" Type="http://schemas.openxmlformats.org/officeDocument/2006/relationships/footer" Target="footer5.xml"/><Relationship Id="rId127" Type="http://schemas.openxmlformats.org/officeDocument/2006/relationships/fontTable" Target="fontTable.xml"/><Relationship Id="rId128" Type="http://schemas.openxmlformats.org/officeDocument/2006/relationships/theme" Target="theme/theme1.xml"/><Relationship Id="rId40" Type="http://schemas.openxmlformats.org/officeDocument/2006/relationships/image" Target="media/image8.jpeg"/><Relationship Id="rId41" Type="http://schemas.openxmlformats.org/officeDocument/2006/relationships/hyperlink" Target="http://ontology.buffalo.edu/smith/varia/controlledairspace/glos_aclass.jpg" TargetMode="External"/><Relationship Id="rId42" Type="http://schemas.openxmlformats.org/officeDocument/2006/relationships/image" Target="media/image9.wmf"/><Relationship Id="rId90" Type="http://schemas.openxmlformats.org/officeDocument/2006/relationships/hyperlink" Target="http://www.ifomis.org/Research/IFOMISReports/IFOMIS%20Report%2007_2003.pdf" TargetMode="External"/><Relationship Id="rId91" Type="http://schemas.openxmlformats.org/officeDocument/2006/relationships/hyperlink" Target="http://www.ifomis.org/Downloads/Reports/IR-0303_Donnelly.pdf" TargetMode="External"/><Relationship Id="rId92" Type="http://schemas.openxmlformats.org/officeDocument/2006/relationships/hyperlink" Target="http://www.acsu.buffalo.edu/~bittner3/BittnerKRmed.pdf" TargetMode="External"/><Relationship Id="rId93" Type="http://schemas.openxmlformats.org/officeDocument/2006/relationships/hyperlink" Target="http://dx.doi.org/10.1016/j.artmed.2006.12.005" TargetMode="External"/><Relationship Id="rId94" Type="http://schemas.openxmlformats.org/officeDocument/2006/relationships/hyperlink" Target="http://www.acsu.buffalo.edu/~bittner3/DonnellyAIMed05.pdf" TargetMode="External"/><Relationship Id="rId95" Type="http://schemas.openxmlformats.org/officeDocument/2006/relationships/hyperlink" Target="http://web.me.com/tbittner1/DonnellyProfessional/Publications_files/RelPlApOnFin.pdf" TargetMode="External"/><Relationship Id="rId96" Type="http://schemas.openxmlformats.org/officeDocument/2006/relationships/hyperlink" Target="http://web.me.com/tbittner1/DonnellyProfessional/Publications_files/LayeredMereologyAIJ.pdf" TargetMode="External"/><Relationship Id="rId101" Type="http://schemas.openxmlformats.org/officeDocument/2006/relationships/hyperlink" Target="http://www.ncgia.buffalo.edu/i21/ng/ng.html" TargetMode="External"/><Relationship Id="rId102" Type="http://schemas.openxmlformats.org/officeDocument/2006/relationships/hyperlink" Target="http://www.biomedcentral.com/1756-0500/4/313" TargetMode="External"/><Relationship Id="rId103" Type="http://schemas.openxmlformats.org/officeDocument/2006/relationships/hyperlink" Target="http://krr.meraka.org.za/~aow2010/AOW2010-preproceedings.pdf" TargetMode="External"/><Relationship Id="rId104" Type="http://schemas.openxmlformats.org/officeDocument/2006/relationships/hyperlink" Target="http://hal.archives-ouvertes.fr/docs/00/05/32/72/PDF/ijn_00000096_00.pdf" TargetMode="External"/><Relationship Id="rId105" Type="http://schemas.openxmlformats.org/officeDocument/2006/relationships/hyperlink" Target="http://art-mind.org/review/IMG/pdf/Dretske_1967_Can-events-move_M.pdf" TargetMode="External"/><Relationship Id="rId106" Type="http://schemas.openxmlformats.org/officeDocument/2006/relationships/hyperlink" Target="http://ontology.buffalo.edu/smith/articles/hloa.html" TargetMode="External"/><Relationship Id="rId107" Type="http://schemas.openxmlformats.org/officeDocument/2006/relationships/hyperlink" Target="http://www.philosophie.ch/preprints/79_Promising_And_Other_Social_Acts.pdf" TargetMode="External"/><Relationship Id="rId108" Type="http://schemas.openxmlformats.org/officeDocument/2006/relationships/hyperlink" Target="http://mba.eci.ufmg.br/downloads/ZemachFourOntologies.pdf" TargetMode="External"/><Relationship Id="rId109" Type="http://schemas.openxmlformats.org/officeDocument/2006/relationships/hyperlink" Target="http://ontology.buffalo.edu/smith/articles/Medinfo_2010_Ceusters_Smith.pdf" TargetMode="External"/><Relationship Id="rId97" Type="http://schemas.openxmlformats.org/officeDocument/2006/relationships/hyperlink" Target="http://www.acsu.buffalo.edu/~bittner3/BittnerQR2007.pdf" TargetMode="External"/><Relationship Id="rId98" Type="http://schemas.openxmlformats.org/officeDocument/2006/relationships/hyperlink" Target="http://hem.passagen.se/ijohansson/function1.pdf" TargetMode="External"/><Relationship Id="rId99" Type="http://schemas.openxmlformats.org/officeDocument/2006/relationships/hyperlink" Target="http://sigpubs.biostr.washington.edu/archive/00000135/" TargetMode="External"/><Relationship Id="rId43" Type="http://schemas.openxmlformats.org/officeDocument/2006/relationships/image" Target="media/image10.wmf"/><Relationship Id="rId44" Type="http://schemas.openxmlformats.org/officeDocument/2006/relationships/image" Target="media/image10.png"/><Relationship Id="rId45" Type="http://schemas.openxmlformats.org/officeDocument/2006/relationships/hyperlink" Target="http://obi-ontology.org/page/Main_Page" TargetMode="External"/><Relationship Id="rId46" Type="http://schemas.openxmlformats.org/officeDocument/2006/relationships/hyperlink" Target="http://berkeleybop.org/obo/OGMS:0000087" TargetMode="External"/><Relationship Id="rId47" Type="http://schemas.openxmlformats.org/officeDocument/2006/relationships/image" Target="media/image11.png"/><Relationship Id="rId48" Type="http://schemas.openxmlformats.org/officeDocument/2006/relationships/hyperlink" Target="http://www.acsu.buffalo.edu/~ag33/vso.html" TargetMode="External"/><Relationship Id="rId49" Type="http://schemas.openxmlformats.org/officeDocument/2006/relationships/hyperlink" Target="http://ontology.buffalo.edu/bfo/rates.docx" TargetMode="External"/><Relationship Id="rId100" Type="http://schemas.openxmlformats.org/officeDocument/2006/relationships/hyperlink" Target="http://sigpubs.biostr.washington.edu/archive/00000204/http:/sigpubs.biostr.washington.edu/archive/00000204/" TargetMode="External"/><Relationship Id="rId20" Type="http://schemas.openxmlformats.org/officeDocument/2006/relationships/hyperlink" Target="http://en.wikipedia.org/wiki/Mark_Sykes" TargetMode="External"/><Relationship Id="rId21" Type="http://schemas.openxmlformats.org/officeDocument/2006/relationships/hyperlink" Target="http://en.wikipedia.org/wiki/Fran%C3%A7ois_Georges-Picot" TargetMode="External"/><Relationship Id="rId22" Type="http://schemas.openxmlformats.org/officeDocument/2006/relationships/image" Target="media/image2.png"/><Relationship Id="rId70" Type="http://schemas.openxmlformats.org/officeDocument/2006/relationships/hyperlink" Target="http://ontology.buffalo.edu/smith/articles/cornucopia.pdf" TargetMode="External"/><Relationship Id="rId71" Type="http://schemas.openxmlformats.org/officeDocument/2006/relationships/hyperlink" Target="http://genomebiology.com/2005/6/5/R46" TargetMode="External"/><Relationship Id="rId72" Type="http://schemas.openxmlformats.org/officeDocument/2006/relationships/hyperlink" Target="http://www.ncbi.nlm.nih.gov/pmc/articles/PMC1175958" TargetMode="External"/><Relationship Id="rId73" Type="http://schemas.openxmlformats.org/officeDocument/2006/relationships/hyperlink" Target="http://www.biomedcentral.com/1471-2105/9/S5/S2" TargetMode="External"/><Relationship Id="rId74" Type="http://schemas.openxmlformats.org/officeDocument/2006/relationships/hyperlink" Target="http://www.acsu.buffalo.edu/~bittner3/Publications_files/Bittner-NA-2006-28.pdf" TargetMode="External"/><Relationship Id="rId75" Type="http://schemas.openxmlformats.org/officeDocument/2006/relationships/hyperlink" Target="http://iospress.metapress.com/content/1551884412214u67/fulltext.pdf" TargetMode="External"/><Relationship Id="rId76" Type="http://schemas.openxmlformats.org/officeDocument/2006/relationships/hyperlink" Target="http://www.ncbi.nlm.nih.gov/pmc/articles/PMC3104413/" TargetMode="External"/><Relationship Id="rId77" Type="http://schemas.openxmlformats.org/officeDocument/2006/relationships/hyperlink" Target="http://ontology.buffalo.edu/smith/book/P&amp;M/pieces.pdf" TargetMode="External"/><Relationship Id="rId78" Type="http://schemas.openxmlformats.org/officeDocument/2006/relationships/hyperlink" Target="http://ontology.buffalo.edu/medo/biodynamic.pdf" TargetMode="External"/><Relationship Id="rId79" Type="http://schemas.openxmlformats.org/officeDocument/2006/relationships/hyperlink" Target="http://ontology.buffalo.edu/bfo/SQU.pdf" TargetMode="External"/><Relationship Id="rId23" Type="http://schemas.openxmlformats.org/officeDocument/2006/relationships/image" Target="media/image3.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image" Target="media/image4.png"/><Relationship Id="rId26" Type="http://schemas.openxmlformats.org/officeDocument/2006/relationships/hyperlink" Target="http://php.med.unsw.edu.au/cellbiology/index.php?title=File:Cell_adhesion_summary.png" TargetMode="External"/><Relationship Id="rId27" Type="http://schemas.openxmlformats.org/officeDocument/2006/relationships/hyperlink" Target="http://scienceblogs.com/evolvingthoughts/2007/08/what_is_an_individual.php" TargetMode="External"/><Relationship Id="rId28" Type="http://schemas.openxmlformats.org/officeDocument/2006/relationships/hyperlink" Target="http://fme.biostr.washington.edu:8080/FME/menu.jsp?id=9&amp;ec=0%239" TargetMode="External"/><Relationship Id="rId29" Type="http://schemas.openxmlformats.org/officeDocument/2006/relationships/image" Target="media/image5.gi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0" Type="http://schemas.openxmlformats.org/officeDocument/2006/relationships/image" Target="media/image12.png"/><Relationship Id="rId51" Type="http://schemas.openxmlformats.org/officeDocument/2006/relationships/hyperlink" Target="http://en.wikipedia.org/wiki/Cardiac_cycle" TargetMode="External"/><Relationship Id="rId52" Type="http://schemas.openxmlformats.org/officeDocument/2006/relationships/image" Target="media/image13.png"/><Relationship Id="rId53" Type="http://schemas.openxmlformats.org/officeDocument/2006/relationships/image" Target="media/image14.gif"/><Relationship Id="rId54" Type="http://schemas.openxmlformats.org/officeDocument/2006/relationships/image" Target="media/image15.tiff"/><Relationship Id="rId55" Type="http://schemas.openxmlformats.org/officeDocument/2006/relationships/hyperlink" Target="http://ontology.buffalo.edu/smith/articles/relact.html" TargetMode="External"/><Relationship Id="rId56" Type="http://schemas.openxmlformats.org/officeDocument/2006/relationships/hyperlink" Target="http://ontology.buffalo.edu/smith/articles/lfm.htm" TargetMode="External"/><Relationship Id="rId57" Type="http://schemas.openxmlformats.org/officeDocument/2006/relationships/hyperlink" Target="http://ontology.buffalo.edu/smith/articles/fffo.htm" TargetMode="External"/><Relationship Id="rId58" Type="http://schemas.openxmlformats.org/officeDocument/2006/relationships/hyperlink" Target="http://ontology.buffalo.edu/smith/articles/acta.pdf" TargetMode="External"/><Relationship Id="rId59" Type="http://schemas.openxmlformats.org/officeDocument/2006/relationships/hyperlink" Target="http://ontology.buffalo.edu/smith/articles/Mereotopology1.pdf" TargetMode="External"/><Relationship Id="rId110" Type="http://schemas.openxmlformats.org/officeDocument/2006/relationships/hyperlink" Target="http://ontology.buffalo.edu/smith/articles/partitions.pdf" TargetMode="External"/><Relationship Id="rId111" Type="http://schemas.openxmlformats.org/officeDocument/2006/relationships/hyperlink" Target="http://ontology.buffalo.edu/smith/articles/trm.pdf" TargetMode="External"/><Relationship Id="rId112" Type="http://schemas.openxmlformats.org/officeDocument/2006/relationships/hyperlink" Target="http://ontology.buffalo.edu/bfo/Ontology_Matching.pdf" TargetMode="External"/><Relationship Id="rId113" Type="http://schemas.openxmlformats.org/officeDocument/2006/relationships/hyperlink" Target="http://www.comp.leeds.ac." TargetMode="External"/><Relationship Id="rId114" Type="http://schemas.openxmlformats.org/officeDocument/2006/relationships/hyperlink" Target="http://hem.passagen.se/ijohansson/ontology6.htm" TargetMode="External"/><Relationship Id="rId115" Type="http://schemas.openxmlformats.org/officeDocument/2006/relationships/hyperlink" Target="http://ontology.buffalo.edu/smith/articles/charuniv.pdf" TargetMode="External"/><Relationship Id="rId116" Type="http://schemas.openxmlformats.org/officeDocument/2006/relationships/hyperlink" Target="http://ontology.buffalo.edu/smith/articles/naivephysics.html" TargetMode="External"/><Relationship Id="rId117" Type="http://schemas.openxmlformats.org/officeDocument/2006/relationships/hyperlink" Target="http://www.jbiomedsem.com/content/2/S4/S2" TargetMode="External"/><Relationship Id="rId118" Type="http://schemas.openxmlformats.org/officeDocument/2006/relationships/hyperlink" Target="http://plato.stanford.edu/archives/spr2010/entries/dependence-ontological/" TargetMode="External"/><Relationship Id="rId119" Type="http://schemas.openxmlformats.org/officeDocument/2006/relationships/hyperlink" Target="http://www.acsu.buffalo.edu/~bittner3/BittnerDonnellySmithFois04.pdf" TargetMode="External"/><Relationship Id="rId30" Type="http://schemas.openxmlformats.org/officeDocument/2006/relationships/hyperlink" Target="http://fme.biostr.washington.edu:8080/FME/menu.jsp?id=11&amp;ec=0%2311" TargetMode="External"/><Relationship Id="rId31" Type="http://schemas.openxmlformats.org/officeDocument/2006/relationships/hyperlink" Target="http://fme.biostr.washington.edu:8080/FME/menu.jsp?id=14&amp;ec=1%2314" TargetMode="External"/><Relationship Id="rId32" Type="http://schemas.openxmlformats.org/officeDocument/2006/relationships/image" Target="media/image6.gif"/><Relationship Id="rId33" Type="http://schemas.openxmlformats.org/officeDocument/2006/relationships/hyperlink" Target="http://fme.biostr.washington.edu:8080/FME/menu.jsp?id=15&amp;ec=0%2315" TargetMode="External"/><Relationship Id="rId34" Type="http://schemas.openxmlformats.org/officeDocument/2006/relationships/hyperlink" Target="http://fme.biostr.washington.edu:8080/FME/menu.jsp?id=16&amp;ec=0%2316" TargetMode="External"/><Relationship Id="rId35" Type="http://schemas.openxmlformats.org/officeDocument/2006/relationships/image" Target="media/image7.gif"/><Relationship Id="rId36" Type="http://schemas.openxmlformats.org/officeDocument/2006/relationships/hyperlink" Target="http://fme.biostr.washington.edu:8080/FME/menu.jsp?id=23&amp;ec=1%2323" TargetMode="External"/><Relationship Id="rId37" Type="http://schemas.openxmlformats.org/officeDocument/2006/relationships/hyperlink" Target="http://fme.biostr.washington.edu:8080/FME/menu.jsp?id=24&amp;ec=1%2324" TargetMode="External"/><Relationship Id="rId38" Type="http://schemas.openxmlformats.org/officeDocument/2006/relationships/hyperlink" Target="http://fme.biostr.washington.edu:8080/FME/menu.jsp?id=25&amp;ec=1%2325" TargetMode="External"/><Relationship Id="rId39" Type="http://schemas.openxmlformats.org/officeDocument/2006/relationships/hyperlink" Target="http://www.flickr.com/photos/tonyshi/4385628183/" TargetMode="External"/><Relationship Id="rId80" Type="http://schemas.openxmlformats.org/officeDocument/2006/relationships/hyperlink" Target="http://ontology.buffalo.edu/bio/logic_of_classes.pdf" TargetMode="External"/><Relationship Id="rId81" Type="http://schemas.openxmlformats.org/officeDocument/2006/relationships/hyperlink" Target="http://ontology.buffalo.edu/bfo/Against_Fantology.pdf" TargetMode="External"/><Relationship Id="rId82" Type="http://schemas.openxmlformats.org/officeDocument/2006/relationships/hyperlink" Target="http://ontology.buffalo.edu/bfo/Terminology_for_Ontologies.pdf" TargetMode="External"/><Relationship Id="rId83" Type="http://schemas.openxmlformats.org/officeDocument/2006/relationships/hyperlink" Target="http://ceur-ws.org/Vol-222" TargetMode="External"/><Relationship Id="rId84" Type="http://schemas.openxmlformats.org/officeDocument/2006/relationships/hyperlink" Target="http://ontology.buffalo.edu/smith/articles/realizables.pdf" TargetMode="External"/><Relationship Id="rId85" Type="http://schemas.openxmlformats.org/officeDocument/2006/relationships/hyperlink" Target="http://ontology.buffalo.edu/medo/Disease_and_Diagnosis.pdf" TargetMode="External"/><Relationship Id="rId86" Type="http://schemas.openxmlformats.org/officeDocument/2006/relationships/hyperlink" Target="http://ontology.buffalo.edu/ido/Dispositions_and_IDO.pdf" TargetMode="External"/><Relationship Id="rId87" Type="http://schemas.openxmlformats.org/officeDocument/2006/relationships/hyperlink" Target="http://www.biomedcentral.com/1471-2105/11/289" TargetMode="External"/><Relationship Id="rId88" Type="http://schemas.openxmlformats.org/officeDocument/2006/relationships/hyperlink" Target="http://www.ifomis.org/Research/IFOMISReports/IFOMIS%20Report%2005_2003.pdf" TargetMode="External"/><Relationship Id="rId89" Type="http://schemas.openxmlformats.org/officeDocument/2006/relationships/hyperlink" Target="http://www.ifomis.org/Research/IFOMISReports/IFOMIS%20Report%2006_20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1D5776-0CEE-3444-8D6B-0A2E6A0FF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88</Pages>
  <Words>24367</Words>
  <Characters>138893</Characters>
  <Application>Microsoft Macintosh Word</Application>
  <DocSecurity>0</DocSecurity>
  <Lines>1157</Lines>
  <Paragraphs>325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162935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Alan Ruttenberg</cp:lastModifiedBy>
  <cp:revision>4</cp:revision>
  <cp:lastPrinted>2011-11-22T16:34:00Z</cp:lastPrinted>
  <dcterms:created xsi:type="dcterms:W3CDTF">2012-01-03T15:29:00Z</dcterms:created>
  <dcterms:modified xsi:type="dcterms:W3CDTF">2012-01-14T22:00:00Z</dcterms:modified>
</cp:coreProperties>
</file>