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Look w:val="04A0" w:firstRow="1" w:lastRow="0" w:firstColumn="1" w:lastColumn="0" w:noHBand="0" w:noVBand="1"/>
      </w:tblPr>
      <w:tblGrid>
        <w:gridCol w:w="8838"/>
      </w:tblGrid>
      <w:tr w:rsidR="00215638" w:rsidRPr="00035949" w14:paraId="107ACE30" w14:textId="77777777" w:rsidTr="003838FF">
        <w:trPr>
          <w:trHeight w:val="2880"/>
        </w:trPr>
        <w:tc>
          <w:tcPr>
            <w:tcW w:w="5000" w:type="pct"/>
          </w:tcPr>
          <w:p w14:paraId="6A5506DD" w14:textId="77777777" w:rsidR="00733C0A" w:rsidRPr="00035949" w:rsidRDefault="00733C0A" w:rsidP="00733C0A">
            <w:pPr>
              <w:shd w:val="clear" w:color="auto" w:fill="F1F1F1"/>
              <w:spacing w:before="30" w:after="0" w:line="90" w:lineRule="atLeast"/>
              <w:jc w:val="left"/>
              <w:rPr>
                <w:rFonts w:ascii="Arial" w:eastAsia="Times New Roman" w:hAnsi="Arial" w:cs="Arial"/>
                <w:color w:val="222222"/>
                <w:sz w:val="20"/>
                <w:szCs w:val="20"/>
              </w:rPr>
            </w:pPr>
            <w:r w:rsidRPr="00035949">
              <w:rPr>
                <w:rFonts w:ascii="Arial" w:eastAsia="Times New Roman" w:hAnsi="Arial" w:cs="Arial"/>
                <w:noProof/>
                <w:color w:val="222222"/>
                <w:sz w:val="20"/>
                <w:szCs w:val="20"/>
                <w:lang w:eastAsia="zh-CN"/>
              </w:rPr>
              <w:drawing>
                <wp:inline distT="0" distB="0" distL="0" distR="0" wp14:anchorId="4B4AB029" wp14:editId="0B54DF14">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AF540CC" w14:textId="77777777" w:rsidR="00992C32" w:rsidRPr="00035949"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0DC3BD43" w14:textId="77777777" w:rsidR="00203244" w:rsidRPr="00035949" w:rsidRDefault="00203244" w:rsidP="00486765">
            <w:pPr>
              <w:pStyle w:val="NoSpacing"/>
              <w:spacing w:before="200" w:after="200" w:line="360" w:lineRule="auto"/>
              <w:jc w:val="center"/>
              <w:rPr>
                <w:rFonts w:ascii="Georgia" w:eastAsiaTheme="majorEastAsia" w:hAnsi="Georgia" w:cstheme="majorBidi"/>
                <w:sz w:val="56"/>
                <w:szCs w:val="80"/>
              </w:rPr>
            </w:pPr>
          </w:p>
          <w:p w14:paraId="29405D14" w14:textId="77777777" w:rsidR="00203244" w:rsidRPr="00035949" w:rsidRDefault="00203244" w:rsidP="00486765">
            <w:pPr>
              <w:pStyle w:val="NoSpacing"/>
              <w:spacing w:before="200" w:after="200" w:line="360" w:lineRule="auto"/>
              <w:jc w:val="center"/>
              <w:rPr>
                <w:rFonts w:ascii="Georgia" w:eastAsiaTheme="majorEastAsia" w:hAnsi="Georgia" w:cstheme="majorBidi"/>
                <w:sz w:val="56"/>
                <w:szCs w:val="80"/>
              </w:rPr>
            </w:pPr>
          </w:p>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p w14:paraId="253F8269" w14:textId="77777777" w:rsidR="00215638" w:rsidRPr="00035949" w:rsidRDefault="00230722" w:rsidP="00486765">
                <w:pPr>
                  <w:pStyle w:val="NoSpacing"/>
                  <w:spacing w:before="200" w:after="200" w:line="360" w:lineRule="auto"/>
                  <w:jc w:val="center"/>
                  <w:rPr>
                    <w:rFonts w:asciiTheme="majorHAnsi" w:hAnsiTheme="majorHAnsi"/>
                    <w:caps/>
                  </w:rPr>
                </w:pPr>
                <w:r w:rsidRPr="00035949">
                  <w:rPr>
                    <w:rFonts w:ascii="Georgia" w:eastAsiaTheme="majorEastAsia" w:hAnsi="Georgia" w:cstheme="majorBidi"/>
                    <w:sz w:val="56"/>
                    <w:szCs w:val="80"/>
                    <w:lang w:val="en-US"/>
                  </w:rPr>
                  <w:t>Basic Formal Ontology 2.0</w:t>
                </w:r>
              </w:p>
            </w:sdtContent>
          </w:sdt>
        </w:tc>
      </w:tr>
      <w:tr w:rsidR="00215638" w:rsidRPr="00035949" w14:paraId="3438F85C" w14:textId="77777777">
        <w:tblPrEx>
          <w:jc w:val="center"/>
        </w:tblPrEx>
        <w:trPr>
          <w:trHeight w:val="720"/>
          <w:jc w:val="center"/>
        </w:trPr>
        <w:tc>
          <w:tcPr>
            <w:tcW w:w="5000" w:type="pct"/>
            <w:tcBorders>
              <w:top w:val="single" w:sz="4" w:space="0" w:color="4F81BD" w:themeColor="accent1"/>
            </w:tcBorders>
            <w:vAlign w:val="center"/>
          </w:tcPr>
          <w:p w14:paraId="5244CB52" w14:textId="478E9074" w:rsidR="00215638" w:rsidRPr="00035949" w:rsidRDefault="00E05EDA"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E3138A" w:rsidRPr="00035949">
                  <w:rPr>
                    <w:rFonts w:ascii="Georgia" w:eastAsiaTheme="majorEastAsia" w:hAnsi="Georgia" w:cstheme="majorBidi"/>
                    <w:sz w:val="40"/>
                    <w:szCs w:val="44"/>
                    <w:lang w:val="en-US"/>
                  </w:rPr>
                  <w:t>SPECIFICATION AND USER’</w:t>
                </w:r>
              </w:sdtContent>
            </w:sdt>
            <w:r w:rsidR="00EF74E2" w:rsidRPr="00035949">
              <w:rPr>
                <w:rFonts w:ascii="Georgia" w:eastAsiaTheme="majorEastAsia" w:hAnsi="Georgia" w:cstheme="majorBidi"/>
                <w:sz w:val="40"/>
                <w:szCs w:val="44"/>
              </w:rPr>
              <w:t>S GUIDE</w:t>
            </w:r>
          </w:p>
        </w:tc>
      </w:tr>
      <w:tr w:rsidR="00215638" w:rsidRPr="00035949" w14:paraId="7CB24E93" w14:textId="77777777">
        <w:tblPrEx>
          <w:jc w:val="center"/>
        </w:tblPrEx>
        <w:trPr>
          <w:trHeight w:val="360"/>
          <w:jc w:val="center"/>
        </w:trPr>
        <w:tc>
          <w:tcPr>
            <w:tcW w:w="5000" w:type="pct"/>
            <w:vAlign w:val="center"/>
          </w:tcPr>
          <w:p w14:paraId="089CA6A9" w14:textId="77777777" w:rsidR="00215638" w:rsidRPr="00035949" w:rsidRDefault="00215638" w:rsidP="00486765">
            <w:pPr>
              <w:pStyle w:val="NoSpacing"/>
              <w:spacing w:before="200" w:after="200" w:line="360" w:lineRule="auto"/>
              <w:jc w:val="center"/>
              <w:rPr>
                <w:rFonts w:ascii="Georgia" w:hAnsi="Georgia"/>
                <w:sz w:val="20"/>
              </w:rPr>
            </w:pPr>
          </w:p>
        </w:tc>
      </w:tr>
      <w:tr w:rsidR="00215638" w:rsidRPr="00035949" w14:paraId="64C8144C" w14:textId="77777777">
        <w:tblPrEx>
          <w:jc w:val="center"/>
        </w:tblPrEx>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F7D4B8C" w14:textId="77777777" w:rsidR="00215638" w:rsidRPr="00035949" w:rsidRDefault="00230722" w:rsidP="00486765">
                <w:pPr>
                  <w:pStyle w:val="NoSpacing"/>
                  <w:spacing w:before="200" w:after="200" w:line="360" w:lineRule="auto"/>
                  <w:jc w:val="center"/>
                  <w:rPr>
                    <w:rFonts w:ascii="Georgia" w:hAnsi="Georgia"/>
                    <w:b/>
                    <w:bCs/>
                    <w:szCs w:val="24"/>
                  </w:rPr>
                </w:pPr>
                <w:r w:rsidRPr="00035949">
                  <w:rPr>
                    <w:rFonts w:ascii="Georgia" w:hAnsi="Georgia"/>
                    <w:b/>
                    <w:bCs/>
                    <w:sz w:val="20"/>
                    <w:lang w:val="en-US"/>
                  </w:rPr>
                  <w:t>Corresponding author: Barry Smith</w:t>
                </w:r>
              </w:p>
            </w:tc>
          </w:sdtContent>
        </w:sdt>
      </w:tr>
      <w:tr w:rsidR="00215638" w:rsidRPr="00035949" w14:paraId="51377A8B" w14:textId="77777777">
        <w:tblPrEx>
          <w:jc w:val="center"/>
        </w:tblPrEx>
        <w:trPr>
          <w:trHeight w:val="360"/>
          <w:jc w:val="center"/>
        </w:trPr>
        <w:tc>
          <w:tcPr>
            <w:tcW w:w="5000" w:type="pct"/>
            <w:vAlign w:val="center"/>
          </w:tcPr>
          <w:p w14:paraId="6ABF8AAA" w14:textId="77777777" w:rsidR="00215638" w:rsidRPr="00035949" w:rsidRDefault="00215638" w:rsidP="00486765">
            <w:pPr>
              <w:pStyle w:val="NoSpacing"/>
              <w:spacing w:before="200" w:after="200" w:line="360" w:lineRule="auto"/>
              <w:jc w:val="center"/>
              <w:rPr>
                <w:rFonts w:ascii="Georgia" w:hAnsi="Georgia"/>
                <w:b/>
                <w:bCs/>
                <w:sz w:val="20"/>
              </w:rPr>
            </w:pPr>
          </w:p>
        </w:tc>
      </w:tr>
    </w:tbl>
    <w:p w14:paraId="5864F7B8" w14:textId="57324E52" w:rsidR="00215638" w:rsidRPr="00035949" w:rsidRDefault="004E1FF8" w:rsidP="004E1FF8">
      <w:pPr>
        <w:jc w:val="center"/>
      </w:pPr>
      <w:r w:rsidRPr="00035949">
        <w:t>June 26, 2015</w:t>
      </w:r>
    </w:p>
    <w:p w14:paraId="348023CA" w14:textId="77777777" w:rsidR="00B03B3D" w:rsidRPr="00035949" w:rsidRDefault="00B03B3D" w:rsidP="00486765"/>
    <w:p w14:paraId="32E9BCF9" w14:textId="31F33530" w:rsidR="004061E2" w:rsidRPr="00035949" w:rsidRDefault="009B5669">
      <w:r w:rsidRPr="00035949">
        <w:rPr>
          <w:b/>
        </w:rPr>
        <w:t>Co-</w:t>
      </w:r>
      <w:r w:rsidR="007E0C2F" w:rsidRPr="00035949">
        <w:rPr>
          <w:b/>
        </w:rPr>
        <w:t>Authors</w:t>
      </w:r>
      <w:r w:rsidR="00DB4E61" w:rsidRPr="00035949">
        <w:rPr>
          <w:b/>
        </w:rPr>
        <w:t xml:space="preserve"> </w:t>
      </w:r>
      <w:r w:rsidR="008C78C4" w:rsidRPr="00035949">
        <w:rPr>
          <w:b/>
        </w:rPr>
        <w:t>/ Acknowledgments</w:t>
      </w:r>
    </w:p>
    <w:p w14:paraId="4C0365F6" w14:textId="5D20B463" w:rsidR="00091D05" w:rsidRPr="00035949" w:rsidRDefault="0064627E" w:rsidP="00687850">
      <w:r w:rsidRPr="00035949">
        <w:t xml:space="preserve">Mauricio Almeida, </w:t>
      </w:r>
      <w:r w:rsidR="009C5212" w:rsidRPr="00035949">
        <w:t xml:space="preserve">Jonathan Bona, </w:t>
      </w:r>
      <w:r w:rsidR="004619F8" w:rsidRPr="00035949">
        <w:t xml:space="preserve">Mathias Brochhausen, </w:t>
      </w:r>
      <w:r w:rsidRPr="00035949">
        <w:t xml:space="preserve">Werner Ceusters, </w:t>
      </w:r>
      <w:r w:rsidR="004F0C33" w:rsidRPr="00035949">
        <w:t xml:space="preserve">Melanie Courtot, </w:t>
      </w:r>
      <w:r w:rsidR="008C78C4" w:rsidRPr="00035949">
        <w:t xml:space="preserve">Randall Dipert, </w:t>
      </w:r>
      <w:r w:rsidR="00C16900" w:rsidRPr="00035949">
        <w:t xml:space="preserve">Albert Goldfain, </w:t>
      </w:r>
      <w:r w:rsidRPr="00035949">
        <w:t xml:space="preserve">Pierre Grenon, </w:t>
      </w:r>
      <w:r w:rsidR="00740DC4" w:rsidRPr="00035949">
        <w:t>Janna Hastings, William Hogan</w:t>
      </w:r>
      <w:r w:rsidR="00033955" w:rsidRPr="00035949">
        <w:t xml:space="preserve">, </w:t>
      </w:r>
      <w:r w:rsidR="00C60201" w:rsidRPr="00035949">
        <w:t xml:space="preserve">Leonard Jacuzzo, </w:t>
      </w:r>
      <w:r w:rsidR="00EA1C61" w:rsidRPr="00035949">
        <w:rPr>
          <w:lang w:val="pt-BR"/>
        </w:rPr>
        <w:t>Ingvar Johansson</w:t>
      </w:r>
      <w:r w:rsidR="005E2AC0" w:rsidRPr="00035949">
        <w:t>,</w:t>
      </w:r>
      <w:r w:rsidR="00033955" w:rsidRPr="00035949">
        <w:t xml:space="preserve"> </w:t>
      </w:r>
      <w:r w:rsidR="002001F8" w:rsidRPr="00035949">
        <w:rPr>
          <w:lang w:val="pt-BR"/>
        </w:rPr>
        <w:t>Chris Mungall</w:t>
      </w:r>
      <w:r w:rsidR="002001F8" w:rsidRPr="00035949">
        <w:t xml:space="preserve">, </w:t>
      </w:r>
      <w:r w:rsidR="00227F9C" w:rsidRPr="00035949">
        <w:t xml:space="preserve">Darren Natale, </w:t>
      </w:r>
      <w:r w:rsidR="00227F9C" w:rsidRPr="00035949">
        <w:rPr>
          <w:lang w:val="pt-BR"/>
        </w:rPr>
        <w:t>Fabian Neuhaus,</w:t>
      </w:r>
      <w:r w:rsidR="0058082A" w:rsidRPr="00035949">
        <w:rPr>
          <w:lang w:val="pt-BR"/>
        </w:rPr>
        <w:t xml:space="preserve"> James Overton,</w:t>
      </w:r>
      <w:r w:rsidR="00227F9C" w:rsidRPr="00035949">
        <w:t xml:space="preserve"> </w:t>
      </w:r>
      <w:r w:rsidR="0089338A" w:rsidRPr="00035949">
        <w:t>Anthony Petosa</w:t>
      </w:r>
      <w:r w:rsidR="0078000D" w:rsidRPr="00035949">
        <w:t>,</w:t>
      </w:r>
      <w:r w:rsidR="0089338A" w:rsidRPr="00035949">
        <w:t xml:space="preserve"> </w:t>
      </w:r>
      <w:r w:rsidR="00740DC4" w:rsidRPr="00035949">
        <w:t xml:space="preserve">Robert Rovetto, </w:t>
      </w:r>
      <w:r w:rsidRPr="00035949">
        <w:t>Alan Ruttenberg</w:t>
      </w:r>
      <w:r w:rsidR="006006B7" w:rsidRPr="00035949">
        <w:t>, Mark Ressler</w:t>
      </w:r>
      <w:r w:rsidR="00033955" w:rsidRPr="00035949">
        <w:t xml:space="preserve">, </w:t>
      </w:r>
      <w:r w:rsidR="0078000D" w:rsidRPr="00035949">
        <w:t xml:space="preserve">Ron Rudniki, Selja Seppälä, </w:t>
      </w:r>
      <w:r w:rsidR="00EA1C61" w:rsidRPr="00035949">
        <w:rPr>
          <w:lang w:val="pt-BR"/>
        </w:rPr>
        <w:t>Stefan Schulz</w:t>
      </w:r>
      <w:r w:rsidR="0078000D" w:rsidRPr="00035949">
        <w:rPr>
          <w:lang w:val="pt-BR"/>
        </w:rPr>
        <w:t>, Jie Zheng</w:t>
      </w:r>
      <w:r w:rsidR="004E1FF8" w:rsidRPr="00035949">
        <w:rPr>
          <w:lang w:val="pt-BR"/>
        </w:rPr>
        <w:t>.</w:t>
      </w:r>
      <w:r w:rsidR="00EA1C61" w:rsidRPr="00035949">
        <w:rPr>
          <w:lang w:val="pt-BR"/>
        </w:rPr>
        <w:t xml:space="preserve"> </w:t>
      </w:r>
    </w:p>
    <w:p w14:paraId="02BF28AC" w14:textId="7BE64529" w:rsidR="00215638" w:rsidRPr="00035949" w:rsidRDefault="004619F8">
      <w:pPr>
        <w:rPr>
          <w:b/>
          <w:sz w:val="32"/>
        </w:rPr>
      </w:pPr>
      <w:r w:rsidRPr="00035949">
        <w:rPr>
          <w:b/>
          <w:sz w:val="32"/>
        </w:rPr>
        <w:t>Contents</w:t>
      </w:r>
    </w:p>
    <w:p w14:paraId="2EAC7B67" w14:textId="77777777" w:rsidR="001D54A5" w:rsidRDefault="00F33687">
      <w:pPr>
        <w:pStyle w:val="TOC1"/>
        <w:rPr>
          <w:rFonts w:asciiTheme="minorHAnsi" w:eastAsiaTheme="minorEastAsia" w:hAnsiTheme="minorHAnsi" w:cstheme="minorBidi"/>
          <w:color w:val="auto"/>
          <w:sz w:val="22"/>
          <w:szCs w:val="22"/>
          <w:lang w:eastAsia="zh-CN"/>
        </w:rPr>
      </w:pPr>
      <w:r w:rsidRPr="00035949">
        <w:rPr>
          <w:sz w:val="22"/>
        </w:rPr>
        <w:lastRenderedPageBreak/>
        <w:fldChar w:fldCharType="begin"/>
      </w:r>
      <w:r w:rsidR="00471185" w:rsidRPr="00035949">
        <w:rPr>
          <w:sz w:val="22"/>
        </w:rPr>
        <w:instrText xml:space="preserve"> TOC \o "1-6" \h \z \u </w:instrText>
      </w:r>
      <w:r w:rsidRPr="00035949">
        <w:rPr>
          <w:sz w:val="22"/>
        </w:rPr>
        <w:fldChar w:fldCharType="separate"/>
      </w:r>
      <w:hyperlink w:anchor="_Toc501053038" w:history="1">
        <w:r w:rsidR="001D54A5" w:rsidRPr="00670002">
          <w:rPr>
            <w:rStyle w:val="Hyperlink"/>
          </w:rPr>
          <w:t>0</w:t>
        </w:r>
        <w:r w:rsidR="001D54A5">
          <w:rPr>
            <w:rFonts w:asciiTheme="minorHAnsi" w:eastAsiaTheme="minorEastAsia" w:hAnsiTheme="minorHAnsi" w:cstheme="minorBidi"/>
            <w:color w:val="auto"/>
            <w:sz w:val="22"/>
            <w:szCs w:val="22"/>
            <w:lang w:eastAsia="zh-CN"/>
          </w:rPr>
          <w:tab/>
        </w:r>
        <w:r w:rsidR="001D54A5" w:rsidRPr="00670002">
          <w:rPr>
            <w:rStyle w:val="Hyperlink"/>
          </w:rPr>
          <w:t>Status of this document</w:t>
        </w:r>
        <w:r w:rsidR="001D54A5">
          <w:rPr>
            <w:webHidden/>
          </w:rPr>
          <w:tab/>
        </w:r>
        <w:r w:rsidR="001D54A5">
          <w:rPr>
            <w:webHidden/>
          </w:rPr>
          <w:fldChar w:fldCharType="begin"/>
        </w:r>
        <w:r w:rsidR="001D54A5">
          <w:rPr>
            <w:webHidden/>
          </w:rPr>
          <w:instrText xml:space="preserve"> PAGEREF _Toc501053038 \h </w:instrText>
        </w:r>
        <w:r w:rsidR="001D54A5">
          <w:rPr>
            <w:webHidden/>
          </w:rPr>
        </w:r>
        <w:r w:rsidR="001D54A5">
          <w:rPr>
            <w:webHidden/>
          </w:rPr>
          <w:fldChar w:fldCharType="separate"/>
        </w:r>
        <w:r w:rsidR="000A7629">
          <w:rPr>
            <w:webHidden/>
          </w:rPr>
          <w:t>1</w:t>
        </w:r>
        <w:r w:rsidR="001D54A5">
          <w:rPr>
            <w:webHidden/>
          </w:rPr>
          <w:fldChar w:fldCharType="end"/>
        </w:r>
      </w:hyperlink>
    </w:p>
    <w:p w14:paraId="2A06E0CE" w14:textId="77777777" w:rsidR="001D54A5" w:rsidRDefault="00E05EDA">
      <w:pPr>
        <w:pStyle w:val="TOC1"/>
        <w:rPr>
          <w:rFonts w:asciiTheme="minorHAnsi" w:eastAsiaTheme="minorEastAsia" w:hAnsiTheme="minorHAnsi" w:cstheme="minorBidi"/>
          <w:color w:val="auto"/>
          <w:sz w:val="22"/>
          <w:szCs w:val="22"/>
          <w:lang w:eastAsia="zh-CN"/>
        </w:rPr>
      </w:pPr>
      <w:hyperlink w:anchor="_Toc501053039" w:history="1">
        <w:r w:rsidR="001D54A5" w:rsidRPr="00670002">
          <w:rPr>
            <w:rStyle w:val="Hyperlink"/>
          </w:rPr>
          <w:t>1</w:t>
        </w:r>
        <w:r w:rsidR="001D54A5">
          <w:rPr>
            <w:rFonts w:asciiTheme="minorHAnsi" w:eastAsiaTheme="minorEastAsia" w:hAnsiTheme="minorHAnsi" w:cstheme="minorBidi"/>
            <w:color w:val="auto"/>
            <w:sz w:val="22"/>
            <w:szCs w:val="22"/>
            <w:lang w:eastAsia="zh-CN"/>
          </w:rPr>
          <w:tab/>
        </w:r>
        <w:r w:rsidR="001D54A5" w:rsidRPr="00670002">
          <w:rPr>
            <w:rStyle w:val="Hyperlink"/>
          </w:rPr>
          <w:t>Introduction</w:t>
        </w:r>
        <w:r w:rsidR="001D54A5">
          <w:rPr>
            <w:webHidden/>
          </w:rPr>
          <w:tab/>
        </w:r>
        <w:r w:rsidR="001D54A5">
          <w:rPr>
            <w:webHidden/>
          </w:rPr>
          <w:fldChar w:fldCharType="begin"/>
        </w:r>
        <w:r w:rsidR="001D54A5">
          <w:rPr>
            <w:webHidden/>
          </w:rPr>
          <w:instrText xml:space="preserve"> PAGEREF _Toc501053039 \h </w:instrText>
        </w:r>
        <w:r w:rsidR="001D54A5">
          <w:rPr>
            <w:webHidden/>
          </w:rPr>
        </w:r>
        <w:r w:rsidR="001D54A5">
          <w:rPr>
            <w:webHidden/>
          </w:rPr>
          <w:fldChar w:fldCharType="separate"/>
        </w:r>
        <w:r w:rsidR="000A7629">
          <w:rPr>
            <w:webHidden/>
          </w:rPr>
          <w:t>1</w:t>
        </w:r>
        <w:r w:rsidR="001D54A5">
          <w:rPr>
            <w:webHidden/>
          </w:rPr>
          <w:fldChar w:fldCharType="end"/>
        </w:r>
      </w:hyperlink>
    </w:p>
    <w:p w14:paraId="64EB1620" w14:textId="77777777" w:rsidR="001D54A5" w:rsidRDefault="00E05EDA">
      <w:pPr>
        <w:pStyle w:val="TOC2"/>
        <w:rPr>
          <w:rFonts w:asciiTheme="minorHAnsi" w:eastAsiaTheme="minorEastAsia" w:hAnsiTheme="minorHAnsi" w:cstheme="minorBidi"/>
          <w:color w:val="auto"/>
          <w:sz w:val="22"/>
          <w:szCs w:val="22"/>
          <w:lang w:eastAsia="zh-CN"/>
        </w:rPr>
      </w:pPr>
      <w:hyperlink w:anchor="_Toc501053040" w:history="1">
        <w:r w:rsidR="001D54A5" w:rsidRPr="00670002">
          <w:rPr>
            <w:rStyle w:val="Hyperlink"/>
          </w:rPr>
          <w:t>1.1</w:t>
        </w:r>
        <w:r w:rsidR="001D54A5">
          <w:rPr>
            <w:rFonts w:asciiTheme="minorHAnsi" w:eastAsiaTheme="minorEastAsia" w:hAnsiTheme="minorHAnsi" w:cstheme="minorBidi"/>
            <w:color w:val="auto"/>
            <w:sz w:val="22"/>
            <w:szCs w:val="22"/>
            <w:lang w:eastAsia="zh-CN"/>
          </w:rPr>
          <w:tab/>
        </w:r>
        <w:r w:rsidR="001D54A5" w:rsidRPr="00670002">
          <w:rPr>
            <w:rStyle w:val="Hyperlink"/>
          </w:rPr>
          <w:t>How to read this document</w:t>
        </w:r>
        <w:r w:rsidR="001D54A5">
          <w:rPr>
            <w:webHidden/>
          </w:rPr>
          <w:tab/>
        </w:r>
        <w:r w:rsidR="001D54A5">
          <w:rPr>
            <w:webHidden/>
          </w:rPr>
          <w:fldChar w:fldCharType="begin"/>
        </w:r>
        <w:r w:rsidR="001D54A5">
          <w:rPr>
            <w:webHidden/>
          </w:rPr>
          <w:instrText xml:space="preserve"> PAGEREF _Toc501053040 \h </w:instrText>
        </w:r>
        <w:r w:rsidR="001D54A5">
          <w:rPr>
            <w:webHidden/>
          </w:rPr>
        </w:r>
        <w:r w:rsidR="001D54A5">
          <w:rPr>
            <w:webHidden/>
          </w:rPr>
          <w:fldChar w:fldCharType="separate"/>
        </w:r>
        <w:r w:rsidR="000A7629">
          <w:rPr>
            <w:webHidden/>
          </w:rPr>
          <w:t>3</w:t>
        </w:r>
        <w:r w:rsidR="001D54A5">
          <w:rPr>
            <w:webHidden/>
          </w:rPr>
          <w:fldChar w:fldCharType="end"/>
        </w:r>
      </w:hyperlink>
    </w:p>
    <w:p w14:paraId="29BCBAEB" w14:textId="77777777" w:rsidR="001D54A5" w:rsidRDefault="00E05EDA">
      <w:pPr>
        <w:pStyle w:val="TOC2"/>
        <w:rPr>
          <w:rFonts w:asciiTheme="minorHAnsi" w:eastAsiaTheme="minorEastAsia" w:hAnsiTheme="minorHAnsi" w:cstheme="minorBidi"/>
          <w:color w:val="auto"/>
          <w:sz w:val="22"/>
          <w:szCs w:val="22"/>
          <w:lang w:eastAsia="zh-CN"/>
        </w:rPr>
      </w:pPr>
      <w:hyperlink w:anchor="_Toc501053041" w:history="1">
        <w:r w:rsidR="001D54A5" w:rsidRPr="00670002">
          <w:rPr>
            <w:rStyle w:val="Hyperlink"/>
          </w:rPr>
          <w:t>1.2</w:t>
        </w:r>
        <w:r w:rsidR="001D54A5">
          <w:rPr>
            <w:rFonts w:asciiTheme="minorHAnsi" w:eastAsiaTheme="minorEastAsia" w:hAnsiTheme="minorHAnsi" w:cstheme="minorBidi"/>
            <w:color w:val="auto"/>
            <w:sz w:val="22"/>
            <w:szCs w:val="22"/>
            <w:lang w:eastAsia="zh-CN"/>
          </w:rPr>
          <w:tab/>
        </w:r>
        <w:r w:rsidR="001D54A5" w:rsidRPr="00670002">
          <w:rPr>
            <w:rStyle w:val="Hyperlink"/>
          </w:rPr>
          <w:t>Summary of major changes from BFO 1.1 to BFO 2.0</w:t>
        </w:r>
        <w:r w:rsidR="001D54A5">
          <w:rPr>
            <w:webHidden/>
          </w:rPr>
          <w:tab/>
        </w:r>
        <w:r w:rsidR="001D54A5">
          <w:rPr>
            <w:webHidden/>
          </w:rPr>
          <w:fldChar w:fldCharType="begin"/>
        </w:r>
        <w:r w:rsidR="001D54A5">
          <w:rPr>
            <w:webHidden/>
          </w:rPr>
          <w:instrText xml:space="preserve"> PAGEREF _Toc501053041 \h </w:instrText>
        </w:r>
        <w:r w:rsidR="001D54A5">
          <w:rPr>
            <w:webHidden/>
          </w:rPr>
        </w:r>
        <w:r w:rsidR="001D54A5">
          <w:rPr>
            <w:webHidden/>
          </w:rPr>
          <w:fldChar w:fldCharType="separate"/>
        </w:r>
        <w:r w:rsidR="000A7629">
          <w:rPr>
            <w:webHidden/>
          </w:rPr>
          <w:t>4</w:t>
        </w:r>
        <w:r w:rsidR="001D54A5">
          <w:rPr>
            <w:webHidden/>
          </w:rPr>
          <w:fldChar w:fldCharType="end"/>
        </w:r>
      </w:hyperlink>
    </w:p>
    <w:p w14:paraId="485B956C" w14:textId="77777777" w:rsidR="001D54A5" w:rsidRDefault="00E05EDA">
      <w:pPr>
        <w:pStyle w:val="TOC3"/>
        <w:rPr>
          <w:rFonts w:asciiTheme="minorHAnsi" w:eastAsiaTheme="minorEastAsia" w:hAnsiTheme="minorHAnsi" w:cstheme="minorBidi"/>
          <w:noProof/>
          <w:color w:val="auto"/>
          <w:lang w:eastAsia="zh-CN"/>
        </w:rPr>
      </w:pPr>
      <w:hyperlink w:anchor="_Toc501053042" w:history="1">
        <w:r w:rsidR="001D54A5" w:rsidRPr="00670002">
          <w:rPr>
            <w:rStyle w:val="Hyperlink"/>
            <w:noProof/>
            <w14:scene3d>
              <w14:camera w14:prst="orthographicFront"/>
              <w14:lightRig w14:rig="threePt" w14:dir="t">
                <w14:rot w14:lat="0" w14:lon="0" w14:rev="0"/>
              </w14:lightRig>
            </w14:scene3d>
          </w:rPr>
          <w:t>1.2.1</w:t>
        </w:r>
        <w:r w:rsidR="001D54A5">
          <w:rPr>
            <w:rFonts w:asciiTheme="minorHAnsi" w:eastAsiaTheme="minorEastAsia" w:hAnsiTheme="minorHAnsi" w:cstheme="minorBidi"/>
            <w:noProof/>
            <w:color w:val="auto"/>
            <w:lang w:eastAsia="zh-CN"/>
          </w:rPr>
          <w:tab/>
        </w:r>
        <w:r w:rsidR="001D54A5" w:rsidRPr="00670002">
          <w:rPr>
            <w:rStyle w:val="Hyperlink"/>
            <w:noProof/>
          </w:rPr>
          <w:t>Clarification of BFO:object</w:t>
        </w:r>
        <w:r w:rsidR="001D54A5">
          <w:rPr>
            <w:noProof/>
            <w:webHidden/>
          </w:rPr>
          <w:tab/>
        </w:r>
        <w:r w:rsidR="001D54A5">
          <w:rPr>
            <w:noProof/>
            <w:webHidden/>
          </w:rPr>
          <w:fldChar w:fldCharType="begin"/>
        </w:r>
        <w:r w:rsidR="001D54A5">
          <w:rPr>
            <w:noProof/>
            <w:webHidden/>
          </w:rPr>
          <w:instrText xml:space="preserve"> PAGEREF _Toc501053042 \h </w:instrText>
        </w:r>
        <w:r w:rsidR="001D54A5">
          <w:rPr>
            <w:noProof/>
            <w:webHidden/>
          </w:rPr>
        </w:r>
        <w:r w:rsidR="001D54A5">
          <w:rPr>
            <w:noProof/>
            <w:webHidden/>
          </w:rPr>
          <w:fldChar w:fldCharType="separate"/>
        </w:r>
        <w:r w:rsidR="000A7629">
          <w:rPr>
            <w:noProof/>
            <w:webHidden/>
          </w:rPr>
          <w:t>4</w:t>
        </w:r>
        <w:r w:rsidR="001D54A5">
          <w:rPr>
            <w:noProof/>
            <w:webHidden/>
          </w:rPr>
          <w:fldChar w:fldCharType="end"/>
        </w:r>
      </w:hyperlink>
    </w:p>
    <w:p w14:paraId="7C803815" w14:textId="77777777" w:rsidR="001D54A5" w:rsidRDefault="00E05EDA">
      <w:pPr>
        <w:pStyle w:val="TOC3"/>
        <w:rPr>
          <w:rFonts w:asciiTheme="minorHAnsi" w:eastAsiaTheme="minorEastAsia" w:hAnsiTheme="minorHAnsi" w:cstheme="minorBidi"/>
          <w:noProof/>
          <w:color w:val="auto"/>
          <w:lang w:eastAsia="zh-CN"/>
        </w:rPr>
      </w:pPr>
      <w:hyperlink w:anchor="_Toc501053043" w:history="1">
        <w:r w:rsidR="001D54A5" w:rsidRPr="00670002">
          <w:rPr>
            <w:rStyle w:val="Hyperlink"/>
            <w:noProof/>
            <w14:scene3d>
              <w14:camera w14:prst="orthographicFront"/>
              <w14:lightRig w14:rig="threePt" w14:dir="t">
                <w14:rot w14:lat="0" w14:lon="0" w14:rev="0"/>
              </w14:lightRig>
            </w14:scene3d>
          </w:rPr>
          <w:t>1.2.2</w:t>
        </w:r>
        <w:r w:rsidR="001D54A5">
          <w:rPr>
            <w:rFonts w:asciiTheme="minorHAnsi" w:eastAsiaTheme="minorEastAsia" w:hAnsiTheme="minorHAnsi" w:cstheme="minorBidi"/>
            <w:noProof/>
            <w:color w:val="auto"/>
            <w:lang w:eastAsia="zh-CN"/>
          </w:rPr>
          <w:tab/>
        </w:r>
        <w:r w:rsidR="001D54A5" w:rsidRPr="00670002">
          <w:rPr>
            <w:rStyle w:val="Hyperlink"/>
            <w:noProof/>
          </w:rPr>
          <w:t>Introduction of reciprocal dependence</w:t>
        </w:r>
        <w:r w:rsidR="001D54A5">
          <w:rPr>
            <w:noProof/>
            <w:webHidden/>
          </w:rPr>
          <w:tab/>
        </w:r>
        <w:r w:rsidR="001D54A5">
          <w:rPr>
            <w:noProof/>
            <w:webHidden/>
          </w:rPr>
          <w:fldChar w:fldCharType="begin"/>
        </w:r>
        <w:r w:rsidR="001D54A5">
          <w:rPr>
            <w:noProof/>
            <w:webHidden/>
          </w:rPr>
          <w:instrText xml:space="preserve"> PAGEREF _Toc501053043 \h </w:instrText>
        </w:r>
        <w:r w:rsidR="001D54A5">
          <w:rPr>
            <w:noProof/>
            <w:webHidden/>
          </w:rPr>
        </w:r>
        <w:r w:rsidR="001D54A5">
          <w:rPr>
            <w:noProof/>
            <w:webHidden/>
          </w:rPr>
          <w:fldChar w:fldCharType="separate"/>
        </w:r>
        <w:r w:rsidR="000A7629">
          <w:rPr>
            <w:noProof/>
            <w:webHidden/>
          </w:rPr>
          <w:t>4</w:t>
        </w:r>
        <w:r w:rsidR="001D54A5">
          <w:rPr>
            <w:noProof/>
            <w:webHidden/>
          </w:rPr>
          <w:fldChar w:fldCharType="end"/>
        </w:r>
      </w:hyperlink>
    </w:p>
    <w:p w14:paraId="5DF47464" w14:textId="77777777" w:rsidR="001D54A5" w:rsidRDefault="00E05EDA">
      <w:pPr>
        <w:pStyle w:val="TOC3"/>
        <w:rPr>
          <w:rFonts w:asciiTheme="minorHAnsi" w:eastAsiaTheme="minorEastAsia" w:hAnsiTheme="minorHAnsi" w:cstheme="minorBidi"/>
          <w:noProof/>
          <w:color w:val="auto"/>
          <w:lang w:eastAsia="zh-CN"/>
        </w:rPr>
      </w:pPr>
      <w:hyperlink w:anchor="_Toc501053044" w:history="1">
        <w:r w:rsidR="001D54A5" w:rsidRPr="00670002">
          <w:rPr>
            <w:rStyle w:val="Hyperlink"/>
            <w:noProof/>
            <w14:scene3d>
              <w14:camera w14:prst="orthographicFront"/>
              <w14:lightRig w14:rig="threePt" w14:dir="t">
                <w14:rot w14:lat="0" w14:lon="0" w14:rev="0"/>
              </w14:lightRig>
            </w14:scene3d>
          </w:rPr>
          <w:t>1.2.3</w:t>
        </w:r>
        <w:r w:rsidR="001D54A5">
          <w:rPr>
            <w:rFonts w:asciiTheme="minorHAnsi" w:eastAsiaTheme="minorEastAsia" w:hAnsiTheme="minorHAnsi" w:cstheme="minorBidi"/>
            <w:noProof/>
            <w:color w:val="auto"/>
            <w:lang w:eastAsia="zh-CN"/>
          </w:rPr>
          <w:tab/>
        </w:r>
        <w:r w:rsidR="001D54A5" w:rsidRPr="00670002">
          <w:rPr>
            <w:rStyle w:val="Hyperlink"/>
            <w:noProof/>
          </w:rPr>
          <w:t>New simplified treatment of boundaries and regions</w:t>
        </w:r>
        <w:r w:rsidR="001D54A5">
          <w:rPr>
            <w:noProof/>
            <w:webHidden/>
          </w:rPr>
          <w:tab/>
        </w:r>
        <w:r w:rsidR="001D54A5">
          <w:rPr>
            <w:noProof/>
            <w:webHidden/>
          </w:rPr>
          <w:fldChar w:fldCharType="begin"/>
        </w:r>
        <w:r w:rsidR="001D54A5">
          <w:rPr>
            <w:noProof/>
            <w:webHidden/>
          </w:rPr>
          <w:instrText xml:space="preserve"> PAGEREF _Toc501053044 \h </w:instrText>
        </w:r>
        <w:r w:rsidR="001D54A5">
          <w:rPr>
            <w:noProof/>
            <w:webHidden/>
          </w:rPr>
        </w:r>
        <w:r w:rsidR="001D54A5">
          <w:rPr>
            <w:noProof/>
            <w:webHidden/>
          </w:rPr>
          <w:fldChar w:fldCharType="separate"/>
        </w:r>
        <w:r w:rsidR="000A7629">
          <w:rPr>
            <w:noProof/>
            <w:webHidden/>
          </w:rPr>
          <w:t>4</w:t>
        </w:r>
        <w:r w:rsidR="001D54A5">
          <w:rPr>
            <w:noProof/>
            <w:webHidden/>
          </w:rPr>
          <w:fldChar w:fldCharType="end"/>
        </w:r>
      </w:hyperlink>
    </w:p>
    <w:p w14:paraId="0621F66D"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045" w:history="1">
        <w:r w:rsidR="001D54A5" w:rsidRPr="00670002">
          <w:rPr>
            <w:rStyle w:val="Hyperlink"/>
          </w:rPr>
          <w:t>Revision of treatment of spatial location</w:t>
        </w:r>
        <w:r w:rsidR="001D54A5">
          <w:rPr>
            <w:webHidden/>
          </w:rPr>
          <w:tab/>
        </w:r>
        <w:r w:rsidR="001D54A5">
          <w:rPr>
            <w:webHidden/>
          </w:rPr>
          <w:fldChar w:fldCharType="begin"/>
        </w:r>
        <w:r w:rsidR="001D54A5">
          <w:rPr>
            <w:webHidden/>
          </w:rPr>
          <w:instrText xml:space="preserve"> PAGEREF _Toc501053045 \h </w:instrText>
        </w:r>
        <w:r w:rsidR="001D54A5">
          <w:rPr>
            <w:webHidden/>
          </w:rPr>
        </w:r>
        <w:r w:rsidR="001D54A5">
          <w:rPr>
            <w:webHidden/>
          </w:rPr>
          <w:fldChar w:fldCharType="separate"/>
        </w:r>
        <w:r w:rsidR="000A7629">
          <w:rPr>
            <w:webHidden/>
          </w:rPr>
          <w:t>5</w:t>
        </w:r>
        <w:r w:rsidR="001D54A5">
          <w:rPr>
            <w:webHidden/>
          </w:rPr>
          <w:fldChar w:fldCharType="end"/>
        </w:r>
      </w:hyperlink>
    </w:p>
    <w:p w14:paraId="5FF75BC2"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046" w:history="1">
        <w:r w:rsidR="001D54A5" w:rsidRPr="00670002">
          <w:rPr>
            <w:rStyle w:val="Hyperlink"/>
          </w:rPr>
          <w:t>Treatment of process predications under the heading ‘process profiles’</w:t>
        </w:r>
        <w:r w:rsidR="001D54A5">
          <w:rPr>
            <w:webHidden/>
          </w:rPr>
          <w:tab/>
        </w:r>
        <w:r w:rsidR="001D54A5">
          <w:rPr>
            <w:webHidden/>
          </w:rPr>
          <w:fldChar w:fldCharType="begin"/>
        </w:r>
        <w:r w:rsidR="001D54A5">
          <w:rPr>
            <w:webHidden/>
          </w:rPr>
          <w:instrText xml:space="preserve"> PAGEREF _Toc501053046 \h </w:instrText>
        </w:r>
        <w:r w:rsidR="001D54A5">
          <w:rPr>
            <w:webHidden/>
          </w:rPr>
        </w:r>
        <w:r w:rsidR="001D54A5">
          <w:rPr>
            <w:webHidden/>
          </w:rPr>
          <w:fldChar w:fldCharType="separate"/>
        </w:r>
        <w:r w:rsidR="000A7629">
          <w:rPr>
            <w:webHidden/>
          </w:rPr>
          <w:t>5</w:t>
        </w:r>
        <w:r w:rsidR="001D54A5">
          <w:rPr>
            <w:webHidden/>
          </w:rPr>
          <w:fldChar w:fldCharType="end"/>
        </w:r>
      </w:hyperlink>
    </w:p>
    <w:p w14:paraId="2F88091B"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047" w:history="1">
        <w:r w:rsidR="001D54A5" w:rsidRPr="00670002">
          <w:rPr>
            <w:rStyle w:val="Hyperlink"/>
          </w:rPr>
          <w:t>Inclusion of relations as part of BFO vs. RO, with changes to relations</w:t>
        </w:r>
        <w:r w:rsidR="001D54A5">
          <w:rPr>
            <w:webHidden/>
          </w:rPr>
          <w:tab/>
        </w:r>
        <w:r w:rsidR="001D54A5">
          <w:rPr>
            <w:webHidden/>
          </w:rPr>
          <w:fldChar w:fldCharType="begin"/>
        </w:r>
        <w:r w:rsidR="001D54A5">
          <w:rPr>
            <w:webHidden/>
          </w:rPr>
          <w:instrText xml:space="preserve"> PAGEREF _Toc501053047 \h </w:instrText>
        </w:r>
        <w:r w:rsidR="001D54A5">
          <w:rPr>
            <w:webHidden/>
          </w:rPr>
        </w:r>
        <w:r w:rsidR="001D54A5">
          <w:rPr>
            <w:webHidden/>
          </w:rPr>
          <w:fldChar w:fldCharType="separate"/>
        </w:r>
        <w:r w:rsidR="000A7629">
          <w:rPr>
            <w:webHidden/>
          </w:rPr>
          <w:t>5</w:t>
        </w:r>
        <w:r w:rsidR="001D54A5">
          <w:rPr>
            <w:webHidden/>
          </w:rPr>
          <w:fldChar w:fldCharType="end"/>
        </w:r>
      </w:hyperlink>
    </w:p>
    <w:p w14:paraId="10D20C4E"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048" w:history="1">
        <w:r w:rsidR="001D54A5" w:rsidRPr="00670002">
          <w:rPr>
            <w:rStyle w:val="Hyperlink"/>
          </w:rPr>
          <w:t>New relation exists_at added.</w:t>
        </w:r>
        <w:r w:rsidR="001D54A5">
          <w:rPr>
            <w:webHidden/>
          </w:rPr>
          <w:tab/>
        </w:r>
        <w:r w:rsidR="001D54A5">
          <w:rPr>
            <w:webHidden/>
          </w:rPr>
          <w:fldChar w:fldCharType="begin"/>
        </w:r>
        <w:r w:rsidR="001D54A5">
          <w:rPr>
            <w:webHidden/>
          </w:rPr>
          <w:instrText xml:space="preserve"> PAGEREF _Toc501053048 \h </w:instrText>
        </w:r>
        <w:r w:rsidR="001D54A5">
          <w:rPr>
            <w:webHidden/>
          </w:rPr>
        </w:r>
        <w:r w:rsidR="001D54A5">
          <w:rPr>
            <w:webHidden/>
          </w:rPr>
          <w:fldChar w:fldCharType="separate"/>
        </w:r>
        <w:r w:rsidR="000A7629">
          <w:rPr>
            <w:webHidden/>
          </w:rPr>
          <w:t>5</w:t>
        </w:r>
        <w:r w:rsidR="001D54A5">
          <w:rPr>
            <w:webHidden/>
          </w:rPr>
          <w:fldChar w:fldCharType="end"/>
        </w:r>
      </w:hyperlink>
    </w:p>
    <w:p w14:paraId="652EC85A"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049" w:history="1">
        <w:r w:rsidR="001D54A5" w:rsidRPr="00670002">
          <w:rPr>
            <w:rStyle w:val="Hyperlink"/>
          </w:rPr>
          <w:t>Relation of containment deprecated</w:t>
        </w:r>
        <w:r w:rsidR="001D54A5">
          <w:rPr>
            <w:webHidden/>
          </w:rPr>
          <w:tab/>
        </w:r>
        <w:r w:rsidR="001D54A5">
          <w:rPr>
            <w:webHidden/>
          </w:rPr>
          <w:fldChar w:fldCharType="begin"/>
        </w:r>
        <w:r w:rsidR="001D54A5">
          <w:rPr>
            <w:webHidden/>
          </w:rPr>
          <w:instrText xml:space="preserve"> PAGEREF _Toc501053049 \h </w:instrText>
        </w:r>
        <w:r w:rsidR="001D54A5">
          <w:rPr>
            <w:webHidden/>
          </w:rPr>
        </w:r>
        <w:r w:rsidR="001D54A5">
          <w:rPr>
            <w:webHidden/>
          </w:rPr>
          <w:fldChar w:fldCharType="separate"/>
        </w:r>
        <w:r w:rsidR="000A7629">
          <w:rPr>
            <w:webHidden/>
          </w:rPr>
          <w:t>5</w:t>
        </w:r>
        <w:r w:rsidR="001D54A5">
          <w:rPr>
            <w:webHidden/>
          </w:rPr>
          <w:fldChar w:fldCharType="end"/>
        </w:r>
      </w:hyperlink>
    </w:p>
    <w:p w14:paraId="4EC9117E"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050" w:history="1">
        <w:r w:rsidR="001D54A5" w:rsidRPr="00670002">
          <w:rPr>
            <w:rStyle w:val="Hyperlink"/>
          </w:rPr>
          <w:t>Relations of parthood disambiguated</w:t>
        </w:r>
        <w:r w:rsidR="001D54A5">
          <w:rPr>
            <w:webHidden/>
          </w:rPr>
          <w:tab/>
        </w:r>
        <w:r w:rsidR="001D54A5">
          <w:rPr>
            <w:webHidden/>
          </w:rPr>
          <w:fldChar w:fldCharType="begin"/>
        </w:r>
        <w:r w:rsidR="001D54A5">
          <w:rPr>
            <w:webHidden/>
          </w:rPr>
          <w:instrText xml:space="preserve"> PAGEREF _Toc501053050 \h </w:instrText>
        </w:r>
        <w:r w:rsidR="001D54A5">
          <w:rPr>
            <w:webHidden/>
          </w:rPr>
        </w:r>
        <w:r w:rsidR="001D54A5">
          <w:rPr>
            <w:webHidden/>
          </w:rPr>
          <w:fldChar w:fldCharType="separate"/>
        </w:r>
        <w:r w:rsidR="000A7629">
          <w:rPr>
            <w:webHidden/>
          </w:rPr>
          <w:t>5</w:t>
        </w:r>
        <w:r w:rsidR="001D54A5">
          <w:rPr>
            <w:webHidden/>
          </w:rPr>
          <w:fldChar w:fldCharType="end"/>
        </w:r>
      </w:hyperlink>
    </w:p>
    <w:p w14:paraId="12B0DEBA"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051" w:history="1">
        <w:r w:rsidR="001D54A5" w:rsidRPr="00670002">
          <w:rPr>
            <w:rStyle w:val="Hyperlink"/>
          </w:rPr>
          <w:t>Revision of Process</w:t>
        </w:r>
        <w:r w:rsidR="001D54A5">
          <w:rPr>
            <w:webHidden/>
          </w:rPr>
          <w:tab/>
        </w:r>
        <w:r w:rsidR="001D54A5">
          <w:rPr>
            <w:webHidden/>
          </w:rPr>
          <w:fldChar w:fldCharType="begin"/>
        </w:r>
        <w:r w:rsidR="001D54A5">
          <w:rPr>
            <w:webHidden/>
          </w:rPr>
          <w:instrText xml:space="preserve"> PAGEREF _Toc501053051 \h </w:instrText>
        </w:r>
        <w:r w:rsidR="001D54A5">
          <w:rPr>
            <w:webHidden/>
          </w:rPr>
        </w:r>
        <w:r w:rsidR="001D54A5">
          <w:rPr>
            <w:webHidden/>
          </w:rPr>
          <w:fldChar w:fldCharType="separate"/>
        </w:r>
        <w:r w:rsidR="000A7629">
          <w:rPr>
            <w:webHidden/>
          </w:rPr>
          <w:t>6</w:t>
        </w:r>
        <w:r w:rsidR="001D54A5">
          <w:rPr>
            <w:webHidden/>
          </w:rPr>
          <w:fldChar w:fldCharType="end"/>
        </w:r>
      </w:hyperlink>
    </w:p>
    <w:p w14:paraId="265D31C8" w14:textId="77777777" w:rsidR="001D54A5" w:rsidRDefault="00E05EDA">
      <w:pPr>
        <w:pStyle w:val="TOC3"/>
        <w:rPr>
          <w:rFonts w:asciiTheme="minorHAnsi" w:eastAsiaTheme="minorEastAsia" w:hAnsiTheme="minorHAnsi" w:cstheme="minorBidi"/>
          <w:noProof/>
          <w:color w:val="auto"/>
          <w:lang w:eastAsia="zh-CN"/>
        </w:rPr>
      </w:pPr>
      <w:hyperlink w:anchor="_Toc501053052" w:history="1">
        <w:r w:rsidR="001D54A5" w:rsidRPr="00670002">
          <w:rPr>
            <w:rStyle w:val="Hyperlink"/>
            <w:noProof/>
            <w14:scene3d>
              <w14:camera w14:prst="orthographicFront"/>
              <w14:lightRig w14:rig="threePt" w14:dir="t">
                <w14:rot w14:lat="0" w14:lon="0" w14:rev="0"/>
              </w14:lightRig>
            </w14:scene3d>
          </w:rPr>
          <w:t>1.2.4</w:t>
        </w:r>
        <w:r w:rsidR="001D54A5">
          <w:rPr>
            <w:rFonts w:asciiTheme="minorHAnsi" w:eastAsiaTheme="minorEastAsia" w:hAnsiTheme="minorHAnsi" w:cstheme="minorBidi"/>
            <w:noProof/>
            <w:color w:val="auto"/>
            <w:lang w:eastAsia="zh-CN"/>
          </w:rPr>
          <w:tab/>
        </w:r>
        <w:r w:rsidR="001D54A5" w:rsidRPr="00670002">
          <w:rPr>
            <w:rStyle w:val="Hyperlink"/>
            <w:noProof/>
          </w:rPr>
          <w:t>Future directions</w:t>
        </w:r>
        <w:r w:rsidR="001D54A5">
          <w:rPr>
            <w:noProof/>
            <w:webHidden/>
          </w:rPr>
          <w:tab/>
        </w:r>
        <w:r w:rsidR="001D54A5">
          <w:rPr>
            <w:noProof/>
            <w:webHidden/>
          </w:rPr>
          <w:fldChar w:fldCharType="begin"/>
        </w:r>
        <w:r w:rsidR="001D54A5">
          <w:rPr>
            <w:noProof/>
            <w:webHidden/>
          </w:rPr>
          <w:instrText xml:space="preserve"> PAGEREF _Toc501053052 \h </w:instrText>
        </w:r>
        <w:r w:rsidR="001D54A5">
          <w:rPr>
            <w:noProof/>
            <w:webHidden/>
          </w:rPr>
        </w:r>
        <w:r w:rsidR="001D54A5">
          <w:rPr>
            <w:noProof/>
            <w:webHidden/>
          </w:rPr>
          <w:fldChar w:fldCharType="separate"/>
        </w:r>
        <w:r w:rsidR="000A7629">
          <w:rPr>
            <w:noProof/>
            <w:webHidden/>
          </w:rPr>
          <w:t>6</w:t>
        </w:r>
        <w:r w:rsidR="001D54A5">
          <w:rPr>
            <w:noProof/>
            <w:webHidden/>
          </w:rPr>
          <w:fldChar w:fldCharType="end"/>
        </w:r>
      </w:hyperlink>
    </w:p>
    <w:p w14:paraId="604B7F93" w14:textId="77777777" w:rsidR="001D54A5" w:rsidRDefault="00E05EDA">
      <w:pPr>
        <w:pStyle w:val="TOC1"/>
        <w:rPr>
          <w:rFonts w:asciiTheme="minorHAnsi" w:eastAsiaTheme="minorEastAsia" w:hAnsiTheme="minorHAnsi" w:cstheme="minorBidi"/>
          <w:color w:val="auto"/>
          <w:sz w:val="22"/>
          <w:szCs w:val="22"/>
          <w:lang w:eastAsia="zh-CN"/>
        </w:rPr>
      </w:pPr>
      <w:hyperlink w:anchor="_Toc501053053" w:history="1">
        <w:r w:rsidR="001D54A5" w:rsidRPr="00670002">
          <w:rPr>
            <w:rStyle w:val="Hyperlink"/>
          </w:rPr>
          <w:t>2</w:t>
        </w:r>
        <w:r w:rsidR="001D54A5">
          <w:rPr>
            <w:rFonts w:asciiTheme="minorHAnsi" w:eastAsiaTheme="minorEastAsia" w:hAnsiTheme="minorHAnsi" w:cstheme="minorBidi"/>
            <w:color w:val="auto"/>
            <w:sz w:val="22"/>
            <w:szCs w:val="22"/>
            <w:lang w:eastAsia="zh-CN"/>
          </w:rPr>
          <w:tab/>
        </w:r>
        <w:r w:rsidR="001D54A5" w:rsidRPr="00670002">
          <w:rPr>
            <w:rStyle w:val="Hyperlink"/>
          </w:rPr>
          <w:t>Organization of BFO</w:t>
        </w:r>
        <w:r w:rsidR="001D54A5">
          <w:rPr>
            <w:webHidden/>
          </w:rPr>
          <w:tab/>
        </w:r>
        <w:r w:rsidR="001D54A5">
          <w:rPr>
            <w:webHidden/>
          </w:rPr>
          <w:fldChar w:fldCharType="begin"/>
        </w:r>
        <w:r w:rsidR="001D54A5">
          <w:rPr>
            <w:webHidden/>
          </w:rPr>
          <w:instrText xml:space="preserve"> PAGEREF _Toc501053053 \h </w:instrText>
        </w:r>
        <w:r w:rsidR="001D54A5">
          <w:rPr>
            <w:webHidden/>
          </w:rPr>
        </w:r>
        <w:r w:rsidR="001D54A5">
          <w:rPr>
            <w:webHidden/>
          </w:rPr>
          <w:fldChar w:fldCharType="separate"/>
        </w:r>
        <w:r w:rsidR="000A7629">
          <w:rPr>
            <w:webHidden/>
          </w:rPr>
          <w:t>6</w:t>
        </w:r>
        <w:r w:rsidR="001D54A5">
          <w:rPr>
            <w:webHidden/>
          </w:rPr>
          <w:fldChar w:fldCharType="end"/>
        </w:r>
      </w:hyperlink>
    </w:p>
    <w:p w14:paraId="4B6A13E7" w14:textId="77777777" w:rsidR="001D54A5" w:rsidRDefault="00E05EDA">
      <w:pPr>
        <w:pStyle w:val="TOC2"/>
        <w:rPr>
          <w:rFonts w:asciiTheme="minorHAnsi" w:eastAsiaTheme="minorEastAsia" w:hAnsiTheme="minorHAnsi" w:cstheme="minorBidi"/>
          <w:color w:val="auto"/>
          <w:sz w:val="22"/>
          <w:szCs w:val="22"/>
          <w:lang w:eastAsia="zh-CN"/>
        </w:rPr>
      </w:pPr>
      <w:hyperlink w:anchor="_Toc501053054" w:history="1">
        <w:r w:rsidR="001D54A5" w:rsidRPr="00670002">
          <w:rPr>
            <w:rStyle w:val="Hyperlink"/>
          </w:rPr>
          <w:t>2.1</w:t>
        </w:r>
        <w:r w:rsidR="001D54A5">
          <w:rPr>
            <w:rFonts w:asciiTheme="minorHAnsi" w:eastAsiaTheme="minorEastAsia" w:hAnsiTheme="minorHAnsi" w:cstheme="minorBidi"/>
            <w:color w:val="auto"/>
            <w:sz w:val="22"/>
            <w:szCs w:val="22"/>
            <w:lang w:eastAsia="zh-CN"/>
          </w:rPr>
          <w:tab/>
        </w:r>
        <w:r w:rsidR="001D54A5" w:rsidRPr="00670002">
          <w:rPr>
            <w:rStyle w:val="Hyperlink"/>
          </w:rPr>
          <w:t>Entities</w:t>
        </w:r>
        <w:r w:rsidR="001D54A5">
          <w:rPr>
            <w:webHidden/>
          </w:rPr>
          <w:tab/>
        </w:r>
        <w:r w:rsidR="001D54A5">
          <w:rPr>
            <w:webHidden/>
          </w:rPr>
          <w:fldChar w:fldCharType="begin"/>
        </w:r>
        <w:r w:rsidR="001D54A5">
          <w:rPr>
            <w:webHidden/>
          </w:rPr>
          <w:instrText xml:space="preserve"> PAGEREF _Toc501053054 \h </w:instrText>
        </w:r>
        <w:r w:rsidR="001D54A5">
          <w:rPr>
            <w:webHidden/>
          </w:rPr>
        </w:r>
        <w:r w:rsidR="001D54A5">
          <w:rPr>
            <w:webHidden/>
          </w:rPr>
          <w:fldChar w:fldCharType="separate"/>
        </w:r>
        <w:r w:rsidR="000A7629">
          <w:rPr>
            <w:webHidden/>
          </w:rPr>
          <w:t>6</w:t>
        </w:r>
        <w:r w:rsidR="001D54A5">
          <w:rPr>
            <w:webHidden/>
          </w:rPr>
          <w:fldChar w:fldCharType="end"/>
        </w:r>
      </w:hyperlink>
    </w:p>
    <w:p w14:paraId="3F8A552B" w14:textId="77777777" w:rsidR="001D54A5" w:rsidRDefault="00E05EDA">
      <w:pPr>
        <w:pStyle w:val="TOC2"/>
        <w:rPr>
          <w:rFonts w:asciiTheme="minorHAnsi" w:eastAsiaTheme="minorEastAsia" w:hAnsiTheme="minorHAnsi" w:cstheme="minorBidi"/>
          <w:color w:val="auto"/>
          <w:sz w:val="22"/>
          <w:szCs w:val="22"/>
          <w:lang w:eastAsia="zh-CN"/>
        </w:rPr>
      </w:pPr>
      <w:hyperlink w:anchor="_Toc501053055" w:history="1">
        <w:r w:rsidR="001D54A5" w:rsidRPr="00670002">
          <w:rPr>
            <w:rStyle w:val="Hyperlink"/>
          </w:rPr>
          <w:t>2.2</w:t>
        </w:r>
        <w:r w:rsidR="001D54A5">
          <w:rPr>
            <w:rFonts w:asciiTheme="minorHAnsi" w:eastAsiaTheme="minorEastAsia" w:hAnsiTheme="minorHAnsi" w:cstheme="minorBidi"/>
            <w:color w:val="auto"/>
            <w:sz w:val="22"/>
            <w:szCs w:val="22"/>
            <w:lang w:eastAsia="zh-CN"/>
          </w:rPr>
          <w:tab/>
        </w:r>
        <w:r w:rsidR="001D54A5" w:rsidRPr="00670002">
          <w:rPr>
            <w:rStyle w:val="Hyperlink"/>
          </w:rPr>
          <w:t>Relations</w:t>
        </w:r>
        <w:r w:rsidR="001D54A5">
          <w:rPr>
            <w:webHidden/>
          </w:rPr>
          <w:tab/>
        </w:r>
        <w:r w:rsidR="001D54A5">
          <w:rPr>
            <w:webHidden/>
          </w:rPr>
          <w:fldChar w:fldCharType="begin"/>
        </w:r>
        <w:r w:rsidR="001D54A5">
          <w:rPr>
            <w:webHidden/>
          </w:rPr>
          <w:instrText xml:space="preserve"> PAGEREF _Toc501053055 \h </w:instrText>
        </w:r>
        <w:r w:rsidR="001D54A5">
          <w:rPr>
            <w:webHidden/>
          </w:rPr>
        </w:r>
        <w:r w:rsidR="001D54A5">
          <w:rPr>
            <w:webHidden/>
          </w:rPr>
          <w:fldChar w:fldCharType="separate"/>
        </w:r>
        <w:r w:rsidR="000A7629">
          <w:rPr>
            <w:webHidden/>
          </w:rPr>
          <w:t>7</w:t>
        </w:r>
        <w:r w:rsidR="001D54A5">
          <w:rPr>
            <w:webHidden/>
          </w:rPr>
          <w:fldChar w:fldCharType="end"/>
        </w:r>
      </w:hyperlink>
    </w:p>
    <w:p w14:paraId="38F21AB4" w14:textId="77777777" w:rsidR="001D54A5" w:rsidRDefault="00E05EDA">
      <w:pPr>
        <w:pStyle w:val="TOC2"/>
        <w:rPr>
          <w:rFonts w:asciiTheme="minorHAnsi" w:eastAsiaTheme="minorEastAsia" w:hAnsiTheme="minorHAnsi" w:cstheme="minorBidi"/>
          <w:color w:val="auto"/>
          <w:sz w:val="22"/>
          <w:szCs w:val="22"/>
          <w:lang w:eastAsia="zh-CN"/>
        </w:rPr>
      </w:pPr>
      <w:hyperlink w:anchor="_Toc501053056" w:history="1">
        <w:r w:rsidR="001D54A5" w:rsidRPr="00670002">
          <w:rPr>
            <w:rStyle w:val="Hyperlink"/>
          </w:rPr>
          <w:t>2.3</w:t>
        </w:r>
        <w:r w:rsidR="001D54A5">
          <w:rPr>
            <w:rFonts w:asciiTheme="minorHAnsi" w:eastAsiaTheme="minorEastAsia" w:hAnsiTheme="minorHAnsi" w:cstheme="minorBidi"/>
            <w:color w:val="auto"/>
            <w:sz w:val="22"/>
            <w:szCs w:val="22"/>
            <w:lang w:eastAsia="zh-CN"/>
          </w:rPr>
          <w:tab/>
        </w:r>
        <w:r w:rsidR="001D54A5" w:rsidRPr="00670002">
          <w:rPr>
            <w:rStyle w:val="Hyperlink"/>
          </w:rPr>
          <w:t>Primitive and defined terms</w:t>
        </w:r>
        <w:r w:rsidR="001D54A5">
          <w:rPr>
            <w:webHidden/>
          </w:rPr>
          <w:tab/>
        </w:r>
        <w:r w:rsidR="001D54A5">
          <w:rPr>
            <w:webHidden/>
          </w:rPr>
          <w:fldChar w:fldCharType="begin"/>
        </w:r>
        <w:r w:rsidR="001D54A5">
          <w:rPr>
            <w:webHidden/>
          </w:rPr>
          <w:instrText xml:space="preserve"> PAGEREF _Toc501053056 \h </w:instrText>
        </w:r>
        <w:r w:rsidR="001D54A5">
          <w:rPr>
            <w:webHidden/>
          </w:rPr>
        </w:r>
        <w:r w:rsidR="001D54A5">
          <w:rPr>
            <w:webHidden/>
          </w:rPr>
          <w:fldChar w:fldCharType="separate"/>
        </w:r>
        <w:r w:rsidR="000A7629">
          <w:rPr>
            <w:webHidden/>
          </w:rPr>
          <w:t>7</w:t>
        </w:r>
        <w:r w:rsidR="001D54A5">
          <w:rPr>
            <w:webHidden/>
          </w:rPr>
          <w:fldChar w:fldCharType="end"/>
        </w:r>
      </w:hyperlink>
    </w:p>
    <w:p w14:paraId="3AF73B31" w14:textId="77777777" w:rsidR="001D54A5" w:rsidRDefault="00E05EDA">
      <w:pPr>
        <w:pStyle w:val="TOC2"/>
        <w:rPr>
          <w:rFonts w:asciiTheme="minorHAnsi" w:eastAsiaTheme="minorEastAsia" w:hAnsiTheme="minorHAnsi" w:cstheme="minorBidi"/>
          <w:color w:val="auto"/>
          <w:sz w:val="22"/>
          <w:szCs w:val="22"/>
          <w:lang w:eastAsia="zh-CN"/>
        </w:rPr>
      </w:pPr>
      <w:hyperlink w:anchor="_Toc501053057" w:history="1">
        <w:r w:rsidR="001D54A5" w:rsidRPr="00670002">
          <w:rPr>
            <w:rStyle w:val="Hyperlink"/>
          </w:rPr>
          <w:t>2.4</w:t>
        </w:r>
        <w:r w:rsidR="001D54A5">
          <w:rPr>
            <w:rFonts w:asciiTheme="minorHAnsi" w:eastAsiaTheme="minorEastAsia" w:hAnsiTheme="minorHAnsi" w:cstheme="minorBidi"/>
            <w:color w:val="auto"/>
            <w:sz w:val="22"/>
            <w:szCs w:val="22"/>
            <w:lang w:eastAsia="zh-CN"/>
          </w:rPr>
          <w:tab/>
        </w:r>
        <w:r w:rsidR="001D54A5" w:rsidRPr="00670002">
          <w:rPr>
            <w:rStyle w:val="Hyperlink"/>
          </w:rPr>
          <w:t>Definitions</w:t>
        </w:r>
        <w:r w:rsidR="001D54A5">
          <w:rPr>
            <w:webHidden/>
          </w:rPr>
          <w:tab/>
        </w:r>
        <w:r w:rsidR="001D54A5">
          <w:rPr>
            <w:webHidden/>
          </w:rPr>
          <w:fldChar w:fldCharType="begin"/>
        </w:r>
        <w:r w:rsidR="001D54A5">
          <w:rPr>
            <w:webHidden/>
          </w:rPr>
          <w:instrText xml:space="preserve"> PAGEREF _Toc501053057 \h </w:instrText>
        </w:r>
        <w:r w:rsidR="001D54A5">
          <w:rPr>
            <w:webHidden/>
          </w:rPr>
        </w:r>
        <w:r w:rsidR="001D54A5">
          <w:rPr>
            <w:webHidden/>
          </w:rPr>
          <w:fldChar w:fldCharType="separate"/>
        </w:r>
        <w:r w:rsidR="000A7629">
          <w:rPr>
            <w:webHidden/>
          </w:rPr>
          <w:t>8</w:t>
        </w:r>
        <w:r w:rsidR="001D54A5">
          <w:rPr>
            <w:webHidden/>
          </w:rPr>
          <w:fldChar w:fldCharType="end"/>
        </w:r>
      </w:hyperlink>
    </w:p>
    <w:p w14:paraId="39A68B70" w14:textId="77777777" w:rsidR="001D54A5" w:rsidRDefault="00E05EDA">
      <w:pPr>
        <w:pStyle w:val="TOC2"/>
        <w:rPr>
          <w:rFonts w:asciiTheme="minorHAnsi" w:eastAsiaTheme="minorEastAsia" w:hAnsiTheme="minorHAnsi" w:cstheme="minorBidi"/>
          <w:color w:val="auto"/>
          <w:sz w:val="22"/>
          <w:szCs w:val="22"/>
          <w:lang w:eastAsia="zh-CN"/>
        </w:rPr>
      </w:pPr>
      <w:hyperlink w:anchor="_Toc501053058" w:history="1">
        <w:r w:rsidR="001D54A5" w:rsidRPr="00670002">
          <w:rPr>
            <w:rStyle w:val="Hyperlink"/>
          </w:rPr>
          <w:t>2.5</w:t>
        </w:r>
        <w:r w:rsidR="001D54A5">
          <w:rPr>
            <w:rFonts w:asciiTheme="minorHAnsi" w:eastAsiaTheme="minorEastAsia" w:hAnsiTheme="minorHAnsi" w:cstheme="minorBidi"/>
            <w:color w:val="auto"/>
            <w:sz w:val="22"/>
            <w:szCs w:val="22"/>
            <w:lang w:eastAsia="zh-CN"/>
          </w:rPr>
          <w:tab/>
        </w:r>
        <w:r w:rsidR="001D54A5" w:rsidRPr="00670002">
          <w:rPr>
            <w:rStyle w:val="Hyperlink"/>
          </w:rPr>
          <w:t>Avoiding is_a overloading</w:t>
        </w:r>
        <w:r w:rsidR="001D54A5">
          <w:rPr>
            <w:webHidden/>
          </w:rPr>
          <w:tab/>
        </w:r>
        <w:r w:rsidR="001D54A5">
          <w:rPr>
            <w:webHidden/>
          </w:rPr>
          <w:fldChar w:fldCharType="begin"/>
        </w:r>
        <w:r w:rsidR="001D54A5">
          <w:rPr>
            <w:webHidden/>
          </w:rPr>
          <w:instrText xml:space="preserve"> PAGEREF _Toc501053058 \h </w:instrText>
        </w:r>
        <w:r w:rsidR="001D54A5">
          <w:rPr>
            <w:webHidden/>
          </w:rPr>
        </w:r>
        <w:r w:rsidR="001D54A5">
          <w:rPr>
            <w:webHidden/>
          </w:rPr>
          <w:fldChar w:fldCharType="separate"/>
        </w:r>
        <w:r w:rsidR="000A7629">
          <w:rPr>
            <w:webHidden/>
          </w:rPr>
          <w:t>9</w:t>
        </w:r>
        <w:r w:rsidR="001D54A5">
          <w:rPr>
            <w:webHidden/>
          </w:rPr>
          <w:fldChar w:fldCharType="end"/>
        </w:r>
      </w:hyperlink>
    </w:p>
    <w:p w14:paraId="454009D9" w14:textId="77777777" w:rsidR="001D54A5" w:rsidRDefault="00E05EDA">
      <w:pPr>
        <w:pStyle w:val="TOC2"/>
        <w:rPr>
          <w:rFonts w:asciiTheme="minorHAnsi" w:eastAsiaTheme="minorEastAsia" w:hAnsiTheme="minorHAnsi" w:cstheme="minorBidi"/>
          <w:color w:val="auto"/>
          <w:sz w:val="22"/>
          <w:szCs w:val="22"/>
          <w:lang w:eastAsia="zh-CN"/>
        </w:rPr>
      </w:pPr>
      <w:hyperlink w:anchor="_Toc501053059" w:history="1">
        <w:r w:rsidR="001D54A5" w:rsidRPr="00670002">
          <w:rPr>
            <w:rStyle w:val="Hyperlink"/>
          </w:rPr>
          <w:t>2.6</w:t>
        </w:r>
        <w:r w:rsidR="001D54A5">
          <w:rPr>
            <w:rFonts w:asciiTheme="minorHAnsi" w:eastAsiaTheme="minorEastAsia" w:hAnsiTheme="minorHAnsi" w:cstheme="minorBidi"/>
            <w:color w:val="auto"/>
            <w:sz w:val="22"/>
            <w:szCs w:val="22"/>
            <w:lang w:eastAsia="zh-CN"/>
          </w:rPr>
          <w:tab/>
        </w:r>
        <w:r w:rsidR="001D54A5" w:rsidRPr="00670002">
          <w:rPr>
            <w:rStyle w:val="Hyperlink"/>
          </w:rPr>
          <w:t>Universals and classes</w:t>
        </w:r>
        <w:r w:rsidR="001D54A5">
          <w:rPr>
            <w:webHidden/>
          </w:rPr>
          <w:tab/>
        </w:r>
        <w:r w:rsidR="001D54A5">
          <w:rPr>
            <w:webHidden/>
          </w:rPr>
          <w:fldChar w:fldCharType="begin"/>
        </w:r>
        <w:r w:rsidR="001D54A5">
          <w:rPr>
            <w:webHidden/>
          </w:rPr>
          <w:instrText xml:space="preserve"> PAGEREF _Toc501053059 \h </w:instrText>
        </w:r>
        <w:r w:rsidR="001D54A5">
          <w:rPr>
            <w:webHidden/>
          </w:rPr>
        </w:r>
        <w:r w:rsidR="001D54A5">
          <w:rPr>
            <w:webHidden/>
          </w:rPr>
          <w:fldChar w:fldCharType="separate"/>
        </w:r>
        <w:r w:rsidR="000A7629">
          <w:rPr>
            <w:webHidden/>
          </w:rPr>
          <w:t>10</w:t>
        </w:r>
        <w:r w:rsidR="001D54A5">
          <w:rPr>
            <w:webHidden/>
          </w:rPr>
          <w:fldChar w:fldCharType="end"/>
        </w:r>
      </w:hyperlink>
    </w:p>
    <w:p w14:paraId="44C6B295" w14:textId="77777777" w:rsidR="001D54A5" w:rsidRDefault="00E05EDA">
      <w:pPr>
        <w:pStyle w:val="TOC2"/>
        <w:rPr>
          <w:rFonts w:asciiTheme="minorHAnsi" w:eastAsiaTheme="minorEastAsia" w:hAnsiTheme="minorHAnsi" w:cstheme="minorBidi"/>
          <w:color w:val="auto"/>
          <w:sz w:val="22"/>
          <w:szCs w:val="22"/>
          <w:lang w:eastAsia="zh-CN"/>
        </w:rPr>
      </w:pPr>
      <w:hyperlink w:anchor="_Toc501053060" w:history="1">
        <w:r w:rsidR="001D54A5" w:rsidRPr="00670002">
          <w:rPr>
            <w:rStyle w:val="Hyperlink"/>
          </w:rPr>
          <w:t>2.7</w:t>
        </w:r>
        <w:r w:rsidR="001D54A5">
          <w:rPr>
            <w:rFonts w:asciiTheme="minorHAnsi" w:eastAsiaTheme="minorEastAsia" w:hAnsiTheme="minorHAnsi" w:cstheme="minorBidi"/>
            <w:color w:val="auto"/>
            <w:sz w:val="22"/>
            <w:szCs w:val="22"/>
            <w:lang w:eastAsia="zh-CN"/>
          </w:rPr>
          <w:tab/>
        </w:r>
        <w:r w:rsidR="001D54A5" w:rsidRPr="00670002">
          <w:rPr>
            <w:rStyle w:val="Hyperlink"/>
          </w:rPr>
          <w:t>The monohierarchy principle</w:t>
        </w:r>
        <w:r w:rsidR="001D54A5">
          <w:rPr>
            <w:webHidden/>
          </w:rPr>
          <w:tab/>
        </w:r>
        <w:r w:rsidR="001D54A5">
          <w:rPr>
            <w:webHidden/>
          </w:rPr>
          <w:fldChar w:fldCharType="begin"/>
        </w:r>
        <w:r w:rsidR="001D54A5">
          <w:rPr>
            <w:webHidden/>
          </w:rPr>
          <w:instrText xml:space="preserve"> PAGEREF _Toc501053060 \h </w:instrText>
        </w:r>
        <w:r w:rsidR="001D54A5">
          <w:rPr>
            <w:webHidden/>
          </w:rPr>
        </w:r>
        <w:r w:rsidR="001D54A5">
          <w:rPr>
            <w:webHidden/>
          </w:rPr>
          <w:fldChar w:fldCharType="separate"/>
        </w:r>
        <w:r w:rsidR="000A7629">
          <w:rPr>
            <w:webHidden/>
          </w:rPr>
          <w:t>11</w:t>
        </w:r>
        <w:r w:rsidR="001D54A5">
          <w:rPr>
            <w:webHidden/>
          </w:rPr>
          <w:fldChar w:fldCharType="end"/>
        </w:r>
      </w:hyperlink>
    </w:p>
    <w:p w14:paraId="15BDD56C" w14:textId="77777777" w:rsidR="001D54A5" w:rsidRDefault="00E05EDA">
      <w:pPr>
        <w:pStyle w:val="TOC2"/>
        <w:rPr>
          <w:rFonts w:asciiTheme="minorHAnsi" w:eastAsiaTheme="minorEastAsia" w:hAnsiTheme="minorHAnsi" w:cstheme="minorBidi"/>
          <w:color w:val="auto"/>
          <w:sz w:val="22"/>
          <w:szCs w:val="22"/>
          <w:lang w:eastAsia="zh-CN"/>
        </w:rPr>
      </w:pPr>
      <w:hyperlink w:anchor="_Toc501053061" w:history="1">
        <w:r w:rsidR="001D54A5" w:rsidRPr="00670002">
          <w:rPr>
            <w:rStyle w:val="Hyperlink"/>
          </w:rPr>
          <w:t>2.8</w:t>
        </w:r>
        <w:r w:rsidR="001D54A5">
          <w:rPr>
            <w:rFonts w:asciiTheme="minorHAnsi" w:eastAsiaTheme="minorEastAsia" w:hAnsiTheme="minorHAnsi" w:cstheme="minorBidi"/>
            <w:color w:val="auto"/>
            <w:sz w:val="22"/>
            <w:szCs w:val="22"/>
            <w:lang w:eastAsia="zh-CN"/>
          </w:rPr>
          <w:tab/>
        </w:r>
        <w:r w:rsidR="001D54A5" w:rsidRPr="00670002">
          <w:rPr>
            <w:rStyle w:val="Hyperlink"/>
          </w:rPr>
          <w:t>Determinables and determinates</w:t>
        </w:r>
        <w:r w:rsidR="001D54A5">
          <w:rPr>
            <w:webHidden/>
          </w:rPr>
          <w:tab/>
        </w:r>
        <w:r w:rsidR="001D54A5">
          <w:rPr>
            <w:webHidden/>
          </w:rPr>
          <w:fldChar w:fldCharType="begin"/>
        </w:r>
        <w:r w:rsidR="001D54A5">
          <w:rPr>
            <w:webHidden/>
          </w:rPr>
          <w:instrText xml:space="preserve"> PAGEREF _Toc501053061 \h </w:instrText>
        </w:r>
        <w:r w:rsidR="001D54A5">
          <w:rPr>
            <w:webHidden/>
          </w:rPr>
        </w:r>
        <w:r w:rsidR="001D54A5">
          <w:rPr>
            <w:webHidden/>
          </w:rPr>
          <w:fldChar w:fldCharType="separate"/>
        </w:r>
        <w:r w:rsidR="000A7629">
          <w:rPr>
            <w:webHidden/>
          </w:rPr>
          <w:t>12</w:t>
        </w:r>
        <w:r w:rsidR="001D54A5">
          <w:rPr>
            <w:webHidden/>
          </w:rPr>
          <w:fldChar w:fldCharType="end"/>
        </w:r>
      </w:hyperlink>
    </w:p>
    <w:p w14:paraId="2EB15B2A" w14:textId="77777777" w:rsidR="001D54A5" w:rsidRDefault="00E05EDA">
      <w:pPr>
        <w:pStyle w:val="TOC2"/>
        <w:rPr>
          <w:rFonts w:asciiTheme="minorHAnsi" w:eastAsiaTheme="minorEastAsia" w:hAnsiTheme="minorHAnsi" w:cstheme="minorBidi"/>
          <w:color w:val="auto"/>
          <w:sz w:val="22"/>
          <w:szCs w:val="22"/>
          <w:lang w:eastAsia="zh-CN"/>
        </w:rPr>
      </w:pPr>
      <w:hyperlink w:anchor="_Toc501053062" w:history="1">
        <w:r w:rsidR="001D54A5" w:rsidRPr="00670002">
          <w:rPr>
            <w:rStyle w:val="Hyperlink"/>
          </w:rPr>
          <w:t>2.9</w:t>
        </w:r>
        <w:r w:rsidR="001D54A5">
          <w:rPr>
            <w:rFonts w:asciiTheme="minorHAnsi" w:eastAsiaTheme="minorEastAsia" w:hAnsiTheme="minorHAnsi" w:cstheme="minorBidi"/>
            <w:color w:val="auto"/>
            <w:sz w:val="22"/>
            <w:szCs w:val="22"/>
            <w:lang w:eastAsia="zh-CN"/>
          </w:rPr>
          <w:tab/>
        </w:r>
        <w:r w:rsidR="001D54A5" w:rsidRPr="00670002">
          <w:rPr>
            <w:rStyle w:val="Hyperlink"/>
          </w:rPr>
          <w:t>Specializations</w:t>
        </w:r>
        <w:r w:rsidR="001D54A5">
          <w:rPr>
            <w:webHidden/>
          </w:rPr>
          <w:tab/>
        </w:r>
        <w:r w:rsidR="001D54A5">
          <w:rPr>
            <w:webHidden/>
          </w:rPr>
          <w:fldChar w:fldCharType="begin"/>
        </w:r>
        <w:r w:rsidR="001D54A5">
          <w:rPr>
            <w:webHidden/>
          </w:rPr>
          <w:instrText xml:space="preserve"> PAGEREF _Toc501053062 \h </w:instrText>
        </w:r>
        <w:r w:rsidR="001D54A5">
          <w:rPr>
            <w:webHidden/>
          </w:rPr>
        </w:r>
        <w:r w:rsidR="001D54A5">
          <w:rPr>
            <w:webHidden/>
          </w:rPr>
          <w:fldChar w:fldCharType="separate"/>
        </w:r>
        <w:r w:rsidR="000A7629">
          <w:rPr>
            <w:webHidden/>
          </w:rPr>
          <w:t>13</w:t>
        </w:r>
        <w:r w:rsidR="001D54A5">
          <w:rPr>
            <w:webHidden/>
          </w:rPr>
          <w:fldChar w:fldCharType="end"/>
        </w:r>
      </w:hyperlink>
    </w:p>
    <w:p w14:paraId="6503264F" w14:textId="77777777" w:rsidR="001D54A5" w:rsidRDefault="00E05EDA">
      <w:pPr>
        <w:pStyle w:val="TOC2"/>
        <w:rPr>
          <w:rFonts w:asciiTheme="minorHAnsi" w:eastAsiaTheme="minorEastAsia" w:hAnsiTheme="minorHAnsi" w:cstheme="minorBidi"/>
          <w:color w:val="auto"/>
          <w:sz w:val="22"/>
          <w:szCs w:val="22"/>
          <w:lang w:eastAsia="zh-CN"/>
        </w:rPr>
      </w:pPr>
      <w:hyperlink w:anchor="_Toc501053063" w:history="1">
        <w:r w:rsidR="001D54A5" w:rsidRPr="00670002">
          <w:rPr>
            <w:rStyle w:val="Hyperlink"/>
          </w:rPr>
          <w:t>2.10</w:t>
        </w:r>
        <w:r w:rsidR="001D54A5">
          <w:rPr>
            <w:rFonts w:asciiTheme="minorHAnsi" w:eastAsiaTheme="minorEastAsia" w:hAnsiTheme="minorHAnsi" w:cstheme="minorBidi"/>
            <w:color w:val="auto"/>
            <w:sz w:val="22"/>
            <w:szCs w:val="22"/>
            <w:lang w:eastAsia="zh-CN"/>
          </w:rPr>
          <w:tab/>
        </w:r>
        <w:r w:rsidR="001D54A5" w:rsidRPr="00670002">
          <w:rPr>
            <w:rStyle w:val="Hyperlink"/>
          </w:rPr>
          <w:t>Role universals</w:t>
        </w:r>
        <w:r w:rsidR="001D54A5">
          <w:rPr>
            <w:webHidden/>
          </w:rPr>
          <w:tab/>
        </w:r>
        <w:r w:rsidR="001D54A5">
          <w:rPr>
            <w:webHidden/>
          </w:rPr>
          <w:fldChar w:fldCharType="begin"/>
        </w:r>
        <w:r w:rsidR="001D54A5">
          <w:rPr>
            <w:webHidden/>
          </w:rPr>
          <w:instrText xml:space="preserve"> PAGEREF _Toc501053063 \h </w:instrText>
        </w:r>
        <w:r w:rsidR="001D54A5">
          <w:rPr>
            <w:webHidden/>
          </w:rPr>
        </w:r>
        <w:r w:rsidR="001D54A5">
          <w:rPr>
            <w:webHidden/>
          </w:rPr>
          <w:fldChar w:fldCharType="separate"/>
        </w:r>
        <w:r w:rsidR="000A7629">
          <w:rPr>
            <w:webHidden/>
          </w:rPr>
          <w:t>14</w:t>
        </w:r>
        <w:r w:rsidR="001D54A5">
          <w:rPr>
            <w:webHidden/>
          </w:rPr>
          <w:fldChar w:fldCharType="end"/>
        </w:r>
      </w:hyperlink>
    </w:p>
    <w:p w14:paraId="44E18C8D" w14:textId="77777777" w:rsidR="001D54A5" w:rsidRDefault="00E05EDA">
      <w:pPr>
        <w:pStyle w:val="TOC2"/>
        <w:rPr>
          <w:rFonts w:asciiTheme="minorHAnsi" w:eastAsiaTheme="minorEastAsia" w:hAnsiTheme="minorHAnsi" w:cstheme="minorBidi"/>
          <w:color w:val="auto"/>
          <w:sz w:val="22"/>
          <w:szCs w:val="22"/>
          <w:lang w:eastAsia="zh-CN"/>
        </w:rPr>
      </w:pPr>
      <w:hyperlink w:anchor="_Toc501053064" w:history="1">
        <w:r w:rsidR="001D54A5" w:rsidRPr="00670002">
          <w:rPr>
            <w:rStyle w:val="Hyperlink"/>
          </w:rPr>
          <w:t>2.11</w:t>
        </w:r>
        <w:r w:rsidR="001D54A5">
          <w:rPr>
            <w:rFonts w:asciiTheme="minorHAnsi" w:eastAsiaTheme="minorEastAsia" w:hAnsiTheme="minorHAnsi" w:cstheme="minorBidi"/>
            <w:color w:val="auto"/>
            <w:sz w:val="22"/>
            <w:szCs w:val="22"/>
            <w:lang w:eastAsia="zh-CN"/>
          </w:rPr>
          <w:tab/>
        </w:r>
        <w:r w:rsidR="001D54A5" w:rsidRPr="00670002">
          <w:rPr>
            <w:rStyle w:val="Hyperlink"/>
          </w:rPr>
          <w:t>Universals defined historically</w:t>
        </w:r>
        <w:r w:rsidR="001D54A5">
          <w:rPr>
            <w:webHidden/>
          </w:rPr>
          <w:tab/>
        </w:r>
        <w:r w:rsidR="001D54A5">
          <w:rPr>
            <w:webHidden/>
          </w:rPr>
          <w:fldChar w:fldCharType="begin"/>
        </w:r>
        <w:r w:rsidR="001D54A5">
          <w:rPr>
            <w:webHidden/>
          </w:rPr>
          <w:instrText xml:space="preserve"> PAGEREF _Toc501053064 \h </w:instrText>
        </w:r>
        <w:r w:rsidR="001D54A5">
          <w:rPr>
            <w:webHidden/>
          </w:rPr>
        </w:r>
        <w:r w:rsidR="001D54A5">
          <w:rPr>
            <w:webHidden/>
          </w:rPr>
          <w:fldChar w:fldCharType="separate"/>
        </w:r>
        <w:r w:rsidR="000A7629">
          <w:rPr>
            <w:webHidden/>
          </w:rPr>
          <w:t>14</w:t>
        </w:r>
        <w:r w:rsidR="001D54A5">
          <w:rPr>
            <w:webHidden/>
          </w:rPr>
          <w:fldChar w:fldCharType="end"/>
        </w:r>
      </w:hyperlink>
    </w:p>
    <w:p w14:paraId="1BD9CDA0" w14:textId="77777777" w:rsidR="001D54A5" w:rsidRDefault="00E05EDA">
      <w:pPr>
        <w:pStyle w:val="TOC2"/>
        <w:rPr>
          <w:rFonts w:asciiTheme="minorHAnsi" w:eastAsiaTheme="minorEastAsia" w:hAnsiTheme="minorHAnsi" w:cstheme="minorBidi"/>
          <w:color w:val="auto"/>
          <w:sz w:val="22"/>
          <w:szCs w:val="22"/>
          <w:lang w:eastAsia="zh-CN"/>
        </w:rPr>
      </w:pPr>
      <w:hyperlink w:anchor="_Toc501053065" w:history="1">
        <w:r w:rsidR="001D54A5" w:rsidRPr="00670002">
          <w:rPr>
            <w:rStyle w:val="Hyperlink"/>
          </w:rPr>
          <w:t>2.12</w:t>
        </w:r>
        <w:r w:rsidR="001D54A5">
          <w:rPr>
            <w:rFonts w:asciiTheme="minorHAnsi" w:eastAsiaTheme="minorEastAsia" w:hAnsiTheme="minorHAnsi" w:cstheme="minorBidi"/>
            <w:color w:val="auto"/>
            <w:sz w:val="22"/>
            <w:szCs w:val="22"/>
            <w:lang w:eastAsia="zh-CN"/>
          </w:rPr>
          <w:tab/>
        </w:r>
        <w:r w:rsidR="001D54A5" w:rsidRPr="00670002">
          <w:rPr>
            <w:rStyle w:val="Hyperlink"/>
          </w:rPr>
          <w:t>Relations defined for any entity</w:t>
        </w:r>
        <w:r w:rsidR="001D54A5">
          <w:rPr>
            <w:webHidden/>
          </w:rPr>
          <w:tab/>
        </w:r>
        <w:r w:rsidR="001D54A5">
          <w:rPr>
            <w:webHidden/>
          </w:rPr>
          <w:fldChar w:fldCharType="begin"/>
        </w:r>
        <w:r w:rsidR="001D54A5">
          <w:rPr>
            <w:webHidden/>
          </w:rPr>
          <w:instrText xml:space="preserve"> PAGEREF _Toc501053065 \h </w:instrText>
        </w:r>
        <w:r w:rsidR="001D54A5">
          <w:rPr>
            <w:webHidden/>
          </w:rPr>
        </w:r>
        <w:r w:rsidR="001D54A5">
          <w:rPr>
            <w:webHidden/>
          </w:rPr>
          <w:fldChar w:fldCharType="separate"/>
        </w:r>
        <w:r w:rsidR="000A7629">
          <w:rPr>
            <w:webHidden/>
          </w:rPr>
          <w:t>15</w:t>
        </w:r>
        <w:r w:rsidR="001D54A5">
          <w:rPr>
            <w:webHidden/>
          </w:rPr>
          <w:fldChar w:fldCharType="end"/>
        </w:r>
      </w:hyperlink>
    </w:p>
    <w:p w14:paraId="0DB222C8" w14:textId="77777777" w:rsidR="001D54A5" w:rsidRDefault="00E05EDA">
      <w:pPr>
        <w:pStyle w:val="TOC3"/>
        <w:rPr>
          <w:rFonts w:asciiTheme="minorHAnsi" w:eastAsiaTheme="minorEastAsia" w:hAnsiTheme="minorHAnsi" w:cstheme="minorBidi"/>
          <w:noProof/>
          <w:color w:val="auto"/>
          <w:lang w:eastAsia="zh-CN"/>
        </w:rPr>
      </w:pPr>
      <w:hyperlink w:anchor="_Toc501053066" w:history="1">
        <w:r w:rsidR="001D54A5" w:rsidRPr="00670002">
          <w:rPr>
            <w:rStyle w:val="Hyperlink"/>
            <w:noProof/>
            <w14:scene3d>
              <w14:camera w14:prst="orthographicFront"/>
              <w14:lightRig w14:rig="threePt" w14:dir="t">
                <w14:rot w14:lat="0" w14:lon="0" w14:rev="0"/>
              </w14:lightRig>
            </w14:scene3d>
          </w:rPr>
          <w:t>2.12.1</w:t>
        </w:r>
        <w:r w:rsidR="001D54A5">
          <w:rPr>
            <w:rFonts w:asciiTheme="minorHAnsi" w:eastAsiaTheme="minorEastAsia" w:hAnsiTheme="minorHAnsi" w:cstheme="minorBidi"/>
            <w:noProof/>
            <w:color w:val="auto"/>
            <w:lang w:eastAsia="zh-CN"/>
          </w:rPr>
          <w:tab/>
        </w:r>
        <w:r w:rsidR="001D54A5" w:rsidRPr="00670002">
          <w:rPr>
            <w:rStyle w:val="Hyperlink"/>
            <w:noProof/>
          </w:rPr>
          <w:t>The instance_of relation</w:t>
        </w:r>
        <w:r w:rsidR="001D54A5">
          <w:rPr>
            <w:noProof/>
            <w:webHidden/>
          </w:rPr>
          <w:tab/>
        </w:r>
        <w:r w:rsidR="001D54A5">
          <w:rPr>
            <w:noProof/>
            <w:webHidden/>
          </w:rPr>
          <w:fldChar w:fldCharType="begin"/>
        </w:r>
        <w:r w:rsidR="001D54A5">
          <w:rPr>
            <w:noProof/>
            <w:webHidden/>
          </w:rPr>
          <w:instrText xml:space="preserve"> PAGEREF _Toc501053066 \h </w:instrText>
        </w:r>
        <w:r w:rsidR="001D54A5">
          <w:rPr>
            <w:noProof/>
            <w:webHidden/>
          </w:rPr>
        </w:r>
        <w:r w:rsidR="001D54A5">
          <w:rPr>
            <w:noProof/>
            <w:webHidden/>
          </w:rPr>
          <w:fldChar w:fldCharType="separate"/>
        </w:r>
        <w:r w:rsidR="000A7629">
          <w:rPr>
            <w:noProof/>
            <w:webHidden/>
          </w:rPr>
          <w:t>15</w:t>
        </w:r>
        <w:r w:rsidR="001D54A5">
          <w:rPr>
            <w:noProof/>
            <w:webHidden/>
          </w:rPr>
          <w:fldChar w:fldCharType="end"/>
        </w:r>
      </w:hyperlink>
    </w:p>
    <w:p w14:paraId="05ED1A37" w14:textId="77777777" w:rsidR="001D54A5" w:rsidRDefault="00E05EDA">
      <w:pPr>
        <w:pStyle w:val="TOC3"/>
        <w:rPr>
          <w:rFonts w:asciiTheme="minorHAnsi" w:eastAsiaTheme="minorEastAsia" w:hAnsiTheme="minorHAnsi" w:cstheme="minorBidi"/>
          <w:noProof/>
          <w:color w:val="auto"/>
          <w:lang w:eastAsia="zh-CN"/>
        </w:rPr>
      </w:pPr>
      <w:hyperlink w:anchor="_Toc501053067" w:history="1">
        <w:r w:rsidR="001D54A5" w:rsidRPr="00670002">
          <w:rPr>
            <w:rStyle w:val="Hyperlink"/>
            <w:noProof/>
            <w14:scene3d>
              <w14:camera w14:prst="orthographicFront"/>
              <w14:lightRig w14:rig="threePt" w14:dir="t">
                <w14:rot w14:lat="0" w14:lon="0" w14:rev="0"/>
              </w14:lightRig>
            </w14:scene3d>
          </w:rPr>
          <w:t>2.12.2</w:t>
        </w:r>
        <w:r w:rsidR="001D54A5">
          <w:rPr>
            <w:rFonts w:asciiTheme="minorHAnsi" w:eastAsiaTheme="minorEastAsia" w:hAnsiTheme="minorHAnsi" w:cstheme="minorBidi"/>
            <w:noProof/>
            <w:color w:val="auto"/>
            <w:lang w:eastAsia="zh-CN"/>
          </w:rPr>
          <w:tab/>
        </w:r>
        <w:r w:rsidR="001D54A5" w:rsidRPr="00670002">
          <w:rPr>
            <w:rStyle w:val="Hyperlink"/>
            <w:noProof/>
          </w:rPr>
          <w:t xml:space="preserve">The </w:t>
        </w:r>
        <w:r w:rsidR="001D54A5" w:rsidRPr="00670002">
          <w:rPr>
            <w:rStyle w:val="Hyperlink"/>
            <w:i/>
            <w:noProof/>
          </w:rPr>
          <w:t>is_a</w:t>
        </w:r>
        <w:r w:rsidR="001D54A5" w:rsidRPr="00670002">
          <w:rPr>
            <w:rStyle w:val="Hyperlink"/>
            <w:noProof/>
          </w:rPr>
          <w:t xml:space="preserve"> relation</w:t>
        </w:r>
        <w:r w:rsidR="001D54A5">
          <w:rPr>
            <w:noProof/>
            <w:webHidden/>
          </w:rPr>
          <w:tab/>
        </w:r>
        <w:r w:rsidR="001D54A5">
          <w:rPr>
            <w:noProof/>
            <w:webHidden/>
          </w:rPr>
          <w:fldChar w:fldCharType="begin"/>
        </w:r>
        <w:r w:rsidR="001D54A5">
          <w:rPr>
            <w:noProof/>
            <w:webHidden/>
          </w:rPr>
          <w:instrText xml:space="preserve"> PAGEREF _Toc501053067 \h </w:instrText>
        </w:r>
        <w:r w:rsidR="001D54A5">
          <w:rPr>
            <w:noProof/>
            <w:webHidden/>
          </w:rPr>
        </w:r>
        <w:r w:rsidR="001D54A5">
          <w:rPr>
            <w:noProof/>
            <w:webHidden/>
          </w:rPr>
          <w:fldChar w:fldCharType="separate"/>
        </w:r>
        <w:r w:rsidR="000A7629">
          <w:rPr>
            <w:noProof/>
            <w:webHidden/>
          </w:rPr>
          <w:t>15</w:t>
        </w:r>
        <w:r w:rsidR="001D54A5">
          <w:rPr>
            <w:noProof/>
            <w:webHidden/>
          </w:rPr>
          <w:fldChar w:fldCharType="end"/>
        </w:r>
      </w:hyperlink>
    </w:p>
    <w:p w14:paraId="7413755C" w14:textId="77777777" w:rsidR="001D54A5" w:rsidRDefault="00E05EDA">
      <w:pPr>
        <w:pStyle w:val="TOC3"/>
        <w:rPr>
          <w:rFonts w:asciiTheme="minorHAnsi" w:eastAsiaTheme="minorEastAsia" w:hAnsiTheme="minorHAnsi" w:cstheme="minorBidi"/>
          <w:noProof/>
          <w:color w:val="auto"/>
          <w:lang w:eastAsia="zh-CN"/>
        </w:rPr>
      </w:pPr>
      <w:hyperlink w:anchor="_Toc501053068" w:history="1">
        <w:r w:rsidR="001D54A5" w:rsidRPr="00670002">
          <w:rPr>
            <w:rStyle w:val="Hyperlink"/>
            <w:noProof/>
            <w14:scene3d>
              <w14:camera w14:prst="orthographicFront"/>
              <w14:lightRig w14:rig="threePt" w14:dir="t">
                <w14:rot w14:lat="0" w14:lon="0" w14:rev="0"/>
              </w14:lightRig>
            </w14:scene3d>
          </w:rPr>
          <w:t>2.12.3</w:t>
        </w:r>
        <w:r w:rsidR="001D54A5">
          <w:rPr>
            <w:rFonts w:asciiTheme="minorHAnsi" w:eastAsiaTheme="minorEastAsia" w:hAnsiTheme="minorHAnsi" w:cstheme="minorBidi"/>
            <w:noProof/>
            <w:color w:val="auto"/>
            <w:lang w:eastAsia="zh-CN"/>
          </w:rPr>
          <w:tab/>
        </w:r>
        <w:r w:rsidR="001D54A5" w:rsidRPr="00670002">
          <w:rPr>
            <w:rStyle w:val="Hyperlink"/>
            <w:noProof/>
          </w:rPr>
          <w:t>The exists_at relation</w:t>
        </w:r>
        <w:r w:rsidR="001D54A5">
          <w:rPr>
            <w:noProof/>
            <w:webHidden/>
          </w:rPr>
          <w:tab/>
        </w:r>
        <w:r w:rsidR="001D54A5">
          <w:rPr>
            <w:noProof/>
            <w:webHidden/>
          </w:rPr>
          <w:fldChar w:fldCharType="begin"/>
        </w:r>
        <w:r w:rsidR="001D54A5">
          <w:rPr>
            <w:noProof/>
            <w:webHidden/>
          </w:rPr>
          <w:instrText xml:space="preserve"> PAGEREF _Toc501053068 \h </w:instrText>
        </w:r>
        <w:r w:rsidR="001D54A5">
          <w:rPr>
            <w:noProof/>
            <w:webHidden/>
          </w:rPr>
        </w:r>
        <w:r w:rsidR="001D54A5">
          <w:rPr>
            <w:noProof/>
            <w:webHidden/>
          </w:rPr>
          <w:fldChar w:fldCharType="separate"/>
        </w:r>
        <w:r w:rsidR="000A7629">
          <w:rPr>
            <w:noProof/>
            <w:webHidden/>
          </w:rPr>
          <w:t>16</w:t>
        </w:r>
        <w:r w:rsidR="001D54A5">
          <w:rPr>
            <w:noProof/>
            <w:webHidden/>
          </w:rPr>
          <w:fldChar w:fldCharType="end"/>
        </w:r>
      </w:hyperlink>
    </w:p>
    <w:p w14:paraId="298A5245" w14:textId="77777777" w:rsidR="001D54A5" w:rsidRDefault="00E05EDA">
      <w:pPr>
        <w:pStyle w:val="TOC2"/>
        <w:rPr>
          <w:rFonts w:asciiTheme="minorHAnsi" w:eastAsiaTheme="minorEastAsia" w:hAnsiTheme="minorHAnsi" w:cstheme="minorBidi"/>
          <w:color w:val="auto"/>
          <w:sz w:val="22"/>
          <w:szCs w:val="22"/>
          <w:lang w:eastAsia="zh-CN"/>
        </w:rPr>
      </w:pPr>
      <w:hyperlink w:anchor="_Toc501053069" w:history="1">
        <w:r w:rsidR="001D54A5" w:rsidRPr="00670002">
          <w:rPr>
            <w:rStyle w:val="Hyperlink"/>
          </w:rPr>
          <w:t>2.13</w:t>
        </w:r>
        <w:r w:rsidR="001D54A5">
          <w:rPr>
            <w:rFonts w:asciiTheme="minorHAnsi" w:eastAsiaTheme="minorEastAsia" w:hAnsiTheme="minorHAnsi" w:cstheme="minorBidi"/>
            <w:color w:val="auto"/>
            <w:sz w:val="22"/>
            <w:szCs w:val="22"/>
            <w:lang w:eastAsia="zh-CN"/>
          </w:rPr>
          <w:tab/>
        </w:r>
        <w:r w:rsidR="001D54A5" w:rsidRPr="00670002">
          <w:rPr>
            <w:rStyle w:val="Hyperlink"/>
          </w:rPr>
          <w:t>The dichotomy of ‘continuant’ and ‘occurrent’</w:t>
        </w:r>
        <w:r w:rsidR="001D54A5">
          <w:rPr>
            <w:webHidden/>
          </w:rPr>
          <w:tab/>
        </w:r>
        <w:r w:rsidR="001D54A5">
          <w:rPr>
            <w:webHidden/>
          </w:rPr>
          <w:fldChar w:fldCharType="begin"/>
        </w:r>
        <w:r w:rsidR="001D54A5">
          <w:rPr>
            <w:webHidden/>
          </w:rPr>
          <w:instrText xml:space="preserve"> PAGEREF _Toc501053069 \h </w:instrText>
        </w:r>
        <w:r w:rsidR="001D54A5">
          <w:rPr>
            <w:webHidden/>
          </w:rPr>
        </w:r>
        <w:r w:rsidR="001D54A5">
          <w:rPr>
            <w:webHidden/>
          </w:rPr>
          <w:fldChar w:fldCharType="separate"/>
        </w:r>
        <w:r w:rsidR="000A7629">
          <w:rPr>
            <w:webHidden/>
          </w:rPr>
          <w:t>16</w:t>
        </w:r>
        <w:r w:rsidR="001D54A5">
          <w:rPr>
            <w:webHidden/>
          </w:rPr>
          <w:fldChar w:fldCharType="end"/>
        </w:r>
      </w:hyperlink>
    </w:p>
    <w:p w14:paraId="3A82E0AE" w14:textId="77777777" w:rsidR="001D54A5" w:rsidRDefault="00E05EDA">
      <w:pPr>
        <w:pStyle w:val="TOC1"/>
        <w:rPr>
          <w:rFonts w:asciiTheme="minorHAnsi" w:eastAsiaTheme="minorEastAsia" w:hAnsiTheme="minorHAnsi" w:cstheme="minorBidi"/>
          <w:color w:val="auto"/>
          <w:sz w:val="22"/>
          <w:szCs w:val="22"/>
          <w:lang w:eastAsia="zh-CN"/>
        </w:rPr>
      </w:pPr>
      <w:hyperlink w:anchor="_Toc501053070" w:history="1">
        <w:r w:rsidR="001D54A5" w:rsidRPr="00670002">
          <w:rPr>
            <w:rStyle w:val="Hyperlink"/>
          </w:rPr>
          <w:t>3</w:t>
        </w:r>
        <w:r w:rsidR="001D54A5">
          <w:rPr>
            <w:rFonts w:asciiTheme="minorHAnsi" w:eastAsiaTheme="minorEastAsia" w:hAnsiTheme="minorHAnsi" w:cstheme="minorBidi"/>
            <w:color w:val="auto"/>
            <w:sz w:val="22"/>
            <w:szCs w:val="22"/>
            <w:lang w:eastAsia="zh-CN"/>
          </w:rPr>
          <w:tab/>
        </w:r>
        <w:r w:rsidR="001D54A5" w:rsidRPr="00670002">
          <w:rPr>
            <w:rStyle w:val="Hyperlink"/>
          </w:rPr>
          <w:t>Specification</w:t>
        </w:r>
        <w:r w:rsidR="001D54A5">
          <w:rPr>
            <w:webHidden/>
          </w:rPr>
          <w:tab/>
        </w:r>
        <w:r w:rsidR="001D54A5">
          <w:rPr>
            <w:webHidden/>
          </w:rPr>
          <w:fldChar w:fldCharType="begin"/>
        </w:r>
        <w:r w:rsidR="001D54A5">
          <w:rPr>
            <w:webHidden/>
          </w:rPr>
          <w:instrText xml:space="preserve"> PAGEREF _Toc501053070 \h </w:instrText>
        </w:r>
        <w:r w:rsidR="001D54A5">
          <w:rPr>
            <w:webHidden/>
          </w:rPr>
        </w:r>
        <w:r w:rsidR="001D54A5">
          <w:rPr>
            <w:webHidden/>
          </w:rPr>
          <w:fldChar w:fldCharType="separate"/>
        </w:r>
        <w:r w:rsidR="000A7629">
          <w:rPr>
            <w:webHidden/>
          </w:rPr>
          <w:t>17</w:t>
        </w:r>
        <w:r w:rsidR="001D54A5">
          <w:rPr>
            <w:webHidden/>
          </w:rPr>
          <w:fldChar w:fldCharType="end"/>
        </w:r>
      </w:hyperlink>
    </w:p>
    <w:p w14:paraId="49F25538" w14:textId="77777777" w:rsidR="001D54A5" w:rsidRDefault="00E05EDA">
      <w:pPr>
        <w:pStyle w:val="TOC2"/>
        <w:rPr>
          <w:rFonts w:asciiTheme="minorHAnsi" w:eastAsiaTheme="minorEastAsia" w:hAnsiTheme="minorHAnsi" w:cstheme="minorBidi"/>
          <w:color w:val="auto"/>
          <w:sz w:val="22"/>
          <w:szCs w:val="22"/>
          <w:lang w:eastAsia="zh-CN"/>
        </w:rPr>
      </w:pPr>
      <w:hyperlink w:anchor="_Toc501053071" w:history="1">
        <w:r w:rsidR="001D54A5" w:rsidRPr="00670002">
          <w:rPr>
            <w:rStyle w:val="Hyperlink"/>
          </w:rPr>
          <w:t>3.1</w:t>
        </w:r>
        <w:r w:rsidR="001D54A5">
          <w:rPr>
            <w:rFonts w:asciiTheme="minorHAnsi" w:eastAsiaTheme="minorEastAsia" w:hAnsiTheme="minorHAnsi" w:cstheme="minorBidi"/>
            <w:color w:val="auto"/>
            <w:sz w:val="22"/>
            <w:szCs w:val="22"/>
            <w:lang w:eastAsia="zh-CN"/>
          </w:rPr>
          <w:tab/>
        </w:r>
        <w:r w:rsidR="001D54A5" w:rsidRPr="00670002">
          <w:rPr>
            <w:rStyle w:val="Hyperlink"/>
          </w:rPr>
          <w:t>Relations of parthood</w:t>
        </w:r>
        <w:r w:rsidR="001D54A5">
          <w:rPr>
            <w:webHidden/>
          </w:rPr>
          <w:tab/>
        </w:r>
        <w:r w:rsidR="001D54A5">
          <w:rPr>
            <w:webHidden/>
          </w:rPr>
          <w:fldChar w:fldCharType="begin"/>
        </w:r>
        <w:r w:rsidR="001D54A5">
          <w:rPr>
            <w:webHidden/>
          </w:rPr>
          <w:instrText xml:space="preserve"> PAGEREF _Toc501053071 \h </w:instrText>
        </w:r>
        <w:r w:rsidR="001D54A5">
          <w:rPr>
            <w:webHidden/>
          </w:rPr>
        </w:r>
        <w:r w:rsidR="001D54A5">
          <w:rPr>
            <w:webHidden/>
          </w:rPr>
          <w:fldChar w:fldCharType="separate"/>
        </w:r>
        <w:r w:rsidR="000A7629">
          <w:rPr>
            <w:webHidden/>
          </w:rPr>
          <w:t>17</w:t>
        </w:r>
        <w:r w:rsidR="001D54A5">
          <w:rPr>
            <w:webHidden/>
          </w:rPr>
          <w:fldChar w:fldCharType="end"/>
        </w:r>
      </w:hyperlink>
    </w:p>
    <w:p w14:paraId="70BC0F4C" w14:textId="77777777" w:rsidR="001D54A5" w:rsidRDefault="00E05EDA">
      <w:pPr>
        <w:pStyle w:val="TOC3"/>
        <w:rPr>
          <w:rFonts w:asciiTheme="minorHAnsi" w:eastAsiaTheme="minorEastAsia" w:hAnsiTheme="minorHAnsi" w:cstheme="minorBidi"/>
          <w:noProof/>
          <w:color w:val="auto"/>
          <w:lang w:eastAsia="zh-CN"/>
        </w:rPr>
      </w:pPr>
      <w:hyperlink w:anchor="_Toc501053072" w:history="1">
        <w:r w:rsidR="001D54A5" w:rsidRPr="00670002">
          <w:rPr>
            <w:rStyle w:val="Hyperlink"/>
            <w:noProof/>
            <w14:scene3d>
              <w14:camera w14:prst="orthographicFront"/>
              <w14:lightRig w14:rig="threePt" w14:dir="t">
                <w14:rot w14:lat="0" w14:lon="0" w14:rev="0"/>
              </w14:lightRig>
            </w14:scene3d>
          </w:rPr>
          <w:t>3.1.1</w:t>
        </w:r>
        <w:r w:rsidR="001D54A5">
          <w:rPr>
            <w:rFonts w:asciiTheme="minorHAnsi" w:eastAsiaTheme="minorEastAsia" w:hAnsiTheme="minorHAnsi" w:cstheme="minorBidi"/>
            <w:noProof/>
            <w:color w:val="auto"/>
            <w:lang w:eastAsia="zh-CN"/>
          </w:rPr>
          <w:tab/>
        </w:r>
        <w:r w:rsidR="001D54A5" w:rsidRPr="00670002">
          <w:rPr>
            <w:rStyle w:val="Hyperlink"/>
            <w:noProof/>
          </w:rPr>
          <w:t>The continuant_part_of relation</w:t>
        </w:r>
        <w:r w:rsidR="001D54A5">
          <w:rPr>
            <w:noProof/>
            <w:webHidden/>
          </w:rPr>
          <w:tab/>
        </w:r>
        <w:r w:rsidR="001D54A5">
          <w:rPr>
            <w:noProof/>
            <w:webHidden/>
          </w:rPr>
          <w:fldChar w:fldCharType="begin"/>
        </w:r>
        <w:r w:rsidR="001D54A5">
          <w:rPr>
            <w:noProof/>
            <w:webHidden/>
          </w:rPr>
          <w:instrText xml:space="preserve"> PAGEREF _Toc501053072 \h </w:instrText>
        </w:r>
        <w:r w:rsidR="001D54A5">
          <w:rPr>
            <w:noProof/>
            <w:webHidden/>
          </w:rPr>
        </w:r>
        <w:r w:rsidR="001D54A5">
          <w:rPr>
            <w:noProof/>
            <w:webHidden/>
          </w:rPr>
          <w:fldChar w:fldCharType="separate"/>
        </w:r>
        <w:r w:rsidR="000A7629">
          <w:rPr>
            <w:noProof/>
            <w:webHidden/>
          </w:rPr>
          <w:t>18</w:t>
        </w:r>
        <w:r w:rsidR="001D54A5">
          <w:rPr>
            <w:noProof/>
            <w:webHidden/>
          </w:rPr>
          <w:fldChar w:fldCharType="end"/>
        </w:r>
      </w:hyperlink>
    </w:p>
    <w:p w14:paraId="79A3BB29" w14:textId="77777777" w:rsidR="001D54A5" w:rsidRDefault="00E05EDA">
      <w:pPr>
        <w:pStyle w:val="TOC3"/>
        <w:rPr>
          <w:rFonts w:asciiTheme="minorHAnsi" w:eastAsiaTheme="minorEastAsia" w:hAnsiTheme="minorHAnsi" w:cstheme="minorBidi"/>
          <w:noProof/>
          <w:color w:val="auto"/>
          <w:lang w:eastAsia="zh-CN"/>
        </w:rPr>
      </w:pPr>
      <w:hyperlink w:anchor="_Toc501053073" w:history="1">
        <w:r w:rsidR="001D54A5" w:rsidRPr="00670002">
          <w:rPr>
            <w:rStyle w:val="Hyperlink"/>
            <w:noProof/>
            <w14:scene3d>
              <w14:camera w14:prst="orthographicFront"/>
              <w14:lightRig w14:rig="threePt" w14:dir="t">
                <w14:rot w14:lat="0" w14:lon="0" w14:rev="0"/>
              </w14:lightRig>
            </w14:scene3d>
          </w:rPr>
          <w:t>3.1.2</w:t>
        </w:r>
        <w:r w:rsidR="001D54A5">
          <w:rPr>
            <w:rFonts w:asciiTheme="minorHAnsi" w:eastAsiaTheme="minorEastAsia" w:hAnsiTheme="minorHAnsi" w:cstheme="minorBidi"/>
            <w:noProof/>
            <w:color w:val="auto"/>
            <w:lang w:eastAsia="zh-CN"/>
          </w:rPr>
          <w:tab/>
        </w:r>
        <w:r w:rsidR="001D54A5" w:rsidRPr="00670002">
          <w:rPr>
            <w:rStyle w:val="Hyperlink"/>
            <w:noProof/>
          </w:rPr>
          <w:t>The occurrent_part_of relation</w:t>
        </w:r>
        <w:r w:rsidR="001D54A5">
          <w:rPr>
            <w:noProof/>
            <w:webHidden/>
          </w:rPr>
          <w:tab/>
        </w:r>
        <w:r w:rsidR="001D54A5">
          <w:rPr>
            <w:noProof/>
            <w:webHidden/>
          </w:rPr>
          <w:fldChar w:fldCharType="begin"/>
        </w:r>
        <w:r w:rsidR="001D54A5">
          <w:rPr>
            <w:noProof/>
            <w:webHidden/>
          </w:rPr>
          <w:instrText xml:space="preserve"> PAGEREF _Toc501053073 \h </w:instrText>
        </w:r>
        <w:r w:rsidR="001D54A5">
          <w:rPr>
            <w:noProof/>
            <w:webHidden/>
          </w:rPr>
        </w:r>
        <w:r w:rsidR="001D54A5">
          <w:rPr>
            <w:noProof/>
            <w:webHidden/>
          </w:rPr>
          <w:fldChar w:fldCharType="separate"/>
        </w:r>
        <w:r w:rsidR="000A7629">
          <w:rPr>
            <w:noProof/>
            <w:webHidden/>
          </w:rPr>
          <w:t>19</w:t>
        </w:r>
        <w:r w:rsidR="001D54A5">
          <w:rPr>
            <w:noProof/>
            <w:webHidden/>
          </w:rPr>
          <w:fldChar w:fldCharType="end"/>
        </w:r>
      </w:hyperlink>
    </w:p>
    <w:p w14:paraId="19500AF5" w14:textId="77777777" w:rsidR="001D54A5" w:rsidRDefault="00E05EDA">
      <w:pPr>
        <w:pStyle w:val="TOC3"/>
        <w:rPr>
          <w:rFonts w:asciiTheme="minorHAnsi" w:eastAsiaTheme="minorEastAsia" w:hAnsiTheme="minorHAnsi" w:cstheme="minorBidi"/>
          <w:noProof/>
          <w:color w:val="auto"/>
          <w:lang w:eastAsia="zh-CN"/>
        </w:rPr>
      </w:pPr>
      <w:hyperlink w:anchor="_Toc501053074" w:history="1">
        <w:r w:rsidR="001D54A5" w:rsidRPr="00670002">
          <w:rPr>
            <w:rStyle w:val="Hyperlink"/>
            <w:noProof/>
            <w14:scene3d>
              <w14:camera w14:prst="orthographicFront"/>
              <w14:lightRig w14:rig="threePt" w14:dir="t">
                <w14:rot w14:lat="0" w14:lon="0" w14:rev="0"/>
              </w14:lightRig>
            </w14:scene3d>
          </w:rPr>
          <w:t>3.1.3</w:t>
        </w:r>
        <w:r w:rsidR="001D54A5">
          <w:rPr>
            <w:rFonts w:asciiTheme="minorHAnsi" w:eastAsiaTheme="minorEastAsia" w:hAnsiTheme="minorHAnsi" w:cstheme="minorBidi"/>
            <w:noProof/>
            <w:color w:val="auto"/>
            <w:lang w:eastAsia="zh-CN"/>
          </w:rPr>
          <w:tab/>
        </w:r>
        <w:r w:rsidR="001D54A5" w:rsidRPr="00670002">
          <w:rPr>
            <w:rStyle w:val="Hyperlink"/>
            <w:noProof/>
          </w:rPr>
          <w:t>Further relations defined in terms of parthood</w:t>
        </w:r>
        <w:r w:rsidR="001D54A5">
          <w:rPr>
            <w:noProof/>
            <w:webHidden/>
          </w:rPr>
          <w:tab/>
        </w:r>
        <w:r w:rsidR="001D54A5">
          <w:rPr>
            <w:noProof/>
            <w:webHidden/>
          </w:rPr>
          <w:fldChar w:fldCharType="begin"/>
        </w:r>
        <w:r w:rsidR="001D54A5">
          <w:rPr>
            <w:noProof/>
            <w:webHidden/>
          </w:rPr>
          <w:instrText xml:space="preserve"> PAGEREF _Toc501053074 \h </w:instrText>
        </w:r>
        <w:r w:rsidR="001D54A5">
          <w:rPr>
            <w:noProof/>
            <w:webHidden/>
          </w:rPr>
        </w:r>
        <w:r w:rsidR="001D54A5">
          <w:rPr>
            <w:noProof/>
            <w:webHidden/>
          </w:rPr>
          <w:fldChar w:fldCharType="separate"/>
        </w:r>
        <w:r w:rsidR="000A7629">
          <w:rPr>
            <w:noProof/>
            <w:webHidden/>
          </w:rPr>
          <w:t>20</w:t>
        </w:r>
        <w:r w:rsidR="001D54A5">
          <w:rPr>
            <w:noProof/>
            <w:webHidden/>
          </w:rPr>
          <w:fldChar w:fldCharType="end"/>
        </w:r>
      </w:hyperlink>
    </w:p>
    <w:p w14:paraId="2EC1249C" w14:textId="77777777" w:rsidR="001D54A5" w:rsidRDefault="00E05EDA">
      <w:pPr>
        <w:pStyle w:val="TOC2"/>
        <w:rPr>
          <w:rFonts w:asciiTheme="minorHAnsi" w:eastAsiaTheme="minorEastAsia" w:hAnsiTheme="minorHAnsi" w:cstheme="minorBidi"/>
          <w:color w:val="auto"/>
          <w:sz w:val="22"/>
          <w:szCs w:val="22"/>
          <w:lang w:eastAsia="zh-CN"/>
        </w:rPr>
      </w:pPr>
      <w:hyperlink w:anchor="_Toc501053075" w:history="1">
        <w:r w:rsidR="001D54A5" w:rsidRPr="00670002">
          <w:rPr>
            <w:rStyle w:val="Hyperlink"/>
          </w:rPr>
          <w:t>3.2</w:t>
        </w:r>
        <w:r w:rsidR="001D54A5">
          <w:rPr>
            <w:rFonts w:asciiTheme="minorHAnsi" w:eastAsiaTheme="minorEastAsia" w:hAnsiTheme="minorHAnsi" w:cstheme="minorBidi"/>
            <w:color w:val="auto"/>
            <w:sz w:val="22"/>
            <w:szCs w:val="22"/>
            <w:lang w:eastAsia="zh-CN"/>
          </w:rPr>
          <w:tab/>
        </w:r>
        <w:r w:rsidR="001D54A5" w:rsidRPr="00670002">
          <w:rPr>
            <w:rStyle w:val="Hyperlink"/>
          </w:rPr>
          <w:t>Continuant</w:t>
        </w:r>
        <w:r w:rsidR="001D54A5">
          <w:rPr>
            <w:webHidden/>
          </w:rPr>
          <w:tab/>
        </w:r>
        <w:r w:rsidR="001D54A5">
          <w:rPr>
            <w:webHidden/>
          </w:rPr>
          <w:fldChar w:fldCharType="begin"/>
        </w:r>
        <w:r w:rsidR="001D54A5">
          <w:rPr>
            <w:webHidden/>
          </w:rPr>
          <w:instrText xml:space="preserve"> PAGEREF _Toc501053075 \h </w:instrText>
        </w:r>
        <w:r w:rsidR="001D54A5">
          <w:rPr>
            <w:webHidden/>
          </w:rPr>
        </w:r>
        <w:r w:rsidR="001D54A5">
          <w:rPr>
            <w:webHidden/>
          </w:rPr>
          <w:fldChar w:fldCharType="separate"/>
        </w:r>
        <w:r w:rsidR="000A7629">
          <w:rPr>
            <w:webHidden/>
          </w:rPr>
          <w:t>20</w:t>
        </w:r>
        <w:r w:rsidR="001D54A5">
          <w:rPr>
            <w:webHidden/>
          </w:rPr>
          <w:fldChar w:fldCharType="end"/>
        </w:r>
      </w:hyperlink>
    </w:p>
    <w:p w14:paraId="42A632B6" w14:textId="77777777" w:rsidR="001D54A5" w:rsidRDefault="00E05EDA">
      <w:pPr>
        <w:pStyle w:val="TOC3"/>
        <w:rPr>
          <w:rFonts w:asciiTheme="minorHAnsi" w:eastAsiaTheme="minorEastAsia" w:hAnsiTheme="minorHAnsi" w:cstheme="minorBidi"/>
          <w:noProof/>
          <w:color w:val="auto"/>
          <w:lang w:eastAsia="zh-CN"/>
        </w:rPr>
      </w:pPr>
      <w:hyperlink w:anchor="_Toc501053076" w:history="1">
        <w:r w:rsidR="001D54A5" w:rsidRPr="00670002">
          <w:rPr>
            <w:rStyle w:val="Hyperlink"/>
            <w:noProof/>
            <w14:scene3d>
              <w14:camera w14:prst="orthographicFront"/>
              <w14:lightRig w14:rig="threePt" w14:dir="t">
                <w14:rot w14:lat="0" w14:lon="0" w14:rev="0"/>
              </w14:lightRig>
            </w14:scene3d>
          </w:rPr>
          <w:t>3.2.1</w:t>
        </w:r>
        <w:r w:rsidR="001D54A5">
          <w:rPr>
            <w:rFonts w:asciiTheme="minorHAnsi" w:eastAsiaTheme="minorEastAsia" w:hAnsiTheme="minorHAnsi" w:cstheme="minorBidi"/>
            <w:noProof/>
            <w:color w:val="auto"/>
            <w:lang w:eastAsia="zh-CN"/>
          </w:rPr>
          <w:tab/>
        </w:r>
        <w:r w:rsidR="001D54A5" w:rsidRPr="00670002">
          <w:rPr>
            <w:rStyle w:val="Hyperlink"/>
            <w:noProof/>
          </w:rPr>
          <w:t>Excursus on frames</w:t>
        </w:r>
        <w:r w:rsidR="001D54A5">
          <w:rPr>
            <w:noProof/>
            <w:webHidden/>
          </w:rPr>
          <w:tab/>
        </w:r>
        <w:r w:rsidR="001D54A5">
          <w:rPr>
            <w:noProof/>
            <w:webHidden/>
          </w:rPr>
          <w:fldChar w:fldCharType="begin"/>
        </w:r>
        <w:r w:rsidR="001D54A5">
          <w:rPr>
            <w:noProof/>
            <w:webHidden/>
          </w:rPr>
          <w:instrText xml:space="preserve"> PAGEREF _Toc501053076 \h </w:instrText>
        </w:r>
        <w:r w:rsidR="001D54A5">
          <w:rPr>
            <w:noProof/>
            <w:webHidden/>
          </w:rPr>
        </w:r>
        <w:r w:rsidR="001D54A5">
          <w:rPr>
            <w:noProof/>
            <w:webHidden/>
          </w:rPr>
          <w:fldChar w:fldCharType="separate"/>
        </w:r>
        <w:r w:rsidR="000A7629">
          <w:rPr>
            <w:noProof/>
            <w:webHidden/>
          </w:rPr>
          <w:t>22</w:t>
        </w:r>
        <w:r w:rsidR="001D54A5">
          <w:rPr>
            <w:noProof/>
            <w:webHidden/>
          </w:rPr>
          <w:fldChar w:fldCharType="end"/>
        </w:r>
      </w:hyperlink>
    </w:p>
    <w:p w14:paraId="7CF4593D" w14:textId="77777777" w:rsidR="001D54A5" w:rsidRDefault="00E05EDA">
      <w:pPr>
        <w:pStyle w:val="TOC2"/>
        <w:rPr>
          <w:rFonts w:asciiTheme="minorHAnsi" w:eastAsiaTheme="minorEastAsia" w:hAnsiTheme="minorHAnsi" w:cstheme="minorBidi"/>
          <w:color w:val="auto"/>
          <w:sz w:val="22"/>
          <w:szCs w:val="22"/>
          <w:lang w:eastAsia="zh-CN"/>
        </w:rPr>
      </w:pPr>
      <w:hyperlink w:anchor="_Toc501053077" w:history="1">
        <w:r w:rsidR="001D54A5" w:rsidRPr="00670002">
          <w:rPr>
            <w:rStyle w:val="Hyperlink"/>
          </w:rPr>
          <w:t>3.3</w:t>
        </w:r>
        <w:r w:rsidR="001D54A5">
          <w:rPr>
            <w:rFonts w:asciiTheme="minorHAnsi" w:eastAsiaTheme="minorEastAsia" w:hAnsiTheme="minorHAnsi" w:cstheme="minorBidi"/>
            <w:color w:val="auto"/>
            <w:sz w:val="22"/>
            <w:szCs w:val="22"/>
            <w:lang w:eastAsia="zh-CN"/>
          </w:rPr>
          <w:tab/>
        </w:r>
        <w:r w:rsidR="001D54A5" w:rsidRPr="00670002">
          <w:rPr>
            <w:rStyle w:val="Hyperlink"/>
          </w:rPr>
          <w:t>Relation of specific dependence</w:t>
        </w:r>
        <w:r w:rsidR="001D54A5">
          <w:rPr>
            <w:webHidden/>
          </w:rPr>
          <w:tab/>
        </w:r>
        <w:r w:rsidR="001D54A5">
          <w:rPr>
            <w:webHidden/>
          </w:rPr>
          <w:fldChar w:fldCharType="begin"/>
        </w:r>
        <w:r w:rsidR="001D54A5">
          <w:rPr>
            <w:webHidden/>
          </w:rPr>
          <w:instrText xml:space="preserve"> PAGEREF _Toc501053077 \h </w:instrText>
        </w:r>
        <w:r w:rsidR="001D54A5">
          <w:rPr>
            <w:webHidden/>
          </w:rPr>
        </w:r>
        <w:r w:rsidR="001D54A5">
          <w:rPr>
            <w:webHidden/>
          </w:rPr>
          <w:fldChar w:fldCharType="separate"/>
        </w:r>
        <w:r w:rsidR="000A7629">
          <w:rPr>
            <w:webHidden/>
          </w:rPr>
          <w:t>22</w:t>
        </w:r>
        <w:r w:rsidR="001D54A5">
          <w:rPr>
            <w:webHidden/>
          </w:rPr>
          <w:fldChar w:fldCharType="end"/>
        </w:r>
      </w:hyperlink>
    </w:p>
    <w:p w14:paraId="4510734B" w14:textId="77777777" w:rsidR="001D54A5" w:rsidRDefault="00E05EDA">
      <w:pPr>
        <w:pStyle w:val="TOC3"/>
        <w:rPr>
          <w:rFonts w:asciiTheme="minorHAnsi" w:eastAsiaTheme="minorEastAsia" w:hAnsiTheme="minorHAnsi" w:cstheme="minorBidi"/>
          <w:noProof/>
          <w:color w:val="auto"/>
          <w:lang w:eastAsia="zh-CN"/>
        </w:rPr>
      </w:pPr>
      <w:hyperlink w:anchor="_Toc501053078" w:history="1">
        <w:r w:rsidR="001D54A5" w:rsidRPr="00670002">
          <w:rPr>
            <w:rStyle w:val="Hyperlink"/>
            <w:noProof/>
            <w14:scene3d>
              <w14:camera w14:prst="orthographicFront"/>
              <w14:lightRig w14:rig="threePt" w14:dir="t">
                <w14:rot w14:lat="0" w14:lon="0" w14:rev="0"/>
              </w14:lightRig>
            </w14:scene3d>
          </w:rPr>
          <w:t>3.3.1</w:t>
        </w:r>
        <w:r w:rsidR="001D54A5">
          <w:rPr>
            <w:rFonts w:asciiTheme="minorHAnsi" w:eastAsiaTheme="minorEastAsia" w:hAnsiTheme="minorHAnsi" w:cstheme="minorBidi"/>
            <w:noProof/>
            <w:color w:val="auto"/>
            <w:lang w:eastAsia="zh-CN"/>
          </w:rPr>
          <w:tab/>
        </w:r>
        <w:r w:rsidR="001D54A5" w:rsidRPr="00670002">
          <w:rPr>
            <w:rStyle w:val="Hyperlink"/>
            <w:noProof/>
          </w:rPr>
          <w:t>Types of s-dependence</w:t>
        </w:r>
        <w:r w:rsidR="001D54A5">
          <w:rPr>
            <w:noProof/>
            <w:webHidden/>
          </w:rPr>
          <w:tab/>
        </w:r>
        <w:r w:rsidR="001D54A5">
          <w:rPr>
            <w:noProof/>
            <w:webHidden/>
          </w:rPr>
          <w:fldChar w:fldCharType="begin"/>
        </w:r>
        <w:r w:rsidR="001D54A5">
          <w:rPr>
            <w:noProof/>
            <w:webHidden/>
          </w:rPr>
          <w:instrText xml:space="preserve"> PAGEREF _Toc501053078 \h </w:instrText>
        </w:r>
        <w:r w:rsidR="001D54A5">
          <w:rPr>
            <w:noProof/>
            <w:webHidden/>
          </w:rPr>
        </w:r>
        <w:r w:rsidR="001D54A5">
          <w:rPr>
            <w:noProof/>
            <w:webHidden/>
          </w:rPr>
          <w:fldChar w:fldCharType="separate"/>
        </w:r>
        <w:r w:rsidR="000A7629">
          <w:rPr>
            <w:noProof/>
            <w:webHidden/>
          </w:rPr>
          <w:t>26</w:t>
        </w:r>
        <w:r w:rsidR="001D54A5">
          <w:rPr>
            <w:noProof/>
            <w:webHidden/>
          </w:rPr>
          <w:fldChar w:fldCharType="end"/>
        </w:r>
      </w:hyperlink>
    </w:p>
    <w:p w14:paraId="2323E0EF" w14:textId="77777777" w:rsidR="001D54A5" w:rsidRDefault="00E05EDA">
      <w:pPr>
        <w:pStyle w:val="TOC2"/>
        <w:rPr>
          <w:rFonts w:asciiTheme="minorHAnsi" w:eastAsiaTheme="minorEastAsia" w:hAnsiTheme="minorHAnsi" w:cstheme="minorBidi"/>
          <w:color w:val="auto"/>
          <w:sz w:val="22"/>
          <w:szCs w:val="22"/>
          <w:lang w:eastAsia="zh-CN"/>
        </w:rPr>
      </w:pPr>
      <w:hyperlink w:anchor="_Toc501053079" w:history="1">
        <w:r w:rsidR="001D54A5" w:rsidRPr="00670002">
          <w:rPr>
            <w:rStyle w:val="Hyperlink"/>
          </w:rPr>
          <w:t>3.4</w:t>
        </w:r>
        <w:r w:rsidR="001D54A5">
          <w:rPr>
            <w:rFonts w:asciiTheme="minorHAnsi" w:eastAsiaTheme="minorEastAsia" w:hAnsiTheme="minorHAnsi" w:cstheme="minorBidi"/>
            <w:color w:val="auto"/>
            <w:sz w:val="22"/>
            <w:szCs w:val="22"/>
            <w:lang w:eastAsia="zh-CN"/>
          </w:rPr>
          <w:tab/>
        </w:r>
        <w:r w:rsidR="001D54A5" w:rsidRPr="00670002">
          <w:rPr>
            <w:rStyle w:val="Hyperlink"/>
          </w:rPr>
          <w:t>Independent continuant</w:t>
        </w:r>
        <w:r w:rsidR="001D54A5">
          <w:rPr>
            <w:webHidden/>
          </w:rPr>
          <w:tab/>
        </w:r>
        <w:r w:rsidR="001D54A5">
          <w:rPr>
            <w:webHidden/>
          </w:rPr>
          <w:fldChar w:fldCharType="begin"/>
        </w:r>
        <w:r w:rsidR="001D54A5">
          <w:rPr>
            <w:webHidden/>
          </w:rPr>
          <w:instrText xml:space="preserve"> PAGEREF _Toc501053079 \h </w:instrText>
        </w:r>
        <w:r w:rsidR="001D54A5">
          <w:rPr>
            <w:webHidden/>
          </w:rPr>
        </w:r>
        <w:r w:rsidR="001D54A5">
          <w:rPr>
            <w:webHidden/>
          </w:rPr>
          <w:fldChar w:fldCharType="separate"/>
        </w:r>
        <w:r w:rsidR="000A7629">
          <w:rPr>
            <w:webHidden/>
          </w:rPr>
          <w:t>27</w:t>
        </w:r>
        <w:r w:rsidR="001D54A5">
          <w:rPr>
            <w:webHidden/>
          </w:rPr>
          <w:fldChar w:fldCharType="end"/>
        </w:r>
      </w:hyperlink>
    </w:p>
    <w:p w14:paraId="3278FEC0" w14:textId="77777777" w:rsidR="001D54A5" w:rsidRDefault="00E05EDA">
      <w:pPr>
        <w:pStyle w:val="TOC2"/>
        <w:rPr>
          <w:rFonts w:asciiTheme="minorHAnsi" w:eastAsiaTheme="minorEastAsia" w:hAnsiTheme="minorHAnsi" w:cstheme="minorBidi"/>
          <w:color w:val="auto"/>
          <w:sz w:val="22"/>
          <w:szCs w:val="22"/>
          <w:lang w:eastAsia="zh-CN"/>
        </w:rPr>
      </w:pPr>
      <w:hyperlink w:anchor="_Toc501053080" w:history="1">
        <w:r w:rsidR="001D54A5" w:rsidRPr="00670002">
          <w:rPr>
            <w:rStyle w:val="Hyperlink"/>
          </w:rPr>
          <w:t>3.5</w:t>
        </w:r>
        <w:r w:rsidR="001D54A5">
          <w:rPr>
            <w:rFonts w:asciiTheme="minorHAnsi" w:eastAsiaTheme="minorEastAsia" w:hAnsiTheme="minorHAnsi" w:cstheme="minorBidi"/>
            <w:color w:val="auto"/>
            <w:sz w:val="22"/>
            <w:szCs w:val="22"/>
            <w:lang w:eastAsia="zh-CN"/>
          </w:rPr>
          <w:tab/>
        </w:r>
        <w:r w:rsidR="001D54A5" w:rsidRPr="00670002">
          <w:rPr>
            <w:rStyle w:val="Hyperlink"/>
          </w:rPr>
          <w:t>Material entity</w:t>
        </w:r>
        <w:r w:rsidR="001D54A5">
          <w:rPr>
            <w:webHidden/>
          </w:rPr>
          <w:tab/>
        </w:r>
        <w:r w:rsidR="001D54A5">
          <w:rPr>
            <w:webHidden/>
          </w:rPr>
          <w:fldChar w:fldCharType="begin"/>
        </w:r>
        <w:r w:rsidR="001D54A5">
          <w:rPr>
            <w:webHidden/>
          </w:rPr>
          <w:instrText xml:space="preserve"> PAGEREF _Toc501053080 \h </w:instrText>
        </w:r>
        <w:r w:rsidR="001D54A5">
          <w:rPr>
            <w:webHidden/>
          </w:rPr>
        </w:r>
        <w:r w:rsidR="001D54A5">
          <w:rPr>
            <w:webHidden/>
          </w:rPr>
          <w:fldChar w:fldCharType="separate"/>
        </w:r>
        <w:r w:rsidR="000A7629">
          <w:rPr>
            <w:webHidden/>
          </w:rPr>
          <w:t>28</w:t>
        </w:r>
        <w:r w:rsidR="001D54A5">
          <w:rPr>
            <w:webHidden/>
          </w:rPr>
          <w:fldChar w:fldCharType="end"/>
        </w:r>
      </w:hyperlink>
    </w:p>
    <w:p w14:paraId="66D1E1FE"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081" w:history="1">
        <w:r w:rsidR="001D54A5" w:rsidRPr="00670002">
          <w:rPr>
            <w:rStyle w:val="Hyperlink"/>
          </w:rPr>
          <w:t>Subtypes of material entity</w:t>
        </w:r>
        <w:r w:rsidR="001D54A5">
          <w:rPr>
            <w:webHidden/>
          </w:rPr>
          <w:tab/>
        </w:r>
        <w:r w:rsidR="001D54A5">
          <w:rPr>
            <w:webHidden/>
          </w:rPr>
          <w:fldChar w:fldCharType="begin"/>
        </w:r>
        <w:r w:rsidR="001D54A5">
          <w:rPr>
            <w:webHidden/>
          </w:rPr>
          <w:instrText xml:space="preserve"> PAGEREF _Toc501053081 \h </w:instrText>
        </w:r>
        <w:r w:rsidR="001D54A5">
          <w:rPr>
            <w:webHidden/>
          </w:rPr>
        </w:r>
        <w:r w:rsidR="001D54A5">
          <w:rPr>
            <w:webHidden/>
          </w:rPr>
          <w:fldChar w:fldCharType="separate"/>
        </w:r>
        <w:r w:rsidR="000A7629">
          <w:rPr>
            <w:webHidden/>
          </w:rPr>
          <w:t>30</w:t>
        </w:r>
        <w:r w:rsidR="001D54A5">
          <w:rPr>
            <w:webHidden/>
          </w:rPr>
          <w:fldChar w:fldCharType="end"/>
        </w:r>
      </w:hyperlink>
    </w:p>
    <w:p w14:paraId="1CD7A9BD" w14:textId="77777777" w:rsidR="001D54A5" w:rsidRDefault="00E05EDA">
      <w:pPr>
        <w:pStyle w:val="TOC3"/>
        <w:rPr>
          <w:rFonts w:asciiTheme="minorHAnsi" w:eastAsiaTheme="minorEastAsia" w:hAnsiTheme="minorHAnsi" w:cstheme="minorBidi"/>
          <w:noProof/>
          <w:color w:val="auto"/>
          <w:lang w:eastAsia="zh-CN"/>
        </w:rPr>
      </w:pPr>
      <w:hyperlink w:anchor="_Toc501053082" w:history="1">
        <w:r w:rsidR="001D54A5" w:rsidRPr="00670002">
          <w:rPr>
            <w:rStyle w:val="Hyperlink"/>
            <w:noProof/>
            <w14:scene3d>
              <w14:camera w14:prst="orthographicFront"/>
              <w14:lightRig w14:rig="threePt" w14:dir="t">
                <w14:rot w14:lat="0" w14:lon="0" w14:rev="0"/>
              </w14:lightRig>
            </w14:scene3d>
          </w:rPr>
          <w:t>3.5.1</w:t>
        </w:r>
        <w:r w:rsidR="001D54A5">
          <w:rPr>
            <w:rFonts w:asciiTheme="minorHAnsi" w:eastAsiaTheme="minorEastAsia" w:hAnsiTheme="minorHAnsi" w:cstheme="minorBidi"/>
            <w:noProof/>
            <w:color w:val="auto"/>
            <w:lang w:eastAsia="zh-CN"/>
          </w:rPr>
          <w:tab/>
        </w:r>
        <w:r w:rsidR="001D54A5" w:rsidRPr="00670002">
          <w:rPr>
            <w:rStyle w:val="Hyperlink"/>
            <w:noProof/>
          </w:rPr>
          <w:t>Object</w:t>
        </w:r>
        <w:r w:rsidR="001D54A5">
          <w:rPr>
            <w:noProof/>
            <w:webHidden/>
          </w:rPr>
          <w:tab/>
        </w:r>
        <w:r w:rsidR="001D54A5">
          <w:rPr>
            <w:noProof/>
            <w:webHidden/>
          </w:rPr>
          <w:fldChar w:fldCharType="begin"/>
        </w:r>
        <w:r w:rsidR="001D54A5">
          <w:rPr>
            <w:noProof/>
            <w:webHidden/>
          </w:rPr>
          <w:instrText xml:space="preserve"> PAGEREF _Toc501053082 \h </w:instrText>
        </w:r>
        <w:r w:rsidR="001D54A5">
          <w:rPr>
            <w:noProof/>
            <w:webHidden/>
          </w:rPr>
        </w:r>
        <w:r w:rsidR="001D54A5">
          <w:rPr>
            <w:noProof/>
            <w:webHidden/>
          </w:rPr>
          <w:fldChar w:fldCharType="separate"/>
        </w:r>
        <w:r w:rsidR="000A7629">
          <w:rPr>
            <w:noProof/>
            <w:webHidden/>
          </w:rPr>
          <w:t>30</w:t>
        </w:r>
        <w:r w:rsidR="001D54A5">
          <w:rPr>
            <w:noProof/>
            <w:webHidden/>
          </w:rPr>
          <w:fldChar w:fldCharType="end"/>
        </w:r>
      </w:hyperlink>
    </w:p>
    <w:p w14:paraId="189770AF"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083" w:history="1">
        <w:r w:rsidR="001D54A5" w:rsidRPr="00670002">
          <w:rPr>
            <w:rStyle w:val="Hyperlink"/>
          </w:rPr>
          <w:t>Causal unity</w:t>
        </w:r>
        <w:r w:rsidR="001D54A5">
          <w:rPr>
            <w:webHidden/>
          </w:rPr>
          <w:tab/>
        </w:r>
        <w:r w:rsidR="001D54A5">
          <w:rPr>
            <w:webHidden/>
          </w:rPr>
          <w:fldChar w:fldCharType="begin"/>
        </w:r>
        <w:r w:rsidR="001D54A5">
          <w:rPr>
            <w:webHidden/>
          </w:rPr>
          <w:instrText xml:space="preserve"> PAGEREF _Toc501053083 \h </w:instrText>
        </w:r>
        <w:r w:rsidR="001D54A5">
          <w:rPr>
            <w:webHidden/>
          </w:rPr>
        </w:r>
        <w:r w:rsidR="001D54A5">
          <w:rPr>
            <w:webHidden/>
          </w:rPr>
          <w:fldChar w:fldCharType="separate"/>
        </w:r>
        <w:r w:rsidR="000A7629">
          <w:rPr>
            <w:webHidden/>
          </w:rPr>
          <w:t>31</w:t>
        </w:r>
        <w:r w:rsidR="001D54A5">
          <w:rPr>
            <w:webHidden/>
          </w:rPr>
          <w:fldChar w:fldCharType="end"/>
        </w:r>
      </w:hyperlink>
    </w:p>
    <w:p w14:paraId="04CAA5D2"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084" w:history="1">
        <w:r w:rsidR="001D54A5" w:rsidRPr="00670002">
          <w:rPr>
            <w:rStyle w:val="Hyperlink"/>
          </w:rPr>
          <w:t>Elucidation of bfo:object</w:t>
        </w:r>
        <w:r w:rsidR="001D54A5">
          <w:rPr>
            <w:webHidden/>
          </w:rPr>
          <w:tab/>
        </w:r>
        <w:r w:rsidR="001D54A5">
          <w:rPr>
            <w:webHidden/>
          </w:rPr>
          <w:fldChar w:fldCharType="begin"/>
        </w:r>
        <w:r w:rsidR="001D54A5">
          <w:rPr>
            <w:webHidden/>
          </w:rPr>
          <w:instrText xml:space="preserve"> PAGEREF _Toc501053084 \h </w:instrText>
        </w:r>
        <w:r w:rsidR="001D54A5">
          <w:rPr>
            <w:webHidden/>
          </w:rPr>
        </w:r>
        <w:r w:rsidR="001D54A5">
          <w:rPr>
            <w:webHidden/>
          </w:rPr>
          <w:fldChar w:fldCharType="separate"/>
        </w:r>
        <w:r w:rsidR="000A7629">
          <w:rPr>
            <w:webHidden/>
          </w:rPr>
          <w:t>34</w:t>
        </w:r>
        <w:r w:rsidR="001D54A5">
          <w:rPr>
            <w:webHidden/>
          </w:rPr>
          <w:fldChar w:fldCharType="end"/>
        </w:r>
      </w:hyperlink>
    </w:p>
    <w:p w14:paraId="6D481E43"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085" w:history="1">
        <w:r w:rsidR="001D54A5" w:rsidRPr="00670002">
          <w:rPr>
            <w:rStyle w:val="Hyperlink"/>
          </w:rPr>
          <w:t>Objects can be joined to other objects</w:t>
        </w:r>
        <w:r w:rsidR="001D54A5">
          <w:rPr>
            <w:webHidden/>
          </w:rPr>
          <w:tab/>
        </w:r>
        <w:r w:rsidR="001D54A5">
          <w:rPr>
            <w:webHidden/>
          </w:rPr>
          <w:fldChar w:fldCharType="begin"/>
        </w:r>
        <w:r w:rsidR="001D54A5">
          <w:rPr>
            <w:webHidden/>
          </w:rPr>
          <w:instrText xml:space="preserve"> PAGEREF _Toc501053085 \h </w:instrText>
        </w:r>
        <w:r w:rsidR="001D54A5">
          <w:rPr>
            <w:webHidden/>
          </w:rPr>
        </w:r>
        <w:r w:rsidR="001D54A5">
          <w:rPr>
            <w:webHidden/>
          </w:rPr>
          <w:fldChar w:fldCharType="separate"/>
        </w:r>
        <w:r w:rsidR="000A7629">
          <w:rPr>
            <w:webHidden/>
          </w:rPr>
          <w:t>35</w:t>
        </w:r>
        <w:r w:rsidR="001D54A5">
          <w:rPr>
            <w:webHidden/>
          </w:rPr>
          <w:fldChar w:fldCharType="end"/>
        </w:r>
      </w:hyperlink>
    </w:p>
    <w:p w14:paraId="02BDDA4B"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086" w:history="1">
        <w:r w:rsidR="001D54A5" w:rsidRPr="00670002">
          <w:rPr>
            <w:rStyle w:val="Hyperlink"/>
          </w:rPr>
          <w:t>Objects may contain other objects as parts</w:t>
        </w:r>
        <w:r w:rsidR="001D54A5">
          <w:rPr>
            <w:webHidden/>
          </w:rPr>
          <w:tab/>
        </w:r>
        <w:r w:rsidR="001D54A5">
          <w:rPr>
            <w:webHidden/>
          </w:rPr>
          <w:fldChar w:fldCharType="begin"/>
        </w:r>
        <w:r w:rsidR="001D54A5">
          <w:rPr>
            <w:webHidden/>
          </w:rPr>
          <w:instrText xml:space="preserve"> PAGEREF _Toc501053086 \h </w:instrText>
        </w:r>
        <w:r w:rsidR="001D54A5">
          <w:rPr>
            <w:webHidden/>
          </w:rPr>
        </w:r>
        <w:r w:rsidR="001D54A5">
          <w:rPr>
            <w:webHidden/>
          </w:rPr>
          <w:fldChar w:fldCharType="separate"/>
        </w:r>
        <w:r w:rsidR="000A7629">
          <w:rPr>
            <w:webHidden/>
          </w:rPr>
          <w:t>36</w:t>
        </w:r>
        <w:r w:rsidR="001D54A5">
          <w:rPr>
            <w:webHidden/>
          </w:rPr>
          <w:fldChar w:fldCharType="end"/>
        </w:r>
      </w:hyperlink>
    </w:p>
    <w:p w14:paraId="486C1C94"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087" w:history="1">
        <w:r w:rsidR="001D54A5" w:rsidRPr="00670002">
          <w:rPr>
            <w:rStyle w:val="Hyperlink"/>
          </w:rPr>
          <w:t>Conjoined twins</w:t>
        </w:r>
        <w:r w:rsidR="001D54A5">
          <w:rPr>
            <w:webHidden/>
          </w:rPr>
          <w:tab/>
        </w:r>
        <w:r w:rsidR="001D54A5">
          <w:rPr>
            <w:webHidden/>
          </w:rPr>
          <w:fldChar w:fldCharType="begin"/>
        </w:r>
        <w:r w:rsidR="001D54A5">
          <w:rPr>
            <w:webHidden/>
          </w:rPr>
          <w:instrText xml:space="preserve"> PAGEREF _Toc501053087 \h </w:instrText>
        </w:r>
        <w:r w:rsidR="001D54A5">
          <w:rPr>
            <w:webHidden/>
          </w:rPr>
        </w:r>
        <w:r w:rsidR="001D54A5">
          <w:rPr>
            <w:webHidden/>
          </w:rPr>
          <w:fldChar w:fldCharType="separate"/>
        </w:r>
        <w:r w:rsidR="000A7629">
          <w:rPr>
            <w:webHidden/>
          </w:rPr>
          <w:t>37</w:t>
        </w:r>
        <w:r w:rsidR="001D54A5">
          <w:rPr>
            <w:webHidden/>
          </w:rPr>
          <w:fldChar w:fldCharType="end"/>
        </w:r>
      </w:hyperlink>
    </w:p>
    <w:p w14:paraId="76912F7C" w14:textId="77777777" w:rsidR="001D54A5" w:rsidRDefault="00E05EDA">
      <w:pPr>
        <w:pStyle w:val="TOC3"/>
        <w:rPr>
          <w:rFonts w:asciiTheme="minorHAnsi" w:eastAsiaTheme="minorEastAsia" w:hAnsiTheme="minorHAnsi" w:cstheme="minorBidi"/>
          <w:noProof/>
          <w:color w:val="auto"/>
          <w:lang w:eastAsia="zh-CN"/>
        </w:rPr>
      </w:pPr>
      <w:hyperlink w:anchor="_Toc501053088" w:history="1">
        <w:r w:rsidR="001D54A5" w:rsidRPr="00670002">
          <w:rPr>
            <w:rStyle w:val="Hyperlink"/>
            <w:noProof/>
            <w14:scene3d>
              <w14:camera w14:prst="orthographicFront"/>
              <w14:lightRig w14:rig="threePt" w14:dir="t">
                <w14:rot w14:lat="0" w14:lon="0" w14:rev="0"/>
              </w14:lightRig>
            </w14:scene3d>
          </w:rPr>
          <w:t>3.5.2</w:t>
        </w:r>
        <w:r w:rsidR="001D54A5">
          <w:rPr>
            <w:rFonts w:asciiTheme="minorHAnsi" w:eastAsiaTheme="minorEastAsia" w:hAnsiTheme="minorHAnsi" w:cstheme="minorBidi"/>
            <w:noProof/>
            <w:color w:val="auto"/>
            <w:lang w:eastAsia="zh-CN"/>
          </w:rPr>
          <w:tab/>
        </w:r>
        <w:r w:rsidR="001D54A5" w:rsidRPr="00670002">
          <w:rPr>
            <w:rStyle w:val="Hyperlink"/>
            <w:noProof/>
          </w:rPr>
          <w:t>Object aggregate</w:t>
        </w:r>
        <w:r w:rsidR="001D54A5">
          <w:rPr>
            <w:noProof/>
            <w:webHidden/>
          </w:rPr>
          <w:tab/>
        </w:r>
        <w:r w:rsidR="001D54A5">
          <w:rPr>
            <w:noProof/>
            <w:webHidden/>
          </w:rPr>
          <w:fldChar w:fldCharType="begin"/>
        </w:r>
        <w:r w:rsidR="001D54A5">
          <w:rPr>
            <w:noProof/>
            <w:webHidden/>
          </w:rPr>
          <w:instrText xml:space="preserve"> PAGEREF _Toc501053088 \h </w:instrText>
        </w:r>
        <w:r w:rsidR="001D54A5">
          <w:rPr>
            <w:noProof/>
            <w:webHidden/>
          </w:rPr>
        </w:r>
        <w:r w:rsidR="001D54A5">
          <w:rPr>
            <w:noProof/>
            <w:webHidden/>
          </w:rPr>
          <w:fldChar w:fldCharType="separate"/>
        </w:r>
        <w:r w:rsidR="000A7629">
          <w:rPr>
            <w:noProof/>
            <w:webHidden/>
          </w:rPr>
          <w:t>37</w:t>
        </w:r>
        <w:r w:rsidR="001D54A5">
          <w:rPr>
            <w:noProof/>
            <w:webHidden/>
          </w:rPr>
          <w:fldChar w:fldCharType="end"/>
        </w:r>
      </w:hyperlink>
    </w:p>
    <w:p w14:paraId="3AD79119" w14:textId="77777777" w:rsidR="001D54A5" w:rsidRDefault="00E05EDA">
      <w:pPr>
        <w:pStyle w:val="TOC3"/>
        <w:rPr>
          <w:rFonts w:asciiTheme="minorHAnsi" w:eastAsiaTheme="minorEastAsia" w:hAnsiTheme="minorHAnsi" w:cstheme="minorBidi"/>
          <w:noProof/>
          <w:color w:val="auto"/>
          <w:lang w:eastAsia="zh-CN"/>
        </w:rPr>
      </w:pPr>
      <w:hyperlink w:anchor="_Toc501053089" w:history="1">
        <w:r w:rsidR="001D54A5" w:rsidRPr="00670002">
          <w:rPr>
            <w:rStyle w:val="Hyperlink"/>
            <w:noProof/>
            <w14:scene3d>
              <w14:camera w14:prst="orthographicFront"/>
              <w14:lightRig w14:rig="threePt" w14:dir="t">
                <w14:rot w14:lat="0" w14:lon="0" w14:rev="0"/>
              </w14:lightRig>
            </w14:scene3d>
          </w:rPr>
          <w:t>3.5.3</w:t>
        </w:r>
        <w:r w:rsidR="001D54A5">
          <w:rPr>
            <w:rFonts w:asciiTheme="minorHAnsi" w:eastAsiaTheme="minorEastAsia" w:hAnsiTheme="minorHAnsi" w:cstheme="minorBidi"/>
            <w:noProof/>
            <w:color w:val="auto"/>
            <w:lang w:eastAsia="zh-CN"/>
          </w:rPr>
          <w:tab/>
        </w:r>
        <w:r w:rsidR="001D54A5" w:rsidRPr="00670002">
          <w:rPr>
            <w:rStyle w:val="Hyperlink"/>
            <w:noProof/>
          </w:rPr>
          <w:t>Fiat object part</w:t>
        </w:r>
        <w:r w:rsidR="001D54A5">
          <w:rPr>
            <w:noProof/>
            <w:webHidden/>
          </w:rPr>
          <w:tab/>
        </w:r>
        <w:r w:rsidR="001D54A5">
          <w:rPr>
            <w:noProof/>
            <w:webHidden/>
          </w:rPr>
          <w:fldChar w:fldCharType="begin"/>
        </w:r>
        <w:r w:rsidR="001D54A5">
          <w:rPr>
            <w:noProof/>
            <w:webHidden/>
          </w:rPr>
          <w:instrText xml:space="preserve"> PAGEREF _Toc501053089 \h </w:instrText>
        </w:r>
        <w:r w:rsidR="001D54A5">
          <w:rPr>
            <w:noProof/>
            <w:webHidden/>
          </w:rPr>
        </w:r>
        <w:r w:rsidR="001D54A5">
          <w:rPr>
            <w:noProof/>
            <w:webHidden/>
          </w:rPr>
          <w:fldChar w:fldCharType="separate"/>
        </w:r>
        <w:r w:rsidR="000A7629">
          <w:rPr>
            <w:noProof/>
            <w:webHidden/>
          </w:rPr>
          <w:t>39</w:t>
        </w:r>
        <w:r w:rsidR="001D54A5">
          <w:rPr>
            <w:noProof/>
            <w:webHidden/>
          </w:rPr>
          <w:fldChar w:fldCharType="end"/>
        </w:r>
      </w:hyperlink>
    </w:p>
    <w:p w14:paraId="7AE638E1"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090" w:history="1">
        <w:r w:rsidR="001D54A5" w:rsidRPr="00670002">
          <w:rPr>
            <w:rStyle w:val="Hyperlink"/>
          </w:rPr>
          <w:t>Treatment of material entity in BFO</w:t>
        </w:r>
        <w:r w:rsidR="001D54A5">
          <w:rPr>
            <w:webHidden/>
          </w:rPr>
          <w:tab/>
        </w:r>
        <w:r w:rsidR="001D54A5">
          <w:rPr>
            <w:webHidden/>
          </w:rPr>
          <w:fldChar w:fldCharType="begin"/>
        </w:r>
        <w:r w:rsidR="001D54A5">
          <w:rPr>
            <w:webHidden/>
          </w:rPr>
          <w:instrText xml:space="preserve"> PAGEREF _Toc501053090 \h </w:instrText>
        </w:r>
        <w:r w:rsidR="001D54A5">
          <w:rPr>
            <w:webHidden/>
          </w:rPr>
        </w:r>
        <w:r w:rsidR="001D54A5">
          <w:rPr>
            <w:webHidden/>
          </w:rPr>
          <w:fldChar w:fldCharType="separate"/>
        </w:r>
        <w:r w:rsidR="000A7629">
          <w:rPr>
            <w:webHidden/>
          </w:rPr>
          <w:t>41</w:t>
        </w:r>
        <w:r w:rsidR="001D54A5">
          <w:rPr>
            <w:webHidden/>
          </w:rPr>
          <w:fldChar w:fldCharType="end"/>
        </w:r>
      </w:hyperlink>
    </w:p>
    <w:p w14:paraId="6D2116E8" w14:textId="77777777" w:rsidR="001D54A5" w:rsidRDefault="00E05EDA">
      <w:pPr>
        <w:pStyle w:val="TOC2"/>
        <w:rPr>
          <w:rFonts w:asciiTheme="minorHAnsi" w:eastAsiaTheme="minorEastAsia" w:hAnsiTheme="minorHAnsi" w:cstheme="minorBidi"/>
          <w:color w:val="auto"/>
          <w:sz w:val="22"/>
          <w:szCs w:val="22"/>
          <w:lang w:eastAsia="zh-CN"/>
        </w:rPr>
      </w:pPr>
      <w:hyperlink w:anchor="_Toc501053091" w:history="1">
        <w:r w:rsidR="001D54A5" w:rsidRPr="00670002">
          <w:rPr>
            <w:rStyle w:val="Hyperlink"/>
          </w:rPr>
          <w:t>3.6</w:t>
        </w:r>
        <w:r w:rsidR="001D54A5">
          <w:rPr>
            <w:rFonts w:asciiTheme="minorHAnsi" w:eastAsiaTheme="minorEastAsia" w:hAnsiTheme="minorHAnsi" w:cstheme="minorBidi"/>
            <w:color w:val="auto"/>
            <w:sz w:val="22"/>
            <w:szCs w:val="22"/>
            <w:lang w:eastAsia="zh-CN"/>
          </w:rPr>
          <w:tab/>
        </w:r>
        <w:r w:rsidR="001D54A5" w:rsidRPr="00670002">
          <w:rPr>
            <w:rStyle w:val="Hyperlink"/>
          </w:rPr>
          <w:t>Immaterial entity</w:t>
        </w:r>
        <w:r w:rsidR="001D54A5">
          <w:rPr>
            <w:webHidden/>
          </w:rPr>
          <w:tab/>
        </w:r>
        <w:r w:rsidR="001D54A5">
          <w:rPr>
            <w:webHidden/>
          </w:rPr>
          <w:fldChar w:fldCharType="begin"/>
        </w:r>
        <w:r w:rsidR="001D54A5">
          <w:rPr>
            <w:webHidden/>
          </w:rPr>
          <w:instrText xml:space="preserve"> PAGEREF _Toc501053091 \h </w:instrText>
        </w:r>
        <w:r w:rsidR="001D54A5">
          <w:rPr>
            <w:webHidden/>
          </w:rPr>
        </w:r>
        <w:r w:rsidR="001D54A5">
          <w:rPr>
            <w:webHidden/>
          </w:rPr>
          <w:fldChar w:fldCharType="separate"/>
        </w:r>
        <w:r w:rsidR="000A7629">
          <w:rPr>
            <w:webHidden/>
          </w:rPr>
          <w:t>42</w:t>
        </w:r>
        <w:r w:rsidR="001D54A5">
          <w:rPr>
            <w:webHidden/>
          </w:rPr>
          <w:fldChar w:fldCharType="end"/>
        </w:r>
      </w:hyperlink>
    </w:p>
    <w:p w14:paraId="2978B632" w14:textId="77777777" w:rsidR="001D54A5" w:rsidRDefault="00E05EDA">
      <w:pPr>
        <w:pStyle w:val="TOC3"/>
        <w:rPr>
          <w:rFonts w:asciiTheme="minorHAnsi" w:eastAsiaTheme="minorEastAsia" w:hAnsiTheme="minorHAnsi" w:cstheme="minorBidi"/>
          <w:noProof/>
          <w:color w:val="auto"/>
          <w:lang w:eastAsia="zh-CN"/>
        </w:rPr>
      </w:pPr>
      <w:hyperlink w:anchor="_Toc501053092" w:history="1">
        <w:r w:rsidR="001D54A5" w:rsidRPr="00670002">
          <w:rPr>
            <w:rStyle w:val="Hyperlink"/>
            <w:noProof/>
            <w14:scene3d>
              <w14:camera w14:prst="orthographicFront"/>
              <w14:lightRig w14:rig="threePt" w14:dir="t">
                <w14:rot w14:lat="0" w14:lon="0" w14:rev="0"/>
              </w14:lightRig>
            </w14:scene3d>
          </w:rPr>
          <w:t>3.6.1</w:t>
        </w:r>
        <w:r w:rsidR="001D54A5">
          <w:rPr>
            <w:rFonts w:asciiTheme="minorHAnsi" w:eastAsiaTheme="minorEastAsia" w:hAnsiTheme="minorHAnsi" w:cstheme="minorBidi"/>
            <w:noProof/>
            <w:color w:val="auto"/>
            <w:lang w:eastAsia="zh-CN"/>
          </w:rPr>
          <w:tab/>
        </w:r>
        <w:r w:rsidR="001D54A5" w:rsidRPr="00670002">
          <w:rPr>
            <w:rStyle w:val="Hyperlink"/>
            <w:noProof/>
          </w:rPr>
          <w:t>Continuant fiat boundary</w:t>
        </w:r>
        <w:r w:rsidR="001D54A5">
          <w:rPr>
            <w:noProof/>
            <w:webHidden/>
          </w:rPr>
          <w:tab/>
        </w:r>
        <w:r w:rsidR="001D54A5">
          <w:rPr>
            <w:noProof/>
            <w:webHidden/>
          </w:rPr>
          <w:fldChar w:fldCharType="begin"/>
        </w:r>
        <w:r w:rsidR="001D54A5">
          <w:rPr>
            <w:noProof/>
            <w:webHidden/>
          </w:rPr>
          <w:instrText xml:space="preserve"> PAGEREF _Toc501053092 \h </w:instrText>
        </w:r>
        <w:r w:rsidR="001D54A5">
          <w:rPr>
            <w:noProof/>
            <w:webHidden/>
          </w:rPr>
        </w:r>
        <w:r w:rsidR="001D54A5">
          <w:rPr>
            <w:noProof/>
            <w:webHidden/>
          </w:rPr>
          <w:fldChar w:fldCharType="separate"/>
        </w:r>
        <w:r w:rsidR="000A7629">
          <w:rPr>
            <w:noProof/>
            <w:webHidden/>
          </w:rPr>
          <w:t>43</w:t>
        </w:r>
        <w:r w:rsidR="001D54A5">
          <w:rPr>
            <w:noProof/>
            <w:webHidden/>
          </w:rPr>
          <w:fldChar w:fldCharType="end"/>
        </w:r>
      </w:hyperlink>
    </w:p>
    <w:p w14:paraId="16F27602"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093" w:history="1">
        <w:r w:rsidR="001D54A5" w:rsidRPr="00670002">
          <w:rPr>
            <w:rStyle w:val="Hyperlink"/>
          </w:rPr>
          <w:t>zero-dimensional continuant fiat boundary</w:t>
        </w:r>
        <w:r w:rsidR="001D54A5">
          <w:rPr>
            <w:webHidden/>
          </w:rPr>
          <w:tab/>
        </w:r>
        <w:r w:rsidR="001D54A5">
          <w:rPr>
            <w:webHidden/>
          </w:rPr>
          <w:fldChar w:fldCharType="begin"/>
        </w:r>
        <w:r w:rsidR="001D54A5">
          <w:rPr>
            <w:webHidden/>
          </w:rPr>
          <w:instrText xml:space="preserve"> PAGEREF _Toc501053093 \h </w:instrText>
        </w:r>
        <w:r w:rsidR="001D54A5">
          <w:rPr>
            <w:webHidden/>
          </w:rPr>
        </w:r>
        <w:r w:rsidR="001D54A5">
          <w:rPr>
            <w:webHidden/>
          </w:rPr>
          <w:fldChar w:fldCharType="separate"/>
        </w:r>
        <w:r w:rsidR="000A7629">
          <w:rPr>
            <w:webHidden/>
          </w:rPr>
          <w:t>44</w:t>
        </w:r>
        <w:r w:rsidR="001D54A5">
          <w:rPr>
            <w:webHidden/>
          </w:rPr>
          <w:fldChar w:fldCharType="end"/>
        </w:r>
      </w:hyperlink>
    </w:p>
    <w:p w14:paraId="6EA5D608"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094" w:history="1">
        <w:r w:rsidR="001D54A5" w:rsidRPr="00670002">
          <w:rPr>
            <w:rStyle w:val="Hyperlink"/>
          </w:rPr>
          <w:t>one-dimensional continuant fiat boundary</w:t>
        </w:r>
        <w:r w:rsidR="001D54A5">
          <w:rPr>
            <w:webHidden/>
          </w:rPr>
          <w:tab/>
        </w:r>
        <w:r w:rsidR="001D54A5">
          <w:rPr>
            <w:webHidden/>
          </w:rPr>
          <w:fldChar w:fldCharType="begin"/>
        </w:r>
        <w:r w:rsidR="001D54A5">
          <w:rPr>
            <w:webHidden/>
          </w:rPr>
          <w:instrText xml:space="preserve"> PAGEREF _Toc501053094 \h </w:instrText>
        </w:r>
        <w:r w:rsidR="001D54A5">
          <w:rPr>
            <w:webHidden/>
          </w:rPr>
        </w:r>
        <w:r w:rsidR="001D54A5">
          <w:rPr>
            <w:webHidden/>
          </w:rPr>
          <w:fldChar w:fldCharType="separate"/>
        </w:r>
        <w:r w:rsidR="000A7629">
          <w:rPr>
            <w:webHidden/>
          </w:rPr>
          <w:t>44</w:t>
        </w:r>
        <w:r w:rsidR="001D54A5">
          <w:rPr>
            <w:webHidden/>
          </w:rPr>
          <w:fldChar w:fldCharType="end"/>
        </w:r>
      </w:hyperlink>
    </w:p>
    <w:p w14:paraId="6B10F0A8"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095" w:history="1">
        <w:r w:rsidR="001D54A5" w:rsidRPr="00670002">
          <w:rPr>
            <w:rStyle w:val="Hyperlink"/>
          </w:rPr>
          <w:t>two-dimensional continuant fiat boundary</w:t>
        </w:r>
        <w:r w:rsidR="001D54A5">
          <w:rPr>
            <w:webHidden/>
          </w:rPr>
          <w:tab/>
        </w:r>
        <w:r w:rsidR="001D54A5">
          <w:rPr>
            <w:webHidden/>
          </w:rPr>
          <w:fldChar w:fldCharType="begin"/>
        </w:r>
        <w:r w:rsidR="001D54A5">
          <w:rPr>
            <w:webHidden/>
          </w:rPr>
          <w:instrText xml:space="preserve"> PAGEREF _Toc501053095 \h </w:instrText>
        </w:r>
        <w:r w:rsidR="001D54A5">
          <w:rPr>
            <w:webHidden/>
          </w:rPr>
        </w:r>
        <w:r w:rsidR="001D54A5">
          <w:rPr>
            <w:webHidden/>
          </w:rPr>
          <w:fldChar w:fldCharType="separate"/>
        </w:r>
        <w:r w:rsidR="000A7629">
          <w:rPr>
            <w:webHidden/>
          </w:rPr>
          <w:t>44</w:t>
        </w:r>
        <w:r w:rsidR="001D54A5">
          <w:rPr>
            <w:webHidden/>
          </w:rPr>
          <w:fldChar w:fldCharType="end"/>
        </w:r>
      </w:hyperlink>
    </w:p>
    <w:p w14:paraId="03ED51B3" w14:textId="77777777" w:rsidR="001D54A5" w:rsidRDefault="00E05EDA">
      <w:pPr>
        <w:pStyle w:val="TOC3"/>
        <w:rPr>
          <w:rFonts w:asciiTheme="minorHAnsi" w:eastAsiaTheme="minorEastAsia" w:hAnsiTheme="minorHAnsi" w:cstheme="minorBidi"/>
          <w:noProof/>
          <w:color w:val="auto"/>
          <w:lang w:eastAsia="zh-CN"/>
        </w:rPr>
      </w:pPr>
      <w:hyperlink w:anchor="_Toc501053096" w:history="1">
        <w:r w:rsidR="001D54A5" w:rsidRPr="00670002">
          <w:rPr>
            <w:rStyle w:val="Hyperlink"/>
            <w:noProof/>
            <w14:scene3d>
              <w14:camera w14:prst="orthographicFront"/>
              <w14:lightRig w14:rig="threePt" w14:dir="t">
                <w14:rot w14:lat="0" w14:lon="0" w14:rev="0"/>
              </w14:lightRig>
            </w14:scene3d>
          </w:rPr>
          <w:t>3.6.2</w:t>
        </w:r>
        <w:r w:rsidR="001D54A5">
          <w:rPr>
            <w:rFonts w:asciiTheme="minorHAnsi" w:eastAsiaTheme="minorEastAsia" w:hAnsiTheme="minorHAnsi" w:cstheme="minorBidi"/>
            <w:noProof/>
            <w:color w:val="auto"/>
            <w:lang w:eastAsia="zh-CN"/>
          </w:rPr>
          <w:tab/>
        </w:r>
        <w:r w:rsidR="001D54A5" w:rsidRPr="00670002">
          <w:rPr>
            <w:rStyle w:val="Hyperlink"/>
            <w:noProof/>
          </w:rPr>
          <w:t>Site</w:t>
        </w:r>
        <w:r w:rsidR="001D54A5">
          <w:rPr>
            <w:noProof/>
            <w:webHidden/>
          </w:rPr>
          <w:tab/>
        </w:r>
        <w:r w:rsidR="001D54A5">
          <w:rPr>
            <w:noProof/>
            <w:webHidden/>
          </w:rPr>
          <w:fldChar w:fldCharType="begin"/>
        </w:r>
        <w:r w:rsidR="001D54A5">
          <w:rPr>
            <w:noProof/>
            <w:webHidden/>
          </w:rPr>
          <w:instrText xml:space="preserve"> PAGEREF _Toc501053096 \h </w:instrText>
        </w:r>
        <w:r w:rsidR="001D54A5">
          <w:rPr>
            <w:noProof/>
            <w:webHidden/>
          </w:rPr>
        </w:r>
        <w:r w:rsidR="001D54A5">
          <w:rPr>
            <w:noProof/>
            <w:webHidden/>
          </w:rPr>
          <w:fldChar w:fldCharType="separate"/>
        </w:r>
        <w:r w:rsidR="000A7629">
          <w:rPr>
            <w:noProof/>
            <w:webHidden/>
          </w:rPr>
          <w:t>45</w:t>
        </w:r>
        <w:r w:rsidR="001D54A5">
          <w:rPr>
            <w:noProof/>
            <w:webHidden/>
          </w:rPr>
          <w:fldChar w:fldCharType="end"/>
        </w:r>
      </w:hyperlink>
    </w:p>
    <w:p w14:paraId="4263EC76" w14:textId="77777777" w:rsidR="001D54A5" w:rsidRDefault="00E05EDA">
      <w:pPr>
        <w:pStyle w:val="TOC3"/>
        <w:rPr>
          <w:rFonts w:asciiTheme="minorHAnsi" w:eastAsiaTheme="minorEastAsia" w:hAnsiTheme="minorHAnsi" w:cstheme="minorBidi"/>
          <w:noProof/>
          <w:color w:val="auto"/>
          <w:lang w:eastAsia="zh-CN"/>
        </w:rPr>
      </w:pPr>
      <w:hyperlink w:anchor="_Toc501053097" w:history="1">
        <w:r w:rsidR="001D54A5" w:rsidRPr="00670002">
          <w:rPr>
            <w:rStyle w:val="Hyperlink"/>
            <w:noProof/>
            <w14:scene3d>
              <w14:camera w14:prst="orthographicFront"/>
              <w14:lightRig w14:rig="threePt" w14:dir="t">
                <w14:rot w14:lat="0" w14:lon="0" w14:rev="0"/>
              </w14:lightRig>
            </w14:scene3d>
          </w:rPr>
          <w:t>3.6.3</w:t>
        </w:r>
        <w:r w:rsidR="001D54A5">
          <w:rPr>
            <w:rFonts w:asciiTheme="minorHAnsi" w:eastAsiaTheme="minorEastAsia" w:hAnsiTheme="minorHAnsi" w:cstheme="minorBidi"/>
            <w:noProof/>
            <w:color w:val="auto"/>
            <w:lang w:eastAsia="zh-CN"/>
          </w:rPr>
          <w:tab/>
        </w:r>
        <w:r w:rsidR="001D54A5" w:rsidRPr="00670002">
          <w:rPr>
            <w:rStyle w:val="Hyperlink"/>
            <w:noProof/>
          </w:rPr>
          <w:t>Spatial region</w:t>
        </w:r>
        <w:r w:rsidR="001D54A5">
          <w:rPr>
            <w:noProof/>
            <w:webHidden/>
          </w:rPr>
          <w:tab/>
        </w:r>
        <w:r w:rsidR="001D54A5">
          <w:rPr>
            <w:noProof/>
            <w:webHidden/>
          </w:rPr>
          <w:fldChar w:fldCharType="begin"/>
        </w:r>
        <w:r w:rsidR="001D54A5">
          <w:rPr>
            <w:noProof/>
            <w:webHidden/>
          </w:rPr>
          <w:instrText xml:space="preserve"> PAGEREF _Toc501053097 \h </w:instrText>
        </w:r>
        <w:r w:rsidR="001D54A5">
          <w:rPr>
            <w:noProof/>
            <w:webHidden/>
          </w:rPr>
        </w:r>
        <w:r w:rsidR="001D54A5">
          <w:rPr>
            <w:noProof/>
            <w:webHidden/>
          </w:rPr>
          <w:fldChar w:fldCharType="separate"/>
        </w:r>
        <w:r w:rsidR="000A7629">
          <w:rPr>
            <w:noProof/>
            <w:webHidden/>
          </w:rPr>
          <w:t>47</w:t>
        </w:r>
        <w:r w:rsidR="001D54A5">
          <w:rPr>
            <w:noProof/>
            <w:webHidden/>
          </w:rPr>
          <w:fldChar w:fldCharType="end"/>
        </w:r>
      </w:hyperlink>
    </w:p>
    <w:p w14:paraId="0E7339B2"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098" w:history="1">
        <w:r w:rsidR="001D54A5" w:rsidRPr="00670002">
          <w:rPr>
            <w:rStyle w:val="Hyperlink"/>
          </w:rPr>
          <w:t>zero-dimensional spatial region</w:t>
        </w:r>
        <w:r w:rsidR="001D54A5">
          <w:rPr>
            <w:webHidden/>
          </w:rPr>
          <w:tab/>
        </w:r>
        <w:r w:rsidR="001D54A5">
          <w:rPr>
            <w:webHidden/>
          </w:rPr>
          <w:fldChar w:fldCharType="begin"/>
        </w:r>
        <w:r w:rsidR="001D54A5">
          <w:rPr>
            <w:webHidden/>
          </w:rPr>
          <w:instrText xml:space="preserve"> PAGEREF _Toc501053098 \h </w:instrText>
        </w:r>
        <w:r w:rsidR="001D54A5">
          <w:rPr>
            <w:webHidden/>
          </w:rPr>
        </w:r>
        <w:r w:rsidR="001D54A5">
          <w:rPr>
            <w:webHidden/>
          </w:rPr>
          <w:fldChar w:fldCharType="separate"/>
        </w:r>
        <w:r w:rsidR="000A7629">
          <w:rPr>
            <w:webHidden/>
          </w:rPr>
          <w:t>48</w:t>
        </w:r>
        <w:r w:rsidR="001D54A5">
          <w:rPr>
            <w:webHidden/>
          </w:rPr>
          <w:fldChar w:fldCharType="end"/>
        </w:r>
      </w:hyperlink>
    </w:p>
    <w:p w14:paraId="7579186F"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099" w:history="1">
        <w:r w:rsidR="001D54A5" w:rsidRPr="00670002">
          <w:rPr>
            <w:rStyle w:val="Hyperlink"/>
          </w:rPr>
          <w:t>one-dimensional spatial region</w:t>
        </w:r>
        <w:r w:rsidR="001D54A5">
          <w:rPr>
            <w:webHidden/>
          </w:rPr>
          <w:tab/>
        </w:r>
        <w:r w:rsidR="001D54A5">
          <w:rPr>
            <w:webHidden/>
          </w:rPr>
          <w:fldChar w:fldCharType="begin"/>
        </w:r>
        <w:r w:rsidR="001D54A5">
          <w:rPr>
            <w:webHidden/>
          </w:rPr>
          <w:instrText xml:space="preserve"> PAGEREF _Toc501053099 \h </w:instrText>
        </w:r>
        <w:r w:rsidR="001D54A5">
          <w:rPr>
            <w:webHidden/>
          </w:rPr>
        </w:r>
        <w:r w:rsidR="001D54A5">
          <w:rPr>
            <w:webHidden/>
          </w:rPr>
          <w:fldChar w:fldCharType="separate"/>
        </w:r>
        <w:r w:rsidR="000A7629">
          <w:rPr>
            <w:webHidden/>
          </w:rPr>
          <w:t>48</w:t>
        </w:r>
        <w:r w:rsidR="001D54A5">
          <w:rPr>
            <w:webHidden/>
          </w:rPr>
          <w:fldChar w:fldCharType="end"/>
        </w:r>
      </w:hyperlink>
    </w:p>
    <w:p w14:paraId="41AB520F"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100" w:history="1">
        <w:r w:rsidR="001D54A5" w:rsidRPr="00670002">
          <w:rPr>
            <w:rStyle w:val="Hyperlink"/>
          </w:rPr>
          <w:t>two-dimensional spatial region (a spatial area)</w:t>
        </w:r>
        <w:r w:rsidR="001D54A5">
          <w:rPr>
            <w:webHidden/>
          </w:rPr>
          <w:tab/>
        </w:r>
        <w:r w:rsidR="001D54A5">
          <w:rPr>
            <w:webHidden/>
          </w:rPr>
          <w:fldChar w:fldCharType="begin"/>
        </w:r>
        <w:r w:rsidR="001D54A5">
          <w:rPr>
            <w:webHidden/>
          </w:rPr>
          <w:instrText xml:space="preserve"> PAGEREF _Toc501053100 \h </w:instrText>
        </w:r>
        <w:r w:rsidR="001D54A5">
          <w:rPr>
            <w:webHidden/>
          </w:rPr>
        </w:r>
        <w:r w:rsidR="001D54A5">
          <w:rPr>
            <w:webHidden/>
          </w:rPr>
          <w:fldChar w:fldCharType="separate"/>
        </w:r>
        <w:r w:rsidR="000A7629">
          <w:rPr>
            <w:webHidden/>
          </w:rPr>
          <w:t>48</w:t>
        </w:r>
        <w:r w:rsidR="001D54A5">
          <w:rPr>
            <w:webHidden/>
          </w:rPr>
          <w:fldChar w:fldCharType="end"/>
        </w:r>
      </w:hyperlink>
    </w:p>
    <w:p w14:paraId="6477ED54"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101" w:history="1">
        <w:r w:rsidR="001D54A5" w:rsidRPr="00670002">
          <w:rPr>
            <w:rStyle w:val="Hyperlink"/>
          </w:rPr>
          <w:t>three-dimensional spatial region (a spatial volume)</w:t>
        </w:r>
        <w:r w:rsidR="001D54A5">
          <w:rPr>
            <w:webHidden/>
          </w:rPr>
          <w:tab/>
        </w:r>
        <w:r w:rsidR="001D54A5">
          <w:rPr>
            <w:webHidden/>
          </w:rPr>
          <w:fldChar w:fldCharType="begin"/>
        </w:r>
        <w:r w:rsidR="001D54A5">
          <w:rPr>
            <w:webHidden/>
          </w:rPr>
          <w:instrText xml:space="preserve"> PAGEREF _Toc501053101 \h </w:instrText>
        </w:r>
        <w:r w:rsidR="001D54A5">
          <w:rPr>
            <w:webHidden/>
          </w:rPr>
        </w:r>
        <w:r w:rsidR="001D54A5">
          <w:rPr>
            <w:webHidden/>
          </w:rPr>
          <w:fldChar w:fldCharType="separate"/>
        </w:r>
        <w:r w:rsidR="000A7629">
          <w:rPr>
            <w:webHidden/>
          </w:rPr>
          <w:t>48</w:t>
        </w:r>
        <w:r w:rsidR="001D54A5">
          <w:rPr>
            <w:webHidden/>
          </w:rPr>
          <w:fldChar w:fldCharType="end"/>
        </w:r>
      </w:hyperlink>
    </w:p>
    <w:p w14:paraId="67D88E39" w14:textId="77777777" w:rsidR="001D54A5" w:rsidRDefault="00E05EDA">
      <w:pPr>
        <w:pStyle w:val="TOC3"/>
        <w:rPr>
          <w:rFonts w:asciiTheme="minorHAnsi" w:eastAsiaTheme="minorEastAsia" w:hAnsiTheme="minorHAnsi" w:cstheme="minorBidi"/>
          <w:noProof/>
          <w:color w:val="auto"/>
          <w:lang w:eastAsia="zh-CN"/>
        </w:rPr>
      </w:pPr>
      <w:hyperlink w:anchor="_Toc501053102" w:history="1">
        <w:r w:rsidR="001D54A5" w:rsidRPr="00670002">
          <w:rPr>
            <w:rStyle w:val="Hyperlink"/>
            <w:noProof/>
            <w14:scene3d>
              <w14:camera w14:prst="orthographicFront"/>
              <w14:lightRig w14:rig="threePt" w14:dir="t">
                <w14:rot w14:lat="0" w14:lon="0" w14:rev="0"/>
              </w14:lightRig>
            </w14:scene3d>
          </w:rPr>
          <w:t>3.6.4</w:t>
        </w:r>
        <w:r w:rsidR="001D54A5">
          <w:rPr>
            <w:rFonts w:asciiTheme="minorHAnsi" w:eastAsiaTheme="minorEastAsia" w:hAnsiTheme="minorHAnsi" w:cstheme="minorBidi"/>
            <w:noProof/>
            <w:color w:val="auto"/>
            <w:lang w:eastAsia="zh-CN"/>
          </w:rPr>
          <w:tab/>
        </w:r>
        <w:r w:rsidR="001D54A5" w:rsidRPr="00670002">
          <w:rPr>
            <w:rStyle w:val="Hyperlink"/>
            <w:noProof/>
          </w:rPr>
          <w:t>Location</w:t>
        </w:r>
        <w:r w:rsidR="001D54A5">
          <w:rPr>
            <w:noProof/>
            <w:webHidden/>
          </w:rPr>
          <w:tab/>
        </w:r>
        <w:r w:rsidR="001D54A5">
          <w:rPr>
            <w:noProof/>
            <w:webHidden/>
          </w:rPr>
          <w:fldChar w:fldCharType="begin"/>
        </w:r>
        <w:r w:rsidR="001D54A5">
          <w:rPr>
            <w:noProof/>
            <w:webHidden/>
          </w:rPr>
          <w:instrText xml:space="preserve"> PAGEREF _Toc501053102 \h </w:instrText>
        </w:r>
        <w:r w:rsidR="001D54A5">
          <w:rPr>
            <w:noProof/>
            <w:webHidden/>
          </w:rPr>
        </w:r>
        <w:r w:rsidR="001D54A5">
          <w:rPr>
            <w:noProof/>
            <w:webHidden/>
          </w:rPr>
          <w:fldChar w:fldCharType="separate"/>
        </w:r>
        <w:r w:rsidR="000A7629">
          <w:rPr>
            <w:noProof/>
            <w:webHidden/>
          </w:rPr>
          <w:t>49</w:t>
        </w:r>
        <w:r w:rsidR="001D54A5">
          <w:rPr>
            <w:noProof/>
            <w:webHidden/>
          </w:rPr>
          <w:fldChar w:fldCharType="end"/>
        </w:r>
      </w:hyperlink>
    </w:p>
    <w:p w14:paraId="79D51152"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103" w:history="1">
        <w:r w:rsidR="001D54A5" w:rsidRPr="00670002">
          <w:rPr>
            <w:rStyle w:val="Hyperlink"/>
          </w:rPr>
          <w:t>The occupies_spatial_region relation</w:t>
        </w:r>
        <w:r w:rsidR="001D54A5">
          <w:rPr>
            <w:webHidden/>
          </w:rPr>
          <w:tab/>
        </w:r>
        <w:r w:rsidR="001D54A5">
          <w:rPr>
            <w:webHidden/>
          </w:rPr>
          <w:fldChar w:fldCharType="begin"/>
        </w:r>
        <w:r w:rsidR="001D54A5">
          <w:rPr>
            <w:webHidden/>
          </w:rPr>
          <w:instrText xml:space="preserve"> PAGEREF _Toc501053103 \h </w:instrText>
        </w:r>
        <w:r w:rsidR="001D54A5">
          <w:rPr>
            <w:webHidden/>
          </w:rPr>
        </w:r>
        <w:r w:rsidR="001D54A5">
          <w:rPr>
            <w:webHidden/>
          </w:rPr>
          <w:fldChar w:fldCharType="separate"/>
        </w:r>
        <w:r w:rsidR="000A7629">
          <w:rPr>
            <w:webHidden/>
          </w:rPr>
          <w:t>49</w:t>
        </w:r>
        <w:r w:rsidR="001D54A5">
          <w:rPr>
            <w:webHidden/>
          </w:rPr>
          <w:fldChar w:fldCharType="end"/>
        </w:r>
      </w:hyperlink>
    </w:p>
    <w:p w14:paraId="7E067736"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104" w:history="1">
        <w:r w:rsidR="001D54A5" w:rsidRPr="00670002">
          <w:rPr>
            <w:rStyle w:val="Hyperlink"/>
          </w:rPr>
          <w:t>The located_in relation</w:t>
        </w:r>
        <w:r w:rsidR="001D54A5">
          <w:rPr>
            <w:webHidden/>
          </w:rPr>
          <w:tab/>
        </w:r>
        <w:r w:rsidR="001D54A5">
          <w:rPr>
            <w:webHidden/>
          </w:rPr>
          <w:fldChar w:fldCharType="begin"/>
        </w:r>
        <w:r w:rsidR="001D54A5">
          <w:rPr>
            <w:webHidden/>
          </w:rPr>
          <w:instrText xml:space="preserve"> PAGEREF _Toc501053104 \h </w:instrText>
        </w:r>
        <w:r w:rsidR="001D54A5">
          <w:rPr>
            <w:webHidden/>
          </w:rPr>
        </w:r>
        <w:r w:rsidR="001D54A5">
          <w:rPr>
            <w:webHidden/>
          </w:rPr>
          <w:fldChar w:fldCharType="separate"/>
        </w:r>
        <w:r w:rsidR="000A7629">
          <w:rPr>
            <w:webHidden/>
          </w:rPr>
          <w:t>49</w:t>
        </w:r>
        <w:r w:rsidR="001D54A5">
          <w:rPr>
            <w:webHidden/>
          </w:rPr>
          <w:fldChar w:fldCharType="end"/>
        </w:r>
      </w:hyperlink>
    </w:p>
    <w:p w14:paraId="59185F8E"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105" w:history="1">
        <w:r w:rsidR="001D54A5" w:rsidRPr="00670002">
          <w:rPr>
            <w:rStyle w:val="Hyperlink"/>
          </w:rPr>
          <w:t>Problem cases for the located_in relation</w:t>
        </w:r>
        <w:r w:rsidR="001D54A5">
          <w:rPr>
            <w:webHidden/>
          </w:rPr>
          <w:tab/>
        </w:r>
        <w:r w:rsidR="001D54A5">
          <w:rPr>
            <w:webHidden/>
          </w:rPr>
          <w:fldChar w:fldCharType="begin"/>
        </w:r>
        <w:r w:rsidR="001D54A5">
          <w:rPr>
            <w:webHidden/>
          </w:rPr>
          <w:instrText xml:space="preserve"> PAGEREF _Toc501053105 \h </w:instrText>
        </w:r>
        <w:r w:rsidR="001D54A5">
          <w:rPr>
            <w:webHidden/>
          </w:rPr>
        </w:r>
        <w:r w:rsidR="001D54A5">
          <w:rPr>
            <w:webHidden/>
          </w:rPr>
          <w:fldChar w:fldCharType="separate"/>
        </w:r>
        <w:r w:rsidR="000A7629">
          <w:rPr>
            <w:webHidden/>
          </w:rPr>
          <w:t>51</w:t>
        </w:r>
        <w:r w:rsidR="001D54A5">
          <w:rPr>
            <w:webHidden/>
          </w:rPr>
          <w:fldChar w:fldCharType="end"/>
        </w:r>
      </w:hyperlink>
    </w:p>
    <w:p w14:paraId="1716BE0E"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106" w:history="1">
        <w:r w:rsidR="001D54A5" w:rsidRPr="00670002">
          <w:rPr>
            <w:rStyle w:val="Hyperlink"/>
          </w:rPr>
          <w:t>Chaining rules</w:t>
        </w:r>
        <w:r w:rsidR="001D54A5">
          <w:rPr>
            <w:webHidden/>
          </w:rPr>
          <w:tab/>
        </w:r>
        <w:r w:rsidR="001D54A5">
          <w:rPr>
            <w:webHidden/>
          </w:rPr>
          <w:fldChar w:fldCharType="begin"/>
        </w:r>
        <w:r w:rsidR="001D54A5">
          <w:rPr>
            <w:webHidden/>
          </w:rPr>
          <w:instrText xml:space="preserve"> PAGEREF _Toc501053106 \h </w:instrText>
        </w:r>
        <w:r w:rsidR="001D54A5">
          <w:rPr>
            <w:webHidden/>
          </w:rPr>
        </w:r>
        <w:r w:rsidR="001D54A5">
          <w:rPr>
            <w:webHidden/>
          </w:rPr>
          <w:fldChar w:fldCharType="separate"/>
        </w:r>
        <w:r w:rsidR="000A7629">
          <w:rPr>
            <w:webHidden/>
          </w:rPr>
          <w:t>51</w:t>
        </w:r>
        <w:r w:rsidR="001D54A5">
          <w:rPr>
            <w:webHidden/>
          </w:rPr>
          <w:fldChar w:fldCharType="end"/>
        </w:r>
      </w:hyperlink>
    </w:p>
    <w:p w14:paraId="5E85CF0A" w14:textId="77777777" w:rsidR="001D54A5" w:rsidRDefault="00E05EDA">
      <w:pPr>
        <w:pStyle w:val="TOC2"/>
        <w:rPr>
          <w:rFonts w:asciiTheme="minorHAnsi" w:eastAsiaTheme="minorEastAsia" w:hAnsiTheme="minorHAnsi" w:cstheme="minorBidi"/>
          <w:color w:val="auto"/>
          <w:sz w:val="22"/>
          <w:szCs w:val="22"/>
          <w:lang w:eastAsia="zh-CN"/>
        </w:rPr>
      </w:pPr>
      <w:hyperlink w:anchor="_Toc501053107" w:history="1">
        <w:r w:rsidR="001D54A5" w:rsidRPr="00670002">
          <w:rPr>
            <w:rStyle w:val="Hyperlink"/>
          </w:rPr>
          <w:t>3.7</w:t>
        </w:r>
        <w:r w:rsidR="001D54A5">
          <w:rPr>
            <w:rFonts w:asciiTheme="minorHAnsi" w:eastAsiaTheme="minorEastAsia" w:hAnsiTheme="minorHAnsi" w:cstheme="minorBidi"/>
            <w:color w:val="auto"/>
            <w:sz w:val="22"/>
            <w:szCs w:val="22"/>
            <w:lang w:eastAsia="zh-CN"/>
          </w:rPr>
          <w:tab/>
        </w:r>
        <w:r w:rsidR="001D54A5" w:rsidRPr="00670002">
          <w:rPr>
            <w:rStyle w:val="Hyperlink"/>
          </w:rPr>
          <w:t>Specifically dependent continuant</w:t>
        </w:r>
        <w:r w:rsidR="001D54A5">
          <w:rPr>
            <w:webHidden/>
          </w:rPr>
          <w:tab/>
        </w:r>
        <w:r w:rsidR="001D54A5">
          <w:rPr>
            <w:webHidden/>
          </w:rPr>
          <w:fldChar w:fldCharType="begin"/>
        </w:r>
        <w:r w:rsidR="001D54A5">
          <w:rPr>
            <w:webHidden/>
          </w:rPr>
          <w:instrText xml:space="preserve"> PAGEREF _Toc501053107 \h </w:instrText>
        </w:r>
        <w:r w:rsidR="001D54A5">
          <w:rPr>
            <w:webHidden/>
          </w:rPr>
        </w:r>
        <w:r w:rsidR="001D54A5">
          <w:rPr>
            <w:webHidden/>
          </w:rPr>
          <w:fldChar w:fldCharType="separate"/>
        </w:r>
        <w:r w:rsidR="000A7629">
          <w:rPr>
            <w:webHidden/>
          </w:rPr>
          <w:t>51</w:t>
        </w:r>
        <w:r w:rsidR="001D54A5">
          <w:rPr>
            <w:webHidden/>
          </w:rPr>
          <w:fldChar w:fldCharType="end"/>
        </w:r>
      </w:hyperlink>
    </w:p>
    <w:p w14:paraId="4E649610" w14:textId="77777777" w:rsidR="001D54A5" w:rsidRDefault="00E05EDA">
      <w:pPr>
        <w:pStyle w:val="TOC3"/>
        <w:rPr>
          <w:rFonts w:asciiTheme="minorHAnsi" w:eastAsiaTheme="minorEastAsia" w:hAnsiTheme="minorHAnsi" w:cstheme="minorBidi"/>
          <w:noProof/>
          <w:color w:val="auto"/>
          <w:lang w:eastAsia="zh-CN"/>
        </w:rPr>
      </w:pPr>
      <w:hyperlink w:anchor="_Toc501053108" w:history="1">
        <w:r w:rsidR="001D54A5" w:rsidRPr="00670002">
          <w:rPr>
            <w:rStyle w:val="Hyperlink"/>
            <w:noProof/>
            <w14:scene3d>
              <w14:camera w14:prst="orthographicFront"/>
              <w14:lightRig w14:rig="threePt" w14:dir="t">
                <w14:rot w14:lat="0" w14:lon="0" w14:rev="0"/>
              </w14:lightRig>
            </w14:scene3d>
          </w:rPr>
          <w:t>3.7.1</w:t>
        </w:r>
        <w:r w:rsidR="001D54A5">
          <w:rPr>
            <w:rFonts w:asciiTheme="minorHAnsi" w:eastAsiaTheme="minorEastAsia" w:hAnsiTheme="minorHAnsi" w:cstheme="minorBidi"/>
            <w:noProof/>
            <w:color w:val="auto"/>
            <w:lang w:eastAsia="zh-CN"/>
          </w:rPr>
          <w:tab/>
        </w:r>
        <w:r w:rsidR="001D54A5" w:rsidRPr="00670002">
          <w:rPr>
            <w:rStyle w:val="Hyperlink"/>
            <w:noProof/>
          </w:rPr>
          <w:t>The inheres_in and bearer_of relations</w:t>
        </w:r>
        <w:r w:rsidR="001D54A5">
          <w:rPr>
            <w:noProof/>
            <w:webHidden/>
          </w:rPr>
          <w:tab/>
        </w:r>
        <w:r w:rsidR="001D54A5">
          <w:rPr>
            <w:noProof/>
            <w:webHidden/>
          </w:rPr>
          <w:fldChar w:fldCharType="begin"/>
        </w:r>
        <w:r w:rsidR="001D54A5">
          <w:rPr>
            <w:noProof/>
            <w:webHidden/>
          </w:rPr>
          <w:instrText xml:space="preserve"> PAGEREF _Toc501053108 \h </w:instrText>
        </w:r>
        <w:r w:rsidR="001D54A5">
          <w:rPr>
            <w:noProof/>
            <w:webHidden/>
          </w:rPr>
        </w:r>
        <w:r w:rsidR="001D54A5">
          <w:rPr>
            <w:noProof/>
            <w:webHidden/>
          </w:rPr>
          <w:fldChar w:fldCharType="separate"/>
        </w:r>
        <w:r w:rsidR="000A7629">
          <w:rPr>
            <w:noProof/>
            <w:webHidden/>
          </w:rPr>
          <w:t>52</w:t>
        </w:r>
        <w:r w:rsidR="001D54A5">
          <w:rPr>
            <w:noProof/>
            <w:webHidden/>
          </w:rPr>
          <w:fldChar w:fldCharType="end"/>
        </w:r>
      </w:hyperlink>
    </w:p>
    <w:p w14:paraId="03DDBF14" w14:textId="77777777" w:rsidR="001D54A5" w:rsidRDefault="00E05EDA">
      <w:pPr>
        <w:pStyle w:val="TOC3"/>
        <w:rPr>
          <w:rFonts w:asciiTheme="minorHAnsi" w:eastAsiaTheme="minorEastAsia" w:hAnsiTheme="minorHAnsi" w:cstheme="minorBidi"/>
          <w:noProof/>
          <w:color w:val="auto"/>
          <w:lang w:eastAsia="zh-CN"/>
        </w:rPr>
      </w:pPr>
      <w:hyperlink w:anchor="_Toc501053109" w:history="1">
        <w:r w:rsidR="001D54A5" w:rsidRPr="00670002">
          <w:rPr>
            <w:rStyle w:val="Hyperlink"/>
            <w:noProof/>
            <w14:scene3d>
              <w14:camera w14:prst="orthographicFront"/>
              <w14:lightRig w14:rig="threePt" w14:dir="t">
                <w14:rot w14:lat="0" w14:lon="0" w14:rev="0"/>
              </w14:lightRig>
            </w14:scene3d>
          </w:rPr>
          <w:t>3.7.2</w:t>
        </w:r>
        <w:r w:rsidR="001D54A5">
          <w:rPr>
            <w:rFonts w:asciiTheme="minorHAnsi" w:eastAsiaTheme="minorEastAsia" w:hAnsiTheme="minorHAnsi" w:cstheme="minorBidi"/>
            <w:noProof/>
            <w:color w:val="auto"/>
            <w:lang w:eastAsia="zh-CN"/>
          </w:rPr>
          <w:tab/>
        </w:r>
        <w:r w:rsidR="001D54A5" w:rsidRPr="00670002">
          <w:rPr>
            <w:rStyle w:val="Hyperlink"/>
            <w:noProof/>
          </w:rPr>
          <w:t>No s-dependence of higher order</w:t>
        </w:r>
        <w:r w:rsidR="001D54A5">
          <w:rPr>
            <w:noProof/>
            <w:webHidden/>
          </w:rPr>
          <w:tab/>
        </w:r>
        <w:r w:rsidR="001D54A5">
          <w:rPr>
            <w:noProof/>
            <w:webHidden/>
          </w:rPr>
          <w:fldChar w:fldCharType="begin"/>
        </w:r>
        <w:r w:rsidR="001D54A5">
          <w:rPr>
            <w:noProof/>
            <w:webHidden/>
          </w:rPr>
          <w:instrText xml:space="preserve"> PAGEREF _Toc501053109 \h </w:instrText>
        </w:r>
        <w:r w:rsidR="001D54A5">
          <w:rPr>
            <w:noProof/>
            <w:webHidden/>
          </w:rPr>
        </w:r>
        <w:r w:rsidR="001D54A5">
          <w:rPr>
            <w:noProof/>
            <w:webHidden/>
          </w:rPr>
          <w:fldChar w:fldCharType="separate"/>
        </w:r>
        <w:r w:rsidR="000A7629">
          <w:rPr>
            <w:noProof/>
            <w:webHidden/>
          </w:rPr>
          <w:t>54</w:t>
        </w:r>
        <w:r w:rsidR="001D54A5">
          <w:rPr>
            <w:noProof/>
            <w:webHidden/>
          </w:rPr>
          <w:fldChar w:fldCharType="end"/>
        </w:r>
      </w:hyperlink>
    </w:p>
    <w:p w14:paraId="6CF81EE1" w14:textId="77777777" w:rsidR="001D54A5" w:rsidRDefault="00E05EDA">
      <w:pPr>
        <w:pStyle w:val="TOC3"/>
        <w:rPr>
          <w:rFonts w:asciiTheme="minorHAnsi" w:eastAsiaTheme="minorEastAsia" w:hAnsiTheme="minorHAnsi" w:cstheme="minorBidi"/>
          <w:noProof/>
          <w:color w:val="auto"/>
          <w:lang w:eastAsia="zh-CN"/>
        </w:rPr>
      </w:pPr>
      <w:hyperlink w:anchor="_Toc501053110" w:history="1">
        <w:r w:rsidR="001D54A5" w:rsidRPr="00670002">
          <w:rPr>
            <w:rStyle w:val="Hyperlink"/>
            <w:noProof/>
            <w14:scene3d>
              <w14:camera w14:prst="orthographicFront"/>
              <w14:lightRig w14:rig="threePt" w14:dir="t">
                <w14:rot w14:lat="0" w14:lon="0" w14:rev="0"/>
              </w14:lightRig>
            </w14:scene3d>
          </w:rPr>
          <w:t>3.7.3</w:t>
        </w:r>
        <w:r w:rsidR="001D54A5">
          <w:rPr>
            <w:rFonts w:asciiTheme="minorHAnsi" w:eastAsiaTheme="minorEastAsia" w:hAnsiTheme="minorHAnsi" w:cstheme="minorBidi"/>
            <w:noProof/>
            <w:color w:val="auto"/>
            <w:lang w:eastAsia="zh-CN"/>
          </w:rPr>
          <w:tab/>
        </w:r>
        <w:r w:rsidR="001D54A5" w:rsidRPr="00670002">
          <w:rPr>
            <w:rStyle w:val="Hyperlink"/>
            <w:noProof/>
          </w:rPr>
          <w:t>Quality</w:t>
        </w:r>
        <w:r w:rsidR="001D54A5">
          <w:rPr>
            <w:noProof/>
            <w:webHidden/>
          </w:rPr>
          <w:tab/>
        </w:r>
        <w:r w:rsidR="001D54A5">
          <w:rPr>
            <w:noProof/>
            <w:webHidden/>
          </w:rPr>
          <w:fldChar w:fldCharType="begin"/>
        </w:r>
        <w:r w:rsidR="001D54A5">
          <w:rPr>
            <w:noProof/>
            <w:webHidden/>
          </w:rPr>
          <w:instrText xml:space="preserve"> PAGEREF _Toc501053110 \h </w:instrText>
        </w:r>
        <w:r w:rsidR="001D54A5">
          <w:rPr>
            <w:noProof/>
            <w:webHidden/>
          </w:rPr>
        </w:r>
        <w:r w:rsidR="001D54A5">
          <w:rPr>
            <w:noProof/>
            <w:webHidden/>
          </w:rPr>
          <w:fldChar w:fldCharType="separate"/>
        </w:r>
        <w:r w:rsidR="000A7629">
          <w:rPr>
            <w:noProof/>
            <w:webHidden/>
          </w:rPr>
          <w:t>56</w:t>
        </w:r>
        <w:r w:rsidR="001D54A5">
          <w:rPr>
            <w:noProof/>
            <w:webHidden/>
          </w:rPr>
          <w:fldChar w:fldCharType="end"/>
        </w:r>
      </w:hyperlink>
    </w:p>
    <w:p w14:paraId="05C59BEC"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111" w:history="1">
        <w:r w:rsidR="001D54A5" w:rsidRPr="00670002">
          <w:rPr>
            <w:rStyle w:val="Hyperlink"/>
          </w:rPr>
          <w:t>Relational quality</w:t>
        </w:r>
        <w:r w:rsidR="001D54A5">
          <w:rPr>
            <w:webHidden/>
          </w:rPr>
          <w:tab/>
        </w:r>
        <w:r w:rsidR="001D54A5">
          <w:rPr>
            <w:webHidden/>
          </w:rPr>
          <w:fldChar w:fldCharType="begin"/>
        </w:r>
        <w:r w:rsidR="001D54A5">
          <w:rPr>
            <w:webHidden/>
          </w:rPr>
          <w:instrText xml:space="preserve"> PAGEREF _Toc501053111 \h </w:instrText>
        </w:r>
        <w:r w:rsidR="001D54A5">
          <w:rPr>
            <w:webHidden/>
          </w:rPr>
        </w:r>
        <w:r w:rsidR="001D54A5">
          <w:rPr>
            <w:webHidden/>
          </w:rPr>
          <w:fldChar w:fldCharType="separate"/>
        </w:r>
        <w:r w:rsidR="000A7629">
          <w:rPr>
            <w:webHidden/>
          </w:rPr>
          <w:t>57</w:t>
        </w:r>
        <w:r w:rsidR="001D54A5">
          <w:rPr>
            <w:webHidden/>
          </w:rPr>
          <w:fldChar w:fldCharType="end"/>
        </w:r>
      </w:hyperlink>
    </w:p>
    <w:p w14:paraId="08FB5BB8" w14:textId="77777777" w:rsidR="001D54A5" w:rsidRDefault="00E05EDA">
      <w:pPr>
        <w:pStyle w:val="TOC3"/>
        <w:rPr>
          <w:rFonts w:asciiTheme="minorHAnsi" w:eastAsiaTheme="minorEastAsia" w:hAnsiTheme="minorHAnsi" w:cstheme="minorBidi"/>
          <w:noProof/>
          <w:color w:val="auto"/>
          <w:lang w:eastAsia="zh-CN"/>
        </w:rPr>
      </w:pPr>
      <w:hyperlink w:anchor="_Toc501053112" w:history="1">
        <w:r w:rsidR="001D54A5" w:rsidRPr="00670002">
          <w:rPr>
            <w:rStyle w:val="Hyperlink"/>
            <w:noProof/>
            <w14:scene3d>
              <w14:camera w14:prst="orthographicFront"/>
              <w14:lightRig w14:rig="threePt" w14:dir="t">
                <w14:rot w14:lat="0" w14:lon="0" w14:rev="0"/>
              </w14:lightRig>
            </w14:scene3d>
          </w:rPr>
          <w:t>3.7.4</w:t>
        </w:r>
        <w:r w:rsidR="001D54A5">
          <w:rPr>
            <w:rFonts w:asciiTheme="minorHAnsi" w:eastAsiaTheme="minorEastAsia" w:hAnsiTheme="minorHAnsi" w:cstheme="minorBidi"/>
            <w:noProof/>
            <w:color w:val="auto"/>
            <w:lang w:eastAsia="zh-CN"/>
          </w:rPr>
          <w:tab/>
        </w:r>
        <w:r w:rsidR="001D54A5" w:rsidRPr="00670002">
          <w:rPr>
            <w:rStyle w:val="Hyperlink"/>
            <w:noProof/>
          </w:rPr>
          <w:t>Realizable entity</w:t>
        </w:r>
        <w:r w:rsidR="001D54A5">
          <w:rPr>
            <w:noProof/>
            <w:webHidden/>
          </w:rPr>
          <w:tab/>
        </w:r>
        <w:r w:rsidR="001D54A5">
          <w:rPr>
            <w:noProof/>
            <w:webHidden/>
          </w:rPr>
          <w:fldChar w:fldCharType="begin"/>
        </w:r>
        <w:r w:rsidR="001D54A5">
          <w:rPr>
            <w:noProof/>
            <w:webHidden/>
          </w:rPr>
          <w:instrText xml:space="preserve"> PAGEREF _Toc501053112 \h </w:instrText>
        </w:r>
        <w:r w:rsidR="001D54A5">
          <w:rPr>
            <w:noProof/>
            <w:webHidden/>
          </w:rPr>
        </w:r>
        <w:r w:rsidR="001D54A5">
          <w:rPr>
            <w:noProof/>
            <w:webHidden/>
          </w:rPr>
          <w:fldChar w:fldCharType="separate"/>
        </w:r>
        <w:r w:rsidR="000A7629">
          <w:rPr>
            <w:noProof/>
            <w:webHidden/>
          </w:rPr>
          <w:t>58</w:t>
        </w:r>
        <w:r w:rsidR="001D54A5">
          <w:rPr>
            <w:noProof/>
            <w:webHidden/>
          </w:rPr>
          <w:fldChar w:fldCharType="end"/>
        </w:r>
      </w:hyperlink>
    </w:p>
    <w:p w14:paraId="2DFA510D"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113" w:history="1">
        <w:r w:rsidR="001D54A5" w:rsidRPr="00670002">
          <w:rPr>
            <w:rStyle w:val="Hyperlink"/>
          </w:rPr>
          <w:t>Relation of realization</w:t>
        </w:r>
        <w:r w:rsidR="001D54A5">
          <w:rPr>
            <w:webHidden/>
          </w:rPr>
          <w:tab/>
        </w:r>
        <w:r w:rsidR="001D54A5">
          <w:rPr>
            <w:webHidden/>
          </w:rPr>
          <w:fldChar w:fldCharType="begin"/>
        </w:r>
        <w:r w:rsidR="001D54A5">
          <w:rPr>
            <w:webHidden/>
          </w:rPr>
          <w:instrText xml:space="preserve"> PAGEREF _Toc501053113 \h </w:instrText>
        </w:r>
        <w:r w:rsidR="001D54A5">
          <w:rPr>
            <w:webHidden/>
          </w:rPr>
        </w:r>
        <w:r w:rsidR="001D54A5">
          <w:rPr>
            <w:webHidden/>
          </w:rPr>
          <w:fldChar w:fldCharType="separate"/>
        </w:r>
        <w:r w:rsidR="000A7629">
          <w:rPr>
            <w:webHidden/>
          </w:rPr>
          <w:t>58</w:t>
        </w:r>
        <w:r w:rsidR="001D54A5">
          <w:rPr>
            <w:webHidden/>
          </w:rPr>
          <w:fldChar w:fldCharType="end"/>
        </w:r>
      </w:hyperlink>
    </w:p>
    <w:p w14:paraId="770423D4" w14:textId="77777777" w:rsidR="001D54A5" w:rsidRDefault="00E05EDA">
      <w:pPr>
        <w:pStyle w:val="TOC3"/>
        <w:rPr>
          <w:rFonts w:asciiTheme="minorHAnsi" w:eastAsiaTheme="minorEastAsia" w:hAnsiTheme="minorHAnsi" w:cstheme="minorBidi"/>
          <w:noProof/>
          <w:color w:val="auto"/>
          <w:lang w:eastAsia="zh-CN"/>
        </w:rPr>
      </w:pPr>
      <w:hyperlink w:anchor="_Toc501053114" w:history="1">
        <w:r w:rsidR="001D54A5" w:rsidRPr="00670002">
          <w:rPr>
            <w:rStyle w:val="Hyperlink"/>
            <w:noProof/>
            <w14:scene3d>
              <w14:camera w14:prst="orthographicFront"/>
              <w14:lightRig w14:rig="threePt" w14:dir="t">
                <w14:rot w14:lat="0" w14:lon="0" w14:rev="0"/>
              </w14:lightRig>
            </w14:scene3d>
          </w:rPr>
          <w:t>3.7.5</w:t>
        </w:r>
        <w:r w:rsidR="001D54A5">
          <w:rPr>
            <w:rFonts w:asciiTheme="minorHAnsi" w:eastAsiaTheme="minorEastAsia" w:hAnsiTheme="minorHAnsi" w:cstheme="minorBidi"/>
            <w:noProof/>
            <w:color w:val="auto"/>
            <w:lang w:eastAsia="zh-CN"/>
          </w:rPr>
          <w:tab/>
        </w:r>
        <w:r w:rsidR="001D54A5" w:rsidRPr="00670002">
          <w:rPr>
            <w:rStyle w:val="Hyperlink"/>
            <w:noProof/>
          </w:rPr>
          <w:t>Role (externally-grounded realizable entity)</w:t>
        </w:r>
        <w:r w:rsidR="001D54A5">
          <w:rPr>
            <w:noProof/>
            <w:webHidden/>
          </w:rPr>
          <w:tab/>
        </w:r>
        <w:r w:rsidR="001D54A5">
          <w:rPr>
            <w:noProof/>
            <w:webHidden/>
          </w:rPr>
          <w:fldChar w:fldCharType="begin"/>
        </w:r>
        <w:r w:rsidR="001D54A5">
          <w:rPr>
            <w:noProof/>
            <w:webHidden/>
          </w:rPr>
          <w:instrText xml:space="preserve"> PAGEREF _Toc501053114 \h </w:instrText>
        </w:r>
        <w:r w:rsidR="001D54A5">
          <w:rPr>
            <w:noProof/>
            <w:webHidden/>
          </w:rPr>
        </w:r>
        <w:r w:rsidR="001D54A5">
          <w:rPr>
            <w:noProof/>
            <w:webHidden/>
          </w:rPr>
          <w:fldChar w:fldCharType="separate"/>
        </w:r>
        <w:r w:rsidR="000A7629">
          <w:rPr>
            <w:noProof/>
            <w:webHidden/>
          </w:rPr>
          <w:t>59</w:t>
        </w:r>
        <w:r w:rsidR="001D54A5">
          <w:rPr>
            <w:noProof/>
            <w:webHidden/>
          </w:rPr>
          <w:fldChar w:fldCharType="end"/>
        </w:r>
      </w:hyperlink>
    </w:p>
    <w:p w14:paraId="74DF807C"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115" w:history="1">
        <w:r w:rsidR="001D54A5" w:rsidRPr="00670002">
          <w:rPr>
            <w:rStyle w:val="Hyperlink"/>
          </w:rPr>
          <w:t>Optionality of roles</w:t>
        </w:r>
        <w:r w:rsidR="001D54A5">
          <w:rPr>
            <w:webHidden/>
          </w:rPr>
          <w:tab/>
        </w:r>
        <w:r w:rsidR="001D54A5">
          <w:rPr>
            <w:webHidden/>
          </w:rPr>
          <w:fldChar w:fldCharType="begin"/>
        </w:r>
        <w:r w:rsidR="001D54A5">
          <w:rPr>
            <w:webHidden/>
          </w:rPr>
          <w:instrText xml:space="preserve"> PAGEREF _Toc501053115 \h </w:instrText>
        </w:r>
        <w:r w:rsidR="001D54A5">
          <w:rPr>
            <w:webHidden/>
          </w:rPr>
        </w:r>
        <w:r w:rsidR="001D54A5">
          <w:rPr>
            <w:webHidden/>
          </w:rPr>
          <w:fldChar w:fldCharType="separate"/>
        </w:r>
        <w:r w:rsidR="000A7629">
          <w:rPr>
            <w:webHidden/>
          </w:rPr>
          <w:t>60</w:t>
        </w:r>
        <w:r w:rsidR="001D54A5">
          <w:rPr>
            <w:webHidden/>
          </w:rPr>
          <w:fldChar w:fldCharType="end"/>
        </w:r>
      </w:hyperlink>
    </w:p>
    <w:p w14:paraId="3D511AA5"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116" w:history="1">
        <w:r w:rsidR="001D54A5" w:rsidRPr="00670002">
          <w:rPr>
            <w:rStyle w:val="Hyperlink"/>
          </w:rPr>
          <w:t>Having a role vs. playing a role</w:t>
        </w:r>
        <w:r w:rsidR="001D54A5">
          <w:rPr>
            <w:webHidden/>
          </w:rPr>
          <w:tab/>
        </w:r>
        <w:r w:rsidR="001D54A5">
          <w:rPr>
            <w:webHidden/>
          </w:rPr>
          <w:fldChar w:fldCharType="begin"/>
        </w:r>
        <w:r w:rsidR="001D54A5">
          <w:rPr>
            <w:webHidden/>
          </w:rPr>
          <w:instrText xml:space="preserve"> PAGEREF _Toc501053116 \h </w:instrText>
        </w:r>
        <w:r w:rsidR="001D54A5">
          <w:rPr>
            <w:webHidden/>
          </w:rPr>
        </w:r>
        <w:r w:rsidR="001D54A5">
          <w:rPr>
            <w:webHidden/>
          </w:rPr>
          <w:fldChar w:fldCharType="separate"/>
        </w:r>
        <w:r w:rsidR="000A7629">
          <w:rPr>
            <w:webHidden/>
          </w:rPr>
          <w:t>60</w:t>
        </w:r>
        <w:r w:rsidR="001D54A5">
          <w:rPr>
            <w:webHidden/>
          </w:rPr>
          <w:fldChar w:fldCharType="end"/>
        </w:r>
      </w:hyperlink>
    </w:p>
    <w:p w14:paraId="6B7800AF" w14:textId="77777777" w:rsidR="001D54A5" w:rsidRDefault="00E05EDA">
      <w:pPr>
        <w:pStyle w:val="TOC3"/>
        <w:rPr>
          <w:rFonts w:asciiTheme="minorHAnsi" w:eastAsiaTheme="minorEastAsia" w:hAnsiTheme="minorHAnsi" w:cstheme="minorBidi"/>
          <w:noProof/>
          <w:color w:val="auto"/>
          <w:lang w:eastAsia="zh-CN"/>
        </w:rPr>
      </w:pPr>
      <w:hyperlink w:anchor="_Toc501053117" w:history="1">
        <w:r w:rsidR="001D54A5" w:rsidRPr="00670002">
          <w:rPr>
            <w:rStyle w:val="Hyperlink"/>
            <w:noProof/>
            <w14:scene3d>
              <w14:camera w14:prst="orthographicFront"/>
              <w14:lightRig w14:rig="threePt" w14:dir="t">
                <w14:rot w14:lat="0" w14:lon="0" w14:rev="0"/>
              </w14:lightRig>
            </w14:scene3d>
          </w:rPr>
          <w:t>3.7.6</w:t>
        </w:r>
        <w:r w:rsidR="001D54A5">
          <w:rPr>
            <w:rFonts w:asciiTheme="minorHAnsi" w:eastAsiaTheme="minorEastAsia" w:hAnsiTheme="minorHAnsi" w:cstheme="minorBidi"/>
            <w:noProof/>
            <w:color w:val="auto"/>
            <w:lang w:eastAsia="zh-CN"/>
          </w:rPr>
          <w:tab/>
        </w:r>
        <w:r w:rsidR="001D54A5" w:rsidRPr="00670002">
          <w:rPr>
            <w:rStyle w:val="Hyperlink"/>
            <w:noProof/>
          </w:rPr>
          <w:t>Disposition (internally-grounded realizable entity)</w:t>
        </w:r>
        <w:r w:rsidR="001D54A5">
          <w:rPr>
            <w:noProof/>
            <w:webHidden/>
          </w:rPr>
          <w:tab/>
        </w:r>
        <w:r w:rsidR="001D54A5">
          <w:rPr>
            <w:noProof/>
            <w:webHidden/>
          </w:rPr>
          <w:fldChar w:fldCharType="begin"/>
        </w:r>
        <w:r w:rsidR="001D54A5">
          <w:rPr>
            <w:noProof/>
            <w:webHidden/>
          </w:rPr>
          <w:instrText xml:space="preserve"> PAGEREF _Toc501053117 \h </w:instrText>
        </w:r>
        <w:r w:rsidR="001D54A5">
          <w:rPr>
            <w:noProof/>
            <w:webHidden/>
          </w:rPr>
        </w:r>
        <w:r w:rsidR="001D54A5">
          <w:rPr>
            <w:noProof/>
            <w:webHidden/>
          </w:rPr>
          <w:fldChar w:fldCharType="separate"/>
        </w:r>
        <w:r w:rsidR="000A7629">
          <w:rPr>
            <w:noProof/>
            <w:webHidden/>
          </w:rPr>
          <w:t>60</w:t>
        </w:r>
        <w:r w:rsidR="001D54A5">
          <w:rPr>
            <w:noProof/>
            <w:webHidden/>
          </w:rPr>
          <w:fldChar w:fldCharType="end"/>
        </w:r>
      </w:hyperlink>
    </w:p>
    <w:p w14:paraId="75BF241F" w14:textId="77777777" w:rsidR="001D54A5" w:rsidRDefault="00E05EDA">
      <w:pPr>
        <w:pStyle w:val="TOC3"/>
        <w:rPr>
          <w:rFonts w:asciiTheme="minorHAnsi" w:eastAsiaTheme="minorEastAsia" w:hAnsiTheme="minorHAnsi" w:cstheme="minorBidi"/>
          <w:noProof/>
          <w:color w:val="auto"/>
          <w:lang w:eastAsia="zh-CN"/>
        </w:rPr>
      </w:pPr>
      <w:hyperlink w:anchor="_Toc501053118" w:history="1">
        <w:r w:rsidR="001D54A5" w:rsidRPr="00670002">
          <w:rPr>
            <w:rStyle w:val="Hyperlink"/>
            <w:noProof/>
            <w14:scene3d>
              <w14:camera w14:prst="orthographicFront"/>
              <w14:lightRig w14:rig="threePt" w14:dir="t">
                <w14:rot w14:lat="0" w14:lon="0" w14:rev="0"/>
              </w14:lightRig>
            </w14:scene3d>
          </w:rPr>
          <w:t>3.7.7</w:t>
        </w:r>
        <w:r w:rsidR="001D54A5">
          <w:rPr>
            <w:rFonts w:asciiTheme="minorHAnsi" w:eastAsiaTheme="minorEastAsia" w:hAnsiTheme="minorHAnsi" w:cstheme="minorBidi"/>
            <w:noProof/>
            <w:color w:val="auto"/>
            <w:lang w:eastAsia="zh-CN"/>
          </w:rPr>
          <w:tab/>
        </w:r>
        <w:r w:rsidR="001D54A5" w:rsidRPr="00670002">
          <w:rPr>
            <w:rStyle w:val="Hyperlink"/>
            <w:noProof/>
          </w:rPr>
          <w:t>Function</w:t>
        </w:r>
        <w:r w:rsidR="001D54A5">
          <w:rPr>
            <w:noProof/>
            <w:webHidden/>
          </w:rPr>
          <w:tab/>
        </w:r>
        <w:r w:rsidR="001D54A5">
          <w:rPr>
            <w:noProof/>
            <w:webHidden/>
          </w:rPr>
          <w:fldChar w:fldCharType="begin"/>
        </w:r>
        <w:r w:rsidR="001D54A5">
          <w:rPr>
            <w:noProof/>
            <w:webHidden/>
          </w:rPr>
          <w:instrText xml:space="preserve"> PAGEREF _Toc501053118 \h </w:instrText>
        </w:r>
        <w:r w:rsidR="001D54A5">
          <w:rPr>
            <w:noProof/>
            <w:webHidden/>
          </w:rPr>
        </w:r>
        <w:r w:rsidR="001D54A5">
          <w:rPr>
            <w:noProof/>
            <w:webHidden/>
          </w:rPr>
          <w:fldChar w:fldCharType="separate"/>
        </w:r>
        <w:r w:rsidR="000A7629">
          <w:rPr>
            <w:noProof/>
            <w:webHidden/>
          </w:rPr>
          <w:t>61</w:t>
        </w:r>
        <w:r w:rsidR="001D54A5">
          <w:rPr>
            <w:noProof/>
            <w:webHidden/>
          </w:rPr>
          <w:fldChar w:fldCharType="end"/>
        </w:r>
      </w:hyperlink>
    </w:p>
    <w:p w14:paraId="40D99E57"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119" w:history="1">
        <w:r w:rsidR="001D54A5" w:rsidRPr="00670002">
          <w:rPr>
            <w:rStyle w:val="Hyperlink"/>
          </w:rPr>
          <w:t>Defined relations</w:t>
        </w:r>
        <w:r w:rsidR="001D54A5">
          <w:rPr>
            <w:webHidden/>
          </w:rPr>
          <w:tab/>
        </w:r>
        <w:r w:rsidR="001D54A5">
          <w:rPr>
            <w:webHidden/>
          </w:rPr>
          <w:fldChar w:fldCharType="begin"/>
        </w:r>
        <w:r w:rsidR="001D54A5">
          <w:rPr>
            <w:webHidden/>
          </w:rPr>
          <w:instrText xml:space="preserve"> PAGEREF _Toc501053119 \h </w:instrText>
        </w:r>
        <w:r w:rsidR="001D54A5">
          <w:rPr>
            <w:webHidden/>
          </w:rPr>
        </w:r>
        <w:r w:rsidR="001D54A5">
          <w:rPr>
            <w:webHidden/>
          </w:rPr>
          <w:fldChar w:fldCharType="separate"/>
        </w:r>
        <w:r w:rsidR="000A7629">
          <w:rPr>
            <w:webHidden/>
          </w:rPr>
          <w:t>63</w:t>
        </w:r>
        <w:r w:rsidR="001D54A5">
          <w:rPr>
            <w:webHidden/>
          </w:rPr>
          <w:fldChar w:fldCharType="end"/>
        </w:r>
      </w:hyperlink>
    </w:p>
    <w:p w14:paraId="779C4ACA" w14:textId="77777777" w:rsidR="001D54A5" w:rsidRDefault="00E05EDA">
      <w:pPr>
        <w:pStyle w:val="TOC3"/>
        <w:rPr>
          <w:rFonts w:asciiTheme="minorHAnsi" w:eastAsiaTheme="minorEastAsia" w:hAnsiTheme="minorHAnsi" w:cstheme="minorBidi"/>
          <w:noProof/>
          <w:color w:val="auto"/>
          <w:lang w:eastAsia="zh-CN"/>
        </w:rPr>
      </w:pPr>
      <w:hyperlink w:anchor="_Toc501053120" w:history="1">
        <w:r w:rsidR="001D54A5" w:rsidRPr="00670002">
          <w:rPr>
            <w:rStyle w:val="Hyperlink"/>
            <w:noProof/>
            <w14:scene3d>
              <w14:camera w14:prst="orthographicFront"/>
              <w14:lightRig w14:rig="threePt" w14:dir="t">
                <w14:rot w14:lat="0" w14:lon="0" w14:rev="0"/>
              </w14:lightRig>
            </w14:scene3d>
          </w:rPr>
          <w:t>3.7.8</w:t>
        </w:r>
        <w:r w:rsidR="001D54A5">
          <w:rPr>
            <w:rFonts w:asciiTheme="minorHAnsi" w:eastAsiaTheme="minorEastAsia" w:hAnsiTheme="minorHAnsi" w:cstheme="minorBidi"/>
            <w:noProof/>
            <w:color w:val="auto"/>
            <w:lang w:eastAsia="zh-CN"/>
          </w:rPr>
          <w:tab/>
        </w:r>
        <w:r w:rsidR="001D54A5" w:rsidRPr="00670002">
          <w:rPr>
            <w:rStyle w:val="Hyperlink"/>
            <w:noProof/>
          </w:rPr>
          <w:t>Material basis</w:t>
        </w:r>
        <w:r w:rsidR="001D54A5">
          <w:rPr>
            <w:noProof/>
            <w:webHidden/>
          </w:rPr>
          <w:tab/>
        </w:r>
        <w:r w:rsidR="001D54A5">
          <w:rPr>
            <w:noProof/>
            <w:webHidden/>
          </w:rPr>
          <w:fldChar w:fldCharType="begin"/>
        </w:r>
        <w:r w:rsidR="001D54A5">
          <w:rPr>
            <w:noProof/>
            <w:webHidden/>
          </w:rPr>
          <w:instrText xml:space="preserve"> PAGEREF _Toc501053120 \h </w:instrText>
        </w:r>
        <w:r w:rsidR="001D54A5">
          <w:rPr>
            <w:noProof/>
            <w:webHidden/>
          </w:rPr>
        </w:r>
        <w:r w:rsidR="001D54A5">
          <w:rPr>
            <w:noProof/>
            <w:webHidden/>
          </w:rPr>
          <w:fldChar w:fldCharType="separate"/>
        </w:r>
        <w:r w:rsidR="000A7629">
          <w:rPr>
            <w:noProof/>
            <w:webHidden/>
          </w:rPr>
          <w:t>63</w:t>
        </w:r>
        <w:r w:rsidR="001D54A5">
          <w:rPr>
            <w:noProof/>
            <w:webHidden/>
          </w:rPr>
          <w:fldChar w:fldCharType="end"/>
        </w:r>
      </w:hyperlink>
    </w:p>
    <w:p w14:paraId="41EE29C2" w14:textId="77777777" w:rsidR="001D54A5" w:rsidRDefault="00E05EDA">
      <w:pPr>
        <w:pStyle w:val="TOC2"/>
        <w:rPr>
          <w:rFonts w:asciiTheme="minorHAnsi" w:eastAsiaTheme="minorEastAsia" w:hAnsiTheme="minorHAnsi" w:cstheme="minorBidi"/>
          <w:color w:val="auto"/>
          <w:sz w:val="22"/>
          <w:szCs w:val="22"/>
          <w:lang w:eastAsia="zh-CN"/>
        </w:rPr>
      </w:pPr>
      <w:hyperlink w:anchor="_Toc501053121" w:history="1">
        <w:r w:rsidR="001D54A5" w:rsidRPr="00670002">
          <w:rPr>
            <w:rStyle w:val="Hyperlink"/>
          </w:rPr>
          <w:t>3.8</w:t>
        </w:r>
        <w:r w:rsidR="001D54A5">
          <w:rPr>
            <w:rFonts w:asciiTheme="minorHAnsi" w:eastAsiaTheme="minorEastAsia" w:hAnsiTheme="minorHAnsi" w:cstheme="minorBidi"/>
            <w:color w:val="auto"/>
            <w:sz w:val="22"/>
            <w:szCs w:val="22"/>
            <w:lang w:eastAsia="zh-CN"/>
          </w:rPr>
          <w:tab/>
        </w:r>
        <w:r w:rsidR="001D54A5" w:rsidRPr="00670002">
          <w:rPr>
            <w:rStyle w:val="Hyperlink"/>
          </w:rPr>
          <w:t>Generically dependent continuant</w:t>
        </w:r>
        <w:r w:rsidR="001D54A5">
          <w:rPr>
            <w:webHidden/>
          </w:rPr>
          <w:tab/>
        </w:r>
        <w:r w:rsidR="001D54A5">
          <w:rPr>
            <w:webHidden/>
          </w:rPr>
          <w:fldChar w:fldCharType="begin"/>
        </w:r>
        <w:r w:rsidR="001D54A5">
          <w:rPr>
            <w:webHidden/>
          </w:rPr>
          <w:instrText xml:space="preserve"> PAGEREF _Toc501053121 \h </w:instrText>
        </w:r>
        <w:r w:rsidR="001D54A5">
          <w:rPr>
            <w:webHidden/>
          </w:rPr>
        </w:r>
        <w:r w:rsidR="001D54A5">
          <w:rPr>
            <w:webHidden/>
          </w:rPr>
          <w:fldChar w:fldCharType="separate"/>
        </w:r>
        <w:r w:rsidR="000A7629">
          <w:rPr>
            <w:webHidden/>
          </w:rPr>
          <w:t>64</w:t>
        </w:r>
        <w:r w:rsidR="001D54A5">
          <w:rPr>
            <w:webHidden/>
          </w:rPr>
          <w:fldChar w:fldCharType="end"/>
        </w:r>
      </w:hyperlink>
    </w:p>
    <w:p w14:paraId="68C4D369" w14:textId="77777777" w:rsidR="001D54A5" w:rsidRDefault="00E05EDA">
      <w:pPr>
        <w:pStyle w:val="TOC3"/>
        <w:rPr>
          <w:rFonts w:asciiTheme="minorHAnsi" w:eastAsiaTheme="minorEastAsia" w:hAnsiTheme="minorHAnsi" w:cstheme="minorBidi"/>
          <w:noProof/>
          <w:color w:val="auto"/>
          <w:lang w:eastAsia="zh-CN"/>
        </w:rPr>
      </w:pPr>
      <w:hyperlink w:anchor="_Toc501053122" w:history="1">
        <w:r w:rsidR="001D54A5" w:rsidRPr="00670002">
          <w:rPr>
            <w:rStyle w:val="Hyperlink"/>
            <w:noProof/>
            <w14:scene3d>
              <w14:camera w14:prst="orthographicFront"/>
              <w14:lightRig w14:rig="threePt" w14:dir="t">
                <w14:rot w14:lat="0" w14:lon="0" w14:rev="0"/>
              </w14:lightRig>
            </w14:scene3d>
          </w:rPr>
          <w:t>3.8.1</w:t>
        </w:r>
        <w:r w:rsidR="001D54A5">
          <w:rPr>
            <w:rFonts w:asciiTheme="minorHAnsi" w:eastAsiaTheme="minorEastAsia" w:hAnsiTheme="minorHAnsi" w:cstheme="minorBidi"/>
            <w:noProof/>
            <w:color w:val="auto"/>
            <w:lang w:eastAsia="zh-CN"/>
          </w:rPr>
          <w:tab/>
        </w:r>
        <w:r w:rsidR="001D54A5" w:rsidRPr="00670002">
          <w:rPr>
            <w:rStyle w:val="Hyperlink"/>
            <w:noProof/>
          </w:rPr>
          <w:t>Relation of concretization</w:t>
        </w:r>
        <w:r w:rsidR="001D54A5">
          <w:rPr>
            <w:noProof/>
            <w:webHidden/>
          </w:rPr>
          <w:tab/>
        </w:r>
        <w:r w:rsidR="001D54A5">
          <w:rPr>
            <w:noProof/>
            <w:webHidden/>
          </w:rPr>
          <w:fldChar w:fldCharType="begin"/>
        </w:r>
        <w:r w:rsidR="001D54A5">
          <w:rPr>
            <w:noProof/>
            <w:webHidden/>
          </w:rPr>
          <w:instrText xml:space="preserve"> PAGEREF _Toc501053122 \h </w:instrText>
        </w:r>
        <w:r w:rsidR="001D54A5">
          <w:rPr>
            <w:noProof/>
            <w:webHidden/>
          </w:rPr>
        </w:r>
        <w:r w:rsidR="001D54A5">
          <w:rPr>
            <w:noProof/>
            <w:webHidden/>
          </w:rPr>
          <w:fldChar w:fldCharType="separate"/>
        </w:r>
        <w:r w:rsidR="000A7629">
          <w:rPr>
            <w:noProof/>
            <w:webHidden/>
          </w:rPr>
          <w:t>65</w:t>
        </w:r>
        <w:r w:rsidR="001D54A5">
          <w:rPr>
            <w:noProof/>
            <w:webHidden/>
          </w:rPr>
          <w:fldChar w:fldCharType="end"/>
        </w:r>
      </w:hyperlink>
    </w:p>
    <w:p w14:paraId="61EF5E7A" w14:textId="77777777" w:rsidR="001D54A5" w:rsidRDefault="00E05EDA">
      <w:pPr>
        <w:pStyle w:val="TOC3"/>
        <w:rPr>
          <w:rFonts w:asciiTheme="minorHAnsi" w:eastAsiaTheme="minorEastAsia" w:hAnsiTheme="minorHAnsi" w:cstheme="minorBidi"/>
          <w:noProof/>
          <w:color w:val="auto"/>
          <w:lang w:eastAsia="zh-CN"/>
        </w:rPr>
      </w:pPr>
      <w:hyperlink w:anchor="_Toc501053123" w:history="1">
        <w:r w:rsidR="001D54A5" w:rsidRPr="00670002">
          <w:rPr>
            <w:rStyle w:val="Hyperlink"/>
            <w:noProof/>
            <w14:scene3d>
              <w14:camera w14:prst="orthographicFront"/>
              <w14:lightRig w14:rig="threePt" w14:dir="t">
                <w14:rot w14:lat="0" w14:lon="0" w14:rev="0"/>
              </w14:lightRig>
            </w14:scene3d>
          </w:rPr>
          <w:t>3.8.2</w:t>
        </w:r>
        <w:r w:rsidR="001D54A5">
          <w:rPr>
            <w:rFonts w:asciiTheme="minorHAnsi" w:eastAsiaTheme="minorEastAsia" w:hAnsiTheme="minorHAnsi" w:cstheme="minorBidi"/>
            <w:noProof/>
            <w:color w:val="auto"/>
            <w:lang w:eastAsia="zh-CN"/>
          </w:rPr>
          <w:tab/>
        </w:r>
        <w:r w:rsidR="001D54A5" w:rsidRPr="00670002">
          <w:rPr>
            <w:rStyle w:val="Hyperlink"/>
            <w:noProof/>
          </w:rPr>
          <w:t>Works of music and experimental protocols</w:t>
        </w:r>
        <w:r w:rsidR="001D54A5">
          <w:rPr>
            <w:noProof/>
            <w:webHidden/>
          </w:rPr>
          <w:tab/>
        </w:r>
        <w:r w:rsidR="001D54A5">
          <w:rPr>
            <w:noProof/>
            <w:webHidden/>
          </w:rPr>
          <w:fldChar w:fldCharType="begin"/>
        </w:r>
        <w:r w:rsidR="001D54A5">
          <w:rPr>
            <w:noProof/>
            <w:webHidden/>
          </w:rPr>
          <w:instrText xml:space="preserve"> PAGEREF _Toc501053123 \h </w:instrText>
        </w:r>
        <w:r w:rsidR="001D54A5">
          <w:rPr>
            <w:noProof/>
            <w:webHidden/>
          </w:rPr>
        </w:r>
        <w:r w:rsidR="001D54A5">
          <w:rPr>
            <w:noProof/>
            <w:webHidden/>
          </w:rPr>
          <w:fldChar w:fldCharType="separate"/>
        </w:r>
        <w:r w:rsidR="000A7629">
          <w:rPr>
            <w:noProof/>
            <w:webHidden/>
          </w:rPr>
          <w:t>66</w:t>
        </w:r>
        <w:r w:rsidR="001D54A5">
          <w:rPr>
            <w:noProof/>
            <w:webHidden/>
          </w:rPr>
          <w:fldChar w:fldCharType="end"/>
        </w:r>
      </w:hyperlink>
    </w:p>
    <w:p w14:paraId="37084769" w14:textId="77777777" w:rsidR="001D54A5" w:rsidRDefault="00E05EDA">
      <w:pPr>
        <w:pStyle w:val="TOC2"/>
        <w:rPr>
          <w:rFonts w:asciiTheme="minorHAnsi" w:eastAsiaTheme="minorEastAsia" w:hAnsiTheme="minorHAnsi" w:cstheme="minorBidi"/>
          <w:color w:val="auto"/>
          <w:sz w:val="22"/>
          <w:szCs w:val="22"/>
          <w:lang w:eastAsia="zh-CN"/>
        </w:rPr>
      </w:pPr>
      <w:hyperlink w:anchor="_Toc501053124" w:history="1">
        <w:r w:rsidR="001D54A5" w:rsidRPr="00670002">
          <w:rPr>
            <w:rStyle w:val="Hyperlink"/>
          </w:rPr>
          <w:t>3.9</w:t>
        </w:r>
        <w:r w:rsidR="001D54A5">
          <w:rPr>
            <w:rFonts w:asciiTheme="minorHAnsi" w:eastAsiaTheme="minorEastAsia" w:hAnsiTheme="minorHAnsi" w:cstheme="minorBidi"/>
            <w:color w:val="auto"/>
            <w:sz w:val="22"/>
            <w:szCs w:val="22"/>
            <w:lang w:eastAsia="zh-CN"/>
          </w:rPr>
          <w:tab/>
        </w:r>
        <w:r w:rsidR="001D54A5" w:rsidRPr="00670002">
          <w:rPr>
            <w:rStyle w:val="Hyperlink"/>
          </w:rPr>
          <w:t>Occurrent</w:t>
        </w:r>
        <w:r w:rsidR="001D54A5">
          <w:rPr>
            <w:webHidden/>
          </w:rPr>
          <w:tab/>
        </w:r>
        <w:r w:rsidR="001D54A5">
          <w:rPr>
            <w:webHidden/>
          </w:rPr>
          <w:fldChar w:fldCharType="begin"/>
        </w:r>
        <w:r w:rsidR="001D54A5">
          <w:rPr>
            <w:webHidden/>
          </w:rPr>
          <w:instrText xml:space="preserve"> PAGEREF _Toc501053124 \h </w:instrText>
        </w:r>
        <w:r w:rsidR="001D54A5">
          <w:rPr>
            <w:webHidden/>
          </w:rPr>
        </w:r>
        <w:r w:rsidR="001D54A5">
          <w:rPr>
            <w:webHidden/>
          </w:rPr>
          <w:fldChar w:fldCharType="separate"/>
        </w:r>
        <w:r w:rsidR="000A7629">
          <w:rPr>
            <w:webHidden/>
          </w:rPr>
          <w:t>67</w:t>
        </w:r>
        <w:r w:rsidR="001D54A5">
          <w:rPr>
            <w:webHidden/>
          </w:rPr>
          <w:fldChar w:fldCharType="end"/>
        </w:r>
      </w:hyperlink>
    </w:p>
    <w:p w14:paraId="53A85FDC" w14:textId="77777777" w:rsidR="001D54A5" w:rsidRDefault="00E05EDA">
      <w:pPr>
        <w:pStyle w:val="TOC3"/>
        <w:rPr>
          <w:rFonts w:asciiTheme="minorHAnsi" w:eastAsiaTheme="minorEastAsia" w:hAnsiTheme="minorHAnsi" w:cstheme="minorBidi"/>
          <w:noProof/>
          <w:color w:val="auto"/>
          <w:lang w:eastAsia="zh-CN"/>
        </w:rPr>
      </w:pPr>
      <w:hyperlink w:anchor="_Toc501053125" w:history="1">
        <w:r w:rsidR="001D54A5" w:rsidRPr="00670002">
          <w:rPr>
            <w:rStyle w:val="Hyperlink"/>
            <w:noProof/>
            <w14:scene3d>
              <w14:camera w14:prst="orthographicFront"/>
              <w14:lightRig w14:rig="threePt" w14:dir="t">
                <w14:rot w14:lat="0" w14:lon="0" w14:rev="0"/>
              </w14:lightRig>
            </w14:scene3d>
          </w:rPr>
          <w:t>3.9.1</w:t>
        </w:r>
        <w:r w:rsidR="001D54A5">
          <w:rPr>
            <w:rFonts w:asciiTheme="minorHAnsi" w:eastAsiaTheme="minorEastAsia" w:hAnsiTheme="minorHAnsi" w:cstheme="minorBidi"/>
            <w:noProof/>
            <w:color w:val="auto"/>
            <w:lang w:eastAsia="zh-CN"/>
          </w:rPr>
          <w:tab/>
        </w:r>
        <w:r w:rsidR="001D54A5" w:rsidRPr="00670002">
          <w:rPr>
            <w:rStyle w:val="Hyperlink"/>
            <w:noProof/>
          </w:rPr>
          <w:t>Projection relations</w:t>
        </w:r>
        <w:r w:rsidR="001D54A5">
          <w:rPr>
            <w:noProof/>
            <w:webHidden/>
          </w:rPr>
          <w:tab/>
        </w:r>
        <w:r w:rsidR="001D54A5">
          <w:rPr>
            <w:noProof/>
            <w:webHidden/>
          </w:rPr>
          <w:fldChar w:fldCharType="begin"/>
        </w:r>
        <w:r w:rsidR="001D54A5">
          <w:rPr>
            <w:noProof/>
            <w:webHidden/>
          </w:rPr>
          <w:instrText xml:space="preserve"> PAGEREF _Toc501053125 \h </w:instrText>
        </w:r>
        <w:r w:rsidR="001D54A5">
          <w:rPr>
            <w:noProof/>
            <w:webHidden/>
          </w:rPr>
        </w:r>
        <w:r w:rsidR="001D54A5">
          <w:rPr>
            <w:noProof/>
            <w:webHidden/>
          </w:rPr>
          <w:fldChar w:fldCharType="separate"/>
        </w:r>
        <w:r w:rsidR="000A7629">
          <w:rPr>
            <w:noProof/>
            <w:webHidden/>
          </w:rPr>
          <w:t>69</w:t>
        </w:r>
        <w:r w:rsidR="001D54A5">
          <w:rPr>
            <w:noProof/>
            <w:webHidden/>
          </w:rPr>
          <w:fldChar w:fldCharType="end"/>
        </w:r>
      </w:hyperlink>
    </w:p>
    <w:p w14:paraId="7D725728" w14:textId="77777777" w:rsidR="001D54A5" w:rsidRDefault="00E05EDA">
      <w:pPr>
        <w:pStyle w:val="TOC3"/>
        <w:rPr>
          <w:rFonts w:asciiTheme="minorHAnsi" w:eastAsiaTheme="minorEastAsia" w:hAnsiTheme="minorHAnsi" w:cstheme="minorBidi"/>
          <w:noProof/>
          <w:color w:val="auto"/>
          <w:lang w:eastAsia="zh-CN"/>
        </w:rPr>
      </w:pPr>
      <w:hyperlink w:anchor="_Toc501053126" w:history="1">
        <w:r w:rsidR="001D54A5" w:rsidRPr="00670002">
          <w:rPr>
            <w:rStyle w:val="Hyperlink"/>
            <w:noProof/>
            <w14:scene3d>
              <w14:camera w14:prst="orthographicFront"/>
              <w14:lightRig w14:rig="threePt" w14:dir="t">
                <w14:rot w14:lat="0" w14:lon="0" w14:rev="0"/>
              </w14:lightRig>
            </w14:scene3d>
          </w:rPr>
          <w:t>3.9.2</w:t>
        </w:r>
        <w:r w:rsidR="001D54A5">
          <w:rPr>
            <w:rFonts w:asciiTheme="minorHAnsi" w:eastAsiaTheme="minorEastAsia" w:hAnsiTheme="minorHAnsi" w:cstheme="minorBidi"/>
            <w:noProof/>
            <w:color w:val="auto"/>
            <w:lang w:eastAsia="zh-CN"/>
          </w:rPr>
          <w:tab/>
        </w:r>
        <w:r w:rsidR="001D54A5" w:rsidRPr="00670002">
          <w:rPr>
            <w:rStyle w:val="Hyperlink"/>
            <w:noProof/>
          </w:rPr>
          <w:t>The occupies and occurs_in relations</w:t>
        </w:r>
        <w:r w:rsidR="001D54A5">
          <w:rPr>
            <w:noProof/>
            <w:webHidden/>
          </w:rPr>
          <w:tab/>
        </w:r>
        <w:r w:rsidR="001D54A5">
          <w:rPr>
            <w:noProof/>
            <w:webHidden/>
          </w:rPr>
          <w:fldChar w:fldCharType="begin"/>
        </w:r>
        <w:r w:rsidR="001D54A5">
          <w:rPr>
            <w:noProof/>
            <w:webHidden/>
          </w:rPr>
          <w:instrText xml:space="preserve"> PAGEREF _Toc501053126 \h </w:instrText>
        </w:r>
        <w:r w:rsidR="001D54A5">
          <w:rPr>
            <w:noProof/>
            <w:webHidden/>
          </w:rPr>
        </w:r>
        <w:r w:rsidR="001D54A5">
          <w:rPr>
            <w:noProof/>
            <w:webHidden/>
          </w:rPr>
          <w:fldChar w:fldCharType="separate"/>
        </w:r>
        <w:r w:rsidR="000A7629">
          <w:rPr>
            <w:noProof/>
            <w:webHidden/>
          </w:rPr>
          <w:t>70</w:t>
        </w:r>
        <w:r w:rsidR="001D54A5">
          <w:rPr>
            <w:noProof/>
            <w:webHidden/>
          </w:rPr>
          <w:fldChar w:fldCharType="end"/>
        </w:r>
      </w:hyperlink>
    </w:p>
    <w:p w14:paraId="26868A60" w14:textId="77777777" w:rsidR="001D54A5" w:rsidRDefault="00E05EDA">
      <w:pPr>
        <w:pStyle w:val="TOC2"/>
        <w:rPr>
          <w:rFonts w:asciiTheme="minorHAnsi" w:eastAsiaTheme="minorEastAsia" w:hAnsiTheme="minorHAnsi" w:cstheme="minorBidi"/>
          <w:color w:val="auto"/>
          <w:sz w:val="22"/>
          <w:szCs w:val="22"/>
          <w:lang w:eastAsia="zh-CN"/>
        </w:rPr>
      </w:pPr>
      <w:hyperlink w:anchor="_Toc501053127" w:history="1">
        <w:r w:rsidR="001D54A5" w:rsidRPr="00670002">
          <w:rPr>
            <w:rStyle w:val="Hyperlink"/>
          </w:rPr>
          <w:t>3.10</w:t>
        </w:r>
        <w:r w:rsidR="001D54A5">
          <w:rPr>
            <w:rFonts w:asciiTheme="minorHAnsi" w:eastAsiaTheme="minorEastAsia" w:hAnsiTheme="minorHAnsi" w:cstheme="minorBidi"/>
            <w:color w:val="auto"/>
            <w:sz w:val="22"/>
            <w:szCs w:val="22"/>
            <w:lang w:eastAsia="zh-CN"/>
          </w:rPr>
          <w:tab/>
        </w:r>
        <w:r w:rsidR="001D54A5" w:rsidRPr="00670002">
          <w:rPr>
            <w:rStyle w:val="Hyperlink"/>
          </w:rPr>
          <w:t>Processes</w:t>
        </w:r>
        <w:r w:rsidR="001D54A5">
          <w:rPr>
            <w:webHidden/>
          </w:rPr>
          <w:tab/>
        </w:r>
        <w:r w:rsidR="001D54A5">
          <w:rPr>
            <w:webHidden/>
          </w:rPr>
          <w:fldChar w:fldCharType="begin"/>
        </w:r>
        <w:r w:rsidR="001D54A5">
          <w:rPr>
            <w:webHidden/>
          </w:rPr>
          <w:instrText xml:space="preserve"> PAGEREF _Toc501053127 \h </w:instrText>
        </w:r>
        <w:r w:rsidR="001D54A5">
          <w:rPr>
            <w:webHidden/>
          </w:rPr>
        </w:r>
        <w:r w:rsidR="001D54A5">
          <w:rPr>
            <w:webHidden/>
          </w:rPr>
          <w:fldChar w:fldCharType="separate"/>
        </w:r>
        <w:r w:rsidR="000A7629">
          <w:rPr>
            <w:webHidden/>
          </w:rPr>
          <w:t>71</w:t>
        </w:r>
        <w:r w:rsidR="001D54A5">
          <w:rPr>
            <w:webHidden/>
          </w:rPr>
          <w:fldChar w:fldCharType="end"/>
        </w:r>
      </w:hyperlink>
    </w:p>
    <w:p w14:paraId="12774D7C" w14:textId="77777777" w:rsidR="001D54A5" w:rsidRDefault="00E05EDA">
      <w:pPr>
        <w:pStyle w:val="TOC3"/>
        <w:rPr>
          <w:rFonts w:asciiTheme="minorHAnsi" w:eastAsiaTheme="minorEastAsia" w:hAnsiTheme="minorHAnsi" w:cstheme="minorBidi"/>
          <w:noProof/>
          <w:color w:val="auto"/>
          <w:lang w:eastAsia="zh-CN"/>
        </w:rPr>
      </w:pPr>
      <w:hyperlink w:anchor="_Toc501053128" w:history="1">
        <w:r w:rsidR="001D54A5" w:rsidRPr="00670002">
          <w:rPr>
            <w:rStyle w:val="Hyperlink"/>
            <w:noProof/>
            <w14:scene3d>
              <w14:camera w14:prst="orthographicFront"/>
              <w14:lightRig w14:rig="threePt" w14:dir="t">
                <w14:rot w14:lat="0" w14:lon="0" w14:rev="0"/>
              </w14:lightRig>
            </w14:scene3d>
          </w:rPr>
          <w:t>3.10.1</w:t>
        </w:r>
        <w:r w:rsidR="001D54A5">
          <w:rPr>
            <w:rFonts w:asciiTheme="minorHAnsi" w:eastAsiaTheme="minorEastAsia" w:hAnsiTheme="minorHAnsi" w:cstheme="minorBidi"/>
            <w:noProof/>
            <w:color w:val="auto"/>
            <w:lang w:eastAsia="zh-CN"/>
          </w:rPr>
          <w:tab/>
        </w:r>
        <w:r w:rsidR="001D54A5" w:rsidRPr="00670002">
          <w:rPr>
            <w:rStyle w:val="Hyperlink"/>
            <w:noProof/>
          </w:rPr>
          <w:t>Process</w:t>
        </w:r>
        <w:r w:rsidR="001D54A5">
          <w:rPr>
            <w:noProof/>
            <w:webHidden/>
          </w:rPr>
          <w:tab/>
        </w:r>
        <w:r w:rsidR="001D54A5">
          <w:rPr>
            <w:noProof/>
            <w:webHidden/>
          </w:rPr>
          <w:fldChar w:fldCharType="begin"/>
        </w:r>
        <w:r w:rsidR="001D54A5">
          <w:rPr>
            <w:noProof/>
            <w:webHidden/>
          </w:rPr>
          <w:instrText xml:space="preserve"> PAGEREF _Toc501053128 \h </w:instrText>
        </w:r>
        <w:r w:rsidR="001D54A5">
          <w:rPr>
            <w:noProof/>
            <w:webHidden/>
          </w:rPr>
        </w:r>
        <w:r w:rsidR="001D54A5">
          <w:rPr>
            <w:noProof/>
            <w:webHidden/>
          </w:rPr>
          <w:fldChar w:fldCharType="separate"/>
        </w:r>
        <w:r w:rsidR="000A7629">
          <w:rPr>
            <w:noProof/>
            <w:webHidden/>
          </w:rPr>
          <w:t>71</w:t>
        </w:r>
        <w:r w:rsidR="001D54A5">
          <w:rPr>
            <w:noProof/>
            <w:webHidden/>
          </w:rPr>
          <w:fldChar w:fldCharType="end"/>
        </w:r>
      </w:hyperlink>
    </w:p>
    <w:p w14:paraId="05E441E7" w14:textId="77777777" w:rsidR="001D54A5" w:rsidRDefault="00E05EDA">
      <w:pPr>
        <w:pStyle w:val="TOC3"/>
        <w:rPr>
          <w:rFonts w:asciiTheme="minorHAnsi" w:eastAsiaTheme="minorEastAsia" w:hAnsiTheme="minorHAnsi" w:cstheme="minorBidi"/>
          <w:noProof/>
          <w:color w:val="auto"/>
          <w:lang w:eastAsia="zh-CN"/>
        </w:rPr>
      </w:pPr>
      <w:hyperlink w:anchor="_Toc501053129" w:history="1">
        <w:r w:rsidR="001D54A5" w:rsidRPr="00670002">
          <w:rPr>
            <w:rStyle w:val="Hyperlink"/>
            <w:noProof/>
            <w14:scene3d>
              <w14:camera w14:prst="orthographicFront"/>
              <w14:lightRig w14:rig="threePt" w14:dir="t">
                <w14:rot w14:lat="0" w14:lon="0" w14:rev="0"/>
              </w14:lightRig>
            </w14:scene3d>
          </w:rPr>
          <w:t>3.10.2</w:t>
        </w:r>
        <w:r w:rsidR="001D54A5">
          <w:rPr>
            <w:rFonts w:asciiTheme="minorHAnsi" w:eastAsiaTheme="minorEastAsia" w:hAnsiTheme="minorHAnsi" w:cstheme="minorBidi"/>
            <w:noProof/>
            <w:color w:val="auto"/>
            <w:lang w:eastAsia="zh-CN"/>
          </w:rPr>
          <w:tab/>
        </w:r>
        <w:r w:rsidR="001D54A5" w:rsidRPr="00670002">
          <w:rPr>
            <w:rStyle w:val="Hyperlink"/>
            <w:noProof/>
          </w:rPr>
          <w:t>History</w:t>
        </w:r>
        <w:r w:rsidR="001D54A5">
          <w:rPr>
            <w:noProof/>
            <w:webHidden/>
          </w:rPr>
          <w:tab/>
        </w:r>
        <w:r w:rsidR="001D54A5">
          <w:rPr>
            <w:noProof/>
            <w:webHidden/>
          </w:rPr>
          <w:fldChar w:fldCharType="begin"/>
        </w:r>
        <w:r w:rsidR="001D54A5">
          <w:rPr>
            <w:noProof/>
            <w:webHidden/>
          </w:rPr>
          <w:instrText xml:space="preserve"> PAGEREF _Toc501053129 \h </w:instrText>
        </w:r>
        <w:r w:rsidR="001D54A5">
          <w:rPr>
            <w:noProof/>
            <w:webHidden/>
          </w:rPr>
        </w:r>
        <w:r w:rsidR="001D54A5">
          <w:rPr>
            <w:noProof/>
            <w:webHidden/>
          </w:rPr>
          <w:fldChar w:fldCharType="separate"/>
        </w:r>
        <w:r w:rsidR="000A7629">
          <w:rPr>
            <w:noProof/>
            <w:webHidden/>
          </w:rPr>
          <w:t>71</w:t>
        </w:r>
        <w:r w:rsidR="001D54A5">
          <w:rPr>
            <w:noProof/>
            <w:webHidden/>
          </w:rPr>
          <w:fldChar w:fldCharType="end"/>
        </w:r>
      </w:hyperlink>
    </w:p>
    <w:p w14:paraId="20C0E2B5" w14:textId="77777777" w:rsidR="001D54A5" w:rsidRDefault="00E05EDA">
      <w:pPr>
        <w:pStyle w:val="TOC3"/>
        <w:rPr>
          <w:rFonts w:asciiTheme="minorHAnsi" w:eastAsiaTheme="minorEastAsia" w:hAnsiTheme="minorHAnsi" w:cstheme="minorBidi"/>
          <w:noProof/>
          <w:color w:val="auto"/>
          <w:lang w:eastAsia="zh-CN"/>
        </w:rPr>
      </w:pPr>
      <w:hyperlink w:anchor="_Toc501053130" w:history="1">
        <w:r w:rsidR="001D54A5" w:rsidRPr="00670002">
          <w:rPr>
            <w:rStyle w:val="Hyperlink"/>
            <w:noProof/>
            <w14:scene3d>
              <w14:camera w14:prst="orthographicFront"/>
              <w14:lightRig w14:rig="threePt" w14:dir="t">
                <w14:rot w14:lat="0" w14:lon="0" w14:rev="0"/>
              </w14:lightRig>
            </w14:scene3d>
          </w:rPr>
          <w:t>3.10.3</w:t>
        </w:r>
        <w:r w:rsidR="001D54A5">
          <w:rPr>
            <w:rFonts w:asciiTheme="minorHAnsi" w:eastAsiaTheme="minorEastAsia" w:hAnsiTheme="minorHAnsi" w:cstheme="minorBidi"/>
            <w:noProof/>
            <w:color w:val="auto"/>
            <w:lang w:eastAsia="zh-CN"/>
          </w:rPr>
          <w:tab/>
        </w:r>
        <w:r w:rsidR="001D54A5" w:rsidRPr="00670002">
          <w:rPr>
            <w:rStyle w:val="Hyperlink"/>
            <w:noProof/>
          </w:rPr>
          <w:t>Process boundary</w:t>
        </w:r>
        <w:r w:rsidR="001D54A5">
          <w:rPr>
            <w:noProof/>
            <w:webHidden/>
          </w:rPr>
          <w:tab/>
        </w:r>
        <w:r w:rsidR="001D54A5">
          <w:rPr>
            <w:noProof/>
            <w:webHidden/>
          </w:rPr>
          <w:fldChar w:fldCharType="begin"/>
        </w:r>
        <w:r w:rsidR="001D54A5">
          <w:rPr>
            <w:noProof/>
            <w:webHidden/>
          </w:rPr>
          <w:instrText xml:space="preserve"> PAGEREF _Toc501053130 \h </w:instrText>
        </w:r>
        <w:r w:rsidR="001D54A5">
          <w:rPr>
            <w:noProof/>
            <w:webHidden/>
          </w:rPr>
        </w:r>
        <w:r w:rsidR="001D54A5">
          <w:rPr>
            <w:noProof/>
            <w:webHidden/>
          </w:rPr>
          <w:fldChar w:fldCharType="separate"/>
        </w:r>
        <w:r w:rsidR="000A7629">
          <w:rPr>
            <w:noProof/>
            <w:webHidden/>
          </w:rPr>
          <w:t>72</w:t>
        </w:r>
        <w:r w:rsidR="001D54A5">
          <w:rPr>
            <w:noProof/>
            <w:webHidden/>
          </w:rPr>
          <w:fldChar w:fldCharType="end"/>
        </w:r>
      </w:hyperlink>
    </w:p>
    <w:p w14:paraId="22C5FE8A" w14:textId="77777777" w:rsidR="001D54A5" w:rsidRDefault="00E05EDA">
      <w:pPr>
        <w:pStyle w:val="TOC3"/>
        <w:rPr>
          <w:rFonts w:asciiTheme="minorHAnsi" w:eastAsiaTheme="minorEastAsia" w:hAnsiTheme="minorHAnsi" w:cstheme="minorBidi"/>
          <w:noProof/>
          <w:color w:val="auto"/>
          <w:lang w:eastAsia="zh-CN"/>
        </w:rPr>
      </w:pPr>
      <w:hyperlink w:anchor="_Toc501053131" w:history="1">
        <w:r w:rsidR="001D54A5" w:rsidRPr="00670002">
          <w:rPr>
            <w:rStyle w:val="Hyperlink"/>
            <w:noProof/>
            <w14:scene3d>
              <w14:camera w14:prst="orthographicFront"/>
              <w14:lightRig w14:rig="threePt" w14:dir="t">
                <w14:rot w14:lat="0" w14:lon="0" w14:rev="0"/>
              </w14:lightRig>
            </w14:scene3d>
          </w:rPr>
          <w:t>3.10.4</w:t>
        </w:r>
        <w:r w:rsidR="001D54A5">
          <w:rPr>
            <w:rFonts w:asciiTheme="minorHAnsi" w:eastAsiaTheme="minorEastAsia" w:hAnsiTheme="minorHAnsi" w:cstheme="minorBidi"/>
            <w:noProof/>
            <w:color w:val="auto"/>
            <w:lang w:eastAsia="zh-CN"/>
          </w:rPr>
          <w:tab/>
        </w:r>
        <w:r w:rsidR="001D54A5" w:rsidRPr="00670002">
          <w:rPr>
            <w:rStyle w:val="Hyperlink"/>
            <w:noProof/>
          </w:rPr>
          <w:t>Relation of participation</w:t>
        </w:r>
        <w:r w:rsidR="001D54A5">
          <w:rPr>
            <w:noProof/>
            <w:webHidden/>
          </w:rPr>
          <w:tab/>
        </w:r>
        <w:r w:rsidR="001D54A5">
          <w:rPr>
            <w:noProof/>
            <w:webHidden/>
          </w:rPr>
          <w:fldChar w:fldCharType="begin"/>
        </w:r>
        <w:r w:rsidR="001D54A5">
          <w:rPr>
            <w:noProof/>
            <w:webHidden/>
          </w:rPr>
          <w:instrText xml:space="preserve"> PAGEREF _Toc501053131 \h </w:instrText>
        </w:r>
        <w:r w:rsidR="001D54A5">
          <w:rPr>
            <w:noProof/>
            <w:webHidden/>
          </w:rPr>
        </w:r>
        <w:r w:rsidR="001D54A5">
          <w:rPr>
            <w:noProof/>
            <w:webHidden/>
          </w:rPr>
          <w:fldChar w:fldCharType="separate"/>
        </w:r>
        <w:r w:rsidR="000A7629">
          <w:rPr>
            <w:noProof/>
            <w:webHidden/>
          </w:rPr>
          <w:t>72</w:t>
        </w:r>
        <w:r w:rsidR="001D54A5">
          <w:rPr>
            <w:noProof/>
            <w:webHidden/>
          </w:rPr>
          <w:fldChar w:fldCharType="end"/>
        </w:r>
      </w:hyperlink>
    </w:p>
    <w:p w14:paraId="20C2C43C" w14:textId="77777777" w:rsidR="001D54A5" w:rsidRDefault="00E05EDA">
      <w:pPr>
        <w:pStyle w:val="TOC2"/>
        <w:rPr>
          <w:rFonts w:asciiTheme="minorHAnsi" w:eastAsiaTheme="minorEastAsia" w:hAnsiTheme="minorHAnsi" w:cstheme="minorBidi"/>
          <w:color w:val="auto"/>
          <w:sz w:val="22"/>
          <w:szCs w:val="22"/>
          <w:lang w:eastAsia="zh-CN"/>
        </w:rPr>
      </w:pPr>
      <w:hyperlink w:anchor="_Toc501053132" w:history="1">
        <w:r w:rsidR="001D54A5" w:rsidRPr="00670002">
          <w:rPr>
            <w:rStyle w:val="Hyperlink"/>
          </w:rPr>
          <w:t>3.11</w:t>
        </w:r>
        <w:r w:rsidR="001D54A5">
          <w:rPr>
            <w:rFonts w:asciiTheme="minorHAnsi" w:eastAsiaTheme="minorEastAsia" w:hAnsiTheme="minorHAnsi" w:cstheme="minorBidi"/>
            <w:color w:val="auto"/>
            <w:sz w:val="22"/>
            <w:szCs w:val="22"/>
            <w:lang w:eastAsia="zh-CN"/>
          </w:rPr>
          <w:tab/>
        </w:r>
        <w:r w:rsidR="001D54A5" w:rsidRPr="00670002">
          <w:rPr>
            <w:rStyle w:val="Hyperlink"/>
          </w:rPr>
          <w:t>Qualities and processes as s-dependent entities</w:t>
        </w:r>
        <w:r w:rsidR="001D54A5">
          <w:rPr>
            <w:webHidden/>
          </w:rPr>
          <w:tab/>
        </w:r>
        <w:r w:rsidR="001D54A5">
          <w:rPr>
            <w:webHidden/>
          </w:rPr>
          <w:fldChar w:fldCharType="begin"/>
        </w:r>
        <w:r w:rsidR="001D54A5">
          <w:rPr>
            <w:webHidden/>
          </w:rPr>
          <w:instrText xml:space="preserve"> PAGEREF _Toc501053132 \h </w:instrText>
        </w:r>
        <w:r w:rsidR="001D54A5">
          <w:rPr>
            <w:webHidden/>
          </w:rPr>
        </w:r>
        <w:r w:rsidR="001D54A5">
          <w:rPr>
            <w:webHidden/>
          </w:rPr>
          <w:fldChar w:fldCharType="separate"/>
        </w:r>
        <w:r w:rsidR="000A7629">
          <w:rPr>
            <w:webHidden/>
          </w:rPr>
          <w:t>73</w:t>
        </w:r>
        <w:r w:rsidR="001D54A5">
          <w:rPr>
            <w:webHidden/>
          </w:rPr>
          <w:fldChar w:fldCharType="end"/>
        </w:r>
      </w:hyperlink>
    </w:p>
    <w:p w14:paraId="6AEEEBF0" w14:textId="77777777" w:rsidR="001D54A5" w:rsidRDefault="00E05EDA">
      <w:pPr>
        <w:pStyle w:val="TOC3"/>
        <w:rPr>
          <w:rFonts w:asciiTheme="minorHAnsi" w:eastAsiaTheme="minorEastAsia" w:hAnsiTheme="minorHAnsi" w:cstheme="minorBidi"/>
          <w:noProof/>
          <w:color w:val="auto"/>
          <w:lang w:eastAsia="zh-CN"/>
        </w:rPr>
      </w:pPr>
      <w:hyperlink w:anchor="_Toc501053133" w:history="1">
        <w:r w:rsidR="001D54A5" w:rsidRPr="00670002">
          <w:rPr>
            <w:rStyle w:val="Hyperlink"/>
            <w:noProof/>
            <w14:scene3d>
              <w14:camera w14:prst="orthographicFront"/>
              <w14:lightRig w14:rig="threePt" w14:dir="t">
                <w14:rot w14:lat="0" w14:lon="0" w14:rev="0"/>
              </w14:lightRig>
            </w14:scene3d>
          </w:rPr>
          <w:t>3.11.1</w:t>
        </w:r>
        <w:r w:rsidR="001D54A5">
          <w:rPr>
            <w:rFonts w:asciiTheme="minorHAnsi" w:eastAsiaTheme="minorEastAsia" w:hAnsiTheme="minorHAnsi" w:cstheme="minorBidi"/>
            <w:noProof/>
            <w:color w:val="auto"/>
            <w:lang w:eastAsia="zh-CN"/>
          </w:rPr>
          <w:tab/>
        </w:r>
        <w:r w:rsidR="001D54A5" w:rsidRPr="00670002">
          <w:rPr>
            <w:rStyle w:val="Hyperlink"/>
            <w:noProof/>
          </w:rPr>
          <w:t>The ontological square</w:t>
        </w:r>
        <w:r w:rsidR="001D54A5">
          <w:rPr>
            <w:noProof/>
            <w:webHidden/>
          </w:rPr>
          <w:tab/>
        </w:r>
        <w:r w:rsidR="001D54A5">
          <w:rPr>
            <w:noProof/>
            <w:webHidden/>
          </w:rPr>
          <w:fldChar w:fldCharType="begin"/>
        </w:r>
        <w:r w:rsidR="001D54A5">
          <w:rPr>
            <w:noProof/>
            <w:webHidden/>
          </w:rPr>
          <w:instrText xml:space="preserve"> PAGEREF _Toc501053133 \h </w:instrText>
        </w:r>
        <w:r w:rsidR="001D54A5">
          <w:rPr>
            <w:noProof/>
            <w:webHidden/>
          </w:rPr>
        </w:r>
        <w:r w:rsidR="001D54A5">
          <w:rPr>
            <w:noProof/>
            <w:webHidden/>
          </w:rPr>
          <w:fldChar w:fldCharType="separate"/>
        </w:r>
        <w:r w:rsidR="000A7629">
          <w:rPr>
            <w:noProof/>
            <w:webHidden/>
          </w:rPr>
          <w:t>73</w:t>
        </w:r>
        <w:r w:rsidR="001D54A5">
          <w:rPr>
            <w:noProof/>
            <w:webHidden/>
          </w:rPr>
          <w:fldChar w:fldCharType="end"/>
        </w:r>
      </w:hyperlink>
    </w:p>
    <w:p w14:paraId="6ADE5497" w14:textId="77777777" w:rsidR="001D54A5" w:rsidRDefault="00E05EDA">
      <w:pPr>
        <w:pStyle w:val="TOC3"/>
        <w:rPr>
          <w:rFonts w:asciiTheme="minorHAnsi" w:eastAsiaTheme="minorEastAsia" w:hAnsiTheme="minorHAnsi" w:cstheme="minorBidi"/>
          <w:noProof/>
          <w:color w:val="auto"/>
          <w:lang w:eastAsia="zh-CN"/>
        </w:rPr>
      </w:pPr>
      <w:hyperlink w:anchor="_Toc501053134" w:history="1">
        <w:r w:rsidR="001D54A5" w:rsidRPr="00670002">
          <w:rPr>
            <w:rStyle w:val="Hyperlink"/>
            <w:noProof/>
            <w14:scene3d>
              <w14:camera w14:prst="orthographicFront"/>
              <w14:lightRig w14:rig="threePt" w14:dir="t">
                <w14:rot w14:lat="0" w14:lon="0" w14:rev="0"/>
              </w14:lightRig>
            </w14:scene3d>
          </w:rPr>
          <w:t>3.11.2</w:t>
        </w:r>
        <w:r w:rsidR="001D54A5">
          <w:rPr>
            <w:rFonts w:asciiTheme="minorHAnsi" w:eastAsiaTheme="minorEastAsia" w:hAnsiTheme="minorHAnsi" w:cstheme="minorBidi"/>
            <w:noProof/>
            <w:color w:val="auto"/>
            <w:lang w:eastAsia="zh-CN"/>
          </w:rPr>
          <w:tab/>
        </w:r>
        <w:r w:rsidR="001D54A5" w:rsidRPr="00670002">
          <w:rPr>
            <w:rStyle w:val="Hyperlink"/>
            <w:noProof/>
          </w:rPr>
          <w:t>The problem of process measurement data</w:t>
        </w:r>
        <w:r w:rsidR="001D54A5">
          <w:rPr>
            <w:noProof/>
            <w:webHidden/>
          </w:rPr>
          <w:tab/>
        </w:r>
        <w:r w:rsidR="001D54A5">
          <w:rPr>
            <w:noProof/>
            <w:webHidden/>
          </w:rPr>
          <w:fldChar w:fldCharType="begin"/>
        </w:r>
        <w:r w:rsidR="001D54A5">
          <w:rPr>
            <w:noProof/>
            <w:webHidden/>
          </w:rPr>
          <w:instrText xml:space="preserve"> PAGEREF _Toc501053134 \h </w:instrText>
        </w:r>
        <w:r w:rsidR="001D54A5">
          <w:rPr>
            <w:noProof/>
            <w:webHidden/>
          </w:rPr>
        </w:r>
        <w:r w:rsidR="001D54A5">
          <w:rPr>
            <w:noProof/>
            <w:webHidden/>
          </w:rPr>
          <w:fldChar w:fldCharType="separate"/>
        </w:r>
        <w:r w:rsidR="000A7629">
          <w:rPr>
            <w:noProof/>
            <w:webHidden/>
          </w:rPr>
          <w:t>75</w:t>
        </w:r>
        <w:r w:rsidR="001D54A5">
          <w:rPr>
            <w:noProof/>
            <w:webHidden/>
          </w:rPr>
          <w:fldChar w:fldCharType="end"/>
        </w:r>
      </w:hyperlink>
    </w:p>
    <w:p w14:paraId="6E600F2D" w14:textId="77777777" w:rsidR="001D54A5" w:rsidRDefault="00E05EDA">
      <w:pPr>
        <w:pStyle w:val="TOC3"/>
        <w:rPr>
          <w:rFonts w:asciiTheme="minorHAnsi" w:eastAsiaTheme="minorEastAsia" w:hAnsiTheme="minorHAnsi" w:cstheme="minorBidi"/>
          <w:noProof/>
          <w:color w:val="auto"/>
          <w:lang w:eastAsia="zh-CN"/>
        </w:rPr>
      </w:pPr>
      <w:hyperlink w:anchor="_Toc501053135" w:history="1">
        <w:r w:rsidR="001D54A5" w:rsidRPr="00670002">
          <w:rPr>
            <w:rStyle w:val="Hyperlink"/>
            <w:noProof/>
            <w14:scene3d>
              <w14:camera w14:prst="orthographicFront"/>
              <w14:lightRig w14:rig="threePt" w14:dir="t">
                <w14:rot w14:lat="0" w14:lon="0" w14:rev="0"/>
              </w14:lightRig>
            </w14:scene3d>
          </w:rPr>
          <w:t>3.11.3</w:t>
        </w:r>
        <w:r w:rsidR="001D54A5">
          <w:rPr>
            <w:rFonts w:asciiTheme="minorHAnsi" w:eastAsiaTheme="minorEastAsia" w:hAnsiTheme="minorHAnsi" w:cstheme="minorBidi"/>
            <w:noProof/>
            <w:color w:val="auto"/>
            <w:lang w:eastAsia="zh-CN"/>
          </w:rPr>
          <w:tab/>
        </w:r>
        <w:r w:rsidR="001D54A5" w:rsidRPr="00670002">
          <w:rPr>
            <w:rStyle w:val="Hyperlink"/>
            <w:noProof/>
          </w:rPr>
          <w:t>Why processes do not change</w:t>
        </w:r>
        <w:r w:rsidR="001D54A5">
          <w:rPr>
            <w:noProof/>
            <w:webHidden/>
          </w:rPr>
          <w:tab/>
        </w:r>
        <w:r w:rsidR="001D54A5">
          <w:rPr>
            <w:noProof/>
            <w:webHidden/>
          </w:rPr>
          <w:fldChar w:fldCharType="begin"/>
        </w:r>
        <w:r w:rsidR="001D54A5">
          <w:rPr>
            <w:noProof/>
            <w:webHidden/>
          </w:rPr>
          <w:instrText xml:space="preserve"> PAGEREF _Toc501053135 \h </w:instrText>
        </w:r>
        <w:r w:rsidR="001D54A5">
          <w:rPr>
            <w:noProof/>
            <w:webHidden/>
          </w:rPr>
        </w:r>
        <w:r w:rsidR="001D54A5">
          <w:rPr>
            <w:noProof/>
            <w:webHidden/>
          </w:rPr>
          <w:fldChar w:fldCharType="separate"/>
        </w:r>
        <w:r w:rsidR="000A7629">
          <w:rPr>
            <w:noProof/>
            <w:webHidden/>
          </w:rPr>
          <w:t>77</w:t>
        </w:r>
        <w:r w:rsidR="001D54A5">
          <w:rPr>
            <w:noProof/>
            <w:webHidden/>
          </w:rPr>
          <w:fldChar w:fldCharType="end"/>
        </w:r>
      </w:hyperlink>
    </w:p>
    <w:p w14:paraId="763327F5" w14:textId="77777777" w:rsidR="001D54A5" w:rsidRDefault="00E05EDA">
      <w:pPr>
        <w:pStyle w:val="TOC3"/>
        <w:rPr>
          <w:rFonts w:asciiTheme="minorHAnsi" w:eastAsiaTheme="minorEastAsia" w:hAnsiTheme="minorHAnsi" w:cstheme="minorBidi"/>
          <w:noProof/>
          <w:color w:val="auto"/>
          <w:lang w:eastAsia="zh-CN"/>
        </w:rPr>
      </w:pPr>
      <w:hyperlink w:anchor="_Toc501053136" w:history="1">
        <w:r w:rsidR="001D54A5" w:rsidRPr="00670002">
          <w:rPr>
            <w:rStyle w:val="Hyperlink"/>
            <w:noProof/>
            <w14:scene3d>
              <w14:camera w14:prst="orthographicFront"/>
              <w14:lightRig w14:rig="threePt" w14:dir="t">
                <w14:rot w14:lat="0" w14:lon="0" w14:rev="0"/>
              </w14:lightRig>
            </w14:scene3d>
          </w:rPr>
          <w:t>3.11.4</w:t>
        </w:r>
        <w:r w:rsidR="001D54A5">
          <w:rPr>
            <w:rFonts w:asciiTheme="minorHAnsi" w:eastAsiaTheme="minorEastAsia" w:hAnsiTheme="minorHAnsi" w:cstheme="minorBidi"/>
            <w:noProof/>
            <w:color w:val="auto"/>
            <w:lang w:eastAsia="zh-CN"/>
          </w:rPr>
          <w:tab/>
        </w:r>
        <w:r w:rsidR="001D54A5" w:rsidRPr="00670002">
          <w:rPr>
            <w:rStyle w:val="Hyperlink"/>
            <w:noProof/>
          </w:rPr>
          <w:t>First approximation to a solution of the problem of process measurement data</w:t>
        </w:r>
        <w:r w:rsidR="001D54A5">
          <w:rPr>
            <w:noProof/>
            <w:webHidden/>
          </w:rPr>
          <w:tab/>
        </w:r>
        <w:r w:rsidR="001D54A5">
          <w:rPr>
            <w:noProof/>
            <w:webHidden/>
          </w:rPr>
          <w:fldChar w:fldCharType="begin"/>
        </w:r>
        <w:r w:rsidR="001D54A5">
          <w:rPr>
            <w:noProof/>
            <w:webHidden/>
          </w:rPr>
          <w:instrText xml:space="preserve"> PAGEREF _Toc501053136 \h </w:instrText>
        </w:r>
        <w:r w:rsidR="001D54A5">
          <w:rPr>
            <w:noProof/>
            <w:webHidden/>
          </w:rPr>
        </w:r>
        <w:r w:rsidR="001D54A5">
          <w:rPr>
            <w:noProof/>
            <w:webHidden/>
          </w:rPr>
          <w:fldChar w:fldCharType="separate"/>
        </w:r>
        <w:r w:rsidR="000A7629">
          <w:rPr>
            <w:noProof/>
            <w:webHidden/>
          </w:rPr>
          <w:t>78</w:t>
        </w:r>
        <w:r w:rsidR="001D54A5">
          <w:rPr>
            <w:noProof/>
            <w:webHidden/>
          </w:rPr>
          <w:fldChar w:fldCharType="end"/>
        </w:r>
      </w:hyperlink>
    </w:p>
    <w:p w14:paraId="2390D086" w14:textId="77777777" w:rsidR="001D54A5" w:rsidRDefault="00E05EDA">
      <w:pPr>
        <w:pStyle w:val="TOC2"/>
        <w:rPr>
          <w:rFonts w:asciiTheme="minorHAnsi" w:eastAsiaTheme="minorEastAsia" w:hAnsiTheme="minorHAnsi" w:cstheme="minorBidi"/>
          <w:color w:val="auto"/>
          <w:sz w:val="22"/>
          <w:szCs w:val="22"/>
          <w:lang w:eastAsia="zh-CN"/>
        </w:rPr>
      </w:pPr>
      <w:hyperlink w:anchor="_Toc501053137" w:history="1">
        <w:r w:rsidR="001D54A5" w:rsidRPr="00670002">
          <w:rPr>
            <w:rStyle w:val="Hyperlink"/>
          </w:rPr>
          <w:t>3.12</w:t>
        </w:r>
        <w:r w:rsidR="001D54A5">
          <w:rPr>
            <w:rFonts w:asciiTheme="minorHAnsi" w:eastAsiaTheme="minorEastAsia" w:hAnsiTheme="minorHAnsi" w:cstheme="minorBidi"/>
            <w:color w:val="auto"/>
            <w:sz w:val="22"/>
            <w:szCs w:val="22"/>
            <w:lang w:eastAsia="zh-CN"/>
          </w:rPr>
          <w:tab/>
        </w:r>
        <w:r w:rsidR="001D54A5" w:rsidRPr="00670002">
          <w:rPr>
            <w:rStyle w:val="Hyperlink"/>
          </w:rPr>
          <w:t>Processes as dependent entities</w:t>
        </w:r>
        <w:r w:rsidR="001D54A5">
          <w:rPr>
            <w:webHidden/>
          </w:rPr>
          <w:tab/>
        </w:r>
        <w:r w:rsidR="001D54A5">
          <w:rPr>
            <w:webHidden/>
          </w:rPr>
          <w:fldChar w:fldCharType="begin"/>
        </w:r>
        <w:r w:rsidR="001D54A5">
          <w:rPr>
            <w:webHidden/>
          </w:rPr>
          <w:instrText xml:space="preserve"> PAGEREF _Toc501053137 \h </w:instrText>
        </w:r>
        <w:r w:rsidR="001D54A5">
          <w:rPr>
            <w:webHidden/>
          </w:rPr>
        </w:r>
        <w:r w:rsidR="001D54A5">
          <w:rPr>
            <w:webHidden/>
          </w:rPr>
          <w:fldChar w:fldCharType="separate"/>
        </w:r>
        <w:r w:rsidR="000A7629">
          <w:rPr>
            <w:webHidden/>
          </w:rPr>
          <w:t>80</w:t>
        </w:r>
        <w:r w:rsidR="001D54A5">
          <w:rPr>
            <w:webHidden/>
          </w:rPr>
          <w:fldChar w:fldCharType="end"/>
        </w:r>
      </w:hyperlink>
    </w:p>
    <w:p w14:paraId="059C7B87"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138" w:history="1">
        <w:r w:rsidR="001D54A5" w:rsidRPr="00670002">
          <w:rPr>
            <w:rStyle w:val="Hyperlink"/>
          </w:rPr>
          <w:t>Mutual dependence among qualities and their parts</w:t>
        </w:r>
        <w:r w:rsidR="001D54A5">
          <w:rPr>
            <w:webHidden/>
          </w:rPr>
          <w:tab/>
        </w:r>
        <w:r w:rsidR="001D54A5">
          <w:rPr>
            <w:webHidden/>
          </w:rPr>
          <w:fldChar w:fldCharType="begin"/>
        </w:r>
        <w:r w:rsidR="001D54A5">
          <w:rPr>
            <w:webHidden/>
          </w:rPr>
          <w:instrText xml:space="preserve"> PAGEREF _Toc501053138 \h </w:instrText>
        </w:r>
        <w:r w:rsidR="001D54A5">
          <w:rPr>
            <w:webHidden/>
          </w:rPr>
        </w:r>
        <w:r w:rsidR="001D54A5">
          <w:rPr>
            <w:webHidden/>
          </w:rPr>
          <w:fldChar w:fldCharType="separate"/>
        </w:r>
        <w:r w:rsidR="000A7629">
          <w:rPr>
            <w:webHidden/>
          </w:rPr>
          <w:t>82</w:t>
        </w:r>
        <w:r w:rsidR="001D54A5">
          <w:rPr>
            <w:webHidden/>
          </w:rPr>
          <w:fldChar w:fldCharType="end"/>
        </w:r>
      </w:hyperlink>
    </w:p>
    <w:p w14:paraId="5F3B8B29" w14:textId="77777777" w:rsidR="001D54A5" w:rsidRDefault="00E05EDA">
      <w:pPr>
        <w:pStyle w:val="TOC2"/>
        <w:rPr>
          <w:rFonts w:asciiTheme="minorHAnsi" w:eastAsiaTheme="minorEastAsia" w:hAnsiTheme="minorHAnsi" w:cstheme="minorBidi"/>
          <w:color w:val="auto"/>
          <w:sz w:val="22"/>
          <w:szCs w:val="22"/>
          <w:lang w:eastAsia="zh-CN"/>
        </w:rPr>
      </w:pPr>
      <w:hyperlink w:anchor="_Toc501053139" w:history="1">
        <w:r w:rsidR="001D54A5" w:rsidRPr="00670002">
          <w:rPr>
            <w:rStyle w:val="Hyperlink"/>
          </w:rPr>
          <w:t>3.13</w:t>
        </w:r>
        <w:r w:rsidR="001D54A5">
          <w:rPr>
            <w:rFonts w:asciiTheme="minorHAnsi" w:eastAsiaTheme="minorEastAsia" w:hAnsiTheme="minorHAnsi" w:cstheme="minorBidi"/>
            <w:color w:val="auto"/>
            <w:sz w:val="22"/>
            <w:szCs w:val="22"/>
            <w:lang w:eastAsia="zh-CN"/>
          </w:rPr>
          <w:tab/>
        </w:r>
        <w:r w:rsidR="001D54A5" w:rsidRPr="00670002">
          <w:rPr>
            <w:rStyle w:val="Hyperlink"/>
          </w:rPr>
          <w:t>Process profiles</w:t>
        </w:r>
        <w:r w:rsidR="001D54A5">
          <w:rPr>
            <w:webHidden/>
          </w:rPr>
          <w:tab/>
        </w:r>
        <w:r w:rsidR="001D54A5">
          <w:rPr>
            <w:webHidden/>
          </w:rPr>
          <w:fldChar w:fldCharType="begin"/>
        </w:r>
        <w:r w:rsidR="001D54A5">
          <w:rPr>
            <w:webHidden/>
          </w:rPr>
          <w:instrText xml:space="preserve"> PAGEREF _Toc501053139 \h </w:instrText>
        </w:r>
        <w:r w:rsidR="001D54A5">
          <w:rPr>
            <w:webHidden/>
          </w:rPr>
        </w:r>
        <w:r w:rsidR="001D54A5">
          <w:rPr>
            <w:webHidden/>
          </w:rPr>
          <w:fldChar w:fldCharType="separate"/>
        </w:r>
        <w:r w:rsidR="000A7629">
          <w:rPr>
            <w:webHidden/>
          </w:rPr>
          <w:t>83</w:t>
        </w:r>
        <w:r w:rsidR="001D54A5">
          <w:rPr>
            <w:webHidden/>
          </w:rPr>
          <w:fldChar w:fldCharType="end"/>
        </w:r>
      </w:hyperlink>
    </w:p>
    <w:p w14:paraId="0A5688AD" w14:textId="77777777" w:rsidR="001D54A5" w:rsidRDefault="00E05EDA">
      <w:pPr>
        <w:pStyle w:val="TOC3"/>
        <w:rPr>
          <w:rFonts w:asciiTheme="minorHAnsi" w:eastAsiaTheme="minorEastAsia" w:hAnsiTheme="minorHAnsi" w:cstheme="minorBidi"/>
          <w:noProof/>
          <w:color w:val="auto"/>
          <w:lang w:eastAsia="zh-CN"/>
        </w:rPr>
      </w:pPr>
      <w:hyperlink w:anchor="_Toc501053140" w:history="1">
        <w:r w:rsidR="001D54A5" w:rsidRPr="00670002">
          <w:rPr>
            <w:rStyle w:val="Hyperlink"/>
            <w:noProof/>
            <w14:scene3d>
              <w14:camera w14:prst="orthographicFront"/>
              <w14:lightRig w14:rig="threePt" w14:dir="t">
                <w14:rot w14:lat="0" w14:lon="0" w14:rev="0"/>
              </w14:lightRig>
            </w14:scene3d>
          </w:rPr>
          <w:t>3.13.1</w:t>
        </w:r>
        <w:r w:rsidR="001D54A5">
          <w:rPr>
            <w:rFonts w:asciiTheme="minorHAnsi" w:eastAsiaTheme="minorEastAsia" w:hAnsiTheme="minorHAnsi" w:cstheme="minorBidi"/>
            <w:noProof/>
            <w:color w:val="auto"/>
            <w:lang w:eastAsia="zh-CN"/>
          </w:rPr>
          <w:tab/>
        </w:r>
        <w:r w:rsidR="001D54A5" w:rsidRPr="00670002">
          <w:rPr>
            <w:rStyle w:val="Hyperlink"/>
            <w:noProof/>
          </w:rPr>
          <w:t>Quality process profiles</w:t>
        </w:r>
        <w:r w:rsidR="001D54A5">
          <w:rPr>
            <w:noProof/>
            <w:webHidden/>
          </w:rPr>
          <w:tab/>
        </w:r>
        <w:r w:rsidR="001D54A5">
          <w:rPr>
            <w:noProof/>
            <w:webHidden/>
          </w:rPr>
          <w:fldChar w:fldCharType="begin"/>
        </w:r>
        <w:r w:rsidR="001D54A5">
          <w:rPr>
            <w:noProof/>
            <w:webHidden/>
          </w:rPr>
          <w:instrText xml:space="preserve"> PAGEREF _Toc501053140 \h </w:instrText>
        </w:r>
        <w:r w:rsidR="001D54A5">
          <w:rPr>
            <w:noProof/>
            <w:webHidden/>
          </w:rPr>
        </w:r>
        <w:r w:rsidR="001D54A5">
          <w:rPr>
            <w:noProof/>
            <w:webHidden/>
          </w:rPr>
          <w:fldChar w:fldCharType="separate"/>
        </w:r>
        <w:r w:rsidR="000A7629">
          <w:rPr>
            <w:noProof/>
            <w:webHidden/>
          </w:rPr>
          <w:t>84</w:t>
        </w:r>
        <w:r w:rsidR="001D54A5">
          <w:rPr>
            <w:noProof/>
            <w:webHidden/>
          </w:rPr>
          <w:fldChar w:fldCharType="end"/>
        </w:r>
      </w:hyperlink>
    </w:p>
    <w:p w14:paraId="34C61417" w14:textId="77777777" w:rsidR="001D54A5" w:rsidRDefault="00E05EDA">
      <w:pPr>
        <w:pStyle w:val="TOC3"/>
        <w:rPr>
          <w:rFonts w:asciiTheme="minorHAnsi" w:eastAsiaTheme="minorEastAsia" w:hAnsiTheme="minorHAnsi" w:cstheme="minorBidi"/>
          <w:noProof/>
          <w:color w:val="auto"/>
          <w:lang w:eastAsia="zh-CN"/>
        </w:rPr>
      </w:pPr>
      <w:hyperlink w:anchor="_Toc501053141" w:history="1">
        <w:r w:rsidR="001D54A5" w:rsidRPr="00670002">
          <w:rPr>
            <w:rStyle w:val="Hyperlink"/>
            <w:noProof/>
            <w14:scene3d>
              <w14:camera w14:prst="orthographicFront"/>
              <w14:lightRig w14:rig="threePt" w14:dir="t">
                <w14:rot w14:lat="0" w14:lon="0" w14:rev="0"/>
              </w14:lightRig>
            </w14:scene3d>
          </w:rPr>
          <w:t>3.13.2</w:t>
        </w:r>
        <w:r w:rsidR="001D54A5">
          <w:rPr>
            <w:rFonts w:asciiTheme="minorHAnsi" w:eastAsiaTheme="minorEastAsia" w:hAnsiTheme="minorHAnsi" w:cstheme="minorBidi"/>
            <w:noProof/>
            <w:color w:val="auto"/>
            <w:lang w:eastAsia="zh-CN"/>
          </w:rPr>
          <w:tab/>
        </w:r>
        <w:r w:rsidR="001D54A5" w:rsidRPr="00670002">
          <w:rPr>
            <w:rStyle w:val="Hyperlink"/>
            <w:noProof/>
          </w:rPr>
          <w:t>Rate process profiles</w:t>
        </w:r>
        <w:r w:rsidR="001D54A5">
          <w:rPr>
            <w:noProof/>
            <w:webHidden/>
          </w:rPr>
          <w:tab/>
        </w:r>
        <w:r w:rsidR="001D54A5">
          <w:rPr>
            <w:noProof/>
            <w:webHidden/>
          </w:rPr>
          <w:fldChar w:fldCharType="begin"/>
        </w:r>
        <w:r w:rsidR="001D54A5">
          <w:rPr>
            <w:noProof/>
            <w:webHidden/>
          </w:rPr>
          <w:instrText xml:space="preserve"> PAGEREF _Toc501053141 \h </w:instrText>
        </w:r>
        <w:r w:rsidR="001D54A5">
          <w:rPr>
            <w:noProof/>
            <w:webHidden/>
          </w:rPr>
        </w:r>
        <w:r w:rsidR="001D54A5">
          <w:rPr>
            <w:noProof/>
            <w:webHidden/>
          </w:rPr>
          <w:fldChar w:fldCharType="separate"/>
        </w:r>
        <w:r w:rsidR="000A7629">
          <w:rPr>
            <w:noProof/>
            <w:webHidden/>
          </w:rPr>
          <w:t>85</w:t>
        </w:r>
        <w:r w:rsidR="001D54A5">
          <w:rPr>
            <w:noProof/>
            <w:webHidden/>
          </w:rPr>
          <w:fldChar w:fldCharType="end"/>
        </w:r>
      </w:hyperlink>
    </w:p>
    <w:p w14:paraId="2DFD7585" w14:textId="77777777" w:rsidR="001D54A5" w:rsidRDefault="00E05EDA">
      <w:pPr>
        <w:pStyle w:val="TOC3"/>
        <w:rPr>
          <w:rFonts w:asciiTheme="minorHAnsi" w:eastAsiaTheme="minorEastAsia" w:hAnsiTheme="minorHAnsi" w:cstheme="minorBidi"/>
          <w:noProof/>
          <w:color w:val="auto"/>
          <w:lang w:eastAsia="zh-CN"/>
        </w:rPr>
      </w:pPr>
      <w:hyperlink w:anchor="_Toc501053142" w:history="1">
        <w:r w:rsidR="001D54A5" w:rsidRPr="00670002">
          <w:rPr>
            <w:rStyle w:val="Hyperlink"/>
            <w:noProof/>
            <w14:scene3d>
              <w14:camera w14:prst="orthographicFront"/>
              <w14:lightRig w14:rig="threePt" w14:dir="t">
                <w14:rot w14:lat="0" w14:lon="0" w14:rev="0"/>
              </w14:lightRig>
            </w14:scene3d>
          </w:rPr>
          <w:t>3.13.3</w:t>
        </w:r>
        <w:r w:rsidR="001D54A5">
          <w:rPr>
            <w:rFonts w:asciiTheme="minorHAnsi" w:eastAsiaTheme="minorEastAsia" w:hAnsiTheme="minorHAnsi" w:cstheme="minorBidi"/>
            <w:noProof/>
            <w:color w:val="auto"/>
            <w:lang w:eastAsia="zh-CN"/>
          </w:rPr>
          <w:tab/>
        </w:r>
        <w:r w:rsidR="001D54A5" w:rsidRPr="00670002">
          <w:rPr>
            <w:rStyle w:val="Hyperlink"/>
            <w:noProof/>
          </w:rPr>
          <w:t>Beat process profiles</w:t>
        </w:r>
        <w:r w:rsidR="001D54A5">
          <w:rPr>
            <w:noProof/>
            <w:webHidden/>
          </w:rPr>
          <w:tab/>
        </w:r>
        <w:r w:rsidR="001D54A5">
          <w:rPr>
            <w:noProof/>
            <w:webHidden/>
          </w:rPr>
          <w:fldChar w:fldCharType="begin"/>
        </w:r>
        <w:r w:rsidR="001D54A5">
          <w:rPr>
            <w:noProof/>
            <w:webHidden/>
          </w:rPr>
          <w:instrText xml:space="preserve"> PAGEREF _Toc501053142 \h </w:instrText>
        </w:r>
        <w:r w:rsidR="001D54A5">
          <w:rPr>
            <w:noProof/>
            <w:webHidden/>
          </w:rPr>
        </w:r>
        <w:r w:rsidR="001D54A5">
          <w:rPr>
            <w:noProof/>
            <w:webHidden/>
          </w:rPr>
          <w:fldChar w:fldCharType="separate"/>
        </w:r>
        <w:r w:rsidR="000A7629">
          <w:rPr>
            <w:noProof/>
            <w:webHidden/>
          </w:rPr>
          <w:t>86</w:t>
        </w:r>
        <w:r w:rsidR="001D54A5">
          <w:rPr>
            <w:noProof/>
            <w:webHidden/>
          </w:rPr>
          <w:fldChar w:fldCharType="end"/>
        </w:r>
      </w:hyperlink>
    </w:p>
    <w:p w14:paraId="6F924DE0" w14:textId="77777777" w:rsidR="001D54A5" w:rsidRDefault="00E05EDA">
      <w:pPr>
        <w:pStyle w:val="TOC2"/>
        <w:rPr>
          <w:rFonts w:asciiTheme="minorHAnsi" w:eastAsiaTheme="minorEastAsia" w:hAnsiTheme="minorHAnsi" w:cstheme="minorBidi"/>
          <w:color w:val="auto"/>
          <w:sz w:val="22"/>
          <w:szCs w:val="22"/>
          <w:lang w:eastAsia="zh-CN"/>
        </w:rPr>
      </w:pPr>
      <w:hyperlink w:anchor="_Toc501053143" w:history="1">
        <w:r w:rsidR="001D54A5" w:rsidRPr="00670002">
          <w:rPr>
            <w:rStyle w:val="Hyperlink"/>
          </w:rPr>
          <w:t>3.14</w:t>
        </w:r>
        <w:r w:rsidR="001D54A5">
          <w:rPr>
            <w:rFonts w:asciiTheme="minorHAnsi" w:eastAsiaTheme="minorEastAsia" w:hAnsiTheme="minorHAnsi" w:cstheme="minorBidi"/>
            <w:color w:val="auto"/>
            <w:sz w:val="22"/>
            <w:szCs w:val="22"/>
            <w:lang w:eastAsia="zh-CN"/>
          </w:rPr>
          <w:tab/>
        </w:r>
        <w:r w:rsidR="001D54A5" w:rsidRPr="00670002">
          <w:rPr>
            <w:rStyle w:val="Hyperlink"/>
          </w:rPr>
          <w:t>Spatiotemporal region</w:t>
        </w:r>
        <w:r w:rsidR="001D54A5">
          <w:rPr>
            <w:webHidden/>
          </w:rPr>
          <w:tab/>
        </w:r>
        <w:r w:rsidR="001D54A5">
          <w:rPr>
            <w:webHidden/>
          </w:rPr>
          <w:fldChar w:fldCharType="begin"/>
        </w:r>
        <w:r w:rsidR="001D54A5">
          <w:rPr>
            <w:webHidden/>
          </w:rPr>
          <w:instrText xml:space="preserve"> PAGEREF _Toc501053143 \h </w:instrText>
        </w:r>
        <w:r w:rsidR="001D54A5">
          <w:rPr>
            <w:webHidden/>
          </w:rPr>
        </w:r>
        <w:r w:rsidR="001D54A5">
          <w:rPr>
            <w:webHidden/>
          </w:rPr>
          <w:fldChar w:fldCharType="separate"/>
        </w:r>
        <w:r w:rsidR="000A7629">
          <w:rPr>
            <w:webHidden/>
          </w:rPr>
          <w:t>87</w:t>
        </w:r>
        <w:r w:rsidR="001D54A5">
          <w:rPr>
            <w:webHidden/>
          </w:rPr>
          <w:fldChar w:fldCharType="end"/>
        </w:r>
      </w:hyperlink>
    </w:p>
    <w:p w14:paraId="5AC26D0E" w14:textId="77777777" w:rsidR="001D54A5" w:rsidRDefault="00E05EDA">
      <w:pPr>
        <w:pStyle w:val="TOC2"/>
        <w:rPr>
          <w:rFonts w:asciiTheme="minorHAnsi" w:eastAsiaTheme="minorEastAsia" w:hAnsiTheme="minorHAnsi" w:cstheme="minorBidi"/>
          <w:color w:val="auto"/>
          <w:sz w:val="22"/>
          <w:szCs w:val="22"/>
          <w:lang w:eastAsia="zh-CN"/>
        </w:rPr>
      </w:pPr>
      <w:hyperlink w:anchor="_Toc501053144" w:history="1">
        <w:r w:rsidR="001D54A5" w:rsidRPr="00670002">
          <w:rPr>
            <w:rStyle w:val="Hyperlink"/>
          </w:rPr>
          <w:t>3.15</w:t>
        </w:r>
        <w:r w:rsidR="001D54A5">
          <w:rPr>
            <w:rFonts w:asciiTheme="minorHAnsi" w:eastAsiaTheme="minorEastAsia" w:hAnsiTheme="minorHAnsi" w:cstheme="minorBidi"/>
            <w:color w:val="auto"/>
            <w:sz w:val="22"/>
            <w:szCs w:val="22"/>
            <w:lang w:eastAsia="zh-CN"/>
          </w:rPr>
          <w:tab/>
        </w:r>
        <w:r w:rsidR="001D54A5" w:rsidRPr="00670002">
          <w:rPr>
            <w:rStyle w:val="Hyperlink"/>
          </w:rPr>
          <w:t>Temporal region</w:t>
        </w:r>
        <w:r w:rsidR="001D54A5">
          <w:rPr>
            <w:webHidden/>
          </w:rPr>
          <w:tab/>
        </w:r>
        <w:r w:rsidR="001D54A5">
          <w:rPr>
            <w:webHidden/>
          </w:rPr>
          <w:fldChar w:fldCharType="begin"/>
        </w:r>
        <w:r w:rsidR="001D54A5">
          <w:rPr>
            <w:webHidden/>
          </w:rPr>
          <w:instrText xml:space="preserve"> PAGEREF _Toc501053144 \h </w:instrText>
        </w:r>
        <w:r w:rsidR="001D54A5">
          <w:rPr>
            <w:webHidden/>
          </w:rPr>
        </w:r>
        <w:r w:rsidR="001D54A5">
          <w:rPr>
            <w:webHidden/>
          </w:rPr>
          <w:fldChar w:fldCharType="separate"/>
        </w:r>
        <w:r w:rsidR="000A7629">
          <w:rPr>
            <w:webHidden/>
          </w:rPr>
          <w:t>88</w:t>
        </w:r>
        <w:r w:rsidR="001D54A5">
          <w:rPr>
            <w:webHidden/>
          </w:rPr>
          <w:fldChar w:fldCharType="end"/>
        </w:r>
      </w:hyperlink>
    </w:p>
    <w:p w14:paraId="6FDE9477"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145" w:history="1">
        <w:r w:rsidR="001D54A5" w:rsidRPr="00670002">
          <w:rPr>
            <w:rStyle w:val="Hyperlink"/>
          </w:rPr>
          <w:t>zero-dimensional temporal region</w:t>
        </w:r>
        <w:r w:rsidR="001D54A5">
          <w:rPr>
            <w:webHidden/>
          </w:rPr>
          <w:tab/>
        </w:r>
        <w:r w:rsidR="001D54A5">
          <w:rPr>
            <w:webHidden/>
          </w:rPr>
          <w:fldChar w:fldCharType="begin"/>
        </w:r>
        <w:r w:rsidR="001D54A5">
          <w:rPr>
            <w:webHidden/>
          </w:rPr>
          <w:instrText xml:space="preserve"> PAGEREF _Toc501053145 \h </w:instrText>
        </w:r>
        <w:r w:rsidR="001D54A5">
          <w:rPr>
            <w:webHidden/>
          </w:rPr>
        </w:r>
        <w:r w:rsidR="001D54A5">
          <w:rPr>
            <w:webHidden/>
          </w:rPr>
          <w:fldChar w:fldCharType="separate"/>
        </w:r>
        <w:r w:rsidR="000A7629">
          <w:rPr>
            <w:webHidden/>
          </w:rPr>
          <w:t>88</w:t>
        </w:r>
        <w:r w:rsidR="001D54A5">
          <w:rPr>
            <w:webHidden/>
          </w:rPr>
          <w:fldChar w:fldCharType="end"/>
        </w:r>
      </w:hyperlink>
    </w:p>
    <w:p w14:paraId="48F28607" w14:textId="77777777" w:rsidR="001D54A5" w:rsidRDefault="00E05EDA">
      <w:pPr>
        <w:pStyle w:val="TOC4"/>
        <w:rPr>
          <w:rFonts w:asciiTheme="minorHAnsi" w:eastAsiaTheme="minorEastAsia" w:hAnsiTheme="minorHAnsi" w:cstheme="minorBidi"/>
          <w:i w:val="0"/>
          <w:color w:val="auto"/>
          <w:sz w:val="22"/>
          <w:szCs w:val="22"/>
          <w:lang w:eastAsia="zh-CN"/>
        </w:rPr>
      </w:pPr>
      <w:hyperlink w:anchor="_Toc501053146" w:history="1">
        <w:r w:rsidR="001D54A5" w:rsidRPr="00670002">
          <w:rPr>
            <w:rStyle w:val="Hyperlink"/>
          </w:rPr>
          <w:t>one-dimensional temporal region</w:t>
        </w:r>
        <w:r w:rsidR="001D54A5">
          <w:rPr>
            <w:webHidden/>
          </w:rPr>
          <w:tab/>
        </w:r>
        <w:r w:rsidR="001D54A5">
          <w:rPr>
            <w:webHidden/>
          </w:rPr>
          <w:fldChar w:fldCharType="begin"/>
        </w:r>
        <w:r w:rsidR="001D54A5">
          <w:rPr>
            <w:webHidden/>
          </w:rPr>
          <w:instrText xml:space="preserve"> PAGEREF _Toc501053146 \h </w:instrText>
        </w:r>
        <w:r w:rsidR="001D54A5">
          <w:rPr>
            <w:webHidden/>
          </w:rPr>
        </w:r>
        <w:r w:rsidR="001D54A5">
          <w:rPr>
            <w:webHidden/>
          </w:rPr>
          <w:fldChar w:fldCharType="separate"/>
        </w:r>
        <w:r w:rsidR="000A7629">
          <w:rPr>
            <w:webHidden/>
          </w:rPr>
          <w:t>89</w:t>
        </w:r>
        <w:r w:rsidR="001D54A5">
          <w:rPr>
            <w:webHidden/>
          </w:rPr>
          <w:fldChar w:fldCharType="end"/>
        </w:r>
      </w:hyperlink>
    </w:p>
    <w:p w14:paraId="1B0C8A7E" w14:textId="77777777" w:rsidR="001D54A5" w:rsidRDefault="00E05EDA">
      <w:pPr>
        <w:pStyle w:val="TOC1"/>
        <w:rPr>
          <w:rFonts w:asciiTheme="minorHAnsi" w:eastAsiaTheme="minorEastAsia" w:hAnsiTheme="minorHAnsi" w:cstheme="minorBidi"/>
          <w:color w:val="auto"/>
          <w:sz w:val="22"/>
          <w:szCs w:val="22"/>
          <w:lang w:eastAsia="zh-CN"/>
        </w:rPr>
      </w:pPr>
      <w:hyperlink w:anchor="_Toc501053147" w:history="1">
        <w:r w:rsidR="001D54A5" w:rsidRPr="00670002">
          <w:rPr>
            <w:rStyle w:val="Hyperlink"/>
          </w:rPr>
          <w:t>4</w:t>
        </w:r>
        <w:r w:rsidR="001D54A5">
          <w:rPr>
            <w:rFonts w:asciiTheme="minorHAnsi" w:eastAsiaTheme="minorEastAsia" w:hAnsiTheme="minorHAnsi" w:cstheme="minorBidi"/>
            <w:color w:val="auto"/>
            <w:sz w:val="22"/>
            <w:szCs w:val="22"/>
            <w:lang w:eastAsia="zh-CN"/>
          </w:rPr>
          <w:tab/>
        </w:r>
        <w:r w:rsidR="001D54A5" w:rsidRPr="00670002">
          <w:rPr>
            <w:rStyle w:val="Hyperlink"/>
          </w:rPr>
          <w:t>References</w:t>
        </w:r>
        <w:r w:rsidR="001D54A5">
          <w:rPr>
            <w:webHidden/>
          </w:rPr>
          <w:tab/>
        </w:r>
        <w:r w:rsidR="001D54A5">
          <w:rPr>
            <w:webHidden/>
          </w:rPr>
          <w:fldChar w:fldCharType="begin"/>
        </w:r>
        <w:r w:rsidR="001D54A5">
          <w:rPr>
            <w:webHidden/>
          </w:rPr>
          <w:instrText xml:space="preserve"> PAGEREF _Toc501053147 \h </w:instrText>
        </w:r>
        <w:r w:rsidR="001D54A5">
          <w:rPr>
            <w:webHidden/>
          </w:rPr>
        </w:r>
        <w:r w:rsidR="001D54A5">
          <w:rPr>
            <w:webHidden/>
          </w:rPr>
          <w:fldChar w:fldCharType="separate"/>
        </w:r>
        <w:r w:rsidR="000A7629">
          <w:rPr>
            <w:webHidden/>
          </w:rPr>
          <w:t>91</w:t>
        </w:r>
        <w:r w:rsidR="001D54A5">
          <w:rPr>
            <w:webHidden/>
          </w:rPr>
          <w:fldChar w:fldCharType="end"/>
        </w:r>
      </w:hyperlink>
    </w:p>
    <w:p w14:paraId="0E407E7B" w14:textId="398A8615" w:rsidR="00755698" w:rsidRPr="00035949" w:rsidRDefault="00F33687" w:rsidP="00A36372">
      <w:pPr>
        <w:outlineLvl w:val="3"/>
        <w:rPr>
          <w:lang w:val="pt-BR"/>
        </w:rPr>
        <w:sectPr w:rsidR="00755698" w:rsidRPr="00035949" w:rsidSect="00B03B3D">
          <w:footerReference w:type="default" r:id="rId13"/>
          <w:headerReference w:type="first" r:id="rId14"/>
          <w:footerReference w:type="first" r:id="rId15"/>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r w:rsidRPr="00035949">
        <w:fldChar w:fldCharType="end"/>
      </w:r>
    </w:p>
    <w:p w14:paraId="2C3189D6" w14:textId="1B6E6076" w:rsidR="007D46ED" w:rsidRPr="00035949" w:rsidRDefault="007D46ED" w:rsidP="00D02CD5">
      <w:pPr>
        <w:pStyle w:val="Heading1"/>
      </w:pPr>
      <w:bookmarkStart w:id="0" w:name="_Toc501053038"/>
      <w:bookmarkStart w:id="1" w:name="_Toc313270684"/>
      <w:r w:rsidRPr="00035949">
        <w:lastRenderedPageBreak/>
        <w:t>Status of this document</w:t>
      </w:r>
      <w:bookmarkEnd w:id="0"/>
    </w:p>
    <w:p w14:paraId="61618AA8" w14:textId="1C82143C" w:rsidR="007D46ED" w:rsidRPr="00035949" w:rsidRDefault="007D46ED" w:rsidP="007D46ED">
      <w:r w:rsidRPr="00035949">
        <w:t xml:space="preserve">This version of BFO </w:t>
      </w:r>
      <w:r w:rsidR="005B4209">
        <w:t xml:space="preserve">(2.0) </w:t>
      </w:r>
      <w:r w:rsidRPr="00035949">
        <w:t xml:space="preserve">represents a major update to BFO and is not strictly backwards compatible with BFO 1.1. The previous OWL version of BFO, version 1.1.1 will remain available at http://ifomis.org/bfo/1.1 and will no longer be updated. </w:t>
      </w:r>
    </w:p>
    <w:p w14:paraId="781C8E91" w14:textId="37B3CE4E" w:rsidR="00E87727" w:rsidRPr="00035949" w:rsidRDefault="00E87727" w:rsidP="007D46ED">
      <w:r w:rsidRPr="00035949">
        <w:t xml:space="preserve">Details of the OWL and </w:t>
      </w:r>
      <w:r w:rsidR="00815C99" w:rsidRPr="00035949">
        <w:t>CLIF(</w:t>
      </w:r>
      <w:r w:rsidRPr="00035949">
        <w:t>FOL</w:t>
      </w:r>
      <w:r w:rsidR="00815C99" w:rsidRPr="00035949">
        <w:t>)</w:t>
      </w:r>
      <w:r w:rsidRPr="00035949">
        <w:t xml:space="preserve"> implementations of this specification can be found at: </w:t>
      </w:r>
      <w:r w:rsidR="005B4209" w:rsidRPr="005B4209">
        <w:t>https://github.com/BFO-ontology/BFO</w:t>
      </w:r>
      <w:r w:rsidR="005B4209">
        <w:t>.</w:t>
      </w:r>
    </w:p>
    <w:p w14:paraId="42894DFB" w14:textId="6D804278" w:rsidR="00E87727" w:rsidRPr="00035949" w:rsidRDefault="00E87727" w:rsidP="007D46ED">
      <w:r w:rsidRPr="00035949">
        <w:t xml:space="preserve">BFO 2.0 OWL is a classes-only specification. The incorporation of core relations </w:t>
      </w:r>
      <w:r w:rsidR="00C805AA" w:rsidRPr="00035949">
        <w:t xml:space="preserve">has been </w:t>
      </w:r>
      <w:r w:rsidR="00DB4E61" w:rsidRPr="00035949">
        <w:t>held over for a later version.</w:t>
      </w:r>
    </w:p>
    <w:p w14:paraId="2AB0D9E8" w14:textId="00C8336F" w:rsidR="00E87727" w:rsidRPr="00035949" w:rsidRDefault="00E87727" w:rsidP="00E87727">
      <w:r w:rsidRPr="00035949">
        <w:t xml:space="preserve">Details concerning automated support for migrating from BFO 1.1 to BFO 2.0 are available HERE </w:t>
      </w:r>
      <w:r w:rsidR="005B4209">
        <w:t>(</w:t>
      </w:r>
      <w:r w:rsidR="005B4209" w:rsidRPr="005B4209">
        <w:t>http://ontobull.hegroup.org/bfoconvert</w:t>
      </w:r>
      <w:r w:rsidR="005B4209">
        <w:t>)</w:t>
      </w:r>
      <w:r w:rsidRPr="00035949">
        <w:t>.</w:t>
      </w:r>
    </w:p>
    <w:p w14:paraId="5B40F126" w14:textId="77777777" w:rsidR="00215638" w:rsidRPr="00035949" w:rsidRDefault="00F33687" w:rsidP="00D7013B">
      <w:pPr>
        <w:pStyle w:val="Heading1"/>
      </w:pPr>
      <w:bookmarkStart w:id="2" w:name="_Toc501053039"/>
      <w:r w:rsidRPr="00035949">
        <w:t>Introduction</w:t>
      </w:r>
      <w:bookmarkEnd w:id="1"/>
      <w:bookmarkEnd w:id="2"/>
    </w:p>
    <w:p w14:paraId="65702F0C" w14:textId="77777777" w:rsidR="004619F8" w:rsidRPr="00035949" w:rsidRDefault="004619F8">
      <w:r w:rsidRPr="00035949">
        <w:t xml:space="preserve">This document is a guide for those using Basic Formal Ontology (BFO) as an upper-level </w:t>
      </w:r>
      <w:r w:rsidR="00227F9C" w:rsidRPr="00035949">
        <w:t xml:space="preserve">(formal, domain-neutral) </w:t>
      </w:r>
      <w:r w:rsidRPr="00035949">
        <w:t xml:space="preserve">ontology to support the creation of </w:t>
      </w:r>
      <w:r w:rsidR="00656F28" w:rsidRPr="00035949">
        <w:t xml:space="preserve">lower-level </w:t>
      </w:r>
      <w:r w:rsidRPr="00035949">
        <w:t>domain ontologies.</w:t>
      </w:r>
    </w:p>
    <w:p w14:paraId="1BC9BCF3" w14:textId="77777777" w:rsidR="00DC4B85" w:rsidRPr="00035949" w:rsidRDefault="00740DC4">
      <w:r w:rsidRPr="00035949">
        <w:t xml:space="preserve">A </w:t>
      </w:r>
      <w:r w:rsidRPr="00035949">
        <w:rPr>
          <w:i/>
        </w:rPr>
        <w:t>domain</w:t>
      </w:r>
      <w:r w:rsidRPr="00035949">
        <w:t xml:space="preserve"> is </w:t>
      </w:r>
      <w:r w:rsidR="002D0352" w:rsidRPr="00035949">
        <w:t>a</w:t>
      </w:r>
      <w:r w:rsidRPr="00035949">
        <w:t xml:space="preserve"> portion of reality that forms the subject-matter of a single science or technology or mode of study; for example the domain of plant anatomy, of military targeting, of canon law. </w:t>
      </w:r>
      <w:r w:rsidR="002D0352" w:rsidRPr="00035949">
        <w:t>(</w:t>
      </w:r>
      <w:r w:rsidR="00227F9C" w:rsidRPr="00035949">
        <w:t xml:space="preserve">Warning: </w:t>
      </w:r>
      <w:r w:rsidR="002D0352" w:rsidRPr="00035949">
        <w:t>We also use ‘</w:t>
      </w:r>
      <w:r w:rsidR="002D0352" w:rsidRPr="00035949">
        <w:rPr>
          <w:smallCaps/>
        </w:rPr>
        <w:t>Domain</w:t>
      </w:r>
      <w:r w:rsidR="002D0352" w:rsidRPr="00035949">
        <w:t xml:space="preserve">’ in the specification of BFO relations in what follows to refer to the type of entity which can serve as the subject – first term – of a relation.) </w:t>
      </w:r>
      <w:r w:rsidR="004619F8" w:rsidRPr="00035949">
        <w:t xml:space="preserve">BFO </w:t>
      </w:r>
      <w:r w:rsidR="008369F7" w:rsidRPr="00035949">
        <w:t>is</w:t>
      </w:r>
      <w:r w:rsidR="004619F8" w:rsidRPr="00035949">
        <w:t xml:space="preserve"> designed to be </w:t>
      </w:r>
      <w:r w:rsidR="008369F7" w:rsidRPr="00035949">
        <w:t>neutral with regard to the domains to which it is applied</w:t>
      </w:r>
      <w:r w:rsidR="00656F28" w:rsidRPr="00035949">
        <w:t xml:space="preserve"> in order to support the interoperation of </w:t>
      </w:r>
      <w:r w:rsidR="00DC4B85" w:rsidRPr="00035949">
        <w:t>what are called ‘</w:t>
      </w:r>
      <w:r w:rsidR="00656F28" w:rsidRPr="00035949">
        <w:t>domain ontologies</w:t>
      </w:r>
      <w:r w:rsidR="00DC4B85" w:rsidRPr="00035949">
        <w:t>’</w:t>
      </w:r>
      <w:r w:rsidR="00656F28" w:rsidRPr="00035949">
        <w:t xml:space="preserve"> defined on its basis</w:t>
      </w:r>
      <w:r w:rsidR="00727E02" w:rsidRPr="00035949">
        <w:t xml:space="preserve"> and thus to </w:t>
      </w:r>
      <w:r w:rsidR="00656F28" w:rsidRPr="00035949">
        <w:t>support</w:t>
      </w:r>
      <w:r w:rsidR="008369F7" w:rsidRPr="00035949">
        <w:t xml:space="preserve"> </w:t>
      </w:r>
      <w:r w:rsidR="00656F28" w:rsidRPr="00035949">
        <w:t xml:space="preserve">consistent annotation of </w:t>
      </w:r>
      <w:r w:rsidR="008369F7" w:rsidRPr="00035949">
        <w:t>data</w:t>
      </w:r>
      <w:r w:rsidR="00656F28" w:rsidRPr="00035949">
        <w:t xml:space="preserve"> across different domains. </w:t>
      </w:r>
    </w:p>
    <w:p w14:paraId="256264BC" w14:textId="2373E7B3" w:rsidR="00501D08" w:rsidRPr="00035949" w:rsidRDefault="00656F28">
      <w:r w:rsidRPr="00035949">
        <w:t xml:space="preserve">BFO supports formal </w:t>
      </w:r>
      <w:r w:rsidR="00227F9C" w:rsidRPr="00035949">
        <w:t xml:space="preserve">(= logical) </w:t>
      </w:r>
      <w:r w:rsidR="008369F7" w:rsidRPr="00035949">
        <w:t xml:space="preserve">reasoning, and </w:t>
      </w:r>
      <w:r w:rsidRPr="00035949">
        <w:t xml:space="preserve">is associated with </w:t>
      </w:r>
      <w:r w:rsidR="004619F8" w:rsidRPr="00035949">
        <w:t xml:space="preserve">a set of </w:t>
      </w:r>
      <w:r w:rsidR="008369F7" w:rsidRPr="00035949">
        <w:t>common formal theories (for example of mereo</w:t>
      </w:r>
      <w:r w:rsidR="00E44217" w:rsidRPr="00035949">
        <w:t>topo</w:t>
      </w:r>
      <w:r w:rsidR="008369F7" w:rsidRPr="00035949">
        <w:t xml:space="preserve">logy </w:t>
      </w:r>
      <w:r w:rsidR="00E44217" w:rsidRPr="00035949">
        <w:t>[</w:t>
      </w:r>
      <w:r w:rsidR="00EC6A9C" w:rsidRPr="00035949">
        <w:fldChar w:fldCharType="begin"/>
      </w:r>
      <w:r w:rsidR="00EC6A9C" w:rsidRPr="00035949">
        <w:instrText xml:space="preserve"> REF _Ref309560610 \r \h  \* MERGEFORMAT </w:instrText>
      </w:r>
      <w:r w:rsidR="00EC6A9C" w:rsidRPr="00035949">
        <w:fldChar w:fldCharType="separate"/>
      </w:r>
      <w:r w:rsidR="000A7629">
        <w:t>5</w:t>
      </w:r>
      <w:r w:rsidR="00EC6A9C" w:rsidRPr="00035949">
        <w:fldChar w:fldCharType="end"/>
      </w:r>
      <w:r w:rsidR="00E44217" w:rsidRPr="00035949">
        <w:t xml:space="preserve">] </w:t>
      </w:r>
      <w:r w:rsidR="008369F7" w:rsidRPr="00035949">
        <w:t xml:space="preserve">and </w:t>
      </w:r>
      <w:r w:rsidR="00E44217" w:rsidRPr="00035949">
        <w:t xml:space="preserve">of </w:t>
      </w:r>
      <w:r w:rsidR="008369F7" w:rsidRPr="00035949">
        <w:t>qualitative spatial reasoning</w:t>
      </w:r>
      <w:r w:rsidR="00E44217" w:rsidRPr="00035949">
        <w:t xml:space="preserve"> [</w:t>
      </w:r>
      <w:r w:rsidR="00EC6A9C" w:rsidRPr="00035949">
        <w:fldChar w:fldCharType="begin"/>
      </w:r>
      <w:r w:rsidR="00EC6A9C" w:rsidRPr="00035949">
        <w:instrText xml:space="preserve"> REF _Ref309560749 \r \h  \* MERGEFORMAT </w:instrText>
      </w:r>
      <w:r w:rsidR="00EC6A9C" w:rsidRPr="00035949">
        <w:fldChar w:fldCharType="separate"/>
      </w:r>
      <w:r w:rsidR="000A7629">
        <w:t>18</w:t>
      </w:r>
      <w:r w:rsidR="00EC6A9C" w:rsidRPr="00035949">
        <w:fldChar w:fldCharType="end"/>
      </w:r>
      <w:r w:rsidR="00E44217" w:rsidRPr="00035949">
        <w:t>]</w:t>
      </w:r>
      <w:r w:rsidR="00227F9C" w:rsidRPr="00035949">
        <w:t xml:space="preserve">, potentially also of numbers </w:t>
      </w:r>
      <w:r w:rsidR="00FF332A" w:rsidRPr="00035949">
        <w:t>[</w:t>
      </w:r>
      <w:r w:rsidR="00F33687" w:rsidRPr="00035949">
        <w:fldChar w:fldCharType="begin"/>
      </w:r>
      <w:r w:rsidR="00610A0A" w:rsidRPr="00035949">
        <w:instrText xml:space="preserve"> REF _Ref329866063 \r \h </w:instrText>
      </w:r>
      <w:r w:rsidR="00035949">
        <w:instrText xml:space="preserve"> \* MERGEFORMAT </w:instrText>
      </w:r>
      <w:r w:rsidR="00F33687" w:rsidRPr="00035949">
        <w:fldChar w:fldCharType="separate"/>
      </w:r>
      <w:r w:rsidR="000A7629">
        <w:t>86</w:t>
      </w:r>
      <w:r w:rsidR="00F33687" w:rsidRPr="00035949">
        <w:fldChar w:fldCharType="end"/>
      </w:r>
      <w:r w:rsidR="00FF332A" w:rsidRPr="00035949">
        <w:t>]</w:t>
      </w:r>
      <w:r w:rsidR="008369F7" w:rsidRPr="00035949">
        <w:t>)</w:t>
      </w:r>
      <w:r w:rsidR="00FF332A" w:rsidRPr="00035949">
        <w:t xml:space="preserve">, </w:t>
      </w:r>
      <w:r w:rsidR="008369F7" w:rsidRPr="00035949">
        <w:t xml:space="preserve">which do not need to be redeveloped for each successive domain. </w:t>
      </w:r>
      <w:r w:rsidR="00FF332A" w:rsidRPr="00035949">
        <w:t>To this end</w:t>
      </w:r>
      <w:r w:rsidR="00465C17" w:rsidRPr="00035949">
        <w:t xml:space="preserve">, BFO must be capable of being applied to </w:t>
      </w:r>
      <w:r w:rsidR="00DC4B85" w:rsidRPr="00035949">
        <w:t xml:space="preserve">the creation of </w:t>
      </w:r>
      <w:r w:rsidR="00151755" w:rsidRPr="00035949">
        <w:t>domain</w:t>
      </w:r>
      <w:r w:rsidR="00DC4B85" w:rsidRPr="00035949">
        <w:t xml:space="preserve"> ontologie</w:t>
      </w:r>
      <w:r w:rsidR="00151755" w:rsidRPr="00035949">
        <w:t>s</w:t>
      </w:r>
      <w:r w:rsidR="00DC4B85" w:rsidRPr="00035949">
        <w:t xml:space="preserve"> at lower levels</w:t>
      </w:r>
      <w:r w:rsidRPr="00035949">
        <w:t>,</w:t>
      </w:r>
      <w:r w:rsidR="00151755" w:rsidRPr="00035949">
        <w:t xml:space="preserve"> and</w:t>
      </w:r>
      <w:r w:rsidR="004619F8" w:rsidRPr="00035949">
        <w:t xml:space="preserve"> i</w:t>
      </w:r>
      <w:r w:rsidR="000B04F9" w:rsidRPr="00035949">
        <w:t xml:space="preserve">n what follows we document </w:t>
      </w:r>
      <w:r w:rsidR="004619F8" w:rsidRPr="00035949">
        <w:t xml:space="preserve">how such application is to be effected. We describe </w:t>
      </w:r>
      <w:r w:rsidR="000B04F9" w:rsidRPr="00035949">
        <w:t xml:space="preserve">the conditions which must be satisfied </w:t>
      </w:r>
      <w:r w:rsidR="005D1353" w:rsidRPr="00035949">
        <w:t xml:space="preserve">by </w:t>
      </w:r>
      <w:r w:rsidR="00151755" w:rsidRPr="00035949">
        <w:t>entities of</w:t>
      </w:r>
      <w:r w:rsidR="004619F8" w:rsidRPr="00035949">
        <w:t xml:space="preserve"> given </w:t>
      </w:r>
      <w:r w:rsidR="004619F8" w:rsidRPr="00035949">
        <w:lastRenderedPageBreak/>
        <w:t xml:space="preserve">sorts </w:t>
      </w:r>
      <w:r w:rsidR="000B04F9" w:rsidRPr="00035949">
        <w:t xml:space="preserve">if they are properly to be categorized as instantiating the different </w:t>
      </w:r>
      <w:r w:rsidR="00F00EBF" w:rsidRPr="00035949">
        <w:t xml:space="preserve">universals </w:t>
      </w:r>
      <w:r w:rsidR="00A97320" w:rsidRPr="00035949">
        <w:t xml:space="preserve">or types </w:t>
      </w:r>
      <w:r w:rsidR="009B27CF" w:rsidRPr="00035949">
        <w:t xml:space="preserve">(we use these terms interchangeably in what follows) </w:t>
      </w:r>
      <w:r w:rsidR="00F00EBF" w:rsidRPr="00035949">
        <w:t xml:space="preserve">recognized by </w:t>
      </w:r>
      <w:r w:rsidR="004619F8" w:rsidRPr="00035949">
        <w:t>BFO</w:t>
      </w:r>
      <w:r w:rsidR="00DC4B85" w:rsidRPr="00035949">
        <w:t>.</w:t>
      </w:r>
      <w:r w:rsidR="004619F8" w:rsidRPr="00035949">
        <w:t xml:space="preserve"> </w:t>
      </w:r>
      <w:r w:rsidR="00FF332A" w:rsidRPr="00035949">
        <w:t xml:space="preserve">To specify these conditions we will utilize a semi-formalized English that has approximately the expressivity of first-order logic (FOL) with identity. </w:t>
      </w:r>
      <w:r w:rsidR="00727E02" w:rsidRPr="00035949">
        <w:t>We use ‘category’ to refer to those universals at the most general and domain-neutral level</w:t>
      </w:r>
      <w:r w:rsidR="00D114EC" w:rsidRPr="00035949">
        <w:t>. BFO treats only of categories in this sense.</w:t>
      </w:r>
      <w:r w:rsidR="00501D08" w:rsidRPr="00035949">
        <w:t xml:space="preserve"> A </w:t>
      </w:r>
      <w:r w:rsidR="00501D08" w:rsidRPr="00035949">
        <w:rPr>
          <w:i/>
        </w:rPr>
        <w:t>category</w:t>
      </w:r>
      <w:r w:rsidR="00501D08" w:rsidRPr="00035949">
        <w:t xml:space="preserve"> is a formal </w:t>
      </w:r>
      <w:r w:rsidR="00FF332A" w:rsidRPr="00035949">
        <w:t xml:space="preserve">(= domain-neutral) </w:t>
      </w:r>
      <w:r w:rsidR="00501D08" w:rsidRPr="00035949">
        <w:t xml:space="preserve">universal, as contrasted with the material </w:t>
      </w:r>
      <w:r w:rsidR="00FF332A" w:rsidRPr="00035949">
        <w:t xml:space="preserve">(domain-specific) </w:t>
      </w:r>
      <w:r w:rsidR="00501D08" w:rsidRPr="00035949">
        <w:t>universals represented in one or other domain ontology. BFO:</w:t>
      </w:r>
      <w:r w:rsidR="00501D08" w:rsidRPr="00035949">
        <w:rPr>
          <w:i/>
        </w:rPr>
        <w:t>fiat object part</w:t>
      </w:r>
      <w:r w:rsidR="00501D08" w:rsidRPr="00035949">
        <w:t xml:space="preserve"> is a category in this sense; not however </w:t>
      </w:r>
      <w:r w:rsidR="00501D08" w:rsidRPr="00035949">
        <w:rPr>
          <w:i/>
        </w:rPr>
        <w:t xml:space="preserve">organism </w:t>
      </w:r>
      <w:r w:rsidR="00501D08" w:rsidRPr="00035949">
        <w:t xml:space="preserve">or </w:t>
      </w:r>
      <w:r w:rsidR="00501D08" w:rsidRPr="00035949">
        <w:rPr>
          <w:i/>
        </w:rPr>
        <w:t>weapon</w:t>
      </w:r>
      <w:r w:rsidR="00610A0A" w:rsidRPr="00035949">
        <w:t>,</w:t>
      </w:r>
      <w:r w:rsidR="00DC4B85" w:rsidRPr="00035949">
        <w:rPr>
          <w:i/>
        </w:rPr>
        <w:t xml:space="preserve"> </w:t>
      </w:r>
      <w:r w:rsidR="00DC4B85" w:rsidRPr="00035949">
        <w:t xml:space="preserve">or </w:t>
      </w:r>
      <w:r w:rsidR="00DC4B85" w:rsidRPr="00035949">
        <w:rPr>
          <w:i/>
        </w:rPr>
        <w:t>mortgage contract</w:t>
      </w:r>
      <w:r w:rsidR="00501D08" w:rsidRPr="00035949">
        <w:t>.</w:t>
      </w:r>
      <w:r w:rsidR="00FF332A" w:rsidRPr="00035949">
        <w:t xml:space="preserve"> Spatial, temporal and spatiotemporal region terms are counted as representing formal universals in this sense, since they apply in all domains.</w:t>
      </w:r>
    </w:p>
    <w:p w14:paraId="4ABF4B73" w14:textId="77777777" w:rsidR="00FF332A" w:rsidRPr="00035949" w:rsidRDefault="00F2283D">
      <w:r w:rsidRPr="00035949">
        <w:t>In the formulations below, we will use</w:t>
      </w:r>
      <w:r w:rsidR="00FF332A" w:rsidRPr="00035949">
        <w:t>:</w:t>
      </w:r>
      <w:r w:rsidRPr="00035949">
        <w:t xml:space="preserve"> </w:t>
      </w:r>
    </w:p>
    <w:p w14:paraId="32C0EE8B" w14:textId="27440112" w:rsidR="00F33687" w:rsidRPr="00035949" w:rsidRDefault="00F2283D" w:rsidP="00140957">
      <w:pPr>
        <w:ind w:firstLine="720"/>
        <w:jc w:val="left"/>
      </w:pPr>
      <w:r w:rsidRPr="00035949">
        <w:t>‘</w:t>
      </w:r>
      <w:r w:rsidRPr="00035949">
        <w:rPr>
          <w:i/>
        </w:rPr>
        <w:t>b</w:t>
      </w:r>
      <w:r w:rsidRPr="00035949">
        <w:t xml:space="preserve">’, </w:t>
      </w:r>
      <w:bookmarkStart w:id="3" w:name="OLE_LINK8"/>
      <w:bookmarkStart w:id="4" w:name="OLE_LINK9"/>
      <w:r w:rsidR="00FF332A" w:rsidRPr="00035949">
        <w:t>‘</w:t>
      </w:r>
      <w:r w:rsidR="00FF332A" w:rsidRPr="00035949">
        <w:rPr>
          <w:i/>
        </w:rPr>
        <w:t>c</w:t>
      </w:r>
      <w:r w:rsidR="00FF332A" w:rsidRPr="00035949">
        <w:t>’,</w:t>
      </w:r>
      <w:bookmarkEnd w:id="3"/>
      <w:bookmarkEnd w:id="4"/>
      <w:r w:rsidR="00143C56" w:rsidRPr="00035949">
        <w:t xml:space="preserve"> ‘</w:t>
      </w:r>
      <w:r w:rsidR="00143C56" w:rsidRPr="00035949">
        <w:rPr>
          <w:i/>
        </w:rPr>
        <w:t>d</w:t>
      </w:r>
      <w:r w:rsidR="00143C56" w:rsidRPr="00035949">
        <w:t>’,</w:t>
      </w:r>
      <w:r w:rsidR="00FF332A" w:rsidRPr="00035949">
        <w:t xml:space="preserve"> </w:t>
      </w:r>
      <w:r w:rsidRPr="00035949">
        <w:t>etc., for instances (spatio-temporal particulars)</w:t>
      </w:r>
      <w:r w:rsidR="00FF332A" w:rsidRPr="00035949">
        <w:t>;</w:t>
      </w:r>
      <w:r w:rsidRPr="00035949">
        <w:t xml:space="preserve"> </w:t>
      </w:r>
      <w:r w:rsidR="00544BF7" w:rsidRPr="00035949">
        <w:br/>
      </w:r>
      <w:r w:rsidRPr="00035949">
        <w:t>‘</w:t>
      </w:r>
      <w:r w:rsidRPr="00035949">
        <w:rPr>
          <w:i/>
        </w:rPr>
        <w:t>t</w:t>
      </w:r>
      <w:r w:rsidRPr="00035949">
        <w:t>,’ ‘</w:t>
      </w:r>
      <w:r w:rsidRPr="00035949">
        <w:rPr>
          <w:i/>
          <w:spacing w:val="20"/>
        </w:rPr>
        <w:t>t</w:t>
      </w:r>
      <w:r w:rsidRPr="00035949">
        <w:sym w:font="Symbol" w:char="F0A2"/>
      </w:r>
      <w:r w:rsidRPr="00035949">
        <w:t xml:space="preserve">’, etc., for </w:t>
      </w:r>
      <w:r w:rsidR="00FF332A" w:rsidRPr="00035949">
        <w:t xml:space="preserve">temporal </w:t>
      </w:r>
      <w:r w:rsidRPr="00035949">
        <w:t xml:space="preserve">regions (instants or intervals) </w:t>
      </w:r>
      <w:r w:rsidR="00544BF7" w:rsidRPr="00035949">
        <w:br/>
      </w:r>
      <w:r w:rsidR="00FF332A" w:rsidRPr="00035949">
        <w:t>‘</w:t>
      </w:r>
      <w:r w:rsidR="00FF332A" w:rsidRPr="00035949">
        <w:rPr>
          <w:i/>
        </w:rPr>
        <w:t>r</w:t>
      </w:r>
      <w:r w:rsidR="00FF332A" w:rsidRPr="00035949">
        <w:t>,’ ‘</w:t>
      </w:r>
      <w:r w:rsidR="00FF332A" w:rsidRPr="00035949">
        <w:rPr>
          <w:i/>
          <w:spacing w:val="20"/>
        </w:rPr>
        <w:t>r</w:t>
      </w:r>
      <w:r w:rsidR="00FF332A" w:rsidRPr="00035949">
        <w:sym w:font="Symbol" w:char="F0A2"/>
      </w:r>
      <w:r w:rsidR="00FF332A" w:rsidRPr="00035949">
        <w:t>’, ‘</w:t>
      </w:r>
      <w:r w:rsidR="00FF332A" w:rsidRPr="00035949">
        <w:rPr>
          <w:i/>
        </w:rPr>
        <w:t>s</w:t>
      </w:r>
      <w:r w:rsidR="00FF332A" w:rsidRPr="00035949">
        <w:t>,’ ‘</w:t>
      </w:r>
      <w:r w:rsidR="00FF332A" w:rsidRPr="00035949">
        <w:rPr>
          <w:rFonts w:ascii="Times New Roman Italic" w:hAnsi="Times New Roman Italic"/>
          <w:i/>
          <w:spacing w:val="20"/>
        </w:rPr>
        <w:t>s</w:t>
      </w:r>
      <w:r w:rsidR="00FF332A" w:rsidRPr="00035949">
        <w:sym w:font="Symbol" w:char="F0A2"/>
      </w:r>
      <w:r w:rsidR="00FF332A" w:rsidRPr="00035949">
        <w:t>’, etc., for spatial and spatiotemporal regions</w:t>
      </w:r>
      <w:r w:rsidRPr="00035949">
        <w:t xml:space="preserve">, </w:t>
      </w:r>
    </w:p>
    <w:p w14:paraId="2E8C15F3" w14:textId="77777777" w:rsidR="007E0C2F" w:rsidRPr="00035949" w:rsidRDefault="00F2283D" w:rsidP="000A3D71">
      <w:r w:rsidRPr="00035949">
        <w:t>We use ‘</w:t>
      </w:r>
      <w:r w:rsidRPr="00035949">
        <w:rPr>
          <w:i/>
        </w:rPr>
        <w:t>A</w:t>
      </w:r>
      <w:r w:rsidRPr="00035949">
        <w:t>’, ‘</w:t>
      </w:r>
      <w:r w:rsidRPr="00035949">
        <w:rPr>
          <w:i/>
        </w:rPr>
        <w:t>B</w:t>
      </w:r>
      <w:r w:rsidRPr="00035949">
        <w:t>’, ‘</w:t>
      </w:r>
      <w:r w:rsidRPr="00035949">
        <w:rPr>
          <w:i/>
        </w:rPr>
        <w:t>C</w:t>
      </w:r>
      <w:r w:rsidRPr="00035949">
        <w:t>’, ‘</w:t>
      </w:r>
      <w:r w:rsidRPr="00035949">
        <w:rPr>
          <w:i/>
        </w:rPr>
        <w:t>P</w:t>
      </w:r>
      <w:r w:rsidRPr="00035949">
        <w:t xml:space="preserve">’, etc. for universals. </w:t>
      </w:r>
      <w:r w:rsidR="00DC4B85" w:rsidRPr="00035949">
        <w:t>Note that ‘</w:t>
      </w:r>
      <w:r w:rsidR="00DC4B85" w:rsidRPr="00035949">
        <w:rPr>
          <w:i/>
        </w:rPr>
        <w:t>A</w:t>
      </w:r>
      <w:r w:rsidR="00DC4B85" w:rsidRPr="00035949">
        <w:t>’, ‘</w:t>
      </w:r>
      <w:r w:rsidR="00DC4B85" w:rsidRPr="00035949">
        <w:rPr>
          <w:i/>
        </w:rPr>
        <w:t>B</w:t>
      </w:r>
      <w:r w:rsidR="00DC4B85" w:rsidRPr="00035949">
        <w:t>’, ‘</w:t>
      </w:r>
      <w:r w:rsidR="00DC4B85" w:rsidRPr="00035949">
        <w:rPr>
          <w:i/>
        </w:rPr>
        <w:t>C</w:t>
      </w:r>
      <w:r w:rsidR="00DC4B85" w:rsidRPr="00035949">
        <w:t>’, ‘</w:t>
      </w:r>
      <w:r w:rsidR="00DC4B85" w:rsidRPr="00035949">
        <w:rPr>
          <w:i/>
        </w:rPr>
        <w:t>P</w:t>
      </w:r>
      <w:r w:rsidR="00DC4B85" w:rsidRPr="00035949">
        <w:t xml:space="preserve">’, etc. are common nouns (names for universals), rather than predicates. </w:t>
      </w:r>
      <w:r w:rsidRPr="00035949">
        <w:t xml:space="preserve">We use </w:t>
      </w:r>
      <w:r w:rsidR="00DC4B85" w:rsidRPr="00035949">
        <w:t>‘</w:t>
      </w:r>
      <w:r w:rsidR="00DC4B85" w:rsidRPr="00035949">
        <w:rPr>
          <w:b/>
        </w:rPr>
        <w:t>instance_o</w:t>
      </w:r>
      <w:r w:rsidR="00DC4B85" w:rsidRPr="00035949">
        <w:rPr>
          <w:rFonts w:ascii="Times New Roman Bold" w:hAnsi="Times New Roman Bold"/>
          <w:b/>
        </w:rPr>
        <w:t>f</w:t>
      </w:r>
      <w:r w:rsidR="00DC4B85" w:rsidRPr="00035949">
        <w:rPr>
          <w:b/>
        </w:rPr>
        <w:t xml:space="preserve">’, </w:t>
      </w:r>
      <w:r w:rsidRPr="00035949">
        <w:t>‘</w:t>
      </w:r>
      <w:r w:rsidR="00D114EC" w:rsidRPr="00035949">
        <w:rPr>
          <w:b/>
        </w:rPr>
        <w:t>has_participant</w:t>
      </w:r>
      <w:r w:rsidRPr="00035949">
        <w:t xml:space="preserve">’ and similar </w:t>
      </w:r>
      <w:r w:rsidRPr="00035949">
        <w:rPr>
          <w:b/>
        </w:rPr>
        <w:t>bold-face</w:t>
      </w:r>
      <w:r w:rsidRPr="00035949">
        <w:t xml:space="preserve"> expressions to express relations involving instances, and ‘</w:t>
      </w:r>
      <w:r w:rsidRPr="00035949">
        <w:rPr>
          <w:i/>
        </w:rPr>
        <w:t>part_o</w:t>
      </w:r>
      <w:r w:rsidRPr="00035949">
        <w:rPr>
          <w:i/>
          <w:spacing w:val="40"/>
        </w:rPr>
        <w:t>f</w:t>
      </w:r>
      <w:r w:rsidRPr="00035949">
        <w:t xml:space="preserve">’ and similar </w:t>
      </w:r>
      <w:r w:rsidRPr="00035949">
        <w:rPr>
          <w:i/>
        </w:rPr>
        <w:t xml:space="preserve">italicized </w:t>
      </w:r>
      <w:r w:rsidRPr="00035949">
        <w:t>expressions to express relations exclusively involving universals.</w:t>
      </w:r>
      <w:r w:rsidR="00FF29D8" w:rsidRPr="00035949">
        <w:t xml:space="preserve"> </w:t>
      </w:r>
      <w:r w:rsidR="00FF29D8" w:rsidRPr="00035949">
        <w:rPr>
          <w:lang w:val="pt-BR"/>
        </w:rPr>
        <w:t>We also use</w:t>
      </w:r>
      <w:r w:rsidR="00FF29D8" w:rsidRPr="00035949">
        <w:rPr>
          <w:b/>
          <w:lang w:val="pt-BR"/>
        </w:rPr>
        <w:t xml:space="preserve"> </w:t>
      </w:r>
      <w:r w:rsidR="00FF29D8" w:rsidRPr="00035949">
        <w:rPr>
          <w:i/>
        </w:rPr>
        <w:t>italic</w:t>
      </w:r>
      <w:r w:rsidR="00FF332A" w:rsidRPr="00035949">
        <w:rPr>
          <w:i/>
        </w:rPr>
        <w:t>s</w:t>
      </w:r>
      <w:r w:rsidR="00FF29D8" w:rsidRPr="00035949">
        <w:rPr>
          <w:i/>
        </w:rPr>
        <w:t xml:space="preserve"> </w:t>
      </w:r>
      <w:r w:rsidR="00FF29D8" w:rsidRPr="00035949">
        <w:t>to</w:t>
      </w:r>
      <w:r w:rsidR="00FF29D8" w:rsidRPr="00035949">
        <w:rPr>
          <w:i/>
        </w:rPr>
        <w:t xml:space="preserve"> </w:t>
      </w:r>
      <w:r w:rsidR="00FF29D8" w:rsidRPr="00035949">
        <w:t>mark out</w:t>
      </w:r>
      <w:r w:rsidR="00FF29D8" w:rsidRPr="00035949">
        <w:rPr>
          <w:i/>
        </w:rPr>
        <w:t xml:space="preserve"> </w:t>
      </w:r>
      <w:r w:rsidR="00FF29D8" w:rsidRPr="00035949">
        <w:t xml:space="preserve">BFO terms.  </w:t>
      </w:r>
      <w:bookmarkStart w:id="5" w:name="_Toc310499003"/>
    </w:p>
    <w:p w14:paraId="6E0B2763" w14:textId="171249C6" w:rsidR="0077551B" w:rsidRPr="00277FCA" w:rsidRDefault="003C789A" w:rsidP="00F55F47">
      <w:pPr>
        <w:rPr>
          <w:color w:val="365F91" w:themeColor="accent1" w:themeShade="BF"/>
          <w:sz w:val="16"/>
          <w:rPrChange w:id="6" w:author="Jie Zheng" w:date="2018-07-18T01:34:00Z">
            <w:rPr>
              <w:sz w:val="16"/>
            </w:rPr>
          </w:rPrChange>
        </w:rPr>
      </w:pPr>
      <w:r w:rsidRPr="00035949">
        <w:rPr>
          <w:noProof/>
          <w:lang w:eastAsia="zh-CN"/>
        </w:rPr>
        <w:lastRenderedPageBreak/>
        <mc:AlternateContent>
          <mc:Choice Requires="wps">
            <w:drawing>
              <wp:anchor distT="0" distB="0" distL="114300" distR="114300" simplePos="0" relativeHeight="251652608" behindDoc="0" locked="0" layoutInCell="1" allowOverlap="1" wp14:anchorId="51FEAEFF" wp14:editId="7329F4AF">
                <wp:simplePos x="0" y="0"/>
                <wp:positionH relativeFrom="column">
                  <wp:posOffset>55880</wp:posOffset>
                </wp:positionH>
                <wp:positionV relativeFrom="paragraph">
                  <wp:posOffset>111125</wp:posOffset>
                </wp:positionV>
                <wp:extent cx="2099310" cy="230505"/>
                <wp:effectExtent l="0" t="0" r="8890" b="0"/>
                <wp:wrapNone/>
                <wp:docPr id="5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9310" cy="2305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8249ABC" id="Rectangle 31" o:spid="_x0000_s1026" style="position:absolute;margin-left:4.4pt;margin-top:8.75pt;width:165.3pt;height:18.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" fillcolor="white [3212]" stroked="f" strokeweight="2pt">
                <v:path arrowok="t"/>
              </v:rect>
            </w:pict>
          </mc:Fallback>
        </mc:AlternateContent>
      </w:r>
      <w:bookmarkEnd w:id="5"/>
      <w:r w:rsidR="005C2DFA">
        <w:rPr>
          <w:noProof/>
          <w:lang w:eastAsia="zh-CN"/>
        </w:rPr>
        <w:drawing>
          <wp:inline distT="0" distB="0" distL="0" distR="0" wp14:anchorId="436E69A4" wp14:editId="20A93B0C">
            <wp:extent cx="5943600" cy="2755900"/>
            <wp:effectExtent l="0" t="0" r="0" b="635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6"/>
                    <a:srcRect l="8619" t="12923" r="10240" b="20159"/>
                    <a:stretch/>
                  </pic:blipFill>
                  <pic:spPr bwMode="auto">
                    <a:xfrm>
                      <a:off x="0" y="0"/>
                      <a:ext cx="5943600" cy="2755900"/>
                    </a:xfrm>
                    <a:prstGeom prst="rect">
                      <a:avLst/>
                    </a:prstGeom>
                    <a:ln>
                      <a:noFill/>
                    </a:ln>
                    <a:extLst>
                      <a:ext uri="{53640926-AAD7-44D8-BBD7-CCE9431645EC}">
                        <a14:shadowObscured xmlns:a14="http://schemas.microsoft.com/office/drawing/2010/main"/>
                      </a:ext>
                    </a:extLst>
                  </pic:spPr>
                </pic:pic>
              </a:graphicData>
            </a:graphic>
          </wp:inline>
        </w:drawing>
      </w:r>
      <w:bookmarkStart w:id="7" w:name="_Ref315617852"/>
      <w:r w:rsidR="0077551B" w:rsidRPr="00277FCA">
        <w:rPr>
          <w:b/>
          <w:color w:val="365F91" w:themeColor="accent1" w:themeShade="BF"/>
          <w:sz w:val="18"/>
          <w:szCs w:val="18"/>
          <w:rPrChange w:id="8" w:author="Jie Zheng" w:date="2018-07-18T01:34:00Z">
            <w:rPr>
              <w:sz w:val="16"/>
            </w:rPr>
          </w:rPrChange>
        </w:rPr>
        <w:t xml:space="preserve">Figure </w:t>
      </w:r>
      <w:r w:rsidR="00F33687" w:rsidRPr="00277FCA">
        <w:rPr>
          <w:b/>
          <w:color w:val="365F91" w:themeColor="accent1" w:themeShade="BF"/>
          <w:sz w:val="18"/>
          <w:szCs w:val="18"/>
          <w:rPrChange w:id="9" w:author="Jie Zheng" w:date="2018-07-18T01:34:00Z">
            <w:rPr>
              <w:sz w:val="16"/>
            </w:rPr>
          </w:rPrChange>
        </w:rPr>
        <w:fldChar w:fldCharType="begin"/>
      </w:r>
      <w:r w:rsidR="001C5CAA" w:rsidRPr="00277FCA">
        <w:rPr>
          <w:b/>
          <w:color w:val="365F91" w:themeColor="accent1" w:themeShade="BF"/>
          <w:sz w:val="18"/>
          <w:szCs w:val="18"/>
          <w:rPrChange w:id="10" w:author="Jie Zheng" w:date="2018-07-18T01:34:00Z">
            <w:rPr>
              <w:sz w:val="16"/>
            </w:rPr>
          </w:rPrChange>
        </w:rPr>
        <w:instrText xml:space="preserve"> SEQ Figure \* ARABIC </w:instrText>
      </w:r>
      <w:r w:rsidR="00F33687" w:rsidRPr="00277FCA">
        <w:rPr>
          <w:b/>
          <w:color w:val="365F91" w:themeColor="accent1" w:themeShade="BF"/>
          <w:sz w:val="18"/>
          <w:szCs w:val="18"/>
          <w:rPrChange w:id="11" w:author="Jie Zheng" w:date="2018-07-18T01:34:00Z">
            <w:rPr>
              <w:noProof/>
              <w:sz w:val="16"/>
            </w:rPr>
          </w:rPrChange>
        </w:rPr>
        <w:fldChar w:fldCharType="separate"/>
      </w:r>
      <w:r w:rsidR="000A7629" w:rsidRPr="00277FCA">
        <w:rPr>
          <w:b/>
          <w:noProof/>
          <w:color w:val="365F91" w:themeColor="accent1" w:themeShade="BF"/>
          <w:sz w:val="18"/>
          <w:szCs w:val="18"/>
          <w:rPrChange w:id="12" w:author="Jie Zheng" w:date="2018-07-18T01:34:00Z">
            <w:rPr>
              <w:noProof/>
              <w:sz w:val="16"/>
            </w:rPr>
          </w:rPrChange>
        </w:rPr>
        <w:t>1</w:t>
      </w:r>
      <w:r w:rsidR="00F33687" w:rsidRPr="00277FCA">
        <w:rPr>
          <w:b/>
          <w:noProof/>
          <w:color w:val="365F91" w:themeColor="accent1" w:themeShade="BF"/>
          <w:sz w:val="18"/>
          <w:szCs w:val="18"/>
          <w:rPrChange w:id="13" w:author="Jie Zheng" w:date="2018-07-18T01:34:00Z">
            <w:rPr>
              <w:noProof/>
              <w:sz w:val="16"/>
            </w:rPr>
          </w:rPrChange>
        </w:rPr>
        <w:fldChar w:fldCharType="end"/>
      </w:r>
      <w:bookmarkEnd w:id="7"/>
      <w:r w:rsidR="0077551B" w:rsidRPr="00277FCA">
        <w:rPr>
          <w:b/>
          <w:color w:val="365F91" w:themeColor="accent1" w:themeShade="BF"/>
          <w:sz w:val="18"/>
          <w:szCs w:val="18"/>
          <w:rPrChange w:id="14" w:author="Jie Zheng" w:date="2018-07-18T01:34:00Z">
            <w:rPr>
              <w:sz w:val="16"/>
            </w:rPr>
          </w:rPrChange>
        </w:rPr>
        <w:t xml:space="preserve">: </w:t>
      </w:r>
      <w:r w:rsidR="00D924FF" w:rsidRPr="00277FCA">
        <w:rPr>
          <w:b/>
          <w:color w:val="365F91" w:themeColor="accent1" w:themeShade="BF"/>
          <w:sz w:val="18"/>
          <w:szCs w:val="18"/>
          <w:rPrChange w:id="15" w:author="Jie Zheng" w:date="2018-07-18T01:34:00Z">
            <w:rPr>
              <w:sz w:val="16"/>
            </w:rPr>
          </w:rPrChange>
        </w:rPr>
        <w:t xml:space="preserve">The </w:t>
      </w:r>
      <w:r w:rsidR="0077551B" w:rsidRPr="00277FCA">
        <w:rPr>
          <w:b/>
          <w:color w:val="365F91" w:themeColor="accent1" w:themeShade="BF"/>
          <w:sz w:val="18"/>
          <w:szCs w:val="18"/>
          <w:rPrChange w:id="16" w:author="Jie Zheng" w:date="2018-07-18T01:34:00Z">
            <w:rPr>
              <w:sz w:val="16"/>
            </w:rPr>
          </w:rPrChange>
        </w:rPr>
        <w:t xml:space="preserve">BFO 2.0 </w:t>
      </w:r>
      <w:r w:rsidR="0077551B" w:rsidRPr="00277FCA">
        <w:rPr>
          <w:b/>
          <w:i/>
          <w:color w:val="365F91" w:themeColor="accent1" w:themeShade="BF"/>
          <w:sz w:val="18"/>
          <w:szCs w:val="18"/>
          <w:rPrChange w:id="17" w:author="Jie Zheng" w:date="2018-07-18T01:34:00Z">
            <w:rPr>
              <w:i/>
              <w:sz w:val="16"/>
            </w:rPr>
          </w:rPrChange>
        </w:rPr>
        <w:t>is_a</w:t>
      </w:r>
      <w:r w:rsidR="0077551B" w:rsidRPr="00277FCA">
        <w:rPr>
          <w:b/>
          <w:color w:val="365F91" w:themeColor="accent1" w:themeShade="BF"/>
          <w:sz w:val="18"/>
          <w:szCs w:val="18"/>
          <w:rPrChange w:id="18" w:author="Jie Zheng" w:date="2018-07-18T01:34:00Z">
            <w:rPr>
              <w:sz w:val="16"/>
            </w:rPr>
          </w:rPrChange>
        </w:rPr>
        <w:t xml:space="preserve"> Hierarchy</w:t>
      </w:r>
    </w:p>
    <w:p w14:paraId="3CF2FA59" w14:textId="6AA20D09" w:rsidR="00F33687" w:rsidRPr="00035949" w:rsidRDefault="002767CB" w:rsidP="00140957">
      <w:pPr>
        <w:pStyle w:val="Heading2"/>
      </w:pPr>
      <w:bookmarkStart w:id="19" w:name="_Toc501053040"/>
      <w:bookmarkStart w:id="20" w:name="_Toc313270685"/>
      <w:r w:rsidRPr="00035949">
        <w:t>How to read this document</w:t>
      </w:r>
      <w:bookmarkEnd w:id="19"/>
      <w:r w:rsidRPr="00035949">
        <w:t xml:space="preserve"> </w:t>
      </w:r>
    </w:p>
    <w:p w14:paraId="507B0C10" w14:textId="77777777" w:rsidR="002767CB" w:rsidRPr="00035949" w:rsidRDefault="002767CB" w:rsidP="002767CB">
      <w:r w:rsidRPr="00035949">
        <w:t xml:space="preserve">Use of </w:t>
      </w:r>
      <w:r w:rsidRPr="00035949">
        <w:rPr>
          <w:b/>
        </w:rPr>
        <w:t xml:space="preserve">boldface </w:t>
      </w:r>
      <w:r w:rsidRPr="00035949">
        <w:t xml:space="preserve">indicates a label for an </w:t>
      </w:r>
      <w:r w:rsidRPr="00035949">
        <w:rPr>
          <w:b/>
        </w:rPr>
        <w:t xml:space="preserve">instance-level relation. </w:t>
      </w:r>
      <w:r w:rsidRPr="00035949">
        <w:t xml:space="preserve">Use of </w:t>
      </w:r>
      <w:r w:rsidRPr="00035949">
        <w:rPr>
          <w:i/>
        </w:rPr>
        <w:t xml:space="preserve">italics </w:t>
      </w:r>
      <w:r w:rsidRPr="00035949">
        <w:t xml:space="preserve">indicates a BFO term (or a term from a BFO-conformant ontology). All such terms are singular common nouns or noun phrases. All BFO terms represent some formal (= domain-neutral) universal. </w:t>
      </w:r>
    </w:p>
    <w:p w14:paraId="1B8A9296" w14:textId="77777777" w:rsidR="002767CB" w:rsidRPr="00035949" w:rsidRDefault="002767CB" w:rsidP="002767CB">
      <w:r w:rsidRPr="00035949">
        <w:t xml:space="preserve">This document is intended both as a specification and a user’s guide to BFO 2.0. Those parts of the document which belong to the </w:t>
      </w:r>
      <w:r w:rsidRPr="00035949">
        <w:rPr>
          <w:rFonts w:asciiTheme="majorHAnsi" w:hAnsiTheme="majorHAnsi"/>
        </w:rPr>
        <w:t>specification</w:t>
      </w:r>
      <w:r w:rsidRPr="00035949">
        <w:t xml:space="preserve"> are indicated by the special formatting, as follows:</w:t>
      </w:r>
    </w:p>
    <w:p w14:paraId="2E2656FD" w14:textId="77777777" w:rsidR="002767CB" w:rsidRPr="00035949" w:rsidRDefault="002767CB" w:rsidP="002767CB">
      <w:pPr>
        <w:pStyle w:val="Specification"/>
      </w:pPr>
      <w:r w:rsidRPr="00035949">
        <w:rPr>
          <w:rStyle w:val="SpecificationType"/>
          <w:sz w:val="22"/>
        </w:rPr>
        <w:t>Elucidation</w:t>
      </w:r>
      <w:r w:rsidRPr="00035949">
        <w:t>: This style of formatting indicates that this text forms part of the BFO specification. Other text represents further explanations of the specification as well as background information. [000-000]</w:t>
      </w:r>
    </w:p>
    <w:p w14:paraId="0FE4013A" w14:textId="77777777" w:rsidR="002767CB" w:rsidRPr="00035949" w:rsidRDefault="002767CB" w:rsidP="002767CB">
      <w:r w:rsidRPr="00035949">
        <w:t>The first three digits in [000-000] serve as identifier for the salient axiom, theorem, definition, or elucidation. The second three digits serve as identifier for successive versions.</w:t>
      </w:r>
    </w:p>
    <w:p w14:paraId="390FD554" w14:textId="77777777" w:rsidR="002767CB" w:rsidRPr="00035949" w:rsidRDefault="002767CB" w:rsidP="002767CB">
      <w:r w:rsidRPr="00035949">
        <w:t xml:space="preserve">The remaining part of the document provides guidance as to how BFO should be used, and also arguments as to why specific choices have been made in the BFO architecture.  The identifier in brackets is included to enable cross-references back to this document for implementations of BFO in various languages and formats. </w:t>
      </w:r>
    </w:p>
    <w:p w14:paraId="2F77C764" w14:textId="77777777" w:rsidR="002767CB" w:rsidRPr="00035949" w:rsidRDefault="002767CB" w:rsidP="002767CB">
      <w:pPr>
        <w:rPr>
          <w:rFonts w:ascii="Calibri" w:hAnsi="Calibri"/>
          <w:sz w:val="20"/>
        </w:rPr>
      </w:pPr>
      <w:r w:rsidRPr="00035949">
        <w:lastRenderedPageBreak/>
        <w:t>BFO 2.0 will exist in various implementations, including CLIF (FOL) and OWL. This document provides axioms and theorems in English that easily maps to FOL and so is the direct basis for the CLIF implementation.</w:t>
      </w:r>
    </w:p>
    <w:p w14:paraId="212912EF" w14:textId="77777777" w:rsidR="002767CB" w:rsidRPr="00035949" w:rsidRDefault="002767CB" w:rsidP="002767CB">
      <w:r w:rsidRPr="00035949">
        <w:t>Literature citations are provided for purposes of preliminary orientation only. Thus axioms and definitions included in cited literature are not necessarily in conformity with the content of this document. In particular, there have been, over the years, a number of attempts at formal expression of BFO. This document supersedes those.</w:t>
      </w:r>
    </w:p>
    <w:p w14:paraId="3FC818DD" w14:textId="58FAAE85" w:rsidR="00F33687" w:rsidRPr="00035949" w:rsidRDefault="00F33687" w:rsidP="00140957">
      <w:pPr>
        <w:pStyle w:val="Heading2"/>
        <w:rPr>
          <w:rStyle w:val="apple-style-span"/>
          <w:b w:val="0"/>
          <w:bCs w:val="0"/>
        </w:rPr>
      </w:pPr>
      <w:bookmarkStart w:id="21" w:name="_Toc501053041"/>
      <w:r w:rsidRPr="00035949">
        <w:rPr>
          <w:rStyle w:val="apple-style-span"/>
        </w:rPr>
        <w:t xml:space="preserve">Summary of </w:t>
      </w:r>
      <w:r w:rsidR="0009566B">
        <w:rPr>
          <w:rStyle w:val="apple-style-span"/>
        </w:rPr>
        <w:t>major</w:t>
      </w:r>
      <w:r w:rsidRPr="00035949">
        <w:rPr>
          <w:rStyle w:val="apple-style-span"/>
        </w:rPr>
        <w:t xml:space="preserve"> changes </w:t>
      </w:r>
      <w:r w:rsidR="0009566B">
        <w:rPr>
          <w:rStyle w:val="apple-style-span"/>
        </w:rPr>
        <w:t>from BFO 1.1 to BFO 2.0</w:t>
      </w:r>
      <w:bookmarkEnd w:id="21"/>
    </w:p>
    <w:p w14:paraId="7A6EBF68" w14:textId="77777777" w:rsidR="00F33687" w:rsidRPr="00035949" w:rsidRDefault="00F33687" w:rsidP="00140957">
      <w:pPr>
        <w:pStyle w:val="Heading3"/>
        <w:rPr>
          <w:rStyle w:val="apple-style-span"/>
          <w:b w:val="0"/>
          <w:bCs w:val="0"/>
        </w:rPr>
      </w:pPr>
      <w:bookmarkStart w:id="22" w:name="_Toc501053042"/>
      <w:r w:rsidRPr="00035949">
        <w:rPr>
          <w:rStyle w:val="apple-style-span"/>
        </w:rPr>
        <w:t>Clarification of BFO:object</w:t>
      </w:r>
      <w:bookmarkEnd w:id="22"/>
    </w:p>
    <w:p w14:paraId="05B1F2EB" w14:textId="165E45E9" w:rsidR="00F33687" w:rsidRPr="00035949" w:rsidRDefault="00F33687">
      <w:pPr>
        <w:rPr>
          <w:rStyle w:val="apple-style-span"/>
        </w:rPr>
      </w:pPr>
      <w:r w:rsidRPr="00035949">
        <w:rPr>
          <w:rStyle w:val="apple-style-span"/>
        </w:rPr>
        <w:t xml:space="preserve">The document emphasizes that Object, Fiat Object Part and Object Aggregate are not intended </w:t>
      </w:r>
      <w:r w:rsidR="00BE2EAE" w:rsidRPr="00035949">
        <w:rPr>
          <w:rStyle w:val="apple-style-span"/>
        </w:rPr>
        <w:t xml:space="preserve">to be </w:t>
      </w:r>
      <w:r w:rsidR="005B4209">
        <w:rPr>
          <w:rStyle w:val="apple-style-span"/>
        </w:rPr>
        <w:t xml:space="preserve">an </w:t>
      </w:r>
      <w:r w:rsidR="00BE2EAE" w:rsidRPr="00035949">
        <w:rPr>
          <w:rStyle w:val="apple-style-span"/>
        </w:rPr>
        <w:t xml:space="preserve">exhaustive </w:t>
      </w:r>
      <w:r w:rsidR="005B4209">
        <w:rPr>
          <w:rStyle w:val="apple-style-span"/>
        </w:rPr>
        <w:t xml:space="preserve">list </w:t>
      </w:r>
      <w:r w:rsidR="00BE2EAE" w:rsidRPr="00035949">
        <w:rPr>
          <w:rStyle w:val="apple-style-span"/>
        </w:rPr>
        <w:t>of</w:t>
      </w:r>
      <w:r w:rsidR="005B4209">
        <w:rPr>
          <w:rStyle w:val="apple-style-span"/>
        </w:rPr>
        <w:t xml:space="preserve"> every kind</w:t>
      </w:r>
      <w:r w:rsidR="00BE2EAE" w:rsidRPr="00035949">
        <w:rPr>
          <w:rStyle w:val="apple-style-span"/>
        </w:rPr>
        <w:t xml:space="preserve"> </w:t>
      </w:r>
      <w:r w:rsidRPr="00035949">
        <w:rPr>
          <w:rStyle w:val="apple-style-span"/>
        </w:rPr>
        <w:t xml:space="preserve">Material Entity. Users are invited to propose new subcategories of Material Entity. </w:t>
      </w:r>
    </w:p>
    <w:p w14:paraId="511D2A5A" w14:textId="7A5FC9F0" w:rsidR="00732B2C" w:rsidRDefault="00F33687" w:rsidP="00F765B3">
      <w:pPr>
        <w:rPr>
          <w:rStyle w:val="Annotation"/>
          <w:i w:val="0"/>
          <w:iCs w:val="0"/>
          <w:vanish w:val="0"/>
          <w:color w:val="000000"/>
        </w:rPr>
      </w:pPr>
      <w:r w:rsidRPr="00035949">
        <w:rPr>
          <w:rStyle w:val="apple-style-span"/>
        </w:rPr>
        <w:t>The document provides a more extensive account of what 'Object' means (roughly: an object is a maximal causally unified material entity)</w:t>
      </w:r>
      <w:r w:rsidR="005B4209">
        <w:rPr>
          <w:rStyle w:val="apple-style-span"/>
        </w:rPr>
        <w:t xml:space="preserve"> and in addition,</w:t>
      </w:r>
      <w:r w:rsidRPr="00035949">
        <w:rPr>
          <w:rStyle w:val="apple-style-span"/>
        </w:rPr>
        <w:t xml:space="preserve"> it offers three paradigms of causal unity (</w:t>
      </w:r>
      <w:r w:rsidR="00732B2C">
        <w:rPr>
          <w:rStyle w:val="apple-style-span"/>
        </w:rPr>
        <w:t xml:space="preserve">1. presence of a covering membrane, such as a </w:t>
      </w:r>
      <w:r w:rsidRPr="00035949">
        <w:rPr>
          <w:rStyle w:val="apple-style-span"/>
        </w:rPr>
        <w:t xml:space="preserve">cell </w:t>
      </w:r>
      <w:r w:rsidR="00732B2C">
        <w:rPr>
          <w:rStyle w:val="apple-style-span"/>
        </w:rPr>
        <w:t xml:space="preserve">or an </w:t>
      </w:r>
      <w:r w:rsidRPr="00035949">
        <w:rPr>
          <w:rStyle w:val="apple-style-span"/>
        </w:rPr>
        <w:t>organism</w:t>
      </w:r>
      <w:r w:rsidR="00732B2C">
        <w:rPr>
          <w:rStyle w:val="apple-style-span"/>
        </w:rPr>
        <w:t>;</w:t>
      </w:r>
      <w:r w:rsidRPr="00035949">
        <w:rPr>
          <w:rStyle w:val="apple-style-span"/>
        </w:rPr>
        <w:t xml:space="preserve"> </w:t>
      </w:r>
      <w:r w:rsidR="00732B2C">
        <w:rPr>
          <w:rStyle w:val="apple-style-span"/>
        </w:rPr>
        <w:t xml:space="preserve">2. a </w:t>
      </w:r>
      <w:r w:rsidRPr="00035949">
        <w:rPr>
          <w:rStyle w:val="apple-style-span"/>
        </w:rPr>
        <w:t>solid portion of matter</w:t>
      </w:r>
      <w:r w:rsidR="00732B2C">
        <w:rPr>
          <w:rStyle w:val="Annotation"/>
          <w:i w:val="0"/>
          <w:iCs w:val="0"/>
          <w:vanish w:val="0"/>
          <w:color w:val="000000"/>
        </w:rPr>
        <w:t>, such as a lump of granite</w:t>
      </w:r>
      <w:ins w:id="23" w:author="Windows User" w:date="2018-07-18T00:11:00Z">
        <w:r w:rsidR="00F5638C">
          <w:rPr>
            <w:rStyle w:val="apple-style-span"/>
          </w:rPr>
          <w:t>;</w:t>
        </w:r>
      </w:ins>
      <w:del w:id="24" w:author="Windows User" w:date="2018-07-18T00:11:00Z">
        <w:r w:rsidRPr="00035949" w:rsidDel="00F5638C">
          <w:rPr>
            <w:rStyle w:val="apple-style-span"/>
          </w:rPr>
          <w:delText>,</w:delText>
        </w:r>
      </w:del>
      <w:r w:rsidRPr="00035949">
        <w:rPr>
          <w:rStyle w:val="apple-style-span"/>
        </w:rPr>
        <w:t xml:space="preserve"> and </w:t>
      </w:r>
      <w:ins w:id="25" w:author="Windows User" w:date="2018-07-18T00:11:00Z">
        <w:r w:rsidR="00F5638C">
          <w:rPr>
            <w:rStyle w:val="apple-style-span"/>
          </w:rPr>
          <w:t xml:space="preserve">3. </w:t>
        </w:r>
      </w:ins>
      <w:r w:rsidRPr="00035949">
        <w:rPr>
          <w:rStyle w:val="apple-style-span"/>
        </w:rPr>
        <w:t>engineered artifacts</w:t>
      </w:r>
      <w:r w:rsidR="00732B2C">
        <w:rPr>
          <w:rStyle w:val="Annotation"/>
          <w:i w:val="0"/>
          <w:iCs w:val="0"/>
          <w:vanish w:val="0"/>
          <w:color w:val="000000"/>
        </w:rPr>
        <w:t>, such as a screwdriver or a cell-phone</w:t>
      </w:r>
      <w:ins w:id="26" w:author="Windows User" w:date="2018-07-18T00:11:00Z">
        <w:r w:rsidR="00F5638C">
          <w:rPr>
            <w:rStyle w:val="Annotation"/>
            <w:i w:val="0"/>
            <w:iCs w:val="0"/>
            <w:vanish w:val="0"/>
            <w:color w:val="000000"/>
          </w:rPr>
          <w:t>)</w:t>
        </w:r>
      </w:ins>
      <w:r w:rsidR="00732B2C">
        <w:rPr>
          <w:rStyle w:val="Annotation"/>
          <w:i w:val="0"/>
          <w:iCs w:val="0"/>
          <w:vanish w:val="0"/>
          <w:color w:val="000000"/>
        </w:rPr>
        <w:t xml:space="preserve">. </w:t>
      </w:r>
    </w:p>
    <w:p w14:paraId="7F255554" w14:textId="77777777" w:rsidR="00F33687" w:rsidRPr="001D54A5" w:rsidRDefault="00F33687">
      <w:pPr>
        <w:pStyle w:val="Heading3"/>
        <w:rPr>
          <w:rStyle w:val="apple-style-span"/>
        </w:rPr>
      </w:pPr>
      <w:bookmarkStart w:id="27" w:name="_Toc501053043"/>
      <w:r w:rsidRPr="00035949">
        <w:rPr>
          <w:rStyle w:val="apple-style-span"/>
        </w:rPr>
        <w:t>Introduction of reciprocal dependence</w:t>
      </w:r>
      <w:bookmarkEnd w:id="27"/>
      <w:r w:rsidRPr="00035949">
        <w:rPr>
          <w:rStyle w:val="apple-style-span"/>
        </w:rPr>
        <w:t xml:space="preserve"> </w:t>
      </w:r>
    </w:p>
    <w:p w14:paraId="56476BE1" w14:textId="77777777" w:rsidR="00F33687" w:rsidRPr="00035949" w:rsidRDefault="00F33687">
      <w:pPr>
        <w:rPr>
          <w:rStyle w:val="apple-style-span"/>
        </w:rPr>
      </w:pPr>
      <w:r w:rsidRPr="00035949">
        <w:rPr>
          <w:rStyle w:val="apple-style-span"/>
        </w:rPr>
        <w:t>The document recognizes cases where multiple entities are mutually dependent on each other, for example between color hue, saturation and brightness; such cases can also involve reciprocal generic dependence as in the case of a disposition of a key to open a lock or some equivalent lock, and of the lock to be opened by this or some equivalent key.</w:t>
      </w:r>
    </w:p>
    <w:p w14:paraId="0D027407" w14:textId="77777777" w:rsidR="00F33687" w:rsidRPr="00035949" w:rsidRDefault="00F33687" w:rsidP="00140957">
      <w:pPr>
        <w:pStyle w:val="Heading3"/>
        <w:rPr>
          <w:rStyle w:val="apple-style-span"/>
          <w:b w:val="0"/>
        </w:rPr>
      </w:pPr>
      <w:bookmarkStart w:id="28" w:name="_Toc501053044"/>
      <w:r w:rsidRPr="00035949">
        <w:rPr>
          <w:rStyle w:val="apple-style-span"/>
        </w:rPr>
        <w:t>New simplified treatment of boundaries and regions</w:t>
      </w:r>
      <w:bookmarkEnd w:id="28"/>
    </w:p>
    <w:p w14:paraId="3229E97D" w14:textId="77777777" w:rsidR="00F33687" w:rsidRPr="00035949" w:rsidRDefault="00BE2EAE">
      <w:pPr>
        <w:rPr>
          <w:rStyle w:val="apple-style-span"/>
        </w:rPr>
      </w:pPr>
      <w:r w:rsidRPr="00035949">
        <w:rPr>
          <w:rStyle w:val="Annotation"/>
          <w:i w:val="0"/>
          <w:iCs w:val="0"/>
          <w:vanish w:val="0"/>
          <w:color w:val="000000"/>
        </w:rPr>
        <w:t>note(continuant fiat boundary)[</w:t>
      </w:r>
      <w:r w:rsidR="00F33687" w:rsidRPr="00035949">
        <w:rPr>
          <w:rStyle w:val="apple-style-span"/>
        </w:rPr>
        <w:t xml:space="preserve">In BFO 1.1 the assumption was made that the external surface of a material entity such as a cell could be treated as if it were a boundary in the mathematical sense. The new document propounds the view that when we talk about external surfaces of material objects in this way then we are </w:t>
      </w:r>
      <w:r w:rsidR="00F33687" w:rsidRPr="00035949">
        <w:rPr>
          <w:rStyle w:val="apple-style-span"/>
        </w:rPr>
        <w:lastRenderedPageBreak/>
        <w:t>talking about something fiat. To be dealt with in a future version: fiat boundaries at different levels of granularity.</w:t>
      </w:r>
    </w:p>
    <w:p w14:paraId="0CEF3C0D" w14:textId="31B82302" w:rsidR="00F33687" w:rsidRPr="00035949" w:rsidRDefault="00F33687" w:rsidP="00140957">
      <w:pPr>
        <w:rPr>
          <w:rStyle w:val="apple-style-span"/>
        </w:rPr>
      </w:pPr>
      <w:r w:rsidRPr="00035949">
        <w:rPr>
          <w:rStyle w:val="apple-style-span"/>
        </w:rPr>
        <w:t xml:space="preserve">More generally, the focus </w:t>
      </w:r>
      <w:r w:rsidR="00C468C5">
        <w:rPr>
          <w:rStyle w:val="apple-style-span"/>
        </w:rPr>
        <w:t>of the</w:t>
      </w:r>
      <w:r w:rsidRPr="00035949">
        <w:rPr>
          <w:rStyle w:val="apple-style-span"/>
        </w:rPr>
        <w:t xml:space="preserve"> discussion </w:t>
      </w:r>
      <w:r w:rsidR="00C468C5" w:rsidRPr="00035949">
        <w:rPr>
          <w:rStyle w:val="apple-style-span"/>
        </w:rPr>
        <w:t>o</w:t>
      </w:r>
      <w:r w:rsidR="00C468C5">
        <w:rPr>
          <w:rStyle w:val="apple-style-span"/>
        </w:rPr>
        <w:t>n</w:t>
      </w:r>
      <w:r w:rsidR="00C468C5" w:rsidRPr="00035949">
        <w:rPr>
          <w:rStyle w:val="apple-style-span"/>
        </w:rPr>
        <w:t xml:space="preserve"> </w:t>
      </w:r>
      <w:r w:rsidRPr="00035949">
        <w:rPr>
          <w:rStyle w:val="apple-style-span"/>
        </w:rPr>
        <w:t xml:space="preserve">boundaries in BFO 2.0 </w:t>
      </w:r>
      <w:r w:rsidR="00C468C5">
        <w:rPr>
          <w:rStyle w:val="apple-style-span"/>
        </w:rPr>
        <w:t>has moved to</w:t>
      </w:r>
      <w:r w:rsidRPr="00035949">
        <w:rPr>
          <w:rStyle w:val="apple-style-span"/>
        </w:rPr>
        <w:t xml:space="preserve"> fiat boundaries, which </w:t>
      </w:r>
      <w:r w:rsidR="00C468C5">
        <w:rPr>
          <w:rStyle w:val="apple-style-span"/>
        </w:rPr>
        <w:t>are</w:t>
      </w:r>
      <w:r w:rsidRPr="00035949">
        <w:rPr>
          <w:rStyle w:val="apple-style-span"/>
        </w:rPr>
        <w:t xml:space="preserve"> boundaries for which there is no assumption that they coincide with physical discontinuities. The ontology of boundaries becomes more closely allied with the ontology of regions.</w:t>
      </w:r>
      <w:r w:rsidR="00BE2EAE" w:rsidRPr="00035949">
        <w:rPr>
          <w:rStyle w:val="Annotation"/>
          <w:i w:val="0"/>
          <w:iCs w:val="0"/>
          <w:vanish w:val="0"/>
          <w:color w:val="000000"/>
        </w:rPr>
        <w:t>]</w:t>
      </w:r>
    </w:p>
    <w:p w14:paraId="50DF77D1" w14:textId="77777777" w:rsidR="00F33687" w:rsidRPr="00035949" w:rsidRDefault="00F33687" w:rsidP="00140957">
      <w:pPr>
        <w:pStyle w:val="Heading4"/>
        <w:rPr>
          <w:rStyle w:val="apple-style-span"/>
          <w:b w:val="0"/>
        </w:rPr>
      </w:pPr>
      <w:bookmarkStart w:id="29" w:name="_Toc501053045"/>
      <w:r w:rsidRPr="00035949">
        <w:rPr>
          <w:rStyle w:val="apple-style-span"/>
        </w:rPr>
        <w:t>Revision of treatment of spatial location</w:t>
      </w:r>
      <w:bookmarkEnd w:id="29"/>
    </w:p>
    <w:p w14:paraId="28047680" w14:textId="77777777" w:rsidR="00F33687" w:rsidRPr="00035949" w:rsidRDefault="00F33687">
      <w:pPr>
        <w:rPr>
          <w:rStyle w:val="apple-style-span"/>
        </w:rPr>
      </w:pPr>
      <w:r w:rsidRPr="00035949">
        <w:rPr>
          <w:rStyle w:val="apple-style-span"/>
        </w:rPr>
        <w:t xml:space="preserve">We generalize the treatment of ‘located_in’ and remove the relation ‘contained_in’. </w:t>
      </w:r>
    </w:p>
    <w:p w14:paraId="4E42E3B7" w14:textId="77777777" w:rsidR="00F33687" w:rsidRPr="00035949" w:rsidRDefault="00F33687" w:rsidP="00140957">
      <w:pPr>
        <w:pStyle w:val="Heading4"/>
        <w:rPr>
          <w:rStyle w:val="apple-style-span"/>
        </w:rPr>
      </w:pPr>
      <w:bookmarkStart w:id="30" w:name="_Toc501053046"/>
      <w:r w:rsidRPr="00035949">
        <w:rPr>
          <w:rStyle w:val="apple-style-span"/>
        </w:rPr>
        <w:t>Treatment of process predications under the heading ‘process profiles’</w:t>
      </w:r>
      <w:bookmarkEnd w:id="30"/>
      <w:r w:rsidRPr="00035949">
        <w:rPr>
          <w:rStyle w:val="apple-style-span"/>
        </w:rPr>
        <w:t xml:space="preserve"> </w:t>
      </w:r>
    </w:p>
    <w:p w14:paraId="7726CDCD" w14:textId="7FA42AD6" w:rsidR="00F33687" w:rsidRPr="00035949" w:rsidRDefault="00F33687">
      <w:pPr>
        <w:rPr>
          <w:rStyle w:val="apple-style-span"/>
          <w:rFonts w:asciiTheme="majorHAnsi" w:eastAsiaTheme="majorEastAsia" w:hAnsiTheme="majorHAnsi" w:cstheme="majorBidi"/>
          <w:b/>
          <w:bCs/>
          <w:i/>
          <w:iCs/>
          <w:color w:val="4F81BD" w:themeColor="accent1"/>
        </w:rPr>
      </w:pPr>
      <w:r w:rsidRPr="00035949">
        <w:rPr>
          <w:rStyle w:val="apple-style-span"/>
        </w:rPr>
        <w:t xml:space="preserve">The document introduces the idea of a process profile to provide a means to deal with certain sorts of process measurement data. To assert, for example, that a given heart beating process is a 72 beats per minute process, is not to ascribe a quality to the process, but rather to assert that there is a certain structural part of the process, called a 'beat profile', which instantiates a certain determinate process universal. </w:t>
      </w:r>
      <w:ins w:id="31" w:author="Barry Smith" w:date="2018-07-15T09:59:00Z">
        <w:r w:rsidR="00B3518F">
          <w:rPr>
            <w:rStyle w:val="apple-style-span"/>
          </w:rPr>
          <w:t>This idea is to be treated as experimental.</w:t>
        </w:r>
      </w:ins>
    </w:p>
    <w:p w14:paraId="26B22803" w14:textId="77777777" w:rsidR="00F33687" w:rsidRPr="00035949" w:rsidRDefault="00C55AE9" w:rsidP="00140957">
      <w:pPr>
        <w:pStyle w:val="Heading4"/>
        <w:rPr>
          <w:rStyle w:val="apple-style-span"/>
          <w:rFonts w:ascii="Times New Roman" w:eastAsiaTheme="minorHAnsi" w:hAnsi="Times New Roman" w:cs="Times New Roman"/>
          <w:color w:val="000000"/>
        </w:rPr>
      </w:pPr>
      <w:bookmarkStart w:id="32" w:name="_Toc501053047"/>
      <w:r w:rsidRPr="00035949">
        <w:rPr>
          <w:rStyle w:val="apple-style-span"/>
        </w:rPr>
        <w:t>Inclusion of relations as part of BFO vs. RO</w:t>
      </w:r>
      <w:r w:rsidR="000F3B3A" w:rsidRPr="00035949">
        <w:rPr>
          <w:rStyle w:val="apple-style-span"/>
        </w:rPr>
        <w:t>, with changes to relations</w:t>
      </w:r>
      <w:bookmarkEnd w:id="32"/>
    </w:p>
    <w:p w14:paraId="1BB5BC5B" w14:textId="77777777" w:rsidR="00F33687" w:rsidRPr="00035949" w:rsidRDefault="00F33687" w:rsidP="00140957">
      <w:pPr>
        <w:pStyle w:val="Heading4"/>
        <w:rPr>
          <w:rStyle w:val="apple-style-span"/>
          <w:b w:val="0"/>
        </w:rPr>
      </w:pPr>
      <w:bookmarkStart w:id="33" w:name="_Toc501053048"/>
      <w:r w:rsidRPr="00035949">
        <w:rPr>
          <w:rStyle w:val="apple-style-span"/>
        </w:rPr>
        <w:t>New relation exists_at added</w:t>
      </w:r>
      <w:r w:rsidR="00BE2EAE" w:rsidRPr="00035949">
        <w:rPr>
          <w:rStyle w:val="apple-style-span"/>
        </w:rPr>
        <w:t>.</w:t>
      </w:r>
      <w:bookmarkEnd w:id="33"/>
      <w:r w:rsidR="00BE2EAE" w:rsidRPr="00035949">
        <w:rPr>
          <w:rStyle w:val="apple-style-span"/>
        </w:rPr>
        <w:t xml:space="preserve"> </w:t>
      </w:r>
    </w:p>
    <w:p w14:paraId="2607AA8E" w14:textId="77777777" w:rsidR="00F33687" w:rsidRPr="00035949" w:rsidRDefault="00F33687" w:rsidP="00140957">
      <w:pPr>
        <w:pStyle w:val="Heading4"/>
        <w:rPr>
          <w:rStyle w:val="apple-style-span"/>
          <w:b w:val="0"/>
          <w:bCs w:val="0"/>
          <w:i w:val="0"/>
          <w:iCs w:val="0"/>
        </w:rPr>
      </w:pPr>
      <w:bookmarkStart w:id="34" w:name="_Toc501053049"/>
      <w:r w:rsidRPr="00035949">
        <w:rPr>
          <w:rStyle w:val="apple-style-span"/>
        </w:rPr>
        <w:t>Relation of containment deprecated</w:t>
      </w:r>
      <w:bookmarkEnd w:id="34"/>
    </w:p>
    <w:p w14:paraId="0F26C59B" w14:textId="77777777" w:rsidR="00F33687" w:rsidRPr="00035949" w:rsidRDefault="00F33687">
      <w:pPr>
        <w:rPr>
          <w:rStyle w:val="apple-style-span"/>
        </w:rPr>
      </w:pPr>
      <w:r w:rsidRPr="00035949">
        <w:rPr>
          <w:rStyle w:val="apple-style-span"/>
        </w:rPr>
        <w:t xml:space="preserve">We provide a generalization of the located_in relation as compared to earlier versions of BFO; the contained_in relation is now deprecated. </w:t>
      </w:r>
    </w:p>
    <w:p w14:paraId="5D7791BD" w14:textId="77777777" w:rsidR="00F33687" w:rsidRPr="00035949" w:rsidRDefault="00F33687" w:rsidP="00140957">
      <w:pPr>
        <w:pStyle w:val="Heading4"/>
        <w:rPr>
          <w:rStyle w:val="apple-style-span"/>
          <w:b w:val="0"/>
        </w:rPr>
      </w:pPr>
      <w:bookmarkStart w:id="35" w:name="_Toc501053050"/>
      <w:r w:rsidRPr="00035949">
        <w:rPr>
          <w:rStyle w:val="apple-style-span"/>
        </w:rPr>
        <w:t>Relations of parthood disambiguated</w:t>
      </w:r>
      <w:bookmarkEnd w:id="35"/>
    </w:p>
    <w:p w14:paraId="4F1EF5F9" w14:textId="77777777" w:rsidR="00F33687" w:rsidRPr="00035949" w:rsidRDefault="00F33687">
      <w:pPr>
        <w:rPr>
          <w:rStyle w:val="apple-style-span"/>
        </w:rPr>
      </w:pPr>
      <w:r w:rsidRPr="00035949">
        <w:rPr>
          <w:rStyle w:val="apple-style-span"/>
        </w:rPr>
        <w:t>Hitherto BFO has distinguished parthood between continuants and occurrents by means of the at t suffix used for the former; henceforth we will use the explicit distinction between continuant_part_of and occurrent_part_of (still using the at t suffix for the former).</w:t>
      </w:r>
    </w:p>
    <w:p w14:paraId="3D121318" w14:textId="3B3AAC9D" w:rsidR="00251D87" w:rsidRPr="00035949" w:rsidRDefault="00251D87" w:rsidP="00140957">
      <w:pPr>
        <w:pStyle w:val="Heading4"/>
        <w:rPr>
          <w:rStyle w:val="apple-style-span"/>
          <w:rFonts w:ascii="Times New Roman" w:eastAsiaTheme="minorHAnsi" w:hAnsi="Times New Roman" w:cs="Times New Roman"/>
          <w:b w:val="0"/>
          <w:bCs w:val="0"/>
          <w:i w:val="0"/>
          <w:iCs w:val="0"/>
        </w:rPr>
      </w:pPr>
      <w:bookmarkStart w:id="36" w:name="_Toc501053051"/>
      <w:r w:rsidRPr="00035949">
        <w:rPr>
          <w:rStyle w:val="apple-style-span"/>
        </w:rPr>
        <w:lastRenderedPageBreak/>
        <w:t>Revision of Process</w:t>
      </w:r>
      <w:bookmarkEnd w:id="36"/>
    </w:p>
    <w:p w14:paraId="71CF2406" w14:textId="77777777" w:rsidR="00F33687" w:rsidRPr="00035949" w:rsidRDefault="00BE2EAE" w:rsidP="00140957">
      <w:pPr>
        <w:pStyle w:val="Heading3"/>
        <w:rPr>
          <w:rStyle w:val="apple-style-span"/>
          <w:b w:val="0"/>
        </w:rPr>
      </w:pPr>
      <w:bookmarkStart w:id="37" w:name="_Toc501053052"/>
      <w:r w:rsidRPr="00035949">
        <w:rPr>
          <w:rStyle w:val="apple-style-span"/>
        </w:rPr>
        <w:t>Future</w:t>
      </w:r>
      <w:r w:rsidR="00F33687" w:rsidRPr="00035949">
        <w:rPr>
          <w:rStyle w:val="apple-style-span"/>
        </w:rPr>
        <w:t xml:space="preserve"> directions</w:t>
      </w:r>
      <w:bookmarkEnd w:id="37"/>
    </w:p>
    <w:p w14:paraId="32A600D4" w14:textId="77777777" w:rsidR="00F33687" w:rsidRPr="00035949" w:rsidRDefault="00F33687" w:rsidP="00140957">
      <w:pPr>
        <w:pStyle w:val="List"/>
        <w:numPr>
          <w:ilvl w:val="0"/>
          <w:numId w:val="70"/>
        </w:numPr>
        <w:rPr>
          <w:rStyle w:val="apple-style-span"/>
        </w:rPr>
      </w:pPr>
      <w:r w:rsidRPr="00035949">
        <w:rPr>
          <w:rStyle w:val="apple-style-span"/>
        </w:rPr>
        <w:t>Treatment of frame-dependence of regions of space, of regions of time, and of certain qualities such as mass and spatial qualities.</w:t>
      </w:r>
    </w:p>
    <w:p w14:paraId="257A883A" w14:textId="77777777" w:rsidR="00F33687" w:rsidRPr="00035949" w:rsidRDefault="00F33687" w:rsidP="00140957">
      <w:pPr>
        <w:pStyle w:val="List"/>
        <w:numPr>
          <w:ilvl w:val="0"/>
          <w:numId w:val="70"/>
        </w:numPr>
        <w:rPr>
          <w:rStyle w:val="apple-style-span"/>
        </w:rPr>
      </w:pPr>
      <w:r w:rsidRPr="00035949">
        <w:rPr>
          <w:rStyle w:val="apple-style-span"/>
        </w:rPr>
        <w:t>Treatment of boundary_of relations (incl. fiat_boundary_of)</w:t>
      </w:r>
    </w:p>
    <w:p w14:paraId="68C8F049" w14:textId="77777777" w:rsidR="00F33687" w:rsidRPr="00035949" w:rsidRDefault="00F33687" w:rsidP="00140957">
      <w:pPr>
        <w:pStyle w:val="List"/>
        <w:numPr>
          <w:ilvl w:val="0"/>
          <w:numId w:val="70"/>
        </w:numPr>
        <w:rPr>
          <w:rStyle w:val="apple-style-span"/>
        </w:rPr>
      </w:pPr>
      <w:r w:rsidRPr="00035949">
        <w:rPr>
          <w:rStyle w:val="apple-style-span"/>
        </w:rPr>
        <w:t>Treatment of type-level relations; rules for quantifying over universals.</w:t>
      </w:r>
    </w:p>
    <w:p w14:paraId="7FB70AD7" w14:textId="0023E37D" w:rsidR="00F33687" w:rsidRPr="00035949" w:rsidRDefault="00F33687" w:rsidP="00140957">
      <w:pPr>
        <w:pStyle w:val="List"/>
        <w:numPr>
          <w:ilvl w:val="0"/>
          <w:numId w:val="70"/>
        </w:numPr>
        <w:rPr>
          <w:rStyle w:val="apple-style-span"/>
        </w:rPr>
      </w:pPr>
      <w:r w:rsidRPr="00035949">
        <w:rPr>
          <w:rStyle w:val="apple-style-span"/>
        </w:rPr>
        <w:t>More detail</w:t>
      </w:r>
      <w:r w:rsidR="00E369DB">
        <w:rPr>
          <w:rStyle w:val="apple-style-span"/>
        </w:rPr>
        <w:t>ed</w:t>
      </w:r>
      <w:r w:rsidRPr="00035949">
        <w:rPr>
          <w:rStyle w:val="apple-style-span"/>
        </w:rPr>
        <w:t xml:space="preserve"> treatment of two kinds of causal relations (1) causal dependence, for example the reciprocal causal dependence between the pressure and temperature of a portion of gas; (2) causal triggering, where a process is the trigger for a second process which is the realization of a disposition.</w:t>
      </w:r>
    </w:p>
    <w:p w14:paraId="2C27D0A5" w14:textId="77777777" w:rsidR="00F33687" w:rsidRPr="00035949" w:rsidRDefault="00F33687" w:rsidP="00140957">
      <w:pPr>
        <w:pStyle w:val="List"/>
        <w:numPr>
          <w:ilvl w:val="0"/>
          <w:numId w:val="70"/>
        </w:numPr>
        <w:rPr>
          <w:rStyle w:val="apple-style-span"/>
        </w:rPr>
      </w:pPr>
      <w:r w:rsidRPr="00035949">
        <w:rPr>
          <w:rStyle w:val="apple-style-span"/>
        </w:rPr>
        <w:t>Physics terms such as force, momentum, inertia, etc. Conserved qualities. (Portion of energy potentially to be treated as child of material entity.</w:t>
      </w:r>
    </w:p>
    <w:p w14:paraId="0E7C0B35" w14:textId="77777777" w:rsidR="00F33687" w:rsidRPr="00035949" w:rsidRDefault="00F33687" w:rsidP="00140957">
      <w:pPr>
        <w:pStyle w:val="List"/>
        <w:numPr>
          <w:ilvl w:val="0"/>
          <w:numId w:val="70"/>
        </w:numPr>
      </w:pPr>
      <w:r w:rsidRPr="00035949">
        <w:t>Relation of dependence of objects on qualities (e.g. of you on your mass)</w:t>
      </w:r>
    </w:p>
    <w:p w14:paraId="47C6ABBF" w14:textId="77777777" w:rsidR="00F33687" w:rsidRPr="00035949" w:rsidRDefault="000F3B3A" w:rsidP="00140957">
      <w:pPr>
        <w:pStyle w:val="Heading1"/>
      </w:pPr>
      <w:bookmarkStart w:id="38" w:name="_Toc501053053"/>
      <w:r w:rsidRPr="00035949">
        <w:t>Organization of BFO</w:t>
      </w:r>
      <w:bookmarkEnd w:id="38"/>
      <w:r w:rsidRPr="00035949">
        <w:t xml:space="preserve"> </w:t>
      </w:r>
    </w:p>
    <w:p w14:paraId="04FF0BF4" w14:textId="2EF0DD7F" w:rsidR="00F33687" w:rsidRPr="00035949" w:rsidRDefault="00171A85" w:rsidP="00140957">
      <w:pPr>
        <w:pStyle w:val="Heading2"/>
      </w:pPr>
      <w:bookmarkStart w:id="39" w:name="_Toc501053054"/>
      <w:bookmarkEnd w:id="20"/>
      <w:r w:rsidRPr="00035949">
        <w:t>E</w:t>
      </w:r>
      <w:r w:rsidR="00DC4B85" w:rsidRPr="00035949">
        <w:t>ntities</w:t>
      </w:r>
      <w:bookmarkEnd w:id="39"/>
      <w:r w:rsidR="00DC4B85" w:rsidRPr="00035949">
        <w:t xml:space="preserve"> </w:t>
      </w:r>
    </w:p>
    <w:p w14:paraId="477A3BD9" w14:textId="299D7306" w:rsidR="00FF332A" w:rsidRPr="00035949" w:rsidRDefault="0004293B" w:rsidP="001C5CAA">
      <w:r w:rsidRPr="00035949">
        <w:t>An entity is anything that exists. BFO assumes that entities can be divided into instances (your heart, my laptop) and universals or types (</w:t>
      </w:r>
      <w:r w:rsidRPr="00035949">
        <w:rPr>
          <w:i/>
        </w:rPr>
        <w:t>heart</w:t>
      </w:r>
      <w:r w:rsidRPr="00035949">
        <w:t xml:space="preserve">, </w:t>
      </w:r>
      <w:r w:rsidRPr="00035949">
        <w:rPr>
          <w:i/>
        </w:rPr>
        <w:t>laptop</w:t>
      </w:r>
      <w:r w:rsidR="00A97320" w:rsidRPr="00035949">
        <w:t>). On BFO’s usage of ‘instance’ and ‘</w:t>
      </w:r>
      <w:r w:rsidR="00D6002B" w:rsidRPr="00035949">
        <w:t>universals</w:t>
      </w:r>
      <w:r w:rsidR="00A97320" w:rsidRPr="00035949">
        <w:t>’ see [</w:t>
      </w:r>
      <w:r w:rsidR="00EC6A9C" w:rsidRPr="00035949">
        <w:fldChar w:fldCharType="begin"/>
      </w:r>
      <w:r w:rsidR="00EC6A9C" w:rsidRPr="00035949">
        <w:instrText xml:space="preserve"> REF _Ref309403777 \r \h  \* MERGEFORMAT </w:instrText>
      </w:r>
      <w:r w:rsidR="00EC6A9C" w:rsidRPr="00035949">
        <w:fldChar w:fldCharType="separate"/>
      </w:r>
      <w:r w:rsidR="000A7629">
        <w:t>19</w:t>
      </w:r>
      <w:r w:rsidR="00EC6A9C" w:rsidRPr="00035949">
        <w:fldChar w:fldCharType="end"/>
      </w:r>
      <w:r w:rsidR="00D6002B" w:rsidRPr="00035949">
        <w:t xml:space="preserve">, </w:t>
      </w:r>
      <w:r w:rsidR="00EC6A9C" w:rsidRPr="00035949">
        <w:fldChar w:fldCharType="begin"/>
      </w:r>
      <w:r w:rsidR="00EC6A9C" w:rsidRPr="00035949">
        <w:instrText xml:space="preserve"> REF _Ref309403689 \r \h  \* MERGEFORMAT </w:instrText>
      </w:r>
      <w:r w:rsidR="00EC6A9C" w:rsidRPr="00035949">
        <w:fldChar w:fldCharType="separate"/>
      </w:r>
      <w:r w:rsidR="000A7629">
        <w:t>25</w:t>
      </w:r>
      <w:r w:rsidR="00EC6A9C" w:rsidRPr="00035949">
        <w:fldChar w:fldCharType="end"/>
      </w:r>
      <w:r w:rsidR="00A97320" w:rsidRPr="00035949">
        <w:t>]</w:t>
      </w:r>
      <w:r w:rsidR="00E3138A" w:rsidRPr="00035949">
        <w:t xml:space="preserve">. </w:t>
      </w:r>
    </w:p>
    <w:p w14:paraId="3756D41E" w14:textId="187B3E17" w:rsidR="00DC4B85" w:rsidRPr="00035949" w:rsidRDefault="009F58CC" w:rsidP="001C5CAA">
      <w:r w:rsidRPr="00035949">
        <w:rPr>
          <w:rStyle w:val="Annotation"/>
        </w:rPr>
        <w:t>n</w:t>
      </w:r>
      <w:r w:rsidR="00F33687" w:rsidRPr="00035949">
        <w:rPr>
          <w:rStyle w:val="Annotation"/>
        </w:rPr>
        <w:t>ote(ontology)[</w:t>
      </w:r>
      <w:r w:rsidR="00E3138A" w:rsidRPr="00035949">
        <w:t>BFO does not claim to be a complete coverage of all entities</w:t>
      </w:r>
      <w:r w:rsidR="00D6002B" w:rsidRPr="00035949">
        <w:t xml:space="preserve">. It seeks </w:t>
      </w:r>
      <w:r w:rsidR="00E3138A" w:rsidRPr="00035949">
        <w:t xml:space="preserve">only </w:t>
      </w:r>
      <w:r w:rsidR="00D6002B" w:rsidRPr="00035949">
        <w:t xml:space="preserve">to provide </w:t>
      </w:r>
      <w:r w:rsidR="00E3138A" w:rsidRPr="00035949">
        <w:t xml:space="preserve">coverage of </w:t>
      </w:r>
      <w:r w:rsidR="00D6002B" w:rsidRPr="00035949">
        <w:t xml:space="preserve">those </w:t>
      </w:r>
      <w:r w:rsidR="00E3138A" w:rsidRPr="00035949">
        <w:t xml:space="preserve">entities </w:t>
      </w:r>
      <w:r w:rsidR="00D6002B" w:rsidRPr="00035949">
        <w:t xml:space="preserve">studied by </w:t>
      </w:r>
      <w:r w:rsidR="00E3138A" w:rsidRPr="00035949">
        <w:t xml:space="preserve">empirical science </w:t>
      </w:r>
      <w:r w:rsidR="00DC4B85" w:rsidRPr="00035949">
        <w:t xml:space="preserve">together with those entities </w:t>
      </w:r>
      <w:r w:rsidR="00D6002B" w:rsidRPr="00035949">
        <w:t xml:space="preserve">which affect or are involved in </w:t>
      </w:r>
      <w:r w:rsidR="00E3138A" w:rsidRPr="00035949">
        <w:t>human activities</w:t>
      </w:r>
      <w:r w:rsidR="00E369DB">
        <w:t>,</w:t>
      </w:r>
      <w:r w:rsidR="00E3138A" w:rsidRPr="00035949">
        <w:t xml:space="preserve"> such as data processing </w:t>
      </w:r>
      <w:r w:rsidR="00FF332A" w:rsidRPr="00035949">
        <w:t xml:space="preserve">and </w:t>
      </w:r>
      <w:r w:rsidR="00E3138A" w:rsidRPr="00035949">
        <w:t>planning</w:t>
      </w:r>
      <w:r w:rsidR="00E369DB">
        <w:t>.</w:t>
      </w:r>
      <w:r w:rsidR="00FF332A" w:rsidRPr="00035949">
        <w:t xml:space="preserve"> </w:t>
      </w:r>
      <w:r w:rsidR="00E369DB">
        <w:t>This</w:t>
      </w:r>
      <w:r w:rsidR="00D6002B" w:rsidRPr="00035949">
        <w:t xml:space="preserve"> coverage is sufficiently broad to provide assistance to those engaged in </w:t>
      </w:r>
      <w:r w:rsidR="00570E87" w:rsidRPr="00035949">
        <w:t xml:space="preserve">building domain ontologies for purposes of </w:t>
      </w:r>
      <w:r w:rsidR="00D6002B" w:rsidRPr="00035949">
        <w:t>data annotation</w:t>
      </w:r>
      <w:r w:rsidR="00E6219F" w:rsidRPr="00035949">
        <w:t xml:space="preserve"> </w:t>
      </w:r>
      <w:r w:rsidR="00610A0A" w:rsidRPr="00035949">
        <w:t>[</w:t>
      </w:r>
      <w:r w:rsidR="00F33687" w:rsidRPr="00035949">
        <w:fldChar w:fldCharType="begin"/>
      </w:r>
      <w:r w:rsidR="00610A0A" w:rsidRPr="00035949">
        <w:instrText xml:space="preserve"> REF _Ref309473000 \r \h </w:instrText>
      </w:r>
      <w:r w:rsidR="00035949">
        <w:instrText xml:space="preserve"> \* MERGEFORMAT </w:instrText>
      </w:r>
      <w:r w:rsidR="00F33687" w:rsidRPr="00035949">
        <w:fldChar w:fldCharType="separate"/>
      </w:r>
      <w:r w:rsidR="000A7629">
        <w:t>17</w:t>
      </w:r>
      <w:r w:rsidR="00F33687" w:rsidRPr="00035949">
        <w:fldChar w:fldCharType="end"/>
      </w:r>
      <w:r w:rsidR="00610A0A" w:rsidRPr="00035949">
        <w:t xml:space="preserve">] </w:t>
      </w:r>
      <w:r w:rsidR="00E6219F" w:rsidRPr="00035949">
        <w:t>or representation</w:t>
      </w:r>
      <w:r w:rsidR="00570E87" w:rsidRPr="00035949">
        <w:t xml:space="preserve"> and reasoning</w:t>
      </w:r>
      <w:r w:rsidR="00DC4B85" w:rsidRPr="00035949">
        <w:t xml:space="preserve"> in science</w:t>
      </w:r>
      <w:r w:rsidR="00FF332A" w:rsidRPr="00035949">
        <w:t>, medicine,</w:t>
      </w:r>
      <w:r w:rsidR="00DC4B85" w:rsidRPr="00035949">
        <w:t xml:space="preserve"> and many areas of administration and commerce</w:t>
      </w:r>
      <w:r w:rsidR="00E3138A" w:rsidRPr="00035949">
        <w:t xml:space="preserve">. </w:t>
      </w:r>
      <w:r w:rsidR="00F33687" w:rsidRPr="00035949">
        <w:rPr>
          <w:rStyle w:val="Annotation"/>
        </w:rPr>
        <w:t>]</w:t>
      </w:r>
    </w:p>
    <w:p w14:paraId="19144609" w14:textId="4B09A5D6" w:rsidR="00BC11E1" w:rsidRPr="00035949" w:rsidRDefault="00E3138A" w:rsidP="003B4621">
      <w:pPr>
        <w:jc w:val="left"/>
      </w:pPr>
      <w:r w:rsidRPr="00035949">
        <w:t xml:space="preserve">We leave open the question of how, if at all, BFO would deal with </w:t>
      </w:r>
      <w:r w:rsidR="00BC11E1" w:rsidRPr="00035949">
        <w:t>number</w:t>
      </w:r>
      <w:r w:rsidRPr="00035949">
        <w:t>s</w:t>
      </w:r>
      <w:r w:rsidR="004109DD" w:rsidRPr="00035949">
        <w:t>,</w:t>
      </w:r>
      <w:r w:rsidRPr="00035949">
        <w:t xml:space="preserve"> </w:t>
      </w:r>
      <w:r w:rsidR="004109DD" w:rsidRPr="00035949">
        <w:t xml:space="preserve">sets, </w:t>
      </w:r>
      <w:r w:rsidRPr="00035949">
        <w:t xml:space="preserve">and other mathematical entities, and with </w:t>
      </w:r>
      <w:r w:rsidR="00BC11E1" w:rsidRPr="00035949">
        <w:t>proposition</w:t>
      </w:r>
      <w:r w:rsidRPr="00035949">
        <w:t xml:space="preserve">s (conceived in the sense of ideal meanings). </w:t>
      </w:r>
      <w:r w:rsidR="00570E87" w:rsidRPr="00035949">
        <w:t xml:space="preserve">We foresee two avenues of future development in regard to these and other varieties of entities not currently covered by BFO. First, </w:t>
      </w:r>
      <w:r w:rsidR="002767CB" w:rsidRPr="00035949">
        <w:t xml:space="preserve">there will be </w:t>
      </w:r>
      <w:r w:rsidR="00570E87" w:rsidRPr="00035949">
        <w:t>incremental expansion of BFO in future versions. Second</w:t>
      </w:r>
      <w:r w:rsidR="002767CB" w:rsidRPr="00035949">
        <w:t xml:space="preserve"> one can</w:t>
      </w:r>
      <w:r w:rsidR="00570E87" w:rsidRPr="00035949">
        <w:t xml:space="preserve"> draw</w:t>
      </w:r>
      <w:r w:rsidR="002767CB" w:rsidRPr="00035949">
        <w:t xml:space="preserve"> </w:t>
      </w:r>
      <w:r w:rsidR="00570E87" w:rsidRPr="00035949">
        <w:t xml:space="preserve">on resources at </w:t>
      </w:r>
      <w:r w:rsidR="00570E87" w:rsidRPr="00035949">
        <w:lastRenderedPageBreak/>
        <w:t xml:space="preserve">lower levels in the ontology hierarchy. </w:t>
      </w:r>
      <w:r w:rsidR="00544BF7" w:rsidRPr="00035949">
        <w:t>T</w:t>
      </w:r>
      <w:r w:rsidRPr="00035949">
        <w:t xml:space="preserve">he </w:t>
      </w:r>
      <w:hyperlink r:id="rId17" w:history="1">
        <w:r w:rsidRPr="00035949">
          <w:rPr>
            <w:rStyle w:val="Hyperlink"/>
          </w:rPr>
          <w:t>Information Artifact Ontology</w:t>
        </w:r>
      </w:hyperlink>
      <w:r w:rsidRPr="00035949">
        <w:t xml:space="preserve"> and the </w:t>
      </w:r>
      <w:hyperlink r:id="rId18" w:history="1">
        <w:r w:rsidRPr="00035949">
          <w:rPr>
            <w:rStyle w:val="Hyperlink"/>
          </w:rPr>
          <w:t>Ontology for Biomedical Investigations</w:t>
        </w:r>
      </w:hyperlink>
      <w:r w:rsidRPr="00035949">
        <w:t>)</w:t>
      </w:r>
      <w:r w:rsidR="00544BF7" w:rsidRPr="00035949">
        <w:t xml:space="preserve">, both of which are built on BFO, provide </w:t>
      </w:r>
      <w:r w:rsidRPr="00035949">
        <w:t xml:space="preserve">the resources to deal with numerical measurement results and with </w:t>
      </w:r>
      <w:r w:rsidR="00570E87" w:rsidRPr="00035949">
        <w:t xml:space="preserve">certain </w:t>
      </w:r>
      <w:r w:rsidRPr="00035949">
        <w:t>other mathematical entities.</w:t>
      </w:r>
    </w:p>
    <w:p w14:paraId="39CF9785" w14:textId="77777777" w:rsidR="00F33687" w:rsidRPr="00035949" w:rsidRDefault="00BE2EAE" w:rsidP="00140957">
      <w:pPr>
        <w:pStyle w:val="Heading2"/>
      </w:pPr>
      <w:bookmarkStart w:id="40" w:name="_Toc501053055"/>
      <w:r w:rsidRPr="00035949">
        <w:t>Relations</w:t>
      </w:r>
      <w:bookmarkEnd w:id="40"/>
    </w:p>
    <w:p w14:paraId="6BF49165" w14:textId="4822979E" w:rsidR="0004293B" w:rsidRPr="00035949" w:rsidRDefault="0004293B">
      <w:r w:rsidRPr="00035949">
        <w:t>Entities are linked together in relations, at the level of both instances and types</w:t>
      </w:r>
      <w:r w:rsidR="00937861" w:rsidRPr="00035949">
        <w:t xml:space="preserve"> [</w:t>
      </w:r>
      <w:r w:rsidR="00EC6A9C" w:rsidRPr="00035949">
        <w:fldChar w:fldCharType="begin"/>
      </w:r>
      <w:r w:rsidR="00EC6A9C" w:rsidRPr="00035949">
        <w:instrText xml:space="preserve"> REF _Ref309133313 \r \h  \* MERGEFORMAT </w:instrText>
      </w:r>
      <w:r w:rsidR="00EC6A9C" w:rsidRPr="00035949">
        <w:fldChar w:fldCharType="separate"/>
      </w:r>
      <w:r w:rsidR="000A7629">
        <w:t>16</w:t>
      </w:r>
      <w:r w:rsidR="00EC6A9C" w:rsidRPr="00035949">
        <w:fldChar w:fldCharType="end"/>
      </w:r>
      <w:r w:rsidR="00937861" w:rsidRPr="00035949">
        <w:t>]</w:t>
      </w:r>
      <w:r w:rsidRPr="00035949">
        <w:t xml:space="preserve">. </w:t>
      </w:r>
      <w:r w:rsidR="00FF332A" w:rsidRPr="00035949">
        <w:t>Three groups of relations are distinguished.</w:t>
      </w:r>
    </w:p>
    <w:p w14:paraId="207AC5DB" w14:textId="7E9D1A8F" w:rsidR="00F33687" w:rsidRPr="00035949" w:rsidRDefault="00F33687" w:rsidP="00140957">
      <w:pPr>
        <w:pStyle w:val="relationtypelist"/>
      </w:pPr>
      <w:r w:rsidRPr="00035949">
        <w:rPr>
          <w:rStyle w:val="volume"/>
        </w:rPr>
        <w:t>Instance</w:t>
      </w:r>
      <w:r w:rsidR="00BE2EAE" w:rsidRPr="00035949">
        <w:t xml:space="preserve">-level </w:t>
      </w:r>
      <w:r w:rsidRPr="00035949">
        <w:t>relations</w:t>
      </w:r>
    </w:p>
    <w:p w14:paraId="5DC04B32" w14:textId="5E37ACB4" w:rsidR="00F33687" w:rsidRPr="00035949" w:rsidRDefault="0004293B" w:rsidP="00140957">
      <w:pPr>
        <w:spacing w:before="0"/>
        <w:ind w:left="720"/>
        <w:jc w:val="left"/>
      </w:pPr>
      <w:r w:rsidRPr="00035949">
        <w:t xml:space="preserve">Your heart (instance-level) </w:t>
      </w:r>
      <w:r w:rsidR="009D1AD3" w:rsidRPr="00035949">
        <w:rPr>
          <w:b/>
        </w:rPr>
        <w:t xml:space="preserve">continuant_part_of </w:t>
      </w:r>
      <w:r w:rsidRPr="00035949">
        <w:t>your body</w:t>
      </w:r>
      <w:r w:rsidR="00937861" w:rsidRPr="00035949">
        <w:t xml:space="preserve"> </w:t>
      </w:r>
      <w:r w:rsidR="00937861" w:rsidRPr="00035949">
        <w:rPr>
          <w:b/>
        </w:rPr>
        <w:t xml:space="preserve">at </w:t>
      </w:r>
      <w:r w:rsidR="00937861" w:rsidRPr="00035949">
        <w:rPr>
          <w:i/>
        </w:rPr>
        <w:t>t</w:t>
      </w:r>
      <w:r w:rsidR="006121CF" w:rsidRPr="00035949">
        <w:rPr>
          <w:b/>
          <w:i/>
        </w:rPr>
        <w:br/>
      </w:r>
      <w:r w:rsidR="00937861" w:rsidRPr="00035949">
        <w:t xml:space="preserve">Your heart beating (instance-level) </w:t>
      </w:r>
      <w:r w:rsidR="00937861" w:rsidRPr="00035949">
        <w:rPr>
          <w:b/>
        </w:rPr>
        <w:t>has_participant</w:t>
      </w:r>
      <w:r w:rsidR="00937861" w:rsidRPr="00035949">
        <w:t xml:space="preserve"> your heart</w:t>
      </w:r>
    </w:p>
    <w:p w14:paraId="3511A1CB" w14:textId="18E9669C" w:rsidR="00F33687" w:rsidRPr="00035949" w:rsidRDefault="00F33687" w:rsidP="00140957">
      <w:pPr>
        <w:pStyle w:val="relationtypelist"/>
      </w:pPr>
      <w:r w:rsidRPr="00035949">
        <w:t>Type-level relations</w:t>
      </w:r>
    </w:p>
    <w:p w14:paraId="337A69EA" w14:textId="4D1233C1" w:rsidR="00F33687" w:rsidRPr="00035949" w:rsidRDefault="00937861" w:rsidP="00140957">
      <w:pPr>
        <w:spacing w:before="0"/>
        <w:jc w:val="left"/>
      </w:pPr>
      <w:r w:rsidRPr="00035949">
        <w:tab/>
        <w:t xml:space="preserve">human heart </w:t>
      </w:r>
      <w:r w:rsidR="00B03C6A" w:rsidRPr="00035949">
        <w:rPr>
          <w:i/>
        </w:rPr>
        <w:t>continuant_</w:t>
      </w:r>
      <w:r w:rsidRPr="00035949">
        <w:rPr>
          <w:i/>
        </w:rPr>
        <w:t>part</w:t>
      </w:r>
      <w:r w:rsidR="00B03C6A" w:rsidRPr="00035949">
        <w:rPr>
          <w:i/>
        </w:rPr>
        <w:softHyphen/>
        <w:t>_of</w:t>
      </w:r>
      <w:r w:rsidRPr="00035949">
        <w:t xml:space="preserve"> human body</w:t>
      </w:r>
      <w:r w:rsidR="006121CF" w:rsidRPr="00035949">
        <w:br/>
      </w:r>
      <w:r w:rsidRPr="00035949">
        <w:tab/>
        <w:t xml:space="preserve">human heart beating process </w:t>
      </w:r>
      <w:r w:rsidRPr="00035949">
        <w:rPr>
          <w:i/>
        </w:rPr>
        <w:t>has_</w:t>
      </w:r>
      <w:r w:rsidR="00B03C6A" w:rsidRPr="00035949">
        <w:rPr>
          <w:i/>
        </w:rPr>
        <w:t>occurrent_</w:t>
      </w:r>
      <w:r w:rsidRPr="00035949">
        <w:rPr>
          <w:i/>
        </w:rPr>
        <w:t>part</w:t>
      </w:r>
      <w:r w:rsidRPr="00035949">
        <w:t xml:space="preserve"> beat profile</w:t>
      </w:r>
    </w:p>
    <w:p w14:paraId="7A3E13D1" w14:textId="4E585F16" w:rsidR="00F33687" w:rsidRPr="00035949" w:rsidRDefault="00F33687" w:rsidP="00140957">
      <w:pPr>
        <w:pStyle w:val="relationtypelist"/>
      </w:pPr>
      <w:bookmarkStart w:id="41" w:name="OLE_LINK2"/>
      <w:bookmarkStart w:id="42" w:name="OLE_LINK3"/>
      <w:r w:rsidRPr="00035949">
        <w:t>Instance-type relations</w:t>
      </w:r>
      <w:r w:rsidRPr="00035949">
        <w:tab/>
      </w:r>
    </w:p>
    <w:bookmarkEnd w:id="41"/>
    <w:bookmarkEnd w:id="42"/>
    <w:p w14:paraId="3A8B2E27" w14:textId="77777777" w:rsidR="00F33687" w:rsidRPr="00035949" w:rsidRDefault="00570E87" w:rsidP="00140957">
      <w:pPr>
        <w:spacing w:before="0"/>
        <w:ind w:left="720"/>
      </w:pPr>
      <w:r w:rsidRPr="00035949">
        <w:t xml:space="preserve">John’s </w:t>
      </w:r>
      <w:r w:rsidR="00937861" w:rsidRPr="00035949">
        <w:t xml:space="preserve">heart </w:t>
      </w:r>
      <w:r w:rsidR="00937861" w:rsidRPr="00035949">
        <w:rPr>
          <w:b/>
        </w:rPr>
        <w:t xml:space="preserve">instantiates </w:t>
      </w:r>
      <w:r w:rsidR="00937861" w:rsidRPr="00035949">
        <w:rPr>
          <w:i/>
        </w:rPr>
        <w:t>human heart.</w:t>
      </w:r>
    </w:p>
    <w:p w14:paraId="08765BB9" w14:textId="1238FD13" w:rsidR="00570E87" w:rsidRPr="00035949" w:rsidRDefault="00570E87">
      <w:r w:rsidRPr="00035949">
        <w:t xml:space="preserve">In this document we discuss relations </w:t>
      </w:r>
      <w:r w:rsidR="00FF332A" w:rsidRPr="00035949">
        <w:t xml:space="preserve">in </w:t>
      </w:r>
      <w:r w:rsidRPr="00035949">
        <w:t xml:space="preserve">all three </w:t>
      </w:r>
      <w:r w:rsidR="00FF332A" w:rsidRPr="00035949">
        <w:t>groups</w:t>
      </w:r>
      <w:r w:rsidRPr="00035949">
        <w:t xml:space="preserve">. </w:t>
      </w:r>
    </w:p>
    <w:p w14:paraId="3FA97B9C" w14:textId="3B86B31F" w:rsidR="00937861" w:rsidRPr="00035949" w:rsidRDefault="00570E87">
      <w:r w:rsidRPr="00035949">
        <w:t>Note that relations of none of these sorts are first-class entities</w:t>
      </w:r>
      <w:r w:rsidR="00EC4848" w:rsidRPr="00035949">
        <w:rPr>
          <w:i/>
        </w:rPr>
        <w:t xml:space="preserve"> </w:t>
      </w:r>
      <w:r w:rsidR="00EC4848" w:rsidRPr="00035949">
        <w:t>(to see why not, see the discussion of the Bradley regress in [</w:t>
      </w:r>
      <w:r w:rsidR="00EC6A9C" w:rsidRPr="00035949">
        <w:fldChar w:fldCharType="begin"/>
      </w:r>
      <w:r w:rsidR="00EC6A9C" w:rsidRPr="00035949">
        <w:instrText xml:space="preserve"> REF _Ref309193309 \r \h  \* MERGEFORMAT </w:instrText>
      </w:r>
      <w:r w:rsidR="00EC6A9C" w:rsidRPr="00035949">
        <w:fldChar w:fldCharType="separate"/>
      </w:r>
      <w:r w:rsidR="000A7629">
        <w:t>20</w:t>
      </w:r>
      <w:r w:rsidR="00EC6A9C" w:rsidRPr="00035949">
        <w:fldChar w:fldCharType="end"/>
      </w:r>
      <w:r w:rsidR="00EC4848" w:rsidRPr="00035949">
        <w:t>])</w:t>
      </w:r>
      <w:r w:rsidR="00937861" w:rsidRPr="00035949">
        <w:t xml:space="preserve">. However, there are </w:t>
      </w:r>
      <w:r w:rsidRPr="00035949">
        <w:t xml:space="preserve">first-class </w:t>
      </w:r>
      <w:r w:rsidR="00937861" w:rsidRPr="00035949">
        <w:t>entities</w:t>
      </w:r>
      <w:r w:rsidR="00C229D0" w:rsidRPr="00035949">
        <w:t>,</w:t>
      </w:r>
      <w:r w:rsidR="00937861" w:rsidRPr="00035949">
        <w:t xml:space="preserve"> such as </w:t>
      </w:r>
      <w:r w:rsidR="00937861" w:rsidRPr="00035949">
        <w:rPr>
          <w:i/>
        </w:rPr>
        <w:t>r</w:t>
      </w:r>
      <w:r w:rsidR="00C229D0" w:rsidRPr="00035949">
        <w:rPr>
          <w:i/>
        </w:rPr>
        <w:t>elational qualities</w:t>
      </w:r>
      <w:r w:rsidRPr="00035949">
        <w:rPr>
          <w:i/>
        </w:rPr>
        <w:t xml:space="preserve"> </w:t>
      </w:r>
      <w:r w:rsidRPr="00035949">
        <w:t xml:space="preserve">and </w:t>
      </w:r>
      <w:r w:rsidRPr="00035949">
        <w:rPr>
          <w:i/>
        </w:rPr>
        <w:t>relational processes</w:t>
      </w:r>
      <w:r w:rsidR="00C229D0" w:rsidRPr="00035949">
        <w:t xml:space="preserve"> (see below), which are relational in the sense that they link multiple relata.</w:t>
      </w:r>
      <w:r w:rsidR="00FF332A" w:rsidRPr="00035949">
        <w:t xml:space="preserve"> First-class entities are entities which have counterparts both at the level of instances (John’s act of kissing Mary yesterday) and at the level of universals</w:t>
      </w:r>
      <w:r w:rsidR="00C229D0" w:rsidRPr="00035949">
        <w:t xml:space="preserve"> </w:t>
      </w:r>
      <w:r w:rsidR="00FF332A" w:rsidRPr="00035949">
        <w:t>(</w:t>
      </w:r>
      <w:r w:rsidR="00FF332A" w:rsidRPr="00035949">
        <w:rPr>
          <w:i/>
        </w:rPr>
        <w:t>kiss</w:t>
      </w:r>
      <w:r w:rsidR="00FF332A" w:rsidRPr="00035949">
        <w:t xml:space="preserve">, </w:t>
      </w:r>
      <w:r w:rsidR="00FF332A" w:rsidRPr="00035949">
        <w:rPr>
          <w:i/>
        </w:rPr>
        <w:t>act</w:t>
      </w:r>
      <w:r w:rsidR="00FF332A" w:rsidRPr="00035949">
        <w:t xml:space="preserve">, </w:t>
      </w:r>
      <w:r w:rsidR="00FF332A" w:rsidRPr="00035949">
        <w:rPr>
          <w:i/>
        </w:rPr>
        <w:t>person</w:t>
      </w:r>
      <w:r w:rsidR="00FF332A" w:rsidRPr="00035949">
        <w:t>).</w:t>
      </w:r>
    </w:p>
    <w:p w14:paraId="63F7DA60" w14:textId="77777777" w:rsidR="00F33687" w:rsidRPr="00035949" w:rsidRDefault="002767CB" w:rsidP="00140957">
      <w:pPr>
        <w:pStyle w:val="Heading2"/>
      </w:pPr>
      <w:bookmarkStart w:id="43" w:name="_Toc501053056"/>
      <w:r w:rsidRPr="00035949">
        <w:t>Primitive and defined terms</w:t>
      </w:r>
      <w:bookmarkEnd w:id="43"/>
    </w:p>
    <w:p w14:paraId="36817263" w14:textId="2F449F04" w:rsidR="00FB129B" w:rsidRPr="00035949" w:rsidRDefault="00A035C4">
      <w:pPr>
        <w:rPr>
          <w:b/>
        </w:rPr>
      </w:pPr>
      <w:r w:rsidRPr="00035949">
        <w:t>We use terms (such as ‘BFO:</w:t>
      </w:r>
      <w:r w:rsidRPr="00035949">
        <w:rPr>
          <w:i/>
        </w:rPr>
        <w:t>object</w:t>
      </w:r>
      <w:r w:rsidRPr="00035949">
        <w:t>’ or ‘Patrick Hayes’) to refer to entities, and relational expressions (such as ‘</w:t>
      </w:r>
      <w:r w:rsidR="00570E87" w:rsidRPr="00035949">
        <w:rPr>
          <w:b/>
        </w:rPr>
        <w:t>has_participant</w:t>
      </w:r>
      <w:r w:rsidRPr="00035949">
        <w:t xml:space="preserve">’) to </w:t>
      </w:r>
      <w:r w:rsidR="00501D08" w:rsidRPr="00035949">
        <w:t xml:space="preserve">assert that </w:t>
      </w:r>
      <w:r w:rsidRPr="00035949">
        <w:t xml:space="preserve">relations </w:t>
      </w:r>
      <w:r w:rsidR="00501D08" w:rsidRPr="00035949">
        <w:t xml:space="preserve">obtain </w:t>
      </w:r>
      <w:r w:rsidRPr="00035949">
        <w:t>between such entities.</w:t>
      </w:r>
      <w:r w:rsidRPr="00035949">
        <w:rPr>
          <w:b/>
        </w:rPr>
        <w:t xml:space="preserve"> </w:t>
      </w:r>
      <w:r w:rsidR="00E6219F" w:rsidRPr="00035949">
        <w:rPr>
          <w:rStyle w:val="Annotation"/>
        </w:rPr>
        <w:t>note(</w:t>
      </w:r>
      <w:r w:rsidR="00A10135" w:rsidRPr="00035949">
        <w:rPr>
          <w:rStyle w:val="Annotation"/>
        </w:rPr>
        <w:t>ontology</w:t>
      </w:r>
      <w:r w:rsidR="00E6219F" w:rsidRPr="00035949">
        <w:rPr>
          <w:rStyle w:val="Annotation"/>
        </w:rPr>
        <w:t>)[</w:t>
      </w:r>
      <w:r w:rsidR="005C1FE9" w:rsidRPr="00035949">
        <w:t xml:space="preserve">For both </w:t>
      </w:r>
      <w:r w:rsidR="004619F8" w:rsidRPr="00035949">
        <w:t>terms and relation</w:t>
      </w:r>
      <w:r w:rsidR="00937861" w:rsidRPr="00035949">
        <w:t>al</w:t>
      </w:r>
      <w:r w:rsidR="004619F8" w:rsidRPr="00035949">
        <w:t xml:space="preserve"> expressions</w:t>
      </w:r>
      <w:r w:rsidR="005C1FE9" w:rsidRPr="00035949">
        <w:t xml:space="preserve"> in BFO</w:t>
      </w:r>
      <w:r w:rsidR="000C7630" w:rsidRPr="00035949">
        <w:t>,</w:t>
      </w:r>
      <w:r w:rsidR="005C1FE9" w:rsidRPr="00035949">
        <w:t xml:space="preserve"> we distinguish between </w:t>
      </w:r>
      <w:r w:rsidR="005C1FE9" w:rsidRPr="00035949">
        <w:rPr>
          <w:i/>
        </w:rPr>
        <w:t>primitive</w:t>
      </w:r>
      <w:r w:rsidR="005C1FE9" w:rsidRPr="00035949">
        <w:t xml:space="preserve"> and </w:t>
      </w:r>
      <w:r w:rsidR="005C1FE9" w:rsidRPr="00035949">
        <w:rPr>
          <w:i/>
        </w:rPr>
        <w:t>defined</w:t>
      </w:r>
      <w:r w:rsidR="004619F8" w:rsidRPr="00035949">
        <w:t xml:space="preserve">. </w:t>
      </w:r>
      <w:r w:rsidRPr="00035949">
        <w:t xml:space="preserve">‘Entity’ is an example of one such primitive </w:t>
      </w:r>
      <w:r w:rsidR="00D17B61" w:rsidRPr="00035949">
        <w:t xml:space="preserve">term. </w:t>
      </w:r>
      <w:r w:rsidR="00501D08" w:rsidRPr="00035949">
        <w:t xml:space="preserve">Primitive terms in a highest-level ontology such as BFO </w:t>
      </w:r>
      <w:r w:rsidR="004619F8" w:rsidRPr="00035949">
        <w:t xml:space="preserve">are </w:t>
      </w:r>
      <w:r w:rsidR="00501D08" w:rsidRPr="00035949">
        <w:t xml:space="preserve">terms </w:t>
      </w:r>
      <w:r w:rsidR="00E6219F" w:rsidRPr="00035949">
        <w:t xml:space="preserve">that </w:t>
      </w:r>
      <w:r w:rsidR="00501D08" w:rsidRPr="00035949">
        <w:t xml:space="preserve">are </w:t>
      </w:r>
      <w:r w:rsidR="004619F8" w:rsidRPr="00035949">
        <w:t xml:space="preserve">so basic to our </w:t>
      </w:r>
      <w:r w:rsidR="004619F8" w:rsidRPr="00035949">
        <w:lastRenderedPageBreak/>
        <w:t>understanding of reality that there is no way of defining them in a non-circular fashion. For these, therefore, w</w:t>
      </w:r>
      <w:r w:rsidR="00FB129B" w:rsidRPr="00035949">
        <w:t xml:space="preserve">e </w:t>
      </w:r>
      <w:r w:rsidR="004619F8" w:rsidRPr="00035949">
        <w:t xml:space="preserve">can </w:t>
      </w:r>
      <w:r w:rsidR="00FB129B" w:rsidRPr="00035949">
        <w:t xml:space="preserve">provide </w:t>
      </w:r>
      <w:r w:rsidR="004619F8" w:rsidRPr="00035949">
        <w:t xml:space="preserve">only elucidations, supplemented by examples and by axioms. </w:t>
      </w:r>
      <w:r w:rsidR="00E6219F" w:rsidRPr="00035949">
        <w:rPr>
          <w:rStyle w:val="Annotation"/>
        </w:rPr>
        <w:t>]</w:t>
      </w:r>
    </w:p>
    <w:p w14:paraId="1F0E0DD1" w14:textId="77777777" w:rsidR="00906DD1" w:rsidRPr="00035949" w:rsidRDefault="006C702A">
      <w:pPr>
        <w:pStyle w:val="Specification"/>
      </w:pPr>
      <w:r w:rsidRPr="00035949">
        <w:rPr>
          <w:rStyle w:val="Annotation"/>
        </w:rPr>
        <w:t>a(entity)[</w:t>
      </w:r>
      <w:r w:rsidR="00236D40" w:rsidRPr="00035949">
        <w:rPr>
          <w:rStyle w:val="SpecificationType"/>
          <w:sz w:val="22"/>
        </w:rPr>
        <w:t>Elucidation</w:t>
      </w:r>
      <w:r w:rsidR="00236D40" w:rsidRPr="00035949">
        <w:rPr>
          <w:smallCaps/>
        </w:rPr>
        <w:t>:</w:t>
      </w:r>
      <w:r w:rsidR="00906DD1" w:rsidRPr="00035949">
        <w:t xml:space="preserve"> An </w:t>
      </w:r>
      <w:r w:rsidR="00906DD1" w:rsidRPr="00035949">
        <w:rPr>
          <w:i/>
        </w:rPr>
        <w:t>entity</w:t>
      </w:r>
      <w:r w:rsidR="00906DD1" w:rsidRPr="00035949">
        <w:t xml:space="preserve"> is a</w:t>
      </w:r>
      <w:r w:rsidR="000431A7" w:rsidRPr="00035949">
        <w:t>nything that exists</w:t>
      </w:r>
      <w:r w:rsidR="00A73C26" w:rsidRPr="00035949">
        <w:t xml:space="preserve"> or has existed</w:t>
      </w:r>
      <w:r w:rsidR="00501D08" w:rsidRPr="00035949">
        <w:t xml:space="preserve"> or will exist</w:t>
      </w:r>
      <w:r w:rsidR="000431A7" w:rsidRPr="00035949">
        <w:t>.</w:t>
      </w:r>
      <w:r w:rsidR="0047147E" w:rsidRPr="00035949">
        <w:t xml:space="preserve"> [001-001]</w:t>
      </w:r>
      <w:r w:rsidRPr="00035949">
        <w:rPr>
          <w:rStyle w:val="Annotation"/>
        </w:rPr>
        <w:t>]</w:t>
      </w:r>
    </w:p>
    <w:p w14:paraId="34A11E57" w14:textId="77777777" w:rsidR="00B342A1" w:rsidRDefault="006C702A">
      <w:pPr>
        <w:pStyle w:val="Specification"/>
        <w:rPr>
          <w:i/>
        </w:rPr>
      </w:pPr>
      <w:r w:rsidRPr="00035949">
        <w:rPr>
          <w:rStyle w:val="Annotation"/>
        </w:rPr>
        <w:t>a</w:t>
      </w:r>
      <w:r w:rsidR="00485AA7" w:rsidRPr="00035949">
        <w:rPr>
          <w:rStyle w:val="Annotation"/>
        </w:rPr>
        <w:t>s</w:t>
      </w:r>
      <w:r w:rsidRPr="00035949">
        <w:rPr>
          <w:rStyle w:val="Annotation"/>
        </w:rPr>
        <w:t>(entity)[</w:t>
      </w:r>
      <w:r w:rsidR="00236D40" w:rsidRPr="00035949">
        <w:rPr>
          <w:rStyle w:val="SpecificationType"/>
          <w:sz w:val="22"/>
        </w:rPr>
        <w:t>Examples</w:t>
      </w:r>
      <w:r w:rsidR="00236D40" w:rsidRPr="00035949">
        <w:rPr>
          <w:smallCaps/>
        </w:rPr>
        <w:t xml:space="preserve">: </w:t>
      </w:r>
      <w:r w:rsidR="00236D40" w:rsidRPr="00035949">
        <w:t>Julius Caesar</w:t>
      </w:r>
      <w:r w:rsidRPr="00035949">
        <w:rPr>
          <w:rStyle w:val="Annotation"/>
        </w:rPr>
        <w:t>\</w:t>
      </w:r>
      <w:r w:rsidR="00236D40" w:rsidRPr="00035949">
        <w:t>, the Second World War</w:t>
      </w:r>
      <w:r w:rsidRPr="00035949">
        <w:rPr>
          <w:rStyle w:val="Annotation"/>
        </w:rPr>
        <w:t>\</w:t>
      </w:r>
      <w:r w:rsidR="00236D40" w:rsidRPr="00035949">
        <w:t>, your body mass index</w:t>
      </w:r>
      <w:r w:rsidRPr="00035949">
        <w:rPr>
          <w:rStyle w:val="Annotation"/>
        </w:rPr>
        <w:t>\</w:t>
      </w:r>
      <w:r w:rsidR="00236D40" w:rsidRPr="00035949">
        <w:t xml:space="preserve">, Verdi’s </w:t>
      </w:r>
      <w:r w:rsidR="00236D40" w:rsidRPr="00035949">
        <w:rPr>
          <w:i/>
        </w:rPr>
        <w:t>Requiem</w:t>
      </w:r>
    </w:p>
    <w:p w14:paraId="7934DA32" w14:textId="2415CA1F" w:rsidR="000431A7" w:rsidRPr="00B342A1" w:rsidRDefault="006C702A">
      <w:pPr>
        <w:pStyle w:val="Specification"/>
        <w:rPr>
          <w:rStyle w:val="Annotation"/>
          <w:i w:val="0"/>
        </w:rPr>
      </w:pPr>
      <w:r w:rsidRPr="00B342A1">
        <w:rPr>
          <w:rStyle w:val="Annotation"/>
          <w:i w:val="0"/>
        </w:rPr>
        <w:t>]</w:t>
      </w:r>
    </w:p>
    <w:p w14:paraId="7BA3B71B" w14:textId="55452D6F" w:rsidR="000F3B3A" w:rsidRPr="00B342A1" w:rsidRDefault="000F3B3A" w:rsidP="000F3B3A">
      <w:pPr>
        <w:pStyle w:val="Heading2"/>
      </w:pPr>
      <w:bookmarkStart w:id="44" w:name="_Toc501053057"/>
      <w:r w:rsidRPr="00B342A1">
        <w:t>Definitions</w:t>
      </w:r>
      <w:bookmarkEnd w:id="44"/>
    </w:p>
    <w:p w14:paraId="52B48C41" w14:textId="77777777" w:rsidR="000F3B3A" w:rsidRPr="00035949" w:rsidRDefault="000F3B3A" w:rsidP="000F3B3A">
      <w:r w:rsidRPr="00035949">
        <w:t xml:space="preserve">We distinguish between </w:t>
      </w:r>
      <w:r w:rsidRPr="00035949">
        <w:rPr>
          <w:i/>
        </w:rPr>
        <w:t xml:space="preserve">terms </w:t>
      </w:r>
      <w:r w:rsidRPr="00035949">
        <w:t xml:space="preserve">and </w:t>
      </w:r>
      <w:r w:rsidRPr="00035949">
        <w:rPr>
          <w:i/>
        </w:rPr>
        <w:t>relational expressions</w:t>
      </w:r>
      <w:r w:rsidRPr="00035949">
        <w:t>. Definitions of terms are required to be always of the form:</w:t>
      </w:r>
    </w:p>
    <w:p w14:paraId="737586C8" w14:textId="77777777" w:rsidR="000F3B3A" w:rsidRPr="00035949" w:rsidRDefault="000F3B3A" w:rsidP="000F3B3A">
      <w:pPr>
        <w:ind w:left="720"/>
      </w:pPr>
      <w:r w:rsidRPr="00035949">
        <w:rPr>
          <w:i/>
        </w:rPr>
        <w:t xml:space="preserve">A </w:t>
      </w:r>
      <w:r w:rsidRPr="00035949">
        <w:t xml:space="preserve">= Def. </w:t>
      </w:r>
      <w:r w:rsidRPr="00035949">
        <w:rPr>
          <w:i/>
        </w:rPr>
        <w:t xml:space="preserve">B </w:t>
      </w:r>
      <w:r w:rsidRPr="00035949">
        <w:t xml:space="preserve">which </w:t>
      </w:r>
      <w:r w:rsidRPr="00035949">
        <w:rPr>
          <w:i/>
        </w:rPr>
        <w:t>D</w:t>
      </w:r>
      <w:r w:rsidRPr="00035949">
        <w:t>s</w:t>
      </w:r>
    </w:p>
    <w:p w14:paraId="7EC09971" w14:textId="77777777" w:rsidR="000F3B3A" w:rsidRPr="00035949" w:rsidRDefault="000F3B3A" w:rsidP="000F3B3A">
      <w:r w:rsidRPr="00035949">
        <w:t>where ‘</w:t>
      </w:r>
      <w:r w:rsidRPr="00035949">
        <w:rPr>
          <w:i/>
        </w:rPr>
        <w:t>A</w:t>
      </w:r>
      <w:r w:rsidRPr="00035949">
        <w:t>’ is the term to be defined, ‘</w:t>
      </w:r>
      <w:r w:rsidRPr="00035949">
        <w:rPr>
          <w:i/>
        </w:rPr>
        <w:t>B</w:t>
      </w:r>
      <w:r w:rsidRPr="00035949">
        <w:t>’ is its immediate parent in the relevant BFO-conformant ontology hierarchy, and ‘</w:t>
      </w:r>
      <w:r w:rsidRPr="00035949">
        <w:rPr>
          <w:i/>
        </w:rPr>
        <w:t>D</w:t>
      </w:r>
      <w:r w:rsidRPr="00035949">
        <w:t>’</w:t>
      </w:r>
      <w:r w:rsidRPr="00035949">
        <w:rPr>
          <w:i/>
        </w:rPr>
        <w:t xml:space="preserve"> </w:t>
      </w:r>
      <w:r w:rsidRPr="00035949">
        <w:t xml:space="preserve">is the differentiating criterion specifying what it is about certain </w:t>
      </w:r>
      <w:r w:rsidRPr="00035949">
        <w:rPr>
          <w:i/>
        </w:rPr>
        <w:t>B</w:t>
      </w:r>
      <w:r w:rsidRPr="00035949">
        <w:t xml:space="preserve">s in virtue of which they are </w:t>
      </w:r>
      <w:r w:rsidRPr="00035949">
        <w:rPr>
          <w:i/>
        </w:rPr>
        <w:t>As</w:t>
      </w:r>
      <w:r w:rsidRPr="00035949">
        <w:t xml:space="preserve">. </w:t>
      </w:r>
    </w:p>
    <w:p w14:paraId="3DCB8EBE" w14:textId="45FE5BCE" w:rsidR="000F3B3A" w:rsidRPr="00035949" w:rsidRDefault="000F3B3A" w:rsidP="000F3B3A">
      <w:r w:rsidRPr="00035949">
        <w:t>Examples (taken from the Foundational Model of Anatomy (FMA) [</w:t>
      </w:r>
      <w:r w:rsidR="00F33687" w:rsidRPr="00035949">
        <w:fldChar w:fldCharType="begin"/>
      </w:r>
      <w:r w:rsidRPr="00035949">
        <w:instrText xml:space="preserve"> REF _Ref309153893 \r \h  \* MERGEFORMAT </w:instrText>
      </w:r>
      <w:r w:rsidR="00F33687" w:rsidRPr="00035949">
        <w:fldChar w:fldCharType="separate"/>
      </w:r>
      <w:r w:rsidR="000A7629">
        <w:t>44</w:t>
      </w:r>
      <w:r w:rsidR="00F33687" w:rsidRPr="00035949">
        <w:fldChar w:fldCharType="end"/>
      </w:r>
      <w:r w:rsidRPr="00035949">
        <w:t>]):</w:t>
      </w:r>
    </w:p>
    <w:p w14:paraId="452FF141" w14:textId="77777777" w:rsidR="000F3B3A" w:rsidRPr="00035949" w:rsidRDefault="000F3B3A" w:rsidP="000F3B3A">
      <w:pPr>
        <w:ind w:left="720"/>
      </w:pPr>
      <w:r w:rsidRPr="00035949">
        <w:t>Cell = Def. Anatomical structure which has as its boundary the external surface of a maximally connected plasma membrane.</w:t>
      </w:r>
    </w:p>
    <w:p w14:paraId="5B472979" w14:textId="77777777" w:rsidR="000F3B3A" w:rsidRPr="00035949" w:rsidRDefault="000F3B3A" w:rsidP="000F3B3A">
      <w:pPr>
        <w:ind w:left="720"/>
      </w:pPr>
      <w:r w:rsidRPr="00035949">
        <w:t>Nucleated cell = Def. Cell which has as its direct part a maximally connected part of protoplasm.</w:t>
      </w:r>
    </w:p>
    <w:p w14:paraId="540EDF26" w14:textId="77777777" w:rsidR="000F3B3A" w:rsidRPr="00035949" w:rsidRDefault="000F3B3A" w:rsidP="000F3B3A">
      <w:pPr>
        <w:ind w:left="720"/>
      </w:pPr>
      <w:r w:rsidRPr="00035949">
        <w:t>Anatomical boundary entity =Def. Immaterial anatomical entity which is of one less dimension than the anatomical entity it bounds or demarcates from another anatomical entity.</w:t>
      </w:r>
    </w:p>
    <w:p w14:paraId="599386A0" w14:textId="77777777" w:rsidR="000F3B3A" w:rsidRPr="00035949" w:rsidRDefault="000F3B3A" w:rsidP="000F3B3A">
      <w:pPr>
        <w:ind w:left="720"/>
      </w:pPr>
      <w:r w:rsidRPr="00035949">
        <w:t>Anatomical surface =Def. Anatomical boundary entity which has two spatial dimensions.</w:t>
      </w:r>
    </w:p>
    <w:p w14:paraId="0BA08F74" w14:textId="1BB2B8B6" w:rsidR="000F3B3A" w:rsidRPr="00035949" w:rsidRDefault="000F3B3A" w:rsidP="000F3B3A">
      <w:r w:rsidRPr="00035949">
        <w:t>Definitions for relational expressions are statements of necessary and sufficient conditions for the corresponding relation to hold. Examples are provided below, and in [</w:t>
      </w:r>
      <w:r w:rsidR="00F33687" w:rsidRPr="00035949">
        <w:fldChar w:fldCharType="begin"/>
      </w:r>
      <w:r w:rsidRPr="00035949">
        <w:instrText xml:space="preserve"> REF _Ref309133313 \r \h  \* MERGEFORMAT </w:instrText>
      </w:r>
      <w:r w:rsidR="00F33687" w:rsidRPr="00035949">
        <w:fldChar w:fldCharType="separate"/>
      </w:r>
      <w:r w:rsidR="000A7629">
        <w:t>16</w:t>
      </w:r>
      <w:r w:rsidR="00F33687" w:rsidRPr="00035949">
        <w:fldChar w:fldCharType="end"/>
      </w:r>
      <w:r w:rsidRPr="00035949">
        <w:t>].</w:t>
      </w:r>
    </w:p>
    <w:p w14:paraId="29AC1B20" w14:textId="77777777" w:rsidR="000F3B3A" w:rsidRPr="00035949" w:rsidRDefault="000F3B3A">
      <w:pPr>
        <w:pStyle w:val="Specification"/>
        <w:rPr>
          <w:i/>
        </w:rPr>
      </w:pPr>
    </w:p>
    <w:p w14:paraId="70F15449" w14:textId="6FEACC3A" w:rsidR="00F33687" w:rsidRPr="00035949" w:rsidRDefault="00A36372" w:rsidP="00140957">
      <w:pPr>
        <w:pStyle w:val="Heading2"/>
      </w:pPr>
      <w:bookmarkStart w:id="45" w:name="_Toc501053058"/>
      <w:r w:rsidRPr="00035949">
        <w:lastRenderedPageBreak/>
        <w:t xml:space="preserve">Avoiding </w:t>
      </w:r>
      <w:r w:rsidR="000F3B3A" w:rsidRPr="00035949">
        <w:t>i</w:t>
      </w:r>
      <w:r w:rsidR="00A14887" w:rsidRPr="00035949">
        <w:t>s_a overloading</w:t>
      </w:r>
      <w:bookmarkEnd w:id="45"/>
    </w:p>
    <w:p w14:paraId="753B692E" w14:textId="77777777" w:rsidR="00A14887" w:rsidRPr="00035949" w:rsidRDefault="00A14887">
      <w:r w:rsidRPr="00035949">
        <w:t>In ordinary English the following assertions are equally grammatical:</w:t>
      </w:r>
    </w:p>
    <w:p w14:paraId="033F02E0" w14:textId="5D16E307" w:rsidR="00A14887" w:rsidRPr="00035949" w:rsidRDefault="0065588A">
      <w:pPr>
        <w:ind w:left="720"/>
      </w:pPr>
      <w:r w:rsidRPr="00035949">
        <w:t>(</w:t>
      </w:r>
      <w:r w:rsidR="00A14887" w:rsidRPr="00035949">
        <w:t>a) a human being is a mammal</w:t>
      </w:r>
    </w:p>
    <w:p w14:paraId="235DF3EA" w14:textId="77777777" w:rsidR="00A14887" w:rsidRPr="00035949" w:rsidRDefault="00A14887">
      <w:pPr>
        <w:ind w:left="720"/>
      </w:pPr>
      <w:r w:rsidRPr="00035949">
        <w:t xml:space="preserve">(b) a professor is a human being </w:t>
      </w:r>
    </w:p>
    <w:p w14:paraId="666315C0" w14:textId="77777777" w:rsidR="004109DD" w:rsidRPr="00035949" w:rsidRDefault="00A14887">
      <w:pPr>
        <w:ind w:left="720"/>
      </w:pPr>
      <w:r w:rsidRPr="00035949">
        <w:t xml:space="preserve">(c) </w:t>
      </w:r>
      <w:r w:rsidR="004109DD" w:rsidRPr="00035949">
        <w:t>John is a human being</w:t>
      </w:r>
    </w:p>
    <w:p w14:paraId="02464B02" w14:textId="77777777" w:rsidR="00A14887" w:rsidRPr="00035949" w:rsidRDefault="004109DD" w:rsidP="00A36372">
      <w:pPr>
        <w:tabs>
          <w:tab w:val="right" w:pos="9360"/>
        </w:tabs>
        <w:ind w:left="720"/>
      </w:pPr>
      <w:r w:rsidRPr="00035949">
        <w:t xml:space="preserve">(d) </w:t>
      </w:r>
      <w:r w:rsidR="00E3138A" w:rsidRPr="00035949">
        <w:t>a restaurant in Palo Alto is a restaurant</w:t>
      </w:r>
      <w:r w:rsidR="00A36372" w:rsidRPr="00035949">
        <w:tab/>
      </w:r>
    </w:p>
    <w:p w14:paraId="5DB8408D" w14:textId="60EC0456" w:rsidR="004109DD" w:rsidRPr="00035949" w:rsidRDefault="00A14887" w:rsidP="00171A85">
      <w:r w:rsidRPr="00035949">
        <w:t xml:space="preserve">However, the meaning of ‘is a’ is quite different in each case, and ontologies which do not take account of these differences are guilty of what </w:t>
      </w:r>
      <w:r w:rsidR="000A3D71" w:rsidRPr="00035949">
        <w:t xml:space="preserve">Guarino has called </w:t>
      </w:r>
      <w:r w:rsidRPr="00035949">
        <w:t xml:space="preserve">“‘is a’ overloading” </w:t>
      </w:r>
      <w:r w:rsidR="00E3138A" w:rsidRPr="00035949">
        <w:t>[</w:t>
      </w:r>
      <w:r w:rsidR="00EC6A9C" w:rsidRPr="00035949">
        <w:fldChar w:fldCharType="begin"/>
      </w:r>
      <w:r w:rsidR="00EC6A9C" w:rsidRPr="00035949">
        <w:instrText xml:space="preserve"> REF _Ref314998997 \r \h  \* MERGEFORMAT </w:instrText>
      </w:r>
      <w:r w:rsidR="00EC6A9C" w:rsidRPr="00035949">
        <w:fldChar w:fldCharType="separate"/>
      </w:r>
      <w:r w:rsidR="000A7629">
        <w:t>80</w:t>
      </w:r>
      <w:r w:rsidR="00EC6A9C" w:rsidRPr="00035949">
        <w:fldChar w:fldCharType="end"/>
      </w:r>
      <w:r w:rsidR="00E3138A" w:rsidRPr="00035949">
        <w:t xml:space="preserve">]. </w:t>
      </w:r>
      <w:r w:rsidR="00AC2304" w:rsidRPr="00035949">
        <w:t xml:space="preserve">Here only (a) and (b) </w:t>
      </w:r>
      <w:r w:rsidR="00A1461A" w:rsidRPr="00035949">
        <w:t xml:space="preserve">are </w:t>
      </w:r>
      <w:r w:rsidR="00AC2304" w:rsidRPr="00035949">
        <w:t xml:space="preserve">properly </w:t>
      </w:r>
      <w:r w:rsidR="00A1461A" w:rsidRPr="00035949">
        <w:t xml:space="preserve">to be treated in terms of </w:t>
      </w:r>
      <w:r w:rsidR="00AC2304" w:rsidRPr="00035949">
        <w:t xml:space="preserve">the </w:t>
      </w:r>
      <w:r w:rsidR="00AC2304" w:rsidRPr="00035949">
        <w:rPr>
          <w:i/>
        </w:rPr>
        <w:t xml:space="preserve">is_a </w:t>
      </w:r>
      <w:r w:rsidR="00AC2304" w:rsidRPr="00035949">
        <w:t xml:space="preserve">relation between universals or types. (c) is an example of </w:t>
      </w:r>
      <w:r w:rsidR="004109DD" w:rsidRPr="00035949">
        <w:t>instantiation and (d) an example of (roughly) the</w:t>
      </w:r>
      <w:r w:rsidR="00AC2304" w:rsidRPr="00035949">
        <w:t xml:space="preserve"> relation between </w:t>
      </w:r>
      <w:r w:rsidR="007171D3" w:rsidRPr="00035949">
        <w:t xml:space="preserve">some </w:t>
      </w:r>
      <w:r w:rsidR="00AC2304" w:rsidRPr="00035949">
        <w:t xml:space="preserve">collection </w:t>
      </w:r>
      <w:r w:rsidR="007171D3" w:rsidRPr="00035949">
        <w:t xml:space="preserve">of particulars </w:t>
      </w:r>
      <w:r w:rsidR="00AC2304" w:rsidRPr="00035949">
        <w:t>and a universal</w:t>
      </w:r>
      <w:r w:rsidR="004109DD" w:rsidRPr="00035949">
        <w:t xml:space="preserve"> which holds when the former is a subset of the extension of the latter</w:t>
      </w:r>
      <w:r w:rsidRPr="00035949">
        <w:t>.</w:t>
      </w:r>
      <w:r w:rsidR="00A1461A" w:rsidRPr="00035949">
        <w:t xml:space="preserve"> </w:t>
      </w:r>
      <w:r w:rsidR="000C7630" w:rsidRPr="00035949">
        <w:t xml:space="preserve">The reader should note that the English phrase </w:t>
      </w:r>
      <w:r w:rsidR="000A3D71" w:rsidRPr="00035949">
        <w:t xml:space="preserve">‘is a’ as used in what follows </w:t>
      </w:r>
      <w:r w:rsidR="000C7630" w:rsidRPr="00035949">
        <w:t xml:space="preserve">does not always appear in contexts where it means </w:t>
      </w:r>
      <w:r w:rsidR="000C7630" w:rsidRPr="00035949">
        <w:rPr>
          <w:i/>
        </w:rPr>
        <w:t xml:space="preserve">is_a </w:t>
      </w:r>
      <w:r w:rsidR="000C7630" w:rsidRPr="00035949">
        <w:t>in the technical sense of ‘is a subtype o</w:t>
      </w:r>
      <w:r w:rsidR="000C7630" w:rsidRPr="00035949">
        <w:rPr>
          <w:spacing w:val="20"/>
        </w:rPr>
        <w:t>f</w:t>
      </w:r>
      <w:r w:rsidR="000C7630" w:rsidRPr="00035949">
        <w:t>’ specified below.</w:t>
      </w:r>
    </w:p>
    <w:p w14:paraId="00913D3E" w14:textId="77777777" w:rsidR="00AC2304" w:rsidRPr="00035949" w:rsidRDefault="00A14887" w:rsidP="00171A85">
      <w:r w:rsidRPr="00035949">
        <w:t>The opposition between (a) and (b) concerns the distinction between</w:t>
      </w:r>
      <w:r w:rsidR="00AC2304" w:rsidRPr="00035949">
        <w:t xml:space="preserve"> two kinds of </w:t>
      </w:r>
      <w:r w:rsidR="00AC2304" w:rsidRPr="00035949">
        <w:rPr>
          <w:i/>
        </w:rPr>
        <w:t xml:space="preserve">is_a </w:t>
      </w:r>
      <w:r w:rsidR="00AC2304" w:rsidRPr="00035949">
        <w:t>relations</w:t>
      </w:r>
      <w:r w:rsidR="004109DD" w:rsidRPr="00035949">
        <w:t>:</w:t>
      </w:r>
    </w:p>
    <w:p w14:paraId="5EE719BC" w14:textId="156FF171" w:rsidR="00AC2304" w:rsidRPr="00035949" w:rsidRDefault="00AC2304" w:rsidP="00171A85">
      <w:pPr>
        <w:pStyle w:val="ListParagraph"/>
        <w:numPr>
          <w:ilvl w:val="0"/>
          <w:numId w:val="20"/>
        </w:numPr>
      </w:pPr>
      <w:r w:rsidRPr="00035949">
        <w:t xml:space="preserve">between </w:t>
      </w:r>
      <w:r w:rsidR="000A3D71" w:rsidRPr="00035949">
        <w:t xml:space="preserve">rigid </w:t>
      </w:r>
      <w:r w:rsidRPr="00035949">
        <w:t>universals</w:t>
      </w:r>
      <w:r w:rsidR="000A3D71" w:rsidRPr="00035949">
        <w:t xml:space="preserve">, </w:t>
      </w:r>
      <w:r w:rsidRPr="00035949">
        <w:t xml:space="preserve">which </w:t>
      </w:r>
      <w:r w:rsidR="000A3D71" w:rsidRPr="00035949">
        <w:t xml:space="preserve">means: universals which are </w:t>
      </w:r>
      <w:r w:rsidRPr="00035949">
        <w:t xml:space="preserve">instantiated by their instances necessarily and </w:t>
      </w:r>
      <w:r w:rsidR="000A3D71" w:rsidRPr="00035949">
        <w:t xml:space="preserve">which are </w:t>
      </w:r>
      <w:r w:rsidRPr="00035949">
        <w:t xml:space="preserve">thus, for each instance, instantiated at all times at which the instance exists, for example: </w:t>
      </w:r>
      <w:r w:rsidR="00E369DB">
        <w:t xml:space="preserve">Al all times at which John exists, </w:t>
      </w:r>
      <w:r w:rsidRPr="00035949">
        <w:t>John is a human being</w:t>
      </w:r>
      <w:r w:rsidR="000C7630" w:rsidRPr="00035949">
        <w:t>. S</w:t>
      </w:r>
      <w:r w:rsidRPr="00035949">
        <w:t>uch universals are sometimes said to capture the nature or essence of their instances;</w:t>
      </w:r>
    </w:p>
    <w:p w14:paraId="62D33390" w14:textId="77777777" w:rsidR="00AC2304" w:rsidRPr="00035949" w:rsidRDefault="00AC2304" w:rsidP="00171A85">
      <w:pPr>
        <w:pStyle w:val="ListParagraph"/>
        <w:numPr>
          <w:ilvl w:val="0"/>
          <w:numId w:val="20"/>
        </w:numPr>
      </w:pPr>
      <w:r w:rsidRPr="00035949">
        <w:t xml:space="preserve">between universals one or both of which is not rigid in this sense, for example (again): a professor is a </w:t>
      </w:r>
      <w:r w:rsidR="004109DD" w:rsidRPr="00035949">
        <w:t>human being; these examples are dealt with further below.</w:t>
      </w:r>
    </w:p>
    <w:p w14:paraId="5B6E00B0" w14:textId="77777777" w:rsidR="007171D3" w:rsidRPr="00035949" w:rsidRDefault="007171D3" w:rsidP="00171A85">
      <w:r w:rsidRPr="00035949">
        <w:t xml:space="preserve">Note, again, that in our specification of BFO 2.0, universals </w:t>
      </w:r>
      <w:r w:rsidR="000C7630" w:rsidRPr="00035949">
        <w:t xml:space="preserve">themselves </w:t>
      </w:r>
      <w:r w:rsidRPr="00035949">
        <w:t xml:space="preserve">fall outside our domain of discourse (with the minor exception of the elucidation of </w:t>
      </w:r>
      <w:r w:rsidRPr="00035949">
        <w:rPr>
          <w:i/>
        </w:rPr>
        <w:t>generically dependent continuant</w:t>
      </w:r>
      <w:r w:rsidRPr="00035949">
        <w:t xml:space="preserve">). The mentioned dichotomy between rigid and non-rigid universals should </w:t>
      </w:r>
      <w:r w:rsidR="000C7630" w:rsidRPr="00035949">
        <w:t xml:space="preserve">thus be interpreted in such a way that it does not </w:t>
      </w:r>
      <w:r w:rsidRPr="00035949">
        <w:t xml:space="preserve">imply any assertion according to which there might be higher-order universals (for instance </w:t>
      </w:r>
      <w:r w:rsidRPr="00035949">
        <w:rPr>
          <w:i/>
        </w:rPr>
        <w:t>rigid universal</w:t>
      </w:r>
      <w:r w:rsidRPr="00035949">
        <w:t>) of which first-order universals would somehow be instances.</w:t>
      </w:r>
      <w:r w:rsidR="000C7630" w:rsidRPr="00035949">
        <w:t xml:space="preserve"> </w:t>
      </w:r>
    </w:p>
    <w:p w14:paraId="261D56ED" w14:textId="77777777" w:rsidR="00F33687" w:rsidRPr="00035949" w:rsidRDefault="00F07970" w:rsidP="00140957">
      <w:pPr>
        <w:pStyle w:val="Heading2"/>
      </w:pPr>
      <w:bookmarkStart w:id="46" w:name="_Toc501053059"/>
      <w:r w:rsidRPr="00035949">
        <w:lastRenderedPageBreak/>
        <w:t>Universals and classes</w:t>
      </w:r>
      <w:bookmarkEnd w:id="46"/>
    </w:p>
    <w:p w14:paraId="4E9C86A8" w14:textId="04C1CD85" w:rsidR="004E0D46" w:rsidRPr="00035949" w:rsidRDefault="00151755">
      <w:r w:rsidRPr="00035949">
        <w:t xml:space="preserve">Universals have </w:t>
      </w:r>
      <w:r w:rsidRPr="00035949">
        <w:rPr>
          <w:b/>
        </w:rPr>
        <w:t>instances</w:t>
      </w:r>
      <w:r w:rsidRPr="00035949">
        <w:t xml:space="preserve">, which </w:t>
      </w:r>
      <w:r w:rsidR="00E369DB">
        <w:t xml:space="preserve">in BFO </w:t>
      </w:r>
      <w:r w:rsidRPr="00035949">
        <w:t xml:space="preserve">are in every case particulars (entities located in </w:t>
      </w:r>
      <w:r w:rsidR="00FF46E6">
        <w:t xml:space="preserve">specific regions of </w:t>
      </w:r>
      <w:r w:rsidRPr="00035949">
        <w:t xml:space="preserve">space and time). </w:t>
      </w:r>
      <w:r w:rsidR="00E147FE" w:rsidRPr="00035949">
        <w:t xml:space="preserve">Universals also have extensions, which </w:t>
      </w:r>
      <w:r w:rsidR="007171D3" w:rsidRPr="00035949">
        <w:t xml:space="preserve">we can think of as </w:t>
      </w:r>
      <w:r w:rsidR="009B27CF" w:rsidRPr="00035949">
        <w:t xml:space="preserve">collections </w:t>
      </w:r>
      <w:r w:rsidR="00E147FE" w:rsidRPr="00035949">
        <w:t xml:space="preserve">of their </w:t>
      </w:r>
      <w:r w:rsidR="002F1456" w:rsidRPr="00035949">
        <w:t>instances</w:t>
      </w:r>
      <w:r w:rsidR="0020527D" w:rsidRPr="00035949">
        <w:t xml:space="preserve">. </w:t>
      </w:r>
      <w:r w:rsidR="00E369DB">
        <w:t xml:space="preserve">(Traditionally the extension of a concept is viewed is set-theoretical terms as the set of all the things that fall under the concept.) </w:t>
      </w:r>
      <w:r w:rsidR="0020527D" w:rsidRPr="00035949">
        <w:t>S</w:t>
      </w:r>
      <w:r w:rsidR="007171D3" w:rsidRPr="00035949">
        <w:t>uch extensions fall outside the scope of this specification</w:t>
      </w:r>
      <w:r w:rsidR="0020527D" w:rsidRPr="00035949">
        <w:t xml:space="preserve">, but it is important for the understanding of BFO that the distinction is </w:t>
      </w:r>
      <w:r w:rsidR="00610A0A" w:rsidRPr="00035949">
        <w:t>recognized</w:t>
      </w:r>
      <w:r w:rsidR="000A3D71" w:rsidRPr="00035949">
        <w:t>. It implies further distinctions</w:t>
      </w:r>
      <w:r w:rsidR="0020527D" w:rsidRPr="00035949">
        <w:t xml:space="preserve"> not only between universals and their extensions</w:t>
      </w:r>
      <w:r w:rsidR="000A3D71" w:rsidRPr="00035949">
        <w:t xml:space="preserve"> but also </w:t>
      </w:r>
      <w:r w:rsidR="0020527D" w:rsidRPr="00035949">
        <w:t xml:space="preserve"> between universals and classes in general, including arbitrary classes such as</w:t>
      </w:r>
      <w:r w:rsidR="000A3D71" w:rsidRPr="00035949">
        <w:t>:</w:t>
      </w:r>
      <w:r w:rsidR="0020527D" w:rsidRPr="00035949">
        <w:t xml:space="preserve"> {the moon, Napoleon, redness}.  </w:t>
      </w:r>
    </w:p>
    <w:p w14:paraId="65E6BC96" w14:textId="77777777" w:rsidR="004E0D46" w:rsidRPr="00035949" w:rsidRDefault="004E0D46">
      <w:r w:rsidRPr="00035949">
        <w:t>Universals</w:t>
      </w:r>
      <w:r w:rsidRPr="00035949">
        <w:rPr>
          <w:b/>
        </w:rPr>
        <w:t xml:space="preserve"> </w:t>
      </w:r>
      <w:r w:rsidR="007171D3" w:rsidRPr="00035949">
        <w:t>themselves</w:t>
      </w:r>
      <w:r w:rsidR="007171D3" w:rsidRPr="00035949">
        <w:rPr>
          <w:b/>
        </w:rPr>
        <w:t xml:space="preserve"> </w:t>
      </w:r>
      <w:r w:rsidRPr="00035949">
        <w:t xml:space="preserve">are </w:t>
      </w:r>
      <w:r w:rsidR="007171D3" w:rsidRPr="00035949">
        <w:t xml:space="preserve">those general </w:t>
      </w:r>
      <w:r w:rsidRPr="00035949">
        <w:t xml:space="preserve">entities which need to be recognized in order to </w:t>
      </w:r>
      <w:r w:rsidR="00D61A83" w:rsidRPr="00035949">
        <w:t xml:space="preserve">formulate </w:t>
      </w:r>
      <w:r w:rsidR="007171D3" w:rsidRPr="00035949">
        <w:t xml:space="preserve">both </w:t>
      </w:r>
      <w:r w:rsidR="0020527D" w:rsidRPr="00035949">
        <w:t xml:space="preserve">truths </w:t>
      </w:r>
      <w:r w:rsidR="000A3D71" w:rsidRPr="00035949">
        <w:t xml:space="preserve">of natural science </w:t>
      </w:r>
      <w:r w:rsidR="007171D3" w:rsidRPr="00035949">
        <w:t>and analogous general assertions concerning</w:t>
      </w:r>
      <w:r w:rsidRPr="00035949">
        <w:t xml:space="preserve"> </w:t>
      </w:r>
      <w:r w:rsidR="000B5B22" w:rsidRPr="00035949">
        <w:t xml:space="preserve">(for example) </w:t>
      </w:r>
      <w:r w:rsidRPr="00035949">
        <w:t>material, social and informational artifacts.</w:t>
      </w:r>
      <w:r w:rsidR="009B27CF" w:rsidRPr="00035949">
        <w:t xml:space="preserve"> </w:t>
      </w:r>
    </w:p>
    <w:p w14:paraId="5FDDB35D" w14:textId="77777777" w:rsidR="004E0D46" w:rsidRPr="00035949" w:rsidRDefault="00D61A83">
      <w:r w:rsidRPr="00035949">
        <w:t>Examples of universals in each of the mentioned realms include:</w:t>
      </w:r>
      <w:r w:rsidR="004E0D46" w:rsidRPr="00035949">
        <w:t xml:space="preserve"> </w:t>
      </w:r>
    </w:p>
    <w:p w14:paraId="5736CDB3" w14:textId="2F518CC2" w:rsidR="004E0D46" w:rsidRPr="00035949" w:rsidRDefault="004E0D46" w:rsidP="00486765">
      <w:pPr>
        <w:ind w:left="720"/>
      </w:pPr>
      <w:r w:rsidRPr="00035949">
        <w:rPr>
          <w:i/>
        </w:rPr>
        <w:t xml:space="preserve">Natural: </w:t>
      </w:r>
      <w:r w:rsidRPr="00035949">
        <w:t>molecule, cell, mouse, planet</w:t>
      </w:r>
      <w:r w:rsidR="0020527D" w:rsidRPr="00035949">
        <w:t>, act of perception</w:t>
      </w:r>
      <w:r w:rsidRPr="00035949">
        <w:t xml:space="preserve"> </w:t>
      </w:r>
    </w:p>
    <w:p w14:paraId="6C7E40D7" w14:textId="77777777" w:rsidR="004E0D46" w:rsidRPr="00035949" w:rsidRDefault="004E0D46">
      <w:pPr>
        <w:ind w:left="720"/>
      </w:pPr>
      <w:r w:rsidRPr="00035949">
        <w:rPr>
          <w:i/>
        </w:rPr>
        <w:t>Material artifacts</w:t>
      </w:r>
      <w:r w:rsidRPr="00035949">
        <w:t xml:space="preserve">: vehicle, </w:t>
      </w:r>
      <w:r w:rsidR="000B5B22" w:rsidRPr="00035949">
        <w:t>revolver, pipette, pizza</w:t>
      </w:r>
    </w:p>
    <w:p w14:paraId="428A58C3" w14:textId="6691B38F" w:rsidR="000B5B22" w:rsidRPr="00035949" w:rsidRDefault="000B5B22">
      <w:pPr>
        <w:ind w:left="720"/>
      </w:pPr>
      <w:r w:rsidRPr="00035949">
        <w:rPr>
          <w:i/>
        </w:rPr>
        <w:t>Social artifact</w:t>
      </w:r>
      <w:r w:rsidRPr="00035949">
        <w:t>: meter, traffic law, organization</w:t>
      </w:r>
      <w:r w:rsidR="0020527D" w:rsidRPr="00035949">
        <w:t>, mortgage contract</w:t>
      </w:r>
    </w:p>
    <w:p w14:paraId="507C16F7" w14:textId="77777777" w:rsidR="000B5B22" w:rsidRPr="00035949" w:rsidRDefault="000B5B22">
      <w:pPr>
        <w:ind w:left="720"/>
      </w:pPr>
      <w:r w:rsidRPr="00035949">
        <w:rPr>
          <w:i/>
        </w:rPr>
        <w:t>Information artifact</w:t>
      </w:r>
      <w:r w:rsidRPr="00035949">
        <w:t>: database, ontology, email message, plan specification</w:t>
      </w:r>
      <w:r w:rsidR="0020527D" w:rsidRPr="00035949">
        <w:t>, experimental protocol</w:t>
      </w:r>
    </w:p>
    <w:p w14:paraId="4389F1AC" w14:textId="1DBFD601" w:rsidR="007171D3" w:rsidRPr="00035949" w:rsidRDefault="007171D3" w:rsidP="00486765">
      <w:r w:rsidRPr="00035949">
        <w:t>Universals are most clearly illustrated by considering the general terms – such as ‘electron’ or ‘cell’ – employed by scientific theories in the formulation of general truths [</w:t>
      </w:r>
      <w:r w:rsidR="00EC6A9C" w:rsidRPr="00035949">
        <w:fldChar w:fldCharType="begin"/>
      </w:r>
      <w:r w:rsidR="00EC6A9C" w:rsidRPr="00035949">
        <w:instrText xml:space="preserve"> REF _Ref309403777 \r \h  \* MERGEFORMAT </w:instrText>
      </w:r>
      <w:r w:rsidR="00EC6A9C" w:rsidRPr="00035949">
        <w:fldChar w:fldCharType="separate"/>
      </w:r>
      <w:r w:rsidR="000A7629">
        <w:t>19</w:t>
      </w:r>
      <w:r w:rsidR="00EC6A9C" w:rsidRPr="00035949">
        <w:fldChar w:fldCharType="end"/>
      </w:r>
      <w:r w:rsidRPr="00035949">
        <w:t xml:space="preserve">]. </w:t>
      </w:r>
      <w:r w:rsidR="0020527D" w:rsidRPr="00035949">
        <w:t xml:space="preserve">But </w:t>
      </w:r>
      <w:r w:rsidRPr="00035949">
        <w:t xml:space="preserve">universals include also the general entities referred to by general terms employed in domains such as engineering, commerce, administration and intelligence analysis. </w:t>
      </w:r>
    </w:p>
    <w:p w14:paraId="1E093B90" w14:textId="366D0DC2" w:rsidR="007171D3" w:rsidRPr="00035949" w:rsidRDefault="002767CB">
      <w:r w:rsidRPr="00035949">
        <w:t xml:space="preserve">Whether an entity is a particular or a universal is not a matter of arbitrary choice or of convenience. </w:t>
      </w:r>
      <w:r w:rsidR="007171D3" w:rsidRPr="00035949">
        <w:t>It is not up to BFO to decide what universals exist in any given domain; this decision is made by domain experts [</w:t>
      </w:r>
      <w:r w:rsidR="00EC6A9C" w:rsidRPr="00035949">
        <w:fldChar w:fldCharType="begin"/>
      </w:r>
      <w:r w:rsidR="00EC6A9C" w:rsidRPr="00035949">
        <w:instrText xml:space="preserve"> REF _Ref309403777 \r \h  \* MERGEFORMAT </w:instrText>
      </w:r>
      <w:r w:rsidR="00EC6A9C" w:rsidRPr="00035949">
        <w:fldChar w:fldCharType="separate"/>
      </w:r>
      <w:r w:rsidR="000A7629">
        <w:t>19</w:t>
      </w:r>
      <w:r w:rsidR="00EC6A9C" w:rsidRPr="00035949">
        <w:fldChar w:fldCharType="end"/>
      </w:r>
      <w:r w:rsidR="007171D3" w:rsidRPr="00035949">
        <w:t xml:space="preserve">], for example in forming their terminology. In all domains, </w:t>
      </w:r>
      <w:r w:rsidR="00B15238" w:rsidRPr="00035949">
        <w:t xml:space="preserve">universals </w:t>
      </w:r>
      <w:r w:rsidR="007171D3" w:rsidRPr="00035949">
        <w:t xml:space="preserve">are those general or repeatable entities </w:t>
      </w:r>
      <w:r w:rsidRPr="00035949">
        <w:t xml:space="preserve">that </w:t>
      </w:r>
      <w:r w:rsidR="007171D3" w:rsidRPr="00035949">
        <w:t xml:space="preserve">correspond to </w:t>
      </w:r>
      <w:r w:rsidR="0020527D" w:rsidRPr="00035949">
        <w:t xml:space="preserve">the </w:t>
      </w:r>
      <w:r w:rsidR="007171D3" w:rsidRPr="00035949">
        <w:t xml:space="preserve">terms </w:t>
      </w:r>
      <w:r w:rsidR="0020527D" w:rsidRPr="00035949">
        <w:t xml:space="preserve">used and reused by persons with domain expertise </w:t>
      </w:r>
      <w:r w:rsidR="007171D3" w:rsidRPr="00035949">
        <w:t xml:space="preserve">reused in multiple different contexts to refer to </w:t>
      </w:r>
      <w:r w:rsidR="0020527D" w:rsidRPr="00035949">
        <w:t xml:space="preserve">the </w:t>
      </w:r>
      <w:r w:rsidR="007171D3" w:rsidRPr="00035949">
        <w:t xml:space="preserve">multiple different particulars </w:t>
      </w:r>
      <w:r w:rsidR="0020527D" w:rsidRPr="00035949">
        <w:t>which are the instances of the corresponding types</w:t>
      </w:r>
      <w:r w:rsidR="007171D3" w:rsidRPr="00035949">
        <w:t>.</w:t>
      </w:r>
    </w:p>
    <w:p w14:paraId="633EC240" w14:textId="10B5A505" w:rsidR="002767CB" w:rsidRPr="00035949" w:rsidRDefault="002767CB" w:rsidP="002767CB">
      <w:r w:rsidRPr="00035949">
        <w:rPr>
          <w:rStyle w:val="Annotation"/>
        </w:rPr>
        <w:lastRenderedPageBreak/>
        <w:t>axiom(entity)[</w:t>
      </w:r>
      <w:r w:rsidRPr="00035949">
        <w:t>All entities are either particular or universal.</w:t>
      </w:r>
      <w:r w:rsidRPr="00035949">
        <w:rPr>
          <w:rStyle w:val="Annotation"/>
        </w:rPr>
        <w:t>]</w:t>
      </w:r>
      <w:r w:rsidRPr="00035949">
        <w:t xml:space="preserve"> [</w:t>
      </w:r>
      <w:r w:rsidR="00F33687" w:rsidRPr="00035949">
        <w:fldChar w:fldCharType="begin"/>
      </w:r>
      <w:r w:rsidRPr="00035949">
        <w:instrText xml:space="preserve"> REF _Ref309403777 \r \h  \* MERGEFORMAT </w:instrText>
      </w:r>
      <w:r w:rsidR="00F33687" w:rsidRPr="00035949">
        <w:fldChar w:fldCharType="separate"/>
      </w:r>
      <w:r w:rsidR="000A7629">
        <w:t>19</w:t>
      </w:r>
      <w:r w:rsidR="00F33687" w:rsidRPr="00035949">
        <w:fldChar w:fldCharType="end"/>
      </w:r>
      <w:r w:rsidRPr="00035949">
        <w:t xml:space="preserve">, </w:t>
      </w:r>
      <w:r w:rsidR="00F33687" w:rsidRPr="00035949">
        <w:fldChar w:fldCharType="begin"/>
      </w:r>
      <w:r w:rsidRPr="00035949">
        <w:instrText xml:space="preserve"> REF _Ref309155480 \r \h  \* MERGEFORMAT </w:instrText>
      </w:r>
      <w:r w:rsidR="00F33687" w:rsidRPr="00035949">
        <w:fldChar w:fldCharType="separate"/>
      </w:r>
      <w:r w:rsidR="000A7629">
        <w:t>22</w:t>
      </w:r>
      <w:r w:rsidR="00F33687" w:rsidRPr="00035949">
        <w:fldChar w:fldCharType="end"/>
      </w:r>
      <w:r w:rsidRPr="00035949">
        <w:t xml:space="preserve">, </w:t>
      </w:r>
      <w:r w:rsidR="00F33687" w:rsidRPr="00035949">
        <w:fldChar w:fldCharType="begin"/>
      </w:r>
      <w:r w:rsidRPr="00035949">
        <w:instrText xml:space="preserve"> REF _Ref309400008 \r \h  \* MERGEFORMAT </w:instrText>
      </w:r>
      <w:r w:rsidR="00F33687" w:rsidRPr="00035949">
        <w:fldChar w:fldCharType="separate"/>
      </w:r>
      <w:r w:rsidR="000A7629">
        <w:t>23</w:t>
      </w:r>
      <w:r w:rsidR="00F33687" w:rsidRPr="00035949">
        <w:fldChar w:fldCharType="end"/>
      </w:r>
      <w:r w:rsidRPr="00035949">
        <w:t xml:space="preserve">, </w:t>
      </w:r>
      <w:r w:rsidR="00F33687" w:rsidRPr="00035949">
        <w:fldChar w:fldCharType="begin"/>
      </w:r>
      <w:r w:rsidRPr="00035949">
        <w:instrText xml:space="preserve"> PAGEREF _Ref310260422 \h </w:instrText>
      </w:r>
      <w:r w:rsidR="00F33687" w:rsidRPr="00035949">
        <w:fldChar w:fldCharType="separate"/>
      </w:r>
      <w:ins w:id="47" w:author="Windows User" w:date="2017-12-14T22:26:00Z">
        <w:r w:rsidR="000A7629">
          <w:rPr>
            <w:noProof/>
          </w:rPr>
          <w:t>97</w:t>
        </w:r>
      </w:ins>
      <w:del w:id="48" w:author="Windows User" w:date="2017-12-14T22:16:00Z">
        <w:r w:rsidR="00F55F47" w:rsidDel="00CE5DBE">
          <w:rPr>
            <w:noProof/>
          </w:rPr>
          <w:delText>2</w:delText>
        </w:r>
      </w:del>
      <w:r w:rsidR="00F33687" w:rsidRPr="00035949">
        <w:fldChar w:fldCharType="end"/>
      </w:r>
      <w:r w:rsidRPr="00035949">
        <w:t>]</w:t>
      </w:r>
    </w:p>
    <w:p w14:paraId="79AF0144" w14:textId="77777777" w:rsidR="002767CB" w:rsidRPr="00035949" w:rsidRDefault="002767CB" w:rsidP="002767CB">
      <w:r w:rsidRPr="00035949">
        <w:rPr>
          <w:rStyle w:val="Annotation"/>
        </w:rPr>
        <w:t>axiom(entity)[</w:t>
      </w:r>
      <w:r w:rsidRPr="00035949">
        <w:t>No entity is both a particular and a universal.</w:t>
      </w:r>
      <w:r w:rsidRPr="00035949">
        <w:rPr>
          <w:rStyle w:val="Annotation"/>
        </w:rPr>
        <w:t xml:space="preserve"> ]</w:t>
      </w:r>
    </w:p>
    <w:p w14:paraId="49D07CBF" w14:textId="10241E4B" w:rsidR="002767CB" w:rsidRPr="00035949" w:rsidRDefault="002767CB" w:rsidP="002767CB">
      <w:r w:rsidRPr="00035949">
        <w:t xml:space="preserve">In the </w:t>
      </w:r>
      <w:hyperlink r:id="rId19" w:history="1">
        <w:r w:rsidR="00F53861" w:rsidRPr="00F53861">
          <w:rPr>
            <w:rStyle w:val="Hyperlink"/>
          </w:rPr>
          <w:t>Information Artifact Ontology</w:t>
        </w:r>
      </w:hyperlink>
      <w:r w:rsidRPr="00035949">
        <w:t xml:space="preserve"> universals are included among the targets of the IAO:</w:t>
      </w:r>
      <w:r w:rsidRPr="00035949">
        <w:rPr>
          <w:b/>
        </w:rPr>
        <w:t xml:space="preserve">is_about </w:t>
      </w:r>
      <w:r w:rsidRPr="00035949">
        <w:t>relation. In this specification, however, we concentrate on particulars and on the instance-level relations that link them together [</w:t>
      </w:r>
      <w:r w:rsidR="00F33687" w:rsidRPr="00035949">
        <w:fldChar w:fldCharType="begin"/>
      </w:r>
      <w:r w:rsidRPr="00035949">
        <w:instrText xml:space="preserve"> REF _Ref309133313 \r \h  \* MERGEFORMAT </w:instrText>
      </w:r>
      <w:r w:rsidR="00F33687" w:rsidRPr="00035949">
        <w:fldChar w:fldCharType="separate"/>
      </w:r>
      <w:r w:rsidR="000A7629">
        <w:t>16</w:t>
      </w:r>
      <w:r w:rsidR="00F33687" w:rsidRPr="00035949">
        <w:fldChar w:fldCharType="end"/>
      </w:r>
      <w:r w:rsidRPr="00035949">
        <w:t xml:space="preserve">]. That is, the categories referred to in this specification are in every case </w:t>
      </w:r>
      <w:r w:rsidR="0065588A" w:rsidRPr="00035949">
        <w:t xml:space="preserve">a category </w:t>
      </w:r>
      <w:r w:rsidRPr="00035949">
        <w:t>of particulars. A future version of BFO will provide a complementary treatment of universals</w:t>
      </w:r>
      <w:r w:rsidR="00E369DB">
        <w:t xml:space="preserve"> in general</w:t>
      </w:r>
      <w:r w:rsidRPr="00035949">
        <w:t>.</w:t>
      </w:r>
    </w:p>
    <w:p w14:paraId="5E4E8CB8" w14:textId="77777777" w:rsidR="002767CB" w:rsidRPr="00035949" w:rsidRDefault="002767CB"/>
    <w:p w14:paraId="067946D0" w14:textId="0A09224B" w:rsidR="009C5212" w:rsidRPr="00035949" w:rsidRDefault="00F33687" w:rsidP="00CD264A">
      <w:pPr>
        <w:pStyle w:val="Heading2"/>
      </w:pPr>
      <w:bookmarkStart w:id="49" w:name="_Toc501053060"/>
      <w:r w:rsidRPr="00035949">
        <w:t xml:space="preserve">The </w:t>
      </w:r>
      <w:r w:rsidR="00BE7980" w:rsidRPr="00035949">
        <w:t>monohierarchy principle</w:t>
      </w:r>
      <w:bookmarkEnd w:id="49"/>
      <w:r w:rsidR="00BE7980" w:rsidRPr="00035949">
        <w:t xml:space="preserve"> </w:t>
      </w:r>
    </w:p>
    <w:p w14:paraId="759E567A" w14:textId="755F223E" w:rsidR="009C5212" w:rsidRPr="00035949" w:rsidRDefault="009C5212" w:rsidP="00B15238">
      <w:pPr>
        <w:rPr>
          <w:vertAlign w:val="superscript"/>
        </w:rPr>
      </w:pPr>
      <w:r w:rsidRPr="00035949">
        <w:t xml:space="preserve">BFO rests on a number of heuristic principles </w:t>
      </w:r>
      <w:r w:rsidR="0038200A" w:rsidRPr="00035949">
        <w:t xml:space="preserve">that </w:t>
      </w:r>
      <w:r w:rsidRPr="00035949">
        <w:t xml:space="preserve">are designed to advance its utility to </w:t>
      </w:r>
      <w:r w:rsidR="000A3D71" w:rsidRPr="00035949">
        <w:t>formal reasoning</w:t>
      </w:r>
      <w:r w:rsidRPr="00035949">
        <w:t>. These take the form of simple rules – analogous to the rules of the road – that are designed to promote consistency in the making of both domain-neutral and domain-specific choices in ontology construction.</w:t>
      </w:r>
      <w:r w:rsidR="006D4631"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0A7629">
        <w:t>19</w:t>
      </w:r>
      <w:r w:rsidR="00EC6A9C" w:rsidRPr="00035949">
        <w:fldChar w:fldCharType="end"/>
      </w:r>
      <w:r w:rsidR="006D4631" w:rsidRPr="00035949">
        <w:t>]</w:t>
      </w:r>
      <w:r w:rsidRPr="00035949">
        <w:t xml:space="preserve"> One heuristic principle of this kind – expressing what we can think of as a principle of good behavior in the realm of universals – asserts that the </w:t>
      </w:r>
      <w:r w:rsidR="0020527D" w:rsidRPr="00035949">
        <w:t xml:space="preserve">asserted </w:t>
      </w:r>
      <w:r w:rsidRPr="00035949">
        <w:t xml:space="preserve">taxonomies of types and subtypes in BFO-conformant ontologies should be genuine trees (in the graph-theoretic sense), so that each node in the graph </w:t>
      </w:r>
      <w:r w:rsidR="00C55AE9" w:rsidRPr="00035949">
        <w:t xml:space="preserve">of universals </w:t>
      </w:r>
      <w:r w:rsidRPr="00035949">
        <w:t xml:space="preserve">should have at most one </w:t>
      </w:r>
      <w:r w:rsidR="00C55AE9" w:rsidRPr="00035949">
        <w:t xml:space="preserve">asserted </w:t>
      </w:r>
      <w:r w:rsidRPr="00035949">
        <w:rPr>
          <w:i/>
        </w:rPr>
        <w:t xml:space="preserve">is_a </w:t>
      </w:r>
      <w:r w:rsidRPr="00035949">
        <w:t xml:space="preserve">parent. </w:t>
      </w:r>
      <w:r w:rsidR="000A3D71" w:rsidRPr="00035949">
        <w:t>(On the use of ‘asserted’ here, see [</w:t>
      </w:r>
      <w:r w:rsidR="00F33687" w:rsidRPr="00035949">
        <w:fldChar w:fldCharType="begin"/>
      </w:r>
      <w:r w:rsidR="000A3D71" w:rsidRPr="00035949">
        <w:instrText xml:space="preserve"> REF _Ref309403777 \r \h </w:instrText>
      </w:r>
      <w:r w:rsidR="00035949">
        <w:instrText xml:space="preserve"> \* MERGEFORMAT </w:instrText>
      </w:r>
      <w:r w:rsidR="00F33687" w:rsidRPr="00035949">
        <w:fldChar w:fldCharType="separate"/>
      </w:r>
      <w:r w:rsidR="000A7629">
        <w:t>19</w:t>
      </w:r>
      <w:r w:rsidR="00F33687" w:rsidRPr="00035949">
        <w:fldChar w:fldCharType="end"/>
      </w:r>
      <w:r w:rsidR="000A3D71" w:rsidRPr="00035949">
        <w:t xml:space="preserve">].) </w:t>
      </w:r>
      <w:r w:rsidRPr="00035949">
        <w:t xml:space="preserve">This principle is of value not only because it supports a simple strategy for the formulation of definitions and </w:t>
      </w:r>
      <w:r w:rsidR="000A3D71" w:rsidRPr="00035949">
        <w:t xml:space="preserve">thereby </w:t>
      </w:r>
      <w:r w:rsidRPr="00035949">
        <w:t>helps to prevent certain common kinds of error in ontology construction, but also because it brings technical benefits when ontologies are implemented computationally.</w:t>
      </w:r>
      <w:r w:rsidRPr="00035949">
        <w:rPr>
          <w:vertAlign w:val="superscript"/>
        </w:rPr>
        <w:t xml:space="preserve"> </w:t>
      </w:r>
    </w:p>
    <w:p w14:paraId="56687A02" w14:textId="535E2AA2" w:rsidR="009B27CF" w:rsidRPr="00035949" w:rsidRDefault="009B27CF">
      <w:r w:rsidRPr="00035949">
        <w:t xml:space="preserve">The strategy for ontology building that is recommended by users of BFO involves the creation, first, of asserted </w:t>
      </w:r>
      <w:r w:rsidRPr="00035949">
        <w:rPr>
          <w:i/>
        </w:rPr>
        <w:t xml:space="preserve">is_a </w:t>
      </w:r>
      <w:r w:rsidRPr="00035949">
        <w:t xml:space="preserve">hierarchies conforming to BFO. </w:t>
      </w:r>
      <w:r w:rsidR="000B5B22" w:rsidRPr="00035949">
        <w:t>Th</w:t>
      </w:r>
      <w:r w:rsidRPr="00035949">
        <w:t>is is in reflection of a heuristic assumption according to which the</w:t>
      </w:r>
      <w:r w:rsidR="000B5B22" w:rsidRPr="00035949">
        <w:t xml:space="preserve"> realm of universals is organized by the </w:t>
      </w:r>
      <w:r w:rsidR="000B5B22" w:rsidRPr="00035949">
        <w:rPr>
          <w:i/>
        </w:rPr>
        <w:t xml:space="preserve">is_a </w:t>
      </w:r>
      <w:r w:rsidR="000B5B22" w:rsidRPr="00035949">
        <w:t xml:space="preserve">relation into taxonomic hierarchies of more and less general. Each </w:t>
      </w:r>
      <w:r w:rsidR="000A3D71" w:rsidRPr="00035949">
        <w:t xml:space="preserve">such </w:t>
      </w:r>
      <w:r w:rsidRPr="00035949">
        <w:t xml:space="preserve">asserted </w:t>
      </w:r>
      <w:r w:rsidR="000B5B22" w:rsidRPr="00035949">
        <w:t xml:space="preserve">hierarchy </w:t>
      </w:r>
      <w:r w:rsidRPr="00035949">
        <w:t xml:space="preserve">should </w:t>
      </w:r>
      <w:r w:rsidR="000A3D71" w:rsidRPr="00035949">
        <w:t xml:space="preserve">be constructed as </w:t>
      </w:r>
      <w:r w:rsidR="000B5B22" w:rsidRPr="00035949">
        <w:t>a monohierarchy [</w:t>
      </w:r>
      <w:r w:rsidR="00EC6A9C" w:rsidRPr="00035949">
        <w:fldChar w:fldCharType="begin"/>
      </w:r>
      <w:r w:rsidR="00EC6A9C" w:rsidRPr="00035949">
        <w:instrText xml:space="preserve"> REF _Ref309403777 \r \h  \* MERGEFORMAT </w:instrText>
      </w:r>
      <w:r w:rsidR="00EC6A9C" w:rsidRPr="00035949">
        <w:fldChar w:fldCharType="separate"/>
      </w:r>
      <w:r w:rsidR="000A7629">
        <w:t>19</w:t>
      </w:r>
      <w:r w:rsidR="00EC6A9C" w:rsidRPr="00035949">
        <w:fldChar w:fldCharType="end"/>
      </w:r>
      <w:r w:rsidR="000B5B22" w:rsidRPr="00035949">
        <w:t>]</w:t>
      </w:r>
      <w:r w:rsidRPr="00035949">
        <w:t xml:space="preserve">, </w:t>
      </w:r>
      <w:r w:rsidR="000A3D71" w:rsidRPr="00035949">
        <w:t xml:space="preserve">in which </w:t>
      </w:r>
      <w:r w:rsidRPr="00035949">
        <w:t>every node has at most one immediate parent</w:t>
      </w:r>
      <w:r w:rsidR="000B5B22" w:rsidRPr="00035949">
        <w:t xml:space="preserve">. </w:t>
      </w:r>
      <w:r w:rsidRPr="00035949">
        <w:t>A</w:t>
      </w:r>
      <w:r w:rsidR="000B5B22" w:rsidRPr="00035949">
        <w:t xml:space="preserve">ll universals which are the immediate children of any given universal are thereby subject to the </w:t>
      </w:r>
      <w:r w:rsidR="009C5212" w:rsidRPr="00035949">
        <w:t xml:space="preserve">monohierarchy principle. </w:t>
      </w:r>
      <w:r w:rsidRPr="00035949">
        <w:t xml:space="preserve">However, once a set of what we can think of as normalized monohierarchies has been asserted, then </w:t>
      </w:r>
      <w:r w:rsidR="00DB4241" w:rsidRPr="00035949">
        <w:t xml:space="preserve">an </w:t>
      </w:r>
      <w:r w:rsidRPr="00035949">
        <w:t xml:space="preserve">ontology developer can use reasoning to infer multiple inheritance </w:t>
      </w:r>
      <w:r w:rsidR="00DB4241" w:rsidRPr="00035949">
        <w:t>[</w:t>
      </w:r>
      <w:r w:rsidR="00EC6A9C" w:rsidRPr="00035949">
        <w:fldChar w:fldCharType="begin"/>
      </w:r>
      <w:r w:rsidR="00EC6A9C" w:rsidRPr="00035949">
        <w:instrText xml:space="preserve"> REF _Ref309403777 \r \h  \* MERGEFORMAT </w:instrText>
      </w:r>
      <w:r w:rsidR="00EC6A9C" w:rsidRPr="00035949">
        <w:fldChar w:fldCharType="separate"/>
      </w:r>
      <w:r w:rsidR="000A7629">
        <w:t>19</w:t>
      </w:r>
      <w:r w:rsidR="00EC6A9C" w:rsidRPr="00035949">
        <w:fldChar w:fldCharType="end"/>
      </w:r>
      <w:r w:rsidR="00151103" w:rsidRPr="00035949">
        <w:t xml:space="preserve">, </w:t>
      </w:r>
      <w:r w:rsidR="00F33687" w:rsidRPr="00035949">
        <w:fldChar w:fldCharType="begin"/>
      </w:r>
      <w:r w:rsidR="00151103" w:rsidRPr="00035949">
        <w:instrText xml:space="preserve"> REF _Ref316808808 \r \h </w:instrText>
      </w:r>
      <w:r w:rsidR="00035949">
        <w:instrText xml:space="preserve"> \* MERGEFORMAT </w:instrText>
      </w:r>
      <w:r w:rsidR="00F33687" w:rsidRPr="00035949">
        <w:fldChar w:fldCharType="separate"/>
      </w:r>
      <w:r w:rsidR="000A7629">
        <w:t>83</w:t>
      </w:r>
      <w:r w:rsidR="00F33687" w:rsidRPr="00035949">
        <w:fldChar w:fldCharType="end"/>
      </w:r>
      <w:r w:rsidR="00DB4241" w:rsidRPr="00035949">
        <w:t>]</w:t>
      </w:r>
      <w:r w:rsidRPr="00035949">
        <w:t>.</w:t>
      </w:r>
    </w:p>
    <w:p w14:paraId="011D89F4" w14:textId="59C075CE" w:rsidR="00E11551" w:rsidRPr="00035949" w:rsidRDefault="00E11551">
      <w:r w:rsidRPr="00035949">
        <w:lastRenderedPageBreak/>
        <w:t xml:space="preserve">Examples of general terms </w:t>
      </w:r>
      <w:r w:rsidR="00DC5181" w:rsidRPr="00035949">
        <w:t xml:space="preserve">that </w:t>
      </w:r>
      <w:r w:rsidRPr="00035949">
        <w:t xml:space="preserve">are unproblematically such that they do </w:t>
      </w:r>
      <w:r w:rsidRPr="00035949">
        <w:rPr>
          <w:i/>
        </w:rPr>
        <w:t>not</w:t>
      </w:r>
      <w:r w:rsidRPr="00035949">
        <w:t xml:space="preserve"> represent </w:t>
      </w:r>
      <w:r w:rsidR="009B27CF" w:rsidRPr="00035949">
        <w:t xml:space="preserve">universals </w:t>
      </w:r>
      <w:r w:rsidRPr="00035949">
        <w:t>include:</w:t>
      </w:r>
    </w:p>
    <w:p w14:paraId="65420658" w14:textId="77777777" w:rsidR="00E11551" w:rsidRPr="00035949" w:rsidRDefault="00E11551" w:rsidP="006C702A">
      <w:pPr>
        <w:pStyle w:val="ListParagraph"/>
        <w:numPr>
          <w:ilvl w:val="0"/>
          <w:numId w:val="11"/>
        </w:numPr>
      </w:pPr>
      <w:r w:rsidRPr="00035949">
        <w:t>thing that has been measured</w:t>
      </w:r>
    </w:p>
    <w:p w14:paraId="30FA3A5C" w14:textId="77777777" w:rsidR="00E11551" w:rsidRPr="00035949" w:rsidRDefault="00E11551" w:rsidP="006C702A">
      <w:pPr>
        <w:pStyle w:val="ListParagraph"/>
        <w:numPr>
          <w:ilvl w:val="0"/>
          <w:numId w:val="11"/>
        </w:numPr>
      </w:pPr>
      <w:r w:rsidRPr="00035949">
        <w:t>thing that is either a ﬂy or a music box</w:t>
      </w:r>
    </w:p>
    <w:p w14:paraId="0A9D98F1" w14:textId="77777777" w:rsidR="00761746" w:rsidRPr="00035949" w:rsidRDefault="00E11551" w:rsidP="006C702A">
      <w:pPr>
        <w:pStyle w:val="ListParagraph"/>
        <w:numPr>
          <w:ilvl w:val="0"/>
          <w:numId w:val="11"/>
        </w:numPr>
      </w:pPr>
      <w:r w:rsidRPr="00035949">
        <w:t>organism belonging to the King of Spain</w:t>
      </w:r>
    </w:p>
    <w:p w14:paraId="5B010DE5" w14:textId="77777777" w:rsidR="00761746" w:rsidRPr="00035949" w:rsidRDefault="00761746" w:rsidP="00B15238">
      <w:pPr>
        <w:pStyle w:val="ListParagraph"/>
        <w:numPr>
          <w:ilvl w:val="0"/>
          <w:numId w:val="11"/>
        </w:numPr>
      </w:pPr>
      <w:r w:rsidRPr="00035949">
        <w:t>i</w:t>
      </w:r>
      <w:r w:rsidR="00DF7112" w:rsidRPr="00035949">
        <w:t>nj</w:t>
      </w:r>
      <w:r w:rsidRPr="00035949">
        <w:t>ury due to piercing, cutting, crushing or pinching due to (by) slide trigger mechanism, scope or other gun part</w:t>
      </w:r>
      <w:r w:rsidR="00DF7112" w:rsidRPr="00035949">
        <w:t xml:space="preserve"> (</w:t>
      </w:r>
      <w:hyperlink r:id="rId20" w:history="1">
        <w:r w:rsidR="00DF7112" w:rsidRPr="00035949">
          <w:rPr>
            <w:rStyle w:val="Hyperlink"/>
          </w:rPr>
          <w:t>ICD-10-CM (2010)</w:t>
        </w:r>
      </w:hyperlink>
      <w:r w:rsidR="00DF7112" w:rsidRPr="00035949">
        <w:t>)</w:t>
      </w:r>
    </w:p>
    <w:p w14:paraId="527EFACF" w14:textId="77777777" w:rsidR="00C3630F" w:rsidRPr="00035949" w:rsidRDefault="00FF29D8" w:rsidP="00B15238">
      <w:r w:rsidRPr="00035949">
        <w:t xml:space="preserve">In some areas, for example government administration, we face the need for BFO-conformant ontologies where </w:t>
      </w:r>
      <w:r w:rsidR="001B742D" w:rsidRPr="00035949">
        <w:t xml:space="preserve">the divisions created are indeed subject to overlap. </w:t>
      </w:r>
      <w:r w:rsidR="00B123D8" w:rsidRPr="00035949">
        <w:t xml:space="preserve">Thus a </w:t>
      </w:r>
      <w:r w:rsidR="00B123D8" w:rsidRPr="00035949">
        <w:rPr>
          <w:i/>
        </w:rPr>
        <w:t>professor</w:t>
      </w:r>
      <w:r w:rsidR="00B123D8" w:rsidRPr="00035949">
        <w:t xml:space="preserve"> in a medical school may also be a </w:t>
      </w:r>
      <w:r w:rsidR="00B123D8" w:rsidRPr="00035949">
        <w:rPr>
          <w:i/>
        </w:rPr>
        <w:t>patient</w:t>
      </w:r>
      <w:r w:rsidR="00B123D8" w:rsidRPr="00035949">
        <w:t xml:space="preserve">. </w:t>
      </w:r>
      <w:r w:rsidR="00C3630F" w:rsidRPr="00035949">
        <w:t>Here</w:t>
      </w:r>
      <w:r w:rsidR="00DB4241" w:rsidRPr="00035949">
        <w:t xml:space="preserve">, </w:t>
      </w:r>
      <w:r w:rsidR="00C3630F" w:rsidRPr="00035949">
        <w:t xml:space="preserve">too, </w:t>
      </w:r>
      <w:r w:rsidR="00DB4241" w:rsidRPr="00035949">
        <w:t xml:space="preserve">however, </w:t>
      </w:r>
      <w:r w:rsidR="00AB00FF" w:rsidRPr="00035949">
        <w:t xml:space="preserve">as we shall see, </w:t>
      </w:r>
      <w:r w:rsidR="00DB4241" w:rsidRPr="00035949">
        <w:t xml:space="preserve">it is still </w:t>
      </w:r>
      <w:r w:rsidR="00DF7112" w:rsidRPr="00035949">
        <w:t xml:space="preserve">in many cases </w:t>
      </w:r>
      <w:r w:rsidR="001B742D" w:rsidRPr="00035949">
        <w:t xml:space="preserve">possible to preserve the </w:t>
      </w:r>
      <w:r w:rsidR="001C3C8F" w:rsidRPr="00035949">
        <w:t xml:space="preserve">monohierarchy </w:t>
      </w:r>
      <w:r w:rsidR="001B742D" w:rsidRPr="00035949">
        <w:t xml:space="preserve">principal </w:t>
      </w:r>
      <w:r w:rsidR="00DB4241" w:rsidRPr="00035949">
        <w:t>by creating asserted hierarch</w:t>
      </w:r>
      <w:r w:rsidR="00C3630F" w:rsidRPr="00035949">
        <w:t>ies</w:t>
      </w:r>
      <w:r w:rsidR="00DB4241" w:rsidRPr="00035949">
        <w:t xml:space="preserve"> of the corresponding </w:t>
      </w:r>
      <w:r w:rsidR="001B742D" w:rsidRPr="00035949">
        <w:rPr>
          <w:i/>
        </w:rPr>
        <w:t>roles</w:t>
      </w:r>
      <w:r w:rsidR="001B742D" w:rsidRPr="00035949">
        <w:t>.</w:t>
      </w:r>
      <w:r w:rsidR="00C3630F" w:rsidRPr="00035949">
        <w:t xml:space="preserve"> </w:t>
      </w:r>
    </w:p>
    <w:p w14:paraId="6C68B143" w14:textId="77777777" w:rsidR="00F33687" w:rsidRPr="00035949" w:rsidRDefault="00E11551" w:rsidP="00140957">
      <w:pPr>
        <w:pStyle w:val="Heading2"/>
      </w:pPr>
      <w:bookmarkStart w:id="50" w:name="_Toc501053061"/>
      <w:r w:rsidRPr="00035949">
        <w:t>Determinables and determinates</w:t>
      </w:r>
      <w:bookmarkEnd w:id="50"/>
      <w:r w:rsidR="00F33687" w:rsidRPr="00035949">
        <w:rPr>
          <w:color w:val="4F81BD" w:themeColor="accent1"/>
        </w:rPr>
        <w:t xml:space="preserve"> </w:t>
      </w:r>
    </w:p>
    <w:p w14:paraId="07653DEC" w14:textId="4DCD2A03" w:rsidR="00F33687" w:rsidRPr="00035949" w:rsidRDefault="00C3630F" w:rsidP="002C3C89">
      <w:pPr>
        <w:keepLines/>
        <w:jc w:val="left"/>
      </w:pPr>
      <w:bookmarkStart w:id="51" w:name="OLE_LINK23"/>
      <w:bookmarkStart w:id="52" w:name="OLE_LINK24"/>
      <w:r w:rsidRPr="00035949">
        <w:t xml:space="preserve">Certain sorts of </w:t>
      </w:r>
      <w:r w:rsidR="00E11551" w:rsidRPr="00035949">
        <w:t>universals</w:t>
      </w:r>
      <w:r w:rsidRPr="00035949">
        <w:t>,</w:t>
      </w:r>
      <w:r w:rsidR="00E11551" w:rsidRPr="00035949">
        <w:t xml:space="preserve"> </w:t>
      </w:r>
      <w:r w:rsidRPr="00035949">
        <w:t xml:space="preserve">represented by </w:t>
      </w:r>
      <w:r w:rsidR="00E11551" w:rsidRPr="00035949">
        <w:t>leaf nodes in a taxonomical hierarchy</w:t>
      </w:r>
      <w:r w:rsidRPr="00035949">
        <w:t xml:space="preserve"> and typically associated with the possibility of continuous variation along a scale to which real-number measurement values can be assigned</w:t>
      </w:r>
      <w:r w:rsidR="00E11551" w:rsidRPr="00035949">
        <w:t xml:space="preserve">, </w:t>
      </w:r>
      <w:r w:rsidRPr="00035949">
        <w:t xml:space="preserve">are </w:t>
      </w:r>
      <w:r w:rsidR="00E11551" w:rsidRPr="00035949">
        <w:t xml:space="preserve">called </w:t>
      </w:r>
      <w:r w:rsidRPr="00035949">
        <w:t>‘</w:t>
      </w:r>
      <w:r w:rsidR="00E11551" w:rsidRPr="00035949">
        <w:t>determinates</w:t>
      </w:r>
      <w:r w:rsidRPr="00035949">
        <w:t>’</w:t>
      </w:r>
      <w:r w:rsidR="00E11551" w:rsidRPr="00035949">
        <w:t xml:space="preserve"> (their ancestor universals are called </w:t>
      </w:r>
      <w:r w:rsidRPr="00035949">
        <w:t>‘</w:t>
      </w:r>
      <w:r w:rsidR="00E11551" w:rsidRPr="00035949">
        <w:t>determinables</w:t>
      </w:r>
      <w:r w:rsidRPr="00035949">
        <w:t>’</w:t>
      </w:r>
      <w:r w:rsidR="00E11551" w:rsidRPr="00035949">
        <w:t>)</w:t>
      </w:r>
      <w:r w:rsidRPr="00035949">
        <w:t xml:space="preserve"> [</w:t>
      </w:r>
      <w:r w:rsidR="00F33687" w:rsidRPr="00035949">
        <w:fldChar w:fldCharType="begin"/>
      </w:r>
      <w:r w:rsidRPr="00035949">
        <w:instrText xml:space="preserve"> REF _Ref310168539 \r \h </w:instrText>
      </w:r>
      <w:r w:rsidR="00035949">
        <w:instrText xml:space="preserve"> \* MERGEFORMAT </w:instrText>
      </w:r>
      <w:r w:rsidR="00F33687" w:rsidRPr="00035949">
        <w:fldChar w:fldCharType="separate"/>
      </w:r>
      <w:r w:rsidR="000A7629">
        <w:t>71</w:t>
      </w:r>
      <w:r w:rsidR="00F33687" w:rsidRPr="00035949">
        <w:fldChar w:fldCharType="end"/>
      </w:r>
      <w:r w:rsidRPr="00035949">
        <w:t>]</w:t>
      </w:r>
      <w:r w:rsidR="009B27CF" w:rsidRPr="00035949">
        <w:t>.</w:t>
      </w:r>
      <w:r w:rsidR="00E11551" w:rsidRPr="00035949">
        <w:t xml:space="preserve"> </w:t>
      </w:r>
      <w:bookmarkEnd w:id="51"/>
      <w:bookmarkEnd w:id="52"/>
    </w:p>
    <w:p w14:paraId="57964C2F" w14:textId="5474F507" w:rsidR="00F33687" w:rsidRPr="00035949" w:rsidRDefault="00D924FF" w:rsidP="00140957">
      <w:pPr>
        <w:keepLines/>
        <w:jc w:val="left"/>
      </w:pPr>
      <w:r w:rsidRPr="00035949">
        <w:t xml:space="preserve">Examples are: </w:t>
      </w:r>
      <w:r w:rsidR="000F3B3A" w:rsidRPr="00035949">
        <w:br/>
      </w:r>
      <w:r w:rsidR="00E11551" w:rsidRPr="00035949">
        <w:t xml:space="preserve"> </w:t>
      </w:r>
      <w:r w:rsidRPr="00035949">
        <w:tab/>
      </w:r>
      <w:r w:rsidR="00E11551" w:rsidRPr="00035949">
        <w:rPr>
          <w:i/>
        </w:rPr>
        <w:t>37.0°C temperature</w:t>
      </w:r>
      <w:r w:rsidR="00E11551" w:rsidRPr="00035949">
        <w:t xml:space="preserve">, </w:t>
      </w:r>
      <w:r w:rsidR="00E11551" w:rsidRPr="00035949">
        <w:rPr>
          <w:i/>
        </w:rPr>
        <w:t>1.6 meter length</w:t>
      </w:r>
      <w:r w:rsidR="00E11551" w:rsidRPr="00035949">
        <w:t xml:space="preserve">, </w:t>
      </w:r>
      <w:r w:rsidR="00E11551" w:rsidRPr="00035949">
        <w:rPr>
          <w:i/>
        </w:rPr>
        <w:t xml:space="preserve">4 kg </w:t>
      </w:r>
      <w:r w:rsidR="00490E8C" w:rsidRPr="00035949">
        <w:rPr>
          <w:i/>
        </w:rPr>
        <w:t>weight</w:t>
      </w:r>
      <w:r w:rsidR="000F3B3A" w:rsidRPr="00035949">
        <w:br/>
      </w:r>
      <w:r w:rsidR="00C3630F" w:rsidRPr="00035949">
        <w:t>with determinables</w:t>
      </w:r>
      <w:r w:rsidR="000F3B3A" w:rsidRPr="00035949">
        <w:br/>
      </w:r>
      <w:r w:rsidR="00C3630F" w:rsidRPr="00035949">
        <w:tab/>
      </w:r>
      <w:r w:rsidR="00C3630F" w:rsidRPr="00035949">
        <w:rPr>
          <w:i/>
        </w:rPr>
        <w:t>temperature</w:t>
      </w:r>
      <w:r w:rsidR="00C3630F" w:rsidRPr="00035949">
        <w:t xml:space="preserve">, </w:t>
      </w:r>
      <w:r w:rsidR="00C3630F" w:rsidRPr="00035949">
        <w:rPr>
          <w:i/>
        </w:rPr>
        <w:t>length</w:t>
      </w:r>
      <w:r w:rsidR="00C3630F" w:rsidRPr="00035949">
        <w:t xml:space="preserve">, </w:t>
      </w:r>
      <w:r w:rsidR="00C3630F" w:rsidRPr="00035949">
        <w:rPr>
          <w:i/>
        </w:rPr>
        <w:t>mass</w:t>
      </w:r>
      <w:r w:rsidR="00C3630F" w:rsidRPr="00035949">
        <w:t>.</w:t>
      </w:r>
    </w:p>
    <w:p w14:paraId="3BF58A0E" w14:textId="77777777" w:rsidR="00E11551" w:rsidRPr="00035949" w:rsidRDefault="00DB4241">
      <w:r w:rsidRPr="00035949">
        <w:t>S</w:t>
      </w:r>
      <w:r w:rsidR="00E11551" w:rsidRPr="00035949">
        <w:t xml:space="preserve">uch </w:t>
      </w:r>
      <w:r w:rsidRPr="00035949">
        <w:t xml:space="preserve">determinate </w:t>
      </w:r>
      <w:r w:rsidR="00E11551" w:rsidRPr="00035949">
        <w:t xml:space="preserve">universals </w:t>
      </w:r>
      <w:r w:rsidRPr="00035949">
        <w:t>are non-rigid</w:t>
      </w:r>
      <w:r w:rsidR="00C3630F" w:rsidRPr="00035949">
        <w:t xml:space="preserve">, which means that </w:t>
      </w:r>
      <w:r w:rsidR="00E11551" w:rsidRPr="00035949">
        <w:t xml:space="preserve">the same instance may instantiate different </w:t>
      </w:r>
      <w:r w:rsidRPr="00035949">
        <w:t xml:space="preserve">determinate </w:t>
      </w:r>
      <w:r w:rsidR="00E11551" w:rsidRPr="00035949">
        <w:t xml:space="preserve">universals at different times. </w:t>
      </w:r>
      <w:r w:rsidRPr="00035949">
        <w:t>John’s weight</w:t>
      </w:r>
      <w:r w:rsidR="00C3630F" w:rsidRPr="00035949">
        <w:t>, for example,</w:t>
      </w:r>
      <w:r w:rsidRPr="00035949">
        <w:t xml:space="preserve"> </w:t>
      </w:r>
      <w:r w:rsidR="00C3630F" w:rsidRPr="00035949">
        <w:t xml:space="preserve">is </w:t>
      </w:r>
      <w:r w:rsidRPr="00035949">
        <w:t xml:space="preserve">a certain </w:t>
      </w:r>
      <w:r w:rsidR="00E11551" w:rsidRPr="00035949">
        <w:rPr>
          <w:i/>
        </w:rPr>
        <w:t>quality</w:t>
      </w:r>
      <w:r w:rsidR="00E11551" w:rsidRPr="00035949">
        <w:t xml:space="preserve"> instance inhering in </w:t>
      </w:r>
      <w:r w:rsidRPr="00035949">
        <w:t>John from the beginning to the end of his existence</w:t>
      </w:r>
      <w:r w:rsidR="00C3630F" w:rsidRPr="00035949">
        <w:t xml:space="preserve">. It is something that we can measure at different times. This </w:t>
      </w:r>
      <w:r w:rsidR="00C3630F" w:rsidRPr="00035949">
        <w:rPr>
          <w:i/>
        </w:rPr>
        <w:t xml:space="preserve">quality </w:t>
      </w:r>
      <w:r w:rsidR="00C3630F" w:rsidRPr="00035949">
        <w:t>instance</w:t>
      </w:r>
      <w:r w:rsidR="00E11551" w:rsidRPr="00035949">
        <w:t xml:space="preserve"> </w:t>
      </w:r>
      <w:r w:rsidRPr="00035949">
        <w:t xml:space="preserve">instantiates the same determinable universal </w:t>
      </w:r>
      <w:r w:rsidRPr="00035949">
        <w:rPr>
          <w:i/>
        </w:rPr>
        <w:t xml:space="preserve">weight </w:t>
      </w:r>
      <w:r w:rsidRPr="00035949">
        <w:t>throughout its existence</w:t>
      </w:r>
      <w:r w:rsidR="00C3630F" w:rsidRPr="00035949">
        <w:t>.</w:t>
      </w:r>
      <w:r w:rsidRPr="00035949">
        <w:t xml:space="preserve"> </w:t>
      </w:r>
      <w:r w:rsidR="00C3630F" w:rsidRPr="00035949">
        <w:t xml:space="preserve">But </w:t>
      </w:r>
      <w:r w:rsidRPr="00035949">
        <w:t xml:space="preserve">it will </w:t>
      </w:r>
      <w:r w:rsidR="00E11551" w:rsidRPr="00035949">
        <w:t xml:space="preserve">instantiate </w:t>
      </w:r>
      <w:r w:rsidRPr="00035949">
        <w:t xml:space="preserve">different </w:t>
      </w:r>
      <w:r w:rsidR="00E11551" w:rsidRPr="00035949">
        <w:t xml:space="preserve">determinate </w:t>
      </w:r>
      <w:r w:rsidRPr="00035949">
        <w:t xml:space="preserve">weight </w:t>
      </w:r>
      <w:r w:rsidR="00E11551" w:rsidRPr="00035949">
        <w:t>universal</w:t>
      </w:r>
      <w:r w:rsidRPr="00035949">
        <w:t>s</w:t>
      </w:r>
      <w:r w:rsidR="00C3630F" w:rsidRPr="00035949">
        <w:t xml:space="preserve"> at different times</w:t>
      </w:r>
      <w:r w:rsidRPr="00035949">
        <w:t>, for example</w:t>
      </w:r>
      <w:r w:rsidR="00E11551" w:rsidRPr="00035949">
        <w:t xml:space="preserve"> (</w:t>
      </w:r>
      <w:r w:rsidRPr="00035949">
        <w:t xml:space="preserve">as </w:t>
      </w:r>
      <w:r w:rsidR="00E11551" w:rsidRPr="00035949">
        <w:t>described</w:t>
      </w:r>
      <w:r w:rsidR="00DF7112" w:rsidRPr="00035949">
        <w:t xml:space="preserve"> </w:t>
      </w:r>
      <w:r w:rsidR="00E11551" w:rsidRPr="00035949">
        <w:t xml:space="preserve">in the </w:t>
      </w:r>
      <w:r w:rsidRPr="00035949">
        <w:t xml:space="preserve">metric </w:t>
      </w:r>
      <w:r w:rsidR="00E11551" w:rsidRPr="00035949">
        <w:t>system of units)</w:t>
      </w:r>
      <w:r w:rsidRPr="00035949">
        <w:t>:</w:t>
      </w:r>
      <w:r w:rsidR="00E11551" w:rsidRPr="00035949">
        <w:t xml:space="preserve"> </w:t>
      </w:r>
      <w:r w:rsidRPr="00035949">
        <w:rPr>
          <w:i/>
        </w:rPr>
        <w:t>4 kg weight</w:t>
      </w:r>
      <w:r w:rsidR="00C3630F" w:rsidRPr="00035949">
        <w:rPr>
          <w:i/>
        </w:rPr>
        <w:t>, 104 kg w</w:t>
      </w:r>
      <w:r w:rsidR="00490E8C" w:rsidRPr="00035949">
        <w:rPr>
          <w:i/>
        </w:rPr>
        <w:t>e</w:t>
      </w:r>
      <w:r w:rsidR="00C3630F" w:rsidRPr="00035949">
        <w:rPr>
          <w:i/>
        </w:rPr>
        <w:t>ight,</w:t>
      </w:r>
      <w:r w:rsidRPr="00035949">
        <w:t xml:space="preserve"> </w:t>
      </w:r>
      <w:r w:rsidRPr="00035949">
        <w:rPr>
          <w:i/>
        </w:rPr>
        <w:t>204 kg weight</w:t>
      </w:r>
      <w:r w:rsidR="00C3630F" w:rsidRPr="00035949">
        <w:t>, and so on</w:t>
      </w:r>
      <w:r w:rsidR="00E11551" w:rsidRPr="00035949">
        <w:t xml:space="preserve">. </w:t>
      </w:r>
      <w:r w:rsidRPr="00035949">
        <w:t xml:space="preserve">Note that the weights themselves are independent of whatever system of units is used in describing them. Thus </w:t>
      </w:r>
      <w:r w:rsidR="00E11551" w:rsidRPr="00035949">
        <w:t xml:space="preserve">the determinate universals here referred to would </w:t>
      </w:r>
      <w:r w:rsidRPr="00035949">
        <w:t>be ins</w:t>
      </w:r>
      <w:r w:rsidR="008C12CB" w:rsidRPr="00035949">
        <w:t>t</w:t>
      </w:r>
      <w:r w:rsidRPr="00035949">
        <w:t>antiated</w:t>
      </w:r>
      <w:r w:rsidR="00490E8C" w:rsidRPr="00035949">
        <w:t xml:space="preserve"> – the</w:t>
      </w:r>
      <w:r w:rsidR="00DF7112" w:rsidRPr="00035949">
        <w:t>ir</w:t>
      </w:r>
      <w:r w:rsidR="00490E8C" w:rsidRPr="00035949">
        <w:t xml:space="preserve"> instances would exist –</w:t>
      </w:r>
      <w:r w:rsidRPr="00035949">
        <w:t xml:space="preserve"> </w:t>
      </w:r>
      <w:r w:rsidR="00E11551" w:rsidRPr="00035949">
        <w:t xml:space="preserve">even in </w:t>
      </w:r>
      <w:r w:rsidR="00490E8C" w:rsidRPr="00035949">
        <w:t xml:space="preserve">a </w:t>
      </w:r>
      <w:r w:rsidR="00E11551" w:rsidRPr="00035949">
        <w:t xml:space="preserve">world in which </w:t>
      </w:r>
      <w:r w:rsidR="00E11551" w:rsidRPr="00035949">
        <w:lastRenderedPageBreak/>
        <w:t xml:space="preserve">the </w:t>
      </w:r>
      <w:r w:rsidRPr="00035949">
        <w:t xml:space="preserve">metric </w:t>
      </w:r>
      <w:r w:rsidR="00E11551" w:rsidRPr="00035949">
        <w:t>system of units – or any other system of units</w:t>
      </w:r>
      <w:r w:rsidRPr="00035949">
        <w:t xml:space="preserve"> </w:t>
      </w:r>
      <w:r w:rsidR="00E11551" w:rsidRPr="00035949">
        <w:t>– had never existed.</w:t>
      </w:r>
      <w:r w:rsidR="00490E8C" w:rsidRPr="00035949">
        <w:t xml:space="preserve"> All that is required is that there exist bodies of the corresponding weights.</w:t>
      </w:r>
    </w:p>
    <w:p w14:paraId="55BE12E7" w14:textId="77777777" w:rsidR="00F33687" w:rsidRPr="00035949" w:rsidRDefault="00DB4241" w:rsidP="00140957">
      <w:pPr>
        <w:pStyle w:val="Heading2"/>
      </w:pPr>
      <w:bookmarkStart w:id="53" w:name="_Toc501053062"/>
      <w:r w:rsidRPr="00035949">
        <w:t>Specializations</w:t>
      </w:r>
      <w:bookmarkEnd w:id="53"/>
    </w:p>
    <w:p w14:paraId="77E7FD42" w14:textId="77777777" w:rsidR="00297592" w:rsidRPr="00035949" w:rsidRDefault="00601BC3">
      <w:r w:rsidRPr="00035949">
        <w:rPr>
          <w:rStyle w:val="Annotation"/>
        </w:rPr>
        <w:t>note(entity)[</w:t>
      </w:r>
      <w:r w:rsidR="00C2568B" w:rsidRPr="00035949">
        <w:t xml:space="preserve">In all areas </w:t>
      </w:r>
      <w:r w:rsidR="00DB4241" w:rsidRPr="00035949">
        <w:t xml:space="preserve">of empirical inquiry </w:t>
      </w:r>
      <w:r w:rsidR="00C2568B" w:rsidRPr="00035949">
        <w:t xml:space="preserve">we encounter general terms of two sorts. First are general terms which refer to </w:t>
      </w:r>
      <w:r w:rsidR="00F07970" w:rsidRPr="00035949">
        <w:t>universals or types</w:t>
      </w:r>
      <w:r w:rsidR="00C2568B" w:rsidRPr="00035949">
        <w:t>:</w:t>
      </w:r>
    </w:p>
    <w:p w14:paraId="19EBC8E9" w14:textId="77777777" w:rsidR="00C2568B" w:rsidRPr="00035949" w:rsidRDefault="00C2568B" w:rsidP="006C702A">
      <w:pPr>
        <w:pStyle w:val="ListParagraph"/>
        <w:numPr>
          <w:ilvl w:val="0"/>
          <w:numId w:val="11"/>
        </w:numPr>
      </w:pPr>
      <w:r w:rsidRPr="00035949">
        <w:t>animal</w:t>
      </w:r>
    </w:p>
    <w:p w14:paraId="058756E8" w14:textId="77777777" w:rsidR="00C2568B" w:rsidRPr="00035949" w:rsidRDefault="00C2568B" w:rsidP="006C702A">
      <w:pPr>
        <w:pStyle w:val="ListParagraph"/>
        <w:numPr>
          <w:ilvl w:val="0"/>
          <w:numId w:val="11"/>
        </w:numPr>
      </w:pPr>
      <w:r w:rsidRPr="00035949">
        <w:t>tuberculosis</w:t>
      </w:r>
    </w:p>
    <w:p w14:paraId="341DC7F7" w14:textId="77777777" w:rsidR="00C2568B" w:rsidRPr="00035949" w:rsidRDefault="00C2568B" w:rsidP="006C702A">
      <w:pPr>
        <w:pStyle w:val="ListParagraph"/>
        <w:numPr>
          <w:ilvl w:val="0"/>
          <w:numId w:val="11"/>
        </w:numPr>
      </w:pPr>
      <w:r w:rsidRPr="00035949">
        <w:t>surgical procedure</w:t>
      </w:r>
    </w:p>
    <w:p w14:paraId="758D25B8" w14:textId="77777777" w:rsidR="00C2568B" w:rsidRPr="00035949" w:rsidRDefault="00C2568B" w:rsidP="006C702A">
      <w:pPr>
        <w:pStyle w:val="ListParagraph"/>
        <w:numPr>
          <w:ilvl w:val="0"/>
          <w:numId w:val="11"/>
        </w:numPr>
      </w:pPr>
      <w:r w:rsidRPr="00035949">
        <w:t>disease</w:t>
      </w:r>
    </w:p>
    <w:p w14:paraId="42ECFFA0" w14:textId="77777777" w:rsidR="00DF5FFB" w:rsidRPr="00035949" w:rsidRDefault="00C2568B" w:rsidP="00486765">
      <w:r w:rsidRPr="00035949">
        <w:t xml:space="preserve">Second, are general terms </w:t>
      </w:r>
      <w:r w:rsidR="00B1301F" w:rsidRPr="00035949">
        <w:t xml:space="preserve">used </w:t>
      </w:r>
      <w:r w:rsidR="00603FE2" w:rsidRPr="00035949">
        <w:t xml:space="preserve">to refer to groups of entities which instantiate a given universal but </w:t>
      </w:r>
      <w:r w:rsidR="00DA3A75" w:rsidRPr="00035949">
        <w:t xml:space="preserve">do </w:t>
      </w:r>
      <w:r w:rsidR="00603FE2" w:rsidRPr="00035949">
        <w:t xml:space="preserve">not </w:t>
      </w:r>
      <w:r w:rsidR="00DA3A75" w:rsidRPr="00035949">
        <w:t xml:space="preserve">correspond to </w:t>
      </w:r>
      <w:r w:rsidR="002465A4" w:rsidRPr="00035949">
        <w:t xml:space="preserve">the extension of </w:t>
      </w:r>
      <w:r w:rsidR="00DA3A75" w:rsidRPr="00035949">
        <w:t>any subuniversal</w:t>
      </w:r>
      <w:r w:rsidR="001D5799" w:rsidRPr="00035949">
        <w:t xml:space="preserve"> of that universal</w:t>
      </w:r>
      <w:r w:rsidR="005656B8" w:rsidRPr="00035949">
        <w:t xml:space="preserve"> because there is nothing intrinsic to the entities</w:t>
      </w:r>
      <w:r w:rsidR="00D249D3" w:rsidRPr="00035949">
        <w:t xml:space="preserve"> in question by</w:t>
      </w:r>
      <w:r w:rsidR="005656B8" w:rsidRPr="00035949">
        <w:t xml:space="preserve"> virtue of which they</w:t>
      </w:r>
      <w:r w:rsidR="00C422D5" w:rsidRPr="00035949">
        <w:t xml:space="preserve"> – and only they –</w:t>
      </w:r>
      <w:r w:rsidR="005656B8" w:rsidRPr="00035949">
        <w:t xml:space="preserve"> </w:t>
      </w:r>
      <w:r w:rsidR="00C05099" w:rsidRPr="00035949">
        <w:t xml:space="preserve">are counted as belonging to </w:t>
      </w:r>
      <w:r w:rsidR="00D249D3" w:rsidRPr="00035949">
        <w:t>the given group.</w:t>
      </w:r>
      <w:r w:rsidR="00DA3A75" w:rsidRPr="00035949">
        <w:t xml:space="preserve"> E</w:t>
      </w:r>
      <w:r w:rsidR="00B1301F" w:rsidRPr="00035949">
        <w:t>xample</w:t>
      </w:r>
      <w:r w:rsidR="00DA3A75" w:rsidRPr="00035949">
        <w:t>s are</w:t>
      </w:r>
      <w:r w:rsidR="00B1301F" w:rsidRPr="00035949">
        <w:t xml:space="preserve">: </w:t>
      </w:r>
    </w:p>
    <w:p w14:paraId="191779AA" w14:textId="77777777" w:rsidR="00DF5FFB" w:rsidRPr="00035949" w:rsidRDefault="00B1301F" w:rsidP="006C702A">
      <w:pPr>
        <w:pStyle w:val="ListParagraph"/>
        <w:numPr>
          <w:ilvl w:val="0"/>
          <w:numId w:val="11"/>
        </w:numPr>
      </w:pPr>
      <w:r w:rsidRPr="00035949">
        <w:t xml:space="preserve">animal </w:t>
      </w:r>
      <w:r w:rsidR="00405292" w:rsidRPr="00035949">
        <w:t xml:space="preserve">purchased by </w:t>
      </w:r>
      <w:r w:rsidRPr="00035949">
        <w:t xml:space="preserve">the </w:t>
      </w:r>
      <w:r w:rsidR="001D5799" w:rsidRPr="00035949">
        <w:t>E</w:t>
      </w:r>
      <w:r w:rsidR="005D1353" w:rsidRPr="00035949">
        <w:t>mperor</w:t>
      </w:r>
    </w:p>
    <w:p w14:paraId="34A32EBF" w14:textId="77777777" w:rsidR="00DF5FFB" w:rsidRPr="00035949" w:rsidRDefault="00B1301F" w:rsidP="006C702A">
      <w:pPr>
        <w:pStyle w:val="ListParagraph"/>
        <w:numPr>
          <w:ilvl w:val="0"/>
          <w:numId w:val="11"/>
        </w:numPr>
      </w:pPr>
      <w:r w:rsidRPr="00035949">
        <w:t>tuberculosis diagnosed on a Wednesday</w:t>
      </w:r>
    </w:p>
    <w:p w14:paraId="734533DE" w14:textId="1B1C65B1" w:rsidR="00E42868" w:rsidRPr="00035949" w:rsidRDefault="004D0A34" w:rsidP="00DF64F7">
      <w:pPr>
        <w:pStyle w:val="ListParagraph"/>
        <w:numPr>
          <w:ilvl w:val="0"/>
          <w:numId w:val="11"/>
        </w:numPr>
      </w:pPr>
      <w:r w:rsidRPr="00035949">
        <w:t xml:space="preserve">surgical procedure performed </w:t>
      </w:r>
      <w:r w:rsidR="001D5799" w:rsidRPr="00035949">
        <w:t>on a patient</w:t>
      </w:r>
      <w:r w:rsidR="00405292" w:rsidRPr="00035949">
        <w:t xml:space="preserve"> from Stockholm</w:t>
      </w:r>
      <w:r w:rsidR="00951DA6">
        <w:t xml:space="preserve">, </w:t>
      </w:r>
      <w:r w:rsidR="00E42868" w:rsidRPr="00035949">
        <w:t>person identified as candidate for clinical trial #2056-555</w:t>
      </w:r>
    </w:p>
    <w:p w14:paraId="40E3CDB9" w14:textId="77777777" w:rsidR="00E42868" w:rsidRPr="00035949" w:rsidRDefault="00E42868" w:rsidP="006C702A">
      <w:pPr>
        <w:pStyle w:val="ListParagraph"/>
        <w:numPr>
          <w:ilvl w:val="0"/>
          <w:numId w:val="11"/>
        </w:numPr>
      </w:pPr>
      <w:r w:rsidRPr="00035949">
        <w:t>person who is signatory of Form 656-PPV</w:t>
      </w:r>
    </w:p>
    <w:p w14:paraId="7E5818A1" w14:textId="77777777" w:rsidR="00E42868" w:rsidRPr="00035949" w:rsidRDefault="00E42868" w:rsidP="006C702A">
      <w:pPr>
        <w:pStyle w:val="ListParagraph"/>
        <w:numPr>
          <w:ilvl w:val="0"/>
          <w:numId w:val="11"/>
        </w:numPr>
      </w:pPr>
      <w:r w:rsidRPr="00035949">
        <w:t>painting by Leonardo da Vinci</w:t>
      </w:r>
    </w:p>
    <w:p w14:paraId="14B5E44F" w14:textId="748E8D58" w:rsidR="007B59A9" w:rsidRPr="00035949" w:rsidRDefault="00DB4241">
      <w:r w:rsidRPr="00035949">
        <w:t>Such terms</w:t>
      </w:r>
      <w:r w:rsidR="00AB00FF" w:rsidRPr="00035949">
        <w:t>, which</w:t>
      </w:r>
      <w:r w:rsidRPr="00035949">
        <w:t xml:space="preserve"> represent </w:t>
      </w:r>
      <w:r w:rsidR="00B123D8" w:rsidRPr="00035949">
        <w:t xml:space="preserve">what are called </w:t>
      </w:r>
      <w:r w:rsidR="00BC11E1" w:rsidRPr="00035949">
        <w:t>‘specializations’ in</w:t>
      </w:r>
      <w:r w:rsidR="00B123D8" w:rsidRPr="00035949">
        <w:t xml:space="preserve"> [</w:t>
      </w:r>
      <w:r w:rsidR="00EC6A9C" w:rsidRPr="00035949">
        <w:fldChar w:fldCharType="begin"/>
      </w:r>
      <w:r w:rsidR="00EC6A9C" w:rsidRPr="00035949">
        <w:instrText xml:space="preserve"> REF _Ref315006991 \r \h  \* MERGEFORMAT </w:instrText>
      </w:r>
      <w:r w:rsidR="00EC6A9C" w:rsidRPr="00035949">
        <w:fldChar w:fldCharType="separate"/>
      </w:r>
      <w:r w:rsidR="000A7629">
        <w:t>81</w:t>
      </w:r>
      <w:r w:rsidR="00EC6A9C" w:rsidRPr="00035949">
        <w:fldChar w:fldCharType="end"/>
      </w:r>
      <w:r w:rsidR="00B123D8" w:rsidRPr="00035949">
        <w:t>]</w:t>
      </w:r>
      <w:r w:rsidR="00AB00FF" w:rsidRPr="00035949">
        <w:t xml:space="preserve">, </w:t>
      </w:r>
      <w:r w:rsidR="00405292" w:rsidRPr="00035949">
        <w:t xml:space="preserve">may </w:t>
      </w:r>
      <w:r w:rsidR="00B1301F" w:rsidRPr="00035949">
        <w:t xml:space="preserve">need to be included in </w:t>
      </w:r>
      <w:r w:rsidR="00405292" w:rsidRPr="00035949">
        <w:t xml:space="preserve">application </w:t>
      </w:r>
      <w:r w:rsidR="00B1301F" w:rsidRPr="00035949">
        <w:t>ontologies</w:t>
      </w:r>
      <w:r w:rsidR="00202D1E" w:rsidRPr="00035949">
        <w:t xml:space="preserve"> developed to interoperate with BFO</w:t>
      </w:r>
      <w:r w:rsidR="00AB00FF" w:rsidRPr="00035949">
        <w:t>-</w:t>
      </w:r>
      <w:r w:rsidRPr="00035949">
        <w:t>conformant</w:t>
      </w:r>
      <w:r w:rsidR="00AB00FF" w:rsidRPr="00035949">
        <w:t xml:space="preserve"> </w:t>
      </w:r>
      <w:r w:rsidR="00202D1E" w:rsidRPr="00035949">
        <w:t>ontologies</w:t>
      </w:r>
      <w:r w:rsidR="00B1301F" w:rsidRPr="00035949">
        <w:t xml:space="preserve">. The terms in question </w:t>
      </w:r>
      <w:r w:rsidR="003D2A8F" w:rsidRPr="00035949">
        <w:t xml:space="preserve">may </w:t>
      </w:r>
      <w:r w:rsidR="00D249D3" w:rsidRPr="00035949">
        <w:t xml:space="preserve">then </w:t>
      </w:r>
      <w:r w:rsidR="00B1301F" w:rsidRPr="00035949">
        <w:t xml:space="preserve">be </w:t>
      </w:r>
      <w:r w:rsidR="00DA3A75" w:rsidRPr="00035949">
        <w:t xml:space="preserve">defined </w:t>
      </w:r>
      <w:r w:rsidR="00B1301F" w:rsidRPr="00035949">
        <w:t xml:space="preserve">as children of the </w:t>
      </w:r>
      <w:r w:rsidR="003D2A8F" w:rsidRPr="00035949">
        <w:t xml:space="preserve">corresponding </w:t>
      </w:r>
      <w:r w:rsidR="00DF5FFB" w:rsidRPr="00035949">
        <w:t>lowest-level universal</w:t>
      </w:r>
      <w:r w:rsidR="003D2A8F" w:rsidRPr="00035949">
        <w:t>s</w:t>
      </w:r>
      <w:r w:rsidR="00DF5FFB" w:rsidRPr="00035949">
        <w:t xml:space="preserve"> </w:t>
      </w:r>
      <w:r w:rsidR="003D2A8F" w:rsidRPr="00035949">
        <w:t>(for example</w:t>
      </w:r>
      <w:r w:rsidR="00B1301F" w:rsidRPr="00035949">
        <w:t xml:space="preserve">: </w:t>
      </w:r>
      <w:r w:rsidR="00B1301F" w:rsidRPr="00035949">
        <w:rPr>
          <w:i/>
        </w:rPr>
        <w:t>animal</w:t>
      </w:r>
      <w:r w:rsidR="00DF5FFB" w:rsidRPr="00035949">
        <w:t>,</w:t>
      </w:r>
      <w:r w:rsidR="00B1301F" w:rsidRPr="00035949">
        <w:rPr>
          <w:i/>
        </w:rPr>
        <w:t xml:space="preserve"> </w:t>
      </w:r>
      <w:r w:rsidR="00DF5FFB" w:rsidRPr="00035949">
        <w:rPr>
          <w:i/>
        </w:rPr>
        <w:t>surgical procedure</w:t>
      </w:r>
      <w:r w:rsidR="00DF5FFB" w:rsidRPr="00035949">
        <w:t xml:space="preserve">, </w:t>
      </w:r>
      <w:r w:rsidR="003D2A8F" w:rsidRPr="00035949">
        <w:rPr>
          <w:i/>
        </w:rPr>
        <w:t>disease</w:t>
      </w:r>
      <w:r w:rsidR="003D2A8F" w:rsidRPr="00035949">
        <w:t>,</w:t>
      </w:r>
      <w:r w:rsidR="003D2A8F" w:rsidRPr="00035949">
        <w:rPr>
          <w:i/>
        </w:rPr>
        <w:t xml:space="preserve"> painting</w:t>
      </w:r>
      <w:r w:rsidR="00B1301F" w:rsidRPr="00035949">
        <w:t>)</w:t>
      </w:r>
      <w:r w:rsidR="00405292" w:rsidRPr="00035949">
        <w:t xml:space="preserve">. </w:t>
      </w:r>
      <w:r w:rsidR="00F33687" w:rsidRPr="00035949">
        <w:rPr>
          <w:rStyle w:val="Annotation"/>
        </w:rPr>
        <w:t>]</w:t>
      </w:r>
    </w:p>
    <w:p w14:paraId="21045C14" w14:textId="77777777" w:rsidR="00F33687" w:rsidRPr="00035949" w:rsidRDefault="00405292" w:rsidP="00140957">
      <w:pPr>
        <w:pStyle w:val="Heading2"/>
      </w:pPr>
      <w:bookmarkStart w:id="54" w:name="_Toc501053063"/>
      <w:r w:rsidRPr="00035949">
        <w:lastRenderedPageBreak/>
        <w:t>R</w:t>
      </w:r>
      <w:r w:rsidR="002465A4" w:rsidRPr="00035949">
        <w:t xml:space="preserve">ole </w:t>
      </w:r>
      <w:r w:rsidRPr="00035949">
        <w:t>universals</w:t>
      </w:r>
      <w:bookmarkEnd w:id="54"/>
    </w:p>
    <w:p w14:paraId="3F4D39A4" w14:textId="19EEE55A" w:rsidR="00AB00FF" w:rsidRPr="00035949" w:rsidRDefault="00202D1E">
      <w:r w:rsidRPr="00035949">
        <w:t xml:space="preserve">We distinguished above between rigid and </w:t>
      </w:r>
      <w:bookmarkStart w:id="55" w:name="OLE_LINK25"/>
      <w:bookmarkStart w:id="56" w:name="OLE_LINK26"/>
      <w:r w:rsidRPr="00035949">
        <w:t>non-rigid universals</w:t>
      </w:r>
      <w:bookmarkEnd w:id="55"/>
      <w:bookmarkEnd w:id="56"/>
      <w:r w:rsidR="002D3621" w:rsidRPr="00035949">
        <w:t xml:space="preserve">. </w:t>
      </w:r>
      <w:r w:rsidR="00F33687" w:rsidRPr="00035949">
        <w:rPr>
          <w:rStyle w:val="Annotation"/>
        </w:rPr>
        <w:t>Note(role)[</w:t>
      </w:r>
      <w:r w:rsidRPr="00035949">
        <w:t xml:space="preserve">One </w:t>
      </w:r>
      <w:r w:rsidR="004D0A34" w:rsidRPr="00035949">
        <w:t xml:space="preserve">major </w:t>
      </w:r>
      <w:r w:rsidRPr="00035949">
        <w:t xml:space="preserve">family </w:t>
      </w:r>
      <w:r w:rsidR="004D0A34" w:rsidRPr="00035949">
        <w:t>of e</w:t>
      </w:r>
      <w:r w:rsidR="00FB129B" w:rsidRPr="00035949">
        <w:t xml:space="preserve">xamples of </w:t>
      </w:r>
      <w:r w:rsidR="00601BC3" w:rsidRPr="00035949">
        <w:t>non-rigid universals</w:t>
      </w:r>
      <w:r w:rsidR="00601BC3" w:rsidRPr="00035949" w:rsidDel="00601BC3">
        <w:t xml:space="preserve"> </w:t>
      </w:r>
      <w:r w:rsidR="003C1EAD" w:rsidRPr="00035949">
        <w:t>involves</w:t>
      </w:r>
      <w:r w:rsidR="004D0A34" w:rsidRPr="00035949">
        <w:t xml:space="preserve"> roles</w:t>
      </w:r>
      <w:r w:rsidR="00297592" w:rsidRPr="00035949">
        <w:t xml:space="preserve">, and ontologies developed for </w:t>
      </w:r>
      <w:r w:rsidR="00DF7112" w:rsidRPr="00035949">
        <w:t xml:space="preserve">corresponding </w:t>
      </w:r>
      <w:r w:rsidR="00297592" w:rsidRPr="00035949">
        <w:t xml:space="preserve">administrative purposes may consist entirely of representatives of </w:t>
      </w:r>
      <w:r w:rsidR="00405292" w:rsidRPr="00035949">
        <w:t xml:space="preserve">entities </w:t>
      </w:r>
      <w:r w:rsidR="00297592" w:rsidRPr="00035949">
        <w:t>of this sort</w:t>
      </w:r>
      <w:r w:rsidR="004D0A34" w:rsidRPr="00035949">
        <w:t xml:space="preserve">. </w:t>
      </w:r>
      <w:r w:rsidR="00151755" w:rsidRPr="00035949">
        <w:t>Thus ‘professor</w:t>
      </w:r>
      <w:r w:rsidR="004D0A34" w:rsidRPr="00035949">
        <w:t>’</w:t>
      </w:r>
      <w:r w:rsidR="00AB00FF" w:rsidRPr="00035949">
        <w:t>, defined as follows,</w:t>
      </w:r>
    </w:p>
    <w:p w14:paraId="10A92245" w14:textId="7CE169DC" w:rsidR="00AB00FF" w:rsidRPr="00035949" w:rsidRDefault="00AB00FF" w:rsidP="00AB00FF">
      <w:pPr>
        <w:rPr>
          <w:i/>
        </w:rPr>
      </w:pPr>
      <w:r w:rsidRPr="00035949">
        <w:rPr>
          <w:i/>
        </w:rPr>
        <w:tab/>
      </w:r>
      <w:r w:rsidR="00D92227" w:rsidRPr="00035949">
        <w:rPr>
          <w:i/>
        </w:rPr>
        <w:t>b</w:t>
      </w:r>
      <w:r w:rsidRPr="00035949">
        <w:rPr>
          <w:i/>
        </w:rPr>
        <w:t xml:space="preserve"> </w:t>
      </w:r>
      <w:r w:rsidRPr="00035949">
        <w:rPr>
          <w:b/>
        </w:rPr>
        <w:t xml:space="preserve">instance_of </w:t>
      </w:r>
      <w:r w:rsidRPr="00035949">
        <w:rPr>
          <w:i/>
        </w:rPr>
        <w:t>professor</w:t>
      </w:r>
      <w:r w:rsidRPr="00035949">
        <w:rPr>
          <w:b/>
        </w:rPr>
        <w:t xml:space="preserve"> at </w:t>
      </w:r>
      <w:r w:rsidRPr="00035949">
        <w:rPr>
          <w:i/>
        </w:rPr>
        <w:t>t</w:t>
      </w:r>
    </w:p>
    <w:p w14:paraId="439474CD" w14:textId="7B5EA212" w:rsidR="00AB00FF" w:rsidRPr="00035949" w:rsidRDefault="00AB00FF" w:rsidP="00AB00FF">
      <w:pPr>
        <w:rPr>
          <w:i/>
        </w:rPr>
      </w:pPr>
      <w:r w:rsidRPr="00035949">
        <w:rPr>
          <w:i/>
        </w:rPr>
        <w:t xml:space="preserve"> </w:t>
      </w:r>
      <w:r w:rsidRPr="00035949">
        <w:rPr>
          <w:i/>
        </w:rPr>
        <w:tab/>
      </w:r>
      <w:r w:rsidRPr="00035949">
        <w:rPr>
          <w:i/>
        </w:rPr>
        <w:tab/>
        <w:t>=</w:t>
      </w:r>
      <w:r w:rsidRPr="00035949">
        <w:t xml:space="preserve">Def. there is some </w:t>
      </w:r>
      <w:r w:rsidR="00D92227" w:rsidRPr="00035949">
        <w:rPr>
          <w:i/>
        </w:rPr>
        <w:t>c</w:t>
      </w:r>
      <w:r w:rsidRPr="00035949">
        <w:t xml:space="preserve">, </w:t>
      </w:r>
      <w:r w:rsidR="00D92227" w:rsidRPr="00035949">
        <w:rPr>
          <w:i/>
        </w:rPr>
        <w:t>c</w:t>
      </w:r>
      <w:r w:rsidRPr="00035949">
        <w:rPr>
          <w:i/>
        </w:rPr>
        <w:t xml:space="preserve"> </w:t>
      </w:r>
      <w:r w:rsidRPr="00035949">
        <w:rPr>
          <w:b/>
        </w:rPr>
        <w:t>instance_of</w:t>
      </w:r>
      <w:r w:rsidRPr="00035949">
        <w:rPr>
          <w:b/>
          <w:i/>
        </w:rPr>
        <w:t xml:space="preserve"> </w:t>
      </w:r>
      <w:r w:rsidRPr="00035949">
        <w:rPr>
          <w:i/>
        </w:rPr>
        <w:t xml:space="preserve">professor role </w:t>
      </w:r>
      <w:r w:rsidRPr="00035949">
        <w:t xml:space="preserve">&amp; </w:t>
      </w:r>
      <w:r w:rsidR="00D92227" w:rsidRPr="00035949">
        <w:rPr>
          <w:i/>
        </w:rPr>
        <w:t>c</w:t>
      </w:r>
      <w:r w:rsidRPr="00035949">
        <w:rPr>
          <w:i/>
        </w:rPr>
        <w:t xml:space="preserve"> </w:t>
      </w:r>
      <w:r w:rsidRPr="00035949">
        <w:rPr>
          <w:b/>
        </w:rPr>
        <w:t xml:space="preserve">inheres_in </w:t>
      </w:r>
      <w:r w:rsidR="00D92227" w:rsidRPr="00035949">
        <w:rPr>
          <w:i/>
        </w:rPr>
        <w:t>b</w:t>
      </w:r>
      <w:r w:rsidRPr="00035949">
        <w:rPr>
          <w:i/>
        </w:rPr>
        <w:t xml:space="preserve"> </w:t>
      </w:r>
      <w:r w:rsidRPr="00035949">
        <w:rPr>
          <w:b/>
        </w:rPr>
        <w:t xml:space="preserve">at </w:t>
      </w:r>
      <w:r w:rsidRPr="00035949">
        <w:rPr>
          <w:i/>
        </w:rPr>
        <w:t>t.</w:t>
      </w:r>
    </w:p>
    <w:p w14:paraId="3151BE1B" w14:textId="77777777" w:rsidR="00BA3374" w:rsidRPr="00035949" w:rsidRDefault="004D0A34">
      <w:r w:rsidRPr="00035949">
        <w:t>denotes a</w:t>
      </w:r>
      <w:r w:rsidR="00405292" w:rsidRPr="00035949">
        <w:t xml:space="preserve"> non-rigid universal </w:t>
      </w:r>
      <w:r w:rsidRPr="00035949">
        <w:t>and so also do ‘nurse’, ‘student’, ‘colonel’</w:t>
      </w:r>
      <w:r w:rsidR="00297592" w:rsidRPr="00035949">
        <w:t>, ‘taxpayer’,</w:t>
      </w:r>
      <w:r w:rsidRPr="00035949">
        <w:t xml:space="preserve"> and so forth</w:t>
      </w:r>
      <w:r w:rsidR="00FB129B" w:rsidRPr="00035949">
        <w:t>.</w:t>
      </w:r>
      <w:r w:rsidR="00405292" w:rsidRPr="00035949">
        <w:t xml:space="preserve"> (These terms are all, in the jargon of philosophy, phase sortals.)</w:t>
      </w:r>
      <w:r w:rsidR="00FB129B" w:rsidRPr="00035949">
        <w:t xml:space="preserve"> </w:t>
      </w:r>
      <w:r w:rsidR="00CF107E" w:rsidRPr="00035949">
        <w:t xml:space="preserve">By </w:t>
      </w:r>
      <w:r w:rsidR="002D3621" w:rsidRPr="00035949">
        <w:t>using</w:t>
      </w:r>
      <w:r w:rsidR="00CF107E" w:rsidRPr="00035949">
        <w:t xml:space="preserve"> role</w:t>
      </w:r>
      <w:r w:rsidR="00405292" w:rsidRPr="00035949">
        <w:t xml:space="preserve"> terms in definitions</w:t>
      </w:r>
      <w:r w:rsidR="00CF107E" w:rsidRPr="00035949">
        <w:t>, we can create a BFO conformant treatment</w:t>
      </w:r>
      <w:r w:rsidR="00405292" w:rsidRPr="00035949">
        <w:t xml:space="preserve"> of such entities</w:t>
      </w:r>
      <w:r w:rsidR="00CF107E" w:rsidRPr="00035949">
        <w:t xml:space="preserve"> </w:t>
      </w:r>
      <w:r w:rsidR="002D3621" w:rsidRPr="00035949">
        <w:t>drawing on the fact that,</w:t>
      </w:r>
      <w:r w:rsidR="00CF107E" w:rsidRPr="00035949">
        <w:t xml:space="preserve"> while an instance of </w:t>
      </w:r>
      <w:r w:rsidR="00CF107E" w:rsidRPr="00035949">
        <w:rPr>
          <w:i/>
        </w:rPr>
        <w:t>professor</w:t>
      </w:r>
      <w:r w:rsidR="00CF107E" w:rsidRPr="00035949">
        <w:t xml:space="preserve"> may </w:t>
      </w:r>
      <w:r w:rsidR="002D3621" w:rsidRPr="00035949">
        <w:t xml:space="preserve">be </w:t>
      </w:r>
      <w:r w:rsidR="00CF107E" w:rsidRPr="00035949">
        <w:t xml:space="preserve">simultaneously an instance of </w:t>
      </w:r>
      <w:r w:rsidR="00CF107E" w:rsidRPr="00035949">
        <w:rPr>
          <w:i/>
        </w:rPr>
        <w:t>trade union member</w:t>
      </w:r>
      <w:r w:rsidR="00CF107E" w:rsidRPr="00035949">
        <w:t xml:space="preserve">, no instance of the type </w:t>
      </w:r>
      <w:r w:rsidR="00CF107E" w:rsidRPr="00035949">
        <w:rPr>
          <w:i/>
        </w:rPr>
        <w:t>professor role</w:t>
      </w:r>
      <w:r w:rsidR="00CF107E" w:rsidRPr="00035949">
        <w:t xml:space="preserve"> is also (at any time) an instance of the type </w:t>
      </w:r>
      <w:r w:rsidR="00CF107E" w:rsidRPr="00035949">
        <w:rPr>
          <w:i/>
        </w:rPr>
        <w:t>trade union member role</w:t>
      </w:r>
      <w:r w:rsidR="00CF107E" w:rsidRPr="00035949">
        <w:t xml:space="preserve"> (any more than any instance of the type </w:t>
      </w:r>
      <w:r w:rsidR="00CF107E" w:rsidRPr="00035949">
        <w:rPr>
          <w:i/>
        </w:rPr>
        <w:t>color</w:t>
      </w:r>
      <w:r w:rsidR="00CF107E" w:rsidRPr="00035949">
        <w:t xml:space="preserve"> is at any time an instance of the type </w:t>
      </w:r>
      <w:r w:rsidR="00CF107E" w:rsidRPr="00035949">
        <w:rPr>
          <w:i/>
        </w:rPr>
        <w:t>length</w:t>
      </w:r>
      <w:r w:rsidR="00CF107E" w:rsidRPr="00035949">
        <w:t>).</w:t>
      </w:r>
    </w:p>
    <w:p w14:paraId="27F6DF49" w14:textId="77777777" w:rsidR="002465A4" w:rsidRPr="00035949" w:rsidRDefault="00DF7112">
      <w:r w:rsidRPr="00035949">
        <w:t xml:space="preserve">If </w:t>
      </w:r>
      <w:r w:rsidR="00405292" w:rsidRPr="00035949">
        <w:t>a</w:t>
      </w:r>
      <w:r w:rsidR="002465A4" w:rsidRPr="00035949">
        <w:t>n ontology of employment positions should be defined</w:t>
      </w:r>
      <w:r w:rsidR="00CE704F" w:rsidRPr="00035949">
        <w:t xml:space="preserve"> in terms of roles</w:t>
      </w:r>
      <w:r w:rsidRPr="00035949">
        <w:t xml:space="preserve"> following the above pattern, this </w:t>
      </w:r>
      <w:r w:rsidR="0041545A" w:rsidRPr="00035949">
        <w:t xml:space="preserve">enables </w:t>
      </w:r>
      <w:r w:rsidRPr="00035949">
        <w:t xml:space="preserve">the ontology </w:t>
      </w:r>
      <w:r w:rsidR="00CE704F" w:rsidRPr="00035949">
        <w:t xml:space="preserve">to do justice to the fact that individuals </w:t>
      </w:r>
      <w:r w:rsidR="00C71CCE" w:rsidRPr="00035949">
        <w:t xml:space="preserve">instantiate the corresponding universals –  </w:t>
      </w:r>
      <w:r w:rsidR="002465A4" w:rsidRPr="00035949">
        <w:rPr>
          <w:i/>
        </w:rPr>
        <w:t>professor</w:t>
      </w:r>
      <w:r w:rsidR="002465A4" w:rsidRPr="00035949">
        <w:t xml:space="preserve">, </w:t>
      </w:r>
      <w:r w:rsidR="00934EB8" w:rsidRPr="00035949">
        <w:rPr>
          <w:i/>
        </w:rPr>
        <w:t>sergeant</w:t>
      </w:r>
      <w:r w:rsidR="002465A4" w:rsidRPr="00035949">
        <w:t xml:space="preserve">, </w:t>
      </w:r>
      <w:r w:rsidR="00934EB8" w:rsidRPr="00035949">
        <w:rPr>
          <w:i/>
        </w:rPr>
        <w:t>nurse</w:t>
      </w:r>
      <w:r w:rsidR="00C71CCE" w:rsidRPr="00035949">
        <w:t xml:space="preserve"> –</w:t>
      </w:r>
      <w:r w:rsidR="002465A4" w:rsidRPr="00035949">
        <w:t xml:space="preserve"> only during certain phase</w:t>
      </w:r>
      <w:r w:rsidR="00CE704F" w:rsidRPr="00035949">
        <w:t>s</w:t>
      </w:r>
      <w:r w:rsidR="002465A4" w:rsidRPr="00035949">
        <w:t xml:space="preserve"> in the</w:t>
      </w:r>
      <w:r w:rsidR="00CE704F" w:rsidRPr="00035949">
        <w:t>ir</w:t>
      </w:r>
      <w:r w:rsidR="002465A4" w:rsidRPr="00035949">
        <w:t xml:space="preserve"> lives.</w:t>
      </w:r>
      <w:r w:rsidR="00F33687" w:rsidRPr="00035949">
        <w:rPr>
          <w:rStyle w:val="Annotation"/>
        </w:rPr>
        <w:t>]</w:t>
      </w:r>
      <w:r w:rsidR="002465A4" w:rsidRPr="00035949">
        <w:t xml:space="preserve"> </w:t>
      </w:r>
    </w:p>
    <w:p w14:paraId="44E0C651" w14:textId="77777777" w:rsidR="00F33687" w:rsidRPr="00035949" w:rsidRDefault="00202D1E" w:rsidP="00140957">
      <w:pPr>
        <w:pStyle w:val="Heading2"/>
      </w:pPr>
      <w:bookmarkStart w:id="57" w:name="_Toc501053064"/>
      <w:r w:rsidRPr="00035949">
        <w:t>Universals defined historically</w:t>
      </w:r>
      <w:bookmarkEnd w:id="57"/>
    </w:p>
    <w:p w14:paraId="7E24E03F" w14:textId="2388669E" w:rsidR="00202D1E" w:rsidRPr="00035949" w:rsidRDefault="00202D1E">
      <w:r w:rsidRPr="00035949">
        <w:t>A</w:t>
      </w:r>
      <w:r w:rsidR="00542B00" w:rsidRPr="00035949">
        <w:t>nother important</w:t>
      </w:r>
      <w:r w:rsidRPr="00035949">
        <w:t xml:space="preserve"> family of universals </w:t>
      </w:r>
      <w:r w:rsidR="00AB00FF" w:rsidRPr="00035949">
        <w:t xml:space="preserve">consists of universals </w:t>
      </w:r>
      <w:r w:rsidRPr="00035949">
        <w:t xml:space="preserve">defined by reference to historical conditions, for example: </w:t>
      </w:r>
      <w:r w:rsidRPr="00035949">
        <w:rPr>
          <w:i/>
        </w:rPr>
        <w:t>biological father</w:t>
      </w:r>
      <w:r w:rsidRPr="00035949">
        <w:t>,</w:t>
      </w:r>
      <w:r w:rsidRPr="00035949">
        <w:rPr>
          <w:i/>
        </w:rPr>
        <w:t xml:space="preserve"> </w:t>
      </w:r>
      <w:r w:rsidR="00240EE5">
        <w:rPr>
          <w:i/>
        </w:rPr>
        <w:t>unlocked door</w:t>
      </w:r>
      <w:r w:rsidRPr="00035949">
        <w:t xml:space="preserve">, </w:t>
      </w:r>
      <w:r w:rsidRPr="00035949">
        <w:rPr>
          <w:i/>
        </w:rPr>
        <w:t>retired major general</w:t>
      </w:r>
      <w:r w:rsidRPr="00035949">
        <w:t>,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fertilization which led to the birth of a second organism.</w:t>
      </w:r>
    </w:p>
    <w:p w14:paraId="67BBD462" w14:textId="7B2E7251" w:rsidR="00C71CCE" w:rsidRPr="00035949" w:rsidRDefault="00202D1E">
      <w:r w:rsidRPr="00035949">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035949">
        <w:t xml:space="preserve">aims </w:t>
      </w:r>
      <w:r w:rsidRPr="00035949">
        <w:t xml:space="preserve">to support, and which is designed to bring it about that </w:t>
      </w:r>
      <w:r w:rsidR="00AB00FF" w:rsidRPr="00035949">
        <w:t xml:space="preserve">(a) </w:t>
      </w:r>
      <w:r w:rsidRPr="00035949">
        <w:t xml:space="preserve">the methodology tracks instances in reality in a way that is conformant with our scientific understanding </w:t>
      </w:r>
      <w:r w:rsidRPr="00035949">
        <w:lastRenderedPageBreak/>
        <w:t>[</w:t>
      </w:r>
      <w:r w:rsidR="00EC6A9C" w:rsidRPr="00035949">
        <w:fldChar w:fldCharType="begin"/>
      </w:r>
      <w:r w:rsidR="00EC6A9C" w:rsidRPr="00035949">
        <w:instrText xml:space="preserve"> REF _Ref309897338 \r \h  \* MERGEFORMAT </w:instrText>
      </w:r>
      <w:r w:rsidR="00EC6A9C" w:rsidRPr="00035949">
        <w:fldChar w:fldCharType="separate"/>
      </w:r>
      <w:r w:rsidR="000A7629">
        <w:t>67</w:t>
      </w:r>
      <w:r w:rsidR="00EC6A9C" w:rsidRPr="00035949">
        <w:fldChar w:fldCharType="end"/>
      </w:r>
      <w:r w:rsidRPr="00035949">
        <w:t>]</w:t>
      </w:r>
      <w:r w:rsidR="00AB00FF" w:rsidRPr="00035949">
        <w:t xml:space="preserve">, and (b) it does this in a way which helps to ensure that those developing ontologies in neighboring domains do so in a way that </w:t>
      </w:r>
      <w:r w:rsidR="00DF7112" w:rsidRPr="00035949">
        <w:t xml:space="preserve">preserves </w:t>
      </w:r>
      <w:r w:rsidR="00AB00FF" w:rsidRPr="00035949">
        <w:t>consisten</w:t>
      </w:r>
      <w:r w:rsidR="00DF7112" w:rsidRPr="00035949">
        <w:t>cy and interoperability</w:t>
      </w:r>
      <w:r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0A7629">
        <w:t>19</w:t>
      </w:r>
      <w:r w:rsidR="00EC6A9C" w:rsidRPr="00035949">
        <w:fldChar w:fldCharType="end"/>
      </w:r>
      <w:r w:rsidRPr="00035949">
        <w:t xml:space="preserve">, </w:t>
      </w:r>
      <w:r w:rsidR="00EC6A9C" w:rsidRPr="00035949">
        <w:fldChar w:fldCharType="begin"/>
      </w:r>
      <w:r w:rsidR="00EC6A9C" w:rsidRPr="00035949">
        <w:instrText xml:space="preserve"> REF _Ref313200298 \r \h  \* MERGEFORMAT </w:instrText>
      </w:r>
      <w:r w:rsidR="00EC6A9C" w:rsidRPr="00035949">
        <w:fldChar w:fldCharType="separate"/>
      </w:r>
      <w:r w:rsidR="000A7629">
        <w:t>78</w:t>
      </w:r>
      <w:r w:rsidR="00EC6A9C" w:rsidRPr="00035949">
        <w:fldChar w:fldCharType="end"/>
      </w:r>
      <w:r w:rsidRPr="00035949">
        <w:t>].</w:t>
      </w:r>
      <w:r w:rsidR="00AB00FF" w:rsidRPr="00035949">
        <w:t xml:space="preserve"> </w:t>
      </w:r>
    </w:p>
    <w:p w14:paraId="2BCFAB6A" w14:textId="77777777" w:rsidR="00F33687" w:rsidRPr="00035949" w:rsidRDefault="00C55AE9" w:rsidP="00140957">
      <w:pPr>
        <w:pStyle w:val="Heading2"/>
      </w:pPr>
      <w:bookmarkStart w:id="58" w:name="_Toc501053065"/>
      <w:r w:rsidRPr="00035949">
        <w:t>Relations defined for any entity</w:t>
      </w:r>
      <w:bookmarkEnd w:id="58"/>
    </w:p>
    <w:p w14:paraId="58EFC5FE" w14:textId="77777777" w:rsidR="00F33687" w:rsidRPr="00035949" w:rsidRDefault="006401B0" w:rsidP="00B841FA">
      <w:pPr>
        <w:pStyle w:val="Heading3"/>
      </w:pPr>
      <w:bookmarkStart w:id="59" w:name="_Toc313270686"/>
      <w:bookmarkStart w:id="60" w:name="_Toc501053066"/>
      <w:r w:rsidRPr="00035949">
        <w:t xml:space="preserve">The </w:t>
      </w:r>
      <w:r w:rsidR="001D5799" w:rsidRPr="00035949">
        <w:t>instan</w:t>
      </w:r>
      <w:r w:rsidR="00AB00FF" w:rsidRPr="00035949">
        <w:t>ce_of</w:t>
      </w:r>
      <w:r w:rsidR="009F4ABF" w:rsidRPr="00035949">
        <w:t xml:space="preserve"> </w:t>
      </w:r>
      <w:r w:rsidRPr="00035949">
        <w:t>relation</w:t>
      </w:r>
      <w:bookmarkEnd w:id="59"/>
      <w:bookmarkEnd w:id="60"/>
    </w:p>
    <w:p w14:paraId="018B7BDE" w14:textId="3EA1453B" w:rsidR="009F4ABF" w:rsidRPr="00035949" w:rsidRDefault="009F4ABF" w:rsidP="002F4854">
      <w:r w:rsidRPr="00035949">
        <w:t xml:space="preserve">The </w:t>
      </w:r>
      <w:r w:rsidRPr="00035949">
        <w:rPr>
          <w:b/>
        </w:rPr>
        <w:t xml:space="preserve">instance_of </w:t>
      </w:r>
      <w:r w:rsidRPr="00035949">
        <w:t>relation holds between particulars and universals. It comes in two forms, for continuants (</w:t>
      </w:r>
      <w:r w:rsidRPr="00035949">
        <w:rPr>
          <w:i/>
        </w:rPr>
        <w:t>C</w:t>
      </w:r>
      <w:r w:rsidRPr="00035949">
        <w:t>,</w:t>
      </w:r>
      <w:r w:rsidRPr="00035949">
        <w:rPr>
          <w:i/>
          <w:iCs/>
          <w:bdr w:val="none" w:sz="0" w:space="0" w:color="auto" w:frame="1"/>
        </w:rPr>
        <w:t xml:space="preserve"> C</w:t>
      </w:r>
      <w:r w:rsidRPr="00035949">
        <w:rPr>
          <w:vertAlign w:val="subscript"/>
        </w:rPr>
        <w:t>1</w:t>
      </w:r>
      <w:r w:rsidRPr="00035949">
        <w:t>, …) and occurrents (</w:t>
      </w:r>
      <w:r w:rsidRPr="00035949">
        <w:rPr>
          <w:i/>
        </w:rPr>
        <w:t>P</w:t>
      </w:r>
      <w:r w:rsidRPr="00035949">
        <w:t xml:space="preserve">, </w:t>
      </w:r>
      <w:r w:rsidRPr="00035949">
        <w:rPr>
          <w:i/>
        </w:rPr>
        <w:t>P</w:t>
      </w:r>
      <w:r w:rsidRPr="00035949">
        <w:rPr>
          <w:vertAlign w:val="subscript"/>
        </w:rPr>
        <w:t>1</w:t>
      </w:r>
      <w:r w:rsidRPr="00035949">
        <w:t>, …) as follows</w:t>
      </w:r>
      <w:r w:rsidR="00542B00" w:rsidRPr="00035949">
        <w:t xml:space="preserve"> [</w:t>
      </w:r>
      <w:r w:rsidR="00EC6A9C" w:rsidRPr="00035949">
        <w:fldChar w:fldCharType="begin"/>
      </w:r>
      <w:r w:rsidR="00EC6A9C" w:rsidRPr="00035949">
        <w:instrText xml:space="preserve"> REF _Ref309133313 \r \h  \* MERGEFORMAT </w:instrText>
      </w:r>
      <w:r w:rsidR="00EC6A9C" w:rsidRPr="00035949">
        <w:fldChar w:fldCharType="separate"/>
      </w:r>
      <w:r w:rsidR="000A7629">
        <w:t>16</w:t>
      </w:r>
      <w:r w:rsidR="00EC6A9C" w:rsidRPr="00035949">
        <w:fldChar w:fldCharType="end"/>
      </w:r>
      <w:r w:rsidR="00542B00" w:rsidRPr="00035949">
        <w:t>]</w:t>
      </w:r>
      <w:r w:rsidRPr="00035949">
        <w:t>:</w:t>
      </w:r>
    </w:p>
    <w:p w14:paraId="5F1B97EA" w14:textId="77777777" w:rsidR="009F4ABF" w:rsidRPr="00035949" w:rsidRDefault="009F4ABF">
      <w:pPr>
        <w:ind w:left="720"/>
      </w:pPr>
      <w:r w:rsidRPr="00035949">
        <w:rPr>
          <w:i/>
          <w:bdr w:val="none" w:sz="0" w:space="0" w:color="auto" w:frame="1"/>
        </w:rPr>
        <w:t>c </w:t>
      </w:r>
      <w:r w:rsidRPr="00035949">
        <w:rPr>
          <w:b/>
          <w:bCs/>
          <w:bdr w:val="none" w:sz="0" w:space="0" w:color="auto" w:frame="1"/>
        </w:rPr>
        <w:t>instance_of </w:t>
      </w:r>
      <w:r w:rsidRPr="00035949">
        <w:rPr>
          <w:i/>
          <w:bdr w:val="none" w:sz="0" w:space="0" w:color="auto" w:frame="1"/>
        </w:rPr>
        <w:t>C </w:t>
      </w:r>
      <w:r w:rsidRPr="00035949">
        <w:rPr>
          <w:b/>
          <w:bCs/>
          <w:bdr w:val="none" w:sz="0" w:space="0" w:color="auto" w:frame="1"/>
        </w:rPr>
        <w:t>at </w:t>
      </w:r>
      <w:r w:rsidRPr="00035949">
        <w:rPr>
          <w:i/>
          <w:bdr w:val="none" w:sz="0" w:space="0" w:color="auto" w:frame="1"/>
        </w:rPr>
        <w:t xml:space="preserve">t  </w:t>
      </w:r>
      <w:r w:rsidRPr="00035949">
        <w:rPr>
          <w:bdr w:val="none" w:sz="0" w:space="0" w:color="auto" w:frame="1"/>
        </w:rPr>
        <w:t xml:space="preserve">means: that the particular </w:t>
      </w:r>
      <w:r w:rsidRPr="00035949">
        <w:rPr>
          <w:i/>
          <w:bdr w:val="none" w:sz="0" w:space="0" w:color="auto" w:frame="1"/>
        </w:rPr>
        <w:t>continuant</w:t>
      </w:r>
      <w:r w:rsidRPr="00035949">
        <w:rPr>
          <w:bdr w:val="none" w:sz="0" w:space="0" w:color="auto" w:frame="1"/>
        </w:rPr>
        <w:t xml:space="preserve"> entity </w:t>
      </w:r>
      <w:r w:rsidRPr="00035949">
        <w:rPr>
          <w:i/>
          <w:bdr w:val="none" w:sz="0" w:space="0" w:color="auto" w:frame="1"/>
        </w:rPr>
        <w:t xml:space="preserve">c </w:t>
      </w:r>
      <w:r w:rsidRPr="00035949">
        <w:rPr>
          <w:b/>
          <w:bdr w:val="none" w:sz="0" w:space="0" w:color="auto" w:frame="1"/>
        </w:rPr>
        <w:t>instantiates</w:t>
      </w:r>
      <w:r w:rsidRPr="00035949">
        <w:rPr>
          <w:bdr w:val="none" w:sz="0" w:space="0" w:color="auto" w:frame="1"/>
        </w:rPr>
        <w:t xml:space="preserve"> the universal </w:t>
      </w:r>
      <w:r w:rsidRPr="00035949">
        <w:rPr>
          <w:i/>
          <w:bdr w:val="none" w:sz="0" w:space="0" w:color="auto" w:frame="1"/>
        </w:rPr>
        <w:t>C</w:t>
      </w:r>
      <w:r w:rsidR="00C60201" w:rsidRPr="00035949">
        <w:rPr>
          <w:i/>
          <w:bdr w:val="none" w:sz="0" w:space="0" w:color="auto" w:frame="1"/>
        </w:rPr>
        <w:t xml:space="preserve"> </w:t>
      </w:r>
      <w:r w:rsidR="00C60201" w:rsidRPr="00035949">
        <w:rPr>
          <w:b/>
          <w:bdr w:val="none" w:sz="0" w:space="0" w:color="auto" w:frame="1"/>
        </w:rPr>
        <w:t xml:space="preserve">at </w:t>
      </w:r>
      <w:r w:rsidR="00C60201" w:rsidRPr="00035949">
        <w:rPr>
          <w:i/>
          <w:bdr w:val="none" w:sz="0" w:space="0" w:color="auto" w:frame="1"/>
        </w:rPr>
        <w:t>t</w:t>
      </w:r>
    </w:p>
    <w:p w14:paraId="409FC28D" w14:textId="77777777" w:rsidR="009F4ABF" w:rsidRPr="00035949" w:rsidRDefault="009F4ABF">
      <w:pPr>
        <w:ind w:left="720"/>
        <w:rPr>
          <w:i/>
        </w:rPr>
      </w:pPr>
      <w:r w:rsidRPr="00035949">
        <w:rPr>
          <w:i/>
          <w:bdr w:val="none" w:sz="0" w:space="0" w:color="auto" w:frame="1"/>
        </w:rPr>
        <w:t>p </w:t>
      </w:r>
      <w:r w:rsidRPr="00035949">
        <w:rPr>
          <w:b/>
          <w:bCs/>
          <w:bdr w:val="none" w:sz="0" w:space="0" w:color="auto" w:frame="1"/>
        </w:rPr>
        <w:t>instance_of </w:t>
      </w:r>
      <w:r w:rsidRPr="00035949">
        <w:rPr>
          <w:i/>
          <w:bdr w:val="none" w:sz="0" w:space="0" w:color="auto" w:frame="1"/>
        </w:rPr>
        <w:t xml:space="preserve">P </w:t>
      </w:r>
      <w:r w:rsidRPr="00035949">
        <w:rPr>
          <w:bdr w:val="none" w:sz="0" w:space="0" w:color="auto" w:frame="1"/>
        </w:rPr>
        <w:t xml:space="preserve">means: that the particular </w:t>
      </w:r>
      <w:r w:rsidRPr="00035949">
        <w:rPr>
          <w:i/>
          <w:bdr w:val="none" w:sz="0" w:space="0" w:color="auto" w:frame="1"/>
        </w:rPr>
        <w:t>occurrent</w:t>
      </w:r>
      <w:r w:rsidRPr="00035949">
        <w:rPr>
          <w:bdr w:val="none" w:sz="0" w:space="0" w:color="auto" w:frame="1"/>
        </w:rPr>
        <w:t xml:space="preserve"> entity </w:t>
      </w:r>
      <w:r w:rsidRPr="00035949">
        <w:rPr>
          <w:i/>
          <w:bdr w:val="none" w:sz="0" w:space="0" w:color="auto" w:frame="1"/>
        </w:rPr>
        <w:t xml:space="preserve">p </w:t>
      </w:r>
      <w:r w:rsidRPr="00035949">
        <w:rPr>
          <w:b/>
          <w:bdr w:val="none" w:sz="0" w:space="0" w:color="auto" w:frame="1"/>
        </w:rPr>
        <w:t xml:space="preserve">instantiates </w:t>
      </w:r>
      <w:r w:rsidRPr="00035949">
        <w:rPr>
          <w:bdr w:val="none" w:sz="0" w:space="0" w:color="auto" w:frame="1"/>
        </w:rPr>
        <w:t xml:space="preserve">the universal </w:t>
      </w:r>
      <w:r w:rsidRPr="00035949">
        <w:rPr>
          <w:i/>
          <w:bdr w:val="none" w:sz="0" w:space="0" w:color="auto" w:frame="1"/>
        </w:rPr>
        <w:t>P.</w:t>
      </w:r>
    </w:p>
    <w:p w14:paraId="4BF778A8" w14:textId="77777777" w:rsidR="00DF7112" w:rsidRPr="00035949" w:rsidRDefault="009F4ABF">
      <w:pPr>
        <w:pStyle w:val="NormalWeb"/>
        <w:spacing w:before="200" w:beforeAutospacing="0" w:after="200" w:afterAutospacing="0" w:line="360" w:lineRule="auto"/>
        <w:rPr>
          <w:smallCaps/>
        </w:rPr>
      </w:pPr>
      <w:r w:rsidRPr="00035949">
        <w:t>Examples</w:t>
      </w:r>
      <w:r w:rsidR="00C448A6" w:rsidRPr="00035949">
        <w:t xml:space="preserve"> are</w:t>
      </w:r>
      <w:r w:rsidR="00DF7112" w:rsidRPr="00035949">
        <w:t>, respectively</w:t>
      </w:r>
      <w:r w:rsidR="00DF7112" w:rsidRPr="00035949">
        <w:rPr>
          <w:smallCaps/>
        </w:rPr>
        <w:t>:</w:t>
      </w:r>
      <w:r w:rsidRPr="00035949">
        <w:rPr>
          <w:smallCaps/>
        </w:rPr>
        <w:t xml:space="preserve"> </w:t>
      </w:r>
    </w:p>
    <w:p w14:paraId="6FDCB246" w14:textId="77777777" w:rsidR="00DF7112" w:rsidRPr="00035949" w:rsidRDefault="009F4ABF">
      <w:pPr>
        <w:pStyle w:val="NormalWeb"/>
        <w:spacing w:before="200" w:beforeAutospacing="0" w:after="200" w:afterAutospacing="0" w:line="360" w:lineRule="auto"/>
        <w:ind w:firstLine="720"/>
      </w:pPr>
      <w:r w:rsidRPr="00035949">
        <w:t xml:space="preserve">John </w:t>
      </w:r>
      <w:r w:rsidRPr="00035949">
        <w:rPr>
          <w:b/>
        </w:rPr>
        <w:t xml:space="preserve">instance_of </w:t>
      </w:r>
      <w:r w:rsidRPr="00035949">
        <w:rPr>
          <w:i/>
        </w:rPr>
        <w:t xml:space="preserve">adult </w:t>
      </w:r>
      <w:r w:rsidRPr="00035949">
        <w:rPr>
          <w:b/>
        </w:rPr>
        <w:t xml:space="preserve">at </w:t>
      </w:r>
      <w:r w:rsidRPr="00035949">
        <w:t xml:space="preserve">2012, this laptop </w:t>
      </w:r>
      <w:r w:rsidRPr="00035949">
        <w:rPr>
          <w:b/>
        </w:rPr>
        <w:t>instance_of</w:t>
      </w:r>
      <w:r w:rsidRPr="00035949">
        <w:t xml:space="preserve"> </w:t>
      </w:r>
      <w:r w:rsidRPr="00035949">
        <w:rPr>
          <w:i/>
        </w:rPr>
        <w:t xml:space="preserve">laptop </w:t>
      </w:r>
      <w:r w:rsidRPr="00035949">
        <w:rPr>
          <w:b/>
        </w:rPr>
        <w:t>at</w:t>
      </w:r>
      <w:r w:rsidRPr="00035949">
        <w:t xml:space="preserve"> 2012</w:t>
      </w:r>
      <w:r w:rsidR="00DF7112" w:rsidRPr="00035949">
        <w:t>;</w:t>
      </w:r>
    </w:p>
    <w:p w14:paraId="00B02131" w14:textId="77777777" w:rsidR="009F4ABF" w:rsidRPr="00035949" w:rsidRDefault="009F4ABF">
      <w:pPr>
        <w:pStyle w:val="NormalWeb"/>
        <w:spacing w:before="200" w:beforeAutospacing="0" w:after="200" w:afterAutospacing="0" w:line="360" w:lineRule="auto"/>
        <w:ind w:firstLine="720"/>
        <w:rPr>
          <w:i/>
        </w:rPr>
      </w:pPr>
      <w:r w:rsidRPr="00035949">
        <w:t xml:space="preserve">2012 </w:t>
      </w:r>
      <w:r w:rsidRPr="00035949">
        <w:rPr>
          <w:b/>
        </w:rPr>
        <w:t xml:space="preserve">instance_of </w:t>
      </w:r>
      <w:r w:rsidRPr="00035949">
        <w:rPr>
          <w:i/>
        </w:rPr>
        <w:t>temporal region</w:t>
      </w:r>
      <w:r w:rsidRPr="00035949">
        <w:t xml:space="preserve">, John’s birth </w:t>
      </w:r>
      <w:r w:rsidRPr="00035949">
        <w:rPr>
          <w:b/>
        </w:rPr>
        <w:t xml:space="preserve">instance_of </w:t>
      </w:r>
      <w:r w:rsidRPr="00035949">
        <w:rPr>
          <w:i/>
        </w:rPr>
        <w:t>process</w:t>
      </w:r>
      <w:r w:rsidR="00DF7112" w:rsidRPr="00035949">
        <w:rPr>
          <w:i/>
        </w:rPr>
        <w:t>.</w:t>
      </w:r>
    </w:p>
    <w:p w14:paraId="7FF60EB7" w14:textId="77777777" w:rsidR="00F33687" w:rsidRPr="00035949" w:rsidRDefault="00222E8D" w:rsidP="00B841FA">
      <w:pPr>
        <w:pStyle w:val="Heading3"/>
        <w:rPr>
          <w:sz w:val="24"/>
        </w:rPr>
      </w:pPr>
      <w:bookmarkStart w:id="61" w:name="_Toc501053067"/>
      <w:r w:rsidRPr="00035949">
        <w:t xml:space="preserve">The </w:t>
      </w:r>
      <w:r w:rsidRPr="00035949">
        <w:rPr>
          <w:i/>
        </w:rPr>
        <w:t>is_a</w:t>
      </w:r>
      <w:r w:rsidRPr="00035949">
        <w:t xml:space="preserve"> relation</w:t>
      </w:r>
      <w:bookmarkEnd w:id="61"/>
    </w:p>
    <w:p w14:paraId="1D9F9259" w14:textId="77777777" w:rsidR="009F4ABF" w:rsidRPr="00035949" w:rsidRDefault="009F4ABF">
      <w:pPr>
        <w:rPr>
          <w:b/>
        </w:rPr>
      </w:pPr>
      <w:r w:rsidRPr="00035949">
        <w:t xml:space="preserve">The </w:t>
      </w:r>
      <w:r w:rsidRPr="00035949">
        <w:rPr>
          <w:i/>
        </w:rPr>
        <w:t xml:space="preserve">is_a </w:t>
      </w:r>
      <w:r w:rsidRPr="00035949">
        <w:t xml:space="preserve">relation is the subtype or subuniversal relation between universals or types. </w:t>
      </w:r>
    </w:p>
    <w:p w14:paraId="0DBE15C2" w14:textId="77777777" w:rsidR="006D4A81" w:rsidRPr="00035949" w:rsidRDefault="006D4A81">
      <w:pPr>
        <w:ind w:left="720"/>
      </w:pPr>
      <w:r w:rsidRPr="00035949">
        <w:rPr>
          <w:i/>
          <w:iCs/>
          <w:bdr w:val="none" w:sz="0" w:space="0" w:color="auto" w:frame="1"/>
        </w:rPr>
        <w:t>C is_a C</w:t>
      </w:r>
      <w:r w:rsidRPr="00035949">
        <w:rPr>
          <w:vertAlign w:val="subscript"/>
        </w:rPr>
        <w:t>1 </w:t>
      </w:r>
      <w:r w:rsidRPr="00035949">
        <w:t>means: for all </w:t>
      </w:r>
      <w:r w:rsidRPr="00035949">
        <w:rPr>
          <w:i/>
          <w:iCs/>
          <w:bdr w:val="none" w:sz="0" w:space="0" w:color="auto" w:frame="1"/>
        </w:rPr>
        <w:t>c</w:t>
      </w:r>
      <w:r w:rsidRPr="00035949">
        <w:t>, </w:t>
      </w:r>
      <w:r w:rsidRPr="00035949">
        <w:rPr>
          <w:i/>
          <w:iCs/>
          <w:bdr w:val="none" w:sz="0" w:space="0" w:color="auto" w:frame="1"/>
        </w:rPr>
        <w:t>t</w:t>
      </w:r>
      <w:r w:rsidRPr="00035949">
        <w:t>, if </w:t>
      </w:r>
      <w:r w:rsidRPr="00035949">
        <w:rPr>
          <w:i/>
          <w:iCs/>
          <w:bdr w:val="none" w:sz="0" w:space="0" w:color="auto" w:frame="1"/>
        </w:rPr>
        <w:t>c </w:t>
      </w:r>
      <w:r w:rsidRPr="00035949">
        <w:rPr>
          <w:b/>
          <w:bCs/>
          <w:bdr w:val="none" w:sz="0" w:space="0" w:color="auto" w:frame="1"/>
        </w:rPr>
        <w:t>instance_of </w:t>
      </w:r>
      <w:r w:rsidRPr="00035949">
        <w:rPr>
          <w:i/>
          <w:iCs/>
          <w:bdr w:val="none" w:sz="0" w:space="0" w:color="auto" w:frame="1"/>
        </w:rPr>
        <w:t>C </w:t>
      </w:r>
      <w:r w:rsidRPr="00035949">
        <w:rPr>
          <w:b/>
          <w:bCs/>
          <w:bdr w:val="none" w:sz="0" w:space="0" w:color="auto" w:frame="1"/>
        </w:rPr>
        <w:t>at </w:t>
      </w:r>
      <w:r w:rsidRPr="00035949">
        <w:rPr>
          <w:i/>
          <w:iCs/>
          <w:bdr w:val="none" w:sz="0" w:space="0" w:color="auto" w:frame="1"/>
        </w:rPr>
        <w:t>t </w:t>
      </w:r>
      <w:r w:rsidRPr="00035949">
        <w:t>then </w:t>
      </w:r>
      <w:r w:rsidRPr="00035949">
        <w:rPr>
          <w:i/>
          <w:iCs/>
          <w:bdr w:val="none" w:sz="0" w:space="0" w:color="auto" w:frame="1"/>
        </w:rPr>
        <w:t>c </w:t>
      </w:r>
      <w:r w:rsidRPr="00035949">
        <w:rPr>
          <w:b/>
          <w:bCs/>
          <w:bdr w:val="none" w:sz="0" w:space="0" w:color="auto" w:frame="1"/>
        </w:rPr>
        <w:t>instance_of </w:t>
      </w:r>
      <w:r w:rsidRPr="00035949">
        <w:rPr>
          <w:i/>
          <w:iCs/>
          <w:bdr w:val="none" w:sz="0" w:space="0" w:color="auto" w:frame="1"/>
        </w:rPr>
        <w:t>C</w:t>
      </w:r>
      <w:r w:rsidRPr="00035949">
        <w:rPr>
          <w:vertAlign w:val="subscript"/>
        </w:rPr>
        <w:t>1 </w:t>
      </w:r>
      <w:r w:rsidRPr="00035949">
        <w:rPr>
          <w:b/>
          <w:bCs/>
          <w:bdr w:val="none" w:sz="0" w:space="0" w:color="auto" w:frame="1"/>
        </w:rPr>
        <w:t>at </w:t>
      </w:r>
      <w:r w:rsidRPr="00035949">
        <w:rPr>
          <w:i/>
          <w:iCs/>
          <w:bdr w:val="none" w:sz="0" w:space="0" w:color="auto" w:frame="1"/>
        </w:rPr>
        <w:t>t</w:t>
      </w:r>
    </w:p>
    <w:p w14:paraId="50557A82" w14:textId="77777777" w:rsidR="006D4A81" w:rsidRPr="00035949" w:rsidRDefault="006D4A81">
      <w:pPr>
        <w:ind w:left="720"/>
      </w:pPr>
      <w:r w:rsidRPr="00035949">
        <w:rPr>
          <w:i/>
          <w:iCs/>
          <w:bdr w:val="none" w:sz="0" w:space="0" w:color="auto" w:frame="1"/>
        </w:rPr>
        <w:t>P is_a P</w:t>
      </w:r>
      <w:r w:rsidRPr="00035949">
        <w:rPr>
          <w:vertAlign w:val="subscript"/>
        </w:rPr>
        <w:t>1 </w:t>
      </w:r>
      <w:r w:rsidRPr="00035949">
        <w:t>means: for all </w:t>
      </w:r>
      <w:r w:rsidRPr="00035949">
        <w:rPr>
          <w:i/>
          <w:iCs/>
          <w:bdr w:val="none" w:sz="0" w:space="0" w:color="auto" w:frame="1"/>
        </w:rPr>
        <w:t>p</w:t>
      </w:r>
      <w:r w:rsidRPr="00035949">
        <w:t>, if </w:t>
      </w:r>
      <w:r w:rsidRPr="00035949">
        <w:rPr>
          <w:i/>
          <w:iCs/>
          <w:bdr w:val="none" w:sz="0" w:space="0" w:color="auto" w:frame="1"/>
        </w:rPr>
        <w:t>p </w:t>
      </w:r>
      <w:r w:rsidRPr="00035949">
        <w:rPr>
          <w:b/>
          <w:bCs/>
          <w:bdr w:val="none" w:sz="0" w:space="0" w:color="auto" w:frame="1"/>
        </w:rPr>
        <w:t>instance_of </w:t>
      </w:r>
      <w:r w:rsidRPr="00035949">
        <w:rPr>
          <w:i/>
          <w:iCs/>
          <w:bdr w:val="none" w:sz="0" w:space="0" w:color="auto" w:frame="1"/>
        </w:rPr>
        <w:t>P </w:t>
      </w:r>
      <w:r w:rsidRPr="00035949">
        <w:t>then </w:t>
      </w:r>
      <w:r w:rsidRPr="00035949">
        <w:rPr>
          <w:i/>
          <w:iCs/>
          <w:bdr w:val="none" w:sz="0" w:space="0" w:color="auto" w:frame="1"/>
        </w:rPr>
        <w:t>p </w:t>
      </w:r>
      <w:r w:rsidRPr="00035949">
        <w:rPr>
          <w:b/>
          <w:bCs/>
          <w:bdr w:val="none" w:sz="0" w:space="0" w:color="auto" w:frame="1"/>
        </w:rPr>
        <w:t>instance_of </w:t>
      </w:r>
      <w:r w:rsidRPr="00035949">
        <w:rPr>
          <w:i/>
          <w:iCs/>
          <w:bdr w:val="none" w:sz="0" w:space="0" w:color="auto" w:frame="1"/>
        </w:rPr>
        <w:t>P</w:t>
      </w:r>
      <w:r w:rsidRPr="00035949">
        <w:rPr>
          <w:vertAlign w:val="subscript"/>
        </w:rPr>
        <w:t>1</w:t>
      </w:r>
    </w:p>
    <w:p w14:paraId="7A49AE8E" w14:textId="77777777" w:rsidR="006D4A81" w:rsidRPr="00035949" w:rsidRDefault="006D4A81">
      <w:pPr>
        <w:rPr>
          <w:i/>
        </w:rPr>
      </w:pPr>
      <w:r w:rsidRPr="00035949">
        <w:t>where ‘</w:t>
      </w:r>
      <w:r w:rsidRPr="00035949">
        <w:rPr>
          <w:i/>
        </w:rPr>
        <w:t>C</w:t>
      </w:r>
      <w:r w:rsidRPr="00035949">
        <w:t>’</w:t>
      </w:r>
      <w:r w:rsidRPr="00035949">
        <w:rPr>
          <w:i/>
        </w:rPr>
        <w:t xml:space="preserve">, </w:t>
      </w:r>
      <w:r w:rsidRPr="00035949">
        <w:t>‘</w:t>
      </w:r>
      <w:r w:rsidRPr="00035949">
        <w:rPr>
          <w:i/>
          <w:iCs/>
          <w:bdr w:val="none" w:sz="0" w:space="0" w:color="auto" w:frame="1"/>
        </w:rPr>
        <w:t>C</w:t>
      </w:r>
      <w:r w:rsidRPr="00035949">
        <w:rPr>
          <w:vertAlign w:val="subscript"/>
        </w:rPr>
        <w:t>1</w:t>
      </w:r>
      <w:r w:rsidRPr="00035949">
        <w:t xml:space="preserve">’ stand for </w:t>
      </w:r>
      <w:r w:rsidRPr="00035949">
        <w:rPr>
          <w:i/>
        </w:rPr>
        <w:t>continuant</w:t>
      </w:r>
      <w:r w:rsidRPr="00035949">
        <w:t xml:space="preserve"> types and ‘</w:t>
      </w:r>
      <w:r w:rsidRPr="00035949">
        <w:rPr>
          <w:i/>
        </w:rPr>
        <w:t>P</w:t>
      </w:r>
      <w:r w:rsidRPr="00035949">
        <w:t>’, ‘</w:t>
      </w:r>
      <w:r w:rsidRPr="00035949">
        <w:rPr>
          <w:i/>
        </w:rPr>
        <w:t>P</w:t>
      </w:r>
      <w:r w:rsidRPr="00035949">
        <w:rPr>
          <w:vertAlign w:val="subscript"/>
        </w:rPr>
        <w:t>1</w:t>
      </w:r>
      <w:r w:rsidRPr="00035949">
        <w:t xml:space="preserve">’ for </w:t>
      </w:r>
      <w:r w:rsidRPr="00035949">
        <w:rPr>
          <w:i/>
        </w:rPr>
        <w:t>occurrent</w:t>
      </w:r>
      <w:r w:rsidRPr="00035949">
        <w:t xml:space="preserve"> types</w:t>
      </w:r>
      <w:r w:rsidR="00222E8D" w:rsidRPr="00035949">
        <w:t>, respectively</w:t>
      </w:r>
      <w:r w:rsidRPr="00035949">
        <w:t xml:space="preserve">. </w:t>
      </w:r>
    </w:p>
    <w:p w14:paraId="77BA7BE9" w14:textId="77777777" w:rsidR="00DF7112" w:rsidRPr="00035949" w:rsidRDefault="006D4A81">
      <w:pPr>
        <w:rPr>
          <w:smallCaps/>
        </w:rPr>
      </w:pPr>
      <w:r w:rsidRPr="00035949">
        <w:t>Examples</w:t>
      </w:r>
      <w:r w:rsidR="00C448A6" w:rsidRPr="00035949">
        <w:t xml:space="preserve"> are</w:t>
      </w:r>
      <w:r w:rsidRPr="00035949">
        <w:rPr>
          <w:smallCaps/>
        </w:rPr>
        <w:t xml:space="preserve">: </w:t>
      </w:r>
    </w:p>
    <w:p w14:paraId="4830A370" w14:textId="77777777" w:rsidR="00DF7112" w:rsidRPr="00035949" w:rsidRDefault="006D4A81">
      <w:pPr>
        <w:ind w:firstLine="720"/>
      </w:pPr>
      <w:r w:rsidRPr="00035949">
        <w:t xml:space="preserve">house </w:t>
      </w:r>
      <w:r w:rsidRPr="00035949">
        <w:rPr>
          <w:i/>
        </w:rPr>
        <w:t>is_a</w:t>
      </w:r>
      <w:r w:rsidRPr="00035949">
        <w:t xml:space="preserve"> building, symphony </w:t>
      </w:r>
      <w:r w:rsidRPr="00035949">
        <w:rPr>
          <w:i/>
        </w:rPr>
        <w:t>is_a</w:t>
      </w:r>
      <w:r w:rsidRPr="00035949">
        <w:t xml:space="preserve"> musical work of art</w:t>
      </w:r>
      <w:r w:rsidR="00DF7112" w:rsidRPr="00035949">
        <w:t xml:space="preserve">; </w:t>
      </w:r>
    </w:p>
    <w:p w14:paraId="0CFADB07" w14:textId="77777777" w:rsidR="006D4A81" w:rsidRPr="00035949" w:rsidRDefault="006D4A81">
      <w:pPr>
        <w:ind w:firstLine="720"/>
      </w:pPr>
      <w:r w:rsidRPr="00035949">
        <w:t xml:space="preserve">promenade </w:t>
      </w:r>
      <w:r w:rsidRPr="00035949">
        <w:rPr>
          <w:i/>
        </w:rPr>
        <w:t>is_a</w:t>
      </w:r>
      <w:r w:rsidRPr="00035949">
        <w:t xml:space="preserve"> dance step, promise </w:t>
      </w:r>
      <w:r w:rsidRPr="00035949">
        <w:rPr>
          <w:i/>
        </w:rPr>
        <w:t>is_a</w:t>
      </w:r>
      <w:r w:rsidRPr="00035949">
        <w:t xml:space="preserve"> speech act</w:t>
      </w:r>
    </w:p>
    <w:p w14:paraId="0EB15F22" w14:textId="77777777" w:rsidR="00F33687" w:rsidRPr="00035949" w:rsidRDefault="00C55AE9" w:rsidP="00B841FA">
      <w:pPr>
        <w:pStyle w:val="Heading3"/>
      </w:pPr>
      <w:bookmarkStart w:id="62" w:name="_Toc501053068"/>
      <w:r w:rsidRPr="00035949">
        <w:lastRenderedPageBreak/>
        <w:t>The exists_at relation</w:t>
      </w:r>
      <w:bookmarkEnd w:id="62"/>
    </w:p>
    <w:p w14:paraId="1ED7BE32" w14:textId="13727D60" w:rsidR="001305C5" w:rsidRDefault="00C55AE9" w:rsidP="001305C5">
      <w:pPr>
        <w:jc w:val="left"/>
      </w:pPr>
      <w:r w:rsidRPr="00035949">
        <w:rPr>
          <w:rStyle w:val="Annotation"/>
        </w:rPr>
        <w:t>a(exists_at)[</w:t>
      </w:r>
      <w:r w:rsidRPr="00035949">
        <w:rPr>
          <w:smallCaps/>
        </w:rPr>
        <w:t>Elucidation</w:t>
      </w:r>
      <w:r w:rsidRPr="00035949">
        <w:t>:</w:t>
      </w:r>
      <w:r w:rsidRPr="00035949">
        <w:rPr>
          <w:i/>
        </w:rPr>
        <w:t xml:space="preserve"> </w:t>
      </w:r>
      <w:r w:rsidRPr="00035949">
        <w:rPr>
          <w:b/>
        </w:rPr>
        <w:t>exists_</w:t>
      </w:r>
      <w:r w:rsidR="001305C5">
        <w:rPr>
          <w:b/>
        </w:rPr>
        <w:t>at:</w:t>
      </w:r>
      <w:r w:rsidR="001305C5" w:rsidRPr="001305C5">
        <w:t xml:space="preserve"> </w:t>
      </w:r>
      <w:r w:rsidR="001305C5">
        <w:t>a relation between a particular and some temporal region at which the particular exists</w:t>
      </w:r>
    </w:p>
    <w:p w14:paraId="094EB6A3" w14:textId="5D69F4C0" w:rsidR="001305C5" w:rsidRDefault="00C55AE9" w:rsidP="00C55AE9">
      <w:pPr>
        <w:pStyle w:val="Specification"/>
      </w:pPr>
      <w:r w:rsidRPr="00035949">
        <w:t>[118-002]</w:t>
      </w:r>
    </w:p>
    <w:p w14:paraId="459B48AF" w14:textId="44DF495C" w:rsidR="00C55AE9" w:rsidRPr="00035949" w:rsidRDefault="00C55AE9" w:rsidP="00C55AE9">
      <w:pPr>
        <w:pStyle w:val="Specification"/>
      </w:pPr>
      <w:r w:rsidRPr="00035949">
        <w:rPr>
          <w:rStyle w:val="Annotation"/>
        </w:rPr>
        <w:t>]</w:t>
      </w:r>
    </w:p>
    <w:p w14:paraId="7140374A" w14:textId="77777777" w:rsidR="00C55AE9" w:rsidRPr="00035949" w:rsidRDefault="00C55AE9" w:rsidP="00C55AE9">
      <w:pPr>
        <w:pStyle w:val="Specification"/>
        <w:rPr>
          <w:i/>
        </w:rPr>
      </w:pPr>
      <w:r w:rsidRPr="00035949">
        <w:rPr>
          <w:rStyle w:val="Annotation"/>
        </w:rPr>
        <w:t>a(exists_at)[</w:t>
      </w:r>
      <w:r w:rsidRPr="00035949">
        <w:rPr>
          <w:smallCaps/>
        </w:rPr>
        <w:t>Domain:</w:t>
      </w:r>
      <w:r w:rsidRPr="00035949">
        <w:rPr>
          <w:i/>
        </w:rPr>
        <w:t xml:space="preserve"> entity</w:t>
      </w:r>
      <w:r w:rsidRPr="00035949">
        <w:rPr>
          <w:rStyle w:val="Annotation"/>
        </w:rPr>
        <w:t>]</w:t>
      </w:r>
    </w:p>
    <w:p w14:paraId="47960A4B" w14:textId="77777777" w:rsidR="00C55AE9" w:rsidRPr="00035949" w:rsidRDefault="00C55AE9" w:rsidP="00C55AE9">
      <w:pPr>
        <w:pStyle w:val="Specification"/>
        <w:rPr>
          <w:i/>
        </w:rPr>
      </w:pPr>
      <w:r w:rsidRPr="00035949">
        <w:rPr>
          <w:rStyle w:val="Annotation"/>
        </w:rPr>
        <w:t>a(exists_at)[</w:t>
      </w:r>
      <w:r w:rsidRPr="00035949">
        <w:rPr>
          <w:smallCaps/>
        </w:rPr>
        <w:t>Range:</w:t>
      </w:r>
      <w:r w:rsidRPr="00035949">
        <w:t xml:space="preserve"> </w:t>
      </w:r>
      <w:r w:rsidRPr="00035949">
        <w:rPr>
          <w:i/>
        </w:rPr>
        <w:t>temporal region</w:t>
      </w:r>
      <w:r w:rsidRPr="00035949">
        <w:rPr>
          <w:rStyle w:val="Annotation"/>
        </w:rPr>
        <w:t>]</w:t>
      </w:r>
    </w:p>
    <w:p w14:paraId="6215B530" w14:textId="77777777" w:rsidR="00F33687" w:rsidRPr="00035949" w:rsidRDefault="00C55AE9" w:rsidP="00140957">
      <w:pPr>
        <w:jc w:val="left"/>
      </w:pPr>
      <w:r w:rsidRPr="00035949">
        <w:t xml:space="preserve">The domain of ‘Exists’ includes processes, where </w:t>
      </w:r>
      <w:r w:rsidRPr="00035949">
        <w:rPr>
          <w:i/>
        </w:rPr>
        <w:t>t</w:t>
      </w:r>
      <w:r w:rsidRPr="00035949">
        <w:t xml:space="preserve"> is part of the span of the process</w:t>
      </w:r>
      <w:r w:rsidRPr="00035949">
        <w:rPr>
          <w:i/>
        </w:rPr>
        <w:t xml:space="preserve">. </w:t>
      </w:r>
      <w:r w:rsidRPr="00035949">
        <w:t>‘Temporal region’ includes both temporal instants and temporal intervals.</w:t>
      </w:r>
    </w:p>
    <w:p w14:paraId="0F958FFF" w14:textId="77777777" w:rsidR="00F33687" w:rsidRPr="00035949" w:rsidRDefault="00130D7C" w:rsidP="00140957">
      <w:pPr>
        <w:pStyle w:val="Heading2"/>
      </w:pPr>
      <w:bookmarkStart w:id="63" w:name="_Toc501053069"/>
      <w:r w:rsidRPr="00035949">
        <w:t>The dichotomy of ‘continuant’ and ‘occurrent’</w:t>
      </w:r>
      <w:bookmarkEnd w:id="63"/>
    </w:p>
    <w:p w14:paraId="77C1E161" w14:textId="638C550E" w:rsidR="00130D7C" w:rsidRPr="00035949" w:rsidRDefault="00E54C2C" w:rsidP="002F4854">
      <w:r w:rsidRPr="00035949">
        <w:t>T</w:t>
      </w:r>
      <w:r w:rsidR="00130D7C" w:rsidRPr="00035949">
        <w:t xml:space="preserve">he dichotomy between continuant and occurrent ontologies forms the central organizing axis of the BFO ontology. </w:t>
      </w:r>
      <w:r w:rsidR="00222E8D" w:rsidRPr="00035949">
        <w:t xml:space="preserve">The BFO view of this dichotomy derives in part from </w:t>
      </w:r>
      <w:r w:rsidR="00130D7C" w:rsidRPr="00035949">
        <w:t>Zemach [</w:t>
      </w:r>
      <w:r w:rsidR="00EC6A9C" w:rsidRPr="00035949">
        <w:fldChar w:fldCharType="begin"/>
      </w:r>
      <w:r w:rsidR="00EC6A9C" w:rsidRPr="00035949">
        <w:instrText xml:space="preserve"> REF _Ref309729842 \r \h  \* MERGEFORMAT </w:instrText>
      </w:r>
      <w:r w:rsidR="00EC6A9C" w:rsidRPr="00035949">
        <w:fldChar w:fldCharType="separate"/>
      </w:r>
      <w:r w:rsidR="000A7629">
        <w:t>60</w:t>
      </w:r>
      <w:r w:rsidR="00EC6A9C" w:rsidRPr="00035949">
        <w:fldChar w:fldCharType="end"/>
      </w:r>
      <w:r w:rsidR="00130D7C" w:rsidRPr="00035949">
        <w:t>]</w:t>
      </w:r>
      <w:r w:rsidR="00B03C6A" w:rsidRPr="00035949">
        <w:t>,</w:t>
      </w:r>
      <w:r w:rsidR="00130D7C" w:rsidRPr="00035949">
        <w:t xml:space="preserve"> </w:t>
      </w:r>
      <w:r w:rsidR="00B03C6A" w:rsidRPr="00035949">
        <w:t xml:space="preserve">who </w:t>
      </w:r>
      <w:r w:rsidR="00130D7C" w:rsidRPr="00035949">
        <w:t xml:space="preserve">distinguishes between </w:t>
      </w:r>
    </w:p>
    <w:p w14:paraId="63F04BD5" w14:textId="77777777" w:rsidR="00130D7C" w:rsidRPr="00035949" w:rsidRDefault="00130D7C" w:rsidP="00CD264A">
      <w:pPr>
        <w:pStyle w:val="ListParagraph"/>
        <w:numPr>
          <w:ilvl w:val="0"/>
          <w:numId w:val="15"/>
        </w:numPr>
      </w:pPr>
      <w:r w:rsidRPr="00035949">
        <w:t xml:space="preserve">non-continuant entities, which Zemach calls ‘events’, are defined by the fact that they can be sliced along any spatial and temporal dimensions to yield parts (for example the first year of the life of your table; the </w:t>
      </w:r>
      <w:r w:rsidR="00B03C6A" w:rsidRPr="00035949">
        <w:t xml:space="preserve">entire </w:t>
      </w:r>
      <w:r w:rsidRPr="00035949">
        <w:t xml:space="preserve">life of your table top </w:t>
      </w:r>
      <w:r w:rsidR="00B03C6A" w:rsidRPr="00035949">
        <w:t xml:space="preserve">– </w:t>
      </w:r>
      <w:r w:rsidRPr="00035949">
        <w:t>as contrasted with the life of your table legs</w:t>
      </w:r>
      <w:r w:rsidR="00B03C6A" w:rsidRPr="00035949">
        <w:t xml:space="preserve"> –</w:t>
      </w:r>
      <w:r w:rsidRPr="00035949">
        <w:t xml:space="preserve"> and so forth</w:t>
      </w:r>
      <w:r w:rsidR="00B03C6A" w:rsidRPr="00035949">
        <w:t>).</w:t>
      </w:r>
    </w:p>
    <w:p w14:paraId="149A257D" w14:textId="586B4665" w:rsidR="00DF7112" w:rsidRPr="00035949" w:rsidRDefault="009D1AD3" w:rsidP="002F4854">
      <w:r w:rsidRPr="00035949">
        <w:t>An event</w:t>
      </w:r>
      <w:r w:rsidR="001C3C8F" w:rsidRPr="00035949">
        <w:t>, for Zemach,</w:t>
      </w:r>
      <w:r w:rsidRPr="00035949">
        <w:t xml:space="preserve"> is an entity that exists, in its entirety, in the area defined by its spatiotemporal boundaries, and each part of this area contains a </w:t>
      </w:r>
      <w:r w:rsidRPr="00035949">
        <w:rPr>
          <w:i/>
          <w:iCs/>
        </w:rPr>
        <w:t xml:space="preserve">part </w:t>
      </w:r>
      <w:r w:rsidRPr="00035949">
        <w:t>of the whole event. There are indefinitely many ways to carve the world into events, some of which are useful and interesting (e.g., for the physicist) and some of which – the vast majority –create hodge-podge collections of no interest whatsoever. [</w:t>
      </w:r>
      <w:r w:rsidR="00EC6A9C" w:rsidRPr="00035949">
        <w:fldChar w:fldCharType="begin"/>
      </w:r>
      <w:r w:rsidR="00EC6A9C" w:rsidRPr="00035949">
        <w:instrText xml:space="preserve"> REF _Ref309729842 \r \h  \* MERGEFORMAT </w:instrText>
      </w:r>
      <w:r w:rsidR="00EC6A9C" w:rsidRPr="00035949">
        <w:fldChar w:fldCharType="separate"/>
      </w:r>
      <w:r w:rsidR="000A7629">
        <w:t>60</w:t>
      </w:r>
      <w:r w:rsidR="00EC6A9C" w:rsidRPr="00035949">
        <w:fldChar w:fldCharType="end"/>
      </w:r>
      <w:r w:rsidRPr="00035949">
        <w:t xml:space="preserve">, pp. 233 f.] </w:t>
      </w:r>
    </w:p>
    <w:p w14:paraId="789CF097" w14:textId="00C93EC6" w:rsidR="00130D7C" w:rsidRPr="00035949" w:rsidRDefault="00E30A61">
      <w:r w:rsidRPr="00035949">
        <w:rPr>
          <w:rStyle w:val="Annotation"/>
        </w:rPr>
        <w:t>n</w:t>
      </w:r>
      <w:r w:rsidR="00F33687" w:rsidRPr="00035949">
        <w:rPr>
          <w:rStyle w:val="Annotation"/>
        </w:rPr>
        <w:t>ote(continuant)[</w:t>
      </w:r>
      <w:r w:rsidR="00C60201" w:rsidRPr="00035949">
        <w:t>Continuant entities</w:t>
      </w:r>
      <w:r w:rsidR="00DF7112" w:rsidRPr="00035949">
        <w:t xml:space="preserve"> </w:t>
      </w:r>
      <w:r w:rsidR="00C60201" w:rsidRPr="00035949">
        <w:t>are entities which</w:t>
      </w:r>
      <w:r w:rsidR="00DF7112" w:rsidRPr="00035949">
        <w:t xml:space="preserve"> </w:t>
      </w:r>
      <w:r w:rsidR="00130D7C" w:rsidRPr="00035949">
        <w:t xml:space="preserve">can be sliced to yield parts only along the spatial dimension, yielding for example the parts of your table which we call its legs, its top, its nails. </w:t>
      </w:r>
      <w:r w:rsidR="009D1AD3" w:rsidRPr="00035949">
        <w:t>‘My desk stretches from the window to the door. It has spatial parts, and can be sliced (in space) in two. With respect to time, however, a thing is a continuant.’ [60, p. 240]</w:t>
      </w:r>
      <w:r w:rsidR="00240EE5">
        <w:t xml:space="preserve"> Some qualities can be sliced in this way also – for instance the color quality of a cube of Murano glass.</w:t>
      </w:r>
    </w:p>
    <w:p w14:paraId="37C6DC4C" w14:textId="23DAB2D7" w:rsidR="00DF7112" w:rsidRPr="00035949" w:rsidRDefault="00B03C6A">
      <w:r w:rsidRPr="00035949">
        <w:lastRenderedPageBreak/>
        <w:t>Thus you, for example, are a continuant, and your arms and legs are parts of you; your childhood, however, is not a part of you; rather, it is a part of your life</w:t>
      </w:r>
      <w:r w:rsidR="00240EE5">
        <w:t>, which is an occurrent</w:t>
      </w:r>
      <w:r w:rsidRPr="00035949">
        <w:t xml:space="preserve">. Continuants, as </w:t>
      </w:r>
      <w:r w:rsidR="00C60201" w:rsidRPr="00035949">
        <w:t xml:space="preserve">a </w:t>
      </w:r>
      <w:r w:rsidRPr="00035949">
        <w:t>matter of definition, are entities which have no parts along the time axis</w:t>
      </w:r>
      <w:r w:rsidR="0076529D" w:rsidRPr="00035949">
        <w:t xml:space="preserve">; in this sense continuants are extended only along </w:t>
      </w:r>
      <w:r w:rsidR="00DF7112" w:rsidRPr="00035949">
        <w:t xml:space="preserve">one or more of </w:t>
      </w:r>
      <w:r w:rsidR="0076529D" w:rsidRPr="00035949">
        <w:t>the three spatial dimensions, not however along the temporal dimension.</w:t>
      </w:r>
      <w:r w:rsidR="00DF7112" w:rsidRPr="00035949">
        <w:t xml:space="preserve"> Spatial regions, for BFO, are continuants. </w:t>
      </w:r>
      <w:r w:rsidR="00B3620E">
        <w:t>T</w:t>
      </w:r>
      <w:r w:rsidR="00B3620E" w:rsidRPr="00B3620E">
        <w:t>emporal</w:t>
      </w:r>
      <w:r w:rsidR="00DF7112" w:rsidRPr="00035949">
        <w:t xml:space="preserve"> and spatiotemporal regions are occurrents.</w:t>
      </w:r>
    </w:p>
    <w:p w14:paraId="62FE2ACC" w14:textId="77777777" w:rsidR="00130D7C" w:rsidRPr="00035949" w:rsidRDefault="00130D7C">
      <w:r w:rsidRPr="00035949">
        <w:t xml:space="preserve">BFO generalizes from the above by allowing </w:t>
      </w:r>
      <w:r w:rsidR="00222E8D" w:rsidRPr="00035949">
        <w:t xml:space="preserve">as continuants </w:t>
      </w:r>
      <w:r w:rsidRPr="00035949">
        <w:t xml:space="preserve">not only </w:t>
      </w:r>
      <w:r w:rsidRPr="00035949">
        <w:rPr>
          <w:i/>
        </w:rPr>
        <w:t xml:space="preserve">things </w:t>
      </w:r>
      <w:r w:rsidRPr="00035949">
        <w:t xml:space="preserve">(such as pencils and people), but also </w:t>
      </w:r>
      <w:r w:rsidRPr="00035949">
        <w:rPr>
          <w:i/>
        </w:rPr>
        <w:t xml:space="preserve">entities </w:t>
      </w:r>
      <w:r w:rsidR="009D1AD3" w:rsidRPr="00035949">
        <w:rPr>
          <w:i/>
        </w:rPr>
        <w:t xml:space="preserve">that are </w:t>
      </w:r>
      <w:r w:rsidRPr="00035949">
        <w:rPr>
          <w:i/>
        </w:rPr>
        <w:t>dependent on things</w:t>
      </w:r>
      <w:r w:rsidRPr="00035949">
        <w:t xml:space="preserve"> </w:t>
      </w:r>
      <w:r w:rsidR="00DF7112" w:rsidRPr="00035949">
        <w:t>(</w:t>
      </w:r>
      <w:r w:rsidRPr="00035949">
        <w:t>such as qualities and dispositions</w:t>
      </w:r>
      <w:r w:rsidR="00DF7112" w:rsidRPr="00035949">
        <w:t>)</w:t>
      </w:r>
      <w:r w:rsidR="00B03C6A" w:rsidRPr="00035949">
        <w:t>.</w:t>
      </w:r>
      <w:r w:rsidR="001C3C8F" w:rsidRPr="00035949">
        <w:t xml:space="preserve"> And where events, for Zemach, are identified with the entire contents of some given spatiotemporal region, BFO allows that the same spatiotemporal region may be occupied by multiple different processes (as for example when your </w:t>
      </w:r>
      <w:r w:rsidR="001C3C8F" w:rsidRPr="00035949">
        <w:rPr>
          <w:i/>
        </w:rPr>
        <w:t xml:space="preserve">running </w:t>
      </w:r>
      <w:r w:rsidR="001C3C8F" w:rsidRPr="00035949">
        <w:t xml:space="preserve">process and your </w:t>
      </w:r>
      <w:r w:rsidR="00222E8D" w:rsidRPr="00035949">
        <w:t xml:space="preserve">simultaneous </w:t>
      </w:r>
      <w:r w:rsidR="001C3C8F" w:rsidRPr="00035949">
        <w:t xml:space="preserve">process of </w:t>
      </w:r>
      <w:r w:rsidR="001C3C8F" w:rsidRPr="00035949">
        <w:rPr>
          <w:i/>
        </w:rPr>
        <w:t>getting warmer</w:t>
      </w:r>
      <w:r w:rsidR="001C3C8F" w:rsidRPr="00035949">
        <w:t>).</w:t>
      </w:r>
      <w:r w:rsidR="00F33687" w:rsidRPr="00035949">
        <w:rPr>
          <w:rStyle w:val="Annotation"/>
        </w:rPr>
        <w:t>]</w:t>
      </w:r>
    </w:p>
    <w:p w14:paraId="4BBCB01F" w14:textId="77777777" w:rsidR="00F33687" w:rsidRPr="00035949" w:rsidRDefault="009406D9" w:rsidP="00140957">
      <w:pPr>
        <w:pStyle w:val="Heading1"/>
      </w:pPr>
      <w:bookmarkStart w:id="64" w:name="_Toc501053070"/>
      <w:r w:rsidRPr="00035949">
        <w:t>Specification</w:t>
      </w:r>
      <w:bookmarkEnd w:id="64"/>
    </w:p>
    <w:p w14:paraId="20BD7133" w14:textId="77777777" w:rsidR="00F33687" w:rsidRPr="00035949" w:rsidRDefault="00144077" w:rsidP="00EC6A9C">
      <w:pPr>
        <w:pStyle w:val="Heading2"/>
      </w:pPr>
      <w:bookmarkStart w:id="65" w:name="_Toc313270690"/>
      <w:bookmarkStart w:id="66" w:name="_Toc501053071"/>
      <w:r w:rsidRPr="00035949">
        <w:t>Relations of parthood</w:t>
      </w:r>
      <w:bookmarkEnd w:id="65"/>
      <w:bookmarkEnd w:id="66"/>
    </w:p>
    <w:p w14:paraId="1EAC8680" w14:textId="76EEBA4E" w:rsidR="001C3C8F" w:rsidRPr="00035949" w:rsidRDefault="001C3C8F" w:rsidP="00414A41">
      <w:r w:rsidRPr="00035949">
        <w:t xml:space="preserve">As our starting point in understanding the parthood relation, we take the axioms of </w:t>
      </w:r>
      <w:bookmarkStart w:id="67" w:name="OLE_LINK12"/>
      <w:bookmarkStart w:id="68" w:name="OLE_LINK13"/>
      <w:r w:rsidR="004D2F85" w:rsidRPr="00035949">
        <w:t>Minimal</w:t>
      </w:r>
      <w:r w:rsidRPr="00035949">
        <w:t xml:space="preserve"> Extensional Mereology </w:t>
      </w:r>
      <w:bookmarkEnd w:id="67"/>
      <w:bookmarkEnd w:id="68"/>
      <w:r w:rsidRPr="00035949">
        <w:t xml:space="preserve">as defined </w:t>
      </w:r>
      <w:r w:rsidR="00F5177A" w:rsidRPr="00035949">
        <w:t xml:space="preserve">by Simons </w:t>
      </w:r>
      <w:r w:rsidRPr="00035949">
        <w:t>[</w:t>
      </w:r>
      <w:r w:rsidR="00EC6A9C" w:rsidRPr="00035949">
        <w:fldChar w:fldCharType="begin"/>
      </w:r>
      <w:r w:rsidR="00EC6A9C" w:rsidRPr="00035949">
        <w:instrText xml:space="preserve"> REF _Ref309404666 \r \h  \* MERGEFORMAT </w:instrText>
      </w:r>
      <w:r w:rsidR="00EC6A9C" w:rsidRPr="00035949">
        <w:fldChar w:fldCharType="separate"/>
      </w:r>
      <w:r w:rsidR="000A7629">
        <w:t>46</w:t>
      </w:r>
      <w:r w:rsidR="00EC6A9C" w:rsidRPr="00035949">
        <w:fldChar w:fldCharType="end"/>
      </w:r>
      <w:r w:rsidR="004D2F85" w:rsidRPr="00035949">
        <w:t>, pp. 26-31</w:t>
      </w:r>
      <w:r w:rsidRPr="00035949">
        <w:t xml:space="preserve">], </w:t>
      </w:r>
      <w:r w:rsidR="00F5177A" w:rsidRPr="00035949">
        <w:t xml:space="preserve">assuming, </w:t>
      </w:r>
      <w:r w:rsidR="00DF7112" w:rsidRPr="00035949">
        <w:t xml:space="preserve">with </w:t>
      </w:r>
      <w:r w:rsidR="00F5177A" w:rsidRPr="00035949">
        <w:t>Simons,</w:t>
      </w:r>
      <w:r w:rsidRPr="00035949">
        <w:t xml:space="preserve"> the axioms of first order predicate calculus.</w:t>
      </w:r>
      <w:r w:rsidR="00F5177A" w:rsidRPr="00035949">
        <w:t xml:space="preserve"> </w:t>
      </w:r>
      <w:r w:rsidRPr="00035949">
        <w:t xml:space="preserve">The axioms </w:t>
      </w:r>
      <w:r w:rsidR="004D2F85" w:rsidRPr="00035949">
        <w:t>(</w:t>
      </w:r>
      <w:r w:rsidR="00F5177A" w:rsidRPr="00035949">
        <w:t xml:space="preserve">reformulations of </w:t>
      </w:r>
      <w:r w:rsidR="004D2F85" w:rsidRPr="00035949">
        <w:t xml:space="preserve">SA1-3 and SA6 in Simons’ numbering) </w:t>
      </w:r>
      <w:r w:rsidRPr="00035949">
        <w:t>are:</w:t>
      </w:r>
    </w:p>
    <w:p w14:paraId="5BB08F3A" w14:textId="77777777" w:rsidR="001C3C8F" w:rsidRPr="00035949" w:rsidRDefault="001C3C8F">
      <w:pPr>
        <w:ind w:left="720"/>
        <w:rPr>
          <w:i/>
        </w:rPr>
      </w:pPr>
      <w:r w:rsidRPr="00035949">
        <w:rPr>
          <w:b/>
        </w:rPr>
        <w:t>A</w:t>
      </w:r>
      <w:r w:rsidR="00C061EB" w:rsidRPr="00035949">
        <w:rPr>
          <w:b/>
        </w:rPr>
        <w:t>nti</w:t>
      </w:r>
      <w:r w:rsidRPr="00035949">
        <w:rPr>
          <w:b/>
        </w:rPr>
        <w:t>symmetry</w:t>
      </w:r>
      <w:r w:rsidR="004D2F85" w:rsidRPr="00035949">
        <w:rPr>
          <w:b/>
        </w:rPr>
        <w:t>:</w:t>
      </w:r>
      <w:r w:rsidRPr="00035949">
        <w:t xml:space="preserve"> If </w:t>
      </w:r>
      <w:r w:rsidRPr="00035949">
        <w:rPr>
          <w:i/>
        </w:rPr>
        <w:t xml:space="preserve">x </w:t>
      </w:r>
      <w:r w:rsidRPr="00035949">
        <w:t xml:space="preserve">part </w:t>
      </w:r>
      <w:r w:rsidR="00F5177A" w:rsidRPr="00035949">
        <w:t xml:space="preserve">of </w:t>
      </w:r>
      <w:r w:rsidRPr="00035949">
        <w:rPr>
          <w:i/>
        </w:rPr>
        <w:t>y</w:t>
      </w:r>
      <w:r w:rsidRPr="00035949">
        <w:t xml:space="preserve">, then </w:t>
      </w:r>
      <w:r w:rsidR="00F5177A" w:rsidRPr="00035949">
        <w:t xml:space="preserve">if </w:t>
      </w:r>
      <w:r w:rsidRPr="00035949">
        <w:rPr>
          <w:i/>
        </w:rPr>
        <w:t xml:space="preserve">y </w:t>
      </w:r>
      <w:r w:rsidRPr="00035949">
        <w:t xml:space="preserve">part </w:t>
      </w:r>
      <w:r w:rsidR="00F5177A" w:rsidRPr="00035949">
        <w:t xml:space="preserve">of </w:t>
      </w:r>
      <w:r w:rsidRPr="00035949">
        <w:rPr>
          <w:i/>
        </w:rPr>
        <w:t>x</w:t>
      </w:r>
      <w:r w:rsidR="00F5177A" w:rsidRPr="00035949">
        <w:t xml:space="preserve">, then </w:t>
      </w:r>
      <w:r w:rsidR="00F5177A" w:rsidRPr="00035949">
        <w:rPr>
          <w:i/>
        </w:rPr>
        <w:t>x = y.</w:t>
      </w:r>
    </w:p>
    <w:p w14:paraId="1F737CCA" w14:textId="77777777" w:rsidR="001C3C8F" w:rsidRPr="00035949" w:rsidRDefault="001C3C8F">
      <w:pPr>
        <w:ind w:left="720"/>
      </w:pPr>
      <w:r w:rsidRPr="00035949">
        <w:rPr>
          <w:b/>
        </w:rPr>
        <w:t>Transitivity:</w:t>
      </w:r>
      <w:r w:rsidRPr="00035949">
        <w:t xml:space="preserve"> If </w:t>
      </w:r>
      <w:r w:rsidRPr="00035949">
        <w:rPr>
          <w:i/>
        </w:rPr>
        <w:t xml:space="preserve">x </w:t>
      </w:r>
      <w:r w:rsidRPr="00035949">
        <w:t xml:space="preserve">part of </w:t>
      </w:r>
      <w:r w:rsidRPr="00035949">
        <w:rPr>
          <w:i/>
        </w:rPr>
        <w:t xml:space="preserve">y, </w:t>
      </w:r>
      <w:r w:rsidRPr="00035949">
        <w:t xml:space="preserve">and </w:t>
      </w:r>
      <w:r w:rsidRPr="00035949">
        <w:rPr>
          <w:i/>
        </w:rPr>
        <w:t xml:space="preserve">y </w:t>
      </w:r>
      <w:r w:rsidRPr="00035949">
        <w:t>part</w:t>
      </w:r>
      <w:r w:rsidR="00F5177A" w:rsidRPr="00035949">
        <w:t>_of</w:t>
      </w:r>
      <w:r w:rsidRPr="00035949">
        <w:t xml:space="preserve"> </w:t>
      </w:r>
      <w:r w:rsidRPr="00035949">
        <w:rPr>
          <w:i/>
        </w:rPr>
        <w:t>z</w:t>
      </w:r>
      <w:r w:rsidRPr="00035949">
        <w:t>, then</w:t>
      </w:r>
      <w:r w:rsidRPr="00035949">
        <w:rPr>
          <w:i/>
        </w:rPr>
        <w:t xml:space="preserve"> x </w:t>
      </w:r>
      <w:r w:rsidRPr="00035949">
        <w:t>part</w:t>
      </w:r>
      <w:r w:rsidR="00F5177A" w:rsidRPr="00035949">
        <w:t>_of</w:t>
      </w:r>
      <w:r w:rsidRPr="00035949">
        <w:t xml:space="preserve"> </w:t>
      </w:r>
      <w:r w:rsidRPr="00035949">
        <w:rPr>
          <w:i/>
        </w:rPr>
        <w:t>z</w:t>
      </w:r>
      <w:r w:rsidR="00DD5B31" w:rsidRPr="00035949">
        <w:rPr>
          <w:i/>
        </w:rPr>
        <w:t>.</w:t>
      </w:r>
    </w:p>
    <w:p w14:paraId="2C870742" w14:textId="77777777" w:rsidR="004D2F85" w:rsidRPr="00035949" w:rsidRDefault="001C3C8F">
      <w:pPr>
        <w:ind w:left="720"/>
      </w:pPr>
      <w:r w:rsidRPr="00035949">
        <w:rPr>
          <w:b/>
        </w:rPr>
        <w:t>Weak Supplementation:</w:t>
      </w:r>
      <w:r w:rsidRPr="00035949">
        <w:t xml:space="preserve"> If </w:t>
      </w:r>
      <w:r w:rsidRPr="00035949">
        <w:rPr>
          <w:i/>
        </w:rPr>
        <w:t xml:space="preserve">x </w:t>
      </w:r>
      <w:r w:rsidRPr="00035949">
        <w:t>part</w:t>
      </w:r>
      <w:r w:rsidR="00F5177A" w:rsidRPr="00035949">
        <w:t>_of</w:t>
      </w:r>
      <w:r w:rsidRPr="00035949">
        <w:t xml:space="preserve"> </w:t>
      </w:r>
      <w:r w:rsidRPr="00035949">
        <w:rPr>
          <w:i/>
        </w:rPr>
        <w:t>y</w:t>
      </w:r>
      <w:r w:rsidR="00F5177A" w:rsidRPr="00035949">
        <w:rPr>
          <w:i/>
        </w:rPr>
        <w:t xml:space="preserve"> </w:t>
      </w:r>
      <w:r w:rsidR="00F5177A" w:rsidRPr="00035949">
        <w:t xml:space="preserve">&amp; not </w:t>
      </w:r>
      <w:r w:rsidR="00F5177A" w:rsidRPr="00035949">
        <w:rPr>
          <w:i/>
        </w:rPr>
        <w:t xml:space="preserve">x </w:t>
      </w:r>
      <w:r w:rsidR="00F5177A" w:rsidRPr="00035949">
        <w:t xml:space="preserve">= </w:t>
      </w:r>
      <w:r w:rsidR="00F5177A" w:rsidRPr="00035949">
        <w:rPr>
          <w:i/>
        </w:rPr>
        <w:t>y</w:t>
      </w:r>
      <w:r w:rsidRPr="00035949">
        <w:t xml:space="preserve">, then there is some </w:t>
      </w:r>
      <w:r w:rsidRPr="00035949">
        <w:rPr>
          <w:i/>
        </w:rPr>
        <w:t>z</w:t>
      </w:r>
      <w:r w:rsidRPr="00035949">
        <w:t xml:space="preserve"> such that (</w:t>
      </w:r>
      <w:r w:rsidR="00F5177A" w:rsidRPr="00035949">
        <w:rPr>
          <w:i/>
        </w:rPr>
        <w:t xml:space="preserve">z </w:t>
      </w:r>
      <w:r w:rsidRPr="00035949">
        <w:t>part</w:t>
      </w:r>
      <w:r w:rsidR="00F5177A" w:rsidRPr="00035949">
        <w:t>_of</w:t>
      </w:r>
      <w:r w:rsidRPr="00035949">
        <w:t xml:space="preserve"> </w:t>
      </w:r>
      <w:r w:rsidRPr="00035949">
        <w:rPr>
          <w:i/>
        </w:rPr>
        <w:t xml:space="preserve">y </w:t>
      </w:r>
      <w:r w:rsidRPr="00035949">
        <w:t xml:space="preserve">and </w:t>
      </w:r>
      <w:r w:rsidRPr="00035949">
        <w:rPr>
          <w:i/>
        </w:rPr>
        <w:t xml:space="preserve">z </w:t>
      </w:r>
      <w:r w:rsidRPr="00035949">
        <w:t xml:space="preserve">has no part in common with </w:t>
      </w:r>
      <w:r w:rsidRPr="00035949">
        <w:rPr>
          <w:i/>
        </w:rPr>
        <w:t>x</w:t>
      </w:r>
      <w:r w:rsidRPr="00035949">
        <w:t>)</w:t>
      </w:r>
      <w:r w:rsidR="00DD5B31" w:rsidRPr="00035949">
        <w:t>.</w:t>
      </w:r>
    </w:p>
    <w:p w14:paraId="532E3974" w14:textId="77777777" w:rsidR="001C3C8F" w:rsidRPr="00035949" w:rsidRDefault="004D2F85">
      <w:pPr>
        <w:ind w:left="720"/>
        <w:rPr>
          <w:i/>
        </w:rPr>
      </w:pPr>
      <w:r w:rsidRPr="00035949">
        <w:rPr>
          <w:b/>
        </w:rPr>
        <w:t>Unique Product:</w:t>
      </w:r>
      <w:r w:rsidRPr="00035949">
        <w:t xml:space="preserve"> If </w:t>
      </w:r>
      <w:r w:rsidRPr="00035949">
        <w:rPr>
          <w:i/>
        </w:rPr>
        <w:t xml:space="preserve">x </w:t>
      </w:r>
      <w:r w:rsidRPr="00035949">
        <w:t xml:space="preserve">and </w:t>
      </w:r>
      <w:r w:rsidRPr="00035949">
        <w:rPr>
          <w:i/>
        </w:rPr>
        <w:t xml:space="preserve">y </w:t>
      </w:r>
      <w:r w:rsidRPr="00035949">
        <w:t xml:space="preserve">have a part in common, then there is some unique </w:t>
      </w:r>
      <w:r w:rsidRPr="00035949">
        <w:rPr>
          <w:i/>
        </w:rPr>
        <w:t>z</w:t>
      </w:r>
      <w:r w:rsidRPr="00035949">
        <w:t xml:space="preserve"> such that for all </w:t>
      </w:r>
      <w:r w:rsidRPr="00035949">
        <w:rPr>
          <w:i/>
        </w:rPr>
        <w:t>w</w:t>
      </w:r>
      <w:r w:rsidR="00F5177A" w:rsidRPr="00035949">
        <w:t xml:space="preserve"> (</w:t>
      </w:r>
      <w:r w:rsidRPr="00035949">
        <w:rPr>
          <w:i/>
        </w:rPr>
        <w:t xml:space="preserve">w </w:t>
      </w:r>
      <w:r w:rsidRPr="00035949">
        <w:t xml:space="preserve">is part of </w:t>
      </w:r>
      <w:r w:rsidRPr="00035949">
        <w:rPr>
          <w:i/>
        </w:rPr>
        <w:t xml:space="preserve">z </w:t>
      </w:r>
      <w:r w:rsidRPr="00035949">
        <w:t>if and only if</w:t>
      </w:r>
      <w:r w:rsidR="00F5177A" w:rsidRPr="00035949">
        <w:t xml:space="preserve"> (</w:t>
      </w:r>
      <w:r w:rsidRPr="00035949">
        <w:rPr>
          <w:i/>
        </w:rPr>
        <w:t xml:space="preserve">w </w:t>
      </w:r>
      <w:r w:rsidRPr="00035949">
        <w:t xml:space="preserve">is part of </w:t>
      </w:r>
      <w:r w:rsidRPr="00035949">
        <w:rPr>
          <w:i/>
        </w:rPr>
        <w:t xml:space="preserve">x </w:t>
      </w:r>
      <w:r w:rsidRPr="00035949">
        <w:t xml:space="preserve">and </w:t>
      </w:r>
      <w:r w:rsidRPr="00035949">
        <w:rPr>
          <w:i/>
        </w:rPr>
        <w:t xml:space="preserve">w </w:t>
      </w:r>
      <w:r w:rsidRPr="00035949">
        <w:t xml:space="preserve">is part of </w:t>
      </w:r>
      <w:r w:rsidRPr="00035949">
        <w:rPr>
          <w:i/>
        </w:rPr>
        <w:t>y</w:t>
      </w:r>
      <w:r w:rsidR="00F5177A" w:rsidRPr="00035949">
        <w:t>))</w:t>
      </w:r>
      <w:r w:rsidRPr="00035949">
        <w:rPr>
          <w:i/>
        </w:rPr>
        <w:t>.</w:t>
      </w:r>
    </w:p>
    <w:p w14:paraId="2F5F061C" w14:textId="77777777" w:rsidR="004D2F85" w:rsidRPr="00035949" w:rsidRDefault="00F5177A">
      <w:r w:rsidRPr="00035949">
        <w:t xml:space="preserve">Where Simons takes as primitive the relation of proper parthood, we use here and in the remainder of this document </w:t>
      </w:r>
      <w:r w:rsidR="00222E8D" w:rsidRPr="00035949">
        <w:t xml:space="preserve">parthood </w:t>
      </w:r>
      <w:r w:rsidRPr="00035949">
        <w:t>relation</w:t>
      </w:r>
      <w:r w:rsidR="00222E8D" w:rsidRPr="00035949">
        <w:t>s</w:t>
      </w:r>
      <w:r w:rsidRPr="00035949">
        <w:t xml:space="preserve"> that include</w:t>
      </w:r>
      <w:r w:rsidR="00222E8D" w:rsidRPr="00035949">
        <w:t xml:space="preserve"> not only proper parthood but</w:t>
      </w:r>
      <w:r w:rsidRPr="00035949">
        <w:t xml:space="preserve"> also identity as a special case. The </w:t>
      </w:r>
      <w:r w:rsidR="00222E8D" w:rsidRPr="00035949">
        <w:t xml:space="preserve">corresponding </w:t>
      </w:r>
      <w:r w:rsidR="004D2F85" w:rsidRPr="00035949">
        <w:t>proper_part_of</w:t>
      </w:r>
      <w:r w:rsidR="004D2F85" w:rsidRPr="00035949">
        <w:rPr>
          <w:b/>
        </w:rPr>
        <w:t xml:space="preserve"> </w:t>
      </w:r>
      <w:r w:rsidR="004D2F85" w:rsidRPr="00035949">
        <w:t>relation</w:t>
      </w:r>
      <w:r w:rsidR="00222E8D" w:rsidRPr="00035949">
        <w:t>s</w:t>
      </w:r>
      <w:r w:rsidR="004D2F85" w:rsidRPr="00035949">
        <w:t xml:space="preserve"> </w:t>
      </w:r>
      <w:r w:rsidR="00222E8D" w:rsidRPr="00035949">
        <w:t xml:space="preserve">are then </w:t>
      </w:r>
      <w:r w:rsidRPr="00035949">
        <w:t xml:space="preserve">defined in </w:t>
      </w:r>
      <w:r w:rsidR="004D2F85" w:rsidRPr="00035949">
        <w:t>the obvious way as follows:</w:t>
      </w:r>
    </w:p>
    <w:p w14:paraId="6B7A3A62" w14:textId="77777777" w:rsidR="004D2F85" w:rsidRPr="00035949" w:rsidRDefault="004D2F85">
      <w:pPr>
        <w:rPr>
          <w:i/>
        </w:rPr>
      </w:pPr>
      <w:r w:rsidRPr="00035949">
        <w:lastRenderedPageBreak/>
        <w:tab/>
      </w:r>
      <w:r w:rsidRPr="00035949">
        <w:rPr>
          <w:i/>
        </w:rPr>
        <w:t xml:space="preserve">x </w:t>
      </w:r>
      <w:r w:rsidRPr="00035949">
        <w:t xml:space="preserve">proper_part_of </w:t>
      </w:r>
      <w:r w:rsidRPr="00035949">
        <w:rPr>
          <w:i/>
        </w:rPr>
        <w:t xml:space="preserve">y </w:t>
      </w:r>
      <w:r w:rsidRPr="00035949">
        <w:t xml:space="preserve">=Def. </w:t>
      </w:r>
      <w:r w:rsidRPr="00035949">
        <w:rPr>
          <w:i/>
        </w:rPr>
        <w:t xml:space="preserve">x </w:t>
      </w:r>
      <w:r w:rsidRPr="00035949">
        <w:t xml:space="preserve">part_of </w:t>
      </w:r>
      <w:r w:rsidRPr="00035949">
        <w:rPr>
          <w:i/>
        </w:rPr>
        <w:t xml:space="preserve">y </w:t>
      </w:r>
      <w:r w:rsidRPr="00035949">
        <w:t xml:space="preserve">&amp; not </w:t>
      </w:r>
      <w:r w:rsidRPr="00035949">
        <w:rPr>
          <w:i/>
        </w:rPr>
        <w:t xml:space="preserve">x </w:t>
      </w:r>
      <w:r w:rsidRPr="00035949">
        <w:rPr>
          <w:i/>
        </w:rPr>
        <w:softHyphen/>
        <w:t>= y.</w:t>
      </w:r>
    </w:p>
    <w:p w14:paraId="4B1EB61D" w14:textId="12DA2595" w:rsidR="00E30A61" w:rsidRPr="00035949" w:rsidRDefault="00222E8D">
      <w:r w:rsidRPr="00035949">
        <w:t xml:space="preserve">BFO 2.0 includes </w:t>
      </w:r>
      <w:r w:rsidR="00130D7C" w:rsidRPr="00035949">
        <w:t xml:space="preserve">two </w:t>
      </w:r>
      <w:r w:rsidRPr="00035949">
        <w:t xml:space="preserve">relations of </w:t>
      </w:r>
      <w:r w:rsidR="00130D7C" w:rsidRPr="00035949">
        <w:t>parthood, namely parthood as it obtains between continuants</w:t>
      </w:r>
      <w:r w:rsidR="009D1AD3" w:rsidRPr="00035949">
        <w:t xml:space="preserve"> – called </w:t>
      </w:r>
      <w:r w:rsidR="009D1AD3" w:rsidRPr="00035949">
        <w:rPr>
          <w:b/>
        </w:rPr>
        <w:t>continuant_part_of</w:t>
      </w:r>
      <w:r w:rsidR="00B03C6A" w:rsidRPr="00035949">
        <w:t xml:space="preserve"> –</w:t>
      </w:r>
      <w:r w:rsidR="00130D7C" w:rsidRPr="00035949">
        <w:t xml:space="preserve"> and parthood as it obtains between occurrents</w:t>
      </w:r>
      <w:r w:rsidR="009D1AD3" w:rsidRPr="00035949">
        <w:t xml:space="preserve"> – called </w:t>
      </w:r>
      <w:r w:rsidR="009D1AD3" w:rsidRPr="00035949">
        <w:rPr>
          <w:b/>
        </w:rPr>
        <w:t>occurrent_part_of</w:t>
      </w:r>
      <w:r w:rsidR="00B03C6A" w:rsidRPr="00035949">
        <w:t>,</w:t>
      </w:r>
      <w:r w:rsidR="00130D7C" w:rsidRPr="00035949">
        <w:t xml:space="preserve"> as follows</w:t>
      </w:r>
      <w:r w:rsidR="00B03C6A" w:rsidRPr="00035949">
        <w:t>.</w:t>
      </w:r>
      <w:r w:rsidR="00E30A61" w:rsidRPr="00035949">
        <w:t xml:space="preserve"> Note that Simons</w:t>
      </w:r>
      <w:r w:rsidR="006B1707" w:rsidRPr="00035949">
        <w:t>’</w:t>
      </w:r>
      <w:r w:rsidR="00E30A61" w:rsidRPr="00035949">
        <w:t xml:space="preserve"> </w:t>
      </w:r>
      <w:r w:rsidR="007A16C6" w:rsidRPr="00035949">
        <w:t>axioms cited above</w:t>
      </w:r>
      <w:r w:rsidR="00E30A61" w:rsidRPr="00035949">
        <w:t xml:space="preserve"> are stated without reference to time, whereas </w:t>
      </w:r>
      <w:r w:rsidR="006B1707" w:rsidRPr="00035949">
        <w:t>some of the parthood relations BFO defines are temporally qualified. Therefore the relations and definitions described above are not relations in BFO, rather they serve as a templates used to define BFO’s relations.</w:t>
      </w:r>
    </w:p>
    <w:p w14:paraId="743D61C1" w14:textId="77777777" w:rsidR="00130D7C" w:rsidRPr="00035949" w:rsidRDefault="00130D7C"/>
    <w:p w14:paraId="71DC268A" w14:textId="641C3964" w:rsidR="00B02AE7" w:rsidRPr="00035949" w:rsidRDefault="00BE7980" w:rsidP="00A36372">
      <w:pPr>
        <w:pStyle w:val="Heading3"/>
      </w:pPr>
      <w:bookmarkStart w:id="69" w:name="_Toc501053072"/>
      <w:bookmarkStart w:id="70" w:name="OLE_LINK22"/>
      <w:bookmarkStart w:id="71" w:name="OLE_LINK50"/>
      <w:r w:rsidRPr="00035949">
        <w:t>The continuant</w:t>
      </w:r>
      <w:r w:rsidR="009C47A2" w:rsidRPr="00035949">
        <w:t>_part_of</w:t>
      </w:r>
      <w:r w:rsidRPr="00035949">
        <w:t xml:space="preserve"> relation</w:t>
      </w:r>
      <w:bookmarkEnd w:id="69"/>
    </w:p>
    <w:bookmarkEnd w:id="70"/>
    <w:bookmarkEnd w:id="71"/>
    <w:p w14:paraId="25BF7F09" w14:textId="4ACFB0A0" w:rsidR="00144077" w:rsidRPr="00035949" w:rsidRDefault="00485AA7" w:rsidP="00A36372">
      <w:pPr>
        <w:pStyle w:val="Specification"/>
      </w:pPr>
      <w:r w:rsidRPr="00035949">
        <w:rPr>
          <w:rStyle w:val="Annotation"/>
        </w:rPr>
        <w:t>a(continuant_part_of)[</w:t>
      </w:r>
      <w:r w:rsidR="009D1AD3" w:rsidRPr="00035949">
        <w:rPr>
          <w:rStyle w:val="SpecificationType"/>
          <w:sz w:val="22"/>
        </w:rPr>
        <w:t>Elucidation</w:t>
      </w:r>
      <w:r w:rsidR="00130D7C" w:rsidRPr="00035949">
        <w:rPr>
          <w:smallCaps/>
        </w:rPr>
        <w:t xml:space="preserve">: </w:t>
      </w:r>
      <w:r w:rsidR="00D92227" w:rsidRPr="00035949">
        <w:rPr>
          <w:i/>
        </w:rPr>
        <w:t>b</w:t>
      </w:r>
      <w:r w:rsidR="002504F3" w:rsidRPr="00035949">
        <w:rPr>
          <w:i/>
        </w:rPr>
        <w:t xml:space="preserve"> </w:t>
      </w:r>
      <w:r w:rsidR="009D1AD3" w:rsidRPr="00035949">
        <w:rPr>
          <w:b/>
        </w:rPr>
        <w:t xml:space="preserve">continuant_part_of </w:t>
      </w:r>
      <w:r w:rsidR="00D92227" w:rsidRPr="00035949">
        <w:rPr>
          <w:i/>
        </w:rPr>
        <w:t>c</w:t>
      </w:r>
      <w:r w:rsidR="002504F3" w:rsidRPr="00035949">
        <w:rPr>
          <w:i/>
        </w:rPr>
        <w:t xml:space="preserve"> </w:t>
      </w:r>
      <w:r w:rsidR="002E5BE8" w:rsidRPr="00035949">
        <w:rPr>
          <w:b/>
        </w:rPr>
        <w:t>at</w:t>
      </w:r>
      <w:r w:rsidR="002504F3" w:rsidRPr="00035949">
        <w:rPr>
          <w:b/>
        </w:rPr>
        <w:t xml:space="preserve"> </w:t>
      </w:r>
      <w:r w:rsidR="002E5BE8" w:rsidRPr="00035949">
        <w:rPr>
          <w:i/>
        </w:rPr>
        <w:t>t</w:t>
      </w:r>
      <w:r w:rsidR="00626425" w:rsidRPr="00035949">
        <w:t xml:space="preserve"> </w:t>
      </w:r>
      <w:r w:rsidR="00130D7C" w:rsidRPr="00035949">
        <w:t xml:space="preserve">=Def. </w:t>
      </w:r>
      <w:r w:rsidR="00D92227" w:rsidRPr="00035949">
        <w:rPr>
          <w:i/>
        </w:rPr>
        <w:t>b</w:t>
      </w:r>
      <w:r w:rsidR="00130D7C" w:rsidRPr="00035949">
        <w:t xml:space="preserve"> is a part of </w:t>
      </w:r>
      <w:r w:rsidR="00D92227" w:rsidRPr="00035949">
        <w:rPr>
          <w:i/>
        </w:rPr>
        <w:t>c</w:t>
      </w:r>
      <w:r w:rsidR="00130D7C" w:rsidRPr="00035949">
        <w:rPr>
          <w:i/>
        </w:rPr>
        <w:t xml:space="preserve"> </w:t>
      </w:r>
      <w:r w:rsidR="00130D7C" w:rsidRPr="00035949">
        <w:t xml:space="preserve">at </w:t>
      </w:r>
      <w:r w:rsidR="00130D7C" w:rsidRPr="00035949">
        <w:rPr>
          <w:i/>
        </w:rPr>
        <w:t xml:space="preserve">t </w:t>
      </w:r>
      <w:r w:rsidR="00130D7C" w:rsidRPr="00035949">
        <w:t xml:space="preserve">&amp; </w:t>
      </w:r>
      <w:r w:rsidR="00130D7C" w:rsidRPr="00035949">
        <w:rPr>
          <w:i/>
        </w:rPr>
        <w:t xml:space="preserve">t </w:t>
      </w:r>
      <w:r w:rsidR="00130D7C" w:rsidRPr="00035949">
        <w:t xml:space="preserve">is a time &amp; </w:t>
      </w:r>
      <w:r w:rsidR="00D92227" w:rsidRPr="00035949">
        <w:rPr>
          <w:i/>
        </w:rPr>
        <w:t>b</w:t>
      </w:r>
      <w:r w:rsidR="00130D7C" w:rsidRPr="00035949">
        <w:rPr>
          <w:i/>
        </w:rPr>
        <w:t xml:space="preserve"> </w:t>
      </w:r>
      <w:r w:rsidR="00130D7C" w:rsidRPr="00035949">
        <w:t xml:space="preserve">and </w:t>
      </w:r>
      <w:r w:rsidR="00D92227" w:rsidRPr="00035949">
        <w:rPr>
          <w:i/>
        </w:rPr>
        <w:t>c</w:t>
      </w:r>
      <w:r w:rsidR="00130D7C" w:rsidRPr="00035949">
        <w:rPr>
          <w:i/>
        </w:rPr>
        <w:t xml:space="preserve"> </w:t>
      </w:r>
      <w:r w:rsidR="00130D7C" w:rsidRPr="00035949">
        <w:t>are continuants</w:t>
      </w:r>
      <w:r w:rsidR="0047147E" w:rsidRPr="00035949">
        <w:t>. [002-001]</w:t>
      </w:r>
      <w:r w:rsidRPr="00035949">
        <w:rPr>
          <w:rStyle w:val="Annotation"/>
        </w:rPr>
        <w:t>]</w:t>
      </w:r>
    </w:p>
    <w:p w14:paraId="3E793C55" w14:textId="77777777" w:rsidR="001C76CF" w:rsidRPr="00035949" w:rsidRDefault="00485AA7" w:rsidP="00A36372">
      <w:pPr>
        <w:pStyle w:val="Specification"/>
      </w:pPr>
      <w:r w:rsidRPr="00035949">
        <w:rPr>
          <w:rStyle w:val="Annotation"/>
        </w:rPr>
        <w:t>a(continuant_part_of)[</w:t>
      </w:r>
      <w:r w:rsidR="001C76CF" w:rsidRPr="00035949">
        <w:rPr>
          <w:rStyle w:val="SpecificationType"/>
          <w:sz w:val="22"/>
        </w:rPr>
        <w:t>Domain</w:t>
      </w:r>
      <w:r w:rsidR="001C76CF" w:rsidRPr="00035949">
        <w:t>: continuant</w:t>
      </w:r>
      <w:r w:rsidRPr="00035949">
        <w:rPr>
          <w:rStyle w:val="Annotation"/>
        </w:rPr>
        <w:t>]</w:t>
      </w:r>
    </w:p>
    <w:p w14:paraId="4C0C6E55" w14:textId="77777777" w:rsidR="00C60201" w:rsidRPr="00035949" w:rsidRDefault="00485AA7" w:rsidP="00A36372">
      <w:pPr>
        <w:pStyle w:val="Specification"/>
      </w:pPr>
      <w:r w:rsidRPr="00035949">
        <w:rPr>
          <w:rStyle w:val="Annotation"/>
        </w:rPr>
        <w:t>a(continuant_part_of)[</w:t>
      </w:r>
      <w:r w:rsidR="001C76CF" w:rsidRPr="00035949">
        <w:rPr>
          <w:rStyle w:val="SpecificationType"/>
          <w:sz w:val="22"/>
        </w:rPr>
        <w:t>Range</w:t>
      </w:r>
      <w:r w:rsidR="001C76CF" w:rsidRPr="00035949">
        <w:t>: continuant</w:t>
      </w:r>
    </w:p>
    <w:p w14:paraId="13F18A79" w14:textId="77777777" w:rsidR="001C76CF" w:rsidRPr="00035949" w:rsidRDefault="00C60201" w:rsidP="00A36372">
      <w:pPr>
        <w:pStyle w:val="Specification"/>
        <w:rPr>
          <w:i/>
        </w:rPr>
      </w:pPr>
      <w:r w:rsidRPr="00035949">
        <w:rPr>
          <w:rStyle w:val="SpecificationType"/>
          <w:smallCaps w:val="0"/>
          <w:sz w:val="22"/>
        </w:rPr>
        <w:t>The range for ‘</w:t>
      </w:r>
      <w:r w:rsidRPr="00035949">
        <w:rPr>
          <w:rStyle w:val="SpecificationType"/>
          <w:i/>
          <w:smallCaps w:val="0"/>
          <w:sz w:val="22"/>
        </w:rPr>
        <w:t>t</w:t>
      </w:r>
      <w:r w:rsidRPr="00035949">
        <w:rPr>
          <w:rStyle w:val="SpecificationType"/>
          <w:smallCaps w:val="0"/>
          <w:sz w:val="22"/>
        </w:rPr>
        <w:t xml:space="preserve">’ </w:t>
      </w:r>
      <w:r w:rsidR="00AE5979" w:rsidRPr="00035949">
        <w:rPr>
          <w:rStyle w:val="SpecificationType"/>
          <w:smallCaps w:val="0"/>
          <w:sz w:val="22"/>
        </w:rPr>
        <w:t xml:space="preserve">(as in all cases throughout </w:t>
      </w:r>
      <w:r w:rsidR="00222E8D" w:rsidRPr="00035949">
        <w:rPr>
          <w:rStyle w:val="SpecificationType"/>
          <w:smallCaps w:val="0"/>
          <w:sz w:val="22"/>
        </w:rPr>
        <w:t>this document</w:t>
      </w:r>
      <w:r w:rsidR="00AE5979" w:rsidRPr="00035949">
        <w:rPr>
          <w:rStyle w:val="SpecificationType"/>
          <w:smallCaps w:val="0"/>
          <w:sz w:val="22"/>
        </w:rPr>
        <w:t xml:space="preserve"> unless otherwise specified)</w:t>
      </w:r>
      <w:r w:rsidR="00222E8D" w:rsidRPr="00035949">
        <w:rPr>
          <w:rStyle w:val="SpecificationType"/>
          <w:smallCaps w:val="0"/>
          <w:sz w:val="22"/>
        </w:rPr>
        <w:t xml:space="preserve"> </w:t>
      </w:r>
      <w:r w:rsidRPr="00035949">
        <w:rPr>
          <w:rStyle w:val="SpecificationType"/>
          <w:smallCaps w:val="0"/>
          <w:sz w:val="22"/>
        </w:rPr>
        <w:t>is: temporal region.</w:t>
      </w:r>
      <w:r w:rsidR="00485AA7" w:rsidRPr="00035949">
        <w:rPr>
          <w:rStyle w:val="Annotation"/>
        </w:rPr>
        <w:t>]</w:t>
      </w:r>
    </w:p>
    <w:p w14:paraId="345A0465" w14:textId="77777777" w:rsidR="00B9758D" w:rsidRPr="00035949" w:rsidRDefault="00485AA7" w:rsidP="00A36372">
      <w:pPr>
        <w:pStyle w:val="Specification"/>
      </w:pPr>
      <w:r w:rsidRPr="00035949">
        <w:rPr>
          <w:rStyle w:val="Annotation"/>
        </w:rPr>
        <w:t>as(continuant_part_of)[</w:t>
      </w:r>
      <w:r w:rsidR="001C76CF" w:rsidRPr="00035949">
        <w:rPr>
          <w:rStyle w:val="SpecificationType"/>
          <w:sz w:val="22"/>
        </w:rPr>
        <w:t>Examples</w:t>
      </w:r>
      <w:r w:rsidR="001C76CF" w:rsidRPr="00035949">
        <w:rPr>
          <w:smallCaps/>
        </w:rPr>
        <w:t xml:space="preserve">: </w:t>
      </w:r>
      <w:r w:rsidR="001C76CF" w:rsidRPr="00035949">
        <w:t xml:space="preserve">Mary’s arm </w:t>
      </w:r>
      <w:r w:rsidR="009D1AD3" w:rsidRPr="00035949">
        <w:rPr>
          <w:b/>
        </w:rPr>
        <w:t xml:space="preserve">continuant_part_of </w:t>
      </w:r>
      <w:r w:rsidR="001C76CF" w:rsidRPr="00035949">
        <w:t xml:space="preserve">Mary in the time </w:t>
      </w:r>
      <w:r w:rsidR="00C061EB" w:rsidRPr="00035949">
        <w:t xml:space="preserve">of her life </w:t>
      </w:r>
      <w:r w:rsidR="001C76CF" w:rsidRPr="00035949">
        <w:t>prior to her operation</w:t>
      </w:r>
      <w:r w:rsidRPr="00035949">
        <w:rPr>
          <w:rStyle w:val="Annotation"/>
        </w:rPr>
        <w:t>\</w:t>
      </w:r>
      <w:r w:rsidR="001C76CF" w:rsidRPr="00035949">
        <w:t>; the Northern hemisphere</w:t>
      </w:r>
      <w:r w:rsidR="00C061EB" w:rsidRPr="00035949">
        <w:t xml:space="preserve"> of the planet Earth</w:t>
      </w:r>
      <w:r w:rsidR="001C76CF" w:rsidRPr="00035949">
        <w:t xml:space="preserve"> is a part of the planet Earth at all times at which the </w:t>
      </w:r>
      <w:r w:rsidR="00B03C6A" w:rsidRPr="00035949">
        <w:t xml:space="preserve">planet </w:t>
      </w:r>
      <w:r w:rsidR="001C76CF" w:rsidRPr="00035949">
        <w:t>Earth exists</w:t>
      </w:r>
      <w:r w:rsidR="00B03C6A" w:rsidRPr="00035949">
        <w:t>.</w:t>
      </w:r>
      <w:r w:rsidR="004472FB" w:rsidRPr="00035949">
        <w:rPr>
          <w:rStyle w:val="Annotation"/>
        </w:rPr>
        <w:t xml:space="preserve"> ]</w:t>
      </w:r>
    </w:p>
    <w:p w14:paraId="7C67789F" w14:textId="77777777" w:rsidR="00B9758D" w:rsidRPr="00035949" w:rsidRDefault="00B9758D" w:rsidP="00A36372">
      <w:pPr>
        <w:pStyle w:val="Specification"/>
      </w:pPr>
      <w:r w:rsidRPr="00035949">
        <w:rPr>
          <w:rStyle w:val="Annotation"/>
        </w:rPr>
        <w:t>a(continuant_part_of)[</w:t>
      </w:r>
      <w:r w:rsidRPr="00035949">
        <w:rPr>
          <w:smallCaps/>
        </w:rPr>
        <w:t xml:space="preserve">Axiom: </w:t>
      </w:r>
      <w:r w:rsidRPr="00035949">
        <w:rPr>
          <w:b/>
        </w:rPr>
        <w:t xml:space="preserve">continuant_part_of </w:t>
      </w:r>
      <w:r w:rsidRPr="00035949">
        <w:t>is antisymmetric. [</w:t>
      </w:r>
      <w:r w:rsidR="006B0144" w:rsidRPr="00035949">
        <w:t>120</w:t>
      </w:r>
      <w:r w:rsidRPr="00035949">
        <w:t>-001]</w:t>
      </w:r>
      <w:r w:rsidR="004472FB" w:rsidRPr="00035949">
        <w:rPr>
          <w:rStyle w:val="Annotation"/>
        </w:rPr>
        <w:t xml:space="preserve"> ]</w:t>
      </w:r>
    </w:p>
    <w:p w14:paraId="288B551D" w14:textId="77777777" w:rsidR="00B9758D" w:rsidRPr="00035949" w:rsidRDefault="00B9758D" w:rsidP="00A36372">
      <w:pPr>
        <w:pStyle w:val="Specification"/>
      </w:pPr>
      <w:r w:rsidRPr="00035949">
        <w:rPr>
          <w:rStyle w:val="Annotation"/>
        </w:rPr>
        <w:t>a(continuant_part_of)[</w:t>
      </w:r>
      <w:r w:rsidRPr="00035949">
        <w:rPr>
          <w:smallCaps/>
        </w:rPr>
        <w:t xml:space="preserve">Axiom: </w:t>
      </w:r>
      <w:r w:rsidRPr="00035949">
        <w:rPr>
          <w:b/>
        </w:rPr>
        <w:t xml:space="preserve">continuant_part_of </w:t>
      </w:r>
      <w:r w:rsidRPr="00035949">
        <w:t>is transitive. [110-001]</w:t>
      </w:r>
      <w:r w:rsidR="004472FB" w:rsidRPr="00035949">
        <w:rPr>
          <w:rStyle w:val="Annotation"/>
        </w:rPr>
        <w:t xml:space="preserve"> ]</w:t>
      </w:r>
    </w:p>
    <w:p w14:paraId="044CFC00" w14:textId="77777777" w:rsidR="00B9758D" w:rsidRPr="00035949" w:rsidRDefault="00B9758D" w:rsidP="00A36372">
      <w:pPr>
        <w:pStyle w:val="Specification"/>
      </w:pPr>
      <w:r w:rsidRPr="00035949">
        <w:rPr>
          <w:rStyle w:val="Annotation"/>
        </w:rPr>
        <w:t>a(continuant_part_of)[</w:t>
      </w:r>
      <w:r w:rsidRPr="00035949">
        <w:rPr>
          <w:smallCaps/>
        </w:rPr>
        <w:t xml:space="preserve">Axiom: </w:t>
      </w:r>
      <w:r w:rsidRPr="00035949">
        <w:rPr>
          <w:b/>
        </w:rPr>
        <w:t xml:space="preserve">continuant_part_of </w:t>
      </w:r>
      <w:r w:rsidRPr="00035949">
        <w:t>satisfies weak supplementation. [</w:t>
      </w:r>
      <w:r w:rsidR="006B0144" w:rsidRPr="00035949">
        <w:t>121</w:t>
      </w:r>
      <w:r w:rsidRPr="00035949">
        <w:t>-001]</w:t>
      </w:r>
    </w:p>
    <w:p w14:paraId="186C43E6" w14:textId="77777777" w:rsidR="00B9758D" w:rsidRPr="00035949" w:rsidRDefault="009C47A2" w:rsidP="00A36372">
      <w:r w:rsidRPr="00035949">
        <w:t>(What this means is that:</w:t>
      </w:r>
    </w:p>
    <w:p w14:paraId="0C75955E" w14:textId="77777777" w:rsidR="00B9758D" w:rsidRPr="00035949" w:rsidRDefault="00B9758D" w:rsidP="00A36372">
      <w:pPr>
        <w:ind w:left="720"/>
      </w:pPr>
      <w:r w:rsidRPr="00035949">
        <w:t xml:space="preserve">If </w:t>
      </w:r>
      <w:r w:rsidRPr="00035949">
        <w:rPr>
          <w:i/>
        </w:rPr>
        <w:t>x</w:t>
      </w:r>
      <w:r w:rsidRPr="00035949">
        <w:t xml:space="preserve"> </w:t>
      </w:r>
      <w:r w:rsidRPr="00035949">
        <w:rPr>
          <w:b/>
        </w:rPr>
        <w:t>continuant_part_of</w:t>
      </w:r>
      <w:r w:rsidRPr="00035949">
        <w:t xml:space="preserve"> </w:t>
      </w:r>
      <w:r w:rsidRPr="00035949">
        <w:rPr>
          <w:i/>
        </w:rPr>
        <w:t xml:space="preserve">y </w:t>
      </w:r>
      <w:r w:rsidRPr="00035949">
        <w:rPr>
          <w:b/>
        </w:rPr>
        <w:t xml:space="preserve">at </w:t>
      </w:r>
      <w:r w:rsidRPr="00035949">
        <w:rPr>
          <w:i/>
        </w:rPr>
        <w:t xml:space="preserve">t </w:t>
      </w:r>
      <w:r w:rsidRPr="00035949">
        <w:t xml:space="preserve">&amp; not </w:t>
      </w:r>
      <w:r w:rsidRPr="00035949">
        <w:rPr>
          <w:i/>
        </w:rPr>
        <w:t xml:space="preserve">x </w:t>
      </w:r>
      <w:r w:rsidRPr="00035949">
        <w:t xml:space="preserve">= </w:t>
      </w:r>
      <w:r w:rsidRPr="00035949">
        <w:rPr>
          <w:i/>
        </w:rPr>
        <w:t>y</w:t>
      </w:r>
      <w:r w:rsidRPr="00035949">
        <w:t xml:space="preserve">, then there is some </w:t>
      </w:r>
      <w:r w:rsidRPr="00035949">
        <w:rPr>
          <w:i/>
        </w:rPr>
        <w:t>z</w:t>
      </w:r>
      <w:r w:rsidRPr="00035949">
        <w:t xml:space="preserve"> such that (</w:t>
      </w:r>
      <w:r w:rsidRPr="00035949">
        <w:rPr>
          <w:i/>
        </w:rPr>
        <w:t xml:space="preserve">z </w:t>
      </w:r>
      <w:r w:rsidRPr="00035949">
        <w:rPr>
          <w:b/>
        </w:rPr>
        <w:t>continuant_part_of</w:t>
      </w:r>
      <w:r w:rsidRPr="00035949">
        <w:t xml:space="preserve"> </w:t>
      </w:r>
      <w:r w:rsidRPr="00035949">
        <w:rPr>
          <w:i/>
        </w:rPr>
        <w:t xml:space="preserve">y </w:t>
      </w:r>
      <w:r w:rsidRPr="00035949">
        <w:rPr>
          <w:b/>
        </w:rPr>
        <w:t xml:space="preserve">at </w:t>
      </w:r>
      <w:r w:rsidRPr="00035949">
        <w:rPr>
          <w:i/>
        </w:rPr>
        <w:t xml:space="preserve">t </w:t>
      </w:r>
      <w:r w:rsidRPr="00035949">
        <w:t xml:space="preserve">&amp; there is no </w:t>
      </w:r>
      <w:r w:rsidRPr="00035949">
        <w:rPr>
          <w:i/>
        </w:rPr>
        <w:t>w</w:t>
      </w:r>
      <w:r w:rsidRPr="00035949">
        <w:t>(</w:t>
      </w:r>
      <w:r w:rsidRPr="00035949">
        <w:rPr>
          <w:i/>
        </w:rPr>
        <w:t>w</w:t>
      </w:r>
      <w:r w:rsidRPr="00035949">
        <w:rPr>
          <w:b/>
        </w:rPr>
        <w:t xml:space="preserve"> continuant_part_of</w:t>
      </w:r>
      <w:r w:rsidRPr="00035949">
        <w:t xml:space="preserve"> </w:t>
      </w:r>
      <w:r w:rsidRPr="00035949">
        <w:rPr>
          <w:i/>
        </w:rPr>
        <w:t xml:space="preserve">z </w:t>
      </w:r>
      <w:r w:rsidRPr="00035949">
        <w:t xml:space="preserve">&amp; </w:t>
      </w:r>
      <w:r w:rsidRPr="00035949">
        <w:rPr>
          <w:i/>
        </w:rPr>
        <w:t xml:space="preserve">w </w:t>
      </w:r>
      <w:r w:rsidRPr="00035949">
        <w:rPr>
          <w:b/>
        </w:rPr>
        <w:t>continuant_part_of</w:t>
      </w:r>
      <w:r w:rsidRPr="00035949">
        <w:t xml:space="preserve"> </w:t>
      </w:r>
      <w:r w:rsidRPr="00035949">
        <w:rPr>
          <w:i/>
        </w:rPr>
        <w:t xml:space="preserve">x </w:t>
      </w:r>
      <w:r w:rsidRPr="00035949">
        <w:rPr>
          <w:b/>
        </w:rPr>
        <w:t xml:space="preserve">at </w:t>
      </w:r>
      <w:r w:rsidRPr="00035949">
        <w:rPr>
          <w:i/>
        </w:rPr>
        <w:t>t</w:t>
      </w:r>
      <w:r w:rsidRPr="00035949">
        <w:t>))</w:t>
      </w:r>
      <w:r w:rsidR="00AE5979" w:rsidRPr="00035949">
        <w:t>,</w:t>
      </w:r>
    </w:p>
    <w:p w14:paraId="15EFDD37" w14:textId="77777777" w:rsidR="00B9758D" w:rsidRPr="00035949" w:rsidRDefault="00DD5B31" w:rsidP="00A36372">
      <w:pPr>
        <w:rPr>
          <w:i/>
        </w:rPr>
      </w:pPr>
      <w:r w:rsidRPr="00035949">
        <w:lastRenderedPageBreak/>
        <w:t>H</w:t>
      </w:r>
      <w:r w:rsidR="00AE5979" w:rsidRPr="00035949">
        <w:t xml:space="preserve">ere </w:t>
      </w:r>
      <w:r w:rsidR="00B9758D" w:rsidRPr="00035949">
        <w:rPr>
          <w:i/>
        </w:rPr>
        <w:t xml:space="preserve">z </w:t>
      </w:r>
      <w:r w:rsidR="00B9758D" w:rsidRPr="00035949">
        <w:t>is,</w:t>
      </w:r>
      <w:r w:rsidR="009C47A2" w:rsidRPr="00035949">
        <w:t xml:space="preserve"> </w:t>
      </w:r>
      <w:r w:rsidR="00B9758D" w:rsidRPr="00035949">
        <w:t xml:space="preserve">as it were, some remainder that results when </w:t>
      </w:r>
      <w:r w:rsidR="00B9758D" w:rsidRPr="00035949">
        <w:rPr>
          <w:i/>
        </w:rPr>
        <w:t xml:space="preserve">x </w:t>
      </w:r>
      <w:r w:rsidR="00B9758D" w:rsidRPr="00035949">
        <w:t xml:space="preserve">is imagined to have been removed from </w:t>
      </w:r>
      <w:r w:rsidR="00B9758D" w:rsidRPr="00035949">
        <w:rPr>
          <w:i/>
        </w:rPr>
        <w:t>y</w:t>
      </w:r>
      <w:r w:rsidR="009C47A2" w:rsidRPr="00035949">
        <w:rPr>
          <w:i/>
        </w:rPr>
        <w:t>.</w:t>
      </w:r>
      <w:r w:rsidR="009C47A2" w:rsidRPr="00035949">
        <w:t>)</w:t>
      </w:r>
      <w:r w:rsidR="00F33687" w:rsidRPr="00035949">
        <w:rPr>
          <w:rStyle w:val="Annotation"/>
        </w:rPr>
        <w:t>]</w:t>
      </w:r>
    </w:p>
    <w:p w14:paraId="2E0644F3" w14:textId="77777777" w:rsidR="00B9758D" w:rsidRPr="00035949" w:rsidRDefault="00F33687" w:rsidP="00A36372">
      <w:pPr>
        <w:pStyle w:val="Specification"/>
      </w:pPr>
      <w:r w:rsidRPr="00035949">
        <w:rPr>
          <w:rStyle w:val="Annotation"/>
        </w:rPr>
        <w:t>a(continuant-part-of)[</w:t>
      </w:r>
      <w:r w:rsidR="00B9758D" w:rsidRPr="00035949">
        <w:rPr>
          <w:smallCaps/>
        </w:rPr>
        <w:t xml:space="preserve">Axiom: </w:t>
      </w:r>
      <w:r w:rsidR="00B9758D" w:rsidRPr="00035949">
        <w:rPr>
          <w:b/>
        </w:rPr>
        <w:t xml:space="preserve">continuant_part_of </w:t>
      </w:r>
      <w:r w:rsidR="00B9758D" w:rsidRPr="00035949">
        <w:t>satisfies unique product. [</w:t>
      </w:r>
      <w:r w:rsidR="006B0144" w:rsidRPr="00035949">
        <w:t>122</w:t>
      </w:r>
      <w:r w:rsidR="00B9758D" w:rsidRPr="00035949">
        <w:t>-001]</w:t>
      </w:r>
      <w:r w:rsidR="00B9758D" w:rsidRPr="00035949">
        <w:rPr>
          <w:rStyle w:val="Annotation"/>
        </w:rPr>
        <w:t xml:space="preserve"> ]</w:t>
      </w:r>
    </w:p>
    <w:p w14:paraId="418FDA12" w14:textId="77777777" w:rsidR="009C47A2" w:rsidRPr="00035949" w:rsidRDefault="00B9758D" w:rsidP="00A36372">
      <w:pPr>
        <w:pStyle w:val="Specification"/>
      </w:pPr>
      <w:r w:rsidRPr="00035949">
        <w:rPr>
          <w:rStyle w:val="Annotation"/>
        </w:rPr>
        <w:t>a(continuant_part_of)[</w:t>
      </w:r>
      <w:r w:rsidRPr="00035949">
        <w:rPr>
          <w:smallCaps/>
        </w:rPr>
        <w:t xml:space="preserve">Theorem: </w:t>
      </w:r>
      <w:r w:rsidRPr="00035949">
        <w:rPr>
          <w:b/>
        </w:rPr>
        <w:t xml:space="preserve">continuant_part_of </w:t>
      </w:r>
      <w:r w:rsidRPr="00035949">
        <w:t xml:space="preserve">is reflexive (every continuant entity is a </w:t>
      </w:r>
      <w:r w:rsidRPr="00035949">
        <w:rPr>
          <w:b/>
        </w:rPr>
        <w:t>continuant_part_of</w:t>
      </w:r>
      <w:r w:rsidRPr="00035949">
        <w:t xml:space="preserve"> itself). [111-00</w:t>
      </w:r>
      <w:r w:rsidR="006B0144" w:rsidRPr="00035949">
        <w:t>2</w:t>
      </w:r>
      <w:r w:rsidRPr="00035949">
        <w:t xml:space="preserve">] </w:t>
      </w:r>
      <w:r w:rsidR="00097A70" w:rsidRPr="00035949">
        <w:rPr>
          <w:rStyle w:val="Annotation"/>
        </w:rPr>
        <w:t>]</w:t>
      </w:r>
    </w:p>
    <w:p w14:paraId="1222A447" w14:textId="368AACB9" w:rsidR="0089128F" w:rsidRPr="00035949" w:rsidRDefault="007A16C6" w:rsidP="00140957">
      <w:pPr>
        <w:pStyle w:val="Heading3"/>
      </w:pPr>
      <w:bookmarkStart w:id="72" w:name="_Toc204327844"/>
      <w:bookmarkStart w:id="73" w:name="_Toc501053073"/>
      <w:r w:rsidRPr="00035949">
        <w:rPr>
          <w:rStyle w:val="Annotation"/>
          <w:i w:val="0"/>
          <w:iCs w:val="0"/>
          <w:vanish w:val="0"/>
          <w:color w:val="1F497D" w:themeColor="text2"/>
        </w:rPr>
        <w:t>The</w:t>
      </w:r>
      <w:bookmarkEnd w:id="72"/>
      <w:r w:rsidRPr="00035949">
        <w:rPr>
          <w:rStyle w:val="Annotation"/>
          <w:i w:val="0"/>
          <w:iCs w:val="0"/>
          <w:vanish w:val="0"/>
          <w:color w:val="1F497D" w:themeColor="text2"/>
        </w:rPr>
        <w:t xml:space="preserve"> </w:t>
      </w:r>
      <w:r w:rsidRPr="00035949">
        <w:t>o</w:t>
      </w:r>
      <w:r w:rsidR="009C47A2" w:rsidRPr="00035949">
        <w:t>ccurrent_part_of</w:t>
      </w:r>
      <w:r w:rsidRPr="00035949">
        <w:t xml:space="preserve"> relation</w:t>
      </w:r>
      <w:bookmarkEnd w:id="73"/>
    </w:p>
    <w:p w14:paraId="5604E2E0" w14:textId="6EFA59D4" w:rsidR="00130D7C" w:rsidRPr="00035949" w:rsidRDefault="00485AA7" w:rsidP="00A36372">
      <w:pPr>
        <w:pStyle w:val="Specification"/>
        <w:jc w:val="left"/>
      </w:pPr>
      <w:r w:rsidRPr="00035949">
        <w:rPr>
          <w:rStyle w:val="Annotation"/>
        </w:rPr>
        <w:t>a(occurrent_part_of)[</w:t>
      </w:r>
      <w:r w:rsidR="003D5797" w:rsidRPr="00035949">
        <w:rPr>
          <w:rStyle w:val="SpecificationType"/>
          <w:sz w:val="22"/>
        </w:rPr>
        <w:t>Elucidation</w:t>
      </w:r>
      <w:r w:rsidR="00130D7C" w:rsidRPr="00035949">
        <w:rPr>
          <w:smallCaps/>
        </w:rPr>
        <w:t xml:space="preserve">: </w:t>
      </w:r>
      <w:r w:rsidR="00D92227" w:rsidRPr="00035949">
        <w:rPr>
          <w:i/>
        </w:rPr>
        <w:t>b</w:t>
      </w:r>
      <w:r w:rsidR="002504F3" w:rsidRPr="00035949">
        <w:rPr>
          <w:i/>
        </w:rPr>
        <w:t xml:space="preserve"> </w:t>
      </w:r>
      <w:r w:rsidR="009D1AD3" w:rsidRPr="00035949">
        <w:rPr>
          <w:b/>
        </w:rPr>
        <w:t xml:space="preserve">occurrent_part_of </w:t>
      </w:r>
      <w:r w:rsidR="00D92227" w:rsidRPr="00035949">
        <w:rPr>
          <w:i/>
        </w:rPr>
        <w:t>c</w:t>
      </w:r>
      <w:r w:rsidR="002504F3" w:rsidRPr="00035949">
        <w:rPr>
          <w:i/>
        </w:rPr>
        <w:t xml:space="preserve"> </w:t>
      </w:r>
      <w:r w:rsidR="00130D7C" w:rsidRPr="00035949">
        <w:t xml:space="preserve">=Def. </w:t>
      </w:r>
      <w:r w:rsidR="00D92227" w:rsidRPr="00035949">
        <w:rPr>
          <w:i/>
        </w:rPr>
        <w:t>b</w:t>
      </w:r>
      <w:r w:rsidR="00130D7C" w:rsidRPr="00035949">
        <w:t xml:space="preserve"> is a part of </w:t>
      </w:r>
      <w:r w:rsidR="00D92227" w:rsidRPr="00035949">
        <w:rPr>
          <w:i/>
        </w:rPr>
        <w:t>c</w:t>
      </w:r>
      <w:r w:rsidR="00130D7C" w:rsidRPr="00035949">
        <w:rPr>
          <w:i/>
        </w:rPr>
        <w:t xml:space="preserve"> </w:t>
      </w:r>
      <w:r w:rsidR="00130D7C" w:rsidRPr="00035949">
        <w:t xml:space="preserve">&amp; </w:t>
      </w:r>
      <w:r w:rsidR="00D92227" w:rsidRPr="00035949">
        <w:rPr>
          <w:i/>
        </w:rPr>
        <w:t>b</w:t>
      </w:r>
      <w:r w:rsidR="00130D7C" w:rsidRPr="00035949">
        <w:rPr>
          <w:i/>
        </w:rPr>
        <w:t xml:space="preserve"> </w:t>
      </w:r>
      <w:r w:rsidR="00130D7C" w:rsidRPr="00035949">
        <w:t xml:space="preserve">and </w:t>
      </w:r>
      <w:r w:rsidR="00D92227" w:rsidRPr="00035949">
        <w:rPr>
          <w:i/>
        </w:rPr>
        <w:t>c</w:t>
      </w:r>
      <w:r w:rsidR="00130D7C" w:rsidRPr="00035949">
        <w:rPr>
          <w:i/>
        </w:rPr>
        <w:t xml:space="preserve"> </w:t>
      </w:r>
      <w:r w:rsidR="00130D7C" w:rsidRPr="00035949">
        <w:t xml:space="preserve">are </w:t>
      </w:r>
      <w:r w:rsidR="00C60201" w:rsidRPr="00035949">
        <w:t>occurrents</w:t>
      </w:r>
      <w:r w:rsidR="0047147E" w:rsidRPr="00035949">
        <w:t>. [003-00</w:t>
      </w:r>
      <w:r w:rsidR="00CF42FC" w:rsidRPr="00035949">
        <w:t>2</w:t>
      </w:r>
      <w:r w:rsidR="0047147E" w:rsidRPr="00035949">
        <w:t>]</w:t>
      </w:r>
      <w:r w:rsidRPr="00035949">
        <w:rPr>
          <w:rStyle w:val="Annotation"/>
        </w:rPr>
        <w:t>]</w:t>
      </w:r>
    </w:p>
    <w:p w14:paraId="1480963A" w14:textId="77777777" w:rsidR="001C76CF" w:rsidRPr="00035949" w:rsidRDefault="00485AA7" w:rsidP="00A36372">
      <w:pPr>
        <w:pStyle w:val="Specification"/>
      </w:pPr>
      <w:r w:rsidRPr="00035949">
        <w:rPr>
          <w:rStyle w:val="Annotation"/>
        </w:rPr>
        <w:t>a(occurrent_part_of)[</w:t>
      </w:r>
      <w:r w:rsidR="001C76CF" w:rsidRPr="00035949">
        <w:rPr>
          <w:rStyle w:val="SpecificationType"/>
          <w:sz w:val="22"/>
        </w:rPr>
        <w:t>Domain</w:t>
      </w:r>
      <w:r w:rsidR="001C76CF" w:rsidRPr="00035949">
        <w:t>: occurrent</w:t>
      </w:r>
      <w:r w:rsidRPr="00035949">
        <w:rPr>
          <w:rStyle w:val="Annotation"/>
        </w:rPr>
        <w:t>]</w:t>
      </w:r>
    </w:p>
    <w:p w14:paraId="240FE34C" w14:textId="77777777" w:rsidR="001C76CF" w:rsidRPr="00035949" w:rsidRDefault="00485AA7" w:rsidP="00A36372">
      <w:pPr>
        <w:pStyle w:val="Specification"/>
      </w:pPr>
      <w:r w:rsidRPr="00035949">
        <w:rPr>
          <w:rStyle w:val="Annotation"/>
        </w:rPr>
        <w:t>a(occurrent_part_of)[</w:t>
      </w:r>
      <w:r w:rsidR="001C76CF" w:rsidRPr="00035949">
        <w:rPr>
          <w:rStyle w:val="SpecificationType"/>
          <w:sz w:val="22"/>
        </w:rPr>
        <w:t>Range</w:t>
      </w:r>
      <w:r w:rsidR="001C76CF" w:rsidRPr="00035949">
        <w:t>: occurrent</w:t>
      </w:r>
      <w:r w:rsidRPr="00035949">
        <w:rPr>
          <w:rStyle w:val="Annotation"/>
        </w:rPr>
        <w:t>]</w:t>
      </w:r>
    </w:p>
    <w:p w14:paraId="108FA53E" w14:textId="1554FA9A" w:rsidR="002504F3" w:rsidRPr="00035949" w:rsidRDefault="00485AA7" w:rsidP="00A36372">
      <w:pPr>
        <w:pStyle w:val="Specification"/>
      </w:pPr>
      <w:r w:rsidRPr="00035949">
        <w:rPr>
          <w:rStyle w:val="Annotation"/>
        </w:rPr>
        <w:t>a(occurrent_part_of)[</w:t>
      </w:r>
      <w:r w:rsidR="001C76CF" w:rsidRPr="00035949">
        <w:rPr>
          <w:rStyle w:val="SpecificationType"/>
          <w:sz w:val="22"/>
        </w:rPr>
        <w:t>Examples</w:t>
      </w:r>
      <w:r w:rsidR="001C76CF" w:rsidRPr="00035949">
        <w:rPr>
          <w:smallCaps/>
        </w:rPr>
        <w:t xml:space="preserve">: </w:t>
      </w:r>
      <w:r w:rsidR="001C76CF" w:rsidRPr="00035949">
        <w:t xml:space="preserve">Mary’s 5th birthday </w:t>
      </w:r>
      <w:r w:rsidR="003D5797" w:rsidRPr="00035949">
        <w:rPr>
          <w:b/>
        </w:rPr>
        <w:t xml:space="preserve">occurrent_part_of </w:t>
      </w:r>
      <w:r w:rsidR="001C76CF" w:rsidRPr="00035949">
        <w:t>Mary’s life</w:t>
      </w:r>
      <w:r w:rsidRPr="00035949">
        <w:rPr>
          <w:rStyle w:val="Annotation"/>
        </w:rPr>
        <w:t>\</w:t>
      </w:r>
      <w:r w:rsidR="001C76CF" w:rsidRPr="00035949">
        <w:t xml:space="preserve">; the first set of the tennis match </w:t>
      </w:r>
      <w:r w:rsidR="003D5797" w:rsidRPr="00035949">
        <w:rPr>
          <w:b/>
        </w:rPr>
        <w:t xml:space="preserve">occurrent_part_of </w:t>
      </w:r>
      <w:r w:rsidR="001C76CF" w:rsidRPr="00035949">
        <w:t>the tennis match.</w:t>
      </w:r>
      <w:r w:rsidRPr="00035949">
        <w:rPr>
          <w:rStyle w:val="Annotation"/>
        </w:rPr>
        <w:t xml:space="preserve"> ]</w:t>
      </w:r>
    </w:p>
    <w:p w14:paraId="71C2EBB3" w14:textId="781E9EAA" w:rsidR="00C061EB" w:rsidRPr="00035949" w:rsidRDefault="00C061EB" w:rsidP="00A36372">
      <w:pPr>
        <w:pStyle w:val="Specification"/>
      </w:pPr>
      <w:r w:rsidRPr="00035949">
        <w:rPr>
          <w:rStyle w:val="Annotation"/>
        </w:rPr>
        <w:t>a(</w:t>
      </w:r>
      <w:r w:rsidR="00FB6B09" w:rsidRPr="00035949">
        <w:rPr>
          <w:rStyle w:val="Annotation"/>
        </w:rPr>
        <w:t>occurrent</w:t>
      </w:r>
      <w:r w:rsidRPr="00035949">
        <w:rPr>
          <w:rStyle w:val="Annotation"/>
        </w:rPr>
        <w:t>_part_of)[</w:t>
      </w:r>
      <w:r w:rsidRPr="00035949">
        <w:rPr>
          <w:smallCaps/>
        </w:rPr>
        <w:t xml:space="preserve">Axiom: </w:t>
      </w:r>
      <w:r w:rsidRPr="00035949">
        <w:rPr>
          <w:b/>
        </w:rPr>
        <w:t xml:space="preserve">occurrent_part_of </w:t>
      </w:r>
      <w:r w:rsidRPr="00035949">
        <w:t>is antisymmetric. [</w:t>
      </w:r>
      <w:r w:rsidR="006B0144" w:rsidRPr="00035949">
        <w:t>123</w:t>
      </w:r>
      <w:r w:rsidRPr="00035949">
        <w:t>-001]</w:t>
      </w:r>
      <w:r w:rsidR="00097A70" w:rsidRPr="00035949">
        <w:rPr>
          <w:rStyle w:val="Annotation"/>
        </w:rPr>
        <w:t xml:space="preserve"> ]</w:t>
      </w:r>
    </w:p>
    <w:p w14:paraId="5DD92A5C" w14:textId="49B9CCDA" w:rsidR="00C061EB" w:rsidRPr="00035949" w:rsidRDefault="00C061EB" w:rsidP="00A36372">
      <w:pPr>
        <w:pStyle w:val="Specification"/>
      </w:pPr>
      <w:r w:rsidRPr="00035949">
        <w:rPr>
          <w:rStyle w:val="Annotation"/>
        </w:rPr>
        <w:t>a(</w:t>
      </w:r>
      <w:r w:rsidR="00FB6B09" w:rsidRPr="00035949">
        <w:rPr>
          <w:rStyle w:val="Annotation"/>
        </w:rPr>
        <w:t>occurrent</w:t>
      </w:r>
      <w:r w:rsidRPr="00035949">
        <w:rPr>
          <w:rStyle w:val="Annotation"/>
        </w:rPr>
        <w:t>_part_of)[</w:t>
      </w:r>
      <w:r w:rsidRPr="00035949">
        <w:rPr>
          <w:smallCaps/>
        </w:rPr>
        <w:t xml:space="preserve">Axiom: </w:t>
      </w:r>
      <w:r w:rsidRPr="00035949">
        <w:rPr>
          <w:b/>
        </w:rPr>
        <w:t xml:space="preserve">occurrent_part_of </w:t>
      </w:r>
      <w:r w:rsidRPr="00035949">
        <w:t>is transitive. [112-001]</w:t>
      </w:r>
      <w:r w:rsidR="00097A70" w:rsidRPr="00035949">
        <w:rPr>
          <w:rStyle w:val="Annotation"/>
        </w:rPr>
        <w:t xml:space="preserve"> ]</w:t>
      </w:r>
    </w:p>
    <w:p w14:paraId="6F3B00D5" w14:textId="77F4B304" w:rsidR="00C061EB" w:rsidRPr="00035949" w:rsidRDefault="00C061EB" w:rsidP="00A36372">
      <w:pPr>
        <w:pStyle w:val="Specification"/>
      </w:pPr>
      <w:r w:rsidRPr="00035949">
        <w:rPr>
          <w:rStyle w:val="Annotation"/>
        </w:rPr>
        <w:t>a(</w:t>
      </w:r>
      <w:r w:rsidR="00097A70" w:rsidRPr="00035949">
        <w:rPr>
          <w:rStyle w:val="Annotation"/>
        </w:rPr>
        <w:t>oc</w:t>
      </w:r>
      <w:r w:rsidR="00FB6B09" w:rsidRPr="00035949">
        <w:rPr>
          <w:rStyle w:val="Annotation"/>
        </w:rPr>
        <w:t>current</w:t>
      </w:r>
      <w:r w:rsidRPr="00035949">
        <w:rPr>
          <w:rStyle w:val="Annotation"/>
        </w:rPr>
        <w:t>_part_of)[</w:t>
      </w:r>
      <w:r w:rsidRPr="00035949">
        <w:rPr>
          <w:smallCaps/>
        </w:rPr>
        <w:t xml:space="preserve">Axiom: </w:t>
      </w:r>
      <w:r w:rsidRPr="00035949">
        <w:rPr>
          <w:b/>
        </w:rPr>
        <w:t xml:space="preserve">occurrent_part_of </w:t>
      </w:r>
      <w:r w:rsidRPr="00035949">
        <w:t>satisfies weak supplementation. [</w:t>
      </w:r>
      <w:r w:rsidR="006B0144" w:rsidRPr="00035949">
        <w:t>124</w:t>
      </w:r>
      <w:r w:rsidRPr="00035949">
        <w:t>-001</w:t>
      </w:r>
      <w:r w:rsidR="00097A70" w:rsidRPr="00035949">
        <w:t>]</w:t>
      </w:r>
      <w:r w:rsidR="00F33687" w:rsidRPr="00035949">
        <w:rPr>
          <w:rStyle w:val="Annotation"/>
        </w:rPr>
        <w:t>]</w:t>
      </w:r>
    </w:p>
    <w:p w14:paraId="459BDD6B" w14:textId="77777777" w:rsidR="00C061EB" w:rsidRPr="00035949" w:rsidRDefault="00097A70" w:rsidP="00A36372">
      <w:pPr>
        <w:pStyle w:val="Specification"/>
      </w:pPr>
      <w:r w:rsidRPr="00035949">
        <w:rPr>
          <w:rStyle w:val="Annotation"/>
        </w:rPr>
        <w:t>a(occurrent_part_of)[</w:t>
      </w:r>
      <w:r w:rsidR="00C061EB" w:rsidRPr="00035949">
        <w:rPr>
          <w:smallCaps/>
        </w:rPr>
        <w:t xml:space="preserve">Axiom: </w:t>
      </w:r>
      <w:r w:rsidR="00C061EB" w:rsidRPr="00035949">
        <w:rPr>
          <w:b/>
        </w:rPr>
        <w:t xml:space="preserve">occurrent_part_of </w:t>
      </w:r>
      <w:r w:rsidR="00C061EB" w:rsidRPr="00035949">
        <w:t>satisfies unique product. [</w:t>
      </w:r>
      <w:r w:rsidR="006B0144" w:rsidRPr="00035949">
        <w:t>125</w:t>
      </w:r>
      <w:r w:rsidR="00C061EB" w:rsidRPr="00035949">
        <w:t>-001]</w:t>
      </w:r>
      <w:r w:rsidRPr="00035949">
        <w:rPr>
          <w:rStyle w:val="Annotation"/>
        </w:rPr>
        <w:t xml:space="preserve"> ]</w:t>
      </w:r>
      <w:r w:rsidR="00C061EB" w:rsidRPr="00035949">
        <w:rPr>
          <w:rStyle w:val="Annotation"/>
        </w:rPr>
        <w:t xml:space="preserve"> </w:t>
      </w:r>
    </w:p>
    <w:p w14:paraId="078A3D66" w14:textId="77777777" w:rsidR="00130D7C" w:rsidRPr="00035949" w:rsidRDefault="00097A70" w:rsidP="00A36372">
      <w:pPr>
        <w:pStyle w:val="Specification"/>
      </w:pPr>
      <w:r w:rsidRPr="00035949">
        <w:rPr>
          <w:rStyle w:val="Annotation"/>
        </w:rPr>
        <w:t>a(occurrent_part_of)[</w:t>
      </w:r>
      <w:r w:rsidR="00C061EB" w:rsidRPr="00035949">
        <w:rPr>
          <w:rStyle w:val="SpecificationType"/>
        </w:rPr>
        <w:t>Theorem:</w:t>
      </w:r>
      <w:r w:rsidR="00C061EB" w:rsidRPr="00035949">
        <w:t xml:space="preserve"> </w:t>
      </w:r>
      <w:r w:rsidR="00C061EB" w:rsidRPr="00035949">
        <w:rPr>
          <w:b/>
        </w:rPr>
        <w:t>occurrent_part_of</w:t>
      </w:r>
      <w:r w:rsidR="00C061EB" w:rsidRPr="00035949">
        <w:t xml:space="preserve"> is reflexive (every </w:t>
      </w:r>
      <w:r w:rsidR="006B0144" w:rsidRPr="00035949">
        <w:t>occurrent</w:t>
      </w:r>
      <w:r w:rsidR="00C061EB" w:rsidRPr="00035949">
        <w:t xml:space="preserve"> entity is a</w:t>
      </w:r>
      <w:r w:rsidR="006B0144" w:rsidRPr="00035949">
        <w:t>n</w:t>
      </w:r>
      <w:r w:rsidR="00C061EB" w:rsidRPr="00035949">
        <w:t xml:space="preserve"> </w:t>
      </w:r>
      <w:r w:rsidR="006B0144" w:rsidRPr="00035949">
        <w:t>occurrent</w:t>
      </w:r>
      <w:r w:rsidR="00C061EB" w:rsidRPr="00035949">
        <w:t>_part_of itself). [113-00</w:t>
      </w:r>
      <w:r w:rsidR="006B0144" w:rsidRPr="00035949">
        <w:t>2</w:t>
      </w:r>
      <w:r w:rsidR="00C061EB" w:rsidRPr="00035949">
        <w:t>]</w:t>
      </w:r>
      <w:r w:rsidR="00292A46" w:rsidRPr="00035949">
        <w:rPr>
          <w:rStyle w:val="Annotation"/>
        </w:rPr>
        <w:t xml:space="preserve"> ]</w:t>
      </w:r>
    </w:p>
    <w:p w14:paraId="5D621844" w14:textId="77777777" w:rsidR="00AE5979" w:rsidRPr="00035949" w:rsidRDefault="009C47A2" w:rsidP="00A36372">
      <w:r w:rsidRPr="00035949">
        <w:t xml:space="preserve">Note that in all of the above every entity is, trivially, </w:t>
      </w:r>
      <w:r w:rsidR="00F33687" w:rsidRPr="00035949">
        <w:rPr>
          <w:rStyle w:val="Annotation"/>
        </w:rPr>
        <w:t>note(continuant_part_of</w:t>
      </w:r>
      <w:r w:rsidR="00097A70" w:rsidRPr="00035949">
        <w:rPr>
          <w:rStyle w:val="Annotation"/>
        </w:rPr>
        <w:t>,occurrent_part_of</w:t>
      </w:r>
      <w:r w:rsidR="00F33687" w:rsidRPr="00035949">
        <w:rPr>
          <w:rStyle w:val="Annotation"/>
        </w:rPr>
        <w:t>)[</w:t>
      </w:r>
      <w:r w:rsidRPr="00035949">
        <w:t>a (continuant or occurrent) part of itself. We appreciate that this is counterintuitive for some users, since it implies for example that President Obama is a part of himself</w:t>
      </w:r>
      <w:r w:rsidR="00DD5B31" w:rsidRPr="00035949">
        <w:t>.</w:t>
      </w:r>
      <w:r w:rsidRPr="00035949">
        <w:t xml:space="preserve"> </w:t>
      </w:r>
      <w:r w:rsidR="00DD5B31" w:rsidRPr="00035949">
        <w:t>H</w:t>
      </w:r>
      <w:r w:rsidRPr="00035949">
        <w:t>owever it brings benefits in simplifying the logical formalism, and it captures an important feature of identity, namely that it is the limit case of mereological inclusion.</w:t>
      </w:r>
      <w:r w:rsidR="00F33687" w:rsidRPr="00035949">
        <w:rPr>
          <w:rStyle w:val="Annotation"/>
        </w:rPr>
        <w:t>]</w:t>
      </w:r>
      <w:r w:rsidRPr="00035949">
        <w:t xml:space="preserve"> </w:t>
      </w:r>
    </w:p>
    <w:p w14:paraId="07623603" w14:textId="77777777" w:rsidR="00F33687" w:rsidRPr="00035949" w:rsidRDefault="00AE5979" w:rsidP="00140957">
      <w:pPr>
        <w:pStyle w:val="Heading3"/>
      </w:pPr>
      <w:bookmarkStart w:id="74" w:name="_Toc501053074"/>
      <w:r w:rsidRPr="00035949">
        <w:t>Further relations defined in terms of parthood</w:t>
      </w:r>
      <w:bookmarkEnd w:id="74"/>
    </w:p>
    <w:p w14:paraId="5DBEC35E" w14:textId="77777777" w:rsidR="00244A39" w:rsidRPr="00035949" w:rsidRDefault="009C47A2" w:rsidP="00A36372">
      <w:r w:rsidRPr="00035949">
        <w:t>Proper parthood relations can be easily defined, as follows:</w:t>
      </w:r>
    </w:p>
    <w:p w14:paraId="7A59C26A" w14:textId="77777777" w:rsidR="00D924FF" w:rsidRPr="00035949" w:rsidRDefault="00244A39" w:rsidP="00A36372">
      <w:r w:rsidRPr="00035949">
        <w:lastRenderedPageBreak/>
        <w:t>For continuants:</w:t>
      </w:r>
    </w:p>
    <w:p w14:paraId="60845178" w14:textId="54062F34" w:rsidR="00244A39" w:rsidRPr="00035949" w:rsidRDefault="00D57C85" w:rsidP="00A36372">
      <w:pPr>
        <w:pStyle w:val="Specification"/>
      </w:pPr>
      <w:r w:rsidRPr="00035949">
        <w:rPr>
          <w:rStyle w:val="Annotation"/>
        </w:rPr>
        <w:t>a(proper_continuant_part_of)[</w:t>
      </w:r>
      <w:r w:rsidR="00492DAF" w:rsidRPr="00035949">
        <w:rPr>
          <w:rStyle w:val="SpecificationType"/>
          <w:sz w:val="22"/>
        </w:rPr>
        <w:t>Definition</w:t>
      </w:r>
      <w:r w:rsidR="00492DAF" w:rsidRPr="00035949">
        <w:rPr>
          <w:smallCaps/>
        </w:rPr>
        <w:t xml:space="preserve">: </w:t>
      </w:r>
      <w:r w:rsidR="00D92227" w:rsidRPr="00035949">
        <w:rPr>
          <w:i/>
        </w:rPr>
        <w:t>b</w:t>
      </w:r>
      <w:r w:rsidR="00244A39" w:rsidRPr="00035949">
        <w:rPr>
          <w:i/>
        </w:rPr>
        <w:t xml:space="preserve"> </w:t>
      </w:r>
      <w:r w:rsidR="00244A39" w:rsidRPr="00035949">
        <w:rPr>
          <w:b/>
        </w:rPr>
        <w:t>proper_</w:t>
      </w:r>
      <w:r w:rsidR="009D1AD3" w:rsidRPr="00035949">
        <w:rPr>
          <w:b/>
        </w:rPr>
        <w:t xml:space="preserve">continuant_part_of </w:t>
      </w:r>
      <w:r w:rsidR="00D92227" w:rsidRPr="00035949">
        <w:rPr>
          <w:i/>
        </w:rPr>
        <w:t>c</w:t>
      </w:r>
      <w:r w:rsidR="00244A39" w:rsidRPr="00035949">
        <w:rPr>
          <w:i/>
        </w:rPr>
        <w:t xml:space="preserve"> </w:t>
      </w:r>
      <w:r w:rsidR="00244A39" w:rsidRPr="00035949">
        <w:rPr>
          <w:b/>
        </w:rPr>
        <w:t xml:space="preserve">at </w:t>
      </w:r>
      <w:r w:rsidR="00244A39" w:rsidRPr="00035949">
        <w:rPr>
          <w:i/>
        </w:rPr>
        <w:t>t</w:t>
      </w:r>
      <w:r w:rsidR="00244A39" w:rsidRPr="00035949">
        <w:t xml:space="preserve"> =Def. </w:t>
      </w:r>
      <w:r w:rsidR="00D92227" w:rsidRPr="00035949">
        <w:rPr>
          <w:i/>
        </w:rPr>
        <w:t>b</w:t>
      </w:r>
      <w:r w:rsidR="00244A39" w:rsidRPr="00035949">
        <w:rPr>
          <w:i/>
        </w:rPr>
        <w:t xml:space="preserve"> </w:t>
      </w:r>
      <w:r w:rsidR="009D1AD3" w:rsidRPr="00035949">
        <w:rPr>
          <w:b/>
        </w:rPr>
        <w:t xml:space="preserve">continuant_part_of </w:t>
      </w:r>
      <w:r w:rsidR="00D92227" w:rsidRPr="00035949">
        <w:rPr>
          <w:i/>
        </w:rPr>
        <w:t>c</w:t>
      </w:r>
      <w:r w:rsidR="00244A39" w:rsidRPr="00035949">
        <w:rPr>
          <w:i/>
        </w:rPr>
        <w:t xml:space="preserve"> </w:t>
      </w:r>
      <w:r w:rsidR="00244A39" w:rsidRPr="00035949">
        <w:rPr>
          <w:b/>
        </w:rPr>
        <w:t xml:space="preserve">at </w:t>
      </w:r>
      <w:r w:rsidR="00244A39" w:rsidRPr="00035949">
        <w:rPr>
          <w:i/>
        </w:rPr>
        <w:t>t</w:t>
      </w:r>
      <w:r w:rsidR="00244A39" w:rsidRPr="00035949">
        <w:t xml:space="preserve">  &amp; </w:t>
      </w:r>
      <w:r w:rsidR="00D92227" w:rsidRPr="00035949">
        <w:rPr>
          <w:i/>
        </w:rPr>
        <w:t>b</w:t>
      </w:r>
      <w:r w:rsidR="00244A39" w:rsidRPr="00035949">
        <w:rPr>
          <w:i/>
        </w:rPr>
        <w:t xml:space="preserve"> </w:t>
      </w:r>
      <w:r w:rsidR="00244A39" w:rsidRPr="00035949">
        <w:t xml:space="preserve">and </w:t>
      </w:r>
      <w:r w:rsidR="00D92227" w:rsidRPr="00035949">
        <w:rPr>
          <w:i/>
        </w:rPr>
        <w:t>c</w:t>
      </w:r>
      <w:r w:rsidR="00244A39" w:rsidRPr="00035949">
        <w:rPr>
          <w:i/>
        </w:rPr>
        <w:t xml:space="preserve"> </w:t>
      </w:r>
      <w:r w:rsidR="00244A39" w:rsidRPr="00035949">
        <w:t>are not identical</w:t>
      </w:r>
      <w:r w:rsidR="0047147E" w:rsidRPr="00035949">
        <w:t>. [004-001]</w:t>
      </w:r>
      <w:r w:rsidRPr="00035949">
        <w:rPr>
          <w:rStyle w:val="Annotation"/>
        </w:rPr>
        <w:t>]</w:t>
      </w:r>
    </w:p>
    <w:p w14:paraId="4F365743" w14:textId="77777777" w:rsidR="00244A39" w:rsidRPr="00035949" w:rsidRDefault="00244A39" w:rsidP="00A36372">
      <w:r w:rsidRPr="00035949">
        <w:t>For occurrents:</w:t>
      </w:r>
    </w:p>
    <w:p w14:paraId="72BE8A0A" w14:textId="49E71B23" w:rsidR="00244A39" w:rsidRPr="00035949" w:rsidRDefault="000B2E17" w:rsidP="00A36372">
      <w:pPr>
        <w:pStyle w:val="Specification"/>
      </w:pPr>
      <w:r w:rsidRPr="00035949">
        <w:rPr>
          <w:rStyle w:val="Annotation"/>
        </w:rPr>
        <w:t>a(proper_occurrent_part_of)[</w:t>
      </w:r>
      <w:r w:rsidR="00492DAF" w:rsidRPr="00035949">
        <w:rPr>
          <w:rStyle w:val="SpecificationType"/>
          <w:sz w:val="22"/>
        </w:rPr>
        <w:t>Definition</w:t>
      </w:r>
      <w:r w:rsidR="00492DAF" w:rsidRPr="00035949">
        <w:rPr>
          <w:smallCaps/>
        </w:rPr>
        <w:t xml:space="preserve">: </w:t>
      </w:r>
      <w:r w:rsidR="00D92227" w:rsidRPr="00035949">
        <w:rPr>
          <w:i/>
        </w:rPr>
        <w:t>b</w:t>
      </w:r>
      <w:r w:rsidR="00244A39" w:rsidRPr="00035949">
        <w:rPr>
          <w:i/>
        </w:rPr>
        <w:t xml:space="preserve"> </w:t>
      </w:r>
      <w:r w:rsidR="00244A39" w:rsidRPr="00035949">
        <w:rPr>
          <w:b/>
        </w:rPr>
        <w:t>proper_</w:t>
      </w:r>
      <w:r w:rsidR="003D5797" w:rsidRPr="00035949">
        <w:rPr>
          <w:b/>
        </w:rPr>
        <w:t xml:space="preserve">occurrent_part_of </w:t>
      </w:r>
      <w:r w:rsidR="00D92227" w:rsidRPr="00035949">
        <w:rPr>
          <w:i/>
        </w:rPr>
        <w:t>c</w:t>
      </w:r>
      <w:r w:rsidR="00244A39" w:rsidRPr="00035949">
        <w:rPr>
          <w:i/>
        </w:rPr>
        <w:t xml:space="preserve"> </w:t>
      </w:r>
      <w:r w:rsidR="00244A39" w:rsidRPr="00035949">
        <w:t xml:space="preserve">=Def. </w:t>
      </w:r>
      <w:r w:rsidR="00D92227" w:rsidRPr="00035949">
        <w:rPr>
          <w:i/>
        </w:rPr>
        <w:t>b</w:t>
      </w:r>
      <w:r w:rsidR="00244A39" w:rsidRPr="00035949">
        <w:rPr>
          <w:i/>
        </w:rPr>
        <w:t xml:space="preserve"> </w:t>
      </w:r>
      <w:r w:rsidR="003D5797" w:rsidRPr="00035949">
        <w:rPr>
          <w:b/>
        </w:rPr>
        <w:t xml:space="preserve">occurrent_part_of </w:t>
      </w:r>
      <w:r w:rsidR="00D92227" w:rsidRPr="00035949">
        <w:rPr>
          <w:i/>
        </w:rPr>
        <w:t>c</w:t>
      </w:r>
      <w:r w:rsidR="00244A39" w:rsidRPr="00035949">
        <w:rPr>
          <w:i/>
        </w:rPr>
        <w:t xml:space="preserve"> </w:t>
      </w:r>
      <w:r w:rsidR="00244A39" w:rsidRPr="00035949">
        <w:t xml:space="preserve">&amp; </w:t>
      </w:r>
      <w:r w:rsidR="00D92227" w:rsidRPr="00035949">
        <w:rPr>
          <w:i/>
        </w:rPr>
        <w:t>b</w:t>
      </w:r>
      <w:r w:rsidR="00244A39" w:rsidRPr="00035949">
        <w:rPr>
          <w:i/>
        </w:rPr>
        <w:t xml:space="preserve"> </w:t>
      </w:r>
      <w:r w:rsidR="00244A39" w:rsidRPr="00035949">
        <w:t xml:space="preserve">and </w:t>
      </w:r>
      <w:r w:rsidR="00D92227" w:rsidRPr="00035949">
        <w:rPr>
          <w:i/>
        </w:rPr>
        <w:t>c</w:t>
      </w:r>
      <w:r w:rsidR="00244A39" w:rsidRPr="00035949">
        <w:rPr>
          <w:i/>
        </w:rPr>
        <w:t xml:space="preserve"> </w:t>
      </w:r>
      <w:r w:rsidR="00244A39" w:rsidRPr="00035949">
        <w:t>are not identical</w:t>
      </w:r>
      <w:r w:rsidR="0047147E" w:rsidRPr="00035949">
        <w:t>. [005-001]</w:t>
      </w:r>
      <w:r w:rsidRPr="00035949">
        <w:rPr>
          <w:rStyle w:val="Annotation"/>
        </w:rPr>
        <w:t>]</w:t>
      </w:r>
    </w:p>
    <w:p w14:paraId="12C2A6A2" w14:textId="77777777" w:rsidR="00244A39" w:rsidRPr="00035949" w:rsidRDefault="00AE5979" w:rsidP="00A36372">
      <w:r w:rsidRPr="00035949">
        <w:t>We can also define inverse relations:</w:t>
      </w:r>
    </w:p>
    <w:p w14:paraId="507F5836" w14:textId="77777777" w:rsidR="00492DAF" w:rsidRPr="00035949" w:rsidRDefault="0076529D" w:rsidP="00A36372">
      <w:r w:rsidRPr="00035949">
        <w:t>F</w:t>
      </w:r>
      <w:r w:rsidR="0035255E" w:rsidRPr="00035949">
        <w:t xml:space="preserve">or continuants: </w:t>
      </w:r>
    </w:p>
    <w:p w14:paraId="4067F4C5" w14:textId="26FCD1E5" w:rsidR="00D92227" w:rsidRPr="00035949" w:rsidRDefault="000B2E17" w:rsidP="00A36372">
      <w:pPr>
        <w:pStyle w:val="Specification"/>
      </w:pPr>
      <w:bookmarkStart w:id="75" w:name="OLE_LINK39"/>
      <w:bookmarkStart w:id="76" w:name="OLE_LINK40"/>
      <w:r w:rsidRPr="00035949">
        <w:rPr>
          <w:rStyle w:val="Annotation"/>
        </w:rPr>
        <w:t>a(has_continuant_part)[</w:t>
      </w:r>
      <w:r w:rsidR="00492DAF" w:rsidRPr="00035949">
        <w:rPr>
          <w:rStyle w:val="SpecificationType"/>
          <w:sz w:val="22"/>
        </w:rPr>
        <w:t>Definition</w:t>
      </w:r>
      <w:r w:rsidR="00492DAF" w:rsidRPr="00035949">
        <w:rPr>
          <w:smallCaps/>
        </w:rPr>
        <w:t xml:space="preserve">: </w:t>
      </w:r>
      <w:r w:rsidR="00D92227" w:rsidRPr="00035949">
        <w:rPr>
          <w:i/>
        </w:rPr>
        <w:t>b</w:t>
      </w:r>
      <w:r w:rsidR="002504F3" w:rsidRPr="00035949">
        <w:rPr>
          <w:i/>
        </w:rPr>
        <w:t xml:space="preserve"> </w:t>
      </w:r>
      <w:r w:rsidR="00144077" w:rsidRPr="00035949">
        <w:rPr>
          <w:b/>
        </w:rPr>
        <w:t>has_</w:t>
      </w:r>
      <w:r w:rsidR="006C1A24" w:rsidRPr="00035949">
        <w:rPr>
          <w:b/>
        </w:rPr>
        <w:t>continuant_</w:t>
      </w:r>
      <w:r w:rsidR="00144077" w:rsidRPr="00035949">
        <w:rPr>
          <w:b/>
        </w:rPr>
        <w:t>part</w:t>
      </w:r>
      <w:r w:rsidR="002504F3" w:rsidRPr="00035949">
        <w:t xml:space="preserve"> </w:t>
      </w:r>
      <w:r w:rsidR="00D92227" w:rsidRPr="00035949">
        <w:rPr>
          <w:i/>
        </w:rPr>
        <w:t>c</w:t>
      </w:r>
      <w:r w:rsidR="002504F3" w:rsidRPr="00035949">
        <w:rPr>
          <w:i/>
        </w:rPr>
        <w:t xml:space="preserve"> </w:t>
      </w:r>
      <w:r w:rsidR="00144077" w:rsidRPr="00035949">
        <w:t>at</w:t>
      </w:r>
      <w:r w:rsidR="002504F3" w:rsidRPr="00035949">
        <w:t xml:space="preserve"> </w:t>
      </w:r>
      <w:r w:rsidR="00144077" w:rsidRPr="00035949">
        <w:rPr>
          <w:i/>
        </w:rPr>
        <w:t>t</w:t>
      </w:r>
      <w:r w:rsidR="002504F3" w:rsidRPr="00035949">
        <w:rPr>
          <w:i/>
        </w:rPr>
        <w:t xml:space="preserve"> </w:t>
      </w:r>
      <w:r w:rsidR="00541102" w:rsidRPr="00035949">
        <w:t>=</w:t>
      </w:r>
      <w:r w:rsidR="002504F3" w:rsidRPr="00035949">
        <w:t xml:space="preserve"> </w:t>
      </w:r>
      <w:r w:rsidR="00541102" w:rsidRPr="00035949">
        <w:t xml:space="preserve">Def. </w:t>
      </w:r>
      <w:r w:rsidR="00D92227" w:rsidRPr="00035949">
        <w:rPr>
          <w:i/>
        </w:rPr>
        <w:t>c</w:t>
      </w:r>
      <w:r w:rsidR="00541102" w:rsidRPr="00035949">
        <w:rPr>
          <w:i/>
        </w:rPr>
        <w:t xml:space="preserve"> </w:t>
      </w:r>
      <w:r w:rsidR="009D1AD3" w:rsidRPr="00035949">
        <w:rPr>
          <w:b/>
        </w:rPr>
        <w:t>continuant_part_of</w:t>
      </w:r>
      <w:r w:rsidR="0047147E" w:rsidRPr="00035949">
        <w:t xml:space="preserve"> </w:t>
      </w:r>
      <w:r w:rsidR="00D92227" w:rsidRPr="00035949">
        <w:rPr>
          <w:i/>
        </w:rPr>
        <w:t>b</w:t>
      </w:r>
      <w:r w:rsidR="002504F3" w:rsidRPr="00035949">
        <w:rPr>
          <w:i/>
        </w:rPr>
        <w:t xml:space="preserve"> </w:t>
      </w:r>
      <w:r w:rsidR="00541102" w:rsidRPr="00035949">
        <w:rPr>
          <w:b/>
        </w:rPr>
        <w:t>at</w:t>
      </w:r>
      <w:r w:rsidR="002504F3" w:rsidRPr="00035949">
        <w:rPr>
          <w:b/>
        </w:rPr>
        <w:t xml:space="preserve"> </w:t>
      </w:r>
      <w:r w:rsidR="00541102" w:rsidRPr="00035949">
        <w:rPr>
          <w:i/>
        </w:rPr>
        <w:t>t</w:t>
      </w:r>
      <w:r w:rsidR="0047147E" w:rsidRPr="00035949">
        <w:rPr>
          <w:i/>
        </w:rPr>
        <w:t>.</w:t>
      </w:r>
      <w:r w:rsidR="0047147E" w:rsidRPr="00035949">
        <w:t xml:space="preserve"> [006-001]</w:t>
      </w:r>
    </w:p>
    <w:p w14:paraId="6F260BA5" w14:textId="77777777" w:rsidR="00D924FF" w:rsidRPr="00035949" w:rsidRDefault="000B2E17" w:rsidP="00A36372">
      <w:pPr>
        <w:pStyle w:val="Specification"/>
        <w:rPr>
          <w:rStyle w:val="Annotation"/>
          <w:rFonts w:ascii="Times New Roman" w:hAnsi="Times New Roman"/>
        </w:rPr>
      </w:pPr>
      <w:r w:rsidRPr="00035949">
        <w:rPr>
          <w:rStyle w:val="Annotation"/>
        </w:rPr>
        <w:t>]</w:t>
      </w:r>
    </w:p>
    <w:p w14:paraId="2199B03B" w14:textId="798CE91E" w:rsidR="00097A70" w:rsidRPr="00035949" w:rsidRDefault="00097A70" w:rsidP="00A36372">
      <w:pPr>
        <w:pStyle w:val="Specification"/>
      </w:pPr>
      <w:r w:rsidRPr="00035949">
        <w:rPr>
          <w:rStyle w:val="Annotation"/>
        </w:rPr>
        <w:t>a(has_proper_continuant_part)[</w:t>
      </w:r>
      <w:r w:rsidRPr="00035949">
        <w:rPr>
          <w:rStyle w:val="SpecificationType"/>
          <w:sz w:val="22"/>
        </w:rPr>
        <w:t>Definition</w:t>
      </w:r>
      <w:r w:rsidRPr="00035949">
        <w:rPr>
          <w:smallCaps/>
        </w:rPr>
        <w:t xml:space="preserve">: </w:t>
      </w:r>
      <w:r w:rsidR="008A6944" w:rsidRPr="00035949">
        <w:rPr>
          <w:i/>
        </w:rPr>
        <w:t>b</w:t>
      </w:r>
      <w:r w:rsidRPr="00035949">
        <w:rPr>
          <w:i/>
        </w:rPr>
        <w:t xml:space="preserve"> </w:t>
      </w:r>
      <w:r w:rsidRPr="00035949">
        <w:rPr>
          <w:b/>
        </w:rPr>
        <w:t>has_proper_continuant_part</w:t>
      </w:r>
      <w:r w:rsidRPr="00035949">
        <w:t xml:space="preserve"> </w:t>
      </w:r>
      <w:r w:rsidR="008A6944" w:rsidRPr="00035949">
        <w:rPr>
          <w:i/>
        </w:rPr>
        <w:t>c</w:t>
      </w:r>
      <w:r w:rsidRPr="00035949">
        <w:rPr>
          <w:i/>
        </w:rPr>
        <w:t xml:space="preserve"> </w:t>
      </w:r>
      <w:r w:rsidRPr="00035949">
        <w:t xml:space="preserve">at </w:t>
      </w:r>
      <w:r w:rsidRPr="00035949">
        <w:rPr>
          <w:i/>
        </w:rPr>
        <w:t xml:space="preserve">t </w:t>
      </w:r>
      <w:r w:rsidRPr="00035949">
        <w:t xml:space="preserve">= Def. </w:t>
      </w:r>
      <w:r w:rsidR="008A6944" w:rsidRPr="00035949">
        <w:rPr>
          <w:i/>
        </w:rPr>
        <w:t>c</w:t>
      </w:r>
      <w:r w:rsidRPr="00035949">
        <w:rPr>
          <w:i/>
        </w:rPr>
        <w:t xml:space="preserve"> </w:t>
      </w:r>
      <w:r w:rsidR="00F33687" w:rsidRPr="00035949">
        <w:rPr>
          <w:b/>
          <w:i/>
        </w:rPr>
        <w:t>proper_</w:t>
      </w:r>
      <w:r w:rsidRPr="00035949">
        <w:rPr>
          <w:b/>
        </w:rPr>
        <w:t>continuant_part_of</w:t>
      </w:r>
      <w:r w:rsidRPr="00035949">
        <w:t xml:space="preserve"> </w:t>
      </w:r>
      <w:r w:rsidR="008A6944" w:rsidRPr="00035949">
        <w:rPr>
          <w:i/>
        </w:rPr>
        <w:t>b</w:t>
      </w:r>
      <w:r w:rsidRPr="00035949">
        <w:rPr>
          <w:i/>
        </w:rPr>
        <w:t xml:space="preserve"> </w:t>
      </w:r>
      <w:r w:rsidRPr="00035949">
        <w:rPr>
          <w:b/>
        </w:rPr>
        <w:t xml:space="preserve">at </w:t>
      </w:r>
      <w:r w:rsidRPr="00035949">
        <w:rPr>
          <w:i/>
        </w:rPr>
        <w:t>t.</w:t>
      </w:r>
      <w:r w:rsidRPr="00035949">
        <w:t xml:space="preserve"> [XXX-001]</w:t>
      </w:r>
      <w:r w:rsidRPr="00035949">
        <w:rPr>
          <w:rStyle w:val="Annotation"/>
        </w:rPr>
        <w:t>]</w:t>
      </w:r>
    </w:p>
    <w:p w14:paraId="200A8181" w14:textId="77777777" w:rsidR="00097A70" w:rsidRPr="00035949" w:rsidRDefault="00097A70" w:rsidP="00A36372">
      <w:pPr>
        <w:pStyle w:val="Specification"/>
      </w:pPr>
    </w:p>
    <w:bookmarkEnd w:id="75"/>
    <w:bookmarkEnd w:id="76"/>
    <w:p w14:paraId="4E1702EF" w14:textId="77777777" w:rsidR="00492DAF" w:rsidRPr="00035949" w:rsidRDefault="0076529D" w:rsidP="00A36372">
      <w:pPr>
        <w:rPr>
          <w:smallCaps/>
          <w:szCs w:val="23"/>
        </w:rPr>
      </w:pPr>
      <w:r w:rsidRPr="00035949">
        <w:t>F</w:t>
      </w:r>
      <w:r w:rsidR="0035255E" w:rsidRPr="00035949">
        <w:t>or occurren</w:t>
      </w:r>
      <w:r w:rsidR="00492DAF" w:rsidRPr="00035949">
        <w:t>ts:</w:t>
      </w:r>
    </w:p>
    <w:p w14:paraId="63D87931" w14:textId="172061D4" w:rsidR="008A6944" w:rsidRPr="00035949" w:rsidRDefault="000B2E17" w:rsidP="00A36372">
      <w:pPr>
        <w:pStyle w:val="Specification"/>
      </w:pPr>
      <w:bookmarkStart w:id="77" w:name="OLE_LINK41"/>
      <w:bookmarkStart w:id="78" w:name="OLE_LINK42"/>
      <w:r w:rsidRPr="00035949">
        <w:rPr>
          <w:rStyle w:val="Annotation"/>
        </w:rPr>
        <w:t>a(has_occurrent_part)[</w:t>
      </w:r>
      <w:r w:rsidR="00492DAF" w:rsidRPr="00035949">
        <w:rPr>
          <w:rStyle w:val="SpecificationType"/>
          <w:sz w:val="22"/>
        </w:rPr>
        <w:t>Definition</w:t>
      </w:r>
      <w:r w:rsidR="00492DAF" w:rsidRPr="00035949">
        <w:rPr>
          <w:smallCaps/>
        </w:rPr>
        <w:t xml:space="preserve">: </w:t>
      </w:r>
      <w:r w:rsidR="008A6944" w:rsidRPr="00035949">
        <w:rPr>
          <w:i/>
        </w:rPr>
        <w:t>b</w:t>
      </w:r>
      <w:r w:rsidR="00626425" w:rsidRPr="00035949">
        <w:rPr>
          <w:i/>
        </w:rPr>
        <w:t xml:space="preserve"> </w:t>
      </w:r>
      <w:r w:rsidR="00626425" w:rsidRPr="00035949">
        <w:rPr>
          <w:b/>
        </w:rPr>
        <w:t>has_</w:t>
      </w:r>
      <w:r w:rsidR="006C1A24" w:rsidRPr="00035949">
        <w:rPr>
          <w:b/>
        </w:rPr>
        <w:t>occurrent_</w:t>
      </w:r>
      <w:r w:rsidR="00626425" w:rsidRPr="00035949">
        <w:rPr>
          <w:b/>
        </w:rPr>
        <w:t xml:space="preserve">part </w:t>
      </w:r>
      <w:r w:rsidR="008A6944" w:rsidRPr="00035949">
        <w:rPr>
          <w:i/>
        </w:rPr>
        <w:t>c</w:t>
      </w:r>
      <w:r w:rsidR="00626425" w:rsidRPr="00035949">
        <w:rPr>
          <w:i/>
        </w:rPr>
        <w:t xml:space="preserve"> </w:t>
      </w:r>
      <w:r w:rsidR="00626425" w:rsidRPr="00035949">
        <w:t xml:space="preserve">= Def. </w:t>
      </w:r>
      <w:r w:rsidR="008A6944" w:rsidRPr="00035949">
        <w:rPr>
          <w:i/>
        </w:rPr>
        <w:t>c</w:t>
      </w:r>
      <w:r w:rsidR="00626425" w:rsidRPr="00035949">
        <w:rPr>
          <w:i/>
        </w:rPr>
        <w:t xml:space="preserve"> </w:t>
      </w:r>
      <w:r w:rsidR="003D5797" w:rsidRPr="00035949">
        <w:rPr>
          <w:b/>
        </w:rPr>
        <w:t xml:space="preserve">occurrent_part_of </w:t>
      </w:r>
      <w:r w:rsidR="008A6944" w:rsidRPr="00035949">
        <w:rPr>
          <w:i/>
        </w:rPr>
        <w:t>b</w:t>
      </w:r>
      <w:r w:rsidR="0047147E" w:rsidRPr="00035949">
        <w:t>. [007-001</w:t>
      </w:r>
    </w:p>
    <w:p w14:paraId="02AE3C00" w14:textId="5055C813" w:rsidR="00097A70" w:rsidRPr="00035949" w:rsidRDefault="000B2E17" w:rsidP="00A36372">
      <w:pPr>
        <w:pStyle w:val="Specification"/>
        <w:rPr>
          <w:rStyle w:val="Annotation"/>
          <w:rFonts w:ascii="Times New Roman" w:hAnsi="Times New Roman"/>
        </w:rPr>
      </w:pPr>
      <w:r w:rsidRPr="00035949">
        <w:rPr>
          <w:rStyle w:val="Annotation"/>
        </w:rPr>
        <w:t>]</w:t>
      </w:r>
      <w:r w:rsidR="00097A70" w:rsidRPr="00035949">
        <w:rPr>
          <w:rStyle w:val="Annotation"/>
        </w:rPr>
        <w:t xml:space="preserve"> </w:t>
      </w:r>
    </w:p>
    <w:p w14:paraId="71406E64" w14:textId="2AB25374" w:rsidR="00097A70" w:rsidRPr="00035949" w:rsidRDefault="00097A70" w:rsidP="00A36372">
      <w:pPr>
        <w:pStyle w:val="Specification"/>
        <w:rPr>
          <w:b/>
        </w:rPr>
      </w:pPr>
      <w:r w:rsidRPr="00035949">
        <w:rPr>
          <w:rStyle w:val="Annotation"/>
        </w:rPr>
        <w:t>a(has_</w:t>
      </w:r>
      <w:r w:rsidR="003B08F5" w:rsidRPr="00035949">
        <w:rPr>
          <w:rStyle w:val="Annotation"/>
        </w:rPr>
        <w:t>proper_</w:t>
      </w:r>
      <w:r w:rsidRPr="00035949">
        <w:rPr>
          <w:rStyle w:val="Annotation"/>
        </w:rPr>
        <w:t>occurrent_part)[</w:t>
      </w:r>
      <w:r w:rsidRPr="00035949">
        <w:rPr>
          <w:rStyle w:val="SpecificationType"/>
          <w:sz w:val="22"/>
        </w:rPr>
        <w:t>Definition</w:t>
      </w:r>
      <w:r w:rsidRPr="00035949">
        <w:rPr>
          <w:smallCaps/>
        </w:rPr>
        <w:t xml:space="preserve">: </w:t>
      </w:r>
      <w:r w:rsidR="008A6944" w:rsidRPr="00035949">
        <w:rPr>
          <w:i/>
        </w:rPr>
        <w:t>b</w:t>
      </w:r>
      <w:r w:rsidRPr="00035949">
        <w:rPr>
          <w:i/>
        </w:rPr>
        <w:t xml:space="preserve"> </w:t>
      </w:r>
      <w:r w:rsidRPr="00035949">
        <w:rPr>
          <w:b/>
        </w:rPr>
        <w:t xml:space="preserve">has_proper_occurrent_part </w:t>
      </w:r>
      <w:r w:rsidR="008A6944" w:rsidRPr="00035949">
        <w:rPr>
          <w:i/>
        </w:rPr>
        <w:t>c</w:t>
      </w:r>
      <w:r w:rsidRPr="00035949">
        <w:rPr>
          <w:i/>
        </w:rPr>
        <w:t xml:space="preserve"> </w:t>
      </w:r>
      <w:r w:rsidRPr="00035949">
        <w:t xml:space="preserve">= Def. </w:t>
      </w:r>
      <w:r w:rsidR="008A6944" w:rsidRPr="00035949">
        <w:rPr>
          <w:i/>
        </w:rPr>
        <w:t>c</w:t>
      </w:r>
      <w:r w:rsidRPr="00035949">
        <w:rPr>
          <w:i/>
        </w:rPr>
        <w:t xml:space="preserve"> </w:t>
      </w:r>
      <w:r w:rsidR="00F33687" w:rsidRPr="00035949">
        <w:rPr>
          <w:b/>
          <w:i/>
        </w:rPr>
        <w:t>proper_</w:t>
      </w:r>
      <w:r w:rsidRPr="00035949">
        <w:rPr>
          <w:b/>
        </w:rPr>
        <w:t xml:space="preserve">occurrent_part_of </w:t>
      </w:r>
      <w:r w:rsidR="008A6944" w:rsidRPr="00035949">
        <w:rPr>
          <w:i/>
        </w:rPr>
        <w:t>b</w:t>
      </w:r>
      <w:r w:rsidRPr="00035949">
        <w:t>. [</w:t>
      </w:r>
      <w:r w:rsidR="003B08F5" w:rsidRPr="00035949">
        <w:t>XXX-001</w:t>
      </w:r>
      <w:r w:rsidRPr="00035949">
        <w:t>]</w:t>
      </w:r>
      <w:r w:rsidRPr="00035949">
        <w:rPr>
          <w:rStyle w:val="Annotation"/>
        </w:rPr>
        <w:t>]</w:t>
      </w:r>
    </w:p>
    <w:p w14:paraId="4FD7DA7B" w14:textId="77777777" w:rsidR="00626425" w:rsidRPr="00035949" w:rsidRDefault="00626425" w:rsidP="00A36372">
      <w:pPr>
        <w:pStyle w:val="Specification"/>
        <w:rPr>
          <w:b/>
        </w:rPr>
      </w:pPr>
    </w:p>
    <w:p w14:paraId="26E57DAC" w14:textId="082977AD" w:rsidR="00F33687" w:rsidRPr="00035949" w:rsidRDefault="00140DC7" w:rsidP="00140957">
      <w:pPr>
        <w:pStyle w:val="Heading2"/>
      </w:pPr>
      <w:bookmarkStart w:id="79" w:name="_Toc313270691"/>
      <w:bookmarkStart w:id="80" w:name="_Toc501053075"/>
      <w:bookmarkEnd w:id="77"/>
      <w:bookmarkEnd w:id="78"/>
      <w:r w:rsidRPr="00035949">
        <w:t>Continuant</w:t>
      </w:r>
      <w:bookmarkEnd w:id="79"/>
      <w:bookmarkEnd w:id="80"/>
      <w:r w:rsidR="00DD5B31" w:rsidRPr="00035949">
        <w:t xml:space="preserve"> </w:t>
      </w:r>
    </w:p>
    <w:p w14:paraId="4D12F2EB" w14:textId="64328E8B" w:rsidR="0076529D" w:rsidRPr="00035949" w:rsidRDefault="003045F2" w:rsidP="00414A41">
      <w:pPr>
        <w:rPr>
          <w:rStyle w:val="SpecificationType"/>
          <w:sz w:val="22"/>
        </w:rPr>
      </w:pPr>
      <w:r w:rsidRPr="00035949">
        <w:t xml:space="preserve">The </w:t>
      </w:r>
      <w:r w:rsidR="0052500C" w:rsidRPr="00035949">
        <w:t>continuant</w:t>
      </w:r>
      <w:r w:rsidRPr="00035949">
        <w:t xml:space="preserve"> </w:t>
      </w:r>
      <w:r w:rsidR="0076529D" w:rsidRPr="00035949">
        <w:t xml:space="preserve">branch of BFO 2.0 </w:t>
      </w:r>
      <w:r w:rsidRPr="00035949">
        <w:t>incorporates</w:t>
      </w:r>
      <w:r w:rsidR="0052500C" w:rsidRPr="00035949">
        <w:t xml:space="preserve"> both material and immaterial continuants extended and potentially moving in space, and the spatial regions at which they are located and through which they move</w:t>
      </w:r>
      <w:r w:rsidR="00DD5B31" w:rsidRPr="00035949">
        <w:t>, and the associated spatial boundaries</w:t>
      </w:r>
      <w:r w:rsidR="0052500C" w:rsidRPr="00035949">
        <w:t xml:space="preserve">. </w:t>
      </w:r>
      <w:r w:rsidR="0076529D" w:rsidRPr="00035949">
        <w:t>(</w:t>
      </w:r>
      <w:r w:rsidRPr="00035949">
        <w:t>The</w:t>
      </w:r>
      <w:r w:rsidR="0035255E" w:rsidRPr="00035949">
        <w:t xml:space="preserve"> approach is similar to the two-</w:t>
      </w:r>
      <w:r w:rsidRPr="00035949">
        <w:t>level</w:t>
      </w:r>
      <w:r w:rsidR="00E40415" w:rsidRPr="00035949">
        <w:t xml:space="preserve">ed </w:t>
      </w:r>
      <w:r w:rsidRPr="00035949">
        <w:t xml:space="preserve">approaches developed in </w:t>
      </w:r>
      <w:r w:rsidR="0052500C" w:rsidRPr="00035949">
        <w:t>[</w:t>
      </w:r>
      <w:r w:rsidR="00EC6A9C" w:rsidRPr="00035949">
        <w:fldChar w:fldCharType="begin"/>
      </w:r>
      <w:r w:rsidR="00EC6A9C" w:rsidRPr="00035949">
        <w:instrText xml:space="preserve"> REF _Ref309994941 \r \h  \* MERGEFORMAT </w:instrText>
      </w:r>
      <w:r w:rsidR="00EC6A9C" w:rsidRPr="00035949">
        <w:fldChar w:fldCharType="separate"/>
      </w:r>
      <w:r w:rsidR="000A7629">
        <w:t>69</w:t>
      </w:r>
      <w:r w:rsidR="00EC6A9C" w:rsidRPr="00035949">
        <w:fldChar w:fldCharType="end"/>
      </w:r>
      <w:r w:rsidRPr="00035949">
        <w:t xml:space="preserve">, </w:t>
      </w:r>
      <w:r w:rsidR="00EC6A9C" w:rsidRPr="00035949">
        <w:fldChar w:fldCharType="begin"/>
      </w:r>
      <w:r w:rsidR="00EC6A9C" w:rsidRPr="00035949">
        <w:instrText xml:space="preserve"> REF _Ref309995704 \r \h  \* MERGEFORMAT </w:instrText>
      </w:r>
      <w:r w:rsidR="00EC6A9C" w:rsidRPr="00035949">
        <w:fldChar w:fldCharType="separate"/>
      </w:r>
      <w:r w:rsidR="000A7629">
        <w:t>70</w:t>
      </w:r>
      <w:r w:rsidR="00EC6A9C" w:rsidRPr="00035949">
        <w:fldChar w:fldCharType="end"/>
      </w:r>
      <w:r w:rsidRPr="00035949">
        <w:t>]</w:t>
      </w:r>
      <w:r w:rsidR="00E40415" w:rsidRPr="00035949">
        <w:t>, though it avoids the reference to ‘quantities of matter’ or ‘bare matter’ which form their starting point.</w:t>
      </w:r>
      <w:r w:rsidR="0076529D" w:rsidRPr="00035949">
        <w:t>)</w:t>
      </w:r>
    </w:p>
    <w:p w14:paraId="6AFE0D7E" w14:textId="77777777" w:rsidR="00AC1A45" w:rsidRPr="00035949" w:rsidRDefault="00DC0857">
      <w:pPr>
        <w:pStyle w:val="Specification"/>
      </w:pPr>
      <w:r w:rsidRPr="00035949">
        <w:rPr>
          <w:rStyle w:val="Annotation"/>
        </w:rPr>
        <w:lastRenderedPageBreak/>
        <w:t>a(continuant)[</w:t>
      </w:r>
      <w:r w:rsidR="00236D40" w:rsidRPr="00035949">
        <w:rPr>
          <w:rStyle w:val="SpecificationType"/>
          <w:sz w:val="22"/>
        </w:rPr>
        <w:t>Elucidation</w:t>
      </w:r>
      <w:r w:rsidR="00236D40" w:rsidRPr="00035949">
        <w:rPr>
          <w:smallCaps/>
        </w:rPr>
        <w:t>:</w:t>
      </w:r>
      <w:r w:rsidR="009D555C" w:rsidRPr="00035949">
        <w:t xml:space="preserve"> A</w:t>
      </w:r>
      <w:r w:rsidR="009D555C" w:rsidRPr="00035949">
        <w:rPr>
          <w:i/>
        </w:rPr>
        <w:t xml:space="preserve"> continuant </w:t>
      </w:r>
      <w:r w:rsidR="006A4838" w:rsidRPr="00035949">
        <w:t>is a</w:t>
      </w:r>
      <w:r w:rsidR="0035255E" w:rsidRPr="00035949">
        <w:t>n</w:t>
      </w:r>
      <w:r w:rsidR="00465C17" w:rsidRPr="00035949">
        <w:t xml:space="preserve"> entity</w:t>
      </w:r>
      <w:r w:rsidR="009D555C" w:rsidRPr="00035949">
        <w:t xml:space="preserve"> </w:t>
      </w:r>
      <w:r w:rsidR="00151755" w:rsidRPr="00035949">
        <w:t>that persists</w:t>
      </w:r>
      <w:r w:rsidR="009D555C" w:rsidRPr="00035949">
        <w:t xml:space="preserve">, endures, or continues to exist through time while maintaining its </w:t>
      </w:r>
      <w:r w:rsidR="00E40415" w:rsidRPr="00035949">
        <w:t>identity</w:t>
      </w:r>
      <w:r w:rsidR="00604D54" w:rsidRPr="00035949">
        <w:t>.</w:t>
      </w:r>
      <w:r w:rsidR="0047147E" w:rsidRPr="00035949">
        <w:t xml:space="preserve"> [008-00</w:t>
      </w:r>
      <w:r w:rsidR="00DD5B31" w:rsidRPr="00035949">
        <w:t>2</w:t>
      </w:r>
      <w:r w:rsidR="0047147E" w:rsidRPr="00035949">
        <w:t>]</w:t>
      </w:r>
      <w:r w:rsidRPr="00035949">
        <w:rPr>
          <w:rStyle w:val="Annotation"/>
        </w:rPr>
        <w:t>]</w:t>
      </w:r>
    </w:p>
    <w:p w14:paraId="2F5878BC" w14:textId="6BD02DF0" w:rsidR="005D2CB1" w:rsidRPr="00035949" w:rsidRDefault="00E40415" w:rsidP="00414A41">
      <w:r w:rsidRPr="00035949">
        <w:t xml:space="preserve">Continuants </w:t>
      </w:r>
      <w:r w:rsidR="00604D54" w:rsidRPr="00035949">
        <w:t xml:space="preserve">include also spatial regions. </w:t>
      </w:r>
      <w:r w:rsidR="00BF761E" w:rsidRPr="00035949">
        <w:rPr>
          <w:rStyle w:val="Annotation"/>
        </w:rPr>
        <w:t>n</w:t>
      </w:r>
      <w:r w:rsidR="00F33687" w:rsidRPr="00035949">
        <w:rPr>
          <w:rStyle w:val="Annotation"/>
        </w:rPr>
        <w:t>ote(material entity)[</w:t>
      </w:r>
      <w:r w:rsidR="00604D54" w:rsidRPr="00035949">
        <w:t xml:space="preserve">Material </w:t>
      </w:r>
      <w:r w:rsidR="00BF761E" w:rsidRPr="00035949">
        <w:t xml:space="preserve">entities (continuants) </w:t>
      </w:r>
      <w:r w:rsidRPr="00035949">
        <w:t xml:space="preserve">can preserve their identity even while gaining and losing </w:t>
      </w:r>
      <w:r w:rsidR="002C7B57" w:rsidRPr="00035949">
        <w:t xml:space="preserve">material </w:t>
      </w:r>
      <w:r w:rsidRPr="00035949">
        <w:t>parts.</w:t>
      </w:r>
      <w:r w:rsidR="00CC1EC8" w:rsidRPr="00035949">
        <w:t xml:space="preserve"> Continuants are contrasted with occurrents, which unfold themselves in successive </w:t>
      </w:r>
      <w:r w:rsidR="00CC1EC8" w:rsidRPr="00035949">
        <w:rPr>
          <w:b/>
        </w:rPr>
        <w:t xml:space="preserve">temporal </w:t>
      </w:r>
      <w:r w:rsidR="0076529D" w:rsidRPr="00035949">
        <w:rPr>
          <w:b/>
        </w:rPr>
        <w:t>parts</w:t>
      </w:r>
      <w:r w:rsidR="00604D54" w:rsidRPr="00035949">
        <w:rPr>
          <w:b/>
        </w:rPr>
        <w:t xml:space="preserve"> </w:t>
      </w:r>
      <w:r w:rsidR="00604D54" w:rsidRPr="00035949">
        <w:t>or</w:t>
      </w:r>
      <w:r w:rsidR="0076529D" w:rsidRPr="00035949">
        <w:t xml:space="preserve"> </w:t>
      </w:r>
      <w:r w:rsidR="00CC1EC8" w:rsidRPr="00035949">
        <w:t>phases [</w:t>
      </w:r>
      <w:r w:rsidR="00EC6A9C" w:rsidRPr="00035949">
        <w:fldChar w:fldCharType="begin"/>
      </w:r>
      <w:r w:rsidR="00EC6A9C" w:rsidRPr="00035949">
        <w:instrText xml:space="preserve"> REF _Ref309729842 \r \h  \* MERGEFORMAT </w:instrText>
      </w:r>
      <w:r w:rsidR="00EC6A9C" w:rsidRPr="00035949">
        <w:fldChar w:fldCharType="separate"/>
      </w:r>
      <w:r w:rsidR="000A7629">
        <w:t>60</w:t>
      </w:r>
      <w:r w:rsidR="00EC6A9C" w:rsidRPr="00035949">
        <w:fldChar w:fldCharType="end"/>
      </w:r>
      <w:r w:rsidR="00CC1EC8" w:rsidRPr="00035949">
        <w:t>].</w:t>
      </w:r>
      <w:r w:rsidR="003B08F5" w:rsidRPr="00035949">
        <w:rPr>
          <w:rStyle w:val="Annotation"/>
        </w:rPr>
        <w:t xml:space="preserve"> ]</w:t>
      </w:r>
    </w:p>
    <w:p w14:paraId="701C95BE" w14:textId="630E82D1" w:rsidR="00FB129B" w:rsidRPr="00035949" w:rsidRDefault="00DC0857">
      <w:pPr>
        <w:pStyle w:val="Specification"/>
      </w:pPr>
      <w:r w:rsidRPr="00035949">
        <w:rPr>
          <w:rStyle w:val="Annotation"/>
        </w:rPr>
        <w:t>a(continuant)[</w:t>
      </w:r>
      <w:r w:rsidR="00236D40" w:rsidRPr="00035949">
        <w:rPr>
          <w:rStyle w:val="SpecificationType"/>
          <w:sz w:val="22"/>
        </w:rPr>
        <w:t>Axiom</w:t>
      </w:r>
      <w:r w:rsidR="00236D40" w:rsidRPr="00035949">
        <w:rPr>
          <w:smallCaps/>
        </w:rPr>
        <w:t>:</w:t>
      </w:r>
      <w:r w:rsidR="009D555C" w:rsidRPr="00035949">
        <w:t xml:space="preserve"> if </w:t>
      </w:r>
      <w:r w:rsidR="008A6944" w:rsidRPr="00035949">
        <w:rPr>
          <w:i/>
        </w:rPr>
        <w:t>b</w:t>
      </w:r>
      <w:r w:rsidR="009D555C" w:rsidRPr="00035949">
        <w:rPr>
          <w:i/>
        </w:rPr>
        <w:t xml:space="preserve"> </w:t>
      </w:r>
      <w:r w:rsidR="009D555C" w:rsidRPr="00035949">
        <w:t xml:space="preserve">is a </w:t>
      </w:r>
      <w:r w:rsidR="00FB129B" w:rsidRPr="00035949">
        <w:rPr>
          <w:i/>
        </w:rPr>
        <w:t>continuant</w:t>
      </w:r>
      <w:r w:rsidR="009D555C" w:rsidRPr="00035949">
        <w:t xml:space="preserve"> and </w:t>
      </w:r>
      <w:r w:rsidR="00A1461A" w:rsidRPr="00035949">
        <w:t xml:space="preserve">if, for some </w:t>
      </w:r>
      <w:r w:rsidR="00A1461A" w:rsidRPr="00035949">
        <w:rPr>
          <w:i/>
        </w:rPr>
        <w:t>t</w:t>
      </w:r>
      <w:r w:rsidR="00A1461A" w:rsidRPr="00035949">
        <w:t xml:space="preserve">, </w:t>
      </w:r>
      <w:r w:rsidR="008A6944" w:rsidRPr="00035949">
        <w:rPr>
          <w:i/>
        </w:rPr>
        <w:t>c</w:t>
      </w:r>
      <w:r w:rsidR="00B42BFE">
        <w:rPr>
          <w:i/>
        </w:rPr>
        <w:t xml:space="preserve"> </w:t>
      </w:r>
      <w:r w:rsidR="009D555C" w:rsidRPr="00035949">
        <w:t xml:space="preserve">is </w:t>
      </w:r>
      <w:r w:rsidR="00A1461A" w:rsidRPr="00035949">
        <w:rPr>
          <w:b/>
        </w:rPr>
        <w:t>continuant_</w:t>
      </w:r>
      <w:r w:rsidR="00E40415" w:rsidRPr="00035949">
        <w:rPr>
          <w:b/>
        </w:rPr>
        <w:t>part</w:t>
      </w:r>
      <w:r w:rsidR="00E40415" w:rsidRPr="00035949">
        <w:t xml:space="preserve"> of</w:t>
      </w:r>
      <w:r w:rsidR="00E40415" w:rsidRPr="00035949">
        <w:rPr>
          <w:b/>
        </w:rPr>
        <w:t xml:space="preserve"> </w:t>
      </w:r>
      <w:r w:rsidR="008A6944" w:rsidRPr="00035949">
        <w:rPr>
          <w:i/>
        </w:rPr>
        <w:t>b</w:t>
      </w:r>
      <w:r w:rsidR="00A1461A" w:rsidRPr="00035949">
        <w:rPr>
          <w:i/>
        </w:rPr>
        <w:t xml:space="preserve"> </w:t>
      </w:r>
      <w:r w:rsidR="00A1461A" w:rsidRPr="00035949">
        <w:t xml:space="preserve">at </w:t>
      </w:r>
      <w:r w:rsidR="00A1461A" w:rsidRPr="00035949">
        <w:rPr>
          <w:i/>
        </w:rPr>
        <w:t>t</w:t>
      </w:r>
      <w:r w:rsidR="00A1461A" w:rsidRPr="00035949">
        <w:t>,</w:t>
      </w:r>
      <w:r w:rsidR="009D555C" w:rsidRPr="00035949">
        <w:rPr>
          <w:i/>
        </w:rPr>
        <w:t xml:space="preserve"> </w:t>
      </w:r>
      <w:r w:rsidR="009D555C" w:rsidRPr="00035949">
        <w:t xml:space="preserve">then </w:t>
      </w:r>
      <w:r w:rsidR="008A6944" w:rsidRPr="00035949">
        <w:rPr>
          <w:i/>
        </w:rPr>
        <w:t>c</w:t>
      </w:r>
      <w:r w:rsidR="009D555C" w:rsidRPr="00035949">
        <w:rPr>
          <w:i/>
        </w:rPr>
        <w:t xml:space="preserve"> </w:t>
      </w:r>
      <w:r w:rsidR="009D555C" w:rsidRPr="00035949">
        <w:t xml:space="preserve">is a </w:t>
      </w:r>
      <w:r w:rsidR="00FB129B" w:rsidRPr="00035949">
        <w:rPr>
          <w:i/>
        </w:rPr>
        <w:t>continuant</w:t>
      </w:r>
      <w:r w:rsidR="0076529D" w:rsidRPr="00035949">
        <w:rPr>
          <w:i/>
        </w:rPr>
        <w:t>.</w:t>
      </w:r>
      <w:r w:rsidR="0047147E" w:rsidRPr="00035949">
        <w:t xml:space="preserve"> [009-00</w:t>
      </w:r>
      <w:r w:rsidR="00A1461A" w:rsidRPr="00035949">
        <w:t>2</w:t>
      </w:r>
      <w:r w:rsidR="0047147E" w:rsidRPr="00035949">
        <w:t>]</w:t>
      </w:r>
      <w:r w:rsidRPr="00035949">
        <w:rPr>
          <w:rStyle w:val="Annotation"/>
        </w:rPr>
        <w:t>]</w:t>
      </w:r>
    </w:p>
    <w:p w14:paraId="13A984E0" w14:textId="4A7363BD" w:rsidR="00AC1A45" w:rsidRPr="00035949" w:rsidRDefault="004472FB">
      <w:pPr>
        <w:pStyle w:val="Specification"/>
      </w:pPr>
      <w:r w:rsidRPr="00035949">
        <w:rPr>
          <w:rStyle w:val="Annotation"/>
        </w:rPr>
        <w:t>a(continuant)[</w:t>
      </w:r>
      <w:r w:rsidR="00A1461A" w:rsidRPr="00035949">
        <w:rPr>
          <w:rStyle w:val="SpecificationType"/>
          <w:sz w:val="22"/>
        </w:rPr>
        <w:t>Axiom</w:t>
      </w:r>
      <w:r w:rsidR="00A1461A" w:rsidRPr="00035949">
        <w:rPr>
          <w:smallCaps/>
        </w:rPr>
        <w:t>:</w:t>
      </w:r>
      <w:r w:rsidR="00A1461A" w:rsidRPr="00035949">
        <w:t xml:space="preserve"> if </w:t>
      </w:r>
      <w:r w:rsidR="008A6944" w:rsidRPr="00035949">
        <w:rPr>
          <w:i/>
        </w:rPr>
        <w:t>b</w:t>
      </w:r>
      <w:r w:rsidR="00A1461A" w:rsidRPr="00035949">
        <w:rPr>
          <w:i/>
        </w:rPr>
        <w:t xml:space="preserve"> </w:t>
      </w:r>
      <w:r w:rsidR="00A1461A" w:rsidRPr="00035949">
        <w:t xml:space="preserve">is a </w:t>
      </w:r>
      <w:r w:rsidR="00A1461A" w:rsidRPr="00035949">
        <w:rPr>
          <w:i/>
        </w:rPr>
        <w:t>continuant</w:t>
      </w:r>
      <w:r w:rsidR="00A1461A" w:rsidRPr="00035949">
        <w:t xml:space="preserve"> and if, for some </w:t>
      </w:r>
      <w:r w:rsidR="00A1461A" w:rsidRPr="00035949">
        <w:rPr>
          <w:i/>
        </w:rPr>
        <w:t>t</w:t>
      </w:r>
      <w:r w:rsidR="00A1461A" w:rsidRPr="00035949">
        <w:t xml:space="preserve">, </w:t>
      </w:r>
      <w:r w:rsidR="008A6944" w:rsidRPr="00035949">
        <w:rPr>
          <w:i/>
        </w:rPr>
        <w:t>c</w:t>
      </w:r>
      <w:r w:rsidR="00A1461A" w:rsidRPr="00035949">
        <w:rPr>
          <w:i/>
        </w:rPr>
        <w:t xml:space="preserve"> </w:t>
      </w:r>
      <w:r w:rsidR="00F33687" w:rsidRPr="00035949">
        <w:rPr>
          <w:b/>
        </w:rPr>
        <w:t>has_</w:t>
      </w:r>
      <w:r w:rsidR="00A1461A" w:rsidRPr="00035949">
        <w:rPr>
          <w:b/>
        </w:rPr>
        <w:t>continuant_part</w:t>
      </w:r>
      <w:r w:rsidR="00A1461A" w:rsidRPr="00035949">
        <w:t xml:space="preserve"> </w:t>
      </w:r>
      <w:r w:rsidR="008A6944" w:rsidRPr="00035949">
        <w:rPr>
          <w:i/>
        </w:rPr>
        <w:t>b</w:t>
      </w:r>
      <w:r w:rsidR="00A1461A" w:rsidRPr="00035949">
        <w:rPr>
          <w:i/>
        </w:rPr>
        <w:t xml:space="preserve"> </w:t>
      </w:r>
      <w:r w:rsidR="00A1461A" w:rsidRPr="00035949">
        <w:t xml:space="preserve">at </w:t>
      </w:r>
      <w:r w:rsidR="00A1461A" w:rsidRPr="00035949">
        <w:rPr>
          <w:i/>
        </w:rPr>
        <w:t>t</w:t>
      </w:r>
      <w:r w:rsidR="00A1461A" w:rsidRPr="00035949">
        <w:t>,</w:t>
      </w:r>
      <w:r w:rsidR="00A1461A" w:rsidRPr="00035949">
        <w:rPr>
          <w:i/>
        </w:rPr>
        <w:t xml:space="preserve"> </w:t>
      </w:r>
      <w:r w:rsidR="00A1461A" w:rsidRPr="00035949">
        <w:t xml:space="preserve">then </w:t>
      </w:r>
      <w:r w:rsidR="008A6944" w:rsidRPr="00035949">
        <w:rPr>
          <w:i/>
        </w:rPr>
        <w:t>c</w:t>
      </w:r>
      <w:r w:rsidR="00A1461A" w:rsidRPr="00035949">
        <w:rPr>
          <w:i/>
        </w:rPr>
        <w:t xml:space="preserve"> </w:t>
      </w:r>
      <w:r w:rsidR="00A1461A" w:rsidRPr="00035949">
        <w:t xml:space="preserve">is a </w:t>
      </w:r>
      <w:r w:rsidR="00A1461A" w:rsidRPr="00035949">
        <w:rPr>
          <w:i/>
        </w:rPr>
        <w:t>continuant.</w:t>
      </w:r>
      <w:r w:rsidR="00A1461A" w:rsidRPr="00035949">
        <w:t xml:space="preserve"> [</w:t>
      </w:r>
      <w:r w:rsidR="00C31556" w:rsidRPr="00035949">
        <w:t>126-001</w:t>
      </w:r>
      <w:r w:rsidR="00A1461A" w:rsidRPr="00035949">
        <w:t>]</w:t>
      </w:r>
      <w:r w:rsidR="00A1461A" w:rsidRPr="00035949">
        <w:rPr>
          <w:rStyle w:val="Annotation"/>
        </w:rPr>
        <w:t>]</w:t>
      </w:r>
    </w:p>
    <w:p w14:paraId="695B39BF" w14:textId="671FA9AD" w:rsidR="0076529D" w:rsidRPr="00035949" w:rsidRDefault="00AC1A45">
      <w:r w:rsidRPr="00035949">
        <w:t>If an occurrent occupies</w:t>
      </w:r>
      <w:r w:rsidR="004A4F98" w:rsidRPr="00035949">
        <w:t>_temporal_region</w:t>
      </w:r>
      <w:r w:rsidRPr="00035949">
        <w:t xml:space="preserve"> a 2-minute temporal region, then the occurrent is the sum of two non-overlapping </w:t>
      </w:r>
      <w:r w:rsidRPr="00035949">
        <w:rPr>
          <w:b/>
        </w:rPr>
        <w:t>temporal parts</w:t>
      </w:r>
      <w:r w:rsidR="002C7B57" w:rsidRPr="00035949">
        <w:rPr>
          <w:b/>
        </w:rPr>
        <w:t xml:space="preserve"> </w:t>
      </w:r>
      <w:r w:rsidR="002C7B57" w:rsidRPr="00035949">
        <w:t>(see below)</w:t>
      </w:r>
      <w:r w:rsidRPr="00035949">
        <w:t>, each of 1-minute duration.</w:t>
      </w:r>
      <w:r w:rsidRPr="00035949">
        <w:rPr>
          <w:i/>
        </w:rPr>
        <w:t xml:space="preserve"> Continuants</w:t>
      </w:r>
      <w:r w:rsidRPr="00035949">
        <w:t xml:space="preserve"> have no </w:t>
      </w:r>
      <w:r w:rsidRPr="00035949">
        <w:rPr>
          <w:b/>
        </w:rPr>
        <w:t>temporal parts</w:t>
      </w:r>
      <w:r w:rsidRPr="00035949">
        <w:t xml:space="preserve"> in this sense. </w:t>
      </w:r>
    </w:p>
    <w:p w14:paraId="6BC35350" w14:textId="2B41B4BF" w:rsidR="003F7988" w:rsidRPr="00035949" w:rsidRDefault="003B08F5" w:rsidP="00414A41">
      <w:r w:rsidRPr="00035949">
        <w:rPr>
          <w:rStyle w:val="Annotation"/>
        </w:rPr>
        <w:t>n</w:t>
      </w:r>
      <w:r w:rsidR="00F33687" w:rsidRPr="00035949">
        <w:rPr>
          <w:rStyle w:val="Annotation"/>
        </w:rPr>
        <w:t>ote(</w:t>
      </w:r>
      <w:r w:rsidRPr="00035949">
        <w:rPr>
          <w:rStyle w:val="Annotation"/>
        </w:rPr>
        <w:t>ontology</w:t>
      </w:r>
      <w:r w:rsidR="00F33687" w:rsidRPr="00035949">
        <w:rPr>
          <w:rStyle w:val="Annotation"/>
        </w:rPr>
        <w:t>)[</w:t>
      </w:r>
      <w:r w:rsidR="003F7988" w:rsidRPr="00035949">
        <w:t xml:space="preserve">BFO’s treatment of continuants and occurrents – as also its treatment of regions, </w:t>
      </w:r>
      <w:r w:rsidR="00F33687" w:rsidRPr="00035949">
        <w:rPr>
          <w:rStyle w:val="Annotation"/>
        </w:rPr>
        <w:t>/</w:t>
      </w:r>
      <w:r w:rsidRPr="00035949">
        <w:rPr>
          <w:rStyle w:val="Annotation"/>
        </w:rPr>
        <w:t>*</w:t>
      </w:r>
      <w:r w:rsidR="003F7988" w:rsidRPr="00035949">
        <w:t xml:space="preserve">below – thus </w:t>
      </w:r>
      <w:r w:rsidRPr="00035949">
        <w:rPr>
          <w:rStyle w:val="Annotation"/>
        </w:rPr>
        <w:t>*/</w:t>
      </w:r>
      <w:r w:rsidR="003F7988" w:rsidRPr="00035949">
        <w:t>rests on a dichotomy between space and time,</w:t>
      </w:r>
      <w:r w:rsidR="008B6CDC" w:rsidRPr="00035949">
        <w:t xml:space="preserve"> and on the view that there are two perspectives on reality </w:t>
      </w:r>
      <w:r w:rsidR="00BD2F36" w:rsidRPr="00035949">
        <w:t>– earlier called the ‘SNAP’ and ‘SPAN’ perspectives, both of which are essential to the non-reductionist representation of reality as we understand it from the best available science</w:t>
      </w:r>
      <w:r w:rsidR="00551245" w:rsidRPr="00035949">
        <w:t xml:space="preserve"> [</w:t>
      </w:r>
      <w:r w:rsidR="00EC6A9C" w:rsidRPr="00035949">
        <w:fldChar w:fldCharType="begin"/>
      </w:r>
      <w:r w:rsidR="00EC6A9C" w:rsidRPr="00035949">
        <w:instrText xml:space="preserve"> REF _Ref309506188 \r \h  \* MERGEFORMAT </w:instrText>
      </w:r>
      <w:r w:rsidR="00EC6A9C" w:rsidRPr="00035949">
        <w:fldChar w:fldCharType="separate"/>
      </w:r>
      <w:r w:rsidR="000A7629">
        <w:t>30</w:t>
      </w:r>
      <w:r w:rsidR="00EC6A9C" w:rsidRPr="00035949">
        <w:fldChar w:fldCharType="end"/>
      </w:r>
      <w:r w:rsidR="00551245" w:rsidRPr="00035949">
        <w:t>]</w:t>
      </w:r>
      <w:r w:rsidR="00BD2F36" w:rsidRPr="00035949">
        <w:t>. At the same time, however, this</w:t>
      </w:r>
      <w:r w:rsidR="003F7988" w:rsidRPr="00035949">
        <w:t xml:space="preserve"> dichotomy </w:t>
      </w:r>
      <w:r w:rsidR="00BD2F36" w:rsidRPr="00035949">
        <w:t xml:space="preserve">itself </w:t>
      </w:r>
      <w:r w:rsidR="003F7988" w:rsidRPr="00035949">
        <w:t xml:space="preserve">needs to be understood in such a way as to be </w:t>
      </w:r>
      <w:r w:rsidR="00115280" w:rsidRPr="00035949">
        <w:t xml:space="preserve">consistent </w:t>
      </w:r>
      <w:r w:rsidR="003F7988" w:rsidRPr="00035949">
        <w:t xml:space="preserve">with </w:t>
      </w:r>
      <w:r w:rsidR="00BD2F36" w:rsidRPr="00035949">
        <w:t xml:space="preserve">those elements of our scientific understanding </w:t>
      </w:r>
      <w:r w:rsidR="0076529D" w:rsidRPr="00035949">
        <w:t xml:space="preserve">– including the physics of relativity – </w:t>
      </w:r>
      <w:r w:rsidR="00BD2F36" w:rsidRPr="00035949">
        <w:t xml:space="preserve">with which it might seem to stand in conflict. It must be consistent, above all, with </w:t>
      </w:r>
      <w:r w:rsidR="00E816FE" w:rsidRPr="00035949">
        <w:t xml:space="preserve">what we know from physics about the entanglements of space and time </w:t>
      </w:r>
      <w:r w:rsidR="0076529D" w:rsidRPr="00035949">
        <w:t xml:space="preserve">both </w:t>
      </w:r>
      <w:r w:rsidR="00E816FE" w:rsidRPr="00035949">
        <w:t xml:space="preserve">with each other, and with matter and causality. </w:t>
      </w:r>
      <w:r w:rsidR="00115280" w:rsidRPr="00035949">
        <w:t>The starting point for our approach</w:t>
      </w:r>
      <w:r w:rsidR="00BD2F36" w:rsidRPr="00035949">
        <w:t xml:space="preserve"> in this connection</w:t>
      </w:r>
      <w:r w:rsidR="00115280" w:rsidRPr="00035949">
        <w:t xml:space="preserve"> is well-captured by Simons:</w:t>
      </w:r>
    </w:p>
    <w:p w14:paraId="3F6018BA" w14:textId="7B9C0B2D" w:rsidR="00115280" w:rsidRPr="00035949" w:rsidRDefault="00115280" w:rsidP="00414A41">
      <w:pPr>
        <w:ind w:left="720"/>
        <w:rPr>
          <w:sz w:val="20"/>
        </w:rPr>
      </w:pPr>
      <w:r w:rsidRPr="00035949">
        <w:rPr>
          <w:sz w:val="20"/>
        </w:rPr>
        <w:t xml:space="preserve">the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035949">
        <w:rPr>
          <w:i/>
          <w:sz w:val="20"/>
        </w:rPr>
        <w:t xml:space="preserve">world-line </w:t>
      </w:r>
      <w:r w:rsidRPr="00035949">
        <w:rPr>
          <w:sz w:val="20"/>
        </w:rPr>
        <w:t xml:space="preserve">is a sum of events, all of which involve a single </w:t>
      </w:r>
      <w:r w:rsidRPr="00035949">
        <w:rPr>
          <w:i/>
          <w:sz w:val="20"/>
        </w:rPr>
        <w:t>material body</w:t>
      </w:r>
      <w:r w:rsidRPr="00035949">
        <w:rPr>
          <w:sz w:val="20"/>
        </w:rPr>
        <w:t xml:space="preserve">; any two events on the same world-line are </w:t>
      </w:r>
      <w:r w:rsidRPr="00035949">
        <w:rPr>
          <w:i/>
          <w:sz w:val="20"/>
        </w:rPr>
        <w:t xml:space="preserve">genidentical. </w:t>
      </w:r>
      <w:r w:rsidRPr="00035949">
        <w:rPr>
          <w:sz w:val="20"/>
        </w:rPr>
        <w:t xml:space="preserve">That which cannot be accelerated up to or beyond the speed of light is something with a non-zero mass. But only a continuant can have a mass. In like fashion, the </w:t>
      </w:r>
      <w:r w:rsidRPr="00035949">
        <w:rPr>
          <w:sz w:val="20"/>
        </w:rPr>
        <w:lastRenderedPageBreak/>
        <w:t>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035949">
        <w:rPr>
          <w:sz w:val="20"/>
        </w:rPr>
        <w:t>o</w:t>
      </w:r>
      <w:r w:rsidRPr="00035949">
        <w:rPr>
          <w:sz w:val="20"/>
        </w:rPr>
        <w:t xml:space="preserve"> which parts large continuants have at a given time have no absolute answer, but depend on fixing which events (such as gains and losses of parts) occur simultaneously. </w:t>
      </w:r>
      <w:r w:rsidR="001A6FFD" w:rsidRPr="00035949">
        <w:rPr>
          <w:sz w:val="20"/>
        </w:rPr>
        <w:t>Whether body of gas A detaches itself from a large star before, after, or simultaneously with the falling of body of gas B into the star, may depend on the inertial frame chosen. ([</w:t>
      </w:r>
      <w:r w:rsidR="00EC6A9C" w:rsidRPr="00035949">
        <w:fldChar w:fldCharType="begin"/>
      </w:r>
      <w:r w:rsidR="00EC6A9C" w:rsidRPr="00035949">
        <w:instrText xml:space="preserve"> REF _Ref309404666 \r \h  \* MERGEFORMAT </w:instrText>
      </w:r>
      <w:r w:rsidR="00EC6A9C" w:rsidRPr="00035949">
        <w:fldChar w:fldCharType="separate"/>
      </w:r>
      <w:ins w:id="81" w:author="Windows User" w:date="2017-12-14T22:26:00Z">
        <w:r w:rsidR="000A7629" w:rsidRPr="000A7629">
          <w:rPr>
            <w:sz w:val="20"/>
            <w:rPrChange w:id="82" w:author="Windows User" w:date="2017-12-14T22:26:00Z">
              <w:rPr/>
            </w:rPrChange>
          </w:rPr>
          <w:t>46</w:t>
        </w:r>
      </w:ins>
      <w:del w:id="83" w:author="Windows User" w:date="2017-12-14T22:26:00Z">
        <w:r w:rsidR="00F55F47" w:rsidRPr="001D54A5" w:rsidDel="000A7629">
          <w:rPr>
            <w:sz w:val="20"/>
          </w:rPr>
          <w:delText>46</w:delText>
        </w:r>
      </w:del>
      <w:r w:rsidR="00EC6A9C" w:rsidRPr="00035949">
        <w:fldChar w:fldCharType="end"/>
      </w:r>
      <w:r w:rsidR="001A6FFD" w:rsidRPr="00035949">
        <w:rPr>
          <w:sz w:val="20"/>
        </w:rPr>
        <w:t>], pp. 126 f.; compare also [</w:t>
      </w:r>
      <w:r w:rsidR="00EC6A9C" w:rsidRPr="00035949">
        <w:fldChar w:fldCharType="begin"/>
      </w:r>
      <w:r w:rsidR="00EC6A9C" w:rsidRPr="00035949">
        <w:instrText xml:space="preserve"> REF _Ref309506845 \r \h  \* MERGEFORMAT </w:instrText>
      </w:r>
      <w:r w:rsidR="00EC6A9C" w:rsidRPr="00035949">
        <w:fldChar w:fldCharType="separate"/>
      </w:r>
      <w:ins w:id="84" w:author="Windows User" w:date="2017-12-14T22:26:00Z">
        <w:r w:rsidR="000A7629" w:rsidRPr="000A7629">
          <w:rPr>
            <w:sz w:val="20"/>
            <w:rPrChange w:id="85" w:author="Windows User" w:date="2017-12-14T22:26:00Z">
              <w:rPr/>
            </w:rPrChange>
          </w:rPr>
          <w:t>55</w:t>
        </w:r>
      </w:ins>
      <w:del w:id="86" w:author="Windows User" w:date="2017-12-14T22:26:00Z">
        <w:r w:rsidR="00F55F47" w:rsidRPr="001D54A5" w:rsidDel="000A7629">
          <w:rPr>
            <w:sz w:val="20"/>
          </w:rPr>
          <w:delText>55</w:delText>
        </w:r>
      </w:del>
      <w:r w:rsidR="00EC6A9C" w:rsidRPr="00035949">
        <w:fldChar w:fldCharType="end"/>
      </w:r>
      <w:r w:rsidR="001A6FFD" w:rsidRPr="00035949">
        <w:rPr>
          <w:sz w:val="20"/>
        </w:rPr>
        <w:t>, pp. 128-32])</w:t>
      </w:r>
    </w:p>
    <w:p w14:paraId="64A16A5D" w14:textId="77777777" w:rsidR="00F33687" w:rsidRPr="00035949" w:rsidRDefault="001C2672" w:rsidP="00140957">
      <w:pPr>
        <w:pStyle w:val="Heading3"/>
      </w:pPr>
      <w:bookmarkStart w:id="87" w:name="_Toc501053076"/>
      <w:r w:rsidRPr="00035949">
        <w:t>Excursus on frames</w:t>
      </w:r>
      <w:bookmarkEnd w:id="87"/>
    </w:p>
    <w:p w14:paraId="1F7A66FA" w14:textId="551B91D2" w:rsidR="003F7988" w:rsidRPr="00035949" w:rsidRDefault="001A6FFD">
      <w:r w:rsidRPr="00035949">
        <w:t>The four dimensions of the spacetime continuum are not homogeneous</w:t>
      </w:r>
      <w:r w:rsidR="00AD71D8" w:rsidRPr="00035949">
        <w:t>.</w:t>
      </w:r>
      <w:r w:rsidRPr="00035949">
        <w:t xml:space="preserve"> </w:t>
      </w:r>
      <w:r w:rsidR="00AD71D8" w:rsidRPr="00035949">
        <w:t>R</w:t>
      </w:r>
      <w:r w:rsidRPr="00035949">
        <w:t>ather there is one time-like and three space-like dimensions</w:t>
      </w:r>
      <w:r w:rsidR="001C2672" w:rsidRPr="00035949">
        <w:t>. T</w:t>
      </w:r>
      <w:r w:rsidRPr="00035949">
        <w:t xml:space="preserve">his </w:t>
      </w:r>
      <w:r w:rsidR="001C2672" w:rsidRPr="00035949">
        <w:t xml:space="preserve">heterogeneity is </w:t>
      </w:r>
      <w:r w:rsidRPr="00035949">
        <w:t>suffic</w:t>
      </w:r>
      <w:r w:rsidR="001C2672" w:rsidRPr="00035949">
        <w:t>ient,</w:t>
      </w:r>
      <w:r w:rsidRPr="00035949">
        <w:t xml:space="preserve"> for the purposes of BFO</w:t>
      </w:r>
      <w:r w:rsidR="001C2672" w:rsidRPr="00035949">
        <w:t>,</w:t>
      </w:r>
      <w:r w:rsidRPr="00035949">
        <w:t xml:space="preserve"> </w:t>
      </w:r>
      <w:r w:rsidR="001C2672" w:rsidRPr="00035949">
        <w:t xml:space="preserve">to justify our </w:t>
      </w:r>
      <w:r w:rsidRPr="00035949">
        <w:t>divi</w:t>
      </w:r>
      <w:r w:rsidR="001C2672" w:rsidRPr="00035949">
        <w:t>sion of</w:t>
      </w:r>
      <w:r w:rsidRPr="00035949">
        <w:t xml:space="preserve"> reality in a way that distinguishes spatial and temporal regions. </w:t>
      </w:r>
      <w:r w:rsidR="001C2672" w:rsidRPr="00035949">
        <w:t xml:space="preserve">In a future version, however, we will </w:t>
      </w:r>
      <w:r w:rsidRPr="00035949">
        <w:t xml:space="preserve">need to do justice to the fact that there are multiple ways of dividing up the spacetime continuum into spatial and temporal regions, corresponding to multiple frames that might be used by different observers. </w:t>
      </w:r>
      <w:r w:rsidR="001C2672" w:rsidRPr="00035949">
        <w:t>We believe that c</w:t>
      </w:r>
      <w:r w:rsidR="0076529D" w:rsidRPr="00035949">
        <w:t>urrent users of BFO are not dealing with the sorts of physical data for which frame dependence is an issue</w:t>
      </w:r>
      <w:r w:rsidR="001C2672" w:rsidRPr="00035949">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entities are </w:t>
      </w:r>
      <w:r w:rsidR="001C2672" w:rsidRPr="00035949">
        <w:rPr>
          <w:i/>
        </w:rPr>
        <w:t>intrinsic</w:t>
      </w:r>
      <w:r w:rsidR="001C2672" w:rsidRPr="00035949">
        <w:t xml:space="preserve">, in the sense that if </w:t>
      </w:r>
      <w:r w:rsidR="008A6944" w:rsidRPr="00035949">
        <w:rPr>
          <w:i/>
        </w:rPr>
        <w:t>b</w:t>
      </w:r>
      <w:r w:rsidR="001C2672" w:rsidRPr="00035949">
        <w:rPr>
          <w:i/>
        </w:rPr>
        <w:t xml:space="preserve"> </w:t>
      </w:r>
      <w:r w:rsidR="001C2672" w:rsidRPr="00035949">
        <w:t xml:space="preserve">is part of </w:t>
      </w:r>
      <w:r w:rsidR="008A6944" w:rsidRPr="00035949">
        <w:rPr>
          <w:i/>
        </w:rPr>
        <w:t>c</w:t>
      </w:r>
      <w:r w:rsidR="001C2672" w:rsidRPr="00035949">
        <w:rPr>
          <w:i/>
        </w:rPr>
        <w:t xml:space="preserve"> </w:t>
      </w:r>
      <w:r w:rsidR="001C2672" w:rsidRPr="00035949">
        <w:t xml:space="preserve">at some time in one frame, then </w:t>
      </w:r>
      <w:r w:rsidR="008A6944" w:rsidRPr="00035949">
        <w:rPr>
          <w:i/>
        </w:rPr>
        <w:t>b</w:t>
      </w:r>
      <w:r w:rsidR="001C2672" w:rsidRPr="00035949">
        <w:rPr>
          <w:i/>
        </w:rPr>
        <w:t xml:space="preserve"> </w:t>
      </w:r>
      <w:r w:rsidR="001C2672" w:rsidRPr="00035949">
        <w:t xml:space="preserve">is part of </w:t>
      </w:r>
      <w:r w:rsidR="008A6944" w:rsidRPr="00035949">
        <w:rPr>
          <w:i/>
        </w:rPr>
        <w:t>c</w:t>
      </w:r>
      <w:r w:rsidR="001C2672" w:rsidRPr="00035949">
        <w:rPr>
          <w:i/>
        </w:rPr>
        <w:t xml:space="preserve"> </w:t>
      </w:r>
      <w:r w:rsidR="001C2672" w:rsidRPr="00035949">
        <w:t xml:space="preserve">at some time in all frames. </w:t>
      </w:r>
      <w:r w:rsidR="00F33687" w:rsidRPr="00035949">
        <w:rPr>
          <w:rStyle w:val="Annotation"/>
        </w:rPr>
        <w:t>]</w:t>
      </w:r>
    </w:p>
    <w:p w14:paraId="35CD3B98" w14:textId="77777777" w:rsidR="00F33687" w:rsidRPr="00035949" w:rsidRDefault="00921592">
      <w:pPr>
        <w:pStyle w:val="Heading2"/>
      </w:pPr>
      <w:bookmarkStart w:id="88" w:name="_Toc313270692"/>
      <w:bookmarkStart w:id="89" w:name="_Toc501053077"/>
      <w:r w:rsidRPr="00035949">
        <w:t>Relation of specific dependence</w:t>
      </w:r>
      <w:bookmarkEnd w:id="88"/>
      <w:bookmarkEnd w:id="89"/>
    </w:p>
    <w:p w14:paraId="1D740798" w14:textId="11543CFB" w:rsidR="00B14899" w:rsidRPr="00035949" w:rsidRDefault="001A6FFD" w:rsidP="00B14899">
      <w:r w:rsidRPr="00035949">
        <w:t>Specific dependence is a relation</w:t>
      </w:r>
      <w:r w:rsidR="004F50ED" w:rsidRPr="00035949">
        <w:t xml:space="preserve"> (henceforth: </w:t>
      </w:r>
      <w:r w:rsidR="004F50ED" w:rsidRPr="00035949">
        <w:rPr>
          <w:b/>
        </w:rPr>
        <w:t>s-depends on</w:t>
      </w:r>
      <w:r w:rsidR="004F50ED" w:rsidRPr="00035949">
        <w:t xml:space="preserve">) </w:t>
      </w:r>
      <w:r w:rsidR="00B4578B" w:rsidRPr="00035949">
        <w:t xml:space="preserve">that obtains </w:t>
      </w:r>
      <w:r w:rsidRPr="00035949">
        <w:t xml:space="preserve">between </w:t>
      </w:r>
      <w:r w:rsidR="00B4578B" w:rsidRPr="00035949">
        <w:t xml:space="preserve">one entity and another when the first entity cannot exist unless the second entity exists also. </w:t>
      </w:r>
      <w:r w:rsidR="008A2C01" w:rsidRPr="00035949">
        <w:t xml:space="preserve">This relation can be either one-sided, in the sense that </w:t>
      </w:r>
      <w:r w:rsidR="008A6944" w:rsidRPr="00035949">
        <w:rPr>
          <w:i/>
        </w:rPr>
        <w:t>b</w:t>
      </w:r>
      <w:r w:rsidR="008A2C01" w:rsidRPr="00035949">
        <w:t xml:space="preserve"> </w:t>
      </w:r>
      <w:r w:rsidR="008A258E" w:rsidRPr="00035949">
        <w:rPr>
          <w:b/>
        </w:rPr>
        <w:t>s-depends_on</w:t>
      </w:r>
      <w:r w:rsidR="008A2C01" w:rsidRPr="00035949">
        <w:t xml:space="preserve"> </w:t>
      </w:r>
      <w:r w:rsidR="008A6944" w:rsidRPr="00035949">
        <w:rPr>
          <w:i/>
        </w:rPr>
        <w:t>c</w:t>
      </w:r>
      <w:r w:rsidR="008A2C01" w:rsidRPr="00035949">
        <w:t>, but not (</w:t>
      </w:r>
      <w:r w:rsidR="008A6944" w:rsidRPr="00035949">
        <w:rPr>
          <w:i/>
        </w:rPr>
        <w:t>c</w:t>
      </w:r>
      <w:r w:rsidR="008A2C01" w:rsidRPr="00035949">
        <w:t xml:space="preserve"> </w:t>
      </w:r>
      <w:r w:rsidR="008A258E" w:rsidRPr="00035949">
        <w:rPr>
          <w:b/>
        </w:rPr>
        <w:t>s-depends_on</w:t>
      </w:r>
      <w:r w:rsidR="008A2C01" w:rsidRPr="00035949">
        <w:t xml:space="preserve"> </w:t>
      </w:r>
      <w:r w:rsidR="008A6944" w:rsidRPr="00035949">
        <w:rPr>
          <w:i/>
        </w:rPr>
        <w:t>b</w:t>
      </w:r>
      <w:r w:rsidR="008A2C01" w:rsidRPr="00035949">
        <w:t xml:space="preserve">), or </w:t>
      </w:r>
      <w:r w:rsidR="00CF308A" w:rsidRPr="00035949">
        <w:t>re</w:t>
      </w:r>
      <w:r w:rsidR="00BE0D85" w:rsidRPr="00035949">
        <w:t>c</w:t>
      </w:r>
      <w:r w:rsidR="00CF308A" w:rsidRPr="00035949">
        <w:t>iproc</w:t>
      </w:r>
      <w:r w:rsidR="00BE0D85" w:rsidRPr="00035949">
        <w:t>al</w:t>
      </w:r>
      <w:r w:rsidR="008A2C01" w:rsidRPr="00035949">
        <w:t xml:space="preserve"> where </w:t>
      </w:r>
      <w:r w:rsidR="008A6944" w:rsidRPr="00035949">
        <w:rPr>
          <w:i/>
        </w:rPr>
        <w:t>b</w:t>
      </w:r>
      <w:r w:rsidR="008A2C01" w:rsidRPr="00035949">
        <w:t xml:space="preserve"> and </w:t>
      </w:r>
      <w:r w:rsidR="008A6944" w:rsidRPr="00035949">
        <w:rPr>
          <w:i/>
        </w:rPr>
        <w:t>c</w:t>
      </w:r>
      <w:r w:rsidR="008A2C01" w:rsidRPr="00035949">
        <w:t xml:space="preserve"> </w:t>
      </w:r>
      <w:r w:rsidR="008A258E" w:rsidRPr="00035949">
        <w:rPr>
          <w:b/>
        </w:rPr>
        <w:t>s-depend_on</w:t>
      </w:r>
      <w:r w:rsidR="008A2C01" w:rsidRPr="00035949">
        <w:t xml:space="preserve"> each other. </w:t>
      </w:r>
      <w:r w:rsidR="00B9758D" w:rsidRPr="00035949">
        <w:t>There are cases where a single</w:t>
      </w:r>
      <w:r w:rsidR="008A2C01" w:rsidRPr="00035949">
        <w:t xml:space="preserve"> entity </w:t>
      </w:r>
      <w:r w:rsidR="00B9758D" w:rsidRPr="00035949">
        <w:t xml:space="preserve">is </w:t>
      </w:r>
      <w:r w:rsidR="008A2C01" w:rsidRPr="00035949">
        <w:t>s-dependent on multiple other entities in either or both senses of ‘s-dependence’.</w:t>
      </w:r>
      <w:r w:rsidR="00BE0D85" w:rsidRPr="00035949">
        <w:t xml:space="preserve"> </w:t>
      </w:r>
      <w:bookmarkStart w:id="90" w:name="OLE_LINK43"/>
      <w:bookmarkStart w:id="91" w:name="OLE_LINK44"/>
      <w:bookmarkStart w:id="92" w:name="OLE_LINK45"/>
      <w:bookmarkStart w:id="93" w:name="OLE_LINK46"/>
      <w:r w:rsidR="00B14899" w:rsidRPr="00035949">
        <w:t>In a future version of BFO, further varieties of dependence will be defined, including </w:t>
      </w:r>
      <w:r w:rsidR="00B14899" w:rsidRPr="00035949">
        <w:rPr>
          <w:b/>
          <w:bCs/>
        </w:rPr>
        <w:t>boundary dependence</w:t>
      </w:r>
      <w:r w:rsidR="00B14899" w:rsidRPr="00035949">
        <w:rPr>
          <w:i/>
          <w:iCs/>
        </w:rPr>
        <w:t> </w:t>
      </w:r>
      <w:r w:rsidR="00B14899" w:rsidRPr="00035949">
        <w:t>which holds between entities of lower dimension and the higher-dimensional entities which they bound. On the distinction between boundary dependence and specific dependence see [</w:t>
      </w:r>
      <w:r w:rsidR="00392F9A" w:rsidRPr="00035949">
        <w:t>72</w:t>
      </w:r>
      <w:r w:rsidR="00B14899" w:rsidRPr="00035949">
        <w:t>].</w:t>
      </w:r>
    </w:p>
    <w:bookmarkEnd w:id="90"/>
    <w:bookmarkEnd w:id="91"/>
    <w:bookmarkEnd w:id="92"/>
    <w:bookmarkEnd w:id="93"/>
    <w:p w14:paraId="11AADCFC" w14:textId="758E80D6" w:rsidR="00D924FF" w:rsidRPr="00035949" w:rsidRDefault="007E43E6">
      <w:pPr>
        <w:pStyle w:val="Specification"/>
        <w:rPr>
          <w:b/>
        </w:rPr>
      </w:pPr>
      <w:r w:rsidRPr="00035949">
        <w:rPr>
          <w:rStyle w:val="Annotation"/>
        </w:rPr>
        <w:lastRenderedPageBreak/>
        <w:t>a(s-depend</w:t>
      </w:r>
      <w:r w:rsidR="00CF308A" w:rsidRPr="00035949">
        <w:rPr>
          <w:rStyle w:val="Annotation"/>
        </w:rPr>
        <w:t>s on</w:t>
      </w:r>
      <w:r w:rsidRPr="00035949">
        <w:rPr>
          <w:rStyle w:val="Annotation"/>
        </w:rPr>
        <w:t>)[</w:t>
      </w:r>
      <w:r w:rsidR="00236D40" w:rsidRPr="00035949">
        <w:rPr>
          <w:rStyle w:val="SpecificationType"/>
          <w:sz w:val="22"/>
        </w:rPr>
        <w:t>Elucidation</w:t>
      </w:r>
      <w:r w:rsidR="00236D40" w:rsidRPr="00035949">
        <w:rPr>
          <w:smallCaps/>
        </w:rPr>
        <w:t>:</w:t>
      </w:r>
      <w:r w:rsidR="00170E26" w:rsidRPr="00035949">
        <w:t xml:space="preserve"> To say that </w:t>
      </w:r>
      <w:r w:rsidR="006F01B6" w:rsidRPr="00035949">
        <w:rPr>
          <w:i/>
        </w:rPr>
        <w:t>b</w:t>
      </w:r>
      <w:r w:rsidR="00536BF5" w:rsidRPr="00035949">
        <w:rPr>
          <w:i/>
        </w:rPr>
        <w:t xml:space="preserve"> </w:t>
      </w:r>
      <w:r w:rsidR="008A258E" w:rsidRPr="00035949">
        <w:rPr>
          <w:b/>
        </w:rPr>
        <w:t>s-depends_on</w:t>
      </w:r>
      <w:r w:rsidR="00536BF5" w:rsidRPr="00035949">
        <w:rPr>
          <w:b/>
        </w:rPr>
        <w:t xml:space="preserve"> </w:t>
      </w:r>
      <w:r w:rsidR="007140D7">
        <w:rPr>
          <w:i/>
        </w:rPr>
        <w:t>c</w:t>
      </w:r>
      <w:r w:rsidR="00144077" w:rsidRPr="00035949">
        <w:rPr>
          <w:i/>
        </w:rPr>
        <w:t xml:space="preserve"> </w:t>
      </w:r>
      <w:r w:rsidR="00B9758D" w:rsidRPr="00035949">
        <w:rPr>
          <w:b/>
        </w:rPr>
        <w:t xml:space="preserve">at </w:t>
      </w:r>
      <w:r w:rsidR="00B9758D" w:rsidRPr="00035949">
        <w:rPr>
          <w:i/>
        </w:rPr>
        <w:t xml:space="preserve">t </w:t>
      </w:r>
      <w:r w:rsidR="00170E26" w:rsidRPr="00035949">
        <w:t>is to say that</w:t>
      </w:r>
      <w:r w:rsidR="00CF7DCA" w:rsidRPr="00035949">
        <w:rPr>
          <w:b/>
        </w:rPr>
        <w:t xml:space="preserve"> </w:t>
      </w:r>
      <w:r w:rsidR="00D924FF" w:rsidRPr="00035949">
        <w:rPr>
          <w:b/>
        </w:rPr>
        <w:tab/>
      </w:r>
    </w:p>
    <w:p w14:paraId="62EC633F" w14:textId="0594C1DC" w:rsidR="00397247" w:rsidRPr="00035949" w:rsidRDefault="006F01B6" w:rsidP="00140957">
      <w:pPr>
        <w:pStyle w:val="SpecificationInternal"/>
        <w:ind w:left="1440"/>
      </w:pPr>
      <w:r w:rsidRPr="00035949">
        <w:t>b</w:t>
      </w:r>
      <w:r w:rsidR="00CF7DCA" w:rsidRPr="00035949">
        <w:t xml:space="preserve"> and </w:t>
      </w:r>
      <w:r w:rsidRPr="00035949">
        <w:t>c</w:t>
      </w:r>
      <w:r w:rsidR="00CF7DCA" w:rsidRPr="00035949">
        <w:t xml:space="preserve"> do not share common parts </w:t>
      </w:r>
    </w:p>
    <w:p w14:paraId="21A84E77" w14:textId="62C0A529" w:rsidR="003D5797" w:rsidRPr="00035949" w:rsidRDefault="00397247" w:rsidP="00140957">
      <w:pPr>
        <w:pStyle w:val="SpecificationInternal"/>
        <w:ind w:left="1440"/>
      </w:pPr>
      <w:r w:rsidRPr="00035949">
        <w:t xml:space="preserve">&amp; </w:t>
      </w:r>
      <w:r w:rsidR="006F01B6" w:rsidRPr="00035949">
        <w:t>b</w:t>
      </w:r>
      <w:r w:rsidR="007E2B9F" w:rsidRPr="00035949">
        <w:t xml:space="preserve"> </w:t>
      </w:r>
      <w:r w:rsidR="00170E26" w:rsidRPr="00035949">
        <w:t xml:space="preserve">is </w:t>
      </w:r>
      <w:r w:rsidR="00601C8D" w:rsidRPr="00035949">
        <w:t xml:space="preserve">of </w:t>
      </w:r>
      <w:r w:rsidR="00E54746">
        <w:t>a</w:t>
      </w:r>
      <w:r w:rsidR="00E54746" w:rsidRPr="00035949">
        <w:t xml:space="preserve"> </w:t>
      </w:r>
      <w:r w:rsidR="00601C8D" w:rsidRPr="00035949">
        <w:t>nature</w:t>
      </w:r>
      <w:r w:rsidR="00170E26" w:rsidRPr="00035949">
        <w:t xml:space="preserve"> such that</w:t>
      </w:r>
      <w:r w:rsidR="00CF7DCA" w:rsidRPr="00035949">
        <w:t xml:space="preserve"> it cannot </w:t>
      </w:r>
      <w:r w:rsidR="00144077" w:rsidRPr="00035949">
        <w:t>exist</w:t>
      </w:r>
      <w:r w:rsidR="00CF7DCA" w:rsidRPr="00035949">
        <w:t xml:space="preserve"> unless </w:t>
      </w:r>
      <w:r w:rsidR="006F01B6" w:rsidRPr="00035949">
        <w:t>c</w:t>
      </w:r>
      <w:r w:rsidR="00144077" w:rsidRPr="00035949">
        <w:t xml:space="preserve"> exists</w:t>
      </w:r>
      <w:r w:rsidR="00416AC8" w:rsidRPr="00035949">
        <w:t xml:space="preserve"> </w:t>
      </w:r>
    </w:p>
    <w:p w14:paraId="50D6F842" w14:textId="19E99DAE" w:rsidR="00F71FE0" w:rsidRPr="00035949" w:rsidRDefault="003D5797" w:rsidP="002C3C89">
      <w:pPr>
        <w:pStyle w:val="SpecificationInternal"/>
        <w:ind w:left="1440"/>
      </w:pPr>
      <w:r w:rsidRPr="00035949">
        <w:t xml:space="preserve">&amp; </w:t>
      </w:r>
      <w:r w:rsidR="006F01B6" w:rsidRPr="00035949">
        <w:t>b</w:t>
      </w:r>
      <w:r w:rsidRPr="00035949">
        <w:t xml:space="preserve"> is not a boundary of </w:t>
      </w:r>
      <w:r w:rsidR="006F01B6" w:rsidRPr="00035949">
        <w:t>c</w:t>
      </w:r>
      <w:r w:rsidRPr="00035949">
        <w:t xml:space="preserve"> and </w:t>
      </w:r>
      <w:r w:rsidR="006F01B6" w:rsidRPr="00035949">
        <w:t>b</w:t>
      </w:r>
      <w:r w:rsidRPr="00035949">
        <w:t xml:space="preserve"> is not a site of which </w:t>
      </w:r>
      <w:r w:rsidR="006F01B6" w:rsidRPr="00035949">
        <w:t>c</w:t>
      </w:r>
      <w:r w:rsidRPr="00035949">
        <w:t xml:space="preserve"> is the host </w:t>
      </w:r>
      <w:bookmarkStart w:id="94" w:name="OLE_LINK6"/>
      <w:bookmarkStart w:id="95" w:name="OLE_LINK7"/>
      <w:r w:rsidR="00416AC8" w:rsidRPr="00035949">
        <w:t>[</w:t>
      </w:r>
      <w:r w:rsidR="00EC6A9C" w:rsidRPr="00035949">
        <w:fldChar w:fldCharType="begin"/>
      </w:r>
      <w:r w:rsidR="00EC6A9C" w:rsidRPr="00035949">
        <w:instrText xml:space="preserve"> REF _Ref309832797 \r \h  \* MERGEFORMAT </w:instrText>
      </w:r>
      <w:r w:rsidR="00EC6A9C" w:rsidRPr="00035949">
        <w:fldChar w:fldCharType="separate"/>
      </w:r>
      <w:r w:rsidR="000A7629">
        <w:t>64</w:t>
      </w:r>
      <w:r w:rsidR="00EC6A9C" w:rsidRPr="00035949">
        <w:fldChar w:fldCharType="end"/>
      </w:r>
      <w:r w:rsidR="00416AC8" w:rsidRPr="00035949">
        <w:t>]</w:t>
      </w:r>
      <w:bookmarkEnd w:id="94"/>
      <w:bookmarkEnd w:id="95"/>
      <w:r w:rsidR="00CF7DCA" w:rsidRPr="00035949">
        <w:t xml:space="preserve">. </w:t>
      </w:r>
      <w:r w:rsidR="0047147E" w:rsidRPr="00035949">
        <w:t>[012-00</w:t>
      </w:r>
      <w:r w:rsidR="008C12CB" w:rsidRPr="00035949">
        <w:t>2</w:t>
      </w:r>
      <w:r w:rsidR="0047147E" w:rsidRPr="00035949">
        <w:t>]</w:t>
      </w:r>
      <w:r w:rsidR="007E43E6" w:rsidRPr="00035949">
        <w:rPr>
          <w:rStyle w:val="Annotation"/>
          <w:i w:val="0"/>
          <w:iCs w:val="0"/>
          <w:vanish w:val="0"/>
          <w:color w:val="000000"/>
        </w:rPr>
        <w:t>]</w:t>
      </w:r>
    </w:p>
    <w:p w14:paraId="61FECB53" w14:textId="77777777" w:rsidR="001C76CF" w:rsidRPr="00035949" w:rsidRDefault="007E43E6">
      <w:pPr>
        <w:pStyle w:val="Specification"/>
      </w:pPr>
      <w:r w:rsidRPr="00035949">
        <w:rPr>
          <w:rStyle w:val="Annotation"/>
        </w:rPr>
        <w:t>as(s-depend</w:t>
      </w:r>
      <w:r w:rsidR="00CF308A" w:rsidRPr="00035949">
        <w:rPr>
          <w:rStyle w:val="Annotation"/>
        </w:rPr>
        <w:t>s on</w:t>
      </w:r>
      <w:r w:rsidRPr="00035949">
        <w:rPr>
          <w:rStyle w:val="Annotation"/>
        </w:rPr>
        <w:t>)[</w:t>
      </w:r>
      <w:r w:rsidR="001C76CF" w:rsidRPr="00035949">
        <w:rPr>
          <w:rStyle w:val="SpecificationType"/>
          <w:sz w:val="22"/>
        </w:rPr>
        <w:t>Domain</w:t>
      </w:r>
      <w:r w:rsidR="001C76CF" w:rsidRPr="00035949">
        <w:t xml:space="preserve">: </w:t>
      </w:r>
      <w:r w:rsidR="004F50ED" w:rsidRPr="00035949">
        <w:rPr>
          <w:i/>
        </w:rPr>
        <w:t xml:space="preserve">specifically </w:t>
      </w:r>
      <w:r w:rsidR="001C76CF" w:rsidRPr="00035949">
        <w:rPr>
          <w:i/>
        </w:rPr>
        <w:t>dependent continuant</w:t>
      </w:r>
      <w:r w:rsidRPr="00035949">
        <w:rPr>
          <w:rStyle w:val="Annotation"/>
        </w:rPr>
        <w:t>\</w:t>
      </w:r>
      <w:r w:rsidR="001C76CF" w:rsidRPr="00035949">
        <w:t xml:space="preserve">; </w:t>
      </w:r>
      <w:r w:rsidR="001C76CF" w:rsidRPr="00035949">
        <w:rPr>
          <w:i/>
        </w:rPr>
        <w:t>process</w:t>
      </w:r>
      <w:r w:rsidR="00203244" w:rsidRPr="00035949">
        <w:t xml:space="preserve">; </w:t>
      </w:r>
      <w:r w:rsidR="00203244" w:rsidRPr="00035949">
        <w:rPr>
          <w:i/>
        </w:rPr>
        <w:t>process boundary</w:t>
      </w:r>
      <w:r w:rsidRPr="00035949">
        <w:rPr>
          <w:rStyle w:val="Annotation"/>
        </w:rPr>
        <w:t>]</w:t>
      </w:r>
    </w:p>
    <w:p w14:paraId="06CB16B5" w14:textId="77777777" w:rsidR="001C76CF" w:rsidRPr="00035949" w:rsidRDefault="001C76CF">
      <w:pPr>
        <w:pStyle w:val="Specification"/>
      </w:pPr>
      <w:r w:rsidRPr="00035949">
        <w:rPr>
          <w:rStyle w:val="SpecificationType"/>
          <w:sz w:val="22"/>
        </w:rPr>
        <w:t>Range</w:t>
      </w:r>
      <w:r w:rsidRPr="00035949">
        <w:t xml:space="preserve">: </w:t>
      </w:r>
    </w:p>
    <w:p w14:paraId="3832D248" w14:textId="1CDD677F" w:rsidR="001C76CF" w:rsidRPr="001D54A5" w:rsidRDefault="006B4E2E">
      <w:pPr>
        <w:pStyle w:val="Specification"/>
        <w:rPr>
          <w:i/>
        </w:rPr>
      </w:pPr>
      <w:r w:rsidRPr="00035949">
        <w:rPr>
          <w:rStyle w:val="Annotation"/>
        </w:rPr>
        <w:t>range(s-depend</w:t>
      </w:r>
      <w:r w:rsidR="00CF308A" w:rsidRPr="00035949">
        <w:rPr>
          <w:rStyle w:val="Annotation"/>
        </w:rPr>
        <w:t>s on</w:t>
      </w:r>
      <w:r w:rsidRPr="00035949">
        <w:rPr>
          <w:rStyle w:val="Annotation"/>
        </w:rPr>
        <w:t>)[</w:t>
      </w:r>
      <w:r w:rsidR="001C76CF" w:rsidRPr="00035949">
        <w:t xml:space="preserve">for one-sided s-dependence: </w:t>
      </w:r>
      <w:r w:rsidR="001C76CF" w:rsidRPr="00035949">
        <w:rPr>
          <w:i/>
        </w:rPr>
        <w:t>independent continuant</w:t>
      </w:r>
      <w:r w:rsidR="001C76CF" w:rsidRPr="00035949">
        <w:t>;</w:t>
      </w:r>
      <w:r w:rsidRPr="00035949">
        <w:rPr>
          <w:rStyle w:val="Annotation"/>
        </w:rPr>
        <w:t>]</w:t>
      </w:r>
      <w:r w:rsidR="001C76CF" w:rsidRPr="00035949">
        <w:t xml:space="preserve"> </w:t>
      </w:r>
      <w:r w:rsidR="003E6A48">
        <w:rPr>
          <w:i/>
        </w:rPr>
        <w:t>process</w:t>
      </w:r>
    </w:p>
    <w:p w14:paraId="10B9D44C" w14:textId="77777777" w:rsidR="00F71FE0" w:rsidRPr="00035949" w:rsidRDefault="006B4E2E">
      <w:pPr>
        <w:pStyle w:val="Specification"/>
      </w:pPr>
      <w:r w:rsidRPr="00035949">
        <w:rPr>
          <w:rStyle w:val="Annotation"/>
        </w:rPr>
        <w:t>range(s-depend</w:t>
      </w:r>
      <w:r w:rsidR="00CF308A" w:rsidRPr="00035949">
        <w:rPr>
          <w:rStyle w:val="Annotation"/>
        </w:rPr>
        <w:t>s on</w:t>
      </w:r>
      <w:r w:rsidRPr="00035949">
        <w:rPr>
          <w:rStyle w:val="Annotation"/>
        </w:rPr>
        <w:t>)[</w:t>
      </w:r>
      <w:r w:rsidR="001C76CF" w:rsidRPr="00035949">
        <w:t xml:space="preserve">for reciprocal s-dependence: </w:t>
      </w:r>
      <w:r w:rsidR="001C76CF" w:rsidRPr="00035949">
        <w:rPr>
          <w:i/>
        </w:rPr>
        <w:t>dependent continuant</w:t>
      </w:r>
      <w:r w:rsidRPr="00035949">
        <w:rPr>
          <w:rStyle w:val="Annotation"/>
        </w:rPr>
        <w:t>\</w:t>
      </w:r>
      <w:r w:rsidR="001C76CF" w:rsidRPr="00035949">
        <w:t xml:space="preserve">; </w:t>
      </w:r>
      <w:r w:rsidR="001C76CF" w:rsidRPr="00035949">
        <w:rPr>
          <w:i/>
        </w:rPr>
        <w:t>process</w:t>
      </w:r>
      <w:r w:rsidRPr="00035949">
        <w:rPr>
          <w:rStyle w:val="Annotation"/>
        </w:rPr>
        <w:t>]</w:t>
      </w:r>
    </w:p>
    <w:p w14:paraId="61ABC250" w14:textId="77777777" w:rsidR="00AD0167" w:rsidRDefault="000123EA">
      <w:pPr>
        <w:pStyle w:val="Specification"/>
      </w:pPr>
      <w:r w:rsidRPr="00035949">
        <w:rPr>
          <w:rStyle w:val="Annotation"/>
        </w:rPr>
        <w:t>as(s-depend</w:t>
      </w:r>
      <w:r w:rsidR="00CF308A" w:rsidRPr="00035949">
        <w:rPr>
          <w:rStyle w:val="Annotation"/>
        </w:rPr>
        <w:t>s on</w:t>
      </w:r>
      <w:r w:rsidRPr="00035949">
        <w:rPr>
          <w:rStyle w:val="Annotation"/>
        </w:rPr>
        <w:t>)[</w:t>
      </w:r>
      <w:r w:rsidR="00B4578B" w:rsidRPr="00035949">
        <w:rPr>
          <w:rStyle w:val="SpecificationType"/>
          <w:sz w:val="22"/>
        </w:rPr>
        <w:t>Examples</w:t>
      </w:r>
      <w:r w:rsidR="003E6A48" w:rsidRPr="005C2DFA">
        <w:rPr>
          <w:rStyle w:val="SpecificationType"/>
          <w:smallCaps w:val="0"/>
          <w:sz w:val="22"/>
        </w:rPr>
        <w:t xml:space="preserve"> (for one-sided dependence)</w:t>
      </w:r>
      <w:r w:rsidR="00B4578B" w:rsidRPr="00035949">
        <w:rPr>
          <w:smallCaps/>
        </w:rPr>
        <w:t xml:space="preserve">: </w:t>
      </w:r>
      <w:r w:rsidR="004F50ED" w:rsidRPr="00035949">
        <w:rPr>
          <w:smallCaps/>
        </w:rPr>
        <w:t xml:space="preserve">A </w:t>
      </w:r>
      <w:r w:rsidR="00763242" w:rsidRPr="00035949">
        <w:t xml:space="preserve">pain </w:t>
      </w:r>
      <w:r w:rsidR="008A258E" w:rsidRPr="00035949">
        <w:rPr>
          <w:b/>
        </w:rPr>
        <w:t>s-depends_on</w:t>
      </w:r>
      <w:r w:rsidR="00CF308A" w:rsidRPr="00035949">
        <w:t xml:space="preserve"> </w:t>
      </w:r>
      <w:r w:rsidR="00763242" w:rsidRPr="00035949">
        <w:t>the organism that is experiencing the pain</w:t>
      </w:r>
      <w:r w:rsidRPr="00035949">
        <w:rPr>
          <w:rStyle w:val="Annotation"/>
        </w:rPr>
        <w:t>\</w:t>
      </w:r>
      <w:r w:rsidR="00763242" w:rsidRPr="00035949">
        <w:t xml:space="preserve">, a </w:t>
      </w:r>
      <w:r w:rsidR="00CD5918" w:rsidRPr="00035949">
        <w:t xml:space="preserve">shape </w:t>
      </w:r>
      <w:r w:rsidR="008A258E" w:rsidRPr="00035949">
        <w:rPr>
          <w:b/>
        </w:rPr>
        <w:t>s-depends_on</w:t>
      </w:r>
      <w:r w:rsidR="00CF308A" w:rsidRPr="00035949">
        <w:rPr>
          <w:b/>
        </w:rPr>
        <w:t xml:space="preserve"> </w:t>
      </w:r>
      <w:r w:rsidR="00CD5918" w:rsidRPr="00035949">
        <w:t>the shaped object</w:t>
      </w:r>
      <w:r w:rsidRPr="00035949">
        <w:rPr>
          <w:rStyle w:val="Annotation"/>
        </w:rPr>
        <w:t>\</w:t>
      </w:r>
      <w:r w:rsidR="00CD5918" w:rsidRPr="00035949">
        <w:t xml:space="preserve">, </w:t>
      </w:r>
      <w:r w:rsidR="00CF308A" w:rsidRPr="00035949">
        <w:t xml:space="preserve">a </w:t>
      </w:r>
      <w:r w:rsidR="00CD5918" w:rsidRPr="00035949">
        <w:t xml:space="preserve">gait </w:t>
      </w:r>
      <w:r w:rsidR="008A258E" w:rsidRPr="00035949">
        <w:rPr>
          <w:b/>
        </w:rPr>
        <w:t>s-depends_on</w:t>
      </w:r>
      <w:r w:rsidR="00CF308A" w:rsidRPr="00035949">
        <w:rPr>
          <w:b/>
        </w:rPr>
        <w:t xml:space="preserve"> </w:t>
      </w:r>
      <w:r w:rsidR="00CD5918" w:rsidRPr="00035949">
        <w:t>the walking object.</w:t>
      </w:r>
      <w:r w:rsidR="00610A0A" w:rsidRPr="00035949">
        <w:t xml:space="preserve"> (All at some specific time.)</w:t>
      </w:r>
      <w:r w:rsidR="00AD0167">
        <w:t xml:space="preserve"> An act of answering </w:t>
      </w:r>
      <w:r w:rsidR="00AD0167" w:rsidRPr="001D54A5">
        <w:rPr>
          <w:b/>
        </w:rPr>
        <w:t>s-depends_on</w:t>
      </w:r>
      <w:r w:rsidR="00AD0167">
        <w:t xml:space="preserve"> a prior act of questioning.</w:t>
      </w:r>
    </w:p>
    <w:p w14:paraId="44122DAB" w14:textId="138D0564" w:rsidR="00B4578B" w:rsidRPr="00035949" w:rsidRDefault="00AD0167">
      <w:pPr>
        <w:pStyle w:val="Specification"/>
      </w:pPr>
      <w:r w:rsidRPr="00035949">
        <w:rPr>
          <w:rStyle w:val="SpecificationType"/>
          <w:sz w:val="22"/>
        </w:rPr>
        <w:t>Examples</w:t>
      </w:r>
      <w:r w:rsidRPr="008724ED">
        <w:rPr>
          <w:rStyle w:val="SpecificationType"/>
          <w:smallCaps w:val="0"/>
          <w:sz w:val="22"/>
        </w:rPr>
        <w:t xml:space="preserve"> (for </w:t>
      </w:r>
      <w:r>
        <w:rPr>
          <w:rStyle w:val="SpecificationType"/>
          <w:smallCaps w:val="0"/>
          <w:sz w:val="22"/>
        </w:rPr>
        <w:t xml:space="preserve">reciprocal </w:t>
      </w:r>
      <w:r w:rsidRPr="008724ED">
        <w:rPr>
          <w:rStyle w:val="SpecificationType"/>
          <w:smallCaps w:val="0"/>
          <w:sz w:val="22"/>
        </w:rPr>
        <w:t>dependence)</w:t>
      </w:r>
      <w:r w:rsidRPr="00035949">
        <w:rPr>
          <w:smallCaps/>
        </w:rPr>
        <w:t>:</w:t>
      </w:r>
      <w:r>
        <w:rPr>
          <w:smallCaps/>
        </w:rPr>
        <w:t xml:space="preserve"> </w:t>
      </w:r>
      <w:r>
        <w:t xml:space="preserve">hue, saturation and brightness mutually </w:t>
      </w:r>
      <w:r w:rsidRPr="001D54A5">
        <w:rPr>
          <w:b/>
        </w:rPr>
        <w:t>s-depend_on</w:t>
      </w:r>
      <w:r>
        <w:t xml:space="preserve"> each other</w:t>
      </w:r>
      <w:r w:rsidR="009875D2">
        <w:t>.</w:t>
      </w:r>
      <w:r>
        <w:t xml:space="preserve"> </w:t>
      </w:r>
      <w:r w:rsidR="000123EA" w:rsidRPr="00035949">
        <w:rPr>
          <w:rStyle w:val="Annotation"/>
        </w:rPr>
        <w:t>]</w:t>
      </w:r>
    </w:p>
    <w:p w14:paraId="086ECC98" w14:textId="77777777" w:rsidR="001C2672" w:rsidRPr="00035949" w:rsidRDefault="00FF1239">
      <w:r w:rsidRPr="00035949">
        <w:t xml:space="preserve">Note that the first clause in the above ensures that parts of wholes (for example your heart, which is a part of you) do not </w:t>
      </w:r>
      <w:r w:rsidR="004F50ED" w:rsidRPr="00035949">
        <w:rPr>
          <w:b/>
        </w:rPr>
        <w:t>s-</w:t>
      </w:r>
      <w:r w:rsidRPr="00035949">
        <w:rPr>
          <w:b/>
        </w:rPr>
        <w:t>depend on</w:t>
      </w:r>
      <w:r w:rsidRPr="00035949">
        <w:t xml:space="preserve"> the wholes of which they are parts.</w:t>
      </w:r>
      <w:r w:rsidR="004F50ED" w:rsidRPr="00035949">
        <w:t xml:space="preserve"> </w:t>
      </w:r>
    </w:p>
    <w:p w14:paraId="1DABA409" w14:textId="3239C62D" w:rsidR="00B9758D" w:rsidRPr="00035949" w:rsidRDefault="00F71FE0" w:rsidP="00414A41">
      <w:pPr>
        <w:rPr>
          <w:i/>
        </w:rPr>
      </w:pPr>
      <w:r w:rsidRPr="00035949">
        <w:t xml:space="preserve">If </w:t>
      </w:r>
      <w:r w:rsidR="006F01B6" w:rsidRPr="00035949">
        <w:rPr>
          <w:i/>
        </w:rPr>
        <w:t>b</w:t>
      </w:r>
      <w:r w:rsidRPr="00035949">
        <w:rPr>
          <w:i/>
        </w:rPr>
        <w:t xml:space="preserve"> </w:t>
      </w:r>
      <w:r w:rsidR="008A258E" w:rsidRPr="00035949">
        <w:rPr>
          <w:b/>
        </w:rPr>
        <w:t>s-depends_on</w:t>
      </w:r>
      <w:r w:rsidRPr="00035949">
        <w:rPr>
          <w:b/>
        </w:rPr>
        <w:t xml:space="preserve"> </w:t>
      </w:r>
      <w:r w:rsidR="006F01B6" w:rsidRPr="00035949">
        <w:rPr>
          <w:i/>
        </w:rPr>
        <w:t>c</w:t>
      </w:r>
      <w:r w:rsidRPr="00035949">
        <w:rPr>
          <w:b/>
          <w:i/>
        </w:rPr>
        <w:t xml:space="preserve"> </w:t>
      </w:r>
      <w:r w:rsidR="00B9758D" w:rsidRPr="00035949">
        <w:rPr>
          <w:b/>
        </w:rPr>
        <w:t>at</w:t>
      </w:r>
      <w:r w:rsidR="00B9758D" w:rsidRPr="00035949">
        <w:t xml:space="preserve"> </w:t>
      </w:r>
      <w:r w:rsidR="00B9758D" w:rsidRPr="00035949">
        <w:rPr>
          <w:i/>
        </w:rPr>
        <w:t xml:space="preserve">t </w:t>
      </w:r>
      <w:r w:rsidRPr="00035949">
        <w:t>w</w:t>
      </w:r>
      <w:r w:rsidR="00CF7DCA" w:rsidRPr="00035949">
        <w:t xml:space="preserve">e can also say that </w:t>
      </w:r>
      <w:r w:rsidR="006F01B6" w:rsidRPr="00035949">
        <w:rPr>
          <w:i/>
        </w:rPr>
        <w:t>b</w:t>
      </w:r>
      <w:r w:rsidR="009F610B" w:rsidRPr="00035949">
        <w:t>’s</w:t>
      </w:r>
      <w:r w:rsidR="009F610B" w:rsidRPr="00035949">
        <w:rPr>
          <w:i/>
        </w:rPr>
        <w:t xml:space="preserve"> </w:t>
      </w:r>
      <w:r w:rsidR="009F610B" w:rsidRPr="00035949">
        <w:t>existence</w:t>
      </w:r>
      <w:r w:rsidR="00CF7DCA" w:rsidRPr="00035949">
        <w:rPr>
          <w:i/>
        </w:rPr>
        <w:t xml:space="preserve"> </w:t>
      </w:r>
      <w:r w:rsidR="00706E14" w:rsidRPr="00035949">
        <w:t>requires (</w:t>
      </w:r>
      <w:r w:rsidR="00CF7DCA" w:rsidRPr="00035949">
        <w:t>necessitates</w:t>
      </w:r>
      <w:r w:rsidR="00706E14" w:rsidRPr="00035949">
        <w:t>)</w:t>
      </w:r>
      <w:r w:rsidR="00CF7DCA" w:rsidRPr="00035949">
        <w:t xml:space="preserve"> the existence of </w:t>
      </w:r>
      <w:r w:rsidR="006F01B6" w:rsidRPr="00035949">
        <w:rPr>
          <w:i/>
        </w:rPr>
        <w:t>c</w:t>
      </w:r>
      <w:r w:rsidR="009F610B" w:rsidRPr="00035949">
        <w:rPr>
          <w:i/>
        </w:rPr>
        <w:t xml:space="preserve"> </w:t>
      </w:r>
      <w:bookmarkStart w:id="96" w:name="OLE_LINK4"/>
      <w:bookmarkStart w:id="97" w:name="OLE_LINK5"/>
      <w:r w:rsidR="009F610B" w:rsidRPr="00035949">
        <w:t>[</w:t>
      </w:r>
      <w:r w:rsidR="00EC6A9C" w:rsidRPr="00035949">
        <w:fldChar w:fldCharType="begin"/>
      </w:r>
      <w:r w:rsidR="00EC6A9C" w:rsidRPr="00035949">
        <w:instrText xml:space="preserve"> REF _Ref309821480 \r \h  \* MERGEFORMAT </w:instrText>
      </w:r>
      <w:r w:rsidR="00EC6A9C" w:rsidRPr="00035949">
        <w:fldChar w:fldCharType="separate"/>
      </w:r>
      <w:r w:rsidR="000A7629">
        <w:t>66</w:t>
      </w:r>
      <w:r w:rsidR="00EC6A9C" w:rsidRPr="00035949">
        <w:fldChar w:fldCharType="end"/>
      </w:r>
      <w:r w:rsidR="009F610B" w:rsidRPr="00035949">
        <w:t>]</w:t>
      </w:r>
      <w:bookmarkEnd w:id="96"/>
      <w:bookmarkEnd w:id="97"/>
      <w:r w:rsidR="002D25A6" w:rsidRPr="00035949">
        <w:t xml:space="preserve">, or that </w:t>
      </w:r>
      <w:r w:rsidR="006F01B6" w:rsidRPr="00035949">
        <w:rPr>
          <w:i/>
        </w:rPr>
        <w:t>b</w:t>
      </w:r>
      <w:r w:rsidR="002D25A6" w:rsidRPr="00035949">
        <w:rPr>
          <w:i/>
        </w:rPr>
        <w:t xml:space="preserve"> </w:t>
      </w:r>
      <w:r w:rsidR="002D25A6" w:rsidRPr="00035949">
        <w:t xml:space="preserve">is </w:t>
      </w:r>
      <w:r w:rsidR="00E40415" w:rsidRPr="00035949">
        <w:t xml:space="preserve">of necessity associated with some </w:t>
      </w:r>
      <w:r w:rsidR="006F01B6" w:rsidRPr="00035949">
        <w:rPr>
          <w:i/>
        </w:rPr>
        <w:t>c</w:t>
      </w:r>
      <w:r w:rsidR="00E40415" w:rsidRPr="00035949">
        <w:t xml:space="preserve"> </w:t>
      </w:r>
      <w:r w:rsidR="00E40415" w:rsidRPr="00035949">
        <w:rPr>
          <w:i/>
        </w:rPr>
        <w:t>because</w:t>
      </w:r>
      <w:r w:rsidR="00E40415" w:rsidRPr="00035949">
        <w:t xml:space="preserve"> </w:t>
      </w:r>
      <w:r w:rsidR="006F01B6" w:rsidRPr="00035949">
        <w:rPr>
          <w:i/>
        </w:rPr>
        <w:t>b</w:t>
      </w:r>
      <w:r w:rsidR="00D175D1" w:rsidRPr="00035949">
        <w:rPr>
          <w:i/>
        </w:rPr>
        <w:t xml:space="preserve"> </w:t>
      </w:r>
      <w:r w:rsidR="00E40415" w:rsidRPr="00035949">
        <w:t xml:space="preserve">is </w:t>
      </w:r>
      <w:r w:rsidR="002D25A6" w:rsidRPr="00035949">
        <w:t xml:space="preserve">an instance of a </w:t>
      </w:r>
      <w:r w:rsidR="00D175D1" w:rsidRPr="00035949">
        <w:t xml:space="preserve">certain </w:t>
      </w:r>
      <w:r w:rsidR="002D25A6" w:rsidRPr="00035949">
        <w:t>universal</w:t>
      </w:r>
      <w:r w:rsidR="00CF7DCA" w:rsidRPr="00035949">
        <w:rPr>
          <w:i/>
        </w:rPr>
        <w:t xml:space="preserve">. </w:t>
      </w:r>
      <w:r w:rsidR="00B9758D" w:rsidRPr="00035949">
        <w:t xml:space="preserve">The s-dependence of an entity </w:t>
      </w:r>
      <w:r w:rsidR="006F01B6" w:rsidRPr="00035949">
        <w:rPr>
          <w:i/>
        </w:rPr>
        <w:t>b</w:t>
      </w:r>
      <w:r w:rsidR="00B9758D" w:rsidRPr="00035949">
        <w:rPr>
          <w:i/>
        </w:rPr>
        <w:t xml:space="preserve"> </w:t>
      </w:r>
      <w:r w:rsidR="00B9758D" w:rsidRPr="00035949">
        <w:t xml:space="preserve">on another entity </w:t>
      </w:r>
      <w:r w:rsidR="006F01B6" w:rsidRPr="00035949">
        <w:rPr>
          <w:i/>
        </w:rPr>
        <w:t>c</w:t>
      </w:r>
      <w:r w:rsidR="00B9758D" w:rsidRPr="00035949">
        <w:rPr>
          <w:i/>
        </w:rPr>
        <w:t xml:space="preserve"> </w:t>
      </w:r>
      <w:r w:rsidR="00B9758D" w:rsidRPr="00035949">
        <w:t xml:space="preserve">holds for the duration of the existence of </w:t>
      </w:r>
      <w:r w:rsidR="006F01B6" w:rsidRPr="00035949">
        <w:rPr>
          <w:i/>
        </w:rPr>
        <w:t>b</w:t>
      </w:r>
      <w:r w:rsidR="00B9758D" w:rsidRPr="00035949">
        <w:t>.</w:t>
      </w:r>
    </w:p>
    <w:p w14:paraId="5CC0A551" w14:textId="1157AF7E" w:rsidR="000B5984" w:rsidRPr="00035949" w:rsidRDefault="004A2E5B">
      <w:r w:rsidRPr="00035949">
        <w:t xml:space="preserve">Thus for continuants </w:t>
      </w:r>
      <w:r w:rsidR="006F01B6" w:rsidRPr="00035949">
        <w:rPr>
          <w:i/>
        </w:rPr>
        <w:t>b</w:t>
      </w:r>
      <w:r w:rsidRPr="00035949">
        <w:rPr>
          <w:i/>
        </w:rPr>
        <w:t xml:space="preserve"> </w:t>
      </w:r>
      <w:r w:rsidRPr="00035949">
        <w:t xml:space="preserve">and </w:t>
      </w:r>
      <w:r w:rsidR="006F01B6" w:rsidRPr="00035949">
        <w:rPr>
          <w:i/>
        </w:rPr>
        <w:t>c</w:t>
      </w:r>
      <w:r w:rsidRPr="00035949">
        <w:t xml:space="preserve">, if </w:t>
      </w:r>
      <w:r w:rsidR="006F01B6" w:rsidRPr="00035949">
        <w:rPr>
          <w:i/>
        </w:rPr>
        <w:t>c</w:t>
      </w:r>
      <w:r w:rsidRPr="00035949">
        <w:t xml:space="preserve"> is such that </w:t>
      </w:r>
      <w:r w:rsidR="006F01B6" w:rsidRPr="00035949">
        <w:rPr>
          <w:i/>
        </w:rPr>
        <w:t>b</w:t>
      </w:r>
      <w:r w:rsidRPr="00035949">
        <w:rPr>
          <w:i/>
        </w:rPr>
        <w:t xml:space="preserve"> </w:t>
      </w:r>
      <w:r w:rsidR="008A258E" w:rsidRPr="00035949">
        <w:rPr>
          <w:b/>
        </w:rPr>
        <w:t>s-depends_on</w:t>
      </w:r>
      <w:r w:rsidRPr="00035949">
        <w:rPr>
          <w:b/>
        </w:rPr>
        <w:t xml:space="preserve"> </w:t>
      </w:r>
      <w:r w:rsidR="006F01B6" w:rsidRPr="00035949">
        <w:rPr>
          <w:i/>
        </w:rPr>
        <w:t>c</w:t>
      </w:r>
      <w:r w:rsidRPr="00035949">
        <w:t xml:space="preserve"> </w:t>
      </w:r>
      <w:r w:rsidRPr="00035949">
        <w:rPr>
          <w:b/>
        </w:rPr>
        <w:t xml:space="preserve">at </w:t>
      </w:r>
      <w:r w:rsidRPr="00035949">
        <w:rPr>
          <w:i/>
        </w:rPr>
        <w:t>t</w:t>
      </w:r>
      <w:r w:rsidRPr="00035949">
        <w:t xml:space="preserve">, then if </w:t>
      </w:r>
      <w:r w:rsidR="006F01B6" w:rsidRPr="00035949">
        <w:rPr>
          <w:i/>
        </w:rPr>
        <w:t>c</w:t>
      </w:r>
      <w:r w:rsidRPr="00035949">
        <w:t xml:space="preserve"> ceases to exist so also does </w:t>
      </w:r>
      <w:r w:rsidR="006F01B6" w:rsidRPr="00035949">
        <w:rPr>
          <w:i/>
        </w:rPr>
        <w:t>b</w:t>
      </w:r>
      <w:r w:rsidRPr="00035949">
        <w:t xml:space="preserve">. </w:t>
      </w:r>
      <w:r w:rsidR="00F71FE0" w:rsidRPr="00035949">
        <w:t xml:space="preserve">The ceasing to exist </w:t>
      </w:r>
      <w:r w:rsidR="001C2672" w:rsidRPr="00035949">
        <w:t xml:space="preserve">of </w:t>
      </w:r>
      <w:r w:rsidR="006F01B6" w:rsidRPr="00035949">
        <w:rPr>
          <w:i/>
        </w:rPr>
        <w:t>b</w:t>
      </w:r>
      <w:r w:rsidR="004F50ED" w:rsidRPr="00035949">
        <w:rPr>
          <w:i/>
        </w:rPr>
        <w:t xml:space="preserve"> </w:t>
      </w:r>
      <w:r w:rsidR="001C2672" w:rsidRPr="00035949">
        <w:t xml:space="preserve">occurs as </w:t>
      </w:r>
      <w:r w:rsidR="00F71FE0" w:rsidRPr="00035949">
        <w:t>a matter of necessity (it is in a sense immediate an</w:t>
      </w:r>
      <w:r w:rsidR="00033955" w:rsidRPr="00035949">
        <w:t>d</w:t>
      </w:r>
      <w:r w:rsidR="00F71FE0" w:rsidRPr="00035949">
        <w:t xml:space="preserve"> automatic). Thus </w:t>
      </w:r>
      <w:r w:rsidR="00F71FE0" w:rsidRPr="00035949">
        <w:rPr>
          <w:b/>
        </w:rPr>
        <w:t xml:space="preserve">s-dependence </w:t>
      </w:r>
      <w:r w:rsidR="00F71FE0" w:rsidRPr="00035949">
        <w:t>is different from the sort of dependence which is involved, for instance, when we assert that an organism is dependent on food</w:t>
      </w:r>
      <w:r w:rsidR="00593E16" w:rsidRPr="00035949">
        <w:t xml:space="preserve"> or </w:t>
      </w:r>
      <w:r w:rsidR="00F71FE0" w:rsidRPr="00035949">
        <w:t>shelter; or that a child is dependent on its mother.</w:t>
      </w:r>
      <w:r w:rsidR="008449D9" w:rsidRPr="00035949">
        <w:t xml:space="preserve"> Your body is dependent on molecules of oxygen for its life, not however for its existence.</w:t>
      </w:r>
      <w:r w:rsidR="00F71FE0" w:rsidRPr="00035949">
        <w:t xml:space="preserve"> </w:t>
      </w:r>
      <w:r w:rsidR="000B5984" w:rsidRPr="00035949">
        <w:t>Similar</w:t>
      </w:r>
      <w:r w:rsidR="00706E14" w:rsidRPr="00035949">
        <w:t>ly,</w:t>
      </w:r>
      <w:r w:rsidR="000B5984" w:rsidRPr="00035949">
        <w:t xml:space="preserve"> </w:t>
      </w:r>
      <w:r w:rsidR="000B5984" w:rsidRPr="00035949">
        <w:rPr>
          <w:b/>
        </w:rPr>
        <w:t xml:space="preserve">s-dependence </w:t>
      </w:r>
      <w:r w:rsidR="000B5984" w:rsidRPr="00035949">
        <w:t xml:space="preserve">is different from the sort of dependence that is involved when we assert that every object requires, at any given time t, some spatial region at which it is </w:t>
      </w:r>
      <w:r w:rsidR="000B5984" w:rsidRPr="00035949">
        <w:rPr>
          <w:b/>
        </w:rPr>
        <w:t xml:space="preserve">located </w:t>
      </w:r>
      <w:r w:rsidR="000B5984" w:rsidRPr="00035949">
        <w:t>at that time. (We use ‘</w:t>
      </w:r>
      <w:r w:rsidR="00555732" w:rsidRPr="00035949">
        <w:rPr>
          <w:b/>
        </w:rPr>
        <w:t>occupies_spatial_region</w:t>
      </w:r>
      <w:r w:rsidR="000B5984" w:rsidRPr="00035949">
        <w:t xml:space="preserve">’ for dependence of this sort.) </w:t>
      </w:r>
    </w:p>
    <w:p w14:paraId="6592E92B" w14:textId="77777777" w:rsidR="00593E16" w:rsidRPr="00035949" w:rsidRDefault="00593E16">
      <w:r w:rsidRPr="00035949">
        <w:lastRenderedPageBreak/>
        <w:t xml:space="preserve">For occurrents, </w:t>
      </w:r>
      <w:bookmarkStart w:id="98" w:name="OLE_LINK27"/>
      <w:bookmarkStart w:id="99" w:name="OLE_LINK28"/>
      <w:r w:rsidR="00F33687" w:rsidRPr="00035949">
        <w:rPr>
          <w:rStyle w:val="Annotation"/>
        </w:rPr>
        <w:t>editor-note(</w:t>
      </w:r>
      <w:r w:rsidR="00B7671D" w:rsidRPr="00035949">
        <w:rPr>
          <w:rStyle w:val="Annotation"/>
        </w:rPr>
        <w:t>occurrent</w:t>
      </w:r>
      <w:r w:rsidR="00F33687" w:rsidRPr="00035949">
        <w:rPr>
          <w:rStyle w:val="Annotation"/>
        </w:rPr>
        <w:t>)[</w:t>
      </w:r>
      <w:r w:rsidRPr="00035949">
        <w:rPr>
          <w:b/>
        </w:rPr>
        <w:t>s-dependence</w:t>
      </w:r>
      <w:r w:rsidRPr="00035949">
        <w:t xml:space="preserve"> obtains between every process and its participants </w:t>
      </w:r>
      <w:bookmarkEnd w:id="98"/>
      <w:bookmarkEnd w:id="99"/>
      <w:r w:rsidRPr="00035949">
        <w:t xml:space="preserve">in the sense that, as a matter of necessity, this process could not have existed unless these or those participants existed also. A </w:t>
      </w:r>
      <w:r w:rsidRPr="00035949">
        <w:rPr>
          <w:i/>
        </w:rPr>
        <w:t>process</w:t>
      </w:r>
      <w:r w:rsidRPr="00035949">
        <w:t xml:space="preserve"> may have a succession of participants at different phases of its unfolding</w:t>
      </w:r>
      <w:r w:rsidR="004F50ED" w:rsidRPr="00035949">
        <w:t>.</w:t>
      </w:r>
      <w:r w:rsidRPr="00035949">
        <w:t xml:space="preserve"> </w:t>
      </w:r>
      <w:r w:rsidR="004F50ED" w:rsidRPr="00035949">
        <w:t>T</w:t>
      </w:r>
      <w:r w:rsidRPr="00035949">
        <w:t xml:space="preserve">hus there may be different players on the field at different times during the course of a football game; but the </w:t>
      </w:r>
      <w:r w:rsidRPr="00035949">
        <w:rPr>
          <w:i/>
        </w:rPr>
        <w:t>process</w:t>
      </w:r>
      <w:r w:rsidRPr="00035949">
        <w:t xml:space="preserve"> </w:t>
      </w:r>
      <w:r w:rsidR="004F50ED" w:rsidRPr="00035949">
        <w:t xml:space="preserve">which is the entire game </w:t>
      </w:r>
      <w:r w:rsidR="008A258E" w:rsidRPr="00035949">
        <w:rPr>
          <w:b/>
        </w:rPr>
        <w:t>s-depends_on</w:t>
      </w:r>
      <w:r w:rsidRPr="00035949">
        <w:t xml:space="preserve"> all of these players nonetheless.</w:t>
      </w:r>
      <w:r w:rsidR="004F50ED" w:rsidRPr="00035949">
        <w:t xml:space="preserve"> Some temporal parts of this process will </w:t>
      </w:r>
      <w:r w:rsidR="004F50ED" w:rsidRPr="00035949">
        <w:rPr>
          <w:b/>
        </w:rPr>
        <w:t>s-depend_on</w:t>
      </w:r>
      <w:r w:rsidR="004F50ED" w:rsidRPr="00035949">
        <w:t xml:space="preserve"> on only some of the players.</w:t>
      </w:r>
      <w:r w:rsidR="00F33687" w:rsidRPr="00035949">
        <w:rPr>
          <w:rStyle w:val="Annotation"/>
        </w:rPr>
        <w:t>]</w:t>
      </w:r>
      <w:r w:rsidR="00F15D9F" w:rsidRPr="00035949">
        <w:t xml:space="preserve"> </w:t>
      </w:r>
    </w:p>
    <w:p w14:paraId="5008012B" w14:textId="4EC5F99E" w:rsidR="00C60307" w:rsidRPr="00035949" w:rsidRDefault="00B7671D" w:rsidP="00414A41">
      <w:r w:rsidRPr="00035949">
        <w:rPr>
          <w:rStyle w:val="Annotation"/>
        </w:rPr>
        <w:t>e</w:t>
      </w:r>
      <w:r w:rsidR="00F33687" w:rsidRPr="00035949">
        <w:rPr>
          <w:rStyle w:val="Annotation"/>
        </w:rPr>
        <w:t>ditor-note(specifically depends on)[</w:t>
      </w:r>
      <w:r w:rsidR="008449D9" w:rsidRPr="00035949">
        <w:rPr>
          <w:b/>
        </w:rPr>
        <w:t>S</w:t>
      </w:r>
      <w:r w:rsidR="00F71FE0" w:rsidRPr="00035949">
        <w:rPr>
          <w:b/>
        </w:rPr>
        <w:t xml:space="preserve">-dependence </w:t>
      </w:r>
      <w:r w:rsidR="00F71FE0" w:rsidRPr="00035949">
        <w:t xml:space="preserve">is </w:t>
      </w:r>
      <w:r w:rsidR="008449D9" w:rsidRPr="00035949">
        <w:t xml:space="preserve">just </w:t>
      </w:r>
      <w:r w:rsidR="00F71FE0" w:rsidRPr="00035949">
        <w:t xml:space="preserve">one type of dependence </w:t>
      </w:r>
      <w:r w:rsidR="001A6FFD" w:rsidRPr="00035949">
        <w:t>among many</w:t>
      </w:r>
      <w:r w:rsidR="00F71FE0" w:rsidRPr="00035949">
        <w:t>; it is what, in the literature, is referred to as ‘</w:t>
      </w:r>
      <w:r w:rsidR="008449D9" w:rsidRPr="00035949">
        <w:t>existential dependence</w:t>
      </w:r>
      <w:r w:rsidR="00F71FE0" w:rsidRPr="00035949">
        <w:t>’ [</w:t>
      </w:r>
      <w:r w:rsidR="00F33687" w:rsidRPr="00035949">
        <w:fldChar w:fldCharType="begin"/>
      </w:r>
      <w:r w:rsidR="00F15D9F" w:rsidRPr="00035949">
        <w:instrText xml:space="preserve"> REF _Ref329284063 \r \h </w:instrText>
      </w:r>
      <w:r w:rsidR="00035949">
        <w:instrText xml:space="preserve"> \* MERGEFORMAT </w:instrText>
      </w:r>
      <w:r w:rsidR="00F33687" w:rsidRPr="00035949">
        <w:fldChar w:fldCharType="separate"/>
      </w:r>
      <w:r w:rsidR="000A7629">
        <w:t>87</w:t>
      </w:r>
      <w:r w:rsidR="00F33687" w:rsidRPr="00035949">
        <w:fldChar w:fldCharType="end"/>
      </w:r>
      <w:r w:rsidR="00F15D9F" w:rsidRPr="00035949">
        <w:t xml:space="preserve">, </w:t>
      </w:r>
      <w:r w:rsidR="00F33687" w:rsidRPr="00035949">
        <w:fldChar w:fldCharType="begin"/>
      </w:r>
      <w:r w:rsidR="00F15D9F" w:rsidRPr="00035949">
        <w:instrText xml:space="preserve"> REF _Ref309404666 \r \h </w:instrText>
      </w:r>
      <w:r w:rsidR="00035949">
        <w:instrText xml:space="preserve"> \* MERGEFORMAT </w:instrText>
      </w:r>
      <w:r w:rsidR="00F33687" w:rsidRPr="00035949">
        <w:fldChar w:fldCharType="separate"/>
      </w:r>
      <w:r w:rsidR="000A7629">
        <w:t>46</w:t>
      </w:r>
      <w:r w:rsidR="00F33687" w:rsidRPr="00035949">
        <w:fldChar w:fldCharType="end"/>
      </w:r>
      <w:r w:rsidR="00F15D9F" w:rsidRPr="00035949">
        <w:t xml:space="preserve">, </w:t>
      </w:r>
      <w:r w:rsidR="00EC6A9C" w:rsidRPr="00035949">
        <w:fldChar w:fldCharType="begin"/>
      </w:r>
      <w:r w:rsidR="00EC6A9C" w:rsidRPr="00035949">
        <w:instrText xml:space="preserve"> REF _Ref309819325 \r \h  \* MERGEFORMAT </w:instrText>
      </w:r>
      <w:r w:rsidR="00EC6A9C" w:rsidRPr="00035949">
        <w:fldChar w:fldCharType="separate"/>
      </w:r>
      <w:r w:rsidR="000A7629">
        <w:t>65</w:t>
      </w:r>
      <w:r w:rsidR="00EC6A9C" w:rsidRPr="00035949">
        <w:fldChar w:fldCharType="end"/>
      </w:r>
      <w:r w:rsidR="00F15D9F" w:rsidRPr="00035949">
        <w:t xml:space="preserve">, </w:t>
      </w:r>
      <w:r w:rsidR="00F33687" w:rsidRPr="00035949">
        <w:fldChar w:fldCharType="begin"/>
      </w:r>
      <w:r w:rsidR="00F15D9F" w:rsidRPr="00035949">
        <w:instrText xml:space="preserve"> REF _Ref309193309 \r \h </w:instrText>
      </w:r>
      <w:r w:rsidR="00035949">
        <w:instrText xml:space="preserve"> \* MERGEFORMAT </w:instrText>
      </w:r>
      <w:r w:rsidR="00F33687" w:rsidRPr="00035949">
        <w:fldChar w:fldCharType="separate"/>
      </w:r>
      <w:r w:rsidR="000A7629">
        <w:t>20</w:t>
      </w:r>
      <w:r w:rsidR="00F33687" w:rsidRPr="00035949">
        <w:fldChar w:fldCharType="end"/>
      </w:r>
      <w:r w:rsidR="00774A84" w:rsidRPr="00035949">
        <w:t>]</w:t>
      </w:r>
      <w:r w:rsidR="008449D9" w:rsidRPr="00035949">
        <w:t>,</w:t>
      </w:r>
      <w:r w:rsidR="00F71FE0" w:rsidRPr="00035949">
        <w:t xml:space="preserve"> since it has to do with the parasitism among entities </w:t>
      </w:r>
      <w:r w:rsidR="00F71FE0" w:rsidRPr="00035949">
        <w:rPr>
          <w:i/>
        </w:rPr>
        <w:t>for their existence</w:t>
      </w:r>
      <w:r w:rsidR="00F33687" w:rsidRPr="00035949">
        <w:rPr>
          <w:rStyle w:val="Annotation"/>
        </w:rPr>
        <w:t>]</w:t>
      </w:r>
      <w:r w:rsidR="00F71FE0" w:rsidRPr="00035949">
        <w:t>; there are other types of dependence</w:t>
      </w:r>
      <w:r w:rsidR="00F15D9F" w:rsidRPr="00035949">
        <w:t xml:space="preserve"> defined in terms of </w:t>
      </w:r>
      <w:r w:rsidR="00F15D9F" w:rsidRPr="00035949">
        <w:rPr>
          <w:b/>
        </w:rPr>
        <w:t>specific dependence</w:t>
      </w:r>
      <w:r w:rsidR="00F71FE0" w:rsidRPr="00035949">
        <w:t xml:space="preserve">, </w:t>
      </w:r>
      <w:r w:rsidR="00C60307" w:rsidRPr="00035949">
        <w:t xml:space="preserve">including </w:t>
      </w:r>
      <w:r w:rsidR="00C60307" w:rsidRPr="00035949">
        <w:rPr>
          <w:b/>
        </w:rPr>
        <w:t>generic dependence</w:t>
      </w:r>
      <w:r w:rsidR="00C60307" w:rsidRPr="00035949">
        <w:t xml:space="preserve"> which is dealt </w:t>
      </w:r>
      <w:r w:rsidR="00F71FE0" w:rsidRPr="00035949">
        <w:t xml:space="preserve">with </w:t>
      </w:r>
      <w:r w:rsidR="008449D9" w:rsidRPr="00035949">
        <w:t xml:space="preserve">below. </w:t>
      </w:r>
      <w:r w:rsidR="00F71FE0" w:rsidRPr="00035949">
        <w:t xml:space="preserve">Other types of dependence </w:t>
      </w:r>
      <w:r w:rsidR="00C60307" w:rsidRPr="00035949">
        <w:t xml:space="preserve">not addressed in BFO </w:t>
      </w:r>
      <w:r w:rsidR="00593E16" w:rsidRPr="00035949">
        <w:t xml:space="preserve">2.0 </w:t>
      </w:r>
      <w:r w:rsidR="00F71FE0" w:rsidRPr="00035949">
        <w:t>include</w:t>
      </w:r>
      <w:r w:rsidR="00F34C15" w:rsidRPr="00035949">
        <w:t>:</w:t>
      </w:r>
      <w:r w:rsidR="00F71FE0" w:rsidRPr="00035949">
        <w:t xml:space="preserve"> </w:t>
      </w:r>
    </w:p>
    <w:p w14:paraId="5E21B3B3" w14:textId="77777777" w:rsidR="00C60307" w:rsidRPr="00035949" w:rsidRDefault="00F71FE0" w:rsidP="00CD264A">
      <w:pPr>
        <w:pStyle w:val="ListParagraph"/>
        <w:numPr>
          <w:ilvl w:val="0"/>
          <w:numId w:val="14"/>
        </w:numPr>
      </w:pPr>
      <w:r w:rsidRPr="00035949">
        <w:t>frame dependence (of spatial and temporal reg</w:t>
      </w:r>
      <w:r w:rsidR="00F34C15" w:rsidRPr="00035949">
        <w:t xml:space="preserve">ions on spatiotemporal regions) </w:t>
      </w:r>
    </w:p>
    <w:p w14:paraId="4DF7B524" w14:textId="77777777" w:rsidR="00B02AE7" w:rsidRPr="00035949" w:rsidRDefault="00F34C15" w:rsidP="00544BF7">
      <w:pPr>
        <w:pStyle w:val="ListParagraph"/>
        <w:numPr>
          <w:ilvl w:val="0"/>
          <w:numId w:val="14"/>
        </w:numPr>
      </w:pPr>
      <w:r w:rsidRPr="00035949">
        <w:t xml:space="preserve">dependence for origin (e.g. an artifact such as a spark plug depends on human designers and engineers for the </w:t>
      </w:r>
      <w:r w:rsidRPr="00035949">
        <w:rPr>
          <w:i/>
        </w:rPr>
        <w:t>origin</w:t>
      </w:r>
      <w:r w:rsidRPr="00035949">
        <w:t xml:space="preserve"> of its existence, not however for its </w:t>
      </w:r>
      <w:r w:rsidRPr="00035949">
        <w:rPr>
          <w:i/>
        </w:rPr>
        <w:t>continued existence</w:t>
      </w:r>
      <w:r w:rsidRPr="00035949">
        <w:t xml:space="preserve">; you depend similarly on your parents for your origin, not however for your </w:t>
      </w:r>
      <w:r w:rsidR="00C60307" w:rsidRPr="00035949">
        <w:t xml:space="preserve">continued existence; the boundary of Iraq depended on certain decisions </w:t>
      </w:r>
      <w:r w:rsidR="009D2F5A" w:rsidRPr="00035949">
        <w:t xml:space="preserve">made </w:t>
      </w:r>
      <w:r w:rsidR="00C60307" w:rsidRPr="00035949">
        <w:t>by the British and French diplomats </w:t>
      </w:r>
      <w:hyperlink r:id="rId21" w:tooltip="Mark Sykes" w:history="1">
        <w:r w:rsidR="00C60307" w:rsidRPr="00035949">
          <w:t>Sir Mark Sykes</w:t>
        </w:r>
      </w:hyperlink>
      <w:r w:rsidR="00C60307" w:rsidRPr="00035949">
        <w:t xml:space="preserve"> and </w:t>
      </w:r>
      <w:hyperlink r:id="rId22" w:tooltip="François Georges-Picot" w:history="1">
        <w:r w:rsidR="00C60307" w:rsidRPr="00035949">
          <w:t>François Georges-Picot</w:t>
        </w:r>
      </w:hyperlink>
      <w:r w:rsidR="009D2F5A" w:rsidRPr="00035949">
        <w:t xml:space="preserve"> in 1916</w:t>
      </w:r>
      <w:r w:rsidR="00C60307" w:rsidRPr="00035949">
        <w:t>; it does not, however, depend on Sykes and Picot for its continued existence.</w:t>
      </w:r>
    </w:p>
    <w:p w14:paraId="32ECFB1F" w14:textId="77777777" w:rsidR="007E2B9F" w:rsidRPr="00035949" w:rsidRDefault="00F53485">
      <w:pPr>
        <w:pStyle w:val="Specification"/>
      </w:pPr>
      <w:r w:rsidRPr="00035949">
        <w:rPr>
          <w:rStyle w:val="Annotation"/>
        </w:rPr>
        <w:t>a(s-depend</w:t>
      </w:r>
      <w:r w:rsidR="00CF308A" w:rsidRPr="00035949">
        <w:rPr>
          <w:rStyle w:val="Annotation"/>
        </w:rPr>
        <w:t>s on</w:t>
      </w:r>
      <w:r w:rsidRPr="00035949">
        <w:rPr>
          <w:rStyle w:val="Annotation"/>
        </w:rPr>
        <w:t>)[</w:t>
      </w:r>
      <w:r w:rsidR="00776FEC" w:rsidRPr="00035949">
        <w:rPr>
          <w:rStyle w:val="SpecificationType"/>
          <w:sz w:val="22"/>
        </w:rPr>
        <w:t>Theorem</w:t>
      </w:r>
      <w:r w:rsidR="00776FEC" w:rsidRPr="00035949">
        <w:rPr>
          <w:smallCaps/>
        </w:rPr>
        <w:t>:</w:t>
      </w:r>
      <w:r w:rsidR="00B02AE7" w:rsidRPr="00035949">
        <w:t xml:space="preserve"> </w:t>
      </w:r>
      <w:r w:rsidR="00D61998" w:rsidRPr="00035949">
        <w:t>a</w:t>
      </w:r>
      <w:r w:rsidR="007E2B9F" w:rsidRPr="00035949">
        <w:t>n</w:t>
      </w:r>
      <w:r w:rsidR="00536BF5" w:rsidRPr="00035949">
        <w:t xml:space="preserve"> </w:t>
      </w:r>
      <w:r w:rsidR="00465C17" w:rsidRPr="00035949">
        <w:rPr>
          <w:i/>
        </w:rPr>
        <w:t>entity</w:t>
      </w:r>
      <w:r w:rsidR="007E2B9F" w:rsidRPr="00035949">
        <w:t xml:space="preserve"> does not </w:t>
      </w:r>
      <w:r w:rsidR="00F15D9F" w:rsidRPr="00035949">
        <w:rPr>
          <w:b/>
        </w:rPr>
        <w:t>s-depend</w:t>
      </w:r>
      <w:r w:rsidR="008A258E" w:rsidRPr="00035949">
        <w:rPr>
          <w:b/>
        </w:rPr>
        <w:t>_on</w:t>
      </w:r>
      <w:r w:rsidR="007E2B9F" w:rsidRPr="00035949">
        <w:t xml:space="preserve"> any of its </w:t>
      </w:r>
      <w:r w:rsidR="00F15D9F" w:rsidRPr="00035949">
        <w:t xml:space="preserve">(continuant or occurrent) </w:t>
      </w:r>
      <w:r w:rsidR="007E2B9F" w:rsidRPr="00035949">
        <w:t>parts</w:t>
      </w:r>
      <w:r w:rsidR="007236C7" w:rsidRPr="00035949">
        <w:rPr>
          <w:b/>
        </w:rPr>
        <w:t xml:space="preserve"> </w:t>
      </w:r>
      <w:r w:rsidR="007236C7" w:rsidRPr="00035949">
        <w:t>or on anything it is part</w:t>
      </w:r>
      <w:r w:rsidR="007236C7" w:rsidRPr="00035949">
        <w:rPr>
          <w:b/>
        </w:rPr>
        <w:t xml:space="preserve"> </w:t>
      </w:r>
      <w:r w:rsidR="007236C7" w:rsidRPr="00035949">
        <w:t>of</w:t>
      </w:r>
      <w:r w:rsidR="007E2B9F" w:rsidRPr="00035949">
        <w:t>.</w:t>
      </w:r>
      <w:r w:rsidR="0047147E" w:rsidRPr="00035949">
        <w:t xml:space="preserve"> [013-00</w:t>
      </w:r>
      <w:r w:rsidR="00F15D9F" w:rsidRPr="00035949">
        <w:t>2</w:t>
      </w:r>
      <w:r w:rsidR="0047147E" w:rsidRPr="00035949">
        <w:t>]</w:t>
      </w:r>
      <w:r w:rsidRPr="00035949">
        <w:rPr>
          <w:rStyle w:val="Annotation"/>
        </w:rPr>
        <w:t>]</w:t>
      </w:r>
    </w:p>
    <w:p w14:paraId="486AB452" w14:textId="77777777" w:rsidR="00B02AE7" w:rsidRPr="00035949" w:rsidRDefault="004A2E5B">
      <w:r w:rsidRPr="00035949">
        <w:t>This follows trivially from the definition.</w:t>
      </w:r>
    </w:p>
    <w:p w14:paraId="40948262" w14:textId="75DE017B" w:rsidR="00B02AE7" w:rsidRPr="00035949" w:rsidRDefault="00CF7DCA" w:rsidP="00414A41">
      <w:bookmarkStart w:id="100" w:name="OLE_LINK29"/>
      <w:bookmarkStart w:id="101" w:name="OLE_LINK30"/>
      <w:r w:rsidRPr="00035949">
        <w:t xml:space="preserve">As we shall see when we consider the parts of </w:t>
      </w:r>
      <w:r w:rsidRPr="00035949">
        <w:rPr>
          <w:i/>
        </w:rPr>
        <w:t>q</w:t>
      </w:r>
      <w:r w:rsidR="009F610B" w:rsidRPr="00035949">
        <w:rPr>
          <w:i/>
        </w:rPr>
        <w:t>ualities</w:t>
      </w:r>
      <w:r w:rsidR="009F610B" w:rsidRPr="00035949">
        <w:t xml:space="preserve"> such as color and tone</w:t>
      </w:r>
      <w:r w:rsidRPr="00035949">
        <w:t xml:space="preserve"> below</w:t>
      </w:r>
      <w:r w:rsidR="00B02AE7" w:rsidRPr="00035949">
        <w:t>, the parts</w:t>
      </w:r>
      <w:r w:rsidRPr="00035949">
        <w:t xml:space="preserve"> of a dependent</w:t>
      </w:r>
      <w:r w:rsidR="00B02AE7" w:rsidRPr="00035949">
        <w:t xml:space="preserve"> entity may </w:t>
      </w:r>
      <w:r w:rsidR="00593E16" w:rsidRPr="00035949">
        <w:t xml:space="preserve">reciprocally </w:t>
      </w:r>
      <w:r w:rsidR="008A258E" w:rsidRPr="00035949">
        <w:rPr>
          <w:b/>
        </w:rPr>
        <w:t>s-depends_on</w:t>
      </w:r>
      <w:r w:rsidR="00B02AE7" w:rsidRPr="00035949">
        <w:t xml:space="preserve"> each other.</w:t>
      </w:r>
      <w:r w:rsidRPr="00035949">
        <w:t xml:space="preserve"> </w:t>
      </w:r>
      <w:r w:rsidR="001A6FFD" w:rsidRPr="00035949">
        <w:t>This idea has not hithert</w:t>
      </w:r>
      <w:r w:rsidR="007236C7" w:rsidRPr="00035949">
        <w:t>o been explicitly recognized in BFO, but it is documented at length in the literature on specific dependence [</w:t>
      </w:r>
      <w:r w:rsidR="00EC6A9C" w:rsidRPr="00035949">
        <w:fldChar w:fldCharType="begin"/>
      </w:r>
      <w:r w:rsidR="00EC6A9C" w:rsidRPr="00035949">
        <w:instrText xml:space="preserve"> REF _Ref309193297 \r \h  \* MERGEFORMAT </w:instrText>
      </w:r>
      <w:r w:rsidR="00EC6A9C" w:rsidRPr="00035949">
        <w:fldChar w:fldCharType="separate"/>
      </w:r>
      <w:r w:rsidR="000A7629">
        <w:t>1</w:t>
      </w:r>
      <w:r w:rsidR="00EC6A9C" w:rsidRPr="00035949">
        <w:fldChar w:fldCharType="end"/>
      </w:r>
      <w:r w:rsidR="007236C7" w:rsidRPr="00035949">
        <w:t xml:space="preserve">, </w:t>
      </w:r>
      <w:r w:rsidR="00EC6A9C" w:rsidRPr="00035949">
        <w:fldChar w:fldCharType="begin"/>
      </w:r>
      <w:r w:rsidR="00EC6A9C" w:rsidRPr="00035949">
        <w:instrText xml:space="preserve"> REF _Ref309821811 \r \h  \* MERGEFORMAT </w:instrText>
      </w:r>
      <w:r w:rsidR="00EC6A9C" w:rsidRPr="00035949">
        <w:fldChar w:fldCharType="separate"/>
      </w:r>
      <w:r w:rsidR="000A7629">
        <w:t>2</w:t>
      </w:r>
      <w:r w:rsidR="00EC6A9C" w:rsidRPr="00035949">
        <w:fldChar w:fldCharType="end"/>
      </w:r>
      <w:r w:rsidR="00C449B1" w:rsidRPr="00035949">
        <w:t xml:space="preserve">, </w:t>
      </w:r>
      <w:r w:rsidR="00EC6A9C" w:rsidRPr="00035949">
        <w:fldChar w:fldCharType="begin"/>
      </w:r>
      <w:r w:rsidR="00EC6A9C" w:rsidRPr="00035949">
        <w:instrText xml:space="preserve"> REF _Ref309543155 \r \h  \* MERGEFORMAT </w:instrText>
      </w:r>
      <w:r w:rsidR="00EC6A9C" w:rsidRPr="00035949">
        <w:fldChar w:fldCharType="separate"/>
      </w:r>
      <w:r w:rsidR="000A7629">
        <w:t>3</w:t>
      </w:r>
      <w:r w:rsidR="00EC6A9C" w:rsidRPr="00035949">
        <w:fldChar w:fldCharType="end"/>
      </w:r>
      <w:r w:rsidR="007236C7" w:rsidRPr="00035949">
        <w:t xml:space="preserve">, </w:t>
      </w:r>
      <w:r w:rsidR="00C449B1" w:rsidRPr="00035949">
        <w:t xml:space="preserve">6, </w:t>
      </w:r>
      <w:r w:rsidR="00EC6A9C" w:rsidRPr="00035949">
        <w:fldChar w:fldCharType="begin"/>
      </w:r>
      <w:r w:rsidR="00EC6A9C" w:rsidRPr="00035949">
        <w:instrText xml:space="preserve"> REF _Ref309193309 \r \h  \* MERGEFORMAT </w:instrText>
      </w:r>
      <w:r w:rsidR="00EC6A9C" w:rsidRPr="00035949">
        <w:fldChar w:fldCharType="separate"/>
      </w:r>
      <w:r w:rsidR="000A7629">
        <w:t>20</w:t>
      </w:r>
      <w:r w:rsidR="00EC6A9C" w:rsidRPr="00035949">
        <w:fldChar w:fldCharType="end"/>
      </w:r>
      <w:r w:rsidR="007236C7" w:rsidRPr="00035949">
        <w:t xml:space="preserve">, </w:t>
      </w:r>
      <w:bookmarkEnd w:id="100"/>
      <w:bookmarkEnd w:id="101"/>
      <w:r w:rsidR="00F33687" w:rsidRPr="00035949">
        <w:fldChar w:fldCharType="begin"/>
      </w:r>
      <w:r w:rsidR="007236C7" w:rsidRPr="00035949">
        <w:instrText xml:space="preserve"> REF _Ref309404666 \r \h </w:instrText>
      </w:r>
      <w:r w:rsidR="001C5CAA" w:rsidRPr="00035949">
        <w:instrText xml:space="preserve"> \* MERGEFORMAT </w:instrText>
      </w:r>
      <w:r w:rsidR="00F33687" w:rsidRPr="00035949">
        <w:fldChar w:fldCharType="separate"/>
      </w:r>
      <w:r w:rsidR="000A7629">
        <w:t>46</w:t>
      </w:r>
      <w:r w:rsidR="00F33687" w:rsidRPr="00035949">
        <w:fldChar w:fldCharType="end"/>
      </w:r>
      <w:r w:rsidR="007236C7" w:rsidRPr="00035949">
        <w:t>].</w:t>
      </w:r>
    </w:p>
    <w:p w14:paraId="11DEBB8E" w14:textId="1714B590" w:rsidR="00CD5918" w:rsidRPr="00035949" w:rsidRDefault="00CF308A">
      <w:pPr>
        <w:pStyle w:val="Specification"/>
      </w:pPr>
      <w:r w:rsidRPr="00035949">
        <w:rPr>
          <w:rStyle w:val="Annotation"/>
        </w:rPr>
        <w:t>a</w:t>
      </w:r>
      <w:r w:rsidR="004472FB" w:rsidRPr="00035949">
        <w:rPr>
          <w:rStyle w:val="Annotation"/>
        </w:rPr>
        <w:t>s</w:t>
      </w:r>
      <w:r w:rsidRPr="00035949">
        <w:rPr>
          <w:rStyle w:val="Annotation"/>
        </w:rPr>
        <w:t>(s-depends on)[</w:t>
      </w:r>
      <w:r w:rsidR="00CD5918" w:rsidRPr="00035949">
        <w:rPr>
          <w:rStyle w:val="SpecificationType"/>
          <w:sz w:val="22"/>
        </w:rPr>
        <w:t>Axiom</w:t>
      </w:r>
      <w:r w:rsidR="00CD5918" w:rsidRPr="00035949">
        <w:rPr>
          <w:smallCaps/>
        </w:rPr>
        <w:t>:</w:t>
      </w:r>
      <w:r w:rsidR="00CD5918" w:rsidRPr="00035949">
        <w:t xml:space="preserve"> </w:t>
      </w:r>
      <w:r w:rsidR="00170E26" w:rsidRPr="00035949">
        <w:t xml:space="preserve">If </w:t>
      </w:r>
      <w:r w:rsidR="002A33CB" w:rsidRPr="00035949">
        <w:rPr>
          <w:i/>
        </w:rPr>
        <w:t xml:space="preserve">occurrent </w:t>
      </w:r>
      <w:r w:rsidR="006F01B6" w:rsidRPr="00035949">
        <w:rPr>
          <w:i/>
        </w:rPr>
        <w:t>b</w:t>
      </w:r>
      <w:r w:rsidR="00536BF5" w:rsidRPr="00035949">
        <w:rPr>
          <w:i/>
        </w:rPr>
        <w:t xml:space="preserve"> </w:t>
      </w:r>
      <w:r w:rsidR="008A258E" w:rsidRPr="00035949">
        <w:rPr>
          <w:b/>
        </w:rPr>
        <w:t>s-depends_on</w:t>
      </w:r>
      <w:r w:rsidR="00A91A6F" w:rsidRPr="00035949">
        <w:t xml:space="preserve"> </w:t>
      </w:r>
      <w:r w:rsidR="002A33CB" w:rsidRPr="00035949">
        <w:t xml:space="preserve">some </w:t>
      </w:r>
      <w:r w:rsidR="002A33CB" w:rsidRPr="00035949">
        <w:rPr>
          <w:i/>
        </w:rPr>
        <w:t>independent continuant</w:t>
      </w:r>
      <w:r w:rsidR="002A33CB" w:rsidRPr="00035949">
        <w:t xml:space="preserve"> </w:t>
      </w:r>
      <w:r w:rsidR="006F01B6" w:rsidRPr="00035949">
        <w:rPr>
          <w:i/>
        </w:rPr>
        <w:t>c</w:t>
      </w:r>
      <w:r w:rsidR="002A33CB" w:rsidRPr="00035949">
        <w:rPr>
          <w:i/>
        </w:rPr>
        <w:t xml:space="preserve"> </w:t>
      </w:r>
      <w:r w:rsidR="00A91A6F" w:rsidRPr="00035949">
        <w:rPr>
          <w:b/>
        </w:rPr>
        <w:t xml:space="preserve">at </w:t>
      </w:r>
      <w:r w:rsidR="00A91A6F" w:rsidRPr="00035949">
        <w:rPr>
          <w:i/>
        </w:rPr>
        <w:t>t</w:t>
      </w:r>
      <w:r w:rsidR="00170E26" w:rsidRPr="00035949">
        <w:t xml:space="preserve">, then </w:t>
      </w:r>
      <w:r w:rsidR="006F01B6" w:rsidRPr="00035949">
        <w:rPr>
          <w:i/>
        </w:rPr>
        <w:t>b</w:t>
      </w:r>
      <w:r w:rsidR="00170E26" w:rsidRPr="00035949">
        <w:t xml:space="preserve"> </w:t>
      </w:r>
      <w:r w:rsidR="008A258E" w:rsidRPr="00035949">
        <w:rPr>
          <w:b/>
        </w:rPr>
        <w:t>s-depends_on</w:t>
      </w:r>
      <w:r w:rsidR="002A33CB" w:rsidRPr="00035949">
        <w:rPr>
          <w:b/>
        </w:rPr>
        <w:t xml:space="preserve"> </w:t>
      </w:r>
      <w:r w:rsidR="006F01B6" w:rsidRPr="00035949">
        <w:rPr>
          <w:i/>
        </w:rPr>
        <w:t>c</w:t>
      </w:r>
      <w:r w:rsidR="00F15D9F" w:rsidRPr="00035949">
        <w:rPr>
          <w:i/>
        </w:rPr>
        <w:t xml:space="preserve"> </w:t>
      </w:r>
      <w:r w:rsidR="00170E26" w:rsidRPr="00035949">
        <w:t xml:space="preserve">at every time at which </w:t>
      </w:r>
      <w:r w:rsidR="006F01B6" w:rsidRPr="00035949">
        <w:rPr>
          <w:i/>
        </w:rPr>
        <w:t xml:space="preserve">b </w:t>
      </w:r>
      <w:r w:rsidR="00170E26" w:rsidRPr="00035949">
        <w:t xml:space="preserve">exists. </w:t>
      </w:r>
      <w:r w:rsidR="0047147E" w:rsidRPr="00035949">
        <w:t>[015-00</w:t>
      </w:r>
      <w:r w:rsidR="00F15D9F" w:rsidRPr="00035949">
        <w:t>2</w:t>
      </w:r>
      <w:r w:rsidR="0047147E" w:rsidRPr="00035949">
        <w:t>]</w:t>
      </w:r>
    </w:p>
    <w:p w14:paraId="28CDEC50" w14:textId="07E324BD" w:rsidR="0032409B" w:rsidRPr="00035949" w:rsidRDefault="0032409B">
      <w:pPr>
        <w:pStyle w:val="Specification"/>
      </w:pPr>
      <w:r w:rsidRPr="00035949">
        <w:rPr>
          <w:rStyle w:val="SpecificationType"/>
          <w:sz w:val="22"/>
        </w:rPr>
        <w:lastRenderedPageBreak/>
        <w:t>Axiom</w:t>
      </w:r>
      <w:r w:rsidRPr="00035949">
        <w:rPr>
          <w:smallCaps/>
        </w:rPr>
        <w:t>:</w:t>
      </w:r>
      <w:r w:rsidRPr="00035949">
        <w:t xml:space="preserve"> If </w:t>
      </w:r>
      <w:r w:rsidR="006F01B6" w:rsidRPr="00035949">
        <w:rPr>
          <w:i/>
        </w:rPr>
        <w:t>b</w:t>
      </w:r>
      <w:r w:rsidRPr="00035949">
        <w:rPr>
          <w:i/>
        </w:rPr>
        <w:t xml:space="preserve"> </w:t>
      </w:r>
      <w:r w:rsidR="008A258E" w:rsidRPr="00035949">
        <w:rPr>
          <w:b/>
        </w:rPr>
        <w:t>s-depends_on</w:t>
      </w:r>
      <w:r w:rsidRPr="00035949">
        <w:t xml:space="preserve"> </w:t>
      </w:r>
      <w:r w:rsidR="006F01B6" w:rsidRPr="00035949">
        <w:rPr>
          <w:i/>
        </w:rPr>
        <w:t>c</w:t>
      </w:r>
      <w:r w:rsidRPr="00035949">
        <w:rPr>
          <w:i/>
        </w:rPr>
        <w:t xml:space="preserve"> </w:t>
      </w:r>
      <w:r w:rsidRPr="00035949">
        <w:rPr>
          <w:b/>
        </w:rPr>
        <w:t xml:space="preserve">at </w:t>
      </w:r>
      <w:r w:rsidRPr="00035949">
        <w:rPr>
          <w:i/>
        </w:rPr>
        <w:t xml:space="preserve">t </w:t>
      </w:r>
      <w:r w:rsidRPr="00035949">
        <w:t>and</w:t>
      </w:r>
      <w:r w:rsidR="006F01B6" w:rsidRPr="00035949">
        <w:t xml:space="preserve"> </w:t>
      </w:r>
      <w:r w:rsidR="006F01B6" w:rsidRPr="00035949">
        <w:rPr>
          <w:i/>
        </w:rPr>
        <w:t>b</w:t>
      </w:r>
      <w:r w:rsidRPr="00035949">
        <w:rPr>
          <w:i/>
        </w:rPr>
        <w:t xml:space="preserve"> </w:t>
      </w:r>
      <w:r w:rsidRPr="00035949">
        <w:t xml:space="preserve">is a </w:t>
      </w:r>
      <w:r w:rsidRPr="00035949">
        <w:rPr>
          <w:i/>
        </w:rPr>
        <w:t>continuant</w:t>
      </w:r>
      <w:r w:rsidRPr="00035949">
        <w:t xml:space="preserve">, then </w:t>
      </w:r>
      <w:r w:rsidR="006F01B6" w:rsidRPr="00035949">
        <w:rPr>
          <w:i/>
        </w:rPr>
        <w:t>b</w:t>
      </w:r>
      <w:r w:rsidRPr="00035949">
        <w:t xml:space="preserve"> </w:t>
      </w:r>
      <w:r w:rsidR="008A258E" w:rsidRPr="00035949">
        <w:rPr>
          <w:b/>
        </w:rPr>
        <w:t>s-depends_on</w:t>
      </w:r>
      <w:r w:rsidRPr="00035949">
        <w:rPr>
          <w:b/>
        </w:rPr>
        <w:t xml:space="preserve"> </w:t>
      </w:r>
      <w:r w:rsidR="006F01B6" w:rsidRPr="00035949">
        <w:rPr>
          <w:i/>
        </w:rPr>
        <w:t>c</w:t>
      </w:r>
      <w:r w:rsidRPr="00035949">
        <w:rPr>
          <w:i/>
        </w:rPr>
        <w:t xml:space="preserve"> </w:t>
      </w:r>
      <w:r w:rsidRPr="00035949">
        <w:t xml:space="preserve">at every time at which </w:t>
      </w:r>
      <w:r w:rsidR="006F01B6" w:rsidRPr="00035949">
        <w:rPr>
          <w:i/>
        </w:rPr>
        <w:t xml:space="preserve">b </w:t>
      </w:r>
      <w:r w:rsidRPr="00035949">
        <w:t xml:space="preserve">exists. </w:t>
      </w:r>
      <w:r w:rsidR="0047147E" w:rsidRPr="00035949">
        <w:t>[016-001]</w:t>
      </w:r>
    </w:p>
    <w:p w14:paraId="7EEF759A" w14:textId="6222BC6C"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b/>
          <w:i/>
        </w:rPr>
        <w:t xml:space="preserve"> </w:t>
      </w:r>
      <w:r w:rsidR="00C87A97" w:rsidRPr="00035949">
        <w:rPr>
          <w:b/>
        </w:rPr>
        <w:t>at</w:t>
      </w:r>
      <w:r w:rsidR="00C87A97" w:rsidRPr="00035949">
        <w:t xml:space="preserve"> </w:t>
      </w:r>
      <w:r w:rsidR="00C87A97" w:rsidRPr="00035949">
        <w:rPr>
          <w:i/>
        </w:rPr>
        <w:t>t</w:t>
      </w:r>
      <w:r w:rsidR="00C87A97" w:rsidRPr="00035949">
        <w:t xml:space="preserve">, then </w:t>
      </w:r>
      <w:r w:rsidR="00C87A97" w:rsidRPr="00035949">
        <w:rPr>
          <w:i/>
        </w:rPr>
        <w:t xml:space="preserve"> </w:t>
      </w:r>
      <w:r w:rsidR="006F01B6" w:rsidRPr="00035949">
        <w:rPr>
          <w:i/>
        </w:rPr>
        <w:t>b</w:t>
      </w:r>
      <w:r w:rsidR="00C87A97" w:rsidRPr="00035949">
        <w:rPr>
          <w:i/>
        </w:rPr>
        <w:t xml:space="preserve"> </w:t>
      </w:r>
      <w:r w:rsidR="00C87A97" w:rsidRPr="00035949">
        <w:t xml:space="preserve">exists </w:t>
      </w:r>
      <w:r w:rsidR="00C87A97" w:rsidRPr="00035949">
        <w:rPr>
          <w:b/>
        </w:rPr>
        <w:t>at</w:t>
      </w:r>
      <w:r w:rsidR="00C87A97" w:rsidRPr="00035949">
        <w:t xml:space="preserve"> </w:t>
      </w:r>
      <w:r w:rsidR="00C87A97" w:rsidRPr="00035949">
        <w:rPr>
          <w:i/>
        </w:rPr>
        <w:t>t</w:t>
      </w:r>
      <w:r w:rsidRPr="00035949">
        <w:t>. [127-001]</w:t>
      </w:r>
    </w:p>
    <w:p w14:paraId="437F8C28" w14:textId="23F8577B"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b/>
          <w:i/>
        </w:rPr>
        <w:t xml:space="preserve"> </w:t>
      </w:r>
      <w:r w:rsidR="00C87A97" w:rsidRPr="00035949">
        <w:rPr>
          <w:b/>
        </w:rPr>
        <w:t>at</w:t>
      </w:r>
      <w:r w:rsidR="00C87A97" w:rsidRPr="00035949">
        <w:t xml:space="preserve"> </w:t>
      </w:r>
      <w:r w:rsidR="00C87A97" w:rsidRPr="00035949">
        <w:rPr>
          <w:i/>
        </w:rPr>
        <w:t>t</w:t>
      </w:r>
      <w:r w:rsidR="00C87A97" w:rsidRPr="00035949">
        <w:t xml:space="preserve">, then </w:t>
      </w:r>
      <w:r w:rsidR="006F01B6" w:rsidRPr="00035949">
        <w:rPr>
          <w:i/>
        </w:rPr>
        <w:t>c</w:t>
      </w:r>
      <w:r w:rsidR="00C87A97" w:rsidRPr="00035949">
        <w:rPr>
          <w:i/>
        </w:rPr>
        <w:t xml:space="preserve"> </w:t>
      </w:r>
      <w:r w:rsidR="00C87A97" w:rsidRPr="00035949">
        <w:t xml:space="preserve">exists </w:t>
      </w:r>
      <w:r w:rsidR="00C87A97" w:rsidRPr="00035949">
        <w:rPr>
          <w:b/>
        </w:rPr>
        <w:t>at</w:t>
      </w:r>
      <w:r w:rsidR="00C87A97" w:rsidRPr="00035949">
        <w:t xml:space="preserve"> </w:t>
      </w:r>
      <w:r w:rsidR="00C87A97" w:rsidRPr="00035949">
        <w:rPr>
          <w:i/>
        </w:rPr>
        <w:t>t</w:t>
      </w:r>
      <w:r w:rsidRPr="00035949">
        <w:t>. [128-001]</w:t>
      </w:r>
    </w:p>
    <w:p w14:paraId="0F30B413" w14:textId="66AA54C1"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an occurrent and </w:t>
      </w:r>
      <w:r w:rsidR="006F01B6" w:rsidRPr="00035949">
        <w:rPr>
          <w:i/>
        </w:rPr>
        <w:t>c</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i/>
        </w:rPr>
        <w:t xml:space="preserve"> </w:t>
      </w:r>
      <w:r w:rsidR="00C87A97" w:rsidRPr="00035949">
        <w:rPr>
          <w:b/>
        </w:rPr>
        <w:t xml:space="preserve">at </w:t>
      </w:r>
      <w:r w:rsidR="00C87A97" w:rsidRPr="00035949">
        <w:rPr>
          <w:i/>
        </w:rPr>
        <w:t xml:space="preserve">t, </w:t>
      </w:r>
      <w:r w:rsidR="00C87A97" w:rsidRPr="00035949">
        <w:t xml:space="preserve">then </w:t>
      </w:r>
      <w:r w:rsidR="006F01B6" w:rsidRPr="00035949">
        <w:rPr>
          <w:i/>
        </w:rPr>
        <w:t>c</w:t>
      </w:r>
      <w:r w:rsidR="00C87A97" w:rsidRPr="00035949">
        <w:rPr>
          <w:i/>
        </w:rPr>
        <w:t xml:space="preserve"> </w:t>
      </w:r>
      <w:r w:rsidR="00C87A97" w:rsidRPr="00035949">
        <w:t xml:space="preserve">exists at some time during the temporal region spanned by </w:t>
      </w:r>
      <w:r w:rsidR="006F01B6" w:rsidRPr="00035949">
        <w:rPr>
          <w:i/>
        </w:rPr>
        <w:t>b</w:t>
      </w:r>
      <w:r w:rsidR="00C87A97" w:rsidRPr="00035949">
        <w:rPr>
          <w:i/>
        </w:rPr>
        <w:t>.</w:t>
      </w:r>
      <w:r w:rsidRPr="00035949">
        <w:t xml:space="preserve"> [129-001]</w:t>
      </w:r>
    </w:p>
    <w:p w14:paraId="5A78F2B3" w14:textId="57853301"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an occurrent and </w:t>
      </w:r>
      <w:r w:rsidR="006F01B6" w:rsidRPr="00035949">
        <w:rPr>
          <w:i/>
        </w:rPr>
        <w:t>c</w:t>
      </w:r>
      <w:r w:rsidR="00C87A97" w:rsidRPr="00035949">
        <w:rPr>
          <w:i/>
        </w:rPr>
        <w:t xml:space="preserve"> </w:t>
      </w:r>
      <w:r w:rsidR="00C87A97" w:rsidRPr="00035949">
        <w:t xml:space="preserve">is an occurrent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i/>
        </w:rPr>
        <w:t xml:space="preserve"> </w:t>
      </w:r>
      <w:r w:rsidR="00C87A97" w:rsidRPr="00035949">
        <w:rPr>
          <w:b/>
        </w:rPr>
        <w:t xml:space="preserve">at </w:t>
      </w:r>
      <w:r w:rsidR="00C87A97" w:rsidRPr="00035949">
        <w:rPr>
          <w:i/>
        </w:rPr>
        <w:t xml:space="preserve">t, </w:t>
      </w:r>
      <w:r w:rsidR="00C87A97" w:rsidRPr="00035949">
        <w:t xml:space="preserve">then </w:t>
      </w:r>
      <w:r w:rsidR="006F01B6" w:rsidRPr="00035949">
        <w:rPr>
          <w:i/>
        </w:rPr>
        <w:t>c</w:t>
      </w:r>
      <w:r w:rsidR="00C87A97" w:rsidRPr="00035949">
        <w:rPr>
          <w:i/>
        </w:rPr>
        <w:t xml:space="preserve"> </w:t>
      </w:r>
      <w:r w:rsidR="00A665D9" w:rsidRPr="00035949">
        <w:t xml:space="preserve">exists </w:t>
      </w:r>
      <w:r w:rsidR="00C87A97" w:rsidRPr="00035949">
        <w:t xml:space="preserve">at </w:t>
      </w:r>
      <w:r w:rsidR="00C87A97" w:rsidRPr="00035949">
        <w:rPr>
          <w:i/>
        </w:rPr>
        <w:t>t.</w:t>
      </w:r>
      <w:r w:rsidRPr="00035949">
        <w:t xml:space="preserve"> [130-001]</w:t>
      </w:r>
      <w:r w:rsidR="00CF308A" w:rsidRPr="00035949">
        <w:rPr>
          <w:rStyle w:val="Annotation"/>
        </w:rPr>
        <w:t>]</w:t>
      </w:r>
    </w:p>
    <w:p w14:paraId="6D03A6E6" w14:textId="77777777" w:rsidR="001D3291" w:rsidRPr="00035949" w:rsidRDefault="001D3291"/>
    <w:p w14:paraId="4026B8A5" w14:textId="77777777" w:rsidR="00CD5918" w:rsidRPr="00035949" w:rsidRDefault="0032409B">
      <w:r w:rsidRPr="00035949">
        <w:t xml:space="preserve">An </w:t>
      </w:r>
      <w:r w:rsidR="00CD5918" w:rsidRPr="00035949">
        <w:rPr>
          <w:i/>
        </w:rPr>
        <w:t>s-dependent continuant entity</w:t>
      </w:r>
      <w:r w:rsidR="00CD5918" w:rsidRPr="00035949">
        <w:t xml:space="preserve"> cannot migrate from one independent continuant bearer to another. </w:t>
      </w:r>
    </w:p>
    <w:p w14:paraId="28866BC8" w14:textId="77777777" w:rsidR="00CF7DCA" w:rsidRPr="00035949" w:rsidRDefault="00921592">
      <w:pPr>
        <w:rPr>
          <w:i/>
        </w:rPr>
      </w:pPr>
      <w:r w:rsidRPr="00035949">
        <w:t xml:space="preserve">The entities </w:t>
      </w:r>
      <w:r w:rsidR="00CF308A" w:rsidRPr="00035949">
        <w:t xml:space="preserve">that </w:t>
      </w:r>
      <w:r w:rsidR="008A258E" w:rsidRPr="00035949">
        <w:rPr>
          <w:b/>
        </w:rPr>
        <w:t>s-depends_on</w:t>
      </w:r>
      <w:r w:rsidR="00CF308A" w:rsidRPr="00035949">
        <w:rPr>
          <w:b/>
        </w:rPr>
        <w:t xml:space="preserve"> </w:t>
      </w:r>
      <w:r w:rsidR="00CF308A" w:rsidRPr="00035949">
        <w:t>something</w:t>
      </w:r>
      <w:r w:rsidRPr="00035949">
        <w:rPr>
          <w:b/>
        </w:rPr>
        <w:t xml:space="preserve"> </w:t>
      </w:r>
      <w:r w:rsidRPr="00035949">
        <w:t>include</w:t>
      </w:r>
      <w:r w:rsidRPr="00035949">
        <w:rPr>
          <w:i/>
        </w:rPr>
        <w:t xml:space="preserve"> </w:t>
      </w:r>
    </w:p>
    <w:p w14:paraId="47E1A954" w14:textId="77777777" w:rsidR="00CF7DCA" w:rsidRPr="00035949" w:rsidRDefault="00FE3FE4" w:rsidP="00CD264A">
      <w:pPr>
        <w:pStyle w:val="ListParagraph"/>
        <w:numPr>
          <w:ilvl w:val="0"/>
          <w:numId w:val="11"/>
        </w:numPr>
      </w:pPr>
      <w:r w:rsidRPr="00035949">
        <w:rPr>
          <w:i/>
        </w:rPr>
        <w:t xml:space="preserve">specifically and generically </w:t>
      </w:r>
      <w:r w:rsidR="00921592" w:rsidRPr="00035949">
        <w:rPr>
          <w:i/>
        </w:rPr>
        <w:t>dependent continuants</w:t>
      </w:r>
      <w:r w:rsidR="00921592" w:rsidRPr="00035949">
        <w:t>, which</w:t>
      </w:r>
      <w:r w:rsidR="00CF7DCA" w:rsidRPr="00035949">
        <w:t xml:space="preserve"> </w:t>
      </w:r>
      <w:r w:rsidR="008A258E" w:rsidRPr="00035949">
        <w:rPr>
          <w:b/>
        </w:rPr>
        <w:t>s-depends_on</w:t>
      </w:r>
      <w:r w:rsidR="00921592" w:rsidRPr="00035949">
        <w:rPr>
          <w:b/>
        </w:rPr>
        <w:t xml:space="preserve"> </w:t>
      </w:r>
      <w:r w:rsidR="00CF7DCA" w:rsidRPr="00035949">
        <w:t xml:space="preserve">in every case </w:t>
      </w:r>
      <w:r w:rsidR="00860FD4" w:rsidRPr="00035949">
        <w:t xml:space="preserve">on </w:t>
      </w:r>
      <w:r w:rsidR="00CF7DCA" w:rsidRPr="00035949">
        <w:t xml:space="preserve">one or more </w:t>
      </w:r>
      <w:r w:rsidR="00860FD4" w:rsidRPr="00035949">
        <w:rPr>
          <w:i/>
        </w:rPr>
        <w:t>independent continuants</w:t>
      </w:r>
      <w:r w:rsidR="00860FD4" w:rsidRPr="00035949">
        <w:t xml:space="preserve"> which are </w:t>
      </w:r>
      <w:r w:rsidR="00CF7DCA" w:rsidRPr="00035949">
        <w:t xml:space="preserve">their bearers, and which may in addition stand in </w:t>
      </w:r>
      <w:r w:rsidR="008A258E" w:rsidRPr="00035949">
        <w:rPr>
          <w:b/>
        </w:rPr>
        <w:t>s-depends_on</w:t>
      </w:r>
      <w:r w:rsidR="00CF308A" w:rsidRPr="00035949">
        <w:rPr>
          <w:b/>
        </w:rPr>
        <w:t xml:space="preserve"> </w:t>
      </w:r>
      <w:r w:rsidR="00CF7DCA" w:rsidRPr="00035949">
        <w:t>relations among themselves;</w:t>
      </w:r>
    </w:p>
    <w:p w14:paraId="40BC2097" w14:textId="77777777" w:rsidR="00611F06" w:rsidRDefault="00921592" w:rsidP="00611F06">
      <w:pPr>
        <w:spacing w:after="0"/>
        <w:rPr>
          <w:sz w:val="24"/>
          <w:szCs w:val="28"/>
        </w:rPr>
      </w:pPr>
      <w:r w:rsidRPr="00035949">
        <w:rPr>
          <w:i/>
        </w:rPr>
        <w:t>occurrents</w:t>
      </w:r>
      <w:r w:rsidRPr="00035949">
        <w:t xml:space="preserve">, which </w:t>
      </w:r>
      <w:r w:rsidR="008A258E" w:rsidRPr="00035949">
        <w:rPr>
          <w:b/>
        </w:rPr>
        <w:t>s-depends_on</w:t>
      </w:r>
      <w:r w:rsidRPr="00035949">
        <w:rPr>
          <w:b/>
        </w:rPr>
        <w:t xml:space="preserve"> </w:t>
      </w:r>
      <w:r w:rsidR="00CF7DCA" w:rsidRPr="00035949">
        <w:t>in every case</w:t>
      </w:r>
      <w:r w:rsidR="00CF7DCA" w:rsidRPr="00035949">
        <w:rPr>
          <w:b/>
        </w:rPr>
        <w:t xml:space="preserve"> </w:t>
      </w:r>
      <w:r w:rsidR="00151755" w:rsidRPr="00035949">
        <w:t>on</w:t>
      </w:r>
      <w:r w:rsidRPr="00035949">
        <w:t xml:space="preserve"> </w:t>
      </w:r>
      <w:r w:rsidR="00CF7DCA" w:rsidRPr="00035949">
        <w:t xml:space="preserve">one or more </w:t>
      </w:r>
      <w:r w:rsidRPr="00035949">
        <w:rPr>
          <w:i/>
        </w:rPr>
        <w:t xml:space="preserve">independent </w:t>
      </w:r>
      <w:r w:rsidR="00151755" w:rsidRPr="00035949">
        <w:rPr>
          <w:i/>
        </w:rPr>
        <w:t>continuants</w:t>
      </w:r>
      <w:r w:rsidR="00151755" w:rsidRPr="00035949">
        <w:t xml:space="preserve"> which</w:t>
      </w:r>
      <w:r w:rsidRPr="00035949">
        <w:t xml:space="preserve"> </w:t>
      </w:r>
      <w:r w:rsidRPr="00035949">
        <w:rPr>
          <w:b/>
        </w:rPr>
        <w:t>participate</w:t>
      </w:r>
      <w:r w:rsidRPr="00035949">
        <w:t xml:space="preserve"> in them</w:t>
      </w:r>
      <w:r w:rsidR="00611F06">
        <w:t xml:space="preserve">. </w:t>
      </w:r>
    </w:p>
    <w:p w14:paraId="3729D4E8" w14:textId="53D198CF" w:rsidR="00C449B1" w:rsidRPr="001D54A5" w:rsidRDefault="00611F06" w:rsidP="00F55F47">
      <w:pPr>
        <w:spacing w:after="0"/>
        <w:rPr>
          <w:sz w:val="24"/>
          <w:szCs w:val="28"/>
        </w:rPr>
      </w:pPr>
      <w:r>
        <w:rPr>
          <w:sz w:val="24"/>
          <w:szCs w:val="28"/>
        </w:rPr>
        <w:t xml:space="preserve">Occurrents may in addition stand in one-sided and reciprocal </w:t>
      </w:r>
      <w:r>
        <w:rPr>
          <w:b/>
          <w:sz w:val="24"/>
          <w:szCs w:val="28"/>
        </w:rPr>
        <w:t xml:space="preserve">s-depends_on </w:t>
      </w:r>
      <w:r>
        <w:rPr>
          <w:sz w:val="24"/>
          <w:szCs w:val="28"/>
        </w:rPr>
        <w:t xml:space="preserve">relations to other s-dependent entities, including </w:t>
      </w:r>
      <w:r w:rsidRPr="004B4002">
        <w:rPr>
          <w:i/>
          <w:sz w:val="24"/>
          <w:szCs w:val="28"/>
        </w:rPr>
        <w:t>qualities</w:t>
      </w:r>
      <w:r>
        <w:rPr>
          <w:sz w:val="24"/>
          <w:szCs w:val="28"/>
        </w:rPr>
        <w:t xml:space="preserve">, </w:t>
      </w:r>
      <w:r w:rsidRPr="004B4002">
        <w:rPr>
          <w:i/>
          <w:sz w:val="24"/>
          <w:szCs w:val="28"/>
        </w:rPr>
        <w:t>dispositions</w:t>
      </w:r>
      <w:r>
        <w:rPr>
          <w:sz w:val="24"/>
          <w:szCs w:val="28"/>
        </w:rPr>
        <w:t xml:space="preserve"> and </w:t>
      </w:r>
      <w:r w:rsidRPr="004B4002">
        <w:rPr>
          <w:i/>
          <w:sz w:val="24"/>
          <w:szCs w:val="28"/>
        </w:rPr>
        <w:t>occurrents</w:t>
      </w:r>
      <w:r>
        <w:rPr>
          <w:sz w:val="24"/>
          <w:szCs w:val="28"/>
        </w:rPr>
        <w:t xml:space="preserve"> </w:t>
      </w:r>
      <w:r w:rsidR="007236C7" w:rsidRPr="00035949">
        <w:t>(see [</w:t>
      </w:r>
      <w:r w:rsidR="00EC6A9C" w:rsidRPr="00035949">
        <w:fldChar w:fldCharType="begin"/>
      </w:r>
      <w:r w:rsidR="00EC6A9C" w:rsidRPr="00035949">
        <w:instrText xml:space="preserve"> REF _Ref309404666 \r \h  \* MERGEFORMAT </w:instrText>
      </w:r>
      <w:r w:rsidR="00EC6A9C" w:rsidRPr="00035949">
        <w:fldChar w:fldCharType="separate"/>
      </w:r>
      <w:r w:rsidR="000A7629">
        <w:t>46</w:t>
      </w:r>
      <w:r w:rsidR="00EC6A9C" w:rsidRPr="00035949">
        <w:fldChar w:fldCharType="end"/>
      </w:r>
      <w:r w:rsidR="007236C7" w:rsidRPr="00035949">
        <w:t xml:space="preserve">, chapter 8; </w:t>
      </w:r>
      <w:r w:rsidR="00EC6A9C" w:rsidRPr="00035949">
        <w:fldChar w:fldCharType="begin"/>
      </w:r>
      <w:r w:rsidR="00EC6A9C" w:rsidRPr="00035949">
        <w:instrText xml:space="preserve"> REF _Ref309193309 \r \h  \* MERGEFORMAT </w:instrText>
      </w:r>
      <w:r w:rsidR="00EC6A9C" w:rsidRPr="00035949">
        <w:fldChar w:fldCharType="separate"/>
      </w:r>
      <w:r w:rsidR="000A7629">
        <w:t>20</w:t>
      </w:r>
      <w:r w:rsidR="00EC6A9C" w:rsidRPr="00035949">
        <w:fldChar w:fldCharType="end"/>
      </w:r>
      <w:r w:rsidR="007236C7" w:rsidRPr="00035949">
        <w:t xml:space="preserve">, </w:t>
      </w:r>
      <w:r w:rsidR="00EC6A9C" w:rsidRPr="00035949">
        <w:fldChar w:fldCharType="begin"/>
      </w:r>
      <w:r w:rsidR="00EC6A9C" w:rsidRPr="00035949">
        <w:instrText xml:space="preserve"> REF _Ref309155480 \r \h  \* MERGEFORMAT </w:instrText>
      </w:r>
      <w:r w:rsidR="00EC6A9C" w:rsidRPr="00035949">
        <w:fldChar w:fldCharType="separate"/>
      </w:r>
      <w:r w:rsidR="000A7629">
        <w:t>22</w:t>
      </w:r>
      <w:r w:rsidR="00EC6A9C" w:rsidRPr="00035949">
        <w:fldChar w:fldCharType="end"/>
      </w:r>
      <w:r w:rsidR="007236C7" w:rsidRPr="00035949">
        <w:t xml:space="preserve">] and the discussion of </w:t>
      </w:r>
      <w:r w:rsidR="007236C7" w:rsidRPr="00611F06">
        <w:rPr>
          <w:i/>
        </w:rPr>
        <w:t>process profiles</w:t>
      </w:r>
      <w:r w:rsidR="007236C7" w:rsidRPr="00035949">
        <w:t>, below)</w:t>
      </w:r>
      <w:r w:rsidR="00CF7DCA" w:rsidRPr="00035949">
        <w:t>.</w:t>
      </w:r>
    </w:p>
    <w:p w14:paraId="5AD99681" w14:textId="77777777" w:rsidR="00F33687" w:rsidRPr="00035949" w:rsidRDefault="0018556D" w:rsidP="00140957">
      <w:pPr>
        <w:pStyle w:val="Heading3"/>
      </w:pPr>
      <w:bookmarkStart w:id="102" w:name="_Toc501053078"/>
      <w:r w:rsidRPr="00035949">
        <w:t>Types of s-dependence</w:t>
      </w:r>
      <w:bookmarkEnd w:id="102"/>
    </w:p>
    <w:p w14:paraId="686FC4FA" w14:textId="77777777" w:rsidR="00D95DB0" w:rsidRPr="00035949" w:rsidRDefault="00860FD4">
      <w:r w:rsidRPr="00035949">
        <w:t>Examples</w:t>
      </w:r>
      <w:r w:rsidR="00536BF5" w:rsidRPr="00035949">
        <w:t xml:space="preserve"> </w:t>
      </w:r>
      <w:r w:rsidRPr="00035949">
        <w:t>of</w:t>
      </w:r>
      <w:r w:rsidR="00536BF5" w:rsidRPr="00035949">
        <w:t xml:space="preserve"> </w:t>
      </w:r>
      <w:r w:rsidR="00D95DB0" w:rsidRPr="00035949">
        <w:rPr>
          <w:b/>
        </w:rPr>
        <w:t xml:space="preserve">one-sided s-dependence </w:t>
      </w:r>
      <w:r w:rsidR="00D95DB0" w:rsidRPr="00035949">
        <w:t xml:space="preserve">of a </w:t>
      </w:r>
      <w:r w:rsidR="00D95DB0" w:rsidRPr="00035949">
        <w:rPr>
          <w:i/>
        </w:rPr>
        <w:t xml:space="preserve">dependent continuant </w:t>
      </w:r>
      <w:r w:rsidR="00D95DB0" w:rsidRPr="00035949">
        <w:t xml:space="preserve">on an </w:t>
      </w:r>
      <w:r w:rsidR="00D95DB0" w:rsidRPr="00035949">
        <w:rPr>
          <w:i/>
        </w:rPr>
        <w:t>independent continuant</w:t>
      </w:r>
      <w:r w:rsidR="00D95DB0" w:rsidRPr="00035949">
        <w:t xml:space="preserve">: </w:t>
      </w:r>
    </w:p>
    <w:p w14:paraId="22E49D2A" w14:textId="77777777" w:rsidR="00D95DB0" w:rsidRPr="00035949" w:rsidRDefault="00BC7058" w:rsidP="00CD264A">
      <w:pPr>
        <w:pStyle w:val="ListParagraph"/>
        <w:numPr>
          <w:ilvl w:val="0"/>
          <w:numId w:val="6"/>
        </w:numPr>
      </w:pPr>
      <w:r w:rsidRPr="00035949">
        <w:rPr>
          <w:rStyle w:val="Annotation"/>
        </w:rPr>
        <w:t xml:space="preserve">example(s-depends </w:t>
      </w:r>
      <w:r w:rsidR="00B05A25" w:rsidRPr="00035949">
        <w:rPr>
          <w:rStyle w:val="Annotation"/>
        </w:rPr>
        <w:t>on</w:t>
      </w:r>
      <w:r w:rsidR="009666A1" w:rsidRPr="00035949">
        <w:rPr>
          <w:rStyle w:val="Annotation"/>
        </w:rPr>
        <w:t>)</w:t>
      </w:r>
      <w:r w:rsidR="00B05A25" w:rsidRPr="00035949">
        <w:rPr>
          <w:rStyle w:val="Annotation"/>
        </w:rPr>
        <w:t>[</w:t>
      </w:r>
      <w:r w:rsidR="006E1F47" w:rsidRPr="00035949">
        <w:rPr>
          <w:rStyle w:val="Annotation"/>
        </w:rPr>
        <w:t xml:space="preserve">one-sided s-dependence of a dependent continuant on an independent continuant: </w:t>
      </w:r>
      <w:r w:rsidR="00D95DB0" w:rsidRPr="00035949">
        <w:t>a</w:t>
      </w:r>
      <w:r w:rsidR="00C449B1" w:rsidRPr="00035949">
        <w:t>n</w:t>
      </w:r>
      <w:r w:rsidR="00D95DB0" w:rsidRPr="00035949">
        <w:t xml:space="preserve"> </w:t>
      </w:r>
      <w:r w:rsidR="00C449B1" w:rsidRPr="00035949">
        <w:rPr>
          <w:b/>
        </w:rPr>
        <w:t>instance</w:t>
      </w:r>
      <w:r w:rsidR="00C449B1" w:rsidRPr="00035949">
        <w:t xml:space="preserve"> of </w:t>
      </w:r>
      <w:r w:rsidR="00D95DB0" w:rsidRPr="00035949">
        <w:rPr>
          <w:i/>
        </w:rPr>
        <w:t>headache</w:t>
      </w:r>
      <w:r w:rsidR="00D95DB0" w:rsidRPr="00035949">
        <w:t xml:space="preserve"> </w:t>
      </w:r>
      <w:r w:rsidR="008A258E" w:rsidRPr="00035949">
        <w:rPr>
          <w:b/>
        </w:rPr>
        <w:t>s-depends_on</w:t>
      </w:r>
      <w:r w:rsidR="00D95DB0" w:rsidRPr="00035949">
        <w:t xml:space="preserve"> </w:t>
      </w:r>
      <w:r w:rsidR="006E1F47" w:rsidRPr="00035949">
        <w:t xml:space="preserve">some </w:t>
      </w:r>
      <w:r w:rsidR="00D95DB0" w:rsidRPr="00035949">
        <w:rPr>
          <w:i/>
        </w:rPr>
        <w:t>head</w:t>
      </w:r>
      <w:r w:rsidR="00B05A25" w:rsidRPr="00035949">
        <w:rPr>
          <w:rStyle w:val="Annotation"/>
        </w:rPr>
        <w:t>]</w:t>
      </w:r>
    </w:p>
    <w:p w14:paraId="376E0EC7" w14:textId="77777777" w:rsidR="00D95DB0" w:rsidRPr="00035949" w:rsidRDefault="00B05A25" w:rsidP="00544BF7">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6E1F47" w:rsidRPr="00035949">
        <w:rPr>
          <w:rStyle w:val="Annotation"/>
        </w:rPr>
        <w:t xml:space="preserve">one-sided s-dependence of a dependent continuant on an independent continuant: </w:t>
      </w:r>
      <w:r w:rsidR="00D95DB0" w:rsidRPr="00035949">
        <w:t xml:space="preserve">an </w:t>
      </w:r>
      <w:r w:rsidR="00D95DB0" w:rsidRPr="00035949">
        <w:rPr>
          <w:b/>
        </w:rPr>
        <w:t>instance</w:t>
      </w:r>
      <w:r w:rsidR="00D95DB0" w:rsidRPr="00035949">
        <w:t xml:space="preserve"> of </w:t>
      </w:r>
      <w:r w:rsidR="00D95DB0" w:rsidRPr="00035949">
        <w:rPr>
          <w:i/>
        </w:rPr>
        <w:t>temperature</w:t>
      </w:r>
      <w:r w:rsidR="00D95DB0" w:rsidRPr="00035949">
        <w:t xml:space="preserve"> </w:t>
      </w:r>
      <w:r w:rsidR="008A258E" w:rsidRPr="00035949">
        <w:rPr>
          <w:b/>
        </w:rPr>
        <w:t>s-depends_on</w:t>
      </w:r>
      <w:r w:rsidR="00D95DB0" w:rsidRPr="00035949">
        <w:t xml:space="preserve"> some organism</w:t>
      </w:r>
      <w:r w:rsidRPr="00035949">
        <w:rPr>
          <w:rStyle w:val="Annotation"/>
        </w:rPr>
        <w:t>]</w:t>
      </w:r>
    </w:p>
    <w:p w14:paraId="1439BCD1" w14:textId="77777777" w:rsidR="006E1F47" w:rsidRPr="00035949" w:rsidRDefault="006E1F47">
      <w:r w:rsidRPr="00035949">
        <w:lastRenderedPageBreak/>
        <w:t xml:space="preserve">Example of </w:t>
      </w:r>
      <w:r w:rsidRPr="00035949">
        <w:rPr>
          <w:b/>
        </w:rPr>
        <w:t xml:space="preserve">one-sided s-dependence </w:t>
      </w:r>
      <w:r w:rsidRPr="00035949">
        <w:t xml:space="preserve">of a </w:t>
      </w:r>
      <w:r w:rsidRPr="00035949">
        <w:rPr>
          <w:i/>
        </w:rPr>
        <w:t xml:space="preserve">process </w:t>
      </w:r>
      <w:r w:rsidR="000E1D4C" w:rsidRPr="00035949">
        <w:t>on something</w:t>
      </w:r>
      <w:r w:rsidRPr="00035949">
        <w:t xml:space="preserve">: </w:t>
      </w:r>
    </w:p>
    <w:p w14:paraId="060D4D36" w14:textId="77777777" w:rsidR="00D95DB0" w:rsidRPr="00035949" w:rsidRDefault="00B05A25" w:rsidP="00CD264A">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a process on something:</w:t>
      </w:r>
      <w:r w:rsidR="006E1F47" w:rsidRPr="00035949">
        <w:rPr>
          <w:rStyle w:val="Annotation"/>
        </w:rPr>
        <w:t xml:space="preserve"> </w:t>
      </w:r>
      <w:r w:rsidR="00E8433C" w:rsidRPr="00035949">
        <w:rPr>
          <w:rStyle w:val="Annotation"/>
        </w:rPr>
        <w:t>an</w:t>
      </w:r>
      <w:r w:rsidR="00E8433C" w:rsidRPr="00035949">
        <w:t xml:space="preserve"> </w:t>
      </w:r>
      <w:r w:rsidR="00E8433C" w:rsidRPr="00035949">
        <w:rPr>
          <w:b/>
        </w:rPr>
        <w:t xml:space="preserve">instance </w:t>
      </w:r>
      <w:r w:rsidR="00E8433C" w:rsidRPr="00035949">
        <w:t xml:space="preserve">of </w:t>
      </w:r>
      <w:r w:rsidR="00E8433C" w:rsidRPr="00035949">
        <w:rPr>
          <w:i/>
        </w:rPr>
        <w:t xml:space="preserve">seeing </w:t>
      </w:r>
      <w:r w:rsidR="00E8433C" w:rsidRPr="00035949">
        <w:t xml:space="preserve">(a relational process) </w:t>
      </w:r>
      <w:r w:rsidR="008A258E" w:rsidRPr="00035949">
        <w:rPr>
          <w:b/>
        </w:rPr>
        <w:t>s-depends_on</w:t>
      </w:r>
      <w:r w:rsidR="00E8433C" w:rsidRPr="00035949">
        <w:rPr>
          <w:b/>
        </w:rPr>
        <w:t xml:space="preserve"> </w:t>
      </w:r>
      <w:r w:rsidR="00E8433C" w:rsidRPr="00035949">
        <w:t>some organism and on some seen entity, which may be an occurrent or a continuant</w:t>
      </w:r>
      <w:r w:rsidRPr="00035949">
        <w:rPr>
          <w:rStyle w:val="Annotation"/>
        </w:rPr>
        <w:t>]</w:t>
      </w:r>
    </w:p>
    <w:p w14:paraId="4757B555" w14:textId="77777777" w:rsidR="00D95DB0" w:rsidRPr="00035949" w:rsidRDefault="00B05A25" w:rsidP="00544BF7">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891359" w:rsidRPr="00035949">
        <w:rPr>
          <w:rStyle w:val="Annotation"/>
        </w:rPr>
        <w:t>one-sided s-dependence of a process on something:</w:t>
      </w:r>
      <w:r w:rsidR="00891359" w:rsidRPr="00035949">
        <w:t xml:space="preserve"> </w:t>
      </w:r>
      <w:r w:rsidR="00D95DB0" w:rsidRPr="00035949">
        <w:t xml:space="preserve">a process of cell death </w:t>
      </w:r>
      <w:r w:rsidR="008A258E" w:rsidRPr="00035949">
        <w:rPr>
          <w:b/>
        </w:rPr>
        <w:t>s-depends_on</w:t>
      </w:r>
      <w:r w:rsidR="00D95DB0" w:rsidRPr="00035949">
        <w:t xml:space="preserve"> a cell</w:t>
      </w:r>
      <w:r w:rsidRPr="00035949">
        <w:rPr>
          <w:rStyle w:val="Annotation"/>
        </w:rPr>
        <w:t>]</w:t>
      </w:r>
      <w:r w:rsidR="00D95DB0" w:rsidRPr="00035949">
        <w:t xml:space="preserve"> </w:t>
      </w:r>
    </w:p>
    <w:p w14:paraId="0AD457DF" w14:textId="77777777" w:rsidR="00D95DB0" w:rsidRPr="00035949" w:rsidRDefault="00D95DB0">
      <w:r w:rsidRPr="00035949">
        <w:t xml:space="preserve">Examples of </w:t>
      </w:r>
      <w:r w:rsidR="00860FD4" w:rsidRPr="00035949">
        <w:rPr>
          <w:b/>
        </w:rPr>
        <w:t>reciprocal s-</w:t>
      </w:r>
      <w:r w:rsidR="00151755" w:rsidRPr="00035949">
        <w:rPr>
          <w:b/>
        </w:rPr>
        <w:t>dependence</w:t>
      </w:r>
      <w:r w:rsidR="00151755" w:rsidRPr="00035949">
        <w:t xml:space="preserve"> between</w:t>
      </w:r>
      <w:r w:rsidR="00135288" w:rsidRPr="00035949">
        <w:t xml:space="preserve"> </w:t>
      </w:r>
      <w:r w:rsidRPr="00035949">
        <w:rPr>
          <w:i/>
        </w:rPr>
        <w:t xml:space="preserve">dependent </w:t>
      </w:r>
      <w:r w:rsidR="00860FD4" w:rsidRPr="00035949">
        <w:rPr>
          <w:i/>
        </w:rPr>
        <w:t>continuants</w:t>
      </w:r>
      <w:r w:rsidR="00860FD4" w:rsidRPr="00035949">
        <w:t>:</w:t>
      </w:r>
    </w:p>
    <w:p w14:paraId="0F3BBF43" w14:textId="13B92310" w:rsidR="00860FD4"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C449B1" w:rsidRPr="00035949">
        <w:t xml:space="preserve">the two-sided reciprocal </w:t>
      </w:r>
      <w:r w:rsidR="00C449B1" w:rsidRPr="00035949">
        <w:rPr>
          <w:b/>
        </w:rPr>
        <w:t>s-dependence</w:t>
      </w:r>
      <w:r w:rsidR="00C449B1" w:rsidRPr="00035949">
        <w:t xml:space="preserve"> of the </w:t>
      </w:r>
      <w:r w:rsidR="00860FD4" w:rsidRPr="00035949">
        <w:rPr>
          <w:i/>
        </w:rPr>
        <w:t>roles</w:t>
      </w:r>
      <w:r w:rsidR="00860FD4" w:rsidRPr="00035949">
        <w:t xml:space="preserve"> of husband and wife</w:t>
      </w:r>
      <w:r w:rsidR="00D95DB0" w:rsidRPr="00035949">
        <w:t xml:space="preserve"> [</w:t>
      </w:r>
      <w:r w:rsidR="00EC6A9C" w:rsidRPr="00035949">
        <w:fldChar w:fldCharType="begin"/>
      </w:r>
      <w:r w:rsidR="00EC6A9C" w:rsidRPr="00035949">
        <w:instrText xml:space="preserve"> REF _Ref309193309 \r \h  \* MERGEFORMAT </w:instrText>
      </w:r>
      <w:r w:rsidR="00EC6A9C" w:rsidRPr="00035949">
        <w:fldChar w:fldCharType="separate"/>
      </w:r>
      <w:r w:rsidR="000A7629">
        <w:t>20</w:t>
      </w:r>
      <w:r w:rsidR="00EC6A9C" w:rsidRPr="00035949">
        <w:fldChar w:fldCharType="end"/>
      </w:r>
      <w:r w:rsidR="00D95DB0" w:rsidRPr="00035949">
        <w:t>]</w:t>
      </w:r>
      <w:r w:rsidRPr="00035949">
        <w:rPr>
          <w:rStyle w:val="Annotation"/>
        </w:rPr>
        <w:t>]</w:t>
      </w:r>
    </w:p>
    <w:p w14:paraId="02251821" w14:textId="7549BAE1" w:rsidR="00860FD4"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32409B" w:rsidRPr="00035949">
        <w:t xml:space="preserve">the </w:t>
      </w:r>
      <w:r w:rsidR="00D95DB0" w:rsidRPr="00035949">
        <w:t xml:space="preserve">three-sided reciprocal </w:t>
      </w:r>
      <w:r w:rsidR="00C449B1" w:rsidRPr="00035949">
        <w:rPr>
          <w:b/>
        </w:rPr>
        <w:t>s-</w:t>
      </w:r>
      <w:r w:rsidR="00D95DB0" w:rsidRPr="00035949">
        <w:rPr>
          <w:b/>
        </w:rPr>
        <w:t>dependence</w:t>
      </w:r>
      <w:r w:rsidR="00D95DB0" w:rsidRPr="00035949">
        <w:t xml:space="preserve"> of the </w:t>
      </w:r>
      <w:r w:rsidR="00860FD4" w:rsidRPr="00035949">
        <w:t xml:space="preserve">hue, saturation and brightness of </w:t>
      </w:r>
      <w:r w:rsidR="00D95DB0" w:rsidRPr="00035949">
        <w:t>a color [</w:t>
      </w:r>
      <w:r w:rsidR="00EC6A9C" w:rsidRPr="00035949">
        <w:fldChar w:fldCharType="begin"/>
      </w:r>
      <w:r w:rsidR="00EC6A9C" w:rsidRPr="00035949">
        <w:instrText xml:space="preserve"> REF _Ref309157074 \r \h  \* MERGEFORMAT </w:instrText>
      </w:r>
      <w:r w:rsidR="00EC6A9C" w:rsidRPr="00035949">
        <w:fldChar w:fldCharType="separate"/>
      </w:r>
      <w:r w:rsidR="000A7629">
        <w:t>45</w:t>
      </w:r>
      <w:r w:rsidR="00EC6A9C" w:rsidRPr="00035949">
        <w:fldChar w:fldCharType="end"/>
      </w:r>
      <w:r w:rsidR="00D95DB0" w:rsidRPr="00035949">
        <w:t>]</w:t>
      </w:r>
      <w:r w:rsidRPr="00035949">
        <w:rPr>
          <w:rStyle w:val="Annotation"/>
        </w:rPr>
        <w:t>]</w:t>
      </w:r>
    </w:p>
    <w:p w14:paraId="641B5299" w14:textId="35157979" w:rsidR="00135288"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32409B" w:rsidRPr="00035949">
        <w:t xml:space="preserve">the </w:t>
      </w:r>
      <w:r w:rsidR="00D95DB0" w:rsidRPr="00035949">
        <w:t xml:space="preserve">three-sided reciprocal </w:t>
      </w:r>
      <w:r w:rsidR="00C449B1" w:rsidRPr="00035949">
        <w:rPr>
          <w:b/>
        </w:rPr>
        <w:t>s-</w:t>
      </w:r>
      <w:r w:rsidR="00D95DB0" w:rsidRPr="00035949">
        <w:rPr>
          <w:b/>
        </w:rPr>
        <w:t>dependence</w:t>
      </w:r>
      <w:r w:rsidR="00D95DB0" w:rsidRPr="00035949">
        <w:t xml:space="preserve"> of the </w:t>
      </w:r>
      <w:r w:rsidR="00860FD4" w:rsidRPr="00035949">
        <w:t xml:space="preserve">pitch, timbre and </w:t>
      </w:r>
      <w:r w:rsidR="00C449B1" w:rsidRPr="00035949">
        <w:t>volume</w:t>
      </w:r>
      <w:r w:rsidR="00860FD4" w:rsidRPr="00035949">
        <w:t xml:space="preserve"> of </w:t>
      </w:r>
      <w:r w:rsidR="00D95DB0" w:rsidRPr="00035949">
        <w:t>a tone [</w:t>
      </w:r>
      <w:r w:rsidR="00EC6A9C" w:rsidRPr="00035949">
        <w:fldChar w:fldCharType="begin"/>
      </w:r>
      <w:r w:rsidR="00EC6A9C" w:rsidRPr="00035949">
        <w:instrText xml:space="preserve"> REF _Ref309157074 \r \h  \* MERGEFORMAT </w:instrText>
      </w:r>
      <w:r w:rsidR="00EC6A9C" w:rsidRPr="00035949">
        <w:fldChar w:fldCharType="separate"/>
      </w:r>
      <w:r w:rsidR="000A7629">
        <w:t>45</w:t>
      </w:r>
      <w:r w:rsidR="00EC6A9C" w:rsidRPr="00035949">
        <w:fldChar w:fldCharType="end"/>
      </w:r>
      <w:r w:rsidR="00D95DB0" w:rsidRPr="00035949">
        <w:t>]</w:t>
      </w:r>
      <w:r w:rsidRPr="00035949">
        <w:rPr>
          <w:rStyle w:val="Annotation"/>
        </w:rPr>
        <w:t>]</w:t>
      </w:r>
    </w:p>
    <w:p w14:paraId="073CA2A9" w14:textId="60F8385F" w:rsidR="001028CA" w:rsidRPr="00035949" w:rsidRDefault="001028CA">
      <w:r w:rsidRPr="00035949">
        <w:t xml:space="preserve">Note that </w:t>
      </w:r>
      <w:r w:rsidR="00610A0A" w:rsidRPr="00035949">
        <w:t>mutually d</w:t>
      </w:r>
      <w:r w:rsidRPr="00035949">
        <w:t xml:space="preserve">ependent entities are in </w:t>
      </w:r>
      <w:r w:rsidR="00CD5918" w:rsidRPr="00035949">
        <w:t>e</w:t>
      </w:r>
      <w:r w:rsidRPr="00035949">
        <w:t xml:space="preserve">very case also one-sidedly dependent on some relevant bearers. </w:t>
      </w:r>
    </w:p>
    <w:p w14:paraId="3C38E72A" w14:textId="77777777" w:rsidR="004F3C45" w:rsidRPr="00035949" w:rsidRDefault="004F3C45">
      <w:pPr>
        <w:rPr>
          <w:i/>
        </w:rPr>
      </w:pPr>
      <w:r w:rsidRPr="00035949">
        <w:t xml:space="preserve">Examples of </w:t>
      </w:r>
      <w:r w:rsidRPr="00035949">
        <w:rPr>
          <w:b/>
        </w:rPr>
        <w:t xml:space="preserve">one-sided s-dependence </w:t>
      </w:r>
      <w:r w:rsidRPr="00035949">
        <w:t xml:space="preserve">of an </w:t>
      </w:r>
      <w:r w:rsidRPr="00035949">
        <w:rPr>
          <w:i/>
        </w:rPr>
        <w:t>occurrent</w:t>
      </w:r>
      <w:r w:rsidRPr="00035949">
        <w:t xml:space="preserve"> on an </w:t>
      </w:r>
      <w:r w:rsidRPr="00035949">
        <w:rPr>
          <w:i/>
        </w:rPr>
        <w:t>independent continuant</w:t>
      </w:r>
      <w:r w:rsidR="00B41EE8" w:rsidRPr="00035949">
        <w:t>:</w:t>
      </w:r>
    </w:p>
    <w:p w14:paraId="6E0911D1" w14:textId="0AE79066" w:rsidR="004F3C45" w:rsidRPr="00035949" w:rsidRDefault="00B05A25" w:rsidP="00CD264A">
      <w:pPr>
        <w:pStyle w:val="ListParagraph"/>
        <w:numPr>
          <w:ilvl w:val="0"/>
          <w:numId w:val="19"/>
        </w:numPr>
      </w:pPr>
      <w:r w:rsidRPr="00035949">
        <w:rPr>
          <w:rStyle w:val="Annotation"/>
        </w:rPr>
        <w:t>example(s-depends on</w:t>
      </w:r>
      <w:r w:rsidR="009666A1" w:rsidRPr="00035949">
        <w:rPr>
          <w:rStyle w:val="Annotation"/>
        </w:rPr>
        <w:t>)</w:t>
      </w:r>
      <w:r w:rsidRPr="00035949">
        <w:rPr>
          <w:rStyle w:val="Annotation"/>
        </w:rPr>
        <w:t>[</w:t>
      </w:r>
      <w:r w:rsidR="004F3C45" w:rsidRPr="00035949">
        <w:t>the one-sided dependence of a</w:t>
      </w:r>
      <w:r w:rsidR="000E1D4C" w:rsidRPr="00035949">
        <w:rPr>
          <w:rStyle w:val="Annotation"/>
        </w:rPr>
        <w:t xml:space="preserve">n occurrent on an independent continuant: </w:t>
      </w:r>
      <w:r w:rsidR="00951DA6">
        <w:rPr>
          <w:rStyle w:val="Annotation"/>
          <w:vanish w:val="0"/>
        </w:rPr>
        <w:t xml:space="preserve"> </w:t>
      </w:r>
      <w:r w:rsidR="004F3C45" w:rsidRPr="00035949">
        <w:t>handwave on a hand</w:t>
      </w:r>
      <w:r w:rsidRPr="00035949">
        <w:rPr>
          <w:rStyle w:val="Annotation"/>
        </w:rPr>
        <w:t>]</w:t>
      </w:r>
    </w:p>
    <w:p w14:paraId="6CFD7DC7" w14:textId="709B457C" w:rsidR="004F3C45" w:rsidRPr="00035949" w:rsidRDefault="00B05A25" w:rsidP="00544BF7">
      <w:pPr>
        <w:pStyle w:val="ListParagraph"/>
        <w:numPr>
          <w:ilvl w:val="0"/>
          <w:numId w:val="19"/>
        </w:numPr>
      </w:pPr>
      <w:r w:rsidRPr="00035949">
        <w:rPr>
          <w:rStyle w:val="Annotation"/>
        </w:rPr>
        <w:t>example(s-depends on</w:t>
      </w:r>
      <w:r w:rsidR="009666A1" w:rsidRPr="00035949">
        <w:rPr>
          <w:rStyle w:val="Annotation"/>
        </w:rPr>
        <w:t>)</w:t>
      </w:r>
      <w:r w:rsidRPr="00035949">
        <w:rPr>
          <w:rStyle w:val="Annotation"/>
        </w:rPr>
        <w:t>[</w:t>
      </w:r>
      <w:r w:rsidR="004F3C45" w:rsidRPr="00035949">
        <w:t>the one-sided dependence of a</w:t>
      </w:r>
      <w:r w:rsidR="000E1D4C" w:rsidRPr="00035949">
        <w:rPr>
          <w:rStyle w:val="Annotation"/>
        </w:rPr>
        <w:t>n occurrent on an independent continuant:</w:t>
      </w:r>
      <w:r w:rsidR="004F3C45" w:rsidRPr="00035949">
        <w:rPr>
          <w:rStyle w:val="Annotation"/>
        </w:rPr>
        <w:t xml:space="preserve"> </w:t>
      </w:r>
      <w:r w:rsidR="00951DA6">
        <w:rPr>
          <w:rStyle w:val="Annotation"/>
          <w:vanish w:val="0"/>
        </w:rPr>
        <w:t xml:space="preserve"> </w:t>
      </w:r>
      <w:r w:rsidR="004F3C45" w:rsidRPr="00035949">
        <w:t>football match on the players, the ground, the ball</w:t>
      </w:r>
      <w:r w:rsidRPr="00035949">
        <w:rPr>
          <w:rStyle w:val="Annotation"/>
        </w:rPr>
        <w:t>]</w:t>
      </w:r>
    </w:p>
    <w:p w14:paraId="53CF2910" w14:textId="77777777" w:rsidR="0032409B" w:rsidRPr="00035949" w:rsidRDefault="0032409B">
      <w:r w:rsidRPr="00035949">
        <w:t xml:space="preserve">Examples of </w:t>
      </w:r>
      <w:r w:rsidRPr="00035949">
        <w:rPr>
          <w:b/>
        </w:rPr>
        <w:t>one-sided s-dependence</w:t>
      </w:r>
      <w:r w:rsidRPr="00035949">
        <w:t xml:space="preserve"> of one </w:t>
      </w:r>
      <w:r w:rsidRPr="00035949">
        <w:rPr>
          <w:i/>
        </w:rPr>
        <w:t>occurrent</w:t>
      </w:r>
      <w:r w:rsidRPr="00035949">
        <w:t xml:space="preserve"> on multiple </w:t>
      </w:r>
      <w:r w:rsidRPr="00035949">
        <w:rPr>
          <w:i/>
        </w:rPr>
        <w:t>independent continuants</w:t>
      </w:r>
      <w:r w:rsidRPr="00035949">
        <w:t>:</w:t>
      </w:r>
    </w:p>
    <w:p w14:paraId="4D6728B2" w14:textId="77777777" w:rsidR="0032409B" w:rsidRPr="00035949" w:rsidRDefault="00B05A25" w:rsidP="00CD264A">
      <w:pPr>
        <w:pStyle w:val="ListParagraph"/>
        <w:numPr>
          <w:ilvl w:val="0"/>
          <w:numId w:val="21"/>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one-sided s-dependence of one occurrent on multiple independent continuants: </w:t>
      </w:r>
      <w:r w:rsidR="0032409B" w:rsidRPr="00035949">
        <w:t xml:space="preserve">a relational </w:t>
      </w:r>
      <w:r w:rsidR="0032409B" w:rsidRPr="00035949">
        <w:rPr>
          <w:i/>
        </w:rPr>
        <w:t>process</w:t>
      </w:r>
      <w:r w:rsidR="0032409B" w:rsidRPr="00035949">
        <w:t xml:space="preserve"> of hitting a ball with a cricket bat</w:t>
      </w:r>
      <w:r w:rsidRPr="00035949">
        <w:rPr>
          <w:rStyle w:val="Annotation"/>
        </w:rPr>
        <w:t>]</w:t>
      </w:r>
    </w:p>
    <w:p w14:paraId="0991255C" w14:textId="77777777" w:rsidR="0032409B" w:rsidRPr="00035949" w:rsidRDefault="00B05A25" w:rsidP="00544BF7">
      <w:pPr>
        <w:pStyle w:val="ListParagraph"/>
        <w:numPr>
          <w:ilvl w:val="0"/>
          <w:numId w:val="21"/>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one occurrent on multiple independent continuants:</w:t>
      </w:r>
      <w:r w:rsidR="000E1D4C" w:rsidRPr="00035949">
        <w:t xml:space="preserve"> </w:t>
      </w:r>
      <w:r w:rsidR="0032409B" w:rsidRPr="00035949">
        <w:t xml:space="preserve">a relational </w:t>
      </w:r>
      <w:r w:rsidR="0032409B" w:rsidRPr="00035949">
        <w:rPr>
          <w:i/>
        </w:rPr>
        <w:t xml:space="preserve">process </w:t>
      </w:r>
      <w:r w:rsidR="0032409B" w:rsidRPr="00035949">
        <w:t>of paying cash to a merchant in exchange for a bag of figs</w:t>
      </w:r>
      <w:r w:rsidRPr="00035949">
        <w:rPr>
          <w:rStyle w:val="Annotation"/>
        </w:rPr>
        <w:t>]</w:t>
      </w:r>
    </w:p>
    <w:p w14:paraId="2052F518" w14:textId="77777777" w:rsidR="00135288" w:rsidRPr="00035949" w:rsidRDefault="00135288">
      <w:r w:rsidRPr="00035949">
        <w:t xml:space="preserve">Examples of </w:t>
      </w:r>
      <w:r w:rsidRPr="00035949">
        <w:rPr>
          <w:b/>
        </w:rPr>
        <w:t>one-sided s-dependence</w:t>
      </w:r>
      <w:r w:rsidRPr="00035949">
        <w:t xml:space="preserve"> of one </w:t>
      </w:r>
      <w:r w:rsidRPr="00035949">
        <w:rPr>
          <w:i/>
        </w:rPr>
        <w:t>occurrent</w:t>
      </w:r>
      <w:r w:rsidRPr="00035949">
        <w:t xml:space="preserve"> on another</w:t>
      </w:r>
    </w:p>
    <w:p w14:paraId="299155D0" w14:textId="77777777" w:rsidR="00135288" w:rsidRPr="00035949" w:rsidRDefault="00B05A25" w:rsidP="00CD264A">
      <w:pPr>
        <w:pStyle w:val="ListParagraph"/>
        <w:numPr>
          <w:ilvl w:val="0"/>
          <w:numId w:val="5"/>
        </w:numPr>
        <w:rPr>
          <w:b/>
        </w:rPr>
      </w:pPr>
      <w:bookmarkStart w:id="103" w:name="OLE_LINK31"/>
      <w:bookmarkStart w:id="104" w:name="OLE_LINK32"/>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one occurrent on another:</w:t>
      </w:r>
      <w:r w:rsidR="000E1D4C" w:rsidRPr="00035949">
        <w:t xml:space="preserve"> </w:t>
      </w:r>
      <w:r w:rsidR="00135288" w:rsidRPr="00035949">
        <w:t xml:space="preserve">a </w:t>
      </w:r>
      <w:r w:rsidR="00135288" w:rsidRPr="00035949">
        <w:rPr>
          <w:i/>
        </w:rPr>
        <w:t>process</w:t>
      </w:r>
      <w:r w:rsidR="00135288" w:rsidRPr="00035949">
        <w:t xml:space="preserve"> of answering a question is dependent on a prior </w:t>
      </w:r>
      <w:r w:rsidR="00135288" w:rsidRPr="00035949">
        <w:rPr>
          <w:i/>
        </w:rPr>
        <w:t>process</w:t>
      </w:r>
      <w:r w:rsidR="00135288" w:rsidRPr="00035949">
        <w:t xml:space="preserve"> of asking a question</w:t>
      </w:r>
      <w:r w:rsidRPr="00035949">
        <w:rPr>
          <w:rStyle w:val="Annotation"/>
        </w:rPr>
        <w:t>]</w:t>
      </w:r>
    </w:p>
    <w:bookmarkEnd w:id="103"/>
    <w:bookmarkEnd w:id="104"/>
    <w:p w14:paraId="4795D9F7" w14:textId="77777777" w:rsidR="00CF7DCA"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one-sided s-dependence of one occurrent on another: </w:t>
      </w:r>
      <w:r w:rsidR="00135288" w:rsidRPr="00035949">
        <w:t xml:space="preserve">a </w:t>
      </w:r>
      <w:r w:rsidR="00135288" w:rsidRPr="00035949">
        <w:rPr>
          <w:i/>
        </w:rPr>
        <w:t>process</w:t>
      </w:r>
      <w:r w:rsidR="00135288" w:rsidRPr="00035949">
        <w:t xml:space="preserve"> of obeying a command is dependent on a prior </w:t>
      </w:r>
      <w:r w:rsidR="00135288" w:rsidRPr="00035949">
        <w:rPr>
          <w:i/>
        </w:rPr>
        <w:t xml:space="preserve">process </w:t>
      </w:r>
      <w:r w:rsidR="00135288" w:rsidRPr="00035949">
        <w:t>of issuing a command</w:t>
      </w:r>
      <w:r w:rsidRPr="00035949">
        <w:rPr>
          <w:rStyle w:val="Annotation"/>
        </w:rPr>
        <w:t>]</w:t>
      </w:r>
    </w:p>
    <w:p w14:paraId="5AD7A48E" w14:textId="77777777" w:rsidR="00CF7DCA" w:rsidRPr="00035949" w:rsidRDefault="00CF7DCA">
      <w:r w:rsidRPr="00035949">
        <w:t xml:space="preserve">Examples of </w:t>
      </w:r>
      <w:r w:rsidRPr="00035949">
        <w:rPr>
          <w:b/>
        </w:rPr>
        <w:t xml:space="preserve">reciprocal s-dependence </w:t>
      </w:r>
      <w:r w:rsidRPr="00035949">
        <w:t xml:space="preserve">between </w:t>
      </w:r>
      <w:r w:rsidRPr="00035949">
        <w:rPr>
          <w:i/>
        </w:rPr>
        <w:t>occurrents</w:t>
      </w:r>
      <w:r w:rsidRPr="00035949">
        <w:t>:</w:t>
      </w:r>
    </w:p>
    <w:p w14:paraId="1DD0D4E6" w14:textId="77777777" w:rsidR="00CF7DCA" w:rsidRPr="00035949" w:rsidRDefault="00B05A25" w:rsidP="00CD264A">
      <w:pPr>
        <w:pStyle w:val="ListParagraph"/>
        <w:numPr>
          <w:ilvl w:val="0"/>
          <w:numId w:val="5"/>
        </w:numPr>
        <w:rPr>
          <w:b/>
        </w:r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reciprocal s-dependence between occurrents: </w:t>
      </w:r>
      <w:r w:rsidR="00C87A97" w:rsidRPr="00035949">
        <w:t xml:space="preserve">in a game of chess the </w:t>
      </w:r>
      <w:r w:rsidR="00CF7DCA" w:rsidRPr="00035949">
        <w:t xml:space="preserve">process of playing with the white pieces is </w:t>
      </w:r>
      <w:r w:rsidR="00610A0A" w:rsidRPr="00035949">
        <w:t>mutually d</w:t>
      </w:r>
      <w:r w:rsidR="00CF7DCA" w:rsidRPr="00035949">
        <w:t xml:space="preserve">ependent on </w:t>
      </w:r>
      <w:r w:rsidR="00C87A97" w:rsidRPr="00035949">
        <w:t xml:space="preserve">the </w:t>
      </w:r>
      <w:r w:rsidR="00CF7DCA" w:rsidRPr="00035949">
        <w:t>process of playing with the black pieces</w:t>
      </w:r>
      <w:r w:rsidRPr="00035949">
        <w:rPr>
          <w:rStyle w:val="Annotation"/>
        </w:rPr>
        <w:t>]</w:t>
      </w:r>
      <w:r w:rsidR="00CF7DCA" w:rsidRPr="00035949">
        <w:t xml:space="preserve"> </w:t>
      </w:r>
    </w:p>
    <w:p w14:paraId="6F8431F3" w14:textId="2D976DC1" w:rsidR="00CF7DCA"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reciprocal s-dependence between occurrents</w:t>
      </w:r>
      <w:r w:rsidR="000E1D4C" w:rsidRPr="00035949">
        <w:t xml:space="preserve"> </w:t>
      </w:r>
      <w:bookmarkStart w:id="105" w:name="OLE_LINK35"/>
      <w:bookmarkStart w:id="106" w:name="OLE_LINK36"/>
      <w:r w:rsidR="00CF7DCA" w:rsidRPr="00035949">
        <w:t>a process of buying and the associated process of selling</w:t>
      </w:r>
      <w:bookmarkEnd w:id="105"/>
      <w:bookmarkEnd w:id="106"/>
      <w:r w:rsidRPr="00035949">
        <w:rPr>
          <w:rStyle w:val="Annotation"/>
        </w:rPr>
        <w:t>]</w:t>
      </w:r>
    </w:p>
    <w:p w14:paraId="3D7D3289" w14:textId="77777777" w:rsidR="00135288" w:rsidRPr="00035949" w:rsidRDefault="00B05A25" w:rsidP="00544BF7">
      <w:pPr>
        <w:pStyle w:val="ListParagraph"/>
        <w:numPr>
          <w:ilvl w:val="0"/>
          <w:numId w:val="5"/>
        </w:numPr>
      </w:pPr>
      <w:r w:rsidRPr="00035949">
        <w:rPr>
          <w:rStyle w:val="Annotation"/>
        </w:rPr>
        <w:lastRenderedPageBreak/>
        <w:t>example(s-depends on</w:t>
      </w:r>
      <w:r w:rsidR="009666A1" w:rsidRPr="00035949">
        <w:rPr>
          <w:rStyle w:val="Annotation"/>
        </w:rPr>
        <w:t>)</w:t>
      </w:r>
      <w:r w:rsidRPr="00035949">
        <w:rPr>
          <w:rStyle w:val="Annotation"/>
        </w:rPr>
        <w:t>[</w:t>
      </w:r>
      <w:r w:rsidR="000E1D4C" w:rsidRPr="00035949">
        <w:rPr>
          <w:rStyle w:val="Annotation"/>
        </w:rPr>
        <w:t xml:space="preserve">reciprocal s-dependence between occurrents: </w:t>
      </w:r>
      <w:bookmarkStart w:id="107" w:name="OLE_LINK33"/>
      <w:bookmarkStart w:id="108" w:name="OLE_LINK34"/>
      <w:r w:rsidR="00CF7DCA" w:rsidRPr="00035949">
        <w:t xml:space="preserve">a process of increasing the volume of a </w:t>
      </w:r>
      <w:r w:rsidR="00C449B1" w:rsidRPr="00035949">
        <w:t>portion</w:t>
      </w:r>
      <w:r w:rsidR="00CF7DCA" w:rsidRPr="00035949">
        <w:t xml:space="preserve"> of gas </w:t>
      </w:r>
      <w:r w:rsidR="00C449B1" w:rsidRPr="00035949">
        <w:t>while</w:t>
      </w:r>
      <w:r w:rsidR="00CF7DCA" w:rsidRPr="00035949">
        <w:t xml:space="preserve"> temperature </w:t>
      </w:r>
      <w:r w:rsidR="00C449B1" w:rsidRPr="00035949">
        <w:t xml:space="preserve">remains constant </w:t>
      </w:r>
      <w:r w:rsidR="00CF7DCA" w:rsidRPr="00035949">
        <w:t xml:space="preserve">and the associated process of  decreasing the </w:t>
      </w:r>
      <w:r w:rsidR="00416AC8" w:rsidRPr="00035949">
        <w:t>pressure exerted by the gas</w:t>
      </w:r>
      <w:bookmarkEnd w:id="107"/>
      <w:bookmarkEnd w:id="108"/>
      <w:r w:rsidRPr="00035949">
        <w:rPr>
          <w:rStyle w:val="Annotation"/>
        </w:rPr>
        <w:t>]</w:t>
      </w:r>
    </w:p>
    <w:p w14:paraId="070883F8" w14:textId="73F85867" w:rsidR="00445013" w:rsidRPr="00035949" w:rsidRDefault="000E1D4C" w:rsidP="00414A41">
      <w:r w:rsidRPr="00035949">
        <w:rPr>
          <w:rStyle w:val="Annotation"/>
        </w:rPr>
        <w:t>note(s-depends on)[</w:t>
      </w:r>
      <w:r w:rsidR="009F610B" w:rsidRPr="00035949">
        <w:t>A</w:t>
      </w:r>
      <w:r w:rsidR="007236C7" w:rsidRPr="00035949">
        <w:t xml:space="preserve">n entity – for example an act of communication </w:t>
      </w:r>
      <w:r w:rsidR="00F15D9F" w:rsidRPr="00035949">
        <w:t xml:space="preserve">or a game of football </w:t>
      </w:r>
      <w:r w:rsidR="007236C7" w:rsidRPr="00035949">
        <w:t xml:space="preserve">– can </w:t>
      </w:r>
      <w:r w:rsidR="008A258E" w:rsidRPr="00035949">
        <w:rPr>
          <w:b/>
        </w:rPr>
        <w:t>s-depends_on</w:t>
      </w:r>
      <w:r w:rsidR="007236C7" w:rsidRPr="00035949">
        <w:t xml:space="preserve"> more than one entity.</w:t>
      </w:r>
      <w:r w:rsidR="00492DAF" w:rsidRPr="00035949">
        <w:t xml:space="preserve"> Complex phenomena for example in the psychological and social realms (such as inferring, commanding and requesting) or in the realm of multi-organismal biological processes (such as infection and resistance), </w:t>
      </w:r>
      <w:r w:rsidR="0032409B" w:rsidRPr="00035949">
        <w:t xml:space="preserve">will involve </w:t>
      </w:r>
      <w:r w:rsidR="00492DAF" w:rsidRPr="00035949">
        <w:t xml:space="preserve">multiple </w:t>
      </w:r>
      <w:r w:rsidR="0032409B" w:rsidRPr="00035949">
        <w:t xml:space="preserve">families of </w:t>
      </w:r>
      <w:r w:rsidR="00492DAF" w:rsidRPr="00035949">
        <w:t>dependence relations, involving both continuants and occurrents [</w:t>
      </w:r>
      <w:r w:rsidR="00EC6A9C" w:rsidRPr="00035949">
        <w:fldChar w:fldCharType="begin"/>
      </w:r>
      <w:r w:rsidR="00EC6A9C" w:rsidRPr="00035949">
        <w:instrText xml:space="preserve"> REF _Ref309155275 \r \h  \* MERGEFORMAT </w:instrText>
      </w:r>
      <w:r w:rsidR="00EC6A9C" w:rsidRPr="00035949">
        <w:fldChar w:fldCharType="separate"/>
      </w:r>
      <w:r w:rsidR="000A7629">
        <w:t>1</w:t>
      </w:r>
      <w:r w:rsidR="00EC6A9C" w:rsidRPr="00035949">
        <w:fldChar w:fldCharType="end"/>
      </w:r>
      <w:r w:rsidR="00492DAF" w:rsidRPr="00035949">
        <w:t xml:space="preserve">, </w:t>
      </w:r>
      <w:r w:rsidR="00EC6A9C" w:rsidRPr="00035949">
        <w:fldChar w:fldCharType="begin"/>
      </w:r>
      <w:r w:rsidR="00EC6A9C" w:rsidRPr="00035949">
        <w:instrText xml:space="preserve"> REF _Ref309155274 \r \h  \* MERGEFORMAT </w:instrText>
      </w:r>
      <w:r w:rsidR="00EC6A9C" w:rsidRPr="00035949">
        <w:fldChar w:fldCharType="separate"/>
      </w:r>
      <w:r w:rsidR="000A7629">
        <w:t>4</w:t>
      </w:r>
      <w:r w:rsidR="00EC6A9C" w:rsidRPr="00035949">
        <w:fldChar w:fldCharType="end"/>
      </w:r>
      <w:r w:rsidR="00492DAF" w:rsidRPr="00035949">
        <w:t xml:space="preserve">, </w:t>
      </w:r>
      <w:r w:rsidR="00EC6A9C" w:rsidRPr="00035949">
        <w:fldChar w:fldCharType="begin"/>
      </w:r>
      <w:r w:rsidR="00EC6A9C" w:rsidRPr="00035949">
        <w:instrText xml:space="preserve"> REF _Ref309483154 \r \h  \* MERGEFORMAT </w:instrText>
      </w:r>
      <w:r w:rsidR="00EC6A9C" w:rsidRPr="00035949">
        <w:fldChar w:fldCharType="separate"/>
      </w:r>
      <w:r w:rsidR="000A7629">
        <w:t>28</w:t>
      </w:r>
      <w:r w:rsidR="00EC6A9C" w:rsidRPr="00035949">
        <w:fldChar w:fldCharType="end"/>
      </w:r>
      <w:r w:rsidR="00492DAF" w:rsidRPr="00035949">
        <w:t>]</w:t>
      </w:r>
      <w:r w:rsidR="00B05A25" w:rsidRPr="00035949">
        <w:rPr>
          <w:rStyle w:val="Annotation"/>
        </w:rPr>
        <w:t>]</w:t>
      </w:r>
      <w:r w:rsidR="00492DAF" w:rsidRPr="00035949">
        <w:t xml:space="preserve">. </w:t>
      </w:r>
    </w:p>
    <w:p w14:paraId="6CBB7E88" w14:textId="255A4567" w:rsidR="00C449B1" w:rsidRPr="00035949" w:rsidRDefault="00C449B1">
      <w:r w:rsidRPr="00035949">
        <w:t xml:space="preserve">As the examples under the heading of one-sided </w:t>
      </w:r>
      <w:r w:rsidRPr="00035949">
        <w:rPr>
          <w:b/>
        </w:rPr>
        <w:t>s-dependence</w:t>
      </w:r>
      <w:r w:rsidRPr="00035949">
        <w:t xml:space="preserve"> among </w:t>
      </w:r>
      <w:r w:rsidRPr="00035949">
        <w:rPr>
          <w:i/>
        </w:rPr>
        <w:t xml:space="preserve">occurrents </w:t>
      </w:r>
      <w:r w:rsidRPr="00035949">
        <w:t xml:space="preserve">show, </w:t>
      </w:r>
      <w:r w:rsidR="000E1D4C" w:rsidRPr="00035949">
        <w:rPr>
          <w:rStyle w:val="Annotation"/>
        </w:rPr>
        <w:t>note(s-depends on)[</w:t>
      </w:r>
      <w:r w:rsidRPr="00035949">
        <w:t xml:space="preserve">the relation of </w:t>
      </w:r>
      <w:r w:rsidR="008A258E" w:rsidRPr="00035949">
        <w:rPr>
          <w:b/>
        </w:rPr>
        <w:t>s-depends_on</w:t>
      </w:r>
      <w:r w:rsidR="006E1F47" w:rsidRPr="00035949">
        <w:rPr>
          <w:b/>
        </w:rPr>
        <w:t xml:space="preserve"> </w:t>
      </w:r>
      <w:r w:rsidRPr="00035949">
        <w:t>does not in every case require simultaneous existence of its relata.</w:t>
      </w:r>
      <w:r w:rsidR="00445013" w:rsidRPr="00035949">
        <w:t xml:space="preserve"> Note the difference between such cases and the cases of </w:t>
      </w:r>
      <w:r w:rsidR="00F15D9F" w:rsidRPr="00035949">
        <w:t xml:space="preserve">continuant </w:t>
      </w:r>
      <w:r w:rsidR="0032409B" w:rsidRPr="00035949">
        <w:t xml:space="preserve">universals defined </w:t>
      </w:r>
      <w:r w:rsidR="00445013" w:rsidRPr="00035949">
        <w:t>historical</w:t>
      </w:r>
      <w:r w:rsidR="0032409B" w:rsidRPr="00035949">
        <w:t>ly</w:t>
      </w:r>
      <w:r w:rsidR="00F15D9F" w:rsidRPr="00035949">
        <w:t>:</w:t>
      </w:r>
      <w:r w:rsidR="00445013" w:rsidRPr="00035949">
        <w:t xml:space="preserve"> the act of answering depends existentially on the prior act of questioning; the human being who was baptized </w:t>
      </w:r>
      <w:r w:rsidR="00492DAF" w:rsidRPr="00035949">
        <w:t xml:space="preserve">or who answered a question </w:t>
      </w:r>
      <w:r w:rsidR="00445013" w:rsidRPr="00035949">
        <w:t xml:space="preserve">does not </w:t>
      </w:r>
      <w:r w:rsidR="00F15D9F" w:rsidRPr="00035949">
        <w:t xml:space="preserve">himself </w:t>
      </w:r>
      <w:r w:rsidR="00445013" w:rsidRPr="00035949">
        <w:t>depend existentially on the prior act of baptism</w:t>
      </w:r>
      <w:r w:rsidR="00492DAF" w:rsidRPr="00035949">
        <w:t xml:space="preserve"> or answering</w:t>
      </w:r>
      <w:r w:rsidR="00445013" w:rsidRPr="00035949">
        <w:t>.</w:t>
      </w:r>
      <w:r w:rsidR="00492DAF" w:rsidRPr="00035949">
        <w:t xml:space="preserve"> He would still exist even if these acts had never taken place.</w:t>
      </w:r>
      <w:r w:rsidR="0032409B" w:rsidRPr="00035949">
        <w:t xml:space="preserve"> </w:t>
      </w:r>
      <w:r w:rsidR="00F33687" w:rsidRPr="00035949">
        <w:rPr>
          <w:rStyle w:val="Annotation"/>
        </w:rPr>
        <w:t>/*</w:t>
      </w:r>
      <w:r w:rsidR="00BC403E" w:rsidRPr="00035949">
        <w:t xml:space="preserve"> </w:t>
      </w:r>
      <w:r w:rsidR="0032409B" w:rsidRPr="00035949">
        <w:t xml:space="preserve">A protein molecule </w:t>
      </w:r>
      <w:r w:rsidR="00F15D9F" w:rsidRPr="00035949">
        <w:t xml:space="preserve">that becomes phosphorylated existed before phosphorylation occurs and it </w:t>
      </w:r>
      <w:r w:rsidR="0032409B" w:rsidRPr="00035949">
        <w:t xml:space="preserve">might still </w:t>
      </w:r>
      <w:r w:rsidR="00F15D9F" w:rsidRPr="00035949">
        <w:t xml:space="preserve">have </w:t>
      </w:r>
      <w:r w:rsidR="0032409B" w:rsidRPr="00035949">
        <w:t>exist</w:t>
      </w:r>
      <w:r w:rsidR="00F15D9F" w:rsidRPr="00035949">
        <w:t>ed</w:t>
      </w:r>
      <w:r w:rsidR="0032409B" w:rsidRPr="00035949">
        <w:t xml:space="preserve"> even though phosphorylat</w:t>
      </w:r>
      <w:r w:rsidR="00F15D9F" w:rsidRPr="00035949">
        <w:t>ion never occurred</w:t>
      </w:r>
      <w:r w:rsidR="0032409B" w:rsidRPr="00035949">
        <w:t>.</w:t>
      </w:r>
      <w:r w:rsidR="006805F2" w:rsidRPr="00035949" w:rsidDel="006805F2">
        <w:t xml:space="preserve"> </w:t>
      </w:r>
      <w:r w:rsidR="00F33687" w:rsidRPr="00035949">
        <w:rPr>
          <w:rStyle w:val="Annotation"/>
        </w:rPr>
        <w:t>*/</w:t>
      </w:r>
      <w:r w:rsidR="00B05A25" w:rsidRPr="00035949">
        <w:rPr>
          <w:rStyle w:val="Annotation"/>
        </w:rPr>
        <w:t>]</w:t>
      </w:r>
    </w:p>
    <w:p w14:paraId="6FF22582" w14:textId="6422BF7F" w:rsidR="00F33687" w:rsidRPr="00035949" w:rsidRDefault="00755698">
      <w:pPr>
        <w:pStyle w:val="Heading2"/>
      </w:pPr>
      <w:bookmarkStart w:id="109" w:name="_Toc313270694"/>
      <w:bookmarkStart w:id="110" w:name="_Toc501053079"/>
      <w:r w:rsidRPr="00035949">
        <w:t xml:space="preserve">Independent </w:t>
      </w:r>
      <w:bookmarkEnd w:id="109"/>
      <w:r w:rsidR="002C3C89" w:rsidRPr="00035949">
        <w:t>continuant</w:t>
      </w:r>
      <w:bookmarkEnd w:id="110"/>
    </w:p>
    <w:p w14:paraId="3795E10A" w14:textId="19771628" w:rsidR="00E45547" w:rsidRPr="00035949" w:rsidRDefault="00610476">
      <w:pPr>
        <w:pStyle w:val="Specification"/>
      </w:pPr>
      <w:r w:rsidRPr="00035949">
        <w:rPr>
          <w:rStyle w:val="Annotation"/>
        </w:rPr>
        <w:t>a(independent continuant)[</w:t>
      </w:r>
      <w:r w:rsidR="00492DAF" w:rsidRPr="00035949">
        <w:rPr>
          <w:rStyle w:val="SpecificationType"/>
          <w:sz w:val="22"/>
        </w:rPr>
        <w:t>Definition</w:t>
      </w:r>
      <w:r w:rsidR="00492DAF" w:rsidRPr="00035949">
        <w:rPr>
          <w:smallCaps/>
        </w:rPr>
        <w:t xml:space="preserve">: </w:t>
      </w:r>
      <w:r w:rsidR="008A6944" w:rsidRPr="00035949">
        <w:rPr>
          <w:i/>
        </w:rPr>
        <w:t>b</w:t>
      </w:r>
      <w:r w:rsidR="00536BF5" w:rsidRPr="00035949">
        <w:rPr>
          <w:i/>
        </w:rPr>
        <w:t xml:space="preserve"> </w:t>
      </w:r>
      <w:r w:rsidR="00144077" w:rsidRPr="00035949">
        <w:t>is an</w:t>
      </w:r>
      <w:r w:rsidR="00921592" w:rsidRPr="00035949">
        <w:rPr>
          <w:i/>
        </w:rPr>
        <w:t xml:space="preserve"> independent continuant</w:t>
      </w:r>
      <w:r w:rsidR="00144077" w:rsidRPr="00035949">
        <w:t xml:space="preserve"> =</w:t>
      </w:r>
      <w:r w:rsidR="00536BF5" w:rsidRPr="00035949">
        <w:t xml:space="preserve"> </w:t>
      </w:r>
      <w:r w:rsidR="00541102" w:rsidRPr="00035949">
        <w:t>D</w:t>
      </w:r>
      <w:r w:rsidR="00144077" w:rsidRPr="00035949">
        <w:t xml:space="preserve">ef. </w:t>
      </w:r>
      <w:r w:rsidR="008A6944" w:rsidRPr="00035949">
        <w:rPr>
          <w:i/>
        </w:rPr>
        <w:t>b</w:t>
      </w:r>
      <w:r w:rsidR="009D555C" w:rsidRPr="00035949">
        <w:rPr>
          <w:i/>
        </w:rPr>
        <w:t xml:space="preserve"> </w:t>
      </w:r>
      <w:r w:rsidR="009D555C" w:rsidRPr="00035949">
        <w:t xml:space="preserve">is a </w:t>
      </w:r>
      <w:r w:rsidR="00FB129B" w:rsidRPr="00035949">
        <w:rPr>
          <w:i/>
        </w:rPr>
        <w:t>continuant</w:t>
      </w:r>
      <w:r w:rsidR="009D555C" w:rsidRPr="00035949">
        <w:t xml:space="preserve"> which is such that </w:t>
      </w:r>
      <w:r w:rsidR="00144077" w:rsidRPr="00035949">
        <w:t xml:space="preserve">there is no </w:t>
      </w:r>
      <w:r w:rsidR="008A6944" w:rsidRPr="00035949">
        <w:rPr>
          <w:i/>
        </w:rPr>
        <w:t>c</w:t>
      </w:r>
      <w:r w:rsidR="00144077" w:rsidRPr="00035949">
        <w:rPr>
          <w:i/>
        </w:rPr>
        <w:t xml:space="preserve"> </w:t>
      </w:r>
      <w:r w:rsidR="00C87A97" w:rsidRPr="00035949">
        <w:t xml:space="preserve">and no </w:t>
      </w:r>
      <w:r w:rsidR="00C87A97" w:rsidRPr="00035949">
        <w:rPr>
          <w:i/>
        </w:rPr>
        <w:t xml:space="preserve">t </w:t>
      </w:r>
      <w:r w:rsidR="00492DAF" w:rsidRPr="00035949">
        <w:t xml:space="preserve">such that </w:t>
      </w:r>
      <w:r w:rsidR="008A6944" w:rsidRPr="00035949">
        <w:rPr>
          <w:i/>
        </w:rPr>
        <w:t>b</w:t>
      </w:r>
      <w:r w:rsidR="00144077" w:rsidRPr="00035949">
        <w:rPr>
          <w:i/>
        </w:rPr>
        <w:t xml:space="preserve"> </w:t>
      </w:r>
      <w:r w:rsidR="008A258E" w:rsidRPr="00035949">
        <w:rPr>
          <w:b/>
        </w:rPr>
        <w:t>s-depends_on</w:t>
      </w:r>
      <w:r w:rsidR="00144077" w:rsidRPr="00035949">
        <w:rPr>
          <w:b/>
        </w:rPr>
        <w:t xml:space="preserve"> </w:t>
      </w:r>
      <w:r w:rsidR="008A6944" w:rsidRPr="00035949">
        <w:rPr>
          <w:i/>
        </w:rPr>
        <w:t>c</w:t>
      </w:r>
      <w:r w:rsidR="00C87A97" w:rsidRPr="00035949">
        <w:rPr>
          <w:i/>
        </w:rPr>
        <w:t xml:space="preserve"> </w:t>
      </w:r>
      <w:r w:rsidR="00C87A97" w:rsidRPr="00035949">
        <w:rPr>
          <w:b/>
        </w:rPr>
        <w:t xml:space="preserve">at </w:t>
      </w:r>
      <w:r w:rsidR="00C87A97" w:rsidRPr="00035949">
        <w:rPr>
          <w:i/>
        </w:rPr>
        <w:t>t</w:t>
      </w:r>
      <w:r w:rsidR="00492DAF" w:rsidRPr="00035949">
        <w:rPr>
          <w:i/>
        </w:rPr>
        <w:t>.</w:t>
      </w:r>
      <w:r w:rsidR="00144077" w:rsidRPr="00035949">
        <w:rPr>
          <w:i/>
        </w:rPr>
        <w:t xml:space="preserve"> </w:t>
      </w:r>
      <w:r w:rsidR="0047147E" w:rsidRPr="00035949">
        <w:t>[017-00</w:t>
      </w:r>
      <w:r w:rsidR="00C87A97" w:rsidRPr="00035949">
        <w:t>2</w:t>
      </w:r>
      <w:r w:rsidR="0047147E" w:rsidRPr="00035949">
        <w:t>]</w:t>
      </w:r>
      <w:r w:rsidRPr="00035949">
        <w:rPr>
          <w:rStyle w:val="Annotation"/>
        </w:rPr>
        <w:t>]</w:t>
      </w:r>
    </w:p>
    <w:p w14:paraId="0BE71D5E" w14:textId="77777777" w:rsidR="00E45547" w:rsidRPr="00035949" w:rsidRDefault="00610476">
      <w:pPr>
        <w:pStyle w:val="Specification"/>
      </w:pPr>
      <w:r w:rsidRPr="00035949">
        <w:rPr>
          <w:rStyle w:val="Annotation"/>
        </w:rPr>
        <w:t>as(independent continuant)[</w:t>
      </w:r>
      <w:r w:rsidR="00F93648" w:rsidRPr="00035949">
        <w:rPr>
          <w:rStyle w:val="SpecificationType"/>
          <w:sz w:val="22"/>
        </w:rPr>
        <w:t>E</w:t>
      </w:r>
      <w:r w:rsidR="00E45547" w:rsidRPr="00035949">
        <w:rPr>
          <w:rStyle w:val="SpecificationType"/>
          <w:sz w:val="22"/>
        </w:rPr>
        <w:t>xamples</w:t>
      </w:r>
      <w:r w:rsidR="00E45547" w:rsidRPr="00035949">
        <w:t>: an atom</w:t>
      </w:r>
      <w:r w:rsidRPr="00035949">
        <w:rPr>
          <w:rStyle w:val="Annotation"/>
        </w:rPr>
        <w:t>\</w:t>
      </w:r>
      <w:r w:rsidR="00E45547" w:rsidRPr="00035949">
        <w:t>, a molecul</w:t>
      </w:r>
      <w:r w:rsidR="004B5C97" w:rsidRPr="00035949">
        <w:t>e</w:t>
      </w:r>
      <w:r w:rsidRPr="00035949">
        <w:rPr>
          <w:rStyle w:val="Annotation"/>
        </w:rPr>
        <w:t>\</w:t>
      </w:r>
      <w:r w:rsidR="004B5C97" w:rsidRPr="00035949">
        <w:t>, an organism</w:t>
      </w:r>
      <w:r w:rsidRPr="00035949">
        <w:rPr>
          <w:rStyle w:val="Annotation"/>
        </w:rPr>
        <w:t>\</w:t>
      </w:r>
      <w:r w:rsidR="004B5C97" w:rsidRPr="00035949">
        <w:t>, a heart</w:t>
      </w:r>
      <w:r w:rsidRPr="00035949">
        <w:rPr>
          <w:rStyle w:val="Annotation"/>
        </w:rPr>
        <w:t>\</w:t>
      </w:r>
      <w:r w:rsidR="00D95DB0" w:rsidRPr="00035949">
        <w:t xml:space="preserve">, </w:t>
      </w:r>
      <w:r w:rsidR="00E45547" w:rsidRPr="00035949">
        <w:t>a chair</w:t>
      </w:r>
      <w:r w:rsidRPr="00035949">
        <w:rPr>
          <w:rStyle w:val="Annotation"/>
        </w:rPr>
        <w:t>\</w:t>
      </w:r>
      <w:r w:rsidR="00E45547" w:rsidRPr="00035949">
        <w:t>, the bottom right portion of a human torso</w:t>
      </w:r>
      <w:r w:rsidRPr="00035949">
        <w:rPr>
          <w:rStyle w:val="Annotation"/>
        </w:rPr>
        <w:t>\</w:t>
      </w:r>
      <w:r w:rsidR="00E45547" w:rsidRPr="00035949">
        <w:t>, a leg</w:t>
      </w:r>
      <w:r w:rsidRPr="00035949">
        <w:rPr>
          <w:rStyle w:val="Annotation"/>
        </w:rPr>
        <w:t>\</w:t>
      </w:r>
      <w:r w:rsidR="00E45547" w:rsidRPr="00035949">
        <w:t xml:space="preserve">; </w:t>
      </w:r>
      <w:r w:rsidR="00921592" w:rsidRPr="00035949">
        <w:t xml:space="preserve">the interior of your </w:t>
      </w:r>
      <w:r w:rsidR="00E45547" w:rsidRPr="00035949">
        <w:t>mouth</w:t>
      </w:r>
      <w:r w:rsidRPr="00035949">
        <w:rPr>
          <w:rStyle w:val="Annotation"/>
        </w:rPr>
        <w:t>\</w:t>
      </w:r>
      <w:r w:rsidR="00921592" w:rsidRPr="00035949">
        <w:t>; a spatial region</w:t>
      </w:r>
      <w:r w:rsidRPr="00035949">
        <w:rPr>
          <w:rStyle w:val="Annotation"/>
        </w:rPr>
        <w:t>\</w:t>
      </w:r>
      <w:r w:rsidR="00D95DB0" w:rsidRPr="00035949">
        <w:t>; an orchestra.</w:t>
      </w:r>
      <w:r w:rsidRPr="00035949">
        <w:rPr>
          <w:rStyle w:val="Annotation"/>
        </w:rPr>
        <w:t xml:space="preserve"> ]</w:t>
      </w:r>
      <w:r w:rsidR="00D95DB0" w:rsidRPr="00035949">
        <w:t xml:space="preserve"> </w:t>
      </w:r>
    </w:p>
    <w:p w14:paraId="3C5E65BB" w14:textId="0B9A678C" w:rsidR="00C87A97" w:rsidRPr="00035949" w:rsidRDefault="00610476">
      <w:pPr>
        <w:pStyle w:val="Specification"/>
      </w:pPr>
      <w:r w:rsidRPr="00035949">
        <w:rPr>
          <w:rStyle w:val="Annotation"/>
        </w:rPr>
        <w:t>a(independent continuant)[</w:t>
      </w:r>
      <w:r w:rsidR="00236D40" w:rsidRPr="00035949">
        <w:rPr>
          <w:rStyle w:val="SpecificationType"/>
          <w:sz w:val="22"/>
        </w:rPr>
        <w:t>Axiom</w:t>
      </w:r>
      <w:r w:rsidR="00236D40" w:rsidRPr="00035949">
        <w:rPr>
          <w:smallCaps/>
        </w:rPr>
        <w:t>:</w:t>
      </w:r>
      <w:r w:rsidR="00E45547" w:rsidRPr="00035949">
        <w:t xml:space="preserve"> </w:t>
      </w:r>
      <w:r w:rsidR="00C87A97" w:rsidRPr="00035949">
        <w:t>For e</w:t>
      </w:r>
      <w:r w:rsidR="00E45547" w:rsidRPr="00035949">
        <w:t>very</w:t>
      </w:r>
      <w:r w:rsidR="00921592" w:rsidRPr="00035949">
        <w:rPr>
          <w:i/>
        </w:rPr>
        <w:t xml:space="preserve"> independent continuant</w:t>
      </w:r>
      <w:r w:rsidR="00536BF5" w:rsidRPr="00035949">
        <w:rPr>
          <w:i/>
        </w:rPr>
        <w:t xml:space="preserve"> </w:t>
      </w:r>
      <w:r w:rsidR="006F01B6" w:rsidRPr="00035949">
        <w:rPr>
          <w:i/>
        </w:rPr>
        <w:t>b</w:t>
      </w:r>
      <w:r w:rsidR="00C87A97" w:rsidRPr="00035949">
        <w:rPr>
          <w:i/>
        </w:rPr>
        <w:t xml:space="preserve"> </w:t>
      </w:r>
      <w:r w:rsidR="00C87A97" w:rsidRPr="00035949">
        <w:t xml:space="preserve">and time </w:t>
      </w:r>
      <w:r w:rsidR="00C87A97" w:rsidRPr="00035949">
        <w:rPr>
          <w:i/>
        </w:rPr>
        <w:t xml:space="preserve">t </w:t>
      </w:r>
      <w:r w:rsidR="00C87A97" w:rsidRPr="00035949">
        <w:t xml:space="preserve">during the region of time spanned by its life, </w:t>
      </w:r>
      <w:r w:rsidR="00E45547" w:rsidRPr="00035949">
        <w:t>there are</w:t>
      </w:r>
      <w:r w:rsidR="00465C17" w:rsidRPr="00035949">
        <w:rPr>
          <w:i/>
        </w:rPr>
        <w:t xml:space="preserve"> </w:t>
      </w:r>
      <w:r w:rsidR="00151755" w:rsidRPr="00035949">
        <w:rPr>
          <w:i/>
        </w:rPr>
        <w:t>entities</w:t>
      </w:r>
      <w:r w:rsidR="00151755" w:rsidRPr="00035949">
        <w:t xml:space="preserve"> which</w:t>
      </w:r>
      <w:r w:rsidR="00E45547" w:rsidRPr="00035949">
        <w:t xml:space="preserve"> </w:t>
      </w:r>
      <w:r w:rsidR="008A258E" w:rsidRPr="00035949">
        <w:rPr>
          <w:b/>
        </w:rPr>
        <w:t>s-depends_on</w:t>
      </w:r>
      <w:r w:rsidR="00E45547" w:rsidRPr="00035949">
        <w:t xml:space="preserve"> </w:t>
      </w:r>
      <w:r w:rsidR="006F01B6" w:rsidRPr="00035949">
        <w:rPr>
          <w:i/>
        </w:rPr>
        <w:t>b</w:t>
      </w:r>
      <w:r w:rsidR="00C87A97" w:rsidRPr="00035949">
        <w:rPr>
          <w:i/>
        </w:rPr>
        <w:t xml:space="preserve"> </w:t>
      </w:r>
      <w:r w:rsidR="00C87A97" w:rsidRPr="00035949">
        <w:t xml:space="preserve">during </w:t>
      </w:r>
      <w:r w:rsidR="00C87A97" w:rsidRPr="00035949">
        <w:rPr>
          <w:i/>
        </w:rPr>
        <w:t>t</w:t>
      </w:r>
      <w:r w:rsidR="00E45547" w:rsidRPr="00035949">
        <w:t>.</w:t>
      </w:r>
      <w:r w:rsidR="0047147E" w:rsidRPr="00035949">
        <w:t xml:space="preserve"> [018-00</w:t>
      </w:r>
      <w:r w:rsidR="00C87A97" w:rsidRPr="00035949">
        <w:t>2</w:t>
      </w:r>
      <w:r w:rsidR="0047147E" w:rsidRPr="00035949">
        <w:t>]</w:t>
      </w:r>
    </w:p>
    <w:p w14:paraId="0C7194D2" w14:textId="3D8324A6" w:rsidR="0064627E" w:rsidRPr="00035949" w:rsidRDefault="00C87A97" w:rsidP="00140957">
      <w:r w:rsidRPr="00035949">
        <w:t xml:space="preserve">We say ‘during </w:t>
      </w:r>
      <w:r w:rsidRPr="00035949">
        <w:rPr>
          <w:i/>
        </w:rPr>
        <w:t>t</w:t>
      </w:r>
      <w:r w:rsidRPr="00035949">
        <w:t xml:space="preserve">’ since there may be regions </w:t>
      </w:r>
      <w:r w:rsidRPr="00035949">
        <w:rPr>
          <w:i/>
        </w:rPr>
        <w:t xml:space="preserve">t </w:t>
      </w:r>
      <w:r w:rsidRPr="00035949">
        <w:t xml:space="preserve">such that no entity </w:t>
      </w:r>
      <w:r w:rsidRPr="00035949">
        <w:rPr>
          <w:b/>
        </w:rPr>
        <w:t>s-depend</w:t>
      </w:r>
      <w:r w:rsidR="00F15D9F" w:rsidRPr="00035949">
        <w:rPr>
          <w:b/>
        </w:rPr>
        <w:t>s_</w:t>
      </w:r>
      <w:r w:rsidRPr="00035949">
        <w:rPr>
          <w:b/>
        </w:rPr>
        <w:t>on</w:t>
      </w:r>
      <w:r w:rsidRPr="00035949">
        <w:t xml:space="preserve"> </w:t>
      </w:r>
      <w:r w:rsidR="006F01B6" w:rsidRPr="00035949">
        <w:rPr>
          <w:i/>
        </w:rPr>
        <w:t>b</w:t>
      </w:r>
      <w:r w:rsidRPr="00035949">
        <w:rPr>
          <w:i/>
        </w:rPr>
        <w:t xml:space="preserve"> </w:t>
      </w:r>
      <w:r w:rsidRPr="00035949">
        <w:t xml:space="preserve">exactly in the region </w:t>
      </w:r>
      <w:r w:rsidRPr="00035949">
        <w:rPr>
          <w:i/>
        </w:rPr>
        <w:t>t.</w:t>
      </w:r>
      <w:r w:rsidR="00610476" w:rsidRPr="00035949">
        <w:rPr>
          <w:rStyle w:val="Annotation"/>
        </w:rPr>
        <w:t xml:space="preserve"> ]</w:t>
      </w:r>
    </w:p>
    <w:p w14:paraId="7C67069D" w14:textId="77777777" w:rsidR="00E45547" w:rsidRPr="00035949" w:rsidRDefault="004A05A1">
      <w:r w:rsidRPr="00035949">
        <w:t>Examples</w:t>
      </w:r>
      <w:r w:rsidR="00541009" w:rsidRPr="00035949">
        <w:t xml:space="preserve"> of entities </w:t>
      </w:r>
      <w:r w:rsidR="002D23D1" w:rsidRPr="00035949">
        <w:t xml:space="preserve">that </w:t>
      </w:r>
      <w:r w:rsidR="002D23D1" w:rsidRPr="00035949">
        <w:rPr>
          <w:b/>
        </w:rPr>
        <w:t>s-depend</w:t>
      </w:r>
      <w:r w:rsidR="00F15D9F" w:rsidRPr="00035949">
        <w:rPr>
          <w:b/>
        </w:rPr>
        <w:t>_</w:t>
      </w:r>
      <w:r w:rsidR="002D23D1" w:rsidRPr="00035949">
        <w:rPr>
          <w:b/>
        </w:rPr>
        <w:t>on</w:t>
      </w:r>
      <w:r w:rsidR="002D23D1" w:rsidRPr="00035949">
        <w:t xml:space="preserve"> </w:t>
      </w:r>
      <w:r w:rsidR="002D23D1" w:rsidRPr="00035949">
        <w:rPr>
          <w:i/>
        </w:rPr>
        <w:t xml:space="preserve">independent continuants </w:t>
      </w:r>
      <w:r w:rsidR="00541009" w:rsidRPr="00035949">
        <w:t>are</w:t>
      </w:r>
      <w:r w:rsidRPr="00035949">
        <w:t>: qualities, dispositions, processes.</w:t>
      </w:r>
    </w:p>
    <w:p w14:paraId="1775BC6F" w14:textId="11C1CADA" w:rsidR="00F33687" w:rsidRPr="00035949" w:rsidRDefault="008449D9" w:rsidP="00B841FA">
      <w:pPr>
        <w:pStyle w:val="Heading2"/>
      </w:pPr>
      <w:bookmarkStart w:id="111" w:name="_Toc313270695"/>
      <w:bookmarkStart w:id="112" w:name="_Toc501053080"/>
      <w:r w:rsidRPr="00035949">
        <w:lastRenderedPageBreak/>
        <w:t>Material entity</w:t>
      </w:r>
      <w:bookmarkEnd w:id="111"/>
      <w:bookmarkEnd w:id="112"/>
    </w:p>
    <w:p w14:paraId="1ACAAA7F" w14:textId="77777777" w:rsidR="00E51797" w:rsidRPr="00035949" w:rsidRDefault="002359EA">
      <w:pPr>
        <w:pStyle w:val="Specification"/>
        <w:rPr>
          <w:b/>
        </w:rPr>
      </w:pPr>
      <w:r w:rsidRPr="00035949">
        <w:rPr>
          <w:rStyle w:val="Annotation"/>
        </w:rPr>
        <w:t>a(material entity)[</w:t>
      </w:r>
      <w:r w:rsidR="00236D40" w:rsidRPr="00035949">
        <w:rPr>
          <w:rStyle w:val="SpecificationType"/>
          <w:sz w:val="22"/>
        </w:rPr>
        <w:t>Elucidation</w:t>
      </w:r>
      <w:r w:rsidR="00236D40" w:rsidRPr="00035949">
        <w:rPr>
          <w:smallCaps/>
        </w:rPr>
        <w:t>:</w:t>
      </w:r>
      <w:r w:rsidR="008449D9" w:rsidRPr="00035949">
        <w:t xml:space="preserve"> A </w:t>
      </w:r>
      <w:r w:rsidR="008449D9" w:rsidRPr="00035949">
        <w:rPr>
          <w:i/>
        </w:rPr>
        <w:t>material entity</w:t>
      </w:r>
      <w:r w:rsidR="008449D9" w:rsidRPr="00035949">
        <w:t xml:space="preserve"> is an</w:t>
      </w:r>
      <w:r w:rsidR="008449D9" w:rsidRPr="00035949">
        <w:rPr>
          <w:i/>
        </w:rPr>
        <w:t xml:space="preserve"> independent continuant</w:t>
      </w:r>
      <w:r w:rsidR="008449D9" w:rsidRPr="00035949">
        <w:t xml:space="preserve"> that has some portion of matter as proper or improper </w:t>
      </w:r>
      <w:r w:rsidR="00F15D9F" w:rsidRPr="00035949">
        <w:rPr>
          <w:b/>
        </w:rPr>
        <w:t>continuant</w:t>
      </w:r>
      <w:r w:rsidR="00F15D9F" w:rsidRPr="00035949">
        <w:t xml:space="preserve"> </w:t>
      </w:r>
      <w:r w:rsidR="008449D9" w:rsidRPr="00035949">
        <w:rPr>
          <w:b/>
        </w:rPr>
        <w:t>part.</w:t>
      </w:r>
      <w:r w:rsidR="008449D9" w:rsidRPr="00035949">
        <w:t xml:space="preserve"> </w:t>
      </w:r>
      <w:r w:rsidR="0047147E" w:rsidRPr="00035949">
        <w:t>[019-00</w:t>
      </w:r>
      <w:r w:rsidR="00F15D9F" w:rsidRPr="00035949">
        <w:t>2</w:t>
      </w:r>
      <w:r w:rsidR="0047147E" w:rsidRPr="00035949">
        <w:t>]</w:t>
      </w:r>
      <w:r w:rsidRPr="00035949">
        <w:rPr>
          <w:rStyle w:val="Annotation"/>
        </w:rPr>
        <w:t>]</w:t>
      </w:r>
    </w:p>
    <w:p w14:paraId="6BFB7824" w14:textId="5F911F12" w:rsidR="0032409B" w:rsidRPr="00035949" w:rsidRDefault="002359EA">
      <w:pPr>
        <w:pStyle w:val="Specification"/>
      </w:pPr>
      <w:r w:rsidRPr="00035949">
        <w:rPr>
          <w:rStyle w:val="Annotation"/>
        </w:rPr>
        <w:t>as(material entity)[</w:t>
      </w:r>
      <w:r w:rsidR="002D23D1" w:rsidRPr="00035949">
        <w:rPr>
          <w:rStyle w:val="SpecificationType"/>
          <w:sz w:val="22"/>
        </w:rPr>
        <w:t>Examples</w:t>
      </w:r>
      <w:r w:rsidR="002D23D1" w:rsidRPr="006805F2">
        <w:t xml:space="preserve">: </w:t>
      </w:r>
      <w:r w:rsidR="002D23D1" w:rsidRPr="00035949">
        <w:t>a human being</w:t>
      </w:r>
      <w:r w:rsidR="004F67A0" w:rsidRPr="00035949">
        <w:rPr>
          <w:rStyle w:val="Annotation"/>
        </w:rPr>
        <w:t>\</w:t>
      </w:r>
      <w:r w:rsidR="002D23D1" w:rsidRPr="00035949">
        <w:t>, the undetached arm of a human being</w:t>
      </w:r>
      <w:r w:rsidR="004F67A0" w:rsidRPr="00035949">
        <w:rPr>
          <w:rStyle w:val="Annotation"/>
        </w:rPr>
        <w:t>\</w:t>
      </w:r>
      <w:r w:rsidR="002D23D1" w:rsidRPr="00035949">
        <w:t>, an aggregate of human beings.</w:t>
      </w:r>
      <w:r w:rsidRPr="00035949">
        <w:rPr>
          <w:rStyle w:val="Annotation"/>
        </w:rPr>
        <w:t xml:space="preserve"> ]</w:t>
      </w:r>
    </w:p>
    <w:p w14:paraId="293CEB26" w14:textId="77777777" w:rsidR="006D439D" w:rsidRPr="00035949" w:rsidRDefault="0032409B">
      <w:r w:rsidRPr="00035949">
        <w:t>E</w:t>
      </w:r>
      <w:r w:rsidR="008449D9" w:rsidRPr="00035949">
        <w:t xml:space="preserve">very </w:t>
      </w:r>
      <w:r w:rsidR="008449D9" w:rsidRPr="00035949">
        <w:rPr>
          <w:i/>
        </w:rPr>
        <w:t>material entity</w:t>
      </w:r>
      <w:r w:rsidR="008449D9" w:rsidRPr="00035949">
        <w:t xml:space="preserve"> is </w:t>
      </w:r>
      <w:r w:rsidR="00055932" w:rsidRPr="00035949">
        <w:t xml:space="preserve">localized in space. </w:t>
      </w:r>
    </w:p>
    <w:p w14:paraId="2115E434" w14:textId="77777777" w:rsidR="008449D9" w:rsidRPr="00035949" w:rsidRDefault="00055932">
      <w:r w:rsidRPr="00035949">
        <w:t xml:space="preserve">Every </w:t>
      </w:r>
      <w:r w:rsidRPr="00035949">
        <w:rPr>
          <w:i/>
        </w:rPr>
        <w:t>material entity</w:t>
      </w:r>
      <w:r w:rsidRPr="00035949">
        <w:t xml:space="preserve"> can move in space.</w:t>
      </w:r>
    </w:p>
    <w:p w14:paraId="5FE058BC" w14:textId="77777777" w:rsidR="008449D9" w:rsidRPr="00035949" w:rsidRDefault="002359EA">
      <w:pPr>
        <w:pStyle w:val="Specification"/>
      </w:pPr>
      <w:r w:rsidRPr="00035949">
        <w:rPr>
          <w:rStyle w:val="Annotation"/>
        </w:rPr>
        <w:t>a(material entity)[</w:t>
      </w:r>
      <w:r w:rsidR="00236D40" w:rsidRPr="00035949">
        <w:rPr>
          <w:rStyle w:val="SpecificationType"/>
          <w:sz w:val="22"/>
        </w:rPr>
        <w:t>Axiom</w:t>
      </w:r>
      <w:r w:rsidR="00236D40" w:rsidRPr="00035949">
        <w:rPr>
          <w:smallCaps/>
        </w:rPr>
        <w:t>:</w:t>
      </w:r>
      <w:r w:rsidR="008449D9" w:rsidRPr="00035949">
        <w:t xml:space="preserve"> </w:t>
      </w:r>
      <w:r w:rsidR="009F4ABF" w:rsidRPr="00035949">
        <w:t>E</w:t>
      </w:r>
      <w:r w:rsidR="008449D9" w:rsidRPr="00035949">
        <w:t xml:space="preserve">very </w:t>
      </w:r>
      <w:r w:rsidR="008449D9" w:rsidRPr="00035949">
        <w:rPr>
          <w:i/>
        </w:rPr>
        <w:t>entity</w:t>
      </w:r>
      <w:r w:rsidR="008449D9" w:rsidRPr="00035949">
        <w:t xml:space="preserve"> which has a </w:t>
      </w:r>
      <w:r w:rsidR="008449D9" w:rsidRPr="00035949">
        <w:rPr>
          <w:i/>
        </w:rPr>
        <w:t>material entity</w:t>
      </w:r>
      <w:r w:rsidR="008449D9" w:rsidRPr="00035949">
        <w:t xml:space="preserve"> as </w:t>
      </w:r>
      <w:r w:rsidR="00F15D9F" w:rsidRPr="00035949">
        <w:rPr>
          <w:b/>
        </w:rPr>
        <w:t xml:space="preserve">continuant </w:t>
      </w:r>
      <w:r w:rsidR="008449D9" w:rsidRPr="00035949">
        <w:rPr>
          <w:b/>
        </w:rPr>
        <w:t>part</w:t>
      </w:r>
      <w:r w:rsidR="008449D9" w:rsidRPr="00035949">
        <w:t xml:space="preserve"> is a </w:t>
      </w:r>
      <w:r w:rsidR="008449D9" w:rsidRPr="00035949">
        <w:rPr>
          <w:i/>
        </w:rPr>
        <w:t>material entity</w:t>
      </w:r>
      <w:r w:rsidR="0047147E" w:rsidRPr="00035949">
        <w:t>. [020-00</w:t>
      </w:r>
      <w:r w:rsidR="00A137CF" w:rsidRPr="00035949">
        <w:t>2</w:t>
      </w:r>
      <w:r w:rsidR="0047147E" w:rsidRPr="00035949">
        <w:t>]</w:t>
      </w:r>
      <w:r w:rsidRPr="00035949">
        <w:rPr>
          <w:rStyle w:val="Annotation"/>
        </w:rPr>
        <w:t>]</w:t>
      </w:r>
    </w:p>
    <w:p w14:paraId="3CB906D4" w14:textId="72073F53" w:rsidR="00AE5979" w:rsidRPr="00035949" w:rsidRDefault="00AE5979">
      <w:pPr>
        <w:pStyle w:val="Specification"/>
      </w:pPr>
      <w:r w:rsidRPr="00035949">
        <w:rPr>
          <w:rStyle w:val="Annotation"/>
        </w:rPr>
        <w:t>a(continuant)[</w:t>
      </w:r>
      <w:r w:rsidRPr="00035949">
        <w:rPr>
          <w:rStyle w:val="SpecificationType"/>
          <w:sz w:val="22"/>
        </w:rPr>
        <w:t>Axiom</w:t>
      </w:r>
      <w:r w:rsidRPr="00035949">
        <w:rPr>
          <w:smallCaps/>
        </w:rPr>
        <w:t>:</w:t>
      </w:r>
      <w:r w:rsidRPr="00035949">
        <w:t xml:space="preserve"> if </w:t>
      </w:r>
      <w:r w:rsidR="008A6944" w:rsidRPr="00035949">
        <w:rPr>
          <w:i/>
        </w:rPr>
        <w:t>b</w:t>
      </w:r>
      <w:r w:rsidRPr="00035949">
        <w:rPr>
          <w:i/>
        </w:rPr>
        <w:t xml:space="preserve"> </w:t>
      </w:r>
      <w:r w:rsidRPr="00035949">
        <w:t xml:space="preserve">is a </w:t>
      </w:r>
      <w:r w:rsidRPr="00035949">
        <w:rPr>
          <w:i/>
        </w:rPr>
        <w:t>material entity</w:t>
      </w:r>
      <w:r w:rsidRPr="00035949">
        <w:t xml:space="preserve">, then there is some </w:t>
      </w:r>
      <w:r w:rsidRPr="00035949">
        <w:rPr>
          <w:b/>
          <w:szCs w:val="23"/>
        </w:rPr>
        <w:t>temporal interval</w:t>
      </w:r>
      <w:r w:rsidRPr="00035949">
        <w:rPr>
          <w:rFonts w:ascii="Times New Roman" w:hAnsi="Times New Roman"/>
          <w:szCs w:val="23"/>
        </w:rPr>
        <w:t xml:space="preserve"> (referred to below as a </w:t>
      </w:r>
      <w:r w:rsidRPr="00035949">
        <w:rPr>
          <w:i/>
        </w:rPr>
        <w:t>one-dimensional temporal region</w:t>
      </w:r>
      <w:r w:rsidRPr="00035949">
        <w:t xml:space="preserve">) during which </w:t>
      </w:r>
      <w:r w:rsidR="008A6944" w:rsidRPr="00035949">
        <w:rPr>
          <w:i/>
        </w:rPr>
        <w:t>b</w:t>
      </w:r>
      <w:r w:rsidRPr="00035949">
        <w:rPr>
          <w:i/>
        </w:rPr>
        <w:t xml:space="preserve"> </w:t>
      </w:r>
      <w:r w:rsidRPr="00035949">
        <w:t>exists. [011-002]</w:t>
      </w:r>
      <w:r w:rsidRPr="00035949">
        <w:rPr>
          <w:rStyle w:val="Annotation"/>
        </w:rPr>
        <w:t>]</w:t>
      </w:r>
    </w:p>
    <w:p w14:paraId="2147C763" w14:textId="769C2414" w:rsidR="00AE5979" w:rsidRPr="00035949" w:rsidRDefault="00AE5979">
      <w:r w:rsidRPr="00035949">
        <w:t xml:space="preserve">Note: </w:t>
      </w:r>
      <w:r w:rsidRPr="00035949">
        <w:rPr>
          <w:i/>
        </w:rPr>
        <w:t xml:space="preserve">Material entities </w:t>
      </w:r>
      <w:r w:rsidRPr="00035949">
        <w:t xml:space="preserve">may persist for very short periods of time (as for example in the case </w:t>
      </w:r>
      <w:r w:rsidR="00E6097C" w:rsidRPr="00035949">
        <w:t xml:space="preserve">of an atom </w:t>
      </w:r>
      <w:r w:rsidRPr="00035949">
        <w:t>of a highly unstable isotope).</w:t>
      </w:r>
    </w:p>
    <w:p w14:paraId="59B8E8AC" w14:textId="77777777" w:rsidR="008449D9" w:rsidRPr="00035949" w:rsidRDefault="00D94B24">
      <w:r w:rsidRPr="00035949">
        <w:rPr>
          <w:noProof/>
          <w:lang w:eastAsia="zh-CN"/>
        </w:rPr>
        <w:drawing>
          <wp:inline distT="0" distB="0" distL="0" distR="0" wp14:anchorId="78E9060F" wp14:editId="1E9A699C">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25C2E1CE" w14:textId="2AC8FA80" w:rsidR="00D92809" w:rsidRPr="00277FCA" w:rsidRDefault="008449D9" w:rsidP="00414A41">
      <w:pPr>
        <w:pStyle w:val="Caption"/>
        <w:rPr>
          <w:color w:val="365F91" w:themeColor="accent1" w:themeShade="BF"/>
          <w:rPrChange w:id="113" w:author="Jie Zheng" w:date="2018-07-18T01:34:00Z">
            <w:rPr>
              <w:sz w:val="16"/>
              <w:szCs w:val="23"/>
            </w:rPr>
          </w:rPrChange>
        </w:rPr>
      </w:pPr>
      <w:r w:rsidRPr="00277FCA">
        <w:rPr>
          <w:color w:val="365F91" w:themeColor="accent1" w:themeShade="BF"/>
          <w:rPrChange w:id="114" w:author="Jie Zheng" w:date="2018-07-18T01:34:00Z">
            <w:rPr>
              <w:sz w:val="16"/>
            </w:rPr>
          </w:rPrChange>
        </w:rPr>
        <w:t xml:space="preserve">Figure </w:t>
      </w:r>
      <w:r w:rsidR="00F33687" w:rsidRPr="00277FCA">
        <w:rPr>
          <w:color w:val="365F91" w:themeColor="accent1" w:themeShade="BF"/>
          <w:rPrChange w:id="115" w:author="Jie Zheng" w:date="2018-07-18T01:34:00Z">
            <w:rPr>
              <w:sz w:val="16"/>
            </w:rPr>
          </w:rPrChange>
        </w:rPr>
        <w:fldChar w:fldCharType="begin"/>
      </w:r>
      <w:r w:rsidR="001C5CAA" w:rsidRPr="00277FCA">
        <w:rPr>
          <w:color w:val="365F91" w:themeColor="accent1" w:themeShade="BF"/>
          <w:rPrChange w:id="116" w:author="Jie Zheng" w:date="2018-07-18T01:34:00Z">
            <w:rPr>
              <w:sz w:val="16"/>
            </w:rPr>
          </w:rPrChange>
        </w:rPr>
        <w:instrText xml:space="preserve"> SEQ Figure \* ARABIC </w:instrText>
      </w:r>
      <w:r w:rsidR="00F33687" w:rsidRPr="00277FCA">
        <w:rPr>
          <w:color w:val="365F91" w:themeColor="accent1" w:themeShade="BF"/>
          <w:rPrChange w:id="117" w:author="Jie Zheng" w:date="2018-07-18T01:34:00Z">
            <w:rPr>
              <w:noProof/>
              <w:sz w:val="16"/>
            </w:rPr>
          </w:rPrChange>
        </w:rPr>
        <w:fldChar w:fldCharType="separate"/>
      </w:r>
      <w:r w:rsidR="000A7629" w:rsidRPr="00277FCA">
        <w:rPr>
          <w:noProof/>
          <w:color w:val="365F91" w:themeColor="accent1" w:themeShade="BF"/>
          <w:rPrChange w:id="118" w:author="Jie Zheng" w:date="2018-07-18T01:34:00Z">
            <w:rPr>
              <w:noProof/>
              <w:sz w:val="16"/>
            </w:rPr>
          </w:rPrChange>
        </w:rPr>
        <w:t>2</w:t>
      </w:r>
      <w:r w:rsidR="00F33687" w:rsidRPr="00277FCA">
        <w:rPr>
          <w:noProof/>
          <w:color w:val="365F91" w:themeColor="accent1" w:themeShade="BF"/>
          <w:rPrChange w:id="119" w:author="Jie Zheng" w:date="2018-07-18T01:34:00Z">
            <w:rPr>
              <w:noProof/>
              <w:sz w:val="16"/>
            </w:rPr>
          </w:rPrChange>
        </w:rPr>
        <w:fldChar w:fldCharType="end"/>
      </w:r>
      <w:r w:rsidRPr="00277FCA">
        <w:rPr>
          <w:color w:val="365F91" w:themeColor="accent1" w:themeShade="BF"/>
          <w:rPrChange w:id="120" w:author="Jie Zheng" w:date="2018-07-18T01:34:00Z">
            <w:rPr>
              <w:sz w:val="16"/>
            </w:rPr>
          </w:rPrChange>
        </w:rPr>
        <w:t>: Subtypes of independent continuant</w:t>
      </w:r>
    </w:p>
    <w:p w14:paraId="405D7513" w14:textId="77777777" w:rsidR="009D555C" w:rsidRPr="00035949" w:rsidRDefault="009D555C"/>
    <w:p w14:paraId="5C61408D" w14:textId="77777777" w:rsidR="00E75EB0" w:rsidRPr="00035949" w:rsidRDefault="00F52C65">
      <w:pPr>
        <w:pStyle w:val="Specification"/>
      </w:pPr>
      <w:r w:rsidRPr="00035949">
        <w:rPr>
          <w:rStyle w:val="Annotation"/>
        </w:rPr>
        <w:t>a(material entity)[</w:t>
      </w:r>
      <w:r w:rsidR="00776FEC" w:rsidRPr="00035949">
        <w:rPr>
          <w:rStyle w:val="SpecificationType"/>
          <w:sz w:val="22"/>
        </w:rPr>
        <w:t>Theorem</w:t>
      </w:r>
      <w:r w:rsidR="00776FEC" w:rsidRPr="00035949">
        <w:rPr>
          <w:smallCaps/>
        </w:rPr>
        <w:t>:</w:t>
      </w:r>
      <w:r w:rsidR="00E75EB0" w:rsidRPr="00035949">
        <w:t xml:space="preserve"> every </w:t>
      </w:r>
      <w:r w:rsidR="00E75EB0" w:rsidRPr="00035949">
        <w:rPr>
          <w:i/>
        </w:rPr>
        <w:t>entity</w:t>
      </w:r>
      <w:r w:rsidR="00E75EB0" w:rsidRPr="00035949">
        <w:t xml:space="preserve"> of which a </w:t>
      </w:r>
      <w:r w:rsidR="00E75EB0" w:rsidRPr="00035949">
        <w:rPr>
          <w:i/>
        </w:rPr>
        <w:t xml:space="preserve">material entity </w:t>
      </w:r>
      <w:r w:rsidR="00E75EB0" w:rsidRPr="00035949">
        <w:t xml:space="preserve">is </w:t>
      </w:r>
      <w:r w:rsidR="00A137CF" w:rsidRPr="00035949">
        <w:rPr>
          <w:b/>
        </w:rPr>
        <w:t xml:space="preserve">continuant </w:t>
      </w:r>
      <w:r w:rsidR="00E75EB0" w:rsidRPr="00035949">
        <w:rPr>
          <w:b/>
        </w:rPr>
        <w:t>part</w:t>
      </w:r>
      <w:r w:rsidR="00E75EB0" w:rsidRPr="00035949">
        <w:t xml:space="preserve"> is also a </w:t>
      </w:r>
      <w:r w:rsidR="00E75EB0" w:rsidRPr="00035949">
        <w:rPr>
          <w:i/>
        </w:rPr>
        <w:t>material entity.</w:t>
      </w:r>
      <w:r w:rsidR="0047147E" w:rsidRPr="00035949">
        <w:t xml:space="preserve"> [021-00</w:t>
      </w:r>
      <w:r w:rsidR="00A137CF" w:rsidRPr="00035949">
        <w:t>2</w:t>
      </w:r>
      <w:r w:rsidR="0047147E" w:rsidRPr="00035949">
        <w:t>]</w:t>
      </w:r>
      <w:r w:rsidRPr="00035949">
        <w:rPr>
          <w:rStyle w:val="Annotation"/>
        </w:rPr>
        <w:t>]</w:t>
      </w:r>
    </w:p>
    <w:p w14:paraId="19F65B95" w14:textId="1B153AEE" w:rsidR="0076529D" w:rsidRPr="00035949" w:rsidRDefault="00A30FC5">
      <w:pPr>
        <w:rPr>
          <w:rFonts w:asciiTheme="majorHAnsi" w:hAnsiTheme="majorHAnsi" w:cstheme="majorHAnsi"/>
        </w:rPr>
      </w:pPr>
      <w:r w:rsidRPr="00035949">
        <w:rPr>
          <w:rStyle w:val="Annotation"/>
        </w:rPr>
        <w:lastRenderedPageBreak/>
        <w:t>note(material entity)[</w:t>
      </w:r>
      <w:r w:rsidR="009D555C" w:rsidRPr="00035949">
        <w:t xml:space="preserve">‘Matter’ is intended </w:t>
      </w:r>
      <w:r w:rsidR="00055932" w:rsidRPr="00035949">
        <w:t xml:space="preserve">to encompass both mass and energy (we will address the ontological treatment of portions of energy in a later version of </w:t>
      </w:r>
      <w:r w:rsidR="0032409B" w:rsidRPr="00035949">
        <w:t>BFO</w:t>
      </w:r>
      <w:r w:rsidR="00055932" w:rsidRPr="00035949">
        <w:t xml:space="preserve">). A portion of matter is anything that </w:t>
      </w:r>
      <w:r w:rsidR="009D555C" w:rsidRPr="00035949">
        <w:t xml:space="preserve">includes </w:t>
      </w:r>
      <w:r w:rsidR="00055932" w:rsidRPr="00035949">
        <w:t xml:space="preserve">elementary </w:t>
      </w:r>
      <w:r w:rsidR="009D555C" w:rsidRPr="00035949">
        <w:t xml:space="preserve">particles among its </w:t>
      </w:r>
      <w:r w:rsidR="00B54835" w:rsidRPr="00035949">
        <w:t>proper or improper</w:t>
      </w:r>
      <w:r w:rsidR="00536BF5" w:rsidRPr="00035949">
        <w:t xml:space="preserve"> </w:t>
      </w:r>
      <w:r w:rsidR="009D555C" w:rsidRPr="00035949">
        <w:t>parts: quarks and leptons</w:t>
      </w:r>
      <w:r w:rsidR="007771DD" w:rsidRPr="00035949">
        <w:t>, including electrons,</w:t>
      </w:r>
      <w:r w:rsidR="009D555C" w:rsidRPr="00035949">
        <w:t xml:space="preserve"> </w:t>
      </w:r>
      <w:r w:rsidR="007771DD" w:rsidRPr="00035949">
        <w:t xml:space="preserve">as the smallest </w:t>
      </w:r>
      <w:r w:rsidR="00F33687" w:rsidRPr="00035949">
        <w:rPr>
          <w:rFonts w:asciiTheme="majorHAnsi" w:hAnsiTheme="majorHAnsi" w:cstheme="majorHAnsi"/>
        </w:rPr>
        <w:t>particles thus far discovered; baryons (including protons and neutrons) at a higher level of granularity; atoms and molecules at still higher levels, forming the cells, organs, organisms and other material entities studied by biologists, the portions of rock studied by geologists, the fossils studied by paleontologists, and so on.</w:t>
      </w:r>
    </w:p>
    <w:p w14:paraId="1B242E5C" w14:textId="77777777" w:rsidR="00C024C7" w:rsidRPr="00035949" w:rsidRDefault="00F33687">
      <w:pPr>
        <w:rPr>
          <w:rFonts w:asciiTheme="majorHAnsi" w:hAnsiTheme="majorHAnsi" w:cstheme="majorHAnsi"/>
        </w:rPr>
      </w:pPr>
      <w:r w:rsidRPr="00035949">
        <w:rPr>
          <w:rFonts w:asciiTheme="majorHAnsi" w:hAnsiTheme="majorHAnsi" w:cstheme="majorHAnsi"/>
          <w:i/>
        </w:rPr>
        <w:t xml:space="preserve">Material entities </w:t>
      </w:r>
      <w:r w:rsidRPr="00035949">
        <w:rPr>
          <w:rFonts w:asciiTheme="majorHAnsi" w:hAnsiTheme="majorHAnsi" w:cstheme="majorHAnsi"/>
        </w:rPr>
        <w:t xml:space="preserve">are three-dimensional entities (entities extended in three spatial dimensions), as contrasted with the </w:t>
      </w:r>
      <w:r w:rsidRPr="00035949">
        <w:rPr>
          <w:rFonts w:asciiTheme="majorHAnsi" w:hAnsiTheme="majorHAnsi" w:cstheme="majorHAnsi"/>
          <w:i/>
        </w:rPr>
        <w:t>processes</w:t>
      </w:r>
      <w:r w:rsidRPr="00035949">
        <w:rPr>
          <w:rFonts w:asciiTheme="majorHAnsi" w:hAnsiTheme="majorHAnsi" w:cstheme="majorHAnsi"/>
        </w:rPr>
        <w:t xml:space="preserve"> in which they participate, which are four-dimensional entities (entities extended also along the dimension of time).</w:t>
      </w:r>
    </w:p>
    <w:p w14:paraId="561340FC" w14:textId="3285243A" w:rsidR="002001F8" w:rsidRPr="00035949" w:rsidRDefault="00F33687" w:rsidP="00414A41">
      <w:pPr>
        <w:rPr>
          <w:rFonts w:asciiTheme="majorHAnsi" w:hAnsiTheme="majorHAnsi" w:cstheme="majorHAnsi"/>
        </w:rPr>
      </w:pPr>
      <w:r w:rsidRPr="00035949">
        <w:rPr>
          <w:rFonts w:asciiTheme="majorHAnsi" w:hAnsiTheme="majorHAnsi" w:cstheme="majorHAnsi"/>
        </w:rPr>
        <w:t xml:space="preserve">According to the FMA, </w:t>
      </w:r>
      <w:r w:rsidRPr="00035949">
        <w:rPr>
          <w:rFonts w:asciiTheme="majorHAnsi" w:hAnsiTheme="majorHAnsi" w:cstheme="majorHAnsi"/>
          <w:i/>
        </w:rPr>
        <w:t>material entities</w:t>
      </w:r>
      <w:r w:rsidRPr="00035949">
        <w:rPr>
          <w:rFonts w:asciiTheme="majorHAnsi" w:hAnsiTheme="majorHAnsi" w:cstheme="majorHAnsi"/>
        </w:rPr>
        <w:t xml:space="preserve"> may have </w:t>
      </w:r>
      <w:r w:rsidRPr="00035949">
        <w:rPr>
          <w:rFonts w:asciiTheme="majorHAnsi" w:hAnsiTheme="majorHAnsi" w:cstheme="majorHAnsi"/>
          <w:i/>
        </w:rPr>
        <w:t>immaterial entities</w:t>
      </w:r>
      <w:r w:rsidRPr="00035949">
        <w:rPr>
          <w:rFonts w:asciiTheme="majorHAnsi" w:hAnsiTheme="majorHAnsi" w:cstheme="majorHAnsi"/>
        </w:rPr>
        <w:t xml:space="preserve"> as parts – including the </w:t>
      </w:r>
      <w:r w:rsidRPr="00035949">
        <w:rPr>
          <w:rFonts w:asciiTheme="majorHAnsi" w:hAnsiTheme="majorHAnsi" w:cstheme="majorHAnsi"/>
          <w:i/>
        </w:rPr>
        <w:t xml:space="preserve">entities </w:t>
      </w:r>
      <w:r w:rsidRPr="00035949">
        <w:rPr>
          <w:rFonts w:asciiTheme="majorHAnsi" w:hAnsiTheme="majorHAnsi" w:cstheme="majorHAnsi"/>
        </w:rPr>
        <w:t xml:space="preserve">identified below as </w:t>
      </w:r>
      <w:r w:rsidRPr="00035949">
        <w:rPr>
          <w:rFonts w:asciiTheme="majorHAnsi" w:hAnsiTheme="majorHAnsi" w:cstheme="majorHAnsi"/>
          <w:i/>
        </w:rPr>
        <w:t>sites</w:t>
      </w:r>
      <w:r w:rsidRPr="00035949">
        <w:rPr>
          <w:rFonts w:asciiTheme="majorHAnsi" w:hAnsiTheme="majorHAnsi" w:cstheme="majorHAnsi"/>
        </w:rPr>
        <w:t>; for example the interior (or ‘lumen’) of your small intestine is a part of your body. BFO 2.0 embodies a decision to follow the FMA here.</w:t>
      </w:r>
      <w:r w:rsidRPr="00035949">
        <w:rPr>
          <w:rStyle w:val="Annotation"/>
          <w:rFonts w:asciiTheme="majorHAnsi" w:hAnsiTheme="majorHAnsi" w:cstheme="majorHAnsi"/>
        </w:rPr>
        <w:t xml:space="preserve"> ]</w:t>
      </w:r>
      <w:r w:rsidRPr="00035949">
        <w:rPr>
          <w:rFonts w:asciiTheme="majorHAnsi" w:hAnsiTheme="majorHAnsi" w:cstheme="majorHAnsi"/>
        </w:rPr>
        <w:t xml:space="preserve"> (Note, however, that we do not follow follow the FMA in insisting on the rule that the parthood relation exists only between entities of the same number of dimensions; </w:t>
      </w:r>
      <w:bookmarkStart w:id="121" w:name="OLE_LINK37"/>
      <w:bookmarkStart w:id="122" w:name="OLE_LINK38"/>
      <w:r w:rsidRPr="00035949">
        <w:rPr>
          <w:rFonts w:asciiTheme="majorHAnsi" w:hAnsiTheme="majorHAnsi" w:cstheme="majorHAnsi"/>
        </w:rPr>
        <w:t>a point, for BFO, is part of a line; not however for the FMA [</w:t>
      </w:r>
      <w:r w:rsidRPr="00035949">
        <w:rPr>
          <w:rFonts w:asciiTheme="majorHAnsi" w:hAnsiTheme="majorHAnsi" w:cstheme="majorHAnsi"/>
        </w:rPr>
        <w:fldChar w:fldCharType="begin"/>
      </w:r>
      <w:r w:rsidRPr="00035949">
        <w:rPr>
          <w:rFonts w:asciiTheme="majorHAnsi" w:hAnsiTheme="majorHAnsi" w:cstheme="majorHAnsi"/>
        </w:rPr>
        <w:instrText xml:space="preserve"> REF _Ref329284826 \r \h </w:instrText>
      </w:r>
      <w:r w:rsidR="00035949">
        <w:rPr>
          <w:rFonts w:asciiTheme="majorHAnsi" w:hAnsiTheme="majorHAnsi" w:cstheme="majorHAnsi"/>
        </w:rPr>
        <w:instrText xml:space="preserve"> \* MERGEFORMAT </w:instrText>
      </w:r>
      <w:r w:rsidRPr="00035949">
        <w:rPr>
          <w:rFonts w:asciiTheme="majorHAnsi" w:hAnsiTheme="majorHAnsi" w:cstheme="majorHAnsi"/>
        </w:rPr>
      </w:r>
      <w:r w:rsidRPr="00035949">
        <w:rPr>
          <w:rFonts w:asciiTheme="majorHAnsi" w:hAnsiTheme="majorHAnsi" w:cstheme="majorHAnsi"/>
        </w:rPr>
        <w:fldChar w:fldCharType="separate"/>
      </w:r>
      <w:r w:rsidR="000A7629">
        <w:rPr>
          <w:rFonts w:asciiTheme="majorHAnsi" w:hAnsiTheme="majorHAnsi" w:cstheme="majorHAnsi"/>
        </w:rPr>
        <w:t>88</w:t>
      </w:r>
      <w:r w:rsidRPr="00035949">
        <w:rPr>
          <w:rFonts w:asciiTheme="majorHAnsi" w:hAnsiTheme="majorHAnsi" w:cstheme="majorHAnsi"/>
        </w:rPr>
        <w:fldChar w:fldCharType="end"/>
      </w:r>
      <w:bookmarkEnd w:id="121"/>
      <w:bookmarkEnd w:id="122"/>
      <w:r w:rsidRPr="00035949">
        <w:rPr>
          <w:rFonts w:asciiTheme="majorHAnsi" w:hAnsiTheme="majorHAnsi" w:cstheme="majorHAnsi"/>
        </w:rPr>
        <w:t xml:space="preserve">].) Thus we allow </w:t>
      </w:r>
      <w:r w:rsidRPr="00035949">
        <w:rPr>
          <w:rFonts w:asciiTheme="majorHAnsi" w:hAnsiTheme="majorHAnsi" w:cstheme="majorHAnsi"/>
          <w:b/>
        </w:rPr>
        <w:t>continuant_part_of</w:t>
      </w:r>
      <w:r w:rsidRPr="00035949">
        <w:rPr>
          <w:rFonts w:asciiTheme="majorHAnsi" w:hAnsiTheme="majorHAnsi" w:cstheme="majorHAnsi"/>
        </w:rPr>
        <w:t xml:space="preserve"> to include material wholes with immaterial parts, and recommend the use of the more specific relation of </w:t>
      </w:r>
      <w:r w:rsidRPr="00035949">
        <w:rPr>
          <w:rFonts w:asciiTheme="majorHAnsi" w:hAnsiTheme="majorHAnsi" w:cstheme="majorHAnsi"/>
          <w:b/>
        </w:rPr>
        <w:t>material_part_of</w:t>
      </w:r>
      <w:r w:rsidRPr="00035949">
        <w:rPr>
          <w:rFonts w:asciiTheme="majorHAnsi" w:hAnsiTheme="majorHAnsi" w:cstheme="majorHAnsi"/>
        </w:rPr>
        <w:t xml:space="preserve"> where they need to be ruled out. </w:t>
      </w:r>
    </w:p>
    <w:p w14:paraId="3BB0DAEA" w14:textId="188285F8" w:rsidR="00610A0A" w:rsidRPr="00035949" w:rsidRDefault="00F33687">
      <w:pPr>
        <w:rPr>
          <w:rFonts w:asciiTheme="majorHAnsi" w:hAnsiTheme="majorHAnsi" w:cstheme="majorHAnsi"/>
        </w:rPr>
      </w:pPr>
      <w:r w:rsidRPr="00035949">
        <w:rPr>
          <w:rFonts w:asciiTheme="majorHAnsi" w:hAnsiTheme="majorHAnsi" w:cstheme="majorHAnsi"/>
        </w:rPr>
        <w:t xml:space="preserve">FMA considers </w:t>
      </w:r>
      <w:r w:rsidR="00392F9A" w:rsidRPr="00035949">
        <w:rPr>
          <w:rFonts w:asciiTheme="majorHAnsi" w:hAnsiTheme="majorHAnsi" w:cstheme="majorHAnsi"/>
        </w:rPr>
        <w:t>three</w:t>
      </w:r>
      <w:r w:rsidRPr="00035949">
        <w:rPr>
          <w:rFonts w:asciiTheme="majorHAnsi" w:hAnsiTheme="majorHAnsi" w:cstheme="majorHAnsi"/>
        </w:rPr>
        <w:t xml:space="preserve"> dimensional immaterial entities parts but not boundaries, by the dimensionality rule “A rule of </w:t>
      </w:r>
      <w:r w:rsidRPr="00035949">
        <w:rPr>
          <w:rFonts w:asciiTheme="majorHAnsi" w:hAnsiTheme="majorHAnsi" w:cstheme="majorHAnsi"/>
          <w:i/>
          <w:iCs/>
        </w:rPr>
        <w:t xml:space="preserve">Dimensionality Consistency </w:t>
      </w:r>
      <w:r w:rsidRPr="00035949">
        <w:rPr>
          <w:rFonts w:asciiTheme="majorHAnsi" w:hAnsiTheme="majorHAnsi" w:cstheme="majorHAnsi"/>
        </w:rPr>
        <w:t xml:space="preserve">enforces the distinction between boundary and partonomy relationships in the FMA.11 Part-whole relationships are valid only for entities of the same dimension;”  from </w:t>
      </w:r>
      <w:r w:rsidRPr="00035949">
        <w:rPr>
          <w:rFonts w:asciiTheme="majorHAnsi" w:hAnsiTheme="majorHAnsi" w:cstheme="majorHAnsi"/>
          <w:bCs/>
        </w:rPr>
        <w:t>Representing Complexity in Part-Whole Relationships within the Foundational Model of Anatomy</w:t>
      </w:r>
    </w:p>
    <w:p w14:paraId="0ACB14E8" w14:textId="77777777" w:rsidR="00F33687" w:rsidRPr="00035949" w:rsidRDefault="00AD350D" w:rsidP="00140957">
      <w:pPr>
        <w:pStyle w:val="Heading4"/>
      </w:pPr>
      <w:bookmarkStart w:id="123" w:name="_Toc501053081"/>
      <w:r w:rsidRPr="00035949">
        <w:t>Subtypes of material entity</w:t>
      </w:r>
      <w:bookmarkEnd w:id="123"/>
    </w:p>
    <w:p w14:paraId="2BEDD037" w14:textId="65AAF4FA" w:rsidR="00645806" w:rsidRPr="00035949" w:rsidRDefault="00AD350D" w:rsidP="00414A41">
      <w:r w:rsidRPr="00035949">
        <w:t xml:space="preserve">In what follows we define three children of ‘material entity’ – namely ‘object’, ‘object aggregate’; and ‘fiat object part’. </w:t>
      </w:r>
      <w:r w:rsidR="00E253AD" w:rsidRPr="00035949">
        <w:t xml:space="preserve">Those </w:t>
      </w:r>
      <w:r w:rsidR="00645806" w:rsidRPr="00035949">
        <w:t xml:space="preserve">using BFO for molecular biology and related matters </w:t>
      </w:r>
      <w:r w:rsidR="00E253AD" w:rsidRPr="00035949">
        <w:t xml:space="preserve">may wish to use </w:t>
      </w:r>
      <w:r w:rsidR="00747E77" w:rsidRPr="00035949">
        <w:t>‘</w:t>
      </w:r>
      <w:r w:rsidR="00645806" w:rsidRPr="00035949">
        <w:t>material entity</w:t>
      </w:r>
      <w:r w:rsidR="00747E77" w:rsidRPr="00035949">
        <w:t>’</w:t>
      </w:r>
      <w:r w:rsidRPr="00035949">
        <w:t xml:space="preserve"> solely,</w:t>
      </w:r>
      <w:r w:rsidR="00645806" w:rsidRPr="00035949">
        <w:t xml:space="preserve"> </w:t>
      </w:r>
      <w:r w:rsidR="00E253AD" w:rsidRPr="00035949">
        <w:t>and not concern themselves with the</w:t>
      </w:r>
      <w:r w:rsidRPr="00035949">
        <w:t xml:space="preserve">se subdivisions. </w:t>
      </w:r>
      <w:r w:rsidR="00E253AD" w:rsidRPr="00035949">
        <w:t xml:space="preserve">Those </w:t>
      </w:r>
      <w:r w:rsidR="00645806" w:rsidRPr="00035949">
        <w:t xml:space="preserve">using BFO </w:t>
      </w:r>
      <w:r w:rsidR="00E253AD" w:rsidRPr="00035949">
        <w:t xml:space="preserve">to deal with entities </w:t>
      </w:r>
      <w:r w:rsidR="00645806" w:rsidRPr="00035949">
        <w:t>at higher levels of granularity</w:t>
      </w:r>
      <w:r w:rsidR="00E253AD" w:rsidRPr="00035949">
        <w:t xml:space="preserve"> – for example organisms, populations, organizations, institutions, will require </w:t>
      </w:r>
      <w:r w:rsidRPr="00035949">
        <w:t xml:space="preserve">the </w:t>
      </w:r>
      <w:r w:rsidR="00E253AD" w:rsidRPr="00035949">
        <w:t xml:space="preserve">distinction between </w:t>
      </w:r>
      <w:r w:rsidR="00645806" w:rsidRPr="00035949">
        <w:rPr>
          <w:i/>
        </w:rPr>
        <w:t>object</w:t>
      </w:r>
      <w:r w:rsidR="00645806" w:rsidRPr="00035949">
        <w:t xml:space="preserve"> and </w:t>
      </w:r>
      <w:r w:rsidR="00645806" w:rsidRPr="00035949">
        <w:rPr>
          <w:i/>
        </w:rPr>
        <w:t>object aggregate</w:t>
      </w:r>
      <w:r w:rsidR="00645806" w:rsidRPr="00035949">
        <w:t>.</w:t>
      </w:r>
      <w:r w:rsidRPr="00035949">
        <w:t xml:space="preserve"> Those using BFO to deal with what the FMA calls regional </w:t>
      </w:r>
      <w:r w:rsidRPr="00035949">
        <w:lastRenderedPageBreak/>
        <w:t xml:space="preserve">parts – for example </w:t>
      </w:r>
      <w:r w:rsidR="00C37896" w:rsidRPr="00035949">
        <w:t>the wall of the cervical, thoracic and abdominal parts of the esophagus, respectively [</w:t>
      </w:r>
      <w:r w:rsidR="00EC6A9C" w:rsidRPr="00035949">
        <w:fldChar w:fldCharType="begin"/>
      </w:r>
      <w:r w:rsidR="00EC6A9C" w:rsidRPr="00035949">
        <w:instrText xml:space="preserve"> REF _Ref309153893 \r \h  \* MERGEFORMAT </w:instrText>
      </w:r>
      <w:r w:rsidR="00EC6A9C" w:rsidRPr="00035949">
        <w:fldChar w:fldCharType="separate"/>
      </w:r>
      <w:r w:rsidR="000A7629">
        <w:t>44</w:t>
      </w:r>
      <w:r w:rsidR="00EC6A9C" w:rsidRPr="00035949">
        <w:fldChar w:fldCharType="end"/>
      </w:r>
      <w:r w:rsidR="00C37896" w:rsidRPr="00035949">
        <w:t xml:space="preserve">] – will require to distinguish between </w:t>
      </w:r>
      <w:r w:rsidR="00C37896" w:rsidRPr="00035949">
        <w:rPr>
          <w:i/>
        </w:rPr>
        <w:t>object</w:t>
      </w:r>
      <w:r w:rsidR="00C37896" w:rsidRPr="00035949">
        <w:t xml:space="preserve"> and </w:t>
      </w:r>
      <w:r w:rsidR="00C37896" w:rsidRPr="00035949">
        <w:rPr>
          <w:i/>
        </w:rPr>
        <w:t>fiat object part</w:t>
      </w:r>
      <w:r w:rsidR="00C37896" w:rsidRPr="00035949">
        <w:t>.</w:t>
      </w:r>
    </w:p>
    <w:p w14:paraId="5D598FD7" w14:textId="77777777" w:rsidR="00645806" w:rsidRPr="00035949" w:rsidRDefault="00747E77">
      <w:r w:rsidRPr="00035949">
        <w:t>Some might argue that th</w:t>
      </w:r>
      <w:r w:rsidR="00C37896" w:rsidRPr="00035949">
        <w:t>e mentioned threefold</w:t>
      </w:r>
      <w:r w:rsidRPr="00035949">
        <w:t xml:space="preserve"> distinction </w:t>
      </w:r>
      <w:r w:rsidR="00C37896" w:rsidRPr="00035949">
        <w:t xml:space="preserve">could </w:t>
      </w:r>
      <w:r w:rsidRPr="00035949">
        <w:t xml:space="preserve">be recreated </w:t>
      </w:r>
      <w:r w:rsidR="00A137CF" w:rsidRPr="00035949">
        <w:t xml:space="preserve">for each </w:t>
      </w:r>
      <w:r w:rsidRPr="00035949">
        <w:t xml:space="preserve">corresponding </w:t>
      </w:r>
      <w:r w:rsidR="00645806" w:rsidRPr="00035949">
        <w:t>domain ontolog</w:t>
      </w:r>
      <w:r w:rsidR="00A137CF" w:rsidRPr="00035949">
        <w:t>y</w:t>
      </w:r>
      <w:r w:rsidR="00C37896" w:rsidRPr="00035949">
        <w:t xml:space="preserve"> according to need</w:t>
      </w:r>
      <w:r w:rsidRPr="00035949">
        <w:t>, for example the distinction between ‘organism’</w:t>
      </w:r>
      <w:r w:rsidR="00C37896" w:rsidRPr="00035949">
        <w:t>,</w:t>
      </w:r>
      <w:r w:rsidRPr="00035949">
        <w:t xml:space="preserve"> ‘population of organisms’</w:t>
      </w:r>
      <w:r w:rsidR="00C37896" w:rsidRPr="00035949">
        <w:t xml:space="preserve">, and ‘regional part of organism’ </w:t>
      </w:r>
      <w:r w:rsidRPr="00035949">
        <w:t>in an upper level ontology for biology. Since this would mean that multiple different domain ontologies would be called upon, in effect, to reinvent</w:t>
      </w:r>
      <w:r w:rsidR="00645806" w:rsidRPr="00035949">
        <w:t xml:space="preserve"> the same </w:t>
      </w:r>
      <w:r w:rsidR="00A137CF" w:rsidRPr="00035949">
        <w:t xml:space="preserve">tripartite </w:t>
      </w:r>
      <w:r w:rsidR="00645806" w:rsidRPr="00035949">
        <w:t xml:space="preserve">wheel </w:t>
      </w:r>
      <w:r w:rsidRPr="00035949">
        <w:t>over and over again, we provide the corresponding distinctions within BFO in what we hope is a suitably robust</w:t>
      </w:r>
      <w:r w:rsidR="00C37896" w:rsidRPr="00035949">
        <w:t xml:space="preserve"> </w:t>
      </w:r>
      <w:r w:rsidRPr="00035949">
        <w:t xml:space="preserve">framework. </w:t>
      </w:r>
    </w:p>
    <w:p w14:paraId="4FF01E58" w14:textId="625A35D6" w:rsidR="00F33687" w:rsidRPr="00035949" w:rsidRDefault="0050778E" w:rsidP="00140957">
      <w:pPr>
        <w:pStyle w:val="Heading3"/>
      </w:pPr>
      <w:bookmarkStart w:id="124" w:name="_Toc313270696"/>
      <w:bookmarkStart w:id="125" w:name="_Toc501053082"/>
      <w:r w:rsidRPr="00035949">
        <w:t>Object</w:t>
      </w:r>
      <w:bookmarkEnd w:id="124"/>
      <w:bookmarkEnd w:id="125"/>
    </w:p>
    <w:p w14:paraId="49C8FDBF" w14:textId="67808B11" w:rsidR="00B8711B" w:rsidRPr="00035949" w:rsidRDefault="00F33687">
      <w:pPr>
        <w:rPr>
          <w:szCs w:val="23"/>
        </w:rPr>
      </w:pPr>
      <w:r w:rsidRPr="00035949">
        <w:rPr>
          <w:rStyle w:val="Annotation"/>
        </w:rPr>
        <w:t>note(object)[</w:t>
      </w:r>
      <w:r w:rsidR="00F00EBF" w:rsidRPr="00035949">
        <w:t xml:space="preserve">BFO rests on the presupposition that </w:t>
      </w:r>
      <w:r w:rsidR="00C024C7" w:rsidRPr="00035949">
        <w:t xml:space="preserve">at </w:t>
      </w:r>
      <w:r w:rsidR="00C37896" w:rsidRPr="00035949">
        <w:t xml:space="preserve">multiple micro-, </w:t>
      </w:r>
      <w:r w:rsidR="00C024C7" w:rsidRPr="00035949">
        <w:t>meso- and macroscopic scales</w:t>
      </w:r>
      <w:r w:rsidR="00F00EBF" w:rsidRPr="00035949">
        <w:t xml:space="preserve"> </w:t>
      </w:r>
      <w:r w:rsidR="00E41651" w:rsidRPr="00035949">
        <w:t xml:space="preserve">reality </w:t>
      </w:r>
      <w:r w:rsidR="00C37896" w:rsidRPr="00035949">
        <w:t xml:space="preserve">exhibits certain </w:t>
      </w:r>
      <w:r w:rsidR="00054134" w:rsidRPr="00035949">
        <w:t xml:space="preserve">stable, spatially separated or separable </w:t>
      </w:r>
      <w:r w:rsidR="00E41651" w:rsidRPr="00035949">
        <w:t xml:space="preserve">material </w:t>
      </w:r>
      <w:r w:rsidR="00F00EBF" w:rsidRPr="00035949">
        <w:t>units, combined</w:t>
      </w:r>
      <w:r w:rsidR="00054134" w:rsidRPr="00035949">
        <w:t xml:space="preserve"> or combinable</w:t>
      </w:r>
      <w:r w:rsidR="00F00EBF" w:rsidRPr="00035949">
        <w:t xml:space="preserve"> into aggregates </w:t>
      </w:r>
      <w:r w:rsidR="00C024C7" w:rsidRPr="00035949">
        <w:t>of various sorts (for example</w:t>
      </w:r>
      <w:r w:rsidR="00E41651" w:rsidRPr="00035949">
        <w:t xml:space="preserve"> organisms</w:t>
      </w:r>
      <w:r w:rsidR="00C024C7" w:rsidRPr="00035949">
        <w:t xml:space="preserve"> into what are called ‘</w:t>
      </w:r>
      <w:r w:rsidR="00F00EBF" w:rsidRPr="00035949">
        <w:t>populations</w:t>
      </w:r>
      <w:r w:rsidR="00C024C7" w:rsidRPr="00035949">
        <w:t xml:space="preserve">’). </w:t>
      </w:r>
      <w:r w:rsidR="004F4F96" w:rsidRPr="00035949">
        <w:t xml:space="preserve">Such units play a central role in almost all domains of </w:t>
      </w:r>
      <w:r w:rsidR="004F4F96" w:rsidRPr="00035949">
        <w:rPr>
          <w:szCs w:val="23"/>
        </w:rPr>
        <w:t xml:space="preserve">natural science from particle physics to cosmology. </w:t>
      </w:r>
      <w:r w:rsidR="00F00EBF" w:rsidRPr="00035949">
        <w:t xml:space="preserve">Many scientific laws govern the units in question, </w:t>
      </w:r>
      <w:r w:rsidR="004F4F96" w:rsidRPr="00035949">
        <w:t xml:space="preserve">employing general terms (such as ‘molecule’ or ‘planet’) referring to the types and subtypes of units, and also to the types and subtypes of the processes through which such units develop and interact. </w:t>
      </w:r>
      <w:r w:rsidR="00E75EB0" w:rsidRPr="00035949">
        <w:rPr>
          <w:szCs w:val="23"/>
        </w:rPr>
        <w:t>T</w:t>
      </w:r>
      <w:r w:rsidR="00B54835" w:rsidRPr="00035949">
        <w:rPr>
          <w:szCs w:val="23"/>
        </w:rPr>
        <w:t xml:space="preserve">he division of reality into </w:t>
      </w:r>
      <w:r w:rsidR="00054134" w:rsidRPr="00035949">
        <w:rPr>
          <w:szCs w:val="23"/>
        </w:rPr>
        <w:t xml:space="preserve">such </w:t>
      </w:r>
      <w:r w:rsidR="00B54835" w:rsidRPr="00035949">
        <w:rPr>
          <w:i/>
          <w:szCs w:val="23"/>
        </w:rPr>
        <w:t>natural units</w:t>
      </w:r>
      <w:r w:rsidR="00B8711B" w:rsidRPr="00035949">
        <w:rPr>
          <w:szCs w:val="23"/>
        </w:rPr>
        <w:t xml:space="preserve"> is at the heart of biological science</w:t>
      </w:r>
      <w:r w:rsidR="00B54835" w:rsidRPr="00035949">
        <w:rPr>
          <w:szCs w:val="23"/>
        </w:rPr>
        <w:t xml:space="preserve">, </w:t>
      </w:r>
      <w:r w:rsidR="00B8711B" w:rsidRPr="00035949">
        <w:rPr>
          <w:szCs w:val="23"/>
        </w:rPr>
        <w:t xml:space="preserve">as also is </w:t>
      </w:r>
      <w:r w:rsidR="00B54835" w:rsidRPr="00035949">
        <w:rPr>
          <w:szCs w:val="23"/>
        </w:rPr>
        <w:t xml:space="preserve">the fact that these units </w:t>
      </w:r>
      <w:r w:rsidR="00B8711B" w:rsidRPr="00035949">
        <w:rPr>
          <w:szCs w:val="23"/>
        </w:rPr>
        <w:t>may form higher-level units (as cells form multicellular organisms</w:t>
      </w:r>
      <w:r w:rsidR="00F8186E">
        <w:rPr>
          <w:szCs w:val="23"/>
        </w:rPr>
        <w:t>, objects, in BFO terms</w:t>
      </w:r>
      <w:r w:rsidR="00B8711B" w:rsidRPr="00035949">
        <w:rPr>
          <w:szCs w:val="23"/>
        </w:rPr>
        <w:t xml:space="preserve">) and that they may also </w:t>
      </w:r>
      <w:r w:rsidR="00B54835" w:rsidRPr="00035949">
        <w:rPr>
          <w:szCs w:val="23"/>
        </w:rPr>
        <w:t xml:space="preserve">form </w:t>
      </w:r>
      <w:r w:rsidR="00B54835" w:rsidRPr="00035949">
        <w:rPr>
          <w:i/>
          <w:szCs w:val="23"/>
        </w:rPr>
        <w:t>aggregates</w:t>
      </w:r>
      <w:r w:rsidR="00B8711B" w:rsidRPr="00035949">
        <w:rPr>
          <w:i/>
          <w:szCs w:val="23"/>
        </w:rPr>
        <w:t xml:space="preserve"> </w:t>
      </w:r>
      <w:r w:rsidR="00B8711B" w:rsidRPr="00035949">
        <w:rPr>
          <w:szCs w:val="23"/>
        </w:rPr>
        <w:t xml:space="preserve">of units, for example as cells form portions of tissue and organs form </w:t>
      </w:r>
      <w:r w:rsidR="00E75EB0" w:rsidRPr="00035949">
        <w:rPr>
          <w:szCs w:val="23"/>
        </w:rPr>
        <w:t xml:space="preserve">families, </w:t>
      </w:r>
      <w:r w:rsidR="00151755" w:rsidRPr="00035949">
        <w:rPr>
          <w:szCs w:val="23"/>
        </w:rPr>
        <w:t xml:space="preserve">herds, </w:t>
      </w:r>
      <w:r w:rsidR="00B54835" w:rsidRPr="00035949">
        <w:rPr>
          <w:szCs w:val="23"/>
        </w:rPr>
        <w:t>breeds, species,</w:t>
      </w:r>
      <w:r w:rsidR="004F4F96" w:rsidRPr="00035949">
        <w:rPr>
          <w:szCs w:val="23"/>
        </w:rPr>
        <w:t xml:space="preserve"> </w:t>
      </w:r>
      <w:r w:rsidR="00B54835" w:rsidRPr="00035949">
        <w:rPr>
          <w:szCs w:val="23"/>
        </w:rPr>
        <w:t>and so on</w:t>
      </w:r>
      <w:r w:rsidR="00F8186E">
        <w:rPr>
          <w:szCs w:val="23"/>
        </w:rPr>
        <w:t xml:space="preserve"> (object aggregates, in BFO terms)</w:t>
      </w:r>
      <w:r w:rsidR="00C37896" w:rsidRPr="00035949">
        <w:rPr>
          <w:szCs w:val="23"/>
        </w:rPr>
        <w:t>.</w:t>
      </w:r>
      <w:r w:rsidR="00E75EB0" w:rsidRPr="00035949">
        <w:rPr>
          <w:szCs w:val="23"/>
        </w:rPr>
        <w:t xml:space="preserve"> </w:t>
      </w:r>
    </w:p>
    <w:p w14:paraId="3EBB51D1" w14:textId="77777777" w:rsidR="00C37896" w:rsidRPr="00035949" w:rsidRDefault="00B8711B">
      <w:r w:rsidRPr="00035949">
        <w:t>At the same time, t</w:t>
      </w:r>
      <w:r w:rsidR="00B54835" w:rsidRPr="00035949">
        <w:t xml:space="preserve">he division of </w:t>
      </w:r>
      <w:r w:rsidR="002C3555" w:rsidRPr="00035949">
        <w:t xml:space="preserve">certain portions of </w:t>
      </w:r>
      <w:r w:rsidR="00B54835" w:rsidRPr="00035949">
        <w:t xml:space="preserve">reality into </w:t>
      </w:r>
      <w:r w:rsidR="00B54835" w:rsidRPr="00035949">
        <w:rPr>
          <w:i/>
        </w:rPr>
        <w:t xml:space="preserve">engineered </w:t>
      </w:r>
      <w:r w:rsidR="00151755" w:rsidRPr="00035949">
        <w:rPr>
          <w:i/>
        </w:rPr>
        <w:t>units</w:t>
      </w:r>
      <w:r w:rsidR="00151755" w:rsidRPr="00035949">
        <w:t xml:space="preserve"> </w:t>
      </w:r>
      <w:r w:rsidR="004F4F96" w:rsidRPr="00035949">
        <w:t>(</w:t>
      </w:r>
      <w:r w:rsidR="00C024C7" w:rsidRPr="00035949">
        <w:t xml:space="preserve">manufactured artifacts) </w:t>
      </w:r>
      <w:r w:rsidR="00151755" w:rsidRPr="00035949">
        <w:t>is</w:t>
      </w:r>
      <w:r w:rsidR="00E13067" w:rsidRPr="00035949">
        <w:t xml:space="preserve"> the basis of </w:t>
      </w:r>
      <w:r w:rsidR="00B54835" w:rsidRPr="00035949">
        <w:t xml:space="preserve">modern industrial technology, which rests on the distributed mass production of engineered parts through division of labor and on their assembly into larger, compound </w:t>
      </w:r>
      <w:r w:rsidR="00E75EB0" w:rsidRPr="00035949">
        <w:t>units such as cars and laptops</w:t>
      </w:r>
      <w:r w:rsidR="00B54835" w:rsidRPr="00035949">
        <w:t xml:space="preserve">. </w:t>
      </w:r>
      <w:r w:rsidR="00E75EB0" w:rsidRPr="00035949">
        <w:t xml:space="preserve">The division of portions of reality into units is </w:t>
      </w:r>
      <w:r w:rsidR="002F3C47" w:rsidRPr="00035949">
        <w:t xml:space="preserve">one starting point for </w:t>
      </w:r>
      <w:r w:rsidR="00E75EB0" w:rsidRPr="00035949">
        <w:t xml:space="preserve">the phenomenon of </w:t>
      </w:r>
      <w:r w:rsidR="00E75EB0" w:rsidRPr="00035949">
        <w:rPr>
          <w:i/>
        </w:rPr>
        <w:t>counting</w:t>
      </w:r>
      <w:r w:rsidR="00E75EB0" w:rsidRPr="00035949">
        <w:t>.</w:t>
      </w:r>
      <w:r w:rsidR="00F33687" w:rsidRPr="00035949">
        <w:rPr>
          <w:rStyle w:val="Annotation"/>
        </w:rPr>
        <w:t>]</w:t>
      </w:r>
      <w:r w:rsidR="00E75EB0" w:rsidRPr="00035949">
        <w:t xml:space="preserve"> </w:t>
      </w:r>
    </w:p>
    <w:p w14:paraId="333E9911" w14:textId="0E7ED176" w:rsidR="00F00EBF" w:rsidRPr="00035949" w:rsidRDefault="00F00EBF" w:rsidP="00414A41">
      <w:r w:rsidRPr="00035949">
        <w:t xml:space="preserve">Examples of units </w:t>
      </w:r>
      <w:r w:rsidR="00B54835" w:rsidRPr="00035949">
        <w:t xml:space="preserve">of special importance for the purposes of natural science </w:t>
      </w:r>
      <w:r w:rsidRPr="00035949">
        <w:t xml:space="preserve">include: </w:t>
      </w:r>
      <w:r w:rsidR="00F33687" w:rsidRPr="00035949">
        <w:rPr>
          <w:rStyle w:val="Annotation"/>
        </w:rPr>
        <w:t>example(object)[</w:t>
      </w:r>
      <w:r w:rsidRPr="00035949">
        <w:t>atom</w:t>
      </w:r>
      <w:bookmarkStart w:id="126" w:name="OLE_LINK47"/>
      <w:bookmarkStart w:id="127" w:name="OLE_LINK48"/>
      <w:bookmarkStart w:id="128" w:name="OLE_LINK49"/>
      <w:r w:rsidR="00F33687" w:rsidRPr="00035949">
        <w:rPr>
          <w:rStyle w:val="Annotation"/>
        </w:rPr>
        <w:t>\</w:t>
      </w:r>
      <w:bookmarkEnd w:id="126"/>
      <w:bookmarkEnd w:id="127"/>
      <w:bookmarkEnd w:id="128"/>
      <w:r w:rsidRPr="00035949">
        <w:t>, molecule</w:t>
      </w:r>
      <w:r w:rsidR="00D53471" w:rsidRPr="00035949">
        <w:rPr>
          <w:rStyle w:val="Annotation"/>
        </w:rPr>
        <w:t>\</w:t>
      </w:r>
      <w:r w:rsidRPr="00035949">
        <w:t>, organelle</w:t>
      </w:r>
      <w:r w:rsidR="00D53471" w:rsidRPr="00035949">
        <w:rPr>
          <w:rStyle w:val="Annotation"/>
        </w:rPr>
        <w:t>\</w:t>
      </w:r>
      <w:r w:rsidRPr="00035949">
        <w:t>, cell</w:t>
      </w:r>
      <w:r w:rsidR="00D53471" w:rsidRPr="00035949">
        <w:rPr>
          <w:rStyle w:val="Annotation"/>
        </w:rPr>
        <w:t>\</w:t>
      </w:r>
      <w:r w:rsidRPr="00035949">
        <w:t>, organism</w:t>
      </w:r>
      <w:r w:rsidR="00D53471" w:rsidRPr="00035949">
        <w:rPr>
          <w:rStyle w:val="Annotation"/>
        </w:rPr>
        <w:t>\</w:t>
      </w:r>
      <w:r w:rsidRPr="00035949">
        <w:t xml:space="preserve">, </w:t>
      </w:r>
      <w:r w:rsidR="002F3C47" w:rsidRPr="00035949">
        <w:t>grain of sand</w:t>
      </w:r>
      <w:r w:rsidR="00D53471" w:rsidRPr="00035949">
        <w:rPr>
          <w:rStyle w:val="Annotation"/>
        </w:rPr>
        <w:t>\</w:t>
      </w:r>
      <w:r w:rsidR="002F3C47" w:rsidRPr="00035949">
        <w:t xml:space="preserve">, </w:t>
      </w:r>
      <w:r w:rsidRPr="00035949">
        <w:t>planet</w:t>
      </w:r>
      <w:r w:rsidR="00D53471" w:rsidRPr="00035949">
        <w:rPr>
          <w:rStyle w:val="Annotation"/>
        </w:rPr>
        <w:t>\</w:t>
      </w:r>
      <w:r w:rsidR="00054134" w:rsidRPr="00035949">
        <w:t>, star</w:t>
      </w:r>
      <w:r w:rsidR="00F33687" w:rsidRPr="00035949">
        <w:rPr>
          <w:rStyle w:val="Annotation"/>
        </w:rPr>
        <w:t>]</w:t>
      </w:r>
      <w:r w:rsidRPr="00035949">
        <w:t xml:space="preserve">. </w:t>
      </w:r>
      <w:r w:rsidR="00151755" w:rsidRPr="00035949">
        <w:t>These</w:t>
      </w:r>
      <w:r w:rsidR="00151755" w:rsidRPr="00035949">
        <w:rPr>
          <w:i/>
        </w:rPr>
        <w:t xml:space="preserve"> material</w:t>
      </w:r>
      <w:r w:rsidR="00054134" w:rsidRPr="00035949">
        <w:rPr>
          <w:i/>
        </w:rPr>
        <w:t xml:space="preserve"> </w:t>
      </w:r>
      <w:r w:rsidR="00465C17" w:rsidRPr="00035949">
        <w:rPr>
          <w:i/>
        </w:rPr>
        <w:t>entities</w:t>
      </w:r>
      <w:r w:rsidRPr="00035949">
        <w:t xml:space="preserve"> are </w:t>
      </w:r>
      <w:r w:rsidR="00054134" w:rsidRPr="00035949">
        <w:t xml:space="preserve">candidate examples of what </w:t>
      </w:r>
      <w:r w:rsidR="00C37896" w:rsidRPr="00035949">
        <w:t xml:space="preserve">are </w:t>
      </w:r>
      <w:r w:rsidRPr="00035949">
        <w:t xml:space="preserve">called </w:t>
      </w:r>
      <w:r w:rsidR="00D53471" w:rsidRPr="00035949">
        <w:t>note(object)[</w:t>
      </w:r>
      <w:r w:rsidRPr="00035949">
        <w:t>‘</w:t>
      </w:r>
      <w:r w:rsidR="00151755" w:rsidRPr="00035949">
        <w:rPr>
          <w:i/>
        </w:rPr>
        <w:t>objects</w:t>
      </w:r>
      <w:r w:rsidR="00217CC2" w:rsidRPr="00035949">
        <w:t xml:space="preserve">’ </w:t>
      </w:r>
      <w:r w:rsidR="00F33687" w:rsidRPr="00035949">
        <w:rPr>
          <w:rStyle w:val="Annotation"/>
        </w:rPr>
        <w:t>/*</w:t>
      </w:r>
      <w:r w:rsidR="00151755" w:rsidRPr="00035949">
        <w:t>in</w:t>
      </w:r>
      <w:r w:rsidR="00054134" w:rsidRPr="00035949">
        <w:t xml:space="preserve"> BFO</w:t>
      </w:r>
      <w:r w:rsidR="00C37896" w:rsidRPr="00035949">
        <w:t xml:space="preserve"> 2.0</w:t>
      </w:r>
      <w:r w:rsidRPr="00035949">
        <w:t xml:space="preserve">. </w:t>
      </w:r>
      <w:r w:rsidR="00151755" w:rsidRPr="00035949">
        <w:t>Such</w:t>
      </w:r>
      <w:r w:rsidRPr="00035949">
        <w:t xml:space="preserve"> units </w:t>
      </w:r>
      <w:r w:rsidR="00F33687" w:rsidRPr="00035949">
        <w:rPr>
          <w:rStyle w:val="Annotation"/>
        </w:rPr>
        <w:t>*/</w:t>
      </w:r>
      <w:r w:rsidRPr="00035949">
        <w:t xml:space="preserve">are </w:t>
      </w:r>
      <w:r w:rsidR="00217CC2" w:rsidRPr="00035949">
        <w:t>sometimes</w:t>
      </w:r>
      <w:r w:rsidRPr="00035949">
        <w:t xml:space="preserve"> referred to as ‘grains’</w:t>
      </w:r>
      <w:r w:rsidR="00217CC2" w:rsidRPr="00035949">
        <w:t xml:space="preserve"> [</w:t>
      </w:r>
      <w:r w:rsidR="00EC6A9C" w:rsidRPr="00035949">
        <w:fldChar w:fldCharType="begin"/>
      </w:r>
      <w:r w:rsidR="00EC6A9C" w:rsidRPr="00035949">
        <w:instrText xml:space="preserve"> REF _Ref313200424 \r \h  \* MERGEFORMAT </w:instrText>
      </w:r>
      <w:r w:rsidR="00EC6A9C" w:rsidRPr="00035949">
        <w:fldChar w:fldCharType="separate"/>
      </w:r>
      <w:r w:rsidR="000A7629">
        <w:t>74</w:t>
      </w:r>
      <w:r w:rsidR="00EC6A9C" w:rsidRPr="00035949">
        <w:fldChar w:fldCharType="end"/>
      </w:r>
      <w:r w:rsidR="00217CC2" w:rsidRPr="00035949">
        <w:t>]</w:t>
      </w:r>
      <w:r w:rsidRPr="00035949">
        <w:t>, and are associated with specific ‘levels of granularity’</w:t>
      </w:r>
      <w:r w:rsidR="00054134" w:rsidRPr="00035949">
        <w:t xml:space="preserve"> in what is seen as a layered structure of reality, with units at </w:t>
      </w:r>
      <w:r w:rsidR="00054134" w:rsidRPr="00035949">
        <w:lastRenderedPageBreak/>
        <w:t>lower and more fine-grained levels being combined as parts into grains at higher, coarse-grained levels</w:t>
      </w:r>
      <w:r w:rsidRPr="00035949">
        <w:t xml:space="preserve">. </w:t>
      </w:r>
      <w:r w:rsidR="00217CC2" w:rsidRPr="00035949">
        <w:t>O</w:t>
      </w:r>
      <w:r w:rsidR="00054134" w:rsidRPr="00035949">
        <w:t xml:space="preserve">ur proposals </w:t>
      </w:r>
      <w:r w:rsidR="00217CC2" w:rsidRPr="00035949">
        <w:t xml:space="preserve">here are consistent with but are formulated </w:t>
      </w:r>
      <w:r w:rsidRPr="00035949">
        <w:t xml:space="preserve">independently of </w:t>
      </w:r>
      <w:r w:rsidR="00217CC2" w:rsidRPr="00035949">
        <w:t xml:space="preserve">such </w:t>
      </w:r>
      <w:r w:rsidRPr="00035949">
        <w:t>granularity considerations.</w:t>
      </w:r>
      <w:r w:rsidR="00F33687" w:rsidRPr="00035949">
        <w:rPr>
          <w:rStyle w:val="Annotation"/>
        </w:rPr>
        <w:t>]</w:t>
      </w:r>
      <w:r w:rsidRPr="00035949">
        <w:t xml:space="preserve"> </w:t>
      </w:r>
    </w:p>
    <w:p w14:paraId="5018DA54" w14:textId="69DD1892" w:rsidR="007771DD" w:rsidRPr="00035949" w:rsidRDefault="00D828F1" w:rsidP="00414A41">
      <w:r w:rsidRPr="00035949">
        <w:t>In t</w:t>
      </w:r>
      <w:r w:rsidR="00F00EBF" w:rsidRPr="00035949">
        <w:t xml:space="preserve">he following </w:t>
      </w:r>
      <w:r w:rsidRPr="00035949">
        <w:t xml:space="preserve">we </w:t>
      </w:r>
      <w:r w:rsidR="00782F62" w:rsidRPr="00035949">
        <w:t xml:space="preserve">document </w:t>
      </w:r>
      <w:r w:rsidR="00F00EBF" w:rsidRPr="00035949">
        <w:t xml:space="preserve">a set of conditions to be used when deciding </w:t>
      </w:r>
      <w:r w:rsidR="005D1353" w:rsidRPr="00035949">
        <w:t>whether entities</w:t>
      </w:r>
      <w:r w:rsidR="00F00EBF" w:rsidRPr="00035949">
        <w:t xml:space="preserve"> of a given type should be represented as </w:t>
      </w:r>
      <w:r w:rsidR="00F00EBF" w:rsidRPr="00035949">
        <w:rPr>
          <w:i/>
        </w:rPr>
        <w:t xml:space="preserve">objects </w:t>
      </w:r>
      <w:r w:rsidR="00F00EBF" w:rsidRPr="00035949">
        <w:t>in the BFO sense.</w:t>
      </w:r>
      <w:r w:rsidR="00782F62" w:rsidRPr="00035949">
        <w:t xml:space="preserve"> It is provided as precursor to a formal theory (of qualitative mereotopology [</w:t>
      </w:r>
      <w:r w:rsidR="00EC6A9C" w:rsidRPr="00035949">
        <w:fldChar w:fldCharType="begin"/>
      </w:r>
      <w:r w:rsidR="00EC6A9C" w:rsidRPr="00035949">
        <w:instrText xml:space="preserve"> REF _Ref309560610 \r \h  \* MERGEFORMAT </w:instrText>
      </w:r>
      <w:r w:rsidR="00EC6A9C" w:rsidRPr="00035949">
        <w:fldChar w:fldCharType="separate"/>
      </w:r>
      <w:r w:rsidR="000A7629">
        <w:t>5</w:t>
      </w:r>
      <w:r w:rsidR="00EC6A9C" w:rsidRPr="00035949">
        <w:fldChar w:fldCharType="end"/>
      </w:r>
      <w:r w:rsidR="00782F62" w:rsidRPr="00035949">
        <w:t xml:space="preserve">, </w:t>
      </w:r>
      <w:r w:rsidR="00EC6A9C" w:rsidRPr="00035949">
        <w:fldChar w:fldCharType="begin"/>
      </w:r>
      <w:r w:rsidR="00EC6A9C" w:rsidRPr="00035949">
        <w:instrText xml:space="preserve"> REF _Ref309155480 \r \h  \* MERGEFORMAT </w:instrText>
      </w:r>
      <w:r w:rsidR="00EC6A9C" w:rsidRPr="00035949">
        <w:fldChar w:fldCharType="separate"/>
      </w:r>
      <w:r w:rsidR="000A7629">
        <w:t>22</w:t>
      </w:r>
      <w:r w:rsidR="00EC6A9C" w:rsidRPr="00035949">
        <w:fldChar w:fldCharType="end"/>
      </w:r>
      <w:r w:rsidR="00782F62" w:rsidRPr="00035949">
        <w:t xml:space="preserve">, </w:t>
      </w:r>
      <w:r w:rsidR="00EC6A9C" w:rsidRPr="00035949">
        <w:fldChar w:fldCharType="begin"/>
      </w:r>
      <w:r w:rsidR="00EC6A9C" w:rsidRPr="00035949">
        <w:instrText xml:space="preserve"> REF _Ref309410042 \r \h  \* MERGEFORMAT </w:instrText>
      </w:r>
      <w:r w:rsidR="00EC6A9C" w:rsidRPr="00035949">
        <w:fldChar w:fldCharType="separate"/>
      </w:r>
      <w:r w:rsidR="000A7629">
        <w:t>36</w:t>
      </w:r>
      <w:r w:rsidR="00EC6A9C" w:rsidRPr="00035949">
        <w:fldChar w:fldCharType="end"/>
      </w:r>
      <w:r w:rsidR="00782F62" w:rsidRPr="00035949">
        <w:t xml:space="preserve">, </w:t>
      </w:r>
      <w:r w:rsidR="00EC6A9C" w:rsidRPr="00035949">
        <w:fldChar w:fldCharType="begin"/>
      </w:r>
      <w:r w:rsidR="00EC6A9C" w:rsidRPr="00035949">
        <w:instrText xml:space="preserve"> REF _Ref309410045 \r \h  \* MERGEFORMAT </w:instrText>
      </w:r>
      <w:r w:rsidR="00EC6A9C" w:rsidRPr="00035949">
        <w:fldChar w:fldCharType="separate"/>
      </w:r>
      <w:r w:rsidR="000A7629">
        <w:t>37</w:t>
      </w:r>
      <w:r w:rsidR="00EC6A9C" w:rsidRPr="00035949">
        <w:fldChar w:fldCharType="end"/>
      </w:r>
      <w:r w:rsidR="00782F62" w:rsidRPr="00035949">
        <w:t xml:space="preserve">, </w:t>
      </w:r>
      <w:r w:rsidR="00EC6A9C" w:rsidRPr="00035949">
        <w:fldChar w:fldCharType="begin"/>
      </w:r>
      <w:r w:rsidR="00EC6A9C" w:rsidRPr="00035949">
        <w:instrText xml:space="preserve"> REF _Ref309410048 \r \h  \* MERGEFORMAT </w:instrText>
      </w:r>
      <w:r w:rsidR="00EC6A9C" w:rsidRPr="00035949">
        <w:fldChar w:fldCharType="separate"/>
      </w:r>
      <w:r w:rsidR="000A7629">
        <w:t>39</w:t>
      </w:r>
      <w:r w:rsidR="00EC6A9C" w:rsidRPr="00035949">
        <w:fldChar w:fldCharType="end"/>
      </w:r>
      <w:r w:rsidR="00782F62" w:rsidRPr="00035949">
        <w:t>]) of BFO:</w:t>
      </w:r>
      <w:r w:rsidR="00782F62" w:rsidRPr="00035949">
        <w:rPr>
          <w:i/>
        </w:rPr>
        <w:t>object</w:t>
      </w:r>
      <w:r w:rsidR="00782F62" w:rsidRPr="00035949">
        <w:t>.</w:t>
      </w:r>
    </w:p>
    <w:p w14:paraId="647C983D" w14:textId="5BA5A9ED" w:rsidR="00601C8D" w:rsidRPr="00035949" w:rsidRDefault="00392F9A">
      <w:r w:rsidRPr="00035949">
        <w:t>W</w:t>
      </w:r>
      <w:r w:rsidR="00FF233C" w:rsidRPr="00035949">
        <w:t xml:space="preserve">e </w:t>
      </w:r>
      <w:r w:rsidR="006F7BF4" w:rsidRPr="00035949">
        <w:t xml:space="preserve">consider three candidate groups of examples of objects in the BFO sense, namely: </w:t>
      </w:r>
    </w:p>
    <w:p w14:paraId="1AE94031" w14:textId="77777777" w:rsidR="00601C8D" w:rsidRPr="00035949" w:rsidRDefault="00FF233C" w:rsidP="00CD264A">
      <w:pPr>
        <w:pStyle w:val="ListParagraph"/>
        <w:numPr>
          <w:ilvl w:val="0"/>
          <w:numId w:val="7"/>
        </w:numPr>
      </w:pPr>
      <w:r w:rsidRPr="00035949">
        <w:t>organisms</w:t>
      </w:r>
      <w:r w:rsidR="00033955" w:rsidRPr="00035949">
        <w:t xml:space="preserve">, </w:t>
      </w:r>
      <w:r w:rsidR="00601C8D" w:rsidRPr="00035949">
        <w:t>cells</w:t>
      </w:r>
      <w:r w:rsidR="00033955" w:rsidRPr="00035949">
        <w:t xml:space="preserve"> and potentially also biological entities of certain other sorts, including organs</w:t>
      </w:r>
    </w:p>
    <w:p w14:paraId="01505E16" w14:textId="77777777" w:rsidR="00601C8D" w:rsidRPr="00035949" w:rsidRDefault="00FF233C" w:rsidP="00544BF7">
      <w:pPr>
        <w:pStyle w:val="ListParagraph"/>
        <w:numPr>
          <w:ilvl w:val="0"/>
          <w:numId w:val="7"/>
        </w:numPr>
      </w:pPr>
      <w:r w:rsidRPr="00035949">
        <w:t>portions of solid matter</w:t>
      </w:r>
      <w:r w:rsidR="006F7BF4" w:rsidRPr="00035949">
        <w:t xml:space="preserve"> such as rocks and lumps of iron</w:t>
      </w:r>
    </w:p>
    <w:p w14:paraId="03363402" w14:textId="77777777" w:rsidR="00F33687" w:rsidRPr="00035949" w:rsidRDefault="00054134">
      <w:pPr>
        <w:pStyle w:val="ListParagraph"/>
        <w:numPr>
          <w:ilvl w:val="0"/>
          <w:numId w:val="7"/>
        </w:numPr>
      </w:pPr>
      <w:r w:rsidRPr="00035949">
        <w:t xml:space="preserve">engineered artifacts </w:t>
      </w:r>
      <w:r w:rsidR="006F7BF4" w:rsidRPr="00035949">
        <w:t>such as watches and cars.</w:t>
      </w:r>
    </w:p>
    <w:p w14:paraId="5175E52D" w14:textId="3C30E6B0" w:rsidR="00F33687" w:rsidRPr="00035949" w:rsidRDefault="00BE7980" w:rsidP="00140957">
      <w:pPr>
        <w:pStyle w:val="Heading4"/>
      </w:pPr>
      <w:bookmarkStart w:id="129" w:name="_Toc501053083"/>
      <w:r w:rsidRPr="00035949">
        <w:t>Causal u</w:t>
      </w:r>
      <w:r w:rsidR="00392F9A" w:rsidRPr="00035949">
        <w:t>nity</w:t>
      </w:r>
      <w:bookmarkEnd w:id="129"/>
    </w:p>
    <w:p w14:paraId="32E5DA62" w14:textId="5FA08064" w:rsidR="00125AF3" w:rsidRPr="00035949" w:rsidRDefault="006F7BF4" w:rsidP="00414A41">
      <w:r w:rsidRPr="00035949">
        <w:t xml:space="preserve">Material entities under all of these headings are </w:t>
      </w:r>
      <w:r w:rsidR="00601C8D" w:rsidRPr="00035949">
        <w:t xml:space="preserve">all </w:t>
      </w:r>
      <w:r w:rsidR="00601C8D" w:rsidRPr="00035949">
        <w:rPr>
          <w:i/>
        </w:rPr>
        <w:t xml:space="preserve">causally </w:t>
      </w:r>
      <w:r w:rsidRPr="00035949">
        <w:rPr>
          <w:i/>
        </w:rPr>
        <w:t xml:space="preserve">relatively isolated </w:t>
      </w:r>
      <w:r w:rsidR="00601C8D" w:rsidRPr="00035949">
        <w:rPr>
          <w:i/>
        </w:rPr>
        <w:t xml:space="preserve">entities </w:t>
      </w:r>
      <w:r w:rsidRPr="00035949">
        <w:t>in Ingarden’s sense [</w:t>
      </w:r>
      <w:r w:rsidR="00EC6A9C" w:rsidRPr="00035949">
        <w:fldChar w:fldCharType="begin"/>
      </w:r>
      <w:r w:rsidR="00EC6A9C" w:rsidRPr="00035949">
        <w:instrText xml:space="preserve"> REF _Ref309411634 \r \h  \* MERGEFORMAT </w:instrText>
      </w:r>
      <w:r w:rsidR="00EC6A9C" w:rsidRPr="00035949">
        <w:fldChar w:fldCharType="separate"/>
      </w:r>
      <w:r w:rsidR="000A7629">
        <w:t>47</w:t>
      </w:r>
      <w:r w:rsidR="00EC6A9C" w:rsidRPr="00035949">
        <w:fldChar w:fldCharType="end"/>
      </w:r>
      <w:r w:rsidR="00155F6C" w:rsidRPr="00035949">
        <w:t xml:space="preserve">, </w:t>
      </w:r>
      <w:r w:rsidR="00EC6A9C" w:rsidRPr="00035949">
        <w:fldChar w:fldCharType="begin"/>
      </w:r>
      <w:r w:rsidR="00EC6A9C" w:rsidRPr="00035949">
        <w:instrText xml:space="preserve"> REF _Hlk47849653 \r \h  \* MERGEFORMAT </w:instrText>
      </w:r>
      <w:r w:rsidR="00EC6A9C" w:rsidRPr="00035949">
        <w:fldChar w:fldCharType="separate"/>
      </w:r>
      <w:r w:rsidR="000A7629">
        <w:t>13</w:t>
      </w:r>
      <w:r w:rsidR="00EC6A9C" w:rsidRPr="00035949">
        <w:fldChar w:fldCharType="end"/>
      </w:r>
      <w:r w:rsidRPr="00035949">
        <w:t>]</w:t>
      </w:r>
      <w:r w:rsidR="00155F6C" w:rsidRPr="00035949">
        <w:t xml:space="preserve">. This means that they are both </w:t>
      </w:r>
      <w:r w:rsidR="00601C8D" w:rsidRPr="00035949">
        <w:rPr>
          <w:i/>
        </w:rPr>
        <w:t>structured</w:t>
      </w:r>
      <w:r w:rsidR="00601C8D" w:rsidRPr="00035949">
        <w:t xml:space="preserve"> through a certain type of causal</w:t>
      </w:r>
      <w:r w:rsidR="00155F6C" w:rsidRPr="00035949">
        <w:t xml:space="preserve"> uni</w:t>
      </w:r>
      <w:r w:rsidR="00601C8D" w:rsidRPr="00035949">
        <w:t>ty</w:t>
      </w:r>
      <w:r w:rsidR="00155F6C" w:rsidRPr="00035949">
        <w:t xml:space="preserve"> and </w:t>
      </w:r>
      <w:r w:rsidR="00155F6C" w:rsidRPr="00035949">
        <w:rPr>
          <w:i/>
        </w:rPr>
        <w:t>maximal</w:t>
      </w:r>
      <w:r w:rsidR="00601C8D" w:rsidRPr="00035949">
        <w:t xml:space="preserve"> relative to this type of causal unity.</w:t>
      </w:r>
      <w:r w:rsidR="00125AF3" w:rsidRPr="00035949">
        <w:t xml:space="preserve"> </w:t>
      </w:r>
    </w:p>
    <w:p w14:paraId="36F7A377" w14:textId="77777777" w:rsidR="00DD6E98" w:rsidRPr="00035949" w:rsidRDefault="00DD6E98">
      <w:r w:rsidRPr="00035949">
        <w:t xml:space="preserve">We first characterize </w:t>
      </w:r>
      <w:r w:rsidR="00601C8D" w:rsidRPr="00035949">
        <w:t>causal unity in general</w:t>
      </w:r>
      <w:r w:rsidR="00D828F1" w:rsidRPr="00035949">
        <w:t>;</w:t>
      </w:r>
      <w:r w:rsidR="00601C8D" w:rsidRPr="00035949">
        <w:t xml:space="preserve"> we then distinguish three types of causal unity corresponding to </w:t>
      </w:r>
      <w:r w:rsidR="00427F21" w:rsidRPr="00035949">
        <w:t xml:space="preserve">the </w:t>
      </w:r>
      <w:r w:rsidR="00601C8D" w:rsidRPr="00035949">
        <w:t xml:space="preserve">three candidate families </w:t>
      </w:r>
      <w:r w:rsidR="00427F21" w:rsidRPr="00035949">
        <w:t>of BFO:</w:t>
      </w:r>
      <w:r w:rsidR="00427F21" w:rsidRPr="00035949">
        <w:rPr>
          <w:i/>
        </w:rPr>
        <w:t>objects</w:t>
      </w:r>
      <w:r w:rsidR="00536BF5" w:rsidRPr="00035949">
        <w:rPr>
          <w:i/>
        </w:rPr>
        <w:t xml:space="preserve"> </w:t>
      </w:r>
      <w:r w:rsidR="00C37896" w:rsidRPr="00035949">
        <w:t xml:space="preserve">(cells and organisms, solid portions of matter, machines and other engineered artifacts) </w:t>
      </w:r>
      <w:r w:rsidR="00427F21" w:rsidRPr="00035949">
        <w:t xml:space="preserve">listed above. We then </w:t>
      </w:r>
      <w:r w:rsidR="006E2868" w:rsidRPr="00035949">
        <w:t>describe</w:t>
      </w:r>
      <w:r w:rsidR="00427F21" w:rsidRPr="00035949">
        <w:t xml:space="preserve"> what it is for an entity to be maximal relative to one or other of these types, and formulate in these terms an elucidation of ‘object’. </w:t>
      </w:r>
      <w:r w:rsidR="00D828F1" w:rsidRPr="00035949">
        <w:t xml:space="preserve">Where smaller units </w:t>
      </w:r>
      <w:r w:rsidR="00125AF3" w:rsidRPr="00035949">
        <w:t xml:space="preserve">form </w:t>
      </w:r>
      <w:r w:rsidR="00C37896" w:rsidRPr="00035949">
        <w:t xml:space="preserve">the low-level </w:t>
      </w:r>
      <w:r w:rsidR="00125AF3" w:rsidRPr="00035949">
        <w:t>parts of such causally structured units</w:t>
      </w:r>
      <w:r w:rsidR="00D828F1" w:rsidRPr="00035949">
        <w:t>,</w:t>
      </w:r>
      <w:r w:rsidR="00125AF3" w:rsidRPr="00035949">
        <w:t xml:space="preserve"> </w:t>
      </w:r>
      <w:r w:rsidR="00D828F1" w:rsidRPr="00035949">
        <w:t xml:space="preserve">such units will typically survive </w:t>
      </w:r>
      <w:r w:rsidR="00125AF3" w:rsidRPr="00035949">
        <w:t>the loss of causal unity</w:t>
      </w:r>
      <w:r w:rsidR="00C37896" w:rsidRPr="00035949">
        <w:t>,</w:t>
      </w:r>
      <w:r w:rsidR="00125AF3" w:rsidRPr="00035949">
        <w:t xml:space="preserve"> for example as occurs </w:t>
      </w:r>
      <w:r w:rsidR="00C37896" w:rsidRPr="00035949">
        <w:t xml:space="preserve">during </w:t>
      </w:r>
      <w:r w:rsidR="00125AF3" w:rsidRPr="00035949">
        <w:t>phase transitions from solid to liquid to gas.</w:t>
      </w:r>
      <w:r w:rsidR="00C37896" w:rsidRPr="00035949">
        <w:t>)</w:t>
      </w:r>
    </w:p>
    <w:p w14:paraId="5546D91B" w14:textId="7D74C8ED" w:rsidR="00D828F1" w:rsidRPr="00035949" w:rsidRDefault="00290898">
      <w:pPr>
        <w:rPr>
          <w:i/>
        </w:rPr>
      </w:pPr>
      <w:r w:rsidRPr="00035949">
        <w:rPr>
          <w:rStyle w:val="Annotation"/>
        </w:rPr>
        <w:t>n</w:t>
      </w:r>
      <w:r w:rsidR="00F33687" w:rsidRPr="00035949">
        <w:rPr>
          <w:rStyle w:val="Annotation"/>
        </w:rPr>
        <w:t>ote(object)[</w:t>
      </w:r>
      <w:r w:rsidR="00E30616" w:rsidRPr="00035949">
        <w:t xml:space="preserve">To say that </w:t>
      </w:r>
      <w:r w:rsidR="008A6944" w:rsidRPr="00035949">
        <w:rPr>
          <w:i/>
        </w:rPr>
        <w:t>b</w:t>
      </w:r>
      <w:r w:rsidR="00DD6E98" w:rsidRPr="00035949">
        <w:rPr>
          <w:i/>
        </w:rPr>
        <w:t xml:space="preserve"> </w:t>
      </w:r>
      <w:r w:rsidR="00151755" w:rsidRPr="00035949">
        <w:t>is</w:t>
      </w:r>
      <w:r w:rsidR="00151755" w:rsidRPr="00035949">
        <w:rPr>
          <w:i/>
        </w:rPr>
        <w:t xml:space="preserve"> causally</w:t>
      </w:r>
      <w:r w:rsidR="00DD6E98" w:rsidRPr="00035949">
        <w:rPr>
          <w:i/>
        </w:rPr>
        <w:t xml:space="preserve"> unified</w:t>
      </w:r>
      <w:r w:rsidR="00DD6E98" w:rsidRPr="00035949">
        <w:t xml:space="preserve"> </w:t>
      </w:r>
      <w:r w:rsidR="00151755" w:rsidRPr="00035949">
        <w:t>means:</w:t>
      </w:r>
      <w:r w:rsidR="00151755" w:rsidRPr="00035949">
        <w:rPr>
          <w:i/>
        </w:rPr>
        <w:t xml:space="preserve"> </w:t>
      </w:r>
    </w:p>
    <w:p w14:paraId="1A03C896" w14:textId="044D3884" w:rsidR="00DD6E98" w:rsidRPr="00035949" w:rsidRDefault="008A6944">
      <w:pPr>
        <w:ind w:left="720"/>
      </w:pPr>
      <w:r w:rsidRPr="00035949">
        <w:rPr>
          <w:i/>
        </w:rPr>
        <w:t>b</w:t>
      </w:r>
      <w:r w:rsidR="002F61CF" w:rsidRPr="00035949">
        <w:t xml:space="preserve"> is a material</w:t>
      </w:r>
      <w:r w:rsidR="00465C17" w:rsidRPr="00035949">
        <w:t xml:space="preserve"> entity</w:t>
      </w:r>
      <w:r w:rsidR="002F61CF" w:rsidRPr="00035949">
        <w:t xml:space="preserve"> which is such that its material parts </w:t>
      </w:r>
      <w:r w:rsidR="00DD6E98" w:rsidRPr="00035949">
        <w:t>are tied together in such a way that, in environments typical for</w:t>
      </w:r>
      <w:r w:rsidR="00465C17" w:rsidRPr="00035949">
        <w:rPr>
          <w:i/>
        </w:rPr>
        <w:t xml:space="preserve"> entities</w:t>
      </w:r>
      <w:r w:rsidR="00536BF5" w:rsidRPr="00035949">
        <w:rPr>
          <w:i/>
        </w:rPr>
        <w:t xml:space="preserve"> </w:t>
      </w:r>
      <w:r w:rsidR="00DD6E98" w:rsidRPr="00035949">
        <w:t>of the type in question,</w:t>
      </w:r>
    </w:p>
    <w:p w14:paraId="1E32EBED" w14:textId="08A534A6" w:rsidR="00DE390F" w:rsidRPr="00035949" w:rsidRDefault="00DD6E98">
      <w:pPr>
        <w:ind w:left="1440"/>
      </w:pPr>
      <w:r w:rsidRPr="00035949">
        <w:t xml:space="preserve">if </w:t>
      </w:r>
      <w:r w:rsidR="006F01B6" w:rsidRPr="00035949">
        <w:rPr>
          <w:i/>
        </w:rPr>
        <w:t>c</w:t>
      </w:r>
      <w:r w:rsidR="00B56876" w:rsidRPr="00035949">
        <w:rPr>
          <w:i/>
        </w:rPr>
        <w:t xml:space="preserve">, </w:t>
      </w:r>
      <w:r w:rsidR="00C37896" w:rsidRPr="00035949">
        <w:t xml:space="preserve">a </w:t>
      </w:r>
      <w:r w:rsidR="00C37896" w:rsidRPr="00035949">
        <w:rPr>
          <w:b/>
        </w:rPr>
        <w:t xml:space="preserve">continuant </w:t>
      </w:r>
      <w:r w:rsidRPr="00035949">
        <w:rPr>
          <w:b/>
        </w:rPr>
        <w:t>part</w:t>
      </w:r>
      <w:r w:rsidRPr="00035949">
        <w:t xml:space="preserve"> </w:t>
      </w:r>
      <w:r w:rsidR="00D828F1" w:rsidRPr="00035949">
        <w:rPr>
          <w:b/>
        </w:rPr>
        <w:t>of</w:t>
      </w:r>
      <w:r w:rsidR="00D828F1" w:rsidRPr="00035949">
        <w:t xml:space="preserve"> </w:t>
      </w:r>
      <w:r w:rsidR="006F01B6" w:rsidRPr="00035949">
        <w:rPr>
          <w:i/>
        </w:rPr>
        <w:t>b</w:t>
      </w:r>
      <w:r w:rsidR="00375CE3" w:rsidRPr="00035949">
        <w:t xml:space="preserve"> </w:t>
      </w:r>
      <w:r w:rsidR="00D828F1" w:rsidRPr="00035949">
        <w:t xml:space="preserve">that is </w:t>
      </w:r>
      <w:r w:rsidR="00375CE3" w:rsidRPr="00035949">
        <w:t xml:space="preserve">in the interior of </w:t>
      </w:r>
      <w:r w:rsidR="006F01B6" w:rsidRPr="00035949">
        <w:rPr>
          <w:i/>
        </w:rPr>
        <w:t>b</w:t>
      </w:r>
      <w:r w:rsidR="00375CE3" w:rsidRPr="00035949">
        <w:rPr>
          <w:i/>
        </w:rPr>
        <w:t xml:space="preserve"> </w:t>
      </w:r>
      <w:r w:rsidR="00375CE3" w:rsidRPr="00035949">
        <w:t xml:space="preserve">at </w:t>
      </w:r>
      <w:r w:rsidR="00375CE3" w:rsidRPr="00035949">
        <w:rPr>
          <w:i/>
        </w:rPr>
        <w:t>t</w:t>
      </w:r>
      <w:r w:rsidR="00B56876" w:rsidRPr="00035949">
        <w:t>,</w:t>
      </w:r>
      <w:r w:rsidR="002F3C47" w:rsidRPr="00035949">
        <w:rPr>
          <w:i/>
        </w:rPr>
        <w:t xml:space="preserve"> </w:t>
      </w:r>
      <w:r w:rsidR="00C37896" w:rsidRPr="00035949">
        <w:t>is</w:t>
      </w:r>
      <w:r w:rsidR="00C37896" w:rsidRPr="00035949">
        <w:rPr>
          <w:i/>
        </w:rPr>
        <w:t xml:space="preserve"> </w:t>
      </w:r>
      <w:r w:rsidR="002F3C47" w:rsidRPr="00035949">
        <w:t xml:space="preserve">larger than a certain threshold </w:t>
      </w:r>
      <w:r w:rsidR="00375CE3" w:rsidRPr="00035949">
        <w:t>size</w:t>
      </w:r>
      <w:r w:rsidR="00DE390F" w:rsidRPr="00035949">
        <w:t xml:space="preserve"> </w:t>
      </w:r>
      <w:r w:rsidR="00263AC7" w:rsidRPr="00035949">
        <w:t xml:space="preserve">(which will be determined differently from case to case, depending on factors such as porosity of external cover) </w:t>
      </w:r>
      <w:r w:rsidR="00C37896" w:rsidRPr="00035949">
        <w:t xml:space="preserve">and </w:t>
      </w:r>
      <w:r w:rsidRPr="00035949">
        <w:t xml:space="preserve">is moved in space </w:t>
      </w:r>
      <w:r w:rsidR="00DD7822" w:rsidRPr="00035949">
        <w:t xml:space="preserve">to </w:t>
      </w:r>
      <w:r w:rsidR="00D546AE" w:rsidRPr="00035949">
        <w:t xml:space="preserve">be at </w:t>
      </w:r>
      <w:r w:rsidR="00263AC7" w:rsidRPr="00035949">
        <w:rPr>
          <w:i/>
        </w:rPr>
        <w:t>t</w:t>
      </w:r>
      <w:r w:rsidR="00263AC7" w:rsidRPr="00035949">
        <w:rPr>
          <w:i/>
        </w:rPr>
        <w:sym w:font="Symbol" w:char="F0A2"/>
      </w:r>
      <w:r w:rsidR="00263AC7" w:rsidRPr="00035949">
        <w:t xml:space="preserve"> at</w:t>
      </w:r>
      <w:r w:rsidR="00263AC7" w:rsidRPr="00035949">
        <w:rPr>
          <w:i/>
        </w:rPr>
        <w:t xml:space="preserve"> </w:t>
      </w:r>
      <w:r w:rsidR="00DD7822" w:rsidRPr="00035949">
        <w:t xml:space="preserve">a location on the exterior of </w:t>
      </w:r>
      <w:r w:rsidR="00263AC7" w:rsidRPr="00035949">
        <w:t xml:space="preserve">the spatial region that had been occupied by </w:t>
      </w:r>
      <w:r w:rsidR="006F01B6" w:rsidRPr="00035949">
        <w:rPr>
          <w:i/>
        </w:rPr>
        <w:t>b</w:t>
      </w:r>
      <w:r w:rsidR="00DD7822" w:rsidRPr="00035949">
        <w:rPr>
          <w:i/>
        </w:rPr>
        <w:t xml:space="preserve"> </w:t>
      </w:r>
      <w:r w:rsidR="00DE390F" w:rsidRPr="00035949">
        <w:t xml:space="preserve">at </w:t>
      </w:r>
      <w:r w:rsidR="00DE390F" w:rsidRPr="00035949">
        <w:rPr>
          <w:i/>
        </w:rPr>
        <w:t>t</w:t>
      </w:r>
      <w:r w:rsidR="00D546AE" w:rsidRPr="00035949">
        <w:t>,</w:t>
      </w:r>
      <w:r w:rsidR="00DE390F" w:rsidRPr="00035949">
        <w:rPr>
          <w:i/>
        </w:rPr>
        <w:t xml:space="preserve"> </w:t>
      </w:r>
      <w:r w:rsidRPr="00035949">
        <w:t xml:space="preserve">then </w:t>
      </w:r>
      <w:r w:rsidRPr="00035949">
        <w:rPr>
          <w:i/>
        </w:rPr>
        <w:t>either</w:t>
      </w:r>
      <w:r w:rsidR="00151755" w:rsidRPr="00035949">
        <w:rPr>
          <w:i/>
        </w:rPr>
        <w:t xml:space="preserve"> </w:t>
      </w:r>
      <w:r w:rsidR="006F01B6" w:rsidRPr="00035949">
        <w:rPr>
          <w:i/>
        </w:rPr>
        <w:t>b</w:t>
      </w:r>
      <w:r w:rsidRPr="00035949">
        <w:t>’s</w:t>
      </w:r>
      <w:r w:rsidR="00151755" w:rsidRPr="00035949">
        <w:t xml:space="preserve"> </w:t>
      </w:r>
      <w:r w:rsidR="002F61CF" w:rsidRPr="00035949">
        <w:t xml:space="preserve">other parts will be moved </w:t>
      </w:r>
      <w:r w:rsidRPr="00035949">
        <w:lastRenderedPageBreak/>
        <w:t xml:space="preserve">in coordinated fashion </w:t>
      </w:r>
      <w:r w:rsidRPr="00035949">
        <w:rPr>
          <w:i/>
        </w:rPr>
        <w:t>or</w:t>
      </w:r>
      <w:r w:rsidR="00536BF5" w:rsidRPr="00035949">
        <w:rPr>
          <w:i/>
        </w:rPr>
        <w:t xml:space="preserve"> </w:t>
      </w:r>
      <w:r w:rsidR="006F01B6" w:rsidRPr="00035949">
        <w:rPr>
          <w:i/>
        </w:rPr>
        <w:t>b</w:t>
      </w:r>
      <w:r w:rsidRPr="00035949">
        <w:rPr>
          <w:i/>
        </w:rPr>
        <w:t xml:space="preserve"> </w:t>
      </w:r>
      <w:r w:rsidRPr="00035949">
        <w:t xml:space="preserve">will be </w:t>
      </w:r>
      <w:r w:rsidR="003D7096" w:rsidRPr="00035949">
        <w:t>damaged</w:t>
      </w:r>
      <w:r w:rsidR="00536BF5" w:rsidRPr="00035949">
        <w:t xml:space="preserve"> </w:t>
      </w:r>
      <w:r w:rsidRPr="00035949">
        <w:t>(</w:t>
      </w:r>
      <w:r w:rsidR="003D7096" w:rsidRPr="00035949">
        <w:t>be affected, for example, by breakage or tearing</w:t>
      </w:r>
      <w:r w:rsidRPr="00035949">
        <w:t>)</w:t>
      </w:r>
      <w:r w:rsidR="002F3C47" w:rsidRPr="00035949">
        <w:t xml:space="preserve"> </w:t>
      </w:r>
      <w:r w:rsidR="00D546AE" w:rsidRPr="00035949">
        <w:t xml:space="preserve">in the interval between </w:t>
      </w:r>
      <w:r w:rsidR="00D546AE" w:rsidRPr="00035949">
        <w:rPr>
          <w:i/>
        </w:rPr>
        <w:t xml:space="preserve">t </w:t>
      </w:r>
      <w:r w:rsidR="00D546AE" w:rsidRPr="00035949">
        <w:t>and</w:t>
      </w:r>
      <w:r w:rsidR="00D546AE" w:rsidRPr="00035949">
        <w:rPr>
          <w:i/>
        </w:rPr>
        <w:t xml:space="preserve"> t</w:t>
      </w:r>
      <w:r w:rsidR="00D546AE" w:rsidRPr="00035949">
        <w:rPr>
          <w:i/>
        </w:rPr>
        <w:sym w:font="Symbol" w:char="F0A2"/>
      </w:r>
      <w:r w:rsidR="00D546AE" w:rsidRPr="00035949">
        <w:t>.</w:t>
      </w:r>
    </w:p>
    <w:p w14:paraId="229196E0" w14:textId="728D9286" w:rsidR="00DD6E98" w:rsidRPr="00035949" w:rsidRDefault="00DD6E98">
      <w:pPr>
        <w:ind w:left="1440"/>
      </w:pPr>
      <w:r w:rsidRPr="00035949">
        <w:t xml:space="preserve">causal changes in one part of </w:t>
      </w:r>
      <w:r w:rsidR="006F01B6" w:rsidRPr="00035949">
        <w:rPr>
          <w:i/>
        </w:rPr>
        <w:t>b</w:t>
      </w:r>
      <w:r w:rsidRPr="00035949">
        <w:rPr>
          <w:i/>
        </w:rPr>
        <w:t xml:space="preserve"> </w:t>
      </w:r>
      <w:r w:rsidRPr="00035949">
        <w:t xml:space="preserve">can have consequences for other parts of </w:t>
      </w:r>
      <w:r w:rsidR="006F01B6" w:rsidRPr="00035949">
        <w:rPr>
          <w:i/>
        </w:rPr>
        <w:t>b</w:t>
      </w:r>
      <w:r w:rsidRPr="00035949">
        <w:rPr>
          <w:i/>
        </w:rPr>
        <w:t xml:space="preserve"> </w:t>
      </w:r>
      <w:r w:rsidRPr="00035949">
        <w:t>without the mediation of any</w:t>
      </w:r>
      <w:r w:rsidR="00465C17" w:rsidRPr="00035949">
        <w:t xml:space="preserve"> entity</w:t>
      </w:r>
      <w:r w:rsidRPr="00035949">
        <w:t xml:space="preserve"> that lies on the exterior of </w:t>
      </w:r>
      <w:r w:rsidR="006F01B6" w:rsidRPr="00035949">
        <w:rPr>
          <w:i/>
        </w:rPr>
        <w:t>b</w:t>
      </w:r>
      <w:r w:rsidR="002F3C47" w:rsidRPr="00035949">
        <w:rPr>
          <w:i/>
        </w:rPr>
        <w:t>.</w:t>
      </w:r>
      <w:r w:rsidR="0047147E" w:rsidRPr="00035949">
        <w:t xml:space="preserve"> </w:t>
      </w:r>
    </w:p>
    <w:p w14:paraId="4655D68F" w14:textId="77777777" w:rsidR="00427F21" w:rsidRPr="00035949" w:rsidRDefault="009F014F">
      <w:r w:rsidRPr="00035949">
        <w:t>Material e</w:t>
      </w:r>
      <w:r w:rsidR="00427F21" w:rsidRPr="00035949">
        <w:t xml:space="preserve">ntities with no </w:t>
      </w:r>
      <w:r w:rsidR="00D546AE" w:rsidRPr="00035949">
        <w:t xml:space="preserve">proper </w:t>
      </w:r>
      <w:r w:rsidR="00427F21" w:rsidRPr="00035949">
        <w:t xml:space="preserve">material parts would satisfy these conditions trivially. </w:t>
      </w:r>
      <w:r w:rsidR="00A31705" w:rsidRPr="00035949">
        <w:t>Candidate e</w:t>
      </w:r>
      <w:r w:rsidR="00427F21" w:rsidRPr="00035949">
        <w:t>xamples of types of causal unity for material entities of more complex sorts are</w:t>
      </w:r>
      <w:r w:rsidR="00A31705" w:rsidRPr="00035949">
        <w:t xml:space="preserve"> as follows (this is not intended to be an exhaustive list)</w:t>
      </w:r>
      <w:r w:rsidR="00427F21" w:rsidRPr="00035949">
        <w:t>:</w:t>
      </w:r>
    </w:p>
    <w:p w14:paraId="6614F4DA" w14:textId="77777777" w:rsidR="00427F21" w:rsidRPr="00035949" w:rsidRDefault="00427F21">
      <w:r w:rsidRPr="00035949">
        <w:tab/>
        <w:t>CU</w:t>
      </w:r>
      <w:r w:rsidRPr="00035949">
        <w:rPr>
          <w:vertAlign w:val="subscript"/>
        </w:rPr>
        <w:t>1</w:t>
      </w:r>
      <w:r w:rsidRPr="00035949">
        <w:t>: Causal unity via physical covering</w:t>
      </w:r>
    </w:p>
    <w:p w14:paraId="4D024548" w14:textId="3AA1F117" w:rsidR="00427F21" w:rsidRPr="00035949" w:rsidRDefault="00427F21">
      <w:r w:rsidRPr="00035949">
        <w:t>Here the parts in the interior of the unified entity are combined together causally through a common membrane or other physical covering</w:t>
      </w:r>
      <w:r w:rsidR="00A11862" w:rsidRPr="00035949">
        <w:t>\</w:t>
      </w:r>
      <w:r w:rsidRPr="00035949">
        <w:t xml:space="preserve">. The latter points outwards and </w:t>
      </w:r>
      <w:r w:rsidR="00C37896" w:rsidRPr="00035949">
        <w:t xml:space="preserve">may </w:t>
      </w:r>
      <w:r w:rsidRPr="00035949">
        <w:t>serve a protective function in relation to what lies on the exterior of the entity [</w:t>
      </w:r>
      <w:r w:rsidR="00EC6A9C" w:rsidRPr="00035949">
        <w:fldChar w:fldCharType="begin"/>
      </w:r>
      <w:r w:rsidR="00EC6A9C" w:rsidRPr="00035949">
        <w:instrText xml:space="preserve"> REF _Hlk47849653 \r \h  \* MERGEFORMAT </w:instrText>
      </w:r>
      <w:r w:rsidR="00EC6A9C" w:rsidRPr="00035949">
        <w:fldChar w:fldCharType="separate"/>
      </w:r>
      <w:ins w:id="130" w:author="Windows User" w:date="2017-12-14T22:26:00Z">
        <w:r w:rsidR="000A7629" w:rsidRPr="000A7629">
          <w:rPr>
            <w:sz w:val="24"/>
            <w:rPrChange w:id="131" w:author="Windows User" w:date="2017-12-14T22:26:00Z">
              <w:rPr/>
            </w:rPrChange>
          </w:rPr>
          <w:t>13</w:t>
        </w:r>
      </w:ins>
      <w:del w:id="132" w:author="Windows User" w:date="2017-12-14T22:26:00Z">
        <w:r w:rsidR="00F55F47" w:rsidRPr="001D54A5" w:rsidDel="000A7629">
          <w:rPr>
            <w:sz w:val="24"/>
          </w:rPr>
          <w:delText>13</w:delText>
        </w:r>
      </w:del>
      <w:r w:rsidR="00EC6A9C" w:rsidRPr="00035949">
        <w:fldChar w:fldCharType="end"/>
      </w:r>
      <w:r w:rsidRPr="00035949">
        <w:t xml:space="preserve">, </w:t>
      </w:r>
      <w:r w:rsidR="00EC6A9C" w:rsidRPr="00035949">
        <w:fldChar w:fldCharType="begin"/>
      </w:r>
      <w:r w:rsidR="00EC6A9C" w:rsidRPr="00035949">
        <w:instrText xml:space="preserve"> REF _Ref309411634 \r \h  \* MERGEFORMAT </w:instrText>
      </w:r>
      <w:r w:rsidR="00EC6A9C" w:rsidRPr="00035949">
        <w:fldChar w:fldCharType="separate"/>
      </w:r>
      <w:ins w:id="133" w:author="Windows User" w:date="2017-12-14T22:26:00Z">
        <w:r w:rsidR="000A7629" w:rsidRPr="000A7629">
          <w:rPr>
            <w:sz w:val="24"/>
            <w:rPrChange w:id="134" w:author="Windows User" w:date="2017-12-14T22:26:00Z">
              <w:rPr/>
            </w:rPrChange>
          </w:rPr>
          <w:t>47</w:t>
        </w:r>
      </w:ins>
      <w:del w:id="135" w:author="Windows User" w:date="2017-12-14T22:26:00Z">
        <w:r w:rsidR="00F55F47" w:rsidRPr="001D54A5" w:rsidDel="000A7629">
          <w:rPr>
            <w:sz w:val="24"/>
          </w:rPr>
          <w:delText>47</w:delText>
        </w:r>
      </w:del>
      <w:r w:rsidR="00EC6A9C" w:rsidRPr="00035949">
        <w:fldChar w:fldCharType="end"/>
      </w:r>
      <w:r w:rsidRPr="00035949">
        <w:t>].</w:t>
      </w:r>
    </w:p>
    <w:p w14:paraId="6B28BF2F" w14:textId="2A6FEFB6" w:rsidR="008C04FB" w:rsidRPr="00035949" w:rsidRDefault="00427F21">
      <w:r w:rsidRPr="00035949">
        <w:t xml:space="preserve">Note that the physical covering may have holes (for example pores in your skin, shafts penetrating the planet’s outer crust, sockets where conduits to </w:t>
      </w:r>
      <w:r w:rsidR="00151755" w:rsidRPr="00035949">
        <w:t>other entities</w:t>
      </w:r>
      <w:r w:rsidRPr="00035949">
        <w:t xml:space="preserve"> are connected allowing transport </w:t>
      </w:r>
      <w:r w:rsidR="00141642" w:rsidRPr="00035949">
        <w:t>of liquids or</w:t>
      </w:r>
      <w:r w:rsidRPr="00035949">
        <w:t xml:space="preserve"> gases</w:t>
      </w:r>
      <w:r w:rsidR="00141642" w:rsidRPr="00035949">
        <w:t>). The physical cover</w:t>
      </w:r>
      <w:r w:rsidR="0097446A" w:rsidRPr="00035949">
        <w:t>ing</w:t>
      </w:r>
      <w:r w:rsidR="00141642" w:rsidRPr="00035949">
        <w:t xml:space="preserve"> </w:t>
      </w:r>
      <w:r w:rsidRPr="00035949">
        <w:t xml:space="preserve">is nonetheless </w:t>
      </w:r>
      <w:r w:rsidR="00151755" w:rsidRPr="00035949">
        <w:rPr>
          <w:i/>
        </w:rPr>
        <w:t>connected</w:t>
      </w:r>
      <w:r w:rsidR="00151755" w:rsidRPr="00035949">
        <w:t xml:space="preserve"> in</w:t>
      </w:r>
      <w:r w:rsidRPr="00035949">
        <w:t xml:space="preserve"> the sense that</w:t>
      </w:r>
      <w:r w:rsidR="008C04FB" w:rsidRPr="00035949">
        <w:t xml:space="preserve"> (a)</w:t>
      </w:r>
      <w:r w:rsidRPr="00035949">
        <w:t xml:space="preserve"> between every two points on its surface a continuous path can be traced which does not leave this surface</w:t>
      </w:r>
      <w:r w:rsidR="00AE6D99" w:rsidRPr="00035949">
        <w:t xml:space="preserve">, and </w:t>
      </w:r>
      <w:r w:rsidR="008C04FB" w:rsidRPr="00035949">
        <w:t xml:space="preserve">also (b) the covering serves as a barrier preventing entities above a certain </w:t>
      </w:r>
      <w:r w:rsidR="00C37896" w:rsidRPr="00035949">
        <w:t xml:space="preserve">size </w:t>
      </w:r>
      <w:r w:rsidR="008C04FB" w:rsidRPr="00035949">
        <w:t>threshold from entering from the outside or esca</w:t>
      </w:r>
      <w:r w:rsidR="0046705D" w:rsidRPr="00035949">
        <w:t>ping from the inside</w:t>
      </w:r>
      <w:r w:rsidR="008C04FB" w:rsidRPr="00035949">
        <w:t xml:space="preserve"> </w:t>
      </w:r>
      <w:r w:rsidR="0046705D" w:rsidRPr="00035949">
        <w:t>[</w:t>
      </w:r>
      <w:del w:id="136" w:author="Jie Zheng" w:date="2018-07-18T01:23:00Z">
        <w:r w:rsidR="00F33687" w:rsidRPr="00035949" w:rsidDel="00113434">
          <w:fldChar w:fldCharType="begin"/>
        </w:r>
        <w:r w:rsidR="0046705D" w:rsidRPr="00035949" w:rsidDel="00113434">
          <w:delInstrText xml:space="preserve"> PAGEREF _Hlk47849653 \h </w:delInstrText>
        </w:r>
        <w:r w:rsidR="00F33687" w:rsidRPr="00035949" w:rsidDel="00113434">
          <w:fldChar w:fldCharType="separate"/>
        </w:r>
      </w:del>
      <w:ins w:id="137" w:author="Windows User" w:date="2017-12-14T22:26:00Z">
        <w:del w:id="138" w:author="Jie Zheng" w:date="2018-07-18T01:23:00Z">
          <w:r w:rsidR="000A7629" w:rsidDel="00113434">
            <w:rPr>
              <w:noProof/>
            </w:rPr>
            <w:delText>91</w:delText>
          </w:r>
        </w:del>
      </w:ins>
      <w:del w:id="139" w:author="Jie Zheng" w:date="2018-07-18T01:23:00Z">
        <w:r w:rsidR="00F55F47" w:rsidDel="00113434">
          <w:rPr>
            <w:noProof/>
          </w:rPr>
          <w:delText>2</w:delText>
        </w:r>
        <w:r w:rsidR="00F33687" w:rsidRPr="00035949" w:rsidDel="00113434">
          <w:fldChar w:fldCharType="end"/>
        </w:r>
        <w:r w:rsidR="001E66EA" w:rsidRPr="00035949" w:rsidDel="00113434">
          <w:delText xml:space="preserve">, </w:delText>
        </w:r>
      </w:del>
      <w:r w:rsidR="00EC6A9C" w:rsidRPr="00035949">
        <w:fldChar w:fldCharType="begin"/>
      </w:r>
      <w:r w:rsidR="00EC6A9C" w:rsidRPr="00035949">
        <w:instrText xml:space="preserve"> REF _Ref313200566 \r \h  \* MERGEFORMAT </w:instrText>
      </w:r>
      <w:r w:rsidR="00EC6A9C" w:rsidRPr="00035949">
        <w:fldChar w:fldCharType="separate"/>
      </w:r>
      <w:ins w:id="140" w:author="Windows User" w:date="2017-12-14T22:26:00Z">
        <w:r w:rsidR="000A7629" w:rsidRPr="000A7629">
          <w:rPr>
            <w:sz w:val="24"/>
            <w:rPrChange w:id="141" w:author="Windows User" w:date="2017-12-14T22:26:00Z">
              <w:rPr/>
            </w:rPrChange>
          </w:rPr>
          <w:t>77</w:t>
        </w:r>
      </w:ins>
      <w:del w:id="142" w:author="Windows User" w:date="2017-12-14T22:26:00Z">
        <w:r w:rsidR="00F55F47" w:rsidRPr="001D54A5" w:rsidDel="000A7629">
          <w:rPr>
            <w:sz w:val="24"/>
          </w:rPr>
          <w:delText>77</w:delText>
        </w:r>
      </w:del>
      <w:r w:rsidR="00EC6A9C" w:rsidRPr="00035949">
        <w:fldChar w:fldCharType="end"/>
      </w:r>
      <w:ins w:id="143" w:author="Jie Zheng" w:date="2018-07-18T01:20:00Z">
        <w:r w:rsidR="00113434">
          <w:t xml:space="preserve">, </w:t>
        </w:r>
      </w:ins>
      <w:ins w:id="144" w:author="Jie Zheng" w:date="2018-07-18T01:23:00Z">
        <w:r w:rsidR="00113434">
          <w:fldChar w:fldCharType="begin"/>
        </w:r>
        <w:r w:rsidR="00113434">
          <w:instrText xml:space="preserve"> REF _Ref519640220 \r \h </w:instrText>
        </w:r>
      </w:ins>
      <w:r w:rsidR="00113434">
        <w:fldChar w:fldCharType="separate"/>
      </w:r>
      <w:ins w:id="145" w:author="Jie Zheng" w:date="2018-07-18T01:23:00Z">
        <w:r w:rsidR="00113434">
          <w:t>91</w:t>
        </w:r>
        <w:r w:rsidR="00113434">
          <w:fldChar w:fldCharType="end"/>
        </w:r>
      </w:ins>
      <w:r w:rsidR="0046705D" w:rsidRPr="00035949">
        <w:t>].</w:t>
      </w:r>
    </w:p>
    <w:p w14:paraId="153B5AB9" w14:textId="6E04746A" w:rsidR="00141642" w:rsidRPr="00035949" w:rsidRDefault="00141642">
      <w:r w:rsidRPr="00035949">
        <w:t>Some organs in the interior of complex organisms manifest a causal unity of this type. Organs can survive detachment from their surroundings, for example in the case of transplant, with their membranes intact. The FMA [</w:t>
      </w:r>
      <w:r w:rsidR="00EC6A9C" w:rsidRPr="00035949">
        <w:fldChar w:fldCharType="begin"/>
      </w:r>
      <w:r w:rsidR="00EC6A9C" w:rsidRPr="00035949">
        <w:instrText xml:space="preserve"> REF _Ref309153893 \r \h  \* MERGEFORMAT </w:instrText>
      </w:r>
      <w:r w:rsidR="00EC6A9C" w:rsidRPr="00035949">
        <w:fldChar w:fldCharType="separate"/>
      </w:r>
      <w:ins w:id="146" w:author="Windows User" w:date="2017-12-14T22:26:00Z">
        <w:r w:rsidR="000A7629" w:rsidRPr="000A7629">
          <w:rPr>
            <w:sz w:val="24"/>
            <w:rPrChange w:id="147" w:author="Windows User" w:date="2017-12-14T22:26:00Z">
              <w:rPr/>
            </w:rPrChange>
          </w:rPr>
          <w:t>44</w:t>
        </w:r>
      </w:ins>
      <w:del w:id="148" w:author="Windows User" w:date="2017-12-14T22:26:00Z">
        <w:r w:rsidR="00F55F47" w:rsidRPr="001D54A5" w:rsidDel="000A7629">
          <w:rPr>
            <w:sz w:val="24"/>
          </w:rPr>
          <w:delText>44</w:delText>
        </w:r>
      </w:del>
      <w:r w:rsidR="00EC6A9C" w:rsidRPr="00035949">
        <w:fldChar w:fldCharType="end"/>
      </w:r>
      <w:r w:rsidRPr="00035949">
        <w:t xml:space="preserve">] defines ‘organ’ </w:t>
      </w:r>
      <w:r w:rsidR="00D828F1" w:rsidRPr="00035949">
        <w:t xml:space="preserve">in this spirit </w:t>
      </w:r>
      <w:r w:rsidRPr="00035949">
        <w:t xml:space="preserve">as follows: </w:t>
      </w:r>
    </w:p>
    <w:p w14:paraId="21142D5F" w14:textId="77777777" w:rsidR="00925DC5" w:rsidRPr="00035949" w:rsidRDefault="00141642">
      <w:pPr>
        <w:ind w:left="720"/>
      </w:pPr>
      <w:r w:rsidRPr="00035949">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1E1D57E7" w14:textId="77777777" w:rsidR="001659B6" w:rsidRPr="00035949" w:rsidRDefault="001659B6">
      <w:pPr>
        <w:ind w:left="720"/>
      </w:pPr>
      <w:bookmarkStart w:id="149" w:name="_Ref308172916"/>
      <w:r w:rsidRPr="00035949">
        <w:t>CU</w:t>
      </w:r>
      <w:r w:rsidRPr="00035949">
        <w:rPr>
          <w:vertAlign w:val="subscript"/>
        </w:rPr>
        <w:t>2</w:t>
      </w:r>
      <w:r w:rsidRPr="00035949">
        <w:t xml:space="preserve">: Causal unity via internal physical forces </w:t>
      </w:r>
    </w:p>
    <w:p w14:paraId="66C1E9D8" w14:textId="264470D1" w:rsidR="00864E66" w:rsidRPr="00035949" w:rsidRDefault="001659B6">
      <w:r w:rsidRPr="00035949">
        <w:lastRenderedPageBreak/>
        <w:t xml:space="preserve">Here </w:t>
      </w:r>
      <w:r w:rsidR="00427F21" w:rsidRPr="00035949">
        <w:t xml:space="preserve">the </w:t>
      </w:r>
      <w:r w:rsidR="00925DC5" w:rsidRPr="00035949">
        <w:t xml:space="preserve">material </w:t>
      </w:r>
      <w:r w:rsidR="00427F21" w:rsidRPr="00035949">
        <w:t xml:space="preserve">parts of </w:t>
      </w:r>
      <w:r w:rsidRPr="00035949">
        <w:t xml:space="preserve">a material entity </w:t>
      </w:r>
      <w:r w:rsidR="00427F21" w:rsidRPr="00035949">
        <w:t>are combined together causally by sufficiently strong physical forces</w:t>
      </w:r>
      <w:r w:rsidR="001E66EA" w:rsidRPr="00035949">
        <w:t xml:space="preserve">, </w:t>
      </w:r>
      <w:r w:rsidR="00427F21" w:rsidRPr="00035949">
        <w:t xml:space="preserve">for example, </w:t>
      </w:r>
      <w:r w:rsidR="00864E66" w:rsidRPr="00035949">
        <w:t xml:space="preserve">by fundamental forces of strong and weak interaction, </w:t>
      </w:r>
      <w:r w:rsidR="00427F21" w:rsidRPr="00035949">
        <w:t xml:space="preserve">by covalent </w:t>
      </w:r>
      <w:r w:rsidR="00864E66" w:rsidRPr="00035949">
        <w:t xml:space="preserve">or ionic </w:t>
      </w:r>
      <w:r w:rsidR="00427F21" w:rsidRPr="00035949">
        <w:t>bonds</w:t>
      </w:r>
      <w:r w:rsidR="00864E66" w:rsidRPr="00035949">
        <w:t>, by metallic bonding</w:t>
      </w:r>
      <w:r w:rsidR="00AE6D99" w:rsidRPr="00035949">
        <w:t xml:space="preserve">, or more generally by forces of a type which makes </w:t>
      </w:r>
      <w:r w:rsidR="00C37896" w:rsidRPr="00035949">
        <w:t xml:space="preserve">the </w:t>
      </w:r>
      <w:r w:rsidR="00AE6D99" w:rsidRPr="00035949">
        <w:t xml:space="preserve">overall sum of forces strong enough </w:t>
      </w:r>
      <w:r w:rsidR="00C37896" w:rsidRPr="00035949">
        <w:t xml:space="preserve">to </w:t>
      </w:r>
      <w:r w:rsidR="00AE6D99" w:rsidRPr="00035949">
        <w:t xml:space="preserve">act </w:t>
      </w:r>
      <w:r w:rsidR="00C37896" w:rsidRPr="00035949">
        <w:t xml:space="preserve">in such a way as </w:t>
      </w:r>
      <w:r w:rsidR="00AE6D99" w:rsidRPr="00035949">
        <w:t>to hold the object together relative to the strength of attractive or destructive forces in its</w:t>
      </w:r>
      <w:r w:rsidR="00D17B61" w:rsidRPr="00035949">
        <w:t xml:space="preserve"> ordinary environmental neighbo</w:t>
      </w:r>
      <w:r w:rsidR="00AE6D99" w:rsidRPr="00035949">
        <w:t>rhood.</w:t>
      </w:r>
      <w:r w:rsidR="00B56876" w:rsidRPr="00035949">
        <w:t xml:space="preserve"> (Few solid portions of matter in our everyday environment would survive very long on the face of a neutron star, but luckily that is not our </w:t>
      </w:r>
      <w:r w:rsidR="00D828F1" w:rsidRPr="00035949">
        <w:t xml:space="preserve">ordinary </w:t>
      </w:r>
      <w:r w:rsidR="00B56876" w:rsidRPr="00035949">
        <w:t>environment.</w:t>
      </w:r>
      <w:r w:rsidR="00AE6D99" w:rsidRPr="00035949">
        <w:t>)</w:t>
      </w:r>
      <w:r w:rsidR="00864E66" w:rsidRPr="00035949">
        <w:t xml:space="preserve"> In the case of larger portions of matter the </w:t>
      </w:r>
      <w:bookmarkStart w:id="150" w:name="_Ref308172919"/>
      <w:bookmarkEnd w:id="149"/>
      <w:r w:rsidR="00864E66" w:rsidRPr="00035949">
        <w:t>cons</w:t>
      </w:r>
      <w:r w:rsidR="00151755" w:rsidRPr="00035949">
        <w:t>ti</w:t>
      </w:r>
      <w:r w:rsidR="00864E66" w:rsidRPr="00035949">
        <w:t>tuent</w:t>
      </w:r>
      <w:r w:rsidR="00151755" w:rsidRPr="00035949">
        <w:t xml:space="preserve"> </w:t>
      </w:r>
      <w:r w:rsidR="00864E66" w:rsidRPr="00035949">
        <w:t xml:space="preserve">atoms are tightly bound to each other in a geometric </w:t>
      </w:r>
      <w:r w:rsidR="00151755" w:rsidRPr="00035949">
        <w:t>lattice, either</w:t>
      </w:r>
      <w:r w:rsidR="00864E66" w:rsidRPr="00035949">
        <w:t xml:space="preserve"> regularly (as in the case of portions of metal) or irregularly (as in an amorphous </w:t>
      </w:r>
      <w:r w:rsidR="00151755" w:rsidRPr="00035949">
        <w:t>solid such</w:t>
      </w:r>
      <w:r w:rsidR="00864E66" w:rsidRPr="00035949">
        <w:t xml:space="preserve"> as a portion of glass).</w:t>
      </w:r>
      <w:r w:rsidR="00005461" w:rsidRPr="00035949">
        <w:t xml:space="preserve"> Examples: </w:t>
      </w:r>
      <w:r w:rsidR="00005461" w:rsidRPr="00035949">
        <w:rPr>
          <w:i/>
        </w:rPr>
        <w:t>atoms</w:t>
      </w:r>
      <w:r w:rsidR="0041610C">
        <w:rPr>
          <w:i/>
        </w:rPr>
        <w:t xml:space="preserve"> in a molecule</w:t>
      </w:r>
      <w:r w:rsidR="00005461" w:rsidRPr="00035949">
        <w:t xml:space="preserve">, </w:t>
      </w:r>
      <w:r w:rsidR="00005461" w:rsidRPr="00035949">
        <w:rPr>
          <w:i/>
        </w:rPr>
        <w:t>molecules</w:t>
      </w:r>
      <w:r w:rsidR="0041610C">
        <w:rPr>
          <w:i/>
        </w:rPr>
        <w:t xml:space="preserve"> in an enzyme</w:t>
      </w:r>
      <w:r w:rsidR="00005461" w:rsidRPr="00035949">
        <w:t xml:space="preserve">, </w:t>
      </w:r>
      <w:r w:rsidR="00005461" w:rsidRPr="00035949">
        <w:rPr>
          <w:i/>
        </w:rPr>
        <w:t>grains of sand</w:t>
      </w:r>
      <w:r w:rsidR="00005461" w:rsidRPr="00035949">
        <w:t xml:space="preserve">, </w:t>
      </w:r>
      <w:r w:rsidR="00005461" w:rsidRPr="00035949">
        <w:rPr>
          <w:i/>
        </w:rPr>
        <w:t>lumps of iron.</w:t>
      </w:r>
    </w:p>
    <w:bookmarkEnd w:id="150"/>
    <w:p w14:paraId="3834F4C3" w14:textId="77777777" w:rsidR="00864E66" w:rsidRPr="00035949" w:rsidRDefault="00665794">
      <w:pPr>
        <w:ind w:left="720"/>
      </w:pPr>
      <w:r w:rsidRPr="00035949">
        <w:t>CU</w:t>
      </w:r>
      <w:r w:rsidRPr="00035949">
        <w:rPr>
          <w:vertAlign w:val="subscript"/>
        </w:rPr>
        <w:t>3</w:t>
      </w:r>
      <w:r w:rsidRPr="00035949">
        <w:t>: Causal unity via engineered assembly of components</w:t>
      </w:r>
    </w:p>
    <w:p w14:paraId="629EA8E4" w14:textId="1376F3D2" w:rsidR="00665794" w:rsidRPr="00035949" w:rsidRDefault="00665794">
      <w:pPr>
        <w:rPr>
          <w:szCs w:val="23"/>
        </w:rPr>
      </w:pPr>
      <w:r w:rsidRPr="00035949">
        <w:t xml:space="preserve">Here the </w:t>
      </w:r>
      <w:r w:rsidR="00925DC5" w:rsidRPr="00035949">
        <w:t xml:space="preserve">material </w:t>
      </w:r>
      <w:r w:rsidRPr="00035949">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035949">
        <w:rPr>
          <w:szCs w:val="23"/>
        </w:rPr>
        <w:t xml:space="preserve">The </w:t>
      </w:r>
      <w:r w:rsidR="00D828F1" w:rsidRPr="00035949">
        <w:rPr>
          <w:szCs w:val="23"/>
        </w:rPr>
        <w:t xml:space="preserve">material </w:t>
      </w:r>
      <w:r w:rsidR="00621220" w:rsidRPr="00035949">
        <w:rPr>
          <w:szCs w:val="23"/>
        </w:rPr>
        <w:t xml:space="preserve">parts of an automobile, including the moving parts, constitute an object because of their relative </w:t>
      </w:r>
      <w:r w:rsidR="00151755" w:rsidRPr="00035949">
        <w:rPr>
          <w:szCs w:val="23"/>
        </w:rPr>
        <w:t>rigidity: while</w:t>
      </w:r>
      <w:r w:rsidR="00621220" w:rsidRPr="00035949">
        <w:rPr>
          <w:szCs w:val="23"/>
        </w:rPr>
        <w:t xml:space="preserve"> these parts may move with respect to each other</w:t>
      </w:r>
      <w:r w:rsidR="004A7D2B">
        <w:rPr>
          <w:szCs w:val="23"/>
        </w:rPr>
        <w:t xml:space="preserve"> while they are still a part of the object</w:t>
      </w:r>
      <w:r w:rsidR="00621220" w:rsidRPr="00035949">
        <w:rPr>
          <w:szCs w:val="23"/>
        </w:rPr>
        <w:t xml:space="preserve">, a given gear cannot move e.g., 10 </w:t>
      </w:r>
      <w:r w:rsidR="00151755" w:rsidRPr="00035949">
        <w:rPr>
          <w:szCs w:val="23"/>
        </w:rPr>
        <w:t>ft.</w:t>
      </w:r>
      <w:r w:rsidR="00621220" w:rsidRPr="00035949">
        <w:rPr>
          <w:szCs w:val="23"/>
        </w:rPr>
        <w:t xml:space="preserve">, while the other parts do not. </w:t>
      </w:r>
      <w:r w:rsidR="00D828F1" w:rsidRPr="00035949">
        <w:rPr>
          <w:szCs w:val="23"/>
        </w:rPr>
        <w:t>To allow for such movement, the automobile includes also immaterial parts, such as the interior of</w:t>
      </w:r>
      <w:r w:rsidR="008168BA" w:rsidRPr="00035949">
        <w:rPr>
          <w:szCs w:val="23"/>
        </w:rPr>
        <w:t xml:space="preserve"> its engine cylinders (the space in which a piston travels) or the space occupied by driver and passengers.</w:t>
      </w:r>
    </w:p>
    <w:p w14:paraId="7BC21AAD" w14:textId="77777777" w:rsidR="00A31705" w:rsidRPr="00035949" w:rsidRDefault="00A31705">
      <w:r w:rsidRPr="00035949">
        <w:t xml:space="preserve">We can now </w:t>
      </w:r>
      <w:r w:rsidR="00E30616" w:rsidRPr="00035949">
        <w:t xml:space="preserve">describe </w:t>
      </w:r>
      <w:r w:rsidRPr="00035949">
        <w:t xml:space="preserve">what it means for a material entity to be </w:t>
      </w:r>
      <w:r w:rsidR="00151755" w:rsidRPr="00035949">
        <w:rPr>
          <w:i/>
        </w:rPr>
        <w:t>maximal</w:t>
      </w:r>
      <w:r w:rsidR="00151755" w:rsidRPr="00035949">
        <w:t xml:space="preserve"> relative</w:t>
      </w:r>
      <w:r w:rsidRPr="00035949">
        <w:t xml:space="preserve"> to one or other of th</w:t>
      </w:r>
      <w:r w:rsidR="00296E4D" w:rsidRPr="00035949">
        <w:t xml:space="preserve">ese three types of causal unity, and thereby </w:t>
      </w:r>
      <w:r w:rsidR="00E30616" w:rsidRPr="00035949">
        <w:t xml:space="preserve">introduce the BFO primitive </w:t>
      </w:r>
      <w:r w:rsidR="00296E4D" w:rsidRPr="00035949">
        <w:rPr>
          <w:i/>
        </w:rPr>
        <w:t>object</w:t>
      </w:r>
      <w:r w:rsidR="00296E4D" w:rsidRPr="00035949">
        <w:t>, as follows</w:t>
      </w:r>
    </w:p>
    <w:p w14:paraId="6086559B" w14:textId="36F0AC7E" w:rsidR="009F014F" w:rsidRPr="00035949" w:rsidRDefault="00E30616">
      <w:r w:rsidRPr="00035949">
        <w:t xml:space="preserve">To say that </w:t>
      </w:r>
      <w:r w:rsidR="008A6944" w:rsidRPr="00035949">
        <w:rPr>
          <w:i/>
        </w:rPr>
        <w:t>b</w:t>
      </w:r>
      <w:r w:rsidRPr="00035949">
        <w:rPr>
          <w:i/>
        </w:rPr>
        <w:t xml:space="preserve"> </w:t>
      </w:r>
      <w:r w:rsidR="00A31705" w:rsidRPr="00035949">
        <w:t xml:space="preserve">is </w:t>
      </w:r>
      <w:r w:rsidR="00A31705" w:rsidRPr="00035949">
        <w:rPr>
          <w:i/>
        </w:rPr>
        <w:t xml:space="preserve">maximal </w:t>
      </w:r>
      <w:r w:rsidR="00296E4D" w:rsidRPr="00035949">
        <w:t>relative to some criterion of causal unity CU</w:t>
      </w:r>
      <w:r w:rsidR="00296E4D" w:rsidRPr="00035949">
        <w:rPr>
          <w:i/>
          <w:vertAlign w:val="subscript"/>
        </w:rPr>
        <w:t>n</w:t>
      </w:r>
      <w:r w:rsidR="00296E4D" w:rsidRPr="00035949">
        <w:rPr>
          <w:i/>
        </w:rPr>
        <w:t xml:space="preserve"> </w:t>
      </w:r>
      <w:r w:rsidR="009F014F" w:rsidRPr="00035949">
        <w:t>means:</w:t>
      </w:r>
    </w:p>
    <w:p w14:paraId="1C8F17C4" w14:textId="4A1631EB" w:rsidR="009F014F" w:rsidRPr="00035949" w:rsidRDefault="008A6944">
      <w:pPr>
        <w:ind w:left="720"/>
        <w:rPr>
          <w:i/>
        </w:rPr>
      </w:pPr>
      <w:r w:rsidRPr="00035949">
        <w:rPr>
          <w:i/>
        </w:rPr>
        <w:t>b</w:t>
      </w:r>
      <w:r w:rsidR="00A31705" w:rsidRPr="00035949">
        <w:rPr>
          <w:i/>
        </w:rPr>
        <w:t xml:space="preserve"> </w:t>
      </w:r>
      <w:r w:rsidR="00A31705" w:rsidRPr="00035949">
        <w:t>is causally unified relative to CU</w:t>
      </w:r>
      <w:r w:rsidR="00A31705" w:rsidRPr="00035949">
        <w:rPr>
          <w:i/>
          <w:vertAlign w:val="subscript"/>
        </w:rPr>
        <w:t>n</w:t>
      </w:r>
      <w:r w:rsidR="00536BF5" w:rsidRPr="00035949">
        <w:rPr>
          <w:i/>
        </w:rPr>
        <w:t xml:space="preserve"> </w:t>
      </w:r>
      <w:r w:rsidR="00296E4D" w:rsidRPr="00035949">
        <w:t xml:space="preserve">at </w:t>
      </w:r>
      <w:r w:rsidR="00296E4D" w:rsidRPr="00035949">
        <w:rPr>
          <w:i/>
        </w:rPr>
        <w:t>t</w:t>
      </w:r>
    </w:p>
    <w:p w14:paraId="388F88BB" w14:textId="6B95FAD6" w:rsidR="008C357F" w:rsidRPr="00035949" w:rsidRDefault="009F014F">
      <w:pPr>
        <w:ind w:left="720"/>
      </w:pPr>
      <w:r w:rsidRPr="00035949">
        <w:t>&amp;</w:t>
      </w:r>
      <w:r w:rsidRPr="00035949">
        <w:rPr>
          <w:i/>
        </w:rPr>
        <w:t xml:space="preserve"> </w:t>
      </w:r>
      <w:r w:rsidR="00296E4D" w:rsidRPr="00035949">
        <w:t xml:space="preserve">if for some </w:t>
      </w:r>
      <w:r w:rsidR="00296E4D" w:rsidRPr="00035949">
        <w:rPr>
          <w:i/>
        </w:rPr>
        <w:t xml:space="preserve">t </w:t>
      </w:r>
      <w:r w:rsidR="00C37896" w:rsidRPr="00035949">
        <w:t xml:space="preserve">and </w:t>
      </w:r>
      <w:r w:rsidR="008A6944" w:rsidRPr="00035949">
        <w:rPr>
          <w:i/>
        </w:rPr>
        <w:t>c</w:t>
      </w:r>
      <w:r w:rsidR="00C37896" w:rsidRPr="00035949">
        <w:rPr>
          <w:i/>
        </w:rPr>
        <w:t xml:space="preserve"> </w:t>
      </w:r>
      <w:r w:rsidR="00296E4D" w:rsidRPr="00035949">
        <w:t>(</w:t>
      </w:r>
      <w:r w:rsidR="008A6944" w:rsidRPr="00035949">
        <w:rPr>
          <w:i/>
        </w:rPr>
        <w:t>b</w:t>
      </w:r>
      <w:r w:rsidR="00296E4D" w:rsidRPr="00035949">
        <w:rPr>
          <w:i/>
        </w:rPr>
        <w:t xml:space="preserve"> </w:t>
      </w:r>
      <w:r w:rsidR="003D5797" w:rsidRPr="00035949">
        <w:rPr>
          <w:b/>
        </w:rPr>
        <w:t>continuant_</w:t>
      </w:r>
      <w:r w:rsidR="00296E4D" w:rsidRPr="00035949">
        <w:rPr>
          <w:b/>
        </w:rPr>
        <w:t>part_of</w:t>
      </w:r>
      <w:r w:rsidR="00296E4D" w:rsidRPr="00035949">
        <w:t xml:space="preserve"> </w:t>
      </w:r>
      <w:r w:rsidR="008A6944" w:rsidRPr="00035949">
        <w:rPr>
          <w:i/>
        </w:rPr>
        <w:t>c</w:t>
      </w:r>
      <w:r w:rsidR="00A31705" w:rsidRPr="00035949">
        <w:rPr>
          <w:i/>
        </w:rPr>
        <w:t xml:space="preserve"> </w:t>
      </w:r>
      <w:r w:rsidR="00296E4D" w:rsidRPr="00035949">
        <w:rPr>
          <w:b/>
        </w:rPr>
        <w:t xml:space="preserve">at </w:t>
      </w:r>
      <w:r w:rsidR="00296E4D" w:rsidRPr="00035949">
        <w:rPr>
          <w:i/>
        </w:rPr>
        <w:t>t</w:t>
      </w:r>
      <w:r w:rsidR="00296E4D" w:rsidRPr="00035949">
        <w:rPr>
          <w:b/>
          <w:i/>
        </w:rPr>
        <w:t xml:space="preserve"> </w:t>
      </w:r>
      <w:r w:rsidR="00296E4D" w:rsidRPr="00035949">
        <w:t xml:space="preserve">&amp; </w:t>
      </w:r>
      <w:r w:rsidR="008A6944" w:rsidRPr="00035949">
        <w:rPr>
          <w:i/>
        </w:rPr>
        <w:t>c</w:t>
      </w:r>
      <w:r w:rsidR="00296E4D" w:rsidRPr="00035949">
        <w:rPr>
          <w:i/>
        </w:rPr>
        <w:t xml:space="preserve"> </w:t>
      </w:r>
      <w:r w:rsidR="00296E4D" w:rsidRPr="00035949">
        <w:t xml:space="preserve">is </w:t>
      </w:r>
      <w:r w:rsidR="00A31705" w:rsidRPr="00035949">
        <w:t xml:space="preserve">causally unified relative to </w:t>
      </w:r>
      <w:r w:rsidRPr="00035949">
        <w:t xml:space="preserve">the same </w:t>
      </w:r>
      <w:r w:rsidR="00A31705" w:rsidRPr="00035949">
        <w:t>C</w:t>
      </w:r>
      <w:r w:rsidR="00536BF5" w:rsidRPr="00035949">
        <w:t>U</w:t>
      </w:r>
      <w:r w:rsidR="00A31705" w:rsidRPr="00035949">
        <w:rPr>
          <w:i/>
          <w:vertAlign w:val="subscript"/>
        </w:rPr>
        <w:t>n</w:t>
      </w:r>
      <w:r w:rsidR="00296E4D" w:rsidRPr="00035949">
        <w:t xml:space="preserve">) then </w:t>
      </w:r>
      <w:r w:rsidR="008A6944" w:rsidRPr="00035949">
        <w:rPr>
          <w:i/>
        </w:rPr>
        <w:t>b</w:t>
      </w:r>
      <w:r w:rsidR="00296E4D" w:rsidRPr="00035949">
        <w:rPr>
          <w:i/>
        </w:rPr>
        <w:t xml:space="preserve"> </w:t>
      </w:r>
      <w:r w:rsidR="00296E4D" w:rsidRPr="00035949">
        <w:t xml:space="preserve">and </w:t>
      </w:r>
      <w:r w:rsidR="008A6944" w:rsidRPr="00035949">
        <w:rPr>
          <w:i/>
        </w:rPr>
        <w:t>c</w:t>
      </w:r>
      <w:r w:rsidR="00296E4D" w:rsidRPr="00035949">
        <w:rPr>
          <w:i/>
        </w:rPr>
        <w:t xml:space="preserve"> </w:t>
      </w:r>
      <w:r w:rsidR="00296E4D" w:rsidRPr="00035949">
        <w:t>are identical</w:t>
      </w:r>
      <w:r w:rsidR="0047147E" w:rsidRPr="00035949">
        <w:t>.</w:t>
      </w:r>
    </w:p>
    <w:p w14:paraId="757D2F31" w14:textId="77777777" w:rsidR="006549BE" w:rsidRPr="00035949" w:rsidRDefault="00E30616" w:rsidP="00140957">
      <w:pPr>
        <w:keepNext/>
      </w:pPr>
      <w:r w:rsidRPr="00035949">
        <w:lastRenderedPageBreak/>
        <w:t>For example</w:t>
      </w:r>
      <w:r w:rsidR="00F34C15" w:rsidRPr="00035949">
        <w:t xml:space="preserve">: </w:t>
      </w:r>
    </w:p>
    <w:p w14:paraId="5E887305" w14:textId="77777777" w:rsidR="00F34C15" w:rsidRPr="00035949" w:rsidRDefault="00F34C15" w:rsidP="00CD264A">
      <w:pPr>
        <w:pStyle w:val="ListParagraph"/>
        <w:numPr>
          <w:ilvl w:val="0"/>
          <w:numId w:val="22"/>
        </w:numPr>
      </w:pPr>
      <w:r w:rsidRPr="00035949">
        <w:t>relative to the causal unity criterion CU</w:t>
      </w:r>
      <w:r w:rsidRPr="00035949">
        <w:rPr>
          <w:vertAlign w:val="subscript"/>
        </w:rPr>
        <w:t>1</w:t>
      </w:r>
      <w:r w:rsidRPr="00035949">
        <w:t>: a cell or organism is maximal</w:t>
      </w:r>
      <w:r w:rsidR="00C37896" w:rsidRPr="00035949">
        <w:t>;</w:t>
      </w:r>
      <w:r w:rsidRPr="00035949">
        <w:t xml:space="preserve"> your lower torso falls short of maximality</w:t>
      </w:r>
      <w:r w:rsidR="00C37896" w:rsidRPr="00035949">
        <w:t>;</w:t>
      </w:r>
      <w:r w:rsidRPr="00035949">
        <w:t xml:space="preserve"> a pair of cells exceeds maximality</w:t>
      </w:r>
      <w:r w:rsidR="00C37896" w:rsidRPr="00035949">
        <w:t>.</w:t>
      </w:r>
    </w:p>
    <w:p w14:paraId="33B16959" w14:textId="77777777" w:rsidR="006549BE" w:rsidRPr="00035949" w:rsidRDefault="006549BE" w:rsidP="00544BF7">
      <w:pPr>
        <w:pStyle w:val="ListParagraph"/>
        <w:numPr>
          <w:ilvl w:val="0"/>
          <w:numId w:val="22"/>
        </w:numPr>
      </w:pPr>
      <w:r w:rsidRPr="00035949">
        <w:t>relative to the causal unity criterion CU</w:t>
      </w:r>
      <w:r w:rsidRPr="00035949">
        <w:rPr>
          <w:vertAlign w:val="subscript"/>
        </w:rPr>
        <w:t>2</w:t>
      </w:r>
      <w:r w:rsidRPr="00035949">
        <w:t>: a continuous dumbbell-shaped lump of iron is maximal; the connecting portion falls short of maximality; a pair of such dumbbell-shaped lumps exceeds maximality.</w:t>
      </w:r>
    </w:p>
    <w:p w14:paraId="38234FB4" w14:textId="77777777" w:rsidR="00F33687" w:rsidRPr="00035949" w:rsidRDefault="006549BE">
      <w:pPr>
        <w:pStyle w:val="ListParagraph"/>
        <w:numPr>
          <w:ilvl w:val="0"/>
          <w:numId w:val="22"/>
        </w:numPr>
      </w:pPr>
      <w:r w:rsidRPr="00035949">
        <w:t>relative to the causal unity criterion CU</w:t>
      </w:r>
      <w:r w:rsidRPr="00035949">
        <w:rPr>
          <w:vertAlign w:val="subscript"/>
        </w:rPr>
        <w:t>3</w:t>
      </w:r>
      <w:r w:rsidRPr="00035949">
        <w:t>: an armored vehicle is maximal; the portions of armor of an armored vehicle falls short of maximality; a pair of armored vehicles exceeds maximality.</w:t>
      </w:r>
      <w:r w:rsidR="00F33687" w:rsidRPr="00035949">
        <w:rPr>
          <w:rStyle w:val="Annotation"/>
        </w:rPr>
        <w:t>]</w:t>
      </w:r>
    </w:p>
    <w:p w14:paraId="7533B666" w14:textId="73C4DA33" w:rsidR="00F33687" w:rsidRPr="00035949" w:rsidRDefault="008168BA" w:rsidP="00140957">
      <w:pPr>
        <w:pStyle w:val="Heading4"/>
      </w:pPr>
      <w:bookmarkStart w:id="151" w:name="_Toc501053084"/>
      <w:r w:rsidRPr="00035949">
        <w:t xml:space="preserve">Elucidation </w:t>
      </w:r>
      <w:r w:rsidR="008C357F" w:rsidRPr="00035949">
        <w:t xml:space="preserve">of </w:t>
      </w:r>
      <w:r w:rsidR="00BE7980" w:rsidRPr="00035949">
        <w:t>bfo</w:t>
      </w:r>
      <w:r w:rsidR="008C357F" w:rsidRPr="00035949">
        <w:t>:object</w:t>
      </w:r>
      <w:bookmarkEnd w:id="151"/>
    </w:p>
    <w:p w14:paraId="5BE966A8" w14:textId="77777777" w:rsidR="008C357F" w:rsidRPr="00035949" w:rsidRDefault="006549BE">
      <w:r w:rsidRPr="00035949">
        <w:t>W</w:t>
      </w:r>
      <w:r w:rsidR="008C357F" w:rsidRPr="00035949">
        <w:t xml:space="preserve">e </w:t>
      </w:r>
      <w:r w:rsidRPr="00035949">
        <w:t xml:space="preserve">cannot define </w:t>
      </w:r>
      <w:r w:rsidR="008C357F" w:rsidRPr="00035949">
        <w:t>‘object’ in BFO</w:t>
      </w:r>
      <w:r w:rsidRPr="00035949">
        <w:t xml:space="preserve"> simply by </w:t>
      </w:r>
      <w:r w:rsidR="008C357F" w:rsidRPr="00035949">
        <w:t>assert</w:t>
      </w:r>
      <w:r w:rsidRPr="00035949">
        <w:t>ing</w:t>
      </w:r>
      <w:r w:rsidR="008C357F" w:rsidRPr="00035949">
        <w:t xml:space="preserve"> that an entity is an object if and </w:t>
      </w:r>
      <w:r w:rsidR="00D17B61" w:rsidRPr="00035949">
        <w:t>only</w:t>
      </w:r>
      <w:r w:rsidR="008C357F" w:rsidRPr="00035949">
        <w:t xml:space="preserve"> if it is maximal relative to some causal unity criterion. This is because</w:t>
      </w:r>
      <w:r w:rsidRPr="00035949">
        <w:t xml:space="preserve"> </w:t>
      </w:r>
      <w:r w:rsidR="008C357F" w:rsidRPr="00035949">
        <w:t xml:space="preserve">objects </w:t>
      </w:r>
      <w:r w:rsidRPr="00035949">
        <w:t xml:space="preserve">under all three of the headings around which our discussions are focused </w:t>
      </w:r>
      <w:r w:rsidR="008C357F" w:rsidRPr="00035949">
        <w:t>may have other</w:t>
      </w:r>
      <w:r w:rsidRPr="00035949">
        <w:t>, smaller</w:t>
      </w:r>
      <w:r w:rsidR="008C357F" w:rsidRPr="00035949">
        <w:t xml:space="preserve"> objects as parts. A spark plug is an object</w:t>
      </w:r>
      <w:r w:rsidR="008168BA" w:rsidRPr="00035949">
        <w:t xml:space="preserve"> according to criterion CU</w:t>
      </w:r>
      <w:r w:rsidR="008168BA" w:rsidRPr="00035949">
        <w:rPr>
          <w:vertAlign w:val="subscript"/>
        </w:rPr>
        <w:t>3</w:t>
      </w:r>
      <w:r w:rsidR="008C357F" w:rsidRPr="00035949">
        <w:t>; when inserted into a car to replace a defective spark plug, then it remains an object, but ceases to be maximal. Importantly, however, the spark plug as installed still instantiates a universal many instances of which are</w:t>
      </w:r>
      <w:r w:rsidR="008C357F" w:rsidRPr="00035949">
        <w:rPr>
          <w:i/>
        </w:rPr>
        <w:t xml:space="preserve"> </w:t>
      </w:r>
      <w:r w:rsidR="008C357F" w:rsidRPr="00035949">
        <w:t xml:space="preserve">maximal. This suggests that we </w:t>
      </w:r>
      <w:r w:rsidR="00E30616" w:rsidRPr="00035949">
        <w:t>elucidate ‘</w:t>
      </w:r>
      <w:r w:rsidR="008C357F" w:rsidRPr="00035949">
        <w:t>object</w:t>
      </w:r>
      <w:r w:rsidR="00E30616" w:rsidRPr="00035949">
        <w:t>’</w:t>
      </w:r>
      <w:r w:rsidR="008C357F" w:rsidRPr="00035949">
        <w:t xml:space="preserve"> as follows:</w:t>
      </w:r>
    </w:p>
    <w:p w14:paraId="335FEA71" w14:textId="63844A0A" w:rsidR="008C357F" w:rsidRPr="00035949" w:rsidRDefault="00F52C65">
      <w:pPr>
        <w:pStyle w:val="Specification"/>
      </w:pPr>
      <w:r w:rsidRPr="00035949">
        <w:rPr>
          <w:rStyle w:val="Annotation"/>
        </w:rPr>
        <w:t>a(object)[</w:t>
      </w:r>
      <w:r w:rsidR="00E30616" w:rsidRPr="00035949">
        <w:rPr>
          <w:rStyle w:val="SpecificationType"/>
          <w:sz w:val="22"/>
        </w:rPr>
        <w:t>Elucidation</w:t>
      </w:r>
      <w:r w:rsidR="00492DAF" w:rsidRPr="00035949">
        <w:rPr>
          <w:smallCaps/>
          <w:szCs w:val="23"/>
        </w:rPr>
        <w:t xml:space="preserve">: </w:t>
      </w:r>
      <w:r w:rsidR="008A6944" w:rsidRPr="00035949">
        <w:rPr>
          <w:i/>
        </w:rPr>
        <w:t>b</w:t>
      </w:r>
      <w:r w:rsidR="008C357F" w:rsidRPr="00035949">
        <w:rPr>
          <w:i/>
        </w:rPr>
        <w:t xml:space="preserve"> </w:t>
      </w:r>
      <w:r w:rsidR="008C357F" w:rsidRPr="00035949">
        <w:t xml:space="preserve">is an </w:t>
      </w:r>
      <w:r w:rsidR="008C357F" w:rsidRPr="00035949">
        <w:rPr>
          <w:i/>
        </w:rPr>
        <w:t>object</w:t>
      </w:r>
      <w:r w:rsidR="00E30616" w:rsidRPr="00035949">
        <w:t xml:space="preserve"> means:</w:t>
      </w:r>
      <w:r w:rsidR="008C357F" w:rsidRPr="00035949">
        <w:t xml:space="preserve"> </w:t>
      </w:r>
      <w:r w:rsidR="008A6944" w:rsidRPr="00035949">
        <w:rPr>
          <w:i/>
        </w:rPr>
        <w:t>b</w:t>
      </w:r>
      <w:r w:rsidR="008C357F" w:rsidRPr="00035949">
        <w:rPr>
          <w:i/>
        </w:rPr>
        <w:t xml:space="preserve"> </w:t>
      </w:r>
      <w:r w:rsidR="008C357F" w:rsidRPr="00035949">
        <w:t xml:space="preserve">is a </w:t>
      </w:r>
      <w:r w:rsidR="008C357F" w:rsidRPr="00035949">
        <w:rPr>
          <w:i/>
        </w:rPr>
        <w:t>material entity</w:t>
      </w:r>
      <w:r w:rsidR="008C357F" w:rsidRPr="00035949">
        <w:t xml:space="preserve"> which </w:t>
      </w:r>
    </w:p>
    <w:p w14:paraId="01B1B829" w14:textId="77777777" w:rsidR="008C357F" w:rsidRPr="00035949" w:rsidRDefault="008C357F">
      <w:pPr>
        <w:pStyle w:val="Specification"/>
        <w:ind w:left="1440"/>
      </w:pPr>
      <w:r w:rsidRPr="00035949">
        <w:t>manifests causal unity of one or other of the types CU</w:t>
      </w:r>
      <w:r w:rsidRPr="00035949">
        <w:rPr>
          <w:i/>
          <w:vertAlign w:val="subscript"/>
        </w:rPr>
        <w:t>n</w:t>
      </w:r>
      <w:r w:rsidRPr="00035949">
        <w:t xml:space="preserve"> listed above </w:t>
      </w:r>
    </w:p>
    <w:p w14:paraId="19F2BED6" w14:textId="77777777" w:rsidR="008C357F" w:rsidRPr="00035949" w:rsidRDefault="008C357F">
      <w:pPr>
        <w:pStyle w:val="Specification"/>
        <w:ind w:left="1440"/>
      </w:pPr>
      <w:r w:rsidRPr="00035949">
        <w:t xml:space="preserve">&amp; </w:t>
      </w:r>
      <w:r w:rsidR="00B24089" w:rsidRPr="00035949">
        <w:t xml:space="preserve">is of a type (a material universal) </w:t>
      </w:r>
      <w:r w:rsidRPr="00035949">
        <w:t>instances of which are maximal</w:t>
      </w:r>
      <w:r w:rsidRPr="00035949">
        <w:rPr>
          <w:i/>
        </w:rPr>
        <w:t xml:space="preserve"> </w:t>
      </w:r>
      <w:r w:rsidRPr="00035949">
        <w:t xml:space="preserve">relative to this </w:t>
      </w:r>
      <w:r w:rsidR="00905B7B" w:rsidRPr="00035949">
        <w:t>criterion of causal unity.</w:t>
      </w:r>
      <w:r w:rsidR="0047147E" w:rsidRPr="00035949">
        <w:t xml:space="preserve"> [024-001]</w:t>
      </w:r>
      <w:r w:rsidR="00F52C65" w:rsidRPr="00035949">
        <w:rPr>
          <w:rStyle w:val="Annotation"/>
        </w:rPr>
        <w:t>]</w:t>
      </w:r>
    </w:p>
    <w:p w14:paraId="108FC53B" w14:textId="77777777" w:rsidR="00D924FF" w:rsidRPr="00035949" w:rsidRDefault="00D924FF">
      <w:bookmarkStart w:id="152" w:name="_Ref308464053"/>
    </w:p>
    <w:p w14:paraId="768E165D" w14:textId="77777777" w:rsidR="00F33687" w:rsidRPr="00035949" w:rsidRDefault="00711DC1" w:rsidP="00140957">
      <w:pPr>
        <w:pStyle w:val="Heading4"/>
      </w:pPr>
      <w:bookmarkStart w:id="153" w:name="_Toc501053085"/>
      <w:r w:rsidRPr="00035949">
        <w:t>Objects can be joined to other objects</w:t>
      </w:r>
      <w:bookmarkEnd w:id="153"/>
    </w:p>
    <w:p w14:paraId="43FCD4E3" w14:textId="72AC0470" w:rsidR="00F604ED" w:rsidRPr="00035949" w:rsidRDefault="00BC7058">
      <w:r w:rsidRPr="00035949">
        <w:rPr>
          <w:rStyle w:val="Annotation"/>
        </w:rPr>
        <w:t>n</w:t>
      </w:r>
      <w:r w:rsidR="00A30FC5" w:rsidRPr="00035949">
        <w:rPr>
          <w:rStyle w:val="Annotation"/>
        </w:rPr>
        <w:t>ote(object)[</w:t>
      </w:r>
      <w:r w:rsidR="00F00EBF" w:rsidRPr="00035949">
        <w:t xml:space="preserve">Each </w:t>
      </w:r>
      <w:r w:rsidR="00151755" w:rsidRPr="00035949">
        <w:rPr>
          <w:i/>
        </w:rPr>
        <w:t>object</w:t>
      </w:r>
      <w:r w:rsidR="00296E4D" w:rsidRPr="00035949">
        <w:rPr>
          <w:i/>
        </w:rPr>
        <w:t xml:space="preserve"> </w:t>
      </w:r>
      <w:r w:rsidR="00296E4D" w:rsidRPr="00035949">
        <w:t>i</w:t>
      </w:r>
      <w:r w:rsidR="00151755" w:rsidRPr="00035949">
        <w:t>s</w:t>
      </w:r>
      <w:r w:rsidR="00F00EBF" w:rsidRPr="00035949">
        <w:t xml:space="preserve"> such that there are</w:t>
      </w:r>
      <w:r w:rsidR="00465C17" w:rsidRPr="00035949">
        <w:rPr>
          <w:i/>
        </w:rPr>
        <w:t xml:space="preserve"> entities</w:t>
      </w:r>
      <w:r w:rsidR="00F00EBF" w:rsidRPr="00035949">
        <w:t xml:space="preserve"> of which we can assert unproblematically that they lie in its interior, and other</w:t>
      </w:r>
      <w:r w:rsidR="00465C17" w:rsidRPr="00035949">
        <w:rPr>
          <w:i/>
        </w:rPr>
        <w:t xml:space="preserve"> entities</w:t>
      </w:r>
      <w:r w:rsidR="00F00EBF" w:rsidRPr="00035949">
        <w:t xml:space="preserve"> of which we can assert unproblematically that they lie in its exterior. This may not be so for</w:t>
      </w:r>
      <w:r w:rsidR="00465C17" w:rsidRPr="00035949">
        <w:rPr>
          <w:i/>
        </w:rPr>
        <w:t xml:space="preserve"> entities</w:t>
      </w:r>
      <w:r w:rsidR="00F00EBF" w:rsidRPr="00035949">
        <w:t xml:space="preserve"> lying at or near the boundary between the interior and exterior.</w:t>
      </w:r>
      <w:bookmarkEnd w:id="152"/>
      <w:r w:rsidR="0097446A" w:rsidRPr="00035949">
        <w:t xml:space="preserve"> This means that two objects – for example the two cells depicted in </w:t>
      </w:r>
      <w:r w:rsidR="00EC6A9C" w:rsidRPr="00035949">
        <w:fldChar w:fldCharType="begin"/>
      </w:r>
      <w:r w:rsidR="00EC6A9C" w:rsidRPr="00035949">
        <w:instrText xml:space="preserve"> REF _Ref309461594 \h  \* MERGEFORMAT </w:instrText>
      </w:r>
      <w:r w:rsidR="00EC6A9C" w:rsidRPr="00035949">
        <w:fldChar w:fldCharType="separate"/>
      </w:r>
      <w:ins w:id="154" w:author="Windows User" w:date="2017-12-14T22:26:00Z">
        <w:r w:rsidR="000A7629" w:rsidRPr="00035949">
          <w:t xml:space="preserve">Figure </w:t>
        </w:r>
        <w:r w:rsidR="000A7629">
          <w:t>3</w:t>
        </w:r>
      </w:ins>
      <w:del w:id="155" w:author="Windows User" w:date="2017-12-14T22:26:00Z">
        <w:r w:rsidR="00F55F47" w:rsidRPr="00035949" w:rsidDel="000A7629">
          <w:delText xml:space="preserve">Figure </w:delText>
        </w:r>
        <w:r w:rsidR="00F55F47" w:rsidDel="000A7629">
          <w:delText>3</w:delText>
        </w:r>
      </w:del>
      <w:r w:rsidR="00EC6A9C" w:rsidRPr="00035949">
        <w:fldChar w:fldCharType="end"/>
      </w:r>
      <w:r w:rsidR="0097446A" w:rsidRPr="00035949">
        <w:t xml:space="preserve"> – may be </w:t>
      </w:r>
      <w:r w:rsidR="00340EC6">
        <w:t xml:space="preserve">arranged in </w:t>
      </w:r>
      <w:r w:rsidR="0097446A" w:rsidRPr="00035949">
        <w:t>such</w:t>
      </w:r>
      <w:r w:rsidR="00340EC6">
        <w:t xml:space="preserve"> a way</w:t>
      </w:r>
      <w:r w:rsidR="0097446A" w:rsidRPr="00035949">
        <w:t xml:space="preserve"> that there </w:t>
      </w:r>
      <w:r w:rsidR="0097446A" w:rsidRPr="00035949">
        <w:lastRenderedPageBreak/>
        <w:t>are</w:t>
      </w:r>
      <w:r w:rsidR="00340EC6">
        <w:t xml:space="preserve"> of</w:t>
      </w:r>
      <w:r w:rsidR="0097446A" w:rsidRPr="00035949">
        <w:t xml:space="preserve"> material entities</w:t>
      </w:r>
      <w:r w:rsidR="00340EC6">
        <w:t xml:space="preserve"> that</w:t>
      </w:r>
      <w:r w:rsidR="0097446A" w:rsidRPr="00035949">
        <w:t xml:space="preserve"> cross </w:t>
      </w:r>
      <w:r w:rsidR="00340EC6">
        <w:t xml:space="preserve">both of </w:t>
      </w:r>
      <w:r w:rsidR="0097446A" w:rsidRPr="00035949">
        <w:t>their boundaries</w:t>
      </w:r>
      <w:r w:rsidR="00340EC6">
        <w:t>, but</w:t>
      </w:r>
      <w:r w:rsidR="0097446A" w:rsidRPr="00035949">
        <w:t xml:space="preserve"> which determinately</w:t>
      </w:r>
      <w:r w:rsidR="00340EC6">
        <w:t xml:space="preserve"> belong</w:t>
      </w:r>
      <w:r w:rsidR="0097446A" w:rsidRPr="00035949">
        <w:t xml:space="preserve"> to neither cell. Something similar obtain</w:t>
      </w:r>
      <w:r w:rsidR="006549BE" w:rsidRPr="00035949">
        <w:t>s</w:t>
      </w:r>
      <w:r w:rsidR="0097446A" w:rsidRPr="00035949">
        <w:t xml:space="preserve"> in certain cases of conjoined twins</w:t>
      </w:r>
      <w:r w:rsidR="00905B7B" w:rsidRPr="00035949">
        <w:t xml:space="preserve"> (see below)</w:t>
      </w:r>
      <w:r w:rsidR="0097446A" w:rsidRPr="00035949">
        <w:t>.</w:t>
      </w:r>
      <w:r w:rsidR="00EA0605" w:rsidRPr="00035949">
        <w:rPr>
          <w:rStyle w:val="Annotation"/>
        </w:rPr>
        <w:t>]</w:t>
      </w:r>
    </w:p>
    <w:p w14:paraId="557FDFE8" w14:textId="77777777" w:rsidR="00905B7B" w:rsidRPr="00035949" w:rsidRDefault="00905B7B"/>
    <w:p w14:paraId="25BDA026" w14:textId="77777777" w:rsidR="00DD7822" w:rsidRPr="00035949" w:rsidRDefault="00650699">
      <w:pPr>
        <w:jc w:val="center"/>
      </w:pPr>
      <w:r w:rsidRPr="00035949">
        <w:rPr>
          <w:noProof/>
          <w:lang w:eastAsia="zh-CN"/>
        </w:rPr>
        <w:drawing>
          <wp:inline distT="0" distB="0" distL="0" distR="0" wp14:anchorId="24D23866" wp14:editId="2FCA79C5">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76B5959D" w14:textId="429C0AE9" w:rsidR="00DD7822" w:rsidRPr="00277FCA" w:rsidRDefault="00DD7822">
      <w:pPr>
        <w:jc w:val="left"/>
        <w:rPr>
          <w:b/>
          <w:color w:val="365F91" w:themeColor="accent1" w:themeShade="BF"/>
          <w:sz w:val="18"/>
          <w:szCs w:val="18"/>
          <w:rPrChange w:id="156" w:author="Jie Zheng" w:date="2018-07-18T01:34:00Z">
            <w:rPr/>
          </w:rPrChange>
        </w:rPr>
        <w:pPrChange w:id="157" w:author="Jie Zheng" w:date="2018-07-18T01:20:00Z">
          <w:pPr>
            <w:jc w:val="center"/>
          </w:pPr>
        </w:pPrChange>
      </w:pPr>
      <w:bookmarkStart w:id="158" w:name="_Ref309461594"/>
      <w:r w:rsidRPr="00277FCA">
        <w:rPr>
          <w:b/>
          <w:color w:val="365F91" w:themeColor="accent1" w:themeShade="BF"/>
          <w:sz w:val="18"/>
          <w:szCs w:val="18"/>
          <w:rPrChange w:id="159" w:author="Jie Zheng" w:date="2018-07-18T01:34:00Z">
            <w:rPr/>
          </w:rPrChange>
        </w:rPr>
        <w:t xml:space="preserve">Figure </w:t>
      </w:r>
      <w:r w:rsidR="00B95814" w:rsidRPr="00277FCA">
        <w:rPr>
          <w:b/>
          <w:color w:val="365F91" w:themeColor="accent1" w:themeShade="BF"/>
          <w:sz w:val="18"/>
          <w:szCs w:val="18"/>
          <w:rPrChange w:id="160" w:author="Jie Zheng" w:date="2018-07-18T01:34:00Z">
            <w:rPr/>
          </w:rPrChange>
        </w:rPr>
        <w:fldChar w:fldCharType="begin"/>
      </w:r>
      <w:r w:rsidR="00B95814" w:rsidRPr="00277FCA">
        <w:rPr>
          <w:b/>
          <w:color w:val="365F91" w:themeColor="accent1" w:themeShade="BF"/>
          <w:sz w:val="18"/>
          <w:szCs w:val="18"/>
          <w:rPrChange w:id="161" w:author="Jie Zheng" w:date="2018-07-18T01:34:00Z">
            <w:rPr/>
          </w:rPrChange>
        </w:rPr>
        <w:instrText xml:space="preserve"> SEQ Figure \* ARABIC </w:instrText>
      </w:r>
      <w:r w:rsidR="00B95814" w:rsidRPr="00277FCA">
        <w:rPr>
          <w:b/>
          <w:color w:val="365F91" w:themeColor="accent1" w:themeShade="BF"/>
          <w:sz w:val="18"/>
          <w:szCs w:val="18"/>
          <w:rPrChange w:id="162" w:author="Jie Zheng" w:date="2018-07-18T01:34:00Z">
            <w:rPr>
              <w:noProof/>
            </w:rPr>
          </w:rPrChange>
        </w:rPr>
        <w:fldChar w:fldCharType="separate"/>
      </w:r>
      <w:r w:rsidR="000A7629" w:rsidRPr="00277FCA">
        <w:rPr>
          <w:b/>
          <w:noProof/>
          <w:color w:val="365F91" w:themeColor="accent1" w:themeShade="BF"/>
          <w:sz w:val="18"/>
          <w:szCs w:val="18"/>
          <w:rPrChange w:id="163" w:author="Jie Zheng" w:date="2018-07-18T01:34:00Z">
            <w:rPr>
              <w:noProof/>
            </w:rPr>
          </w:rPrChange>
        </w:rPr>
        <w:t>3</w:t>
      </w:r>
      <w:r w:rsidR="00B95814" w:rsidRPr="00277FCA">
        <w:rPr>
          <w:b/>
          <w:noProof/>
          <w:color w:val="365F91" w:themeColor="accent1" w:themeShade="BF"/>
          <w:sz w:val="18"/>
          <w:szCs w:val="18"/>
          <w:rPrChange w:id="164" w:author="Jie Zheng" w:date="2018-07-18T01:34:00Z">
            <w:rPr>
              <w:noProof/>
            </w:rPr>
          </w:rPrChange>
        </w:rPr>
        <w:fldChar w:fldCharType="end"/>
      </w:r>
      <w:bookmarkEnd w:id="158"/>
      <w:r w:rsidRPr="00277FCA">
        <w:rPr>
          <w:b/>
          <w:color w:val="365F91" w:themeColor="accent1" w:themeShade="BF"/>
          <w:sz w:val="18"/>
          <w:szCs w:val="18"/>
          <w:rPrChange w:id="165" w:author="Jie Zheng" w:date="2018-07-18T01:34:00Z">
            <w:rPr/>
          </w:rPrChange>
        </w:rPr>
        <w:t xml:space="preserve">: </w:t>
      </w:r>
      <w:r w:rsidR="00B95814" w:rsidRPr="00277FCA">
        <w:rPr>
          <w:b/>
          <w:color w:val="365F91" w:themeColor="accent1" w:themeShade="BF"/>
          <w:sz w:val="18"/>
          <w:szCs w:val="18"/>
          <w:rPrChange w:id="166" w:author="Jie Zheng" w:date="2018-07-18T01:34:00Z">
            <w:rPr/>
          </w:rPrChange>
        </w:rPr>
        <w:fldChar w:fldCharType="begin"/>
      </w:r>
      <w:r w:rsidR="00B95814" w:rsidRPr="00277FCA">
        <w:rPr>
          <w:b/>
          <w:color w:val="365F91" w:themeColor="accent1" w:themeShade="BF"/>
          <w:sz w:val="18"/>
          <w:szCs w:val="18"/>
          <w:rPrChange w:id="167" w:author="Jie Zheng" w:date="2018-07-18T01:34:00Z">
            <w:rPr/>
          </w:rPrChange>
        </w:rPr>
        <w:instrText xml:space="preserve"> HYPERLINK "http://php.med.unsw.edu.au/cellbiology/index.php?title=File:Cell_adhesion_summary.png" </w:instrText>
      </w:r>
      <w:r w:rsidR="00B95814" w:rsidRPr="00277FCA">
        <w:rPr>
          <w:b/>
          <w:color w:val="365F91" w:themeColor="accent1" w:themeShade="BF"/>
          <w:sz w:val="18"/>
          <w:szCs w:val="18"/>
          <w:rPrChange w:id="168" w:author="Jie Zheng" w:date="2018-07-18T01:34:00Z">
            <w:rPr>
              <w:rStyle w:val="Hyperlink"/>
            </w:rPr>
          </w:rPrChange>
        </w:rPr>
        <w:fldChar w:fldCharType="separate"/>
      </w:r>
      <w:r w:rsidRPr="00277FCA">
        <w:rPr>
          <w:rStyle w:val="Hyperlink"/>
          <w:b/>
          <w:color w:val="365F91" w:themeColor="accent1" w:themeShade="BF"/>
          <w:sz w:val="18"/>
          <w:szCs w:val="18"/>
          <w:rPrChange w:id="169" w:author="Jie Zheng" w:date="2018-07-18T01:34:00Z">
            <w:rPr>
              <w:rStyle w:val="Hyperlink"/>
            </w:rPr>
          </w:rPrChange>
        </w:rPr>
        <w:t>An example of cell adhesion</w:t>
      </w:r>
      <w:r w:rsidR="00B95814" w:rsidRPr="00277FCA">
        <w:rPr>
          <w:rStyle w:val="Hyperlink"/>
          <w:b/>
          <w:color w:val="365F91" w:themeColor="accent1" w:themeShade="BF"/>
          <w:sz w:val="18"/>
          <w:szCs w:val="18"/>
          <w:rPrChange w:id="170" w:author="Jie Zheng" w:date="2018-07-18T01:34:00Z">
            <w:rPr>
              <w:rStyle w:val="Hyperlink"/>
            </w:rPr>
          </w:rPrChange>
        </w:rPr>
        <w:fldChar w:fldCharType="end"/>
      </w:r>
    </w:p>
    <w:p w14:paraId="2F3990A3" w14:textId="77777777" w:rsidR="00905B7B" w:rsidRPr="00035949" w:rsidRDefault="00905B7B"/>
    <w:p w14:paraId="4E6E8692" w14:textId="77777777" w:rsidR="00E539F1" w:rsidRPr="00035949" w:rsidRDefault="00E539F1">
      <w:r w:rsidRPr="00035949">
        <w:t xml:space="preserve">Some instances of any given </w:t>
      </w:r>
      <w:r w:rsidR="00DD7822" w:rsidRPr="00035949">
        <w:t>BFO:</w:t>
      </w:r>
      <w:r w:rsidRPr="00035949">
        <w:rPr>
          <w:i/>
        </w:rPr>
        <w:t>object</w:t>
      </w:r>
      <w:r w:rsidRPr="00035949">
        <w:t xml:space="preserve"> universal </w:t>
      </w:r>
      <w:r w:rsidR="00DD7822" w:rsidRPr="00035949">
        <w:t xml:space="preserve">– for example </w:t>
      </w:r>
      <w:r w:rsidR="00DD7822" w:rsidRPr="00035949">
        <w:rPr>
          <w:i/>
        </w:rPr>
        <w:t xml:space="preserve">cell </w:t>
      </w:r>
      <w:r w:rsidR="00DD7822" w:rsidRPr="00035949">
        <w:t xml:space="preserve">or </w:t>
      </w:r>
      <w:r w:rsidR="00DD7822" w:rsidRPr="00035949">
        <w:rPr>
          <w:i/>
        </w:rPr>
        <w:t xml:space="preserve">organism </w:t>
      </w:r>
      <w:r w:rsidR="00DD7822" w:rsidRPr="00035949">
        <w:t xml:space="preserve">or </w:t>
      </w:r>
      <w:r w:rsidR="00DD7822" w:rsidRPr="00035949">
        <w:rPr>
          <w:i/>
        </w:rPr>
        <w:t xml:space="preserve">laptop – </w:t>
      </w:r>
      <w:r w:rsidRPr="00035949">
        <w:t xml:space="preserve">are separated by spatial gaps from other instances of this same </w:t>
      </w:r>
      <w:r w:rsidRPr="00035949">
        <w:rPr>
          <w:i/>
        </w:rPr>
        <w:t>object</w:t>
      </w:r>
      <w:r w:rsidRPr="00035949">
        <w:t xml:space="preserve"> universal.  The spatial gaps may be filled by a medium,</w:t>
      </w:r>
      <w:r w:rsidR="00FF233C" w:rsidRPr="00035949">
        <w:t xml:space="preserve"> for example of air or water. (T</w:t>
      </w:r>
      <w:r w:rsidR="00D754CA" w:rsidRPr="00035949">
        <w:t xml:space="preserve">here are cells not </w:t>
      </w:r>
      <w:r w:rsidRPr="00035949">
        <w:t>attached to other cells; there are spatially separated organisms</w:t>
      </w:r>
      <w:r w:rsidR="00FF233C" w:rsidRPr="00035949">
        <w:t>, such as you and me</w:t>
      </w:r>
      <w:r w:rsidRPr="00035949">
        <w:t>.</w:t>
      </w:r>
      <w:r w:rsidR="00B24089" w:rsidRPr="00035949">
        <w:t xml:space="preserve"> Peas in a pea pod are initially attached to the interior of the pea pod covering. Sperm initially float freely from each other; some sperm become fused with oocytes through a membrane fusion process.</w:t>
      </w:r>
      <w:r w:rsidRPr="00035949">
        <w:t>)</w:t>
      </w:r>
      <w:r w:rsidR="00B24089" w:rsidRPr="00035949">
        <w:t xml:space="preserve"> </w:t>
      </w:r>
    </w:p>
    <w:p w14:paraId="012D6237" w14:textId="77777777" w:rsidR="00F33687" w:rsidRPr="00035949" w:rsidRDefault="00EA53E5" w:rsidP="00140957">
      <w:pPr>
        <w:pStyle w:val="Heading4"/>
      </w:pPr>
      <w:bookmarkStart w:id="171" w:name="_Toc501053086"/>
      <w:r w:rsidRPr="00035949">
        <w:t>Objects may contain other objects as parts</w:t>
      </w:r>
      <w:bookmarkEnd w:id="171"/>
    </w:p>
    <w:p w14:paraId="451D7CEC" w14:textId="77777777" w:rsidR="00EA53E5" w:rsidRPr="00035949" w:rsidRDefault="00EA53E5">
      <w:r w:rsidRPr="00035949">
        <w:t>They may do this</w:t>
      </w:r>
      <w:r w:rsidR="000A57E7" w:rsidRPr="00035949">
        <w:t>,</w:t>
      </w:r>
      <w:r w:rsidRPr="00035949">
        <w:t xml:space="preserve"> </w:t>
      </w:r>
      <w:r w:rsidR="00DD7822" w:rsidRPr="00035949">
        <w:t>for example</w:t>
      </w:r>
      <w:r w:rsidR="000A57E7" w:rsidRPr="00035949">
        <w:t>,</w:t>
      </w:r>
    </w:p>
    <w:p w14:paraId="174E3245" w14:textId="77777777" w:rsidR="00DD7822" w:rsidRPr="00035949" w:rsidRDefault="00DD7822" w:rsidP="00CD264A">
      <w:pPr>
        <w:pStyle w:val="ListParagraph"/>
        <w:numPr>
          <w:ilvl w:val="0"/>
          <w:numId w:val="2"/>
        </w:numPr>
      </w:pPr>
      <w:r w:rsidRPr="00035949">
        <w:lastRenderedPageBreak/>
        <w:t>by containing atoms and molecules as parts</w:t>
      </w:r>
      <w:r w:rsidR="00051962" w:rsidRPr="00035949">
        <w:t>;</w:t>
      </w:r>
    </w:p>
    <w:p w14:paraId="2DEB396A" w14:textId="77777777" w:rsidR="00EA53E5" w:rsidRPr="00035949" w:rsidRDefault="00EA53E5" w:rsidP="00544BF7">
      <w:pPr>
        <w:pStyle w:val="ListParagraph"/>
        <w:numPr>
          <w:ilvl w:val="0"/>
          <w:numId w:val="2"/>
        </w:numPr>
      </w:pPr>
      <w:r w:rsidRPr="00035949">
        <w:t xml:space="preserve">by containing </w:t>
      </w:r>
      <w:r w:rsidR="00AE6D99" w:rsidRPr="00035949">
        <w:t>cell</w:t>
      </w:r>
      <w:r w:rsidRPr="00035949">
        <w:t>s as parts, for instance the collection of blood cells in your body</w:t>
      </w:r>
      <w:r w:rsidR="00DD7822" w:rsidRPr="00035949">
        <w:t>;</w:t>
      </w:r>
    </w:p>
    <w:p w14:paraId="340661C3" w14:textId="77777777" w:rsidR="00F33687" w:rsidRPr="00035949" w:rsidRDefault="00EA53E5">
      <w:pPr>
        <w:pStyle w:val="ListParagraph"/>
        <w:numPr>
          <w:ilvl w:val="0"/>
          <w:numId w:val="2"/>
        </w:numPr>
        <w:rPr>
          <w:i/>
        </w:rPr>
      </w:pPr>
      <w:r w:rsidRPr="00035949">
        <w:t xml:space="preserve">by containing objects which are bonded to other objects </w:t>
      </w:r>
      <w:r w:rsidR="00DD7822" w:rsidRPr="00035949">
        <w:t xml:space="preserve">of the same type </w:t>
      </w:r>
      <w:r w:rsidRPr="00035949">
        <w:t xml:space="preserve">in such a way that they cannot </w:t>
      </w:r>
      <w:r w:rsidR="00DD7822" w:rsidRPr="00035949">
        <w:t xml:space="preserve">(for the relevant period of time) </w:t>
      </w:r>
      <w:r w:rsidRPr="00035949">
        <w:t xml:space="preserve">move </w:t>
      </w:r>
      <w:r w:rsidR="00E13067" w:rsidRPr="00035949">
        <w:t>separately, as in the case of the cells in your epithelium</w:t>
      </w:r>
      <w:r w:rsidR="00DD7822" w:rsidRPr="00035949">
        <w:t xml:space="preserve"> or the atoms in a molecule</w:t>
      </w:r>
      <w:r w:rsidR="00051962" w:rsidRPr="00035949">
        <w:t>;</w:t>
      </w:r>
    </w:p>
    <w:p w14:paraId="73E14FE7" w14:textId="77777777" w:rsidR="00F33687" w:rsidRPr="00035949" w:rsidRDefault="0097446A">
      <w:pPr>
        <w:pStyle w:val="ListParagraph"/>
        <w:numPr>
          <w:ilvl w:val="0"/>
          <w:numId w:val="2"/>
        </w:numPr>
        <w:rPr>
          <w:i/>
        </w:rPr>
      </w:pPr>
      <w:r w:rsidRPr="00035949">
        <w:t>by containing</w:t>
      </w:r>
      <w:r w:rsidR="00F03799" w:rsidRPr="00035949">
        <w:t xml:space="preserve"> objects which are </w:t>
      </w:r>
      <w:r w:rsidR="00DD7822" w:rsidRPr="00035949">
        <w:t xml:space="preserve">connected </w:t>
      </w:r>
      <w:r w:rsidR="00F03799" w:rsidRPr="00035949">
        <w:t xml:space="preserve">by </w:t>
      </w:r>
      <w:r w:rsidR="00864E66" w:rsidRPr="00035949">
        <w:t>conduits or tracts which may themselves have covering membranes</w:t>
      </w:r>
      <w:r w:rsidR="00864E66" w:rsidRPr="00035949">
        <w:rPr>
          <w:i/>
        </w:rPr>
        <w:t>.</w:t>
      </w:r>
    </w:p>
    <w:p w14:paraId="25C3377F" w14:textId="5D546715" w:rsidR="00A31705" w:rsidRPr="00035949" w:rsidRDefault="00AE6D99" w:rsidP="00414A41">
      <w:r w:rsidRPr="00035949">
        <w:t xml:space="preserve">Clearly, </w:t>
      </w:r>
      <w:r w:rsidRPr="00035949">
        <w:rPr>
          <w:i/>
        </w:rPr>
        <w:t>objects</w:t>
      </w:r>
      <w:r w:rsidRPr="00035949">
        <w:t xml:space="preserve"> may contain also </w:t>
      </w:r>
      <w:r w:rsidRPr="00035949">
        <w:rPr>
          <w:i/>
        </w:rPr>
        <w:t xml:space="preserve">object aggregates </w:t>
      </w:r>
      <w:r w:rsidRPr="00035949">
        <w:t xml:space="preserve">as parts. </w:t>
      </w:r>
      <w:r w:rsidR="00A31705" w:rsidRPr="00035949">
        <w:t xml:space="preserve">Some </w:t>
      </w:r>
      <w:r w:rsidR="00A31705" w:rsidRPr="00035949">
        <w:rPr>
          <w:i/>
        </w:rPr>
        <w:t>object</w:t>
      </w:r>
      <w:r w:rsidR="00051962" w:rsidRPr="00035949">
        <w:rPr>
          <w:i/>
        </w:rPr>
        <w:t>s</w:t>
      </w:r>
      <w:r w:rsidR="00051962" w:rsidRPr="00035949">
        <w:t>,</w:t>
      </w:r>
      <w:r w:rsidR="00051962" w:rsidRPr="00035949">
        <w:rPr>
          <w:i/>
        </w:rPr>
        <w:t xml:space="preserve"> </w:t>
      </w:r>
      <w:r w:rsidR="00051962" w:rsidRPr="00035949">
        <w:t xml:space="preserve">as </w:t>
      </w:r>
      <w:r w:rsidR="006549BE" w:rsidRPr="00035949">
        <w:t>we saw,</w:t>
      </w:r>
      <w:r w:rsidR="00A31705" w:rsidRPr="00035949">
        <w:t xml:space="preserve"> may also have immaterial parts (the lumen of your gut</w:t>
      </w:r>
      <w:r w:rsidR="00250C35" w:rsidRPr="00035949">
        <w:t>, the volume between the face and crystal through which the hands of a mechanical watch move</w:t>
      </w:r>
      <w:r w:rsidR="001E66EA" w:rsidRPr="00035949">
        <w:t>)</w:t>
      </w:r>
      <w:r w:rsidR="002F3C47" w:rsidRPr="00035949">
        <w:t xml:space="preserve"> [</w:t>
      </w:r>
      <w:r w:rsidR="00EC6A9C" w:rsidRPr="00035949">
        <w:fldChar w:fldCharType="begin"/>
      </w:r>
      <w:r w:rsidR="00EC6A9C" w:rsidRPr="00035949">
        <w:instrText xml:space="preserve"> REF _Ref309472482 \r \h  \* MERGEFORMAT </w:instrText>
      </w:r>
      <w:r w:rsidR="00EC6A9C" w:rsidRPr="00035949">
        <w:fldChar w:fldCharType="separate"/>
      </w:r>
      <w:r w:rsidR="000A7629">
        <w:t>34</w:t>
      </w:r>
      <w:r w:rsidR="00EC6A9C" w:rsidRPr="00035949">
        <w:fldChar w:fldCharType="end"/>
      </w:r>
      <w:r w:rsidR="002F3C47" w:rsidRPr="00035949">
        <w:t>]</w:t>
      </w:r>
      <w:r w:rsidR="001E66EA" w:rsidRPr="00035949">
        <w:t>.</w:t>
      </w:r>
    </w:p>
    <w:p w14:paraId="4D34D03D" w14:textId="77777777" w:rsidR="00F33687" w:rsidRPr="00035949" w:rsidRDefault="006549BE" w:rsidP="00140957">
      <w:pPr>
        <w:pStyle w:val="Heading4"/>
      </w:pPr>
      <w:bookmarkStart w:id="172" w:name="_Toc501053087"/>
      <w:r w:rsidRPr="00035949">
        <w:t>Conjoined twins</w:t>
      </w:r>
      <w:bookmarkEnd w:id="172"/>
    </w:p>
    <w:p w14:paraId="7E258A79" w14:textId="77777777" w:rsidR="0047199F" w:rsidRPr="00035949" w:rsidRDefault="0047199F">
      <w:pPr>
        <w:rPr>
          <w:i/>
        </w:rPr>
      </w:pPr>
      <w:r w:rsidRPr="00035949">
        <w:t>Some objects may change type from one time to the next (a fetus becomes a baby, which in turn becomes a child).</w:t>
      </w:r>
      <w:r w:rsidR="002624AC" w:rsidRPr="00035949">
        <w:t xml:space="preserve"> </w:t>
      </w:r>
      <w:r w:rsidR="006549BE" w:rsidRPr="00035949">
        <w:t>Conjoined twins may be successfully separated. Two boats may be combined to form a single multi</w:t>
      </w:r>
      <w:r w:rsidR="00EA0605" w:rsidRPr="00035949">
        <w:t>-</w:t>
      </w:r>
      <w:r w:rsidR="006549BE" w:rsidRPr="00035949">
        <w:t>hulled boat.</w:t>
      </w:r>
    </w:p>
    <w:p w14:paraId="013E4DC1" w14:textId="77777777" w:rsidR="007C60C4" w:rsidRPr="00035949" w:rsidRDefault="00905B7B">
      <w:r w:rsidRPr="00035949">
        <w:t>Whether e</w:t>
      </w:r>
      <w:r w:rsidR="008C357F" w:rsidRPr="00035949">
        <w:t xml:space="preserve">ach one of a pair of conjoined twins </w:t>
      </w:r>
      <w:r w:rsidRPr="00035949">
        <w:t xml:space="preserve">is or is not an object </w:t>
      </w:r>
      <w:r w:rsidR="005D7499" w:rsidRPr="00035949">
        <w:t xml:space="preserve">is not a trivial question, </w:t>
      </w:r>
      <w:r w:rsidR="004C5178" w:rsidRPr="00035949">
        <w:t xml:space="preserve">and </w:t>
      </w:r>
      <w:r w:rsidR="005D7499" w:rsidRPr="00035949">
        <w:t>the</w:t>
      </w:r>
      <w:r w:rsidR="00250C35" w:rsidRPr="00035949">
        <w:t>re are different answers to the</w:t>
      </w:r>
      <w:r w:rsidR="005D7499" w:rsidRPr="00035949">
        <w:t xml:space="preserve"> </w:t>
      </w:r>
      <w:r w:rsidR="00250C35" w:rsidRPr="00035949">
        <w:t xml:space="preserve">question as to what the proper ontological </w:t>
      </w:r>
      <w:r w:rsidR="005D7499" w:rsidRPr="00035949">
        <w:t xml:space="preserve">treatment of this case </w:t>
      </w:r>
      <w:r w:rsidR="00250C35" w:rsidRPr="00035949">
        <w:t xml:space="preserve">ought to be </w:t>
      </w:r>
      <w:r w:rsidR="00BC3597" w:rsidRPr="00035949">
        <w:t>for different sorts of cases</w:t>
      </w:r>
      <w:r w:rsidR="005D7499" w:rsidRPr="00035949">
        <w:t xml:space="preserve">. </w:t>
      </w:r>
      <w:r w:rsidR="00BC3597" w:rsidRPr="00035949">
        <w:t>D</w:t>
      </w:r>
      <w:r w:rsidR="005D7499" w:rsidRPr="00035949">
        <w:t>ifferent types of conjoined twins will need to be treated differently, and that in cases where twins do not share vital organs an identification of each one of the pair as an object will yield a workable solution</w:t>
      </w:r>
      <w:r w:rsidR="00250C35" w:rsidRPr="00035949">
        <w:t>, but this need not be so for other cases</w:t>
      </w:r>
      <w:r w:rsidR="005D7499" w:rsidRPr="00035949">
        <w:t>. Certainly</w:t>
      </w:r>
      <w:r w:rsidR="008C357F" w:rsidRPr="00035949">
        <w:t>, the maximal</w:t>
      </w:r>
      <w:r w:rsidR="00BC3597" w:rsidRPr="00035949">
        <w:t xml:space="preserve"> CU</w:t>
      </w:r>
      <w:r w:rsidR="00BC3597" w:rsidRPr="00035949">
        <w:rPr>
          <w:vertAlign w:val="subscript"/>
        </w:rPr>
        <w:t>1</w:t>
      </w:r>
      <w:r w:rsidR="00BC3597" w:rsidRPr="00035949">
        <w:t xml:space="preserve">-causally unified </w:t>
      </w:r>
      <w:r w:rsidR="008C357F" w:rsidRPr="00035949">
        <w:t>material entity here is the</w:t>
      </w:r>
      <w:r w:rsidR="005D7499" w:rsidRPr="00035949">
        <w:t xml:space="preserve"> whole which they together form; accepting each twin as an object</w:t>
      </w:r>
      <w:r w:rsidR="00BC3597" w:rsidRPr="00035949">
        <w:t xml:space="preserve"> even prior to separation</w:t>
      </w:r>
      <w:r w:rsidR="005D7499" w:rsidRPr="00035949">
        <w:t xml:space="preserve">, however – thus as an instance of the material universal </w:t>
      </w:r>
      <w:r w:rsidR="005D7499" w:rsidRPr="00035949">
        <w:rPr>
          <w:i/>
        </w:rPr>
        <w:t xml:space="preserve">human being </w:t>
      </w:r>
      <w:r w:rsidR="005D7499" w:rsidRPr="00035949">
        <w:t>–</w:t>
      </w:r>
      <w:r w:rsidR="00BC3597" w:rsidRPr="00035949">
        <w:t xml:space="preserve"> is consistent with our elucidation </w:t>
      </w:r>
      <w:r w:rsidR="005D7499" w:rsidRPr="00035949">
        <w:t>of BFO:</w:t>
      </w:r>
      <w:r w:rsidR="005D7499" w:rsidRPr="00035949">
        <w:rPr>
          <w:i/>
        </w:rPr>
        <w:t>object</w:t>
      </w:r>
      <w:r w:rsidR="005D7499" w:rsidRPr="00035949">
        <w:t xml:space="preserve">. </w:t>
      </w:r>
    </w:p>
    <w:p w14:paraId="4E399A16" w14:textId="4883E1C7" w:rsidR="00F33687" w:rsidRPr="00035949" w:rsidRDefault="0050778E" w:rsidP="00140957">
      <w:pPr>
        <w:pStyle w:val="Heading3"/>
      </w:pPr>
      <w:bookmarkStart w:id="173" w:name="_Ref310079849"/>
      <w:bookmarkStart w:id="174" w:name="_Toc313270697"/>
      <w:bookmarkStart w:id="175" w:name="_Toc501053088"/>
      <w:r w:rsidRPr="00035949">
        <w:t>Object aggregate</w:t>
      </w:r>
      <w:bookmarkEnd w:id="173"/>
      <w:bookmarkEnd w:id="174"/>
      <w:bookmarkEnd w:id="175"/>
    </w:p>
    <w:p w14:paraId="12D927F2" w14:textId="3FF5D0D1" w:rsidR="005830E2" w:rsidRPr="00035949" w:rsidRDefault="00250C35" w:rsidP="00414A41">
      <w:r w:rsidRPr="00035949">
        <w:t>(</w:t>
      </w:r>
      <w:r w:rsidR="00FB2DD0" w:rsidRPr="00035949">
        <w:t xml:space="preserve">In this document we concentrate on the </w:t>
      </w:r>
      <w:r w:rsidR="00F03799" w:rsidRPr="00035949">
        <w:t xml:space="preserve">use of ‘aggregate’ as it appears in the </w:t>
      </w:r>
      <w:r w:rsidR="00FB2DD0" w:rsidRPr="00035949">
        <w:t xml:space="preserve">term ‘object aggregate’. However, </w:t>
      </w:r>
      <w:r w:rsidR="005830E2" w:rsidRPr="00035949">
        <w:t xml:space="preserve">‘aggregate’ </w:t>
      </w:r>
      <w:r w:rsidR="00FB2DD0" w:rsidRPr="00035949">
        <w:t xml:space="preserve">should be understood as being </w:t>
      </w:r>
      <w:r w:rsidRPr="00035949">
        <w:t xml:space="preserve">generalizable </w:t>
      </w:r>
      <w:r w:rsidR="00FB2DD0" w:rsidRPr="00035949">
        <w:t xml:space="preserve">to all continuant BFO categories. Thus for each </w:t>
      </w:r>
      <w:r w:rsidR="0047199F" w:rsidRPr="00035949">
        <w:t>BFO</w:t>
      </w:r>
      <w:r w:rsidR="00FB2DD0" w:rsidRPr="00035949">
        <w:t xml:space="preserve"> category </w:t>
      </w:r>
      <w:r w:rsidR="00FB2DD0" w:rsidRPr="00035949">
        <w:rPr>
          <w:i/>
        </w:rPr>
        <w:t>X</w:t>
      </w:r>
      <w:r w:rsidR="00FB2DD0" w:rsidRPr="00035949">
        <w:t xml:space="preserve">, </w:t>
      </w:r>
      <w:r w:rsidR="005830E2" w:rsidRPr="00035949">
        <w:t xml:space="preserve">the user of BFO </w:t>
      </w:r>
      <w:r w:rsidR="00FB2DD0" w:rsidRPr="00035949">
        <w:t xml:space="preserve">has </w:t>
      </w:r>
      <w:r w:rsidR="005830E2" w:rsidRPr="00035949">
        <w:t xml:space="preserve">at </w:t>
      </w:r>
      <w:r w:rsidR="00D754CA" w:rsidRPr="00035949">
        <w:t xml:space="preserve">his disposal also the category </w:t>
      </w:r>
      <w:r w:rsidR="005830E2" w:rsidRPr="00035949">
        <w:rPr>
          <w:i/>
        </w:rPr>
        <w:t>aggregate of X</w:t>
      </w:r>
      <w:r w:rsidR="005830E2" w:rsidRPr="00035949">
        <w:t xml:space="preserve"> [</w:t>
      </w:r>
      <w:r w:rsidR="00EC6A9C" w:rsidRPr="00035949">
        <w:fldChar w:fldCharType="begin"/>
      </w:r>
      <w:r w:rsidR="00EC6A9C" w:rsidRPr="00035949">
        <w:instrText xml:space="preserve"> REF _Ref309481613 \r \h  \* MERGEFORMAT </w:instrText>
      </w:r>
      <w:r w:rsidR="00EC6A9C" w:rsidRPr="00035949">
        <w:fldChar w:fldCharType="separate"/>
      </w:r>
      <w:r w:rsidR="000A7629">
        <w:t>51</w:t>
      </w:r>
      <w:r w:rsidR="00EC6A9C" w:rsidRPr="00035949">
        <w:fldChar w:fldCharType="end"/>
      </w:r>
      <w:r w:rsidR="005830E2" w:rsidRPr="00035949">
        <w:t>].</w:t>
      </w:r>
      <w:r w:rsidRPr="00035949">
        <w:t>)</w:t>
      </w:r>
    </w:p>
    <w:p w14:paraId="2FDE27B6" w14:textId="77777777" w:rsidR="00101194" w:rsidRPr="00035949" w:rsidRDefault="00101194" w:rsidP="00140957">
      <w:r w:rsidRPr="00035949">
        <w:t>First we define</w:t>
      </w:r>
      <w:r w:rsidR="00BC02F8" w:rsidRPr="00035949">
        <w:tab/>
      </w:r>
    </w:p>
    <w:p w14:paraId="78A63ED1" w14:textId="77777777" w:rsidR="00716277" w:rsidRPr="00035949" w:rsidRDefault="00716277"/>
    <w:p w14:paraId="1CC4BFA1" w14:textId="06797114" w:rsidR="00716277" w:rsidRPr="00035949" w:rsidRDefault="00716277">
      <w:pPr>
        <w:ind w:left="1440" w:firstLine="720"/>
      </w:pPr>
    </w:p>
    <w:p w14:paraId="42F845F3" w14:textId="04B15F9C" w:rsidR="00716277" w:rsidRPr="00035949" w:rsidRDefault="00716277">
      <w:pPr>
        <w:pStyle w:val="Specification"/>
        <w:rPr>
          <w:b/>
        </w:rPr>
      </w:pPr>
      <w:r w:rsidRPr="00035949">
        <w:rPr>
          <w:rStyle w:val="Annotation"/>
        </w:rPr>
        <w:t>a(member_part_of)[</w:t>
      </w:r>
      <w:r w:rsidRPr="00035949">
        <w:rPr>
          <w:rStyle w:val="SpecificationType"/>
          <w:sz w:val="22"/>
        </w:rPr>
        <w:t>Definition</w:t>
      </w:r>
      <w:r w:rsidRPr="00035949">
        <w:t xml:space="preserve">: </w:t>
      </w:r>
      <w:r w:rsidR="006F01B6" w:rsidRPr="00035949">
        <w:rPr>
          <w:i/>
        </w:rPr>
        <w:t>b</w:t>
      </w:r>
      <w:r w:rsidRPr="00035949">
        <w:rPr>
          <w:i/>
        </w:rPr>
        <w:t xml:space="preserve"> </w:t>
      </w:r>
      <w:r w:rsidRPr="00035949">
        <w:rPr>
          <w:b/>
        </w:rPr>
        <w:t xml:space="preserve">member_part_of </w:t>
      </w:r>
      <w:r w:rsidR="006F01B6" w:rsidRPr="00035949">
        <w:rPr>
          <w:i/>
        </w:rPr>
        <w:t>c</w:t>
      </w:r>
      <w:r w:rsidRPr="00035949">
        <w:rPr>
          <w:i/>
        </w:rPr>
        <w:t xml:space="preserve"> </w:t>
      </w:r>
      <w:r w:rsidRPr="00035949">
        <w:rPr>
          <w:b/>
        </w:rPr>
        <w:t xml:space="preserve">at </w:t>
      </w:r>
      <w:r w:rsidRPr="00035949">
        <w:rPr>
          <w:i/>
        </w:rPr>
        <w:t xml:space="preserve">t </w:t>
      </w:r>
      <w:r w:rsidRPr="00035949">
        <w:t xml:space="preserve">=Def. </w:t>
      </w:r>
      <w:r w:rsidR="006F01B6" w:rsidRPr="00035949">
        <w:rPr>
          <w:i/>
        </w:rPr>
        <w:t>b</w:t>
      </w:r>
      <w:r w:rsidRPr="00035949">
        <w:rPr>
          <w:i/>
        </w:rPr>
        <w:t xml:space="preserve"> </w:t>
      </w:r>
      <w:r w:rsidRPr="00035949">
        <w:t xml:space="preserve">is an </w:t>
      </w:r>
      <w:r w:rsidRPr="00035949">
        <w:rPr>
          <w:i/>
        </w:rPr>
        <w:t xml:space="preserve">object </w:t>
      </w:r>
    </w:p>
    <w:p w14:paraId="7D1ACB5D" w14:textId="77777777" w:rsidR="001305C5" w:rsidRDefault="00716277" w:rsidP="00140957">
      <w:pPr>
        <w:pStyle w:val="SpecificationInternal"/>
        <w:ind w:firstLine="720"/>
      </w:pPr>
      <w:r w:rsidRPr="00035949">
        <w:t xml:space="preserve">&amp; there is </w:t>
      </w:r>
      <w:r w:rsidRPr="00035949">
        <w:rPr>
          <w:b/>
        </w:rPr>
        <w:t>at</w:t>
      </w:r>
      <w:r w:rsidRPr="00035949">
        <w:t xml:space="preserve"> </w:t>
      </w:r>
      <w:r w:rsidRPr="00035949">
        <w:rPr>
          <w:i/>
        </w:rPr>
        <w:t xml:space="preserve">t </w:t>
      </w:r>
      <w:r w:rsidRPr="00035949">
        <w:t>a mutually exhaus</w:t>
      </w:r>
      <w:r w:rsidR="00E6097C" w:rsidRPr="00035949">
        <w:tab/>
      </w:r>
      <w:r w:rsidRPr="00035949">
        <w:t xml:space="preserve">tive and pairwise disjoint partition of </w:t>
      </w:r>
      <w:r w:rsidR="006F01B6" w:rsidRPr="00035949">
        <w:rPr>
          <w:i/>
        </w:rPr>
        <w:t>c</w:t>
      </w:r>
      <w:r w:rsidRPr="00035949">
        <w:t xml:space="preserve"> into </w:t>
      </w:r>
      <w:r w:rsidRPr="00035949">
        <w:rPr>
          <w:i/>
        </w:rPr>
        <w:t>objects</w:t>
      </w:r>
      <w:r w:rsidRPr="00035949">
        <w:t xml:space="preserve"> </w:t>
      </w:r>
      <w:r w:rsidRPr="00035949">
        <w:rPr>
          <w:i/>
        </w:rPr>
        <w:t>x</w:t>
      </w:r>
      <w:r w:rsidRPr="00035949">
        <w:rPr>
          <w:vertAlign w:val="subscript"/>
        </w:rPr>
        <w:t>1</w:t>
      </w:r>
      <w:r w:rsidRPr="00035949">
        <w:t xml:space="preserve">,  …, </w:t>
      </w:r>
      <w:r w:rsidRPr="00035949">
        <w:rPr>
          <w:i/>
        </w:rPr>
        <w:t>x</w:t>
      </w:r>
      <w:r w:rsidRPr="00035949">
        <w:rPr>
          <w:vertAlign w:val="subscript"/>
        </w:rPr>
        <w:t xml:space="preserve">n </w:t>
      </w:r>
      <w:r w:rsidR="006F01B6" w:rsidRPr="00035949">
        <w:t xml:space="preserve">(for some </w:t>
      </w:r>
      <w:r w:rsidR="006F01B6" w:rsidRPr="00035949">
        <w:rPr>
          <w:i/>
        </w:rPr>
        <w:t xml:space="preserve">n </w:t>
      </w:r>
      <w:r w:rsidR="006F01B6" w:rsidRPr="00035949">
        <w:rPr>
          <w:rFonts w:ascii="Cambria Math" w:hAnsi="Cambria Math"/>
        </w:rPr>
        <w:t>&gt;</w:t>
      </w:r>
      <w:r w:rsidR="006F01B6" w:rsidRPr="00035949">
        <w:rPr>
          <w:i/>
        </w:rPr>
        <w:t xml:space="preserve"> </w:t>
      </w:r>
      <w:r w:rsidR="006F01B6" w:rsidRPr="00035949">
        <w:t xml:space="preserve">1) </w:t>
      </w:r>
      <w:r w:rsidRPr="00035949">
        <w:t xml:space="preserve">with </w:t>
      </w:r>
      <w:r w:rsidR="006F01B6" w:rsidRPr="00035949">
        <w:rPr>
          <w:i/>
        </w:rPr>
        <w:t>b</w:t>
      </w:r>
      <w:r w:rsidRPr="00035949">
        <w:rPr>
          <w:i/>
        </w:rPr>
        <w:t xml:space="preserve"> </w:t>
      </w:r>
      <w:r w:rsidRPr="00035949">
        <w:t>=</w:t>
      </w:r>
      <w:r w:rsidRPr="00035949">
        <w:rPr>
          <w:i/>
        </w:rPr>
        <w:t xml:space="preserve"> x</w:t>
      </w:r>
      <w:r w:rsidRPr="00035949">
        <w:rPr>
          <w:i/>
          <w:vertAlign w:val="subscript"/>
        </w:rPr>
        <w:t>i</w:t>
      </w:r>
      <w:r w:rsidR="006B789E" w:rsidRPr="00035949">
        <w:rPr>
          <w:i/>
          <w:vertAlign w:val="subscript"/>
        </w:rPr>
        <w:t xml:space="preserve"> </w:t>
      </w:r>
      <w:r w:rsidRPr="00035949">
        <w:t xml:space="preserve"> for some </w:t>
      </w:r>
      <w:r w:rsidR="006B789E" w:rsidRPr="00035949">
        <w:t xml:space="preserve">1 </w:t>
      </w:r>
      <w:r w:rsidR="006B789E" w:rsidRPr="00035949">
        <w:rPr>
          <w:rFonts w:ascii="Cambria Math" w:hAnsi="Cambria Math"/>
        </w:rPr>
        <w:t>≤</w:t>
      </w:r>
      <w:r w:rsidRPr="00035949">
        <w:t xml:space="preserve"> </w:t>
      </w:r>
      <w:r w:rsidR="006B789E" w:rsidRPr="00035949">
        <w:rPr>
          <w:i/>
        </w:rPr>
        <w:t xml:space="preserve">i </w:t>
      </w:r>
      <w:r w:rsidR="006B789E" w:rsidRPr="00035949">
        <w:rPr>
          <w:rFonts w:ascii="Cambria Math" w:hAnsi="Cambria Math"/>
        </w:rPr>
        <w:t xml:space="preserve">≤ </w:t>
      </w:r>
      <w:r w:rsidR="006B789E" w:rsidRPr="00035949">
        <w:rPr>
          <w:i/>
        </w:rPr>
        <w:t>n</w:t>
      </w:r>
      <w:r w:rsidRPr="00035949">
        <w:rPr>
          <w:i/>
        </w:rPr>
        <w:t xml:space="preserve">. </w:t>
      </w:r>
      <w:r w:rsidRPr="00035949">
        <w:t>[026-00</w:t>
      </w:r>
      <w:r w:rsidR="00A11862" w:rsidRPr="00035949">
        <w:t>4</w:t>
      </w:r>
      <w:r w:rsidRPr="00035949">
        <w:t>]</w:t>
      </w:r>
    </w:p>
    <w:p w14:paraId="2797C9F1" w14:textId="77777777" w:rsidR="00716277" w:rsidRPr="00035949" w:rsidRDefault="00716277">
      <w:pPr>
        <w:pStyle w:val="Specification"/>
      </w:pPr>
      <w:r w:rsidRPr="00035949">
        <w:rPr>
          <w:rStyle w:val="Annotation"/>
        </w:rPr>
        <w:t>a(member_part_of)[</w:t>
      </w:r>
      <w:r w:rsidRPr="00035949">
        <w:rPr>
          <w:rStyle w:val="SpecificationType"/>
          <w:sz w:val="22"/>
        </w:rPr>
        <w:t>Domain</w:t>
      </w:r>
      <w:r w:rsidRPr="00035949">
        <w:t xml:space="preserve">: </w:t>
      </w:r>
      <w:r w:rsidRPr="00035949">
        <w:rPr>
          <w:i/>
        </w:rPr>
        <w:t>object</w:t>
      </w:r>
      <w:r w:rsidRPr="00035949">
        <w:rPr>
          <w:rStyle w:val="Annotation"/>
        </w:rPr>
        <w:t>]</w:t>
      </w:r>
    </w:p>
    <w:p w14:paraId="052AEEFB" w14:textId="77777777" w:rsidR="00716277" w:rsidRPr="00035949" w:rsidRDefault="00716277">
      <w:pPr>
        <w:pStyle w:val="Specification"/>
      </w:pPr>
      <w:r w:rsidRPr="00035949">
        <w:rPr>
          <w:rStyle w:val="Annotation"/>
        </w:rPr>
        <w:t>a(member_part_of)[</w:t>
      </w:r>
      <w:r w:rsidRPr="00035949">
        <w:rPr>
          <w:rStyle w:val="SpecificationType"/>
          <w:sz w:val="22"/>
        </w:rPr>
        <w:t>Range</w:t>
      </w:r>
      <w:r w:rsidRPr="00035949">
        <w:t xml:space="preserve">: </w:t>
      </w:r>
      <w:r w:rsidRPr="00035949">
        <w:rPr>
          <w:i/>
        </w:rPr>
        <w:t>object aggregate</w:t>
      </w:r>
      <w:r w:rsidRPr="00035949">
        <w:rPr>
          <w:rStyle w:val="Annotation"/>
        </w:rPr>
        <w:t>]</w:t>
      </w:r>
    </w:p>
    <w:p w14:paraId="5B1ED126" w14:textId="6AD9EF0B" w:rsidR="00716277" w:rsidRPr="00035949" w:rsidRDefault="00716277">
      <w:pPr>
        <w:pStyle w:val="Specification"/>
        <w:ind w:left="0" w:firstLine="720"/>
      </w:pPr>
      <w:r w:rsidRPr="00035949">
        <w:rPr>
          <w:rStyle w:val="Annotation"/>
        </w:rPr>
        <w:t>a(member_part_of)[</w:t>
      </w:r>
      <w:r w:rsidRPr="00035949">
        <w:rPr>
          <w:rStyle w:val="SpecificationType"/>
          <w:sz w:val="22"/>
        </w:rPr>
        <w:t>Theorem</w:t>
      </w:r>
      <w:r w:rsidRPr="00035949">
        <w:rPr>
          <w:smallCaps/>
        </w:rPr>
        <w:t xml:space="preserve">: </w:t>
      </w:r>
      <w:r w:rsidRPr="00035949">
        <w:t xml:space="preserve">if </w:t>
      </w:r>
      <w:r w:rsidR="006B789E" w:rsidRPr="00035949">
        <w:rPr>
          <w:i/>
        </w:rPr>
        <w:t>b</w:t>
      </w:r>
      <w:r w:rsidRPr="00035949">
        <w:rPr>
          <w:i/>
        </w:rPr>
        <w:t xml:space="preserve"> </w:t>
      </w:r>
      <w:r w:rsidRPr="00035949">
        <w:rPr>
          <w:b/>
        </w:rPr>
        <w:t>member_part_of</w:t>
      </w:r>
      <w:r w:rsidRPr="00035949">
        <w:t xml:space="preserve"> </w:t>
      </w:r>
      <w:r w:rsidR="006B789E" w:rsidRPr="00035949">
        <w:rPr>
          <w:i/>
        </w:rPr>
        <w:t>c</w:t>
      </w:r>
      <w:r w:rsidRPr="00035949">
        <w:rPr>
          <w:i/>
        </w:rPr>
        <w:t xml:space="preserve"> </w:t>
      </w:r>
      <w:r w:rsidRPr="00035949">
        <w:rPr>
          <w:b/>
        </w:rPr>
        <w:t>at</w:t>
      </w:r>
      <w:r w:rsidRPr="00035949">
        <w:t xml:space="preserve"> </w:t>
      </w:r>
      <w:r w:rsidRPr="00035949">
        <w:rPr>
          <w:i/>
        </w:rPr>
        <w:t xml:space="preserve">t </w:t>
      </w:r>
      <w:r w:rsidRPr="00035949">
        <w:t xml:space="preserve">then </w:t>
      </w:r>
      <w:r w:rsidR="006B789E" w:rsidRPr="00035949">
        <w:rPr>
          <w:i/>
        </w:rPr>
        <w:t>b</w:t>
      </w:r>
      <w:r w:rsidRPr="00035949">
        <w:rPr>
          <w:i/>
        </w:rPr>
        <w:t xml:space="preserve"> </w:t>
      </w:r>
      <w:r w:rsidRPr="00035949">
        <w:rPr>
          <w:b/>
        </w:rPr>
        <w:t>continuant_part_of</w:t>
      </w:r>
      <w:r w:rsidRPr="00035949">
        <w:t xml:space="preserve"> </w:t>
      </w:r>
      <w:r w:rsidR="006B789E" w:rsidRPr="00035949">
        <w:rPr>
          <w:i/>
        </w:rPr>
        <w:t>c</w:t>
      </w:r>
      <w:r w:rsidRPr="00035949">
        <w:rPr>
          <w:i/>
        </w:rPr>
        <w:t xml:space="preserve"> </w:t>
      </w:r>
      <w:r w:rsidRPr="00035949">
        <w:rPr>
          <w:b/>
        </w:rPr>
        <w:t>at</w:t>
      </w:r>
      <w:r w:rsidRPr="00035949">
        <w:t xml:space="preserve"> </w:t>
      </w:r>
      <w:r w:rsidRPr="00035949">
        <w:rPr>
          <w:i/>
        </w:rPr>
        <w:t>t.</w:t>
      </w:r>
      <w:r w:rsidRPr="00035949">
        <w:t xml:space="preserve"> [104-001]</w:t>
      </w:r>
      <w:r w:rsidRPr="00035949">
        <w:rPr>
          <w:rStyle w:val="Annotation"/>
        </w:rPr>
        <w:t xml:space="preserve"> ]</w:t>
      </w:r>
    </w:p>
    <w:p w14:paraId="484A80F6" w14:textId="77777777" w:rsidR="00716277" w:rsidRPr="00035949" w:rsidRDefault="00716277">
      <w:pPr>
        <w:pStyle w:val="Specification"/>
        <w:rPr>
          <w:i/>
        </w:rPr>
      </w:pPr>
      <w:r w:rsidRPr="00035949">
        <w:rPr>
          <w:rStyle w:val="Annotation"/>
        </w:rPr>
        <w:t>as(member_part_of)[</w:t>
      </w:r>
      <w:r w:rsidRPr="00035949">
        <w:rPr>
          <w:rStyle w:val="SpecificationType"/>
          <w:sz w:val="22"/>
        </w:rPr>
        <w:t xml:space="preserve">Examples: </w:t>
      </w:r>
      <w:r w:rsidRPr="00035949">
        <w:t>each tree in a forest is a member_part of the forest</w:t>
      </w:r>
      <w:r w:rsidRPr="00035949">
        <w:rPr>
          <w:rStyle w:val="Annotation"/>
        </w:rPr>
        <w:t>\</w:t>
      </w:r>
      <w:r w:rsidRPr="00035949">
        <w:t>; each piece in a chess set is a member part of the chess set</w:t>
      </w:r>
      <w:r w:rsidR="00250C35" w:rsidRPr="00035949">
        <w:t xml:space="preserve">; each Beatle in the collection called </w:t>
      </w:r>
      <w:r w:rsidR="00250C35" w:rsidRPr="00035949">
        <w:rPr>
          <w:i/>
        </w:rPr>
        <w:t xml:space="preserve">The Beatles </w:t>
      </w:r>
      <w:r w:rsidR="00250C35" w:rsidRPr="00035949">
        <w:t xml:space="preserve">is a member part of </w:t>
      </w:r>
      <w:r w:rsidR="00250C35" w:rsidRPr="00035949">
        <w:rPr>
          <w:i/>
        </w:rPr>
        <w:t>The Beatles.</w:t>
      </w:r>
      <w:r w:rsidRPr="00035949">
        <w:rPr>
          <w:rStyle w:val="Annotation"/>
        </w:rPr>
        <w:t xml:space="preserve"> ]</w:t>
      </w:r>
    </w:p>
    <w:p w14:paraId="6D423541" w14:textId="1E1E082D" w:rsidR="00BC3597" w:rsidRPr="00035949" w:rsidRDefault="00F52C65">
      <w:pPr>
        <w:pStyle w:val="Specification"/>
      </w:pPr>
      <w:r w:rsidRPr="00035949">
        <w:rPr>
          <w:rStyle w:val="Annotation"/>
        </w:rPr>
        <w:t>a(object aggregate)[</w:t>
      </w:r>
      <w:r w:rsidR="00236D40" w:rsidRPr="00035949">
        <w:rPr>
          <w:rStyle w:val="SpecificationType"/>
          <w:sz w:val="22"/>
        </w:rPr>
        <w:t>Elucidation</w:t>
      </w:r>
      <w:r w:rsidR="00236D40" w:rsidRPr="00035949">
        <w:rPr>
          <w:smallCaps/>
        </w:rPr>
        <w:t>:</w:t>
      </w:r>
      <w:r w:rsidR="000A4E97" w:rsidRPr="00035949">
        <w:t xml:space="preserve"> </w:t>
      </w:r>
      <w:r w:rsidR="006B789E" w:rsidRPr="00035949">
        <w:rPr>
          <w:i/>
        </w:rPr>
        <w:t>b</w:t>
      </w:r>
      <w:r w:rsidR="0050778E" w:rsidRPr="00035949">
        <w:rPr>
          <w:i/>
        </w:rPr>
        <w:t xml:space="preserve"> </w:t>
      </w:r>
      <w:r w:rsidR="0050778E" w:rsidRPr="00035949">
        <w:t xml:space="preserve">is an </w:t>
      </w:r>
      <w:r w:rsidR="0050778E" w:rsidRPr="00035949">
        <w:rPr>
          <w:i/>
        </w:rPr>
        <w:t>object aggregate</w:t>
      </w:r>
      <w:r w:rsidR="00296E4D" w:rsidRPr="00035949">
        <w:t xml:space="preserve"> means:</w:t>
      </w:r>
      <w:r w:rsidR="0050778E" w:rsidRPr="00035949">
        <w:t xml:space="preserve"> </w:t>
      </w:r>
      <w:r w:rsidR="006B789E" w:rsidRPr="00035949">
        <w:rPr>
          <w:i/>
        </w:rPr>
        <w:t>b</w:t>
      </w:r>
      <w:r w:rsidR="0050778E" w:rsidRPr="00035949">
        <w:rPr>
          <w:i/>
        </w:rPr>
        <w:t xml:space="preserve"> </w:t>
      </w:r>
      <w:r w:rsidR="0050778E" w:rsidRPr="00035949">
        <w:t xml:space="preserve">is a </w:t>
      </w:r>
      <w:r w:rsidR="0050778E" w:rsidRPr="00035949">
        <w:rPr>
          <w:i/>
        </w:rPr>
        <w:t>material</w:t>
      </w:r>
      <w:r w:rsidR="00465C17" w:rsidRPr="00035949">
        <w:rPr>
          <w:i/>
        </w:rPr>
        <w:t xml:space="preserve"> entity</w:t>
      </w:r>
      <w:r w:rsidR="0050778E" w:rsidRPr="00035949">
        <w:t xml:space="preserve"> consisting </w:t>
      </w:r>
      <w:r w:rsidR="004B5C97" w:rsidRPr="00035949">
        <w:t xml:space="preserve">exactly </w:t>
      </w:r>
      <w:r w:rsidR="0050778E" w:rsidRPr="00035949">
        <w:t xml:space="preserve">of </w:t>
      </w:r>
      <w:r w:rsidR="004B5C97" w:rsidRPr="00035949">
        <w:t xml:space="preserve">a plurality of </w:t>
      </w:r>
      <w:r w:rsidR="0050778E" w:rsidRPr="00035949">
        <w:rPr>
          <w:i/>
        </w:rPr>
        <w:t>objects</w:t>
      </w:r>
      <w:r w:rsidR="0050778E" w:rsidRPr="00035949">
        <w:t xml:space="preserve"> as </w:t>
      </w:r>
      <w:r w:rsidR="00F27363" w:rsidRPr="00035949">
        <w:rPr>
          <w:b/>
        </w:rPr>
        <w:t>member</w:t>
      </w:r>
      <w:r w:rsidR="00250C35" w:rsidRPr="00035949">
        <w:rPr>
          <w:b/>
        </w:rPr>
        <w:t>_part</w:t>
      </w:r>
      <w:r w:rsidR="00716277" w:rsidRPr="00035949">
        <w:rPr>
          <w:b/>
        </w:rPr>
        <w:t>s</w:t>
      </w:r>
      <w:r w:rsidR="00101194" w:rsidRPr="00035949">
        <w:rPr>
          <w:b/>
        </w:rPr>
        <w:t xml:space="preserve"> at </w:t>
      </w:r>
      <w:r w:rsidR="00A11862" w:rsidRPr="00035949">
        <w:t xml:space="preserve">all times at which </w:t>
      </w:r>
      <w:r w:rsidR="006B789E" w:rsidRPr="00035949">
        <w:rPr>
          <w:i/>
        </w:rPr>
        <w:t>b</w:t>
      </w:r>
      <w:r w:rsidR="00A11862" w:rsidRPr="00035949">
        <w:rPr>
          <w:i/>
        </w:rPr>
        <w:t xml:space="preserve"> </w:t>
      </w:r>
      <w:r w:rsidR="00A11862" w:rsidRPr="00035949">
        <w:t>exists</w:t>
      </w:r>
      <w:r w:rsidR="0050778E" w:rsidRPr="00035949">
        <w:t>.</w:t>
      </w:r>
      <w:r w:rsidR="00621220" w:rsidRPr="00035949">
        <w:t xml:space="preserve"> </w:t>
      </w:r>
      <w:r w:rsidR="0047147E" w:rsidRPr="00035949">
        <w:t>[025-</w:t>
      </w:r>
      <w:r w:rsidR="00716277" w:rsidRPr="00035949">
        <w:t>00</w:t>
      </w:r>
      <w:r w:rsidR="00A11862" w:rsidRPr="00035949">
        <w:t>4</w:t>
      </w:r>
      <w:r w:rsidR="0047147E" w:rsidRPr="00035949">
        <w:t>]</w:t>
      </w:r>
      <w:r w:rsidR="00E6097C" w:rsidRPr="00035949">
        <w:rPr>
          <w:rStyle w:val="Annotation"/>
        </w:rPr>
        <w:t>]</w:t>
      </w:r>
    </w:p>
    <w:p w14:paraId="2002014A" w14:textId="012C6E35" w:rsidR="00C75C35" w:rsidRPr="00035949" w:rsidRDefault="00716277" w:rsidP="00140957">
      <w:r w:rsidRPr="00035949">
        <w:t xml:space="preserve">Thus </w:t>
      </w:r>
      <w:r w:rsidR="00E6097C" w:rsidRPr="00035949">
        <w:rPr>
          <w:rStyle w:val="Annotation"/>
        </w:rPr>
        <w:t>axiom(object aggregate)[</w:t>
      </w:r>
      <w:r w:rsidR="00E6097C" w:rsidRPr="00035949">
        <w:t xml:space="preserve">if b is </w:t>
      </w:r>
      <w:r w:rsidRPr="00035949">
        <w:t>a</w:t>
      </w:r>
      <w:r w:rsidR="0047199F" w:rsidRPr="00035949">
        <w:t xml:space="preserve">n </w:t>
      </w:r>
      <w:r w:rsidR="00EA53E5" w:rsidRPr="00035949">
        <w:rPr>
          <w:i/>
        </w:rPr>
        <w:t xml:space="preserve">object </w:t>
      </w:r>
      <w:r w:rsidR="00151755" w:rsidRPr="00035949">
        <w:rPr>
          <w:i/>
        </w:rPr>
        <w:t>aggregate</w:t>
      </w:r>
      <w:r w:rsidR="00151755" w:rsidRPr="00035949">
        <w:t>, then</w:t>
      </w:r>
      <w:r w:rsidR="00621220" w:rsidRPr="00035949">
        <w:t xml:space="preserve"> </w:t>
      </w:r>
      <w:r w:rsidR="00C75C35" w:rsidRPr="00035949">
        <w:t xml:space="preserve">if </w:t>
      </w:r>
      <w:r w:rsidR="006B789E" w:rsidRPr="00035949">
        <w:rPr>
          <w:i/>
        </w:rPr>
        <w:t>b</w:t>
      </w:r>
      <w:r w:rsidR="00C75C35" w:rsidRPr="00035949">
        <w:rPr>
          <w:i/>
        </w:rPr>
        <w:t xml:space="preserve"> </w:t>
      </w:r>
      <w:r w:rsidR="00C75C35" w:rsidRPr="00035949">
        <w:t xml:space="preserve">exists at </w:t>
      </w:r>
      <w:r w:rsidR="00C75C35" w:rsidRPr="00035949">
        <w:rPr>
          <w:i/>
        </w:rPr>
        <w:t>t</w:t>
      </w:r>
      <w:r w:rsidR="00C75C35" w:rsidRPr="00035949">
        <w:t xml:space="preserve">, there are </w:t>
      </w:r>
      <w:r w:rsidR="00EA53E5" w:rsidRPr="00035949">
        <w:rPr>
          <w:i/>
        </w:rPr>
        <w:t>objects</w:t>
      </w:r>
      <w:r w:rsidR="0047199F" w:rsidRPr="00035949">
        <w:rPr>
          <w:i/>
        </w:rPr>
        <w:t xml:space="preserve"> </w:t>
      </w:r>
      <w:r w:rsidR="00EA53E5" w:rsidRPr="00035949">
        <w:rPr>
          <w:i/>
        </w:rPr>
        <w:t>o</w:t>
      </w:r>
      <w:r w:rsidR="00EA53E5" w:rsidRPr="00035949">
        <w:rPr>
          <w:vertAlign w:val="subscript"/>
        </w:rPr>
        <w:t>1</w:t>
      </w:r>
      <w:r w:rsidR="00EA53E5" w:rsidRPr="00035949">
        <w:t>, …,</w:t>
      </w:r>
      <w:r w:rsidR="00EA53E5" w:rsidRPr="00035949">
        <w:rPr>
          <w:i/>
        </w:rPr>
        <w:t>o</w:t>
      </w:r>
      <w:r w:rsidR="00EA53E5" w:rsidRPr="00035949">
        <w:rPr>
          <w:vertAlign w:val="subscript"/>
        </w:rPr>
        <w:t>n</w:t>
      </w:r>
      <w:r w:rsidR="00151755" w:rsidRPr="00035949">
        <w:t xml:space="preserve"> </w:t>
      </w:r>
      <w:r w:rsidR="00C75C35" w:rsidRPr="00035949">
        <w:t xml:space="preserve">at </w:t>
      </w:r>
      <w:r w:rsidR="00C75C35" w:rsidRPr="00035949">
        <w:rPr>
          <w:i/>
        </w:rPr>
        <w:t>t</w:t>
      </w:r>
      <w:r w:rsidR="00C75C35" w:rsidRPr="00035949">
        <w:t xml:space="preserve"> such that:</w:t>
      </w:r>
    </w:p>
    <w:p w14:paraId="07F84555" w14:textId="208CA226" w:rsidR="00BC3597" w:rsidRPr="00035949" w:rsidRDefault="00C75C35">
      <w:pPr>
        <w:ind w:left="720" w:firstLine="720"/>
      </w:pPr>
      <w:r w:rsidRPr="00035949">
        <w:t xml:space="preserve">for all </w:t>
      </w:r>
      <w:r w:rsidRPr="00035949">
        <w:rPr>
          <w:i/>
        </w:rPr>
        <w:t xml:space="preserve">x </w:t>
      </w:r>
      <w:r w:rsidRPr="00035949">
        <w:t>(</w:t>
      </w:r>
      <w:r w:rsidRPr="00035949">
        <w:rPr>
          <w:i/>
        </w:rPr>
        <w:t xml:space="preserve">x </w:t>
      </w:r>
      <w:r w:rsidR="00BC3597" w:rsidRPr="00035949">
        <w:rPr>
          <w:b/>
        </w:rPr>
        <w:t>continuant_</w:t>
      </w:r>
      <w:r w:rsidRPr="00035949">
        <w:rPr>
          <w:b/>
        </w:rPr>
        <w:t>part</w:t>
      </w:r>
      <w:r w:rsidR="00BC3597" w:rsidRPr="00035949">
        <w:rPr>
          <w:b/>
        </w:rPr>
        <w:t>_</w:t>
      </w:r>
      <w:r w:rsidRPr="00035949">
        <w:rPr>
          <w:b/>
        </w:rPr>
        <w:t>of</w:t>
      </w:r>
      <w:r w:rsidR="00151755" w:rsidRPr="00035949">
        <w:rPr>
          <w:b/>
        </w:rPr>
        <w:t xml:space="preserve"> </w:t>
      </w:r>
      <w:r w:rsidR="006B789E" w:rsidRPr="00035949">
        <w:rPr>
          <w:i/>
        </w:rPr>
        <w:t>b</w:t>
      </w:r>
      <w:r w:rsidRPr="00035949">
        <w:rPr>
          <w:i/>
        </w:rPr>
        <w:t xml:space="preserve"> </w:t>
      </w:r>
      <w:r w:rsidRPr="00035949">
        <w:rPr>
          <w:b/>
        </w:rPr>
        <w:t xml:space="preserve">at </w:t>
      </w:r>
      <w:r w:rsidRPr="00035949">
        <w:rPr>
          <w:i/>
        </w:rPr>
        <w:t xml:space="preserve">t </w:t>
      </w:r>
      <w:r w:rsidRPr="00035949">
        <w:t>iff</w:t>
      </w:r>
      <w:r w:rsidR="00151755" w:rsidRPr="00035949">
        <w:t xml:space="preserve"> </w:t>
      </w:r>
      <w:r w:rsidRPr="00035949">
        <w:rPr>
          <w:i/>
        </w:rPr>
        <w:t xml:space="preserve">x </w:t>
      </w:r>
      <w:r w:rsidRPr="00035949">
        <w:t xml:space="preserve">overlaps some </w:t>
      </w:r>
      <w:r w:rsidRPr="00035949">
        <w:rPr>
          <w:i/>
        </w:rPr>
        <w:t>o</w:t>
      </w:r>
      <w:r w:rsidRPr="00035949">
        <w:rPr>
          <w:i/>
          <w:vertAlign w:val="subscript"/>
        </w:rPr>
        <w:t>i</w:t>
      </w:r>
      <w:r w:rsidR="00151755" w:rsidRPr="00035949">
        <w:rPr>
          <w:vertAlign w:val="subscript"/>
        </w:rPr>
        <w:t xml:space="preserve"> </w:t>
      </w:r>
      <w:r w:rsidRPr="00035949">
        <w:rPr>
          <w:b/>
        </w:rPr>
        <w:t xml:space="preserve">at </w:t>
      </w:r>
      <w:r w:rsidRPr="00035949">
        <w:rPr>
          <w:i/>
        </w:rPr>
        <w:t>t</w:t>
      </w:r>
      <w:r w:rsidRPr="00035949">
        <w:t>)</w:t>
      </w:r>
      <w:r w:rsidR="00193316" w:rsidRPr="00035949">
        <w:rPr>
          <w:rStyle w:val="Annotation"/>
        </w:rPr>
        <w:t xml:space="preserve"> </w:t>
      </w:r>
      <w:bookmarkStart w:id="176" w:name="OLE_LINK14"/>
      <w:bookmarkStart w:id="177" w:name="OLE_LINK15"/>
      <w:r w:rsidR="00193316" w:rsidRPr="00035949">
        <w:rPr>
          <w:rStyle w:val="Annotation"/>
        </w:rPr>
        <w:t>]</w:t>
      </w:r>
      <w:bookmarkEnd w:id="176"/>
      <w:bookmarkEnd w:id="177"/>
    </w:p>
    <w:p w14:paraId="5A88925D" w14:textId="77777777" w:rsidR="00610A0A" w:rsidRPr="00035949" w:rsidRDefault="00610A0A">
      <w:r w:rsidRPr="00035949">
        <w:t>Here ‘overlaps’ is used in the standard way to mean: ‘shares a common part with’.</w:t>
      </w:r>
    </w:p>
    <w:p w14:paraId="4463D460" w14:textId="6CC04D82" w:rsidR="0047199F" w:rsidRPr="00035949" w:rsidRDefault="00F33687" w:rsidP="00414A41">
      <w:r w:rsidRPr="00035949">
        <w:rPr>
          <w:rStyle w:val="Annotation"/>
        </w:rPr>
        <w:t>definition(object-aggregate)[</w:t>
      </w:r>
      <w:bookmarkStart w:id="178" w:name="OLE_LINK16"/>
      <w:bookmarkStart w:id="179" w:name="OLE_LINK17"/>
      <w:r w:rsidR="0047199F" w:rsidRPr="00035949">
        <w:t xml:space="preserve">An </w:t>
      </w:r>
      <w:r w:rsidR="00412155" w:rsidRPr="00035949">
        <w:t xml:space="preserve">entity </w:t>
      </w:r>
      <w:r w:rsidR="006B789E" w:rsidRPr="00035949">
        <w:rPr>
          <w:i/>
        </w:rPr>
        <w:t>b</w:t>
      </w:r>
      <w:r w:rsidR="00412155" w:rsidRPr="00035949">
        <w:rPr>
          <w:i/>
        </w:rPr>
        <w:t xml:space="preserve"> </w:t>
      </w:r>
      <w:r w:rsidR="00412155" w:rsidRPr="00035949">
        <w:t xml:space="preserve">is an object aggregate </w:t>
      </w:r>
      <w:r w:rsidR="00716277" w:rsidRPr="00035949">
        <w:rPr>
          <w:b/>
        </w:rPr>
        <w:t xml:space="preserve">at </w:t>
      </w:r>
      <w:r w:rsidR="00716277" w:rsidRPr="00035949">
        <w:rPr>
          <w:i/>
        </w:rPr>
        <w:t xml:space="preserve">t </w:t>
      </w:r>
      <w:r w:rsidR="0047199F" w:rsidRPr="00035949">
        <w:t xml:space="preserve">if and only if there is a mutually exhaustive and pairwise disjoint partition of </w:t>
      </w:r>
      <w:r w:rsidR="006B789E" w:rsidRPr="00035949">
        <w:rPr>
          <w:i/>
        </w:rPr>
        <w:t>b</w:t>
      </w:r>
      <w:r w:rsidR="0047199F" w:rsidRPr="00035949">
        <w:t xml:space="preserve"> into objects </w:t>
      </w:r>
      <w:r w:rsidR="00716277" w:rsidRPr="00035949">
        <w:rPr>
          <w:b/>
        </w:rPr>
        <w:t xml:space="preserve">at </w:t>
      </w:r>
      <w:r w:rsidR="00716277" w:rsidRPr="00035949">
        <w:rPr>
          <w:i/>
        </w:rPr>
        <w:t xml:space="preserve">t </w:t>
      </w:r>
      <w:r w:rsidR="0047199F" w:rsidRPr="00035949">
        <w:t>[</w:t>
      </w:r>
      <w:r w:rsidR="00EC6A9C" w:rsidRPr="00035949">
        <w:fldChar w:fldCharType="begin"/>
      </w:r>
      <w:r w:rsidR="00EC6A9C" w:rsidRPr="00035949">
        <w:instrText xml:space="preserve"> REF _Ref310769090 \r \h  \* MERGEFORMAT </w:instrText>
      </w:r>
      <w:r w:rsidR="00EC6A9C" w:rsidRPr="00035949">
        <w:fldChar w:fldCharType="separate"/>
      </w:r>
      <w:r w:rsidR="000A7629">
        <w:t>63</w:t>
      </w:r>
      <w:r w:rsidR="00EC6A9C" w:rsidRPr="00035949">
        <w:fldChar w:fldCharType="end"/>
      </w:r>
      <w:r w:rsidR="0047199F" w:rsidRPr="00035949">
        <w:t xml:space="preserve">]. </w:t>
      </w:r>
      <w:bookmarkEnd w:id="178"/>
      <w:bookmarkEnd w:id="179"/>
      <w:r w:rsidRPr="00035949">
        <w:rPr>
          <w:rStyle w:val="Annotation"/>
        </w:rPr>
        <w:t>]</w:t>
      </w:r>
      <w:r w:rsidR="0047199F" w:rsidRPr="00035949">
        <w:t xml:space="preserve"> </w:t>
      </w:r>
    </w:p>
    <w:p w14:paraId="44D73181" w14:textId="77777777" w:rsidR="005310FC" w:rsidRPr="00035949" w:rsidRDefault="00193316">
      <w:pPr>
        <w:pStyle w:val="Specification"/>
      </w:pPr>
      <w:r w:rsidRPr="00035949">
        <w:rPr>
          <w:rStyle w:val="Annotation"/>
        </w:rPr>
        <w:t>as(object aggregate)[</w:t>
      </w:r>
      <w:r w:rsidR="005310FC" w:rsidRPr="00035949">
        <w:rPr>
          <w:rStyle w:val="SpecificationType"/>
          <w:sz w:val="22"/>
        </w:rPr>
        <w:t>Examples</w:t>
      </w:r>
      <w:r w:rsidR="005310FC" w:rsidRPr="00035949">
        <w:rPr>
          <w:smallCaps/>
        </w:rPr>
        <w:t>:</w:t>
      </w:r>
      <w:r w:rsidR="005310FC" w:rsidRPr="00035949">
        <w:t xml:space="preserve"> a symphony orchestra</w:t>
      </w:r>
      <w:r w:rsidRPr="00035949">
        <w:rPr>
          <w:rStyle w:val="Annotation"/>
        </w:rPr>
        <w:t>\</w:t>
      </w:r>
      <w:r w:rsidR="005310FC" w:rsidRPr="00035949">
        <w:t>, the aggregate of bearings in a constant velocity axle joint</w:t>
      </w:r>
      <w:r w:rsidRPr="00035949">
        <w:rPr>
          <w:rStyle w:val="Annotation"/>
        </w:rPr>
        <w:t>\</w:t>
      </w:r>
      <w:r w:rsidR="005310FC" w:rsidRPr="00035949">
        <w:t>, the nitrogen atoms in the atmosphere</w:t>
      </w:r>
      <w:r w:rsidRPr="00035949">
        <w:rPr>
          <w:rStyle w:val="Annotation"/>
        </w:rPr>
        <w:t>\</w:t>
      </w:r>
      <w:r w:rsidR="005310FC" w:rsidRPr="00035949">
        <w:t>, a collection of cells in a blood biobank.</w:t>
      </w:r>
      <w:r w:rsidRPr="00035949">
        <w:rPr>
          <w:rStyle w:val="Annotation"/>
        </w:rPr>
        <w:t xml:space="preserve"> ]</w:t>
      </w:r>
    </w:p>
    <w:p w14:paraId="0E92F869" w14:textId="2757F4E4" w:rsidR="00B36060" w:rsidRPr="00035949" w:rsidRDefault="00B36060" w:rsidP="00414A41">
      <w:r w:rsidRPr="00035949">
        <w:t xml:space="preserve">The </w:t>
      </w:r>
      <w:r w:rsidR="00716277" w:rsidRPr="00035949">
        <w:rPr>
          <w:b/>
        </w:rPr>
        <w:t>member parts</w:t>
      </w:r>
      <w:r w:rsidR="00716277" w:rsidRPr="00035949">
        <w:t xml:space="preserve"> of an </w:t>
      </w:r>
      <w:r w:rsidR="00716277" w:rsidRPr="00035949">
        <w:rPr>
          <w:i/>
        </w:rPr>
        <w:t>object aggregate</w:t>
      </w:r>
      <w:r w:rsidR="00716277" w:rsidRPr="00035949">
        <w:t xml:space="preserve"> are the </w:t>
      </w:r>
      <w:r w:rsidRPr="00035949">
        <w:t xml:space="preserve">proximal parts of </w:t>
      </w:r>
      <w:r w:rsidR="00716277" w:rsidRPr="00035949">
        <w:t xml:space="preserve">the </w:t>
      </w:r>
      <w:r w:rsidRPr="00035949">
        <w:t xml:space="preserve">aggregate – those parts </w:t>
      </w:r>
      <w:r w:rsidR="00290898" w:rsidRPr="00035949">
        <w:t xml:space="preserve">that </w:t>
      </w:r>
      <w:r w:rsidRPr="00035949">
        <w:t>determine the aggregate as an aggregate (sometimes referred to as ‘</w:t>
      </w:r>
      <w:r w:rsidR="00250C35" w:rsidRPr="00035949">
        <w:t>grains’ or ‘</w:t>
      </w:r>
      <w:r w:rsidRPr="00035949">
        <w:t>granular parts’</w:t>
      </w:r>
      <w:r w:rsidR="00250C35" w:rsidRPr="00035949">
        <w:t xml:space="preserve"> [</w:t>
      </w:r>
      <w:r w:rsidR="00F33687" w:rsidRPr="00035949">
        <w:fldChar w:fldCharType="begin"/>
      </w:r>
      <w:r w:rsidR="00250C35" w:rsidRPr="00035949">
        <w:instrText xml:space="preserve"> REF _Ref313200424 \r \h </w:instrText>
      </w:r>
      <w:r w:rsidR="00035949">
        <w:instrText xml:space="preserve"> \* MERGEFORMAT </w:instrText>
      </w:r>
      <w:r w:rsidR="00F33687" w:rsidRPr="00035949">
        <w:fldChar w:fldCharType="separate"/>
      </w:r>
      <w:r w:rsidR="000A7629">
        <w:t>74</w:t>
      </w:r>
      <w:r w:rsidR="00F33687" w:rsidRPr="00035949">
        <w:fldChar w:fldCharType="end"/>
      </w:r>
      <w:r w:rsidR="00250C35" w:rsidRPr="00035949">
        <w:t>]</w:t>
      </w:r>
      <w:r w:rsidRPr="00035949">
        <w:t xml:space="preserve">). </w:t>
      </w:r>
    </w:p>
    <w:p w14:paraId="37507FC1" w14:textId="77777777" w:rsidR="0047199F" w:rsidRPr="00035949" w:rsidRDefault="00727C98">
      <w:r w:rsidRPr="00035949">
        <w:lastRenderedPageBreak/>
        <w:t xml:space="preserve">Different sorts of examples </w:t>
      </w:r>
      <w:r w:rsidR="00716277" w:rsidRPr="00035949">
        <w:t xml:space="preserve">of object aggregates </w:t>
      </w:r>
      <w:r w:rsidRPr="00035949">
        <w:t xml:space="preserve">satisfying further conditions, </w:t>
      </w:r>
      <w:r w:rsidR="00B36060" w:rsidRPr="00035949">
        <w:t xml:space="preserve">for example </w:t>
      </w:r>
      <w:r w:rsidR="00F33687" w:rsidRPr="00035949">
        <w:rPr>
          <w:rStyle w:val="Annotation"/>
        </w:rPr>
        <w:t>example(object aggregate)[</w:t>
      </w:r>
      <w:r w:rsidRPr="00035949">
        <w:t xml:space="preserve">an organization is an aggregate whose </w:t>
      </w:r>
      <w:r w:rsidRPr="00035949">
        <w:rPr>
          <w:b/>
        </w:rPr>
        <w:t>member</w:t>
      </w:r>
      <w:r w:rsidR="00250C35" w:rsidRPr="00035949">
        <w:rPr>
          <w:b/>
        </w:rPr>
        <w:t xml:space="preserve"> part</w:t>
      </w:r>
      <w:r w:rsidR="00716277" w:rsidRPr="00035949">
        <w:rPr>
          <w:b/>
        </w:rPr>
        <w:t>s</w:t>
      </w:r>
      <w:r w:rsidR="00B36060" w:rsidRPr="00035949">
        <w:t xml:space="preserve"> have roles of specific types (for example in a jazz band, a chess club, a football team)</w:t>
      </w:r>
      <w:r w:rsidR="00F33687" w:rsidRPr="00035949">
        <w:rPr>
          <w:rStyle w:val="Annotation"/>
        </w:rPr>
        <w:t>\</w:t>
      </w:r>
      <w:r w:rsidR="00B36060" w:rsidRPr="00035949">
        <w:t xml:space="preserve">; </w:t>
      </w:r>
      <w:r w:rsidR="00736310" w:rsidRPr="00035949">
        <w:t>a swarm of bees is an aggregate of members who are linked</w:t>
      </w:r>
      <w:r w:rsidR="00894677" w:rsidRPr="00035949">
        <w:t xml:space="preserve"> together through natural bonds</w:t>
      </w:r>
      <w:r w:rsidR="00F33687" w:rsidRPr="00035949">
        <w:rPr>
          <w:rStyle w:val="Annotation"/>
        </w:rPr>
        <w:t>]</w:t>
      </w:r>
      <w:r w:rsidR="00716277" w:rsidRPr="00035949">
        <w:t>; and so on.</w:t>
      </w:r>
    </w:p>
    <w:p w14:paraId="2641DE04" w14:textId="77777777" w:rsidR="00621220" w:rsidRPr="00035949" w:rsidRDefault="00621220">
      <w:r w:rsidRPr="00035949">
        <w:t xml:space="preserve">Object aggregates may be </w:t>
      </w:r>
      <w:r w:rsidR="00290898" w:rsidRPr="00035949">
        <w:rPr>
          <w:rStyle w:val="Annotation"/>
        </w:rPr>
        <w:t>example(object aggregate)[</w:t>
      </w:r>
      <w:r w:rsidRPr="00035949">
        <w:t>defined through physical attachment</w:t>
      </w:r>
      <w:r w:rsidR="00F33687" w:rsidRPr="00035949">
        <w:rPr>
          <w:rStyle w:val="Annotation"/>
        </w:rPr>
        <w:t>:</w:t>
      </w:r>
      <w:r w:rsidRPr="00035949">
        <w:t xml:space="preserve"> </w:t>
      </w:r>
      <w:r w:rsidR="00F33687" w:rsidRPr="00035949">
        <w:rPr>
          <w:rStyle w:val="Annotation"/>
        </w:rPr>
        <w:t>/*</w:t>
      </w:r>
      <w:r w:rsidRPr="00035949">
        <w:t>(</w:t>
      </w:r>
      <w:r w:rsidR="00F33687" w:rsidRPr="00035949">
        <w:rPr>
          <w:rStyle w:val="Annotation"/>
        </w:rPr>
        <w:t>*/</w:t>
      </w:r>
      <w:r w:rsidRPr="00035949">
        <w:t>the aggregate of atoms in a lump of granite</w:t>
      </w:r>
      <w:r w:rsidR="00F33687" w:rsidRPr="00035949">
        <w:rPr>
          <w:rStyle w:val="Annotation"/>
        </w:rPr>
        <w:t>]</w:t>
      </w:r>
      <w:r w:rsidRPr="00035949">
        <w:t xml:space="preserve">), or </w:t>
      </w:r>
      <w:r w:rsidR="00290898" w:rsidRPr="00035949">
        <w:rPr>
          <w:rStyle w:val="Annotation"/>
        </w:rPr>
        <w:t xml:space="preserve">example(object aggregate)[defined </w:t>
      </w:r>
      <w:r w:rsidRPr="00035949">
        <w:t>through physical containment</w:t>
      </w:r>
      <w:r w:rsidR="00F33687" w:rsidRPr="00035949">
        <w:rPr>
          <w:rStyle w:val="Annotation"/>
        </w:rPr>
        <w:t>:</w:t>
      </w:r>
      <w:r w:rsidRPr="00035949">
        <w:t xml:space="preserve"> </w:t>
      </w:r>
      <w:r w:rsidR="00F33687" w:rsidRPr="00035949">
        <w:rPr>
          <w:rStyle w:val="Annotation"/>
        </w:rPr>
        <w:t>/*</w:t>
      </w:r>
      <w:r w:rsidRPr="00035949">
        <w:t>(</w:t>
      </w:r>
      <w:r w:rsidR="00F33687" w:rsidRPr="00035949">
        <w:rPr>
          <w:rStyle w:val="Annotation"/>
        </w:rPr>
        <w:t>*/</w:t>
      </w:r>
      <w:r w:rsidRPr="00035949">
        <w:t>the aggregate of molecules of carbon dioxide in a sealed container</w:t>
      </w:r>
      <w:r w:rsidR="00F742AB" w:rsidRPr="00035949">
        <w:t>\</w:t>
      </w:r>
      <w:r w:rsidRPr="00035949">
        <w:t>, the aggregate of blood cells in your body</w:t>
      </w:r>
      <w:r w:rsidR="00F33687" w:rsidRPr="00035949">
        <w:rPr>
          <w:rStyle w:val="Annotation"/>
        </w:rPr>
        <w:t>]</w:t>
      </w:r>
      <w:r w:rsidRPr="00035949">
        <w:t>). O</w:t>
      </w:r>
      <w:r w:rsidR="00EA53E5" w:rsidRPr="00035949">
        <w:t>bject aggregate</w:t>
      </w:r>
      <w:r w:rsidRPr="00035949">
        <w:t>s</w:t>
      </w:r>
      <w:r w:rsidR="00EA53E5" w:rsidRPr="00035949">
        <w:t xml:space="preserve"> may be </w:t>
      </w:r>
      <w:r w:rsidR="00F742AB" w:rsidRPr="00035949">
        <w:rPr>
          <w:rStyle w:val="Annotation"/>
        </w:rPr>
        <w:t>example(object aggregate)[</w:t>
      </w:r>
      <w:r w:rsidR="00EA53E5" w:rsidRPr="00035949">
        <w:t>defined by fiat</w:t>
      </w:r>
      <w:r w:rsidR="00F33687" w:rsidRPr="00035949">
        <w:rPr>
          <w:rStyle w:val="Annotation"/>
        </w:rPr>
        <w:t>:</w:t>
      </w:r>
      <w:r w:rsidR="00F742AB" w:rsidRPr="00035949">
        <w:rPr>
          <w:rStyle w:val="Annotation"/>
        </w:rPr>
        <w:t>/*</w:t>
      </w:r>
      <w:r w:rsidR="00250C35" w:rsidRPr="00035949">
        <w:t>,</w:t>
      </w:r>
      <w:r w:rsidR="00EA53E5" w:rsidRPr="00035949">
        <w:t xml:space="preserve"> for example in the case of </w:t>
      </w:r>
      <w:r w:rsidR="00F33687" w:rsidRPr="00035949">
        <w:rPr>
          <w:rStyle w:val="Annotation"/>
        </w:rPr>
        <w:t>*/</w:t>
      </w:r>
      <w:r w:rsidR="00EA53E5" w:rsidRPr="00035949">
        <w:t>the aggregate of members of an organization</w:t>
      </w:r>
      <w:r w:rsidR="00F33687" w:rsidRPr="00035949">
        <w:rPr>
          <w:rStyle w:val="Annotation"/>
        </w:rPr>
        <w:t>]</w:t>
      </w:r>
      <w:r w:rsidR="00250C35" w:rsidRPr="00035949">
        <w:t>;</w:t>
      </w:r>
      <w:r w:rsidRPr="00035949">
        <w:t xml:space="preserve"> or </w:t>
      </w:r>
      <w:r w:rsidR="00576EB5" w:rsidRPr="00035949">
        <w:rPr>
          <w:rStyle w:val="Annotation"/>
        </w:rPr>
        <w:t xml:space="preserve">example(object aggregate)[defined </w:t>
      </w:r>
      <w:r w:rsidRPr="00035949">
        <w:t>via attributive delimitations such as</w:t>
      </w:r>
      <w:r w:rsidR="00D754CA" w:rsidRPr="00035949">
        <w:t>: the patients in this hospital</w:t>
      </w:r>
      <w:r w:rsidR="00576EB5" w:rsidRPr="00035949">
        <w:t>\</w:t>
      </w:r>
      <w:r w:rsidR="00D754CA" w:rsidRPr="00035949">
        <w:t>, the restaurants in Palo Alto</w:t>
      </w:r>
      <w:r w:rsidR="00576EB5" w:rsidRPr="00035949">
        <w:t>\</w:t>
      </w:r>
      <w:r w:rsidR="00D754CA" w:rsidRPr="00035949">
        <w:t xml:space="preserve">, </w:t>
      </w:r>
      <w:r w:rsidRPr="00035949">
        <w:t>your collection of Meissen c</w:t>
      </w:r>
      <w:r w:rsidR="00D754CA" w:rsidRPr="00035949">
        <w:t>eramic plates</w:t>
      </w:r>
      <w:r w:rsidRPr="00035949">
        <w:t>.</w:t>
      </w:r>
      <w:r w:rsidR="00F33687" w:rsidRPr="00035949">
        <w:rPr>
          <w:rStyle w:val="Annotation"/>
        </w:rPr>
        <w:t>]</w:t>
      </w:r>
      <w:r w:rsidR="00363562" w:rsidRPr="00035949">
        <w:t xml:space="preserve"> </w:t>
      </w:r>
    </w:p>
    <w:p w14:paraId="47EEFD32" w14:textId="512E6606" w:rsidR="00EA53E5" w:rsidRPr="00035949" w:rsidRDefault="009B7292" w:rsidP="00414A41">
      <w:r w:rsidRPr="00035949">
        <w:t>[</w:t>
      </w:r>
      <w:r w:rsidR="00EC6A9C" w:rsidRPr="00035949">
        <w:fldChar w:fldCharType="begin"/>
      </w:r>
      <w:r w:rsidR="00EC6A9C" w:rsidRPr="00035949">
        <w:instrText xml:space="preserve"> REF _Ref310772268 \r \h  \* MERGEFORMAT </w:instrText>
      </w:r>
      <w:r w:rsidR="00EC6A9C" w:rsidRPr="00035949">
        <w:fldChar w:fldCharType="separate"/>
      </w:r>
      <w:r w:rsidR="000A7629">
        <w:t>76</w:t>
      </w:r>
      <w:r w:rsidR="00EC6A9C" w:rsidRPr="00035949">
        <w:fldChar w:fldCharType="end"/>
      </w:r>
      <w:r w:rsidRPr="00035949">
        <w:t xml:space="preserve">] provides a formal treatment of aggregates (there called ‘collections’) that is </w:t>
      </w:r>
      <w:r w:rsidR="00250C35" w:rsidRPr="00035949">
        <w:t xml:space="preserve">broadly </w:t>
      </w:r>
      <w:r w:rsidRPr="00035949">
        <w:t>consistent with the above</w:t>
      </w:r>
      <w:r w:rsidR="00250C35" w:rsidRPr="00035949">
        <w:t xml:space="preserve"> except that it </w:t>
      </w:r>
      <w:r w:rsidR="00A01415" w:rsidRPr="00035949">
        <w:t>assumes that membership in a collection is fixed over time.</w:t>
      </w:r>
      <w:r w:rsidRPr="00035949">
        <w:t xml:space="preserve"> </w:t>
      </w:r>
      <w:r w:rsidR="00C65139" w:rsidRPr="00035949">
        <w:t>However, a</w:t>
      </w:r>
      <w:r w:rsidR="00621220" w:rsidRPr="00035949">
        <w:t xml:space="preserve">s is true for </w:t>
      </w:r>
      <w:r w:rsidR="00C65139" w:rsidRPr="00035949">
        <w:t xml:space="preserve">many </w:t>
      </w:r>
      <w:r w:rsidR="00621220" w:rsidRPr="00035949">
        <w:t xml:space="preserve">material entities, </w:t>
      </w:r>
      <w:r w:rsidR="00F33687" w:rsidRPr="00035949">
        <w:rPr>
          <w:rStyle w:val="Annotation"/>
        </w:rPr>
        <w:t>note(object aggregate)[</w:t>
      </w:r>
      <w:r w:rsidR="00621220" w:rsidRPr="00035949">
        <w:t>o</w:t>
      </w:r>
      <w:r w:rsidR="00EA53E5" w:rsidRPr="00035949">
        <w:t xml:space="preserve">bject aggregates may gain and lose parts while remaining </w:t>
      </w:r>
      <w:r w:rsidR="00621220" w:rsidRPr="00035949">
        <w:t xml:space="preserve">numerically </w:t>
      </w:r>
      <w:r w:rsidR="00EA53E5" w:rsidRPr="00035949">
        <w:t>identical</w:t>
      </w:r>
      <w:r w:rsidR="00621220" w:rsidRPr="00035949">
        <w:t xml:space="preserve"> (one and the same individual) over time</w:t>
      </w:r>
      <w:r w:rsidR="00250C35" w:rsidRPr="00035949">
        <w:t xml:space="preserve">. This holds both for </w:t>
      </w:r>
      <w:r w:rsidR="00A01415" w:rsidRPr="00035949">
        <w:t>aggregates</w:t>
      </w:r>
      <w:r w:rsidR="00250C35" w:rsidRPr="00035949">
        <w:t xml:space="preserve"> whose </w:t>
      </w:r>
      <w:r w:rsidR="00F56D7F" w:rsidRPr="00035949">
        <w:t xml:space="preserve">membership is determined </w:t>
      </w:r>
      <w:r w:rsidR="00250C35" w:rsidRPr="00035949">
        <w:t xml:space="preserve">naturally (the aggregate of cells in your body) and aggregates determined </w:t>
      </w:r>
      <w:r w:rsidR="00F56D7F" w:rsidRPr="00035949">
        <w:t>by fiat</w:t>
      </w:r>
      <w:r w:rsidR="00A01415" w:rsidRPr="00035949">
        <w:t xml:space="preserve"> (</w:t>
      </w:r>
      <w:r w:rsidR="00F56D7F" w:rsidRPr="00035949">
        <w:t xml:space="preserve">a </w:t>
      </w:r>
      <w:r w:rsidR="00A01415" w:rsidRPr="00035949">
        <w:t xml:space="preserve">baseball team, </w:t>
      </w:r>
      <w:r w:rsidR="00F56D7F" w:rsidRPr="00035949">
        <w:t xml:space="preserve">a </w:t>
      </w:r>
      <w:r w:rsidR="00A01415" w:rsidRPr="00035949">
        <w:t>congressional committee).</w:t>
      </w:r>
      <w:r w:rsidR="00F33687" w:rsidRPr="00035949">
        <w:rPr>
          <w:rStyle w:val="Annotation"/>
        </w:rPr>
        <w:t>]</w:t>
      </w:r>
      <w:r w:rsidR="005310FC" w:rsidRPr="00035949">
        <w:t xml:space="preserve"> </w:t>
      </w:r>
    </w:p>
    <w:p w14:paraId="3674346B" w14:textId="69F309C8" w:rsidR="00F33687" w:rsidRPr="00035949" w:rsidRDefault="0050778E" w:rsidP="00877FBB">
      <w:pPr>
        <w:pStyle w:val="Heading3"/>
      </w:pPr>
      <w:bookmarkStart w:id="180" w:name="_Toc313270699"/>
      <w:bookmarkStart w:id="181" w:name="_Toc501053089"/>
      <w:r w:rsidRPr="00035949">
        <w:t>Fiat object part</w:t>
      </w:r>
      <w:bookmarkEnd w:id="180"/>
      <w:bookmarkEnd w:id="181"/>
      <w:r w:rsidR="00250C35" w:rsidRPr="00035949">
        <w:t xml:space="preserve"> </w:t>
      </w:r>
    </w:p>
    <w:p w14:paraId="230BAAC4" w14:textId="10B5F999" w:rsidR="00C37896" w:rsidRPr="00035949" w:rsidRDefault="00C37896" w:rsidP="00414A41">
      <w:r w:rsidRPr="00035949">
        <w:t>Clearly not all material entities form separated or separable natural units in the way described above (see  [</w:t>
      </w:r>
      <w:r w:rsidR="00F33687" w:rsidRPr="00035949">
        <w:fldChar w:fldCharType="begin"/>
      </w:r>
      <w:r w:rsidR="00F33687" w:rsidRPr="00035949">
        <w:instrText xml:space="preserve"> REF _Ref309472955 \r \h  \* MERGEFORMAT </w:instrText>
      </w:r>
      <w:r w:rsidR="00F33687" w:rsidRPr="00035949">
        <w:fldChar w:fldCharType="separate"/>
      </w:r>
      <w:r w:rsidR="000A7629">
        <w:t>12</w:t>
      </w:r>
      <w:r w:rsidR="00F33687" w:rsidRPr="00035949">
        <w:fldChar w:fldCharType="end"/>
      </w:r>
      <w:r w:rsidRPr="00035949">
        <w:t xml:space="preserve">]), and so there is – in dealing with </w:t>
      </w:r>
      <w:r w:rsidR="00250C35" w:rsidRPr="00035949">
        <w:t xml:space="preserve">extremities </w:t>
      </w:r>
      <w:r w:rsidRPr="00035949">
        <w:t xml:space="preserve">demarcated within a body, of mountains demarcated within mountain ranges, and so forth – a need for some way to do justice to material entities </w:t>
      </w:r>
      <w:r w:rsidR="00C65139" w:rsidRPr="00035949">
        <w:t xml:space="preserve">distinguished by fiat within larger object wholes, entities </w:t>
      </w:r>
      <w:r w:rsidRPr="00035949">
        <w:t>here called fiat object parts.</w:t>
      </w:r>
    </w:p>
    <w:p w14:paraId="11A2D608" w14:textId="77777777" w:rsidR="00C37896" w:rsidRPr="00035949" w:rsidRDefault="00C37896">
      <w:pPr>
        <w:jc w:val="center"/>
      </w:pPr>
      <w:r w:rsidRPr="00035949">
        <w:rPr>
          <w:noProof/>
          <w:lang w:eastAsia="zh-CN"/>
        </w:rPr>
        <w:lastRenderedPageBreak/>
        <w:drawing>
          <wp:inline distT="0" distB="0" distL="0" distR="0" wp14:anchorId="05AE56CF" wp14:editId="0C44E751">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EF9A68E" w14:textId="57946536" w:rsidR="00C37896" w:rsidRPr="00277FCA" w:rsidRDefault="00C37896">
      <w:pPr>
        <w:pStyle w:val="Caption"/>
        <w:jc w:val="left"/>
        <w:rPr>
          <w:color w:val="365F91" w:themeColor="accent1" w:themeShade="BF"/>
          <w:rPrChange w:id="182" w:author="Jie Zheng" w:date="2018-07-18T01:34:00Z">
            <w:rPr>
              <w:sz w:val="16"/>
              <w:szCs w:val="23"/>
            </w:rPr>
          </w:rPrChange>
        </w:rPr>
        <w:pPrChange w:id="183" w:author="Jie Zheng" w:date="2018-07-18T01:23:00Z">
          <w:pPr>
            <w:pStyle w:val="Caption"/>
            <w:jc w:val="center"/>
          </w:pPr>
        </w:pPrChange>
      </w:pPr>
      <w:r w:rsidRPr="00277FCA">
        <w:rPr>
          <w:color w:val="365F91" w:themeColor="accent1" w:themeShade="BF"/>
          <w:rPrChange w:id="184" w:author="Jie Zheng" w:date="2018-07-18T01:34:00Z">
            <w:rPr>
              <w:sz w:val="16"/>
            </w:rPr>
          </w:rPrChange>
        </w:rPr>
        <w:t xml:space="preserve">Figure </w:t>
      </w:r>
      <w:r w:rsidR="00F33687" w:rsidRPr="00277FCA">
        <w:rPr>
          <w:color w:val="365F91" w:themeColor="accent1" w:themeShade="BF"/>
          <w:rPrChange w:id="185" w:author="Jie Zheng" w:date="2018-07-18T01:34:00Z">
            <w:rPr>
              <w:sz w:val="16"/>
            </w:rPr>
          </w:rPrChange>
        </w:rPr>
        <w:fldChar w:fldCharType="begin"/>
      </w:r>
      <w:r w:rsidRPr="00277FCA">
        <w:rPr>
          <w:color w:val="365F91" w:themeColor="accent1" w:themeShade="BF"/>
          <w:rPrChange w:id="186" w:author="Jie Zheng" w:date="2018-07-18T01:34:00Z">
            <w:rPr>
              <w:sz w:val="16"/>
            </w:rPr>
          </w:rPrChange>
        </w:rPr>
        <w:instrText xml:space="preserve"> SEQ Figure \* ARABIC </w:instrText>
      </w:r>
      <w:r w:rsidR="00F33687" w:rsidRPr="00277FCA">
        <w:rPr>
          <w:color w:val="365F91" w:themeColor="accent1" w:themeShade="BF"/>
          <w:rPrChange w:id="187" w:author="Jie Zheng" w:date="2018-07-18T01:34:00Z">
            <w:rPr>
              <w:noProof/>
              <w:sz w:val="16"/>
            </w:rPr>
          </w:rPrChange>
        </w:rPr>
        <w:fldChar w:fldCharType="separate"/>
      </w:r>
      <w:r w:rsidR="000A7629" w:rsidRPr="00277FCA">
        <w:rPr>
          <w:noProof/>
          <w:color w:val="365F91" w:themeColor="accent1" w:themeShade="BF"/>
          <w:rPrChange w:id="188" w:author="Jie Zheng" w:date="2018-07-18T01:34:00Z">
            <w:rPr>
              <w:noProof/>
              <w:sz w:val="16"/>
            </w:rPr>
          </w:rPrChange>
        </w:rPr>
        <w:t>4</w:t>
      </w:r>
      <w:r w:rsidR="00F33687" w:rsidRPr="00277FCA">
        <w:rPr>
          <w:noProof/>
          <w:color w:val="365F91" w:themeColor="accent1" w:themeShade="BF"/>
          <w:rPrChange w:id="189" w:author="Jie Zheng" w:date="2018-07-18T01:34:00Z">
            <w:rPr>
              <w:noProof/>
              <w:sz w:val="16"/>
            </w:rPr>
          </w:rPrChange>
        </w:rPr>
        <w:fldChar w:fldCharType="end"/>
      </w:r>
      <w:r w:rsidRPr="00277FCA">
        <w:rPr>
          <w:color w:val="365F91" w:themeColor="accent1" w:themeShade="BF"/>
          <w:rPrChange w:id="190" w:author="Jie Zheng" w:date="2018-07-18T01:34:00Z">
            <w:rPr>
              <w:sz w:val="16"/>
            </w:rPr>
          </w:rPrChange>
        </w:rPr>
        <w:t xml:space="preserve">: </w:t>
      </w:r>
      <w:r w:rsidR="00B95814" w:rsidRPr="00277FCA">
        <w:rPr>
          <w:color w:val="365F91" w:themeColor="accent1" w:themeShade="BF"/>
          <w:rPrChange w:id="191" w:author="Jie Zheng" w:date="2018-07-18T01:34:00Z">
            <w:rPr/>
          </w:rPrChange>
        </w:rPr>
        <w:fldChar w:fldCharType="begin"/>
      </w:r>
      <w:r w:rsidR="00B95814" w:rsidRPr="00277FCA">
        <w:rPr>
          <w:color w:val="365F91" w:themeColor="accent1" w:themeShade="BF"/>
          <w:rPrChange w:id="192" w:author="Jie Zheng" w:date="2018-07-18T01:34:00Z">
            <w:rPr/>
          </w:rPrChange>
        </w:rPr>
        <w:instrText xml:space="preserve"> HYPERLINK "http://www.webstuffscan.com/wp-content/uploads/2007/01/mount%20everest%20from%20space.jpg" </w:instrText>
      </w:r>
      <w:r w:rsidR="00B95814" w:rsidRPr="00277FCA">
        <w:rPr>
          <w:color w:val="365F91" w:themeColor="accent1" w:themeShade="BF"/>
          <w:rPrChange w:id="193" w:author="Jie Zheng" w:date="2018-07-18T01:34:00Z">
            <w:rPr>
              <w:rStyle w:val="Hyperlink"/>
              <w:sz w:val="16"/>
            </w:rPr>
          </w:rPrChange>
        </w:rPr>
        <w:fldChar w:fldCharType="separate"/>
      </w:r>
      <w:r w:rsidRPr="00277FCA">
        <w:rPr>
          <w:rStyle w:val="Hyperlink"/>
          <w:color w:val="365F91" w:themeColor="accent1" w:themeShade="BF"/>
          <w:rPrChange w:id="194" w:author="Jie Zheng" w:date="2018-07-18T01:34:00Z">
            <w:rPr>
              <w:rStyle w:val="Hyperlink"/>
              <w:sz w:val="16"/>
            </w:rPr>
          </w:rPrChange>
        </w:rPr>
        <w:t>Mount Everest from space</w:t>
      </w:r>
      <w:r w:rsidR="00B95814" w:rsidRPr="00277FCA">
        <w:rPr>
          <w:rStyle w:val="Hyperlink"/>
          <w:color w:val="365F91" w:themeColor="accent1" w:themeShade="BF"/>
          <w:rPrChange w:id="195" w:author="Jie Zheng" w:date="2018-07-18T01:34:00Z">
            <w:rPr>
              <w:rStyle w:val="Hyperlink"/>
              <w:sz w:val="16"/>
            </w:rPr>
          </w:rPrChange>
        </w:rPr>
        <w:fldChar w:fldCharType="end"/>
      </w:r>
    </w:p>
    <w:p w14:paraId="3A777186" w14:textId="77777777" w:rsidR="00047E4F" w:rsidRPr="00035949" w:rsidRDefault="00047E4F"/>
    <w:p w14:paraId="134AF6A7" w14:textId="6A123B8F" w:rsidR="00A11862" w:rsidRPr="00035949" w:rsidRDefault="00684133">
      <w:pPr>
        <w:pStyle w:val="Specification"/>
      </w:pPr>
      <w:r w:rsidRPr="00035949">
        <w:rPr>
          <w:rStyle w:val="Annotation"/>
        </w:rPr>
        <w:t>a(fiat object part)[</w:t>
      </w:r>
      <w:r w:rsidR="00A11862" w:rsidRPr="00035949">
        <w:rPr>
          <w:rStyle w:val="SpecificationType"/>
          <w:sz w:val="22"/>
        </w:rPr>
        <w:t>Elucida</w:t>
      </w:r>
      <w:r w:rsidRPr="00035949">
        <w:rPr>
          <w:rStyle w:val="SpecificationType"/>
          <w:sz w:val="22"/>
        </w:rPr>
        <w:t>tion</w:t>
      </w:r>
      <w:r w:rsidR="001C7765" w:rsidRPr="00035949">
        <w:t xml:space="preserve">: </w:t>
      </w:r>
      <w:r w:rsidR="008A6944" w:rsidRPr="00035949">
        <w:rPr>
          <w:i/>
        </w:rPr>
        <w:t>b</w:t>
      </w:r>
      <w:r w:rsidR="008F67BA" w:rsidRPr="00035949">
        <w:rPr>
          <w:i/>
        </w:rPr>
        <w:t xml:space="preserve"> </w:t>
      </w:r>
      <w:r w:rsidR="0050778E" w:rsidRPr="00035949">
        <w:t>is a</w:t>
      </w:r>
      <w:r w:rsidR="0050778E" w:rsidRPr="00035949">
        <w:rPr>
          <w:i/>
        </w:rPr>
        <w:t xml:space="preserve"> fiat object part</w:t>
      </w:r>
      <w:r w:rsidR="0050778E" w:rsidRPr="00035949">
        <w:t xml:space="preserve"> =</w:t>
      </w:r>
      <w:r w:rsidR="008F67BA" w:rsidRPr="00035949">
        <w:t xml:space="preserve"> </w:t>
      </w:r>
      <w:r w:rsidR="0050778E" w:rsidRPr="00035949">
        <w:t xml:space="preserve">Def. </w:t>
      </w:r>
      <w:r w:rsidR="008A6944" w:rsidRPr="00035949">
        <w:rPr>
          <w:i/>
        </w:rPr>
        <w:t>b</w:t>
      </w:r>
      <w:r w:rsidR="0050778E" w:rsidRPr="00035949">
        <w:rPr>
          <w:i/>
        </w:rPr>
        <w:t xml:space="preserve"> </w:t>
      </w:r>
      <w:r w:rsidR="0050778E" w:rsidRPr="00035949">
        <w:t xml:space="preserve">is a </w:t>
      </w:r>
      <w:r w:rsidR="0050778E" w:rsidRPr="00035949">
        <w:rPr>
          <w:i/>
        </w:rPr>
        <w:t>material</w:t>
      </w:r>
      <w:r w:rsidR="00465C17" w:rsidRPr="00035949">
        <w:rPr>
          <w:i/>
        </w:rPr>
        <w:t xml:space="preserve"> </w:t>
      </w:r>
      <w:r w:rsidR="00151755" w:rsidRPr="00035949">
        <w:rPr>
          <w:i/>
        </w:rPr>
        <w:t>entity</w:t>
      </w:r>
      <w:r w:rsidR="00151755" w:rsidRPr="00035949">
        <w:t xml:space="preserve"> </w:t>
      </w:r>
      <w:r w:rsidR="00A11862" w:rsidRPr="00035949">
        <w:t xml:space="preserve">which is such that </w:t>
      </w:r>
    </w:p>
    <w:p w14:paraId="3DE51765" w14:textId="77777777" w:rsidR="00A11862" w:rsidRPr="00035949" w:rsidRDefault="00A11862" w:rsidP="00140957">
      <w:pPr>
        <w:pStyle w:val="SpecificationInternal"/>
        <w:ind w:firstLine="720"/>
      </w:pPr>
      <w:r w:rsidRPr="00035949">
        <w:t xml:space="preserve">for all times </w:t>
      </w:r>
      <w:r w:rsidRPr="00035949">
        <w:rPr>
          <w:i/>
        </w:rPr>
        <w:t>t</w:t>
      </w:r>
      <w:r w:rsidRPr="00035949">
        <w:t>,</w:t>
      </w:r>
      <w:r w:rsidRPr="00035949">
        <w:rPr>
          <w:i/>
        </w:rPr>
        <w:t xml:space="preserve"> </w:t>
      </w:r>
      <w:r w:rsidRPr="00035949">
        <w:t xml:space="preserve">if </w:t>
      </w:r>
      <w:r w:rsidR="008A6944" w:rsidRPr="00035949">
        <w:rPr>
          <w:i/>
        </w:rPr>
        <w:t>b</w:t>
      </w:r>
      <w:r w:rsidRPr="00035949">
        <w:rPr>
          <w:i/>
        </w:rPr>
        <w:t xml:space="preserve"> </w:t>
      </w:r>
      <w:r w:rsidRPr="00035949">
        <w:t xml:space="preserve">exists </w:t>
      </w:r>
      <w:r w:rsidRPr="00035949">
        <w:rPr>
          <w:b/>
        </w:rPr>
        <w:t xml:space="preserve">at </w:t>
      </w:r>
      <w:r w:rsidRPr="00035949">
        <w:rPr>
          <w:i/>
        </w:rPr>
        <w:t>t</w:t>
      </w:r>
      <w:r w:rsidRPr="00035949">
        <w:rPr>
          <w:b/>
          <w:i/>
        </w:rPr>
        <w:t xml:space="preserve"> </w:t>
      </w:r>
      <w:r w:rsidRPr="00035949">
        <w:t xml:space="preserve">then </w:t>
      </w:r>
    </w:p>
    <w:p w14:paraId="18BF5669" w14:textId="4EF65783" w:rsidR="0050778E" w:rsidRPr="00035949" w:rsidRDefault="00A11862" w:rsidP="00140957">
      <w:pPr>
        <w:pStyle w:val="SpecificationInternal"/>
        <w:ind w:left="2160"/>
      </w:pPr>
      <w:r w:rsidRPr="00035949">
        <w:t xml:space="preserve">there is some object </w:t>
      </w:r>
      <w:r w:rsidR="008A6944" w:rsidRPr="00035949">
        <w:rPr>
          <w:i/>
        </w:rPr>
        <w:t>c</w:t>
      </w:r>
      <w:r w:rsidRPr="00035949">
        <w:rPr>
          <w:i/>
        </w:rPr>
        <w:t xml:space="preserve"> </w:t>
      </w:r>
      <w:r w:rsidRPr="00035949">
        <w:t xml:space="preserve">such that </w:t>
      </w:r>
      <w:r w:rsidR="008A6944" w:rsidRPr="00035949">
        <w:rPr>
          <w:i/>
        </w:rPr>
        <w:t>b</w:t>
      </w:r>
      <w:r w:rsidRPr="00035949">
        <w:rPr>
          <w:i/>
        </w:rPr>
        <w:t xml:space="preserve"> </w:t>
      </w:r>
      <w:r w:rsidR="0050778E" w:rsidRPr="00035949">
        <w:rPr>
          <w:b/>
        </w:rPr>
        <w:t xml:space="preserve">proper </w:t>
      </w:r>
      <w:r w:rsidR="00B36060" w:rsidRPr="00035949">
        <w:rPr>
          <w:b/>
        </w:rPr>
        <w:t>continuant_</w:t>
      </w:r>
      <w:r w:rsidR="0050778E" w:rsidRPr="00035949">
        <w:rPr>
          <w:b/>
        </w:rPr>
        <w:t>part</w:t>
      </w:r>
      <w:r w:rsidR="0050778E" w:rsidRPr="00035949">
        <w:t xml:space="preserve"> of </w:t>
      </w:r>
      <w:r w:rsidRPr="00035949">
        <w:t xml:space="preserve"> </w:t>
      </w:r>
      <w:r w:rsidR="008A6944" w:rsidRPr="00035949">
        <w:rPr>
          <w:i/>
        </w:rPr>
        <w:t>c</w:t>
      </w:r>
      <w:r w:rsidRPr="00035949">
        <w:rPr>
          <w:i/>
        </w:rPr>
        <w:t xml:space="preserve"> </w:t>
      </w:r>
      <w:r w:rsidR="00716277" w:rsidRPr="00035949">
        <w:rPr>
          <w:b/>
        </w:rPr>
        <w:t xml:space="preserve">at </w:t>
      </w:r>
      <w:r w:rsidR="00716277" w:rsidRPr="00035949">
        <w:rPr>
          <w:i/>
        </w:rPr>
        <w:t xml:space="preserve">t </w:t>
      </w:r>
      <w:r w:rsidR="00151755" w:rsidRPr="00035949">
        <w:t>and</w:t>
      </w:r>
      <w:r w:rsidR="00DD6E98" w:rsidRPr="00035949">
        <w:t xml:space="preserve"> </w:t>
      </w:r>
      <w:r w:rsidR="008A6944" w:rsidRPr="00035949">
        <w:rPr>
          <w:i/>
        </w:rPr>
        <w:t>c</w:t>
      </w:r>
      <w:r w:rsidRPr="00035949">
        <w:rPr>
          <w:i/>
        </w:rPr>
        <w:t xml:space="preserve"> </w:t>
      </w:r>
      <w:r w:rsidRPr="00035949">
        <w:t xml:space="preserve">is </w:t>
      </w:r>
      <w:r w:rsidR="00684133" w:rsidRPr="00035949">
        <w:t xml:space="preserve">demarcated from the remainder of </w:t>
      </w:r>
      <w:r w:rsidR="008A6944" w:rsidRPr="00035949">
        <w:rPr>
          <w:i/>
        </w:rPr>
        <w:t>c</w:t>
      </w:r>
      <w:r w:rsidRPr="00035949">
        <w:rPr>
          <w:i/>
        </w:rPr>
        <w:t xml:space="preserve"> </w:t>
      </w:r>
      <w:r w:rsidR="00684133" w:rsidRPr="00035949">
        <w:t>by a two-dimensional continuant fiat boundary</w:t>
      </w:r>
      <w:r w:rsidR="00905278" w:rsidRPr="00035949">
        <w:rPr>
          <w:i/>
        </w:rPr>
        <w:t>.</w:t>
      </w:r>
      <w:r w:rsidR="0047147E" w:rsidRPr="00035949">
        <w:t xml:space="preserve"> [027-00</w:t>
      </w:r>
      <w:r w:rsidRPr="00035949">
        <w:t>4</w:t>
      </w:r>
      <w:r w:rsidR="0047147E" w:rsidRPr="00035949">
        <w:t>]</w:t>
      </w:r>
      <w:r w:rsidR="00A4428A" w:rsidRPr="00035949">
        <w:rPr>
          <w:rStyle w:val="Annotation"/>
        </w:rPr>
        <w:t>]</w:t>
      </w:r>
    </w:p>
    <w:p w14:paraId="7F62B004" w14:textId="77777777" w:rsidR="001C7765" w:rsidRPr="00035949" w:rsidRDefault="00A4428A">
      <w:pPr>
        <w:pStyle w:val="Specification"/>
        <w:rPr>
          <w:sz w:val="18"/>
          <w:szCs w:val="20"/>
        </w:rPr>
      </w:pPr>
      <w:r w:rsidRPr="00035949">
        <w:rPr>
          <w:rStyle w:val="Annotation"/>
        </w:rPr>
        <w:t>as(fiat object part)[</w:t>
      </w:r>
      <w:r w:rsidR="001C7765" w:rsidRPr="00035949">
        <w:rPr>
          <w:rStyle w:val="SpecificationType"/>
          <w:sz w:val="22"/>
        </w:rPr>
        <w:t>Examples</w:t>
      </w:r>
      <w:r w:rsidR="001C7765" w:rsidRPr="00035949">
        <w:t>: the upper and lower lobes of the left lung</w:t>
      </w:r>
      <w:r w:rsidRPr="00035949">
        <w:rPr>
          <w:rStyle w:val="Annotation"/>
        </w:rPr>
        <w:t>\</w:t>
      </w:r>
      <w:r w:rsidR="001C7765" w:rsidRPr="00035949">
        <w:t>, the dorsal and ventral surfaces of the body</w:t>
      </w:r>
      <w:r w:rsidRPr="00035949">
        <w:rPr>
          <w:rStyle w:val="Annotation"/>
        </w:rPr>
        <w:t>\</w:t>
      </w:r>
      <w:r w:rsidR="001C7765" w:rsidRPr="00035949">
        <w:t>, the Western hemisphere of the Earth</w:t>
      </w:r>
      <w:r w:rsidRPr="00035949">
        <w:rPr>
          <w:rStyle w:val="Annotation"/>
        </w:rPr>
        <w:t>\</w:t>
      </w:r>
      <w:r w:rsidR="001C7765" w:rsidRPr="00035949">
        <w:t>, the FMA:</w:t>
      </w:r>
      <w:r w:rsidR="001C7765" w:rsidRPr="00035949">
        <w:rPr>
          <w:i/>
        </w:rPr>
        <w:t>regional parts</w:t>
      </w:r>
      <w:r w:rsidR="001C7765" w:rsidRPr="00035949">
        <w:t xml:space="preserve"> of an intact human body.</w:t>
      </w:r>
      <w:r w:rsidRPr="00035949">
        <w:rPr>
          <w:rStyle w:val="Annotation"/>
        </w:rPr>
        <w:t xml:space="preserve"> ]</w:t>
      </w:r>
    </w:p>
    <w:p w14:paraId="08077A4D" w14:textId="05C32B4B" w:rsidR="00220A61" w:rsidRPr="00035949" w:rsidRDefault="00220A61">
      <w:r w:rsidRPr="00035949">
        <w:t xml:space="preserve">Since </w:t>
      </w:r>
      <w:r w:rsidRPr="00035949">
        <w:rPr>
          <w:i/>
        </w:rPr>
        <w:t>fiat object parts</w:t>
      </w:r>
      <w:r w:rsidRPr="00035949">
        <w:t xml:space="preserve"> are </w:t>
      </w:r>
      <w:r w:rsidRPr="00035949">
        <w:rPr>
          <w:i/>
        </w:rPr>
        <w:t>material entities</w:t>
      </w:r>
      <w:r w:rsidRPr="00035949">
        <w:t xml:space="preserve">, they also extend in space in three dimensions (in contrast to </w:t>
      </w:r>
      <w:r w:rsidRPr="00035949">
        <w:rPr>
          <w:i/>
        </w:rPr>
        <w:t xml:space="preserve">continuant </w:t>
      </w:r>
      <w:r w:rsidR="00DC15E0" w:rsidRPr="00035949">
        <w:rPr>
          <w:i/>
        </w:rPr>
        <w:t xml:space="preserve">fiat </w:t>
      </w:r>
      <w:r w:rsidRPr="00035949">
        <w:rPr>
          <w:i/>
        </w:rPr>
        <w:t>boundaries</w:t>
      </w:r>
      <w:r w:rsidRPr="00035949">
        <w:t>, introduced below).</w:t>
      </w:r>
    </w:p>
    <w:p w14:paraId="21EB7E5E" w14:textId="24FBD5AC" w:rsidR="008F67BA" w:rsidRPr="00035949" w:rsidRDefault="00B528BE" w:rsidP="00414A41">
      <w:r w:rsidRPr="00035949">
        <w:t xml:space="preserve">Fiat object parts are contrasted with bona fide object parts, which are themselves objects (for example a cell </w:t>
      </w:r>
      <w:r w:rsidR="00AB0E32" w:rsidRPr="00035949">
        <w:t>is a bona fide object part of a</w:t>
      </w:r>
      <w:r w:rsidRPr="00035949">
        <w:t xml:space="preserve"> multi-cellular organism)</w:t>
      </w:r>
      <w:r w:rsidR="00222C8B" w:rsidRPr="00035949">
        <w:t>, and are marked by bona fide boundaries, o</w:t>
      </w:r>
      <w:r w:rsidR="00DC15E0" w:rsidRPr="00035949">
        <w:t>r</w:t>
      </w:r>
      <w:r w:rsidR="00222C8B" w:rsidRPr="00035949">
        <w:t xml:space="preserve"> in other words by </w:t>
      </w:r>
      <w:r w:rsidR="00222C8B" w:rsidRPr="00035949">
        <w:rPr>
          <w:i/>
        </w:rPr>
        <w:t>physical discontinuities</w:t>
      </w:r>
      <w:r w:rsidR="008F67BA" w:rsidRPr="00035949">
        <w:rPr>
          <w:i/>
        </w:rPr>
        <w:t xml:space="preserve"> </w:t>
      </w:r>
      <w:r w:rsidRPr="00035949">
        <w:t>[</w:t>
      </w:r>
      <w:r w:rsidR="00EC6A9C" w:rsidRPr="00035949">
        <w:fldChar w:fldCharType="begin"/>
      </w:r>
      <w:r w:rsidR="00EC6A9C" w:rsidRPr="00035949">
        <w:instrText xml:space="preserve"> REF _Ref309464075 \r \h  \* MERGEFORMAT </w:instrText>
      </w:r>
      <w:r w:rsidR="00EC6A9C" w:rsidRPr="00035949">
        <w:fldChar w:fldCharType="separate"/>
      </w:r>
      <w:r w:rsidR="000A7629">
        <w:t>8</w:t>
      </w:r>
      <w:r w:rsidR="00EC6A9C" w:rsidRPr="00035949">
        <w:fldChar w:fldCharType="end"/>
      </w:r>
      <w:r w:rsidRPr="00035949">
        <w:t>,</w:t>
      </w:r>
      <w:r w:rsidR="00E735CF" w:rsidRPr="00035949">
        <w:t xml:space="preserve"> </w:t>
      </w:r>
      <w:r w:rsidR="00EC6A9C" w:rsidRPr="00035949">
        <w:fldChar w:fldCharType="begin"/>
      </w:r>
      <w:r w:rsidR="00EC6A9C" w:rsidRPr="00035949">
        <w:instrText xml:space="preserve"> REF _Ref311481677 \r \h  \* MERGEFORMAT </w:instrText>
      </w:r>
      <w:r w:rsidR="00EC6A9C" w:rsidRPr="00035949">
        <w:fldChar w:fldCharType="separate"/>
      </w:r>
      <w:r w:rsidR="000A7629">
        <w:t>9</w:t>
      </w:r>
      <w:r w:rsidR="00EC6A9C" w:rsidRPr="00035949">
        <w:fldChar w:fldCharType="end"/>
      </w:r>
      <w:r w:rsidRPr="00035949">
        <w:t>]</w:t>
      </w:r>
      <w:r w:rsidR="00832211" w:rsidRPr="00035949">
        <w:t>, for example between the surface of your skin, or of your laptop, and the surrounding body of air</w:t>
      </w:r>
      <w:r w:rsidR="008F283C" w:rsidRPr="00035949">
        <w:t>.</w:t>
      </w:r>
      <w:r w:rsidRPr="00035949">
        <w:t xml:space="preserve"> </w:t>
      </w:r>
      <w:r w:rsidR="00CF2220" w:rsidRPr="00035949">
        <w:rPr>
          <w:rStyle w:val="Annotation"/>
        </w:rPr>
        <w:t>note</w:t>
      </w:r>
      <w:r w:rsidR="00F33687" w:rsidRPr="00035949">
        <w:rPr>
          <w:rStyle w:val="Annotation"/>
        </w:rPr>
        <w:t>(fiat object part)[</w:t>
      </w:r>
      <w:r w:rsidRPr="00035949">
        <w:t>Most examples of fiat object parts are associated with theoretically drawn divisions</w:t>
      </w:r>
      <w:r w:rsidR="00F33687" w:rsidRPr="00035949">
        <w:rPr>
          <w:rStyle w:val="Annotation"/>
        </w:rPr>
        <w:t>]</w:t>
      </w:r>
      <w:r w:rsidRPr="00035949">
        <w:t xml:space="preserve">, for example </w:t>
      </w:r>
      <w:r w:rsidR="00F33687" w:rsidRPr="00035949">
        <w:rPr>
          <w:rStyle w:val="Annotation"/>
        </w:rPr>
        <w:t>example(fiat object part)[</w:t>
      </w:r>
      <w:r w:rsidRPr="00035949">
        <w:t xml:space="preserve">the division of the brain into </w:t>
      </w:r>
      <w:r w:rsidR="00990B1C">
        <w:t xml:space="preserve">functional </w:t>
      </w:r>
      <w:r w:rsidRPr="00035949">
        <w:t>regions</w:t>
      </w:r>
      <w:r w:rsidR="00F33687" w:rsidRPr="00035949">
        <w:rPr>
          <w:rStyle w:val="Annotation"/>
        </w:rPr>
        <w:t>\</w:t>
      </w:r>
      <w:r w:rsidRPr="00035949">
        <w:t>, the division of the planet into hemispheres</w:t>
      </w:r>
      <w:r w:rsidR="00F33687" w:rsidRPr="00035949">
        <w:rPr>
          <w:rStyle w:val="Annotation"/>
        </w:rPr>
        <w:t>\</w:t>
      </w:r>
      <w:r w:rsidRPr="00035949">
        <w:t>, or with divisions drawn by cognitive</w:t>
      </w:r>
      <w:r w:rsidR="00AE6D99" w:rsidRPr="00035949">
        <w:t xml:space="preserve"> subjects for practical reasons, such as </w:t>
      </w:r>
      <w:r w:rsidRPr="00035949">
        <w:t xml:space="preserve">the division of a </w:t>
      </w:r>
      <w:r w:rsidRPr="00035949">
        <w:lastRenderedPageBreak/>
        <w:t>cake (before slicing) into (what will become) slices</w:t>
      </w:r>
      <w:r w:rsidR="00B36060" w:rsidRPr="00035949">
        <w:t xml:space="preserve"> (</w:t>
      </w:r>
      <w:r w:rsidR="00250C35" w:rsidRPr="00035949">
        <w:t xml:space="preserve">and thus </w:t>
      </w:r>
      <w:r w:rsidR="00B36060" w:rsidRPr="00035949">
        <w:rPr>
          <w:b/>
        </w:rPr>
        <w:t xml:space="preserve">member parts </w:t>
      </w:r>
      <w:r w:rsidR="00B36060" w:rsidRPr="00035949">
        <w:t xml:space="preserve">of an </w:t>
      </w:r>
      <w:r w:rsidR="00B36060" w:rsidRPr="00035949">
        <w:rPr>
          <w:i/>
        </w:rPr>
        <w:t>object aggregate</w:t>
      </w:r>
      <w:r w:rsidR="00B36060" w:rsidRPr="00035949">
        <w:t>)</w:t>
      </w:r>
      <w:r w:rsidRPr="00035949">
        <w:t xml:space="preserve">. </w:t>
      </w:r>
      <w:r w:rsidR="00D14934" w:rsidRPr="00035949">
        <w:t xml:space="preserve">However, this does not mean that </w:t>
      </w:r>
      <w:r w:rsidR="00D14934" w:rsidRPr="00035949">
        <w:rPr>
          <w:i/>
        </w:rPr>
        <w:t>fiat object parts</w:t>
      </w:r>
      <w:r w:rsidR="00D14934" w:rsidRPr="00035949">
        <w:t xml:space="preserve"> are dependent for their existence on divisions or delineations effected by cognitive subjects. If, for example, it is correct to conceive geological layers of the </w:t>
      </w:r>
      <w:r w:rsidR="0085134B" w:rsidRPr="00035949">
        <w:t>Earth</w:t>
      </w:r>
      <w:r w:rsidR="00D14934" w:rsidRPr="00035949">
        <w:t xml:space="preserve"> as fiat object parts of the </w:t>
      </w:r>
      <w:r w:rsidR="0085134B" w:rsidRPr="00035949">
        <w:t>Earth</w:t>
      </w:r>
      <w:r w:rsidR="00D14934" w:rsidRPr="00035949">
        <w:t xml:space="preserve">, then even though these layers were first delineated in recent times, </w:t>
      </w:r>
      <w:r w:rsidR="00716277" w:rsidRPr="00035949">
        <w:t xml:space="preserve">still </w:t>
      </w:r>
      <w:r w:rsidR="00D14934" w:rsidRPr="00035949">
        <w:t xml:space="preserve">existed long before such delineation and </w:t>
      </w:r>
      <w:r w:rsidR="00D754CA" w:rsidRPr="00035949">
        <w:t>what holds of</w:t>
      </w:r>
      <w:r w:rsidR="00D14934" w:rsidRPr="00035949">
        <w:t xml:space="preserve"> these layers (for example that the oldest layers are also the lowest layers) did not </w:t>
      </w:r>
      <w:r w:rsidR="00D754CA" w:rsidRPr="00035949">
        <w:t xml:space="preserve">begin to hold </w:t>
      </w:r>
      <w:r w:rsidR="00D14934" w:rsidRPr="00035949">
        <w:t xml:space="preserve">because of </w:t>
      </w:r>
      <w:r w:rsidR="00D754CA" w:rsidRPr="00035949">
        <w:t xml:space="preserve">our </w:t>
      </w:r>
      <w:r w:rsidR="00D14934" w:rsidRPr="00035949">
        <w:t>acts of delineation.</w:t>
      </w:r>
    </w:p>
    <w:p w14:paraId="625B9DEF" w14:textId="77777777" w:rsidR="00F33687" w:rsidRPr="00035949" w:rsidRDefault="00F33687" w:rsidP="00140957">
      <w:pPr>
        <w:pStyle w:val="Heading4"/>
      </w:pPr>
      <w:bookmarkStart w:id="196" w:name="_Toc501053090"/>
      <w:r w:rsidRPr="00035949">
        <w:t>Treatment</w:t>
      </w:r>
      <w:r w:rsidR="00D14934" w:rsidRPr="00035949">
        <w:t xml:space="preserve"> of material entity in BFO</w:t>
      </w:r>
      <w:bookmarkEnd w:id="196"/>
    </w:p>
    <w:p w14:paraId="6FC6C618" w14:textId="77777777" w:rsidR="00C1193A" w:rsidRPr="00035949" w:rsidRDefault="00D14934">
      <w:r w:rsidRPr="00035949">
        <w:t xml:space="preserve">Examples </w:t>
      </w:r>
      <w:r w:rsidR="00B36060" w:rsidRPr="00035949">
        <w:t xml:space="preserve">viewed by some as </w:t>
      </w:r>
      <w:r w:rsidRPr="00035949">
        <w:t xml:space="preserve">problematic cases </w:t>
      </w:r>
      <w:r w:rsidR="00776B28" w:rsidRPr="00035949">
        <w:t xml:space="preserve">for the trichotomy of </w:t>
      </w:r>
      <w:r w:rsidR="00776B28" w:rsidRPr="00035949">
        <w:rPr>
          <w:i/>
        </w:rPr>
        <w:t>fiat object part</w:t>
      </w:r>
      <w:r w:rsidR="00B36060" w:rsidRPr="00035949">
        <w:t>,</w:t>
      </w:r>
      <w:r w:rsidR="00776B28" w:rsidRPr="00035949">
        <w:rPr>
          <w:i/>
        </w:rPr>
        <w:t xml:space="preserve"> </w:t>
      </w:r>
      <w:r w:rsidR="00B36060" w:rsidRPr="00035949">
        <w:rPr>
          <w:i/>
        </w:rPr>
        <w:t>object</w:t>
      </w:r>
      <w:r w:rsidR="00B36060" w:rsidRPr="00035949">
        <w:t xml:space="preserve">, </w:t>
      </w:r>
      <w:r w:rsidR="00776B28" w:rsidRPr="00035949">
        <w:t xml:space="preserve">and </w:t>
      </w:r>
      <w:r w:rsidR="00776B28" w:rsidRPr="00035949">
        <w:rPr>
          <w:i/>
        </w:rPr>
        <w:t xml:space="preserve">object aggregate </w:t>
      </w:r>
      <w:r w:rsidR="00776B28" w:rsidRPr="00035949">
        <w:t>include</w:t>
      </w:r>
      <w:r w:rsidR="004C0A57" w:rsidRPr="00035949">
        <w:t xml:space="preserve">: </w:t>
      </w:r>
    </w:p>
    <w:p w14:paraId="37AA729E" w14:textId="2B608D2D" w:rsidR="00D14934" w:rsidRPr="00035949" w:rsidRDefault="004C0A57">
      <w:pPr>
        <w:ind w:left="720"/>
      </w:pPr>
      <w:r w:rsidRPr="00035949">
        <w:t>a mussel</w:t>
      </w:r>
      <w:r w:rsidR="00D14934" w:rsidRPr="00035949">
        <w:t xml:space="preserve"> on (and attached to) a rock, a slime mold, a pizza, a cloud, a galaxy, a railway train with engine and multiple carriages, </w:t>
      </w:r>
      <w:r w:rsidR="00990B1C" w:rsidRPr="001D54A5">
        <w:t>a clonal stand of quaking aspen</w:t>
      </w:r>
      <w:r w:rsidR="00D14934" w:rsidRPr="00035949">
        <w:t xml:space="preserve">, </w:t>
      </w:r>
      <w:r w:rsidR="00D754CA" w:rsidRPr="00035949">
        <w:t>a bacterial community (biofilm</w:t>
      </w:r>
      <w:r w:rsidR="00D14934" w:rsidRPr="00035949">
        <w:t xml:space="preserve">), a broken femur. </w:t>
      </w:r>
    </w:p>
    <w:p w14:paraId="20FBE075" w14:textId="4E25D9F7" w:rsidR="009339C4" w:rsidRPr="00035949" w:rsidRDefault="009339C4" w:rsidP="00414A41">
      <w:r w:rsidRPr="00035949">
        <w:t>Note that, as Aristotle already clearly recognized, such problematic cases – which lie at or near the penumbra of instances defined by the categories in question – need not invalidate these categories.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w:t>
      </w:r>
      <w:r w:rsidR="00D80CC1" w:rsidRPr="00035949">
        <w:t>,</w:t>
      </w:r>
      <w:r w:rsidRPr="00035949">
        <w:t xml:space="preserve"> </w:t>
      </w:r>
      <w:r w:rsidR="00716277" w:rsidRPr="00035949">
        <w:t xml:space="preserve">for example by recognizing </w:t>
      </w:r>
      <w:r w:rsidRPr="00035949">
        <w:t>addition</w:t>
      </w:r>
      <w:r w:rsidR="00B36060" w:rsidRPr="00035949">
        <w:t>al subdivisions [</w:t>
      </w:r>
      <w:r w:rsidR="00EC6A9C" w:rsidRPr="00035949">
        <w:fldChar w:fldCharType="begin"/>
      </w:r>
      <w:r w:rsidR="00EC6A9C" w:rsidRPr="00035949">
        <w:instrText xml:space="preserve"> REF _Ref309470250 \r \h  \* MERGEFORMAT </w:instrText>
      </w:r>
      <w:r w:rsidR="00EC6A9C" w:rsidRPr="00035949">
        <w:fldChar w:fldCharType="separate"/>
      </w:r>
      <w:r w:rsidR="000A7629">
        <w:t>29</w:t>
      </w:r>
      <w:r w:rsidR="00EC6A9C" w:rsidRPr="00035949">
        <w:fldChar w:fldCharType="end"/>
      </w:r>
      <w:r w:rsidR="00B36060" w:rsidRPr="00035949">
        <w:t>]</w:t>
      </w:r>
      <w:r w:rsidRPr="00035949">
        <w:t>.</w:t>
      </w:r>
    </w:p>
    <w:p w14:paraId="79DE9FCC" w14:textId="616DE9D8" w:rsidR="00C1193A" w:rsidRPr="00035949" w:rsidRDefault="00831CCF">
      <w:r>
        <w:t>U</w:t>
      </w:r>
      <w:r w:rsidR="00D14934" w:rsidRPr="00035949">
        <w:t xml:space="preserve">sers of BFO </w:t>
      </w:r>
      <w:r>
        <w:t xml:space="preserve">first </w:t>
      </w:r>
      <w:r w:rsidR="00D14934" w:rsidRPr="00035949">
        <w:t>need to annotate data pertaining to such</w:t>
      </w:r>
      <w:r w:rsidR="008F67BA" w:rsidRPr="00035949">
        <w:t xml:space="preserve"> </w:t>
      </w:r>
      <w:r w:rsidR="00D14934" w:rsidRPr="00035949">
        <w:t xml:space="preserve">problematic cases, then they </w:t>
      </w:r>
      <w:r>
        <w:t>should</w:t>
      </w:r>
      <w:r w:rsidR="00D14934" w:rsidRPr="00035949">
        <w:t xml:space="preserve"> use BFO:</w:t>
      </w:r>
      <w:r w:rsidR="00D14934" w:rsidRPr="00035949">
        <w:rPr>
          <w:i/>
        </w:rPr>
        <w:t>material entity</w:t>
      </w:r>
      <w:r w:rsidR="00D14934" w:rsidRPr="00035949">
        <w:t xml:space="preserve"> in formulating the corresponding annotations. </w:t>
      </w:r>
      <w:r w:rsidR="00C1193A" w:rsidRPr="00035949">
        <w:t>In the case of the following examples</w:t>
      </w:r>
      <w:r w:rsidR="00384C0B" w:rsidRPr="00035949">
        <w:t xml:space="preserve"> of </w:t>
      </w:r>
      <w:r w:rsidR="00384C0B" w:rsidRPr="00035949">
        <w:rPr>
          <w:i/>
        </w:rPr>
        <w:t xml:space="preserve">material entity </w:t>
      </w:r>
      <w:r w:rsidR="00384C0B" w:rsidRPr="00035949">
        <w:t xml:space="preserve">(thus of </w:t>
      </w:r>
      <w:r w:rsidR="00384C0B" w:rsidRPr="00035949">
        <w:rPr>
          <w:i/>
        </w:rPr>
        <w:t>continuants</w:t>
      </w:r>
      <w:r w:rsidR="00384C0B" w:rsidRPr="00035949">
        <w:t>)</w:t>
      </w:r>
      <w:r w:rsidR="00C1193A" w:rsidRPr="00035949">
        <w:t xml:space="preserve">: </w:t>
      </w:r>
    </w:p>
    <w:p w14:paraId="6CA55742" w14:textId="5B881468" w:rsidR="00C1193A" w:rsidRPr="00035949" w:rsidRDefault="008B3ABF">
      <w:pPr>
        <w:ind w:left="720"/>
      </w:pPr>
      <w:bookmarkStart w:id="197" w:name="OLE_LINK18"/>
      <w:bookmarkStart w:id="198" w:name="OLE_LINK19"/>
      <w:r w:rsidRPr="00035949">
        <w:rPr>
          <w:rStyle w:val="Annotation"/>
        </w:rPr>
        <w:t>example(material entity)[</w:t>
      </w:r>
      <w:bookmarkEnd w:id="197"/>
      <w:bookmarkEnd w:id="198"/>
      <w:r w:rsidR="00C1193A" w:rsidRPr="00035949">
        <w:t>an epidemic</w:t>
      </w:r>
      <w:r w:rsidRPr="00035949">
        <w:rPr>
          <w:rStyle w:val="Annotation"/>
        </w:rPr>
        <w:t>\</w:t>
      </w:r>
      <w:r w:rsidR="00C1193A" w:rsidRPr="00035949">
        <w:t>, a hurricane</w:t>
      </w:r>
      <w:r w:rsidRPr="00035949">
        <w:rPr>
          <w:rStyle w:val="Annotation"/>
        </w:rPr>
        <w:t>\</w:t>
      </w:r>
      <w:r w:rsidR="00C1193A" w:rsidRPr="00035949">
        <w:t xml:space="preserve">, </w:t>
      </w:r>
      <w:r w:rsidR="00D80CC1" w:rsidRPr="00035949">
        <w:t>a tornado</w:t>
      </w:r>
      <w:r w:rsidRPr="00035949">
        <w:rPr>
          <w:rStyle w:val="Annotation"/>
        </w:rPr>
        <w:t>\</w:t>
      </w:r>
      <w:r w:rsidR="00D80CC1" w:rsidRPr="00035949">
        <w:t xml:space="preserve">, </w:t>
      </w:r>
      <w:r w:rsidR="00C1193A" w:rsidRPr="00035949">
        <w:t>a forest fire</w:t>
      </w:r>
      <w:r w:rsidRPr="00035949">
        <w:rPr>
          <w:rStyle w:val="Annotation"/>
        </w:rPr>
        <w:t>\</w:t>
      </w:r>
      <w:r w:rsidR="00C1193A" w:rsidRPr="00035949">
        <w:t xml:space="preserve">, </w:t>
      </w:r>
      <w:r w:rsidR="00D80CC1" w:rsidRPr="00035949">
        <w:t>a flame</w:t>
      </w:r>
      <w:r w:rsidRPr="00035949">
        <w:rPr>
          <w:rStyle w:val="Annotation"/>
        </w:rPr>
        <w:t>\</w:t>
      </w:r>
      <w:r w:rsidR="00D80CC1" w:rsidRPr="00035949">
        <w:t xml:space="preserve">, </w:t>
      </w:r>
      <w:r w:rsidR="00C1193A" w:rsidRPr="00035949">
        <w:t>a puff of smoke</w:t>
      </w:r>
      <w:r w:rsidRPr="00035949">
        <w:rPr>
          <w:rStyle w:val="Annotation"/>
        </w:rPr>
        <w:t>\</w:t>
      </w:r>
      <w:r w:rsidR="00C1193A" w:rsidRPr="00035949">
        <w:t>, a sea wave</w:t>
      </w:r>
      <w:r w:rsidRPr="00035949">
        <w:rPr>
          <w:rStyle w:val="Annotation"/>
        </w:rPr>
        <w:t>\</w:t>
      </w:r>
      <w:r w:rsidR="00C1193A" w:rsidRPr="00035949">
        <w:t>, an energy wave</w:t>
      </w:r>
      <w:r w:rsidRPr="00035949">
        <w:rPr>
          <w:rStyle w:val="Annotation"/>
        </w:rPr>
        <w:t>]</w:t>
      </w:r>
    </w:p>
    <w:p w14:paraId="1E116C73" w14:textId="0E83AF21" w:rsidR="00D14934" w:rsidRPr="00035949" w:rsidRDefault="008B3ABF">
      <w:r w:rsidRPr="00035949">
        <w:t xml:space="preserve">We </w:t>
      </w:r>
      <w:r w:rsidR="00D80CC1" w:rsidRPr="00035949">
        <w:t>plan to provide further analyses in the course of developing the next version of BFO. What makes all of these entities continuants is that they can move and change their shape and other qualities with time while preserving their identity. Some of them are even baptized with proper names.</w:t>
      </w:r>
    </w:p>
    <w:p w14:paraId="1D7A39CB" w14:textId="31412CE0" w:rsidR="00D14934" w:rsidRPr="00035949" w:rsidRDefault="00C1193A" w:rsidP="00414A41">
      <w:r w:rsidRPr="00035949">
        <w:lastRenderedPageBreak/>
        <w:t xml:space="preserve">Already </w:t>
      </w:r>
      <w:r w:rsidR="003F5A7E" w:rsidRPr="00035949">
        <w:t>it is clear that BFO</w:t>
      </w:r>
      <w:r w:rsidRPr="00035949">
        <w:t xml:space="preserve"> or its conformant domain-ontologies</w:t>
      </w:r>
      <w:r w:rsidR="003F5A7E" w:rsidRPr="00035949">
        <w:t xml:space="preserve"> will in due course </w:t>
      </w:r>
      <w:r w:rsidR="00D14934" w:rsidRPr="00035949">
        <w:t xml:space="preserve">need to recognize </w:t>
      </w:r>
      <w:r w:rsidRPr="00035949">
        <w:t xml:space="preserve">also </w:t>
      </w:r>
      <w:r w:rsidR="00D14934" w:rsidRPr="00035949">
        <w:t xml:space="preserve">other sub-universals of </w:t>
      </w:r>
      <w:r w:rsidR="00D14934" w:rsidRPr="00035949">
        <w:rPr>
          <w:i/>
        </w:rPr>
        <w:t>material entity</w:t>
      </w:r>
      <w:r w:rsidR="00D14934" w:rsidRPr="00035949">
        <w:t xml:space="preserve">, in addition to </w:t>
      </w:r>
      <w:r w:rsidR="00D14934" w:rsidRPr="00035949">
        <w:rPr>
          <w:i/>
        </w:rPr>
        <w:t>object, object aggregate</w:t>
      </w:r>
      <w:r w:rsidR="00D14934" w:rsidRPr="00035949">
        <w:t xml:space="preserve"> and </w:t>
      </w:r>
      <w:r w:rsidR="00D14934" w:rsidRPr="00035949">
        <w:rPr>
          <w:i/>
        </w:rPr>
        <w:t>fiat object part</w:t>
      </w:r>
      <w:r w:rsidR="00D14934" w:rsidRPr="00035949">
        <w:t xml:space="preserve"> – for instance: </w:t>
      </w:r>
      <w:r w:rsidR="00D14934" w:rsidRPr="00035949">
        <w:rPr>
          <w:i/>
        </w:rPr>
        <w:t>aggregate of</w:t>
      </w:r>
      <w:r w:rsidR="008F67BA" w:rsidRPr="00035949">
        <w:rPr>
          <w:i/>
        </w:rPr>
        <w:t xml:space="preserve"> </w:t>
      </w:r>
      <w:r w:rsidR="00D14934" w:rsidRPr="00035949">
        <w:rPr>
          <w:i/>
        </w:rPr>
        <w:t>fiat object parts</w:t>
      </w:r>
      <w:r w:rsidR="008F67BA" w:rsidRPr="00035949">
        <w:rPr>
          <w:i/>
        </w:rPr>
        <w:t xml:space="preserve"> </w:t>
      </w:r>
      <w:r w:rsidR="00D14934" w:rsidRPr="00035949">
        <w:t>[</w:t>
      </w:r>
      <w:r w:rsidR="00EC6A9C" w:rsidRPr="00035949">
        <w:fldChar w:fldCharType="begin"/>
      </w:r>
      <w:r w:rsidR="00EC6A9C" w:rsidRPr="00035949">
        <w:instrText xml:space="preserve"> REF _Ref309470250 \r \h  \* MERGEFORMAT </w:instrText>
      </w:r>
      <w:r w:rsidR="00EC6A9C" w:rsidRPr="00035949">
        <w:fldChar w:fldCharType="separate"/>
      </w:r>
      <w:r w:rsidR="000A7629">
        <w:t>29</w:t>
      </w:r>
      <w:r w:rsidR="00EC6A9C" w:rsidRPr="00035949">
        <w:fldChar w:fldCharType="end"/>
      </w:r>
      <w:r w:rsidRPr="00035949">
        <w:t xml:space="preserve">, </w:t>
      </w:r>
      <w:r w:rsidR="00EC6A9C" w:rsidRPr="00035949">
        <w:fldChar w:fldCharType="begin"/>
      </w:r>
      <w:r w:rsidR="00EC6A9C" w:rsidRPr="00035949">
        <w:instrText xml:space="preserve"> REF _Ref315611357 \r \h  \* MERGEFORMAT </w:instrText>
      </w:r>
      <w:r w:rsidR="00EC6A9C" w:rsidRPr="00035949">
        <w:fldChar w:fldCharType="separate"/>
      </w:r>
      <w:r w:rsidR="000A7629">
        <w:t>82</w:t>
      </w:r>
      <w:r w:rsidR="00EC6A9C" w:rsidRPr="00035949">
        <w:fldChar w:fldCharType="end"/>
      </w:r>
      <w:r w:rsidR="00D14934" w:rsidRPr="00035949">
        <w:t xml:space="preserve">]. Thus </w:t>
      </w:r>
      <w:r w:rsidRPr="00035949">
        <w:t xml:space="preserve">the treatment of </w:t>
      </w:r>
      <w:r w:rsidR="00D14934" w:rsidRPr="00035949">
        <w:rPr>
          <w:i/>
        </w:rPr>
        <w:t xml:space="preserve">material entity </w:t>
      </w:r>
      <w:r w:rsidRPr="00035949">
        <w:t xml:space="preserve">in BFO 2.0 </w:t>
      </w:r>
      <w:r w:rsidR="00D14934" w:rsidRPr="00035949">
        <w:t>should not be associated with any closure axiom</w:t>
      </w:r>
      <w:r w:rsidR="00336B31" w:rsidRPr="00035949">
        <w:t xml:space="preserve"> pertaining to the three distinguished categories,</w:t>
      </w:r>
      <w:r w:rsidR="00D14934" w:rsidRPr="00035949">
        <w:t xml:space="preserve"> </w:t>
      </w:r>
      <w:r w:rsidR="00D80CC1" w:rsidRPr="00035949">
        <w:t xml:space="preserve">in other words </w:t>
      </w:r>
      <w:r w:rsidR="006E1358" w:rsidRPr="00035949">
        <w:t xml:space="preserve">it </w:t>
      </w:r>
      <w:r w:rsidR="00D14934" w:rsidRPr="00035949">
        <w:t>should not be associated with any claim to exhaustivity.</w:t>
      </w:r>
    </w:p>
    <w:p w14:paraId="7507D531" w14:textId="77777777" w:rsidR="00D14934" w:rsidRPr="00035949" w:rsidRDefault="006E1358">
      <w:r w:rsidRPr="00035949">
        <w:t xml:space="preserve">Our </w:t>
      </w:r>
      <w:r w:rsidR="00D14934" w:rsidRPr="00035949">
        <w:t xml:space="preserve">strategy for dealing with such sub-universals </w:t>
      </w:r>
      <w:r w:rsidRPr="00035949">
        <w:t xml:space="preserve">is to create </w:t>
      </w:r>
      <w:r w:rsidR="00D14934" w:rsidRPr="00035949">
        <w:t>a central repository where users of BFO can create BFO-conformant extensions (</w:t>
      </w:r>
      <w:r w:rsidR="003F5A7E" w:rsidRPr="00035949">
        <w:t xml:space="preserve">extending BFO in ways that </w:t>
      </w:r>
      <w:r w:rsidR="00D14934" w:rsidRPr="00035949">
        <w:t>meet the criterion that they are formal- rather than domain-onto</w:t>
      </w:r>
      <w:r w:rsidR="00151755" w:rsidRPr="00035949">
        <w:t>lo</w:t>
      </w:r>
      <w:r w:rsidR="00D14934" w:rsidRPr="00035949">
        <w:t xml:space="preserve">gical). The terms in this repository can </w:t>
      </w:r>
      <w:r w:rsidR="003F5A7E" w:rsidRPr="00035949">
        <w:t>then be adopted by others</w:t>
      </w:r>
      <w:r w:rsidR="00D14934" w:rsidRPr="00035949">
        <w:t xml:space="preserve"> according to need, a</w:t>
      </w:r>
      <w:r w:rsidR="00F33687" w:rsidRPr="00035949">
        <w:t>nd incorporated into BFO if adopted by multiple communities of users.</w:t>
      </w:r>
    </w:p>
    <w:p w14:paraId="488ABEB3" w14:textId="14CF523E" w:rsidR="00F33687" w:rsidRPr="00035949" w:rsidRDefault="00F33687" w:rsidP="00B841FA">
      <w:pPr>
        <w:pStyle w:val="Heading2"/>
      </w:pPr>
      <w:bookmarkStart w:id="199" w:name="_Toc313270700"/>
      <w:bookmarkStart w:id="200" w:name="_Toc501053091"/>
      <w:r w:rsidRPr="00035949">
        <w:t>Immaterial entity</w:t>
      </w:r>
      <w:bookmarkEnd w:id="199"/>
      <w:bookmarkEnd w:id="200"/>
    </w:p>
    <w:p w14:paraId="0DC2A349" w14:textId="43377C83" w:rsidR="00AB12A7" w:rsidRPr="00035949" w:rsidRDefault="006E1358" w:rsidP="00F35550">
      <w:r w:rsidRPr="00035949">
        <w:rPr>
          <w:i/>
        </w:rPr>
        <w:t>Immaterial entities</w:t>
      </w:r>
      <w:r w:rsidRPr="00035949">
        <w:t xml:space="preserve"> are independent continuants which contain no material entities as parts. </w:t>
      </w:r>
      <w:r w:rsidR="009E0109" w:rsidRPr="00035949">
        <w:t xml:space="preserve">The roots of </w:t>
      </w:r>
      <w:r w:rsidR="00D14934" w:rsidRPr="00035949">
        <w:t xml:space="preserve">BFO’s treatment of </w:t>
      </w:r>
      <w:r w:rsidRPr="00035949">
        <w:t>such entities</w:t>
      </w:r>
      <w:r w:rsidR="00D14934" w:rsidRPr="00035949">
        <w:t xml:space="preserve"> </w:t>
      </w:r>
      <w:r w:rsidR="009E0109" w:rsidRPr="00035949">
        <w:t>lie in the application of theories of qualitative spatial reasoning to the geospatial world</w:t>
      </w:r>
      <w:r w:rsidR="00C1193A" w:rsidRPr="00035949">
        <w:t>,</w:t>
      </w:r>
      <w:r w:rsidR="009E0109" w:rsidRPr="00035949">
        <w:t xml:space="preserve"> for example as outlined in [</w:t>
      </w:r>
      <w:r w:rsidR="00EC6A9C" w:rsidRPr="00035949">
        <w:fldChar w:fldCharType="begin"/>
      </w:r>
      <w:r w:rsidR="00EC6A9C" w:rsidRPr="00035949">
        <w:instrText xml:space="preserve"> REF _Ref309471947 \r \h  \* MERGEFORMAT </w:instrText>
      </w:r>
      <w:r w:rsidR="00EC6A9C" w:rsidRPr="00035949">
        <w:fldChar w:fldCharType="separate"/>
      </w:r>
      <w:r w:rsidR="000A7629">
        <w:t>49</w:t>
      </w:r>
      <w:r w:rsidR="00EC6A9C" w:rsidRPr="00035949">
        <w:fldChar w:fldCharType="end"/>
      </w:r>
      <w:r w:rsidRPr="00035949">
        <w:t xml:space="preserve">, </w:t>
      </w:r>
      <w:r w:rsidR="00F33687" w:rsidRPr="00035949">
        <w:fldChar w:fldCharType="begin"/>
      </w:r>
      <w:r w:rsidRPr="00035949">
        <w:instrText xml:space="preserve"> REF _Ref309994941 \r \h </w:instrText>
      </w:r>
      <w:r w:rsidR="00035949">
        <w:instrText xml:space="preserve"> \* MERGEFORMAT </w:instrText>
      </w:r>
      <w:r w:rsidR="00F33687" w:rsidRPr="00035949">
        <w:fldChar w:fldCharType="separate"/>
      </w:r>
      <w:r w:rsidR="000A7629">
        <w:t>69</w:t>
      </w:r>
      <w:r w:rsidR="00F33687" w:rsidRPr="00035949">
        <w:fldChar w:fldCharType="end"/>
      </w:r>
      <w:r w:rsidR="009E0109" w:rsidRPr="00035949">
        <w:t xml:space="preserve">], </w:t>
      </w:r>
      <w:r w:rsidR="005A7B86" w:rsidRPr="00035949">
        <w:t xml:space="preserve">in </w:t>
      </w:r>
      <w:r w:rsidR="00D14934" w:rsidRPr="00035949">
        <w:t>the treatment of holes by Casati and Varzi [</w:t>
      </w:r>
      <w:r w:rsidR="00EC6A9C" w:rsidRPr="00035949">
        <w:fldChar w:fldCharType="begin"/>
      </w:r>
      <w:r w:rsidR="00EC6A9C" w:rsidRPr="00035949">
        <w:instrText xml:space="preserve"> REF _Ref309471384 \r \h  \* MERGEFORMAT </w:instrText>
      </w:r>
      <w:r w:rsidR="00EC6A9C" w:rsidRPr="00035949">
        <w:fldChar w:fldCharType="separate"/>
      </w:r>
      <w:r w:rsidR="000A7629">
        <w:t>48</w:t>
      </w:r>
      <w:r w:rsidR="00EC6A9C" w:rsidRPr="00035949">
        <w:fldChar w:fldCharType="end"/>
      </w:r>
      <w:r w:rsidR="00D14934" w:rsidRPr="00035949">
        <w:t>]</w:t>
      </w:r>
      <w:r w:rsidR="009E0109" w:rsidRPr="00035949">
        <w:t>,</w:t>
      </w:r>
      <w:r w:rsidRPr="00035949">
        <w:t xml:space="preserve"> in the treatment of niches by Smith and Varzi [</w:t>
      </w:r>
      <w:r w:rsidR="00F33687" w:rsidRPr="00035949">
        <w:fldChar w:fldCharType="begin"/>
      </w:r>
      <w:r w:rsidRPr="00035949">
        <w:instrText xml:space="preserve"> REF _Ref309560520 \r \h </w:instrText>
      </w:r>
      <w:r w:rsidR="00035949">
        <w:instrText xml:space="preserve"> \* MERGEFORMAT </w:instrText>
      </w:r>
      <w:r w:rsidR="00F33687" w:rsidRPr="00035949">
        <w:fldChar w:fldCharType="separate"/>
      </w:r>
      <w:r w:rsidR="000A7629">
        <w:t>7</w:t>
      </w:r>
      <w:r w:rsidR="00F33687" w:rsidRPr="00035949">
        <w:fldChar w:fldCharType="end"/>
      </w:r>
      <w:r w:rsidRPr="00035949">
        <w:t xml:space="preserve">, </w:t>
      </w:r>
      <w:r w:rsidR="00F33687" w:rsidRPr="00035949">
        <w:fldChar w:fldCharType="begin"/>
      </w:r>
      <w:r w:rsidRPr="00035949">
        <w:instrText xml:space="preserve"> REF _Ref309560523 \r \h </w:instrText>
      </w:r>
      <w:r w:rsidR="00035949">
        <w:instrText xml:space="preserve"> \* MERGEFORMAT </w:instrText>
      </w:r>
      <w:r w:rsidR="00F33687" w:rsidRPr="00035949">
        <w:fldChar w:fldCharType="separate"/>
      </w:r>
      <w:r w:rsidR="000A7629">
        <w:t>10</w:t>
      </w:r>
      <w:r w:rsidR="00F33687" w:rsidRPr="00035949">
        <w:fldChar w:fldCharType="end"/>
      </w:r>
      <w:r w:rsidRPr="00035949">
        <w:t>]</w:t>
      </w:r>
      <w:r w:rsidR="009E0109" w:rsidRPr="00035949">
        <w:t xml:space="preserve"> </w:t>
      </w:r>
      <w:r w:rsidR="005A7B86" w:rsidRPr="00035949">
        <w:t xml:space="preserve">and </w:t>
      </w:r>
      <w:r w:rsidR="00C1193A" w:rsidRPr="00035949">
        <w:t xml:space="preserve">in </w:t>
      </w:r>
      <w:r w:rsidR="005A7B86" w:rsidRPr="00035949">
        <w:t>the treatment of cavities in the FMA [</w:t>
      </w:r>
      <w:r w:rsidR="00EC6A9C" w:rsidRPr="00035949">
        <w:fldChar w:fldCharType="begin"/>
      </w:r>
      <w:r w:rsidR="00EC6A9C" w:rsidRPr="00035949">
        <w:instrText xml:space="preserve"> REF _Ref309153892 \r \h  \* MERGEFORMAT </w:instrText>
      </w:r>
      <w:r w:rsidR="00EC6A9C" w:rsidRPr="00035949">
        <w:fldChar w:fldCharType="separate"/>
      </w:r>
      <w:r w:rsidR="000A7629">
        <w:t>43</w:t>
      </w:r>
      <w:r w:rsidR="00EC6A9C" w:rsidRPr="00035949">
        <w:fldChar w:fldCharType="end"/>
      </w:r>
      <w:r w:rsidR="005A7B86" w:rsidRPr="00035949">
        <w:t xml:space="preserve">, </w:t>
      </w:r>
      <w:r w:rsidR="00EC6A9C" w:rsidRPr="00035949">
        <w:fldChar w:fldCharType="begin"/>
      </w:r>
      <w:r w:rsidR="00EC6A9C" w:rsidRPr="00035949">
        <w:instrText xml:space="preserve"> REF _Ref309153893 \r \h  \* MERGEFORMAT </w:instrText>
      </w:r>
      <w:r w:rsidR="00EC6A9C" w:rsidRPr="00035949">
        <w:fldChar w:fldCharType="separate"/>
      </w:r>
      <w:r w:rsidR="000A7629">
        <w:t>44</w:t>
      </w:r>
      <w:r w:rsidR="00EC6A9C" w:rsidRPr="00035949">
        <w:fldChar w:fldCharType="end"/>
      </w:r>
      <w:r w:rsidR="005A7B86" w:rsidRPr="00035949">
        <w:t xml:space="preserve">, </w:t>
      </w:r>
      <w:r w:rsidR="00EC6A9C" w:rsidRPr="00035949">
        <w:fldChar w:fldCharType="begin"/>
      </w:r>
      <w:r w:rsidR="00EC6A9C" w:rsidRPr="00035949">
        <w:instrText xml:space="preserve"> REF _Ref309472482 \r \h  \* MERGEFORMAT </w:instrText>
      </w:r>
      <w:r w:rsidR="00EC6A9C" w:rsidRPr="00035949">
        <w:fldChar w:fldCharType="separate"/>
      </w:r>
      <w:r w:rsidR="000A7629">
        <w:t>34</w:t>
      </w:r>
      <w:r w:rsidR="00EC6A9C" w:rsidRPr="00035949">
        <w:fldChar w:fldCharType="end"/>
      </w:r>
      <w:r w:rsidR="005A7B86" w:rsidRPr="00035949">
        <w:t xml:space="preserve">, </w:t>
      </w:r>
      <w:r w:rsidR="00EC6A9C" w:rsidRPr="00035949">
        <w:fldChar w:fldCharType="begin"/>
      </w:r>
      <w:r w:rsidR="00EC6A9C" w:rsidRPr="00035949">
        <w:instrText xml:space="preserve"> REF _Ref309472485 \r \h  \* MERGEFORMAT </w:instrText>
      </w:r>
      <w:r w:rsidR="00EC6A9C" w:rsidRPr="00035949">
        <w:fldChar w:fldCharType="separate"/>
      </w:r>
      <w:r w:rsidR="000A7629">
        <w:t>35</w:t>
      </w:r>
      <w:r w:rsidR="00EC6A9C" w:rsidRPr="00035949">
        <w:fldChar w:fldCharType="end"/>
      </w:r>
      <w:r w:rsidR="005A7B86" w:rsidRPr="00035949">
        <w:t>].</w:t>
      </w:r>
    </w:p>
    <w:p w14:paraId="7EFEDB37" w14:textId="77777777" w:rsidR="00C1193A" w:rsidRPr="00035949" w:rsidRDefault="00C1193A">
      <w:r w:rsidRPr="00035949">
        <w:t>Rosse and Mejino provide the following rationale for including terms for surfaces, lines, and points in the FMA:</w:t>
      </w:r>
    </w:p>
    <w:p w14:paraId="122CD9EC" w14:textId="4C3327AF" w:rsidR="00C1193A" w:rsidRPr="00035949" w:rsidRDefault="00C1193A" w:rsidP="00F35550">
      <w:pPr>
        <w:ind w:left="360"/>
        <w:rPr>
          <w:sz w:val="20"/>
        </w:rPr>
      </w:pPr>
      <w:r w:rsidRPr="00035949">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00EC6A9C" w:rsidRPr="00035949">
        <w:fldChar w:fldCharType="begin"/>
      </w:r>
      <w:r w:rsidR="00EC6A9C" w:rsidRPr="00035949">
        <w:instrText xml:space="preserve"> REF _Ref309153892 \r \h  \* MERGEFORMAT </w:instrText>
      </w:r>
      <w:r w:rsidR="00EC6A9C" w:rsidRPr="00035949">
        <w:fldChar w:fldCharType="separate"/>
      </w:r>
      <w:ins w:id="201" w:author="Windows User" w:date="2017-12-14T22:26:00Z">
        <w:r w:rsidR="000A7629" w:rsidRPr="000A7629">
          <w:rPr>
            <w:sz w:val="20"/>
            <w:rPrChange w:id="202" w:author="Windows User" w:date="2017-12-14T22:26:00Z">
              <w:rPr/>
            </w:rPrChange>
          </w:rPr>
          <w:t>43</w:t>
        </w:r>
      </w:ins>
      <w:del w:id="203" w:author="Windows User" w:date="2017-12-14T22:26:00Z">
        <w:r w:rsidR="00CE5DBE" w:rsidRPr="00844E98" w:rsidDel="000A7629">
          <w:rPr>
            <w:sz w:val="20"/>
          </w:rPr>
          <w:delText>43</w:delText>
        </w:r>
      </w:del>
      <w:r w:rsidR="00EC6A9C" w:rsidRPr="00035949">
        <w:fldChar w:fldCharType="end"/>
      </w:r>
      <w:r w:rsidRPr="00035949">
        <w:rPr>
          <w:sz w:val="20"/>
        </w:rPr>
        <w:t>]</w:t>
      </w:r>
    </w:p>
    <w:p w14:paraId="5DB0FFD6" w14:textId="77777777" w:rsidR="00AB12A7" w:rsidRPr="00035949" w:rsidRDefault="0005705B">
      <w:r w:rsidRPr="00035949">
        <w:rPr>
          <w:rStyle w:val="Annotation"/>
        </w:rPr>
        <w:t>n</w:t>
      </w:r>
      <w:r w:rsidR="00F33687" w:rsidRPr="00035949">
        <w:rPr>
          <w:rStyle w:val="Annotation"/>
        </w:rPr>
        <w:t>ote(</w:t>
      </w:r>
      <w:r w:rsidR="00FB27A0" w:rsidRPr="00035949">
        <w:rPr>
          <w:rStyle w:val="Annotation"/>
        </w:rPr>
        <w:t>immaterial entity</w:t>
      </w:r>
      <w:r w:rsidR="00F33687" w:rsidRPr="00035949">
        <w:rPr>
          <w:rStyle w:val="Annotation"/>
        </w:rPr>
        <w:t>)[</w:t>
      </w:r>
      <w:r w:rsidR="00AB12A7" w:rsidRPr="00035949">
        <w:rPr>
          <w:i/>
        </w:rPr>
        <w:t>Immaterial entities</w:t>
      </w:r>
      <w:r w:rsidR="00AB12A7" w:rsidRPr="00035949">
        <w:t xml:space="preserve"> are divided into two subgroups:</w:t>
      </w:r>
    </w:p>
    <w:p w14:paraId="6A538B0F" w14:textId="3917451B" w:rsidR="00AB12A7" w:rsidRPr="00035949" w:rsidRDefault="00151755" w:rsidP="00F35550">
      <w:pPr>
        <w:pStyle w:val="ListParagraph"/>
        <w:numPr>
          <w:ilvl w:val="0"/>
          <w:numId w:val="8"/>
        </w:numPr>
      </w:pPr>
      <w:r w:rsidRPr="00035949">
        <w:rPr>
          <w:i/>
        </w:rPr>
        <w:t>boundaries</w:t>
      </w:r>
      <w:r w:rsidR="007B59A9" w:rsidRPr="00035949">
        <w:rPr>
          <w:i/>
        </w:rPr>
        <w:t xml:space="preserve"> </w:t>
      </w:r>
      <w:r w:rsidR="007B59A9" w:rsidRPr="00035949">
        <w:t>and</w:t>
      </w:r>
      <w:r w:rsidR="007B59A9" w:rsidRPr="00035949">
        <w:rPr>
          <w:i/>
        </w:rPr>
        <w:t xml:space="preserve"> sites</w:t>
      </w:r>
      <w:r w:rsidRPr="00035949">
        <w:t>, which</w:t>
      </w:r>
      <w:r w:rsidR="00AB12A7" w:rsidRPr="00035949">
        <w:t xml:space="preserve"> </w:t>
      </w:r>
      <w:r w:rsidR="007B59A9" w:rsidRPr="00035949">
        <w:t>bound, or are demarcated in relation,</w:t>
      </w:r>
      <w:r w:rsidR="00AB12A7" w:rsidRPr="00035949">
        <w:t xml:space="preserve"> to </w:t>
      </w:r>
      <w:r w:rsidR="00AB12A7" w:rsidRPr="00035949">
        <w:rPr>
          <w:i/>
        </w:rPr>
        <w:t>material entities</w:t>
      </w:r>
      <w:r w:rsidR="00AB12A7" w:rsidRPr="00035949">
        <w:t xml:space="preserve">, and which can thus change </w:t>
      </w:r>
      <w:r w:rsidR="00C1193A" w:rsidRPr="00035949">
        <w:t xml:space="preserve">location, </w:t>
      </w:r>
      <w:r w:rsidR="00AB12A7" w:rsidRPr="00035949">
        <w:t>shape</w:t>
      </w:r>
      <w:r w:rsidR="00C1193A" w:rsidRPr="00035949">
        <w:t xml:space="preserve"> and size</w:t>
      </w:r>
      <w:r w:rsidR="00AB12A7" w:rsidRPr="00035949">
        <w:t xml:space="preserve"> and as their material hosts move</w:t>
      </w:r>
      <w:r w:rsidR="007B59A9" w:rsidRPr="00035949">
        <w:t xml:space="preserve"> </w:t>
      </w:r>
      <w:r w:rsidR="00C1193A" w:rsidRPr="00035949">
        <w:t xml:space="preserve">or change shape or size </w:t>
      </w:r>
      <w:r w:rsidR="00AB12A7" w:rsidRPr="00035949">
        <w:t>(for examp</w:t>
      </w:r>
      <w:r w:rsidR="001066FC" w:rsidRPr="00035949">
        <w:t>le: your nasal passage; the hold</w:t>
      </w:r>
      <w:r w:rsidR="00AB12A7" w:rsidRPr="00035949">
        <w:t xml:space="preserve"> of a ship</w:t>
      </w:r>
      <w:r w:rsidR="007B59A9" w:rsidRPr="00035949">
        <w:t>; the boundary of Wales (which moves with the rotation of the Earth)</w:t>
      </w:r>
      <w:r w:rsidR="00AB12A7" w:rsidRPr="00035949">
        <w:t xml:space="preserve"> [</w:t>
      </w:r>
      <w:r w:rsidR="00EC6A9C" w:rsidRPr="00035949">
        <w:fldChar w:fldCharType="begin"/>
      </w:r>
      <w:r w:rsidR="00EC6A9C" w:rsidRPr="00035949">
        <w:instrText xml:space="preserve"> REF _Ref309472895 \r \h  \* MERGEFORMAT </w:instrText>
      </w:r>
      <w:r w:rsidR="00EC6A9C" w:rsidRPr="00035949">
        <w:fldChar w:fldCharType="separate"/>
      </w:r>
      <w:r w:rsidR="000A7629">
        <w:t>38</w:t>
      </w:r>
      <w:r w:rsidR="00EC6A9C" w:rsidRPr="00035949">
        <w:fldChar w:fldCharType="end"/>
      </w:r>
      <w:r w:rsidR="00E44217" w:rsidRPr="00035949">
        <w:t xml:space="preserve">, </w:t>
      </w:r>
      <w:r w:rsidR="00EC6A9C" w:rsidRPr="00035949">
        <w:fldChar w:fldCharType="begin"/>
      </w:r>
      <w:r w:rsidR="00EC6A9C" w:rsidRPr="00035949">
        <w:instrText xml:space="preserve"> REF _Ref309560520 \r \h  \* MERGEFORMAT </w:instrText>
      </w:r>
      <w:r w:rsidR="00EC6A9C" w:rsidRPr="00035949">
        <w:fldChar w:fldCharType="separate"/>
      </w:r>
      <w:r w:rsidR="000A7629">
        <w:t>7</w:t>
      </w:r>
      <w:r w:rsidR="00EC6A9C" w:rsidRPr="00035949">
        <w:fldChar w:fldCharType="end"/>
      </w:r>
      <w:r w:rsidR="00E44217" w:rsidRPr="00035949">
        <w:t xml:space="preserve">, </w:t>
      </w:r>
      <w:r w:rsidR="00EC6A9C" w:rsidRPr="00035949">
        <w:fldChar w:fldCharType="begin"/>
      </w:r>
      <w:r w:rsidR="00EC6A9C" w:rsidRPr="00035949">
        <w:instrText xml:space="preserve"> REF _Ref309560523 \r \h  \* MERGEFORMAT </w:instrText>
      </w:r>
      <w:r w:rsidR="00EC6A9C" w:rsidRPr="00035949">
        <w:fldChar w:fldCharType="separate"/>
      </w:r>
      <w:r w:rsidR="000A7629">
        <w:t>10</w:t>
      </w:r>
      <w:r w:rsidR="00EC6A9C" w:rsidRPr="00035949">
        <w:fldChar w:fldCharType="end"/>
      </w:r>
      <w:r w:rsidR="00AB12A7" w:rsidRPr="00035949">
        <w:t xml:space="preserve">]); </w:t>
      </w:r>
    </w:p>
    <w:p w14:paraId="220AA1E2" w14:textId="77777777" w:rsidR="00870A6A" w:rsidRPr="00035949" w:rsidRDefault="00151755" w:rsidP="00CD264A">
      <w:pPr>
        <w:pStyle w:val="ListParagraph"/>
        <w:numPr>
          <w:ilvl w:val="0"/>
          <w:numId w:val="8"/>
        </w:numPr>
      </w:pPr>
      <w:r w:rsidRPr="00035949">
        <w:rPr>
          <w:i/>
        </w:rPr>
        <w:t>spatial regions</w:t>
      </w:r>
      <w:r w:rsidR="00870A6A" w:rsidRPr="00035949">
        <w:t xml:space="preserve">, </w:t>
      </w:r>
      <w:r w:rsidR="00AB12A7" w:rsidRPr="00035949">
        <w:t xml:space="preserve">which exist independently of </w:t>
      </w:r>
      <w:r w:rsidR="00AB12A7" w:rsidRPr="00035949">
        <w:rPr>
          <w:i/>
        </w:rPr>
        <w:t>material entities</w:t>
      </w:r>
      <w:r w:rsidR="00AB12A7" w:rsidRPr="00035949">
        <w:t>, and which thus do not change.</w:t>
      </w:r>
      <w:r w:rsidR="00F33687" w:rsidRPr="00035949">
        <w:rPr>
          <w:rStyle w:val="Annotation"/>
        </w:rPr>
        <w:t>]</w:t>
      </w:r>
      <w:r w:rsidR="00AB12A7" w:rsidRPr="00035949">
        <w:t xml:space="preserve"> </w:t>
      </w:r>
    </w:p>
    <w:p w14:paraId="0CF11001" w14:textId="77777777" w:rsidR="00D14934" w:rsidRPr="00035949" w:rsidRDefault="00F33687">
      <w:r w:rsidRPr="00035949">
        <w:rPr>
          <w:rStyle w:val="Annotation"/>
        </w:rPr>
        <w:lastRenderedPageBreak/>
        <w:t>note(continuant part of)[</w:t>
      </w:r>
      <w:r w:rsidR="00AB12A7" w:rsidRPr="00035949">
        <w:t xml:space="preserve">Immaterial entities </w:t>
      </w:r>
      <w:r w:rsidRPr="00035949">
        <w:rPr>
          <w:rStyle w:val="Annotation"/>
        </w:rPr>
        <w:t>/*</w:t>
      </w:r>
      <w:r w:rsidR="00AB12A7" w:rsidRPr="00035949">
        <w:t xml:space="preserve">under </w:t>
      </w:r>
      <w:r w:rsidR="00D754CA" w:rsidRPr="00035949">
        <w:t>1.</w:t>
      </w:r>
      <w:r w:rsidR="00AB12A7" w:rsidRPr="00035949">
        <w:t xml:space="preserve"> </w:t>
      </w:r>
      <w:r w:rsidRPr="00035949">
        <w:rPr>
          <w:rStyle w:val="Annotation"/>
        </w:rPr>
        <w:t>*/</w:t>
      </w:r>
      <w:r w:rsidR="00AB12A7" w:rsidRPr="00035949">
        <w:t xml:space="preserve">are in some cases </w:t>
      </w:r>
      <w:r w:rsidR="00C1193A" w:rsidRPr="00035949">
        <w:rPr>
          <w:b/>
        </w:rPr>
        <w:t xml:space="preserve">continuant </w:t>
      </w:r>
      <w:r w:rsidR="00AB12A7" w:rsidRPr="00035949">
        <w:rPr>
          <w:b/>
        </w:rPr>
        <w:t xml:space="preserve">parts </w:t>
      </w:r>
      <w:r w:rsidR="00AB12A7" w:rsidRPr="00035949">
        <w:t xml:space="preserve">of their </w:t>
      </w:r>
      <w:r w:rsidR="00870A6A" w:rsidRPr="00035949">
        <w:t xml:space="preserve">material </w:t>
      </w:r>
      <w:r w:rsidR="00AB12A7" w:rsidRPr="00035949">
        <w:t>hosts</w:t>
      </w:r>
      <w:r w:rsidR="00870A6A" w:rsidRPr="00035949">
        <w:t>.</w:t>
      </w:r>
      <w:r w:rsidR="00831CE2" w:rsidRPr="00035949">
        <w:t xml:space="preserve"> </w:t>
      </w:r>
      <w:r w:rsidR="00934CB2" w:rsidRPr="00035949">
        <w:t xml:space="preserve">Thus the hold of a ship, for example, is </w:t>
      </w:r>
      <w:r w:rsidR="00E86FB6" w:rsidRPr="00035949">
        <w:t xml:space="preserve">a </w:t>
      </w:r>
      <w:r w:rsidR="00934CB2" w:rsidRPr="00035949">
        <w:t>part of the ship</w:t>
      </w:r>
      <w:r w:rsidR="00E86FB6" w:rsidRPr="00035949">
        <w:t xml:space="preserve">; it may itself have parts, which may have names (used for example by ship stow planners, customs inspectors, and the like). </w:t>
      </w:r>
      <w:r w:rsidR="00831CE2" w:rsidRPr="00035949">
        <w:t xml:space="preserve">Immaterial entities under both </w:t>
      </w:r>
      <w:r w:rsidR="00D754CA" w:rsidRPr="00035949">
        <w:t xml:space="preserve">1. and 2. </w:t>
      </w:r>
      <w:r w:rsidR="00831CE2" w:rsidRPr="00035949">
        <w:t xml:space="preserve">can be of zero, one, two or three dimensions. </w:t>
      </w:r>
    </w:p>
    <w:p w14:paraId="16FFB2FC" w14:textId="77777777" w:rsidR="00831CE2" w:rsidRPr="00035949" w:rsidRDefault="00831CE2">
      <w:r w:rsidRPr="00035949">
        <w:t>We define:</w:t>
      </w:r>
    </w:p>
    <w:p w14:paraId="6A821EFF" w14:textId="77777777" w:rsidR="009331CA" w:rsidRPr="00035949" w:rsidRDefault="008F5E14">
      <w:pPr>
        <w:pStyle w:val="Specification"/>
      </w:pPr>
      <w:r w:rsidRPr="00035949">
        <w:rPr>
          <w:rStyle w:val="Annotation"/>
        </w:rPr>
        <w:t>a(immaterial entity)[</w:t>
      </w:r>
      <w:r w:rsidR="001C7765" w:rsidRPr="00035949">
        <w:rPr>
          <w:rStyle w:val="SpecificationType"/>
          <w:sz w:val="22"/>
        </w:rPr>
        <w:t>Definition</w:t>
      </w:r>
      <w:r w:rsidR="001C7765" w:rsidRPr="00035949">
        <w:t xml:space="preserve">: </w:t>
      </w:r>
      <w:r w:rsidR="009331CA" w:rsidRPr="00035949">
        <w:rPr>
          <w:i/>
        </w:rPr>
        <w:t>a</w:t>
      </w:r>
      <w:r w:rsidR="008F67BA" w:rsidRPr="00035949">
        <w:t xml:space="preserve"> </w:t>
      </w:r>
      <w:r w:rsidR="009331CA" w:rsidRPr="00035949">
        <w:t xml:space="preserve">is an </w:t>
      </w:r>
      <w:r w:rsidR="009331CA" w:rsidRPr="00035949">
        <w:rPr>
          <w:i/>
        </w:rPr>
        <w:t>immaterial</w:t>
      </w:r>
      <w:r w:rsidR="00465C17" w:rsidRPr="00035949">
        <w:rPr>
          <w:i/>
        </w:rPr>
        <w:t xml:space="preserve"> entity</w:t>
      </w:r>
      <w:r w:rsidR="008F67BA" w:rsidRPr="00035949">
        <w:t xml:space="preserve"> </w:t>
      </w:r>
      <w:r w:rsidR="009331CA" w:rsidRPr="00035949">
        <w:t>=</w:t>
      </w:r>
      <w:r w:rsidR="008F67BA" w:rsidRPr="00035949">
        <w:t xml:space="preserve"> </w:t>
      </w:r>
      <w:r w:rsidR="00541102" w:rsidRPr="00035949">
        <w:t>Def.</w:t>
      </w:r>
      <w:r w:rsidR="008F67BA" w:rsidRPr="00035949">
        <w:t xml:space="preserve"> </w:t>
      </w:r>
      <w:r w:rsidR="009331CA" w:rsidRPr="00035949">
        <w:rPr>
          <w:i/>
        </w:rPr>
        <w:t>a</w:t>
      </w:r>
      <w:r w:rsidR="009331CA" w:rsidRPr="00035949">
        <w:t xml:space="preserve"> is an</w:t>
      </w:r>
      <w:r w:rsidR="00921592" w:rsidRPr="00035949">
        <w:t xml:space="preserve"> </w:t>
      </w:r>
      <w:r w:rsidR="00921592" w:rsidRPr="00035949">
        <w:rPr>
          <w:i/>
        </w:rPr>
        <w:t>independent continuant</w:t>
      </w:r>
      <w:r w:rsidR="009331CA" w:rsidRPr="00035949">
        <w:t xml:space="preserve"> that has no </w:t>
      </w:r>
      <w:r w:rsidR="009331CA" w:rsidRPr="00035949">
        <w:rPr>
          <w:i/>
        </w:rPr>
        <w:t>material</w:t>
      </w:r>
      <w:r w:rsidR="00465C17" w:rsidRPr="00035949">
        <w:rPr>
          <w:i/>
        </w:rPr>
        <w:t xml:space="preserve"> entities</w:t>
      </w:r>
      <w:r w:rsidR="009331CA" w:rsidRPr="00035949">
        <w:t xml:space="preserve"> as </w:t>
      </w:r>
      <w:r w:rsidR="009331CA" w:rsidRPr="00035949">
        <w:rPr>
          <w:b/>
        </w:rPr>
        <w:t>parts</w:t>
      </w:r>
      <w:r w:rsidR="009331CA" w:rsidRPr="00035949">
        <w:t>.</w:t>
      </w:r>
      <w:r w:rsidR="0047147E" w:rsidRPr="00035949">
        <w:t xml:space="preserve"> [028-001]</w:t>
      </w:r>
      <w:r w:rsidRPr="00035949">
        <w:rPr>
          <w:rStyle w:val="Annotation"/>
        </w:rPr>
        <w:t>]</w:t>
      </w:r>
    </w:p>
    <w:p w14:paraId="1CEC1859" w14:textId="3D4618B9" w:rsidR="00F33687" w:rsidRPr="00035949" w:rsidRDefault="00AD530B">
      <w:pPr>
        <w:pStyle w:val="Heading3"/>
      </w:pPr>
      <w:bookmarkStart w:id="204" w:name="_Toc329716148"/>
      <w:bookmarkStart w:id="205" w:name="_Toc313270701"/>
      <w:bookmarkStart w:id="206" w:name="_Toc501053092"/>
      <w:bookmarkEnd w:id="204"/>
      <w:r w:rsidRPr="00035949">
        <w:t>Continuant fiat boundary</w:t>
      </w:r>
      <w:bookmarkEnd w:id="205"/>
      <w:bookmarkEnd w:id="206"/>
    </w:p>
    <w:p w14:paraId="286EBD8A" w14:textId="2E407930" w:rsidR="00514A83" w:rsidRPr="00035949" w:rsidRDefault="008F5E14">
      <w:pPr>
        <w:pStyle w:val="Specification"/>
      </w:pPr>
      <w:r w:rsidRPr="00035949">
        <w:rPr>
          <w:rStyle w:val="Annotation"/>
        </w:rPr>
        <w:t>a(continuant fiat boundary)[</w:t>
      </w:r>
      <w:r w:rsidR="001C7765" w:rsidRPr="00035949">
        <w:rPr>
          <w:rStyle w:val="SpecificationType"/>
          <w:sz w:val="22"/>
        </w:rPr>
        <w:t>Definition</w:t>
      </w:r>
      <w:r w:rsidR="001C7765" w:rsidRPr="00035949">
        <w:t xml:space="preserve">: </w:t>
      </w:r>
      <w:r w:rsidR="008A6944" w:rsidRPr="00035949">
        <w:rPr>
          <w:i/>
        </w:rPr>
        <w:t>b</w:t>
      </w:r>
      <w:r w:rsidR="008F67BA" w:rsidRPr="00035949">
        <w:rPr>
          <w:i/>
        </w:rPr>
        <w:t xml:space="preserve"> </w:t>
      </w:r>
      <w:r w:rsidR="00831CE2" w:rsidRPr="00035949">
        <w:t>is a</w:t>
      </w:r>
      <w:r w:rsidR="00151755" w:rsidRPr="00035949">
        <w:t xml:space="preserve"> </w:t>
      </w:r>
      <w:r w:rsidR="00831CE2" w:rsidRPr="00035949">
        <w:rPr>
          <w:i/>
        </w:rPr>
        <w:t xml:space="preserve">continuant fiat </w:t>
      </w:r>
      <w:r w:rsidR="000E3638" w:rsidRPr="00035949">
        <w:rPr>
          <w:i/>
        </w:rPr>
        <w:t>boundary =</w:t>
      </w:r>
      <w:r w:rsidR="008F67BA" w:rsidRPr="00035949">
        <w:rPr>
          <w:i/>
        </w:rPr>
        <w:t xml:space="preserve"> </w:t>
      </w:r>
      <w:r w:rsidR="005D2CB1" w:rsidRPr="00035949">
        <w:t>Def.</w:t>
      </w:r>
      <w:r w:rsidR="008F67BA" w:rsidRPr="00035949">
        <w:t xml:space="preserve"> </w:t>
      </w:r>
      <w:r w:rsidR="008A6944" w:rsidRPr="00035949">
        <w:rPr>
          <w:i/>
        </w:rPr>
        <w:t>b</w:t>
      </w:r>
      <w:r w:rsidR="000E3638" w:rsidRPr="00035949">
        <w:rPr>
          <w:i/>
        </w:rPr>
        <w:t xml:space="preserve"> </w:t>
      </w:r>
      <w:r w:rsidR="000E3638" w:rsidRPr="00035949">
        <w:t xml:space="preserve">is </w:t>
      </w:r>
      <w:r w:rsidR="00831CE2" w:rsidRPr="00035949">
        <w:t xml:space="preserve">an </w:t>
      </w:r>
      <w:r w:rsidR="00831CE2" w:rsidRPr="00035949">
        <w:rPr>
          <w:i/>
        </w:rPr>
        <w:t>immaterial entity</w:t>
      </w:r>
      <w:r w:rsidR="00831CE2" w:rsidRPr="00035949">
        <w:t xml:space="preserve"> that is o</w:t>
      </w:r>
      <w:r w:rsidR="003F5A7E" w:rsidRPr="00035949">
        <w:t>f zero</w:t>
      </w:r>
      <w:r w:rsidR="003F5A7E" w:rsidRPr="00035949">
        <w:rPr>
          <w:rFonts w:ascii="Times New Roman" w:hAnsi="Times New Roman"/>
          <w:szCs w:val="23"/>
        </w:rPr>
        <w:t>,</w:t>
      </w:r>
      <w:r w:rsidR="003F5A7E" w:rsidRPr="00035949">
        <w:t xml:space="preserve"> one or two dimensions</w:t>
      </w:r>
      <w:r w:rsidR="001305C5">
        <w:t xml:space="preserve">, which </w:t>
      </w:r>
      <w:r w:rsidR="003F5A7E" w:rsidRPr="00035949">
        <w:t xml:space="preserve">does not include a </w:t>
      </w:r>
      <w:r w:rsidR="003F5A7E" w:rsidRPr="00035949">
        <w:rPr>
          <w:i/>
        </w:rPr>
        <w:t>spatial region</w:t>
      </w:r>
      <w:r w:rsidR="003F5A7E" w:rsidRPr="00035949">
        <w:t xml:space="preserve"> as </w:t>
      </w:r>
      <w:r w:rsidR="003F5A7E" w:rsidRPr="00035949">
        <w:rPr>
          <w:b/>
        </w:rPr>
        <w:t>part</w:t>
      </w:r>
      <w:r w:rsidR="001305C5" w:rsidRPr="001D54A5">
        <w:t>,</w:t>
      </w:r>
      <w:r w:rsidR="001305C5" w:rsidRPr="001305C5">
        <w:t xml:space="preserve"> </w:t>
      </w:r>
      <w:r w:rsidR="001305C5">
        <w:t>and</w:t>
      </w:r>
      <w:r w:rsidR="001305C5" w:rsidRPr="001305C5">
        <w:t xml:space="preserve"> </w:t>
      </w:r>
      <w:r w:rsidR="001305C5">
        <w:t>whose location is defined in relation to some material entity</w:t>
      </w:r>
      <w:r w:rsidR="003F5A7E" w:rsidRPr="00035949">
        <w:t>.</w:t>
      </w:r>
      <w:r w:rsidR="0047147E" w:rsidRPr="00035949">
        <w:t xml:space="preserve"> [029-001]</w:t>
      </w:r>
      <w:r w:rsidRPr="00035949">
        <w:rPr>
          <w:rStyle w:val="Annotation"/>
        </w:rPr>
        <w:t>]</w:t>
      </w:r>
    </w:p>
    <w:p w14:paraId="3B6A1B3E" w14:textId="18F04494" w:rsidR="0049759E" w:rsidRPr="00035949" w:rsidRDefault="00A0272A" w:rsidP="00140957">
      <w:pPr>
        <w:pStyle w:val="Specification"/>
      </w:pPr>
      <w:r w:rsidRPr="00035949">
        <w:rPr>
          <w:rStyle w:val="Annotation"/>
        </w:rPr>
        <w:t>a(continuant fiat boundary)[</w:t>
      </w:r>
      <w:r w:rsidR="003D60F4" w:rsidRPr="00035949">
        <w:rPr>
          <w:rStyle w:val="SpecificationType"/>
        </w:rPr>
        <w:t xml:space="preserve"> Axiom: </w:t>
      </w:r>
      <w:r w:rsidR="0049759E" w:rsidRPr="00035949">
        <w:t xml:space="preserve">Every </w:t>
      </w:r>
      <w:r w:rsidR="0049759E" w:rsidRPr="00035949">
        <w:rPr>
          <w:i/>
        </w:rPr>
        <w:t>continuant fiat boundary</w:t>
      </w:r>
      <w:r w:rsidR="0049759E" w:rsidRPr="00035949">
        <w:t xml:space="preserve"> is </w:t>
      </w:r>
      <w:r w:rsidR="0049759E" w:rsidRPr="00035949">
        <w:rPr>
          <w:b/>
        </w:rPr>
        <w:t>located at</w:t>
      </w:r>
      <w:r w:rsidR="0049759E" w:rsidRPr="00035949">
        <w:t xml:space="preserve"> some </w:t>
      </w:r>
      <w:r w:rsidR="0049759E" w:rsidRPr="00035949">
        <w:rPr>
          <w:i/>
        </w:rPr>
        <w:t>spatial region</w:t>
      </w:r>
      <w:r w:rsidR="0049759E" w:rsidRPr="00035949">
        <w:t xml:space="preserve"> at every time at which it exists</w:t>
      </w:r>
      <w:r w:rsidR="00F33687" w:rsidRPr="00035949">
        <w:rPr>
          <w:rStyle w:val="Annotation"/>
        </w:rPr>
        <w:t>]</w:t>
      </w:r>
      <w:r w:rsidR="0049759E" w:rsidRPr="00035949">
        <w:t xml:space="preserve"> (but not necessarily at the same spatial region from one time to the next)</w:t>
      </w:r>
      <w:r w:rsidR="003D60F4" w:rsidRPr="00035949">
        <w:t xml:space="preserve"> [XXX-001]</w:t>
      </w:r>
      <w:r w:rsidR="0049759E" w:rsidRPr="00035949">
        <w:t>.</w:t>
      </w:r>
    </w:p>
    <w:p w14:paraId="5D5FE115" w14:textId="77777777" w:rsidR="004D62F0" w:rsidRPr="00035949" w:rsidRDefault="004D62F0">
      <w:r w:rsidRPr="00035949">
        <w:t xml:space="preserve">Intuitively, </w:t>
      </w:r>
      <w:r w:rsidR="00EC7645" w:rsidRPr="00035949">
        <w:rPr>
          <w:rStyle w:val="Annotation"/>
        </w:rPr>
        <w:t>note(continuant fiat boundary)[</w:t>
      </w:r>
      <w:r w:rsidRPr="00035949">
        <w:t xml:space="preserve">a </w:t>
      </w:r>
      <w:r w:rsidRPr="00035949">
        <w:rPr>
          <w:i/>
        </w:rPr>
        <w:t>continuant fiat boundary</w:t>
      </w:r>
      <w:r w:rsidRPr="00035949">
        <w:t xml:space="preserve"> is a boundary of some material entity (for example</w:t>
      </w:r>
      <w:r w:rsidR="00C1193A" w:rsidRPr="00035949">
        <w:t>:</w:t>
      </w:r>
      <w:r w:rsidRPr="00035949">
        <w:t xml:space="preserve"> the plane separating the Northern and Southern hemispheres</w:t>
      </w:r>
      <w:r w:rsidR="00C1193A" w:rsidRPr="00035949">
        <w:t>;</w:t>
      </w:r>
      <w:r w:rsidRPr="00035949">
        <w:t xml:space="preserve"> the North Pole), or it is a boundary of some immaterial entity (for example of some portion of airspace</w:t>
      </w:r>
      <w:r w:rsidR="007366FE" w:rsidRPr="00035949">
        <w:t>)</w:t>
      </w:r>
      <w:r w:rsidRPr="00035949">
        <w:t xml:space="preserve">. </w:t>
      </w:r>
    </w:p>
    <w:p w14:paraId="424ADDBC" w14:textId="6CB6E468" w:rsidR="00D40259" w:rsidRPr="00035949" w:rsidRDefault="00D40259" w:rsidP="00F35550">
      <w:r w:rsidRPr="00035949">
        <w:t xml:space="preserve">Three basic kinds of </w:t>
      </w:r>
      <w:r w:rsidRPr="00035949">
        <w:rPr>
          <w:i/>
        </w:rPr>
        <w:t>continuant fiat boundary</w:t>
      </w:r>
      <w:r w:rsidRPr="00035949">
        <w:t xml:space="preserve"> can be distinguished (together with various combination kinds</w:t>
      </w:r>
      <w:r w:rsidR="00C1193A" w:rsidRPr="00035949">
        <w:t xml:space="preserve"> [</w:t>
      </w:r>
      <w:r w:rsidR="00EC6A9C" w:rsidRPr="00035949">
        <w:fldChar w:fldCharType="begin"/>
      </w:r>
      <w:r w:rsidR="00EC6A9C" w:rsidRPr="00035949">
        <w:instrText xml:space="preserve"> REF _Ref309470250 \r \h  \* MERGEFORMAT </w:instrText>
      </w:r>
      <w:r w:rsidR="00EC6A9C" w:rsidRPr="00035949">
        <w:fldChar w:fldCharType="separate"/>
      </w:r>
      <w:r w:rsidR="000A7629">
        <w:t>29</w:t>
      </w:r>
      <w:r w:rsidR="00EC6A9C" w:rsidRPr="00035949">
        <w:fldChar w:fldCharType="end"/>
      </w:r>
      <w:r w:rsidR="00C1193A" w:rsidRPr="00035949">
        <w:t>]</w:t>
      </w:r>
      <w:r w:rsidRPr="00035949">
        <w:t>):</w:t>
      </w:r>
    </w:p>
    <w:p w14:paraId="4D295FD8" w14:textId="77777777" w:rsidR="00D40259" w:rsidRPr="00035949" w:rsidRDefault="00E86FB6" w:rsidP="00CD264A">
      <w:pPr>
        <w:pStyle w:val="ListParagraph"/>
        <w:numPr>
          <w:ilvl w:val="0"/>
          <w:numId w:val="9"/>
        </w:numPr>
      </w:pPr>
      <w:r w:rsidRPr="00035949">
        <w:rPr>
          <w:i/>
        </w:rPr>
        <w:t xml:space="preserve">continuant </w:t>
      </w:r>
      <w:r w:rsidR="00D40259" w:rsidRPr="00035949">
        <w:rPr>
          <w:i/>
        </w:rPr>
        <w:t>fiat boundaries</w:t>
      </w:r>
      <w:r w:rsidR="00D40259" w:rsidRPr="00035949">
        <w:t xml:space="preserve"> which delineate fiat parts within the interiors of material entities – for example the fiat boundary between the northern and southern hemispheres of the Earth; the North Pole; the fiat boundary whi</w:t>
      </w:r>
      <w:r w:rsidR="00776B28" w:rsidRPr="00035949">
        <w:t>ch separates Utah from Colorado</w:t>
      </w:r>
    </w:p>
    <w:p w14:paraId="474EC68C" w14:textId="77777777" w:rsidR="00F33687" w:rsidRPr="00035949" w:rsidRDefault="00E86FB6">
      <w:pPr>
        <w:pStyle w:val="ListParagraph"/>
        <w:numPr>
          <w:ilvl w:val="0"/>
          <w:numId w:val="9"/>
        </w:numPr>
      </w:pPr>
      <w:r w:rsidRPr="00035949">
        <w:rPr>
          <w:i/>
        </w:rPr>
        <w:t xml:space="preserve">continuant </w:t>
      </w:r>
      <w:r w:rsidR="00D40259" w:rsidRPr="00035949">
        <w:rPr>
          <w:i/>
        </w:rPr>
        <w:t>fiat boundaries</w:t>
      </w:r>
      <w:r w:rsidR="00D40259" w:rsidRPr="00035949">
        <w:t xml:space="preserve"> which delineate holes or cavities, for example fiat boundaries of the type referred to by the FMA </w:t>
      </w:r>
      <w:r w:rsidR="00D754CA" w:rsidRPr="00035949">
        <w:t>as</w:t>
      </w:r>
      <w:r w:rsidR="00D40259" w:rsidRPr="00035949">
        <w:t xml:space="preserve"> ‘plane of anatomical orifice’. </w:t>
      </w:r>
    </w:p>
    <w:p w14:paraId="3423C3F9" w14:textId="77777777" w:rsidR="00F33687" w:rsidRPr="00035949" w:rsidRDefault="00D40259">
      <w:pPr>
        <w:pStyle w:val="ListParagraph"/>
        <w:numPr>
          <w:ilvl w:val="0"/>
          <w:numId w:val="9"/>
        </w:numPr>
      </w:pPr>
      <w:r w:rsidRPr="00035949">
        <w:t xml:space="preserve">combination </w:t>
      </w:r>
      <w:r w:rsidR="00E86FB6" w:rsidRPr="00035949">
        <w:rPr>
          <w:i/>
        </w:rPr>
        <w:t xml:space="preserve">continuant </w:t>
      </w:r>
      <w:r w:rsidRPr="00035949">
        <w:rPr>
          <w:i/>
        </w:rPr>
        <w:t>fiat boundar</w:t>
      </w:r>
      <w:r w:rsidR="00E86FB6" w:rsidRPr="00035949">
        <w:rPr>
          <w:i/>
        </w:rPr>
        <w:t xml:space="preserve">ies </w:t>
      </w:r>
      <w:r w:rsidR="00E86FB6" w:rsidRPr="00035949">
        <w:t>such</w:t>
      </w:r>
      <w:r w:rsidR="00E86FB6" w:rsidRPr="00035949">
        <w:rPr>
          <w:i/>
        </w:rPr>
        <w:t xml:space="preserve"> </w:t>
      </w:r>
      <w:r w:rsidR="00E86FB6" w:rsidRPr="00035949">
        <w:t>as</w:t>
      </w:r>
      <w:r w:rsidR="00AB0E32" w:rsidRPr="00035949">
        <w:t xml:space="preserve"> the border of Israel, which contains both </w:t>
      </w:r>
      <w:r w:rsidR="004D7CE9" w:rsidRPr="00035949">
        <w:t>rectilinear fiat boundaries along the border with Egypt and fiat boundaries tracking physical discontinuities on the Mediterranean side and along the borders with Syria and Jordan.</w:t>
      </w:r>
    </w:p>
    <w:p w14:paraId="5B21FC80" w14:textId="77777777" w:rsidR="008F67BA" w:rsidRPr="00035949" w:rsidRDefault="00D67C06">
      <w:r w:rsidRPr="00035949">
        <w:lastRenderedPageBreak/>
        <w:t xml:space="preserve">Note that boundaries are dependent entities, but they are not dependent in either of the senses </w:t>
      </w:r>
      <w:r w:rsidR="00934CB2" w:rsidRPr="00035949">
        <w:t xml:space="preserve">of </w:t>
      </w:r>
      <w:r w:rsidR="00934CB2" w:rsidRPr="00035949">
        <w:rPr>
          <w:b/>
        </w:rPr>
        <w:t xml:space="preserve">s- </w:t>
      </w:r>
      <w:r w:rsidR="00934CB2" w:rsidRPr="00035949">
        <w:t>and</w:t>
      </w:r>
      <w:r w:rsidR="00934CB2" w:rsidRPr="00035949">
        <w:rPr>
          <w:b/>
        </w:rPr>
        <w:t xml:space="preserve"> g-dependence</w:t>
      </w:r>
      <w:r w:rsidR="00A950A9" w:rsidRPr="00035949">
        <w:t>.</w:t>
      </w:r>
      <w:r w:rsidR="00F33687" w:rsidRPr="00035949">
        <w:rPr>
          <w:rStyle w:val="Annotation"/>
        </w:rPr>
        <w:t>]</w:t>
      </w:r>
    </w:p>
    <w:p w14:paraId="41E09A8F" w14:textId="1F83E0AD" w:rsidR="00F33687" w:rsidRPr="00035949" w:rsidRDefault="002C3C89" w:rsidP="00140957">
      <w:pPr>
        <w:pStyle w:val="Heading4"/>
      </w:pPr>
      <w:bookmarkStart w:id="207" w:name="_Toc313270702"/>
      <w:bookmarkStart w:id="208" w:name="_Toc501053093"/>
      <w:r w:rsidRPr="00035949">
        <w:t>z</w:t>
      </w:r>
      <w:r w:rsidR="0050778E" w:rsidRPr="00035949">
        <w:t xml:space="preserve">ero-dimensional </w:t>
      </w:r>
      <w:r w:rsidR="00AD530B" w:rsidRPr="00035949">
        <w:t xml:space="preserve">continuant fiat </w:t>
      </w:r>
      <w:r w:rsidR="00F33687" w:rsidRPr="00035949">
        <w:t>boundary</w:t>
      </w:r>
      <w:bookmarkEnd w:id="207"/>
      <w:bookmarkEnd w:id="208"/>
    </w:p>
    <w:p w14:paraId="6096348B" w14:textId="1B62DC10" w:rsidR="0049759E" w:rsidRPr="00035949" w:rsidRDefault="00370CC8">
      <w:pPr>
        <w:pStyle w:val="Specification"/>
      </w:pPr>
      <w:r w:rsidRPr="00035949">
        <w:rPr>
          <w:rStyle w:val="Annotation"/>
        </w:rPr>
        <w:t>a(zero-dimensional continuant fiat boundary)[</w:t>
      </w:r>
      <w:r w:rsidR="00236D40" w:rsidRPr="00035949">
        <w:rPr>
          <w:rStyle w:val="SpecificationType"/>
          <w:sz w:val="22"/>
        </w:rPr>
        <w:t>Elucidation</w:t>
      </w:r>
      <w:r w:rsidR="00236D40" w:rsidRPr="00035949">
        <w:rPr>
          <w:smallCaps/>
        </w:rPr>
        <w:t>:</w:t>
      </w:r>
      <w:r w:rsidR="0049759E" w:rsidRPr="00035949">
        <w:t xml:space="preserve"> a </w:t>
      </w:r>
      <w:r w:rsidR="0049759E" w:rsidRPr="00035949">
        <w:rPr>
          <w:i/>
        </w:rPr>
        <w:t>zero-dimensional continuant fiat boundary</w:t>
      </w:r>
      <w:r w:rsidR="0049759E" w:rsidRPr="00035949">
        <w:t xml:space="preserve"> is a </w:t>
      </w:r>
      <w:r w:rsidR="00D82F29" w:rsidRPr="00035949">
        <w:t xml:space="preserve">fiat </w:t>
      </w:r>
      <w:r w:rsidR="0049759E" w:rsidRPr="00035949">
        <w:t xml:space="preserve">point. </w:t>
      </w:r>
      <w:r w:rsidR="0047147E" w:rsidRPr="00035949">
        <w:t>[031-001]</w:t>
      </w:r>
      <w:r w:rsidRPr="00035949">
        <w:rPr>
          <w:rStyle w:val="Annotation"/>
        </w:rPr>
        <w:t>]</w:t>
      </w:r>
    </w:p>
    <w:p w14:paraId="7D6A951B" w14:textId="77777777" w:rsidR="00AA337C" w:rsidRPr="00035949" w:rsidRDefault="00370CC8">
      <w:pPr>
        <w:pStyle w:val="Specification"/>
      </w:pPr>
      <w:r w:rsidRPr="00035949">
        <w:rPr>
          <w:rStyle w:val="Annotation"/>
        </w:rPr>
        <w:t>as(zero-dimensional continuant fiat boundary)[</w:t>
      </w:r>
      <w:r w:rsidR="00267063" w:rsidRPr="00035949">
        <w:rPr>
          <w:rStyle w:val="SpecificationType"/>
          <w:sz w:val="22"/>
        </w:rPr>
        <w:t>Examples</w:t>
      </w:r>
      <w:r w:rsidR="00267063" w:rsidRPr="00035949">
        <w:t>: the</w:t>
      </w:r>
      <w:r w:rsidR="007B59A9" w:rsidRPr="00035949">
        <w:t xml:space="preserve"> geographic</w:t>
      </w:r>
      <w:r w:rsidR="00267063" w:rsidRPr="00035949">
        <w:t xml:space="preserve"> North Pole</w:t>
      </w:r>
      <w:r w:rsidR="00AF5193" w:rsidRPr="00035949">
        <w:rPr>
          <w:rStyle w:val="Annotation"/>
        </w:rPr>
        <w:t>\</w:t>
      </w:r>
      <w:r w:rsidR="00267063" w:rsidRPr="00035949">
        <w:t>;</w:t>
      </w:r>
      <w:r w:rsidR="00AA337C" w:rsidRPr="00035949">
        <w:t xml:space="preserve"> the quadripoint where the boundaries of Colorado, Utah, New Mexico, and Arizona</w:t>
      </w:r>
      <w:r w:rsidR="00D82F29" w:rsidRPr="00035949">
        <w:t xml:space="preserve"> meet</w:t>
      </w:r>
      <w:r w:rsidR="00AF5193" w:rsidRPr="00035949">
        <w:rPr>
          <w:rStyle w:val="Annotation"/>
        </w:rPr>
        <w:t>\</w:t>
      </w:r>
      <w:r w:rsidR="00D82F29" w:rsidRPr="00035949">
        <w:t>, the point of origin of some spatial coordinate system.</w:t>
      </w:r>
      <w:r w:rsidRPr="00035949">
        <w:rPr>
          <w:rStyle w:val="Annotation"/>
        </w:rPr>
        <w:t>]</w:t>
      </w:r>
    </w:p>
    <w:p w14:paraId="7CE71A20" w14:textId="2767097E" w:rsidR="00F33687" w:rsidRPr="00035949" w:rsidRDefault="002C3C89" w:rsidP="00140957">
      <w:pPr>
        <w:pStyle w:val="Heading4"/>
      </w:pPr>
      <w:bookmarkStart w:id="209" w:name="_Toc313270703"/>
      <w:bookmarkStart w:id="210" w:name="_Toc501053094"/>
      <w:r w:rsidRPr="00035949">
        <w:t>o</w:t>
      </w:r>
      <w:r w:rsidR="0050778E" w:rsidRPr="00035949">
        <w:t xml:space="preserve">ne-dimensional </w:t>
      </w:r>
      <w:r w:rsidR="00AD530B" w:rsidRPr="00035949">
        <w:t>continuant fiat boundary</w:t>
      </w:r>
      <w:bookmarkEnd w:id="209"/>
      <w:bookmarkEnd w:id="210"/>
    </w:p>
    <w:p w14:paraId="48E23E6D" w14:textId="51069A84" w:rsidR="0049759E" w:rsidRPr="00035949" w:rsidRDefault="00367C20">
      <w:pPr>
        <w:pStyle w:val="Specification"/>
      </w:pPr>
      <w:r w:rsidRPr="00035949">
        <w:rPr>
          <w:rStyle w:val="Annotation"/>
        </w:rPr>
        <w:t>a(one-dimensional continuant fiat boundary)[</w:t>
      </w:r>
      <w:r w:rsidR="00236D40" w:rsidRPr="00035949">
        <w:rPr>
          <w:rStyle w:val="SpecificationType"/>
          <w:sz w:val="22"/>
        </w:rPr>
        <w:t>Elucidation</w:t>
      </w:r>
      <w:r w:rsidR="00236D40" w:rsidRPr="00035949">
        <w:rPr>
          <w:smallCaps/>
        </w:rPr>
        <w:t>:</w:t>
      </w:r>
      <w:r w:rsidR="0049759E" w:rsidRPr="00035949">
        <w:t xml:space="preserve"> a </w:t>
      </w:r>
      <w:r w:rsidR="0049759E" w:rsidRPr="00035949">
        <w:rPr>
          <w:i/>
        </w:rPr>
        <w:t>one-dimensional continuant fiat boundary</w:t>
      </w:r>
      <w:r w:rsidR="0049759E" w:rsidRPr="00035949">
        <w:t xml:space="preserve"> is a continuous </w:t>
      </w:r>
      <w:r w:rsidR="00D82F29" w:rsidRPr="00035949">
        <w:t xml:space="preserve">fiat </w:t>
      </w:r>
      <w:r w:rsidR="0049759E" w:rsidRPr="00035949">
        <w:t>line</w:t>
      </w:r>
      <w:r w:rsidR="001305C5">
        <w:rPr>
          <w:i/>
        </w:rPr>
        <w:t>c</w:t>
      </w:r>
      <w:r w:rsidR="0049759E" w:rsidRPr="00035949">
        <w:t>.</w:t>
      </w:r>
      <w:r w:rsidR="0047147E" w:rsidRPr="00035949">
        <w:t xml:space="preserve"> [032-001]</w:t>
      </w:r>
      <w:r w:rsidRPr="00035949">
        <w:rPr>
          <w:rStyle w:val="Annotation"/>
        </w:rPr>
        <w:t>]</w:t>
      </w:r>
    </w:p>
    <w:p w14:paraId="2A81BEBB" w14:textId="77777777" w:rsidR="001C7765" w:rsidRPr="00035949" w:rsidRDefault="00367C20">
      <w:pPr>
        <w:pStyle w:val="Specification"/>
      </w:pPr>
      <w:r w:rsidRPr="00035949">
        <w:rPr>
          <w:rStyle w:val="Annotation"/>
        </w:rPr>
        <w:t>as(one-dimensional continuant fiat boundary)[</w:t>
      </w:r>
      <w:r w:rsidR="001C7765" w:rsidRPr="00035949">
        <w:rPr>
          <w:rStyle w:val="SpecificationType"/>
          <w:sz w:val="22"/>
        </w:rPr>
        <w:t>Examples</w:t>
      </w:r>
      <w:r w:rsidR="001C7765" w:rsidRPr="00035949">
        <w:t>: The Equator</w:t>
      </w:r>
      <w:r w:rsidR="009F0255" w:rsidRPr="00035949">
        <w:rPr>
          <w:rStyle w:val="Annotation"/>
        </w:rPr>
        <w:t>\</w:t>
      </w:r>
      <w:r w:rsidR="001C7765" w:rsidRPr="00035949">
        <w:t>, all geopolitical boundaries</w:t>
      </w:r>
      <w:r w:rsidR="009F0255" w:rsidRPr="00035949">
        <w:rPr>
          <w:rStyle w:val="Annotation"/>
        </w:rPr>
        <w:t>\</w:t>
      </w:r>
      <w:r w:rsidR="001C7765" w:rsidRPr="00035949">
        <w:t>, all lines of latitude and longitude</w:t>
      </w:r>
      <w:r w:rsidR="009F0255" w:rsidRPr="00035949">
        <w:rPr>
          <w:rStyle w:val="Annotation"/>
        </w:rPr>
        <w:t>\</w:t>
      </w:r>
      <w:r w:rsidR="001C7765" w:rsidRPr="00035949">
        <w:t>, the median sulcus of your tongue</w:t>
      </w:r>
      <w:r w:rsidR="009F0255" w:rsidRPr="00035949">
        <w:rPr>
          <w:rStyle w:val="Annotation"/>
        </w:rPr>
        <w:t>\</w:t>
      </w:r>
      <w:r w:rsidR="001C7765" w:rsidRPr="00035949">
        <w:t>, the line separating the outer surface of the mucosa of the lower lip from the outer surface of the skin of the chin.</w:t>
      </w:r>
      <w:r w:rsidRPr="00035949">
        <w:rPr>
          <w:rStyle w:val="Annotation"/>
        </w:rPr>
        <w:t xml:space="preserve"> ]</w:t>
      </w:r>
    </w:p>
    <w:p w14:paraId="4E7ECB53" w14:textId="77777777" w:rsidR="0049759E" w:rsidRPr="00035949" w:rsidRDefault="0049759E">
      <w:r w:rsidRPr="00035949">
        <w:t xml:space="preserve">To say that a one-dimensional continuant fiat boundary is </w:t>
      </w:r>
      <w:r w:rsidRPr="00035949">
        <w:rPr>
          <w:i/>
        </w:rPr>
        <w:t>continuous</w:t>
      </w:r>
      <w:r w:rsidRPr="00035949">
        <w:t xml:space="preserve"> is to assert that </w:t>
      </w:r>
      <w:r w:rsidR="004C0A57" w:rsidRPr="00035949">
        <w:t>it includes</w:t>
      </w:r>
      <w:r w:rsidR="00A03D91" w:rsidRPr="00035949">
        <w:t xml:space="preserve"> no gaps</w:t>
      </w:r>
      <w:r w:rsidR="007B59A9" w:rsidRPr="00035949">
        <w:t xml:space="preserve"> (</w:t>
      </w:r>
      <w:r w:rsidR="00CD6E78" w:rsidRPr="00035949">
        <w:t xml:space="preserve">thus </w:t>
      </w:r>
      <w:r w:rsidR="007B59A9" w:rsidRPr="00035949">
        <w:t>it is a single straight or curved line</w:t>
      </w:r>
      <w:r w:rsidR="00CD6E78" w:rsidRPr="00035949">
        <w:t>)</w:t>
      </w:r>
      <w:r w:rsidRPr="00035949">
        <w:t>.</w:t>
      </w:r>
    </w:p>
    <w:p w14:paraId="714AFC40" w14:textId="7D3243D5" w:rsidR="00F33687" w:rsidRPr="00035949" w:rsidRDefault="002C3C89" w:rsidP="00140957">
      <w:pPr>
        <w:pStyle w:val="Heading4"/>
      </w:pPr>
      <w:bookmarkStart w:id="211" w:name="_Toc313270704"/>
      <w:bookmarkStart w:id="212" w:name="_Toc501053095"/>
      <w:r w:rsidRPr="00035949">
        <w:t>t</w:t>
      </w:r>
      <w:r w:rsidR="00F33687" w:rsidRPr="00035949">
        <w:t>wo-dimensional continuant fiat boundary</w:t>
      </w:r>
      <w:bookmarkEnd w:id="211"/>
      <w:bookmarkEnd w:id="212"/>
    </w:p>
    <w:p w14:paraId="64BC1FEE" w14:textId="267AEC0F" w:rsidR="00A03D91" w:rsidRPr="00035949" w:rsidRDefault="009F0255">
      <w:pPr>
        <w:pStyle w:val="Specification"/>
      </w:pPr>
      <w:r w:rsidRPr="00035949">
        <w:rPr>
          <w:rStyle w:val="Annotation"/>
        </w:rPr>
        <w:t>a(two-dimensional continuant fiat boundary)[</w:t>
      </w:r>
      <w:r w:rsidR="00236D40" w:rsidRPr="00035949">
        <w:rPr>
          <w:rStyle w:val="SpecificationType"/>
          <w:sz w:val="22"/>
        </w:rPr>
        <w:t>Elucidation</w:t>
      </w:r>
      <w:r w:rsidR="00236D40" w:rsidRPr="00035949">
        <w:rPr>
          <w:smallCaps/>
        </w:rPr>
        <w:t>:</w:t>
      </w:r>
      <w:r w:rsidR="00A03D91" w:rsidRPr="00035949">
        <w:t xml:space="preserve"> a </w:t>
      </w:r>
      <w:r w:rsidR="00A03D91" w:rsidRPr="00035949">
        <w:rPr>
          <w:i/>
        </w:rPr>
        <w:t>two-dimensional continuant fiat boundary</w:t>
      </w:r>
      <w:r w:rsidR="00A03D91" w:rsidRPr="00035949">
        <w:t xml:space="preserve"> (surface) is a self-connected </w:t>
      </w:r>
      <w:r w:rsidR="00D82F29" w:rsidRPr="00035949">
        <w:t>fiat surface</w:t>
      </w:r>
      <w:r w:rsidR="00A03D91" w:rsidRPr="00035949">
        <w:t>.</w:t>
      </w:r>
      <w:r w:rsidR="0047147E" w:rsidRPr="00035949">
        <w:t xml:space="preserve"> [033-001]</w:t>
      </w:r>
      <w:r w:rsidRPr="00035949">
        <w:rPr>
          <w:rStyle w:val="Annotation"/>
        </w:rPr>
        <w:t>]</w:t>
      </w:r>
    </w:p>
    <w:p w14:paraId="2021D0E5" w14:textId="572C8D32" w:rsidR="0049759E" w:rsidRPr="00035949" w:rsidRDefault="00D82F29">
      <w:r w:rsidRPr="00035949">
        <w:t xml:space="preserve">‘Self-connected’ is to be understood in the </w:t>
      </w:r>
      <w:r w:rsidR="00CD6E78" w:rsidRPr="00035949">
        <w:t xml:space="preserve">usual </w:t>
      </w:r>
      <w:r w:rsidRPr="00035949">
        <w:t>topological sense</w:t>
      </w:r>
      <w:r w:rsidR="00CD6E78" w:rsidRPr="00035949">
        <w:t>:</w:t>
      </w:r>
      <w:r w:rsidR="00A950A9" w:rsidRPr="00035949">
        <w:t xml:space="preserve"> thus </w:t>
      </w:r>
      <w:r w:rsidRPr="00035949">
        <w:t xml:space="preserve">an entity </w:t>
      </w:r>
      <w:r w:rsidR="008A6944" w:rsidRPr="00035949">
        <w:rPr>
          <w:i/>
        </w:rPr>
        <w:t>b</w:t>
      </w:r>
      <w:r w:rsidRPr="00035949">
        <w:rPr>
          <w:i/>
        </w:rPr>
        <w:t xml:space="preserve"> </w:t>
      </w:r>
      <w:r w:rsidR="0049759E" w:rsidRPr="00035949">
        <w:t xml:space="preserve">is </w:t>
      </w:r>
      <w:r w:rsidR="00A03D91" w:rsidRPr="00035949">
        <w:t xml:space="preserve">self-connected </w:t>
      </w:r>
      <w:r w:rsidR="00A950A9" w:rsidRPr="00035949">
        <w:t xml:space="preserve">if and only if: </w:t>
      </w:r>
      <w:r w:rsidR="00A03D91" w:rsidRPr="00035949">
        <w:t xml:space="preserve">given any two points </w:t>
      </w:r>
      <w:r w:rsidRPr="00035949">
        <w:t xml:space="preserve">in </w:t>
      </w:r>
      <w:r w:rsidR="008A6944" w:rsidRPr="00035949">
        <w:rPr>
          <w:i/>
        </w:rPr>
        <w:t>b</w:t>
      </w:r>
      <w:r w:rsidR="00A03D91" w:rsidRPr="00035949">
        <w:t xml:space="preserve">, a continuous line </w:t>
      </w:r>
      <w:r w:rsidR="007B59A9" w:rsidRPr="00035949">
        <w:t xml:space="preserve">can be traced </w:t>
      </w:r>
      <w:r w:rsidRPr="00035949">
        <w:t xml:space="preserve">in </w:t>
      </w:r>
      <w:r w:rsidR="008A6944" w:rsidRPr="00035949">
        <w:rPr>
          <w:i/>
        </w:rPr>
        <w:t>b</w:t>
      </w:r>
      <w:r w:rsidRPr="00035949">
        <w:rPr>
          <w:i/>
        </w:rPr>
        <w:t xml:space="preserve"> </w:t>
      </w:r>
      <w:r w:rsidRPr="00035949">
        <w:t>which connects</w:t>
      </w:r>
      <w:r w:rsidR="00A03D91" w:rsidRPr="00035949">
        <w:t xml:space="preserve"> these points.</w:t>
      </w:r>
    </w:p>
    <w:p w14:paraId="4C579617" w14:textId="77777777" w:rsidR="00E662B0" w:rsidRPr="00035949" w:rsidRDefault="00D82F29">
      <w:r w:rsidRPr="00035949">
        <w:t xml:space="preserve">From this it follows that a two-dimensional continuant fiat boundary (surface) may have holes, as for example in the case of the </w:t>
      </w:r>
      <w:r w:rsidR="00E662B0" w:rsidRPr="00035949">
        <w:t xml:space="preserve">surface of one side of a compact disk. </w:t>
      </w:r>
    </w:p>
    <w:p w14:paraId="5725D356" w14:textId="1FA910FC" w:rsidR="00F33687" w:rsidRPr="00035949" w:rsidRDefault="00F33687" w:rsidP="00140957">
      <w:pPr>
        <w:pStyle w:val="Heading3"/>
      </w:pPr>
      <w:bookmarkStart w:id="213" w:name="_Toc501053096"/>
      <w:r w:rsidRPr="00035949">
        <w:t>Site</w:t>
      </w:r>
      <w:bookmarkEnd w:id="213"/>
    </w:p>
    <w:p w14:paraId="6129620E" w14:textId="1710748E" w:rsidR="00CD6E78" w:rsidRPr="00035949" w:rsidRDefault="000F17EC">
      <w:pPr>
        <w:pStyle w:val="Specification"/>
      </w:pPr>
      <w:r w:rsidRPr="00035949">
        <w:rPr>
          <w:rStyle w:val="Annotation"/>
        </w:rPr>
        <w:t>a(site)[</w:t>
      </w:r>
      <w:r w:rsidR="00E30616" w:rsidRPr="00035949">
        <w:rPr>
          <w:rStyle w:val="SpecificationType"/>
          <w:sz w:val="22"/>
        </w:rPr>
        <w:t>Elucidation</w:t>
      </w:r>
      <w:r w:rsidR="001C7765" w:rsidRPr="00035949">
        <w:t xml:space="preserve">: </w:t>
      </w:r>
      <w:r w:rsidR="008A6944" w:rsidRPr="00035949">
        <w:rPr>
          <w:i/>
        </w:rPr>
        <w:t>b</w:t>
      </w:r>
      <w:r w:rsidR="00DE6862" w:rsidRPr="00035949">
        <w:t xml:space="preserve"> is a </w:t>
      </w:r>
      <w:r w:rsidR="00DE6862" w:rsidRPr="00035949">
        <w:rPr>
          <w:i/>
        </w:rPr>
        <w:t>site</w:t>
      </w:r>
      <w:r w:rsidR="00DE6862" w:rsidRPr="00035949">
        <w:t xml:space="preserve"> </w:t>
      </w:r>
      <w:r w:rsidR="00E30616" w:rsidRPr="00035949">
        <w:t>means:</w:t>
      </w:r>
      <w:r w:rsidR="00DE6862" w:rsidRPr="00035949">
        <w:t xml:space="preserve"> </w:t>
      </w:r>
      <w:r w:rsidR="008A6944" w:rsidRPr="00035949">
        <w:rPr>
          <w:i/>
        </w:rPr>
        <w:t>b</w:t>
      </w:r>
      <w:r w:rsidR="00DE6862" w:rsidRPr="00035949">
        <w:t xml:space="preserve"> is a three-</w:t>
      </w:r>
      <w:r w:rsidR="00151755" w:rsidRPr="00035949">
        <w:t>dimensional</w:t>
      </w:r>
      <w:r w:rsidR="00151755" w:rsidRPr="00035949">
        <w:rPr>
          <w:i/>
        </w:rPr>
        <w:t xml:space="preserve"> immaterial</w:t>
      </w:r>
      <w:r w:rsidR="00465C17" w:rsidRPr="00035949">
        <w:rPr>
          <w:i/>
        </w:rPr>
        <w:t xml:space="preserve"> entity</w:t>
      </w:r>
      <w:r w:rsidR="00DE6862" w:rsidRPr="00035949">
        <w:t xml:space="preserve"> that is (partially or wholly) bounded by a </w:t>
      </w:r>
      <w:r w:rsidR="00DE6862" w:rsidRPr="00035949">
        <w:rPr>
          <w:i/>
        </w:rPr>
        <w:t>material</w:t>
      </w:r>
      <w:r w:rsidR="00465C17" w:rsidRPr="00035949">
        <w:rPr>
          <w:i/>
        </w:rPr>
        <w:t xml:space="preserve"> entity</w:t>
      </w:r>
      <w:r w:rsidR="008F67BA" w:rsidRPr="00035949">
        <w:rPr>
          <w:i/>
        </w:rPr>
        <w:t xml:space="preserve"> </w:t>
      </w:r>
      <w:r w:rsidR="00272E21" w:rsidRPr="00035949">
        <w:t xml:space="preserve">or </w:t>
      </w:r>
      <w:r w:rsidR="00CD6E78" w:rsidRPr="00035949">
        <w:t xml:space="preserve">it is </w:t>
      </w:r>
      <w:r w:rsidR="00272E21" w:rsidRPr="00035949">
        <w:t>a three-dimensional immaterial part thereof</w:t>
      </w:r>
      <w:r w:rsidR="00DE6862" w:rsidRPr="00035949">
        <w:t xml:space="preserve">. </w:t>
      </w:r>
      <w:r w:rsidR="0047147E" w:rsidRPr="00035949">
        <w:t>[034-00</w:t>
      </w:r>
      <w:r w:rsidR="00CD6E78" w:rsidRPr="00035949">
        <w:t>2</w:t>
      </w:r>
      <w:r w:rsidR="0047147E" w:rsidRPr="00035949">
        <w:t>]</w:t>
      </w:r>
    </w:p>
    <w:p w14:paraId="0BA3AECC" w14:textId="54BED18A" w:rsidR="00DE6862" w:rsidRPr="00035949" w:rsidRDefault="00CD6E78">
      <w:pPr>
        <w:pStyle w:val="Specification"/>
        <w:rPr>
          <w:smallCaps/>
        </w:rPr>
      </w:pPr>
      <w:r w:rsidRPr="00035949">
        <w:rPr>
          <w:smallCaps/>
        </w:rPr>
        <w:lastRenderedPageBreak/>
        <w:t xml:space="preserve">Axiom: </w:t>
      </w:r>
      <w:r w:rsidRPr="00035949">
        <w:t xml:space="preserve">Every </w:t>
      </w:r>
      <w:r w:rsidRPr="00035949">
        <w:rPr>
          <w:i/>
        </w:rPr>
        <w:t>site</w:t>
      </w:r>
      <w:r w:rsidRPr="00035949">
        <w:t xml:space="preserve"> </w:t>
      </w:r>
      <w:r w:rsidR="00555732" w:rsidRPr="001D54A5">
        <w:rPr>
          <w:b/>
        </w:rPr>
        <w:t>occupies_spatial_</w:t>
      </w:r>
      <w:r w:rsidR="00555732" w:rsidRPr="00035949">
        <w:t>region</w:t>
      </w:r>
      <w:r w:rsidRPr="00035949">
        <w:t xml:space="preserve"> some </w:t>
      </w:r>
      <w:r w:rsidRPr="00035949">
        <w:rPr>
          <w:i/>
        </w:rPr>
        <w:t>three-dimensional spatial region</w:t>
      </w:r>
      <w:r w:rsidRPr="00035949">
        <w:t xml:space="preserve"> at every time at which it exists. [</w:t>
      </w:r>
      <w:r w:rsidR="00A11862" w:rsidRPr="00035949">
        <w:t>153</w:t>
      </w:r>
      <w:r w:rsidRPr="00035949">
        <w:t>-001]</w:t>
      </w:r>
      <w:r w:rsidR="000F17EC" w:rsidRPr="00035949">
        <w:rPr>
          <w:rStyle w:val="Annotation"/>
          <w:smallCaps/>
        </w:rPr>
        <w:t>]</w:t>
      </w:r>
    </w:p>
    <w:p w14:paraId="21757751" w14:textId="77777777" w:rsidR="00DE6862" w:rsidRPr="00035949" w:rsidRDefault="00051E0F">
      <w:pPr>
        <w:pStyle w:val="Specification"/>
      </w:pPr>
      <w:r w:rsidRPr="00035949">
        <w:rPr>
          <w:rStyle w:val="Annotation"/>
        </w:rPr>
        <w:t>as(site)[</w:t>
      </w:r>
      <w:r w:rsidR="00DE6862" w:rsidRPr="00035949">
        <w:rPr>
          <w:rStyle w:val="SpecificationType"/>
          <w:sz w:val="22"/>
        </w:rPr>
        <w:t>Examples</w:t>
      </w:r>
      <w:r w:rsidR="00DE6862" w:rsidRPr="00035949">
        <w:t>: a hole in the interior of a portion of cheese</w:t>
      </w:r>
      <w:r w:rsidRPr="00035949">
        <w:rPr>
          <w:rStyle w:val="Annotation"/>
        </w:rPr>
        <w:t>\</w:t>
      </w:r>
      <w:r w:rsidR="00DE6862" w:rsidRPr="00035949">
        <w:t>, a rabbit hole</w:t>
      </w:r>
      <w:r w:rsidRPr="00035949">
        <w:rPr>
          <w:rStyle w:val="Annotation"/>
        </w:rPr>
        <w:t>\</w:t>
      </w:r>
      <w:r w:rsidR="00DE6862" w:rsidRPr="00035949">
        <w:t xml:space="preserve">, the interior of </w:t>
      </w:r>
      <w:r w:rsidR="00D754CA" w:rsidRPr="00035949">
        <w:t>your bed</w:t>
      </w:r>
      <w:r w:rsidR="00DE6862" w:rsidRPr="00035949">
        <w:t>room</w:t>
      </w:r>
      <w:r w:rsidRPr="00035949">
        <w:rPr>
          <w:rStyle w:val="Annotation"/>
        </w:rPr>
        <w:t>\</w:t>
      </w:r>
      <w:r w:rsidR="00DE6862" w:rsidRPr="00035949">
        <w:t>, the Grand Canyon</w:t>
      </w:r>
      <w:r w:rsidRPr="00035949">
        <w:rPr>
          <w:rStyle w:val="Annotation"/>
        </w:rPr>
        <w:t>\</w:t>
      </w:r>
      <w:r w:rsidR="00DE6862" w:rsidRPr="00035949">
        <w:t>, the Piazza San Marco</w:t>
      </w:r>
      <w:r w:rsidRPr="00035949">
        <w:rPr>
          <w:rStyle w:val="Annotation"/>
        </w:rPr>
        <w:t>\</w:t>
      </w:r>
      <w:r w:rsidR="00DE6862" w:rsidRPr="00035949">
        <w:t>,</w:t>
      </w:r>
      <w:r w:rsidR="00272E21" w:rsidRPr="00035949">
        <w:t xml:space="preserve"> an air traffic control region defined in the airspace above an airport</w:t>
      </w:r>
      <w:r w:rsidRPr="00035949">
        <w:rPr>
          <w:rStyle w:val="Annotation"/>
        </w:rPr>
        <w:t>\</w:t>
      </w:r>
      <w:r w:rsidR="00272E21" w:rsidRPr="00035949">
        <w:t>,</w:t>
      </w:r>
      <w:r w:rsidR="00DE6862" w:rsidRPr="00035949">
        <w:t xml:space="preserve"> </w:t>
      </w:r>
      <w:r w:rsidR="001066FC" w:rsidRPr="00035949">
        <w:t xml:space="preserve">the interior of </w:t>
      </w:r>
      <w:r w:rsidR="00DE6862" w:rsidRPr="00035949">
        <w:t>a kangaroo pouch</w:t>
      </w:r>
      <w:r w:rsidRPr="00035949">
        <w:rPr>
          <w:rStyle w:val="Annotation"/>
        </w:rPr>
        <w:t>\</w:t>
      </w:r>
      <w:r w:rsidR="00DE6862" w:rsidRPr="00035949">
        <w:t>, your left nostril</w:t>
      </w:r>
      <w:r w:rsidR="00052342" w:rsidRPr="00035949">
        <w:t xml:space="preserve"> (a fiat part – the opening – of your left nasal cavity)</w:t>
      </w:r>
      <w:r w:rsidRPr="00035949">
        <w:rPr>
          <w:rStyle w:val="Annotation"/>
        </w:rPr>
        <w:t xml:space="preserve"> \</w:t>
      </w:r>
      <w:r w:rsidR="00DE6862" w:rsidRPr="00035949">
        <w:t>, the lumen of your gut</w:t>
      </w:r>
      <w:r w:rsidRPr="00035949">
        <w:rPr>
          <w:rStyle w:val="Annotation"/>
        </w:rPr>
        <w:t>\</w:t>
      </w:r>
      <w:r w:rsidR="00DE6862" w:rsidRPr="00035949">
        <w:t>, the h</w:t>
      </w:r>
      <w:r w:rsidR="001066FC" w:rsidRPr="00035949">
        <w:t>o</w:t>
      </w:r>
      <w:r w:rsidR="00DE6862" w:rsidRPr="00035949">
        <w:t>l</w:t>
      </w:r>
      <w:r w:rsidR="001066FC" w:rsidRPr="00035949">
        <w:t>d</w:t>
      </w:r>
      <w:r w:rsidR="00DE6862" w:rsidRPr="00035949">
        <w:t xml:space="preserve"> of a ship</w:t>
      </w:r>
      <w:r w:rsidRPr="00035949">
        <w:rPr>
          <w:rStyle w:val="Annotation"/>
        </w:rPr>
        <w:t>\</w:t>
      </w:r>
      <w:r w:rsidR="00DE6862" w:rsidRPr="00035949">
        <w:t xml:space="preserve">, the </w:t>
      </w:r>
      <w:r w:rsidR="00052342" w:rsidRPr="00035949">
        <w:t>cockpit</w:t>
      </w:r>
      <w:r w:rsidR="00DE6862" w:rsidRPr="00035949">
        <w:t xml:space="preserve"> of </w:t>
      </w:r>
      <w:r w:rsidR="00052342" w:rsidRPr="00035949">
        <w:t>an aircraft</w:t>
      </w:r>
      <w:r w:rsidRPr="00035949">
        <w:rPr>
          <w:rStyle w:val="Annotation"/>
        </w:rPr>
        <w:t>\</w:t>
      </w:r>
      <w:r w:rsidR="00DE6862" w:rsidRPr="00035949">
        <w:t xml:space="preserve">, the </w:t>
      </w:r>
      <w:r w:rsidR="00FB2EB2" w:rsidRPr="00035949">
        <w:t xml:space="preserve">interior of the </w:t>
      </w:r>
      <w:r w:rsidR="00DE6862" w:rsidRPr="00035949">
        <w:t>trunk of your car</w:t>
      </w:r>
      <w:r w:rsidRPr="00035949">
        <w:rPr>
          <w:rStyle w:val="Annotation"/>
        </w:rPr>
        <w:t>\</w:t>
      </w:r>
      <w:r w:rsidR="00FB2EB2" w:rsidRPr="00035949">
        <w:t>, the interior of your refrigerator</w:t>
      </w:r>
      <w:r w:rsidRPr="00035949">
        <w:rPr>
          <w:rStyle w:val="Annotation"/>
        </w:rPr>
        <w:t>\</w:t>
      </w:r>
      <w:r w:rsidR="00FB2EB2" w:rsidRPr="00035949">
        <w:t>, the interior of your office</w:t>
      </w:r>
      <w:r w:rsidRPr="00035949">
        <w:rPr>
          <w:rStyle w:val="Annotation"/>
        </w:rPr>
        <w:t>\</w:t>
      </w:r>
      <w:r w:rsidR="00FB2EB2" w:rsidRPr="00035949">
        <w:t xml:space="preserve">, </w:t>
      </w:r>
      <w:hyperlink r:id="rId26" w:history="1">
        <w:r w:rsidR="00FB2EB2" w:rsidRPr="00035949">
          <w:t>Manhattan Canyon</w:t>
        </w:r>
      </w:hyperlink>
      <w:r w:rsidR="00DE6862" w:rsidRPr="00035949">
        <w:t>)</w:t>
      </w:r>
      <w:r w:rsidRPr="00035949">
        <w:rPr>
          <w:rStyle w:val="Annotation"/>
        </w:rPr>
        <w:t xml:space="preserve"> ]</w:t>
      </w:r>
    </w:p>
    <w:p w14:paraId="326F2289" w14:textId="77777777" w:rsidR="00A95F21" w:rsidRPr="00035949" w:rsidRDefault="00A95F21">
      <w:r w:rsidRPr="00035949">
        <w:t>Each immaterial entity coincides at any given time with some spatial region, but, as in the case of material entities, which spatial region this is may vary with time. As the ship moves through space, so its hold moves also. As you pinch and unpinch your nose, so your nasal passages shrink and expand.</w:t>
      </w:r>
    </w:p>
    <w:p w14:paraId="6C8CBFE1" w14:textId="77777777" w:rsidR="0070548A" w:rsidRPr="00035949" w:rsidRDefault="0070548A">
      <w:r w:rsidRPr="00035949">
        <w:t>The above elucidation</w:t>
      </w:r>
      <w:r w:rsidR="00CD6E78" w:rsidRPr="00035949">
        <w:t>s</w:t>
      </w:r>
      <w:r w:rsidRPr="00035949">
        <w:t xml:space="preserve"> </w:t>
      </w:r>
      <w:r w:rsidR="00CD6E78" w:rsidRPr="00035949">
        <w:t xml:space="preserve">of </w:t>
      </w:r>
      <w:r w:rsidR="00CD6E78" w:rsidRPr="00035949">
        <w:rPr>
          <w:i/>
        </w:rPr>
        <w:t xml:space="preserve">site </w:t>
      </w:r>
      <w:r w:rsidR="00CD6E78" w:rsidRPr="00035949">
        <w:t xml:space="preserve">and of the different kinds of </w:t>
      </w:r>
      <w:r w:rsidR="00CD6E78" w:rsidRPr="00035949">
        <w:rPr>
          <w:i/>
        </w:rPr>
        <w:t xml:space="preserve">continuant fiat boundary </w:t>
      </w:r>
      <w:r w:rsidRPr="00035949">
        <w:t>will be replaced by definition</w:t>
      </w:r>
      <w:r w:rsidR="00CD6E78" w:rsidRPr="00035949">
        <w:t>s</w:t>
      </w:r>
      <w:r w:rsidRPr="00035949">
        <w:t xml:space="preserve"> when </w:t>
      </w:r>
      <w:r w:rsidRPr="00035949">
        <w:rPr>
          <w:i/>
        </w:rPr>
        <w:t xml:space="preserve">dimension </w:t>
      </w:r>
      <w:r w:rsidRPr="00035949">
        <w:t xml:space="preserve">and </w:t>
      </w:r>
      <w:r w:rsidRPr="00035949">
        <w:rPr>
          <w:b/>
        </w:rPr>
        <w:t>bound</w:t>
      </w:r>
      <w:r w:rsidR="00CD6E78" w:rsidRPr="00035949">
        <w:rPr>
          <w:b/>
        </w:rPr>
        <w:t>ary</w:t>
      </w:r>
      <w:r w:rsidRPr="00035949">
        <w:rPr>
          <w:b/>
        </w:rPr>
        <w:t xml:space="preserve"> </w:t>
      </w:r>
      <w:r w:rsidR="00CD6E78" w:rsidRPr="00035949">
        <w:rPr>
          <w:b/>
        </w:rPr>
        <w:t>dependence</w:t>
      </w:r>
      <w:r w:rsidRPr="00035949">
        <w:rPr>
          <w:i/>
        </w:rPr>
        <w:t xml:space="preserve"> </w:t>
      </w:r>
      <w:r w:rsidRPr="00035949">
        <w:t>have been defined within the BFO framework.</w:t>
      </w:r>
    </w:p>
    <w:p w14:paraId="6EA9F9F8" w14:textId="30663CE2" w:rsidR="00DE6862" w:rsidRPr="00035949" w:rsidRDefault="00DE6862" w:rsidP="00F35550">
      <w:r w:rsidRPr="00035949">
        <w:t xml:space="preserve">Note: </w:t>
      </w:r>
      <w:r w:rsidRPr="00035949">
        <w:rPr>
          <w:i/>
        </w:rPr>
        <w:t>Sites</w:t>
      </w:r>
      <w:r w:rsidRPr="00035949">
        <w:t xml:space="preserve"> may be bounded by </w:t>
      </w:r>
      <w:r w:rsidR="00052342" w:rsidRPr="00035949">
        <w:t xml:space="preserve">various combinations of </w:t>
      </w:r>
      <w:r w:rsidRPr="00035949">
        <w:t>boundaries</w:t>
      </w:r>
      <w:r w:rsidR="00052342" w:rsidRPr="00035949">
        <w:t xml:space="preserve"> </w:t>
      </w:r>
      <w:r w:rsidR="00A950A9" w:rsidRPr="00035949">
        <w:t xml:space="preserve">of different sorts </w:t>
      </w:r>
      <w:r w:rsidR="00052342" w:rsidRPr="00035949">
        <w:t>[</w:t>
      </w:r>
      <w:r w:rsidR="00EC6A9C" w:rsidRPr="00035949">
        <w:fldChar w:fldCharType="begin"/>
      </w:r>
      <w:r w:rsidR="00EC6A9C" w:rsidRPr="00035949">
        <w:instrText xml:space="preserve"> REF _Ref311481677 \r \h  \* MERGEFORMAT </w:instrText>
      </w:r>
      <w:r w:rsidR="00EC6A9C" w:rsidRPr="00035949">
        <w:fldChar w:fldCharType="separate"/>
      </w:r>
      <w:r w:rsidR="000A7629">
        <w:t>9</w:t>
      </w:r>
      <w:r w:rsidR="00EC6A9C" w:rsidRPr="00035949">
        <w:fldChar w:fldCharType="end"/>
      </w:r>
      <w:r w:rsidR="00052342" w:rsidRPr="00035949">
        <w:t>]. Thus</w:t>
      </w:r>
      <w:r w:rsidRPr="00035949">
        <w:t xml:space="preserve"> the Mont Blanc Tunnel is bounded by fiat </w:t>
      </w:r>
      <w:r w:rsidR="00A950A9" w:rsidRPr="00035949">
        <w:t xml:space="preserve">surfaces </w:t>
      </w:r>
      <w:r w:rsidRPr="00035949">
        <w:t xml:space="preserve">at either end. </w:t>
      </w:r>
    </w:p>
    <w:p w14:paraId="09E79A34" w14:textId="24F9535C" w:rsidR="0044734A" w:rsidRPr="00035949" w:rsidRDefault="00A95F21" w:rsidP="00F35550">
      <w:r w:rsidRPr="00035949">
        <w:t xml:space="preserve">Many of the terms used to refer to sites are ambiguous in that they are also used to refer to corresponding material entities. </w:t>
      </w:r>
      <w:r w:rsidR="0044734A" w:rsidRPr="00035949">
        <w:t>To say that ‘detergent is pumped into the tank</w:t>
      </w:r>
      <w:r w:rsidRPr="00035949">
        <w:rPr>
          <w:vertAlign w:val="subscript"/>
        </w:rPr>
        <w:t>site</w:t>
      </w:r>
      <w:r w:rsidR="0044734A" w:rsidRPr="00035949">
        <w:t>’ is to assert that the detergent is pumped into the cavity which forms the interior of the tank</w:t>
      </w:r>
      <w:r w:rsidRPr="00035949">
        <w:rPr>
          <w:vertAlign w:val="subscript"/>
        </w:rPr>
        <w:t>material_entity</w:t>
      </w:r>
      <w:r w:rsidR="0044734A" w:rsidRPr="00035949">
        <w:t xml:space="preserve"> (rather than into</w:t>
      </w:r>
      <w:r w:rsidRPr="00035949">
        <w:t>, say,</w:t>
      </w:r>
      <w:r w:rsidR="0044734A" w:rsidRPr="00035949">
        <w:t xml:space="preserve"> the </w:t>
      </w:r>
      <w:r w:rsidRPr="00035949">
        <w:t xml:space="preserve">portion of </w:t>
      </w:r>
      <w:r w:rsidR="0044734A" w:rsidRPr="00035949">
        <w:t xml:space="preserve">metal which bounds this cavity). </w:t>
      </w:r>
      <w:r w:rsidRPr="00035949">
        <w:t>To say that ‘Mary lives in Salzburg</w:t>
      </w:r>
      <w:r w:rsidRPr="00035949">
        <w:rPr>
          <w:vertAlign w:val="subscript"/>
        </w:rPr>
        <w:t>site</w:t>
      </w:r>
      <w:r w:rsidRPr="00035949">
        <w:t>’ is to assert not that Mary lives in a certain material collection of buildings, ashphalt, rocks, trees, and so forth, but rather that she lives in the spatial niche [</w:t>
      </w:r>
      <w:r w:rsidR="00F33687" w:rsidRPr="00035949">
        <w:fldChar w:fldCharType="begin"/>
      </w:r>
      <w:r w:rsidRPr="00035949">
        <w:instrText xml:space="preserve"> REF _Ref309560520 \r \h </w:instrText>
      </w:r>
      <w:r w:rsidR="00035949">
        <w:instrText xml:space="preserve"> \* MERGEFORMAT </w:instrText>
      </w:r>
      <w:r w:rsidR="00F33687" w:rsidRPr="00035949">
        <w:fldChar w:fldCharType="separate"/>
      </w:r>
      <w:r w:rsidR="000A7629">
        <w:t>7</w:t>
      </w:r>
      <w:r w:rsidR="00F33687" w:rsidRPr="00035949">
        <w:fldChar w:fldCharType="end"/>
      </w:r>
      <w:r w:rsidRPr="00035949">
        <w:t>] bounded by this material collection.</w:t>
      </w:r>
    </w:p>
    <w:p w14:paraId="15138127" w14:textId="7848A0D4" w:rsidR="00D91B4B" w:rsidRPr="00035949" w:rsidRDefault="00272E21">
      <w:r w:rsidRPr="00035949">
        <w:t xml:space="preserve">The region of </w:t>
      </w:r>
      <w:r w:rsidR="00776B28" w:rsidRPr="00035949">
        <w:t xml:space="preserve">class A </w:t>
      </w:r>
      <w:r w:rsidRPr="00035949">
        <w:t xml:space="preserve">controlled airspace </w:t>
      </w:r>
      <w:r w:rsidR="00776B28" w:rsidRPr="00035949">
        <w:t xml:space="preserve">associated with any given airport </w:t>
      </w:r>
      <w:r w:rsidRPr="00035949">
        <w:t xml:space="preserve">is a </w:t>
      </w:r>
      <w:r w:rsidRPr="00035949">
        <w:rPr>
          <w:i/>
        </w:rPr>
        <w:t>site</w:t>
      </w:r>
      <w:r w:rsidRPr="00035949">
        <w:t xml:space="preserve">, since it is a three-dimensional </w:t>
      </w:r>
      <w:r w:rsidR="00A95F21" w:rsidRPr="00035949">
        <w:t xml:space="preserve">continuant </w:t>
      </w:r>
      <w:r w:rsidRPr="00035949">
        <w:t xml:space="preserve">part of the </w:t>
      </w:r>
      <w:r w:rsidRPr="00035949">
        <w:rPr>
          <w:i/>
        </w:rPr>
        <w:t>site</w:t>
      </w:r>
      <w:r w:rsidRPr="00035949">
        <w:t xml:space="preserve"> formed by the sum of </w:t>
      </w:r>
      <w:r w:rsidR="00D40259" w:rsidRPr="00035949">
        <w:t xml:space="preserve">this </w:t>
      </w:r>
      <w:r w:rsidRPr="00035949">
        <w:t>region with the portion of the class E region that is bounded by the surface of the Earth</w:t>
      </w:r>
      <w:r w:rsidR="00D40259" w:rsidRPr="00035949">
        <w:t xml:space="preserve"> (see </w:t>
      </w:r>
      <w:r w:rsidR="00EC6A9C" w:rsidRPr="00035949">
        <w:fldChar w:fldCharType="begin"/>
      </w:r>
      <w:r w:rsidR="00EC6A9C" w:rsidRPr="00035949">
        <w:instrText xml:space="preserve"> REF _Ref309480787 \h  \* MERGEFORMAT </w:instrText>
      </w:r>
      <w:r w:rsidR="00EC6A9C" w:rsidRPr="00035949">
        <w:fldChar w:fldCharType="separate"/>
      </w:r>
      <w:ins w:id="214" w:author="Windows User" w:date="2017-12-14T22:26:00Z">
        <w:r w:rsidR="000A7629" w:rsidRPr="000A7629">
          <w:rPr>
            <w:rPrChange w:id="215" w:author="Windows User" w:date="2017-12-14T22:26:00Z">
              <w:rPr>
                <w:sz w:val="20"/>
              </w:rPr>
            </w:rPrChange>
          </w:rPr>
          <w:t>Figure 5</w:t>
        </w:r>
      </w:ins>
      <w:del w:id="216" w:author="Windows User" w:date="2017-12-14T22:26:00Z">
        <w:r w:rsidR="00F55F47" w:rsidRPr="001D54A5" w:rsidDel="000A7629">
          <w:delText>Figure 5</w:delText>
        </w:r>
      </w:del>
      <w:r w:rsidR="00EC6A9C" w:rsidRPr="00035949">
        <w:fldChar w:fldCharType="end"/>
      </w:r>
      <w:r w:rsidR="00D40259" w:rsidRPr="00035949">
        <w:t>)</w:t>
      </w:r>
      <w:r w:rsidRPr="00035949">
        <w:t>.</w:t>
      </w:r>
    </w:p>
    <w:p w14:paraId="284E7ADA" w14:textId="758B7DB6" w:rsidR="002D5E04" w:rsidRPr="00035949" w:rsidDel="005E4C51" w:rsidRDefault="002D5E04">
      <w:pPr>
        <w:rPr>
          <w:del w:id="217" w:author="Jie Zheng" w:date="2018-07-18T01:27:00Z"/>
        </w:rPr>
      </w:pPr>
    </w:p>
    <w:p w14:paraId="65CBD42F" w14:textId="77777777" w:rsidR="004D62F0" w:rsidRPr="00035949" w:rsidRDefault="00272E21">
      <w:pPr>
        <w:jc w:val="center"/>
      </w:pPr>
      <w:r w:rsidRPr="00035949">
        <w:rPr>
          <w:noProof/>
          <w:lang w:eastAsia="zh-CN"/>
        </w:rPr>
        <w:lastRenderedPageBreak/>
        <w:drawing>
          <wp:inline distT="0" distB="0" distL="0" distR="0" wp14:anchorId="4A6AD708" wp14:editId="7FC8281E">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57980ADB" w14:textId="50D1E0EB" w:rsidR="00272E21" w:rsidRPr="00277FCA" w:rsidRDefault="004D62F0">
      <w:pPr>
        <w:pStyle w:val="Caption"/>
        <w:jc w:val="left"/>
        <w:rPr>
          <w:color w:val="365F91" w:themeColor="accent1" w:themeShade="BF"/>
          <w:rPrChange w:id="218" w:author="Jie Zheng" w:date="2018-07-18T01:34:00Z">
            <w:rPr>
              <w:sz w:val="24"/>
              <w:szCs w:val="23"/>
            </w:rPr>
          </w:rPrChange>
        </w:rPr>
        <w:pPrChange w:id="219" w:author="Jie Zheng" w:date="2018-07-18T01:24:00Z">
          <w:pPr>
            <w:pStyle w:val="Caption"/>
            <w:jc w:val="center"/>
          </w:pPr>
        </w:pPrChange>
      </w:pPr>
      <w:bookmarkStart w:id="220" w:name="_Ref309480787"/>
      <w:r w:rsidRPr="00277FCA">
        <w:rPr>
          <w:color w:val="365F91" w:themeColor="accent1" w:themeShade="BF"/>
          <w:rPrChange w:id="221" w:author="Jie Zheng" w:date="2018-07-18T01:34:00Z">
            <w:rPr>
              <w:sz w:val="20"/>
            </w:rPr>
          </w:rPrChange>
        </w:rPr>
        <w:t xml:space="preserve">Figure </w:t>
      </w:r>
      <w:r w:rsidR="00F33687" w:rsidRPr="00277FCA">
        <w:rPr>
          <w:color w:val="365F91" w:themeColor="accent1" w:themeShade="BF"/>
          <w:rPrChange w:id="222" w:author="Jie Zheng" w:date="2018-07-18T01:34:00Z">
            <w:rPr>
              <w:sz w:val="20"/>
            </w:rPr>
          </w:rPrChange>
        </w:rPr>
        <w:fldChar w:fldCharType="begin"/>
      </w:r>
      <w:r w:rsidRPr="00277FCA">
        <w:rPr>
          <w:color w:val="365F91" w:themeColor="accent1" w:themeShade="BF"/>
          <w:rPrChange w:id="223" w:author="Jie Zheng" w:date="2018-07-18T01:34:00Z">
            <w:rPr>
              <w:sz w:val="20"/>
            </w:rPr>
          </w:rPrChange>
        </w:rPr>
        <w:instrText xml:space="preserve"> SEQ Figure \* ARABIC </w:instrText>
      </w:r>
      <w:r w:rsidR="00F33687" w:rsidRPr="00277FCA">
        <w:rPr>
          <w:color w:val="365F91" w:themeColor="accent1" w:themeShade="BF"/>
          <w:rPrChange w:id="224" w:author="Jie Zheng" w:date="2018-07-18T01:34:00Z">
            <w:rPr>
              <w:sz w:val="20"/>
            </w:rPr>
          </w:rPrChange>
        </w:rPr>
        <w:fldChar w:fldCharType="separate"/>
      </w:r>
      <w:r w:rsidR="000A7629" w:rsidRPr="00277FCA">
        <w:rPr>
          <w:noProof/>
          <w:color w:val="365F91" w:themeColor="accent1" w:themeShade="BF"/>
          <w:rPrChange w:id="225" w:author="Jie Zheng" w:date="2018-07-18T01:34:00Z">
            <w:rPr>
              <w:noProof/>
              <w:sz w:val="20"/>
            </w:rPr>
          </w:rPrChange>
        </w:rPr>
        <w:t>5</w:t>
      </w:r>
      <w:r w:rsidR="00F33687" w:rsidRPr="00277FCA">
        <w:rPr>
          <w:color w:val="365F91" w:themeColor="accent1" w:themeShade="BF"/>
          <w:rPrChange w:id="226" w:author="Jie Zheng" w:date="2018-07-18T01:34:00Z">
            <w:rPr>
              <w:sz w:val="20"/>
            </w:rPr>
          </w:rPrChange>
        </w:rPr>
        <w:fldChar w:fldCharType="end"/>
      </w:r>
      <w:bookmarkEnd w:id="220"/>
      <w:r w:rsidRPr="00277FCA">
        <w:rPr>
          <w:color w:val="365F91" w:themeColor="accent1" w:themeShade="BF"/>
          <w:rPrChange w:id="227" w:author="Jie Zheng" w:date="2018-07-18T01:34:00Z">
            <w:rPr>
              <w:sz w:val="20"/>
            </w:rPr>
          </w:rPrChange>
        </w:rPr>
        <w:t xml:space="preserve">: </w:t>
      </w:r>
      <w:r w:rsidR="00B95814" w:rsidRPr="00277FCA">
        <w:rPr>
          <w:color w:val="365F91" w:themeColor="accent1" w:themeShade="BF"/>
          <w:rPrChange w:id="228" w:author="Jie Zheng" w:date="2018-07-18T01:34:00Z">
            <w:rPr/>
          </w:rPrChange>
        </w:rPr>
        <w:fldChar w:fldCharType="begin"/>
      </w:r>
      <w:r w:rsidR="00B95814" w:rsidRPr="00277FCA">
        <w:rPr>
          <w:color w:val="365F91" w:themeColor="accent1" w:themeShade="BF"/>
          <w:rPrChange w:id="229" w:author="Jie Zheng" w:date="2018-07-18T01:34:00Z">
            <w:rPr/>
          </w:rPrChange>
        </w:rPr>
        <w:instrText xml:space="preserve"> HYPERLINK "http://ontology.buffalo.edu/smith/varia/controlledairspace/glos_aclass.jpg" </w:instrText>
      </w:r>
      <w:r w:rsidR="00B95814" w:rsidRPr="00277FCA">
        <w:rPr>
          <w:color w:val="365F91" w:themeColor="accent1" w:themeShade="BF"/>
          <w:rPrChange w:id="230" w:author="Jie Zheng" w:date="2018-07-18T01:34:00Z">
            <w:rPr>
              <w:rStyle w:val="Hyperlink"/>
              <w:b w:val="0"/>
              <w:sz w:val="20"/>
            </w:rPr>
          </w:rPrChange>
        </w:rPr>
        <w:fldChar w:fldCharType="separate"/>
      </w:r>
      <w:r w:rsidRPr="00277FCA">
        <w:rPr>
          <w:rStyle w:val="Hyperlink"/>
          <w:color w:val="365F91" w:themeColor="accent1" w:themeShade="BF"/>
          <w:rPrChange w:id="231" w:author="Jie Zheng" w:date="2018-07-18T01:34:00Z">
            <w:rPr>
              <w:rStyle w:val="Hyperlink"/>
              <w:b w:val="0"/>
              <w:sz w:val="20"/>
            </w:rPr>
          </w:rPrChange>
        </w:rPr>
        <w:t>Airspace classes</w:t>
      </w:r>
      <w:r w:rsidR="00B95814" w:rsidRPr="00277FCA">
        <w:rPr>
          <w:rStyle w:val="Hyperlink"/>
          <w:color w:val="365F91" w:themeColor="accent1" w:themeShade="BF"/>
          <w:rPrChange w:id="232" w:author="Jie Zheng" w:date="2018-07-18T01:34:00Z">
            <w:rPr>
              <w:rStyle w:val="Hyperlink"/>
              <w:b w:val="0"/>
              <w:sz w:val="20"/>
            </w:rPr>
          </w:rPrChange>
        </w:rPr>
        <w:fldChar w:fldCharType="end"/>
      </w:r>
    </w:p>
    <w:p w14:paraId="0DF845B6" w14:textId="77777777" w:rsidR="00004ACC" w:rsidRDefault="00004ACC" w:rsidP="00F35550">
      <w:pPr>
        <w:rPr>
          <w:ins w:id="233" w:author="Jie Zheng" w:date="2018-07-18T01:29:00Z"/>
        </w:rPr>
      </w:pPr>
    </w:p>
    <w:p w14:paraId="7EE55017" w14:textId="49A9B101" w:rsidR="008F67BA" w:rsidRPr="00035949" w:rsidDel="005E4C51" w:rsidRDefault="005E4C51">
      <w:pPr>
        <w:rPr>
          <w:del w:id="234" w:author="Jie Zheng" w:date="2018-07-18T01:28:00Z"/>
        </w:rPr>
      </w:pPr>
      <w:r w:rsidRPr="00035949">
        <w:rPr>
          <w:noProof/>
          <w:lang w:eastAsia="zh-CN"/>
        </w:rPr>
        <w:drawing>
          <wp:anchor distT="0" distB="0" distL="114300" distR="114300" simplePos="0" relativeHeight="251658752" behindDoc="0" locked="0" layoutInCell="1" allowOverlap="1" wp14:anchorId="3CB7FB6A" wp14:editId="19CAF785">
            <wp:simplePos x="0" y="0"/>
            <wp:positionH relativeFrom="column">
              <wp:posOffset>628650</wp:posOffset>
            </wp:positionH>
            <wp:positionV relativeFrom="paragraph">
              <wp:posOffset>1183944</wp:posOffset>
            </wp:positionV>
            <wp:extent cx="4746625" cy="1350645"/>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28">
                      <a:extLst>
                        <a:ext uri="{28A0092B-C50C-407E-A947-70E740481C1C}">
                          <a14:useLocalDpi xmlns:a14="http://schemas.microsoft.com/office/drawing/2010/main" val="0"/>
                        </a:ext>
                      </a:extLst>
                    </a:blip>
                    <a:srcRect r="19930"/>
                    <a:stretch/>
                  </pic:blipFill>
                  <pic:spPr bwMode="auto">
                    <a:xfrm>
                      <a:off x="0" y="0"/>
                      <a:ext cx="4746625" cy="1350645"/>
                    </a:xfrm>
                    <a:prstGeom prst="rect">
                      <a:avLst/>
                    </a:prstGeom>
                    <a:noFill/>
                    <a:ln>
                      <a:noFill/>
                    </a:ln>
                    <a:extLst>
                      <a:ext uri="{53640926-AAD7-44D8-BBD7-CCE9431645EC}">
                        <a14:shadowObscured xmlns:a14="http://schemas.microsoft.com/office/drawing/2010/main"/>
                      </a:ext>
                    </a:extLst>
                  </pic:spPr>
                </pic:pic>
              </a:graphicData>
            </a:graphic>
          </wp:anchor>
        </w:drawing>
      </w:r>
    </w:p>
    <w:p w14:paraId="3E3E8F12" w14:textId="08B7EE5A" w:rsidR="008A0783" w:rsidRPr="00035949" w:rsidRDefault="008A0783" w:rsidP="00F35550">
      <w:r w:rsidRPr="00035949">
        <w:t xml:space="preserve">Cavities within </w:t>
      </w:r>
      <w:r w:rsidR="00D40259" w:rsidRPr="00035949">
        <w:t xml:space="preserve">what OGMS calls </w:t>
      </w:r>
      <w:r w:rsidRPr="00035949">
        <w:t xml:space="preserve">the </w:t>
      </w:r>
      <w:r w:rsidR="006C241A" w:rsidRPr="00035949">
        <w:t>‘</w:t>
      </w:r>
      <w:hyperlink r:id="rId29" w:history="1">
        <w:r w:rsidRPr="00035949">
          <w:rPr>
            <w:rStyle w:val="Hyperlink"/>
          </w:rPr>
          <w:t>extended organism</w:t>
        </w:r>
      </w:hyperlink>
      <w:r w:rsidR="006C241A" w:rsidRPr="00035949">
        <w:t>’</w:t>
      </w:r>
      <w:r w:rsidRPr="00035949">
        <w:t xml:space="preserve"> are sites; they are</w:t>
      </w:r>
      <w:r w:rsidR="002D5E04" w:rsidRPr="00035949">
        <w:t>, following the FMA,</w:t>
      </w:r>
      <w:r w:rsidRPr="00035949">
        <w:t xml:space="preserve"> parts of the organism if they are part</w:t>
      </w:r>
      <w:r w:rsidR="00D40259" w:rsidRPr="00035949">
        <w:t xml:space="preserve"> of its</w:t>
      </w:r>
      <w:r w:rsidRPr="00035949">
        <w:t xml:space="preserve"> anatomical </w:t>
      </w:r>
      <w:r w:rsidRPr="00035949">
        <w:rPr>
          <w:i/>
        </w:rPr>
        <w:t>Bauplan</w:t>
      </w:r>
      <w:r w:rsidR="008F67BA" w:rsidRPr="00035949">
        <w:rPr>
          <w:i/>
        </w:rPr>
        <w:t xml:space="preserve"> </w:t>
      </w:r>
      <w:r w:rsidR="001847BB" w:rsidRPr="00035949">
        <w:t>[</w:t>
      </w:r>
      <w:r w:rsidR="00EC6A9C" w:rsidRPr="00035949">
        <w:fldChar w:fldCharType="begin"/>
      </w:r>
      <w:r w:rsidR="00EC6A9C" w:rsidRPr="00035949">
        <w:instrText xml:space="preserve"> REF _Ref309153892 \r \h  \* MERGEFORMAT </w:instrText>
      </w:r>
      <w:r w:rsidR="00EC6A9C" w:rsidRPr="00035949">
        <w:fldChar w:fldCharType="separate"/>
      </w:r>
      <w:r w:rsidR="000A7629">
        <w:t>43</w:t>
      </w:r>
      <w:r w:rsidR="00EC6A9C" w:rsidRPr="00035949">
        <w:fldChar w:fldCharType="end"/>
      </w:r>
      <w:r w:rsidR="001847BB" w:rsidRPr="00035949">
        <w:t xml:space="preserve">, </w:t>
      </w:r>
      <w:r w:rsidR="00EC6A9C" w:rsidRPr="00035949">
        <w:fldChar w:fldCharType="begin"/>
      </w:r>
      <w:r w:rsidR="00EC6A9C" w:rsidRPr="00035949">
        <w:instrText xml:space="preserve"> REF _Ref309153893 \r \h  \* MERGEFORMAT </w:instrText>
      </w:r>
      <w:r w:rsidR="00EC6A9C" w:rsidRPr="00035949">
        <w:fldChar w:fldCharType="separate"/>
      </w:r>
      <w:r w:rsidR="000A7629">
        <w:t>44</w:t>
      </w:r>
      <w:r w:rsidR="00EC6A9C" w:rsidRPr="00035949">
        <w:fldChar w:fldCharType="end"/>
      </w:r>
      <w:r w:rsidR="001847BB" w:rsidRPr="00035949">
        <w:t>]</w:t>
      </w:r>
      <w:r w:rsidRPr="00035949">
        <w:rPr>
          <w:i/>
        </w:rPr>
        <w:t>.</w:t>
      </w:r>
      <w:r w:rsidR="00A950A9" w:rsidRPr="00035949">
        <w:rPr>
          <w:i/>
        </w:rPr>
        <w:t xml:space="preserve"> </w:t>
      </w:r>
      <w:r w:rsidR="00A950A9" w:rsidRPr="00035949">
        <w:t>A</w:t>
      </w:r>
      <w:r w:rsidR="001847BB" w:rsidRPr="00035949">
        <w:t xml:space="preserve"> cavity </w:t>
      </w:r>
      <w:r w:rsidR="005747A9" w:rsidRPr="00035949">
        <w:t xml:space="preserve">formed by a swallowed drug-capsule that is half-filled with powder </w:t>
      </w:r>
      <w:r w:rsidR="001847BB" w:rsidRPr="00035949">
        <w:t xml:space="preserve">is </w:t>
      </w:r>
      <w:r w:rsidR="00A950A9" w:rsidRPr="00035949">
        <w:t xml:space="preserve">for this reason </w:t>
      </w:r>
      <w:r w:rsidR="001847BB" w:rsidRPr="00035949">
        <w:t>not a part of the organism.</w:t>
      </w:r>
      <w:r w:rsidR="008B638C" w:rsidRPr="00035949">
        <w:t xml:space="preserve"> The cavity formed by the interior of the </w:t>
      </w:r>
      <w:r w:rsidR="00626B18" w:rsidRPr="00035949">
        <w:t>capsul</w:t>
      </w:r>
      <w:r w:rsidR="00626B18">
        <w:t>e</w:t>
      </w:r>
      <w:r w:rsidR="00626B18" w:rsidRPr="00035949">
        <w:t xml:space="preserve"> </w:t>
      </w:r>
      <w:r w:rsidR="008B638C" w:rsidRPr="00035949">
        <w:t>that is not filled with powder is for the same reason not a part of the organism. These sites are however parts of the OGMS:</w:t>
      </w:r>
      <w:r w:rsidR="008B638C" w:rsidRPr="00035949">
        <w:rPr>
          <w:i/>
        </w:rPr>
        <w:t>extended organism</w:t>
      </w:r>
      <w:r w:rsidR="008B638C" w:rsidRPr="00035949">
        <w:t>.</w:t>
      </w:r>
    </w:p>
    <w:p w14:paraId="0103842D" w14:textId="1D32DEA9" w:rsidR="0017019A" w:rsidRPr="00035949" w:rsidDel="005E4C51" w:rsidRDefault="0017019A">
      <w:pPr>
        <w:rPr>
          <w:del w:id="235" w:author="Jie Zheng" w:date="2018-07-18T01:25:00Z"/>
        </w:rPr>
      </w:pPr>
    </w:p>
    <w:p w14:paraId="7EF275A1" w14:textId="2AD968CF" w:rsidR="0017019A" w:rsidRPr="00035949" w:rsidDel="005E4C51" w:rsidRDefault="0017019A">
      <w:pPr>
        <w:rPr>
          <w:del w:id="236" w:author="Jie Zheng" w:date="2018-07-18T01:27:00Z"/>
        </w:rPr>
      </w:pPr>
    </w:p>
    <w:p w14:paraId="3697A60A" w14:textId="41F0FFD2" w:rsidR="0017019A" w:rsidRPr="00035949" w:rsidRDefault="0017019A"/>
    <w:p w14:paraId="72C99915" w14:textId="77777777" w:rsidR="0017019A" w:rsidRPr="00035949" w:rsidRDefault="0017019A"/>
    <w:p w14:paraId="29BE9F2C" w14:textId="77777777" w:rsidR="005E4C51" w:rsidRDefault="005E4C51" w:rsidP="005E4C51">
      <w:pPr>
        <w:pStyle w:val="Caption"/>
        <w:jc w:val="left"/>
        <w:rPr>
          <w:ins w:id="237" w:author="Jie Zheng" w:date="2018-07-18T01:27:00Z"/>
          <w:color w:val="365F91" w:themeColor="accent1" w:themeShade="BF"/>
        </w:rPr>
      </w:pPr>
    </w:p>
    <w:p w14:paraId="10D04FF8" w14:textId="77777777" w:rsidR="005E4C51" w:rsidRDefault="005E4C51" w:rsidP="005E4C51">
      <w:pPr>
        <w:pStyle w:val="Caption"/>
        <w:jc w:val="left"/>
        <w:rPr>
          <w:ins w:id="238" w:author="Jie Zheng" w:date="2018-07-18T01:27:00Z"/>
          <w:color w:val="365F91" w:themeColor="accent1" w:themeShade="BF"/>
        </w:rPr>
      </w:pPr>
    </w:p>
    <w:p w14:paraId="37A62123" w14:textId="1721A16A" w:rsidR="005E4C51" w:rsidRPr="00277FCA" w:rsidRDefault="005E4C51" w:rsidP="005E4C51">
      <w:pPr>
        <w:pStyle w:val="Caption"/>
        <w:jc w:val="left"/>
        <w:rPr>
          <w:ins w:id="239" w:author="Jie Zheng" w:date="2018-07-18T01:26:00Z"/>
          <w:color w:val="365F91" w:themeColor="accent1" w:themeShade="BF"/>
        </w:rPr>
      </w:pPr>
      <w:ins w:id="240" w:author="Jie Zheng" w:date="2018-07-18T01:26:00Z">
        <w:r w:rsidRPr="00277FCA">
          <w:rPr>
            <w:color w:val="365F91" w:themeColor="accent1" w:themeShade="BF"/>
          </w:rPr>
          <w:lastRenderedPageBreak/>
          <w:t>Figure 6: Examples of types of site:  1) the interior of an egg; 2) the interior of a rabbit hole; 3) the environment of a pasturing cow</w:t>
        </w:r>
      </w:ins>
    </w:p>
    <w:p w14:paraId="3B02B776" w14:textId="2363AE69" w:rsidR="0017019A" w:rsidRPr="00035949" w:rsidDel="005E4C51" w:rsidRDefault="0017019A">
      <w:pPr>
        <w:rPr>
          <w:del w:id="241" w:author="Jie Zheng" w:date="2018-07-18T01:25:00Z"/>
        </w:rPr>
      </w:pPr>
    </w:p>
    <w:p w14:paraId="7244F504" w14:textId="3A3C87E1" w:rsidR="0017019A" w:rsidRPr="00035949" w:rsidDel="005E4C51" w:rsidRDefault="003C789A">
      <w:pPr>
        <w:rPr>
          <w:del w:id="242" w:author="Jie Zheng" w:date="2018-07-18T01:28:00Z"/>
        </w:rPr>
      </w:pPr>
      <w:del w:id="243" w:author="Jie Zheng" w:date="2018-07-18T01:26:00Z">
        <w:r w:rsidRPr="00035949" w:rsidDel="005E4C51">
          <w:rPr>
            <w:noProof/>
            <w:lang w:eastAsia="zh-CN"/>
          </w:rPr>
          <mc:AlternateContent>
            <mc:Choice Requires="wps">
              <w:drawing>
                <wp:anchor distT="0" distB="0" distL="114300" distR="114300" simplePos="0" relativeHeight="251653632" behindDoc="0" locked="0" layoutInCell="1" allowOverlap="1" wp14:anchorId="7B10AB36" wp14:editId="78EC61E5">
                  <wp:simplePos x="0" y="0"/>
                  <wp:positionH relativeFrom="column">
                    <wp:posOffset>697865</wp:posOffset>
                  </wp:positionH>
                  <wp:positionV relativeFrom="paragraph">
                    <wp:posOffset>194310</wp:posOffset>
                  </wp:positionV>
                  <wp:extent cx="3772535" cy="444500"/>
                  <wp:effectExtent l="0" t="0" r="12065" b="0"/>
                  <wp:wrapNone/>
                  <wp:docPr id="5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2535" cy="444500"/>
                          </a:xfrm>
                          <a:prstGeom prst="rect">
                            <a:avLst/>
                          </a:prstGeom>
                          <a:solidFill>
                            <a:prstClr val="white"/>
                          </a:solidFill>
                          <a:ln>
                            <a:noFill/>
                          </a:ln>
                          <a:effectLst/>
                        </wps:spPr>
                        <wps:txbx>
                          <w:txbxContent>
                            <w:p w14:paraId="40A7C7E3" w14:textId="3E781620" w:rsidR="00B95814" w:rsidRDefault="00B95814" w:rsidP="00140957">
                              <w:pPr>
                                <w:pStyle w:val="Caption"/>
                                <w:spacing w:after="40"/>
                                <w:jc w:val="center"/>
                                <w:rPr>
                                  <w:rFonts w:ascii="Times New Roman" w:eastAsia="Calibri" w:hAnsi="Times New Roman" w:cs="Times New Roman"/>
                                  <w:noProof/>
                                  <w:sz w:val="20"/>
                                  <w:szCs w:val="24"/>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w:t>
                              </w:r>
                              <w:r>
                                <w:rPr>
                                  <w:sz w:val="20"/>
                                </w:rPr>
                                <w:t>rabbit hole</w:t>
                              </w:r>
                              <w:r w:rsidRPr="00486765">
                                <w:rPr>
                                  <w:sz w:val="20"/>
                                </w:rPr>
                                <w:t>; 3</w:t>
                              </w:r>
                              <w:r>
                                <w:rPr>
                                  <w:sz w:val="20"/>
                                </w:rPr>
                                <w:t>)</w:t>
                              </w:r>
                              <w:r w:rsidRPr="00486765">
                                <w:rPr>
                                  <w:sz w:val="20"/>
                                </w:rPr>
                                <w:t xml:space="preserve">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7B10AB36" id="_x0000_t202" coordsize="21600,21600" o:spt="202" path="m,l,21600r21600,l21600,xe">
                  <v:stroke joinstyle="miter"/>
                  <v:path gradientshapeok="t" o:connecttype="rect"/>
                </v:shapetype>
                <v:shape id="Text Box 42" o:spid="_x0000_s1026" type="#_x0000_t202" style="position:absolute;left:0;text-align:left;margin-left:54.95pt;margin-top:15.3pt;width:297.05pt;height: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" stroked="f">
                  <v:path arrowok="t"/>
                  <v:textbox style="mso-fit-shape-to-text:t" inset="0,0,0,0">
                    <w:txbxContent>
                      <w:p w14:paraId="40A7C7E3" w14:textId="3E781620" w:rsidR="00B95814" w:rsidRDefault="00B95814" w:rsidP="00140957">
                        <w:pPr>
                          <w:pStyle w:val="Caption"/>
                          <w:spacing w:after="40"/>
                          <w:jc w:val="center"/>
                          <w:rPr>
                            <w:rFonts w:ascii="Times New Roman" w:eastAsia="Calibri" w:hAnsi="Times New Roman" w:cs="Times New Roman"/>
                            <w:noProof/>
                            <w:sz w:val="20"/>
                            <w:szCs w:val="24"/>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w:t>
                        </w:r>
                        <w:r>
                          <w:rPr>
                            <w:sz w:val="20"/>
                          </w:rPr>
                          <w:t>rabbit hole</w:t>
                        </w:r>
                        <w:r w:rsidRPr="00486765">
                          <w:rPr>
                            <w:sz w:val="20"/>
                          </w:rPr>
                          <w:t>; 3</w:t>
                        </w:r>
                        <w:r>
                          <w:rPr>
                            <w:sz w:val="20"/>
                          </w:rPr>
                          <w:t>)</w:t>
                        </w:r>
                        <w:r w:rsidRPr="00486765">
                          <w:rPr>
                            <w:sz w:val="20"/>
                          </w:rPr>
                          <w:t xml:space="preserve"> the environment of a pasturing cow</w:t>
                        </w:r>
                      </w:p>
                    </w:txbxContent>
                  </v:textbox>
                </v:shape>
              </w:pict>
            </mc:Fallback>
          </mc:AlternateContent>
        </w:r>
      </w:del>
    </w:p>
    <w:p w14:paraId="5A78A1C6" w14:textId="73C4D071" w:rsidR="0017019A" w:rsidRPr="00035949" w:rsidDel="005E4C51" w:rsidRDefault="0017019A">
      <w:pPr>
        <w:rPr>
          <w:del w:id="244" w:author="Jie Zheng" w:date="2018-07-18T01:28:00Z"/>
        </w:rPr>
      </w:pPr>
    </w:p>
    <w:p w14:paraId="00330E23" w14:textId="5F0CBBE7" w:rsidR="00F33687" w:rsidRPr="00035949" w:rsidRDefault="00F33687" w:rsidP="00B841FA">
      <w:pPr>
        <w:pStyle w:val="Heading3"/>
      </w:pPr>
      <w:bookmarkStart w:id="245" w:name="_Toc501053097"/>
      <w:r w:rsidRPr="00035949">
        <w:t>Spatial region</w:t>
      </w:r>
      <w:bookmarkEnd w:id="245"/>
    </w:p>
    <w:p w14:paraId="41B217ED" w14:textId="77777777" w:rsidR="00DE6862" w:rsidRPr="00035949" w:rsidRDefault="00A950A9">
      <w:r w:rsidRPr="00035949">
        <w:t>W</w:t>
      </w:r>
      <w:r w:rsidR="00FB2EB2" w:rsidRPr="00035949">
        <w:t>e recommend that users of BFO</w:t>
      </w:r>
      <w:r w:rsidR="00DE6862" w:rsidRPr="00035949">
        <w:rPr>
          <w:i/>
        </w:rPr>
        <w:t xml:space="preserve"> </w:t>
      </w:r>
      <w:r w:rsidR="00DE6862" w:rsidRPr="00035949">
        <w:t>region</w:t>
      </w:r>
      <w:r w:rsidR="008F67BA" w:rsidRPr="00035949">
        <w:rPr>
          <w:i/>
        </w:rPr>
        <w:t xml:space="preserve"> </w:t>
      </w:r>
      <w:r w:rsidRPr="00035949">
        <w:t xml:space="preserve">terms </w:t>
      </w:r>
      <w:r w:rsidR="00FB2EB2" w:rsidRPr="00035949">
        <w:t>specify</w:t>
      </w:r>
      <w:r w:rsidR="008F67BA" w:rsidRPr="00035949">
        <w:t xml:space="preserve"> </w:t>
      </w:r>
      <w:r w:rsidR="00FB2EB2" w:rsidRPr="00035949">
        <w:t>the</w:t>
      </w:r>
      <w:r w:rsidR="008F67BA" w:rsidRPr="00035949">
        <w:t xml:space="preserve"> </w:t>
      </w:r>
      <w:r w:rsidR="00AA337C" w:rsidRPr="00035949">
        <w:t>coordinate</w:t>
      </w:r>
      <w:r w:rsidR="00DE6862" w:rsidRPr="00035949">
        <w:t xml:space="preserve"> frame</w:t>
      </w:r>
      <w:r w:rsidR="00FB2EB2" w:rsidRPr="00035949">
        <w:t xml:space="preserve"> </w:t>
      </w:r>
      <w:r w:rsidRPr="00035949">
        <w:t xml:space="preserve">in terms of which </w:t>
      </w:r>
      <w:r w:rsidR="00FB2EB2" w:rsidRPr="00035949">
        <w:t>the</w:t>
      </w:r>
      <w:r w:rsidRPr="00035949">
        <w:t xml:space="preserve">ir spatial and temporal data </w:t>
      </w:r>
      <w:r w:rsidR="008B638C" w:rsidRPr="00035949">
        <w:t>are represented</w:t>
      </w:r>
      <w:r w:rsidR="00D40259" w:rsidRPr="00035949">
        <w:t>. W</w:t>
      </w:r>
      <w:r w:rsidR="00FB2EB2" w:rsidRPr="00035949">
        <w:t xml:space="preserve">hen dealing with spatial regions on the surface of the Earth, </w:t>
      </w:r>
      <w:r w:rsidR="00D40259" w:rsidRPr="00035949">
        <w:t xml:space="preserve">for example, this will be </w:t>
      </w:r>
      <w:r w:rsidR="00FB2EB2" w:rsidRPr="00035949">
        <w:t>the coordinate frame of latitude and longitude</w:t>
      </w:r>
      <w:r w:rsidR="00D40259" w:rsidRPr="00035949">
        <w:t>, potentially supplemented by the dimension of altitude</w:t>
      </w:r>
      <w:r w:rsidR="00FB2EB2" w:rsidRPr="00035949">
        <w:t xml:space="preserve">. </w:t>
      </w:r>
      <w:r w:rsidR="00816442" w:rsidRPr="00035949">
        <w:t xml:space="preserve">Lines of latitude and longitude are </w:t>
      </w:r>
      <w:r w:rsidR="00816442" w:rsidRPr="00035949">
        <w:rPr>
          <w:i/>
        </w:rPr>
        <w:t>two-dimensional</w:t>
      </w:r>
      <w:r w:rsidR="00816442" w:rsidRPr="00035949">
        <w:t xml:space="preserve"> </w:t>
      </w:r>
      <w:r w:rsidR="008B638C" w:rsidRPr="00035949">
        <w:rPr>
          <w:i/>
        </w:rPr>
        <w:t xml:space="preserve">continuant fiat </w:t>
      </w:r>
      <w:r w:rsidR="00816442" w:rsidRPr="00035949">
        <w:rPr>
          <w:i/>
        </w:rPr>
        <w:t>boundaries</w:t>
      </w:r>
      <w:r w:rsidR="00816442" w:rsidRPr="00035949">
        <w:t xml:space="preserve"> which move</w:t>
      </w:r>
      <w:r w:rsidR="001066FC" w:rsidRPr="00035949">
        <w:t xml:space="preserve"> as the planet rotates and as it moves in orbiting the sun</w:t>
      </w:r>
      <w:r w:rsidR="00816442" w:rsidRPr="00035949">
        <w:t>; however, they are by definition at rest relative to the coordinate frame which they determine.</w:t>
      </w:r>
    </w:p>
    <w:p w14:paraId="684CB650" w14:textId="77777777" w:rsidR="0063585C" w:rsidRPr="00035949" w:rsidRDefault="0063585C">
      <w:pPr>
        <w:rPr>
          <w:sz w:val="18"/>
          <w:szCs w:val="20"/>
        </w:rPr>
      </w:pPr>
      <w:r w:rsidRPr="00035949">
        <w:t xml:space="preserve">Given </w:t>
      </w:r>
      <w:r w:rsidR="00E34F31" w:rsidRPr="00035949">
        <w:t xml:space="preserve">the </w:t>
      </w:r>
      <w:r w:rsidR="00A950A9" w:rsidRPr="00035949">
        <w:t>terminology of</w:t>
      </w:r>
      <w:r w:rsidRPr="00035949">
        <w:t xml:space="preserve"> spatial frame</w:t>
      </w:r>
      <w:r w:rsidR="00A950A9" w:rsidRPr="00035949">
        <w:t>s</w:t>
      </w:r>
      <w:r w:rsidRPr="00035949">
        <w:t>, we can</w:t>
      </w:r>
      <w:r w:rsidR="00A950A9" w:rsidRPr="00035949">
        <w:t xml:space="preserve"> elucidate </w:t>
      </w:r>
      <w:r w:rsidRPr="00035949">
        <w:t xml:space="preserve">‘space’ </w:t>
      </w:r>
      <w:r w:rsidR="008B638C" w:rsidRPr="00035949">
        <w:t xml:space="preserve">as </w:t>
      </w:r>
      <w:r w:rsidR="00A950A9" w:rsidRPr="00035949">
        <w:t xml:space="preserve">in BFO 1.1, as </w:t>
      </w:r>
      <w:r w:rsidRPr="00035949">
        <w:t xml:space="preserve">the maximal </w:t>
      </w:r>
      <w:r w:rsidRPr="00035949">
        <w:rPr>
          <w:b/>
        </w:rPr>
        <w:t>instance</w:t>
      </w:r>
      <w:r w:rsidRPr="00035949">
        <w:t xml:space="preserve"> of the universal </w:t>
      </w:r>
      <w:r w:rsidRPr="00035949">
        <w:rPr>
          <w:i/>
        </w:rPr>
        <w:t>spatial region</w:t>
      </w:r>
      <w:r w:rsidR="00A950A9" w:rsidRPr="00035949">
        <w:t>, relative to some frame, as follows:</w:t>
      </w:r>
    </w:p>
    <w:p w14:paraId="61FB13C5" w14:textId="77777777" w:rsidR="003C7730" w:rsidRPr="00035949" w:rsidRDefault="00532DBF">
      <w:pPr>
        <w:pStyle w:val="Specification"/>
      </w:pPr>
      <w:r w:rsidRPr="00035949">
        <w:rPr>
          <w:rStyle w:val="Annotation"/>
        </w:rPr>
        <w:t>a(spatial region)[</w:t>
      </w:r>
      <w:r w:rsidR="003C7730" w:rsidRPr="00035949">
        <w:rPr>
          <w:rStyle w:val="SpecificationType"/>
        </w:rPr>
        <w:t>Elucidation</w:t>
      </w:r>
      <w:r w:rsidR="003C7730" w:rsidRPr="00035949">
        <w:t xml:space="preserve">: </w:t>
      </w:r>
      <w:r w:rsidR="00051496" w:rsidRPr="00035949">
        <w:t xml:space="preserve">A </w:t>
      </w:r>
      <w:r w:rsidR="00051496" w:rsidRPr="00035949">
        <w:rPr>
          <w:i/>
        </w:rPr>
        <w:t>spatial region</w:t>
      </w:r>
      <w:r w:rsidR="00051496" w:rsidRPr="00035949">
        <w:t xml:space="preserve"> is a</w:t>
      </w:r>
      <w:r w:rsidR="003C7730" w:rsidRPr="00035949">
        <w:t xml:space="preserve"> </w:t>
      </w:r>
      <w:r w:rsidR="003C7730" w:rsidRPr="00035949">
        <w:rPr>
          <w:i/>
        </w:rPr>
        <w:t>continuant entity</w:t>
      </w:r>
      <w:r w:rsidR="003C7730" w:rsidRPr="00035949">
        <w:t xml:space="preserve"> that is </w:t>
      </w:r>
      <w:r w:rsidR="00A950A9" w:rsidRPr="00035949">
        <w:t xml:space="preserve">a </w:t>
      </w:r>
      <w:r w:rsidR="00A950A9" w:rsidRPr="00035949">
        <w:rPr>
          <w:b/>
        </w:rPr>
        <w:t>continuant_</w:t>
      </w:r>
      <w:r w:rsidR="003C7730" w:rsidRPr="00035949">
        <w:rPr>
          <w:b/>
        </w:rPr>
        <w:t>part</w:t>
      </w:r>
      <w:r w:rsidR="00A950A9" w:rsidRPr="00035949">
        <w:rPr>
          <w:b/>
        </w:rPr>
        <w:t>_</w:t>
      </w:r>
      <w:r w:rsidR="003C7730" w:rsidRPr="00035949">
        <w:rPr>
          <w:b/>
        </w:rPr>
        <w:t>of</w:t>
      </w:r>
      <w:r w:rsidR="003C7730" w:rsidRPr="00035949">
        <w:t xml:space="preserve"> space</w:t>
      </w:r>
      <w:r w:rsidR="00A950A9" w:rsidRPr="00035949">
        <w:rPr>
          <w:vertAlign w:val="subscript"/>
        </w:rPr>
        <w:t>R</w:t>
      </w:r>
      <w:r w:rsidR="003C7730" w:rsidRPr="00035949">
        <w:t xml:space="preserve"> as defined </w:t>
      </w:r>
      <w:r w:rsidR="005B5665" w:rsidRPr="00035949">
        <w:t>relative</w:t>
      </w:r>
      <w:r w:rsidR="003C7730" w:rsidRPr="00035949">
        <w:t xml:space="preserve"> to some frame</w:t>
      </w:r>
      <w:r w:rsidR="00A950A9" w:rsidRPr="00035949">
        <w:t xml:space="preserve"> R</w:t>
      </w:r>
      <w:r w:rsidR="003C7730" w:rsidRPr="00035949">
        <w:t>.</w:t>
      </w:r>
      <w:r w:rsidR="006D323D" w:rsidRPr="00035949">
        <w:t xml:space="preserve"> [035-001]</w:t>
      </w:r>
      <w:r w:rsidRPr="00035949">
        <w:rPr>
          <w:rStyle w:val="Annotation"/>
        </w:rPr>
        <w:t>]</w:t>
      </w:r>
    </w:p>
    <w:p w14:paraId="78325E4E" w14:textId="3D2674C0" w:rsidR="0063585C" w:rsidRPr="00035949" w:rsidRDefault="0063585C">
      <w:r w:rsidRPr="00035949">
        <w:t>‘</w:t>
      </w:r>
      <w:r w:rsidR="00092B5A" w:rsidRPr="00035949">
        <w:t>M</w:t>
      </w:r>
      <w:r w:rsidRPr="00035949">
        <w:t>aximal’</w:t>
      </w:r>
      <w:r w:rsidR="00092B5A" w:rsidRPr="00035949">
        <w:t>, in the above,</w:t>
      </w:r>
      <w:r w:rsidRPr="00035949">
        <w:t xml:space="preserve"> means that</w:t>
      </w:r>
      <w:r w:rsidR="00611F06">
        <w:t>, if there were</w:t>
      </w:r>
      <w:r w:rsidRPr="00035949">
        <w:t xml:space="preserve"> an instance entity </w:t>
      </w:r>
      <w:r w:rsidR="00611F06">
        <w:t xml:space="preserve">that </w:t>
      </w:r>
      <w:r w:rsidRPr="00035949">
        <w:t>inclu</w:t>
      </w:r>
      <w:r w:rsidR="00611F06">
        <w:t>ed</w:t>
      </w:r>
      <w:r w:rsidRPr="00035949">
        <w:t xml:space="preserve"> spac</w:t>
      </w:r>
      <w:r w:rsidR="00A950A9" w:rsidRPr="00035949">
        <w:t>e</w:t>
      </w:r>
      <w:r w:rsidR="00A950A9" w:rsidRPr="00035949">
        <w:rPr>
          <w:vertAlign w:val="subscript"/>
        </w:rPr>
        <w:t>R</w:t>
      </w:r>
      <w:r w:rsidRPr="00035949">
        <w:t xml:space="preserve"> as proper part</w:t>
      </w:r>
      <w:r w:rsidR="00611F06">
        <w:t xml:space="preserve">, then it would not itself be </w:t>
      </w:r>
      <w:r w:rsidRPr="00035949">
        <w:t>a spatial region. Space</w:t>
      </w:r>
      <w:r w:rsidR="008B638C" w:rsidRPr="00035949">
        <w:rPr>
          <w:vertAlign w:val="subscript"/>
        </w:rPr>
        <w:t>R</w:t>
      </w:r>
      <w:r w:rsidRPr="00035949">
        <w:t xml:space="preserve"> is, in common parlance, the whole of space</w:t>
      </w:r>
      <w:r w:rsidR="008B638C" w:rsidRPr="00035949">
        <w:t xml:space="preserve"> (as defined in reference to some frame R)</w:t>
      </w:r>
      <w:r w:rsidRPr="00035949">
        <w:t xml:space="preserve">. </w:t>
      </w:r>
      <w:r w:rsidR="00A950A9" w:rsidRPr="00035949">
        <w:t xml:space="preserve">The term ‘space’ is the name of a certain particular. </w:t>
      </w:r>
      <w:r w:rsidRPr="00035949">
        <w:t>As we shall see below, spacetime and time, similarly, are maximal instances of spatiotemporal and temporal region, respectively.</w:t>
      </w:r>
    </w:p>
    <w:p w14:paraId="3F58CC33" w14:textId="77777777" w:rsidR="003C7730" w:rsidRPr="00035949" w:rsidRDefault="00532DBF">
      <w:pPr>
        <w:pStyle w:val="Specification"/>
        <w:rPr>
          <w:sz w:val="18"/>
          <w:szCs w:val="20"/>
        </w:rPr>
      </w:pPr>
      <w:r w:rsidRPr="00035949">
        <w:rPr>
          <w:rStyle w:val="Annotation"/>
        </w:rPr>
        <w:t>a(spatial region)[</w:t>
      </w:r>
      <w:r w:rsidR="003C7730" w:rsidRPr="00035949">
        <w:rPr>
          <w:rStyle w:val="SpecificationType"/>
          <w:sz w:val="22"/>
        </w:rPr>
        <w:t>Axiom</w:t>
      </w:r>
      <w:r w:rsidR="003C7730" w:rsidRPr="00035949">
        <w:rPr>
          <w:smallCaps/>
        </w:rPr>
        <w:t>:</w:t>
      </w:r>
      <w:r w:rsidR="003C7730" w:rsidRPr="00035949">
        <w:t xml:space="preserve"> All </w:t>
      </w:r>
      <w:r w:rsidR="00A950A9" w:rsidRPr="00035949">
        <w:rPr>
          <w:b/>
        </w:rPr>
        <w:t xml:space="preserve">continuant </w:t>
      </w:r>
      <w:r w:rsidR="003C7730" w:rsidRPr="00035949">
        <w:rPr>
          <w:b/>
        </w:rPr>
        <w:t>parts</w:t>
      </w:r>
      <w:r w:rsidR="003C7730" w:rsidRPr="00035949">
        <w:t xml:space="preserve"> of </w:t>
      </w:r>
      <w:r w:rsidR="003C7730" w:rsidRPr="00035949">
        <w:rPr>
          <w:i/>
        </w:rPr>
        <w:t>spatial regions</w:t>
      </w:r>
      <w:r w:rsidR="003C7730" w:rsidRPr="00035949">
        <w:t xml:space="preserve"> are </w:t>
      </w:r>
      <w:r w:rsidR="003C7730" w:rsidRPr="00035949">
        <w:rPr>
          <w:i/>
        </w:rPr>
        <w:t>spatial regions</w:t>
      </w:r>
      <w:r w:rsidR="003C7730" w:rsidRPr="00035949">
        <w:t>. </w:t>
      </w:r>
      <w:r w:rsidR="006D323D" w:rsidRPr="00035949">
        <w:t>[036-001]</w:t>
      </w:r>
      <w:r w:rsidRPr="00035949">
        <w:rPr>
          <w:rStyle w:val="Annotation"/>
        </w:rPr>
        <w:t>]</w:t>
      </w:r>
    </w:p>
    <w:p w14:paraId="4C9E8FBA" w14:textId="77777777" w:rsidR="00F55774" w:rsidRPr="00035949" w:rsidRDefault="00E34F31">
      <w:r w:rsidRPr="00035949">
        <w:t xml:space="preserve">Material entities have qualities of shape and size because they are located at </w:t>
      </w:r>
      <w:r w:rsidRPr="00035949">
        <w:rPr>
          <w:i/>
        </w:rPr>
        <w:t>s</w:t>
      </w:r>
      <w:r w:rsidR="000B34A1" w:rsidRPr="00035949">
        <w:rPr>
          <w:i/>
        </w:rPr>
        <w:t>patial regions</w:t>
      </w:r>
      <w:r w:rsidR="000B34A1" w:rsidRPr="00035949">
        <w:t xml:space="preserve"> </w:t>
      </w:r>
      <w:r w:rsidRPr="00035949">
        <w:t xml:space="preserve">which instantiate corresponding </w:t>
      </w:r>
      <w:r w:rsidR="00151755" w:rsidRPr="00035949">
        <w:t>shape</w:t>
      </w:r>
      <w:r w:rsidR="005735D0" w:rsidRPr="00035949">
        <w:t xml:space="preserve"> and</w:t>
      </w:r>
      <w:r w:rsidR="00151755" w:rsidRPr="00035949">
        <w:t xml:space="preserve"> size</w:t>
      </w:r>
      <w:r w:rsidRPr="00035949">
        <w:t xml:space="preserve"> universals</w:t>
      </w:r>
      <w:r w:rsidR="00DE6862" w:rsidRPr="00035949">
        <w:t>.</w:t>
      </w:r>
    </w:p>
    <w:p w14:paraId="6D666A34" w14:textId="3E3069D5" w:rsidR="000B34A1" w:rsidRPr="00035949" w:rsidRDefault="00F55774" w:rsidP="00140957">
      <w:pPr>
        <w:pStyle w:val="Specification"/>
        <w:rPr>
          <w:sz w:val="18"/>
          <w:szCs w:val="20"/>
        </w:rPr>
      </w:pPr>
      <w:r w:rsidRPr="00035949">
        <w:rPr>
          <w:rStyle w:val="SpecificationType"/>
        </w:rPr>
        <w:t>Axiom</w:t>
      </w:r>
      <w:r w:rsidRPr="00035949">
        <w:rPr>
          <w:rStyle w:val="src"/>
        </w:rPr>
        <w:t xml:space="preserve">: </w:t>
      </w:r>
      <w:r w:rsidRPr="00035949">
        <w:rPr>
          <w:rStyle w:val="Annotation"/>
        </w:rPr>
        <w:t>axiom(material entity)[</w:t>
      </w:r>
      <w:r w:rsidRPr="00035949">
        <w:t xml:space="preserve">Every </w:t>
      </w:r>
      <w:r w:rsidRPr="00035949">
        <w:rPr>
          <w:i/>
        </w:rPr>
        <w:t>material entity</w:t>
      </w:r>
      <w:r w:rsidRPr="00035949">
        <w:t xml:space="preserve"> is located at some three-dimensional spatial region at every time at which it exists</w:t>
      </w:r>
      <w:r w:rsidRPr="00035949">
        <w:rPr>
          <w:rStyle w:val="Annotation"/>
        </w:rPr>
        <w:t>]</w:t>
      </w:r>
      <w:r w:rsidRPr="00035949">
        <w:t xml:space="preserve"> [XXX-001]</w:t>
      </w:r>
      <w:r w:rsidR="00A950A9" w:rsidRPr="00035949">
        <w:t xml:space="preserve"> </w:t>
      </w:r>
    </w:p>
    <w:p w14:paraId="0D0532B9" w14:textId="77777777" w:rsidR="005B5665" w:rsidRPr="00035949" w:rsidRDefault="00267063">
      <w:r w:rsidRPr="00035949">
        <w:rPr>
          <w:i/>
        </w:rPr>
        <w:lastRenderedPageBreak/>
        <w:t>Object boundaries</w:t>
      </w:r>
      <w:r w:rsidRPr="00035949">
        <w:t xml:space="preserve"> and </w:t>
      </w:r>
      <w:r w:rsidRPr="00035949">
        <w:rPr>
          <w:i/>
        </w:rPr>
        <w:t xml:space="preserve">sites </w:t>
      </w:r>
      <w:r w:rsidRPr="00035949">
        <w:t>are distinguished from the spatial region</w:t>
      </w:r>
      <w:r w:rsidR="000B4375" w:rsidRPr="00035949">
        <w:t>s</w:t>
      </w:r>
      <w:r w:rsidRPr="00035949">
        <w:t xml:space="preserve"> which they occupy at any given time </w:t>
      </w:r>
      <w:r w:rsidR="005B5665" w:rsidRPr="00035949">
        <w:t>as follows:</w:t>
      </w:r>
    </w:p>
    <w:p w14:paraId="1B7790FE" w14:textId="77777777" w:rsidR="005B5665" w:rsidRPr="00035949" w:rsidRDefault="00267063">
      <w:r w:rsidRPr="00035949">
        <w:t xml:space="preserve">(1) </w:t>
      </w:r>
      <w:r w:rsidR="005B5665" w:rsidRPr="00035949">
        <w:rPr>
          <w:i/>
        </w:rPr>
        <w:t>Object boundaries</w:t>
      </w:r>
      <w:r w:rsidR="005B5665" w:rsidRPr="00035949">
        <w:t xml:space="preserve"> and </w:t>
      </w:r>
      <w:r w:rsidR="005B5665" w:rsidRPr="00035949">
        <w:rPr>
          <w:i/>
        </w:rPr>
        <w:t>sites</w:t>
      </w:r>
      <w:r w:rsidRPr="00035949">
        <w:t xml:space="preserve"> move when their material host moves, and they change shape or size when their material host changes shape or size</w:t>
      </w:r>
      <w:r w:rsidR="005B5665" w:rsidRPr="00035949">
        <w:t>.</w:t>
      </w:r>
      <w:r w:rsidRPr="00035949">
        <w:t xml:space="preserve"> </w:t>
      </w:r>
    </w:p>
    <w:p w14:paraId="55021313" w14:textId="26AF5CC8" w:rsidR="006C5BD8" w:rsidRPr="00035949" w:rsidRDefault="00267063">
      <w:r w:rsidRPr="00035949">
        <w:t xml:space="preserve">(2) </w:t>
      </w:r>
      <w:r w:rsidR="005B5665" w:rsidRPr="00035949">
        <w:rPr>
          <w:i/>
        </w:rPr>
        <w:t>Spatial regions</w:t>
      </w:r>
      <w:r w:rsidRPr="00035949">
        <w:t xml:space="preserve"> are</w:t>
      </w:r>
      <w:r w:rsidR="00AC7EE3" w:rsidRPr="00035949">
        <w:t>,</w:t>
      </w:r>
      <w:r w:rsidRPr="00035949">
        <w:t xml:space="preserve"> by definition</w:t>
      </w:r>
      <w:r w:rsidR="00AC7EE3" w:rsidRPr="00035949">
        <w:t>,</w:t>
      </w:r>
      <w:r w:rsidRPr="00035949">
        <w:t xml:space="preserve"> at rest relative to th</w:t>
      </w:r>
      <w:r w:rsidR="00A91A6F" w:rsidRPr="00035949">
        <w:t>e pertinent</w:t>
      </w:r>
      <w:r w:rsidRPr="00035949">
        <w:t xml:space="preserve"> coordinate frame.</w:t>
      </w:r>
      <w:r w:rsidR="003410F5" w:rsidRPr="00035949">
        <w:t xml:space="preserve"> </w:t>
      </w:r>
    </w:p>
    <w:p w14:paraId="4BA29F96" w14:textId="172679A5" w:rsidR="00F33687" w:rsidRPr="00035949" w:rsidRDefault="002C3C89" w:rsidP="00140957">
      <w:pPr>
        <w:pStyle w:val="Heading4"/>
      </w:pPr>
      <w:bookmarkStart w:id="246" w:name="_Toc313270706"/>
      <w:bookmarkStart w:id="247" w:name="_Toc501053098"/>
      <w:r w:rsidRPr="00035949">
        <w:t>z</w:t>
      </w:r>
      <w:r w:rsidR="00DE6862" w:rsidRPr="00035949">
        <w:t>ero-dimensional spatial region</w:t>
      </w:r>
      <w:bookmarkEnd w:id="246"/>
      <w:bookmarkEnd w:id="247"/>
    </w:p>
    <w:p w14:paraId="38D1159C" w14:textId="77777777" w:rsidR="006F4220" w:rsidRPr="00035949" w:rsidRDefault="00331944">
      <w:pPr>
        <w:pStyle w:val="Specification"/>
      </w:pPr>
      <w:r w:rsidRPr="00035949">
        <w:rPr>
          <w:rStyle w:val="Annotation"/>
        </w:rPr>
        <w:t>a(zero-dimensional spatial region)[</w:t>
      </w:r>
      <w:r w:rsidR="00236D40" w:rsidRPr="00035949">
        <w:rPr>
          <w:rStyle w:val="SpecificationType"/>
          <w:sz w:val="22"/>
        </w:rPr>
        <w:t>Elucidation</w:t>
      </w:r>
      <w:r w:rsidR="00236D40" w:rsidRPr="00035949">
        <w:t>:</w:t>
      </w:r>
      <w:r w:rsidR="00151755" w:rsidRPr="00035949">
        <w:t xml:space="preserve"> </w:t>
      </w:r>
      <w:r w:rsidR="001C7765" w:rsidRPr="00035949">
        <w:t xml:space="preserve">A </w:t>
      </w:r>
      <w:r w:rsidR="001C7765" w:rsidRPr="00035949">
        <w:rPr>
          <w:i/>
        </w:rPr>
        <w:t xml:space="preserve">zero-dimensional spatial region </w:t>
      </w:r>
      <w:r w:rsidR="001C7765" w:rsidRPr="00035949">
        <w:t xml:space="preserve">is </w:t>
      </w:r>
      <w:r w:rsidR="00151755" w:rsidRPr="00035949">
        <w:t>a</w:t>
      </w:r>
      <w:r w:rsidR="00BD5684" w:rsidRPr="00035949">
        <w:t xml:space="preserve"> point in space</w:t>
      </w:r>
      <w:r w:rsidR="00EC4835" w:rsidRPr="00035949">
        <w:t>.</w:t>
      </w:r>
      <w:r w:rsidR="006D323D" w:rsidRPr="00035949">
        <w:t xml:space="preserve"> [037-001]</w:t>
      </w:r>
      <w:r w:rsidRPr="00035949">
        <w:rPr>
          <w:rStyle w:val="Annotation"/>
        </w:rPr>
        <w:t>]</w:t>
      </w:r>
    </w:p>
    <w:p w14:paraId="4836CC86" w14:textId="44D125D9" w:rsidR="00F33687" w:rsidRPr="00035949" w:rsidRDefault="002C3C89" w:rsidP="00140957">
      <w:pPr>
        <w:pStyle w:val="Heading4"/>
      </w:pPr>
      <w:bookmarkStart w:id="248" w:name="_Toc329716157"/>
      <w:bookmarkStart w:id="249" w:name="_Toc501053099"/>
      <w:bookmarkStart w:id="250" w:name="_Toc313270707"/>
      <w:bookmarkEnd w:id="248"/>
      <w:r w:rsidRPr="00035949">
        <w:t>o</w:t>
      </w:r>
      <w:r w:rsidR="00DE6862" w:rsidRPr="00035949">
        <w:t>ne-dimensional spatial region</w:t>
      </w:r>
      <w:bookmarkEnd w:id="249"/>
      <w:r w:rsidR="00DE6862" w:rsidRPr="00035949">
        <w:t xml:space="preserve"> </w:t>
      </w:r>
      <w:bookmarkEnd w:id="250"/>
    </w:p>
    <w:p w14:paraId="79511C20" w14:textId="77777777" w:rsidR="005830E2" w:rsidRPr="00035949" w:rsidRDefault="00A35402">
      <w:pPr>
        <w:pStyle w:val="Specification"/>
      </w:pPr>
      <w:r w:rsidRPr="00035949">
        <w:rPr>
          <w:rStyle w:val="Annotation"/>
        </w:rPr>
        <w:t>a(one-dimensional spatial region)[</w:t>
      </w:r>
      <w:r w:rsidR="00236D40" w:rsidRPr="00035949">
        <w:rPr>
          <w:rStyle w:val="SpecificationType"/>
          <w:sz w:val="22"/>
        </w:rPr>
        <w:t>Elucidation</w:t>
      </w:r>
      <w:r w:rsidR="00236D40" w:rsidRPr="00035949">
        <w:t>:</w:t>
      </w:r>
      <w:r w:rsidR="00BD5684" w:rsidRPr="00035949">
        <w:t xml:space="preserve"> </w:t>
      </w:r>
      <w:r w:rsidR="001C7765" w:rsidRPr="00035949">
        <w:t xml:space="preserve">A </w:t>
      </w:r>
      <w:r w:rsidR="001C7765" w:rsidRPr="00035949">
        <w:rPr>
          <w:i/>
        </w:rPr>
        <w:t>one-dimensional spatial region</w:t>
      </w:r>
      <w:r w:rsidR="001C7765" w:rsidRPr="00035949">
        <w:t xml:space="preserve"> is </w:t>
      </w:r>
      <w:r w:rsidR="00BD5684" w:rsidRPr="00035949">
        <w:t xml:space="preserve">a line </w:t>
      </w:r>
      <w:r w:rsidR="00EC4835" w:rsidRPr="00035949">
        <w:t xml:space="preserve">or aggregate of lines </w:t>
      </w:r>
      <w:r w:rsidR="00BD5684" w:rsidRPr="00035949">
        <w:t>stretching from one point in space to another</w:t>
      </w:r>
      <w:r w:rsidR="006D323D" w:rsidRPr="00035949">
        <w:t>. [038-001]</w:t>
      </w:r>
      <w:r w:rsidRPr="00035949">
        <w:rPr>
          <w:rStyle w:val="Annotation"/>
        </w:rPr>
        <w:t>]</w:t>
      </w:r>
    </w:p>
    <w:p w14:paraId="37B0E399" w14:textId="77777777" w:rsidR="006F4220" w:rsidRPr="00035949" w:rsidRDefault="00A35402">
      <w:pPr>
        <w:pStyle w:val="Specification"/>
      </w:pPr>
      <w:r w:rsidRPr="00035949">
        <w:rPr>
          <w:rStyle w:val="Annotation"/>
        </w:rPr>
        <w:t>a(one-dimensional spatial region)[</w:t>
      </w:r>
      <w:r w:rsidR="00FB2EB2" w:rsidRPr="00035949">
        <w:rPr>
          <w:rStyle w:val="SpecificationType"/>
          <w:sz w:val="22"/>
        </w:rPr>
        <w:t>E</w:t>
      </w:r>
      <w:r w:rsidR="00584615" w:rsidRPr="00035949">
        <w:rPr>
          <w:rStyle w:val="SpecificationType"/>
          <w:sz w:val="22"/>
        </w:rPr>
        <w:t>xamples</w:t>
      </w:r>
      <w:r w:rsidR="00584615" w:rsidRPr="00035949">
        <w:t xml:space="preserve">: an edge of a cube-shaped portion </w:t>
      </w:r>
      <w:r w:rsidR="00FB2EB2" w:rsidRPr="00035949">
        <w:t>of space.</w:t>
      </w:r>
      <w:r w:rsidRPr="00035949">
        <w:rPr>
          <w:rStyle w:val="Annotation"/>
        </w:rPr>
        <w:t>]</w:t>
      </w:r>
    </w:p>
    <w:p w14:paraId="181834AF" w14:textId="0759BC53" w:rsidR="00EC4835" w:rsidRPr="00035949" w:rsidRDefault="00EC4835">
      <w:pPr>
        <w:rPr>
          <w:rStyle w:val="apple-style-span"/>
          <w:rFonts w:asciiTheme="majorHAnsi" w:hAnsiTheme="majorHAnsi"/>
          <w:szCs w:val="23"/>
          <w:shd w:val="clear" w:color="auto" w:fill="FFFFFF"/>
        </w:rPr>
      </w:pPr>
      <w:r w:rsidRPr="00035949">
        <w:rPr>
          <w:rStyle w:val="apple-style-span"/>
          <w:szCs w:val="23"/>
          <w:shd w:val="clear" w:color="auto" w:fill="FFFFFF"/>
        </w:rPr>
        <w:t>A line is a one-dimensional spatial region.</w:t>
      </w:r>
    </w:p>
    <w:p w14:paraId="73A9D7B7" w14:textId="11DFA2F8" w:rsidR="00F33687" w:rsidRPr="00035949" w:rsidRDefault="002C3C89" w:rsidP="00140957">
      <w:pPr>
        <w:pStyle w:val="Heading4"/>
      </w:pPr>
      <w:bookmarkStart w:id="251" w:name="_Toc313270708"/>
      <w:bookmarkStart w:id="252" w:name="_Toc501053100"/>
      <w:r w:rsidRPr="00035949">
        <w:t>t</w:t>
      </w:r>
      <w:r w:rsidR="00DE6862" w:rsidRPr="00035949">
        <w:t xml:space="preserve">wo-dimensional spatial region </w:t>
      </w:r>
      <w:bookmarkEnd w:id="251"/>
      <w:r w:rsidR="005B4209">
        <w:t>(a spatial area)</w:t>
      </w:r>
      <w:bookmarkEnd w:id="252"/>
    </w:p>
    <w:p w14:paraId="55C585E2" w14:textId="77777777" w:rsidR="006F4220" w:rsidRPr="00035949" w:rsidRDefault="00A35402">
      <w:pPr>
        <w:pStyle w:val="Specification"/>
      </w:pPr>
      <w:r w:rsidRPr="00035949">
        <w:rPr>
          <w:rStyle w:val="Annotation"/>
        </w:rPr>
        <w:t>a(two-dimensional spatial region)[</w:t>
      </w:r>
      <w:r w:rsidR="0089128F" w:rsidRPr="00035949">
        <w:rPr>
          <w:rStyle w:val="SpecificationType"/>
          <w:sz w:val="22"/>
        </w:rPr>
        <w:t>Elucidation</w:t>
      </w:r>
      <w:r w:rsidR="001C7765" w:rsidRPr="00035949">
        <w:t>:</w:t>
      </w:r>
      <w:r w:rsidR="006F4220" w:rsidRPr="00035949">
        <w:t xml:space="preserve"> </w:t>
      </w:r>
      <w:r w:rsidR="001C7765" w:rsidRPr="00035949">
        <w:t xml:space="preserve">A </w:t>
      </w:r>
      <w:r w:rsidR="001C7765" w:rsidRPr="00035949">
        <w:rPr>
          <w:i/>
        </w:rPr>
        <w:t xml:space="preserve">two-dimensional spatial region </w:t>
      </w:r>
      <w:r w:rsidR="00A00941" w:rsidRPr="00035949">
        <w:rPr>
          <w:rFonts w:ascii="Times New Roman" w:hAnsi="Times New Roman"/>
          <w:szCs w:val="23"/>
        </w:rPr>
        <w:t xml:space="preserve">is </w:t>
      </w:r>
      <w:r w:rsidR="00B41EE8" w:rsidRPr="00035949">
        <w:rPr>
          <w:rFonts w:ascii="Times New Roman" w:hAnsi="Times New Roman"/>
          <w:szCs w:val="23"/>
        </w:rPr>
        <w:t>a</w:t>
      </w:r>
      <w:r w:rsidR="006F4220" w:rsidRPr="00035949">
        <w:rPr>
          <w:rFonts w:ascii="Times New Roman" w:hAnsi="Times New Roman"/>
          <w:szCs w:val="23"/>
        </w:rPr>
        <w:t xml:space="preserve"> spatial region </w:t>
      </w:r>
      <w:r w:rsidR="00A00941" w:rsidRPr="00035949">
        <w:rPr>
          <w:rFonts w:ascii="Times New Roman" w:hAnsi="Times New Roman"/>
          <w:szCs w:val="23"/>
        </w:rPr>
        <w:t>that is</w:t>
      </w:r>
      <w:r w:rsidR="006F4220" w:rsidRPr="00035949">
        <w:t xml:space="preserve"> of two dimensions. </w:t>
      </w:r>
      <w:r w:rsidR="006D323D" w:rsidRPr="00035949">
        <w:t>[039-001]</w:t>
      </w:r>
      <w:r w:rsidRPr="00035949">
        <w:rPr>
          <w:rStyle w:val="Annotation"/>
        </w:rPr>
        <w:t>]</w:t>
      </w:r>
    </w:p>
    <w:p w14:paraId="15AE196D" w14:textId="77777777" w:rsidR="00BD5684" w:rsidRPr="00035949" w:rsidRDefault="00A35402">
      <w:pPr>
        <w:pStyle w:val="Specification"/>
      </w:pPr>
      <w:r w:rsidRPr="00035949">
        <w:rPr>
          <w:rStyle w:val="Annotation"/>
        </w:rPr>
        <w:t>as(two-dimensional spatial region)[</w:t>
      </w:r>
      <w:r w:rsidR="00FB2EB2" w:rsidRPr="00035949">
        <w:rPr>
          <w:rStyle w:val="SpecificationType"/>
          <w:sz w:val="22"/>
        </w:rPr>
        <w:t>E</w:t>
      </w:r>
      <w:r w:rsidR="006F4220" w:rsidRPr="00035949">
        <w:rPr>
          <w:rStyle w:val="SpecificationType"/>
          <w:sz w:val="22"/>
        </w:rPr>
        <w:t>xamples</w:t>
      </w:r>
      <w:r w:rsidR="006F4220" w:rsidRPr="00035949">
        <w:t>: the surface of a sphere-shaped part of space</w:t>
      </w:r>
      <w:r w:rsidRPr="00035949">
        <w:rPr>
          <w:rStyle w:val="Annotation"/>
        </w:rPr>
        <w:t>\</w:t>
      </w:r>
      <w:r w:rsidR="006F4220" w:rsidRPr="00035949">
        <w:t xml:space="preserve">, </w:t>
      </w:r>
      <w:r w:rsidR="00AC523E" w:rsidRPr="00035949">
        <w:t>an infinitely thin plane in space</w:t>
      </w:r>
      <w:r w:rsidR="005830E2" w:rsidRPr="00035949">
        <w:t>.</w:t>
      </w:r>
      <w:r w:rsidRPr="00035949">
        <w:rPr>
          <w:rStyle w:val="Annotation"/>
        </w:rPr>
        <w:t xml:space="preserve"> ]</w:t>
      </w:r>
    </w:p>
    <w:p w14:paraId="53123AC5" w14:textId="78B07A09" w:rsidR="00EC4835" w:rsidRPr="00035949" w:rsidRDefault="00EC4835">
      <w:pPr>
        <w:rPr>
          <w:shd w:val="clear" w:color="auto" w:fill="FFFFFF"/>
        </w:rPr>
      </w:pPr>
      <w:r w:rsidRPr="00035949">
        <w:rPr>
          <w:rStyle w:val="apple-style-span"/>
          <w:szCs w:val="23"/>
          <w:shd w:val="clear" w:color="auto" w:fill="FFFFFF"/>
        </w:rPr>
        <w:t xml:space="preserve">A surface is a </w:t>
      </w:r>
      <w:r w:rsidR="00611F06">
        <w:rPr>
          <w:rStyle w:val="apple-style-span"/>
          <w:szCs w:val="23"/>
          <w:shd w:val="clear" w:color="auto" w:fill="FFFFFF"/>
        </w:rPr>
        <w:t>two</w:t>
      </w:r>
      <w:r w:rsidRPr="00035949">
        <w:rPr>
          <w:rStyle w:val="apple-style-span"/>
          <w:szCs w:val="23"/>
          <w:shd w:val="clear" w:color="auto" w:fill="FFFFFF"/>
        </w:rPr>
        <w:t>-dimensional spatial region.</w:t>
      </w:r>
    </w:p>
    <w:p w14:paraId="7D657F0A" w14:textId="42A0CE4B" w:rsidR="00F33687" w:rsidRPr="00035949" w:rsidRDefault="002C3C89" w:rsidP="00140957">
      <w:pPr>
        <w:pStyle w:val="Heading4"/>
      </w:pPr>
      <w:bookmarkStart w:id="253" w:name="_Toc313270709"/>
      <w:bookmarkStart w:id="254" w:name="_Toc501053101"/>
      <w:r w:rsidRPr="00035949">
        <w:t>t</w:t>
      </w:r>
      <w:r w:rsidR="00DE6862" w:rsidRPr="00035949">
        <w:t>hree-dimensional spatial region</w:t>
      </w:r>
      <w:bookmarkEnd w:id="253"/>
      <w:r w:rsidR="00A00941" w:rsidRPr="00035949">
        <w:t xml:space="preserve"> (a spatial volume)</w:t>
      </w:r>
      <w:bookmarkEnd w:id="254"/>
    </w:p>
    <w:p w14:paraId="39C79CEB" w14:textId="77777777" w:rsidR="00FB2EB2" w:rsidRPr="00035949" w:rsidRDefault="00FD7243">
      <w:pPr>
        <w:pStyle w:val="Specification"/>
      </w:pPr>
      <w:r w:rsidRPr="00035949">
        <w:rPr>
          <w:rStyle w:val="Annotation"/>
        </w:rPr>
        <w:t>a(three-dimensional spatial region)[</w:t>
      </w:r>
      <w:r w:rsidR="0089128F" w:rsidRPr="00035949">
        <w:rPr>
          <w:rStyle w:val="SpecificationType"/>
          <w:sz w:val="22"/>
        </w:rPr>
        <w:t>Elucidation</w:t>
      </w:r>
      <w:r w:rsidR="003D3744" w:rsidRPr="00035949">
        <w:t>:</w:t>
      </w:r>
      <w:r w:rsidR="006F4220" w:rsidRPr="00035949">
        <w:t xml:space="preserve"> </w:t>
      </w:r>
      <w:r w:rsidR="001C7765" w:rsidRPr="00035949">
        <w:t xml:space="preserve">A </w:t>
      </w:r>
      <w:r w:rsidR="001C7765" w:rsidRPr="00035949">
        <w:rPr>
          <w:i/>
        </w:rPr>
        <w:t xml:space="preserve">three-dimensional spatial region </w:t>
      </w:r>
      <w:r w:rsidR="00A00941" w:rsidRPr="00035949">
        <w:t>is</w:t>
      </w:r>
      <w:r w:rsidR="00B41EE8" w:rsidRPr="00035949">
        <w:t xml:space="preserve"> </w:t>
      </w:r>
      <w:r w:rsidR="006F4220" w:rsidRPr="00035949">
        <w:t xml:space="preserve">a spatial region </w:t>
      </w:r>
      <w:r w:rsidR="00A00941" w:rsidRPr="00035949">
        <w:rPr>
          <w:rFonts w:ascii="Times New Roman" w:hAnsi="Times New Roman"/>
          <w:szCs w:val="23"/>
        </w:rPr>
        <w:t xml:space="preserve">that is </w:t>
      </w:r>
      <w:r w:rsidR="006F4220" w:rsidRPr="00035949">
        <w:t xml:space="preserve">of three dimensions. </w:t>
      </w:r>
      <w:r w:rsidR="006D323D" w:rsidRPr="00035949">
        <w:t>[040-001]</w:t>
      </w:r>
      <w:r w:rsidRPr="00035949">
        <w:rPr>
          <w:rStyle w:val="Annotation"/>
        </w:rPr>
        <w:t>]</w:t>
      </w:r>
    </w:p>
    <w:p w14:paraId="39DBA7A2" w14:textId="77777777" w:rsidR="00F55774" w:rsidRPr="00035949" w:rsidRDefault="00FD7243">
      <w:pPr>
        <w:pStyle w:val="Specification"/>
      </w:pPr>
      <w:r w:rsidRPr="00035949">
        <w:rPr>
          <w:rStyle w:val="Annotation"/>
        </w:rPr>
        <w:t>as(three-dimensional spatial region)[</w:t>
      </w:r>
      <w:r w:rsidR="00FB2EB2" w:rsidRPr="00035949">
        <w:rPr>
          <w:rStyle w:val="SpecificationType"/>
          <w:sz w:val="22"/>
        </w:rPr>
        <w:t>E</w:t>
      </w:r>
      <w:r w:rsidR="006F4220" w:rsidRPr="00035949">
        <w:rPr>
          <w:rStyle w:val="SpecificationType"/>
          <w:sz w:val="22"/>
        </w:rPr>
        <w:t>xamples</w:t>
      </w:r>
      <w:r w:rsidR="006F4220" w:rsidRPr="00035949">
        <w:t>: a cube-shaped region of space</w:t>
      </w:r>
      <w:r w:rsidRPr="00035949">
        <w:rPr>
          <w:rStyle w:val="Annotation"/>
        </w:rPr>
        <w:t>\</w:t>
      </w:r>
      <w:r w:rsidR="006F4220" w:rsidRPr="00035949">
        <w:t xml:space="preserve">, a sphere-shaped region </w:t>
      </w:r>
      <w:r w:rsidR="00BD5684" w:rsidRPr="00035949">
        <w:t xml:space="preserve">of space, </w:t>
      </w:r>
    </w:p>
    <w:p w14:paraId="3ABAB789" w14:textId="77777777" w:rsidR="00FB2EB2" w:rsidRPr="00035949" w:rsidRDefault="00FD7243">
      <w:pPr>
        <w:pStyle w:val="Specification"/>
        <w:rPr>
          <w:rStyle w:val="Annotation"/>
          <w:color w:val="1F497D" w:themeColor="text2"/>
        </w:rPr>
      </w:pPr>
      <w:r w:rsidRPr="00035949">
        <w:rPr>
          <w:rStyle w:val="Annotation"/>
          <w:color w:val="1F497D" w:themeColor="text2"/>
        </w:rPr>
        <w:lastRenderedPageBreak/>
        <w:t>]</w:t>
      </w:r>
    </w:p>
    <w:p w14:paraId="6166DB00" w14:textId="6FFE71BE" w:rsidR="00234E8A" w:rsidRPr="00035949" w:rsidRDefault="00234E8A" w:rsidP="00414B4C">
      <w:pPr>
        <w:pStyle w:val="Heading3"/>
      </w:pPr>
      <w:bookmarkStart w:id="255" w:name="_Toc501053102"/>
      <w:r w:rsidRPr="00035949">
        <w:rPr>
          <w:rStyle w:val="Annotation"/>
          <w:i w:val="0"/>
          <w:iCs w:val="0"/>
          <w:vanish w:val="0"/>
          <w:color w:val="1F497D" w:themeColor="text2"/>
        </w:rPr>
        <w:t>Location</w:t>
      </w:r>
      <w:bookmarkEnd w:id="255"/>
    </w:p>
    <w:p w14:paraId="37B7D2FC" w14:textId="2338404A" w:rsidR="00EF5941" w:rsidRPr="00035949" w:rsidRDefault="0065182A" w:rsidP="001D54A5">
      <w:pPr>
        <w:pStyle w:val="Heading4"/>
        <w:rPr>
          <w:rStyle w:val="apple-style-span"/>
          <w:rFonts w:ascii="Times New Roman" w:hAnsi="Times New Roman"/>
        </w:rPr>
      </w:pPr>
      <w:bookmarkStart w:id="256" w:name="_Toc329716161"/>
      <w:bookmarkStart w:id="257" w:name="_Toc313270710"/>
      <w:bookmarkStart w:id="258" w:name="_Toc501053103"/>
      <w:bookmarkEnd w:id="256"/>
      <w:r w:rsidRPr="00035949">
        <w:t xml:space="preserve">The </w:t>
      </w:r>
      <w:r w:rsidR="00555732" w:rsidRPr="00035949">
        <w:t>occupies_spatial_region</w:t>
      </w:r>
      <w:r w:rsidRPr="00035949">
        <w:t xml:space="preserve"> relation</w:t>
      </w:r>
      <w:bookmarkEnd w:id="257"/>
      <w:bookmarkEnd w:id="258"/>
    </w:p>
    <w:p w14:paraId="50D91668" w14:textId="7C60FC5A" w:rsidR="00767D25" w:rsidRPr="00035949" w:rsidRDefault="00767D25" w:rsidP="001D54A5">
      <w:pPr>
        <w:ind w:left="720"/>
        <w:jc w:val="left"/>
        <w:rPr>
          <w:rStyle w:val="apple-converted-space"/>
          <w:rFonts w:eastAsiaTheme="majorEastAsia" w:cstheme="majorBidi"/>
          <w:b/>
          <w:bCs/>
          <w:color w:val="4F81BD" w:themeColor="accent1"/>
          <w:sz w:val="26"/>
          <w:szCs w:val="26"/>
        </w:rPr>
      </w:pPr>
      <w:r>
        <w:t xml:space="preserve">DEFINITION: an independent continuant entity </w:t>
      </w:r>
      <w:r w:rsidRPr="008724ED">
        <w:rPr>
          <w:i/>
        </w:rPr>
        <w:t>c</w:t>
      </w:r>
      <w:r>
        <w:t xml:space="preserve"> </w:t>
      </w:r>
      <w:r w:rsidRPr="008724ED">
        <w:rPr>
          <w:b/>
        </w:rPr>
        <w:t>occupies_spatial_region</w:t>
      </w:r>
      <w:r>
        <w:t xml:space="preserve"> </w:t>
      </w:r>
      <w:r w:rsidRPr="008724ED">
        <w:rPr>
          <w:i/>
        </w:rPr>
        <w:t>r</w:t>
      </w:r>
      <w:r>
        <w:t xml:space="preserve"> </w:t>
      </w:r>
      <w:r w:rsidRPr="008724ED">
        <w:rPr>
          <w:b/>
        </w:rPr>
        <w:t>at</w:t>
      </w:r>
      <w:r>
        <w:t xml:space="preserve"> </w:t>
      </w:r>
      <w:r w:rsidRPr="008724ED">
        <w:rPr>
          <w:i/>
        </w:rPr>
        <w:t xml:space="preserve">t </w:t>
      </w:r>
      <w:r>
        <w:t xml:space="preserve">iff every part of </w:t>
      </w:r>
      <w:r w:rsidRPr="008724ED">
        <w:rPr>
          <w:i/>
        </w:rPr>
        <w:t>c</w:t>
      </w:r>
      <w:r>
        <w:t xml:space="preserve"> occupies some part of </w:t>
      </w:r>
      <w:r w:rsidRPr="008724ED">
        <w:rPr>
          <w:i/>
        </w:rPr>
        <w:t xml:space="preserve">r </w:t>
      </w:r>
      <w:r>
        <w:t xml:space="preserve">at </w:t>
      </w:r>
      <w:r w:rsidRPr="008724ED">
        <w:rPr>
          <w:i/>
        </w:rPr>
        <w:t>t</w:t>
      </w:r>
      <w:r>
        <w:t xml:space="preserve"> and no part of </w:t>
      </w:r>
      <w:r w:rsidRPr="008724ED">
        <w:rPr>
          <w:i/>
        </w:rPr>
        <w:t>c</w:t>
      </w:r>
      <w:r>
        <w:t xml:space="preserve"> occupies any spatial region that is not a part of </w:t>
      </w:r>
      <w:r w:rsidRPr="008724ED">
        <w:rPr>
          <w:i/>
        </w:rPr>
        <w:t>r</w:t>
      </w:r>
      <w:r>
        <w:t xml:space="preserve"> at </w:t>
      </w:r>
      <w:r w:rsidRPr="008724ED">
        <w:rPr>
          <w:i/>
        </w:rPr>
        <w:t>t</w:t>
      </w:r>
      <w:r>
        <w:t xml:space="preserve"> </w:t>
      </w:r>
      <w:r w:rsidRPr="00035949">
        <w:rPr>
          <w:rStyle w:val="Annotation"/>
        </w:rPr>
        <w:t>at(occupies_spatial_region)[</w:t>
      </w:r>
      <w:r w:rsidRPr="00035949">
        <w:rPr>
          <w:rStyle w:val="apple-converted-space"/>
        </w:rPr>
        <w:t xml:space="preserve"> [041-002]</w:t>
      </w:r>
      <w:del w:id="259" w:author="Windows User" w:date="2018-07-18T00:19:00Z">
        <w:r w:rsidDel="00467A1D">
          <w:rPr>
            <w:rStyle w:val="apple-converted-space"/>
          </w:rPr>
          <w:delText xml:space="preserve"> </w:delText>
        </w:r>
        <w:r w:rsidRPr="008724ED" w:rsidDel="00467A1D">
          <w:rPr>
            <w:rStyle w:val="apple-converted-space"/>
            <w:highlight w:val="yellow"/>
          </w:rPr>
          <w:delText>NEEDS NEW NUMBER?</w:delText>
        </w:r>
      </w:del>
      <w:r w:rsidRPr="00035949">
        <w:rPr>
          <w:rStyle w:val="Annotation"/>
        </w:rPr>
        <w:t>]</w:t>
      </w:r>
    </w:p>
    <w:p w14:paraId="333D6288" w14:textId="77777777" w:rsidR="00767D25" w:rsidRPr="00035949" w:rsidRDefault="00767D25" w:rsidP="00767D25">
      <w:pPr>
        <w:pStyle w:val="Specification"/>
      </w:pPr>
      <w:r w:rsidRPr="00035949">
        <w:rPr>
          <w:rStyle w:val="Annotation"/>
        </w:rPr>
        <w:t>a(occupies_spatial_region)[</w:t>
      </w:r>
      <w:r w:rsidRPr="00035949">
        <w:rPr>
          <w:rStyle w:val="SpecificationType"/>
          <w:sz w:val="22"/>
        </w:rPr>
        <w:t>Domain</w:t>
      </w:r>
      <w:r w:rsidRPr="00035949">
        <w:t>: independent continuant</w:t>
      </w:r>
      <w:r w:rsidRPr="00035949">
        <w:rPr>
          <w:rStyle w:val="Annotation"/>
        </w:rPr>
        <w:t>]</w:t>
      </w:r>
    </w:p>
    <w:p w14:paraId="54F9D193" w14:textId="77777777" w:rsidR="00767D25" w:rsidRPr="00035949" w:rsidRDefault="00767D25" w:rsidP="00767D25">
      <w:pPr>
        <w:pStyle w:val="Specification"/>
        <w:rPr>
          <w:rStyle w:val="Annotation"/>
        </w:rPr>
      </w:pPr>
      <w:r w:rsidRPr="00035949">
        <w:rPr>
          <w:rStyle w:val="Annotation"/>
        </w:rPr>
        <w:t>a(occupies_spatial_region)[</w:t>
      </w:r>
      <w:r w:rsidRPr="00035949">
        <w:rPr>
          <w:rStyle w:val="SpecificationType"/>
          <w:sz w:val="22"/>
        </w:rPr>
        <w:t>Range</w:t>
      </w:r>
      <w:r w:rsidRPr="00035949">
        <w:t xml:space="preserve">: </w:t>
      </w:r>
      <w:r w:rsidRPr="00035949">
        <w:rPr>
          <w:rStyle w:val="apple-style-span"/>
        </w:rPr>
        <w:t>spatial region</w:t>
      </w:r>
      <w:r w:rsidRPr="00035949">
        <w:rPr>
          <w:rStyle w:val="Annotation"/>
        </w:rPr>
        <w:t>]</w:t>
      </w:r>
    </w:p>
    <w:p w14:paraId="77292A54" w14:textId="77777777" w:rsidR="00767D25" w:rsidRDefault="00767D25" w:rsidP="00767D25">
      <w:pPr>
        <w:jc w:val="left"/>
      </w:pPr>
    </w:p>
    <w:p w14:paraId="6CD44184" w14:textId="3C0062F7" w:rsidR="00767D25" w:rsidRPr="001D54A5" w:rsidRDefault="00767D25" w:rsidP="001D54A5">
      <w:pPr>
        <w:jc w:val="left"/>
        <w:rPr>
          <w:rStyle w:val="apple-style-span"/>
        </w:rPr>
      </w:pPr>
      <w:r>
        <w:t>EXAMPLE: part of Amundsen’s foot occupies_spatial_region the South Pole at (some temporal instant in the temporal region) December 14, 1911</w:t>
      </w:r>
    </w:p>
    <w:p w14:paraId="2225CD9D" w14:textId="3FEC71BD" w:rsidR="008A5BDC" w:rsidRPr="00035949" w:rsidRDefault="00555732">
      <w:pPr>
        <w:rPr>
          <w:rStyle w:val="apple-style-span"/>
          <w:rFonts w:asciiTheme="majorHAnsi" w:hAnsiTheme="majorHAnsi"/>
          <w:i/>
          <w:szCs w:val="23"/>
          <w:shd w:val="clear" w:color="auto" w:fill="FFFFFF"/>
        </w:rPr>
      </w:pPr>
      <w:r w:rsidRPr="00035949">
        <w:rPr>
          <w:rStyle w:val="apple-style-span"/>
          <w:b/>
          <w:szCs w:val="23"/>
          <w:shd w:val="clear" w:color="auto" w:fill="FFFFFF"/>
        </w:rPr>
        <w:t>Occupies_spatial_region</w:t>
      </w:r>
      <w:r w:rsidR="008B638C" w:rsidRPr="00035949">
        <w:rPr>
          <w:rStyle w:val="apple-style-span"/>
          <w:szCs w:val="23"/>
          <w:shd w:val="clear" w:color="auto" w:fill="FFFFFF"/>
        </w:rPr>
        <w:t xml:space="preserve"> </w:t>
      </w:r>
      <w:r w:rsidR="00612B09" w:rsidRPr="00035949">
        <w:rPr>
          <w:rStyle w:val="apple-style-span"/>
          <w:szCs w:val="23"/>
          <w:shd w:val="clear" w:color="auto" w:fill="FFFFFF"/>
        </w:rPr>
        <w:t xml:space="preserve">is </w:t>
      </w:r>
      <w:r w:rsidR="0065182A" w:rsidRPr="00035949">
        <w:rPr>
          <w:rStyle w:val="apple-style-span"/>
          <w:szCs w:val="23"/>
          <w:shd w:val="clear" w:color="auto" w:fill="FFFFFF"/>
        </w:rPr>
        <w:t>a</w:t>
      </w:r>
      <w:r w:rsidR="000B34A1" w:rsidRPr="00035949">
        <w:rPr>
          <w:rStyle w:val="apple-style-span"/>
          <w:szCs w:val="23"/>
          <w:shd w:val="clear" w:color="auto" w:fill="FFFFFF"/>
        </w:rPr>
        <w:t xml:space="preserve"> primitive relation between a</w:t>
      </w:r>
      <w:r w:rsidR="00612B09" w:rsidRPr="00035949">
        <w:rPr>
          <w:rStyle w:val="apple-style-span"/>
          <w:szCs w:val="23"/>
          <w:shd w:val="clear" w:color="auto" w:fill="FFFFFF"/>
        </w:rPr>
        <w:t>n</w:t>
      </w:r>
      <w:r w:rsidR="00921592" w:rsidRPr="00035949">
        <w:rPr>
          <w:rStyle w:val="apple-style-span"/>
          <w:i/>
          <w:szCs w:val="23"/>
          <w:shd w:val="clear" w:color="auto" w:fill="FFFFFF"/>
        </w:rPr>
        <w:t xml:space="preserve"> independent continuant</w:t>
      </w:r>
      <w:r w:rsidR="000B34A1" w:rsidRPr="00035949">
        <w:rPr>
          <w:rStyle w:val="apple-style-span"/>
          <w:szCs w:val="23"/>
          <w:shd w:val="clear" w:color="auto" w:fill="FFFFFF"/>
        </w:rPr>
        <w:t>, a spatial region which it occupies, and a time</w:t>
      </w:r>
      <w:r w:rsidR="00612B09" w:rsidRPr="00035949">
        <w:rPr>
          <w:rStyle w:val="apple-style-span"/>
          <w:szCs w:val="23"/>
          <w:shd w:val="clear" w:color="auto" w:fill="FFFFFF"/>
        </w:rPr>
        <w:t>.</w:t>
      </w:r>
      <w:r w:rsidR="00D754CA" w:rsidRPr="00035949">
        <w:rPr>
          <w:rStyle w:val="apple-style-span"/>
          <w:szCs w:val="23"/>
          <w:shd w:val="clear" w:color="auto" w:fill="FFFFFF"/>
        </w:rPr>
        <w:t xml:space="preserve"> This is a relation of exact location; the size, shape</w:t>
      </w:r>
      <w:r w:rsidR="00FB0DF4" w:rsidRPr="00035949">
        <w:rPr>
          <w:rStyle w:val="apple-style-span"/>
          <w:szCs w:val="23"/>
          <w:shd w:val="clear" w:color="auto" w:fill="FFFFFF"/>
        </w:rPr>
        <w:t>, orientation</w:t>
      </w:r>
      <w:r w:rsidR="00D754CA" w:rsidRPr="00035949">
        <w:rPr>
          <w:rStyle w:val="apple-style-span"/>
          <w:szCs w:val="23"/>
          <w:shd w:val="clear" w:color="auto" w:fill="FFFFFF"/>
        </w:rPr>
        <w:t xml:space="preserve"> and location of </w:t>
      </w:r>
      <w:r w:rsidR="008A6944" w:rsidRPr="00035949">
        <w:rPr>
          <w:rStyle w:val="apple-style-span"/>
          <w:i/>
          <w:szCs w:val="23"/>
          <w:shd w:val="clear" w:color="auto" w:fill="FFFFFF"/>
        </w:rPr>
        <w:t>b</w:t>
      </w:r>
      <w:r w:rsidR="00D754CA" w:rsidRPr="00035949">
        <w:rPr>
          <w:rStyle w:val="apple-style-span"/>
          <w:i/>
          <w:szCs w:val="23"/>
          <w:shd w:val="clear" w:color="auto" w:fill="FFFFFF"/>
        </w:rPr>
        <w:t xml:space="preserve"> </w:t>
      </w:r>
      <w:r w:rsidR="00D754CA" w:rsidRPr="00035949">
        <w:rPr>
          <w:rStyle w:val="apple-style-span"/>
          <w:szCs w:val="23"/>
          <w:shd w:val="clear" w:color="auto" w:fill="FFFFFF"/>
        </w:rPr>
        <w:t xml:space="preserve">fit exactly to the size, shape and location of </w:t>
      </w:r>
      <w:r w:rsidR="00D754CA" w:rsidRPr="00035949">
        <w:rPr>
          <w:rStyle w:val="apple-style-span"/>
          <w:i/>
          <w:szCs w:val="23"/>
          <w:shd w:val="clear" w:color="auto" w:fill="FFFFFF"/>
        </w:rPr>
        <w:t>r.</w:t>
      </w:r>
      <w:r w:rsidR="00187F8C" w:rsidRPr="00035949">
        <w:rPr>
          <w:rStyle w:val="apple-style-span"/>
          <w:i/>
          <w:szCs w:val="23"/>
          <w:shd w:val="clear" w:color="auto" w:fill="FFFFFF"/>
        </w:rPr>
        <w:t xml:space="preserve"> </w:t>
      </w:r>
      <w:r w:rsidR="0070548A" w:rsidRPr="00035949">
        <w:rPr>
          <w:rStyle w:val="apple-style-span"/>
          <w:szCs w:val="23"/>
          <w:shd w:val="clear" w:color="auto" w:fill="FFFFFF"/>
        </w:rPr>
        <w:t>Thus for example i</w:t>
      </w:r>
      <w:r w:rsidR="00187F8C" w:rsidRPr="00035949">
        <w:rPr>
          <w:rStyle w:val="apple-style-span"/>
          <w:szCs w:val="23"/>
          <w:shd w:val="clear" w:color="auto" w:fill="FFFFFF"/>
        </w:rPr>
        <w:t xml:space="preserve">f there are cavities in the interior of </w:t>
      </w:r>
      <w:r w:rsidR="008A6944" w:rsidRPr="00035949">
        <w:rPr>
          <w:rStyle w:val="apple-style-span"/>
          <w:i/>
          <w:szCs w:val="23"/>
          <w:shd w:val="clear" w:color="auto" w:fill="FFFFFF"/>
        </w:rPr>
        <w:t>b</w:t>
      </w:r>
      <w:r w:rsidR="00187F8C" w:rsidRPr="00035949">
        <w:rPr>
          <w:rStyle w:val="apple-style-span"/>
          <w:i/>
          <w:szCs w:val="23"/>
          <w:shd w:val="clear" w:color="auto" w:fill="FFFFFF"/>
        </w:rPr>
        <w:t xml:space="preserve"> </w:t>
      </w:r>
      <w:r w:rsidR="00187F8C" w:rsidRPr="00035949">
        <w:rPr>
          <w:rStyle w:val="apple-style-span"/>
          <w:szCs w:val="23"/>
          <w:shd w:val="clear" w:color="auto" w:fill="FFFFFF"/>
        </w:rPr>
        <w:t xml:space="preserve">then there are corresponding </w:t>
      </w:r>
      <w:r w:rsidR="00F4014E" w:rsidRPr="00035949">
        <w:rPr>
          <w:rStyle w:val="apple-style-span"/>
          <w:szCs w:val="23"/>
          <w:shd w:val="clear" w:color="auto" w:fill="FFFFFF"/>
        </w:rPr>
        <w:t>holes</w:t>
      </w:r>
      <w:r w:rsidR="00187F8C" w:rsidRPr="00035949">
        <w:rPr>
          <w:rStyle w:val="apple-style-span"/>
          <w:szCs w:val="23"/>
          <w:shd w:val="clear" w:color="auto" w:fill="FFFFFF"/>
        </w:rPr>
        <w:t xml:space="preserve"> in the interior of </w:t>
      </w:r>
      <w:r w:rsidR="00187F8C" w:rsidRPr="00035949">
        <w:rPr>
          <w:rStyle w:val="apple-style-span"/>
          <w:i/>
          <w:szCs w:val="23"/>
          <w:shd w:val="clear" w:color="auto" w:fill="FFFFFF"/>
        </w:rPr>
        <w:t>r.</w:t>
      </w:r>
      <w:r w:rsidR="0070548A" w:rsidRPr="00035949">
        <w:rPr>
          <w:rStyle w:val="apple-style-span"/>
          <w:i/>
          <w:szCs w:val="23"/>
          <w:shd w:val="clear" w:color="auto" w:fill="FFFFFF"/>
        </w:rPr>
        <w:t xml:space="preserve"> </w:t>
      </w:r>
    </w:p>
    <w:p w14:paraId="1F4DBF21" w14:textId="77777777" w:rsidR="00575080" w:rsidRPr="00035949" w:rsidRDefault="00575080">
      <w:pPr>
        <w:rPr>
          <w:rStyle w:val="apple-style-span"/>
          <w:szCs w:val="23"/>
          <w:shd w:val="clear" w:color="auto" w:fill="FFFFFF"/>
        </w:rPr>
      </w:pPr>
      <w:r w:rsidRPr="00035949">
        <w:rPr>
          <w:rStyle w:val="apple-style-span"/>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035949">
        <w:rPr>
          <w:rStyle w:val="apple-style-span"/>
          <w:szCs w:val="23"/>
          <w:shd w:val="clear" w:color="auto" w:fill="FFFFFF"/>
        </w:rPr>
        <w:t xml:space="preserve">which are formulated using the </w:t>
      </w:r>
      <w:r w:rsidRPr="00035949">
        <w:rPr>
          <w:rStyle w:val="apple-style-span"/>
          <w:b/>
          <w:szCs w:val="23"/>
          <w:shd w:val="clear" w:color="auto" w:fill="FFFFFF"/>
        </w:rPr>
        <w:t>located_in</w:t>
      </w:r>
      <w:r w:rsidRPr="00035949">
        <w:rPr>
          <w:rStyle w:val="apple-style-span"/>
          <w:szCs w:val="23"/>
          <w:shd w:val="clear" w:color="auto" w:fill="FFFFFF"/>
        </w:rPr>
        <w:t xml:space="preserve"> relation as defined below</w:t>
      </w:r>
      <w:r w:rsidR="0046137A" w:rsidRPr="00035949">
        <w:rPr>
          <w:rStyle w:val="apple-style-span"/>
          <w:szCs w:val="23"/>
          <w:shd w:val="clear" w:color="auto" w:fill="FFFFFF"/>
        </w:rPr>
        <w:t>.</w:t>
      </w:r>
    </w:p>
    <w:p w14:paraId="04AA0638" w14:textId="40071034" w:rsidR="00A11862" w:rsidRPr="00035949" w:rsidRDefault="00145149" w:rsidP="00AC7EE3">
      <w:pPr>
        <w:pStyle w:val="Specification"/>
        <w:rPr>
          <w:rStyle w:val="apple-style-span"/>
        </w:rPr>
      </w:pPr>
      <w:r w:rsidRPr="00035949">
        <w:rPr>
          <w:rStyle w:val="Annotation"/>
        </w:rPr>
        <w:t>a(</w:t>
      </w:r>
      <w:r w:rsidR="00555732" w:rsidRPr="00035949">
        <w:rPr>
          <w:rStyle w:val="Annotation"/>
        </w:rPr>
        <w:t>occupies_spatial_region</w:t>
      </w:r>
      <w:r w:rsidRPr="00035949">
        <w:rPr>
          <w:rStyle w:val="Annotation"/>
        </w:rPr>
        <w:t>)[</w:t>
      </w:r>
      <w:r w:rsidR="00236D40" w:rsidRPr="00035949">
        <w:rPr>
          <w:rStyle w:val="SpecificationType"/>
          <w:smallCaps w:val="0"/>
          <w:sz w:val="22"/>
        </w:rPr>
        <w:t>Axiom</w:t>
      </w:r>
      <w:r w:rsidR="00236D40" w:rsidRPr="00035949">
        <w:rPr>
          <w:rStyle w:val="apple-style-span"/>
        </w:rPr>
        <w:t>:</w:t>
      </w:r>
      <w:r w:rsidR="00612B09" w:rsidRPr="00035949">
        <w:rPr>
          <w:rStyle w:val="apple-style-span"/>
        </w:rPr>
        <w:t xml:space="preserve"> </w:t>
      </w:r>
      <w:r w:rsidR="00480261" w:rsidRPr="00035949">
        <w:rPr>
          <w:rStyle w:val="apple-style-span"/>
        </w:rPr>
        <w:t xml:space="preserve">every region </w:t>
      </w:r>
      <w:r w:rsidR="00480261" w:rsidRPr="001D54A5">
        <w:rPr>
          <w:rStyle w:val="apple-style-span"/>
          <w:i/>
        </w:rPr>
        <w:t>r</w:t>
      </w:r>
      <w:r w:rsidR="00480261" w:rsidRPr="00035949">
        <w:rPr>
          <w:rStyle w:val="apple-style-span"/>
        </w:rPr>
        <w:t xml:space="preserve"> </w:t>
      </w:r>
      <w:r w:rsidR="00555732" w:rsidRPr="00035949">
        <w:rPr>
          <w:rStyle w:val="apple-style-span"/>
          <w:b/>
        </w:rPr>
        <w:t>occupies_spatial_region</w:t>
      </w:r>
      <w:r w:rsidR="00480261" w:rsidRPr="00035949">
        <w:rPr>
          <w:rStyle w:val="apple-style-span"/>
          <w:b/>
        </w:rPr>
        <w:t xml:space="preserve"> </w:t>
      </w:r>
      <w:r w:rsidR="00480261" w:rsidRPr="001D54A5">
        <w:rPr>
          <w:rStyle w:val="apple-style-span"/>
          <w:i/>
        </w:rPr>
        <w:t>r</w:t>
      </w:r>
      <w:r w:rsidR="00480261" w:rsidRPr="00035949">
        <w:rPr>
          <w:rStyle w:val="apple-style-span"/>
        </w:rPr>
        <w:t xml:space="preserve"> at all times. [042-002]</w:t>
      </w:r>
      <w:r w:rsidRPr="00035949">
        <w:rPr>
          <w:rStyle w:val="Annotation"/>
        </w:rPr>
        <w:t>]</w:t>
      </w:r>
      <w:r w:rsidR="00480261" w:rsidRPr="00035949">
        <w:rPr>
          <w:rStyle w:val="apple-style-span"/>
        </w:rPr>
        <w:t xml:space="preserve"> </w:t>
      </w:r>
    </w:p>
    <w:p w14:paraId="09BD52C9" w14:textId="17772F1D" w:rsidR="006201FE" w:rsidRPr="00035949" w:rsidRDefault="00AC7EE3" w:rsidP="00AC7EE3">
      <w:pPr>
        <w:pStyle w:val="Specification"/>
        <w:rPr>
          <w:rStyle w:val="apple-style-span"/>
        </w:rPr>
      </w:pPr>
      <w:r w:rsidRPr="00035949">
        <w:rPr>
          <w:rStyle w:val="Annotation"/>
        </w:rPr>
        <w:t>a</w:t>
      </w:r>
      <w:r w:rsidR="00145149" w:rsidRPr="00035949">
        <w:rPr>
          <w:rStyle w:val="Annotation"/>
        </w:rPr>
        <w:t>(</w:t>
      </w:r>
      <w:r w:rsidR="00555732" w:rsidRPr="00035949">
        <w:rPr>
          <w:rStyle w:val="Annotation"/>
        </w:rPr>
        <w:t>occupies_spatial_region</w:t>
      </w:r>
      <w:r w:rsidR="00145149" w:rsidRPr="00035949">
        <w:rPr>
          <w:rStyle w:val="Annotation"/>
        </w:rPr>
        <w:t>)[</w:t>
      </w:r>
      <w:r w:rsidR="00236D40" w:rsidRPr="00035949">
        <w:rPr>
          <w:rStyle w:val="SpecificationType"/>
          <w:smallCaps w:val="0"/>
          <w:sz w:val="22"/>
        </w:rPr>
        <w:t>Axiom</w:t>
      </w:r>
      <w:r w:rsidR="00236D40" w:rsidRPr="00035949">
        <w:rPr>
          <w:rStyle w:val="apple-style-span"/>
        </w:rPr>
        <w:t>:</w:t>
      </w:r>
      <w:r w:rsidR="006201FE" w:rsidRPr="00035949">
        <w:rPr>
          <w:rStyle w:val="apple-style-span"/>
        </w:rPr>
        <w:t xml:space="preserve"> if </w:t>
      </w:r>
      <w:r w:rsidR="006B789E" w:rsidRPr="00035949">
        <w:rPr>
          <w:rStyle w:val="apple-style-span"/>
          <w:i/>
        </w:rPr>
        <w:t>b</w:t>
      </w:r>
      <w:r w:rsidR="006201FE" w:rsidRPr="00035949">
        <w:rPr>
          <w:rStyle w:val="apple-style-span"/>
        </w:rPr>
        <w:t xml:space="preserve"> </w:t>
      </w:r>
      <w:r w:rsidR="00555732" w:rsidRPr="00035949">
        <w:rPr>
          <w:rStyle w:val="apple-style-span"/>
          <w:b/>
        </w:rPr>
        <w:t>occupies_spatial_region</w:t>
      </w:r>
      <w:r w:rsidR="007A4DDC" w:rsidRPr="00035949">
        <w:rPr>
          <w:rStyle w:val="apple-style-span"/>
          <w:b/>
        </w:rPr>
        <w:t xml:space="preserve"> </w:t>
      </w:r>
      <w:r w:rsidR="006201FE" w:rsidRPr="00035949">
        <w:rPr>
          <w:rStyle w:val="apple-style-span"/>
          <w:i/>
        </w:rPr>
        <w:t>r</w:t>
      </w:r>
      <w:r w:rsidR="006201FE" w:rsidRPr="00035949">
        <w:rPr>
          <w:rStyle w:val="apple-style-span"/>
        </w:rPr>
        <w:t xml:space="preserve"> </w:t>
      </w:r>
      <w:r w:rsidR="006201FE" w:rsidRPr="00035949">
        <w:rPr>
          <w:rStyle w:val="apple-style-span"/>
          <w:b/>
        </w:rPr>
        <w:t>at</w:t>
      </w:r>
      <w:r w:rsidR="007A4DDC" w:rsidRPr="00035949">
        <w:rPr>
          <w:rStyle w:val="apple-style-span"/>
          <w:b/>
        </w:rPr>
        <w:t xml:space="preserve"> </w:t>
      </w:r>
      <w:r w:rsidR="006201FE" w:rsidRPr="00035949">
        <w:rPr>
          <w:rStyle w:val="apple-style-span"/>
          <w:i/>
        </w:rPr>
        <w:t xml:space="preserve">t </w:t>
      </w:r>
      <w:r w:rsidR="006201FE" w:rsidRPr="00035949">
        <w:rPr>
          <w:rStyle w:val="apple-style-span"/>
        </w:rPr>
        <w:t>&amp;</w:t>
      </w:r>
      <w:r w:rsidR="007A4DDC" w:rsidRPr="00035949">
        <w:rPr>
          <w:rStyle w:val="apple-style-span"/>
        </w:rPr>
        <w:t xml:space="preserve"> </w:t>
      </w:r>
      <w:r w:rsidR="006B789E" w:rsidRPr="00035949">
        <w:rPr>
          <w:rStyle w:val="apple-style-span"/>
          <w:i/>
        </w:rPr>
        <w:t>b</w:t>
      </w:r>
      <w:r w:rsidR="00D754CA" w:rsidRPr="00035949">
        <w:rPr>
          <w:rStyle w:val="apple-style-span"/>
          <w:i/>
        </w:rPr>
        <w:sym w:font="Symbol" w:char="F0A2"/>
      </w:r>
      <w:r w:rsidR="00D754CA" w:rsidRPr="00035949">
        <w:rPr>
          <w:rStyle w:val="apple-style-span"/>
        </w:rPr>
        <w:t xml:space="preserve"> </w:t>
      </w:r>
      <w:r w:rsidR="009D1AD3" w:rsidRPr="00035949">
        <w:rPr>
          <w:rStyle w:val="apple-style-span"/>
          <w:b/>
        </w:rPr>
        <w:t xml:space="preserve">continuant_part_of </w:t>
      </w:r>
      <w:r w:rsidR="006B789E" w:rsidRPr="00035949">
        <w:rPr>
          <w:rStyle w:val="apple-style-span"/>
          <w:i/>
        </w:rPr>
        <w:t>b</w:t>
      </w:r>
      <w:r w:rsidR="007A4DDC" w:rsidRPr="00035949">
        <w:rPr>
          <w:rStyle w:val="apple-style-span"/>
        </w:rPr>
        <w:t xml:space="preserve"> </w:t>
      </w:r>
      <w:r w:rsidR="006201FE" w:rsidRPr="00035949">
        <w:rPr>
          <w:rStyle w:val="apple-style-span"/>
          <w:b/>
        </w:rPr>
        <w:t>at</w:t>
      </w:r>
      <w:r w:rsidR="007A4DDC" w:rsidRPr="00035949">
        <w:rPr>
          <w:rStyle w:val="apple-style-span"/>
        </w:rPr>
        <w:t xml:space="preserve"> </w:t>
      </w:r>
      <w:r w:rsidR="006201FE" w:rsidRPr="00035949">
        <w:rPr>
          <w:rStyle w:val="apple-style-span"/>
          <w:i/>
        </w:rPr>
        <w:t>t</w:t>
      </w:r>
      <w:r w:rsidR="006201FE" w:rsidRPr="00035949">
        <w:rPr>
          <w:rStyle w:val="apple-style-span"/>
        </w:rPr>
        <w:t xml:space="preserve">, then there is some </w:t>
      </w:r>
      <w:r w:rsidR="006201FE" w:rsidRPr="00035949">
        <w:rPr>
          <w:rStyle w:val="apple-style-span"/>
          <w:i/>
        </w:rPr>
        <w:t>r</w:t>
      </w:r>
      <w:r w:rsidR="006201FE" w:rsidRPr="00035949">
        <w:rPr>
          <w:rStyle w:val="apple-style-span"/>
          <w:i/>
        </w:rPr>
        <w:sym w:font="Symbol" w:char="F0A2"/>
      </w:r>
      <w:r w:rsidR="00D754CA" w:rsidRPr="00035949">
        <w:rPr>
          <w:rStyle w:val="apple-style-span"/>
        </w:rPr>
        <w:t xml:space="preserve"> </w:t>
      </w:r>
      <w:r w:rsidR="006201FE" w:rsidRPr="00035949">
        <w:rPr>
          <w:rStyle w:val="apple-style-span"/>
        </w:rPr>
        <w:t xml:space="preserve">which is </w:t>
      </w:r>
      <w:r w:rsidR="009D1AD3" w:rsidRPr="00035949">
        <w:rPr>
          <w:rStyle w:val="apple-style-span"/>
          <w:b/>
        </w:rPr>
        <w:t xml:space="preserve">continuant_part_of </w:t>
      </w:r>
      <w:r w:rsidR="006201FE" w:rsidRPr="00035949">
        <w:rPr>
          <w:rStyle w:val="apple-style-span"/>
          <w:i/>
        </w:rPr>
        <w:t>r</w:t>
      </w:r>
      <w:r w:rsidR="00187F8C" w:rsidRPr="00035949">
        <w:rPr>
          <w:rStyle w:val="apple-style-span"/>
        </w:rPr>
        <w:t xml:space="preserve"> </w:t>
      </w:r>
      <w:r w:rsidR="00E34F31" w:rsidRPr="00035949">
        <w:rPr>
          <w:rStyle w:val="apple-style-span"/>
          <w:b/>
        </w:rPr>
        <w:t>at</w:t>
      </w:r>
      <w:r w:rsidR="00E34F31" w:rsidRPr="00035949">
        <w:rPr>
          <w:rStyle w:val="apple-style-span"/>
        </w:rPr>
        <w:t xml:space="preserve"> </w:t>
      </w:r>
      <w:r w:rsidR="00E34F31" w:rsidRPr="00035949">
        <w:rPr>
          <w:rStyle w:val="apple-style-span"/>
          <w:i/>
        </w:rPr>
        <w:t>t</w:t>
      </w:r>
      <w:r w:rsidR="00E34F31" w:rsidRPr="00035949">
        <w:rPr>
          <w:rStyle w:val="apple-style-span"/>
        </w:rPr>
        <w:t xml:space="preserve"> </w:t>
      </w:r>
      <w:r w:rsidRPr="00035949">
        <w:rPr>
          <w:rStyle w:val="apple-style-span"/>
        </w:rPr>
        <w:t xml:space="preserve">such that </w:t>
      </w:r>
      <w:r w:rsidR="006B789E" w:rsidRPr="00035949">
        <w:rPr>
          <w:rStyle w:val="apple-style-span"/>
          <w:i/>
        </w:rPr>
        <w:t>b</w:t>
      </w:r>
      <w:r w:rsidR="00D754CA" w:rsidRPr="00035949">
        <w:rPr>
          <w:rStyle w:val="apple-style-span"/>
          <w:i/>
        </w:rPr>
        <w:sym w:font="Symbol" w:char="F0A2"/>
      </w:r>
      <w:r w:rsidR="00D754CA" w:rsidRPr="00035949">
        <w:rPr>
          <w:rStyle w:val="apple-style-span"/>
        </w:rPr>
        <w:t xml:space="preserve"> </w:t>
      </w:r>
      <w:r w:rsidR="009D1AD3" w:rsidRPr="00035949">
        <w:rPr>
          <w:rStyle w:val="apple-style-span"/>
        </w:rPr>
        <w:t xml:space="preserve"> </w:t>
      </w:r>
      <w:r w:rsidR="00555732" w:rsidRPr="00035949">
        <w:rPr>
          <w:rStyle w:val="apple-style-span"/>
          <w:b/>
        </w:rPr>
        <w:t>occupies_spatial_region</w:t>
      </w:r>
      <w:r w:rsidR="006201FE" w:rsidRPr="00035949">
        <w:rPr>
          <w:rStyle w:val="apple-style-span"/>
          <w:b/>
        </w:rPr>
        <w:t xml:space="preserve"> </w:t>
      </w:r>
      <w:r w:rsidR="00D754CA" w:rsidRPr="001D54A5">
        <w:rPr>
          <w:rStyle w:val="apple-style-span"/>
          <w:i/>
        </w:rPr>
        <w:t>r</w:t>
      </w:r>
      <w:r w:rsidR="00D754CA" w:rsidRPr="00035949">
        <w:rPr>
          <w:rStyle w:val="apple-style-span"/>
        </w:rPr>
        <w:sym w:font="Symbol" w:char="F0A2"/>
      </w:r>
      <w:r w:rsidR="007A4DDC" w:rsidRPr="00035949">
        <w:rPr>
          <w:rStyle w:val="apple-style-span"/>
        </w:rPr>
        <w:t xml:space="preserve"> </w:t>
      </w:r>
      <w:r w:rsidR="006201FE" w:rsidRPr="00035949">
        <w:rPr>
          <w:rStyle w:val="apple-style-span"/>
        </w:rPr>
        <w:t xml:space="preserve">at </w:t>
      </w:r>
      <w:r w:rsidR="006201FE" w:rsidRPr="001D54A5">
        <w:rPr>
          <w:rStyle w:val="apple-style-span"/>
          <w:i/>
        </w:rPr>
        <w:t>t</w:t>
      </w:r>
      <w:r w:rsidR="006201FE" w:rsidRPr="00035949">
        <w:rPr>
          <w:rStyle w:val="apple-style-span"/>
        </w:rPr>
        <w:t>.</w:t>
      </w:r>
      <w:r w:rsidR="006D323D" w:rsidRPr="00035949">
        <w:rPr>
          <w:rStyle w:val="apple-style-span"/>
        </w:rPr>
        <w:t xml:space="preserve"> [043-001]</w:t>
      </w:r>
      <w:r w:rsidR="00145149" w:rsidRPr="00035949">
        <w:rPr>
          <w:rStyle w:val="Annotation"/>
        </w:rPr>
        <w:t>]</w:t>
      </w:r>
    </w:p>
    <w:p w14:paraId="3F1DA497" w14:textId="77777777" w:rsidR="00F33687" w:rsidRPr="00035949" w:rsidRDefault="00BE2EAE" w:rsidP="00B841FA">
      <w:pPr>
        <w:pStyle w:val="Heading4"/>
      </w:pPr>
      <w:bookmarkStart w:id="260" w:name="_Toc313270711"/>
      <w:bookmarkStart w:id="261" w:name="_Toc501053104"/>
      <w:r w:rsidRPr="00035949">
        <w:t>The located_in relation</w:t>
      </w:r>
      <w:bookmarkEnd w:id="260"/>
      <w:bookmarkEnd w:id="261"/>
    </w:p>
    <w:p w14:paraId="6F3FF7D7" w14:textId="00E6245A" w:rsidR="00F1597E" w:rsidRDefault="00125281">
      <w:pPr>
        <w:rPr>
          <w:rStyle w:val="Emphasis"/>
          <w:i w:val="0"/>
          <w:szCs w:val="23"/>
          <w:bdr w:val="none" w:sz="0" w:space="0" w:color="auto" w:frame="1"/>
          <w:shd w:val="clear" w:color="auto" w:fill="FFFFFF"/>
        </w:rPr>
      </w:pPr>
      <w:r w:rsidRPr="00035949">
        <w:rPr>
          <w:rStyle w:val="Emphasis"/>
          <w:i w:val="0"/>
          <w:szCs w:val="23"/>
          <w:bdr w:val="none" w:sz="0" w:space="0" w:color="auto" w:frame="1"/>
          <w:shd w:val="clear" w:color="auto" w:fill="FFFFFF"/>
        </w:rPr>
        <w:t xml:space="preserve">The </w:t>
      </w:r>
      <w:r w:rsidR="00670590" w:rsidRPr="00035949">
        <w:rPr>
          <w:rStyle w:val="Emphasis"/>
          <w:b/>
          <w:i w:val="0"/>
          <w:szCs w:val="23"/>
          <w:bdr w:val="none" w:sz="0" w:space="0" w:color="auto" w:frame="1"/>
          <w:shd w:val="clear" w:color="auto" w:fill="FFFFFF"/>
        </w:rPr>
        <w:t xml:space="preserve">located_in </w:t>
      </w:r>
      <w:r w:rsidRPr="00035949">
        <w:rPr>
          <w:rStyle w:val="Emphasis"/>
          <w:i w:val="0"/>
          <w:szCs w:val="23"/>
          <w:bdr w:val="none" w:sz="0" w:space="0" w:color="auto" w:frame="1"/>
          <w:shd w:val="clear" w:color="auto" w:fill="FFFFFF"/>
        </w:rPr>
        <w:t>relation links independent continuants which are not spatial regions.</w:t>
      </w:r>
      <w:r w:rsidR="00F1597E" w:rsidRPr="00035949">
        <w:rPr>
          <w:rStyle w:val="Emphasis"/>
          <w:i w:val="0"/>
          <w:szCs w:val="23"/>
          <w:bdr w:val="none" w:sz="0" w:space="0" w:color="auto" w:frame="1"/>
          <w:shd w:val="clear" w:color="auto" w:fill="FFFFFF"/>
        </w:rPr>
        <w:t>.</w:t>
      </w:r>
    </w:p>
    <w:p w14:paraId="180D2F6B" w14:textId="77777777" w:rsidR="00767D25" w:rsidRPr="00035949" w:rsidRDefault="00767D25">
      <w:pPr>
        <w:rPr>
          <w:rStyle w:val="Emphasis"/>
          <w:rFonts w:asciiTheme="majorHAnsi" w:eastAsiaTheme="majorEastAsia" w:hAnsiTheme="majorHAnsi" w:cstheme="majorBidi"/>
          <w:b/>
          <w:bCs/>
          <w:i w:val="0"/>
          <w:color w:val="4F81BD" w:themeColor="accent1"/>
          <w:sz w:val="26"/>
          <w:szCs w:val="23"/>
          <w:bdr w:val="none" w:sz="0" w:space="0" w:color="auto" w:frame="1"/>
          <w:shd w:val="clear" w:color="auto" w:fill="FFFFFF"/>
        </w:rPr>
      </w:pPr>
    </w:p>
    <w:p w14:paraId="6CB2FFD0" w14:textId="77777777" w:rsidR="00767D25" w:rsidRDefault="002F16BE">
      <w:pPr>
        <w:pStyle w:val="Specification"/>
        <w:rPr>
          <w:rStyle w:val="Emphasis"/>
          <w:i w:val="0"/>
          <w:iCs w:val="0"/>
        </w:rPr>
      </w:pPr>
      <w:r w:rsidRPr="00035949">
        <w:rPr>
          <w:rStyle w:val="Annotation"/>
        </w:rPr>
        <w:lastRenderedPageBreak/>
        <w:t>a</w:t>
      </w:r>
      <w:r w:rsidR="00EF5941" w:rsidRPr="00035949">
        <w:rPr>
          <w:rStyle w:val="Annotation"/>
        </w:rPr>
        <w:t>t</w:t>
      </w:r>
      <w:r w:rsidRPr="00035949">
        <w:rPr>
          <w:rStyle w:val="Annotation"/>
        </w:rPr>
        <w:t>(located_in)[</w:t>
      </w:r>
      <w:r w:rsidR="0065182A" w:rsidRPr="00035949">
        <w:rPr>
          <w:rStyle w:val="SpecificationType"/>
          <w:sz w:val="22"/>
        </w:rPr>
        <w:t>Definition</w:t>
      </w:r>
      <w:r w:rsidR="0065182A" w:rsidRPr="00035949">
        <w:t xml:space="preserve">: </w:t>
      </w:r>
      <w:r w:rsidR="006B789E" w:rsidRPr="00035949">
        <w:rPr>
          <w:rStyle w:val="Emphasis"/>
          <w:iCs w:val="0"/>
        </w:rPr>
        <w:t>b</w:t>
      </w:r>
      <w:r w:rsidR="00612B09" w:rsidRPr="00035949">
        <w:rPr>
          <w:rStyle w:val="apple-converted-space"/>
          <w:i/>
        </w:rPr>
        <w:t> </w:t>
      </w:r>
      <w:r w:rsidR="008A5BDC" w:rsidRPr="00035949">
        <w:rPr>
          <w:rStyle w:val="Strong"/>
          <w:bCs w:val="0"/>
        </w:rPr>
        <w:t>located_in</w:t>
      </w:r>
      <w:r w:rsidR="00151755" w:rsidRPr="00035949">
        <w:rPr>
          <w:rStyle w:val="Strong"/>
          <w:bCs w:val="0"/>
        </w:rPr>
        <w:t xml:space="preserve"> </w:t>
      </w:r>
      <w:r w:rsidR="006B789E" w:rsidRPr="00035949">
        <w:rPr>
          <w:rStyle w:val="Emphasis"/>
          <w:iCs w:val="0"/>
        </w:rPr>
        <w:t>c</w:t>
      </w:r>
      <w:r w:rsidR="00612B09" w:rsidRPr="00035949">
        <w:rPr>
          <w:rStyle w:val="Emphasis"/>
          <w:i w:val="0"/>
          <w:iCs w:val="0"/>
        </w:rPr>
        <w:t xml:space="preserve"> </w:t>
      </w:r>
      <w:r w:rsidR="00612B09" w:rsidRPr="00035949">
        <w:rPr>
          <w:rStyle w:val="Strong"/>
          <w:bCs w:val="0"/>
        </w:rPr>
        <w:t>at</w:t>
      </w:r>
      <w:r w:rsidR="00612B09" w:rsidRPr="00035949">
        <w:rPr>
          <w:rStyle w:val="apple-converted-space"/>
          <w:b/>
        </w:rPr>
        <w:t> </w:t>
      </w:r>
      <w:r w:rsidR="00612B09" w:rsidRPr="00035949">
        <w:rPr>
          <w:rStyle w:val="Emphasis"/>
          <w:iCs w:val="0"/>
        </w:rPr>
        <w:t>t</w:t>
      </w:r>
      <w:r w:rsidR="007A4DDC" w:rsidRPr="00035949">
        <w:rPr>
          <w:rStyle w:val="Emphasis"/>
          <w:i w:val="0"/>
          <w:iCs w:val="0"/>
        </w:rPr>
        <w:t xml:space="preserve"> </w:t>
      </w:r>
      <w:r w:rsidR="00612B09" w:rsidRPr="00035949">
        <w:rPr>
          <w:rStyle w:val="Emphasis"/>
          <w:i w:val="0"/>
          <w:iCs w:val="0"/>
        </w:rPr>
        <w:t>=</w:t>
      </w:r>
      <w:r w:rsidR="007A4DDC" w:rsidRPr="00035949">
        <w:rPr>
          <w:rStyle w:val="Emphasis"/>
          <w:i w:val="0"/>
          <w:iCs w:val="0"/>
        </w:rPr>
        <w:t xml:space="preserve"> </w:t>
      </w:r>
      <w:r w:rsidR="00612B09" w:rsidRPr="00035949">
        <w:rPr>
          <w:rStyle w:val="Emphasis"/>
          <w:i w:val="0"/>
          <w:iCs w:val="0"/>
        </w:rPr>
        <w:t xml:space="preserve">Def. </w:t>
      </w:r>
      <w:r w:rsidR="006B789E" w:rsidRPr="00035949">
        <w:rPr>
          <w:rStyle w:val="Emphasis"/>
          <w:iCs w:val="0"/>
        </w:rPr>
        <w:t>b</w:t>
      </w:r>
      <w:r w:rsidR="00612B09" w:rsidRPr="00035949">
        <w:rPr>
          <w:rStyle w:val="Emphasis"/>
          <w:i w:val="0"/>
          <w:iCs w:val="0"/>
        </w:rPr>
        <w:t xml:space="preserve"> and </w:t>
      </w:r>
      <w:r w:rsidR="006B789E" w:rsidRPr="00035949">
        <w:rPr>
          <w:rStyle w:val="Emphasis"/>
          <w:iCs w:val="0"/>
        </w:rPr>
        <w:t>c</w:t>
      </w:r>
      <w:r w:rsidR="00612B09" w:rsidRPr="00035949">
        <w:rPr>
          <w:rStyle w:val="Emphasis"/>
          <w:i w:val="0"/>
          <w:iCs w:val="0"/>
        </w:rPr>
        <w:t xml:space="preserve"> </w:t>
      </w:r>
      <w:r w:rsidR="0065182A" w:rsidRPr="00035949">
        <w:rPr>
          <w:rStyle w:val="Emphasis"/>
          <w:i w:val="0"/>
          <w:iCs w:val="0"/>
        </w:rPr>
        <w:t xml:space="preserve">are </w:t>
      </w:r>
      <w:r w:rsidR="0065182A" w:rsidRPr="00035949">
        <w:rPr>
          <w:rStyle w:val="Emphasis"/>
          <w:iCs w:val="0"/>
        </w:rPr>
        <w:t>independent continuants</w:t>
      </w:r>
      <w:r w:rsidR="00612B09" w:rsidRPr="00035949">
        <w:rPr>
          <w:rStyle w:val="Emphasis"/>
          <w:i w:val="0"/>
          <w:iCs w:val="0"/>
        </w:rPr>
        <w:t xml:space="preserve">, and the </w:t>
      </w:r>
      <w:r w:rsidR="00612B09" w:rsidRPr="00035949">
        <w:rPr>
          <w:rStyle w:val="Emphasis"/>
          <w:iCs w:val="0"/>
        </w:rPr>
        <w:t xml:space="preserve">region </w:t>
      </w:r>
      <w:r w:rsidR="00125281" w:rsidRPr="00035949">
        <w:rPr>
          <w:rStyle w:val="Emphasis"/>
          <w:b/>
          <w:iCs w:val="0"/>
        </w:rPr>
        <w:t xml:space="preserve">at </w:t>
      </w:r>
      <w:r w:rsidR="00125281" w:rsidRPr="00035949">
        <w:rPr>
          <w:rStyle w:val="Emphasis"/>
          <w:iCs w:val="0"/>
        </w:rPr>
        <w:t xml:space="preserve">which </w:t>
      </w:r>
      <w:r w:rsidR="006B789E" w:rsidRPr="00035949">
        <w:rPr>
          <w:rStyle w:val="Emphasis"/>
          <w:iCs w:val="0"/>
        </w:rPr>
        <w:t>b</w:t>
      </w:r>
      <w:r w:rsidR="00612B09" w:rsidRPr="00035949">
        <w:rPr>
          <w:rStyle w:val="Emphasis"/>
          <w:i w:val="0"/>
          <w:iCs w:val="0"/>
        </w:rPr>
        <w:t xml:space="preserve"> </w:t>
      </w:r>
      <w:r w:rsidR="00125281" w:rsidRPr="00035949">
        <w:rPr>
          <w:rStyle w:val="Emphasis"/>
          <w:i w:val="0"/>
          <w:iCs w:val="0"/>
        </w:rPr>
        <w:t xml:space="preserve">is </w:t>
      </w:r>
      <w:r w:rsidR="00125281" w:rsidRPr="00035949">
        <w:rPr>
          <w:rStyle w:val="Emphasis"/>
          <w:b/>
          <w:i w:val="0"/>
          <w:iCs w:val="0"/>
        </w:rPr>
        <w:t xml:space="preserve">located at </w:t>
      </w:r>
      <w:r w:rsidR="00125281" w:rsidRPr="00035949">
        <w:rPr>
          <w:rStyle w:val="Emphasis"/>
          <w:iCs w:val="0"/>
        </w:rPr>
        <w:t xml:space="preserve">t </w:t>
      </w:r>
      <w:r w:rsidR="00612B09" w:rsidRPr="00035949">
        <w:rPr>
          <w:rStyle w:val="Emphasis"/>
          <w:i w:val="0"/>
          <w:iCs w:val="0"/>
        </w:rPr>
        <w:t xml:space="preserve">is a (proper or improper) </w:t>
      </w:r>
      <w:r w:rsidR="00455895" w:rsidRPr="00035949">
        <w:rPr>
          <w:rStyle w:val="Emphasis"/>
          <w:b/>
          <w:i w:val="0"/>
          <w:iCs w:val="0"/>
        </w:rPr>
        <w:t>continuant_</w:t>
      </w:r>
      <w:r w:rsidR="005D1353" w:rsidRPr="00035949">
        <w:rPr>
          <w:rStyle w:val="Emphasis"/>
          <w:b/>
          <w:i w:val="0"/>
          <w:iCs w:val="0"/>
        </w:rPr>
        <w:t>part_of</w:t>
      </w:r>
      <w:r w:rsidR="008A5BDC" w:rsidRPr="00035949">
        <w:rPr>
          <w:rStyle w:val="Emphasis"/>
          <w:b/>
          <w:i w:val="0"/>
          <w:iCs w:val="0"/>
        </w:rPr>
        <w:t xml:space="preserve"> </w:t>
      </w:r>
      <w:r w:rsidR="00F1597E" w:rsidRPr="00035949">
        <w:rPr>
          <w:rStyle w:val="Emphasis"/>
          <w:i w:val="0"/>
          <w:iCs w:val="0"/>
        </w:rPr>
        <w:t xml:space="preserve">the </w:t>
      </w:r>
      <w:r w:rsidR="008A5BDC" w:rsidRPr="00035949">
        <w:rPr>
          <w:rStyle w:val="Emphasis"/>
          <w:iCs w:val="0"/>
        </w:rPr>
        <w:t>region</w:t>
      </w:r>
      <w:r w:rsidR="00125281" w:rsidRPr="00035949">
        <w:rPr>
          <w:rStyle w:val="Emphasis"/>
          <w:i w:val="0"/>
          <w:iCs w:val="0"/>
        </w:rPr>
        <w:t xml:space="preserve"> </w:t>
      </w:r>
      <w:r w:rsidR="00125281" w:rsidRPr="00035949">
        <w:rPr>
          <w:rStyle w:val="Emphasis"/>
          <w:b/>
          <w:i w:val="0"/>
          <w:iCs w:val="0"/>
        </w:rPr>
        <w:t xml:space="preserve">at </w:t>
      </w:r>
      <w:r w:rsidR="00125281" w:rsidRPr="00035949">
        <w:rPr>
          <w:rStyle w:val="Emphasis"/>
          <w:i w:val="0"/>
          <w:iCs w:val="0"/>
        </w:rPr>
        <w:t>which</w:t>
      </w:r>
      <w:r w:rsidR="00125281" w:rsidRPr="00035949">
        <w:rPr>
          <w:rStyle w:val="Emphasis"/>
          <w:iCs w:val="0"/>
        </w:rPr>
        <w:t xml:space="preserve"> </w:t>
      </w:r>
      <w:r w:rsidR="006B789E" w:rsidRPr="00035949">
        <w:rPr>
          <w:rStyle w:val="Emphasis"/>
          <w:iCs w:val="0"/>
        </w:rPr>
        <w:t xml:space="preserve">c </w:t>
      </w:r>
      <w:r w:rsidR="00125281" w:rsidRPr="00035949">
        <w:rPr>
          <w:rStyle w:val="Emphasis"/>
          <w:i w:val="0"/>
          <w:iCs w:val="0"/>
        </w:rPr>
        <w:t xml:space="preserve">is </w:t>
      </w:r>
      <w:r w:rsidR="00125281" w:rsidRPr="00035949">
        <w:rPr>
          <w:rStyle w:val="Emphasis"/>
          <w:b/>
          <w:i w:val="0"/>
          <w:iCs w:val="0"/>
        </w:rPr>
        <w:t xml:space="preserve">located at </w:t>
      </w:r>
      <w:r w:rsidR="00125281" w:rsidRPr="00035949">
        <w:rPr>
          <w:rStyle w:val="Emphasis"/>
          <w:iCs w:val="0"/>
        </w:rPr>
        <w:t>t</w:t>
      </w:r>
      <w:r w:rsidR="00612B09" w:rsidRPr="00035949">
        <w:rPr>
          <w:rStyle w:val="Emphasis"/>
          <w:i w:val="0"/>
          <w:iCs w:val="0"/>
        </w:rPr>
        <w:t>.</w:t>
      </w:r>
      <w:r w:rsidR="006D323D" w:rsidRPr="00035949">
        <w:rPr>
          <w:rStyle w:val="Emphasis"/>
          <w:i w:val="0"/>
          <w:iCs w:val="0"/>
        </w:rPr>
        <w:t xml:space="preserve"> [045-001]</w:t>
      </w:r>
    </w:p>
    <w:p w14:paraId="0413DBC9" w14:textId="0801FC51" w:rsidR="00612B09" w:rsidRPr="00035949" w:rsidRDefault="00767D25" w:rsidP="001D54A5">
      <w:pPr>
        <w:jc w:val="left"/>
        <w:rPr>
          <w:rStyle w:val="Emphasis"/>
          <w:i w:val="0"/>
          <w:iCs w:val="0"/>
        </w:rPr>
      </w:pPr>
      <w:r>
        <w:t xml:space="preserve">Two independent continuants are related by the </w:t>
      </w:r>
      <w:r w:rsidRPr="001D54A5">
        <w:rPr>
          <w:b/>
        </w:rPr>
        <w:t>located_in</w:t>
      </w:r>
      <w:r>
        <w:t xml:space="preserve"> relation at some time </w:t>
      </w:r>
      <w:r w:rsidRPr="001D54A5">
        <w:rPr>
          <w:i/>
        </w:rPr>
        <w:t>t</w:t>
      </w:r>
      <w:r>
        <w:t xml:space="preserve"> iff the spatial region which the first occupies at </w:t>
      </w:r>
      <w:r w:rsidRPr="001D54A5">
        <w:rPr>
          <w:i/>
        </w:rPr>
        <w:t>t</w:t>
      </w:r>
      <w:r>
        <w:t xml:space="preserve"> is a (proper or improper) </w:t>
      </w:r>
      <w:r w:rsidRPr="001D54A5">
        <w:rPr>
          <w:b/>
        </w:rPr>
        <w:t>continuant_part_of</w:t>
      </w:r>
      <w:r>
        <w:t xml:space="preserve"> the spatial region which the second occupies at </w:t>
      </w:r>
      <w:r w:rsidRPr="001D54A5">
        <w:rPr>
          <w:i/>
        </w:rPr>
        <w:t>t</w:t>
      </w:r>
      <w:r w:rsidR="002F16BE" w:rsidRPr="00035949">
        <w:rPr>
          <w:rStyle w:val="Annotation"/>
        </w:rPr>
        <w:t xml:space="preserve"> ]</w:t>
      </w:r>
    </w:p>
    <w:p w14:paraId="08E3580F" w14:textId="77777777" w:rsidR="0065182A" w:rsidRPr="00035949" w:rsidRDefault="002F16BE">
      <w:pPr>
        <w:pStyle w:val="Specification"/>
      </w:pPr>
      <w:r w:rsidRPr="00035949">
        <w:rPr>
          <w:rStyle w:val="Annotation"/>
        </w:rPr>
        <w:t>a(located_in)[</w:t>
      </w:r>
      <w:r w:rsidR="0065182A" w:rsidRPr="00035949">
        <w:rPr>
          <w:rStyle w:val="SpecificationType"/>
          <w:sz w:val="22"/>
        </w:rPr>
        <w:t>Domain</w:t>
      </w:r>
      <w:r w:rsidR="0065182A" w:rsidRPr="00035949">
        <w:t>: independent continuant</w:t>
      </w:r>
      <w:r w:rsidRPr="00035949">
        <w:rPr>
          <w:rStyle w:val="Annotation"/>
        </w:rPr>
        <w:t>]</w:t>
      </w:r>
    </w:p>
    <w:p w14:paraId="14B5E71B" w14:textId="77777777" w:rsidR="000B34A1" w:rsidRPr="00035949" w:rsidRDefault="002F16BE">
      <w:pPr>
        <w:pStyle w:val="Specification"/>
      </w:pPr>
      <w:r w:rsidRPr="00035949">
        <w:rPr>
          <w:rStyle w:val="Annotation"/>
        </w:rPr>
        <w:t>a(located_in)[</w:t>
      </w:r>
      <w:r w:rsidR="0065182A" w:rsidRPr="00035949">
        <w:rPr>
          <w:rStyle w:val="SpecificationType"/>
          <w:sz w:val="22"/>
        </w:rPr>
        <w:t>Range</w:t>
      </w:r>
      <w:r w:rsidR="0065182A" w:rsidRPr="00035949">
        <w:t xml:space="preserve">: </w:t>
      </w:r>
      <w:r w:rsidR="002001F8" w:rsidRPr="00035949">
        <w:rPr>
          <w:rStyle w:val="apple-style-span"/>
        </w:rPr>
        <w:t>independent continuant</w:t>
      </w:r>
      <w:r w:rsidRPr="00035949">
        <w:rPr>
          <w:rStyle w:val="Annotation"/>
        </w:rPr>
        <w:t>]</w:t>
      </w:r>
    </w:p>
    <w:p w14:paraId="216FBE5E" w14:textId="77777777" w:rsidR="00125281" w:rsidRPr="00035949" w:rsidRDefault="00A273EC">
      <w:pPr>
        <w:pStyle w:val="Specification"/>
      </w:pPr>
      <w:r w:rsidRPr="00035949">
        <w:rPr>
          <w:rStyle w:val="Annotation"/>
        </w:rPr>
        <w:t>as(located_in)[</w:t>
      </w:r>
      <w:r w:rsidR="00FB2EB2" w:rsidRPr="00035949">
        <w:rPr>
          <w:rStyle w:val="SpecificationType"/>
          <w:sz w:val="22"/>
        </w:rPr>
        <w:t>Examples</w:t>
      </w:r>
      <w:r w:rsidR="00FB2EB2" w:rsidRPr="00035949">
        <w:t xml:space="preserve">: your </w:t>
      </w:r>
      <w:r w:rsidR="00575080" w:rsidRPr="00035949">
        <w:rPr>
          <w:szCs w:val="23"/>
        </w:rPr>
        <w:t>arm</w:t>
      </w:r>
      <w:r w:rsidR="00FB2EB2" w:rsidRPr="00035949">
        <w:t xml:space="preserve"> </w:t>
      </w:r>
      <w:r w:rsidR="00FB2EB2" w:rsidRPr="00035949">
        <w:rPr>
          <w:b/>
        </w:rPr>
        <w:t>located_in</w:t>
      </w:r>
      <w:r w:rsidR="007A4DDC" w:rsidRPr="00035949">
        <w:rPr>
          <w:b/>
        </w:rPr>
        <w:t xml:space="preserve"> </w:t>
      </w:r>
      <w:r w:rsidR="00FB2EB2" w:rsidRPr="00035949">
        <w:t>your body</w:t>
      </w:r>
      <w:r w:rsidRPr="00035949">
        <w:rPr>
          <w:rStyle w:val="Annotation"/>
        </w:rPr>
        <w:t>\</w:t>
      </w:r>
      <w:r w:rsidR="00FB2EB2" w:rsidRPr="00035949">
        <w:t xml:space="preserve">; </w:t>
      </w:r>
      <w:r w:rsidR="006201FE" w:rsidRPr="00035949">
        <w:t xml:space="preserve">this </w:t>
      </w:r>
      <w:r w:rsidR="00FB2EB2" w:rsidRPr="00035949">
        <w:t xml:space="preserve">stem cell </w:t>
      </w:r>
      <w:r w:rsidR="00FB2EB2" w:rsidRPr="00035949">
        <w:rPr>
          <w:b/>
        </w:rPr>
        <w:t>located_in</w:t>
      </w:r>
      <w:r w:rsidR="007A4DDC" w:rsidRPr="00035949">
        <w:rPr>
          <w:b/>
        </w:rPr>
        <w:t xml:space="preserve"> </w:t>
      </w:r>
      <w:r w:rsidR="006201FE" w:rsidRPr="00035949">
        <w:t>this portion of</w:t>
      </w:r>
      <w:r w:rsidR="007A4DDC" w:rsidRPr="00035949">
        <w:t xml:space="preserve"> </w:t>
      </w:r>
      <w:r w:rsidR="00FB2EB2" w:rsidRPr="00035949">
        <w:t>bone marrow</w:t>
      </w:r>
      <w:r w:rsidRPr="00035949">
        <w:rPr>
          <w:rStyle w:val="Annotation"/>
        </w:rPr>
        <w:t>\</w:t>
      </w:r>
      <w:r w:rsidR="00FB2EB2" w:rsidRPr="00035949">
        <w:t xml:space="preserve">; </w:t>
      </w:r>
      <w:r w:rsidR="006201FE" w:rsidRPr="00035949">
        <w:t xml:space="preserve">this </w:t>
      </w:r>
      <w:r w:rsidR="00FB2EB2" w:rsidRPr="00035949">
        <w:t xml:space="preserve">portion of cocaine </w:t>
      </w:r>
      <w:r w:rsidR="00FB2EB2" w:rsidRPr="00035949">
        <w:rPr>
          <w:b/>
        </w:rPr>
        <w:t>located_in</w:t>
      </w:r>
      <w:r w:rsidR="007A4DDC" w:rsidRPr="00035949">
        <w:rPr>
          <w:b/>
        </w:rPr>
        <w:t xml:space="preserve"> </w:t>
      </w:r>
      <w:r w:rsidR="00151755" w:rsidRPr="00035949">
        <w:t>this portion</w:t>
      </w:r>
      <w:r w:rsidR="00FB2EB2" w:rsidRPr="00035949">
        <w:t xml:space="preserve"> of blood</w:t>
      </w:r>
      <w:r w:rsidRPr="00035949">
        <w:rPr>
          <w:rStyle w:val="Annotation"/>
        </w:rPr>
        <w:t>\</w:t>
      </w:r>
      <w:r w:rsidR="00125281" w:rsidRPr="00035949">
        <w:t xml:space="preserve">; Mary </w:t>
      </w:r>
      <w:r w:rsidR="00125281" w:rsidRPr="00035949">
        <w:rPr>
          <w:b/>
        </w:rPr>
        <w:t xml:space="preserve">located_in </w:t>
      </w:r>
      <w:r w:rsidR="00125281" w:rsidRPr="00035949">
        <w:t>Salzburg</w:t>
      </w:r>
      <w:r w:rsidRPr="00035949">
        <w:rPr>
          <w:rStyle w:val="Annotation"/>
        </w:rPr>
        <w:t>\</w:t>
      </w:r>
      <w:r w:rsidR="00125281" w:rsidRPr="00035949">
        <w:t xml:space="preserve">; the Empire State Building </w:t>
      </w:r>
      <w:r w:rsidR="00125281" w:rsidRPr="00035949">
        <w:rPr>
          <w:b/>
        </w:rPr>
        <w:t xml:space="preserve">located_in </w:t>
      </w:r>
      <w:r w:rsidR="00125281" w:rsidRPr="00035949">
        <w:t>New York.</w:t>
      </w:r>
      <w:r w:rsidRPr="00035949">
        <w:rPr>
          <w:rStyle w:val="Annotation"/>
        </w:rPr>
        <w:t xml:space="preserve"> ]</w:t>
      </w:r>
    </w:p>
    <w:p w14:paraId="56E6E188" w14:textId="4C4BD0F6" w:rsidR="00187F8C" w:rsidRPr="00035949" w:rsidRDefault="00A273EC">
      <w:pPr>
        <w:pStyle w:val="Specification"/>
      </w:pPr>
      <w:r w:rsidRPr="00035949">
        <w:rPr>
          <w:rStyle w:val="Annotation"/>
        </w:rPr>
        <w:t>a</w:t>
      </w:r>
      <w:r w:rsidR="00BC02F8" w:rsidRPr="00035949">
        <w:rPr>
          <w:rStyle w:val="Annotation"/>
        </w:rPr>
        <w:t>t</w:t>
      </w:r>
      <w:r w:rsidRPr="00035949">
        <w:rPr>
          <w:rStyle w:val="Annotation"/>
        </w:rPr>
        <w:t>(located_in)[</w:t>
      </w:r>
      <w:r w:rsidR="00236D40" w:rsidRPr="00035949">
        <w:rPr>
          <w:rStyle w:val="SpecificationType"/>
          <w:sz w:val="22"/>
        </w:rPr>
        <w:t>Axiom</w:t>
      </w:r>
      <w:r w:rsidR="00236D40" w:rsidRPr="00035949">
        <w:rPr>
          <w:smallCaps/>
        </w:rPr>
        <w:t>:</w:t>
      </w:r>
      <w:r w:rsidR="00187F8C" w:rsidRPr="00035949">
        <w:t xml:space="preserve"> </w:t>
      </w:r>
      <w:r w:rsidR="00187F8C" w:rsidRPr="00035949">
        <w:rPr>
          <w:b/>
        </w:rPr>
        <w:t>Located_in</w:t>
      </w:r>
      <w:r w:rsidR="00187F8C" w:rsidRPr="00035949">
        <w:t xml:space="preserve"> is transitive</w:t>
      </w:r>
      <w:r w:rsidR="006D323D" w:rsidRPr="00035949">
        <w:t>. [046-001]</w:t>
      </w:r>
      <w:r w:rsidR="008B638C" w:rsidRPr="00035949">
        <w:t xml:space="preserve"> </w:t>
      </w:r>
      <w:r w:rsidR="009A41C8" w:rsidRPr="00035949">
        <w:rPr>
          <w:rStyle w:val="Annotation"/>
        </w:rPr>
        <w:t>/*</w:t>
      </w:r>
    </w:p>
    <w:p w14:paraId="7266FFE3" w14:textId="2B0E1865" w:rsidR="00F4014E" w:rsidRPr="00035949" w:rsidRDefault="006B789E">
      <w:pPr>
        <w:ind w:left="1440"/>
      </w:pPr>
      <w:r w:rsidRPr="00035949">
        <w:rPr>
          <w:i/>
        </w:rPr>
        <w:t>b</w:t>
      </w:r>
      <w:r w:rsidR="00F4014E" w:rsidRPr="00035949">
        <w:t xml:space="preserve"> </w:t>
      </w:r>
      <w:r w:rsidR="00F4014E" w:rsidRPr="00035949">
        <w:rPr>
          <w:b/>
        </w:rPr>
        <w:t>located_in</w:t>
      </w:r>
      <w:r w:rsidR="00F4014E" w:rsidRPr="00035949">
        <w:t xml:space="preserve"> </w:t>
      </w:r>
      <w:r w:rsidRPr="00035949">
        <w:rPr>
          <w:i/>
        </w:rPr>
        <w:t>c</w:t>
      </w:r>
      <w:r w:rsidR="00F4014E" w:rsidRPr="00035949">
        <w:t xml:space="preserve"> at </w:t>
      </w:r>
      <w:r w:rsidR="00F4014E" w:rsidRPr="00035949">
        <w:rPr>
          <w:i/>
        </w:rPr>
        <w:t>t</w:t>
      </w:r>
      <w:r w:rsidR="00F4014E" w:rsidRPr="00035949">
        <w:t xml:space="preserve"> and </w:t>
      </w:r>
      <w:r w:rsidRPr="00035949">
        <w:rPr>
          <w:i/>
        </w:rPr>
        <w:t>c</w:t>
      </w:r>
      <w:r w:rsidR="00F4014E" w:rsidRPr="00035949">
        <w:t xml:space="preserve"> </w:t>
      </w:r>
      <w:r w:rsidR="00F4014E" w:rsidRPr="00035949">
        <w:rPr>
          <w:b/>
        </w:rPr>
        <w:t>located_in</w:t>
      </w:r>
      <w:r w:rsidR="00F4014E" w:rsidRPr="00035949">
        <w:t xml:space="preserve"> </w:t>
      </w:r>
      <w:r w:rsidRPr="00035949">
        <w:rPr>
          <w:i/>
        </w:rPr>
        <w:t>d</w:t>
      </w:r>
      <w:r w:rsidR="00F4014E" w:rsidRPr="00035949">
        <w:t xml:space="preserve"> at </w:t>
      </w:r>
      <w:r w:rsidR="00F4014E" w:rsidRPr="00035949">
        <w:rPr>
          <w:i/>
        </w:rPr>
        <w:t>t</w:t>
      </w:r>
      <w:r w:rsidR="00F4014E" w:rsidRPr="00035949">
        <w:t xml:space="preserve">, then </w:t>
      </w:r>
      <w:r w:rsidRPr="00035949">
        <w:rPr>
          <w:i/>
        </w:rPr>
        <w:t>b</w:t>
      </w:r>
      <w:r w:rsidR="00F4014E" w:rsidRPr="00035949">
        <w:t xml:space="preserve"> </w:t>
      </w:r>
      <w:r w:rsidR="00F4014E" w:rsidRPr="00035949">
        <w:rPr>
          <w:b/>
        </w:rPr>
        <w:t>located_in</w:t>
      </w:r>
      <w:r w:rsidR="00F4014E" w:rsidRPr="00035949">
        <w:t xml:space="preserve"> </w:t>
      </w:r>
      <w:r w:rsidRPr="00035949">
        <w:rPr>
          <w:i/>
        </w:rPr>
        <w:t>d</w:t>
      </w:r>
      <w:r w:rsidR="00BC02F8" w:rsidRPr="00035949">
        <w:rPr>
          <w:i/>
        </w:rPr>
        <w:t xml:space="preserve"> at t</w:t>
      </w:r>
      <w:r w:rsidR="009A41C8" w:rsidRPr="00035949">
        <w:rPr>
          <w:rStyle w:val="Annotation"/>
        </w:rPr>
        <w:t>*/</w:t>
      </w:r>
      <w:r w:rsidR="00A273EC" w:rsidRPr="00035949">
        <w:rPr>
          <w:rStyle w:val="Annotation"/>
        </w:rPr>
        <w:t>]</w:t>
      </w:r>
    </w:p>
    <w:p w14:paraId="74738D5D" w14:textId="01907CF5" w:rsidR="008B638C" w:rsidRPr="00035949" w:rsidRDefault="009A41C8">
      <w:pPr>
        <w:pStyle w:val="Specification"/>
      </w:pPr>
      <w:r w:rsidRPr="00035949">
        <w:rPr>
          <w:rStyle w:val="Annotation"/>
        </w:rPr>
        <w:t>as(independent continuant)[</w:t>
      </w:r>
      <w:r w:rsidR="008B638C" w:rsidRPr="00035949">
        <w:rPr>
          <w:smallCaps/>
        </w:rPr>
        <w:t>Axiom</w:t>
      </w:r>
      <w:r w:rsidR="008B638C" w:rsidRPr="00035949">
        <w:t xml:space="preserve">: For any independent continuant </w:t>
      </w:r>
      <w:r w:rsidR="006B789E" w:rsidRPr="00035949">
        <w:rPr>
          <w:i/>
        </w:rPr>
        <w:t>b</w:t>
      </w:r>
      <w:r w:rsidR="008B638C" w:rsidRPr="00035949">
        <w:rPr>
          <w:i/>
        </w:rPr>
        <w:t xml:space="preserve"> </w:t>
      </w:r>
      <w:r w:rsidR="008B638C" w:rsidRPr="00035949">
        <w:t xml:space="preserve">and any time </w:t>
      </w:r>
      <w:r w:rsidR="008B638C" w:rsidRPr="00035949">
        <w:rPr>
          <w:i/>
        </w:rPr>
        <w:t xml:space="preserve">t </w:t>
      </w:r>
      <w:r w:rsidR="008B638C" w:rsidRPr="00035949">
        <w:t xml:space="preserve">there is some </w:t>
      </w:r>
      <w:r w:rsidR="008B638C" w:rsidRPr="00035949">
        <w:rPr>
          <w:i/>
        </w:rPr>
        <w:t>spatial region r</w:t>
      </w:r>
      <w:r w:rsidR="008B638C" w:rsidRPr="00035949">
        <w:t xml:space="preserve"> such that </w:t>
      </w:r>
      <w:r w:rsidR="006B789E" w:rsidRPr="00035949">
        <w:rPr>
          <w:i/>
        </w:rPr>
        <w:t>b</w:t>
      </w:r>
      <w:r w:rsidR="008B638C" w:rsidRPr="00035949">
        <w:rPr>
          <w:i/>
        </w:rPr>
        <w:t xml:space="preserve"> </w:t>
      </w:r>
      <w:r w:rsidR="008B638C" w:rsidRPr="00035949">
        <w:t xml:space="preserve">is </w:t>
      </w:r>
      <w:r w:rsidR="008B638C" w:rsidRPr="00035949">
        <w:rPr>
          <w:b/>
        </w:rPr>
        <w:t xml:space="preserve">located_in </w:t>
      </w:r>
      <w:r w:rsidR="008B638C" w:rsidRPr="00035949">
        <w:rPr>
          <w:i/>
        </w:rPr>
        <w:t>r</w:t>
      </w:r>
      <w:r w:rsidR="008B638C" w:rsidRPr="00035949">
        <w:rPr>
          <w:b/>
          <w:i/>
        </w:rPr>
        <w:t xml:space="preserve"> </w:t>
      </w:r>
      <w:r w:rsidR="008B638C" w:rsidRPr="00035949">
        <w:rPr>
          <w:b/>
        </w:rPr>
        <w:t xml:space="preserve">at </w:t>
      </w:r>
      <w:r w:rsidR="008B638C" w:rsidRPr="00035949">
        <w:rPr>
          <w:i/>
        </w:rPr>
        <w:t>t.</w:t>
      </w:r>
      <w:r w:rsidR="008B638C" w:rsidRPr="00035949">
        <w:t xml:space="preserve"> [</w:t>
      </w:r>
      <w:r w:rsidR="00A11862" w:rsidRPr="00035949">
        <w:t>134</w:t>
      </w:r>
      <w:r w:rsidR="008B638C" w:rsidRPr="00035949">
        <w:t>-001]</w:t>
      </w:r>
    </w:p>
    <w:p w14:paraId="10032A31" w14:textId="5020F355" w:rsidR="008B638C" w:rsidRPr="00035949" w:rsidRDefault="008B638C">
      <w:pPr>
        <w:pStyle w:val="Specification"/>
      </w:pPr>
      <w:r w:rsidRPr="00035949">
        <w:rPr>
          <w:rStyle w:val="SpecificationType"/>
          <w:sz w:val="22"/>
        </w:rPr>
        <w:t>Axiom:</w:t>
      </w:r>
      <w:r w:rsidRPr="00035949">
        <w:t xml:space="preserve"> For any independent continuant </w:t>
      </w:r>
      <w:r w:rsidR="006B789E" w:rsidRPr="00035949">
        <w:rPr>
          <w:i/>
        </w:rPr>
        <w:t>b</w:t>
      </w:r>
      <w:r w:rsidRPr="00035949">
        <w:rPr>
          <w:i/>
        </w:rPr>
        <w:t xml:space="preserve"> </w:t>
      </w:r>
      <w:r w:rsidRPr="00035949">
        <w:t xml:space="preserve">and any time </w:t>
      </w:r>
      <w:r w:rsidRPr="00035949">
        <w:rPr>
          <w:i/>
        </w:rPr>
        <w:t>t</w:t>
      </w:r>
      <w:r w:rsidRPr="00035949">
        <w:t xml:space="preserve">, if </w:t>
      </w:r>
      <w:r w:rsidR="006B789E" w:rsidRPr="00035949">
        <w:rPr>
          <w:i/>
        </w:rPr>
        <w:t>b</w:t>
      </w:r>
      <w:r w:rsidRPr="00035949">
        <w:rPr>
          <w:i/>
        </w:rPr>
        <w:t xml:space="preserve"> </w:t>
      </w:r>
      <w:r w:rsidRPr="00035949">
        <w:t xml:space="preserve">is </w:t>
      </w:r>
      <w:r w:rsidRPr="00035949">
        <w:rPr>
          <w:b/>
        </w:rPr>
        <w:t xml:space="preserve">located_in </w:t>
      </w:r>
      <w:r w:rsidRPr="00035949">
        <w:rPr>
          <w:i/>
        </w:rPr>
        <w:t>r</w:t>
      </w:r>
      <w:r w:rsidRPr="00035949">
        <w:rPr>
          <w:b/>
          <w:i/>
        </w:rPr>
        <w:t xml:space="preserve"> </w:t>
      </w:r>
      <w:r w:rsidRPr="00035949">
        <w:rPr>
          <w:b/>
        </w:rPr>
        <w:t xml:space="preserve">at </w:t>
      </w:r>
      <w:r w:rsidRPr="00035949">
        <w:rPr>
          <w:i/>
        </w:rPr>
        <w:t xml:space="preserve">t </w:t>
      </w:r>
      <w:r w:rsidRPr="00035949">
        <w:t xml:space="preserve">then there is some region </w:t>
      </w:r>
      <w:r w:rsidRPr="00035949">
        <w:rPr>
          <w:i/>
        </w:rPr>
        <w:t>r</w:t>
      </w:r>
      <w:r w:rsidRPr="00035949">
        <w:rPr>
          <w:i/>
        </w:rPr>
        <w:sym w:font="Symbol" w:char="F0A2"/>
      </w:r>
      <w:r w:rsidRPr="00035949">
        <w:rPr>
          <w:i/>
        </w:rPr>
        <w:t xml:space="preserve"> </w:t>
      </w:r>
      <w:r w:rsidRPr="00035949">
        <w:t xml:space="preserve">that is </w:t>
      </w:r>
      <w:r w:rsidRPr="00035949">
        <w:rPr>
          <w:b/>
        </w:rPr>
        <w:t xml:space="preserve">continuant_part_of </w:t>
      </w:r>
      <w:r w:rsidRPr="00035949">
        <w:rPr>
          <w:i/>
        </w:rPr>
        <w:t xml:space="preserve">r </w:t>
      </w:r>
      <w:r w:rsidRPr="00035949">
        <w:t xml:space="preserve">and such that </w:t>
      </w:r>
      <w:r w:rsidR="006B789E" w:rsidRPr="00035949">
        <w:rPr>
          <w:i/>
        </w:rPr>
        <w:t>b</w:t>
      </w:r>
      <w:r w:rsidRPr="00035949">
        <w:rPr>
          <w:i/>
        </w:rPr>
        <w:t xml:space="preserve"> </w:t>
      </w:r>
      <w:r w:rsidRPr="00035949">
        <w:t xml:space="preserve">is </w:t>
      </w:r>
      <w:r w:rsidR="00555732" w:rsidRPr="00035949">
        <w:rPr>
          <w:b/>
        </w:rPr>
        <w:t>occupies_spatial_region</w:t>
      </w:r>
      <w:r w:rsidRPr="00035949">
        <w:rPr>
          <w:i/>
        </w:rPr>
        <w:t xml:space="preserve"> r</w:t>
      </w:r>
      <w:r w:rsidRPr="00035949">
        <w:rPr>
          <w:i/>
        </w:rPr>
        <w:sym w:font="Symbol" w:char="F0A2"/>
      </w:r>
      <w:r w:rsidRPr="00035949">
        <w:rPr>
          <w:i/>
        </w:rPr>
        <w:t xml:space="preserve"> </w:t>
      </w:r>
      <w:r w:rsidRPr="00035949">
        <w:rPr>
          <w:b/>
        </w:rPr>
        <w:t>at</w:t>
      </w:r>
      <w:r w:rsidRPr="00035949">
        <w:t xml:space="preserve"> </w:t>
      </w:r>
      <w:r w:rsidRPr="00035949">
        <w:rPr>
          <w:i/>
        </w:rPr>
        <w:t>t.</w:t>
      </w:r>
      <w:r w:rsidRPr="00035949">
        <w:t xml:space="preserve"> </w:t>
      </w:r>
      <w:r w:rsidRPr="00035949">
        <w:rPr>
          <w:i/>
        </w:rPr>
        <w:t xml:space="preserve">  </w:t>
      </w:r>
      <w:r w:rsidRPr="00035949">
        <w:t>[</w:t>
      </w:r>
      <w:r w:rsidR="00A11862" w:rsidRPr="00035949">
        <w:t>135</w:t>
      </w:r>
      <w:r w:rsidRPr="00035949">
        <w:t>-001]</w:t>
      </w:r>
      <w:r w:rsidR="009A41C8" w:rsidRPr="00035949">
        <w:rPr>
          <w:rStyle w:val="Annotation"/>
        </w:rPr>
        <w:t>]</w:t>
      </w:r>
    </w:p>
    <w:p w14:paraId="64764196" w14:textId="4A25EBB4" w:rsidR="001A5D90" w:rsidRPr="00035949" w:rsidRDefault="00187F8C">
      <w:r w:rsidRPr="00035949">
        <w:t xml:space="preserve">For all </w:t>
      </w:r>
      <w:r w:rsidR="006B789E" w:rsidRPr="00035949">
        <w:t xml:space="preserve">independent continuants </w:t>
      </w:r>
      <w:r w:rsidRPr="00035949">
        <w:rPr>
          <w:i/>
        </w:rPr>
        <w:t>a</w:t>
      </w:r>
      <w:r w:rsidRPr="00035949">
        <w:t xml:space="preserve"> and </w:t>
      </w:r>
      <w:r w:rsidRPr="00035949">
        <w:rPr>
          <w:i/>
        </w:rPr>
        <w:t>b</w:t>
      </w:r>
      <w:r w:rsidRPr="00035949">
        <w:t>, parthood implies location</w:t>
      </w:r>
      <w:r w:rsidR="006B789E" w:rsidRPr="00035949">
        <w:t>.</w:t>
      </w:r>
      <w:r w:rsidRPr="00035949">
        <w:t xml:space="preserve"> </w:t>
      </w:r>
    </w:p>
    <w:p w14:paraId="27BF02A4" w14:textId="78055684" w:rsidR="00187F8C" w:rsidRPr="00035949" w:rsidRDefault="00EF5941">
      <w:pPr>
        <w:pStyle w:val="Specification"/>
      </w:pPr>
      <w:r w:rsidRPr="00035949">
        <w:rPr>
          <w:rStyle w:val="Annotation"/>
        </w:rPr>
        <w:t>a</w:t>
      </w:r>
      <w:r w:rsidR="00BC02F8" w:rsidRPr="00035949">
        <w:rPr>
          <w:rStyle w:val="Annotation"/>
        </w:rPr>
        <w:t>t</w:t>
      </w:r>
      <w:r w:rsidRPr="00035949">
        <w:rPr>
          <w:rStyle w:val="Annotation"/>
        </w:rPr>
        <w:t>(</w:t>
      </w:r>
      <w:r w:rsidR="00462B13" w:rsidRPr="00035949">
        <w:rPr>
          <w:rStyle w:val="Annotation"/>
        </w:rPr>
        <w:t>continuant_part_of</w:t>
      </w:r>
      <w:r w:rsidRPr="00035949">
        <w:rPr>
          <w:rStyle w:val="Annotation"/>
        </w:rPr>
        <w:t>)[</w:t>
      </w:r>
      <w:r w:rsidR="00BC4A0D" w:rsidRPr="00035949">
        <w:rPr>
          <w:rStyle w:val="SpecificationType"/>
          <w:sz w:val="22"/>
        </w:rPr>
        <w:t>Axiom</w:t>
      </w:r>
      <w:r w:rsidR="00BC4A0D" w:rsidRPr="00035949">
        <w:t xml:space="preserve">: </w:t>
      </w:r>
      <w:r w:rsidR="00187F8C" w:rsidRPr="00035949">
        <w:t xml:space="preserve">if </w:t>
      </w:r>
      <w:r w:rsidR="008A6944" w:rsidRPr="00035949">
        <w:rPr>
          <w:i/>
        </w:rPr>
        <w:t>b</w:t>
      </w:r>
      <w:r w:rsidR="00187F8C" w:rsidRPr="00035949">
        <w:t xml:space="preserve"> </w:t>
      </w:r>
      <w:r w:rsidR="003D5797" w:rsidRPr="00035949">
        <w:rPr>
          <w:b/>
        </w:rPr>
        <w:t>continuant_</w:t>
      </w:r>
      <w:r w:rsidR="00187F8C" w:rsidRPr="00035949">
        <w:rPr>
          <w:b/>
        </w:rPr>
        <w:t>part_of</w:t>
      </w:r>
      <w:r w:rsidR="00187F8C" w:rsidRPr="00035949">
        <w:t xml:space="preserve"> </w:t>
      </w:r>
      <w:r w:rsidR="008A6944" w:rsidRPr="00035949">
        <w:rPr>
          <w:i/>
        </w:rPr>
        <w:t>c</w:t>
      </w:r>
      <w:r w:rsidR="00187F8C" w:rsidRPr="00035949">
        <w:t xml:space="preserve"> </w:t>
      </w:r>
      <w:r w:rsidR="00187F8C" w:rsidRPr="00035949">
        <w:rPr>
          <w:b/>
        </w:rPr>
        <w:t>at</w:t>
      </w:r>
      <w:r w:rsidR="001A5D90" w:rsidRPr="00035949">
        <w:t xml:space="preserve"> </w:t>
      </w:r>
      <w:r w:rsidR="001A5D90" w:rsidRPr="00035949">
        <w:rPr>
          <w:i/>
        </w:rPr>
        <w:t>t</w:t>
      </w:r>
      <w:r w:rsidR="001A5D90" w:rsidRPr="00035949">
        <w:t xml:space="preserve"> </w:t>
      </w:r>
      <w:r w:rsidR="006B789E" w:rsidRPr="00035949">
        <w:t xml:space="preserve">and </w:t>
      </w:r>
      <w:r w:rsidR="008A6944" w:rsidRPr="00035949">
        <w:rPr>
          <w:i/>
        </w:rPr>
        <w:t>b</w:t>
      </w:r>
      <w:r w:rsidR="006B789E" w:rsidRPr="00035949">
        <w:rPr>
          <w:i/>
        </w:rPr>
        <w:t xml:space="preserve"> </w:t>
      </w:r>
      <w:r w:rsidR="006B789E" w:rsidRPr="00035949">
        <w:t xml:space="preserve">is an independent continuant, then </w:t>
      </w:r>
      <w:r w:rsidR="008A6944" w:rsidRPr="00035949">
        <w:rPr>
          <w:i/>
        </w:rPr>
        <w:t>b</w:t>
      </w:r>
      <w:r w:rsidR="00187F8C" w:rsidRPr="00035949">
        <w:t xml:space="preserve"> is </w:t>
      </w:r>
      <w:r w:rsidR="00187F8C" w:rsidRPr="00035949">
        <w:rPr>
          <w:b/>
        </w:rPr>
        <w:t>located_in</w:t>
      </w:r>
      <w:r w:rsidR="00E34F31" w:rsidRPr="00035949">
        <w:t xml:space="preserve"> </w:t>
      </w:r>
      <w:r w:rsidR="008A6944" w:rsidRPr="00035949">
        <w:rPr>
          <w:i/>
        </w:rPr>
        <w:t>c</w:t>
      </w:r>
      <w:r w:rsidR="00187F8C" w:rsidRPr="00035949">
        <w:t xml:space="preserve"> </w:t>
      </w:r>
      <w:r w:rsidR="00187F8C" w:rsidRPr="00035949">
        <w:rPr>
          <w:b/>
        </w:rPr>
        <w:t>at</w:t>
      </w:r>
      <w:r w:rsidR="00187F8C" w:rsidRPr="00035949">
        <w:t xml:space="preserve"> </w:t>
      </w:r>
      <w:r w:rsidR="001A5D90" w:rsidRPr="00035949">
        <w:rPr>
          <w:i/>
        </w:rPr>
        <w:t>t.</w:t>
      </w:r>
      <w:r w:rsidR="006D323D" w:rsidRPr="00035949">
        <w:t xml:space="preserve"> [047-00</w:t>
      </w:r>
      <w:r w:rsidR="006B789E" w:rsidRPr="00035949">
        <w:t>2</w:t>
      </w:r>
      <w:r w:rsidR="006D323D" w:rsidRPr="00035949">
        <w:t>]</w:t>
      </w:r>
      <w:r w:rsidRPr="00035949">
        <w:rPr>
          <w:rStyle w:val="Annotation"/>
        </w:rPr>
        <w:t xml:space="preserve"> ]</w:t>
      </w:r>
    </w:p>
    <w:p w14:paraId="65D51DAD" w14:textId="77777777" w:rsidR="00125281" w:rsidRPr="00035949" w:rsidRDefault="00125281">
      <w:pPr>
        <w:rPr>
          <w:b/>
        </w:rPr>
      </w:pPr>
      <w:r w:rsidRPr="00035949">
        <w:t xml:space="preserve">Sites and boundaries, too, may stand in the </w:t>
      </w:r>
      <w:r w:rsidRPr="00035949">
        <w:rPr>
          <w:b/>
        </w:rPr>
        <w:t>located_in</w:t>
      </w:r>
      <w:r w:rsidRPr="00035949">
        <w:t xml:space="preserve"> relation, as for example when we say that 5th Avenue is </w:t>
      </w:r>
      <w:r w:rsidRPr="00035949">
        <w:rPr>
          <w:b/>
        </w:rPr>
        <w:t>located in</w:t>
      </w:r>
      <w:r w:rsidRPr="00035949">
        <w:t xml:space="preserve"> New York, or that </w:t>
      </w:r>
      <w:r w:rsidR="00EC4835" w:rsidRPr="00035949">
        <w:t>a portion</w:t>
      </w:r>
      <w:r w:rsidR="00334D1D" w:rsidRPr="00035949">
        <w:t xml:space="preserve"> of </w:t>
      </w:r>
      <w:r w:rsidRPr="00035949">
        <w:t xml:space="preserve">the Franco-German boundary </w:t>
      </w:r>
      <w:r w:rsidR="00EC4835" w:rsidRPr="00035949">
        <w:t xml:space="preserve">is </w:t>
      </w:r>
      <w:r w:rsidR="00334D1D" w:rsidRPr="00035949">
        <w:rPr>
          <w:b/>
        </w:rPr>
        <w:t>located in</w:t>
      </w:r>
      <w:r w:rsidR="00334D1D" w:rsidRPr="00035949">
        <w:t xml:space="preserve"> the Rhein valley. </w:t>
      </w:r>
    </w:p>
    <w:p w14:paraId="3BE0565B" w14:textId="77777777" w:rsidR="00F33687" w:rsidRPr="00035949" w:rsidRDefault="00EC4835" w:rsidP="00140957">
      <w:pPr>
        <w:pStyle w:val="Heading4"/>
      </w:pPr>
      <w:bookmarkStart w:id="262" w:name="_Toc501053105"/>
      <w:r w:rsidRPr="00035949">
        <w:lastRenderedPageBreak/>
        <w:t>Problem cases for the located_in relation</w:t>
      </w:r>
      <w:bookmarkEnd w:id="262"/>
      <w:r w:rsidRPr="00035949">
        <w:t xml:space="preserve"> </w:t>
      </w:r>
    </w:p>
    <w:p w14:paraId="285DB91A" w14:textId="087FC87C" w:rsidR="00F732B3" w:rsidRPr="00035949" w:rsidRDefault="00F1597E" w:rsidP="00F35550">
      <w:pPr>
        <w:rPr>
          <w:b/>
        </w:rPr>
      </w:pPr>
      <w:r w:rsidRPr="00035949">
        <w:t>As pointed out in [</w:t>
      </w:r>
      <w:r w:rsidR="00EC6A9C" w:rsidRPr="00035949">
        <w:fldChar w:fldCharType="begin"/>
      </w:r>
      <w:r w:rsidR="00EC6A9C" w:rsidRPr="00035949">
        <w:instrText xml:space="preserve"> REF _Ref309482413 \r \h  \* MERGEFORMAT </w:instrText>
      </w:r>
      <w:r w:rsidR="00EC6A9C" w:rsidRPr="00035949">
        <w:fldChar w:fldCharType="separate"/>
      </w:r>
      <w:r w:rsidR="000A7629">
        <w:t>52</w:t>
      </w:r>
      <w:r w:rsidR="00EC6A9C" w:rsidRPr="00035949">
        <w:fldChar w:fldCharType="end"/>
      </w:r>
      <w:r w:rsidRPr="00035949">
        <w:t xml:space="preserve">] there are problem cases for this account, in that, for example an insect located near the stem of a wine glass would be counted as </w:t>
      </w:r>
      <w:r w:rsidRPr="00035949">
        <w:rPr>
          <w:b/>
        </w:rPr>
        <w:t xml:space="preserve">located_in </w:t>
      </w:r>
      <w:r w:rsidRPr="00035949">
        <w:t>the wine glass</w:t>
      </w:r>
      <w:r w:rsidR="00F732B3" w:rsidRPr="00035949">
        <w:t xml:space="preserve">; similarly crumbs placed in the hole of a donut would be counted as </w:t>
      </w:r>
      <w:r w:rsidR="00F732B3" w:rsidRPr="00035949">
        <w:rPr>
          <w:b/>
        </w:rPr>
        <w:t xml:space="preserve">located_in </w:t>
      </w:r>
      <w:r w:rsidR="00F732B3" w:rsidRPr="00035949">
        <w:t xml:space="preserve">the donut. Briefly, users of </w:t>
      </w:r>
      <w:r w:rsidR="00F732B3" w:rsidRPr="00035949">
        <w:rPr>
          <w:b/>
        </w:rPr>
        <w:t>located_in</w:t>
      </w:r>
      <w:r w:rsidR="00F732B3" w:rsidRPr="00035949">
        <w:t xml:space="preserve"> should use an intuitive test to the effect that: if </w:t>
      </w:r>
      <w:r w:rsidR="008A6944" w:rsidRPr="00035949">
        <w:rPr>
          <w:i/>
        </w:rPr>
        <w:t>b</w:t>
      </w:r>
      <w:r w:rsidR="00F732B3" w:rsidRPr="00035949">
        <w:rPr>
          <w:i/>
        </w:rPr>
        <w:t xml:space="preserve"> </w:t>
      </w:r>
      <w:r w:rsidR="00F732B3" w:rsidRPr="00035949">
        <w:t xml:space="preserve">is not in the interior of </w:t>
      </w:r>
      <w:r w:rsidR="008A6944" w:rsidRPr="00035949">
        <w:rPr>
          <w:i/>
        </w:rPr>
        <w:t>c</w:t>
      </w:r>
      <w:r w:rsidR="00F732B3" w:rsidRPr="00035949">
        <w:rPr>
          <w:i/>
        </w:rPr>
        <w:t xml:space="preserve"> </w:t>
      </w:r>
      <w:r w:rsidR="00F732B3" w:rsidRPr="00035949">
        <w:t xml:space="preserve">but is rather in some hole or cavity attached to </w:t>
      </w:r>
      <w:r w:rsidR="008A6944" w:rsidRPr="00035949">
        <w:rPr>
          <w:i/>
        </w:rPr>
        <w:t>c</w:t>
      </w:r>
      <w:r w:rsidR="00F732B3" w:rsidRPr="00035949">
        <w:t xml:space="preserve">’s outer boundary, then </w:t>
      </w:r>
      <w:r w:rsidR="008A6944" w:rsidRPr="00035949">
        <w:rPr>
          <w:i/>
        </w:rPr>
        <w:t>b</w:t>
      </w:r>
      <w:r w:rsidR="00F732B3" w:rsidRPr="00035949">
        <w:rPr>
          <w:i/>
        </w:rPr>
        <w:t xml:space="preserve"> </w:t>
      </w:r>
      <w:r w:rsidR="00F732B3" w:rsidRPr="00035949">
        <w:rPr>
          <w:b/>
        </w:rPr>
        <w:t xml:space="preserve">located_in </w:t>
      </w:r>
      <w:r w:rsidR="008A6944" w:rsidRPr="00035949">
        <w:rPr>
          <w:i/>
        </w:rPr>
        <w:t>c</w:t>
      </w:r>
      <w:r w:rsidR="00F732B3" w:rsidRPr="00035949">
        <w:rPr>
          <w:i/>
        </w:rPr>
        <w:t xml:space="preserve"> </w:t>
      </w:r>
      <w:r w:rsidR="00F732B3" w:rsidRPr="00035949">
        <w:t>will obtain only if this hole is a fillable hole in the sense defined by Casati and Varzi [</w:t>
      </w:r>
      <w:r w:rsidR="00EC6A9C" w:rsidRPr="00035949">
        <w:fldChar w:fldCharType="begin"/>
      </w:r>
      <w:r w:rsidR="00EC6A9C" w:rsidRPr="00035949">
        <w:instrText xml:space="preserve"> REF _Ref309482413 \r \h  \* MERGEFORMAT </w:instrText>
      </w:r>
      <w:r w:rsidR="00EC6A9C" w:rsidRPr="00035949">
        <w:fldChar w:fldCharType="separate"/>
      </w:r>
      <w:r w:rsidR="000A7629">
        <w:t>52</w:t>
      </w:r>
      <w:r w:rsidR="00EC6A9C" w:rsidRPr="00035949">
        <w:fldChar w:fldCharType="end"/>
      </w:r>
      <w:r w:rsidR="00F732B3" w:rsidRPr="00035949">
        <w:t xml:space="preserve">]. The </w:t>
      </w:r>
      <w:r w:rsidR="00193F25" w:rsidRPr="00035949">
        <w:t>cup-shaped hole in the wine glass is fillable in this sense; not however the concave spaces around the stem.</w:t>
      </w:r>
    </w:p>
    <w:p w14:paraId="2E92DE55" w14:textId="77777777" w:rsidR="00F33687" w:rsidRPr="00035949" w:rsidRDefault="001A5D90" w:rsidP="00140957">
      <w:pPr>
        <w:pStyle w:val="Heading4"/>
      </w:pPr>
      <w:bookmarkStart w:id="263" w:name="_Toc501053106"/>
      <w:r w:rsidRPr="00035949">
        <w:t>Cha</w:t>
      </w:r>
      <w:r w:rsidR="0065182A" w:rsidRPr="00035949">
        <w:t>ining rules</w:t>
      </w:r>
      <w:bookmarkEnd w:id="263"/>
    </w:p>
    <w:p w14:paraId="53682C15" w14:textId="5154FDA1" w:rsidR="001A5D90" w:rsidRPr="00035949" w:rsidRDefault="00173A0B">
      <w:pPr>
        <w:pStyle w:val="Specification"/>
      </w:pPr>
      <w:r w:rsidRPr="00035949">
        <w:rPr>
          <w:rStyle w:val="Annotation"/>
        </w:rPr>
        <w:t>a(located_in)[</w:t>
      </w:r>
      <w:r w:rsidR="00BC4A0D" w:rsidRPr="00035949">
        <w:rPr>
          <w:rStyle w:val="SpecificationType"/>
          <w:sz w:val="22"/>
        </w:rPr>
        <w:t>Axiom</w:t>
      </w:r>
      <w:r w:rsidR="00BC4A0D" w:rsidRPr="00035949">
        <w:t xml:space="preserve">: </w:t>
      </w:r>
      <w:r w:rsidR="00187F8C" w:rsidRPr="00035949">
        <w:t xml:space="preserve">for all </w:t>
      </w:r>
      <w:r w:rsidR="00334D1D" w:rsidRPr="00035949">
        <w:t xml:space="preserve">independent continuants </w:t>
      </w:r>
      <w:r w:rsidR="008A6944" w:rsidRPr="00035949">
        <w:rPr>
          <w:i/>
        </w:rPr>
        <w:t>b</w:t>
      </w:r>
      <w:r w:rsidR="00187F8C" w:rsidRPr="00035949">
        <w:t xml:space="preserve">, </w:t>
      </w:r>
      <w:r w:rsidR="008A6944" w:rsidRPr="00035949">
        <w:rPr>
          <w:i/>
        </w:rPr>
        <w:t>c</w:t>
      </w:r>
      <w:r w:rsidR="00187F8C" w:rsidRPr="00035949">
        <w:t xml:space="preserve">, and </w:t>
      </w:r>
      <w:r w:rsidR="008A6944" w:rsidRPr="00035949">
        <w:rPr>
          <w:i/>
        </w:rPr>
        <w:t>d</w:t>
      </w:r>
      <w:r w:rsidR="00187F8C" w:rsidRPr="00035949">
        <w:t xml:space="preserve">:  if </w:t>
      </w:r>
      <w:r w:rsidR="008A6944" w:rsidRPr="00035949">
        <w:rPr>
          <w:i/>
        </w:rPr>
        <w:t>b</w:t>
      </w:r>
      <w:r w:rsidR="00187F8C" w:rsidRPr="00035949">
        <w:rPr>
          <w:i/>
        </w:rPr>
        <w:t xml:space="preserve"> </w:t>
      </w:r>
      <w:r w:rsidR="003D5797" w:rsidRPr="00035949">
        <w:rPr>
          <w:b/>
        </w:rPr>
        <w:t>continuant_</w:t>
      </w:r>
      <w:r w:rsidR="00187F8C" w:rsidRPr="00035949">
        <w:rPr>
          <w:b/>
        </w:rPr>
        <w:t>part_of</w:t>
      </w:r>
      <w:r w:rsidR="00187F8C" w:rsidRPr="00035949">
        <w:t xml:space="preserve"> </w:t>
      </w:r>
      <w:r w:rsidR="008A6944" w:rsidRPr="00035949">
        <w:rPr>
          <w:i/>
        </w:rPr>
        <w:t>c</w:t>
      </w:r>
      <w:r w:rsidR="00187F8C" w:rsidRPr="00035949">
        <w:t xml:space="preserve"> </w:t>
      </w:r>
      <w:r w:rsidR="00187F8C" w:rsidRPr="00035949">
        <w:rPr>
          <w:b/>
        </w:rPr>
        <w:t>at</w:t>
      </w:r>
      <w:r w:rsidR="00187F8C" w:rsidRPr="00035949">
        <w:t xml:space="preserve"> </w:t>
      </w:r>
      <w:r w:rsidR="00187F8C" w:rsidRPr="00035949">
        <w:rPr>
          <w:i/>
        </w:rPr>
        <w:t>t</w:t>
      </w:r>
      <w:r w:rsidR="001A5D90" w:rsidRPr="00035949">
        <w:t xml:space="preserve"> &amp; </w:t>
      </w:r>
      <w:r w:rsidR="008A6944" w:rsidRPr="00035949">
        <w:rPr>
          <w:i/>
        </w:rPr>
        <w:t>c</w:t>
      </w:r>
      <w:r w:rsidR="00187F8C" w:rsidRPr="00035949">
        <w:t xml:space="preserve"> </w:t>
      </w:r>
      <w:r w:rsidR="00187F8C" w:rsidRPr="00035949">
        <w:rPr>
          <w:b/>
        </w:rPr>
        <w:t>located</w:t>
      </w:r>
      <w:r w:rsidR="001A5D90" w:rsidRPr="00035949">
        <w:rPr>
          <w:b/>
        </w:rPr>
        <w:t>_</w:t>
      </w:r>
      <w:r w:rsidR="00187F8C" w:rsidRPr="00035949">
        <w:rPr>
          <w:b/>
        </w:rPr>
        <w:t>in</w:t>
      </w:r>
      <w:r w:rsidR="00187F8C" w:rsidRPr="00035949">
        <w:t xml:space="preserve"> </w:t>
      </w:r>
      <w:r w:rsidR="008A6944" w:rsidRPr="00035949">
        <w:rPr>
          <w:i/>
        </w:rPr>
        <w:t>d</w:t>
      </w:r>
      <w:r w:rsidR="00187F8C" w:rsidRPr="00035949">
        <w:t xml:space="preserve"> </w:t>
      </w:r>
      <w:r w:rsidR="00187F8C" w:rsidRPr="00035949">
        <w:rPr>
          <w:b/>
        </w:rPr>
        <w:t>at</w:t>
      </w:r>
      <w:r w:rsidR="001A5D90" w:rsidRPr="00035949">
        <w:t xml:space="preserve"> </w:t>
      </w:r>
      <w:r w:rsidR="001A5D90" w:rsidRPr="00035949">
        <w:rPr>
          <w:i/>
        </w:rPr>
        <w:t>t</w:t>
      </w:r>
      <w:r w:rsidR="001A5D90" w:rsidRPr="00035949">
        <w:t>,</w:t>
      </w:r>
      <w:r w:rsidR="00187F8C" w:rsidRPr="00035949">
        <w:t xml:space="preserve"> then </w:t>
      </w:r>
      <w:r w:rsidR="008A6944" w:rsidRPr="00035949">
        <w:rPr>
          <w:i/>
        </w:rPr>
        <w:t>b</w:t>
      </w:r>
      <w:r w:rsidR="00187F8C" w:rsidRPr="00035949">
        <w:rPr>
          <w:i/>
        </w:rPr>
        <w:t xml:space="preserve"> </w:t>
      </w:r>
      <w:r w:rsidR="00187F8C" w:rsidRPr="00035949">
        <w:rPr>
          <w:b/>
        </w:rPr>
        <w:t>located_in</w:t>
      </w:r>
      <w:r w:rsidR="00187F8C" w:rsidRPr="00035949">
        <w:t xml:space="preserve"> </w:t>
      </w:r>
      <w:r w:rsidR="008A6944" w:rsidRPr="00035949">
        <w:rPr>
          <w:i/>
        </w:rPr>
        <w:t>d</w:t>
      </w:r>
      <w:r w:rsidR="00187F8C" w:rsidRPr="00035949">
        <w:t xml:space="preserve"> </w:t>
      </w:r>
      <w:r w:rsidR="00187F8C" w:rsidRPr="00035949">
        <w:rPr>
          <w:b/>
        </w:rPr>
        <w:t>at</w:t>
      </w:r>
      <w:r w:rsidR="00187F8C" w:rsidRPr="00035949">
        <w:t xml:space="preserve"> </w:t>
      </w:r>
      <w:r w:rsidR="00187F8C" w:rsidRPr="00035949">
        <w:rPr>
          <w:i/>
        </w:rPr>
        <w:t>t</w:t>
      </w:r>
      <w:r w:rsidR="006D323D" w:rsidRPr="00035949">
        <w:t>. [048-001]</w:t>
      </w:r>
      <w:r w:rsidRPr="00035949">
        <w:rPr>
          <w:rStyle w:val="Annotation"/>
        </w:rPr>
        <w:t>]</w:t>
      </w:r>
    </w:p>
    <w:p w14:paraId="5E700D39" w14:textId="4C1F21DA" w:rsidR="00187F8C" w:rsidRPr="00035949" w:rsidRDefault="00173A0B">
      <w:pPr>
        <w:pStyle w:val="Specification"/>
      </w:pPr>
      <w:r w:rsidRPr="00035949">
        <w:rPr>
          <w:rStyle w:val="Annotation"/>
        </w:rPr>
        <w:t>a(located_in)[</w:t>
      </w:r>
      <w:r w:rsidR="00BC4A0D" w:rsidRPr="00035949">
        <w:rPr>
          <w:rStyle w:val="SpecificationType"/>
          <w:sz w:val="22"/>
        </w:rPr>
        <w:t>Axiom</w:t>
      </w:r>
      <w:r w:rsidR="00BC4A0D" w:rsidRPr="00035949">
        <w:t xml:space="preserve">: </w:t>
      </w:r>
      <w:r w:rsidR="001A5D90" w:rsidRPr="00035949">
        <w:t xml:space="preserve">for all </w:t>
      </w:r>
      <w:r w:rsidR="00334D1D" w:rsidRPr="00035949">
        <w:t xml:space="preserve">independent continuants </w:t>
      </w:r>
      <w:r w:rsidR="008A6944" w:rsidRPr="00035949">
        <w:rPr>
          <w:i/>
        </w:rPr>
        <w:t>b</w:t>
      </w:r>
      <w:r w:rsidR="001A5D90" w:rsidRPr="00035949">
        <w:t xml:space="preserve">, </w:t>
      </w:r>
      <w:r w:rsidR="008A6944" w:rsidRPr="00035949">
        <w:rPr>
          <w:i/>
        </w:rPr>
        <w:t>c</w:t>
      </w:r>
      <w:r w:rsidR="001A5D90" w:rsidRPr="00035949">
        <w:t xml:space="preserve">, and </w:t>
      </w:r>
      <w:r w:rsidR="008A6944" w:rsidRPr="00035949">
        <w:rPr>
          <w:i/>
        </w:rPr>
        <w:t>d</w:t>
      </w:r>
      <w:r w:rsidR="001A5D90" w:rsidRPr="00035949">
        <w:t xml:space="preserve">:  if </w:t>
      </w:r>
      <w:r w:rsidR="008A6944" w:rsidRPr="00035949">
        <w:rPr>
          <w:i/>
        </w:rPr>
        <w:t>b</w:t>
      </w:r>
      <w:r w:rsidR="001A5D90" w:rsidRPr="00035949">
        <w:rPr>
          <w:i/>
        </w:rPr>
        <w:t xml:space="preserve"> </w:t>
      </w:r>
      <w:r w:rsidR="001A5D90" w:rsidRPr="00035949">
        <w:rPr>
          <w:b/>
        </w:rPr>
        <w:t>located_in</w:t>
      </w:r>
      <w:r w:rsidR="001A5D90" w:rsidRPr="00035949">
        <w:t xml:space="preserve"> </w:t>
      </w:r>
      <w:r w:rsidR="008A6944" w:rsidRPr="00035949">
        <w:rPr>
          <w:i/>
        </w:rPr>
        <w:t>c</w:t>
      </w:r>
      <w:r w:rsidR="001A5D90" w:rsidRPr="00035949">
        <w:t xml:space="preserve"> </w:t>
      </w:r>
      <w:r w:rsidR="001A5D90" w:rsidRPr="00035949">
        <w:rPr>
          <w:b/>
        </w:rPr>
        <w:t>at</w:t>
      </w:r>
      <w:r w:rsidR="001A5D90" w:rsidRPr="00035949">
        <w:t xml:space="preserve"> </w:t>
      </w:r>
      <w:r w:rsidR="001A5D90" w:rsidRPr="00035949">
        <w:rPr>
          <w:i/>
        </w:rPr>
        <w:t>t</w:t>
      </w:r>
      <w:r w:rsidR="001A5D90" w:rsidRPr="00035949">
        <w:t xml:space="preserve"> &amp; </w:t>
      </w:r>
      <w:r w:rsidR="008A6944" w:rsidRPr="00035949">
        <w:rPr>
          <w:i/>
        </w:rPr>
        <w:t>c</w:t>
      </w:r>
      <w:r w:rsidR="001A5D90" w:rsidRPr="00035949">
        <w:t xml:space="preserve"> </w:t>
      </w:r>
      <w:r w:rsidR="009D1AD3" w:rsidRPr="00035949">
        <w:rPr>
          <w:b/>
        </w:rPr>
        <w:t xml:space="preserve">continuant_part_of </w:t>
      </w:r>
      <w:r w:rsidR="008A6944" w:rsidRPr="00035949">
        <w:rPr>
          <w:i/>
        </w:rPr>
        <w:t>d</w:t>
      </w:r>
      <w:r w:rsidR="001A5D90" w:rsidRPr="00035949">
        <w:t xml:space="preserve"> </w:t>
      </w:r>
      <w:r w:rsidR="001A5D90" w:rsidRPr="00035949">
        <w:rPr>
          <w:b/>
        </w:rPr>
        <w:t>at</w:t>
      </w:r>
      <w:r w:rsidR="001A5D90" w:rsidRPr="00035949">
        <w:t xml:space="preserve"> </w:t>
      </w:r>
      <w:r w:rsidR="001A5D90" w:rsidRPr="00035949">
        <w:rPr>
          <w:i/>
        </w:rPr>
        <w:t>t</w:t>
      </w:r>
      <w:r w:rsidR="001A5D90" w:rsidRPr="00035949">
        <w:t xml:space="preserve">, then </w:t>
      </w:r>
      <w:r w:rsidR="008A6944" w:rsidRPr="00035949">
        <w:rPr>
          <w:i/>
        </w:rPr>
        <w:t>b</w:t>
      </w:r>
      <w:r w:rsidR="001A5D90" w:rsidRPr="00035949">
        <w:rPr>
          <w:i/>
        </w:rPr>
        <w:t xml:space="preserve"> </w:t>
      </w:r>
      <w:r w:rsidR="001A5D90" w:rsidRPr="00035949">
        <w:rPr>
          <w:b/>
        </w:rPr>
        <w:t>located_in</w:t>
      </w:r>
      <w:r w:rsidR="001A5D90" w:rsidRPr="00035949">
        <w:t xml:space="preserve"> </w:t>
      </w:r>
      <w:r w:rsidR="008A6944" w:rsidRPr="00035949">
        <w:rPr>
          <w:i/>
        </w:rPr>
        <w:t>d</w:t>
      </w:r>
      <w:r w:rsidR="001A5D90" w:rsidRPr="00035949">
        <w:t xml:space="preserve"> </w:t>
      </w:r>
      <w:r w:rsidR="001A5D90" w:rsidRPr="00035949">
        <w:rPr>
          <w:b/>
        </w:rPr>
        <w:t>at</w:t>
      </w:r>
      <w:r w:rsidR="001A5D90" w:rsidRPr="00035949">
        <w:t xml:space="preserve"> </w:t>
      </w:r>
      <w:r w:rsidR="001A5D90" w:rsidRPr="00035949">
        <w:rPr>
          <w:i/>
        </w:rPr>
        <w:t>t</w:t>
      </w:r>
      <w:r w:rsidR="006D323D" w:rsidRPr="00035949">
        <w:t>. [049-001]</w:t>
      </w:r>
      <w:r w:rsidRPr="00035949">
        <w:rPr>
          <w:rStyle w:val="Annotation"/>
        </w:rPr>
        <w:t>]</w:t>
      </w:r>
    </w:p>
    <w:p w14:paraId="0BB83D9E" w14:textId="7ECAA360" w:rsidR="00F33687" w:rsidRPr="00035949" w:rsidRDefault="00107230">
      <w:pPr>
        <w:pStyle w:val="Heading2"/>
      </w:pPr>
      <w:bookmarkStart w:id="264" w:name="_Toc313270713"/>
      <w:bookmarkStart w:id="265" w:name="_Toc501053107"/>
      <w:r w:rsidRPr="00035949">
        <w:t>Specifically dependent continuant</w:t>
      </w:r>
      <w:bookmarkEnd w:id="264"/>
      <w:bookmarkEnd w:id="265"/>
      <w:r w:rsidR="00FC390E" w:rsidRPr="00035949">
        <w:t xml:space="preserve"> </w:t>
      </w:r>
    </w:p>
    <w:p w14:paraId="36209E2E" w14:textId="35638CE5" w:rsidR="00335B12" w:rsidRPr="00035949" w:rsidRDefault="00173A0B">
      <w:pPr>
        <w:pStyle w:val="Specification"/>
      </w:pPr>
      <w:r w:rsidRPr="00035949">
        <w:rPr>
          <w:rStyle w:val="Annotation"/>
        </w:rPr>
        <w:t>a(specifically dependent continuant)[</w:t>
      </w:r>
      <w:r w:rsidR="00A91A6F" w:rsidRPr="00035949">
        <w:rPr>
          <w:rStyle w:val="SpecificationType"/>
          <w:sz w:val="22"/>
        </w:rPr>
        <w:t>Definition</w:t>
      </w:r>
      <w:r w:rsidR="00A91A6F" w:rsidRPr="00035949">
        <w:rPr>
          <w:smallCaps/>
        </w:rPr>
        <w:t>:</w:t>
      </w:r>
      <w:r w:rsidR="00A91A6F" w:rsidRPr="00035949">
        <w:t xml:space="preserve"> </w:t>
      </w:r>
      <w:r w:rsidR="006B789E" w:rsidRPr="00035949">
        <w:rPr>
          <w:i/>
        </w:rPr>
        <w:t>b</w:t>
      </w:r>
      <w:r w:rsidR="007A4DDC" w:rsidRPr="00035949">
        <w:rPr>
          <w:i/>
        </w:rPr>
        <w:t xml:space="preserve"> </w:t>
      </w:r>
      <w:r w:rsidR="00105CC7" w:rsidRPr="00035949">
        <w:t xml:space="preserve">is a </w:t>
      </w:r>
      <w:r w:rsidR="00105CC7" w:rsidRPr="00035949">
        <w:rPr>
          <w:i/>
        </w:rPr>
        <w:t>specifically</w:t>
      </w:r>
      <w:r w:rsidR="00921592" w:rsidRPr="00035949">
        <w:rPr>
          <w:i/>
        </w:rPr>
        <w:t xml:space="preserve"> dependent continuant</w:t>
      </w:r>
      <w:r w:rsidR="00335B12" w:rsidRPr="00035949">
        <w:rPr>
          <w:i/>
        </w:rPr>
        <w:t xml:space="preserve"> </w:t>
      </w:r>
      <w:r w:rsidR="00105CC7" w:rsidRPr="00035949">
        <w:t>=</w:t>
      </w:r>
      <w:r w:rsidR="007A4DDC" w:rsidRPr="00035949">
        <w:rPr>
          <w:i/>
        </w:rPr>
        <w:t xml:space="preserve"> </w:t>
      </w:r>
      <w:r w:rsidR="00B1604E" w:rsidRPr="00035949">
        <w:t>Def.</w:t>
      </w:r>
      <w:r w:rsidR="00105CC7" w:rsidRPr="00035949">
        <w:rPr>
          <w:i/>
        </w:rPr>
        <w:t xml:space="preserve"> </w:t>
      </w:r>
      <w:r w:rsidR="006B789E" w:rsidRPr="00035949">
        <w:rPr>
          <w:i/>
        </w:rPr>
        <w:t>b</w:t>
      </w:r>
      <w:r w:rsidR="00105CC7" w:rsidRPr="00035949">
        <w:rPr>
          <w:i/>
        </w:rPr>
        <w:t xml:space="preserve"> </w:t>
      </w:r>
      <w:r w:rsidR="00105CC7" w:rsidRPr="00035949">
        <w:t xml:space="preserve">is a </w:t>
      </w:r>
      <w:r w:rsidR="00FB129B" w:rsidRPr="00035949">
        <w:rPr>
          <w:i/>
        </w:rPr>
        <w:t>continuant</w:t>
      </w:r>
      <w:r w:rsidR="00105CC7" w:rsidRPr="00035949">
        <w:t xml:space="preserve"> </w:t>
      </w:r>
      <w:r w:rsidR="00C87A97" w:rsidRPr="00035949">
        <w:t xml:space="preserve">&amp; there is some </w:t>
      </w:r>
      <w:r w:rsidR="00C87A97" w:rsidRPr="00035949">
        <w:rPr>
          <w:i/>
        </w:rPr>
        <w:t>independent continuant</w:t>
      </w:r>
      <w:r w:rsidR="00C87A97" w:rsidRPr="00035949">
        <w:t xml:space="preserve"> </w:t>
      </w:r>
      <w:r w:rsidR="006B789E" w:rsidRPr="00035949">
        <w:rPr>
          <w:i/>
        </w:rPr>
        <w:t>c</w:t>
      </w:r>
      <w:r w:rsidR="00C87A97" w:rsidRPr="00035949">
        <w:rPr>
          <w:i/>
        </w:rPr>
        <w:t xml:space="preserve"> </w:t>
      </w:r>
      <w:r w:rsidR="00C87A97" w:rsidRPr="00035949">
        <w:t xml:space="preserve">which is </w:t>
      </w:r>
      <w:r w:rsidR="00887563" w:rsidRPr="00035949">
        <w:t xml:space="preserve">not a </w:t>
      </w:r>
      <w:r w:rsidR="00887563" w:rsidRPr="00035949">
        <w:rPr>
          <w:i/>
        </w:rPr>
        <w:t xml:space="preserve">spatial region </w:t>
      </w:r>
      <w:r w:rsidR="00887563" w:rsidRPr="00035949">
        <w:t xml:space="preserve">and which is </w:t>
      </w:r>
      <w:r w:rsidR="00C87A97" w:rsidRPr="00035949">
        <w:t xml:space="preserve">such that </w:t>
      </w:r>
      <w:r w:rsidR="006B789E" w:rsidRPr="00035949">
        <w:rPr>
          <w:i/>
        </w:rPr>
        <w:t>b</w:t>
      </w:r>
      <w:r w:rsidR="00C87A97" w:rsidRPr="00035949">
        <w:rPr>
          <w:i/>
        </w:rPr>
        <w:t xml:space="preserve"> </w:t>
      </w:r>
      <w:r w:rsidR="008A258E" w:rsidRPr="00035949">
        <w:rPr>
          <w:b/>
        </w:rPr>
        <w:t>s-depends_on</w:t>
      </w:r>
      <w:r w:rsidR="00105CC7" w:rsidRPr="00035949">
        <w:t xml:space="preserve"> </w:t>
      </w:r>
      <w:r w:rsidR="006B789E" w:rsidRPr="00035949">
        <w:rPr>
          <w:i/>
        </w:rPr>
        <w:t>c</w:t>
      </w:r>
      <w:r w:rsidR="00C87A97" w:rsidRPr="00035949">
        <w:rPr>
          <w:i/>
        </w:rPr>
        <w:t xml:space="preserve"> </w:t>
      </w:r>
      <w:r w:rsidR="00C87A97" w:rsidRPr="00035949">
        <w:rPr>
          <w:b/>
        </w:rPr>
        <w:t xml:space="preserve">at </w:t>
      </w:r>
      <w:r w:rsidR="00887563" w:rsidRPr="00035949">
        <w:t>every time</w:t>
      </w:r>
      <w:r w:rsidR="00887563" w:rsidRPr="00035949">
        <w:rPr>
          <w:b/>
        </w:rPr>
        <w:t xml:space="preserve"> </w:t>
      </w:r>
      <w:r w:rsidR="00C87A97" w:rsidRPr="00035949">
        <w:rPr>
          <w:i/>
        </w:rPr>
        <w:t>t</w:t>
      </w:r>
      <w:r w:rsidR="00887563" w:rsidRPr="00035949">
        <w:rPr>
          <w:i/>
        </w:rPr>
        <w:t xml:space="preserve"> </w:t>
      </w:r>
      <w:r w:rsidR="00887563" w:rsidRPr="00035949">
        <w:t>during the course of</w:t>
      </w:r>
      <w:r w:rsidR="00887563" w:rsidRPr="00035949">
        <w:rPr>
          <w:i/>
        </w:rPr>
        <w:t xml:space="preserve"> </w:t>
      </w:r>
      <w:r w:rsidR="006B789E" w:rsidRPr="00035949">
        <w:rPr>
          <w:i/>
        </w:rPr>
        <w:t>b</w:t>
      </w:r>
      <w:r w:rsidR="00887563" w:rsidRPr="00035949">
        <w:t>’s existence</w:t>
      </w:r>
      <w:r w:rsidR="00105CC7" w:rsidRPr="00035949">
        <w:t>.</w:t>
      </w:r>
      <w:r w:rsidR="006D323D" w:rsidRPr="00035949">
        <w:t xml:space="preserve"> [050-00</w:t>
      </w:r>
      <w:r w:rsidR="00887563" w:rsidRPr="00035949">
        <w:t>3</w:t>
      </w:r>
      <w:r w:rsidR="006D323D" w:rsidRPr="00035949">
        <w:t>]</w:t>
      </w:r>
    </w:p>
    <w:p w14:paraId="1C612501" w14:textId="50C2A93E" w:rsidR="00887563" w:rsidRPr="00035949" w:rsidRDefault="00335B12">
      <w:pPr>
        <w:pStyle w:val="Specification"/>
      </w:pPr>
      <w:r w:rsidRPr="00035949">
        <w:rPr>
          <w:rStyle w:val="Annotation"/>
        </w:rPr>
        <w:t>a(specifically dependent continuant)[</w:t>
      </w:r>
      <w:r w:rsidRPr="00035949">
        <w:rPr>
          <w:rStyle w:val="SpecificationType"/>
          <w:sz w:val="22"/>
        </w:rPr>
        <w:t>Definition</w:t>
      </w:r>
      <w:r w:rsidRPr="00035949">
        <w:rPr>
          <w:smallCaps/>
        </w:rPr>
        <w:t>:</w:t>
      </w:r>
      <w:r w:rsidRPr="00035949">
        <w:t xml:space="preserve"> </w:t>
      </w:r>
      <w:r w:rsidR="006B789E" w:rsidRPr="00035949">
        <w:rPr>
          <w:i/>
        </w:rPr>
        <w:t>b</w:t>
      </w:r>
      <w:r w:rsidRPr="00035949">
        <w:rPr>
          <w:i/>
        </w:rPr>
        <w:t xml:space="preserve"> </w:t>
      </w:r>
      <w:r w:rsidRPr="00035949">
        <w:t xml:space="preserve">is a </w:t>
      </w:r>
      <w:r w:rsidRPr="00035949">
        <w:rPr>
          <w:i/>
        </w:rPr>
        <w:t xml:space="preserve">relational </w:t>
      </w:r>
      <w:r w:rsidR="00887563" w:rsidRPr="00035949">
        <w:rPr>
          <w:i/>
        </w:rPr>
        <w:t xml:space="preserve">specifically </w:t>
      </w:r>
      <w:r w:rsidRPr="00035949">
        <w:rPr>
          <w:i/>
        </w:rPr>
        <w:t xml:space="preserve">dependent continuant </w:t>
      </w:r>
      <w:r w:rsidRPr="00035949">
        <w:t>=</w:t>
      </w:r>
      <w:r w:rsidRPr="00035949">
        <w:rPr>
          <w:i/>
        </w:rPr>
        <w:t xml:space="preserve"> </w:t>
      </w:r>
      <w:r w:rsidRPr="00035949">
        <w:t>Def.</w:t>
      </w:r>
      <w:r w:rsidRPr="00035949">
        <w:rPr>
          <w:i/>
        </w:rPr>
        <w:t xml:space="preserve"> </w:t>
      </w:r>
      <w:r w:rsidR="006B789E" w:rsidRPr="00035949">
        <w:rPr>
          <w:i/>
        </w:rPr>
        <w:t>b</w:t>
      </w:r>
      <w:r w:rsidRPr="00035949">
        <w:rPr>
          <w:i/>
        </w:rPr>
        <w:t xml:space="preserve"> </w:t>
      </w:r>
      <w:r w:rsidRPr="00035949">
        <w:t xml:space="preserve">is a </w:t>
      </w:r>
      <w:r w:rsidRPr="00035949">
        <w:rPr>
          <w:i/>
        </w:rPr>
        <w:t xml:space="preserve">specifically dependent continuant </w:t>
      </w:r>
      <w:r w:rsidRPr="00035949">
        <w:t xml:space="preserve">and there are </w:t>
      </w:r>
      <w:r w:rsidR="00887563" w:rsidRPr="00035949">
        <w:rPr>
          <w:i/>
        </w:rPr>
        <w:t>n</w:t>
      </w:r>
      <w:r w:rsidR="00A11862" w:rsidRPr="00035949">
        <w:rPr>
          <w:i/>
        </w:rPr>
        <w:t xml:space="preserve"> </w:t>
      </w:r>
      <w:r w:rsidR="00A11862" w:rsidRPr="00035949">
        <w:rPr>
          <w:rFonts w:ascii="Cambria Math" w:hAnsi="Cambria Math"/>
        </w:rPr>
        <w:t>&gt;</w:t>
      </w:r>
      <w:r w:rsidR="00A11862" w:rsidRPr="00035949">
        <w:rPr>
          <w:i/>
        </w:rPr>
        <w:t xml:space="preserve"> </w:t>
      </w:r>
      <w:r w:rsidR="00A11862" w:rsidRPr="00035949">
        <w:t>1</w:t>
      </w:r>
      <w:r w:rsidR="00887563" w:rsidRPr="00035949">
        <w:rPr>
          <w:i/>
        </w:rPr>
        <w:t xml:space="preserve"> </w:t>
      </w:r>
      <w:r w:rsidRPr="00035949">
        <w:t xml:space="preserve">independent continuants </w:t>
      </w:r>
      <w:r w:rsidR="00D92227" w:rsidRPr="00035949">
        <w:rPr>
          <w:i/>
        </w:rPr>
        <w:t>c</w:t>
      </w:r>
      <w:r w:rsidR="00887563" w:rsidRPr="00035949">
        <w:rPr>
          <w:vertAlign w:val="subscript"/>
        </w:rPr>
        <w:t>1</w:t>
      </w:r>
      <w:r w:rsidR="00887563" w:rsidRPr="00035949">
        <w:t xml:space="preserve">, … </w:t>
      </w:r>
      <w:r w:rsidR="00D92227" w:rsidRPr="00035949">
        <w:rPr>
          <w:i/>
        </w:rPr>
        <w:t>c</w:t>
      </w:r>
      <w:r w:rsidR="00887563" w:rsidRPr="00035949">
        <w:rPr>
          <w:i/>
          <w:vertAlign w:val="subscript"/>
        </w:rPr>
        <w:t>n</w:t>
      </w:r>
      <w:r w:rsidRPr="00035949">
        <w:rPr>
          <w:i/>
        </w:rPr>
        <w:t xml:space="preserve"> </w:t>
      </w:r>
      <w:r w:rsidRPr="00035949">
        <w:t xml:space="preserve">which </w:t>
      </w:r>
    </w:p>
    <w:p w14:paraId="55D5461E" w14:textId="38863282" w:rsidR="00F33687" w:rsidRPr="00035949" w:rsidRDefault="00887563" w:rsidP="00140957">
      <w:pPr>
        <w:pStyle w:val="SpecificationInternal"/>
        <w:numPr>
          <w:ilvl w:val="0"/>
          <w:numId w:val="76"/>
        </w:numPr>
      </w:pPr>
      <w:r w:rsidRPr="00035949">
        <w:t xml:space="preserve">are not spatial regions </w:t>
      </w:r>
    </w:p>
    <w:p w14:paraId="71EFD3EC" w14:textId="75A2FDB7" w:rsidR="00F33687" w:rsidRPr="00035949" w:rsidRDefault="00887563" w:rsidP="00140957">
      <w:pPr>
        <w:pStyle w:val="SpecificationInternal"/>
        <w:numPr>
          <w:ilvl w:val="0"/>
          <w:numId w:val="76"/>
        </w:numPr>
      </w:pPr>
      <w:r w:rsidRPr="00035949">
        <w:t xml:space="preserve">are such that for all 1 </w:t>
      </w:r>
      <w:r w:rsidRPr="00035949">
        <w:sym w:font="Symbol" w:char="F0A3"/>
      </w:r>
      <w:r w:rsidRPr="00035949">
        <w:t xml:space="preserve"> </w:t>
      </w:r>
      <w:r w:rsidRPr="00035949">
        <w:rPr>
          <w:i/>
        </w:rPr>
        <w:t xml:space="preserve">i &lt; j </w:t>
      </w:r>
      <w:r w:rsidRPr="00035949">
        <w:sym w:font="Symbol" w:char="F0A3"/>
      </w:r>
      <w:r w:rsidRPr="00035949">
        <w:t xml:space="preserve"> </w:t>
      </w:r>
      <w:r w:rsidRPr="00035949">
        <w:rPr>
          <w:i/>
        </w:rPr>
        <w:t>n</w:t>
      </w:r>
      <w:r w:rsidRPr="00035949">
        <w:t xml:space="preserve">, </w:t>
      </w:r>
      <w:r w:rsidR="00D92227" w:rsidRPr="00035949">
        <w:rPr>
          <w:i/>
        </w:rPr>
        <w:t>c</w:t>
      </w:r>
      <w:r w:rsidRPr="00035949">
        <w:rPr>
          <w:i/>
          <w:vertAlign w:val="subscript"/>
        </w:rPr>
        <w:t>i</w:t>
      </w:r>
      <w:r w:rsidR="004405D9" w:rsidRPr="00035949">
        <w:rPr>
          <w:i/>
          <w:vertAlign w:val="subscript"/>
        </w:rPr>
        <w:t xml:space="preserve"> </w:t>
      </w:r>
      <w:r w:rsidR="004405D9" w:rsidRPr="00035949">
        <w:rPr>
          <w:b/>
        </w:rPr>
        <w:t xml:space="preserve"> </w:t>
      </w:r>
      <w:r w:rsidR="004405D9" w:rsidRPr="00035949">
        <w:t>and</w:t>
      </w:r>
      <w:r w:rsidR="004405D9" w:rsidRPr="00035949">
        <w:rPr>
          <w:b/>
        </w:rPr>
        <w:t xml:space="preserve"> </w:t>
      </w:r>
      <w:r w:rsidR="00D92227" w:rsidRPr="00035949">
        <w:rPr>
          <w:i/>
        </w:rPr>
        <w:t>c</w:t>
      </w:r>
      <w:r w:rsidRPr="00035949">
        <w:rPr>
          <w:i/>
          <w:vertAlign w:val="subscript"/>
        </w:rPr>
        <w:t>j</w:t>
      </w:r>
      <w:r w:rsidRPr="00035949">
        <w:rPr>
          <w:b/>
        </w:rPr>
        <w:t xml:space="preserve"> </w:t>
      </w:r>
      <w:r w:rsidR="00335B12" w:rsidRPr="00035949">
        <w:t>share no common parts</w:t>
      </w:r>
      <w:r w:rsidR="004405D9" w:rsidRPr="00035949">
        <w:t xml:space="preserve">, </w:t>
      </w:r>
    </w:p>
    <w:p w14:paraId="18A1FB93" w14:textId="738632B8" w:rsidR="00F33687" w:rsidRPr="00035949" w:rsidRDefault="004405D9" w:rsidP="00140957">
      <w:pPr>
        <w:pStyle w:val="SpecificationInternal"/>
        <w:numPr>
          <w:ilvl w:val="0"/>
          <w:numId w:val="76"/>
        </w:numPr>
      </w:pPr>
      <w:r w:rsidRPr="00035949">
        <w:t xml:space="preserve">are such that for each 1 </w:t>
      </w:r>
      <w:r w:rsidRPr="00035949">
        <w:sym w:font="Symbol" w:char="F0A3"/>
      </w:r>
      <w:r w:rsidRPr="00035949">
        <w:t xml:space="preserve"> </w:t>
      </w:r>
      <w:r w:rsidRPr="00035949">
        <w:rPr>
          <w:i/>
        </w:rPr>
        <w:t xml:space="preserve">i </w:t>
      </w:r>
      <w:r w:rsidRPr="00035949">
        <w:sym w:font="Symbol" w:char="F0A3"/>
      </w:r>
      <w:r w:rsidRPr="00035949">
        <w:t xml:space="preserve"> </w:t>
      </w:r>
      <w:r w:rsidRPr="00035949">
        <w:rPr>
          <w:i/>
        </w:rPr>
        <w:t>n</w:t>
      </w:r>
      <w:r w:rsidRPr="00035949">
        <w:t xml:space="preserve">, </w:t>
      </w:r>
      <w:r w:rsidR="00D92227" w:rsidRPr="00035949">
        <w:rPr>
          <w:i/>
        </w:rPr>
        <w:t>b</w:t>
      </w:r>
      <w:r w:rsidR="00335B12" w:rsidRPr="00035949">
        <w:rPr>
          <w:i/>
        </w:rPr>
        <w:t xml:space="preserve"> </w:t>
      </w:r>
      <w:r w:rsidR="008A258E" w:rsidRPr="00035949">
        <w:rPr>
          <w:b/>
        </w:rPr>
        <w:t>s-depends_on</w:t>
      </w:r>
      <w:r w:rsidR="00335B12" w:rsidRPr="00035949">
        <w:t xml:space="preserve"> </w:t>
      </w:r>
      <w:r w:rsidR="00D92227" w:rsidRPr="00035949">
        <w:rPr>
          <w:i/>
        </w:rPr>
        <w:t>c</w:t>
      </w:r>
      <w:r w:rsidRPr="00035949">
        <w:rPr>
          <w:i/>
          <w:vertAlign w:val="subscript"/>
        </w:rPr>
        <w:t>i</w:t>
      </w:r>
      <w:r w:rsidR="00335B12" w:rsidRPr="00035949">
        <w:rPr>
          <w:i/>
        </w:rPr>
        <w:t xml:space="preserve"> </w:t>
      </w:r>
      <w:r w:rsidR="00887563" w:rsidRPr="00035949">
        <w:rPr>
          <w:b/>
        </w:rPr>
        <w:t xml:space="preserve">at </w:t>
      </w:r>
      <w:r w:rsidR="00887563" w:rsidRPr="00035949">
        <w:t xml:space="preserve">every time </w:t>
      </w:r>
      <w:r w:rsidR="00887563" w:rsidRPr="00035949">
        <w:rPr>
          <w:i/>
        </w:rPr>
        <w:t xml:space="preserve">t </w:t>
      </w:r>
      <w:r w:rsidR="00887563" w:rsidRPr="00035949">
        <w:t xml:space="preserve">during the course of </w:t>
      </w:r>
      <w:r w:rsidR="00D92227" w:rsidRPr="00035949">
        <w:rPr>
          <w:i/>
        </w:rPr>
        <w:t>b</w:t>
      </w:r>
      <w:r w:rsidR="00887563" w:rsidRPr="00035949">
        <w:t xml:space="preserve">’s existence </w:t>
      </w:r>
      <w:r w:rsidR="00335B12" w:rsidRPr="00035949">
        <w:t>[</w:t>
      </w:r>
      <w:r w:rsidR="00A35791" w:rsidRPr="00035949">
        <w:t>131</w:t>
      </w:r>
      <w:r w:rsidR="00335B12" w:rsidRPr="00035949">
        <w:t>-00</w:t>
      </w:r>
      <w:r w:rsidR="00A11862" w:rsidRPr="00035949">
        <w:t>4</w:t>
      </w:r>
      <w:r w:rsidR="00335B12" w:rsidRPr="00035949">
        <w:t>].</w:t>
      </w:r>
      <w:r w:rsidR="00173A0B" w:rsidRPr="00035949">
        <w:rPr>
          <w:rStyle w:val="Annotation"/>
        </w:rPr>
        <w:t>]</w:t>
      </w:r>
    </w:p>
    <w:p w14:paraId="193CED2D" w14:textId="77777777" w:rsidR="00D25757" w:rsidRPr="00035949" w:rsidRDefault="00173A0B">
      <w:pPr>
        <w:pStyle w:val="Specification"/>
      </w:pPr>
      <w:r w:rsidRPr="00035949">
        <w:rPr>
          <w:rStyle w:val="Annotation"/>
        </w:rPr>
        <w:lastRenderedPageBreak/>
        <w:t>as(specifically dependent continuant)[</w:t>
      </w:r>
      <w:r w:rsidR="001A5D90" w:rsidRPr="00035949">
        <w:rPr>
          <w:rStyle w:val="SpecificationType"/>
          <w:sz w:val="22"/>
        </w:rPr>
        <w:t>Examples</w:t>
      </w:r>
      <w:r w:rsidR="00BC4A0D" w:rsidRPr="00035949">
        <w:rPr>
          <w:rStyle w:val="SpecificationType"/>
          <w:sz w:val="22"/>
        </w:rPr>
        <w:t>:</w:t>
      </w:r>
      <w:r w:rsidR="00D25757" w:rsidRPr="00035949">
        <w:t xml:space="preserve"> of one-sided </w:t>
      </w:r>
      <w:r w:rsidR="00D25757" w:rsidRPr="00035949">
        <w:rPr>
          <w:i/>
        </w:rPr>
        <w:t>specifically dependent continuants</w:t>
      </w:r>
      <w:r w:rsidR="001A5D90" w:rsidRPr="00035949">
        <w:t>: the mass of this tomato</w:t>
      </w:r>
      <w:r w:rsidRPr="00035949">
        <w:rPr>
          <w:rStyle w:val="Annotation"/>
        </w:rPr>
        <w:t>\</w:t>
      </w:r>
      <w:r w:rsidR="001A5D90" w:rsidRPr="00035949">
        <w:t xml:space="preserve">, the </w:t>
      </w:r>
      <w:r w:rsidR="00C900BA" w:rsidRPr="00035949">
        <w:t xml:space="preserve">pink </w:t>
      </w:r>
      <w:r w:rsidR="001A5D90" w:rsidRPr="00035949">
        <w:t xml:space="preserve">color of </w:t>
      </w:r>
      <w:r w:rsidR="00C900BA" w:rsidRPr="00035949">
        <w:t>a medium rare piece of grilled filet mignon at its center</w:t>
      </w:r>
      <w:r w:rsidRPr="00035949">
        <w:rPr>
          <w:rStyle w:val="Annotation"/>
        </w:rPr>
        <w:t>\</w:t>
      </w:r>
      <w:r w:rsidR="001A5D90" w:rsidRPr="00035949">
        <w:t>, the smell of this portion of mozzarella</w:t>
      </w:r>
      <w:r w:rsidRPr="00035949">
        <w:rPr>
          <w:rStyle w:val="Annotation"/>
        </w:rPr>
        <w:t>\</w:t>
      </w:r>
      <w:r w:rsidR="001A5D90" w:rsidRPr="00035949">
        <w:t>, the disposition of this fish to decay</w:t>
      </w:r>
      <w:r w:rsidRPr="00035949">
        <w:rPr>
          <w:rStyle w:val="Annotation"/>
        </w:rPr>
        <w:t>\</w:t>
      </w:r>
      <w:r w:rsidR="001A5D90" w:rsidRPr="00035949">
        <w:t>, the role of being a doctor</w:t>
      </w:r>
      <w:r w:rsidRPr="00035949">
        <w:rPr>
          <w:rStyle w:val="Annotation"/>
        </w:rPr>
        <w:t>\</w:t>
      </w:r>
      <w:r w:rsidR="001A5D90" w:rsidRPr="00035949">
        <w:t>, the function of this heart: to pump blood</w:t>
      </w:r>
      <w:r w:rsidRPr="00035949">
        <w:rPr>
          <w:rStyle w:val="Annotation"/>
        </w:rPr>
        <w:t>\</w:t>
      </w:r>
      <w:r w:rsidR="001A5D90" w:rsidRPr="00035949">
        <w:t xml:space="preserve">, </w:t>
      </w:r>
      <w:r w:rsidR="00C3445C" w:rsidRPr="00035949">
        <w:t xml:space="preserve">the shape of this </w:t>
      </w:r>
      <w:r w:rsidR="004405D9" w:rsidRPr="00035949">
        <w:t>hole</w:t>
      </w:r>
      <w:r w:rsidR="00C3445C" w:rsidRPr="00035949">
        <w:t>.</w:t>
      </w:r>
      <w:r w:rsidRPr="00035949">
        <w:rPr>
          <w:rStyle w:val="Annotation"/>
        </w:rPr>
        <w:t>]</w:t>
      </w:r>
    </w:p>
    <w:p w14:paraId="5163A8B8" w14:textId="7E54BFBD" w:rsidR="00D25757" w:rsidRPr="00035949" w:rsidRDefault="00B61FB3">
      <w:pPr>
        <w:pStyle w:val="Specification"/>
      </w:pPr>
      <w:r w:rsidRPr="00035949">
        <w:rPr>
          <w:rStyle w:val="Annotation"/>
        </w:rPr>
        <w:t>as(specifically dependent continuant)[</w:t>
      </w:r>
      <w:r w:rsidR="00D25757" w:rsidRPr="00035949">
        <w:rPr>
          <w:rStyle w:val="SpecificationType"/>
          <w:sz w:val="22"/>
        </w:rPr>
        <w:t>Examples</w:t>
      </w:r>
      <w:r w:rsidR="00BC4A0D" w:rsidRPr="00035949">
        <w:rPr>
          <w:rStyle w:val="SpecificationType"/>
          <w:sz w:val="22"/>
        </w:rPr>
        <w:t>:</w:t>
      </w:r>
      <w:r w:rsidR="00D25757" w:rsidRPr="00035949">
        <w:t xml:space="preserve"> of </w:t>
      </w:r>
      <w:r w:rsidR="00D25757" w:rsidRPr="00035949">
        <w:rPr>
          <w:i/>
        </w:rPr>
        <w:t>relational dependent continuants</w:t>
      </w:r>
      <w:r w:rsidR="00D25757" w:rsidRPr="00035949">
        <w:t xml:space="preserve"> (multiple bearers): John’s love for Mary, the ownership relation between John and this statue, the relation of authority between John and his </w:t>
      </w:r>
      <w:r w:rsidR="00BE5CE2" w:rsidRPr="00035949">
        <w:t>subordinates.</w:t>
      </w:r>
      <w:r w:rsidRPr="00035949">
        <w:rPr>
          <w:rStyle w:val="Annotation"/>
        </w:rPr>
        <w:t>]</w:t>
      </w:r>
    </w:p>
    <w:p w14:paraId="774C7EB8" w14:textId="77777777" w:rsidR="002001F8" w:rsidRPr="00035949" w:rsidRDefault="002001F8">
      <w:r w:rsidRPr="00035949">
        <w:t xml:space="preserve">John’s ownership of </w:t>
      </w:r>
      <w:r w:rsidR="004405D9" w:rsidRPr="00035949">
        <w:t xml:space="preserve">his </w:t>
      </w:r>
      <w:r w:rsidRPr="00035949">
        <w:t>statue</w:t>
      </w:r>
      <w:r w:rsidR="004405D9" w:rsidRPr="00035949">
        <w:t xml:space="preserve"> </w:t>
      </w:r>
      <w:r w:rsidRPr="00035949">
        <w:t xml:space="preserve">is an instance of </w:t>
      </w:r>
      <w:r w:rsidR="00335B12" w:rsidRPr="00035949">
        <w:t xml:space="preserve">an </w:t>
      </w:r>
      <w:r w:rsidRPr="00035949">
        <w:t>ownership relation</w:t>
      </w:r>
      <w:r w:rsidR="00335B12" w:rsidRPr="00035949">
        <w:t>, a relationally dependent continuant that</w:t>
      </w:r>
      <w:r w:rsidR="00971033" w:rsidRPr="00035949">
        <w:t xml:space="preserve"> starts to exist at a certain time and ceases to exist at some later time</w:t>
      </w:r>
      <w:r w:rsidR="004405D9" w:rsidRPr="00035949">
        <w:t>, for example because the statue is destroyed</w:t>
      </w:r>
      <w:r w:rsidR="00971033" w:rsidRPr="00035949">
        <w:t>.</w:t>
      </w:r>
    </w:p>
    <w:p w14:paraId="256DCAA1" w14:textId="77777777" w:rsidR="00107230" w:rsidRPr="00035949" w:rsidRDefault="00107230">
      <w:r w:rsidRPr="00035949">
        <w:t xml:space="preserve">Sub-types of </w:t>
      </w:r>
      <w:r w:rsidRPr="00035949">
        <w:rPr>
          <w:i/>
        </w:rPr>
        <w:t>specifically dependent continuant</w:t>
      </w:r>
      <w:r w:rsidR="007A4DDC" w:rsidRPr="00035949">
        <w:rPr>
          <w:i/>
        </w:rPr>
        <w:t xml:space="preserve"> </w:t>
      </w:r>
      <w:r w:rsidRPr="00035949">
        <w:t>recognized by BFO are:</w:t>
      </w:r>
    </w:p>
    <w:p w14:paraId="00033631" w14:textId="77777777" w:rsidR="00D25757" w:rsidRPr="00035949" w:rsidRDefault="00D25757"/>
    <w:p w14:paraId="1642B604" w14:textId="77777777" w:rsidR="00D94B24" w:rsidRPr="00035949" w:rsidRDefault="00D94B24">
      <w:r w:rsidRPr="00035949">
        <w:rPr>
          <w:noProof/>
          <w:lang w:eastAsia="zh-CN"/>
        </w:rPr>
        <w:drawing>
          <wp:inline distT="0" distB="0" distL="0" distR="0" wp14:anchorId="49853984" wp14:editId="16FC6362">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84D847C" w14:textId="77777777" w:rsidR="007909CC" w:rsidRPr="00035949" w:rsidRDefault="007909CC"/>
    <w:p w14:paraId="70E03FDB" w14:textId="77777777" w:rsidR="007909CC" w:rsidRPr="00035949" w:rsidRDefault="007909CC">
      <w:r w:rsidRPr="00035949">
        <w:t xml:space="preserve">Intuitively </w:t>
      </w:r>
      <w:r w:rsidRPr="00035949">
        <w:rPr>
          <w:b/>
        </w:rPr>
        <w:t>s-dependence</w:t>
      </w:r>
      <w:r w:rsidRPr="00035949">
        <w:t xml:space="preserve"> holds only where the </w:t>
      </w:r>
      <w:r w:rsidRPr="00035949">
        <w:rPr>
          <w:b/>
        </w:rPr>
        <w:t>s-dependent</w:t>
      </w:r>
      <w:r w:rsidRPr="00035949">
        <w:t xml:space="preserve"> entity or entities have no material parts. The accused in a court of law has an </w:t>
      </w:r>
      <w:r w:rsidRPr="00035949">
        <w:rPr>
          <w:b/>
        </w:rPr>
        <w:t>s-dependent</w:t>
      </w:r>
      <w:r w:rsidRPr="00035949">
        <w:t xml:space="preserve"> role, but he himself is a human being, and thus not an </w:t>
      </w:r>
      <w:r w:rsidRPr="00035949">
        <w:rPr>
          <w:b/>
        </w:rPr>
        <w:t>s-dependent</w:t>
      </w:r>
      <w:r w:rsidRPr="00035949">
        <w:t xml:space="preserve"> entity.</w:t>
      </w:r>
    </w:p>
    <w:p w14:paraId="65FE9C98" w14:textId="20E9CEB0" w:rsidR="007909CC" w:rsidRPr="00035949" w:rsidRDefault="007909CC">
      <w:pPr>
        <w:pStyle w:val="Specification"/>
      </w:pPr>
      <w:r w:rsidRPr="00035949">
        <w:rPr>
          <w:rStyle w:val="Annotation"/>
        </w:rPr>
        <w:t>at(s-depends on)[</w:t>
      </w:r>
      <w:r w:rsidRPr="00035949">
        <w:rPr>
          <w:rStyle w:val="SpecificationType"/>
        </w:rPr>
        <w:t>Axiom</w:t>
      </w:r>
      <w:r w:rsidRPr="00035949">
        <w:t xml:space="preserve">: If </w:t>
      </w:r>
      <w:r w:rsidR="008A6944" w:rsidRPr="00035949">
        <w:rPr>
          <w:i/>
        </w:rPr>
        <w:t>b</w:t>
      </w:r>
      <w:r w:rsidRPr="00035949">
        <w:t xml:space="preserve"> is</w:t>
      </w:r>
      <w:r w:rsidRPr="00035949">
        <w:rPr>
          <w:i/>
        </w:rPr>
        <w:t xml:space="preserve"> </w:t>
      </w:r>
      <w:r w:rsidRPr="00035949">
        <w:rPr>
          <w:b/>
        </w:rPr>
        <w:t>s-depends_on</w:t>
      </w:r>
      <w:r w:rsidRPr="00035949">
        <w:t xml:space="preserve"> something at some time, then </w:t>
      </w:r>
      <w:r w:rsidR="008A6944" w:rsidRPr="00035949">
        <w:rPr>
          <w:i/>
        </w:rPr>
        <w:t>b</w:t>
      </w:r>
      <w:r w:rsidRPr="00035949">
        <w:rPr>
          <w:i/>
        </w:rPr>
        <w:t xml:space="preserve"> </w:t>
      </w:r>
      <w:r w:rsidRPr="00035949">
        <w:t xml:space="preserve">is not a </w:t>
      </w:r>
      <w:r w:rsidRPr="00035949">
        <w:rPr>
          <w:i/>
        </w:rPr>
        <w:t>material entity.</w:t>
      </w:r>
      <w:r w:rsidRPr="00035949">
        <w:t xml:space="preserve"> [052-001]</w:t>
      </w:r>
      <w:r w:rsidRPr="00035949">
        <w:rPr>
          <w:rStyle w:val="Annotation"/>
        </w:rPr>
        <w:t>]</w:t>
      </w:r>
    </w:p>
    <w:p w14:paraId="73CA6854" w14:textId="77777777" w:rsidR="00E84D3B" w:rsidRPr="00035949" w:rsidRDefault="00E84D3B">
      <w:pPr>
        <w:pStyle w:val="Specification"/>
      </w:pPr>
    </w:p>
    <w:p w14:paraId="37115B0C" w14:textId="44AAFF11" w:rsidR="00E84D3B" w:rsidRPr="00035949" w:rsidRDefault="009821CF" w:rsidP="00140957">
      <w:pPr>
        <w:pStyle w:val="Heading3"/>
      </w:pPr>
      <w:bookmarkStart w:id="266" w:name="_Toc501053108"/>
      <w:r w:rsidRPr="00035949">
        <w:t>The inheres</w:t>
      </w:r>
      <w:r w:rsidR="00E84D3B" w:rsidRPr="00035949">
        <w:t>_in and bearer_of relations</w:t>
      </w:r>
      <w:bookmarkEnd w:id="266"/>
    </w:p>
    <w:p w14:paraId="2FDEB101" w14:textId="734180A3" w:rsidR="004C372C" w:rsidRPr="00035949" w:rsidRDefault="00FE1DA1">
      <w:pPr>
        <w:pStyle w:val="Specification"/>
      </w:pPr>
      <w:r w:rsidRPr="00035949">
        <w:rPr>
          <w:rStyle w:val="Annotation"/>
        </w:rPr>
        <w:t>a</w:t>
      </w:r>
      <w:r w:rsidR="00EF5941" w:rsidRPr="00035949">
        <w:rPr>
          <w:rStyle w:val="Annotation"/>
        </w:rPr>
        <w:t>t</w:t>
      </w:r>
      <w:r w:rsidRPr="00035949">
        <w:rPr>
          <w:rStyle w:val="Annotation"/>
        </w:rPr>
        <w:t>(inheres_in)[</w:t>
      </w:r>
      <w:r w:rsidR="00492DAF" w:rsidRPr="00035949">
        <w:rPr>
          <w:rStyle w:val="SpecificationType"/>
          <w:sz w:val="22"/>
        </w:rPr>
        <w:t>Definition:</w:t>
      </w:r>
      <w:r w:rsidR="00492DAF" w:rsidRPr="00035949">
        <w:rPr>
          <w:smallCaps/>
        </w:rPr>
        <w:t xml:space="preserve"> </w:t>
      </w:r>
      <w:r w:rsidR="008A6944" w:rsidRPr="00035949">
        <w:rPr>
          <w:i/>
        </w:rPr>
        <w:t>b</w:t>
      </w:r>
      <w:r w:rsidR="007A4DDC" w:rsidRPr="00035949">
        <w:t xml:space="preserve"> </w:t>
      </w:r>
      <w:r w:rsidR="000E3998" w:rsidRPr="00035949">
        <w:rPr>
          <w:b/>
        </w:rPr>
        <w:t>inheres_</w:t>
      </w:r>
      <w:r w:rsidR="00B1604E" w:rsidRPr="00035949">
        <w:rPr>
          <w:b/>
        </w:rPr>
        <w:t>in</w:t>
      </w:r>
      <w:r w:rsidR="007A4DDC" w:rsidRPr="00035949">
        <w:rPr>
          <w:b/>
        </w:rPr>
        <w:t xml:space="preserve"> </w:t>
      </w:r>
      <w:r w:rsidR="008A6944" w:rsidRPr="00035949">
        <w:rPr>
          <w:i/>
        </w:rPr>
        <w:t>c</w:t>
      </w:r>
      <w:r w:rsidR="00B1604E" w:rsidRPr="00035949">
        <w:t xml:space="preserve"> </w:t>
      </w:r>
      <w:r w:rsidR="008C75EE" w:rsidRPr="00035949">
        <w:rPr>
          <w:b/>
        </w:rPr>
        <w:t xml:space="preserve">at </w:t>
      </w:r>
      <w:r w:rsidR="008C75EE" w:rsidRPr="00035949">
        <w:rPr>
          <w:i/>
        </w:rPr>
        <w:t>t</w:t>
      </w:r>
      <w:r w:rsidR="008C75EE" w:rsidRPr="00035949">
        <w:t xml:space="preserve"> </w:t>
      </w:r>
      <w:r w:rsidR="00B1604E" w:rsidRPr="00035949">
        <w:t>=Def.</w:t>
      </w:r>
      <w:r w:rsidR="007A4DDC" w:rsidRPr="00035949">
        <w:t xml:space="preserve"> </w:t>
      </w:r>
      <w:r w:rsidR="008A6944" w:rsidRPr="00035949">
        <w:rPr>
          <w:i/>
        </w:rPr>
        <w:t>b</w:t>
      </w:r>
      <w:r w:rsidR="00B1604E" w:rsidRPr="00035949">
        <w:t xml:space="preserve"> is a</w:t>
      </w:r>
      <w:r w:rsidR="00921592" w:rsidRPr="00035949">
        <w:t xml:space="preserve"> </w:t>
      </w:r>
      <w:r w:rsidR="00921592" w:rsidRPr="00035949">
        <w:rPr>
          <w:i/>
        </w:rPr>
        <w:t>dependent continuant</w:t>
      </w:r>
      <w:r w:rsidR="007A4DDC" w:rsidRPr="00035949">
        <w:t xml:space="preserve"> </w:t>
      </w:r>
      <w:r w:rsidR="00B1604E" w:rsidRPr="00035949">
        <w:t>&amp;</w:t>
      </w:r>
      <w:r w:rsidR="007A4DDC" w:rsidRPr="00035949">
        <w:t xml:space="preserve"> </w:t>
      </w:r>
      <w:r w:rsidR="008A6944" w:rsidRPr="00035949">
        <w:rPr>
          <w:i/>
        </w:rPr>
        <w:t>c</w:t>
      </w:r>
      <w:r w:rsidR="00B1604E" w:rsidRPr="00035949">
        <w:rPr>
          <w:i/>
        </w:rPr>
        <w:t xml:space="preserve"> </w:t>
      </w:r>
      <w:r w:rsidR="00B1604E" w:rsidRPr="00035949">
        <w:t>is an</w:t>
      </w:r>
      <w:r w:rsidR="00921592" w:rsidRPr="00035949">
        <w:t xml:space="preserve"> </w:t>
      </w:r>
      <w:r w:rsidR="00921592" w:rsidRPr="00035949">
        <w:rPr>
          <w:i/>
        </w:rPr>
        <w:t>independent continuant</w:t>
      </w:r>
      <w:r w:rsidR="007A4DDC" w:rsidRPr="00035949">
        <w:t xml:space="preserve"> </w:t>
      </w:r>
      <w:r w:rsidR="00E84D3B" w:rsidRPr="00035949">
        <w:t xml:space="preserve">that is not a </w:t>
      </w:r>
      <w:r w:rsidR="00E84D3B" w:rsidRPr="00035949">
        <w:rPr>
          <w:i/>
        </w:rPr>
        <w:t xml:space="preserve">spatial region </w:t>
      </w:r>
      <w:r w:rsidR="00B1604E" w:rsidRPr="00035949">
        <w:t>&amp;</w:t>
      </w:r>
      <w:r w:rsidR="007A4DDC" w:rsidRPr="00035949">
        <w:t xml:space="preserve"> </w:t>
      </w:r>
      <w:r w:rsidR="008A6944" w:rsidRPr="00035949">
        <w:rPr>
          <w:i/>
        </w:rPr>
        <w:t>b</w:t>
      </w:r>
      <w:r w:rsidR="00B1604E" w:rsidRPr="00035949">
        <w:t xml:space="preserve"> </w:t>
      </w:r>
      <w:r w:rsidR="008A258E" w:rsidRPr="00035949">
        <w:rPr>
          <w:b/>
        </w:rPr>
        <w:t>s-depends_on</w:t>
      </w:r>
      <w:r w:rsidR="007A4DDC" w:rsidRPr="00035949">
        <w:t xml:space="preserve"> </w:t>
      </w:r>
      <w:r w:rsidR="008A6944" w:rsidRPr="00035949">
        <w:rPr>
          <w:i/>
        </w:rPr>
        <w:t>c</w:t>
      </w:r>
      <w:r w:rsidR="000E3998" w:rsidRPr="00035949">
        <w:rPr>
          <w:i/>
        </w:rPr>
        <w:t xml:space="preserve"> </w:t>
      </w:r>
      <w:r w:rsidR="008C75EE" w:rsidRPr="00035949">
        <w:rPr>
          <w:b/>
        </w:rPr>
        <w:t xml:space="preserve">at </w:t>
      </w:r>
      <w:r w:rsidR="008C75EE" w:rsidRPr="00035949">
        <w:rPr>
          <w:i/>
        </w:rPr>
        <w:t>t</w:t>
      </w:r>
      <w:r w:rsidR="006D323D" w:rsidRPr="00035949">
        <w:t>. [051-00</w:t>
      </w:r>
      <w:r w:rsidR="00E84D3B" w:rsidRPr="00035949">
        <w:t>2</w:t>
      </w:r>
      <w:r w:rsidR="006D323D" w:rsidRPr="00035949">
        <w:t>]</w:t>
      </w:r>
      <w:r w:rsidRPr="00035949">
        <w:rPr>
          <w:rStyle w:val="Annotation"/>
        </w:rPr>
        <w:t>]</w:t>
      </w:r>
    </w:p>
    <w:p w14:paraId="0D393E72" w14:textId="77777777" w:rsidR="00A52523" w:rsidRPr="00035949" w:rsidRDefault="00FE1DA1">
      <w:pPr>
        <w:pStyle w:val="Specification"/>
        <w:rPr>
          <w:i/>
        </w:rPr>
      </w:pPr>
      <w:r w:rsidRPr="00035949">
        <w:rPr>
          <w:rStyle w:val="Annotation"/>
        </w:rPr>
        <w:lastRenderedPageBreak/>
        <w:t>a(inheres_in)[</w:t>
      </w:r>
      <w:r w:rsidR="00A52523" w:rsidRPr="00035949">
        <w:rPr>
          <w:rStyle w:val="SpecificationType"/>
          <w:sz w:val="22"/>
        </w:rPr>
        <w:t>Domain:</w:t>
      </w:r>
      <w:r w:rsidR="00A52523" w:rsidRPr="00035949">
        <w:t xml:space="preserve"> </w:t>
      </w:r>
      <w:r w:rsidR="00A52523" w:rsidRPr="00035949">
        <w:rPr>
          <w:i/>
        </w:rPr>
        <w:t>specifically dependent continuant</w:t>
      </w:r>
      <w:r w:rsidRPr="00035949">
        <w:rPr>
          <w:rStyle w:val="Annotation"/>
        </w:rPr>
        <w:t>]</w:t>
      </w:r>
      <w:r w:rsidR="00A52523" w:rsidRPr="00035949">
        <w:rPr>
          <w:i/>
        </w:rPr>
        <w:t xml:space="preserve"> </w:t>
      </w:r>
    </w:p>
    <w:p w14:paraId="681D4F0A" w14:textId="77777777" w:rsidR="00A52523" w:rsidRPr="00035949" w:rsidRDefault="00FE1DA1">
      <w:pPr>
        <w:pStyle w:val="Specification"/>
        <w:rPr>
          <w:rStyle w:val="SpecificationType"/>
          <w:sz w:val="22"/>
        </w:rPr>
      </w:pPr>
      <w:r w:rsidRPr="00035949">
        <w:rPr>
          <w:rStyle w:val="Annotation"/>
        </w:rPr>
        <w:t>a(inheres_in)[</w:t>
      </w:r>
      <w:r w:rsidR="00A52523" w:rsidRPr="00035949">
        <w:rPr>
          <w:rStyle w:val="SpecificationType"/>
          <w:sz w:val="22"/>
        </w:rPr>
        <w:t>Range:</w:t>
      </w:r>
      <w:r w:rsidR="00A52523" w:rsidRPr="00035949">
        <w:rPr>
          <w:i/>
        </w:rPr>
        <w:t xml:space="preserve"> independent continuant</w:t>
      </w:r>
      <w:r w:rsidR="00E84D3B" w:rsidRPr="00035949">
        <w:t xml:space="preserve"> that is not a </w:t>
      </w:r>
      <w:r w:rsidR="00E84D3B" w:rsidRPr="00035949">
        <w:rPr>
          <w:i/>
        </w:rPr>
        <w:t>spatial region</w:t>
      </w:r>
      <w:r w:rsidRPr="00035949">
        <w:rPr>
          <w:rStyle w:val="Annotation"/>
        </w:rPr>
        <w:t>]</w:t>
      </w:r>
    </w:p>
    <w:p w14:paraId="7DFC28B0" w14:textId="6A057301" w:rsidR="00611F06" w:rsidRPr="001D54A5" w:rsidRDefault="009821CF" w:rsidP="001D54A5">
      <w:pPr>
        <w:spacing w:after="0"/>
        <w:rPr>
          <w:sz w:val="24"/>
          <w:szCs w:val="28"/>
        </w:rPr>
      </w:pPr>
      <w:r w:rsidRPr="00035949">
        <w:rPr>
          <w:rStyle w:val="Annotation"/>
        </w:rPr>
        <w:t>note(inheres_in)[</w:t>
      </w:r>
      <w:r w:rsidR="00624F91" w:rsidRPr="00035949">
        <w:rPr>
          <w:b/>
        </w:rPr>
        <w:t>Inherence</w:t>
      </w:r>
      <w:r w:rsidR="00624F91" w:rsidRPr="00035949">
        <w:t xml:space="preserve"> is a subrelation of </w:t>
      </w:r>
      <w:r w:rsidR="008A258E" w:rsidRPr="00035949">
        <w:rPr>
          <w:b/>
        </w:rPr>
        <w:t>s-depends_on</w:t>
      </w:r>
      <w:r w:rsidR="00624F91" w:rsidRPr="00035949">
        <w:rPr>
          <w:b/>
        </w:rPr>
        <w:t xml:space="preserve"> </w:t>
      </w:r>
      <w:r w:rsidR="00624F91" w:rsidRPr="00035949">
        <w:t xml:space="preserve">which holds between a </w:t>
      </w:r>
      <w:r w:rsidR="00624F91" w:rsidRPr="00035949">
        <w:rPr>
          <w:i/>
        </w:rPr>
        <w:t>dependent continuant</w:t>
      </w:r>
      <w:r w:rsidR="00624F91" w:rsidRPr="00035949">
        <w:t xml:space="preserve"> and an </w:t>
      </w:r>
      <w:r w:rsidR="00624F91" w:rsidRPr="00035949">
        <w:rPr>
          <w:i/>
        </w:rPr>
        <w:t>independent continuant</w:t>
      </w:r>
      <w:r w:rsidR="00E84D3B" w:rsidRPr="00035949">
        <w:rPr>
          <w:i/>
        </w:rPr>
        <w:t xml:space="preserve"> </w:t>
      </w:r>
      <w:r w:rsidR="00E84D3B" w:rsidRPr="00035949">
        <w:t xml:space="preserve">that is not a </w:t>
      </w:r>
      <w:r w:rsidR="00E84D3B" w:rsidRPr="00035949">
        <w:rPr>
          <w:i/>
        </w:rPr>
        <w:t>spatial region</w:t>
      </w:r>
      <w:r w:rsidR="00624F91" w:rsidRPr="00035949">
        <w:t>.</w:t>
      </w:r>
      <w:r w:rsidR="004C372C" w:rsidRPr="00035949">
        <w:t xml:space="preserve"> Since dependent continuants cannot migrate from one </w:t>
      </w:r>
      <w:r w:rsidR="00C87A97" w:rsidRPr="00035949">
        <w:t xml:space="preserve">independent continuant </w:t>
      </w:r>
      <w:r w:rsidR="004C372C" w:rsidRPr="00035949">
        <w:t xml:space="preserve">bearer to another, </w:t>
      </w:r>
      <w:r w:rsidR="00C87A97" w:rsidRPr="00035949">
        <w:t>it follows that i</w:t>
      </w:r>
      <w:r w:rsidR="000E3998" w:rsidRPr="00035949">
        <w:t xml:space="preserve">f </w:t>
      </w:r>
      <w:r w:rsidR="008A6944" w:rsidRPr="00035949">
        <w:rPr>
          <w:i/>
        </w:rPr>
        <w:t xml:space="preserve">b </w:t>
      </w:r>
      <w:r w:rsidR="008A258E" w:rsidRPr="00035949">
        <w:rPr>
          <w:b/>
        </w:rPr>
        <w:t>s-depends_on</w:t>
      </w:r>
      <w:r w:rsidR="000E3998" w:rsidRPr="00035949">
        <w:rPr>
          <w:b/>
        </w:rPr>
        <w:t xml:space="preserve"> </w:t>
      </w:r>
      <w:r w:rsidR="00C87A97" w:rsidRPr="00035949">
        <w:t>independent continuant</w:t>
      </w:r>
      <w:r w:rsidR="00C87A97" w:rsidRPr="00035949">
        <w:rPr>
          <w:b/>
        </w:rPr>
        <w:t xml:space="preserve"> </w:t>
      </w:r>
      <w:r w:rsidR="008A6944" w:rsidRPr="00035949">
        <w:rPr>
          <w:i/>
        </w:rPr>
        <w:t>c</w:t>
      </w:r>
      <w:r w:rsidR="000E3998" w:rsidRPr="00035949">
        <w:rPr>
          <w:i/>
        </w:rPr>
        <w:t xml:space="preserve"> </w:t>
      </w:r>
      <w:r w:rsidR="000E3998" w:rsidRPr="00035949">
        <w:t xml:space="preserve">at some time, then </w:t>
      </w:r>
      <w:r w:rsidR="008A6944" w:rsidRPr="00035949">
        <w:rPr>
          <w:i/>
        </w:rPr>
        <w:t>b</w:t>
      </w:r>
      <w:r w:rsidR="000E3998" w:rsidRPr="00035949">
        <w:rPr>
          <w:i/>
        </w:rPr>
        <w:t xml:space="preserve"> </w:t>
      </w:r>
      <w:r w:rsidR="008A258E" w:rsidRPr="00035949">
        <w:rPr>
          <w:b/>
        </w:rPr>
        <w:t>s-depends_on</w:t>
      </w:r>
      <w:r w:rsidR="000E3998" w:rsidRPr="00035949">
        <w:rPr>
          <w:b/>
        </w:rPr>
        <w:t xml:space="preserve"> </w:t>
      </w:r>
      <w:r w:rsidR="008A6944" w:rsidRPr="00035949">
        <w:rPr>
          <w:i/>
        </w:rPr>
        <w:t>c</w:t>
      </w:r>
      <w:r w:rsidR="000E3998" w:rsidRPr="00035949">
        <w:rPr>
          <w:i/>
        </w:rPr>
        <w:t xml:space="preserve"> </w:t>
      </w:r>
      <w:r w:rsidR="000E3998" w:rsidRPr="00035949">
        <w:t xml:space="preserve">at all times at which </w:t>
      </w:r>
      <w:r w:rsidR="00E9291F">
        <w:rPr>
          <w:i/>
        </w:rPr>
        <w:t>b</w:t>
      </w:r>
      <w:r w:rsidR="00E9291F" w:rsidRPr="00035949">
        <w:rPr>
          <w:i/>
        </w:rPr>
        <w:t xml:space="preserve"> </w:t>
      </w:r>
      <w:r w:rsidR="000E3998" w:rsidRPr="00035949">
        <w:t xml:space="preserve">exists. </w:t>
      </w:r>
      <w:r w:rsidR="00CD73E6" w:rsidRPr="00035949">
        <w:t>Inherence is in this sense redundantly time-indexed.</w:t>
      </w:r>
      <w:r w:rsidR="00611F06">
        <w:t xml:space="preserve"> </w:t>
      </w:r>
      <w:r w:rsidR="00611F06">
        <w:rPr>
          <w:sz w:val="24"/>
          <w:szCs w:val="28"/>
        </w:rPr>
        <w:t xml:space="preserve">Thus </w:t>
      </w:r>
      <w:r w:rsidR="00611F06">
        <w:rPr>
          <w:b/>
          <w:sz w:val="24"/>
          <w:szCs w:val="28"/>
        </w:rPr>
        <w:t xml:space="preserve">inheres_in </w:t>
      </w:r>
      <w:r w:rsidR="00611F06">
        <w:rPr>
          <w:sz w:val="24"/>
          <w:szCs w:val="28"/>
        </w:rPr>
        <w:t xml:space="preserve">is just the </w:t>
      </w:r>
      <w:r w:rsidR="00611F06">
        <w:rPr>
          <w:b/>
          <w:sz w:val="24"/>
          <w:szCs w:val="28"/>
        </w:rPr>
        <w:t xml:space="preserve">s-depends_on </w:t>
      </w:r>
      <w:r w:rsidR="00611F06" w:rsidRPr="000A293D">
        <w:rPr>
          <w:sz w:val="24"/>
          <w:szCs w:val="28"/>
        </w:rPr>
        <w:t>relation</w:t>
      </w:r>
      <w:r w:rsidR="00611F06">
        <w:rPr>
          <w:sz w:val="24"/>
          <w:szCs w:val="28"/>
        </w:rPr>
        <w:t xml:space="preserve"> as it holds between specifically dependent continuants and the independent continuants that are not spatial regions upon which they depend.</w:t>
      </w:r>
    </w:p>
    <w:p w14:paraId="64BEA5AB" w14:textId="00C3179B" w:rsidR="002001F8" w:rsidRPr="00035949" w:rsidRDefault="002C4E4C">
      <w:r w:rsidRPr="00035949">
        <w:t xml:space="preserve">For example, consider the </w:t>
      </w:r>
      <w:r w:rsidR="002001F8" w:rsidRPr="00035949">
        <w:t xml:space="preserve">particular instance of openness inhering in my mouth at </w:t>
      </w:r>
      <w:r w:rsidR="002001F8" w:rsidRPr="00035949">
        <w:rPr>
          <w:i/>
        </w:rPr>
        <w:t>t</w:t>
      </w:r>
      <w:r w:rsidR="002001F8" w:rsidRPr="00035949">
        <w:t xml:space="preserve"> as I prepare to take a bite out of a donut, </w:t>
      </w:r>
      <w:r w:rsidRPr="00035949">
        <w:t xml:space="preserve">followed by </w:t>
      </w:r>
      <w:r w:rsidR="002001F8" w:rsidRPr="00035949">
        <w:t xml:space="preserve">a closedness at </w:t>
      </w:r>
      <w:r w:rsidR="002001F8" w:rsidRPr="00035949">
        <w:rPr>
          <w:i/>
        </w:rPr>
        <w:t>t</w:t>
      </w:r>
      <w:r w:rsidR="002001F8" w:rsidRPr="00035949">
        <w:t xml:space="preserve">+1 when I bite </w:t>
      </w:r>
      <w:r w:rsidRPr="00035949">
        <w:t xml:space="preserve">the donut </w:t>
      </w:r>
      <w:r w:rsidR="002001F8" w:rsidRPr="00035949">
        <w:t>and start chewing</w:t>
      </w:r>
      <w:r w:rsidRPr="00035949">
        <w:t xml:space="preserve">. The openness instance is then shortlived, and to say that </w:t>
      </w:r>
      <w:r w:rsidR="007909CC" w:rsidRPr="00035949">
        <w:t>it</w:t>
      </w:r>
      <w:r w:rsidR="007909CC" w:rsidRPr="00035949">
        <w:rPr>
          <w:i/>
        </w:rPr>
        <w:t xml:space="preserve"> </w:t>
      </w:r>
      <w:r w:rsidR="008A258E" w:rsidRPr="00035949">
        <w:rPr>
          <w:b/>
        </w:rPr>
        <w:t>s-depends_on</w:t>
      </w:r>
      <w:r w:rsidRPr="00035949">
        <w:t xml:space="preserve"> my mouth at all times at which </w:t>
      </w:r>
      <w:r w:rsidR="007909CC" w:rsidRPr="00035949">
        <w:t xml:space="preserve">this openness </w:t>
      </w:r>
      <w:r w:rsidRPr="00035949">
        <w:t>exists, means: at all times during this short life.</w:t>
      </w:r>
      <w:r w:rsidR="0041213E" w:rsidRPr="00035949">
        <w:t xml:space="preserve"> Every time you make a fist, you make a new (instance of the universal) fist.</w:t>
      </w:r>
      <w:r w:rsidR="0041213E" w:rsidRPr="00035949">
        <w:rPr>
          <w:i/>
        </w:rPr>
        <w:t xml:space="preserve"> </w:t>
      </w:r>
      <w:r w:rsidR="0041213E" w:rsidRPr="00035949">
        <w:t>(Every time your hand has the fist-shaped quality, there is created a new instance of the universal fist-shaped quality.)</w:t>
      </w:r>
      <w:r w:rsidR="009821CF" w:rsidRPr="00035949">
        <w:rPr>
          <w:rStyle w:val="Annotation"/>
        </w:rPr>
        <w:t>]</w:t>
      </w:r>
    </w:p>
    <w:p w14:paraId="00E68677" w14:textId="71501C01" w:rsidR="007325BB" w:rsidRPr="00035949" w:rsidRDefault="00FE1DA1">
      <w:pPr>
        <w:pStyle w:val="Specification"/>
      </w:pPr>
      <w:r w:rsidRPr="00035949">
        <w:rPr>
          <w:rStyle w:val="Annotation"/>
        </w:rPr>
        <w:t>a</w:t>
      </w:r>
      <w:r w:rsidR="00EF5941" w:rsidRPr="00035949">
        <w:rPr>
          <w:rStyle w:val="Annotation"/>
        </w:rPr>
        <w:t>t</w:t>
      </w:r>
      <w:r w:rsidRPr="00035949">
        <w:rPr>
          <w:rStyle w:val="Annotation"/>
        </w:rPr>
        <w:t>(bearer_of)[</w:t>
      </w:r>
      <w:r w:rsidR="00492DAF" w:rsidRPr="00035949">
        <w:rPr>
          <w:rStyle w:val="SpecificationType"/>
          <w:sz w:val="22"/>
        </w:rPr>
        <w:t>Definition</w:t>
      </w:r>
      <w:r w:rsidR="00492DAF" w:rsidRPr="00035949">
        <w:rPr>
          <w:smallCaps/>
        </w:rPr>
        <w:t xml:space="preserve">: </w:t>
      </w:r>
      <w:r w:rsidR="008A6944" w:rsidRPr="00035949">
        <w:rPr>
          <w:i/>
        </w:rPr>
        <w:t>b</w:t>
      </w:r>
      <w:r w:rsidR="004C372C" w:rsidRPr="00035949">
        <w:rPr>
          <w:i/>
        </w:rPr>
        <w:t xml:space="preserve"> </w:t>
      </w:r>
      <w:r w:rsidR="004C372C" w:rsidRPr="00035949">
        <w:rPr>
          <w:b/>
        </w:rPr>
        <w:t xml:space="preserve">bearer_of </w:t>
      </w:r>
      <w:r w:rsidR="008A6944" w:rsidRPr="00035949">
        <w:rPr>
          <w:i/>
        </w:rPr>
        <w:t>c</w:t>
      </w:r>
      <w:r w:rsidR="004C372C" w:rsidRPr="00035949">
        <w:rPr>
          <w:i/>
        </w:rPr>
        <w:t xml:space="preserve"> </w:t>
      </w:r>
      <w:r w:rsidR="004C372C" w:rsidRPr="00035949">
        <w:rPr>
          <w:b/>
        </w:rPr>
        <w:t xml:space="preserve">at </w:t>
      </w:r>
      <w:r w:rsidR="004C372C" w:rsidRPr="00035949">
        <w:rPr>
          <w:i/>
        </w:rPr>
        <w:t>t =</w:t>
      </w:r>
      <w:r w:rsidR="004C372C" w:rsidRPr="00035949">
        <w:t xml:space="preserve">Def. </w:t>
      </w:r>
      <w:r w:rsidR="008A6944" w:rsidRPr="00035949">
        <w:rPr>
          <w:i/>
        </w:rPr>
        <w:t>c</w:t>
      </w:r>
      <w:r w:rsidR="004C372C" w:rsidRPr="00035949">
        <w:rPr>
          <w:i/>
        </w:rPr>
        <w:t xml:space="preserve"> </w:t>
      </w:r>
      <w:r w:rsidR="008A258E" w:rsidRPr="00035949">
        <w:rPr>
          <w:b/>
        </w:rPr>
        <w:t>s-depends_on</w:t>
      </w:r>
      <w:r w:rsidR="004C372C" w:rsidRPr="00035949">
        <w:rPr>
          <w:b/>
        </w:rPr>
        <w:t xml:space="preserve"> </w:t>
      </w:r>
      <w:r w:rsidR="008A6944" w:rsidRPr="00035949">
        <w:rPr>
          <w:i/>
        </w:rPr>
        <w:t>b</w:t>
      </w:r>
      <w:r w:rsidR="004C372C" w:rsidRPr="00035949">
        <w:rPr>
          <w:i/>
        </w:rPr>
        <w:t xml:space="preserve"> </w:t>
      </w:r>
      <w:r w:rsidR="00335B12" w:rsidRPr="00035949">
        <w:rPr>
          <w:b/>
        </w:rPr>
        <w:t xml:space="preserve">at </w:t>
      </w:r>
      <w:r w:rsidR="00335B12" w:rsidRPr="00035949">
        <w:rPr>
          <w:i/>
        </w:rPr>
        <w:t xml:space="preserve">t </w:t>
      </w:r>
      <w:r w:rsidR="0039662B" w:rsidRPr="00035949">
        <w:t xml:space="preserve">&amp; </w:t>
      </w:r>
      <w:r w:rsidR="008A6944" w:rsidRPr="00035949">
        <w:rPr>
          <w:i/>
        </w:rPr>
        <w:t>b</w:t>
      </w:r>
      <w:r w:rsidR="008E181C" w:rsidRPr="00035949">
        <w:rPr>
          <w:i/>
        </w:rPr>
        <w:t xml:space="preserve"> </w:t>
      </w:r>
      <w:r w:rsidR="008E181C" w:rsidRPr="00035949">
        <w:t xml:space="preserve">is an </w:t>
      </w:r>
      <w:r w:rsidR="008E181C" w:rsidRPr="00035949">
        <w:rPr>
          <w:i/>
        </w:rPr>
        <w:t>independent continuant</w:t>
      </w:r>
      <w:r w:rsidR="008E181C" w:rsidRPr="00035949">
        <w:t xml:space="preserve"> </w:t>
      </w:r>
      <w:r w:rsidR="00E84D3B" w:rsidRPr="00035949">
        <w:t xml:space="preserve">that is not a </w:t>
      </w:r>
      <w:r w:rsidR="00E84D3B" w:rsidRPr="00035949">
        <w:rPr>
          <w:i/>
        </w:rPr>
        <w:t>spatial region</w:t>
      </w:r>
      <w:r w:rsidR="0039662B" w:rsidRPr="00035949">
        <w:rPr>
          <w:i/>
        </w:rPr>
        <w:t>.</w:t>
      </w:r>
      <w:r w:rsidR="008E181C" w:rsidRPr="00035949">
        <w:rPr>
          <w:i/>
        </w:rPr>
        <w:t xml:space="preserve"> </w:t>
      </w:r>
      <w:r w:rsidR="006D323D" w:rsidRPr="00035949">
        <w:t>[053-00</w:t>
      </w:r>
      <w:r w:rsidR="00A11862" w:rsidRPr="00035949">
        <w:t>4</w:t>
      </w:r>
      <w:r w:rsidR="006D323D" w:rsidRPr="00035949">
        <w:t>]</w:t>
      </w:r>
      <w:r w:rsidRPr="00035949">
        <w:rPr>
          <w:rStyle w:val="Annotation"/>
        </w:rPr>
        <w:t>]</w:t>
      </w:r>
    </w:p>
    <w:p w14:paraId="26C12194" w14:textId="77777777" w:rsidR="0089128F" w:rsidRPr="00035949" w:rsidRDefault="00FE1DA1">
      <w:pPr>
        <w:pStyle w:val="Specification"/>
        <w:rPr>
          <w:rStyle w:val="SpecificationType"/>
          <w:sz w:val="22"/>
        </w:rPr>
      </w:pPr>
      <w:r w:rsidRPr="00035949">
        <w:rPr>
          <w:rStyle w:val="Annotation"/>
        </w:rPr>
        <w:t>a(bearer_of)[</w:t>
      </w:r>
      <w:r w:rsidR="0089128F" w:rsidRPr="00035949">
        <w:rPr>
          <w:rStyle w:val="SpecificationType"/>
          <w:sz w:val="22"/>
        </w:rPr>
        <w:t xml:space="preserve">Domain:  </w:t>
      </w:r>
      <w:r w:rsidR="0089128F" w:rsidRPr="00035949">
        <w:rPr>
          <w:i/>
        </w:rPr>
        <w:t>independent continuant</w:t>
      </w:r>
      <w:r w:rsidR="00E84D3B" w:rsidRPr="00035949">
        <w:t xml:space="preserve"> that is not a </w:t>
      </w:r>
      <w:r w:rsidR="00E84D3B" w:rsidRPr="00035949">
        <w:rPr>
          <w:i/>
        </w:rPr>
        <w:t>spatial region</w:t>
      </w:r>
      <w:r w:rsidRPr="00035949">
        <w:rPr>
          <w:rStyle w:val="Annotation"/>
        </w:rPr>
        <w:t>]</w:t>
      </w:r>
    </w:p>
    <w:p w14:paraId="5A31F3E5" w14:textId="77777777" w:rsidR="000E3998" w:rsidRPr="00035949" w:rsidRDefault="00FE1DA1">
      <w:pPr>
        <w:pStyle w:val="Specification"/>
      </w:pPr>
      <w:r w:rsidRPr="00035949">
        <w:rPr>
          <w:rStyle w:val="Annotation"/>
        </w:rPr>
        <w:t>a(bearer_of)[</w:t>
      </w:r>
      <w:r w:rsidR="0089128F" w:rsidRPr="00035949">
        <w:rPr>
          <w:rStyle w:val="SpecificationType"/>
          <w:sz w:val="22"/>
        </w:rPr>
        <w:t xml:space="preserve">Range: </w:t>
      </w:r>
      <w:r w:rsidR="00A52523" w:rsidRPr="00035949">
        <w:rPr>
          <w:i/>
        </w:rPr>
        <w:t>specifically</w:t>
      </w:r>
      <w:r w:rsidR="000E2488" w:rsidRPr="00035949">
        <w:rPr>
          <w:i/>
        </w:rPr>
        <w:t xml:space="preserve"> dependent continuant</w:t>
      </w:r>
      <w:r w:rsidRPr="00035949">
        <w:rPr>
          <w:rStyle w:val="Annotation"/>
        </w:rPr>
        <w:t>]</w:t>
      </w:r>
    </w:p>
    <w:p w14:paraId="49668852" w14:textId="15815475" w:rsidR="000E3998" w:rsidRPr="00035949" w:rsidRDefault="0041213E">
      <w:r w:rsidRPr="00035949">
        <w:rPr>
          <w:b/>
        </w:rPr>
        <w:t>B</w:t>
      </w:r>
      <w:r w:rsidR="000E3998" w:rsidRPr="00035949">
        <w:rPr>
          <w:b/>
        </w:rPr>
        <w:t xml:space="preserve">earer_of </w:t>
      </w:r>
      <w:r w:rsidR="000E3998" w:rsidRPr="00035949">
        <w:t xml:space="preserve">in contrast to inherence, is </w:t>
      </w:r>
      <w:r w:rsidR="009821CF" w:rsidRPr="00035949">
        <w:t xml:space="preserve">not </w:t>
      </w:r>
      <w:r w:rsidR="00CD73E6" w:rsidRPr="00035949">
        <w:t xml:space="preserve">redundantly </w:t>
      </w:r>
      <w:r w:rsidR="000E3998" w:rsidRPr="00035949">
        <w:t xml:space="preserve">time-indexed, since if </w:t>
      </w:r>
      <w:r w:rsidR="008A6944" w:rsidRPr="00035949">
        <w:rPr>
          <w:i/>
        </w:rPr>
        <w:t>b</w:t>
      </w:r>
      <w:r w:rsidR="000E3998" w:rsidRPr="00035949">
        <w:rPr>
          <w:i/>
        </w:rPr>
        <w:t xml:space="preserve"> </w:t>
      </w:r>
      <w:r w:rsidR="000E3998" w:rsidRPr="00035949">
        <w:t xml:space="preserve">is a bearer of some </w:t>
      </w:r>
      <w:r w:rsidR="008A6944" w:rsidRPr="00035949">
        <w:rPr>
          <w:i/>
        </w:rPr>
        <w:t>c</w:t>
      </w:r>
      <w:r w:rsidR="000E3998" w:rsidRPr="00035949">
        <w:rPr>
          <w:i/>
        </w:rPr>
        <w:t xml:space="preserve"> </w:t>
      </w:r>
      <w:r w:rsidR="002C4E4C" w:rsidRPr="00035949">
        <w:t xml:space="preserve">only </w:t>
      </w:r>
      <w:r w:rsidR="000E3998" w:rsidRPr="00035949">
        <w:t>at some time</w:t>
      </w:r>
      <w:r w:rsidR="002C4E4C" w:rsidRPr="00035949">
        <w:t xml:space="preserve"> during which </w:t>
      </w:r>
      <w:r w:rsidR="008A6944" w:rsidRPr="00035949">
        <w:rPr>
          <w:i/>
        </w:rPr>
        <w:t>b</w:t>
      </w:r>
      <w:r w:rsidR="002C4E4C" w:rsidRPr="00035949">
        <w:rPr>
          <w:i/>
        </w:rPr>
        <w:t xml:space="preserve"> </w:t>
      </w:r>
      <w:r w:rsidR="002C4E4C" w:rsidRPr="00035949">
        <w:t>exists</w:t>
      </w:r>
      <w:r w:rsidR="000E3998" w:rsidRPr="00035949">
        <w:t xml:space="preserve">, </w:t>
      </w:r>
      <w:r w:rsidR="002C4E4C" w:rsidRPr="00035949">
        <w:t xml:space="preserve">but </w:t>
      </w:r>
      <w:r w:rsidR="008A6944" w:rsidRPr="00035949">
        <w:rPr>
          <w:i/>
        </w:rPr>
        <w:t>c</w:t>
      </w:r>
      <w:r w:rsidR="002C4E4C" w:rsidRPr="00035949">
        <w:rPr>
          <w:i/>
        </w:rPr>
        <w:t xml:space="preserve"> </w:t>
      </w:r>
      <w:r w:rsidR="002C4E4C" w:rsidRPr="00035949">
        <w:t xml:space="preserve">cannot similarly inhere in </w:t>
      </w:r>
      <w:r w:rsidR="008A6944" w:rsidRPr="00035949">
        <w:rPr>
          <w:i/>
        </w:rPr>
        <w:t>b</w:t>
      </w:r>
      <w:r w:rsidR="000E3998" w:rsidRPr="00035949">
        <w:rPr>
          <w:i/>
        </w:rPr>
        <w:t xml:space="preserve"> </w:t>
      </w:r>
      <w:r w:rsidR="002C4E4C" w:rsidRPr="00035949">
        <w:t xml:space="preserve">only at some times during which </w:t>
      </w:r>
      <w:r w:rsidR="008A6944" w:rsidRPr="00035949">
        <w:rPr>
          <w:i/>
        </w:rPr>
        <w:t>c</w:t>
      </w:r>
      <w:r w:rsidR="002C4E4C" w:rsidRPr="00035949">
        <w:rPr>
          <w:i/>
        </w:rPr>
        <w:t xml:space="preserve"> </w:t>
      </w:r>
      <w:r w:rsidR="002C4E4C" w:rsidRPr="00035949">
        <w:t>exists.</w:t>
      </w:r>
    </w:p>
    <w:p w14:paraId="7D889823" w14:textId="77777777" w:rsidR="00513AAE" w:rsidRPr="00035949" w:rsidRDefault="00513AAE">
      <w:r w:rsidRPr="00035949">
        <w:t xml:space="preserve">See also the discussion of </w:t>
      </w:r>
      <w:r w:rsidR="003068B6" w:rsidRPr="00035949">
        <w:rPr>
          <w:b/>
        </w:rPr>
        <w:t>has_m</w:t>
      </w:r>
      <w:r w:rsidRPr="00035949">
        <w:rPr>
          <w:b/>
        </w:rPr>
        <w:t>aterial_basis</w:t>
      </w:r>
      <w:r w:rsidR="003068B6" w:rsidRPr="00035949">
        <w:rPr>
          <w:b/>
        </w:rPr>
        <w:t>_in</w:t>
      </w:r>
      <w:r w:rsidR="003068B6" w:rsidRPr="00035949">
        <w:t xml:space="preserve"> below.</w:t>
      </w:r>
    </w:p>
    <w:p w14:paraId="772E1F19" w14:textId="77777777" w:rsidR="000E3998" w:rsidRPr="00035949" w:rsidRDefault="0041213E" w:rsidP="00140957">
      <w:pPr>
        <w:pStyle w:val="Heading3"/>
      </w:pPr>
      <w:bookmarkStart w:id="267" w:name="_Toc501053109"/>
      <w:r w:rsidRPr="00035949">
        <w:t>N</w:t>
      </w:r>
      <w:r w:rsidR="000E3998" w:rsidRPr="00035949">
        <w:t xml:space="preserve">o </w:t>
      </w:r>
      <w:r w:rsidR="002C4E4C" w:rsidRPr="00035949">
        <w:t>s-</w:t>
      </w:r>
      <w:r w:rsidR="000E3998" w:rsidRPr="00035949">
        <w:t>d</w:t>
      </w:r>
      <w:r w:rsidR="008E181C" w:rsidRPr="00035949">
        <w:t>ependence of higher order</w:t>
      </w:r>
      <w:bookmarkEnd w:id="267"/>
      <w:r w:rsidR="000E3998" w:rsidRPr="00035949">
        <w:t xml:space="preserve"> </w:t>
      </w:r>
    </w:p>
    <w:p w14:paraId="3F6BEF8D" w14:textId="77777777" w:rsidR="007909CC" w:rsidRPr="00035949" w:rsidRDefault="007909CC">
      <w:r w:rsidRPr="00035949">
        <w:t xml:space="preserve">BFO does not recognize universals of higher order (for example, the universal </w:t>
      </w:r>
      <w:r w:rsidRPr="00035949">
        <w:rPr>
          <w:i/>
        </w:rPr>
        <w:t>universal</w:t>
      </w:r>
      <w:r w:rsidRPr="00035949">
        <w:t>). All universals are instantiated by instance entities which are not universals.</w:t>
      </w:r>
    </w:p>
    <w:p w14:paraId="2AD1DC99" w14:textId="09BF9D65" w:rsidR="002C4E4C" w:rsidRPr="00035949" w:rsidRDefault="007909CC">
      <w:r w:rsidRPr="00035949">
        <w:lastRenderedPageBreak/>
        <w:t xml:space="preserve">Similarly, </w:t>
      </w:r>
      <w:r w:rsidR="004C372C" w:rsidRPr="00035949">
        <w:t xml:space="preserve">BFO does not </w:t>
      </w:r>
      <w:r w:rsidR="008901C1" w:rsidRPr="00035949">
        <w:t xml:space="preserve">recognize </w:t>
      </w:r>
      <w:r w:rsidR="002C4E4C" w:rsidRPr="00035949">
        <w:rPr>
          <w:b/>
        </w:rPr>
        <w:t>s-</w:t>
      </w:r>
      <w:r w:rsidR="008901C1" w:rsidRPr="00035949">
        <w:rPr>
          <w:b/>
        </w:rPr>
        <w:t>dependence</w:t>
      </w:r>
      <w:r w:rsidR="008901C1" w:rsidRPr="00035949">
        <w:t xml:space="preserve"> of </w:t>
      </w:r>
      <w:r w:rsidR="008E181C" w:rsidRPr="00035949">
        <w:t xml:space="preserve">higher </w:t>
      </w:r>
      <w:r w:rsidR="008901C1" w:rsidRPr="00035949">
        <w:t>order</w:t>
      </w:r>
      <w:r w:rsidR="002C4E4C" w:rsidRPr="00035949">
        <w:t xml:space="preserve">. Thus there are no </w:t>
      </w:r>
      <w:r w:rsidR="002C4E4C" w:rsidRPr="00035949">
        <w:rPr>
          <w:b/>
        </w:rPr>
        <w:t>s-dependence</w:t>
      </w:r>
      <w:r w:rsidR="002C4E4C" w:rsidRPr="00035949">
        <w:t xml:space="preserve"> </w:t>
      </w:r>
      <w:r w:rsidR="002C4E4C" w:rsidRPr="00B342BC">
        <w:t>structures of th</w:t>
      </w:r>
      <w:r w:rsidR="00420B0B" w:rsidRPr="00B342BC">
        <w:t>e</w:t>
      </w:r>
      <w:r w:rsidR="002C4E4C" w:rsidRPr="00B342BC">
        <w:t xml:space="preserve"> sort</w:t>
      </w:r>
      <w:r w:rsidR="00420B0B" w:rsidRPr="00B342BC">
        <w:t xml:space="preserve"> in </w:t>
      </w:r>
      <w:ins w:id="268" w:author="Windows User" w:date="2018-07-18T00:13:00Z">
        <w:r w:rsidR="00B342BC" w:rsidRPr="00B342BC">
          <w:fldChar w:fldCharType="begin"/>
        </w:r>
        <w:r w:rsidR="00B342BC" w:rsidRPr="00B342BC">
          <w:instrText xml:space="preserve"> REF _Ref519636129 \h </w:instrText>
        </w:r>
      </w:ins>
      <w:r w:rsidR="00B342BC">
        <w:instrText xml:space="preserve"> \* MERGEFORMAT </w:instrText>
      </w:r>
      <w:r w:rsidR="00B342BC" w:rsidRPr="00B342BC">
        <w:fldChar w:fldCharType="separate"/>
      </w:r>
      <w:ins w:id="269" w:author="Windows User" w:date="2018-07-18T00:13:00Z">
        <w:r w:rsidR="00B342BC" w:rsidRPr="00B342BC">
          <w:rPr>
            <w:rPrChange w:id="270" w:author="Windows User" w:date="2018-07-18T00:13:00Z">
              <w:rPr>
                <w:sz w:val="16"/>
              </w:rPr>
            </w:rPrChange>
          </w:rPr>
          <w:t xml:space="preserve">Figure </w:t>
        </w:r>
        <w:r w:rsidR="00B342BC" w:rsidRPr="00B342BC">
          <w:rPr>
            <w:noProof/>
            <w:rPrChange w:id="271" w:author="Windows User" w:date="2018-07-18T00:13:00Z">
              <w:rPr>
                <w:noProof/>
                <w:sz w:val="16"/>
              </w:rPr>
            </w:rPrChange>
          </w:rPr>
          <w:t>7</w:t>
        </w:r>
        <w:r w:rsidR="00B342BC" w:rsidRPr="00B342BC">
          <w:fldChar w:fldCharType="end"/>
        </w:r>
      </w:ins>
      <w:del w:id="272" w:author="Windows User" w:date="2018-07-18T00:13:00Z">
        <w:r w:rsidR="00420B0B" w:rsidRPr="00B342BC" w:rsidDel="00B342BC">
          <w:delText>Figure 7</w:delText>
        </w:r>
      </w:del>
      <w:r w:rsidR="002C4E4C" w:rsidRPr="00035949">
        <w:t>:</w:t>
      </w:r>
    </w:p>
    <w:p w14:paraId="5008B465" w14:textId="3FEAA4D8" w:rsidR="003F3473" w:rsidRPr="00035949" w:rsidRDefault="003C789A">
      <w:r w:rsidRPr="00035949">
        <w:rPr>
          <w:noProof/>
          <w:lang w:eastAsia="zh-CN"/>
        </w:rPr>
        <mc:AlternateContent>
          <mc:Choice Requires="wpg">
            <w:drawing>
              <wp:inline distT="0" distB="0" distL="0" distR="0" wp14:anchorId="6B7D65B0" wp14:editId="413240BF">
                <wp:extent cx="1612265" cy="1936750"/>
                <wp:effectExtent l="12700" t="0" r="635" b="6985"/>
                <wp:docPr id="46" name="Canvas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2265" cy="1936750"/>
                          <a:chOff x="0" y="0"/>
                          <a:chExt cx="1612265" cy="1936750"/>
                        </a:xfrm>
                      </wpg:grpSpPr>
                      <wps:wsp>
                        <wps:cNvPr id="47" name="AutoShape 4"/>
                        <wps:cNvSpPr>
                          <a:spLocks noChangeAspect="1" noChangeArrowheads="1"/>
                        </wps:cNvSpPr>
                        <wps:spPr bwMode="auto">
                          <a:xfrm>
                            <a:off x="0" y="0"/>
                            <a:ext cx="1612265" cy="193675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33"/>
                        <wps:cNvSpPr>
                          <a:spLocks noChangeArrowheads="1"/>
                        </wps:cNvSpPr>
                        <wps:spPr bwMode="auto">
                          <a:xfrm>
                            <a:off x="2528" y="65804"/>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85AE24D" w14:textId="77777777" w:rsidR="00B95814" w:rsidRPr="00486765" w:rsidRDefault="00B95814" w:rsidP="00687850">
                              <w:pPr>
                                <w:pStyle w:val="NormalWeb"/>
                                <w:rPr>
                                  <w:i/>
                                  <w:color w:val="000000" w:themeColor="text1"/>
                                  <w:sz w:val="10"/>
                                </w:rPr>
                              </w:pPr>
                              <w:r w:rsidRPr="00486765">
                                <w:rPr>
                                  <w:i/>
                                  <w:color w:val="000000" w:themeColor="text1"/>
                                </w:rPr>
                                <w:t>a</w:t>
                              </w:r>
                            </w:p>
                          </w:txbxContent>
                        </wps:txbx>
                        <wps:bodyPr rot="0" vert="horz" wrap="square" lIns="91440" tIns="45720" rIns="91440" bIns="45720" anchor="ctr" anchorCtr="0" upright="1">
                          <a:noAutofit/>
                        </wps:bodyPr>
                      </wps:wsp>
                      <wps:wsp>
                        <wps:cNvPr id="49" name="Rectangle 35"/>
                        <wps:cNvSpPr>
                          <a:spLocks noChangeArrowheads="1"/>
                        </wps:cNvSpPr>
                        <wps:spPr bwMode="auto">
                          <a:xfrm>
                            <a:off x="5057" y="843316"/>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035BF36" w14:textId="77777777" w:rsidR="00B95814" w:rsidRPr="00486765" w:rsidRDefault="00B95814" w:rsidP="00687850">
                              <w:pPr>
                                <w:pStyle w:val="NormalWeb"/>
                                <w:rPr>
                                  <w:i/>
                                  <w:color w:val="000000" w:themeColor="text1"/>
                                  <w:sz w:val="10"/>
                                </w:rPr>
                              </w:pPr>
                              <w:r w:rsidRPr="00486765">
                                <w:rPr>
                                  <w:i/>
                                  <w:color w:val="000000" w:themeColor="text1"/>
                                </w:rPr>
                                <w:t>b</w:t>
                              </w:r>
                            </w:p>
                          </w:txbxContent>
                        </wps:txbx>
                        <wps:bodyPr rot="0" vert="horz" wrap="square" lIns="91440" tIns="45720" rIns="91440" bIns="45720" anchor="ctr" anchorCtr="0" upright="1">
                          <a:noAutofit/>
                        </wps:bodyPr>
                      </wps:wsp>
                      <wps:wsp>
                        <wps:cNvPr id="50" name="Straight Arrow Connector 36"/>
                        <wps:cNvCnPr>
                          <a:cxnSpLocks noChangeShapeType="1"/>
                        </wps:cNvCnPr>
                        <wps:spPr bwMode="auto">
                          <a:xfrm>
                            <a:off x="512020" y="379337"/>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1" name="Rectangle 37"/>
                        <wps:cNvSpPr>
                          <a:spLocks noChangeArrowheads="1"/>
                        </wps:cNvSpPr>
                        <wps:spPr bwMode="auto">
                          <a:xfrm>
                            <a:off x="0" y="1620828"/>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61AA529" w14:textId="77777777" w:rsidR="00B95814" w:rsidRPr="00486765" w:rsidRDefault="00B95814" w:rsidP="00687850">
                              <w:pPr>
                                <w:pStyle w:val="NormalWeb"/>
                                <w:rPr>
                                  <w:i/>
                                  <w:color w:val="000000" w:themeColor="text1"/>
                                  <w:sz w:val="10"/>
                                </w:rPr>
                              </w:pPr>
                              <w:r w:rsidRPr="00486765">
                                <w:rPr>
                                  <w:i/>
                                  <w:color w:val="000000" w:themeColor="text1"/>
                                </w:rPr>
                                <w:t>c</w:t>
                              </w:r>
                            </w:p>
                          </w:txbxContent>
                        </wps:txbx>
                        <wps:bodyPr rot="0" vert="horz" wrap="square" lIns="91440" tIns="45720" rIns="91440" bIns="45720" anchor="ctr" anchorCtr="0" upright="1">
                          <a:noAutofit/>
                        </wps:bodyPr>
                      </wps:wsp>
                      <wps:wsp>
                        <wps:cNvPr id="52" name="Straight Arrow Connector 38"/>
                        <wps:cNvCnPr>
                          <a:cxnSpLocks noChangeShapeType="1"/>
                        </wps:cNvCnPr>
                        <wps:spPr bwMode="auto">
                          <a:xfrm>
                            <a:off x="506963" y="1156849"/>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6B7D65B0" id="Canvas 39" o:spid="_x0000_s1027" style="width:126.95pt;height:152.5pt;mso-position-horizontal-relative:char;mso-position-vertical-relative:line" coordsize="16122,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">
                <v:rect id="AutoShape 4" o:spid="_x0000_s1028" style="position:absolute;width:16122;height:19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o:lock v:ext="edit" aspectratio="t"/>
                </v:rect>
                <v:rect id="Rectangle 33" o:spid="_x0000_s1029" style="position:absolute;left:25;top:658;width:10190;height:3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" filled="f" strokecolor="#243f60 [1604]" strokeweight="2pt">
                  <v:textbox>
                    <w:txbxContent>
                      <w:p w14:paraId="085AE24D" w14:textId="77777777" w:rsidR="00B95814" w:rsidRPr="00486765" w:rsidRDefault="00B95814" w:rsidP="00687850">
                        <w:pPr>
                          <w:pStyle w:val="NormalWeb"/>
                          <w:rPr>
                            <w:i/>
                            <w:color w:val="000000" w:themeColor="text1"/>
                            <w:sz w:val="10"/>
                          </w:rPr>
                        </w:pPr>
                        <w:r w:rsidRPr="00486765">
                          <w:rPr>
                            <w:i/>
                            <w:color w:val="000000" w:themeColor="text1"/>
                          </w:rPr>
                          <w:t>a</w:t>
                        </w:r>
                      </w:p>
                    </w:txbxContent>
                  </v:textbox>
                </v:rect>
                <v:rect id="Rectangle 35" o:spid="_x0000_s1030" style="position:absolute;left:50;top:8433;width:10190;height:3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" filled="f" strokecolor="#243f60 [1604]" strokeweight="2pt">
                  <v:textbox>
                    <w:txbxContent>
                      <w:p w14:paraId="5035BF36" w14:textId="77777777" w:rsidR="00B95814" w:rsidRPr="00486765" w:rsidRDefault="00B95814" w:rsidP="00687850">
                        <w:pPr>
                          <w:pStyle w:val="NormalWeb"/>
                          <w:rPr>
                            <w:i/>
                            <w:color w:val="000000" w:themeColor="text1"/>
                            <w:sz w:val="10"/>
                          </w:rPr>
                        </w:pPr>
                        <w:r w:rsidRPr="00486765">
                          <w:rPr>
                            <w:i/>
                            <w:color w:val="000000" w:themeColor="text1"/>
                          </w:rPr>
                          <w:t>b</w:t>
                        </w:r>
                      </w:p>
                    </w:txbxContent>
                  </v:textbox>
                </v:rect>
                <v:shapetype id="_x0000_t32" coordsize="21600,21600" o:spt="32" o:oned="t" path="m,l21600,21600e" filled="f">
                  <v:path arrowok="t" fillok="f" o:connecttype="none"/>
                  <o:lock v:ext="edit" shapetype="t"/>
                </v:shapetype>
                <v:shape id="Straight Arrow Connector 36" o:spid="_x0000_s1031" type="#_x0000_t32" style="position:absolute;left:5120;top:3793;width:25;height:4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" strokecolor="#4579b8 [3044]" strokeweight="1.75pt">
                  <v:stroke endarrow="open"/>
                </v:shape>
                <v:rect id="Rectangle 37" o:spid="_x0000_s1032" style="position:absolute;top:16208;width:10189;height:3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" filled="f" strokecolor="#243f60 [1604]" strokeweight="2pt">
                  <v:textbox>
                    <w:txbxContent>
                      <w:p w14:paraId="361AA529" w14:textId="77777777" w:rsidR="00B95814" w:rsidRPr="00486765" w:rsidRDefault="00B95814" w:rsidP="00687850">
                        <w:pPr>
                          <w:pStyle w:val="NormalWeb"/>
                          <w:rPr>
                            <w:i/>
                            <w:color w:val="000000" w:themeColor="text1"/>
                            <w:sz w:val="10"/>
                          </w:rPr>
                        </w:pPr>
                        <w:r w:rsidRPr="00486765">
                          <w:rPr>
                            <w:i/>
                            <w:color w:val="000000" w:themeColor="text1"/>
                          </w:rPr>
                          <w:t>c</w:t>
                        </w:r>
                      </w:p>
                    </w:txbxContent>
                  </v:textbox>
                </v:rect>
                <v:shape id="Straight Arrow Connector 38" o:spid="_x0000_s1033" type="#_x0000_t32" style="position:absolute;left:5069;top:11568;width:25;height:4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" strokecolor="#4579b8 [3044]" strokeweight="1.75pt">
                  <v:stroke endarrow="open"/>
                </v:shape>
                <w10:anchorlock/>
              </v:group>
            </w:pict>
          </mc:Fallback>
        </mc:AlternateContent>
      </w:r>
    </w:p>
    <w:p w14:paraId="78FD6639" w14:textId="388D35E2" w:rsidR="003F3473" w:rsidRPr="00277FCA" w:rsidRDefault="003F3473" w:rsidP="005B7170">
      <w:pPr>
        <w:pStyle w:val="Caption"/>
        <w:rPr>
          <w:color w:val="365F91" w:themeColor="accent1" w:themeShade="BF"/>
          <w:rPrChange w:id="273" w:author="Jie Zheng" w:date="2018-07-18T01:33:00Z">
            <w:rPr>
              <w:sz w:val="16"/>
            </w:rPr>
          </w:rPrChange>
        </w:rPr>
      </w:pPr>
      <w:bookmarkStart w:id="274" w:name="_Ref519636129"/>
      <w:r w:rsidRPr="00277FCA">
        <w:rPr>
          <w:color w:val="365F91" w:themeColor="accent1" w:themeShade="BF"/>
          <w:rPrChange w:id="275" w:author="Jie Zheng" w:date="2018-07-18T01:33:00Z">
            <w:rPr>
              <w:sz w:val="16"/>
            </w:rPr>
          </w:rPrChange>
        </w:rPr>
        <w:t xml:space="preserve">Figure </w:t>
      </w:r>
      <w:r w:rsidR="00F33687" w:rsidRPr="00277FCA">
        <w:rPr>
          <w:color w:val="365F91" w:themeColor="accent1" w:themeShade="BF"/>
          <w:rPrChange w:id="276" w:author="Jie Zheng" w:date="2018-07-18T01:33:00Z">
            <w:rPr>
              <w:sz w:val="16"/>
            </w:rPr>
          </w:rPrChange>
        </w:rPr>
        <w:fldChar w:fldCharType="begin"/>
      </w:r>
      <w:r w:rsidRPr="00277FCA">
        <w:rPr>
          <w:color w:val="365F91" w:themeColor="accent1" w:themeShade="BF"/>
          <w:rPrChange w:id="277" w:author="Jie Zheng" w:date="2018-07-18T01:33:00Z">
            <w:rPr>
              <w:sz w:val="16"/>
            </w:rPr>
          </w:rPrChange>
        </w:rPr>
        <w:instrText xml:space="preserve"> SEQ Figure \* ARABIC </w:instrText>
      </w:r>
      <w:r w:rsidR="00F33687" w:rsidRPr="00277FCA">
        <w:rPr>
          <w:color w:val="365F91" w:themeColor="accent1" w:themeShade="BF"/>
          <w:rPrChange w:id="278" w:author="Jie Zheng" w:date="2018-07-18T01:33:00Z">
            <w:rPr>
              <w:sz w:val="16"/>
            </w:rPr>
          </w:rPrChange>
        </w:rPr>
        <w:fldChar w:fldCharType="separate"/>
      </w:r>
      <w:r w:rsidR="000A7629" w:rsidRPr="00277FCA">
        <w:rPr>
          <w:noProof/>
          <w:color w:val="365F91" w:themeColor="accent1" w:themeShade="BF"/>
          <w:rPrChange w:id="279" w:author="Jie Zheng" w:date="2018-07-18T01:33:00Z">
            <w:rPr>
              <w:noProof/>
              <w:sz w:val="16"/>
            </w:rPr>
          </w:rPrChange>
        </w:rPr>
        <w:t>7</w:t>
      </w:r>
      <w:r w:rsidR="00F33687" w:rsidRPr="00277FCA">
        <w:rPr>
          <w:color w:val="365F91" w:themeColor="accent1" w:themeShade="BF"/>
          <w:rPrChange w:id="280" w:author="Jie Zheng" w:date="2018-07-18T01:33:00Z">
            <w:rPr>
              <w:sz w:val="16"/>
            </w:rPr>
          </w:rPrChange>
        </w:rPr>
        <w:fldChar w:fldCharType="end"/>
      </w:r>
      <w:bookmarkEnd w:id="274"/>
      <w:r w:rsidRPr="00277FCA">
        <w:rPr>
          <w:color w:val="365F91" w:themeColor="accent1" w:themeShade="BF"/>
          <w:rPrChange w:id="281" w:author="Jie Zheng" w:date="2018-07-18T01:33:00Z">
            <w:rPr>
              <w:sz w:val="16"/>
            </w:rPr>
          </w:rPrChange>
        </w:rPr>
        <w:t>: Higher-order dependence</w:t>
      </w:r>
      <w:r w:rsidR="00420B0B" w:rsidRPr="00277FCA">
        <w:rPr>
          <w:color w:val="365F91" w:themeColor="accent1" w:themeShade="BF"/>
          <w:rPrChange w:id="282" w:author="Jie Zheng" w:date="2018-07-18T01:33:00Z">
            <w:rPr>
              <w:sz w:val="16"/>
            </w:rPr>
          </w:rPrChange>
        </w:rPr>
        <w:t xml:space="preserve">: </w:t>
      </w:r>
      <w:r w:rsidR="00420B0B" w:rsidRPr="00277FCA">
        <w:rPr>
          <w:i/>
          <w:color w:val="365F91" w:themeColor="accent1" w:themeShade="BF"/>
          <w:rPrChange w:id="283" w:author="Jie Zheng" w:date="2018-07-18T01:33:00Z">
            <w:rPr>
              <w:i/>
              <w:sz w:val="16"/>
            </w:rPr>
          </w:rPrChange>
        </w:rPr>
        <w:t>c</w:t>
      </w:r>
      <w:r w:rsidR="00420B0B" w:rsidRPr="00277FCA">
        <w:rPr>
          <w:color w:val="365F91" w:themeColor="accent1" w:themeShade="BF"/>
          <w:rPrChange w:id="284" w:author="Jie Zheng" w:date="2018-07-18T01:33:00Z">
            <w:rPr>
              <w:sz w:val="16"/>
            </w:rPr>
          </w:rPrChange>
        </w:rPr>
        <w:t xml:space="preserve"> would here be an independent continuant, </w:t>
      </w:r>
      <w:r w:rsidR="00420B0B" w:rsidRPr="00277FCA">
        <w:rPr>
          <w:i/>
          <w:color w:val="365F91" w:themeColor="accent1" w:themeShade="BF"/>
          <w:rPrChange w:id="285" w:author="Jie Zheng" w:date="2018-07-18T01:33:00Z">
            <w:rPr>
              <w:i/>
              <w:sz w:val="16"/>
            </w:rPr>
          </w:rPrChange>
        </w:rPr>
        <w:t>b</w:t>
      </w:r>
      <w:r w:rsidR="00420B0B" w:rsidRPr="00277FCA">
        <w:rPr>
          <w:color w:val="365F91" w:themeColor="accent1" w:themeShade="BF"/>
          <w:rPrChange w:id="286" w:author="Jie Zheng" w:date="2018-07-18T01:33:00Z">
            <w:rPr>
              <w:sz w:val="16"/>
            </w:rPr>
          </w:rPrChange>
        </w:rPr>
        <w:t xml:space="preserve"> a dependent continuant dependent on </w:t>
      </w:r>
      <w:r w:rsidR="00420B0B" w:rsidRPr="00277FCA">
        <w:rPr>
          <w:i/>
          <w:color w:val="365F91" w:themeColor="accent1" w:themeShade="BF"/>
          <w:rPrChange w:id="287" w:author="Jie Zheng" w:date="2018-07-18T01:33:00Z">
            <w:rPr>
              <w:i/>
              <w:sz w:val="16"/>
            </w:rPr>
          </w:rPrChange>
        </w:rPr>
        <w:t>c</w:t>
      </w:r>
      <w:r w:rsidR="00420B0B" w:rsidRPr="00277FCA">
        <w:rPr>
          <w:color w:val="365F91" w:themeColor="accent1" w:themeShade="BF"/>
          <w:rPrChange w:id="288" w:author="Jie Zheng" w:date="2018-07-18T01:33:00Z">
            <w:rPr>
              <w:sz w:val="16"/>
            </w:rPr>
          </w:rPrChange>
        </w:rPr>
        <w:t xml:space="preserve">, and </w:t>
      </w:r>
      <w:r w:rsidR="00420B0B" w:rsidRPr="00277FCA">
        <w:rPr>
          <w:i/>
          <w:color w:val="365F91" w:themeColor="accent1" w:themeShade="BF"/>
          <w:rPrChange w:id="289" w:author="Jie Zheng" w:date="2018-07-18T01:33:00Z">
            <w:rPr>
              <w:i/>
              <w:sz w:val="16"/>
            </w:rPr>
          </w:rPrChange>
        </w:rPr>
        <w:t>a</w:t>
      </w:r>
      <w:r w:rsidR="00420B0B" w:rsidRPr="00277FCA">
        <w:rPr>
          <w:color w:val="365F91" w:themeColor="accent1" w:themeShade="BF"/>
          <w:rPrChange w:id="290" w:author="Jie Zheng" w:date="2018-07-18T01:33:00Z">
            <w:rPr>
              <w:sz w:val="16"/>
            </w:rPr>
          </w:rPrChange>
        </w:rPr>
        <w:t xml:space="preserve"> a second dependent continuant dependent on </w:t>
      </w:r>
      <w:r w:rsidR="00420B0B" w:rsidRPr="00277FCA">
        <w:rPr>
          <w:i/>
          <w:color w:val="365F91" w:themeColor="accent1" w:themeShade="BF"/>
          <w:rPrChange w:id="291" w:author="Jie Zheng" w:date="2018-07-18T01:33:00Z">
            <w:rPr>
              <w:i/>
              <w:sz w:val="16"/>
            </w:rPr>
          </w:rPrChange>
        </w:rPr>
        <w:t>b</w:t>
      </w:r>
      <w:r w:rsidR="00420B0B" w:rsidRPr="00277FCA">
        <w:rPr>
          <w:color w:val="365F91" w:themeColor="accent1" w:themeShade="BF"/>
          <w:rPrChange w:id="292" w:author="Jie Zheng" w:date="2018-07-18T01:33:00Z">
            <w:rPr>
              <w:sz w:val="16"/>
            </w:rPr>
          </w:rPrChange>
        </w:rPr>
        <w:t xml:space="preserve"> but not on </w:t>
      </w:r>
      <w:r w:rsidR="00420B0B" w:rsidRPr="00277FCA">
        <w:rPr>
          <w:i/>
          <w:color w:val="365F91" w:themeColor="accent1" w:themeShade="BF"/>
          <w:rPrChange w:id="293" w:author="Jie Zheng" w:date="2018-07-18T01:33:00Z">
            <w:rPr>
              <w:i/>
              <w:sz w:val="16"/>
            </w:rPr>
          </w:rPrChange>
        </w:rPr>
        <w:t>c</w:t>
      </w:r>
      <w:r w:rsidR="00420B0B" w:rsidRPr="00277FCA">
        <w:rPr>
          <w:color w:val="365F91" w:themeColor="accent1" w:themeShade="BF"/>
          <w:rPrChange w:id="294" w:author="Jie Zheng" w:date="2018-07-18T01:33:00Z">
            <w:rPr>
              <w:sz w:val="16"/>
            </w:rPr>
          </w:rPrChange>
        </w:rPr>
        <w:t xml:space="preserve">.   </w:t>
      </w:r>
    </w:p>
    <w:p w14:paraId="2C478940" w14:textId="77777777" w:rsidR="007325BB" w:rsidRPr="00035949" w:rsidRDefault="002C4E4C">
      <w:r w:rsidRPr="00035949">
        <w:t xml:space="preserve"> </w:t>
      </w:r>
    </w:p>
    <w:p w14:paraId="4F692F7F" w14:textId="0E5AAB7E" w:rsidR="00661AA5" w:rsidRPr="00035949" w:rsidRDefault="003F3473">
      <w:r w:rsidRPr="00035949">
        <w:t xml:space="preserve">If </w:t>
      </w:r>
      <w:r w:rsidR="008A6944" w:rsidRPr="00035949">
        <w:rPr>
          <w:i/>
        </w:rPr>
        <w:t>b</w:t>
      </w:r>
      <w:r w:rsidR="00661AA5" w:rsidRPr="00035949">
        <w:rPr>
          <w:i/>
        </w:rPr>
        <w:t xml:space="preserve"> </w:t>
      </w:r>
      <w:r w:rsidR="00661AA5" w:rsidRPr="00035949">
        <w:t xml:space="preserve">is dependent on </w:t>
      </w:r>
      <w:r w:rsidR="008A6944" w:rsidRPr="00035949">
        <w:rPr>
          <w:i/>
        </w:rPr>
        <w:t>c</w:t>
      </w:r>
      <w:r w:rsidR="00661AA5" w:rsidRPr="00035949">
        <w:rPr>
          <w:i/>
        </w:rPr>
        <w:t xml:space="preserve"> </w:t>
      </w:r>
      <w:r w:rsidRPr="00035949">
        <w:t xml:space="preserve">and </w:t>
      </w:r>
      <w:r w:rsidR="008A6944" w:rsidRPr="00035949">
        <w:rPr>
          <w:i/>
        </w:rPr>
        <w:t>c</w:t>
      </w:r>
      <w:r w:rsidRPr="00035949">
        <w:rPr>
          <w:i/>
        </w:rPr>
        <w:t xml:space="preserve"> </w:t>
      </w:r>
      <w:r w:rsidRPr="00035949">
        <w:t xml:space="preserve">is dependent on </w:t>
      </w:r>
      <w:r w:rsidR="008A6944" w:rsidRPr="00035949">
        <w:rPr>
          <w:i/>
        </w:rPr>
        <w:t>d</w:t>
      </w:r>
      <w:r w:rsidRPr="00035949">
        <w:rPr>
          <w:i/>
        </w:rPr>
        <w:t xml:space="preserve"> </w:t>
      </w:r>
      <w:r w:rsidRPr="00035949">
        <w:t xml:space="preserve">then it must be that there obtains some structure as in </w:t>
      </w:r>
      <w:r w:rsidR="00EC6A9C" w:rsidRPr="00035949">
        <w:fldChar w:fldCharType="begin"/>
      </w:r>
      <w:r w:rsidR="00EC6A9C" w:rsidRPr="00035949">
        <w:instrText xml:space="preserve"> REF _Ref315617863 \h  \* MERGEFORMAT </w:instrText>
      </w:r>
      <w:r w:rsidR="00EC6A9C" w:rsidRPr="00035949">
        <w:fldChar w:fldCharType="separate"/>
      </w:r>
      <w:ins w:id="295" w:author="Windows User" w:date="2017-12-14T22:26:00Z">
        <w:r w:rsidR="000A7629" w:rsidRPr="000A7629">
          <w:rPr>
            <w:rPrChange w:id="296" w:author="Windows User" w:date="2017-12-14T22:26:00Z">
              <w:rPr>
                <w:sz w:val="16"/>
              </w:rPr>
            </w:rPrChange>
          </w:rPr>
          <w:t>Figure 8</w:t>
        </w:r>
      </w:ins>
      <w:del w:id="297" w:author="Windows User" w:date="2017-12-14T22:26:00Z">
        <w:r w:rsidR="00F55F47" w:rsidRPr="001D54A5" w:rsidDel="000A7629">
          <w:delText>Figure 8</w:delText>
        </w:r>
      </w:del>
      <w:r w:rsidR="00EC6A9C" w:rsidRPr="00035949">
        <w:fldChar w:fldCharType="end"/>
      </w:r>
      <w:r w:rsidRPr="00035949">
        <w:t>:</w:t>
      </w:r>
    </w:p>
    <w:p w14:paraId="114FED69" w14:textId="77777777" w:rsidR="003F3473" w:rsidRPr="00035949" w:rsidRDefault="003F3473"/>
    <w:p w14:paraId="4253998E" w14:textId="06891001" w:rsidR="003F3473" w:rsidRPr="00035949" w:rsidRDefault="003C789A">
      <w:r w:rsidRPr="00035949">
        <w:rPr>
          <w:noProof/>
          <w:lang w:eastAsia="zh-CN"/>
        </w:rPr>
        <mc:AlternateContent>
          <mc:Choice Requires="wpg">
            <w:drawing>
              <wp:inline distT="0" distB="0" distL="0" distR="0" wp14:anchorId="244F27B5" wp14:editId="70EB1B73">
                <wp:extent cx="2695575" cy="1296035"/>
                <wp:effectExtent l="0" t="15875" r="0" b="0"/>
                <wp:docPr id="37" name="Canvas 49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1296035"/>
                          <a:chOff x="0" y="0"/>
                          <a:chExt cx="2694940" cy="1296035"/>
                        </a:xfrm>
                      </wpg:grpSpPr>
                      <wps:wsp>
                        <wps:cNvPr id="38" name="AutoShape 11"/>
                        <wps:cNvSpPr>
                          <a:spLocks noChangeAspect="1" noChangeArrowheads="1"/>
                        </wps:cNvSpPr>
                        <wps:spPr bwMode="auto">
                          <a:xfrm>
                            <a:off x="0" y="0"/>
                            <a:ext cx="2694940" cy="129603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80"/>
                        <wps:cNvSpPr>
                          <a:spLocks noChangeArrowheads="1"/>
                        </wps:cNvSpPr>
                        <wps:spPr bwMode="auto">
                          <a:xfrm>
                            <a:off x="252919" y="0"/>
                            <a:ext cx="82398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3495EF1" w14:textId="462127D3" w:rsidR="00B95814" w:rsidRPr="00486765" w:rsidRDefault="00B95814" w:rsidP="005E4FE9">
                              <w:pPr>
                                <w:pStyle w:val="NormalWeb"/>
                                <w:jc w:val="center"/>
                                <w:rPr>
                                  <w:i/>
                                  <w:color w:val="000000" w:themeColor="text1"/>
                                  <w:sz w:val="10"/>
                                </w:rPr>
                              </w:pPr>
                              <w:r>
                                <w:rPr>
                                  <w:i/>
                                  <w:color w:val="000000" w:themeColor="text1"/>
                                </w:rPr>
                                <w:t>b</w:t>
                              </w:r>
                            </w:p>
                          </w:txbxContent>
                        </wps:txbx>
                        <wps:bodyPr rot="0" vert="horz" wrap="square" lIns="91440" tIns="45720" rIns="91440" bIns="45720" anchor="ctr" anchorCtr="0" upright="1">
                          <a:noAutofit/>
                        </wps:bodyPr>
                      </wps:wsp>
                      <wps:wsp>
                        <wps:cNvPr id="40" name="Rectangle 81"/>
                        <wps:cNvSpPr>
                          <a:spLocks noChangeArrowheads="1"/>
                        </wps:cNvSpPr>
                        <wps:spPr bwMode="auto">
                          <a:xfrm>
                            <a:off x="1618033" y="0"/>
                            <a:ext cx="72633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974F461" w14:textId="0101915D" w:rsidR="00B95814" w:rsidRPr="00486765" w:rsidRDefault="00B95814" w:rsidP="005E4FE9">
                              <w:pPr>
                                <w:pStyle w:val="NormalWeb"/>
                                <w:jc w:val="center"/>
                                <w:rPr>
                                  <w:i/>
                                  <w:color w:val="000000" w:themeColor="text1"/>
                                  <w:sz w:val="12"/>
                                </w:rPr>
                              </w:pPr>
                              <w:r>
                                <w:rPr>
                                  <w:i/>
                                  <w:color w:val="000000" w:themeColor="text1"/>
                                </w:rPr>
                                <w:t>c</w:t>
                              </w:r>
                            </w:p>
                          </w:txbxContent>
                        </wps:txbx>
                        <wps:bodyPr rot="0" vert="horz" wrap="square" lIns="91440" tIns="45720" rIns="91440" bIns="45720" anchor="ctr" anchorCtr="0" upright="1">
                          <a:noAutofit/>
                        </wps:bodyPr>
                      </wps:wsp>
                      <wps:wsp>
                        <wps:cNvPr id="41" name="Rectangle 82"/>
                        <wps:cNvSpPr>
                          <a:spLocks noChangeArrowheads="1"/>
                        </wps:cNvSpPr>
                        <wps:spPr bwMode="auto">
                          <a:xfrm>
                            <a:off x="911416"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0C43474" w14:textId="343249BE" w:rsidR="00B95814" w:rsidRPr="00486765" w:rsidRDefault="00B95814" w:rsidP="005E4FE9">
                              <w:pPr>
                                <w:pStyle w:val="NormalWeb"/>
                                <w:jc w:val="center"/>
                                <w:rPr>
                                  <w:i/>
                                  <w:color w:val="000000" w:themeColor="text1"/>
                                  <w:sz w:val="12"/>
                                </w:rPr>
                              </w:pPr>
                              <w:r>
                                <w:rPr>
                                  <w:i/>
                                  <w:color w:val="000000" w:themeColor="text1"/>
                                </w:rPr>
                                <w:t>d</w:t>
                              </w:r>
                            </w:p>
                          </w:txbxContent>
                        </wps:txbx>
                        <wps:bodyPr rot="0" vert="horz" wrap="square" lIns="91440" tIns="45720" rIns="91440" bIns="45720" anchor="ctr" anchorCtr="0" upright="1">
                          <a:noAutofit/>
                        </wps:bodyPr>
                      </wps:wsp>
                      <wps:wsp>
                        <wps:cNvPr id="42" name="Straight Arrow Connector 83"/>
                        <wps:cNvCnPr>
                          <a:cxnSpLocks noChangeShapeType="1"/>
                        </wps:cNvCnPr>
                        <wps:spPr bwMode="auto">
                          <a:xfrm flipH="1">
                            <a:off x="1449980" y="331417"/>
                            <a:ext cx="531220"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3" name="Straight Arrow Connector 84"/>
                        <wps:cNvCnPr>
                          <a:cxnSpLocks noChangeShapeType="1"/>
                        </wps:cNvCnPr>
                        <wps:spPr bwMode="auto">
                          <a:xfrm>
                            <a:off x="664913" y="331417"/>
                            <a:ext cx="785067"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4" name="Straight Arrow Connector 85"/>
                        <wps:cNvCnPr>
                          <a:cxnSpLocks noChangeShapeType="1"/>
                        </wps:cNvCnPr>
                        <wps:spPr bwMode="auto">
                          <a:xfrm>
                            <a:off x="1076907" y="165709"/>
                            <a:ext cx="541126" cy="3"/>
                          </a:xfrm>
                          <a:prstGeom prst="straightConnector1">
                            <a:avLst/>
                          </a:prstGeom>
                          <a:noFill/>
                          <a:ln w="22225">
                            <a:solidFill>
                              <a:schemeClr val="accent1">
                                <a:lumMod val="95000"/>
                                <a:lumOff val="0"/>
                              </a:schemeClr>
                            </a:solidFill>
                            <a:round/>
                            <a:headEnd type="stealth"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w:pict>
              <v:group w14:anchorId="244F27B5" id="Canvas 49154" o:spid="_x0000_s1034" style="width:212.25pt;height:102.05pt;mso-position-horizontal-relative:char;mso-position-vertical-relative:line" coordsize="2694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">
                <v:rect id="AutoShape 11" o:spid="_x0000_s1035" style="position:absolute;width:26949;height:1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6d5wgAAANsAAAAPAAAAZHJzL2Rvd25yZXYueG1sRE9Na4NA&#10;EL0H+h+WKeQS4poWSj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C6z6d5wgAAANsAAAAPAAAA&#10;AAAAAAAAAAAAAAcCAABkcnMvZG93bnJldi54bWxQSwUGAAAAAAMAAwC3AAAA9gIAAAAA&#10;" filled="f" stroked="f">
                  <o:lock v:ext="edit" aspectratio="t"/>
                </v:rect>
                <v:rect id="Rectangle 80" o:spid="_x0000_s1036" style="position:absolute;left:2529;width:8240;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" filled="f" strokecolor="#243f60 [1604]" strokeweight="2pt">
                  <v:textbox>
                    <w:txbxContent>
                      <w:p w14:paraId="03495EF1" w14:textId="462127D3" w:rsidR="00B95814" w:rsidRPr="00486765" w:rsidRDefault="00B95814" w:rsidP="005E4FE9">
                        <w:pPr>
                          <w:pStyle w:val="NormalWeb"/>
                          <w:jc w:val="center"/>
                          <w:rPr>
                            <w:i/>
                            <w:color w:val="000000" w:themeColor="text1"/>
                            <w:sz w:val="10"/>
                          </w:rPr>
                        </w:pPr>
                        <w:r>
                          <w:rPr>
                            <w:i/>
                            <w:color w:val="000000" w:themeColor="text1"/>
                          </w:rPr>
                          <w:t>b</w:t>
                        </w:r>
                      </w:p>
                    </w:txbxContent>
                  </v:textbox>
                </v:rect>
                <v:rect id="Rectangle 81" o:spid="_x0000_s1037" style="position:absolute;left:16180;width:7263;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" filled="f" strokecolor="#243f60 [1604]" strokeweight="2pt">
                  <v:textbox>
                    <w:txbxContent>
                      <w:p w14:paraId="1974F461" w14:textId="0101915D" w:rsidR="00B95814" w:rsidRPr="00486765" w:rsidRDefault="00B95814" w:rsidP="005E4FE9">
                        <w:pPr>
                          <w:pStyle w:val="NormalWeb"/>
                          <w:jc w:val="center"/>
                          <w:rPr>
                            <w:i/>
                            <w:color w:val="000000" w:themeColor="text1"/>
                            <w:sz w:val="12"/>
                          </w:rPr>
                        </w:pPr>
                        <w:r>
                          <w:rPr>
                            <w:i/>
                            <w:color w:val="000000" w:themeColor="text1"/>
                          </w:rPr>
                          <w:t>c</w:t>
                        </w:r>
                      </w:p>
                    </w:txbxContent>
                  </v:textbox>
                </v:rect>
                <v:rect id="Rectangle 82" o:spid="_x0000_s1038" style="position:absolute;left:9114;top:8218;width:10771;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" filled="f" strokecolor="#243f60 [1604]" strokeweight="2pt">
                  <v:textbox>
                    <w:txbxContent>
                      <w:p w14:paraId="60C43474" w14:textId="343249BE" w:rsidR="00B95814" w:rsidRPr="00486765" w:rsidRDefault="00B95814" w:rsidP="005E4FE9">
                        <w:pPr>
                          <w:pStyle w:val="NormalWeb"/>
                          <w:jc w:val="center"/>
                          <w:rPr>
                            <w:i/>
                            <w:color w:val="000000" w:themeColor="text1"/>
                            <w:sz w:val="12"/>
                          </w:rPr>
                        </w:pPr>
                        <w:r>
                          <w:rPr>
                            <w:i/>
                            <w:color w:val="000000" w:themeColor="text1"/>
                          </w:rPr>
                          <w:t>d</w:t>
                        </w:r>
                      </w:p>
                    </w:txbxContent>
                  </v:textbox>
                </v:rect>
                <v:shape id="Straight Arrow Connector 83" o:spid="_x0000_s1039" type="#_x0000_t32" style="position:absolute;left:14499;top:3314;width:5313;height:49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" strokecolor="#4579b8 [3044]" strokeweight="1.75pt">
                  <v:stroke endarrow="open"/>
                </v:shape>
                <v:shape id="Straight Arrow Connector 84" o:spid="_x0000_s1040" type="#_x0000_t32" style="position:absolute;left:6649;top:3314;width:7850;height:4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" strokecolor="#4579b8 [3044]" strokeweight="1.75pt">
                  <v:stroke endarrow="open"/>
                </v:shape>
                <v:shape id="Straight Arrow Connector 85" o:spid="_x0000_s1041" type="#_x0000_t32" style="position:absolute;left:10769;top:1657;width:54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" strokecolor="#4579b8 [3044]" strokeweight="1.75pt">
                  <v:stroke startarrow="classic" startarrowwidth="wide" startarrowlength="long" endarrow="classic" endarrowwidth="wide" endarrowlength="long"/>
                </v:shape>
                <w10:anchorlock/>
              </v:group>
            </w:pict>
          </mc:Fallback>
        </mc:AlternateContent>
      </w:r>
      <w:r w:rsidR="0070548A" w:rsidRPr="00035949">
        <w:t xml:space="preserve">     </w:t>
      </w:r>
      <w:r w:rsidRPr="00035949">
        <w:rPr>
          <w:noProof/>
          <w:lang w:eastAsia="zh-CN"/>
        </w:rPr>
        <mc:AlternateContent>
          <mc:Choice Requires="wpg">
            <w:drawing>
              <wp:inline distT="0" distB="0" distL="0" distR="0" wp14:anchorId="6F11B51C" wp14:editId="28A9E953">
                <wp:extent cx="2733675" cy="1293495"/>
                <wp:effectExtent l="0" t="12700" r="0" b="1905"/>
                <wp:docPr id="17" name="Canvas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1293495"/>
                          <a:chOff x="0" y="0"/>
                          <a:chExt cx="2733040" cy="1293495"/>
                        </a:xfrm>
                      </wpg:grpSpPr>
                      <wps:wsp>
                        <wps:cNvPr id="26" name="AutoShape 19"/>
                        <wps:cNvSpPr>
                          <a:spLocks noChangeAspect="1" noChangeArrowheads="1"/>
                        </wps:cNvSpPr>
                        <wps:spPr bwMode="auto">
                          <a:xfrm>
                            <a:off x="0" y="0"/>
                            <a:ext cx="2733040" cy="129349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10"/>
                        <wps:cNvSpPr>
                          <a:spLocks noChangeArrowheads="1"/>
                        </wps:cNvSpPr>
                        <wps:spPr bwMode="auto">
                          <a:xfrm>
                            <a:off x="262646" y="0"/>
                            <a:ext cx="85068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1FC1663" w14:textId="0843D745" w:rsidR="00B95814" w:rsidRPr="00486765" w:rsidRDefault="00B95814" w:rsidP="005E4FE9">
                              <w:pPr>
                                <w:pStyle w:val="NormalWeb"/>
                                <w:jc w:val="center"/>
                                <w:rPr>
                                  <w:i/>
                                  <w:color w:val="000000" w:themeColor="text1"/>
                                  <w:sz w:val="10"/>
                                </w:rPr>
                              </w:pPr>
                              <w:r>
                                <w:rPr>
                                  <w:i/>
                                  <w:color w:val="000000" w:themeColor="text1"/>
                                </w:rPr>
                                <w:t>b</w:t>
                              </w:r>
                            </w:p>
                          </w:txbxContent>
                        </wps:txbx>
                        <wps:bodyPr rot="0" vert="horz" wrap="square" lIns="91440" tIns="45720" rIns="91440" bIns="45720" anchor="ctr" anchorCtr="0" upright="1">
                          <a:noAutofit/>
                        </wps:bodyPr>
                      </wps:wsp>
                      <wps:wsp>
                        <wps:cNvPr id="31" name="Rectangle 11"/>
                        <wps:cNvSpPr>
                          <a:spLocks noChangeArrowheads="1"/>
                        </wps:cNvSpPr>
                        <wps:spPr bwMode="auto">
                          <a:xfrm>
                            <a:off x="1654480" y="0"/>
                            <a:ext cx="84552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2CFC68" w14:textId="2DA6177F" w:rsidR="00B95814" w:rsidRPr="00486765" w:rsidRDefault="00B95814" w:rsidP="005E4FE9">
                              <w:pPr>
                                <w:pStyle w:val="NormalWeb"/>
                                <w:jc w:val="center"/>
                                <w:rPr>
                                  <w:i/>
                                  <w:color w:val="000000" w:themeColor="text1"/>
                                  <w:sz w:val="12"/>
                                </w:rPr>
                              </w:pPr>
                              <w:r>
                                <w:rPr>
                                  <w:i/>
                                  <w:color w:val="000000" w:themeColor="text1"/>
                                </w:rPr>
                                <w:t>c</w:t>
                              </w:r>
                            </w:p>
                          </w:txbxContent>
                        </wps:txbx>
                        <wps:bodyPr rot="0" vert="horz" wrap="square" lIns="91440" tIns="45720" rIns="91440" bIns="45720" anchor="ctr" anchorCtr="0" upright="1">
                          <a:noAutofit/>
                        </wps:bodyPr>
                      </wps:wsp>
                      <wps:wsp>
                        <wps:cNvPr id="33" name="Rectangle 12"/>
                        <wps:cNvSpPr>
                          <a:spLocks noChangeArrowheads="1"/>
                        </wps:cNvSpPr>
                        <wps:spPr bwMode="auto">
                          <a:xfrm>
                            <a:off x="947794"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6DBEA7" w14:textId="57E01F6A" w:rsidR="00B95814" w:rsidRPr="00486765" w:rsidRDefault="00B95814" w:rsidP="005E4FE9">
                              <w:pPr>
                                <w:pStyle w:val="NormalWeb"/>
                                <w:jc w:val="center"/>
                                <w:rPr>
                                  <w:i/>
                                  <w:color w:val="000000" w:themeColor="text1"/>
                                  <w:sz w:val="12"/>
                                </w:rPr>
                              </w:pPr>
                              <w:r>
                                <w:rPr>
                                  <w:i/>
                                  <w:color w:val="000000" w:themeColor="text1"/>
                                </w:rPr>
                                <w:t>d</w:t>
                              </w:r>
                            </w:p>
                          </w:txbxContent>
                        </wps:txbx>
                        <wps:bodyPr rot="0" vert="horz" wrap="square" lIns="91440" tIns="45720" rIns="91440" bIns="45720" anchor="ctr" anchorCtr="0" upright="1">
                          <a:noAutofit/>
                        </wps:bodyPr>
                      </wps:wsp>
                      <wps:wsp>
                        <wps:cNvPr id="34" name="Straight Arrow Connector 13"/>
                        <wps:cNvCnPr>
                          <a:cxnSpLocks noChangeShapeType="1"/>
                        </wps:cNvCnPr>
                        <wps:spPr bwMode="auto">
                          <a:xfrm flipH="1">
                            <a:off x="1486358" y="331424"/>
                            <a:ext cx="706948"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5" name="Straight Arrow Connector 14"/>
                        <wps:cNvCnPr>
                          <a:cxnSpLocks noChangeShapeType="1"/>
                        </wps:cNvCnPr>
                        <wps:spPr bwMode="auto">
                          <a:xfrm>
                            <a:off x="574942" y="331424"/>
                            <a:ext cx="911416"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6" name="Straight Arrow Connector 15"/>
                        <wps:cNvCnPr>
                          <a:cxnSpLocks noChangeShapeType="1"/>
                        </wps:cNvCnPr>
                        <wps:spPr bwMode="auto">
                          <a:xfrm>
                            <a:off x="1113506" y="165712"/>
                            <a:ext cx="541236" cy="0"/>
                          </a:xfrm>
                          <a:prstGeom prst="straightConnector1">
                            <a:avLst/>
                          </a:prstGeom>
                          <a:noFill/>
                          <a:ln w="22225">
                            <a:solidFill>
                              <a:schemeClr val="accent1">
                                <a:lumMod val="95000"/>
                                <a:lumOff val="0"/>
                              </a:schemeClr>
                            </a:solidFill>
                            <a:round/>
                            <a:headEnd type="none"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w:pict>
              <v:group w14:anchorId="6F11B51C" id="Canvas 16" o:spid="_x0000_s1042" style="width:215.25pt;height:101.85pt;mso-position-horizontal-relative:char;mso-position-vertical-relative:line" coordsize="27330,12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">
                <v:rect id="AutoShape 19" o:spid="_x0000_s1043" style="position:absolute;width:27330;height:1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" filled="f" stroked="f">
                  <o:lock v:ext="edit" aspectratio="t"/>
                </v:rect>
                <v:rect id="Rectangle 10" o:spid="_x0000_s1044" style="position:absolute;left:2626;width:8507;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" filled="f" strokecolor="#243f60 [1604]" strokeweight="2pt">
                  <v:textbox>
                    <w:txbxContent>
                      <w:p w14:paraId="11FC1663" w14:textId="0843D745" w:rsidR="00B95814" w:rsidRPr="00486765" w:rsidRDefault="00B95814" w:rsidP="005E4FE9">
                        <w:pPr>
                          <w:pStyle w:val="NormalWeb"/>
                          <w:jc w:val="center"/>
                          <w:rPr>
                            <w:i/>
                            <w:color w:val="000000" w:themeColor="text1"/>
                            <w:sz w:val="10"/>
                          </w:rPr>
                        </w:pPr>
                        <w:r>
                          <w:rPr>
                            <w:i/>
                            <w:color w:val="000000" w:themeColor="text1"/>
                          </w:rPr>
                          <w:t>b</w:t>
                        </w:r>
                      </w:p>
                    </w:txbxContent>
                  </v:textbox>
                </v:rect>
                <v:rect id="Rectangle 11" o:spid="_x0000_s1045" style="position:absolute;left:16544;width:8456;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" filled="f" strokecolor="#243f60 [1604]" strokeweight="2pt">
                  <v:textbox>
                    <w:txbxContent>
                      <w:p w14:paraId="2E2CFC68" w14:textId="2DA6177F" w:rsidR="00B95814" w:rsidRPr="00486765" w:rsidRDefault="00B95814" w:rsidP="005E4FE9">
                        <w:pPr>
                          <w:pStyle w:val="NormalWeb"/>
                          <w:jc w:val="center"/>
                          <w:rPr>
                            <w:i/>
                            <w:color w:val="000000" w:themeColor="text1"/>
                            <w:sz w:val="12"/>
                          </w:rPr>
                        </w:pPr>
                        <w:r>
                          <w:rPr>
                            <w:i/>
                            <w:color w:val="000000" w:themeColor="text1"/>
                          </w:rPr>
                          <w:t>c</w:t>
                        </w:r>
                      </w:p>
                    </w:txbxContent>
                  </v:textbox>
                </v:rect>
                <v:rect id="Rectangle 12" o:spid="_x0000_s1046" style="position:absolute;left:9477;top:8218;width:10772;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" filled="f" strokecolor="#243f60 [1604]" strokeweight="2pt">
                  <v:textbox>
                    <w:txbxContent>
                      <w:p w14:paraId="276DBEA7" w14:textId="57E01F6A" w:rsidR="00B95814" w:rsidRPr="00486765" w:rsidRDefault="00B95814" w:rsidP="005E4FE9">
                        <w:pPr>
                          <w:pStyle w:val="NormalWeb"/>
                          <w:jc w:val="center"/>
                          <w:rPr>
                            <w:i/>
                            <w:color w:val="000000" w:themeColor="text1"/>
                            <w:sz w:val="12"/>
                          </w:rPr>
                        </w:pPr>
                        <w:r>
                          <w:rPr>
                            <w:i/>
                            <w:color w:val="000000" w:themeColor="text1"/>
                          </w:rPr>
                          <w:t>d</w:t>
                        </w:r>
                      </w:p>
                    </w:txbxContent>
                  </v:textbox>
                </v:rect>
                <v:shape id="Straight Arrow Connector 13" o:spid="_x0000_s1047" type="#_x0000_t32" style="position:absolute;left:14863;top:3314;width:7070;height:49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" strokecolor="#4579b8 [3044]" strokeweight="1.75pt">
                  <v:stroke endarrow="open"/>
                </v:shape>
                <v:shape id="Straight Arrow Connector 14" o:spid="_x0000_s1048" type="#_x0000_t32" style="position:absolute;left:5749;top:3314;width:9114;height:4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" strokecolor="#4579b8 [3044]" strokeweight="1.75pt">
                  <v:stroke endarrow="open"/>
                </v:shape>
                <v:shape id="Straight Arrow Connector 15" o:spid="_x0000_s1049" type="#_x0000_t32" style="position:absolute;left:11135;top:1657;width:54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" strokecolor="#4579b8 [3044]" strokeweight="1.75pt">
                  <v:stroke startarrowwidth="wide" startarrowlength="long" endarrow="classic" endarrowwidth="wide" endarrowlength="long"/>
                </v:shape>
                <w10:anchorlock/>
              </v:group>
            </w:pict>
          </mc:Fallback>
        </mc:AlternateContent>
      </w:r>
    </w:p>
    <w:p w14:paraId="1C36B035" w14:textId="5EC322E1" w:rsidR="00661AA5" w:rsidRPr="00277FCA" w:rsidRDefault="003F3473">
      <w:pPr>
        <w:pStyle w:val="Caption"/>
        <w:jc w:val="left"/>
        <w:rPr>
          <w:color w:val="365F91" w:themeColor="accent1" w:themeShade="BF"/>
          <w:rPrChange w:id="298" w:author="Jie Zheng" w:date="2018-07-18T01:33:00Z">
            <w:rPr>
              <w:sz w:val="16"/>
            </w:rPr>
          </w:rPrChange>
        </w:rPr>
        <w:pPrChange w:id="299" w:author="Jie Zheng" w:date="2018-07-18T01:30:00Z">
          <w:pPr>
            <w:pStyle w:val="Caption"/>
            <w:ind w:left="720"/>
            <w:jc w:val="center"/>
          </w:pPr>
        </w:pPrChange>
      </w:pPr>
      <w:bookmarkStart w:id="300" w:name="_Ref315617863"/>
      <w:bookmarkStart w:id="301" w:name="_Ref315617841"/>
      <w:r w:rsidRPr="00277FCA">
        <w:rPr>
          <w:color w:val="365F91" w:themeColor="accent1" w:themeShade="BF"/>
          <w:rPrChange w:id="302" w:author="Jie Zheng" w:date="2018-07-18T01:33:00Z">
            <w:rPr>
              <w:sz w:val="16"/>
            </w:rPr>
          </w:rPrChange>
        </w:rPr>
        <w:t xml:space="preserve">Figure </w:t>
      </w:r>
      <w:r w:rsidR="00F33687" w:rsidRPr="00277FCA">
        <w:rPr>
          <w:color w:val="365F91" w:themeColor="accent1" w:themeShade="BF"/>
          <w:rPrChange w:id="303" w:author="Jie Zheng" w:date="2018-07-18T01:33:00Z">
            <w:rPr>
              <w:sz w:val="16"/>
            </w:rPr>
          </w:rPrChange>
        </w:rPr>
        <w:fldChar w:fldCharType="begin"/>
      </w:r>
      <w:r w:rsidRPr="00277FCA">
        <w:rPr>
          <w:color w:val="365F91" w:themeColor="accent1" w:themeShade="BF"/>
          <w:rPrChange w:id="304" w:author="Jie Zheng" w:date="2018-07-18T01:33:00Z">
            <w:rPr>
              <w:sz w:val="16"/>
            </w:rPr>
          </w:rPrChange>
        </w:rPr>
        <w:instrText xml:space="preserve"> SEQ Figure \* ARABIC </w:instrText>
      </w:r>
      <w:r w:rsidR="00F33687" w:rsidRPr="00277FCA">
        <w:rPr>
          <w:color w:val="365F91" w:themeColor="accent1" w:themeShade="BF"/>
          <w:rPrChange w:id="305" w:author="Jie Zheng" w:date="2018-07-18T01:33:00Z">
            <w:rPr>
              <w:sz w:val="16"/>
            </w:rPr>
          </w:rPrChange>
        </w:rPr>
        <w:fldChar w:fldCharType="separate"/>
      </w:r>
      <w:r w:rsidR="000A7629" w:rsidRPr="00277FCA">
        <w:rPr>
          <w:noProof/>
          <w:color w:val="365F91" w:themeColor="accent1" w:themeShade="BF"/>
          <w:rPrChange w:id="306" w:author="Jie Zheng" w:date="2018-07-18T01:33:00Z">
            <w:rPr>
              <w:noProof/>
              <w:sz w:val="16"/>
            </w:rPr>
          </w:rPrChange>
        </w:rPr>
        <w:t>8</w:t>
      </w:r>
      <w:r w:rsidR="00F33687" w:rsidRPr="00277FCA">
        <w:rPr>
          <w:color w:val="365F91" w:themeColor="accent1" w:themeShade="BF"/>
          <w:rPrChange w:id="307" w:author="Jie Zheng" w:date="2018-07-18T01:33:00Z">
            <w:rPr>
              <w:sz w:val="16"/>
            </w:rPr>
          </w:rPrChange>
        </w:rPr>
        <w:fldChar w:fldCharType="end"/>
      </w:r>
      <w:bookmarkEnd w:id="300"/>
      <w:r w:rsidRPr="00277FCA">
        <w:rPr>
          <w:color w:val="365F91" w:themeColor="accent1" w:themeShade="BF"/>
          <w:rPrChange w:id="308" w:author="Jie Zheng" w:date="2018-07-18T01:33:00Z">
            <w:rPr>
              <w:sz w:val="16"/>
            </w:rPr>
          </w:rPrChange>
        </w:rPr>
        <w:t xml:space="preserve">: </w:t>
      </w:r>
      <w:r w:rsidR="007909CC" w:rsidRPr="00277FCA">
        <w:rPr>
          <w:color w:val="365F91" w:themeColor="accent1" w:themeShade="BF"/>
          <w:rPrChange w:id="309" w:author="Jie Zheng" w:date="2018-07-18T01:33:00Z">
            <w:rPr>
              <w:sz w:val="16"/>
            </w:rPr>
          </w:rPrChange>
        </w:rPr>
        <w:t xml:space="preserve">Examples of </w:t>
      </w:r>
      <w:r w:rsidR="002D61C9" w:rsidRPr="00277FCA">
        <w:rPr>
          <w:color w:val="365F91" w:themeColor="accent1" w:themeShade="BF"/>
          <w:rPrChange w:id="310" w:author="Jie Zheng" w:date="2018-07-18T01:33:00Z">
            <w:rPr>
              <w:sz w:val="16"/>
            </w:rPr>
          </w:rPrChange>
        </w:rPr>
        <w:t>(</w:t>
      </w:r>
      <w:r w:rsidR="007909CC" w:rsidRPr="00277FCA">
        <w:rPr>
          <w:color w:val="365F91" w:themeColor="accent1" w:themeShade="BF"/>
          <w:rPrChange w:id="311" w:author="Jie Zheng" w:date="2018-07-18T01:33:00Z">
            <w:rPr>
              <w:sz w:val="16"/>
            </w:rPr>
          </w:rPrChange>
        </w:rPr>
        <w:t>l</w:t>
      </w:r>
      <w:r w:rsidR="00E84D3B" w:rsidRPr="00277FCA">
        <w:rPr>
          <w:color w:val="365F91" w:themeColor="accent1" w:themeShade="BF"/>
          <w:rPrChange w:id="312" w:author="Jie Zheng" w:date="2018-07-18T01:33:00Z">
            <w:rPr>
              <w:sz w:val="16"/>
            </w:rPr>
          </w:rPrChange>
        </w:rPr>
        <w:t>eft:</w:t>
      </w:r>
      <w:r w:rsidR="002D61C9" w:rsidRPr="00277FCA">
        <w:rPr>
          <w:color w:val="365F91" w:themeColor="accent1" w:themeShade="BF"/>
          <w:rPrChange w:id="313" w:author="Jie Zheng" w:date="2018-07-18T01:33:00Z">
            <w:rPr>
              <w:sz w:val="16"/>
            </w:rPr>
          </w:rPrChange>
        </w:rPr>
        <w:t xml:space="preserve">) </w:t>
      </w:r>
      <w:r w:rsidR="00610A0A" w:rsidRPr="00277FCA">
        <w:rPr>
          <w:i/>
          <w:color w:val="365F91" w:themeColor="accent1" w:themeShade="BF"/>
          <w:rPrChange w:id="314" w:author="Jie Zheng" w:date="2018-07-18T01:33:00Z">
            <w:rPr>
              <w:i/>
              <w:sz w:val="16"/>
            </w:rPr>
          </w:rPrChange>
        </w:rPr>
        <w:t>Mutual d</w:t>
      </w:r>
      <w:r w:rsidRPr="00277FCA">
        <w:rPr>
          <w:i/>
          <w:color w:val="365F91" w:themeColor="accent1" w:themeShade="BF"/>
          <w:rPrChange w:id="315" w:author="Jie Zheng" w:date="2018-07-18T01:33:00Z">
            <w:rPr>
              <w:i/>
              <w:sz w:val="16"/>
            </w:rPr>
          </w:rPrChange>
        </w:rPr>
        <w:t>ependence</w:t>
      </w:r>
      <w:bookmarkEnd w:id="301"/>
      <w:r w:rsidR="0070548A" w:rsidRPr="00277FCA">
        <w:rPr>
          <w:color w:val="365F91" w:themeColor="accent1" w:themeShade="BF"/>
          <w:rPrChange w:id="316" w:author="Jie Zheng" w:date="2018-07-18T01:33:00Z">
            <w:rPr>
              <w:sz w:val="16"/>
            </w:rPr>
          </w:rPrChange>
        </w:rPr>
        <w:t xml:space="preserve"> and </w:t>
      </w:r>
      <w:r w:rsidR="00E84D3B" w:rsidRPr="00277FCA">
        <w:rPr>
          <w:color w:val="365F91" w:themeColor="accent1" w:themeShade="BF"/>
          <w:rPrChange w:id="317" w:author="Jie Zheng" w:date="2018-07-18T01:33:00Z">
            <w:rPr>
              <w:sz w:val="16"/>
            </w:rPr>
          </w:rPrChange>
        </w:rPr>
        <w:t>(</w:t>
      </w:r>
      <w:r w:rsidR="007909CC" w:rsidRPr="00277FCA">
        <w:rPr>
          <w:color w:val="365F91" w:themeColor="accent1" w:themeShade="BF"/>
          <w:rPrChange w:id="318" w:author="Jie Zheng" w:date="2018-07-18T01:33:00Z">
            <w:rPr>
              <w:sz w:val="16"/>
            </w:rPr>
          </w:rPrChange>
        </w:rPr>
        <w:t>r</w:t>
      </w:r>
      <w:r w:rsidR="00E84D3B" w:rsidRPr="00277FCA">
        <w:rPr>
          <w:color w:val="365F91" w:themeColor="accent1" w:themeShade="BF"/>
          <w:rPrChange w:id="319" w:author="Jie Zheng" w:date="2018-07-18T01:33:00Z">
            <w:rPr>
              <w:sz w:val="16"/>
            </w:rPr>
          </w:rPrChange>
        </w:rPr>
        <w:t>ight:</w:t>
      </w:r>
      <w:r w:rsidR="002D61C9" w:rsidRPr="00277FCA">
        <w:rPr>
          <w:color w:val="365F91" w:themeColor="accent1" w:themeShade="BF"/>
          <w:rPrChange w:id="320" w:author="Jie Zheng" w:date="2018-07-18T01:33:00Z">
            <w:rPr>
              <w:sz w:val="16"/>
            </w:rPr>
          </w:rPrChange>
        </w:rPr>
        <w:t xml:space="preserve">) </w:t>
      </w:r>
      <w:r w:rsidR="007909CC" w:rsidRPr="00277FCA">
        <w:rPr>
          <w:i/>
          <w:color w:val="365F91" w:themeColor="accent1" w:themeShade="BF"/>
          <w:rPrChange w:id="321" w:author="Jie Zheng" w:date="2018-07-18T01:33:00Z">
            <w:rPr>
              <w:i/>
              <w:sz w:val="16"/>
            </w:rPr>
          </w:rPrChange>
        </w:rPr>
        <w:t>transitive d</w:t>
      </w:r>
      <w:r w:rsidR="0070548A" w:rsidRPr="00277FCA">
        <w:rPr>
          <w:i/>
          <w:color w:val="365F91" w:themeColor="accent1" w:themeShade="BF"/>
          <w:rPrChange w:id="322" w:author="Jie Zheng" w:date="2018-07-18T01:33:00Z">
            <w:rPr>
              <w:i/>
              <w:sz w:val="16"/>
            </w:rPr>
          </w:rPrChange>
        </w:rPr>
        <w:t>ependence</w:t>
      </w:r>
    </w:p>
    <w:p w14:paraId="7912B000" w14:textId="77777777" w:rsidR="002D61C9" w:rsidRPr="00035949" w:rsidRDefault="002D61C9"/>
    <w:p w14:paraId="5CF6EC88" w14:textId="4771AD6E" w:rsidR="002D61C9" w:rsidRPr="00035949" w:rsidRDefault="007909CC">
      <w:r w:rsidRPr="00035949">
        <w:t xml:space="preserve">In case of </w:t>
      </w:r>
      <w:r w:rsidR="00610A0A" w:rsidRPr="00035949">
        <w:t>mutual d</w:t>
      </w:r>
      <w:r w:rsidRPr="00035949">
        <w:t>ependence (</w:t>
      </w:r>
      <w:r w:rsidR="00EC6A9C" w:rsidRPr="00035949">
        <w:fldChar w:fldCharType="begin"/>
      </w:r>
      <w:r w:rsidR="00EC6A9C" w:rsidRPr="00035949">
        <w:instrText xml:space="preserve"> REF _Ref315617863 \h  \* MERGEFORMAT </w:instrText>
      </w:r>
      <w:r w:rsidR="00EC6A9C" w:rsidRPr="00035949">
        <w:fldChar w:fldCharType="separate"/>
      </w:r>
      <w:ins w:id="323" w:author="Windows User" w:date="2017-12-14T22:26:00Z">
        <w:r w:rsidR="000A7629" w:rsidRPr="000A7629">
          <w:rPr>
            <w:rPrChange w:id="324" w:author="Windows User" w:date="2017-12-14T22:26:00Z">
              <w:rPr>
                <w:sz w:val="16"/>
              </w:rPr>
            </w:rPrChange>
          </w:rPr>
          <w:t>Figure 8</w:t>
        </w:r>
      </w:ins>
      <w:del w:id="325" w:author="Windows User" w:date="2017-12-14T22:26:00Z">
        <w:r w:rsidR="00F55F47" w:rsidRPr="001D54A5" w:rsidDel="000A7629">
          <w:delText>Figure 8</w:delText>
        </w:r>
      </w:del>
      <w:r w:rsidR="00EC6A9C" w:rsidRPr="00035949">
        <w:fldChar w:fldCharType="end"/>
      </w:r>
      <w:r w:rsidRPr="00035949">
        <w:t xml:space="preserve">, left), </w:t>
      </w:r>
      <w:r w:rsidR="008A6944" w:rsidRPr="00035949">
        <w:rPr>
          <w:i/>
        </w:rPr>
        <w:t>b</w:t>
      </w:r>
      <w:r w:rsidR="00661AA5" w:rsidRPr="00035949">
        <w:rPr>
          <w:i/>
        </w:rPr>
        <w:t xml:space="preserve"> </w:t>
      </w:r>
      <w:r w:rsidR="00661AA5" w:rsidRPr="00035949">
        <w:t xml:space="preserve">and </w:t>
      </w:r>
      <w:r w:rsidR="008A6944" w:rsidRPr="00035949">
        <w:rPr>
          <w:i/>
        </w:rPr>
        <w:t>c</w:t>
      </w:r>
      <w:r w:rsidR="00661AA5" w:rsidRPr="00035949">
        <w:rPr>
          <w:i/>
        </w:rPr>
        <w:t xml:space="preserve"> </w:t>
      </w:r>
      <w:r w:rsidR="00661AA5" w:rsidRPr="00035949">
        <w:t>are</w:t>
      </w:r>
      <w:r w:rsidR="00661AA5" w:rsidRPr="00035949">
        <w:rPr>
          <w:i/>
        </w:rPr>
        <w:t xml:space="preserve"> </w:t>
      </w:r>
      <w:r w:rsidR="00661AA5" w:rsidRPr="00035949">
        <w:t xml:space="preserve">both </w:t>
      </w:r>
      <w:r w:rsidR="00904EC1" w:rsidRPr="00035949">
        <w:t xml:space="preserve">(one-sidedly) </w:t>
      </w:r>
      <w:r w:rsidR="00661AA5" w:rsidRPr="00035949">
        <w:t xml:space="preserve">dependent on </w:t>
      </w:r>
      <w:r w:rsidR="008A6944" w:rsidRPr="00035949">
        <w:rPr>
          <w:i/>
        </w:rPr>
        <w:t>d</w:t>
      </w:r>
      <w:r w:rsidR="00661AA5" w:rsidRPr="00035949">
        <w:rPr>
          <w:i/>
        </w:rPr>
        <w:t xml:space="preserve"> </w:t>
      </w:r>
      <w:r w:rsidR="00661AA5" w:rsidRPr="00035949">
        <w:t xml:space="preserve">and </w:t>
      </w:r>
      <w:r w:rsidR="00904EC1" w:rsidRPr="00035949">
        <w:t xml:space="preserve">(reciprocally) </w:t>
      </w:r>
      <w:r w:rsidR="00661AA5" w:rsidRPr="00035949">
        <w:t xml:space="preserve">dependent on each other. </w:t>
      </w:r>
    </w:p>
    <w:p w14:paraId="07DCF30E" w14:textId="09250BC6" w:rsidR="002D61C9" w:rsidRPr="00035949" w:rsidRDefault="002D61C9">
      <w:r w:rsidRPr="00035949">
        <w:t>C</w:t>
      </w:r>
      <w:r w:rsidR="00E84D3B" w:rsidRPr="00035949">
        <w:t>ases like those o</w:t>
      </w:r>
      <w:r w:rsidRPr="00035949">
        <w:t xml:space="preserve">n </w:t>
      </w:r>
      <w:r w:rsidR="00E84D3B" w:rsidRPr="00035949">
        <w:t xml:space="preserve">the left in </w:t>
      </w:r>
      <w:r w:rsidR="00EC6A9C" w:rsidRPr="00035949">
        <w:fldChar w:fldCharType="begin"/>
      </w:r>
      <w:r w:rsidR="00EC6A9C" w:rsidRPr="00035949">
        <w:instrText xml:space="preserve"> REF _Ref315617863 \h  \* MERGEFORMAT </w:instrText>
      </w:r>
      <w:r w:rsidR="00EC6A9C" w:rsidRPr="00035949">
        <w:fldChar w:fldCharType="separate"/>
      </w:r>
      <w:ins w:id="326" w:author="Windows User" w:date="2017-12-14T22:26:00Z">
        <w:r w:rsidR="000A7629" w:rsidRPr="000A7629">
          <w:rPr>
            <w:rPrChange w:id="327" w:author="Windows User" w:date="2017-12-14T22:26:00Z">
              <w:rPr>
                <w:sz w:val="16"/>
              </w:rPr>
            </w:rPrChange>
          </w:rPr>
          <w:t>Figure 8</w:t>
        </w:r>
      </w:ins>
      <w:del w:id="328" w:author="Windows User" w:date="2017-12-14T22:26:00Z">
        <w:r w:rsidR="00F55F47" w:rsidRPr="001D54A5" w:rsidDel="000A7629">
          <w:delText>Figure 8</w:delText>
        </w:r>
      </w:del>
      <w:r w:rsidR="00EC6A9C" w:rsidRPr="00035949">
        <w:fldChar w:fldCharType="end"/>
      </w:r>
      <w:r w:rsidRPr="00035949">
        <w:t xml:space="preserve"> may be called reciprocally s-dependent continuants:</w:t>
      </w:r>
    </w:p>
    <w:p w14:paraId="426504CD" w14:textId="3703DD80" w:rsidR="002D61C9" w:rsidRPr="00035949" w:rsidRDefault="002D61C9">
      <w:pPr>
        <w:pStyle w:val="Specification"/>
        <w:rPr>
          <w:rFonts w:ascii="Times New Roman" w:hAnsi="Times New Roman"/>
          <w:szCs w:val="23"/>
        </w:rPr>
      </w:pPr>
      <w:r w:rsidRPr="00035949">
        <w:rPr>
          <w:rStyle w:val="Annotation"/>
        </w:rPr>
        <w:lastRenderedPageBreak/>
        <w:t>as(specifically dependent continuant)[</w:t>
      </w:r>
      <w:r w:rsidR="00A75CF3" w:rsidRPr="00035949">
        <w:rPr>
          <w:rStyle w:val="SpecificationType"/>
          <w:sz w:val="22"/>
        </w:rPr>
        <w:t>Example:</w:t>
      </w:r>
      <w:r w:rsidR="00A75CF3" w:rsidRPr="00035949">
        <w:t xml:space="preserve"> </w:t>
      </w:r>
      <w:bookmarkStart w:id="329" w:name="OLE_LINK20"/>
      <w:bookmarkStart w:id="330" w:name="OLE_LINK21"/>
      <w:r w:rsidR="00A75CF3" w:rsidRPr="00035949">
        <w:t>R</w:t>
      </w:r>
      <w:r w:rsidRPr="00035949">
        <w:t xml:space="preserve">eciprocal </w:t>
      </w:r>
      <w:bookmarkEnd w:id="329"/>
      <w:bookmarkEnd w:id="330"/>
      <w:r w:rsidRPr="00035949">
        <w:rPr>
          <w:i/>
        </w:rPr>
        <w:t>specifically dependent continuants</w:t>
      </w:r>
      <w:r w:rsidRPr="00035949">
        <w:t xml:space="preserve">: the function of this key to open this lock and the </w:t>
      </w:r>
      <w:r w:rsidR="00610A0A" w:rsidRPr="00035949">
        <w:t>mutually d</w:t>
      </w:r>
      <w:r w:rsidRPr="00035949">
        <w:t>ependent disposition of this lock: to be opened by this key</w:t>
      </w:r>
      <w:r w:rsidRPr="00035949">
        <w:rPr>
          <w:rStyle w:val="Annotation"/>
        </w:rPr>
        <w:t>\</w:t>
      </w:r>
      <w:r w:rsidRPr="00035949">
        <w:rPr>
          <w:rFonts w:ascii="Times New Roman" w:hAnsi="Times New Roman"/>
          <w:szCs w:val="23"/>
        </w:rPr>
        <w:t>;</w:t>
      </w:r>
      <w:r w:rsidRPr="00035949">
        <w:t xml:space="preserve"> the </w:t>
      </w:r>
      <w:r w:rsidR="00610A0A" w:rsidRPr="00035949">
        <w:t>mutual d</w:t>
      </w:r>
      <w:r w:rsidRPr="00035949">
        <w:t xml:space="preserve">ependence of the role </w:t>
      </w:r>
      <w:r w:rsidRPr="00035949">
        <w:rPr>
          <w:i/>
        </w:rPr>
        <w:t xml:space="preserve">predator </w:t>
      </w:r>
      <w:r w:rsidRPr="00035949">
        <w:t xml:space="preserve">and the role </w:t>
      </w:r>
      <w:r w:rsidRPr="00035949">
        <w:rPr>
          <w:i/>
        </w:rPr>
        <w:t xml:space="preserve">prey </w:t>
      </w:r>
      <w:r w:rsidRPr="00035949">
        <w:t>as played by two organisms in a given interaction</w:t>
      </w:r>
      <w:r w:rsidRPr="00035949">
        <w:rPr>
          <w:rStyle w:val="Annotation"/>
        </w:rPr>
        <w:t>\</w:t>
      </w:r>
      <w:r w:rsidRPr="00035949">
        <w:rPr>
          <w:rFonts w:ascii="Times New Roman" w:hAnsi="Times New Roman"/>
          <w:szCs w:val="23"/>
        </w:rPr>
        <w:t xml:space="preserve">; the </w:t>
      </w:r>
      <w:r w:rsidR="00610A0A" w:rsidRPr="00035949">
        <w:rPr>
          <w:rFonts w:ascii="Times New Roman" w:hAnsi="Times New Roman"/>
          <w:szCs w:val="23"/>
        </w:rPr>
        <w:t>mutual d</w:t>
      </w:r>
      <w:r w:rsidRPr="00035949">
        <w:rPr>
          <w:rFonts w:ascii="Times New Roman" w:hAnsi="Times New Roman"/>
          <w:szCs w:val="23"/>
        </w:rPr>
        <w:t xml:space="preserve">ependence of proton donors and </w:t>
      </w:r>
      <w:r w:rsidR="00362035">
        <w:rPr>
          <w:rFonts w:ascii="Times New Roman" w:hAnsi="Times New Roman"/>
          <w:szCs w:val="23"/>
        </w:rPr>
        <w:t xml:space="preserve">proton </w:t>
      </w:r>
      <w:r w:rsidRPr="00035949">
        <w:rPr>
          <w:rFonts w:ascii="Times New Roman" w:hAnsi="Times New Roman"/>
          <w:szCs w:val="23"/>
        </w:rPr>
        <w:t>acceptors in chemical reactions [79].</w:t>
      </w:r>
      <w:r w:rsidRPr="00035949">
        <w:rPr>
          <w:rStyle w:val="Annotation"/>
        </w:rPr>
        <w:t xml:space="preserve"> ]</w:t>
      </w:r>
    </w:p>
    <w:p w14:paraId="38760676" w14:textId="77777777" w:rsidR="007325BB" w:rsidRPr="00035949" w:rsidRDefault="002D61C9">
      <w:r w:rsidRPr="00035949">
        <w:t>F</w:t>
      </w:r>
      <w:r w:rsidR="00904EC1" w:rsidRPr="00035949">
        <w:t xml:space="preserve">or BFO </w:t>
      </w:r>
      <w:r w:rsidR="008901C1" w:rsidRPr="00035949">
        <w:t>there are</w:t>
      </w:r>
      <w:r w:rsidR="00904EC1" w:rsidRPr="00035949">
        <w:t>, for example,</w:t>
      </w:r>
      <w:r w:rsidR="008901C1" w:rsidRPr="00035949">
        <w:t xml:space="preserve"> no qualities of roles; </w:t>
      </w:r>
      <w:r w:rsidR="00904EC1" w:rsidRPr="00035949">
        <w:t>and similarly there are no roles of qualities; however, there are qualities – such as the quality of pressure and temperature of a body of gas in a certain container</w:t>
      </w:r>
      <w:r w:rsidR="003F3473" w:rsidRPr="00035949">
        <w:t xml:space="preserve"> </w:t>
      </w:r>
      <w:r w:rsidR="00904EC1" w:rsidRPr="00035949">
        <w:t xml:space="preserve">– which are both dependent on each other and on their </w:t>
      </w:r>
      <w:r w:rsidR="003F3473" w:rsidRPr="00035949">
        <w:t xml:space="preserve">common </w:t>
      </w:r>
      <w:r w:rsidR="00904EC1" w:rsidRPr="00035949">
        <w:t>bearer.</w:t>
      </w:r>
    </w:p>
    <w:p w14:paraId="22E2BC7A" w14:textId="2A554A99" w:rsidR="00863C50" w:rsidRPr="00035949" w:rsidRDefault="00904EC1">
      <w:r w:rsidRPr="00035949">
        <w:t xml:space="preserve">There are </w:t>
      </w:r>
      <w:r w:rsidR="008901C1" w:rsidRPr="00035949">
        <w:t>no dispositions of qualities</w:t>
      </w:r>
      <w:r w:rsidRPr="00035949">
        <w:t xml:space="preserve"> and</w:t>
      </w:r>
      <w:r w:rsidR="008901C1" w:rsidRPr="00035949">
        <w:t xml:space="preserve"> no functions of dispositions</w:t>
      </w:r>
      <w:r w:rsidRPr="00035949">
        <w:t xml:space="preserve">. </w:t>
      </w:r>
      <w:r w:rsidR="00362035">
        <w:t xml:space="preserve">Some dispositions are functions, but no disposition has a function. </w:t>
      </w:r>
      <w:r w:rsidRPr="00035949">
        <w:t>A</w:t>
      </w:r>
      <w:r w:rsidR="008E181C" w:rsidRPr="00035949">
        <w:t xml:space="preserve">nd </w:t>
      </w:r>
      <w:r w:rsidRPr="00035949">
        <w:t xml:space="preserve">there are </w:t>
      </w:r>
      <w:r w:rsidR="008E181C" w:rsidRPr="00035949">
        <w:t xml:space="preserve">no </w:t>
      </w:r>
      <w:r w:rsidR="003F3473" w:rsidRPr="00035949">
        <w:t xml:space="preserve">higher order </w:t>
      </w:r>
      <w:r w:rsidR="008E181C" w:rsidRPr="00035949">
        <w:t xml:space="preserve">processes in which processes themselves </w:t>
      </w:r>
      <w:r w:rsidRPr="00035949">
        <w:t xml:space="preserve">would </w:t>
      </w:r>
      <w:r w:rsidR="008E181C" w:rsidRPr="00035949">
        <w:t>change</w:t>
      </w:r>
      <w:r w:rsidRPr="00035949">
        <w:t>.</w:t>
      </w:r>
      <w:r w:rsidR="008E181C" w:rsidRPr="00035949">
        <w:t xml:space="preserve"> </w:t>
      </w:r>
      <w:r w:rsidRPr="00035949">
        <w:t>(S</w:t>
      </w:r>
      <w:r w:rsidR="008E181C" w:rsidRPr="00035949">
        <w:t>ee the section on Process Profiles below</w:t>
      </w:r>
      <w:r w:rsidR="008901C1" w:rsidRPr="00035949">
        <w:t>.</w:t>
      </w:r>
      <w:r w:rsidRPr="00035949">
        <w:t>)</w:t>
      </w:r>
      <w:r w:rsidR="008901C1" w:rsidRPr="00035949">
        <w:t xml:space="preserve"> </w:t>
      </w:r>
      <w:r w:rsidRPr="00035949">
        <w:t>I</w:t>
      </w:r>
      <w:r w:rsidR="008901C1" w:rsidRPr="00035949">
        <w:t xml:space="preserve">n all such cases, the recommendation </w:t>
      </w:r>
      <w:r w:rsidR="008E181C" w:rsidRPr="00035949">
        <w:t xml:space="preserve">on developers of BFO-conformant ontologies </w:t>
      </w:r>
      <w:r w:rsidR="008901C1" w:rsidRPr="00035949">
        <w:t xml:space="preserve">is to seek </w:t>
      </w:r>
      <w:r w:rsidR="008E181C" w:rsidRPr="00035949">
        <w:t xml:space="preserve">a </w:t>
      </w:r>
      <w:r w:rsidR="008901C1" w:rsidRPr="00035949">
        <w:t xml:space="preserve">relevant </w:t>
      </w:r>
      <w:r w:rsidR="008E181C" w:rsidRPr="00035949">
        <w:t>relatum</w:t>
      </w:r>
      <w:r w:rsidR="008E181C" w:rsidRPr="00035949">
        <w:rPr>
          <w:i/>
        </w:rPr>
        <w:t xml:space="preserve"> </w:t>
      </w:r>
      <w:r w:rsidR="008901C1" w:rsidRPr="00035949">
        <w:t xml:space="preserve">in the underlying </w:t>
      </w:r>
      <w:r w:rsidR="003F3473" w:rsidRPr="00035949">
        <w:t xml:space="preserve">material </w:t>
      </w:r>
      <w:r w:rsidR="008901C1" w:rsidRPr="00035949">
        <w:t xml:space="preserve">bearer (the </w:t>
      </w:r>
      <w:r w:rsidR="008901C1" w:rsidRPr="00035949">
        <w:rPr>
          <w:i/>
        </w:rPr>
        <w:t xml:space="preserve">thing </w:t>
      </w:r>
      <w:r w:rsidR="008901C1" w:rsidRPr="00035949">
        <w:t xml:space="preserve">or </w:t>
      </w:r>
      <w:r w:rsidR="008901C1" w:rsidRPr="00035949">
        <w:rPr>
          <w:i/>
        </w:rPr>
        <w:t>res</w:t>
      </w:r>
      <w:r w:rsidR="008901C1" w:rsidRPr="00035949">
        <w:t>)</w:t>
      </w:r>
      <w:r w:rsidR="007909CC" w:rsidRPr="00035949">
        <w:t>, called ‘material basis’ in what follows</w:t>
      </w:r>
      <w:r w:rsidR="008901C1" w:rsidRPr="00035949">
        <w:t>.</w:t>
      </w:r>
      <w:r w:rsidR="008901C1" w:rsidRPr="00035949">
        <w:rPr>
          <w:i/>
        </w:rPr>
        <w:t xml:space="preserve"> </w:t>
      </w:r>
    </w:p>
    <w:p w14:paraId="6F656577" w14:textId="7DC384D8" w:rsidR="008E181C" w:rsidRPr="00035949" w:rsidRDefault="00863C50">
      <w:r w:rsidRPr="00035949">
        <w:t xml:space="preserve">In a sense, therefore, qualities of qualities are qualities of the underlying bearer. </w:t>
      </w:r>
      <w:r w:rsidR="003F3473" w:rsidRPr="00035949">
        <w:t>Th</w:t>
      </w:r>
      <w:r w:rsidR="008E181C" w:rsidRPr="00035949">
        <w:t>e shape of the redness on John’s arm</w:t>
      </w:r>
      <w:r w:rsidR="00C677CC" w:rsidRPr="00035949">
        <w:t>, for example,</w:t>
      </w:r>
      <w:r w:rsidR="008E181C" w:rsidRPr="00035949">
        <w:t xml:space="preserve"> is not a quality of the redness</w:t>
      </w:r>
      <w:r w:rsidR="00362035">
        <w:t>.</w:t>
      </w:r>
      <w:r w:rsidR="00362035" w:rsidRPr="00035949">
        <w:t xml:space="preserve"> </w:t>
      </w:r>
      <w:r w:rsidR="00362035">
        <w:t>I</w:t>
      </w:r>
      <w:r w:rsidR="00362035" w:rsidRPr="00035949">
        <w:t xml:space="preserve">t </w:t>
      </w:r>
      <w:r w:rsidR="008E181C" w:rsidRPr="00035949">
        <w:t>is, like the redness itself</w:t>
      </w:r>
      <w:r w:rsidR="00894677" w:rsidRPr="00035949">
        <w:t>,</w:t>
      </w:r>
      <w:r w:rsidR="008E181C" w:rsidRPr="00035949">
        <w:t xml:space="preserve"> a quality of a certain </w:t>
      </w:r>
      <w:r w:rsidR="00C677CC" w:rsidRPr="00035949">
        <w:t xml:space="preserve">(fiat) </w:t>
      </w:r>
      <w:r w:rsidR="008E181C" w:rsidRPr="00035949">
        <w:t>portion of the surface of the arm.</w:t>
      </w:r>
    </w:p>
    <w:p w14:paraId="1FF27B92" w14:textId="77777777" w:rsidR="008E181C" w:rsidRPr="00035949" w:rsidRDefault="007909CC">
      <w:r w:rsidRPr="00035949">
        <w:t>T</w:t>
      </w:r>
      <w:r w:rsidR="00863C50" w:rsidRPr="00035949">
        <w:t>he above can be summarized as follows:</w:t>
      </w:r>
    </w:p>
    <w:p w14:paraId="347B54E6" w14:textId="7C42270B" w:rsidR="00480A86" w:rsidRPr="00035949" w:rsidRDefault="00FE1DA1">
      <w:pPr>
        <w:pStyle w:val="Specification"/>
      </w:pPr>
      <w:r w:rsidRPr="00035949">
        <w:rPr>
          <w:rStyle w:val="Annotation"/>
        </w:rPr>
        <w:t>a(s-depend</w:t>
      </w:r>
      <w:r w:rsidR="00CF308A" w:rsidRPr="00035949">
        <w:rPr>
          <w:rStyle w:val="Annotation"/>
        </w:rPr>
        <w:t>s on</w:t>
      </w:r>
      <w:r w:rsidRPr="00035949">
        <w:rPr>
          <w:rStyle w:val="Annotation"/>
        </w:rPr>
        <w:t>)[</w:t>
      </w:r>
      <w:r w:rsidR="00236D40" w:rsidRPr="00035949">
        <w:rPr>
          <w:rStyle w:val="SpecificationType"/>
          <w:sz w:val="22"/>
        </w:rPr>
        <w:t>Axiom</w:t>
      </w:r>
      <w:r w:rsidR="00236D40" w:rsidRPr="00035949">
        <w:rPr>
          <w:smallCaps/>
        </w:rPr>
        <w:t>:</w:t>
      </w:r>
      <w:r w:rsidR="004C372C" w:rsidRPr="00035949">
        <w:t xml:space="preserve"> if </w:t>
      </w:r>
      <w:r w:rsidR="008A6944" w:rsidRPr="00035949">
        <w:rPr>
          <w:i/>
        </w:rPr>
        <w:t>b</w:t>
      </w:r>
      <w:r w:rsidR="004C372C" w:rsidRPr="00035949">
        <w:rPr>
          <w:i/>
        </w:rPr>
        <w:t xml:space="preserve"> </w:t>
      </w:r>
      <w:r w:rsidR="008A258E" w:rsidRPr="00035949">
        <w:rPr>
          <w:b/>
        </w:rPr>
        <w:t>s-depends_on</w:t>
      </w:r>
      <w:r w:rsidR="004C372C" w:rsidRPr="00035949">
        <w:t xml:space="preserve"> </w:t>
      </w:r>
      <w:r w:rsidR="008A6944" w:rsidRPr="00035949">
        <w:rPr>
          <w:i/>
        </w:rPr>
        <w:t>c</w:t>
      </w:r>
      <w:r w:rsidR="004C372C" w:rsidRPr="00035949">
        <w:rPr>
          <w:i/>
        </w:rPr>
        <w:t xml:space="preserve"> </w:t>
      </w:r>
      <w:r w:rsidR="00CD73E6" w:rsidRPr="00035949">
        <w:rPr>
          <w:b/>
        </w:rPr>
        <w:t>at</w:t>
      </w:r>
      <w:r w:rsidR="00CD73E6" w:rsidRPr="00035949">
        <w:rPr>
          <w:b/>
          <w:i/>
        </w:rPr>
        <w:t xml:space="preserve"> </w:t>
      </w:r>
      <w:r w:rsidR="00CD73E6" w:rsidRPr="00035949">
        <w:rPr>
          <w:i/>
        </w:rPr>
        <w:t xml:space="preserve">t </w:t>
      </w:r>
      <w:r w:rsidR="004C372C" w:rsidRPr="00035949">
        <w:t xml:space="preserve">&amp; </w:t>
      </w:r>
      <w:r w:rsidR="008A6944" w:rsidRPr="00035949">
        <w:rPr>
          <w:i/>
        </w:rPr>
        <w:t>c</w:t>
      </w:r>
      <w:r w:rsidR="004C372C" w:rsidRPr="00035949">
        <w:rPr>
          <w:b/>
          <w:i/>
        </w:rPr>
        <w:t xml:space="preserve"> </w:t>
      </w:r>
      <w:r w:rsidR="008A258E" w:rsidRPr="00035949">
        <w:rPr>
          <w:b/>
        </w:rPr>
        <w:t>s-depends_on</w:t>
      </w:r>
      <w:r w:rsidR="004C372C" w:rsidRPr="00035949">
        <w:rPr>
          <w:b/>
        </w:rPr>
        <w:t xml:space="preserve"> </w:t>
      </w:r>
      <w:r w:rsidR="008A6944" w:rsidRPr="00035949">
        <w:rPr>
          <w:i/>
        </w:rPr>
        <w:t>d</w:t>
      </w:r>
      <w:r w:rsidR="004C372C" w:rsidRPr="00035949">
        <w:rPr>
          <w:i/>
        </w:rPr>
        <w:t xml:space="preserve"> </w:t>
      </w:r>
      <w:r w:rsidR="00CD73E6" w:rsidRPr="00035949">
        <w:rPr>
          <w:b/>
        </w:rPr>
        <w:t>at</w:t>
      </w:r>
      <w:r w:rsidR="00CD73E6" w:rsidRPr="00035949">
        <w:rPr>
          <w:b/>
          <w:i/>
        </w:rPr>
        <w:t xml:space="preserve"> </w:t>
      </w:r>
      <w:r w:rsidR="00CD73E6" w:rsidRPr="00035949">
        <w:rPr>
          <w:i/>
        </w:rPr>
        <w:t xml:space="preserve">t </w:t>
      </w:r>
      <w:r w:rsidR="004C372C" w:rsidRPr="00035949">
        <w:t xml:space="preserve">then </w:t>
      </w:r>
      <w:r w:rsidR="008A6944" w:rsidRPr="00035949">
        <w:rPr>
          <w:i/>
        </w:rPr>
        <w:t>b</w:t>
      </w:r>
      <w:r w:rsidR="004C372C" w:rsidRPr="00035949">
        <w:rPr>
          <w:i/>
        </w:rPr>
        <w:t xml:space="preserve"> </w:t>
      </w:r>
      <w:r w:rsidR="008A258E" w:rsidRPr="00035949">
        <w:rPr>
          <w:b/>
        </w:rPr>
        <w:t>s-depends_on</w:t>
      </w:r>
      <w:r w:rsidR="004C372C" w:rsidRPr="00035949">
        <w:rPr>
          <w:b/>
        </w:rPr>
        <w:t xml:space="preserve"> </w:t>
      </w:r>
      <w:r w:rsidR="008A6944" w:rsidRPr="00035949">
        <w:rPr>
          <w:i/>
        </w:rPr>
        <w:t>d</w:t>
      </w:r>
      <w:r w:rsidR="00CD73E6" w:rsidRPr="00035949">
        <w:rPr>
          <w:b/>
        </w:rPr>
        <w:t xml:space="preserve"> at</w:t>
      </w:r>
      <w:r w:rsidR="00CD73E6" w:rsidRPr="00035949">
        <w:rPr>
          <w:b/>
          <w:i/>
        </w:rPr>
        <w:t xml:space="preserve"> </w:t>
      </w:r>
      <w:r w:rsidR="00CD73E6" w:rsidRPr="00035949">
        <w:rPr>
          <w:i/>
        </w:rPr>
        <w:t>t</w:t>
      </w:r>
      <w:r w:rsidR="004C372C" w:rsidRPr="00035949">
        <w:t>.</w:t>
      </w:r>
      <w:r w:rsidR="006D323D" w:rsidRPr="00035949">
        <w:t xml:space="preserve"> [054-00</w:t>
      </w:r>
      <w:r w:rsidR="00CD73E6" w:rsidRPr="00035949">
        <w:t>2</w:t>
      </w:r>
      <w:r w:rsidR="006D323D" w:rsidRPr="00035949">
        <w:t>]</w:t>
      </w:r>
      <w:r w:rsidRPr="00035949">
        <w:rPr>
          <w:rStyle w:val="Annotation"/>
        </w:rPr>
        <w:t xml:space="preserve"> ]</w:t>
      </w:r>
    </w:p>
    <w:p w14:paraId="7A74D29E" w14:textId="6D415470" w:rsidR="007909CC" w:rsidRDefault="00610A0A">
      <w:r w:rsidRPr="00035949">
        <w:t>Mutual d</w:t>
      </w:r>
      <w:r w:rsidR="007909CC" w:rsidRPr="00035949">
        <w:t xml:space="preserve">ependence and transitive chains such as are illustrated in </w:t>
      </w:r>
      <w:r w:rsidR="00EC6A9C" w:rsidRPr="00035949">
        <w:fldChar w:fldCharType="begin"/>
      </w:r>
      <w:r w:rsidR="00EC6A9C" w:rsidRPr="00035949">
        <w:instrText xml:space="preserve"> REF _Ref315617863 \h  \* MERGEFORMAT </w:instrText>
      </w:r>
      <w:r w:rsidR="00EC6A9C" w:rsidRPr="00035949">
        <w:fldChar w:fldCharType="separate"/>
      </w:r>
      <w:ins w:id="331" w:author="Windows User" w:date="2017-12-14T22:26:00Z">
        <w:r w:rsidR="000A7629" w:rsidRPr="000A7629">
          <w:rPr>
            <w:rPrChange w:id="332" w:author="Windows User" w:date="2017-12-14T22:26:00Z">
              <w:rPr>
                <w:sz w:val="16"/>
              </w:rPr>
            </w:rPrChange>
          </w:rPr>
          <w:t>Figure 8</w:t>
        </w:r>
      </w:ins>
      <w:del w:id="333" w:author="Windows User" w:date="2017-12-14T22:26:00Z">
        <w:r w:rsidR="00F55F47" w:rsidRPr="001D54A5" w:rsidDel="000A7629">
          <w:delText>Figure 8</w:delText>
        </w:r>
      </w:del>
      <w:r w:rsidR="00EC6A9C" w:rsidRPr="00035949">
        <w:fldChar w:fldCharType="end"/>
      </w:r>
      <w:r w:rsidR="007909CC" w:rsidRPr="00035949">
        <w:t xml:space="preserve"> always bottom out in some independent continuant that is not a spatial region. </w:t>
      </w:r>
    </w:p>
    <w:p w14:paraId="55A8D730" w14:textId="4642280C" w:rsidR="00341C08" w:rsidRPr="00035949" w:rsidRDefault="00341C08">
      <w:r w:rsidRPr="00844E98">
        <w:rPr>
          <w:rStyle w:val="Annotation"/>
          <w:rFonts w:ascii="Sylfaen" w:hAnsi="Sylfaen"/>
          <w:i w:val="0"/>
          <w:smallCaps/>
          <w:vanish w:val="0"/>
          <w:color w:val="auto"/>
        </w:rPr>
        <w:t>Examples:</w:t>
      </w:r>
      <w:r w:rsidRPr="00844E98">
        <w:rPr>
          <w:rStyle w:val="Annotation"/>
          <w:i w:val="0"/>
          <w:vanish w:val="0"/>
          <w:color w:val="auto"/>
        </w:rPr>
        <w:t xml:space="preserve"> </w:t>
      </w:r>
      <w:r w:rsidRPr="00844E98">
        <w:rPr>
          <w:rStyle w:val="Annotation"/>
          <w:color w:val="auto"/>
        </w:rPr>
        <w:t>Example(role,relational quality)[</w:t>
      </w:r>
      <w:r w:rsidRPr="00844E98">
        <w:rPr>
          <w:color w:val="auto"/>
        </w:rPr>
        <w:t xml:space="preserve">John’s </w:t>
      </w:r>
      <w:r w:rsidRPr="00844E98">
        <w:rPr>
          <w:i/>
          <w:color w:val="auto"/>
        </w:rPr>
        <w:t>role</w:t>
      </w:r>
      <w:r w:rsidRPr="00844E98">
        <w:rPr>
          <w:color w:val="auto"/>
        </w:rPr>
        <w:t xml:space="preserve"> of husband to Mary is dependent on Mary’s </w:t>
      </w:r>
      <w:r w:rsidRPr="00844E98">
        <w:rPr>
          <w:i/>
          <w:color w:val="auto"/>
        </w:rPr>
        <w:t>role</w:t>
      </w:r>
      <w:r w:rsidRPr="00844E98">
        <w:rPr>
          <w:color w:val="auto"/>
        </w:rPr>
        <w:t xml:space="preserve"> of wife to John, and both are </w:t>
      </w:r>
      <w:r w:rsidRPr="00035949">
        <w:t xml:space="preserve">dependent on the </w:t>
      </w:r>
      <w:r w:rsidRPr="00035949">
        <w:rPr>
          <w:i/>
        </w:rPr>
        <w:t>object aggregate</w:t>
      </w:r>
      <w:r w:rsidRPr="00035949">
        <w:t xml:space="preserve"> comprising John and Mary as </w:t>
      </w:r>
      <w:r w:rsidRPr="00035949">
        <w:rPr>
          <w:b/>
        </w:rPr>
        <w:t>member parts</w:t>
      </w:r>
      <w:r w:rsidRPr="00035949">
        <w:t xml:space="preserve"> joined together through the </w:t>
      </w:r>
      <w:r w:rsidRPr="00035949">
        <w:rPr>
          <w:i/>
        </w:rPr>
        <w:t>relational quality</w:t>
      </w:r>
      <w:r w:rsidRPr="00035949">
        <w:t xml:space="preserve"> of being married.</w:t>
      </w:r>
      <w:r w:rsidRPr="00035949">
        <w:rPr>
          <w:rStyle w:val="Annotation"/>
        </w:rPr>
        <w:t>]</w:t>
      </w:r>
    </w:p>
    <w:p w14:paraId="6EC0FA25" w14:textId="06350D7F" w:rsidR="007909CC" w:rsidRPr="00035949" w:rsidRDefault="007661E2" w:rsidP="00140957">
      <w:pPr>
        <w:pStyle w:val="Specification"/>
      </w:pPr>
      <w:r w:rsidRPr="00035949">
        <w:rPr>
          <w:rStyle w:val="Annotation"/>
        </w:rPr>
        <w:t>a</w:t>
      </w:r>
      <w:r w:rsidR="009821CF" w:rsidRPr="00035949">
        <w:rPr>
          <w:rStyle w:val="Annotation"/>
        </w:rPr>
        <w:t>(s-depends-on)[</w:t>
      </w:r>
      <w:r w:rsidR="007909CC" w:rsidRPr="00035949">
        <w:t xml:space="preserve">THEOREM: If </w:t>
      </w:r>
      <w:r w:rsidR="008A6944" w:rsidRPr="00035949">
        <w:rPr>
          <w:i/>
        </w:rPr>
        <w:t>b</w:t>
      </w:r>
      <w:r w:rsidR="007909CC" w:rsidRPr="00035949">
        <w:rPr>
          <w:i/>
        </w:rPr>
        <w:t xml:space="preserve"> </w:t>
      </w:r>
      <w:r w:rsidR="007909CC" w:rsidRPr="00035949">
        <w:rPr>
          <w:b/>
        </w:rPr>
        <w:t>s-depends_on</w:t>
      </w:r>
      <w:r w:rsidR="007909CC" w:rsidRPr="00035949">
        <w:t xml:space="preserve"> something </w:t>
      </w:r>
      <w:r w:rsidR="007909CC" w:rsidRPr="00035949">
        <w:rPr>
          <w:b/>
        </w:rPr>
        <w:t xml:space="preserve">at </w:t>
      </w:r>
      <w:r w:rsidR="007909CC" w:rsidRPr="00035949">
        <w:rPr>
          <w:i/>
        </w:rPr>
        <w:t>t</w:t>
      </w:r>
      <w:r w:rsidR="007909CC" w:rsidRPr="00035949">
        <w:t xml:space="preserve">, then there is some </w:t>
      </w:r>
      <w:r w:rsidR="008A6944" w:rsidRPr="00035949">
        <w:rPr>
          <w:i/>
        </w:rPr>
        <w:t>c</w:t>
      </w:r>
      <w:r w:rsidR="007909CC" w:rsidRPr="00035949">
        <w:t xml:space="preserve">, which is an independent continuant and not a spatial region, such that </w:t>
      </w:r>
      <w:r w:rsidR="008A6944" w:rsidRPr="00035949">
        <w:rPr>
          <w:i/>
        </w:rPr>
        <w:t>b</w:t>
      </w:r>
      <w:r w:rsidR="007909CC" w:rsidRPr="00035949">
        <w:rPr>
          <w:i/>
        </w:rPr>
        <w:t xml:space="preserve"> </w:t>
      </w:r>
      <w:r w:rsidR="007909CC" w:rsidRPr="00035949">
        <w:rPr>
          <w:b/>
        </w:rPr>
        <w:t xml:space="preserve">s-depends_on </w:t>
      </w:r>
      <w:r w:rsidR="008A6944" w:rsidRPr="00035949">
        <w:rPr>
          <w:i/>
        </w:rPr>
        <w:t>c</w:t>
      </w:r>
      <w:r w:rsidR="007909CC" w:rsidRPr="00035949">
        <w:rPr>
          <w:i/>
        </w:rPr>
        <w:t xml:space="preserve"> </w:t>
      </w:r>
      <w:r w:rsidR="007909CC" w:rsidRPr="00035949">
        <w:rPr>
          <w:b/>
        </w:rPr>
        <w:t xml:space="preserve">at </w:t>
      </w:r>
      <w:r w:rsidR="007909CC" w:rsidRPr="00035949">
        <w:rPr>
          <w:i/>
        </w:rPr>
        <w:t xml:space="preserve">t. </w:t>
      </w:r>
      <w:r w:rsidR="007909CC" w:rsidRPr="00035949">
        <w:t>[</w:t>
      </w:r>
      <w:r w:rsidR="00A11862" w:rsidRPr="00035949">
        <w:t>136</w:t>
      </w:r>
      <w:r w:rsidR="007909CC" w:rsidRPr="00035949">
        <w:t>-001]</w:t>
      </w:r>
      <w:r w:rsidR="009821CF" w:rsidRPr="00035949">
        <w:rPr>
          <w:rStyle w:val="Annotation"/>
        </w:rPr>
        <w:t>]</w:t>
      </w:r>
    </w:p>
    <w:p w14:paraId="4E698D2D" w14:textId="5043E226" w:rsidR="00341C08" w:rsidRDefault="007909CC" w:rsidP="00341C08">
      <w:pPr>
        <w:pStyle w:val="TxText"/>
        <w:autoSpaceDE w:val="0"/>
        <w:autoSpaceDN w:val="0"/>
        <w:adjustRightInd w:val="0"/>
        <w:rPr>
          <w:szCs w:val="24"/>
        </w:rPr>
      </w:pPr>
      <w:r w:rsidRPr="00035949">
        <w:lastRenderedPageBreak/>
        <w:t xml:space="preserve">Note that this theorem </w:t>
      </w:r>
      <w:r w:rsidR="00A11862" w:rsidRPr="00035949">
        <w:t xml:space="preserve">applies </w:t>
      </w:r>
      <w:r w:rsidRPr="00035949">
        <w:t xml:space="preserve">also </w:t>
      </w:r>
      <w:r w:rsidR="008A6944" w:rsidRPr="00035949">
        <w:t>to</w:t>
      </w:r>
      <w:r w:rsidR="00A11862" w:rsidRPr="00035949">
        <w:t xml:space="preserve"> </w:t>
      </w:r>
      <w:r w:rsidRPr="00035949">
        <w:t>occurrents</w:t>
      </w:r>
      <w:r w:rsidR="00A11862" w:rsidRPr="00035949">
        <w:t xml:space="preserve"> in the sense that</w:t>
      </w:r>
      <w:r w:rsidRPr="00035949">
        <w:t xml:space="preserve"> </w:t>
      </w:r>
      <w:r w:rsidR="007661E2" w:rsidRPr="00035949">
        <w:rPr>
          <w:rStyle w:val="Annotation"/>
        </w:rPr>
        <w:t>note(occurrent)[</w:t>
      </w:r>
      <w:r w:rsidR="00A11862" w:rsidRPr="00035949">
        <w:t>e</w:t>
      </w:r>
      <w:r w:rsidRPr="00035949">
        <w:t>very occurrent that is not a temporal or spatiotemporal region is s-dependent on some independent continuant that is not a spatial region</w:t>
      </w:r>
      <w:r w:rsidR="007661E2" w:rsidRPr="00035949">
        <w:rPr>
          <w:rStyle w:val="Annotation"/>
        </w:rPr>
        <w:t>]</w:t>
      </w:r>
      <w:r w:rsidRPr="00035949">
        <w:t xml:space="preserve">. </w:t>
      </w:r>
      <w:r w:rsidR="00341C08">
        <w:t xml:space="preserve">The theorem </w:t>
      </w:r>
      <w:r w:rsidRPr="00035949">
        <w:t xml:space="preserve"> does not apply to sites and continuant fiat boundaries, but</w:t>
      </w:r>
      <w:r w:rsidR="00341C08">
        <w:t xml:space="preserve"> an analogous theorem could be formulated for these using the relation of what might be called </w:t>
      </w:r>
      <w:r w:rsidR="00611F06">
        <w:t>boundary dependence</w:t>
      </w:r>
      <w:r w:rsidR="00341C08">
        <w:t xml:space="preserve">. To see what this would mean, </w:t>
      </w:r>
      <w:r w:rsidR="00341C08">
        <w:rPr>
          <w:szCs w:val="24"/>
        </w:rPr>
        <w:t xml:space="preserve">consider a rectangular block of marble. The surface of the block is a boundary of two dimensions, its edges are of one dimension, and its corners are of zero dimension. Each of these boundaries is dependent on the cuboid, but in a new sense of “dependence”. </w:t>
      </w:r>
      <w:r w:rsidR="008960D8">
        <w:rPr>
          <w:szCs w:val="24"/>
        </w:rPr>
        <w:t xml:space="preserve">The </w:t>
      </w:r>
      <w:r w:rsidR="00341C08">
        <w:rPr>
          <w:szCs w:val="24"/>
        </w:rPr>
        <w:t xml:space="preserve">boundary </w:t>
      </w:r>
      <w:r w:rsidR="00341C08">
        <w:rPr>
          <w:i/>
          <w:szCs w:val="24"/>
        </w:rPr>
        <w:t>a</w:t>
      </w:r>
      <w:r w:rsidR="00341C08">
        <w:rPr>
          <w:szCs w:val="24"/>
        </w:rPr>
        <w:t xml:space="preserve"> of an object </w:t>
      </w:r>
      <w:r w:rsidR="00341C08">
        <w:rPr>
          <w:i/>
          <w:szCs w:val="24"/>
        </w:rPr>
        <w:t>b</w:t>
      </w:r>
      <w:r w:rsidR="00341C08">
        <w:rPr>
          <w:szCs w:val="24"/>
        </w:rPr>
        <w:t xml:space="preserve"> is boundary-dependent on object </w:t>
      </w:r>
      <w:r w:rsidR="008960D8" w:rsidRPr="001D54A5">
        <w:rPr>
          <w:i/>
          <w:szCs w:val="24"/>
        </w:rPr>
        <w:t>b</w:t>
      </w:r>
      <w:r w:rsidR="008960D8">
        <w:rPr>
          <w:szCs w:val="24"/>
        </w:rPr>
        <w:t xml:space="preserve"> </w:t>
      </w:r>
      <w:r w:rsidR="00341C08">
        <w:rPr>
          <w:szCs w:val="24"/>
        </w:rPr>
        <w:t xml:space="preserve">if and only if it is necessarily such that </w:t>
      </w:r>
      <w:r w:rsidR="008960D8" w:rsidRPr="001D54A5">
        <w:rPr>
          <w:i/>
          <w:szCs w:val="24"/>
        </w:rPr>
        <w:t>a</w:t>
      </w:r>
      <w:r w:rsidR="00341C08">
        <w:rPr>
          <w:szCs w:val="24"/>
        </w:rPr>
        <w:t xml:space="preserve"> can exist only if </w:t>
      </w:r>
      <w:r w:rsidR="00341C08">
        <w:rPr>
          <w:i/>
          <w:szCs w:val="24"/>
        </w:rPr>
        <w:t>either b</w:t>
      </w:r>
      <w:r w:rsidR="00341C08">
        <w:rPr>
          <w:szCs w:val="24"/>
        </w:rPr>
        <w:t xml:space="preserve"> exists </w:t>
      </w:r>
      <w:r w:rsidR="00341C08">
        <w:rPr>
          <w:i/>
          <w:szCs w:val="24"/>
        </w:rPr>
        <w:t>or</w:t>
      </w:r>
      <w:r w:rsidR="00341C08">
        <w:rPr>
          <w:szCs w:val="24"/>
        </w:rPr>
        <w:t xml:space="preserve"> there exists some part of </w:t>
      </w:r>
      <w:r w:rsidR="00341C08">
        <w:rPr>
          <w:i/>
          <w:szCs w:val="24"/>
        </w:rPr>
        <w:t>b</w:t>
      </w:r>
      <w:r w:rsidR="00341C08">
        <w:rPr>
          <w:szCs w:val="24"/>
        </w:rPr>
        <w:t xml:space="preserve"> that includes </w:t>
      </w:r>
      <w:r w:rsidR="00341C08">
        <w:rPr>
          <w:i/>
          <w:szCs w:val="24"/>
        </w:rPr>
        <w:t>a</w:t>
      </w:r>
      <w:r w:rsidR="00341C08">
        <w:rPr>
          <w:szCs w:val="24"/>
        </w:rPr>
        <w:t xml:space="preserve"> as part. To see what is at issue here, imagine that there is some capsule of a supremely powerful corrosive acid inside the marble block that is eating the marble away, by degrees, from the inside. As the marble is progressively destroyed its boundaries are at first unaffected. They will continue to exist for just as long as there is at least </w:t>
      </w:r>
      <w:r w:rsidR="00341C08">
        <w:rPr>
          <w:i/>
          <w:szCs w:val="24"/>
        </w:rPr>
        <w:t>some</w:t>
      </w:r>
      <w:r w:rsidR="00341C08">
        <w:rPr>
          <w:szCs w:val="24"/>
        </w:rPr>
        <w:t xml:space="preserve"> remaining part of the block that includes them as part. Since this remaining part can be arbitrarily thin, there is a sense in which the boundary itself is of zero thickness.</w:t>
      </w:r>
    </w:p>
    <w:p w14:paraId="32AF9DEF" w14:textId="044F38F9" w:rsidR="00F33687" w:rsidRPr="00035949" w:rsidRDefault="00E2775F" w:rsidP="00EC6A9C">
      <w:pPr>
        <w:pStyle w:val="Heading3"/>
      </w:pPr>
      <w:bookmarkStart w:id="334" w:name="_Toc313270714"/>
      <w:bookmarkStart w:id="335" w:name="_Toc501053110"/>
      <w:r w:rsidRPr="00035949">
        <w:t>Quality</w:t>
      </w:r>
      <w:bookmarkEnd w:id="334"/>
      <w:bookmarkEnd w:id="335"/>
    </w:p>
    <w:p w14:paraId="164ABADC" w14:textId="64968DDA" w:rsidR="003F3473" w:rsidRPr="00035949" w:rsidRDefault="003F3473">
      <w:r w:rsidRPr="00035949">
        <w:t xml:space="preserve">BFO 2.0 </w:t>
      </w:r>
      <w:r w:rsidR="00817BD2">
        <w:t>acknowledges</w:t>
      </w:r>
      <w:r w:rsidR="00817BD2" w:rsidRPr="00035949">
        <w:t xml:space="preserve"> </w:t>
      </w:r>
      <w:r w:rsidRPr="00035949">
        <w:t xml:space="preserve">two major familiars of </w:t>
      </w:r>
      <w:r w:rsidRPr="00035949">
        <w:rPr>
          <w:i/>
        </w:rPr>
        <w:t>s-dependent continuants</w:t>
      </w:r>
      <w:r w:rsidRPr="00035949">
        <w:t xml:space="preserve">, namely </w:t>
      </w:r>
      <w:r w:rsidRPr="00035949">
        <w:rPr>
          <w:i/>
        </w:rPr>
        <w:t>qualities</w:t>
      </w:r>
      <w:r w:rsidRPr="00035949">
        <w:t xml:space="preserve"> and </w:t>
      </w:r>
      <w:r w:rsidRPr="00035949">
        <w:rPr>
          <w:i/>
        </w:rPr>
        <w:t xml:space="preserve">realizable dependent continuants. </w:t>
      </w:r>
      <w:r w:rsidRPr="00035949">
        <w:t xml:space="preserve">(Again, no claims are made as to the exhaustiveness of this classification.) Solubility, in order to be realized or manifested, requires a dissolving process which </w:t>
      </w:r>
      <w:r w:rsidR="00817BD2">
        <w:t>may have</w:t>
      </w:r>
      <w:r w:rsidR="002A33CB" w:rsidRPr="00035949">
        <w:t xml:space="preserve"> </w:t>
      </w:r>
      <w:r w:rsidRPr="00035949">
        <w:t xml:space="preserve">some solid piece of salt or sugar </w:t>
      </w:r>
      <w:r w:rsidR="002A33CB" w:rsidRPr="00035949">
        <w:t>as participant</w:t>
      </w:r>
      <w:r w:rsidRPr="00035949">
        <w:t>. The crystalline quality</w:t>
      </w:r>
      <w:r w:rsidR="00817BD2">
        <w:t xml:space="preserve"> of salt or sugar</w:t>
      </w:r>
      <w:r w:rsidRPr="00035949">
        <w:t>, in contrast, does not need any realization process.</w:t>
      </w:r>
    </w:p>
    <w:p w14:paraId="4BEF4604" w14:textId="77777777" w:rsidR="00597CDC" w:rsidRPr="00035949" w:rsidRDefault="009F3382">
      <w:pPr>
        <w:pStyle w:val="Specification"/>
        <w:rPr>
          <w:shd w:val="clear" w:color="auto" w:fill="FFFF00"/>
        </w:rPr>
      </w:pPr>
      <w:r w:rsidRPr="00035949">
        <w:rPr>
          <w:rStyle w:val="Annotation"/>
        </w:rPr>
        <w:lastRenderedPageBreak/>
        <w:t>a(quality)[</w:t>
      </w:r>
      <w:r w:rsidR="00236D40" w:rsidRPr="00035949">
        <w:rPr>
          <w:rStyle w:val="SpecificationType"/>
          <w:sz w:val="22"/>
        </w:rPr>
        <w:t>Elucidation</w:t>
      </w:r>
      <w:r w:rsidR="00236D40" w:rsidRPr="00035949">
        <w:rPr>
          <w:smallCaps/>
        </w:rPr>
        <w:t>:</w:t>
      </w:r>
      <w:r w:rsidR="00597CDC" w:rsidRPr="00035949">
        <w:t xml:space="preserve"> a</w:t>
      </w:r>
      <w:r w:rsidR="007A4DDC" w:rsidRPr="00035949">
        <w:t xml:space="preserve"> </w:t>
      </w:r>
      <w:r w:rsidR="00597CDC" w:rsidRPr="00035949">
        <w:rPr>
          <w:i/>
        </w:rPr>
        <w:t>quality</w:t>
      </w:r>
      <w:r w:rsidR="00624F91" w:rsidRPr="00035949">
        <w:t xml:space="preserve"> is a</w:t>
      </w:r>
      <w:r w:rsidR="007A4DDC" w:rsidRPr="00035949">
        <w:t xml:space="preserve"> </w:t>
      </w:r>
      <w:r w:rsidR="00624F91" w:rsidRPr="00035949">
        <w:rPr>
          <w:i/>
        </w:rPr>
        <w:t>s</w:t>
      </w:r>
      <w:r w:rsidR="00107230" w:rsidRPr="00035949">
        <w:rPr>
          <w:i/>
        </w:rPr>
        <w:t xml:space="preserve">pecifically </w:t>
      </w:r>
      <w:r w:rsidR="00E2775F" w:rsidRPr="00035949">
        <w:rPr>
          <w:i/>
        </w:rPr>
        <w:t>dependent</w:t>
      </w:r>
      <w:r w:rsidR="007A4DDC" w:rsidRPr="00035949">
        <w:rPr>
          <w:i/>
        </w:rPr>
        <w:t xml:space="preserve"> </w:t>
      </w:r>
      <w:r w:rsidR="00FB129B" w:rsidRPr="00035949">
        <w:rPr>
          <w:i/>
        </w:rPr>
        <w:t>continuant</w:t>
      </w:r>
      <w:r w:rsidR="00E2775F" w:rsidRPr="00035949">
        <w:t xml:space="preserve"> that</w:t>
      </w:r>
      <w:r w:rsidR="00597CDC" w:rsidRPr="00035949">
        <w:t xml:space="preserve">, in contrast to roles and dispositions, does not require any further process in order to be realized. </w:t>
      </w:r>
      <w:r w:rsidR="006D323D" w:rsidRPr="00035949">
        <w:t>[055-001]</w:t>
      </w:r>
      <w:r w:rsidRPr="00035949">
        <w:rPr>
          <w:rStyle w:val="Annotation"/>
        </w:rPr>
        <w:t>]</w:t>
      </w:r>
    </w:p>
    <w:p w14:paraId="355DD4DB" w14:textId="132F8814" w:rsidR="003F3473" w:rsidRPr="00035949" w:rsidRDefault="009F3382">
      <w:pPr>
        <w:pStyle w:val="Specification"/>
      </w:pPr>
      <w:r w:rsidRPr="00035949">
        <w:rPr>
          <w:rStyle w:val="Annotation"/>
        </w:rPr>
        <w:t>a(quality)[</w:t>
      </w:r>
      <w:r w:rsidR="00BC4A0D" w:rsidRPr="00035949">
        <w:rPr>
          <w:rStyle w:val="SpecificationType"/>
          <w:sz w:val="22"/>
        </w:rPr>
        <w:t>Examples</w:t>
      </w:r>
      <w:r w:rsidR="00BC4A0D" w:rsidRPr="00035949">
        <w:t>: the color of a tomato</w:t>
      </w:r>
      <w:r w:rsidR="000056C4" w:rsidRPr="00035949">
        <w:rPr>
          <w:rStyle w:val="Annotation"/>
        </w:rPr>
        <w:t>\</w:t>
      </w:r>
      <w:r w:rsidR="00904EC1" w:rsidRPr="00035949">
        <w:t xml:space="preserve">, </w:t>
      </w:r>
      <w:r w:rsidR="00BC4A0D" w:rsidRPr="00035949">
        <w:t xml:space="preserve">the ambient temperature of </w:t>
      </w:r>
      <w:r w:rsidR="00C760DE" w:rsidRPr="00035949">
        <w:t>this</w:t>
      </w:r>
      <w:r w:rsidR="00BC4A0D" w:rsidRPr="00035949">
        <w:t xml:space="preserve"> portion of air</w:t>
      </w:r>
      <w:r w:rsidR="000056C4" w:rsidRPr="00035949">
        <w:rPr>
          <w:rStyle w:val="Annotation"/>
        </w:rPr>
        <w:t>\</w:t>
      </w:r>
      <w:r w:rsidR="00BC4A0D" w:rsidRPr="00035949">
        <w:t xml:space="preserve">, the length of the circumference of your waist, the shape of </w:t>
      </w:r>
      <w:r w:rsidR="00C760DE" w:rsidRPr="00035949">
        <w:t>your</w:t>
      </w:r>
      <w:r w:rsidR="00BC4A0D" w:rsidRPr="00035949">
        <w:t xml:space="preserve"> nose,</w:t>
      </w:r>
      <w:r w:rsidR="00F51B2C" w:rsidRPr="00035949">
        <w:t xml:space="preserve"> the shape of your nostril</w:t>
      </w:r>
      <w:r w:rsidR="000056C4" w:rsidRPr="00035949">
        <w:rPr>
          <w:rStyle w:val="Annotation"/>
        </w:rPr>
        <w:t>\</w:t>
      </w:r>
      <w:r w:rsidR="00F51B2C" w:rsidRPr="00035949">
        <w:t>,</w:t>
      </w:r>
      <w:r w:rsidR="00BC4A0D" w:rsidRPr="00035949">
        <w:t xml:space="preserve"> the mass of </w:t>
      </w:r>
      <w:r w:rsidR="00C760DE" w:rsidRPr="00035949">
        <w:t>this</w:t>
      </w:r>
      <w:r w:rsidR="00BC4A0D" w:rsidRPr="00035949">
        <w:t xml:space="preserve"> piece of gold</w:t>
      </w:r>
      <w:r w:rsidR="00C760DE" w:rsidRPr="00035949">
        <w:t>.</w:t>
      </w:r>
      <w:r w:rsidRPr="00035949">
        <w:rPr>
          <w:rStyle w:val="Annotation"/>
        </w:rPr>
        <w:t xml:space="preserve"> ]</w:t>
      </w:r>
    </w:p>
    <w:p w14:paraId="6BBBA162" w14:textId="77777777" w:rsidR="00904EC1" w:rsidRPr="00035949" w:rsidRDefault="00904EC1">
      <w:r w:rsidRPr="00035949">
        <w:t xml:space="preserve">Note that </w:t>
      </w:r>
      <w:r w:rsidR="003F3473" w:rsidRPr="00035949">
        <w:t xml:space="preserve">in the above list of examples </w:t>
      </w:r>
      <w:r w:rsidRPr="00035949">
        <w:t xml:space="preserve">we encounter a further type of dependence, turning on the fact that, for example, the color of a tomato depends </w:t>
      </w:r>
      <w:r w:rsidR="00D915F5" w:rsidRPr="00035949">
        <w:t xml:space="preserve">in some sense </w:t>
      </w:r>
      <w:r w:rsidRPr="00035949">
        <w:t xml:space="preserve">on processes involving photons. This type of dependence is not </w:t>
      </w:r>
      <w:r w:rsidR="00335B12" w:rsidRPr="00035949">
        <w:t xml:space="preserve">dealt with in </w:t>
      </w:r>
      <w:r w:rsidRPr="00035949">
        <w:t xml:space="preserve">the BFO </w:t>
      </w:r>
      <w:r w:rsidR="00D915F5" w:rsidRPr="00035949">
        <w:t xml:space="preserve">2.0 </w:t>
      </w:r>
      <w:r w:rsidRPr="00035949">
        <w:t>specification</w:t>
      </w:r>
      <w:r w:rsidR="00D915F5" w:rsidRPr="00035949">
        <w:t>, but will be treated in the future</w:t>
      </w:r>
      <w:r w:rsidRPr="00035949">
        <w:t>.</w:t>
      </w:r>
    </w:p>
    <w:p w14:paraId="182B25EA" w14:textId="77777777" w:rsidR="00D91B4B" w:rsidRPr="00035949" w:rsidRDefault="00D915F5">
      <w:pPr>
        <w:rPr>
          <w:shd w:val="clear" w:color="auto" w:fill="FFFF00"/>
        </w:rPr>
      </w:pPr>
      <w:r w:rsidRPr="00035949">
        <w:rPr>
          <w:i/>
        </w:rPr>
        <w:t xml:space="preserve">Quality </w:t>
      </w:r>
      <w:r w:rsidRPr="00035949">
        <w:t>is a rigid universal</w:t>
      </w:r>
      <w:r w:rsidR="001278E5" w:rsidRPr="00035949">
        <w:t>:</w:t>
      </w:r>
    </w:p>
    <w:p w14:paraId="4A5A387B" w14:textId="77777777" w:rsidR="00C677CC" w:rsidRPr="00035949" w:rsidRDefault="009F3382">
      <w:pPr>
        <w:pStyle w:val="Specification"/>
      </w:pPr>
      <w:r w:rsidRPr="00035949">
        <w:rPr>
          <w:rStyle w:val="Annotation"/>
        </w:rPr>
        <w:t>a(quality)[</w:t>
      </w:r>
      <w:r w:rsidR="00236D40" w:rsidRPr="00035949">
        <w:rPr>
          <w:rStyle w:val="SpecificationType"/>
          <w:sz w:val="22"/>
        </w:rPr>
        <w:t>Axiom</w:t>
      </w:r>
      <w:r w:rsidR="00236D40" w:rsidRPr="00035949">
        <w:rPr>
          <w:smallCaps/>
        </w:rPr>
        <w:t>:</w:t>
      </w:r>
      <w:r w:rsidR="007B2430" w:rsidRPr="00035949">
        <w:t xml:space="preserve"> If an </w:t>
      </w:r>
      <w:r w:rsidR="007B2430" w:rsidRPr="00035949">
        <w:rPr>
          <w:i/>
        </w:rPr>
        <w:t>entity</w:t>
      </w:r>
      <w:r w:rsidR="007A4DDC" w:rsidRPr="00035949">
        <w:rPr>
          <w:i/>
        </w:rPr>
        <w:t xml:space="preserve"> </w:t>
      </w:r>
      <w:r w:rsidR="007B2430" w:rsidRPr="00035949">
        <w:t xml:space="preserve">is a </w:t>
      </w:r>
      <w:r w:rsidR="007B2430" w:rsidRPr="00035949">
        <w:rPr>
          <w:i/>
        </w:rPr>
        <w:t xml:space="preserve">quality </w:t>
      </w:r>
      <w:r w:rsidR="007B2430" w:rsidRPr="00035949">
        <w:t xml:space="preserve">at any time that it exists, then it is a </w:t>
      </w:r>
      <w:r w:rsidR="007B2430" w:rsidRPr="00035949">
        <w:rPr>
          <w:i/>
        </w:rPr>
        <w:t>quality</w:t>
      </w:r>
      <w:r w:rsidR="007B2430" w:rsidRPr="00035949">
        <w:t xml:space="preserve"> at every time that it exists.</w:t>
      </w:r>
      <w:r w:rsidR="00AD66E5" w:rsidRPr="00035949">
        <w:t xml:space="preserve"> [105-001]</w:t>
      </w:r>
      <w:r w:rsidRPr="00035949">
        <w:rPr>
          <w:rStyle w:val="Annotation"/>
        </w:rPr>
        <w:t xml:space="preserve"> ]</w:t>
      </w:r>
    </w:p>
    <w:p w14:paraId="0235A28D" w14:textId="247A9363" w:rsidR="00F51B2C" w:rsidRPr="00035949" w:rsidRDefault="009F3382">
      <w:pPr>
        <w:pStyle w:val="Specification"/>
      </w:pPr>
      <w:r w:rsidRPr="00035949">
        <w:rPr>
          <w:rStyle w:val="Annotation"/>
        </w:rPr>
        <w:t>a</w:t>
      </w:r>
      <w:r w:rsidR="00EF5941" w:rsidRPr="00035949">
        <w:rPr>
          <w:rStyle w:val="Annotation"/>
        </w:rPr>
        <w:t>t</w:t>
      </w:r>
      <w:r w:rsidRPr="00035949">
        <w:rPr>
          <w:rStyle w:val="Annotation"/>
        </w:rPr>
        <w:t>(quality_of)[</w:t>
      </w:r>
      <w:r w:rsidR="00BC4A0D" w:rsidRPr="00035949">
        <w:rPr>
          <w:rStyle w:val="SpecificationType"/>
          <w:sz w:val="22"/>
        </w:rPr>
        <w:t>Definition</w:t>
      </w:r>
      <w:r w:rsidR="00BC4A0D" w:rsidRPr="00035949">
        <w:t xml:space="preserve">: </w:t>
      </w:r>
      <w:r w:rsidR="008A6944" w:rsidRPr="00035949">
        <w:rPr>
          <w:i/>
        </w:rPr>
        <w:t>b</w:t>
      </w:r>
      <w:r w:rsidR="007A4DDC" w:rsidRPr="00035949">
        <w:rPr>
          <w:i/>
        </w:rPr>
        <w:t xml:space="preserve"> </w:t>
      </w:r>
      <w:r w:rsidR="00107230" w:rsidRPr="00035949">
        <w:rPr>
          <w:b/>
        </w:rPr>
        <w:t>quality_of</w:t>
      </w:r>
      <w:r w:rsidR="007A4DDC" w:rsidRPr="00035949">
        <w:rPr>
          <w:b/>
        </w:rPr>
        <w:t xml:space="preserve"> </w:t>
      </w:r>
      <w:r w:rsidR="008A6944" w:rsidRPr="00035949">
        <w:rPr>
          <w:i/>
        </w:rPr>
        <w:t>c</w:t>
      </w:r>
      <w:r w:rsidR="00107230" w:rsidRPr="00035949">
        <w:rPr>
          <w:i/>
        </w:rPr>
        <w:t xml:space="preserve"> </w:t>
      </w:r>
      <w:r w:rsidR="00107230" w:rsidRPr="00035949">
        <w:rPr>
          <w:b/>
        </w:rPr>
        <w:t>at</w:t>
      </w:r>
      <w:r w:rsidR="007A4DDC" w:rsidRPr="00035949">
        <w:rPr>
          <w:b/>
        </w:rPr>
        <w:t xml:space="preserve"> </w:t>
      </w:r>
      <w:r w:rsidR="00107230" w:rsidRPr="00035949">
        <w:rPr>
          <w:i/>
        </w:rPr>
        <w:t xml:space="preserve">t = </w:t>
      </w:r>
      <w:r w:rsidR="00107230" w:rsidRPr="00035949">
        <w:t xml:space="preserve">Def. </w:t>
      </w:r>
      <w:r w:rsidR="008A6944" w:rsidRPr="00035949">
        <w:rPr>
          <w:i/>
        </w:rPr>
        <w:t>b</w:t>
      </w:r>
      <w:r w:rsidR="00107230" w:rsidRPr="00035949">
        <w:rPr>
          <w:i/>
        </w:rPr>
        <w:t xml:space="preserve"> </w:t>
      </w:r>
      <w:r w:rsidR="00107230" w:rsidRPr="00035949">
        <w:t xml:space="preserve">is a </w:t>
      </w:r>
      <w:r w:rsidR="00107230" w:rsidRPr="00035949">
        <w:rPr>
          <w:i/>
        </w:rPr>
        <w:t>quality</w:t>
      </w:r>
      <w:r w:rsidR="00107230" w:rsidRPr="00035949">
        <w:t xml:space="preserve"> &amp;</w:t>
      </w:r>
      <w:r w:rsidR="007A4DDC" w:rsidRPr="00035949">
        <w:t xml:space="preserve"> </w:t>
      </w:r>
      <w:r w:rsidR="008A6944" w:rsidRPr="00035949">
        <w:rPr>
          <w:i/>
        </w:rPr>
        <w:t>c</w:t>
      </w:r>
      <w:r w:rsidR="00107230" w:rsidRPr="00035949">
        <w:rPr>
          <w:i/>
        </w:rPr>
        <w:t xml:space="preserve"> </w:t>
      </w:r>
      <w:r w:rsidR="00107230" w:rsidRPr="00035949">
        <w:t>is a</w:t>
      </w:r>
      <w:r w:rsidR="0030307D" w:rsidRPr="00035949">
        <w:t xml:space="preserve">n </w:t>
      </w:r>
      <w:r w:rsidR="0030307D" w:rsidRPr="00035949">
        <w:rPr>
          <w:i/>
        </w:rPr>
        <w:t>independent continuant</w:t>
      </w:r>
      <w:r w:rsidR="00F51B2C" w:rsidRPr="00035949">
        <w:rPr>
          <w:i/>
        </w:rPr>
        <w:t xml:space="preserve"> </w:t>
      </w:r>
      <w:r w:rsidR="00F51B2C" w:rsidRPr="00035949">
        <w:t xml:space="preserve">that is not a </w:t>
      </w:r>
      <w:r w:rsidR="00F51B2C" w:rsidRPr="00035949">
        <w:rPr>
          <w:i/>
        </w:rPr>
        <w:t>spatial region</w:t>
      </w:r>
      <w:r w:rsidR="0030307D" w:rsidRPr="00035949">
        <w:t xml:space="preserve"> </w:t>
      </w:r>
      <w:r w:rsidR="00107230" w:rsidRPr="00035949">
        <w:t>&amp;</w:t>
      </w:r>
      <w:r w:rsidR="007A4DDC" w:rsidRPr="00035949">
        <w:t xml:space="preserve"> </w:t>
      </w:r>
      <w:r w:rsidR="008A6944" w:rsidRPr="00035949">
        <w:rPr>
          <w:i/>
        </w:rPr>
        <w:t>b</w:t>
      </w:r>
      <w:r w:rsidR="00107230" w:rsidRPr="00035949">
        <w:rPr>
          <w:i/>
        </w:rPr>
        <w:t xml:space="preserve"> </w:t>
      </w:r>
      <w:r w:rsidR="00107230" w:rsidRPr="00035949">
        <w:rPr>
          <w:b/>
        </w:rPr>
        <w:t xml:space="preserve">s-depends_on </w:t>
      </w:r>
      <w:r w:rsidR="008A6944" w:rsidRPr="00035949">
        <w:rPr>
          <w:i/>
        </w:rPr>
        <w:t>c</w:t>
      </w:r>
      <w:r w:rsidR="00107230" w:rsidRPr="00035949">
        <w:rPr>
          <w:i/>
        </w:rPr>
        <w:t xml:space="preserve"> </w:t>
      </w:r>
      <w:r w:rsidR="00107230" w:rsidRPr="00035949">
        <w:rPr>
          <w:b/>
        </w:rPr>
        <w:t xml:space="preserve">at </w:t>
      </w:r>
      <w:r w:rsidR="00107230" w:rsidRPr="00035949">
        <w:rPr>
          <w:i/>
        </w:rPr>
        <w:t>t</w:t>
      </w:r>
      <w:r w:rsidR="006D323D" w:rsidRPr="00035949">
        <w:t>. [056-00</w:t>
      </w:r>
      <w:r w:rsidR="00C34485" w:rsidRPr="00035949">
        <w:t>2</w:t>
      </w:r>
      <w:r w:rsidR="006D323D" w:rsidRPr="00035949">
        <w:t>]</w:t>
      </w:r>
    </w:p>
    <w:p w14:paraId="5EA9A2DC" w14:textId="77777777" w:rsidR="00F51B2C" w:rsidRPr="00035949" w:rsidRDefault="00F51B2C">
      <w:pPr>
        <w:pStyle w:val="Specification"/>
        <w:rPr>
          <w:i/>
        </w:rPr>
      </w:pPr>
      <w:r w:rsidRPr="00035949">
        <w:rPr>
          <w:rStyle w:val="SpecificationType"/>
          <w:sz w:val="22"/>
        </w:rPr>
        <w:t xml:space="preserve">Domain: </w:t>
      </w:r>
      <w:r w:rsidRPr="00035949">
        <w:rPr>
          <w:i/>
        </w:rPr>
        <w:t>quality</w:t>
      </w:r>
    </w:p>
    <w:p w14:paraId="2CD9AF23" w14:textId="77777777" w:rsidR="00107230" w:rsidRPr="00035949" w:rsidRDefault="00F51B2C">
      <w:pPr>
        <w:pStyle w:val="Specification"/>
      </w:pPr>
      <w:r w:rsidRPr="00035949">
        <w:rPr>
          <w:rStyle w:val="SpecificationType"/>
          <w:sz w:val="22"/>
        </w:rPr>
        <w:t xml:space="preserve">Range: </w:t>
      </w:r>
      <w:r w:rsidRPr="00035949">
        <w:rPr>
          <w:i/>
        </w:rPr>
        <w:t xml:space="preserve">independent continuant </w:t>
      </w:r>
      <w:r w:rsidRPr="00035949">
        <w:t xml:space="preserve">that is not a </w:t>
      </w:r>
      <w:r w:rsidRPr="00035949">
        <w:rPr>
          <w:i/>
        </w:rPr>
        <w:t>spatial region</w:t>
      </w:r>
      <w:r w:rsidR="009F3382" w:rsidRPr="00035949">
        <w:rPr>
          <w:rStyle w:val="Annotation"/>
        </w:rPr>
        <w:t>]</w:t>
      </w:r>
    </w:p>
    <w:p w14:paraId="36209AB2" w14:textId="21841C64" w:rsidR="00C01BBA" w:rsidRPr="00035949" w:rsidRDefault="00B1604E">
      <w:bookmarkStart w:id="336" w:name="OLE_LINK10"/>
      <w:bookmarkStart w:id="337" w:name="OLE_LINK11"/>
      <w:r w:rsidRPr="00035949">
        <w:t>Qualities of spatial regions are restricted to qualit</w:t>
      </w:r>
      <w:r w:rsidR="00C01BBA" w:rsidRPr="00035949">
        <w:t>ies of size</w:t>
      </w:r>
      <w:r w:rsidR="00D915F5" w:rsidRPr="00035949">
        <w:t xml:space="preserve"> and</w:t>
      </w:r>
      <w:r w:rsidR="00C01BBA" w:rsidRPr="00035949">
        <w:t xml:space="preserve"> shape.</w:t>
      </w:r>
      <w:r w:rsidR="0030307D" w:rsidRPr="00035949">
        <w:t xml:space="preserve"> </w:t>
      </w:r>
    </w:p>
    <w:p w14:paraId="1BDB755C" w14:textId="689BC857" w:rsidR="00F33687" w:rsidRPr="00035949" w:rsidRDefault="00BE2EAE" w:rsidP="00140957">
      <w:pPr>
        <w:pStyle w:val="Heading4"/>
      </w:pPr>
      <w:bookmarkStart w:id="338" w:name="_Toc313270715"/>
      <w:bookmarkStart w:id="339" w:name="_Toc501053111"/>
      <w:bookmarkEnd w:id="336"/>
      <w:bookmarkEnd w:id="337"/>
      <w:r w:rsidRPr="00035949">
        <w:t>Relational quality</w:t>
      </w:r>
      <w:bookmarkEnd w:id="338"/>
      <w:bookmarkEnd w:id="339"/>
    </w:p>
    <w:p w14:paraId="4D3203F7" w14:textId="37DE26E4" w:rsidR="00C01BBA" w:rsidRPr="00035949" w:rsidRDefault="00367B48" w:rsidP="005B7170">
      <w:r w:rsidRPr="00035949">
        <w:t>There are relation</w:t>
      </w:r>
      <w:r w:rsidR="00107230" w:rsidRPr="00035949">
        <w:t>al</w:t>
      </w:r>
      <w:r w:rsidRPr="00035949">
        <w:t xml:space="preserve"> qualities, which have a plurality of</w:t>
      </w:r>
      <w:r w:rsidR="00921592" w:rsidRPr="00035949">
        <w:rPr>
          <w:i/>
        </w:rPr>
        <w:t xml:space="preserve"> independent continuant</w:t>
      </w:r>
      <w:r w:rsidR="00FB129B" w:rsidRPr="00035949">
        <w:rPr>
          <w:i/>
        </w:rPr>
        <w:t>s</w:t>
      </w:r>
      <w:r w:rsidRPr="00035949">
        <w:t xml:space="preserve"> as their bearers</w:t>
      </w:r>
      <w:r w:rsidR="003E2739" w:rsidRPr="00035949">
        <w:t xml:space="preserve"> [</w:t>
      </w:r>
      <w:r w:rsidR="00EC6A9C" w:rsidRPr="00035949">
        <w:fldChar w:fldCharType="begin"/>
      </w:r>
      <w:r w:rsidR="00EC6A9C" w:rsidRPr="00035949">
        <w:instrText xml:space="preserve"> REF _Ref310509974 \r \h  \* MERGEFORMAT </w:instrText>
      </w:r>
      <w:r w:rsidR="00EC6A9C" w:rsidRPr="00035949">
        <w:fldChar w:fldCharType="separate"/>
      </w:r>
      <w:r w:rsidR="000A7629">
        <w:t>6</w:t>
      </w:r>
      <w:r w:rsidR="00EC6A9C" w:rsidRPr="00035949">
        <w:fldChar w:fldCharType="end"/>
      </w:r>
      <w:r w:rsidR="003E2739" w:rsidRPr="00035949">
        <w:t>]</w:t>
      </w:r>
      <w:r w:rsidRPr="00035949">
        <w:t xml:space="preserve">. </w:t>
      </w:r>
    </w:p>
    <w:p w14:paraId="63081CC0" w14:textId="77777777" w:rsidR="00E17BA9" w:rsidRDefault="009F3382">
      <w:pPr>
        <w:pStyle w:val="Specification"/>
      </w:pPr>
      <w:r w:rsidRPr="00035949">
        <w:rPr>
          <w:rStyle w:val="Annotation"/>
        </w:rPr>
        <w:t>a(relational quality)[</w:t>
      </w:r>
      <w:r w:rsidR="00EA4C49" w:rsidRPr="00035949">
        <w:rPr>
          <w:rStyle w:val="SpecificationType"/>
          <w:sz w:val="22"/>
        </w:rPr>
        <w:t>Definition</w:t>
      </w:r>
      <w:r w:rsidR="00EA4C49" w:rsidRPr="00035949">
        <w:rPr>
          <w:smallCaps/>
        </w:rPr>
        <w:t>:</w:t>
      </w:r>
      <w:r w:rsidR="00EA4C49" w:rsidRPr="00035949">
        <w:rPr>
          <w:i/>
        </w:rPr>
        <w:t xml:space="preserve"> </w:t>
      </w:r>
      <w:r w:rsidR="00D92227" w:rsidRPr="00035949">
        <w:rPr>
          <w:i/>
        </w:rPr>
        <w:t>b</w:t>
      </w:r>
      <w:r w:rsidR="007A4DDC" w:rsidRPr="00035949">
        <w:rPr>
          <w:i/>
        </w:rPr>
        <w:t xml:space="preserve"> </w:t>
      </w:r>
      <w:r w:rsidR="000D245E" w:rsidRPr="00035949">
        <w:t xml:space="preserve">is a </w:t>
      </w:r>
      <w:r w:rsidR="000D245E" w:rsidRPr="00035949">
        <w:rPr>
          <w:i/>
        </w:rPr>
        <w:t>relational quality =</w:t>
      </w:r>
      <w:r w:rsidR="007A4DDC" w:rsidRPr="00035949">
        <w:rPr>
          <w:i/>
        </w:rPr>
        <w:t xml:space="preserve"> </w:t>
      </w:r>
      <w:r w:rsidR="000D245E" w:rsidRPr="00035949">
        <w:t xml:space="preserve">Def. for some </w:t>
      </w:r>
      <w:r w:rsidR="000D245E" w:rsidRPr="00035949">
        <w:rPr>
          <w:i/>
        </w:rPr>
        <w:t>independent continuants</w:t>
      </w:r>
      <w:r w:rsidR="000D245E" w:rsidRPr="00035949">
        <w:t xml:space="preserve"> </w:t>
      </w:r>
      <w:r w:rsidR="00D92227" w:rsidRPr="00035949">
        <w:rPr>
          <w:i/>
        </w:rPr>
        <w:t>c</w:t>
      </w:r>
      <w:r w:rsidR="000D245E" w:rsidRPr="00035949">
        <w:t>,</w:t>
      </w:r>
      <w:r w:rsidR="000D245E" w:rsidRPr="00035949">
        <w:rPr>
          <w:i/>
        </w:rPr>
        <w:t xml:space="preserve"> </w:t>
      </w:r>
      <w:r w:rsidR="00D92227" w:rsidRPr="00035949">
        <w:rPr>
          <w:i/>
        </w:rPr>
        <w:t>d</w:t>
      </w:r>
      <w:r w:rsidR="000D245E" w:rsidRPr="00035949">
        <w:rPr>
          <w:i/>
        </w:rPr>
        <w:t xml:space="preserve"> </w:t>
      </w:r>
      <w:r w:rsidR="000D245E" w:rsidRPr="00035949">
        <w:t xml:space="preserve">and for some time </w:t>
      </w:r>
      <w:r w:rsidR="000D245E" w:rsidRPr="00035949">
        <w:rPr>
          <w:i/>
        </w:rPr>
        <w:t>t</w:t>
      </w:r>
      <w:r w:rsidR="000D245E" w:rsidRPr="00035949">
        <w:t xml:space="preserve">: </w:t>
      </w:r>
      <w:r w:rsidR="00D92227" w:rsidRPr="00035949">
        <w:rPr>
          <w:i/>
        </w:rPr>
        <w:t>b</w:t>
      </w:r>
      <w:r w:rsidR="000D245E" w:rsidRPr="00035949">
        <w:rPr>
          <w:i/>
        </w:rPr>
        <w:t xml:space="preserve"> </w:t>
      </w:r>
      <w:r w:rsidR="000D245E" w:rsidRPr="00035949">
        <w:rPr>
          <w:b/>
        </w:rPr>
        <w:t>quality_of</w:t>
      </w:r>
      <w:r w:rsidR="007A4DDC" w:rsidRPr="00035949">
        <w:rPr>
          <w:b/>
        </w:rPr>
        <w:t xml:space="preserve"> </w:t>
      </w:r>
      <w:r w:rsidR="00D92227" w:rsidRPr="00035949">
        <w:rPr>
          <w:i/>
        </w:rPr>
        <w:t>c</w:t>
      </w:r>
      <w:r w:rsidR="000D245E" w:rsidRPr="00035949">
        <w:rPr>
          <w:i/>
        </w:rPr>
        <w:t xml:space="preserve"> </w:t>
      </w:r>
      <w:r w:rsidR="000D245E" w:rsidRPr="00035949">
        <w:rPr>
          <w:b/>
        </w:rPr>
        <w:t xml:space="preserve">at </w:t>
      </w:r>
      <w:r w:rsidR="000D245E" w:rsidRPr="00035949">
        <w:rPr>
          <w:i/>
        </w:rPr>
        <w:t>t</w:t>
      </w:r>
      <w:r w:rsidR="007A4DDC" w:rsidRPr="00035949">
        <w:rPr>
          <w:i/>
        </w:rPr>
        <w:t xml:space="preserve"> </w:t>
      </w:r>
      <w:r w:rsidR="000D245E" w:rsidRPr="00035949">
        <w:t>&amp;</w:t>
      </w:r>
      <w:r w:rsidR="007A4DDC" w:rsidRPr="00035949">
        <w:t xml:space="preserve"> </w:t>
      </w:r>
      <w:r w:rsidR="00D92227" w:rsidRPr="00035949">
        <w:rPr>
          <w:i/>
        </w:rPr>
        <w:t>b</w:t>
      </w:r>
      <w:r w:rsidR="000D245E" w:rsidRPr="00035949">
        <w:rPr>
          <w:i/>
        </w:rPr>
        <w:t xml:space="preserve"> </w:t>
      </w:r>
      <w:r w:rsidR="000D245E" w:rsidRPr="00035949">
        <w:rPr>
          <w:b/>
        </w:rPr>
        <w:t>quality_of</w:t>
      </w:r>
      <w:r w:rsidR="007A4DDC" w:rsidRPr="00035949">
        <w:rPr>
          <w:b/>
        </w:rPr>
        <w:t xml:space="preserve"> </w:t>
      </w:r>
      <w:r w:rsidR="00D92227" w:rsidRPr="00035949">
        <w:rPr>
          <w:i/>
        </w:rPr>
        <w:t>d</w:t>
      </w:r>
      <w:r w:rsidR="000D245E" w:rsidRPr="00035949">
        <w:rPr>
          <w:i/>
        </w:rPr>
        <w:t xml:space="preserve"> </w:t>
      </w:r>
      <w:r w:rsidR="000D245E" w:rsidRPr="00035949">
        <w:rPr>
          <w:b/>
        </w:rPr>
        <w:t xml:space="preserve">at </w:t>
      </w:r>
      <w:r w:rsidR="000D245E" w:rsidRPr="00035949">
        <w:rPr>
          <w:i/>
        </w:rPr>
        <w:t>t</w:t>
      </w:r>
      <w:r w:rsidR="003E2739" w:rsidRPr="00035949">
        <w:t>.</w:t>
      </w:r>
      <w:r w:rsidR="006D323D" w:rsidRPr="00035949">
        <w:t xml:space="preserve"> [057-001]</w:t>
      </w:r>
    </w:p>
    <w:p w14:paraId="6DE3F249" w14:textId="77777777" w:rsidR="00E17BA9" w:rsidRDefault="00E17BA9" w:rsidP="00E17BA9">
      <w:pPr>
        <w:jc w:val="left"/>
      </w:pPr>
      <w:r>
        <w:t>DEFINITION: b is a relational quality iff for some independent continuants c, d and for some time t, b is a quality &amp; b specifically_depends_on c at t &amp; b specifically_depends_on d at t</w:t>
      </w:r>
    </w:p>
    <w:p w14:paraId="12CF07C1" w14:textId="0DB139EE" w:rsidR="003E2739" w:rsidRPr="00035949" w:rsidRDefault="009F3382">
      <w:pPr>
        <w:pStyle w:val="Specification"/>
      </w:pPr>
      <w:r w:rsidRPr="00035949">
        <w:rPr>
          <w:rStyle w:val="Annotation"/>
        </w:rPr>
        <w:t>]</w:t>
      </w:r>
    </w:p>
    <w:p w14:paraId="2B69359B" w14:textId="77777777" w:rsidR="003E2739" w:rsidRPr="00035949" w:rsidRDefault="009F3382">
      <w:pPr>
        <w:pStyle w:val="Specification"/>
      </w:pPr>
      <w:r w:rsidRPr="00035949">
        <w:rPr>
          <w:rStyle w:val="Annotation"/>
        </w:rPr>
        <w:lastRenderedPageBreak/>
        <w:t>a(relational quality)[</w:t>
      </w:r>
      <w:r w:rsidR="003E2739" w:rsidRPr="00035949">
        <w:rPr>
          <w:rStyle w:val="SpecificationType"/>
          <w:sz w:val="22"/>
        </w:rPr>
        <w:t>Examples</w:t>
      </w:r>
      <w:r w:rsidR="003E2739" w:rsidRPr="00035949">
        <w:rPr>
          <w:smallCaps/>
        </w:rPr>
        <w:t>:</w:t>
      </w:r>
      <w:r w:rsidR="003E2739" w:rsidRPr="00035949">
        <w:t xml:space="preserve"> a marriage bond, </w:t>
      </w:r>
      <w:r w:rsidR="00D915F5" w:rsidRPr="00035949">
        <w:t xml:space="preserve">an instance of </w:t>
      </w:r>
      <w:r w:rsidR="008C75EE" w:rsidRPr="00035949">
        <w:t xml:space="preserve">love, </w:t>
      </w:r>
      <w:r w:rsidR="003E2739" w:rsidRPr="00035949">
        <w:t>an obligation be</w:t>
      </w:r>
      <w:r w:rsidR="00CB5CA4" w:rsidRPr="00035949">
        <w:t>tween one person and another.</w:t>
      </w:r>
      <w:r w:rsidRPr="00035949">
        <w:rPr>
          <w:rStyle w:val="Annotation"/>
        </w:rPr>
        <w:t xml:space="preserve"> ]</w:t>
      </w:r>
    </w:p>
    <w:p w14:paraId="7E3A4183" w14:textId="77777777" w:rsidR="00F51B2C" w:rsidRPr="00035949" w:rsidRDefault="00F51B2C">
      <w:r w:rsidRPr="00035949">
        <w:t xml:space="preserve">Examples of relational </w:t>
      </w:r>
      <w:r w:rsidRPr="00035949">
        <w:rPr>
          <w:i/>
        </w:rPr>
        <w:t>processes</w:t>
      </w:r>
      <w:r w:rsidRPr="00035949">
        <w:t xml:space="preserve"> such as kissing or hitting are discussed below. </w:t>
      </w:r>
    </w:p>
    <w:p w14:paraId="1BF0465D" w14:textId="07488211" w:rsidR="00F51B2C" w:rsidRPr="00035949" w:rsidRDefault="00F51B2C">
      <w:r w:rsidRPr="00035949">
        <w:t xml:space="preserve">Relational qualities, like qualities in general, are entities in their own right; relational processes such as kissing or hitting are also entities in their own right. This means that they have counterparts both on the level of instances and on the level of universals. (This does not hold for relations such as </w:t>
      </w:r>
      <w:r w:rsidRPr="00035949">
        <w:rPr>
          <w:b/>
        </w:rPr>
        <w:t xml:space="preserve">instance_of </w:t>
      </w:r>
      <w:r w:rsidRPr="00035949">
        <w:t xml:space="preserve">or </w:t>
      </w:r>
      <w:r w:rsidRPr="00035949">
        <w:rPr>
          <w:b/>
        </w:rPr>
        <w:t>part_of</w:t>
      </w:r>
      <w:r w:rsidRPr="00035949">
        <w:t xml:space="preserve">, for which it does not make sense to speak of instances,) </w:t>
      </w:r>
    </w:p>
    <w:p w14:paraId="6BC8165B" w14:textId="77777777" w:rsidR="00CB5CA4" w:rsidRPr="00035949" w:rsidRDefault="00F51B2C">
      <w:r w:rsidRPr="00035949">
        <w:t>I</w:t>
      </w:r>
      <w:r w:rsidR="0058296D" w:rsidRPr="00035949">
        <w:t>nternal relations such as comparatives (</w:t>
      </w:r>
      <w:r w:rsidR="0058296D" w:rsidRPr="00035949">
        <w:rPr>
          <w:i/>
        </w:rPr>
        <w:t>larger-than</w:t>
      </w:r>
      <w:r w:rsidR="0058296D" w:rsidRPr="00035949">
        <w:t xml:space="preserve">, </w:t>
      </w:r>
      <w:r w:rsidR="0058296D" w:rsidRPr="00035949">
        <w:rPr>
          <w:i/>
        </w:rPr>
        <w:t>heavier-than …</w:t>
      </w:r>
      <w:r w:rsidR="0058296D" w:rsidRPr="00035949">
        <w:t>)</w:t>
      </w:r>
      <w:r w:rsidRPr="00035949">
        <w:t xml:space="preserve"> are also not entities in their own right. </w:t>
      </w:r>
      <w:r w:rsidR="00D915F5" w:rsidRPr="00035949">
        <w:t xml:space="preserve">If John is taller than Mary, then this is accounted for exclusively in terms of John’s and Mary’s respective height </w:t>
      </w:r>
      <w:r w:rsidR="00D924FF" w:rsidRPr="00035949">
        <w:t>qualities, and in terms of the fact (not an extra entity in the BFO sense) t</w:t>
      </w:r>
      <w:r w:rsidR="00D915F5" w:rsidRPr="00035949">
        <w:t>hat each of these heights instantiates a certain determinate height universal and that the totality of such univers</w:t>
      </w:r>
      <w:r w:rsidR="00D924FF" w:rsidRPr="00035949">
        <w:t>als form a certain linear order.</w:t>
      </w:r>
      <w:r w:rsidR="00D915F5" w:rsidRPr="00035949">
        <w:t xml:space="preserve"> </w:t>
      </w:r>
      <w:r w:rsidR="00687850" w:rsidRPr="00035949">
        <w:t xml:space="preserve">(If Mary is a </w:t>
      </w:r>
      <w:r w:rsidR="00687850" w:rsidRPr="00035949">
        <w:rPr>
          <w:i/>
        </w:rPr>
        <w:t>human being</w:t>
      </w:r>
      <w:r w:rsidR="00687850" w:rsidRPr="00035949">
        <w:rPr>
          <w:b/>
          <w:i/>
        </w:rPr>
        <w:t xml:space="preserve"> </w:t>
      </w:r>
      <w:r w:rsidR="00687850" w:rsidRPr="00035949">
        <w:t>then</w:t>
      </w:r>
      <w:r w:rsidR="00687850" w:rsidRPr="00035949">
        <w:rPr>
          <w:b/>
        </w:rPr>
        <w:t xml:space="preserve"> </w:t>
      </w:r>
      <w:r w:rsidR="00687850" w:rsidRPr="00035949">
        <w:t>there is similarly no extra entity – for example, no instance of the relation of instantiation – that is needed to make this true.)</w:t>
      </w:r>
    </w:p>
    <w:p w14:paraId="760E8037" w14:textId="03158811" w:rsidR="00F33687" w:rsidRPr="00035949" w:rsidRDefault="00597CDC">
      <w:pPr>
        <w:pStyle w:val="Heading3"/>
      </w:pPr>
      <w:bookmarkStart w:id="340" w:name="_Toc313270716"/>
      <w:bookmarkStart w:id="341" w:name="_Toc501053112"/>
      <w:r w:rsidRPr="00035949">
        <w:t>Realizable</w:t>
      </w:r>
      <w:r w:rsidR="00465C17" w:rsidRPr="00035949">
        <w:t xml:space="preserve"> entity</w:t>
      </w:r>
      <w:bookmarkEnd w:id="340"/>
      <w:bookmarkEnd w:id="341"/>
    </w:p>
    <w:p w14:paraId="2559B232" w14:textId="7AAA56BD" w:rsidR="00F33687" w:rsidRPr="00035949" w:rsidRDefault="009F3382" w:rsidP="00B50310">
      <w:pPr>
        <w:pStyle w:val="Specification"/>
      </w:pPr>
      <w:r w:rsidRPr="00035949">
        <w:rPr>
          <w:rStyle w:val="Annotation"/>
        </w:rPr>
        <w:t>a(realizable entity)[</w:t>
      </w:r>
      <w:r w:rsidR="00236D40" w:rsidRPr="00035949">
        <w:rPr>
          <w:rStyle w:val="SpecificationType"/>
          <w:sz w:val="22"/>
        </w:rPr>
        <w:t>Elucidation</w:t>
      </w:r>
      <w:r w:rsidR="00236D40" w:rsidRPr="00035949">
        <w:rPr>
          <w:smallCaps/>
        </w:rPr>
        <w:t>:</w:t>
      </w:r>
      <w:r w:rsidR="000E0D58" w:rsidRPr="00035949">
        <w:t xml:space="preserve"> To say that </w:t>
      </w:r>
      <w:r w:rsidR="008A6944" w:rsidRPr="00035949">
        <w:rPr>
          <w:i/>
        </w:rPr>
        <w:t>b</w:t>
      </w:r>
      <w:r w:rsidR="007A4DDC" w:rsidRPr="00035949">
        <w:rPr>
          <w:i/>
        </w:rPr>
        <w:t xml:space="preserve"> </w:t>
      </w:r>
      <w:r w:rsidR="004F7B87" w:rsidRPr="00035949">
        <w:t xml:space="preserve">is a </w:t>
      </w:r>
      <w:r w:rsidR="004F7B87" w:rsidRPr="00035949">
        <w:rPr>
          <w:i/>
        </w:rPr>
        <w:t>realizable</w:t>
      </w:r>
      <w:r w:rsidR="00465C17" w:rsidRPr="00035949">
        <w:rPr>
          <w:i/>
        </w:rPr>
        <w:t xml:space="preserve"> entity</w:t>
      </w:r>
      <w:r w:rsidR="004F7B87" w:rsidRPr="00035949">
        <w:t xml:space="preserve"> </w:t>
      </w:r>
      <w:r w:rsidR="00A00941" w:rsidRPr="00035949">
        <w:rPr>
          <w:szCs w:val="23"/>
        </w:rPr>
        <w:t>is to say that</w:t>
      </w:r>
      <w:r w:rsidR="007A4DDC" w:rsidRPr="00035949">
        <w:t xml:space="preserve"> </w:t>
      </w:r>
      <w:r w:rsidR="008A6944" w:rsidRPr="00035949">
        <w:rPr>
          <w:i/>
        </w:rPr>
        <w:t>b</w:t>
      </w:r>
      <w:r w:rsidR="004F7B87" w:rsidRPr="00035949">
        <w:rPr>
          <w:i/>
        </w:rPr>
        <w:t xml:space="preserve"> </w:t>
      </w:r>
      <w:r w:rsidR="004F7B87" w:rsidRPr="00035949">
        <w:t>is a</w:t>
      </w:r>
      <w:r w:rsidR="00151755" w:rsidRPr="00035949">
        <w:t xml:space="preserve"> </w:t>
      </w:r>
      <w:r w:rsidR="00C01BBA" w:rsidRPr="00035949">
        <w:rPr>
          <w:i/>
        </w:rPr>
        <w:t xml:space="preserve">specifically </w:t>
      </w:r>
      <w:r w:rsidR="00921592" w:rsidRPr="00035949">
        <w:rPr>
          <w:i/>
        </w:rPr>
        <w:t>dependent continuant</w:t>
      </w:r>
      <w:r w:rsidR="00597CDC" w:rsidRPr="00035949">
        <w:t xml:space="preserve"> that inheres in </w:t>
      </w:r>
      <w:r w:rsidR="004F7B87" w:rsidRPr="00035949">
        <w:t xml:space="preserve">some </w:t>
      </w:r>
      <w:r w:rsidR="00E84D3B" w:rsidRPr="00035949">
        <w:rPr>
          <w:i/>
        </w:rPr>
        <w:t xml:space="preserve">independent continuant </w:t>
      </w:r>
      <w:r w:rsidR="00F51B2C" w:rsidRPr="00035949">
        <w:t xml:space="preserve">which </w:t>
      </w:r>
      <w:r w:rsidR="00E84D3B" w:rsidRPr="00035949">
        <w:t xml:space="preserve">is not a </w:t>
      </w:r>
      <w:r w:rsidR="00E84D3B" w:rsidRPr="00035949">
        <w:rPr>
          <w:i/>
        </w:rPr>
        <w:t>spatial region</w:t>
      </w:r>
      <w:r w:rsidR="007A4DDC" w:rsidRPr="00035949">
        <w:rPr>
          <w:i/>
        </w:rPr>
        <w:t xml:space="preserve"> </w:t>
      </w:r>
      <w:r w:rsidR="00597CDC" w:rsidRPr="00035949">
        <w:t xml:space="preserve">and is </w:t>
      </w:r>
      <w:r w:rsidR="004F7B87" w:rsidRPr="00035949">
        <w:t xml:space="preserve">of a type instances of which are </w:t>
      </w:r>
      <w:r w:rsidR="00597CDC" w:rsidRPr="00035949">
        <w:rPr>
          <w:b/>
        </w:rPr>
        <w:t>realized</w:t>
      </w:r>
      <w:r w:rsidR="00597CDC" w:rsidRPr="00035949">
        <w:t xml:space="preserve"> in </w:t>
      </w:r>
      <w:r w:rsidR="00597CDC" w:rsidRPr="00035949">
        <w:rPr>
          <w:i/>
        </w:rPr>
        <w:t>process</w:t>
      </w:r>
      <w:r w:rsidR="004F7B87" w:rsidRPr="00035949">
        <w:rPr>
          <w:i/>
        </w:rPr>
        <w:t>es</w:t>
      </w:r>
      <w:r w:rsidR="004F7B87" w:rsidRPr="00035949">
        <w:t xml:space="preserve"> of a correlated type.</w:t>
      </w:r>
      <w:r w:rsidR="006D323D" w:rsidRPr="00035949">
        <w:t xml:space="preserve"> [058-00</w:t>
      </w:r>
      <w:r w:rsidR="00E84D3B" w:rsidRPr="00035949">
        <w:t>2</w:t>
      </w:r>
      <w:r w:rsidR="006D323D" w:rsidRPr="00035949">
        <w:t>]</w:t>
      </w:r>
    </w:p>
    <w:p w14:paraId="00D3F41F" w14:textId="0C745822" w:rsidR="00F33687" w:rsidRPr="00035949" w:rsidRDefault="009F3382" w:rsidP="00B50310">
      <w:pPr>
        <w:pStyle w:val="Specification"/>
      </w:pPr>
      <w:r w:rsidRPr="00035949">
        <w:rPr>
          <w:rStyle w:val="Annotation"/>
        </w:rPr>
        <w:t>]a(realizable entity)[</w:t>
      </w:r>
      <w:r w:rsidR="00F93648" w:rsidRPr="00035949">
        <w:t>E</w:t>
      </w:r>
      <w:r w:rsidR="00597CDC" w:rsidRPr="00035949">
        <w:rPr>
          <w:smallCaps/>
        </w:rPr>
        <w:t>xamples</w:t>
      </w:r>
      <w:r w:rsidR="00597CDC" w:rsidRPr="00035949">
        <w:t>: the role of being a doctor</w:t>
      </w:r>
      <w:r w:rsidR="000056C4" w:rsidRPr="00035949">
        <w:rPr>
          <w:rStyle w:val="Annotation"/>
        </w:rPr>
        <w:t>\</w:t>
      </w:r>
      <w:r w:rsidR="000056C4" w:rsidRPr="00035949">
        <w:t xml:space="preserve">, </w:t>
      </w:r>
      <w:r w:rsidR="00F51B2C" w:rsidRPr="00035949">
        <w:t>the role of this boundary to delineate where Utah and Colorado meet</w:t>
      </w:r>
      <w:r w:rsidR="000056C4" w:rsidRPr="00035949">
        <w:rPr>
          <w:rStyle w:val="Annotation"/>
        </w:rPr>
        <w:t>\</w:t>
      </w:r>
      <w:r w:rsidR="000056C4" w:rsidRPr="00035949">
        <w:t xml:space="preserve">, </w:t>
      </w:r>
      <w:r w:rsidR="00597CDC" w:rsidRPr="00035949">
        <w:t xml:space="preserve">the function of </w:t>
      </w:r>
      <w:r w:rsidR="00C01BBA" w:rsidRPr="00035949">
        <w:t>your</w:t>
      </w:r>
      <w:r w:rsidR="00597CDC" w:rsidRPr="00035949">
        <w:t xml:space="preserve"> reproductive organs</w:t>
      </w:r>
      <w:r w:rsidR="000056C4" w:rsidRPr="00035949">
        <w:rPr>
          <w:rStyle w:val="Annotation"/>
        </w:rPr>
        <w:t>\</w:t>
      </w:r>
      <w:r w:rsidR="00597CDC" w:rsidRPr="00035949">
        <w:t xml:space="preserve">, the disposition of </w:t>
      </w:r>
      <w:r w:rsidR="00C01BBA" w:rsidRPr="00035949">
        <w:t xml:space="preserve">your </w:t>
      </w:r>
      <w:r w:rsidR="00597CDC" w:rsidRPr="00035949">
        <w:t>blood to coagulate</w:t>
      </w:r>
      <w:r w:rsidR="000056C4" w:rsidRPr="00035949">
        <w:rPr>
          <w:rStyle w:val="Annotation"/>
        </w:rPr>
        <w:t>\</w:t>
      </w:r>
      <w:r w:rsidR="00597CDC" w:rsidRPr="00035949">
        <w:t xml:space="preserve">, the disposition of </w:t>
      </w:r>
      <w:r w:rsidR="00C01BBA" w:rsidRPr="00035949">
        <w:t xml:space="preserve">this piece of </w:t>
      </w:r>
      <w:r w:rsidR="00F93648" w:rsidRPr="00035949">
        <w:t>metal to conduct electricity.</w:t>
      </w:r>
      <w:r w:rsidR="00AD710F" w:rsidRPr="00035949">
        <w:rPr>
          <w:rStyle w:val="Annotation"/>
        </w:rPr>
        <w:t>]</w:t>
      </w:r>
    </w:p>
    <w:p w14:paraId="5E48F0F9" w14:textId="77777777" w:rsidR="000E0D58" w:rsidRPr="00035949" w:rsidRDefault="000E0D58">
      <w:r w:rsidRPr="00035949">
        <w:t>Here examples of correlated process types are, respectively: diagnosing, inseminating, formation of a clot, transmission of an electric current.</w:t>
      </w:r>
    </w:p>
    <w:p w14:paraId="2F5164A3" w14:textId="77777777" w:rsidR="00F33687" w:rsidRPr="00035949" w:rsidRDefault="00BE2EAE" w:rsidP="00B841FA">
      <w:pPr>
        <w:pStyle w:val="Heading4"/>
        <w:rPr>
          <w:sz w:val="24"/>
        </w:rPr>
      </w:pPr>
      <w:bookmarkStart w:id="342" w:name="_Toc313270717"/>
      <w:bookmarkStart w:id="343" w:name="_Toc501053113"/>
      <w:r w:rsidRPr="00035949">
        <w:t>Relation of realization</w:t>
      </w:r>
      <w:bookmarkEnd w:id="342"/>
      <w:bookmarkEnd w:id="343"/>
    </w:p>
    <w:p w14:paraId="608EA0E6" w14:textId="6A38C0A0" w:rsidR="00F33687" w:rsidRPr="00035949" w:rsidRDefault="008903D0" w:rsidP="00526BEE">
      <w:pPr>
        <w:pStyle w:val="Specification"/>
      </w:pPr>
      <w:r w:rsidRPr="00035949">
        <w:rPr>
          <w:rStyle w:val="Annotation"/>
        </w:rPr>
        <w:t>a</w:t>
      </w:r>
      <w:r w:rsidR="00A8234A" w:rsidRPr="00035949">
        <w:rPr>
          <w:rStyle w:val="Annotation"/>
        </w:rPr>
        <w:t>t</w:t>
      </w:r>
      <w:r w:rsidRPr="00035949">
        <w:rPr>
          <w:rStyle w:val="Annotation"/>
        </w:rPr>
        <w:t>(</w:t>
      </w:r>
      <w:r w:rsidR="00FB5F69" w:rsidRPr="00035949">
        <w:rPr>
          <w:rStyle w:val="Annotation"/>
        </w:rPr>
        <w:t>realizes</w:t>
      </w:r>
      <w:r w:rsidRPr="00035949">
        <w:rPr>
          <w:rStyle w:val="Annotation"/>
        </w:rPr>
        <w:t>)[</w:t>
      </w:r>
      <w:r w:rsidR="00236D40" w:rsidRPr="00035949">
        <w:rPr>
          <w:rStyle w:val="SpecificationType"/>
          <w:sz w:val="22"/>
        </w:rPr>
        <w:t>Elucidation</w:t>
      </w:r>
      <w:r w:rsidR="00236D40" w:rsidRPr="00035949">
        <w:rPr>
          <w:smallCaps/>
        </w:rPr>
        <w:t>:</w:t>
      </w:r>
      <w:r w:rsidR="004F7B87" w:rsidRPr="00035949">
        <w:t xml:space="preserve"> </w:t>
      </w:r>
      <w:r w:rsidR="000E0D58" w:rsidRPr="00035949">
        <w:t>to say that</w:t>
      </w:r>
      <w:r w:rsidR="00346BC6" w:rsidRPr="00035949">
        <w:t xml:space="preserve"> </w:t>
      </w:r>
      <w:r w:rsidR="008A6944" w:rsidRPr="00035949">
        <w:rPr>
          <w:i/>
        </w:rPr>
        <w:t>b</w:t>
      </w:r>
      <w:r w:rsidR="007A4DDC" w:rsidRPr="00035949">
        <w:rPr>
          <w:i/>
        </w:rPr>
        <w:t xml:space="preserve"> </w:t>
      </w:r>
      <w:r w:rsidR="004F7B87" w:rsidRPr="00035949">
        <w:t>realizes</w:t>
      </w:r>
      <w:r w:rsidR="007A4DDC" w:rsidRPr="00035949">
        <w:t xml:space="preserve"> </w:t>
      </w:r>
      <w:r w:rsidR="008A6944" w:rsidRPr="00035949">
        <w:rPr>
          <w:i/>
        </w:rPr>
        <w:t>c</w:t>
      </w:r>
      <w:r w:rsidR="007A4DDC" w:rsidRPr="00035949">
        <w:rPr>
          <w:i/>
        </w:rPr>
        <w:t xml:space="preserve"> </w:t>
      </w:r>
      <w:r w:rsidR="00346BC6" w:rsidRPr="00035949">
        <w:t xml:space="preserve">at </w:t>
      </w:r>
      <w:r w:rsidR="00346BC6" w:rsidRPr="00035949">
        <w:rPr>
          <w:i/>
        </w:rPr>
        <w:t>t</w:t>
      </w:r>
      <w:r w:rsidR="000E0D58" w:rsidRPr="00035949">
        <w:t xml:space="preserve"> is to assert that </w:t>
      </w:r>
    </w:p>
    <w:p w14:paraId="5ABF6FAB" w14:textId="1E429949" w:rsidR="00F33687" w:rsidRPr="00035949" w:rsidRDefault="00C01BBA" w:rsidP="00140957">
      <w:pPr>
        <w:pStyle w:val="SpecificationInternal"/>
        <w:ind w:left="2160"/>
      </w:pPr>
      <w:r w:rsidRPr="00035949">
        <w:t>there is</w:t>
      </w:r>
      <w:r w:rsidR="00346BC6" w:rsidRPr="00035949">
        <w:t xml:space="preserve"> some </w:t>
      </w:r>
      <w:r w:rsidR="00346BC6" w:rsidRPr="00035949">
        <w:rPr>
          <w:i/>
        </w:rPr>
        <w:t>material</w:t>
      </w:r>
      <w:r w:rsidR="00465C17" w:rsidRPr="00035949">
        <w:rPr>
          <w:i/>
        </w:rPr>
        <w:t xml:space="preserve"> entity</w:t>
      </w:r>
      <w:r w:rsidR="007A4DDC" w:rsidRPr="00035949">
        <w:rPr>
          <w:i/>
        </w:rPr>
        <w:t xml:space="preserve"> </w:t>
      </w:r>
      <w:r w:rsidR="008A6944" w:rsidRPr="00035949">
        <w:rPr>
          <w:i/>
        </w:rPr>
        <w:t>d</w:t>
      </w:r>
      <w:r w:rsidR="007A4DDC" w:rsidRPr="00035949">
        <w:t xml:space="preserve"> </w:t>
      </w:r>
    </w:p>
    <w:p w14:paraId="7D2BE456" w14:textId="0D28730C" w:rsidR="00F33687" w:rsidRPr="00035949" w:rsidRDefault="00C01BBA" w:rsidP="00140957">
      <w:pPr>
        <w:pStyle w:val="SpecificationInternal"/>
        <w:ind w:left="2160"/>
      </w:pPr>
      <w:r w:rsidRPr="00035949">
        <w:t>&amp;</w:t>
      </w:r>
      <w:r w:rsidR="007A4DDC" w:rsidRPr="00035949">
        <w:t xml:space="preserve"> </w:t>
      </w:r>
      <w:r w:rsidR="008A6944" w:rsidRPr="00035949">
        <w:rPr>
          <w:i/>
        </w:rPr>
        <w:t>b</w:t>
      </w:r>
      <w:r w:rsidR="004F7B87" w:rsidRPr="00035949">
        <w:t xml:space="preserve"> is a </w:t>
      </w:r>
      <w:r w:rsidR="004F7B87" w:rsidRPr="00035949">
        <w:rPr>
          <w:i/>
        </w:rPr>
        <w:t>process</w:t>
      </w:r>
      <w:r w:rsidR="00151755" w:rsidRPr="00035949">
        <w:t xml:space="preserve"> </w:t>
      </w:r>
      <w:r w:rsidR="00346BC6" w:rsidRPr="00035949">
        <w:t xml:space="preserve">which </w:t>
      </w:r>
      <w:r w:rsidR="00C67892" w:rsidRPr="00035949">
        <w:rPr>
          <w:b/>
        </w:rPr>
        <w:t xml:space="preserve">has participant </w:t>
      </w:r>
      <w:r w:rsidR="008A6944" w:rsidRPr="00035949">
        <w:rPr>
          <w:i/>
        </w:rPr>
        <w:t>d</w:t>
      </w:r>
      <w:r w:rsidR="00346BC6" w:rsidRPr="00035949">
        <w:t xml:space="preserve"> </w:t>
      </w:r>
      <w:r w:rsidR="00346BC6" w:rsidRPr="00035949">
        <w:rPr>
          <w:b/>
        </w:rPr>
        <w:t>at</w:t>
      </w:r>
      <w:r w:rsidR="00C71ED4" w:rsidRPr="00035949">
        <w:rPr>
          <w:b/>
        </w:rPr>
        <w:t xml:space="preserve"> </w:t>
      </w:r>
      <w:r w:rsidR="00346BC6" w:rsidRPr="00035949">
        <w:t xml:space="preserve">t </w:t>
      </w:r>
    </w:p>
    <w:p w14:paraId="17E3A2B1" w14:textId="1733378D" w:rsidR="00F33687" w:rsidRPr="00035949" w:rsidRDefault="00C01BBA" w:rsidP="00140957">
      <w:pPr>
        <w:pStyle w:val="SpecificationInternal"/>
        <w:ind w:left="2160"/>
      </w:pPr>
      <w:r w:rsidRPr="00035949">
        <w:t>&amp;</w:t>
      </w:r>
      <w:r w:rsidR="007A4DDC" w:rsidRPr="00035949">
        <w:t xml:space="preserve"> </w:t>
      </w:r>
      <w:r w:rsidR="008A6944" w:rsidRPr="00035949">
        <w:rPr>
          <w:i/>
        </w:rPr>
        <w:t>c</w:t>
      </w:r>
      <w:r w:rsidR="004F7B87" w:rsidRPr="00035949">
        <w:t xml:space="preserve"> is a </w:t>
      </w:r>
      <w:r w:rsidR="004F7B87" w:rsidRPr="00035949">
        <w:rPr>
          <w:i/>
        </w:rPr>
        <w:t>disposition</w:t>
      </w:r>
      <w:r w:rsidR="004F7B87" w:rsidRPr="00035949">
        <w:t xml:space="preserve"> or </w:t>
      </w:r>
      <w:r w:rsidR="004F7B87" w:rsidRPr="00035949">
        <w:rPr>
          <w:i/>
        </w:rPr>
        <w:t>role</w:t>
      </w:r>
      <w:r w:rsidR="007A4DDC" w:rsidRPr="00035949">
        <w:t xml:space="preserve"> </w:t>
      </w:r>
      <w:r w:rsidR="00346BC6" w:rsidRPr="00035949">
        <w:t xml:space="preserve">of which </w:t>
      </w:r>
      <w:r w:rsidR="008A6944" w:rsidRPr="00035949">
        <w:rPr>
          <w:i/>
        </w:rPr>
        <w:t>d</w:t>
      </w:r>
      <w:r w:rsidR="004F7B87" w:rsidRPr="00035949">
        <w:t xml:space="preserve"> </w:t>
      </w:r>
      <w:r w:rsidR="00346BC6" w:rsidRPr="00035949">
        <w:t xml:space="preserve">is </w:t>
      </w:r>
      <w:r w:rsidR="004F7B87" w:rsidRPr="00035949">
        <w:rPr>
          <w:b/>
        </w:rPr>
        <w:t>bearer</w:t>
      </w:r>
      <w:r w:rsidR="000056C4" w:rsidRPr="00035949">
        <w:rPr>
          <w:b/>
        </w:rPr>
        <w:t>_of</w:t>
      </w:r>
      <w:r w:rsidR="000E0D58" w:rsidRPr="00035949">
        <w:t xml:space="preserve"> </w:t>
      </w:r>
      <w:r w:rsidR="000E0D58" w:rsidRPr="00035949">
        <w:rPr>
          <w:b/>
        </w:rPr>
        <w:t xml:space="preserve">at </w:t>
      </w:r>
      <w:r w:rsidR="000E0D58" w:rsidRPr="00035949">
        <w:rPr>
          <w:i/>
        </w:rPr>
        <w:t>t</w:t>
      </w:r>
    </w:p>
    <w:p w14:paraId="12E52610" w14:textId="0EA07656" w:rsidR="00F33687" w:rsidRPr="00035949" w:rsidRDefault="000E0D58" w:rsidP="00140957">
      <w:pPr>
        <w:pStyle w:val="SpecificationInternal"/>
        <w:ind w:left="2160"/>
      </w:pPr>
      <w:r w:rsidRPr="00035949">
        <w:lastRenderedPageBreak/>
        <w:t xml:space="preserve">&amp; the </w:t>
      </w:r>
      <w:r w:rsidR="00C71ED4" w:rsidRPr="00035949">
        <w:t xml:space="preserve">type </w:t>
      </w:r>
      <w:r w:rsidRPr="00035949">
        <w:t xml:space="preserve">instantiated by </w:t>
      </w:r>
      <w:r w:rsidR="008A6944" w:rsidRPr="00035949">
        <w:rPr>
          <w:i/>
        </w:rPr>
        <w:t>b</w:t>
      </w:r>
      <w:r w:rsidRPr="00035949">
        <w:t xml:space="preserve"> </w:t>
      </w:r>
      <w:r w:rsidR="00C71ED4" w:rsidRPr="00035949">
        <w:t xml:space="preserve">is correlated with the type instantiated by </w:t>
      </w:r>
      <w:r w:rsidR="008A6944" w:rsidRPr="00035949">
        <w:rPr>
          <w:i/>
        </w:rPr>
        <w:t>c</w:t>
      </w:r>
      <w:r w:rsidR="00C71ED4" w:rsidRPr="00035949">
        <w:t>.</w:t>
      </w:r>
      <w:r w:rsidR="006D323D" w:rsidRPr="00035949">
        <w:t xml:space="preserve"> [059-00</w:t>
      </w:r>
      <w:r w:rsidR="00681069" w:rsidRPr="00035949">
        <w:t>3</w:t>
      </w:r>
      <w:r w:rsidR="006D323D" w:rsidRPr="00035949">
        <w:t>]</w:t>
      </w:r>
    </w:p>
    <w:p w14:paraId="7BF1EB68" w14:textId="77777777" w:rsidR="00F33687" w:rsidRPr="00035949" w:rsidRDefault="00FB5F69" w:rsidP="00140957">
      <w:pPr>
        <w:pStyle w:val="Specification"/>
      </w:pPr>
      <w:r w:rsidRPr="00035949">
        <w:rPr>
          <w:rStyle w:val="SpecificationType"/>
        </w:rPr>
        <w:t>Domain:</w:t>
      </w:r>
      <w:r w:rsidR="00193B8F" w:rsidRPr="00035949">
        <w:rPr>
          <w:rStyle w:val="SpecificationType"/>
        </w:rPr>
        <w:t xml:space="preserve"> </w:t>
      </w:r>
      <w:r w:rsidR="00193B8F" w:rsidRPr="00035949">
        <w:t>process</w:t>
      </w:r>
    </w:p>
    <w:p w14:paraId="0AE0EC72" w14:textId="77777777" w:rsidR="00F33687" w:rsidRPr="00035949" w:rsidRDefault="00193B8F" w:rsidP="00140957">
      <w:pPr>
        <w:pStyle w:val="Specification"/>
      </w:pPr>
      <w:r w:rsidRPr="00035949">
        <w:rPr>
          <w:rStyle w:val="SpecificationType"/>
        </w:rPr>
        <w:t>Range:</w:t>
      </w:r>
      <w:r w:rsidRPr="00035949">
        <w:t xml:space="preserve"> realizable entity</w:t>
      </w:r>
      <w:r w:rsidR="008903D0" w:rsidRPr="00035949">
        <w:rPr>
          <w:rStyle w:val="Annotation"/>
        </w:rPr>
        <w:t>]</w:t>
      </w:r>
    </w:p>
    <w:p w14:paraId="71DB8809" w14:textId="3E64F669" w:rsidR="00F33687" w:rsidRPr="00035949" w:rsidRDefault="008903D0" w:rsidP="00526BEE">
      <w:pPr>
        <w:pStyle w:val="Specification"/>
      </w:pPr>
      <w:r w:rsidRPr="00035949">
        <w:rPr>
          <w:rStyle w:val="Annotation"/>
        </w:rPr>
        <w:t>a(</w:t>
      </w:r>
      <w:r w:rsidR="00FB5F69" w:rsidRPr="00035949">
        <w:rPr>
          <w:rStyle w:val="Annotation"/>
        </w:rPr>
        <w:t>realize</w:t>
      </w:r>
      <w:r w:rsidR="00B0377D" w:rsidRPr="00035949">
        <w:rPr>
          <w:rStyle w:val="Annotation"/>
        </w:rPr>
        <w:t>d-in</w:t>
      </w:r>
      <w:r w:rsidRPr="00035949">
        <w:rPr>
          <w:rStyle w:val="Annotation"/>
        </w:rPr>
        <w:t>)[</w:t>
      </w:r>
      <w:r w:rsidR="00776FEC" w:rsidRPr="00035949">
        <w:rPr>
          <w:rStyle w:val="SpecificationType"/>
          <w:sz w:val="22"/>
        </w:rPr>
        <w:t>Theorem</w:t>
      </w:r>
      <w:r w:rsidR="00776FEC" w:rsidRPr="00035949">
        <w:rPr>
          <w:smallCaps/>
        </w:rPr>
        <w:t>:</w:t>
      </w:r>
      <w:r w:rsidR="00C71ED4" w:rsidRPr="00035949">
        <w:t xml:space="preserve"> if a realizable entity</w:t>
      </w:r>
      <w:r w:rsidR="00C67892" w:rsidRPr="00035949">
        <w:t xml:space="preserve"> </w:t>
      </w:r>
      <w:r w:rsidR="008A6944" w:rsidRPr="00035949">
        <w:rPr>
          <w:i/>
        </w:rPr>
        <w:t>b</w:t>
      </w:r>
      <w:r w:rsidR="00C71ED4" w:rsidRPr="00035949">
        <w:t xml:space="preserve"> is realized in a process </w:t>
      </w:r>
      <w:r w:rsidR="00C71ED4" w:rsidRPr="00035949">
        <w:rPr>
          <w:i/>
        </w:rPr>
        <w:t>p</w:t>
      </w:r>
      <w:r w:rsidR="00C71ED4" w:rsidRPr="00035949">
        <w:t xml:space="preserve">, then </w:t>
      </w:r>
      <w:r w:rsidR="002A33CB" w:rsidRPr="00035949">
        <w:rPr>
          <w:i/>
        </w:rPr>
        <w:t xml:space="preserve">p </w:t>
      </w:r>
      <w:r w:rsidR="002A33CB" w:rsidRPr="00035949">
        <w:t xml:space="preserve">stands in the </w:t>
      </w:r>
      <w:r w:rsidR="002A33CB" w:rsidRPr="00035949">
        <w:rPr>
          <w:b/>
        </w:rPr>
        <w:t>has_participant</w:t>
      </w:r>
      <w:r w:rsidR="002A33CB" w:rsidRPr="00035949">
        <w:t xml:space="preserve"> relation to </w:t>
      </w:r>
      <w:r w:rsidR="00687850" w:rsidRPr="00035949">
        <w:t xml:space="preserve">the </w:t>
      </w:r>
      <w:r w:rsidR="00C71ED4" w:rsidRPr="00035949">
        <w:t xml:space="preserve">bearer </w:t>
      </w:r>
      <w:r w:rsidR="00687850" w:rsidRPr="00035949">
        <w:t xml:space="preserve">of </w:t>
      </w:r>
      <w:r w:rsidR="008A6944" w:rsidRPr="00035949">
        <w:rPr>
          <w:i/>
        </w:rPr>
        <w:t>b</w:t>
      </w:r>
      <w:r w:rsidR="00C71ED4" w:rsidRPr="00035949">
        <w:t>.</w:t>
      </w:r>
      <w:r w:rsidR="008C62E6" w:rsidRPr="00035949">
        <w:t xml:space="preserve"> [106-00</w:t>
      </w:r>
      <w:r w:rsidR="00653A6B" w:rsidRPr="00035949">
        <w:t>2</w:t>
      </w:r>
      <w:r w:rsidR="008C62E6" w:rsidRPr="00035949">
        <w:t>]</w:t>
      </w:r>
      <w:r w:rsidRPr="00035949">
        <w:rPr>
          <w:rStyle w:val="Annotation"/>
        </w:rPr>
        <w:t xml:space="preserve"> ]</w:t>
      </w:r>
    </w:p>
    <w:p w14:paraId="0DFEAB12" w14:textId="424DF209" w:rsidR="00F33687" w:rsidRPr="00035949" w:rsidRDefault="008903D0" w:rsidP="00526BEE">
      <w:pPr>
        <w:pStyle w:val="Specification"/>
      </w:pPr>
      <w:r w:rsidRPr="00035949">
        <w:rPr>
          <w:rStyle w:val="Annotation"/>
        </w:rPr>
        <w:t>a(</w:t>
      </w:r>
      <w:r w:rsidR="00FB5F69" w:rsidRPr="00035949">
        <w:rPr>
          <w:rStyle w:val="Annotation"/>
        </w:rPr>
        <w:t>realiz</w:t>
      </w:r>
      <w:r w:rsidR="00B0377D" w:rsidRPr="00035949">
        <w:rPr>
          <w:rStyle w:val="Annotation"/>
        </w:rPr>
        <w:t>able entity</w:t>
      </w:r>
      <w:r w:rsidRPr="00035949">
        <w:rPr>
          <w:rStyle w:val="Annotation"/>
        </w:rPr>
        <w:t>)[</w:t>
      </w:r>
      <w:r w:rsidR="00687850" w:rsidRPr="00035949">
        <w:rPr>
          <w:smallCaps/>
        </w:rPr>
        <w:t>Axiom</w:t>
      </w:r>
      <w:r w:rsidR="00687850" w:rsidRPr="00035949">
        <w:t xml:space="preserve">: All </w:t>
      </w:r>
      <w:r w:rsidR="00687850" w:rsidRPr="00035949">
        <w:rPr>
          <w:i/>
        </w:rPr>
        <w:t>realizable dependent continuants</w:t>
      </w:r>
      <w:r w:rsidR="00687850" w:rsidRPr="00035949">
        <w:t xml:space="preserve"> have </w:t>
      </w:r>
      <w:r w:rsidR="00E84D3B" w:rsidRPr="00035949">
        <w:rPr>
          <w:i/>
        </w:rPr>
        <w:t>independent continuants</w:t>
      </w:r>
      <w:r w:rsidR="00E84D3B" w:rsidRPr="00035949">
        <w:t xml:space="preserve"> </w:t>
      </w:r>
      <w:r w:rsidR="000056C4" w:rsidRPr="00035949">
        <w:t xml:space="preserve">that </w:t>
      </w:r>
      <w:r w:rsidR="00E84D3B" w:rsidRPr="00035949">
        <w:t xml:space="preserve">are not </w:t>
      </w:r>
      <w:r w:rsidR="00E84D3B" w:rsidRPr="00035949">
        <w:rPr>
          <w:i/>
        </w:rPr>
        <w:t>spatial regions</w:t>
      </w:r>
      <w:r w:rsidR="00E84D3B" w:rsidRPr="00035949">
        <w:t xml:space="preserve"> </w:t>
      </w:r>
      <w:r w:rsidR="00687850" w:rsidRPr="00035949">
        <w:t>as their bearers.</w:t>
      </w:r>
      <w:r w:rsidR="006D323D" w:rsidRPr="00035949">
        <w:t xml:space="preserve"> [060-00</w:t>
      </w:r>
      <w:r w:rsidR="00E84D3B" w:rsidRPr="00035949">
        <w:t>2</w:t>
      </w:r>
      <w:r w:rsidR="006D323D" w:rsidRPr="00035949">
        <w:t>]</w:t>
      </w:r>
      <w:r w:rsidRPr="00035949">
        <w:rPr>
          <w:rStyle w:val="Annotation"/>
        </w:rPr>
        <w:t xml:space="preserve"> ]</w:t>
      </w:r>
    </w:p>
    <w:p w14:paraId="7DF5974B" w14:textId="2C7CE0B8" w:rsidR="009827DD" w:rsidRPr="00035949" w:rsidRDefault="00C01BBA" w:rsidP="002F4854">
      <w:r w:rsidRPr="00035949">
        <w:t>There are r</w:t>
      </w:r>
      <w:r w:rsidR="00597CDC" w:rsidRPr="00035949">
        <w:t>eciprocal</w:t>
      </w:r>
      <w:r w:rsidR="007A4DDC" w:rsidRPr="00035949">
        <w:t xml:space="preserve"> </w:t>
      </w:r>
      <w:r w:rsidR="00BC2548" w:rsidRPr="00035949">
        <w:rPr>
          <w:i/>
        </w:rPr>
        <w:t xml:space="preserve">realizable </w:t>
      </w:r>
      <w:r w:rsidR="00921592" w:rsidRPr="00035949">
        <w:rPr>
          <w:i/>
        </w:rPr>
        <w:t>dependent continuant</w:t>
      </w:r>
      <w:r w:rsidR="00FB129B" w:rsidRPr="00035949">
        <w:rPr>
          <w:i/>
        </w:rPr>
        <w:t>s</w:t>
      </w:r>
      <w:r w:rsidR="00681069" w:rsidRPr="00035949">
        <w:t xml:space="preserve"> in the sense defined above</w:t>
      </w:r>
      <w:r w:rsidR="00597CDC" w:rsidRPr="00035949">
        <w:t xml:space="preserve"> (e.g.</w:t>
      </w:r>
      <w:r w:rsidR="00681069" w:rsidRPr="00035949">
        <w:t xml:space="preserve"> the</w:t>
      </w:r>
      <w:r w:rsidR="00597CDC" w:rsidRPr="00035949">
        <w:t xml:space="preserve"> husband</w:t>
      </w:r>
      <w:r w:rsidR="00681069" w:rsidRPr="00035949">
        <w:t xml:space="preserve"> and </w:t>
      </w:r>
      <w:r w:rsidR="00597CDC" w:rsidRPr="00035949">
        <w:t>wife</w:t>
      </w:r>
      <w:r w:rsidR="00681069" w:rsidRPr="00035949">
        <w:t xml:space="preserve"> roles</w:t>
      </w:r>
      <w:r w:rsidR="000D245E" w:rsidRPr="00035949">
        <w:t>, as described in [</w:t>
      </w:r>
      <w:r w:rsidR="00EC6A9C" w:rsidRPr="00035949">
        <w:fldChar w:fldCharType="begin"/>
      </w:r>
      <w:r w:rsidR="00EC6A9C" w:rsidRPr="00035949">
        <w:instrText xml:space="preserve"> REF _Ref309483154 \r \h  \* MERGEFORMAT </w:instrText>
      </w:r>
      <w:r w:rsidR="00EC6A9C" w:rsidRPr="00035949">
        <w:fldChar w:fldCharType="separate"/>
      </w:r>
      <w:r w:rsidR="000A7629">
        <w:t>28</w:t>
      </w:r>
      <w:r w:rsidR="00EC6A9C" w:rsidRPr="00035949">
        <w:fldChar w:fldCharType="end"/>
      </w:r>
      <w:r w:rsidR="001E66EA" w:rsidRPr="00035949">
        <w:t xml:space="preserve">, </w:t>
      </w:r>
      <w:r w:rsidR="00EC6A9C" w:rsidRPr="00035949">
        <w:fldChar w:fldCharType="begin"/>
      </w:r>
      <w:r w:rsidR="00EC6A9C" w:rsidRPr="00035949">
        <w:instrText xml:space="preserve"> REF _Ref313200808 \r \h  \* MERGEFORMAT </w:instrText>
      </w:r>
      <w:r w:rsidR="00EC6A9C" w:rsidRPr="00035949">
        <w:fldChar w:fldCharType="separate"/>
      </w:r>
      <w:r w:rsidR="000A7629">
        <w:t>79</w:t>
      </w:r>
      <w:r w:rsidR="00EC6A9C" w:rsidRPr="00035949">
        <w:fldChar w:fldCharType="end"/>
      </w:r>
      <w:r w:rsidR="000D245E" w:rsidRPr="00035949">
        <w:t>]</w:t>
      </w:r>
      <w:r w:rsidR="00597CDC" w:rsidRPr="00035949">
        <w:t>)</w:t>
      </w:r>
      <w:r w:rsidR="00BC2548" w:rsidRPr="00035949">
        <w:t>.</w:t>
      </w:r>
      <w:bookmarkStart w:id="344" w:name="_Toc313270718"/>
    </w:p>
    <w:p w14:paraId="51BA1C92" w14:textId="63F564D1" w:rsidR="00F33687" w:rsidRPr="00035949" w:rsidRDefault="00E32204" w:rsidP="00140957">
      <w:pPr>
        <w:pStyle w:val="Heading3"/>
      </w:pPr>
      <w:bookmarkStart w:id="345" w:name="_Toc501053114"/>
      <w:r w:rsidRPr="00035949">
        <w:t>Role (</w:t>
      </w:r>
      <w:r w:rsidR="00BE7980" w:rsidRPr="00035949">
        <w:t>externally</w:t>
      </w:r>
      <w:r w:rsidRPr="00035949">
        <w:t>-</w:t>
      </w:r>
      <w:r w:rsidR="00BE7980" w:rsidRPr="00035949">
        <w:t>grounded realizable entity</w:t>
      </w:r>
      <w:r w:rsidRPr="00035949">
        <w:t>)</w:t>
      </w:r>
      <w:bookmarkEnd w:id="344"/>
      <w:bookmarkEnd w:id="345"/>
    </w:p>
    <w:p w14:paraId="6BE6DE7C" w14:textId="0D7D17D8" w:rsidR="00F33687" w:rsidRPr="00035949" w:rsidRDefault="0099564E" w:rsidP="000056C4">
      <w:pPr>
        <w:pStyle w:val="Specification"/>
      </w:pPr>
      <w:r w:rsidRPr="00035949">
        <w:rPr>
          <w:rStyle w:val="Annotation"/>
        </w:rPr>
        <w:t>a(role)[</w:t>
      </w:r>
      <w:r w:rsidR="00236D40" w:rsidRPr="00035949">
        <w:rPr>
          <w:rStyle w:val="SpecificationType"/>
          <w:sz w:val="22"/>
        </w:rPr>
        <w:t>Elucidation</w:t>
      </w:r>
      <w:r w:rsidR="00236D40" w:rsidRPr="00035949">
        <w:rPr>
          <w:smallCaps/>
        </w:rPr>
        <w:t>:</w:t>
      </w:r>
      <w:r w:rsidR="00BC2548" w:rsidRPr="00035949">
        <w:t xml:space="preserve"> </w:t>
      </w:r>
      <w:r w:rsidR="008A6944" w:rsidRPr="00035949">
        <w:rPr>
          <w:i/>
        </w:rPr>
        <w:t>b</w:t>
      </w:r>
      <w:r w:rsidR="00E32204" w:rsidRPr="00035949">
        <w:t xml:space="preserve"> is a </w:t>
      </w:r>
      <w:r w:rsidR="00E32204" w:rsidRPr="00035949">
        <w:rPr>
          <w:i/>
        </w:rPr>
        <w:t>role</w:t>
      </w:r>
      <w:r w:rsidR="007A4DDC" w:rsidRPr="00035949">
        <w:rPr>
          <w:i/>
        </w:rPr>
        <w:t xml:space="preserve"> </w:t>
      </w:r>
      <w:r w:rsidR="00BC2548" w:rsidRPr="00035949">
        <w:t>means:</w:t>
      </w:r>
      <w:r w:rsidR="007A4DDC" w:rsidRPr="00035949">
        <w:t xml:space="preserve"> </w:t>
      </w:r>
    </w:p>
    <w:p w14:paraId="12F225E6" w14:textId="13086528" w:rsidR="00F33687" w:rsidRPr="00035949" w:rsidRDefault="008A6944" w:rsidP="00140957">
      <w:pPr>
        <w:pStyle w:val="SpecificationInternal"/>
        <w:ind w:left="2160"/>
      </w:pPr>
      <w:r w:rsidRPr="00035949">
        <w:rPr>
          <w:i/>
        </w:rPr>
        <w:t>b</w:t>
      </w:r>
      <w:r w:rsidR="00E32204" w:rsidRPr="00035949">
        <w:t xml:space="preserve"> is a </w:t>
      </w:r>
      <w:r w:rsidR="00E32204" w:rsidRPr="00035949">
        <w:rPr>
          <w:i/>
        </w:rPr>
        <w:t>realizable</w:t>
      </w:r>
      <w:r w:rsidR="00465C17" w:rsidRPr="00035949">
        <w:rPr>
          <w:i/>
        </w:rPr>
        <w:t xml:space="preserve"> entity</w:t>
      </w:r>
      <w:r w:rsidR="00E32204" w:rsidRPr="00035949">
        <w:rPr>
          <w:i/>
        </w:rPr>
        <w:t xml:space="preserve"> </w:t>
      </w:r>
    </w:p>
    <w:p w14:paraId="6EA49CED" w14:textId="441D5F09" w:rsidR="00F33687" w:rsidRPr="00035949" w:rsidRDefault="00BC0405" w:rsidP="00140957">
      <w:pPr>
        <w:pStyle w:val="SpecificationInternal"/>
        <w:ind w:left="2160"/>
      </w:pPr>
      <w:r w:rsidRPr="00035949">
        <w:t xml:space="preserve">&amp; </w:t>
      </w:r>
      <w:r w:rsidR="008A6944" w:rsidRPr="00035949">
        <w:rPr>
          <w:i/>
        </w:rPr>
        <w:t>b</w:t>
      </w:r>
      <w:r w:rsidRPr="00035949">
        <w:t xml:space="preserve"> </w:t>
      </w:r>
      <w:r w:rsidR="00E32204" w:rsidRPr="00035949">
        <w:t xml:space="preserve">exists because </w:t>
      </w:r>
      <w:r w:rsidRPr="00035949">
        <w:t xml:space="preserve">there is some single </w:t>
      </w:r>
      <w:r w:rsidR="00E32204" w:rsidRPr="00035949">
        <w:t xml:space="preserve">bearer </w:t>
      </w:r>
      <w:r w:rsidRPr="00035949">
        <w:t xml:space="preserve">that </w:t>
      </w:r>
      <w:r w:rsidR="00E32204" w:rsidRPr="00035949">
        <w:t>is in some special physical, social, or institutional set of circumstances in which th</w:t>
      </w:r>
      <w:r w:rsidRPr="00035949">
        <w:t>is</w:t>
      </w:r>
      <w:r w:rsidR="00E32204" w:rsidRPr="00035949">
        <w:t xml:space="preserve"> bearer does not have to be</w:t>
      </w:r>
    </w:p>
    <w:p w14:paraId="3C252F07" w14:textId="35D3BC41" w:rsidR="00F33687" w:rsidRPr="00035949" w:rsidRDefault="00BC0405" w:rsidP="00140957">
      <w:pPr>
        <w:pStyle w:val="SpecificationInternal"/>
        <w:ind w:left="2160"/>
      </w:pPr>
      <w:r w:rsidRPr="00035949">
        <w:t xml:space="preserve">&amp; </w:t>
      </w:r>
      <w:r w:rsidR="008A6944" w:rsidRPr="00035949">
        <w:t>b</w:t>
      </w:r>
      <w:r w:rsidRPr="00035949">
        <w:t xml:space="preserve"> is </w:t>
      </w:r>
      <w:r w:rsidR="00E32204" w:rsidRPr="00035949">
        <w:t>not such that, if it ceases to exist, then the physical make-up of the bearer is thereby changed.</w:t>
      </w:r>
      <w:r w:rsidR="006D323D" w:rsidRPr="00035949">
        <w:t xml:space="preserve"> [061-001]</w:t>
      </w:r>
      <w:r w:rsidR="0099564E" w:rsidRPr="00035949">
        <w:rPr>
          <w:rStyle w:val="Annotation"/>
        </w:rPr>
        <w:t>]</w:t>
      </w:r>
    </w:p>
    <w:p w14:paraId="45C59A14" w14:textId="4D22CAE9" w:rsidR="00F33687" w:rsidRPr="00035949" w:rsidRDefault="0099564E" w:rsidP="00140957">
      <w:pPr>
        <w:pStyle w:val="Specification"/>
      </w:pPr>
      <w:r w:rsidRPr="00035949">
        <w:rPr>
          <w:rStyle w:val="Annotation"/>
        </w:rPr>
        <w:t>a</w:t>
      </w:r>
      <w:r w:rsidR="003E647D" w:rsidRPr="00035949">
        <w:rPr>
          <w:rStyle w:val="Annotation"/>
        </w:rPr>
        <w:t>s</w:t>
      </w:r>
      <w:r w:rsidRPr="00035949">
        <w:rPr>
          <w:rStyle w:val="Annotation"/>
        </w:rPr>
        <w:t>(role)[</w:t>
      </w:r>
      <w:r w:rsidR="00BC4A0D" w:rsidRPr="00035949">
        <w:rPr>
          <w:rStyle w:val="SpecificationType"/>
          <w:sz w:val="22"/>
        </w:rPr>
        <w:t>Examples</w:t>
      </w:r>
      <w:r w:rsidR="00BC4A0D" w:rsidRPr="00035949">
        <w:t>:</w:t>
      </w:r>
      <w:r w:rsidR="000056C4" w:rsidRPr="00035949">
        <w:t xml:space="preserve"> </w:t>
      </w:r>
      <w:r w:rsidR="00BC4A0D" w:rsidRPr="00035949">
        <w:t>the priest role</w:t>
      </w:r>
      <w:r w:rsidR="009318C1">
        <w:t>,</w:t>
      </w:r>
      <w:r w:rsidR="00BC4A0D" w:rsidRPr="00035949">
        <w:t xml:space="preserve"> </w:t>
      </w:r>
      <w:r w:rsidR="003E647D" w:rsidRPr="00035949">
        <w:rPr>
          <w:rStyle w:val="Annotation"/>
        </w:rPr>
        <w:t>\</w:t>
      </w:r>
      <w:r w:rsidR="000056C4" w:rsidRPr="00035949">
        <w:rPr>
          <w:rStyle w:val="Annotation"/>
        </w:rPr>
        <w:t xml:space="preserve">, </w:t>
      </w:r>
      <w:r w:rsidR="00BC4A0D" w:rsidRPr="00035949">
        <w:t>the student role</w:t>
      </w:r>
      <w:r w:rsidR="009318C1">
        <w:t>,</w:t>
      </w:r>
      <w:r w:rsidR="00EB1FAB">
        <w:t xml:space="preserve"> </w:t>
      </w:r>
      <w:r w:rsidR="003E647D" w:rsidRPr="00035949">
        <w:rPr>
          <w:rStyle w:val="Annotation"/>
        </w:rPr>
        <w:t>\</w:t>
      </w:r>
      <w:r w:rsidR="000056C4" w:rsidRPr="00035949">
        <w:rPr>
          <w:rStyle w:val="Annotation"/>
        </w:rPr>
        <w:t xml:space="preserve">, </w:t>
      </w:r>
      <w:r w:rsidR="00BC4A0D" w:rsidRPr="00035949">
        <w:t>the role of subject in a clinical trial</w:t>
      </w:r>
      <w:r w:rsidR="009318C1">
        <w:t>,</w:t>
      </w:r>
      <w:r w:rsidR="00EB1FAB">
        <w:t xml:space="preserve"> </w:t>
      </w:r>
      <w:r w:rsidR="003E647D" w:rsidRPr="00035949">
        <w:rPr>
          <w:rStyle w:val="Annotation"/>
        </w:rPr>
        <w:t>\</w:t>
      </w:r>
      <w:r w:rsidR="000056C4" w:rsidRPr="00035949">
        <w:rPr>
          <w:rStyle w:val="Annotation"/>
        </w:rPr>
        <w:t xml:space="preserve">, </w:t>
      </w:r>
      <w:r w:rsidR="00BC4A0D" w:rsidRPr="00035949">
        <w:t xml:space="preserve">the role of a stone in marking a </w:t>
      </w:r>
      <w:r w:rsidR="00681069" w:rsidRPr="00035949">
        <w:t xml:space="preserve">property </w:t>
      </w:r>
      <w:r w:rsidR="00BC4A0D" w:rsidRPr="00035949">
        <w:t>boundary</w:t>
      </w:r>
      <w:r w:rsidR="009318C1">
        <w:t>,</w:t>
      </w:r>
      <w:r w:rsidR="00EB1FAB">
        <w:t xml:space="preserve"> </w:t>
      </w:r>
      <w:r w:rsidR="003E647D" w:rsidRPr="00035949">
        <w:rPr>
          <w:rStyle w:val="Annotation"/>
        </w:rPr>
        <w:t>\</w:t>
      </w:r>
      <w:r w:rsidR="000056C4" w:rsidRPr="00035949">
        <w:rPr>
          <w:rStyle w:val="Annotation"/>
        </w:rPr>
        <w:t xml:space="preserve">, </w:t>
      </w:r>
      <w:r w:rsidR="00681069" w:rsidRPr="00035949">
        <w:t>the role of a boundary to demarcate two neighboring administrative territories</w:t>
      </w:r>
      <w:r w:rsidR="00B42ED8" w:rsidRPr="00035949">
        <w:rPr>
          <w:rStyle w:val="Annotation"/>
        </w:rPr>
        <w:t>\</w:t>
      </w:r>
      <w:r w:rsidR="00B42ED8" w:rsidRPr="00035949">
        <w:t xml:space="preserve">, </w:t>
      </w:r>
      <w:r w:rsidR="00747D64" w:rsidRPr="00035949">
        <w:t>the role of a building in serving as a military target</w:t>
      </w:r>
      <w:r w:rsidRPr="00035949">
        <w:rPr>
          <w:rStyle w:val="Annotation"/>
        </w:rPr>
        <w:t>]</w:t>
      </w:r>
    </w:p>
    <w:p w14:paraId="584E5A18" w14:textId="098B57C4" w:rsidR="00BC0405" w:rsidRPr="00035949" w:rsidRDefault="00E32204">
      <w:r w:rsidRPr="00035949">
        <w:t xml:space="preserve">‘Role’ is another name for what we might call an </w:t>
      </w:r>
      <w:r w:rsidRPr="00035949">
        <w:rPr>
          <w:rFonts w:ascii="Times New Roman Italic" w:hAnsi="Times New Roman Italic" w:hint="eastAsia"/>
        </w:rPr>
        <w:t>extrinsic</w:t>
      </w:r>
      <w:r w:rsidRPr="00035949">
        <w:t xml:space="preserve"> or </w:t>
      </w:r>
      <w:r w:rsidRPr="00035949">
        <w:rPr>
          <w:rFonts w:ascii="Times New Roman Italic" w:hAnsi="Times New Roman Italic" w:hint="eastAsia"/>
        </w:rPr>
        <w:t xml:space="preserve">externally-grounded </w:t>
      </w:r>
      <w:r w:rsidRPr="00035949">
        <w:t>realizable</w:t>
      </w:r>
      <w:r w:rsidR="00465C17" w:rsidRPr="00035949">
        <w:t xml:space="preserve"> entity</w:t>
      </w:r>
      <w:r w:rsidRPr="00035949">
        <w:t>. An</w:t>
      </w:r>
      <w:r w:rsidR="00465C17" w:rsidRPr="00035949">
        <w:t xml:space="preserve"> entity</w:t>
      </w:r>
      <w:r w:rsidRPr="00035949">
        <w:t xml:space="preserve"> </w:t>
      </w:r>
      <w:r w:rsidR="00687850" w:rsidRPr="00035949">
        <w:t xml:space="preserve">has </w:t>
      </w:r>
      <w:r w:rsidRPr="00035949">
        <w:t xml:space="preserve">a </w:t>
      </w:r>
      <w:r w:rsidR="00687850" w:rsidRPr="00035949">
        <w:t xml:space="preserve">certain </w:t>
      </w:r>
      <w:r w:rsidRPr="00035949">
        <w:t>role not because of the way it itself is, but because of something that</w:t>
      </w:r>
      <w:r w:rsidR="00192689" w:rsidRPr="00035949">
        <w:t xml:space="preserve"> happens or obtains externally, for example a student is enrolled in an institution of learning, a patient i</w:t>
      </w:r>
      <w:r w:rsidR="00E81373">
        <w:t>s enrolled in a clinical trial.</w:t>
      </w:r>
    </w:p>
    <w:p w14:paraId="50E33B1C" w14:textId="2E862566" w:rsidR="00F33687" w:rsidRPr="00035949" w:rsidRDefault="00BC2548" w:rsidP="00140957">
      <w:pPr>
        <w:pStyle w:val="Heading4"/>
      </w:pPr>
      <w:bookmarkStart w:id="346" w:name="_Toc501053115"/>
      <w:r w:rsidRPr="00035949">
        <w:lastRenderedPageBreak/>
        <w:t xml:space="preserve">Optionality of </w:t>
      </w:r>
      <w:r w:rsidR="00BE7980" w:rsidRPr="00035949">
        <w:t>roles</w:t>
      </w:r>
      <w:bookmarkEnd w:id="346"/>
    </w:p>
    <w:p w14:paraId="385F8CB2" w14:textId="77777777" w:rsidR="00E32204" w:rsidRPr="00035949" w:rsidRDefault="00BC2548">
      <w:r w:rsidRPr="00035949">
        <w:t>Because a role is not a consequence of the in-built physical make-up of its bearer, r</w:t>
      </w:r>
      <w:r w:rsidR="00E32204" w:rsidRPr="00035949">
        <w:t xml:space="preserve">oles are </w:t>
      </w:r>
      <w:r w:rsidR="00E32204" w:rsidRPr="00035949">
        <w:rPr>
          <w:i/>
        </w:rPr>
        <w:t>optional</w:t>
      </w:r>
      <w:r w:rsidR="00760F91" w:rsidRPr="00035949">
        <w:t xml:space="preserve"> in the sense that the bearer of a role </w:t>
      </w:r>
      <w:r w:rsidR="000D245E" w:rsidRPr="00035949">
        <w:t>can lose this</w:t>
      </w:r>
      <w:r w:rsidR="00E32204" w:rsidRPr="00035949">
        <w:t xml:space="preserve"> role without being </w:t>
      </w:r>
      <w:r w:rsidRPr="00035949">
        <w:t xml:space="preserve">thereby </w:t>
      </w:r>
      <w:r w:rsidR="00E32204" w:rsidRPr="00035949">
        <w:t>physically changed.</w:t>
      </w:r>
      <w:r w:rsidRPr="00035949">
        <w:t xml:space="preserve"> </w:t>
      </w:r>
      <w:r w:rsidR="00C677CC" w:rsidRPr="00035949">
        <w:t xml:space="preserve">If the role ceases to exist, then it is not the case that the bearer must </w:t>
      </w:r>
      <w:r w:rsidR="00E975A9" w:rsidRPr="00035949">
        <w:t>physically change</w:t>
      </w:r>
      <w:r w:rsidR="00C677CC" w:rsidRPr="00035949">
        <w:t xml:space="preserve">. </w:t>
      </w:r>
      <w:r w:rsidR="00687850" w:rsidRPr="00035949">
        <w:t>R</w:t>
      </w:r>
      <w:r w:rsidRPr="00035949">
        <w:t>oles</w:t>
      </w:r>
      <w:r w:rsidR="00687850" w:rsidRPr="00035949">
        <w:t xml:space="preserve"> characteristically </w:t>
      </w:r>
      <w:r w:rsidRPr="00035949">
        <w:t xml:space="preserve">involve some form of social ascription or </w:t>
      </w:r>
      <w:r w:rsidR="00151755" w:rsidRPr="00035949">
        <w:t xml:space="preserve">imputation. </w:t>
      </w:r>
    </w:p>
    <w:p w14:paraId="44A5553E" w14:textId="77777777" w:rsidR="00E975A9" w:rsidRPr="00035949" w:rsidRDefault="00E975A9">
      <w:r w:rsidRPr="00035949">
        <w:t xml:space="preserve">Some qualities and dispositions are non-optional in the sense that, if they cease to exist, then their bearer ceases to exist. (Consider for example the quality </w:t>
      </w:r>
      <w:r w:rsidRPr="00035949">
        <w:rPr>
          <w:i/>
        </w:rPr>
        <w:t>mass.</w:t>
      </w:r>
      <w:r w:rsidRPr="00035949">
        <w:t>) Such cases will be dealt with in a future version of BFO.</w:t>
      </w:r>
    </w:p>
    <w:p w14:paraId="15C3F76E" w14:textId="77777777" w:rsidR="00F33687" w:rsidRPr="00035949" w:rsidRDefault="00BC2548" w:rsidP="00140957">
      <w:pPr>
        <w:pStyle w:val="Heading4"/>
      </w:pPr>
      <w:bookmarkStart w:id="347" w:name="_Toc501053116"/>
      <w:r w:rsidRPr="00035949">
        <w:t>H</w:t>
      </w:r>
      <w:r w:rsidR="0064627E" w:rsidRPr="00035949">
        <w:t>aving a role vs. playing a role</w:t>
      </w:r>
      <w:bookmarkEnd w:id="347"/>
    </w:p>
    <w:p w14:paraId="19F7EA84" w14:textId="6DCF15C5" w:rsidR="002465A4" w:rsidRPr="00035949" w:rsidRDefault="00760F91">
      <w:r w:rsidRPr="00035949">
        <w:t>An</w:t>
      </w:r>
      <w:r w:rsidR="00465C17" w:rsidRPr="00035949">
        <w:t xml:space="preserve"> entity</w:t>
      </w:r>
      <w:r w:rsidRPr="00035949">
        <w:t xml:space="preserve"> </w:t>
      </w:r>
      <w:r w:rsidR="00E975A9" w:rsidRPr="00035949">
        <w:t xml:space="preserve">is sometimes said to </w:t>
      </w:r>
      <w:r w:rsidRPr="00035949">
        <w:t xml:space="preserve">play a role, as when a passenger plays the role of a pilot on a commercial plane in an emergency, or a </w:t>
      </w:r>
      <w:r w:rsidR="00732B2C">
        <w:t>forged bearer bond plays the role of providing security for a loan</w:t>
      </w:r>
      <w:r w:rsidR="007A4DDC" w:rsidRPr="00035949">
        <w:t xml:space="preserve">; </w:t>
      </w:r>
      <w:r w:rsidRPr="00035949">
        <w:t xml:space="preserve">but neither the person nor the </w:t>
      </w:r>
      <w:r w:rsidR="00732B2C">
        <w:t xml:space="preserve">bearer bond </w:t>
      </w:r>
      <w:r w:rsidR="00752480">
        <w:t xml:space="preserve">actually </w:t>
      </w:r>
      <w:r w:rsidRPr="00035949">
        <w:rPr>
          <w:rFonts w:ascii="Times New Roman Italic" w:hAnsi="Times New Roman Italic"/>
        </w:rPr>
        <w:t>have</w:t>
      </w:r>
      <w:r w:rsidR="00480A86" w:rsidRPr="00035949">
        <w:t xml:space="preserve"> those roles. </w:t>
      </w:r>
      <w:r w:rsidR="00345141" w:rsidRPr="00035949">
        <w:t>BFO 2</w:t>
      </w:r>
      <w:r w:rsidR="002451E1" w:rsidRPr="00035949">
        <w:t>.</w:t>
      </w:r>
      <w:r w:rsidR="00345141" w:rsidRPr="00035949">
        <w:t xml:space="preserve">0 </w:t>
      </w:r>
      <w:r w:rsidR="002451E1" w:rsidRPr="00035949">
        <w:t xml:space="preserve">only </w:t>
      </w:r>
      <w:r w:rsidR="00345141" w:rsidRPr="00035949">
        <w:t xml:space="preserve">specifies the </w:t>
      </w:r>
      <w:r w:rsidR="00345141" w:rsidRPr="00035949">
        <w:rPr>
          <w:b/>
        </w:rPr>
        <w:t xml:space="preserve">has_role </w:t>
      </w:r>
      <w:r w:rsidR="00345141" w:rsidRPr="00035949">
        <w:t>relation.</w:t>
      </w:r>
    </w:p>
    <w:p w14:paraId="56EC7C3B" w14:textId="4A878867" w:rsidR="00F33687" w:rsidRPr="00035949" w:rsidRDefault="0046137A" w:rsidP="00140957">
      <w:pPr>
        <w:pStyle w:val="Heading3"/>
      </w:pPr>
      <w:bookmarkStart w:id="348" w:name="_Toc313270719"/>
      <w:r w:rsidRPr="00035949">
        <w:t xml:space="preserve"> </w:t>
      </w:r>
      <w:bookmarkStart w:id="349" w:name="_Toc501053117"/>
      <w:r w:rsidR="00760F91" w:rsidRPr="00035949">
        <w:t>Disposition (</w:t>
      </w:r>
      <w:r w:rsidR="00BE7980" w:rsidRPr="00035949">
        <w:t>internally</w:t>
      </w:r>
      <w:r w:rsidR="00760F91" w:rsidRPr="00035949">
        <w:t>-</w:t>
      </w:r>
      <w:r w:rsidR="00BE7980" w:rsidRPr="00035949">
        <w:t xml:space="preserve">grounded realizable </w:t>
      </w:r>
      <w:r w:rsidR="00465C17" w:rsidRPr="00035949">
        <w:t>entity</w:t>
      </w:r>
      <w:r w:rsidR="00760F91" w:rsidRPr="00035949">
        <w:t>)</w:t>
      </w:r>
      <w:bookmarkEnd w:id="348"/>
      <w:bookmarkEnd w:id="349"/>
    </w:p>
    <w:p w14:paraId="66F829E6" w14:textId="31DCEFF8" w:rsidR="002451E1" w:rsidRPr="00035949" w:rsidRDefault="00F15BDE" w:rsidP="002451E1">
      <w:pPr>
        <w:pStyle w:val="Specification"/>
      </w:pPr>
      <w:r w:rsidRPr="00035949">
        <w:rPr>
          <w:rStyle w:val="Annotation"/>
        </w:rPr>
        <w:t>a(disposition)[</w:t>
      </w:r>
      <w:r w:rsidR="00236D40" w:rsidRPr="00035949">
        <w:rPr>
          <w:rStyle w:val="SpecificationType"/>
          <w:sz w:val="22"/>
        </w:rPr>
        <w:t>Elucidation</w:t>
      </w:r>
      <w:r w:rsidR="00236D40" w:rsidRPr="00035949">
        <w:rPr>
          <w:smallCaps/>
        </w:rPr>
        <w:t>:</w:t>
      </w:r>
      <w:r w:rsidR="000D245E" w:rsidRPr="00035949">
        <w:t xml:space="preserve"> </w:t>
      </w:r>
      <w:r w:rsidR="008A6944" w:rsidRPr="00035949">
        <w:rPr>
          <w:i/>
        </w:rPr>
        <w:t>b</w:t>
      </w:r>
      <w:r w:rsidR="00D871F1" w:rsidRPr="00035949">
        <w:rPr>
          <w:i/>
        </w:rPr>
        <w:t xml:space="preserve"> </w:t>
      </w:r>
      <w:r w:rsidR="00D871F1" w:rsidRPr="00035949">
        <w:t xml:space="preserve">is a </w:t>
      </w:r>
      <w:r w:rsidR="00D871F1" w:rsidRPr="00035949">
        <w:rPr>
          <w:rFonts w:ascii="Times New Roman Italic" w:hAnsi="Times New Roman Italic"/>
        </w:rPr>
        <w:t>disposition</w:t>
      </w:r>
      <w:r w:rsidR="007A4DDC" w:rsidRPr="00035949">
        <w:rPr>
          <w:rFonts w:ascii="Times New Roman Italic" w:hAnsi="Times New Roman Italic"/>
        </w:rPr>
        <w:t xml:space="preserve"> </w:t>
      </w:r>
      <w:r w:rsidR="000D245E" w:rsidRPr="00035949">
        <w:t>means:</w:t>
      </w:r>
      <w:r w:rsidR="007A4DDC" w:rsidRPr="00035949">
        <w:t xml:space="preserve"> </w:t>
      </w:r>
    </w:p>
    <w:p w14:paraId="6FAEA584" w14:textId="0A02CCF0" w:rsidR="00F33687" w:rsidRPr="00035949" w:rsidRDefault="008A6944" w:rsidP="00140957">
      <w:pPr>
        <w:pStyle w:val="SpecificationInternal"/>
        <w:ind w:left="2160"/>
        <w:jc w:val="left"/>
        <w:rPr>
          <w:rStyle w:val="Strong1"/>
          <w:rFonts w:ascii="Times New Roman" w:hAnsi="Times New Roman" w:cstheme="majorBidi"/>
          <w:b/>
          <w:bCs/>
          <w:i/>
          <w:iCs/>
        </w:rPr>
      </w:pPr>
      <w:r w:rsidRPr="00035949">
        <w:rPr>
          <w:i/>
        </w:rPr>
        <w:t>b</w:t>
      </w:r>
      <w:r w:rsidR="00D871F1" w:rsidRPr="00035949">
        <w:rPr>
          <w:i/>
        </w:rPr>
        <w:t xml:space="preserve"> </w:t>
      </w:r>
      <w:r w:rsidR="00D871F1" w:rsidRPr="00035949">
        <w:t xml:space="preserve">is a </w:t>
      </w:r>
      <w:r w:rsidR="00D871F1" w:rsidRPr="00035949">
        <w:rPr>
          <w:i/>
        </w:rPr>
        <w:t>realizable entity</w:t>
      </w:r>
      <w:r w:rsidR="00E975A9" w:rsidRPr="00035949">
        <w:t xml:space="preserve"> </w:t>
      </w:r>
      <w:r w:rsidR="00012964" w:rsidRPr="00035949">
        <w:br/>
      </w:r>
      <w:r w:rsidR="00E975A9" w:rsidRPr="00035949">
        <w:t xml:space="preserve">&amp; </w:t>
      </w:r>
      <w:r w:rsidRPr="00035949">
        <w:rPr>
          <w:i/>
        </w:rPr>
        <w:t>b</w:t>
      </w:r>
      <w:r w:rsidR="00E975A9" w:rsidRPr="00035949">
        <w:t xml:space="preserve">’s bearer is some </w:t>
      </w:r>
      <w:r w:rsidR="00E975A9" w:rsidRPr="00035949">
        <w:rPr>
          <w:i/>
        </w:rPr>
        <w:t>material entity</w:t>
      </w:r>
      <w:r w:rsidR="00D871F1" w:rsidRPr="00035949">
        <w:t xml:space="preserve"> </w:t>
      </w:r>
      <w:r w:rsidR="00012964" w:rsidRPr="00035949">
        <w:br/>
      </w:r>
      <w:r w:rsidR="00BC0405" w:rsidRPr="00035949">
        <w:t xml:space="preserve">&amp; </w:t>
      </w:r>
      <w:r w:rsidRPr="00035949">
        <w:rPr>
          <w:i/>
        </w:rPr>
        <w:t>b</w:t>
      </w:r>
      <w:r w:rsidR="00BC0405" w:rsidRPr="00035949">
        <w:rPr>
          <w:i/>
        </w:rPr>
        <w:t xml:space="preserve"> </w:t>
      </w:r>
      <w:r w:rsidR="00D871F1" w:rsidRPr="00035949">
        <w:t xml:space="preserve">is such that if it ceases to exist, then its bearer is physically changed, </w:t>
      </w:r>
      <w:r w:rsidR="00012964" w:rsidRPr="00035949">
        <w:br/>
      </w:r>
      <w:r w:rsidR="00BC0405" w:rsidRPr="00035949">
        <w:t xml:space="preserve">&amp; </w:t>
      </w:r>
      <w:r w:rsidRPr="00035949">
        <w:rPr>
          <w:i/>
        </w:rPr>
        <w:t>b</w:t>
      </w:r>
      <w:r w:rsidR="00BC0405" w:rsidRPr="00035949">
        <w:t xml:space="preserve">’s </w:t>
      </w:r>
      <w:r w:rsidR="00D871F1" w:rsidRPr="00035949">
        <w:t xml:space="preserve">realization occurs when </w:t>
      </w:r>
      <w:r w:rsidR="005C0DCE" w:rsidRPr="00035949">
        <w:t xml:space="preserve">and because </w:t>
      </w:r>
      <w:r w:rsidR="00D871F1" w:rsidRPr="00035949">
        <w:t xml:space="preserve">this bearer is in some special </w:t>
      </w:r>
      <w:r w:rsidR="00BE2EAE" w:rsidRPr="00035949">
        <w:t xml:space="preserve">physical circumstances, </w:t>
      </w:r>
      <w:r w:rsidR="00012964" w:rsidRPr="00035949">
        <w:br/>
      </w:r>
      <w:r w:rsidR="00F33687" w:rsidRPr="00035949">
        <w:rPr>
          <w:rFonts w:ascii="Times New Roman" w:hAnsi="Times New Roman"/>
        </w:rPr>
        <w:t>&amp; this realization occurs in virtue of the bearer’s physical make-up. [062-002]</w:t>
      </w:r>
      <w:r w:rsidR="00F33687" w:rsidRPr="00035949">
        <w:rPr>
          <w:rStyle w:val="Annotation"/>
        </w:rPr>
        <w:t>]</w:t>
      </w:r>
    </w:p>
    <w:p w14:paraId="11C4292D" w14:textId="0CA64732" w:rsidR="00F33687" w:rsidRPr="00035949" w:rsidRDefault="00F33687" w:rsidP="00140957">
      <w:pPr>
        <w:pStyle w:val="Specification"/>
        <w:jc w:val="left"/>
      </w:pPr>
      <w:r w:rsidRPr="00035949">
        <w:rPr>
          <w:rStyle w:val="Annotation"/>
        </w:rPr>
        <w:t>as(disposition)[</w:t>
      </w:r>
      <w:r w:rsidR="00BE2EAE" w:rsidRPr="00035949">
        <w:rPr>
          <w:rStyle w:val="SpecificationType"/>
          <w:sz w:val="22"/>
        </w:rPr>
        <w:t>Examples</w:t>
      </w:r>
      <w:r w:rsidRPr="00035949">
        <w:t>:</w:t>
      </w:r>
      <w:r w:rsidR="002451E1" w:rsidRPr="00035949">
        <w:t xml:space="preserve"> </w:t>
      </w:r>
      <w:r w:rsidRPr="00035949">
        <w:t>an</w:t>
      </w:r>
      <w:r w:rsidR="00760F91" w:rsidRPr="00035949">
        <w:t xml:space="preserve"> atom of element X has the disposition to decay</w:t>
      </w:r>
      <w:r w:rsidR="000D245E" w:rsidRPr="00035949">
        <w:t xml:space="preserve"> to an atom of element Y</w:t>
      </w:r>
      <w:r w:rsidR="003E647D" w:rsidRPr="00035949">
        <w:rPr>
          <w:rStyle w:val="Annotation"/>
        </w:rPr>
        <w:t>\</w:t>
      </w:r>
      <w:r w:rsidR="002451E1" w:rsidRPr="00035949">
        <w:t>,</w:t>
      </w:r>
      <w:r w:rsidR="00801B1F">
        <w:t xml:space="preserve"> </w:t>
      </w:r>
      <w:r w:rsidR="002451E1" w:rsidRPr="00035949">
        <w:rPr>
          <w:rStyle w:val="Annotation"/>
        </w:rPr>
        <w:t xml:space="preserve"> </w:t>
      </w:r>
      <w:r w:rsidR="00760F91" w:rsidRPr="00035949">
        <w:t xml:space="preserve">the cell wall is disposed to </w:t>
      </w:r>
      <w:r w:rsidR="000D245E" w:rsidRPr="00035949">
        <w:t xml:space="preserve"> </w:t>
      </w:r>
      <w:r w:rsidR="00451708">
        <w:t xml:space="preserve">transport cellular material through </w:t>
      </w:r>
      <w:r w:rsidR="000D245E" w:rsidRPr="00035949">
        <w:t>endoc</w:t>
      </w:r>
      <w:r w:rsidR="00451708">
        <w:t>y</w:t>
      </w:r>
      <w:r w:rsidR="000D245E" w:rsidRPr="00035949">
        <w:t>tosis and exoc</w:t>
      </w:r>
      <w:r w:rsidR="00451708">
        <w:t>y</w:t>
      </w:r>
      <w:r w:rsidR="000D245E" w:rsidRPr="00035949">
        <w:t>tosis</w:t>
      </w:r>
      <w:r w:rsidR="003E647D" w:rsidRPr="00035949">
        <w:rPr>
          <w:rStyle w:val="Annotation"/>
        </w:rPr>
        <w:t>\</w:t>
      </w:r>
      <w:r w:rsidR="002451E1" w:rsidRPr="00035949">
        <w:t>,</w:t>
      </w:r>
      <w:r w:rsidR="00801B1F">
        <w:t xml:space="preserve"> </w:t>
      </w:r>
      <w:r w:rsidR="002451E1" w:rsidRPr="00035949">
        <w:rPr>
          <w:rStyle w:val="Annotation"/>
        </w:rPr>
        <w:t xml:space="preserve"> </w:t>
      </w:r>
      <w:r w:rsidR="00760F91" w:rsidRPr="00035949">
        <w:t xml:space="preserve">certain people have a </w:t>
      </w:r>
      <w:r w:rsidR="007325BB" w:rsidRPr="00035949">
        <w:t>pre</w:t>
      </w:r>
      <w:r w:rsidR="00760F91" w:rsidRPr="00035949">
        <w:t>disposition to colon cancer</w:t>
      </w:r>
      <w:r w:rsidR="003E647D" w:rsidRPr="00035949">
        <w:rPr>
          <w:rStyle w:val="Annotation"/>
        </w:rPr>
        <w:t>\</w:t>
      </w:r>
      <w:r w:rsidR="002451E1" w:rsidRPr="00035949">
        <w:t xml:space="preserve">, </w:t>
      </w:r>
      <w:r w:rsidR="00760F91" w:rsidRPr="00035949">
        <w:t>children are innately disposed to categorize objects in certain ways.</w:t>
      </w:r>
      <w:r w:rsidR="00F15BDE" w:rsidRPr="00035949">
        <w:rPr>
          <w:rStyle w:val="Annotation"/>
        </w:rPr>
        <w:t>]</w:t>
      </w:r>
    </w:p>
    <w:p w14:paraId="2D6C601E" w14:textId="77777777" w:rsidR="00BC0405" w:rsidRPr="00035949" w:rsidRDefault="00BC0405">
      <w:r w:rsidRPr="00035949">
        <w:t xml:space="preserve">There are no relational dispositions. Thus each </w:t>
      </w:r>
      <w:r w:rsidR="00681069" w:rsidRPr="00035949">
        <w:t xml:space="preserve">disposition </w:t>
      </w:r>
      <w:r w:rsidRPr="00035949">
        <w:t xml:space="preserve">is the </w:t>
      </w:r>
      <w:r w:rsidR="00681069" w:rsidRPr="00035949">
        <w:t xml:space="preserve">disposition </w:t>
      </w:r>
      <w:r w:rsidRPr="00035949">
        <w:t>of exactly one bearer.</w:t>
      </w:r>
    </w:p>
    <w:p w14:paraId="31B01E4A" w14:textId="261E27F3" w:rsidR="00FB0792" w:rsidRPr="00035949" w:rsidRDefault="00760F91">
      <w:r w:rsidRPr="00035949">
        <w:lastRenderedPageBreak/>
        <w:t>Unlike roles, dispositions are not optional. If an</w:t>
      </w:r>
      <w:r w:rsidR="00465C17" w:rsidRPr="00035949">
        <w:t xml:space="preserve"> entity</w:t>
      </w:r>
      <w:r w:rsidR="00451708">
        <w:t>has a certain physical structure</w:t>
      </w:r>
      <w:r w:rsidRPr="00035949">
        <w:t>, then it has a</w:t>
      </w:r>
      <w:r w:rsidR="00CE6B56" w:rsidRPr="00035949">
        <w:t xml:space="preserve"> certain disposition</w:t>
      </w:r>
      <w:r w:rsidR="00451708">
        <w:t>.</w:t>
      </w:r>
      <w:r w:rsidR="00CE6B56" w:rsidRPr="00035949">
        <w:t xml:space="preserve"> </w:t>
      </w:r>
      <w:r w:rsidR="00451708">
        <w:t>I</w:t>
      </w:r>
      <w:r w:rsidR="00CE6B56" w:rsidRPr="00035949">
        <w:t xml:space="preserve">f its physical makeup is changed then it may lose that </w:t>
      </w:r>
      <w:r w:rsidRPr="00035949">
        <w:t xml:space="preserve">disposition. A disposition </w:t>
      </w:r>
      <w:r w:rsidR="00CE6B56" w:rsidRPr="00035949">
        <w:t xml:space="preserve">can for this reason </w:t>
      </w:r>
      <w:r w:rsidRPr="00035949">
        <w:t xml:space="preserve">also </w:t>
      </w:r>
      <w:r w:rsidR="00CE6B56" w:rsidRPr="00035949">
        <w:t xml:space="preserve">be referred to </w:t>
      </w:r>
      <w:r w:rsidRPr="00035949">
        <w:t xml:space="preserve">as an </w:t>
      </w:r>
      <w:r w:rsidRPr="00035949">
        <w:rPr>
          <w:rFonts w:ascii="Times New Roman Italic" w:hAnsi="Times New Roman Italic" w:hint="eastAsia"/>
          <w:i/>
        </w:rPr>
        <w:t xml:space="preserve">internally-grounded </w:t>
      </w:r>
      <w:r w:rsidRPr="00035949">
        <w:rPr>
          <w:i/>
        </w:rPr>
        <w:t>realizable</w:t>
      </w:r>
      <w:r w:rsidR="00465C17" w:rsidRPr="00035949">
        <w:rPr>
          <w:i/>
        </w:rPr>
        <w:t xml:space="preserve"> entity</w:t>
      </w:r>
      <w:r w:rsidRPr="00035949">
        <w:t>. That is, it is a realizable</w:t>
      </w:r>
      <w:r w:rsidR="007A4DDC" w:rsidRPr="00035949">
        <w:t xml:space="preserve"> </w:t>
      </w:r>
      <w:r w:rsidR="00465C17" w:rsidRPr="00035949">
        <w:t>entity</w:t>
      </w:r>
      <w:r w:rsidRPr="00035949">
        <w:t xml:space="preserve"> that is a reflection of the </w:t>
      </w:r>
      <w:r w:rsidR="00FB0792" w:rsidRPr="00035949">
        <w:t>(</w:t>
      </w:r>
      <w:r w:rsidRPr="00035949">
        <w:t>in-built or ac</w:t>
      </w:r>
      <w:r w:rsidR="00F33687" w:rsidRPr="00035949">
        <w:t>quired) physical make-up of the</w:t>
      </w:r>
      <w:r w:rsidR="00F33687" w:rsidRPr="00035949">
        <w:rPr>
          <w:i/>
        </w:rPr>
        <w:t xml:space="preserve"> material entity </w:t>
      </w:r>
      <w:r w:rsidR="00F33687" w:rsidRPr="00035949">
        <w:t xml:space="preserve">in which it </w:t>
      </w:r>
      <w:r w:rsidR="00F33687" w:rsidRPr="00035949">
        <w:rPr>
          <w:b/>
        </w:rPr>
        <w:t>inheres</w:t>
      </w:r>
      <w:r w:rsidR="00F33687" w:rsidRPr="00035949">
        <w:t>.</w:t>
      </w:r>
    </w:p>
    <w:p w14:paraId="4C86C9FC" w14:textId="7E1D4752" w:rsidR="00F33687" w:rsidRPr="00035949" w:rsidRDefault="00F33687" w:rsidP="00526BEE">
      <w:pPr>
        <w:pStyle w:val="Specification"/>
      </w:pPr>
      <w:r w:rsidRPr="00035949">
        <w:rPr>
          <w:rStyle w:val="Annotation"/>
        </w:rPr>
        <w:t>a(disposition)[</w:t>
      </w:r>
      <w:r w:rsidR="00BE2EAE" w:rsidRPr="00035949">
        <w:rPr>
          <w:rStyle w:val="SpecificationType"/>
        </w:rPr>
        <w:t>Axiom</w:t>
      </w:r>
      <w:r w:rsidRPr="00035949">
        <w:t xml:space="preserve">: If </w:t>
      </w:r>
      <w:r w:rsidR="00D92227" w:rsidRPr="00035949">
        <w:t>b</w:t>
      </w:r>
      <w:r w:rsidRPr="00035949">
        <w:t xml:space="preserve"> is a realizable entity then for all t at which </w:t>
      </w:r>
      <w:r w:rsidR="00D92227" w:rsidRPr="00035949">
        <w:t>b</w:t>
      </w:r>
      <w:r w:rsidRPr="00035949">
        <w:t xml:space="preserve"> exists, </w:t>
      </w:r>
      <w:r w:rsidR="00D92227" w:rsidRPr="00035949">
        <w:t>b</w:t>
      </w:r>
      <w:r w:rsidRPr="00035949">
        <w:t xml:space="preserve"> </w:t>
      </w:r>
      <w:r w:rsidRPr="00035949">
        <w:rPr>
          <w:b/>
        </w:rPr>
        <w:t>s-depends_on</w:t>
      </w:r>
      <w:r w:rsidRPr="00035949">
        <w:t xml:space="preserve"> some material entity </w:t>
      </w:r>
      <w:r w:rsidRPr="00035949">
        <w:rPr>
          <w:b/>
        </w:rPr>
        <w:t xml:space="preserve">at </w:t>
      </w:r>
      <w:r w:rsidRPr="00035949">
        <w:t>t. [063-002]</w:t>
      </w:r>
      <w:r w:rsidRPr="00035949">
        <w:rPr>
          <w:rStyle w:val="Annotation"/>
        </w:rPr>
        <w:t>]</w:t>
      </w:r>
    </w:p>
    <w:p w14:paraId="69FF9EDD" w14:textId="464117E6" w:rsidR="000D245E" w:rsidRPr="00035949" w:rsidRDefault="002451E1" w:rsidP="00F35550">
      <w:r w:rsidRPr="00035949">
        <w:rPr>
          <w:rStyle w:val="Annotation"/>
        </w:rPr>
        <w:t>note(disposition)[</w:t>
      </w:r>
      <w:r w:rsidR="00760F91" w:rsidRPr="00035949">
        <w:t>Dispositions exist along a strength continuum</w:t>
      </w:r>
      <w:r w:rsidR="00A16759">
        <w:t>, depending on threshold which has to be overcome for the bearer to realize the disposition</w:t>
      </w:r>
      <w:r w:rsidR="00760F91" w:rsidRPr="00035949">
        <w:t>. Weaker disposition</w:t>
      </w:r>
      <w:r w:rsidR="00A16759">
        <w:t>s</w:t>
      </w:r>
      <w:r w:rsidR="00760F91" w:rsidRPr="00035949">
        <w:t xml:space="preserve"> are realized in only a fraction of triggering cases. </w:t>
      </w:r>
      <w:r w:rsidR="00A16759">
        <w:t xml:space="preserve">Stronger dispositions are realized in a much larger fraction </w:t>
      </w:r>
      <w:r w:rsidR="00E975A9" w:rsidRPr="00035949">
        <w:t>[</w:t>
      </w:r>
      <w:r w:rsidR="00F33687" w:rsidRPr="00035949">
        <w:fldChar w:fldCharType="begin"/>
      </w:r>
      <w:r w:rsidR="00E975A9" w:rsidRPr="00035949">
        <w:instrText xml:space="preserve"> REF _Ref329676582 \r \h </w:instrText>
      </w:r>
      <w:r w:rsidR="00035949">
        <w:instrText xml:space="preserve"> \* MERGEFORMAT </w:instrText>
      </w:r>
      <w:r w:rsidR="00F33687" w:rsidRPr="00035949">
        <w:fldChar w:fldCharType="separate"/>
      </w:r>
      <w:r w:rsidR="000A7629">
        <w:t>89</w:t>
      </w:r>
      <w:r w:rsidR="00F33687" w:rsidRPr="00035949">
        <w:fldChar w:fldCharType="end"/>
      </w:r>
      <w:r w:rsidR="00E975A9" w:rsidRPr="00035949">
        <w:t>]</w:t>
      </w:r>
      <w:r w:rsidR="000D245E" w:rsidRPr="00035949">
        <w:t>.</w:t>
      </w:r>
    </w:p>
    <w:p w14:paraId="0E7E67B8" w14:textId="1D431FDE" w:rsidR="000D245E" w:rsidRPr="00035949" w:rsidRDefault="00976003">
      <w:pPr>
        <w:rPr>
          <w:rStyle w:val="Strong1"/>
          <w:rFonts w:ascii="Times New Roman" w:hAnsi="Times New Roman"/>
        </w:rPr>
      </w:pPr>
      <w:r w:rsidRPr="00035949">
        <w:rPr>
          <w:rStyle w:val="Strong1"/>
          <w:rFonts w:ascii="Times New Roman" w:hAnsi="Times New Roman"/>
        </w:rPr>
        <w:t xml:space="preserve">Each disposition type is associated with one or more characteristic realization process types – </w:t>
      </w:r>
      <w:r w:rsidR="00FB0792" w:rsidRPr="00035949">
        <w:rPr>
          <w:rStyle w:val="Strong1"/>
          <w:rFonts w:ascii="Times New Roman" w:hAnsi="Times New Roman"/>
        </w:rPr>
        <w:t xml:space="preserve">types which are </w:t>
      </w:r>
      <w:r w:rsidRPr="00035949">
        <w:rPr>
          <w:rStyle w:val="Strong1"/>
          <w:rFonts w:ascii="Times New Roman" w:hAnsi="Times New Roman"/>
        </w:rPr>
        <w:t xml:space="preserve">instantiated by those processes in which </w:t>
      </w:r>
      <w:r w:rsidR="00FB0792" w:rsidRPr="00035949">
        <w:rPr>
          <w:rStyle w:val="Strong1"/>
          <w:rFonts w:ascii="Times New Roman" w:hAnsi="Times New Roman"/>
        </w:rPr>
        <w:t xml:space="preserve">the respective disposition instance </w:t>
      </w:r>
      <w:r w:rsidRPr="00035949">
        <w:rPr>
          <w:rStyle w:val="Strong1"/>
          <w:rFonts w:ascii="Times New Roman" w:hAnsi="Times New Roman"/>
        </w:rPr>
        <w:t>is realized. Dispositions may also be associated with characteristic trigger process types – instantiated by processes (for example</w:t>
      </w:r>
      <w:r w:rsidR="00992D6E" w:rsidRPr="00035949">
        <w:rPr>
          <w:rStyle w:val="Strong1"/>
          <w:rFonts w:ascii="Times New Roman" w:hAnsi="Times New Roman"/>
        </w:rPr>
        <w:t xml:space="preserve">, for the disposition we call ‘fragility’, the process </w:t>
      </w:r>
      <w:r w:rsidRPr="00035949">
        <w:rPr>
          <w:rStyle w:val="Strong1"/>
          <w:rFonts w:ascii="Times New Roman" w:hAnsi="Times New Roman"/>
        </w:rPr>
        <w:t>of being dropped on a hard surface) in which they are realized.</w:t>
      </w:r>
      <w:r w:rsidR="00FB0792" w:rsidRPr="00035949">
        <w:rPr>
          <w:rStyle w:val="Strong1"/>
          <w:rFonts w:ascii="Times New Roman" w:hAnsi="Times New Roman"/>
        </w:rPr>
        <w:t xml:space="preserve"> The term ‘causality’ is often applied to refer to such trigger-and-realization process pairs.</w:t>
      </w:r>
      <w:r w:rsidR="0070548A" w:rsidRPr="00035949">
        <w:rPr>
          <w:rStyle w:val="Strong1"/>
          <w:rFonts w:ascii="Times New Roman" w:hAnsi="Times New Roman"/>
        </w:rPr>
        <w:t xml:space="preserve"> BFO does not yet incorporate a theory of causality, though it is presumed that any such theory will take such process pairs – alongside our treatment of types of causality unity above – as its starting point.</w:t>
      </w:r>
      <w:r w:rsidR="002451E1" w:rsidRPr="00035949">
        <w:rPr>
          <w:rStyle w:val="Annotation"/>
        </w:rPr>
        <w:t>]</w:t>
      </w:r>
    </w:p>
    <w:p w14:paraId="225DB2BF" w14:textId="227EB706" w:rsidR="00760F91" w:rsidRPr="00035949" w:rsidRDefault="00CE6B56" w:rsidP="00A16759">
      <w:pPr>
        <w:rPr>
          <w:rStyle w:val="Strong1"/>
          <w:rFonts w:ascii="Times New Roman" w:hAnsi="Times New Roman"/>
        </w:rPr>
      </w:pPr>
      <w:r w:rsidRPr="00035949">
        <w:rPr>
          <w:rStyle w:val="Strong1"/>
          <w:rFonts w:ascii="Times New Roman" w:hAnsi="Times New Roman"/>
        </w:rPr>
        <w:t>Diseases</w:t>
      </w:r>
      <w:r w:rsidR="00363DCA" w:rsidRPr="00035949">
        <w:rPr>
          <w:rStyle w:val="Strong1"/>
          <w:rFonts w:ascii="Times New Roman" w:hAnsi="Times New Roman"/>
        </w:rPr>
        <w:t xml:space="preserve"> are </w:t>
      </w:r>
      <w:r w:rsidR="00151755" w:rsidRPr="00035949">
        <w:rPr>
          <w:rStyle w:val="Strong1"/>
          <w:rFonts w:ascii="Times New Roman" w:hAnsi="Times New Roman"/>
        </w:rPr>
        <w:t>dispositions according</w:t>
      </w:r>
      <w:r w:rsidRPr="00035949">
        <w:rPr>
          <w:rStyle w:val="Strong1"/>
          <w:rFonts w:ascii="Times New Roman" w:hAnsi="Times New Roman"/>
        </w:rPr>
        <w:t xml:space="preserve"> to </w:t>
      </w:r>
      <w:r w:rsidR="000D245E" w:rsidRPr="00035949">
        <w:rPr>
          <w:rStyle w:val="Strong1"/>
          <w:rFonts w:ascii="Times New Roman" w:hAnsi="Times New Roman"/>
        </w:rPr>
        <w:t>OGMS</w:t>
      </w:r>
      <w:r w:rsidR="006C241A" w:rsidRPr="00035949">
        <w:rPr>
          <w:rStyle w:val="Strong1"/>
          <w:rFonts w:ascii="Times New Roman" w:hAnsi="Times New Roman"/>
        </w:rPr>
        <w:t xml:space="preserve"> [</w:t>
      </w:r>
      <w:r w:rsidR="00EC6A9C" w:rsidRPr="00035949">
        <w:fldChar w:fldCharType="begin"/>
      </w:r>
      <w:r w:rsidR="00EC6A9C" w:rsidRPr="00035949">
        <w:instrText xml:space="preserve"> REF _Ref309560946 \r \h  \* MERGEFORMAT </w:instrText>
      </w:r>
      <w:r w:rsidR="00EC6A9C" w:rsidRPr="00035949">
        <w:fldChar w:fldCharType="separate"/>
      </w:r>
      <w:ins w:id="350" w:author="Windows User" w:date="2017-12-14T22:26:00Z">
        <w:r w:rsidR="000A7629" w:rsidRPr="000A7629">
          <w:rPr>
            <w:rStyle w:val="Strong1"/>
            <w:rFonts w:ascii="Times New Roman" w:hAnsi="Times New Roman"/>
            <w:rPrChange w:id="351" w:author="Windows User" w:date="2017-12-14T22:26:00Z">
              <w:rPr/>
            </w:rPrChange>
          </w:rPr>
          <w:t>27</w:t>
        </w:r>
      </w:ins>
      <w:del w:id="352" w:author="Windows User" w:date="2017-12-14T22:26:00Z">
        <w:r w:rsidR="00F55F47" w:rsidRPr="00A16759" w:rsidDel="000A7629">
          <w:rPr>
            <w:rStyle w:val="Strong1"/>
            <w:rFonts w:ascii="Times New Roman" w:hAnsi="Times New Roman"/>
          </w:rPr>
          <w:delText>27</w:delText>
        </w:r>
      </w:del>
      <w:r w:rsidR="00EC6A9C" w:rsidRPr="00035949">
        <w:fldChar w:fldCharType="end"/>
      </w:r>
      <w:r w:rsidR="006C241A" w:rsidRPr="00035949">
        <w:rPr>
          <w:rStyle w:val="Strong1"/>
          <w:rFonts w:ascii="Times New Roman" w:hAnsi="Times New Roman"/>
        </w:rPr>
        <w:t>]</w:t>
      </w:r>
      <w:r w:rsidR="00363DCA" w:rsidRPr="00035949">
        <w:rPr>
          <w:rStyle w:val="Strong1"/>
          <w:rFonts w:ascii="Times New Roman" w:hAnsi="Times New Roman"/>
        </w:rPr>
        <w:t>. W</w:t>
      </w:r>
      <w:r w:rsidR="00760F91" w:rsidRPr="00035949">
        <w:rPr>
          <w:rStyle w:val="Strong1"/>
          <w:rFonts w:ascii="Times New Roman" w:hAnsi="Times New Roman"/>
        </w:rPr>
        <w:t>e are referring to disposition</w:t>
      </w:r>
      <w:r w:rsidR="00992D6E" w:rsidRPr="00035949">
        <w:rPr>
          <w:rStyle w:val="Strong1"/>
          <w:rFonts w:ascii="Times New Roman" w:hAnsi="Times New Roman"/>
        </w:rPr>
        <w:t>s</w:t>
      </w:r>
      <w:r w:rsidR="00760F91" w:rsidRPr="00035949">
        <w:rPr>
          <w:rStyle w:val="Strong1"/>
          <w:rFonts w:ascii="Times New Roman" w:hAnsi="Times New Roman"/>
        </w:rPr>
        <w:t xml:space="preserve"> </w:t>
      </w:r>
      <w:r w:rsidR="00363DCA" w:rsidRPr="00035949">
        <w:rPr>
          <w:rStyle w:val="Strong1"/>
          <w:rFonts w:ascii="Times New Roman" w:hAnsi="Times New Roman"/>
        </w:rPr>
        <w:t xml:space="preserve">also </w:t>
      </w:r>
      <w:r w:rsidR="00760F91" w:rsidRPr="00035949">
        <w:rPr>
          <w:rStyle w:val="Strong1"/>
          <w:rFonts w:ascii="Times New Roman" w:hAnsi="Times New Roman"/>
        </w:rPr>
        <w:t>when we consider genetic and other risk factors for specific diseases.</w:t>
      </w:r>
      <w:r w:rsidRPr="00035949">
        <w:rPr>
          <w:rStyle w:val="Strong1"/>
          <w:rFonts w:ascii="Times New Roman" w:hAnsi="Times New Roman"/>
        </w:rPr>
        <w:t xml:space="preserve"> The</w:t>
      </w:r>
      <w:r w:rsidR="00992D6E" w:rsidRPr="00035949">
        <w:rPr>
          <w:rStyle w:val="Strong1"/>
          <w:rFonts w:ascii="Times New Roman" w:hAnsi="Times New Roman"/>
        </w:rPr>
        <w:t xml:space="preserve"> latter </w:t>
      </w:r>
      <w:r w:rsidRPr="00035949">
        <w:rPr>
          <w:rStyle w:val="Strong1"/>
          <w:rFonts w:ascii="Times New Roman" w:hAnsi="Times New Roman"/>
        </w:rPr>
        <w:t xml:space="preserve">are </w:t>
      </w:r>
      <w:r w:rsidRPr="00035949">
        <w:rPr>
          <w:rStyle w:val="Strong1"/>
          <w:rFonts w:ascii="Times New Roman" w:hAnsi="Times New Roman"/>
          <w:i/>
        </w:rPr>
        <w:t>predispositions to disease</w:t>
      </w:r>
      <w:r w:rsidRPr="00035949">
        <w:rPr>
          <w:rStyle w:val="Strong1"/>
          <w:rFonts w:ascii="Times New Roman" w:hAnsi="Times New Roman"/>
        </w:rPr>
        <w:t xml:space="preserve"> – in other words they are dispositions </w:t>
      </w:r>
      <w:r w:rsidR="0033043E">
        <w:rPr>
          <w:rStyle w:val="Strong1"/>
          <w:rFonts w:ascii="Times New Roman" w:hAnsi="Times New Roman"/>
        </w:rPr>
        <w:t xml:space="preserve">(elevated risks) </w:t>
      </w:r>
      <w:r w:rsidRPr="00035949">
        <w:rPr>
          <w:rStyle w:val="Strong1"/>
          <w:rFonts w:ascii="Times New Roman" w:hAnsi="Times New Roman"/>
        </w:rPr>
        <w:t>to acquire certain further dispositions</w:t>
      </w:r>
      <w:r w:rsidR="00A16759" w:rsidRPr="00A16759">
        <w:rPr>
          <w:rStyle w:val="Strong1"/>
          <w:rFonts w:ascii="Times New Roman" w:hAnsi="Times New Roman"/>
        </w:rPr>
        <w:t>.</w:t>
      </w:r>
      <w:r w:rsidR="00A16759">
        <w:rPr>
          <w:rStyle w:val="Strong1"/>
          <w:rFonts w:ascii="Times New Roman" w:hAnsi="Times New Roman"/>
        </w:rPr>
        <w:t xml:space="preserve"> </w:t>
      </w:r>
      <w:r w:rsidRPr="00035949">
        <w:rPr>
          <w:rStyle w:val="Strong1"/>
          <w:rFonts w:ascii="Times New Roman" w:hAnsi="Times New Roman"/>
        </w:rPr>
        <w:t xml:space="preserve">The realization of such a predisposition consists in processes which change the physical makeup of </w:t>
      </w:r>
      <w:r w:rsidR="000D245E" w:rsidRPr="00035949">
        <w:rPr>
          <w:rStyle w:val="Strong1"/>
          <w:rFonts w:ascii="Times New Roman" w:hAnsi="Times New Roman"/>
        </w:rPr>
        <w:t xml:space="preserve">its </w:t>
      </w:r>
      <w:r w:rsidRPr="00035949">
        <w:rPr>
          <w:rStyle w:val="Strong1"/>
          <w:rFonts w:ascii="Times New Roman" w:hAnsi="Times New Roman"/>
        </w:rPr>
        <w:t xml:space="preserve">bearer in such a way that parts of this bearer </w:t>
      </w:r>
      <w:r w:rsidR="000D245E" w:rsidRPr="00035949">
        <w:rPr>
          <w:rStyle w:val="Strong1"/>
          <w:rFonts w:ascii="Times New Roman" w:hAnsi="Times New Roman"/>
        </w:rPr>
        <w:t xml:space="preserve">then </w:t>
      </w:r>
      <w:r w:rsidRPr="00035949">
        <w:rPr>
          <w:rStyle w:val="Strong1"/>
          <w:rFonts w:ascii="Times New Roman" w:hAnsi="Times New Roman"/>
        </w:rPr>
        <w:t xml:space="preserve">serve as the </w:t>
      </w:r>
      <w:r w:rsidR="00992D6E" w:rsidRPr="00035949">
        <w:rPr>
          <w:rStyle w:val="Strong1"/>
          <w:rFonts w:ascii="Times New Roman" w:hAnsi="Times New Roman"/>
        </w:rPr>
        <w:t xml:space="preserve">material </w:t>
      </w:r>
      <w:r w:rsidRPr="00035949">
        <w:rPr>
          <w:rStyle w:val="Strong1"/>
          <w:rFonts w:ascii="Times New Roman" w:hAnsi="Times New Roman"/>
        </w:rPr>
        <w:t xml:space="preserve">basis for a disease. </w:t>
      </w:r>
    </w:p>
    <w:p w14:paraId="7F9F0600" w14:textId="4D83BE55" w:rsidR="00F33687" w:rsidRPr="00035949" w:rsidRDefault="00F33687" w:rsidP="00140957">
      <w:pPr>
        <w:pStyle w:val="Heading3"/>
        <w:rPr>
          <w:rStyle w:val="SpecificationType"/>
          <w:b w:val="0"/>
          <w:bCs w:val="0"/>
          <w:smallCaps w:val="0"/>
          <w:sz w:val="22"/>
        </w:rPr>
      </w:pPr>
      <w:bookmarkStart w:id="353" w:name="_Toc313270720"/>
      <w:bookmarkStart w:id="354" w:name="_Toc501053118"/>
      <w:r w:rsidRPr="00035949">
        <w:t>Function</w:t>
      </w:r>
      <w:bookmarkEnd w:id="353"/>
      <w:bookmarkEnd w:id="354"/>
    </w:p>
    <w:p w14:paraId="12B62C2F" w14:textId="3362B037" w:rsidR="00F33687" w:rsidRPr="00035949" w:rsidRDefault="00D63A35" w:rsidP="00526BEE">
      <w:pPr>
        <w:pStyle w:val="Specification"/>
      </w:pPr>
      <w:r w:rsidRPr="00035949">
        <w:rPr>
          <w:rStyle w:val="Annotation"/>
        </w:rPr>
        <w:t>a(function)[</w:t>
      </w:r>
      <w:r w:rsidR="00BC4A0D" w:rsidRPr="00035949">
        <w:rPr>
          <w:rStyle w:val="SpecificationType"/>
          <w:sz w:val="22"/>
        </w:rPr>
        <w:t>Elucidation</w:t>
      </w:r>
      <w:r w:rsidR="00BC4A0D" w:rsidRPr="00035949">
        <w:t xml:space="preserve">: </w:t>
      </w:r>
      <w:r w:rsidR="00760F91" w:rsidRPr="00035949">
        <w:t>A</w:t>
      </w:r>
      <w:r w:rsidR="007A4DDC" w:rsidRPr="00035949">
        <w:t xml:space="preserve"> </w:t>
      </w:r>
      <w:r w:rsidR="00760F91" w:rsidRPr="00035949">
        <w:rPr>
          <w:i/>
        </w:rPr>
        <w:t>function</w:t>
      </w:r>
      <w:r w:rsidR="00760F91" w:rsidRPr="00035949">
        <w:t xml:space="preserve"> is a disposition that exists in virtue of the bearer’s physical make-</w:t>
      </w:r>
      <w:r w:rsidR="00151755" w:rsidRPr="00035949">
        <w:t>up and</w:t>
      </w:r>
      <w:r w:rsidR="00760F91" w:rsidRPr="00035949">
        <w:t xml:space="preserve"> this physical make-up is something the bearer possesses because it came into being either through evolution (in the case of natural </w:t>
      </w:r>
      <w:r w:rsidR="00151755" w:rsidRPr="00035949">
        <w:t>biological entities</w:t>
      </w:r>
      <w:r w:rsidR="00760F91" w:rsidRPr="00035949">
        <w:t>) or through intentional design (in the case of artifacts), in order to realize processes of a certain sort.</w:t>
      </w:r>
      <w:r w:rsidR="006D323D" w:rsidRPr="00035949">
        <w:t xml:space="preserve"> [064-001]</w:t>
      </w:r>
      <w:r w:rsidRPr="00035949">
        <w:rPr>
          <w:rStyle w:val="Annotation"/>
        </w:rPr>
        <w:t>]</w:t>
      </w:r>
      <w:r w:rsidR="00992D6E" w:rsidRPr="00035949">
        <w:rPr>
          <w:rStyle w:val="Annotation"/>
        </w:rPr>
        <w:t xml:space="preserve"> </w:t>
      </w:r>
    </w:p>
    <w:p w14:paraId="4F0EB074" w14:textId="231E064D" w:rsidR="00F33687" w:rsidRPr="00035949" w:rsidRDefault="00D63A35" w:rsidP="00140957">
      <w:pPr>
        <w:pStyle w:val="Specification"/>
      </w:pPr>
      <w:r w:rsidRPr="00035949">
        <w:rPr>
          <w:rStyle w:val="Annotation"/>
        </w:rPr>
        <w:lastRenderedPageBreak/>
        <w:t>as(function)[</w:t>
      </w:r>
      <w:r w:rsidRPr="00035949">
        <w:rPr>
          <w:rStyle w:val="SpecificationType"/>
          <w:sz w:val="22"/>
        </w:rPr>
        <w:t>Examples:</w:t>
      </w:r>
      <w:r w:rsidR="009318C1">
        <w:rPr>
          <w:rStyle w:val="SpecificationType"/>
          <w:sz w:val="22"/>
        </w:rPr>
        <w:t xml:space="preserve"> </w:t>
      </w:r>
      <w:r w:rsidR="00992D6E" w:rsidRPr="00035949">
        <w:rPr>
          <w:rStyle w:val="Annotation"/>
          <w:color w:val="auto"/>
        </w:rPr>
        <w:t xml:space="preserve"> </w:t>
      </w:r>
      <w:r w:rsidR="00F33687" w:rsidRPr="00035949">
        <w:t>the function of amylase in saliva to break down starch into sugar</w:t>
      </w:r>
      <w:r w:rsidR="002451E1" w:rsidRPr="00035949">
        <w:rPr>
          <w:rStyle w:val="Annotation"/>
        </w:rPr>
        <w:t>\</w:t>
      </w:r>
      <w:r w:rsidR="002451E1" w:rsidRPr="00035949">
        <w:t>,</w:t>
      </w:r>
      <w:r w:rsidR="002451E1" w:rsidRPr="00035949" w:rsidDel="002451E1">
        <w:t xml:space="preserve"> </w:t>
      </w:r>
      <w:r w:rsidR="00F33687" w:rsidRPr="00035949">
        <w:t>the function of a hammer to drive in nails</w:t>
      </w:r>
      <w:r w:rsidR="002451E1" w:rsidRPr="00035949">
        <w:rPr>
          <w:rStyle w:val="Annotation"/>
        </w:rPr>
        <w:t>\</w:t>
      </w:r>
      <w:r w:rsidR="002451E1" w:rsidRPr="00035949">
        <w:t xml:space="preserve">, </w:t>
      </w:r>
      <w:r w:rsidR="00F33687" w:rsidRPr="00035949">
        <w:t>the function</w:t>
      </w:r>
      <w:r w:rsidR="00760F91" w:rsidRPr="00035949">
        <w:t xml:space="preserve"> of a heart pacemaker to regulate the beating</w:t>
      </w:r>
      <w:r w:rsidR="00A608AD" w:rsidRPr="00035949">
        <w:t xml:space="preserve"> of a heart through electricity</w:t>
      </w:r>
      <w:r w:rsidRPr="00035949">
        <w:rPr>
          <w:rStyle w:val="Annotation"/>
        </w:rPr>
        <w:t>]</w:t>
      </w:r>
    </w:p>
    <w:p w14:paraId="2BBE757D" w14:textId="63AD163D" w:rsidR="00760F91" w:rsidRPr="00035949" w:rsidRDefault="00760F91">
      <w:r w:rsidRPr="00035949">
        <w:t xml:space="preserve">Functions are realized in processes called </w:t>
      </w:r>
      <w:r w:rsidRPr="00035949">
        <w:rPr>
          <w:rFonts w:ascii="Times New Roman Italic" w:hAnsi="Times New Roman Italic" w:hint="eastAsia"/>
        </w:rPr>
        <w:t>functionings</w:t>
      </w:r>
      <w:r w:rsidRPr="00035949">
        <w:t xml:space="preserve">. Each function has a bearer with a specific type of physical make-up. This is something which, in the biological case, the bearer </w:t>
      </w:r>
      <w:r w:rsidR="00192689" w:rsidRPr="00035949">
        <w:t xml:space="preserve">is of a type which </w:t>
      </w:r>
      <w:r w:rsidRPr="00035949">
        <w:t xml:space="preserve">has naturally evolved to </w:t>
      </w:r>
      <w:r w:rsidR="00192689" w:rsidRPr="00035949">
        <w:t xml:space="preserve">carry this function </w:t>
      </w:r>
      <w:r w:rsidRPr="00035949">
        <w:t xml:space="preserve">(as in </w:t>
      </w:r>
      <w:r w:rsidR="00197EA8">
        <w:t>the</w:t>
      </w:r>
      <w:r w:rsidR="00197EA8" w:rsidRPr="00035949">
        <w:t xml:space="preserve"> </w:t>
      </w:r>
      <w:r w:rsidR="000D245E" w:rsidRPr="00035949">
        <w:t>hypothalamus</w:t>
      </w:r>
      <w:r w:rsidR="00197EA8">
        <w:t>’</w:t>
      </w:r>
      <w:r w:rsidR="000D245E" w:rsidRPr="00035949">
        <w:t xml:space="preserve"> secreti</w:t>
      </w:r>
      <w:r w:rsidR="00197EA8">
        <w:t>on</w:t>
      </w:r>
      <w:r w:rsidR="000D245E" w:rsidRPr="00035949">
        <w:t xml:space="preserve"> </w:t>
      </w:r>
      <w:r w:rsidR="00197EA8">
        <w:t xml:space="preserve">of </w:t>
      </w:r>
      <w:r w:rsidR="000D245E" w:rsidRPr="00035949">
        <w:t>hormones).</w:t>
      </w:r>
      <w:r w:rsidR="00C0143F" w:rsidRPr="00035949">
        <w:t xml:space="preserve"> </w:t>
      </w:r>
      <w:r w:rsidR="000D245E" w:rsidRPr="00035949">
        <w:t>I</w:t>
      </w:r>
      <w:r w:rsidRPr="00035949">
        <w:t xml:space="preserve">n the artifact case, </w:t>
      </w:r>
      <w:r w:rsidR="000D245E" w:rsidRPr="00035949">
        <w:t xml:space="preserve">it is </w:t>
      </w:r>
      <w:r w:rsidRPr="00035949">
        <w:t>something which the bearer</w:t>
      </w:r>
      <w:r w:rsidR="00192689" w:rsidRPr="00035949">
        <w:t xml:space="preserve"> is of a type which is the result of design </w:t>
      </w:r>
      <w:r w:rsidRPr="00035949">
        <w:t>(as in an Erlenmeyer</w:t>
      </w:r>
      <w:r w:rsidR="000D245E" w:rsidRPr="00035949">
        <w:t xml:space="preserve"> flask designed to hold liquid) or also (as in the case of penicillin) </w:t>
      </w:r>
      <w:r w:rsidR="00192689" w:rsidRPr="00035949">
        <w:t xml:space="preserve">has been deliberately </w:t>
      </w:r>
      <w:r w:rsidR="000D245E" w:rsidRPr="00035949">
        <w:t>selected for.</w:t>
      </w:r>
      <w:r w:rsidR="00FB0792" w:rsidRPr="00035949">
        <w:t xml:space="preserve"> The cavity (site) in the interior of the flask does not have a function in its own right, but only by inheritance from its material host.</w:t>
      </w:r>
    </w:p>
    <w:p w14:paraId="44ADFC66" w14:textId="77777777" w:rsidR="00760F91" w:rsidRPr="00035949" w:rsidRDefault="00760F91">
      <w:r w:rsidRPr="00035949">
        <w:t>It is not accidental or arbitrary that a given eye has the function to see or that a given screwdriver has been designed and constructed with the function of fastening screws. Rather, these functions are integral to these</w:t>
      </w:r>
      <w:r w:rsidR="00465C17" w:rsidRPr="00035949">
        <w:rPr>
          <w:i/>
        </w:rPr>
        <w:t xml:space="preserve"> entities</w:t>
      </w:r>
      <w:r w:rsidRPr="00035949">
        <w:t xml:space="preserve"> in virtue of the fact that the latter have evolved, or been constructed, to have a corresponding physical make-up. </w:t>
      </w:r>
      <w:r w:rsidR="00A608AD" w:rsidRPr="00035949">
        <w:t xml:space="preserve">Thus </w:t>
      </w:r>
      <w:r w:rsidRPr="00035949">
        <w:t>the heart’s function is to pump blood</w:t>
      </w:r>
      <w:r w:rsidR="00A608AD" w:rsidRPr="00035949">
        <w:t xml:space="preserve">, </w:t>
      </w:r>
      <w:r w:rsidRPr="00035949">
        <w:t xml:space="preserve">and not merely to </w:t>
      </w:r>
      <w:r w:rsidR="00DA4D68" w:rsidRPr="00035949">
        <w:t>produce thumping sounds</w:t>
      </w:r>
      <w:r w:rsidR="00A608AD" w:rsidRPr="00035949">
        <w:t xml:space="preserve">. The latter </w:t>
      </w:r>
      <w:r w:rsidRPr="00035949">
        <w:t>are by-products of the heart’s proper functioning.</w:t>
      </w:r>
      <w:r w:rsidR="000D245E" w:rsidRPr="00035949">
        <w:t xml:space="preserve"> The screwdriver’s function is in addition bound together with the disposition of the screw: the two are </w:t>
      </w:r>
      <w:r w:rsidR="00610A0A" w:rsidRPr="00035949">
        <w:t>mutually d</w:t>
      </w:r>
      <w:r w:rsidR="000D245E" w:rsidRPr="00035949">
        <w:t>ependent on each other (a case of reciprocal generic dependence</w:t>
      </w:r>
      <w:r w:rsidR="00687850" w:rsidRPr="00035949">
        <w:t xml:space="preserve"> – see below – since the screwdriver function can be realized with the aid of many different screws</w:t>
      </w:r>
      <w:r w:rsidR="000D245E" w:rsidRPr="00035949">
        <w:t>).</w:t>
      </w:r>
    </w:p>
    <w:p w14:paraId="61B8BF0A" w14:textId="2D8BCA88" w:rsidR="00F93648" w:rsidRPr="00035949" w:rsidRDefault="00760F91">
      <w:r w:rsidRPr="00035949">
        <w:t>Like disposition</w:t>
      </w:r>
      <w:r w:rsidR="00363DCA" w:rsidRPr="00035949">
        <w:t>s of other sorts</w:t>
      </w:r>
      <w:r w:rsidRPr="00035949">
        <w:t>, a function is an internally-grounded realizable</w:t>
      </w:r>
      <w:r w:rsidR="00465C17" w:rsidRPr="00035949">
        <w:t xml:space="preserve"> entity</w:t>
      </w:r>
      <w:r w:rsidR="00A608AD" w:rsidRPr="00035949">
        <w:t xml:space="preserve">: it is such that, </w:t>
      </w:r>
      <w:r w:rsidRPr="00035949">
        <w:t>if it ceases to exist, then its bearer is physically changed.</w:t>
      </w:r>
      <w:r w:rsidR="00A608AD" w:rsidRPr="00035949">
        <w:t xml:space="preserve"> In some cases an entity may preserve its function even while it is physically changed in ways which make it </w:t>
      </w:r>
      <w:r w:rsidR="00E13067" w:rsidRPr="00035949">
        <w:t xml:space="preserve">unable to </w:t>
      </w:r>
      <w:r w:rsidR="00151755" w:rsidRPr="00035949">
        <w:t>function. For</w:t>
      </w:r>
      <w:r w:rsidR="00861F97" w:rsidRPr="00035949">
        <w:t xml:space="preserve"> a lung or attic fan to be </w:t>
      </w:r>
      <w:r w:rsidRPr="00035949">
        <w:t xml:space="preserve">non-functioning </w:t>
      </w:r>
      <w:r w:rsidR="00861F97" w:rsidRPr="00035949">
        <w:t>is an indication</w:t>
      </w:r>
      <w:r w:rsidRPr="00035949">
        <w:t xml:space="preserve"> that the phys</w:t>
      </w:r>
      <w:r w:rsidR="00861F97" w:rsidRPr="00035949">
        <w:t xml:space="preserve">ical make-up of these things has changed – </w:t>
      </w:r>
      <w:r w:rsidRPr="00035949">
        <w:t>i</w:t>
      </w:r>
      <w:r w:rsidR="00861F97" w:rsidRPr="00035949">
        <w:t>n the case of the lung perhaps because of</w:t>
      </w:r>
      <w:r w:rsidRPr="00035949">
        <w:t xml:space="preserve"> a cancerous lesion; in the case of the attic fan</w:t>
      </w:r>
      <w:r w:rsidR="00861F97" w:rsidRPr="00035949">
        <w:t xml:space="preserve"> because of </w:t>
      </w:r>
      <w:r w:rsidRPr="00035949">
        <w:t xml:space="preserve">a </w:t>
      </w:r>
      <w:r w:rsidR="00151755" w:rsidRPr="00035949">
        <w:t>missing screw</w:t>
      </w:r>
      <w:r w:rsidR="00861F97" w:rsidRPr="00035949">
        <w:t>. But t</w:t>
      </w:r>
      <w:r w:rsidRPr="00035949">
        <w:t>hese</w:t>
      </w:r>
      <w:r w:rsidR="00151755" w:rsidRPr="00035949">
        <w:t xml:space="preserve"> </w:t>
      </w:r>
      <w:r w:rsidR="00465C17" w:rsidRPr="00035949">
        <w:t>entities</w:t>
      </w:r>
      <w:r w:rsidR="00151755" w:rsidRPr="00035949">
        <w:t xml:space="preserve"> </w:t>
      </w:r>
      <w:r w:rsidR="00861F97" w:rsidRPr="00035949">
        <w:t xml:space="preserve">then </w:t>
      </w:r>
      <w:r w:rsidRPr="00035949">
        <w:t xml:space="preserve">still </w:t>
      </w:r>
      <w:r w:rsidRPr="00035949">
        <w:rPr>
          <w:i/>
        </w:rPr>
        <w:t>have their function</w:t>
      </w:r>
      <w:r w:rsidR="00861F97" w:rsidRPr="00035949">
        <w:rPr>
          <w:i/>
        </w:rPr>
        <w:t>s</w:t>
      </w:r>
      <w:r w:rsidR="00861F97" w:rsidRPr="00035949">
        <w:t>;</w:t>
      </w:r>
      <w:r w:rsidR="00C0143F" w:rsidRPr="00035949">
        <w:t xml:space="preserve"> </w:t>
      </w:r>
      <w:r w:rsidR="00861F97" w:rsidRPr="00035949">
        <w:t xml:space="preserve">it is simply that </w:t>
      </w:r>
      <w:r w:rsidRPr="00035949">
        <w:t xml:space="preserve">they </w:t>
      </w:r>
      <w:r w:rsidR="00861F97" w:rsidRPr="00035949">
        <w:t>are un</w:t>
      </w:r>
      <w:r w:rsidR="00E13067" w:rsidRPr="00035949">
        <w:t xml:space="preserve">able to </w:t>
      </w:r>
      <w:r w:rsidR="00861F97" w:rsidRPr="00035949">
        <w:t xml:space="preserve">exercise these </w:t>
      </w:r>
      <w:r w:rsidR="00E13067" w:rsidRPr="00035949">
        <w:t>function</w:t>
      </w:r>
      <w:r w:rsidR="00861F97" w:rsidRPr="00035949">
        <w:t>s</w:t>
      </w:r>
      <w:r w:rsidRPr="00035949">
        <w:t xml:space="preserve"> until the physical </w:t>
      </w:r>
      <w:r w:rsidR="00861F97" w:rsidRPr="00035949">
        <w:t xml:space="preserve">defect </w:t>
      </w:r>
      <w:r w:rsidRPr="00035949">
        <w:t>is rectified</w:t>
      </w:r>
      <w:r w:rsidR="00861F97" w:rsidRPr="00035949">
        <w:t>,</w:t>
      </w:r>
      <w:r w:rsidR="00F93648" w:rsidRPr="00035949">
        <w:t xml:space="preserve"> for example through clinical intervention or mechanical repair</w:t>
      </w:r>
      <w:r w:rsidRPr="00035949">
        <w:t xml:space="preserve">. </w:t>
      </w:r>
      <w:r w:rsidR="00151755" w:rsidRPr="00035949">
        <w:t>The entities</w:t>
      </w:r>
      <w:r w:rsidRPr="00035949">
        <w:t xml:space="preserve"> would </w:t>
      </w:r>
      <w:r w:rsidRPr="00035949">
        <w:rPr>
          <w:i/>
        </w:rPr>
        <w:t>lose</w:t>
      </w:r>
      <w:r w:rsidRPr="00035949">
        <w:t xml:space="preserve"> their function</w:t>
      </w:r>
      <w:r w:rsidR="00861F97" w:rsidRPr="00035949">
        <w:t xml:space="preserve"> only </w:t>
      </w:r>
      <w:r w:rsidRPr="00035949">
        <w:t>if they were changed drastically,</w:t>
      </w:r>
      <w:r w:rsidR="00494B7A" w:rsidRPr="00035949">
        <w:t xml:space="preserve"> for example</w:t>
      </w:r>
      <w:r w:rsidR="003138D6" w:rsidRPr="00035949">
        <w:t>,</w:t>
      </w:r>
      <w:r w:rsidR="00494B7A" w:rsidRPr="00035949">
        <w:t xml:space="preserve"> </w:t>
      </w:r>
      <w:r w:rsidR="003138D6" w:rsidRPr="00035949">
        <w:t>in the case of the lung, through the death of the host organism</w:t>
      </w:r>
      <w:r w:rsidR="005071AA">
        <w:t xml:space="preserve"> </w:t>
      </w:r>
      <w:r w:rsidR="005071AA" w:rsidRPr="00035949">
        <w:t>[</w:t>
      </w:r>
      <w:r w:rsidR="005071AA">
        <w:t>90</w:t>
      </w:r>
      <w:r w:rsidR="005071AA" w:rsidRPr="00035949">
        <w:t>]</w:t>
      </w:r>
      <w:r w:rsidR="005071AA">
        <w:t>.</w:t>
      </w:r>
      <w:r w:rsidR="002017C2" w:rsidRPr="00035949">
        <w:t> </w:t>
      </w:r>
    </w:p>
    <w:p w14:paraId="0785CD09" w14:textId="74F9332B" w:rsidR="00F33687" w:rsidRPr="00035949" w:rsidRDefault="002451E1" w:rsidP="00140957">
      <w:pPr>
        <w:rPr>
          <w:szCs w:val="23"/>
        </w:rPr>
      </w:pPr>
      <w:r w:rsidRPr="00035949">
        <w:rPr>
          <w:rStyle w:val="Annotation"/>
        </w:rPr>
        <w:t>Note(function)[</w:t>
      </w:r>
      <w:r w:rsidRPr="00035949">
        <w:rPr>
          <w:szCs w:val="23"/>
        </w:rPr>
        <w:t xml:space="preserve">In the past, we </w:t>
      </w:r>
      <w:r w:rsidR="00687850" w:rsidRPr="00035949">
        <w:rPr>
          <w:szCs w:val="23"/>
        </w:rPr>
        <w:t xml:space="preserve">have </w:t>
      </w:r>
      <w:r w:rsidR="00760F91" w:rsidRPr="00035949">
        <w:rPr>
          <w:szCs w:val="23"/>
        </w:rPr>
        <w:t>distinguish</w:t>
      </w:r>
      <w:r w:rsidR="00687850" w:rsidRPr="00035949">
        <w:rPr>
          <w:szCs w:val="23"/>
        </w:rPr>
        <w:t>ed</w:t>
      </w:r>
      <w:r w:rsidR="00760F91" w:rsidRPr="00035949">
        <w:rPr>
          <w:szCs w:val="23"/>
        </w:rPr>
        <w:t xml:space="preserve"> two varieties of function, </w:t>
      </w:r>
      <w:r w:rsidR="00760F91" w:rsidRPr="00035949">
        <w:rPr>
          <w:rFonts w:ascii="Times New Roman Italic" w:hAnsi="Times New Roman Italic"/>
          <w:szCs w:val="23"/>
        </w:rPr>
        <w:t>artifactual function</w:t>
      </w:r>
      <w:r w:rsidR="00760F91" w:rsidRPr="00035949">
        <w:rPr>
          <w:szCs w:val="23"/>
        </w:rPr>
        <w:t xml:space="preserve"> and </w:t>
      </w:r>
      <w:r w:rsidR="00760F91" w:rsidRPr="00035949">
        <w:rPr>
          <w:rFonts w:ascii="Times New Roman Italic" w:hAnsi="Times New Roman Italic"/>
          <w:szCs w:val="23"/>
        </w:rPr>
        <w:t>biological function</w:t>
      </w:r>
      <w:r w:rsidR="00760F91" w:rsidRPr="00035949">
        <w:rPr>
          <w:szCs w:val="23"/>
        </w:rPr>
        <w:t>.</w:t>
      </w:r>
      <w:r w:rsidR="00861F97" w:rsidRPr="00035949">
        <w:rPr>
          <w:szCs w:val="23"/>
        </w:rPr>
        <w:t xml:space="preserve"> T</w:t>
      </w:r>
      <w:r w:rsidR="00363DCA" w:rsidRPr="00035949">
        <w:rPr>
          <w:szCs w:val="23"/>
        </w:rPr>
        <w:t xml:space="preserve">hese are not </w:t>
      </w:r>
      <w:r w:rsidR="00904EC1" w:rsidRPr="00035949">
        <w:rPr>
          <w:szCs w:val="23"/>
        </w:rPr>
        <w:t xml:space="preserve">asserted </w:t>
      </w:r>
      <w:r w:rsidR="00363DCA" w:rsidRPr="00035949">
        <w:rPr>
          <w:szCs w:val="23"/>
        </w:rPr>
        <w:t>subtypes</w:t>
      </w:r>
      <w:r w:rsidR="00861F97" w:rsidRPr="00035949">
        <w:rPr>
          <w:szCs w:val="23"/>
        </w:rPr>
        <w:t xml:space="preserve"> of BFO:</w:t>
      </w:r>
      <w:r w:rsidR="00861F97" w:rsidRPr="00035949">
        <w:rPr>
          <w:i/>
          <w:szCs w:val="23"/>
        </w:rPr>
        <w:t>function</w:t>
      </w:r>
      <w:r w:rsidR="00C0143F" w:rsidRPr="00035949">
        <w:rPr>
          <w:i/>
          <w:szCs w:val="23"/>
        </w:rPr>
        <w:t xml:space="preserve"> </w:t>
      </w:r>
      <w:r w:rsidR="00861F97" w:rsidRPr="00035949">
        <w:rPr>
          <w:szCs w:val="23"/>
        </w:rPr>
        <w:t>however</w:t>
      </w:r>
      <w:r w:rsidR="00363DCA" w:rsidRPr="00035949">
        <w:rPr>
          <w:szCs w:val="23"/>
        </w:rPr>
        <w:t>, since the same function – for example: to pump</w:t>
      </w:r>
      <w:r w:rsidR="00443209" w:rsidRPr="00035949">
        <w:rPr>
          <w:szCs w:val="23"/>
        </w:rPr>
        <w:t>, to transport</w:t>
      </w:r>
      <w:r w:rsidR="00363DCA" w:rsidRPr="00035949">
        <w:rPr>
          <w:szCs w:val="23"/>
        </w:rPr>
        <w:t xml:space="preserve"> – can exist both in artifacts and in biological</w:t>
      </w:r>
      <w:r w:rsidR="00C0143F" w:rsidRPr="00035949">
        <w:rPr>
          <w:szCs w:val="23"/>
        </w:rPr>
        <w:t xml:space="preserve"> </w:t>
      </w:r>
      <w:r w:rsidR="00465C17" w:rsidRPr="00035949">
        <w:rPr>
          <w:szCs w:val="23"/>
        </w:rPr>
        <w:t>entities</w:t>
      </w:r>
      <w:r w:rsidR="00363DCA" w:rsidRPr="00035949">
        <w:rPr>
          <w:szCs w:val="23"/>
        </w:rPr>
        <w:t>.</w:t>
      </w:r>
      <w:r w:rsidR="00861F97" w:rsidRPr="00035949">
        <w:rPr>
          <w:szCs w:val="23"/>
        </w:rPr>
        <w:t xml:space="preserve"> </w:t>
      </w:r>
      <w:r w:rsidR="00687850" w:rsidRPr="00035949">
        <w:rPr>
          <w:szCs w:val="23"/>
        </w:rPr>
        <w:t>The a</w:t>
      </w:r>
      <w:r w:rsidR="00904EC1" w:rsidRPr="00035949">
        <w:rPr>
          <w:szCs w:val="23"/>
        </w:rPr>
        <w:t>sserted s</w:t>
      </w:r>
      <w:r w:rsidR="00443209" w:rsidRPr="00035949">
        <w:rPr>
          <w:szCs w:val="23"/>
        </w:rPr>
        <w:t xml:space="preserve">ubtypes of function </w:t>
      </w:r>
      <w:r w:rsidR="00FB0792" w:rsidRPr="00035949">
        <w:rPr>
          <w:szCs w:val="23"/>
        </w:rPr>
        <w:t xml:space="preserve">that </w:t>
      </w:r>
      <w:r w:rsidR="00FB0792" w:rsidRPr="00035949">
        <w:rPr>
          <w:szCs w:val="23"/>
        </w:rPr>
        <w:lastRenderedPageBreak/>
        <w:t xml:space="preserve">would be needed in order to yield a separate monoheirarchy </w:t>
      </w:r>
      <w:r w:rsidR="00443209" w:rsidRPr="00035949">
        <w:rPr>
          <w:szCs w:val="23"/>
        </w:rPr>
        <w:t>are not</w:t>
      </w:r>
      <w:r w:rsidR="00405B03" w:rsidRPr="00035949">
        <w:rPr>
          <w:szCs w:val="23"/>
        </w:rPr>
        <w:t xml:space="preserve"> </w:t>
      </w:r>
      <w:r w:rsidR="00443209" w:rsidRPr="00035949">
        <w:rPr>
          <w:szCs w:val="23"/>
        </w:rPr>
        <w:t>artifactual function, biological function, etc.</w:t>
      </w:r>
      <w:r w:rsidR="00405B03" w:rsidRPr="00035949">
        <w:rPr>
          <w:szCs w:val="23"/>
        </w:rPr>
        <w:t xml:space="preserve">, </w:t>
      </w:r>
      <w:r w:rsidR="00443209" w:rsidRPr="00035949">
        <w:rPr>
          <w:szCs w:val="23"/>
        </w:rPr>
        <w:t>but rather transporting function, pumping function, etc.</w:t>
      </w:r>
      <w:r w:rsidRPr="00035949">
        <w:rPr>
          <w:rStyle w:val="Annotation"/>
        </w:rPr>
        <w:t>]</w:t>
      </w:r>
    </w:p>
    <w:p w14:paraId="280B46B7" w14:textId="42840B41" w:rsidR="00F33687" w:rsidRPr="00035949" w:rsidRDefault="00E32204" w:rsidP="00140957">
      <w:pPr>
        <w:pStyle w:val="Heading4"/>
      </w:pPr>
      <w:bookmarkStart w:id="355" w:name="_Toc501053119"/>
      <w:r w:rsidRPr="00035949">
        <w:t>Defined relations</w:t>
      </w:r>
      <w:bookmarkEnd w:id="355"/>
      <w:r w:rsidR="00992D6E" w:rsidRPr="00035949">
        <w:t xml:space="preserve"> </w:t>
      </w:r>
    </w:p>
    <w:p w14:paraId="6FD1C907"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role_of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r w:rsidR="00CD7D2D" w:rsidRPr="00035949">
        <w:rPr>
          <w:b/>
        </w:rPr>
        <w:t>role_of</w:t>
      </w:r>
      <w:r w:rsidR="00C0143F" w:rsidRPr="00035949">
        <w:rPr>
          <w:b/>
        </w:rPr>
        <w:t xml:space="preserve"> </w:t>
      </w:r>
      <w:r w:rsidR="00CD7D2D" w:rsidRPr="00035949">
        <w:t xml:space="preserve">b </w:t>
      </w:r>
      <w:r w:rsidR="00CD7D2D" w:rsidRPr="00035949">
        <w:rPr>
          <w:b/>
        </w:rPr>
        <w:t xml:space="preserve">at </w:t>
      </w:r>
      <w:r w:rsidR="005E4226" w:rsidRPr="00035949">
        <w:t>t =</w:t>
      </w:r>
      <w:r w:rsidR="00541102" w:rsidRPr="00035949">
        <w:t>Def.</w:t>
      </w:r>
      <w:r w:rsidR="00C0143F" w:rsidRPr="00035949">
        <w:t xml:space="preserve"> </w:t>
      </w:r>
      <w:r w:rsidR="00CD7D2D" w:rsidRPr="00035949">
        <w:t xml:space="preserve">a is a role and a </w:t>
      </w:r>
      <w:r w:rsidR="00CD7D2D" w:rsidRPr="00035949">
        <w:rPr>
          <w:b/>
        </w:rPr>
        <w:t>inheres_in</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[065-001]</w:t>
      </w:r>
      <w:r w:rsidRPr="00035949">
        <w:rPr>
          <w:rStyle w:val="Annotation"/>
        </w:rPr>
        <w:t>]</w:t>
      </w:r>
    </w:p>
    <w:p w14:paraId="5E1A0F59" w14:textId="77777777" w:rsidR="00F33687" w:rsidRPr="00035949" w:rsidRDefault="00D63A35" w:rsidP="00526BEE">
      <w:pPr>
        <w:pStyle w:val="Specification"/>
        <w:rPr>
          <w:b/>
        </w:rPr>
      </w:pPr>
      <w:r w:rsidRPr="00035949">
        <w:rPr>
          <w:rStyle w:val="Annotation"/>
        </w:rPr>
        <w:t>a</w:t>
      </w:r>
      <w:r w:rsidR="001314A7" w:rsidRPr="00035949">
        <w:rPr>
          <w:rStyle w:val="Annotation"/>
        </w:rPr>
        <w:t>t</w:t>
      </w:r>
      <w:r w:rsidRPr="00035949">
        <w:rPr>
          <w:rStyle w:val="Annotation"/>
        </w:rPr>
        <w:t>(</w:t>
      </w:r>
      <w:r w:rsidR="00654FD7" w:rsidRPr="00035949">
        <w:rPr>
          <w:rStyle w:val="Annotation"/>
        </w:rPr>
        <w:t>disposition_of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r w:rsidR="00CD7D2D" w:rsidRPr="00035949">
        <w:rPr>
          <w:b/>
        </w:rPr>
        <w:t>disposition_of</w:t>
      </w:r>
      <w:r w:rsidR="00C0143F" w:rsidRPr="00035949">
        <w:rPr>
          <w:b/>
        </w:rPr>
        <w:t xml:space="preserve"> </w:t>
      </w:r>
      <w:r w:rsidR="00CD7D2D" w:rsidRPr="00035949">
        <w:t xml:space="preserve">b </w:t>
      </w:r>
      <w:r w:rsidR="00CD7D2D" w:rsidRPr="00035949">
        <w:rPr>
          <w:b/>
        </w:rPr>
        <w:t xml:space="preserve">at </w:t>
      </w:r>
      <w:r w:rsidR="00CD7D2D" w:rsidRPr="00035949">
        <w:t>t =</w:t>
      </w:r>
      <w:r w:rsidR="00541102" w:rsidRPr="00035949">
        <w:t>Def.</w:t>
      </w:r>
      <w:r w:rsidR="00C0143F" w:rsidRPr="00035949">
        <w:t xml:space="preserve"> </w:t>
      </w:r>
      <w:r w:rsidR="00CD7D2D" w:rsidRPr="00035949">
        <w:t xml:space="preserve">a is a disposition and a </w:t>
      </w:r>
      <w:r w:rsidR="00CD7D2D" w:rsidRPr="00035949">
        <w:rPr>
          <w:b/>
        </w:rPr>
        <w:t>inheres_in</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[066-001]</w:t>
      </w:r>
      <w:r w:rsidRPr="00035949">
        <w:rPr>
          <w:rStyle w:val="Annotation"/>
        </w:rPr>
        <w:t xml:space="preserve"> ]</w:t>
      </w:r>
    </w:p>
    <w:p w14:paraId="28CBA246"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function_of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r w:rsidR="00CD7D2D" w:rsidRPr="00035949">
        <w:rPr>
          <w:b/>
        </w:rPr>
        <w:t>function_of</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 =</w:t>
      </w:r>
      <w:r w:rsidR="00541102" w:rsidRPr="00035949">
        <w:t>Def.</w:t>
      </w:r>
      <w:r w:rsidR="00C0143F" w:rsidRPr="00035949">
        <w:t xml:space="preserve"> </w:t>
      </w:r>
      <w:r w:rsidR="00CD7D2D" w:rsidRPr="00035949">
        <w:t xml:space="preserve">a is a function and a </w:t>
      </w:r>
      <w:r w:rsidR="00CD7D2D" w:rsidRPr="00035949">
        <w:rPr>
          <w:b/>
        </w:rPr>
        <w:t>inheres_in</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[067-001]</w:t>
      </w:r>
      <w:r w:rsidRPr="00035949">
        <w:rPr>
          <w:rStyle w:val="Annotation"/>
        </w:rPr>
        <w:t xml:space="preserve"> ]</w:t>
      </w:r>
    </w:p>
    <w:p w14:paraId="271D2236" w14:textId="77777777" w:rsidR="00F33687" w:rsidRPr="00035949" w:rsidRDefault="00D63A35" w:rsidP="00526BEE">
      <w:pPr>
        <w:pStyle w:val="Specification"/>
      </w:pPr>
      <w:r w:rsidRPr="00035949">
        <w:rPr>
          <w:rStyle w:val="Annotation"/>
        </w:rPr>
        <w:t>a(</w:t>
      </w:r>
      <w:r w:rsidR="00654FD7" w:rsidRPr="00035949">
        <w:rPr>
          <w:rStyle w:val="Annotation"/>
        </w:rPr>
        <w:t>has_role</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r w:rsidR="005E4226" w:rsidRPr="00035949">
        <w:rPr>
          <w:b/>
        </w:rPr>
        <w:t xml:space="preserve">has_role </w:t>
      </w:r>
      <w:r w:rsidR="005E4226" w:rsidRPr="00035949">
        <w:t xml:space="preserve">b </w:t>
      </w:r>
      <w:r w:rsidR="005E4226" w:rsidRPr="00035949">
        <w:rPr>
          <w:b/>
        </w:rPr>
        <w:t xml:space="preserve">at </w:t>
      </w:r>
      <w:r w:rsidR="005E4226" w:rsidRPr="00035949">
        <w:t xml:space="preserve">t =Def. b </w:t>
      </w:r>
      <w:r w:rsidR="005E4226" w:rsidRPr="00035949">
        <w:rPr>
          <w:b/>
        </w:rPr>
        <w:t xml:space="preserve">role_of </w:t>
      </w:r>
      <w:r w:rsidR="005E4226" w:rsidRPr="00035949">
        <w:t xml:space="preserve">a </w:t>
      </w:r>
      <w:r w:rsidR="005E4226" w:rsidRPr="00035949">
        <w:rPr>
          <w:b/>
        </w:rPr>
        <w:t xml:space="preserve">at </w:t>
      </w:r>
      <w:r w:rsidR="005E4226" w:rsidRPr="00035949">
        <w:t>t</w:t>
      </w:r>
      <w:r w:rsidR="006D323D" w:rsidRPr="00035949">
        <w:t>. [068-001]</w:t>
      </w:r>
      <w:r w:rsidRPr="00035949">
        <w:rPr>
          <w:rStyle w:val="Annotation"/>
        </w:rPr>
        <w:t xml:space="preserve"> ]</w:t>
      </w:r>
    </w:p>
    <w:p w14:paraId="23B62FBC"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has_disposition</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r w:rsidR="005E4226" w:rsidRPr="00035949">
        <w:rPr>
          <w:b/>
        </w:rPr>
        <w:t>has_disposition</w:t>
      </w:r>
      <w:r w:rsidR="005E4226" w:rsidRPr="00035949">
        <w:t xml:space="preserve"> b </w:t>
      </w:r>
      <w:r w:rsidR="005E4226" w:rsidRPr="00035949">
        <w:rPr>
          <w:b/>
        </w:rPr>
        <w:t>at</w:t>
      </w:r>
      <w:r w:rsidR="005E4226" w:rsidRPr="00035949">
        <w:t xml:space="preserve"> t =Def. b </w:t>
      </w:r>
      <w:r w:rsidR="005E4226" w:rsidRPr="00035949">
        <w:rPr>
          <w:b/>
        </w:rPr>
        <w:t xml:space="preserve">disposition_of </w:t>
      </w:r>
      <w:r w:rsidR="005E4226" w:rsidRPr="00035949">
        <w:t xml:space="preserve">a </w:t>
      </w:r>
      <w:r w:rsidR="005E4226" w:rsidRPr="00035949">
        <w:rPr>
          <w:b/>
        </w:rPr>
        <w:t xml:space="preserve">at </w:t>
      </w:r>
      <w:r w:rsidR="005E4226" w:rsidRPr="00035949">
        <w:t>t</w:t>
      </w:r>
      <w:r w:rsidR="006D323D" w:rsidRPr="00035949">
        <w:t>. [069-001]</w:t>
      </w:r>
      <w:r w:rsidRPr="00035949">
        <w:rPr>
          <w:rStyle w:val="Annotation"/>
        </w:rPr>
        <w:t xml:space="preserve"> ]</w:t>
      </w:r>
    </w:p>
    <w:p w14:paraId="1F520907"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has_function</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r w:rsidR="005E4226" w:rsidRPr="00035949">
        <w:rPr>
          <w:b/>
        </w:rPr>
        <w:t>has_function</w:t>
      </w:r>
      <w:r w:rsidR="005E4226" w:rsidRPr="00035949">
        <w:t xml:space="preserve"> b </w:t>
      </w:r>
      <w:r w:rsidR="005E4226" w:rsidRPr="00035949">
        <w:rPr>
          <w:b/>
        </w:rPr>
        <w:t>at</w:t>
      </w:r>
      <w:r w:rsidR="005E4226" w:rsidRPr="00035949">
        <w:t xml:space="preserve"> t =Def. b </w:t>
      </w:r>
      <w:r w:rsidR="005E4226" w:rsidRPr="00035949">
        <w:rPr>
          <w:b/>
        </w:rPr>
        <w:t>function_of</w:t>
      </w:r>
      <w:r w:rsidR="005E4226" w:rsidRPr="00035949">
        <w:t xml:space="preserve"> a </w:t>
      </w:r>
      <w:r w:rsidR="005E4226" w:rsidRPr="00035949">
        <w:rPr>
          <w:b/>
        </w:rPr>
        <w:t>at</w:t>
      </w:r>
      <w:r w:rsidR="005E4226" w:rsidRPr="00035949">
        <w:t xml:space="preserve"> t</w:t>
      </w:r>
      <w:r w:rsidR="006D323D" w:rsidRPr="00035949">
        <w:t>. [070-001]</w:t>
      </w:r>
      <w:r w:rsidRPr="00035949">
        <w:rPr>
          <w:rStyle w:val="Annotation"/>
        </w:rPr>
        <w:t xml:space="preserve"> ]</w:t>
      </w:r>
    </w:p>
    <w:p w14:paraId="5CD331DC" w14:textId="77777777" w:rsidR="00F33687" w:rsidRPr="00035949" w:rsidRDefault="003068B6" w:rsidP="00140957">
      <w:pPr>
        <w:pStyle w:val="Heading3"/>
      </w:pPr>
      <w:bookmarkStart w:id="356" w:name="_Toc501053120"/>
      <w:r w:rsidRPr="00035949">
        <w:t xml:space="preserve">Material </w:t>
      </w:r>
      <w:r w:rsidR="00F33687" w:rsidRPr="00035949">
        <w:t>basis</w:t>
      </w:r>
      <w:bookmarkEnd w:id="356"/>
    </w:p>
    <w:p w14:paraId="2D2CB5B1" w14:textId="77777777" w:rsidR="00F12306" w:rsidRPr="00035949" w:rsidRDefault="003068B6">
      <w:r w:rsidRPr="00035949">
        <w:t xml:space="preserve">Dispositions (and thus also functions) are </w:t>
      </w:r>
      <w:r w:rsidR="00551C5E" w:rsidRPr="00035949">
        <w:t xml:space="preserve">introduced </w:t>
      </w:r>
      <w:r w:rsidRPr="00035949">
        <w:t xml:space="preserve">into BFO in order to </w:t>
      </w:r>
      <w:r w:rsidR="00551C5E" w:rsidRPr="00035949">
        <w:t xml:space="preserve">provide a means for referring </w:t>
      </w:r>
      <w:r w:rsidR="00FB0792" w:rsidRPr="00035949">
        <w:t xml:space="preserve">to </w:t>
      </w:r>
      <w:r w:rsidR="00551C5E" w:rsidRPr="00035949">
        <w:t xml:space="preserve">what we can think of as the potentials or powers of things in the world without the need to quantify over putative ‘possible worlds’ or ‘possible objects’. Whenever a disposition exists, then it is a disposition of some thing, namely its </w:t>
      </w:r>
      <w:r w:rsidR="00FB0792" w:rsidRPr="00035949">
        <w:t xml:space="preserve">material </w:t>
      </w:r>
      <w:r w:rsidR="00551C5E" w:rsidRPr="00035949">
        <w:t xml:space="preserve">bearer. Dispositions exist in every case because there is some </w:t>
      </w:r>
      <w:r w:rsidR="00F12306" w:rsidRPr="00035949">
        <w:t xml:space="preserve">corresponding </w:t>
      </w:r>
      <w:r w:rsidR="00551C5E" w:rsidRPr="00035949">
        <w:t xml:space="preserve">portion of reality </w:t>
      </w:r>
      <w:r w:rsidR="00F12306" w:rsidRPr="00035949">
        <w:t xml:space="preserve">that is non-dispositional in nature, which we call the material basis of the disposition. The relevant relation can be </w:t>
      </w:r>
      <w:r w:rsidR="005E4226" w:rsidRPr="00035949">
        <w:t xml:space="preserve">elucidated </w:t>
      </w:r>
      <w:r w:rsidR="00F12306" w:rsidRPr="00035949">
        <w:t xml:space="preserve">as follows: </w:t>
      </w:r>
    </w:p>
    <w:p w14:paraId="274308F1" w14:textId="391DFF94" w:rsidR="00F12306" w:rsidRPr="00035949" w:rsidRDefault="00654FD7">
      <w:pPr>
        <w:pStyle w:val="Specification"/>
      </w:pPr>
      <w:r w:rsidRPr="00035949">
        <w:rPr>
          <w:rStyle w:val="Annotation"/>
        </w:rPr>
        <w:t>a</w:t>
      </w:r>
      <w:r w:rsidR="00332C18" w:rsidRPr="00035949">
        <w:rPr>
          <w:rStyle w:val="Annotation"/>
        </w:rPr>
        <w:t>t</w:t>
      </w:r>
      <w:r w:rsidRPr="00035949">
        <w:rPr>
          <w:rStyle w:val="Annotation"/>
        </w:rPr>
        <w:t>(has_material_basis)[</w:t>
      </w:r>
      <w:r w:rsidR="0054207A" w:rsidRPr="00035949">
        <w:rPr>
          <w:rStyle w:val="SpecificationType"/>
          <w:sz w:val="22"/>
        </w:rPr>
        <w:t>Elucidation</w:t>
      </w:r>
      <w:r w:rsidR="0054207A" w:rsidRPr="00035949">
        <w:t xml:space="preserve">: </w:t>
      </w:r>
      <w:r w:rsidR="008A6944" w:rsidRPr="00035949">
        <w:rPr>
          <w:i/>
        </w:rPr>
        <w:t>b</w:t>
      </w:r>
      <w:r w:rsidR="00F12306" w:rsidRPr="00035949">
        <w:t xml:space="preserve"> </w:t>
      </w:r>
      <w:r w:rsidR="00551C5E" w:rsidRPr="00035949">
        <w:rPr>
          <w:b/>
        </w:rPr>
        <w:t>has_material_basis</w:t>
      </w:r>
      <w:r w:rsidR="00F12306" w:rsidRPr="00035949">
        <w:t xml:space="preserve"> </w:t>
      </w:r>
      <w:r w:rsidR="008A6944" w:rsidRPr="00035949">
        <w:rPr>
          <w:i/>
        </w:rPr>
        <w:t>c</w:t>
      </w:r>
      <w:r w:rsidR="00F12306" w:rsidRPr="00035949">
        <w:t xml:space="preserve"> </w:t>
      </w:r>
      <w:r w:rsidR="00F12306" w:rsidRPr="00035949">
        <w:rPr>
          <w:b/>
        </w:rPr>
        <w:t>at</w:t>
      </w:r>
      <w:r w:rsidR="00F12306" w:rsidRPr="00035949">
        <w:t xml:space="preserve"> </w:t>
      </w:r>
      <w:r w:rsidR="00F12306" w:rsidRPr="00035949">
        <w:rPr>
          <w:i/>
        </w:rPr>
        <w:t>t</w:t>
      </w:r>
      <w:r w:rsidR="00F12306" w:rsidRPr="00035949">
        <w:t xml:space="preserve"> </w:t>
      </w:r>
      <w:r w:rsidR="005E4226" w:rsidRPr="00035949">
        <w:t>means:</w:t>
      </w:r>
      <w:r w:rsidR="00F12306" w:rsidRPr="00035949">
        <w:t xml:space="preserve"> </w:t>
      </w:r>
    </w:p>
    <w:p w14:paraId="51BABD85" w14:textId="4EE2A489" w:rsidR="00F12306" w:rsidRPr="00035949" w:rsidRDefault="008A6944" w:rsidP="00140957">
      <w:pPr>
        <w:pStyle w:val="SpecificationInternal"/>
        <w:ind w:left="2160"/>
      </w:pPr>
      <w:r w:rsidRPr="00035949">
        <w:t>b</w:t>
      </w:r>
      <w:r w:rsidR="00F12306" w:rsidRPr="00035949">
        <w:t xml:space="preserve"> is a </w:t>
      </w:r>
      <w:r w:rsidR="00F12306" w:rsidRPr="00035949">
        <w:rPr>
          <w:i/>
        </w:rPr>
        <w:t>disposition</w:t>
      </w:r>
      <w:r w:rsidR="00F12306" w:rsidRPr="00035949">
        <w:t xml:space="preserve"> </w:t>
      </w:r>
    </w:p>
    <w:p w14:paraId="04058B76" w14:textId="67CEF874" w:rsidR="005E4226" w:rsidRPr="00035949" w:rsidRDefault="00F12306" w:rsidP="00140957">
      <w:pPr>
        <w:pStyle w:val="SpecificationInternal"/>
        <w:ind w:left="2160"/>
      </w:pPr>
      <w:r w:rsidRPr="00035949">
        <w:t xml:space="preserve">&amp; </w:t>
      </w:r>
      <w:r w:rsidR="008A6944" w:rsidRPr="00035949">
        <w:t>c</w:t>
      </w:r>
      <w:r w:rsidRPr="00035949">
        <w:t xml:space="preserve"> is a </w:t>
      </w:r>
      <w:r w:rsidR="00551C5E" w:rsidRPr="00035949">
        <w:rPr>
          <w:i/>
        </w:rPr>
        <w:t>material entity </w:t>
      </w:r>
    </w:p>
    <w:p w14:paraId="63C3CFCF" w14:textId="4C7F4834" w:rsidR="005E4226" w:rsidRPr="00035949" w:rsidRDefault="005E4226" w:rsidP="00140957">
      <w:pPr>
        <w:pStyle w:val="SpecificationInternal"/>
        <w:ind w:left="2160"/>
      </w:pPr>
      <w:r w:rsidRPr="00035949">
        <w:t xml:space="preserve">&amp; there is some </w:t>
      </w:r>
      <w:r w:rsidR="008A6944" w:rsidRPr="00035949">
        <w:t>d</w:t>
      </w:r>
      <w:r w:rsidRPr="00035949">
        <w:t xml:space="preserve"> </w:t>
      </w:r>
      <w:r w:rsidRPr="00035949">
        <w:rPr>
          <w:b/>
        </w:rPr>
        <w:t>bearer_of</w:t>
      </w:r>
      <w:r w:rsidRPr="00035949">
        <w:t xml:space="preserve"> </w:t>
      </w:r>
      <w:r w:rsidR="008A6944" w:rsidRPr="00035949">
        <w:t>b</w:t>
      </w:r>
      <w:r w:rsidRPr="00035949">
        <w:t xml:space="preserve"> </w:t>
      </w:r>
      <w:r w:rsidRPr="00035949">
        <w:rPr>
          <w:b/>
        </w:rPr>
        <w:t xml:space="preserve">at </w:t>
      </w:r>
      <w:r w:rsidRPr="00035949">
        <w:t>t</w:t>
      </w:r>
    </w:p>
    <w:p w14:paraId="6A081CE7" w14:textId="427C8F14" w:rsidR="005E4226" w:rsidRPr="00035949" w:rsidRDefault="005E4226" w:rsidP="00140957">
      <w:pPr>
        <w:pStyle w:val="SpecificationInternal"/>
        <w:ind w:left="2160"/>
      </w:pPr>
      <w:r w:rsidRPr="00035949">
        <w:t xml:space="preserve">&amp; </w:t>
      </w:r>
      <w:r w:rsidR="008A6944" w:rsidRPr="00035949">
        <w:rPr>
          <w:i/>
        </w:rPr>
        <w:t>c</w:t>
      </w:r>
      <w:r w:rsidRPr="00035949">
        <w:t xml:space="preserve"> </w:t>
      </w:r>
      <w:r w:rsidR="009D1AD3" w:rsidRPr="00035949">
        <w:rPr>
          <w:b/>
        </w:rPr>
        <w:t>continuant_part_of</w:t>
      </w:r>
      <w:r w:rsidR="009D1AD3" w:rsidRPr="00035949">
        <w:t xml:space="preserve"> </w:t>
      </w:r>
      <w:r w:rsidR="008A6944" w:rsidRPr="00035949">
        <w:rPr>
          <w:i/>
        </w:rPr>
        <w:t>d</w:t>
      </w:r>
      <w:r w:rsidRPr="00035949">
        <w:t xml:space="preserve"> </w:t>
      </w:r>
      <w:r w:rsidRPr="00035949">
        <w:rPr>
          <w:b/>
        </w:rPr>
        <w:t xml:space="preserve">at </w:t>
      </w:r>
      <w:r w:rsidRPr="00035949">
        <w:t>t</w:t>
      </w:r>
    </w:p>
    <w:p w14:paraId="5449A88D" w14:textId="11553BEB" w:rsidR="000C52A3" w:rsidRPr="00035949" w:rsidRDefault="005E4226" w:rsidP="00140957">
      <w:pPr>
        <w:pStyle w:val="SpecificationInternal"/>
        <w:ind w:left="2160"/>
      </w:pPr>
      <w:r w:rsidRPr="00035949">
        <w:t xml:space="preserve">&amp; </w:t>
      </w:r>
      <w:r w:rsidR="008A6944" w:rsidRPr="00035949">
        <w:rPr>
          <w:i/>
        </w:rPr>
        <w:t>d</w:t>
      </w:r>
      <w:r w:rsidRPr="00035949">
        <w:t xml:space="preserve"> </w:t>
      </w:r>
      <w:r w:rsidRPr="00035949">
        <w:rPr>
          <w:b/>
        </w:rPr>
        <w:t>has_disposition</w:t>
      </w:r>
      <w:r w:rsidRPr="00035949">
        <w:t xml:space="preserve"> </w:t>
      </w:r>
      <w:r w:rsidR="008A6944" w:rsidRPr="00035949">
        <w:rPr>
          <w:i/>
        </w:rPr>
        <w:t>b</w:t>
      </w:r>
      <w:r w:rsidRPr="00035949">
        <w:t xml:space="preserve"> </w:t>
      </w:r>
      <w:r w:rsidRPr="00035949">
        <w:rPr>
          <w:b/>
        </w:rPr>
        <w:t>at</w:t>
      </w:r>
      <w:r w:rsidRPr="00035949">
        <w:t xml:space="preserve"> </w:t>
      </w:r>
      <w:r w:rsidRPr="00035949">
        <w:rPr>
          <w:i/>
        </w:rPr>
        <w:t>t</w:t>
      </w:r>
      <w:r w:rsidRPr="00035949">
        <w:t xml:space="preserve"> because </w:t>
      </w:r>
      <w:r w:rsidR="008A6944" w:rsidRPr="00035949">
        <w:rPr>
          <w:i/>
        </w:rPr>
        <w:t>c</w:t>
      </w:r>
      <w:r w:rsidRPr="00035949">
        <w:t xml:space="preserve"> </w:t>
      </w:r>
      <w:r w:rsidR="003D5797" w:rsidRPr="00035949">
        <w:rPr>
          <w:b/>
        </w:rPr>
        <w:t>continuant_</w:t>
      </w:r>
      <w:r w:rsidRPr="00035949">
        <w:rPr>
          <w:b/>
        </w:rPr>
        <w:t>part_of</w:t>
      </w:r>
      <w:r w:rsidRPr="00035949">
        <w:t xml:space="preserve"> </w:t>
      </w:r>
      <w:r w:rsidR="008A6944" w:rsidRPr="00035949">
        <w:rPr>
          <w:i/>
        </w:rPr>
        <w:t>d</w:t>
      </w:r>
      <w:r w:rsidRPr="00035949">
        <w:t xml:space="preserve"> </w:t>
      </w:r>
      <w:r w:rsidRPr="00035949">
        <w:rPr>
          <w:b/>
        </w:rPr>
        <w:t>at</w:t>
      </w:r>
      <w:r w:rsidRPr="00035949">
        <w:t xml:space="preserve"> </w:t>
      </w:r>
      <w:r w:rsidRPr="00035949">
        <w:rPr>
          <w:i/>
        </w:rPr>
        <w:t>t</w:t>
      </w:r>
      <w:r w:rsidR="006D323D" w:rsidRPr="00035949">
        <w:t>. [071-00</w:t>
      </w:r>
      <w:r w:rsidR="00473537" w:rsidRPr="00035949">
        <w:t>2</w:t>
      </w:r>
      <w:r w:rsidR="006D323D" w:rsidRPr="00035949">
        <w:t>]</w:t>
      </w:r>
      <w:r w:rsidR="00654FD7" w:rsidRPr="00035949">
        <w:rPr>
          <w:rStyle w:val="Annotation"/>
        </w:rPr>
        <w:t xml:space="preserve"> ]</w:t>
      </w:r>
    </w:p>
    <w:p w14:paraId="08DF67D0" w14:textId="1E1A56C8" w:rsidR="00B859AF" w:rsidRPr="00035949" w:rsidRDefault="00654FD7" w:rsidP="00B859AF">
      <w:pPr>
        <w:pStyle w:val="Specification"/>
      </w:pPr>
      <w:r w:rsidRPr="00035949">
        <w:rPr>
          <w:rStyle w:val="Annotation"/>
        </w:rPr>
        <w:lastRenderedPageBreak/>
        <w:t>as(has_material_basis)[</w:t>
      </w:r>
      <w:r w:rsidR="005E4226" w:rsidRPr="00035949">
        <w:rPr>
          <w:rStyle w:val="SpecificationType"/>
          <w:sz w:val="22"/>
        </w:rPr>
        <w:t>Examples</w:t>
      </w:r>
      <w:r w:rsidR="005E4226" w:rsidRPr="00035949">
        <w:t xml:space="preserve">: </w:t>
      </w:r>
      <w:r w:rsidR="001E657E" w:rsidRPr="00035949">
        <w:t>the material basis of the disposition to wear unevenly of John’s tires is the worn suspension of his car</w:t>
      </w:r>
      <w:r w:rsidR="001E657E">
        <w:t>;</w:t>
      </w:r>
      <w:r w:rsidR="001E657E" w:rsidRPr="00035949">
        <w:t xml:space="preserve"> </w:t>
      </w:r>
      <w:r w:rsidR="005E4226" w:rsidRPr="00035949">
        <w:t xml:space="preserve">the material basis of John’s </w:t>
      </w:r>
      <w:r w:rsidR="001E657E">
        <w:t xml:space="preserve">current </w:t>
      </w:r>
      <w:r w:rsidR="005E4226" w:rsidRPr="00035949">
        <w:t xml:space="preserve">disposition to cough </w:t>
      </w:r>
      <w:r w:rsidR="001E657E">
        <w:t xml:space="preserve">includes </w:t>
      </w:r>
      <w:r w:rsidR="005E4226" w:rsidRPr="00035949">
        <w:t xml:space="preserve">the viral infection in </w:t>
      </w:r>
      <w:r w:rsidR="001E657E">
        <w:t xml:space="preserve">his </w:t>
      </w:r>
      <w:r w:rsidR="005E4226" w:rsidRPr="00035949">
        <w:t>upper respiratory tract</w:t>
      </w:r>
      <w:r w:rsidR="001E657E">
        <w:t xml:space="preserve">; the neurons in his throat that are able to detect abnormal sensations; the neurons in the brain that initiate the cough response; the motor neurons that move the diaphragm; </w:t>
      </w:r>
      <w:r w:rsidR="001E657E" w:rsidRPr="001E657E">
        <w:t>(some part of) the diaphragm itself; and (some part of) John’s lungs</w:t>
      </w:r>
      <w:r w:rsidR="001E657E">
        <w:t>.</w:t>
      </w:r>
      <w:r w:rsidRPr="00035949">
        <w:rPr>
          <w:rStyle w:val="Annotation"/>
        </w:rPr>
        <w:t>\ ]</w:t>
      </w:r>
    </w:p>
    <w:p w14:paraId="6AE4D332" w14:textId="0DE8520F" w:rsidR="00992D6E" w:rsidRPr="00035949" w:rsidRDefault="00992D6E">
      <w:pPr>
        <w:rPr>
          <w:i/>
        </w:rPr>
      </w:pPr>
      <w:r w:rsidRPr="00035949">
        <w:t xml:space="preserve">In some cases the material basis is associated with a certain quality. Thus if a portion of glass is transparent, then the material basis of this transparency is the portion of glass itself. But more can be said, namely that the transparency obtains because the molecules in this portion of glass </w:t>
      </w:r>
      <w:r w:rsidRPr="00035949">
        <w:rPr>
          <w:i/>
        </w:rPr>
        <w:t>are currently organized in a certain way</w:t>
      </w:r>
      <w:r w:rsidRPr="00035949">
        <w:t xml:space="preserve">, thus the aggregate of molecules has a quality: </w:t>
      </w:r>
      <w:r w:rsidRPr="00035949">
        <w:rPr>
          <w:i/>
        </w:rPr>
        <w:t xml:space="preserve">lattice structure. </w:t>
      </w:r>
    </w:p>
    <w:p w14:paraId="131798D5" w14:textId="04C2EFC1" w:rsidR="00F33687" w:rsidRPr="00035949" w:rsidRDefault="00DA4D68" w:rsidP="00B841FA">
      <w:pPr>
        <w:pStyle w:val="Heading2"/>
      </w:pPr>
      <w:bookmarkStart w:id="357" w:name="_Ref309403428"/>
      <w:bookmarkStart w:id="358" w:name="_Toc313270721"/>
      <w:bookmarkStart w:id="359" w:name="_Toc501053121"/>
      <w:r w:rsidRPr="00035949">
        <w:t>Generically dependent</w:t>
      </w:r>
      <w:r w:rsidR="00921592" w:rsidRPr="00035949">
        <w:t xml:space="preserve"> continuant</w:t>
      </w:r>
      <w:bookmarkEnd w:id="357"/>
      <w:bookmarkEnd w:id="358"/>
      <w:bookmarkEnd w:id="359"/>
    </w:p>
    <w:p w14:paraId="0B4EDBCE" w14:textId="60DB4334" w:rsidR="008E7991" w:rsidRPr="00035949" w:rsidRDefault="00A64AB5">
      <w:pPr>
        <w:pStyle w:val="Specification"/>
      </w:pPr>
      <w:commentRangeStart w:id="360"/>
      <w:r w:rsidRPr="00035949">
        <w:rPr>
          <w:rStyle w:val="Annotation"/>
        </w:rPr>
        <w:t>a</w:t>
      </w:r>
      <w:r w:rsidR="00C63F66" w:rsidRPr="00035949">
        <w:rPr>
          <w:rStyle w:val="Annotation"/>
        </w:rPr>
        <w:t>t</w:t>
      </w:r>
      <w:r w:rsidRPr="00035949">
        <w:rPr>
          <w:rStyle w:val="Annotation"/>
        </w:rPr>
        <w:t>(g-depends on)[</w:t>
      </w:r>
      <w:r w:rsidR="00A52523" w:rsidRPr="00035949">
        <w:rPr>
          <w:rStyle w:val="SpecificationType"/>
          <w:sz w:val="22"/>
        </w:rPr>
        <w:t>Elucidation</w:t>
      </w:r>
      <w:r w:rsidR="00492DAF" w:rsidRPr="00035949">
        <w:rPr>
          <w:smallCaps/>
        </w:rPr>
        <w:t xml:space="preserve">: </w:t>
      </w:r>
      <w:r w:rsidR="00473537" w:rsidRPr="00035949">
        <w:rPr>
          <w:i/>
        </w:rPr>
        <w:t>b</w:t>
      </w:r>
      <w:r w:rsidR="00C0143F" w:rsidRPr="00035949">
        <w:rPr>
          <w:i/>
        </w:rPr>
        <w:t xml:space="preserve"> </w:t>
      </w:r>
      <w:r w:rsidR="003E0C5C" w:rsidRPr="00035949">
        <w:rPr>
          <w:b/>
        </w:rPr>
        <w:t>g-depends on</w:t>
      </w:r>
      <w:r w:rsidR="00C0143F" w:rsidRPr="00035949">
        <w:rPr>
          <w:b/>
        </w:rPr>
        <w:t xml:space="preserve"> </w:t>
      </w:r>
      <w:r w:rsidR="00473537" w:rsidRPr="00035949">
        <w:rPr>
          <w:i/>
        </w:rPr>
        <w:t>c</w:t>
      </w:r>
      <w:r w:rsidR="003E0C5C" w:rsidRPr="00035949">
        <w:rPr>
          <w:i/>
        </w:rPr>
        <w:t xml:space="preserve"> </w:t>
      </w:r>
      <w:r w:rsidR="003E0C5C" w:rsidRPr="00035949">
        <w:rPr>
          <w:b/>
        </w:rPr>
        <w:t xml:space="preserve">at </w:t>
      </w:r>
      <w:r w:rsidR="003E0C5C" w:rsidRPr="00035949">
        <w:rPr>
          <w:i/>
        </w:rPr>
        <w:t>t</w:t>
      </w:r>
      <w:r w:rsidR="003E0C5C" w:rsidRPr="00035949">
        <w:rPr>
          <w:vertAlign w:val="subscript"/>
        </w:rPr>
        <w:t>1</w:t>
      </w:r>
      <w:r w:rsidR="00A52523" w:rsidRPr="00035949">
        <w:t xml:space="preserve"> means:</w:t>
      </w:r>
      <w:r w:rsidR="00151755" w:rsidRPr="00035949">
        <w:t xml:space="preserve"> </w:t>
      </w:r>
      <w:r w:rsidR="00473537" w:rsidRPr="00035949">
        <w:rPr>
          <w:i/>
        </w:rPr>
        <w:t>b</w:t>
      </w:r>
      <w:r w:rsidR="00151755" w:rsidRPr="00035949">
        <w:rPr>
          <w:i/>
        </w:rPr>
        <w:t xml:space="preserve"> </w:t>
      </w:r>
      <w:r w:rsidR="003E0C5C" w:rsidRPr="00035949">
        <w:t xml:space="preserve">exists </w:t>
      </w:r>
      <w:r w:rsidR="003E0C5C" w:rsidRPr="00035949">
        <w:rPr>
          <w:b/>
        </w:rPr>
        <w:t xml:space="preserve">at </w:t>
      </w:r>
      <w:r w:rsidR="003E0C5C" w:rsidRPr="00035949">
        <w:rPr>
          <w:i/>
        </w:rPr>
        <w:t>t</w:t>
      </w:r>
      <w:r w:rsidR="003E0C5C" w:rsidRPr="00035949">
        <w:rPr>
          <w:vertAlign w:val="subscript"/>
        </w:rPr>
        <w:t>1</w:t>
      </w:r>
      <w:r w:rsidR="008E7991" w:rsidRPr="00035949">
        <w:rPr>
          <w:vertAlign w:val="subscript"/>
        </w:rPr>
        <w:t xml:space="preserve"> </w:t>
      </w:r>
      <w:r w:rsidR="003E0C5C" w:rsidRPr="00035949">
        <w:t xml:space="preserve">and </w:t>
      </w:r>
      <w:r w:rsidR="00473537" w:rsidRPr="00035949">
        <w:rPr>
          <w:i/>
        </w:rPr>
        <w:t>c</w:t>
      </w:r>
      <w:r w:rsidR="003E0C5C" w:rsidRPr="00035949">
        <w:rPr>
          <w:i/>
        </w:rPr>
        <w:t xml:space="preserve"> </w:t>
      </w:r>
      <w:r w:rsidR="003E0C5C" w:rsidRPr="00035949">
        <w:t xml:space="preserve">exists </w:t>
      </w:r>
      <w:r w:rsidR="003E0C5C" w:rsidRPr="00035949">
        <w:rPr>
          <w:b/>
        </w:rPr>
        <w:t xml:space="preserve">at </w:t>
      </w:r>
      <w:r w:rsidR="003E0C5C" w:rsidRPr="00035949">
        <w:rPr>
          <w:i/>
        </w:rPr>
        <w:t>t</w:t>
      </w:r>
      <w:r w:rsidR="003E0C5C" w:rsidRPr="00035949">
        <w:rPr>
          <w:vertAlign w:val="subscript"/>
        </w:rPr>
        <w:t>1</w:t>
      </w:r>
      <w:r w:rsidR="00C0143F" w:rsidRPr="00035949">
        <w:rPr>
          <w:vertAlign w:val="subscript"/>
        </w:rPr>
        <w:t xml:space="preserve"> </w:t>
      </w:r>
    </w:p>
    <w:p w14:paraId="6B5318B1" w14:textId="56AE02EC" w:rsidR="008E7991" w:rsidRPr="00035949" w:rsidRDefault="008E7991" w:rsidP="00140957">
      <w:pPr>
        <w:pStyle w:val="SpecificationInternal"/>
        <w:ind w:left="1440"/>
      </w:pPr>
      <w:r w:rsidRPr="00035949">
        <w:t xml:space="preserve">&amp; </w:t>
      </w:r>
      <w:r w:rsidR="003E0C5C" w:rsidRPr="00035949">
        <w:t xml:space="preserve">for some </w:t>
      </w:r>
      <w:r w:rsidR="00861F97" w:rsidRPr="00035949">
        <w:t xml:space="preserve">type </w:t>
      </w:r>
      <w:r w:rsidR="003E0C5C" w:rsidRPr="00035949">
        <w:rPr>
          <w:i/>
        </w:rPr>
        <w:t>B</w:t>
      </w:r>
      <w:r w:rsidR="003E0C5C" w:rsidRPr="00035949">
        <w:t xml:space="preserve"> it holds that (</w:t>
      </w:r>
      <w:r w:rsidR="00473537" w:rsidRPr="00035949">
        <w:rPr>
          <w:i/>
        </w:rPr>
        <w:t>c</w:t>
      </w:r>
      <w:r w:rsidR="00C0143F" w:rsidRPr="00035949">
        <w:rPr>
          <w:i/>
        </w:rPr>
        <w:t xml:space="preserve"> </w:t>
      </w:r>
      <w:r w:rsidR="00F93648" w:rsidRPr="00035949">
        <w:rPr>
          <w:b/>
        </w:rPr>
        <w:t>instantiates</w:t>
      </w:r>
      <w:r w:rsidR="00F93648" w:rsidRPr="00035949">
        <w:t xml:space="preserve"> </w:t>
      </w:r>
      <w:r w:rsidR="00F93648" w:rsidRPr="00035949">
        <w:rPr>
          <w:i/>
        </w:rPr>
        <w:t xml:space="preserve">B </w:t>
      </w:r>
      <w:r w:rsidR="003E0C5C" w:rsidRPr="00035949">
        <w:t xml:space="preserve">at </w:t>
      </w:r>
      <w:r w:rsidR="003E0C5C" w:rsidRPr="00035949">
        <w:rPr>
          <w:i/>
        </w:rPr>
        <w:t>t</w:t>
      </w:r>
      <w:r w:rsidR="003E0C5C" w:rsidRPr="00035949">
        <w:rPr>
          <w:vertAlign w:val="subscript"/>
        </w:rPr>
        <w:t>1</w:t>
      </w:r>
      <w:r w:rsidR="003E0C5C" w:rsidRPr="00035949">
        <w:t>)</w:t>
      </w:r>
      <w:r w:rsidR="00C0143F" w:rsidRPr="00035949">
        <w:t xml:space="preserve"> </w:t>
      </w:r>
    </w:p>
    <w:p w14:paraId="6DE73A9B" w14:textId="73800674" w:rsidR="003E0C5C" w:rsidRPr="00035949" w:rsidRDefault="008E7991" w:rsidP="00140957">
      <w:pPr>
        <w:pStyle w:val="SpecificationInternal"/>
        <w:ind w:left="1440"/>
      </w:pPr>
      <w:r w:rsidRPr="00035949">
        <w:t xml:space="preserve">&amp; </w:t>
      </w:r>
      <w:r w:rsidR="003E0C5C" w:rsidRPr="00035949">
        <w:t xml:space="preserve">necessarily, for all </w:t>
      </w:r>
      <w:r w:rsidR="003E0C5C" w:rsidRPr="00035949">
        <w:rPr>
          <w:i/>
        </w:rPr>
        <w:t xml:space="preserve">t </w:t>
      </w:r>
      <w:r w:rsidR="003E0C5C" w:rsidRPr="00035949">
        <w:t xml:space="preserve">(if </w:t>
      </w:r>
      <w:r w:rsidR="00473537" w:rsidRPr="00035949">
        <w:rPr>
          <w:i/>
        </w:rPr>
        <w:t>b</w:t>
      </w:r>
      <w:r w:rsidR="003E0C5C" w:rsidRPr="00035949">
        <w:rPr>
          <w:i/>
        </w:rPr>
        <w:t xml:space="preserve"> </w:t>
      </w:r>
      <w:r w:rsidR="003E0C5C" w:rsidRPr="00035949">
        <w:t xml:space="preserve">exists </w:t>
      </w:r>
      <w:r w:rsidR="003E0C5C" w:rsidRPr="00035949">
        <w:rPr>
          <w:b/>
        </w:rPr>
        <w:t xml:space="preserve">at </w:t>
      </w:r>
      <w:r w:rsidR="003E0C5C" w:rsidRPr="00035949">
        <w:rPr>
          <w:b/>
          <w:i/>
        </w:rPr>
        <w:t>t</w:t>
      </w:r>
      <w:r w:rsidR="003E0C5C" w:rsidRPr="00035949">
        <w:t xml:space="preserve"> then some </w:t>
      </w:r>
      <w:r w:rsidR="00861F97" w:rsidRPr="00035949">
        <w:rPr>
          <w:b/>
        </w:rPr>
        <w:t>instance_</w:t>
      </w:r>
      <w:r w:rsidR="00F93648" w:rsidRPr="00035949">
        <w:rPr>
          <w:b/>
        </w:rPr>
        <w:t>of</w:t>
      </w:r>
      <w:r w:rsidR="00C0143F" w:rsidRPr="00035949">
        <w:rPr>
          <w:b/>
        </w:rPr>
        <w:t xml:space="preserve"> </w:t>
      </w:r>
      <w:r w:rsidR="00E17BA9">
        <w:rPr>
          <w:i/>
        </w:rPr>
        <w:t>C</w:t>
      </w:r>
      <w:r w:rsidR="003E0C5C" w:rsidRPr="00035949">
        <w:rPr>
          <w:i/>
        </w:rPr>
        <w:t xml:space="preserve"> </w:t>
      </w:r>
      <w:r w:rsidR="003E0C5C" w:rsidRPr="00035949">
        <w:t>exists</w:t>
      </w:r>
      <w:r w:rsidR="003E0C5C" w:rsidRPr="00035949">
        <w:rPr>
          <w:b/>
        </w:rPr>
        <w:t xml:space="preserve"> at </w:t>
      </w:r>
      <w:r w:rsidR="003E0C5C" w:rsidRPr="00035949">
        <w:rPr>
          <w:i/>
        </w:rPr>
        <w:t>t</w:t>
      </w:r>
      <w:r w:rsidR="003E0C5C" w:rsidRPr="00035949">
        <w:t>)</w:t>
      </w:r>
      <w:r w:rsidRPr="00035949">
        <w:t xml:space="preserve"> </w:t>
      </w:r>
    </w:p>
    <w:p w14:paraId="5AC03355" w14:textId="052DAA98" w:rsidR="003E0C5C" w:rsidRPr="00035949" w:rsidRDefault="008E7991">
      <w:pPr>
        <w:pStyle w:val="SpecificationInternal"/>
        <w:ind w:left="1440"/>
      </w:pPr>
      <w:r w:rsidRPr="00035949">
        <w:t>&amp; not (</w:t>
      </w:r>
      <w:r w:rsidR="00473537" w:rsidRPr="00035949">
        <w:rPr>
          <w:i/>
        </w:rPr>
        <w:t>b</w:t>
      </w:r>
      <w:r w:rsidRPr="00035949">
        <w:rPr>
          <w:i/>
        </w:rPr>
        <w:t xml:space="preserve"> </w:t>
      </w:r>
      <w:r w:rsidRPr="00035949">
        <w:rPr>
          <w:b/>
        </w:rPr>
        <w:t>s-depends_on</w:t>
      </w:r>
      <w:r w:rsidRPr="00035949">
        <w:t xml:space="preserve"> </w:t>
      </w:r>
      <w:r w:rsidR="00473537" w:rsidRPr="00035949">
        <w:rPr>
          <w:i/>
        </w:rPr>
        <w:t>c</w:t>
      </w:r>
      <w:r w:rsidR="00CD73E6" w:rsidRPr="00035949">
        <w:rPr>
          <w:i/>
        </w:rPr>
        <w:t xml:space="preserve"> </w:t>
      </w:r>
      <w:r w:rsidR="00CD73E6" w:rsidRPr="00035949">
        <w:rPr>
          <w:b/>
        </w:rPr>
        <w:t xml:space="preserve">at </w:t>
      </w:r>
      <w:r w:rsidR="00CD73E6" w:rsidRPr="00035949">
        <w:rPr>
          <w:i/>
        </w:rPr>
        <w:t>t</w:t>
      </w:r>
      <w:r w:rsidR="00CD73E6" w:rsidRPr="00035949">
        <w:rPr>
          <w:vertAlign w:val="subscript"/>
        </w:rPr>
        <w:t>1</w:t>
      </w:r>
      <w:r w:rsidRPr="00035949">
        <w:t>)</w:t>
      </w:r>
      <w:r w:rsidR="006D323D" w:rsidRPr="00035949">
        <w:t xml:space="preserve">. </w:t>
      </w:r>
      <w:commentRangeStart w:id="361"/>
      <w:r w:rsidR="006D323D" w:rsidRPr="00035949">
        <w:t>[072-</w:t>
      </w:r>
      <w:r w:rsidR="00CD73E6" w:rsidRPr="00035949">
        <w:t>00</w:t>
      </w:r>
      <w:ins w:id="362" w:author="Jie Zheng" w:date="2018-07-18T22:36:00Z">
        <w:r w:rsidR="00F94E94">
          <w:t>3</w:t>
        </w:r>
      </w:ins>
      <w:del w:id="363" w:author="Jie Zheng" w:date="2018-07-18T22:36:00Z">
        <w:r w:rsidR="00CD73E6" w:rsidRPr="00035949" w:rsidDel="00F94E94">
          <w:delText>2</w:delText>
        </w:r>
      </w:del>
      <w:r w:rsidR="006D323D" w:rsidRPr="00035949">
        <w:t>]</w:t>
      </w:r>
      <w:del w:id="364" w:author="Jie Zheng" w:date="2018-07-18T22:36:00Z">
        <w:r w:rsidR="00E17BA9" w:rsidDel="00F94E94">
          <w:delText xml:space="preserve"> </w:delText>
        </w:r>
        <w:r w:rsidR="00E17BA9" w:rsidRPr="001D54A5" w:rsidDel="00F94E94">
          <w:rPr>
            <w:highlight w:val="yellow"/>
          </w:rPr>
          <w:delText>CHANGE NUMBER</w:delText>
        </w:r>
      </w:del>
      <w:bookmarkStart w:id="365" w:name="_GoBack"/>
      <w:bookmarkEnd w:id="365"/>
      <w:r w:rsidR="00A64AB5" w:rsidRPr="00035949">
        <w:rPr>
          <w:rStyle w:val="Annotation"/>
        </w:rPr>
        <w:t>]</w:t>
      </w:r>
      <w:commentRangeEnd w:id="361"/>
      <w:r w:rsidR="003D6150">
        <w:rPr>
          <w:rStyle w:val="CommentReference"/>
          <w:rFonts w:ascii="Times New Roman" w:hAnsi="Times New Roman"/>
        </w:rPr>
        <w:commentReference w:id="361"/>
      </w:r>
    </w:p>
    <w:p w14:paraId="1A7E3ACB" w14:textId="77777777" w:rsidR="008E7991" w:rsidRPr="00035949" w:rsidRDefault="00A64AB5">
      <w:pPr>
        <w:pStyle w:val="Specification"/>
        <w:rPr>
          <w:smallCaps/>
        </w:rPr>
      </w:pPr>
      <w:r w:rsidRPr="00035949">
        <w:rPr>
          <w:rStyle w:val="Annotation"/>
        </w:rPr>
        <w:t>a(g-depends on)[</w:t>
      </w:r>
      <w:r w:rsidR="00EA4C49" w:rsidRPr="00035949">
        <w:rPr>
          <w:rStyle w:val="SpecificationType"/>
          <w:sz w:val="22"/>
        </w:rPr>
        <w:t>Domain</w:t>
      </w:r>
      <w:r w:rsidR="00EA4C49" w:rsidRPr="00035949">
        <w:rPr>
          <w:smallCaps/>
        </w:rPr>
        <w:t xml:space="preserve">: </w:t>
      </w:r>
      <w:r w:rsidR="00EA4C49" w:rsidRPr="00035949">
        <w:rPr>
          <w:i/>
        </w:rPr>
        <w:t>generically dependent continuant</w:t>
      </w:r>
      <w:r w:rsidRPr="00035949">
        <w:rPr>
          <w:rStyle w:val="Annotation"/>
        </w:rPr>
        <w:t>]</w:t>
      </w:r>
    </w:p>
    <w:p w14:paraId="77A23B56" w14:textId="77777777" w:rsidR="00CF68CB" w:rsidRPr="00035949" w:rsidRDefault="00A64AB5">
      <w:pPr>
        <w:pStyle w:val="Specification"/>
      </w:pPr>
      <w:r w:rsidRPr="00035949">
        <w:rPr>
          <w:rStyle w:val="Annotation"/>
        </w:rPr>
        <w:t>a(g-depends on)[</w:t>
      </w:r>
      <w:r w:rsidR="00EA4C49" w:rsidRPr="00035949">
        <w:rPr>
          <w:rStyle w:val="SpecificationType"/>
          <w:sz w:val="22"/>
        </w:rPr>
        <w:t>Range</w:t>
      </w:r>
      <w:r w:rsidR="00EA4C49" w:rsidRPr="00035949">
        <w:rPr>
          <w:smallCaps/>
        </w:rPr>
        <w:t xml:space="preserve">: </w:t>
      </w:r>
      <w:r w:rsidR="00EA4C49" w:rsidRPr="00035949">
        <w:rPr>
          <w:i/>
        </w:rPr>
        <w:t>independent continuant</w:t>
      </w:r>
      <w:r w:rsidRPr="00035949">
        <w:rPr>
          <w:rStyle w:val="Annotation"/>
        </w:rPr>
        <w:t>]</w:t>
      </w:r>
      <w:r w:rsidR="00EA4C49" w:rsidRPr="00035949">
        <w:rPr>
          <w:i/>
        </w:rPr>
        <w:t xml:space="preserve"> </w:t>
      </w:r>
    </w:p>
    <w:p w14:paraId="25CB37EC" w14:textId="521B4C9A" w:rsidR="00943EF8" w:rsidRPr="00035949" w:rsidRDefault="00A64AB5">
      <w:pPr>
        <w:pStyle w:val="Specification"/>
      </w:pPr>
      <w:r w:rsidRPr="00035949">
        <w:rPr>
          <w:rStyle w:val="Annotation"/>
        </w:rPr>
        <w:t>a(g-depends on)[</w:t>
      </w:r>
      <w:r w:rsidR="00236D40" w:rsidRPr="00035949">
        <w:rPr>
          <w:rStyle w:val="SpecificationType"/>
          <w:sz w:val="22"/>
        </w:rPr>
        <w:t>Axiom</w:t>
      </w:r>
      <w:r w:rsidR="00236D40" w:rsidRPr="00035949">
        <w:rPr>
          <w:smallCaps/>
        </w:rPr>
        <w:t>:</w:t>
      </w:r>
      <w:r w:rsidR="00943EF8" w:rsidRPr="00035949">
        <w:t xml:space="preserve"> if </w:t>
      </w:r>
      <w:r w:rsidR="00473537" w:rsidRPr="00035949">
        <w:rPr>
          <w:i/>
        </w:rPr>
        <w:t>b</w:t>
      </w:r>
      <w:r w:rsidR="00943EF8" w:rsidRPr="00035949">
        <w:rPr>
          <w:i/>
        </w:rPr>
        <w:t xml:space="preserve"> </w:t>
      </w:r>
      <w:r w:rsidR="00943EF8" w:rsidRPr="00035949">
        <w:rPr>
          <w:b/>
        </w:rPr>
        <w:t>g-depends</w:t>
      </w:r>
      <w:r w:rsidR="00345141" w:rsidRPr="00035949">
        <w:rPr>
          <w:b/>
        </w:rPr>
        <w:t>_</w:t>
      </w:r>
      <w:r w:rsidR="00943EF8" w:rsidRPr="00035949">
        <w:rPr>
          <w:b/>
        </w:rPr>
        <w:t>on</w:t>
      </w:r>
      <w:r w:rsidR="00C0143F" w:rsidRPr="00035949">
        <w:rPr>
          <w:b/>
        </w:rPr>
        <w:t xml:space="preserve"> </w:t>
      </w:r>
      <w:r w:rsidR="00473537" w:rsidRPr="00035949">
        <w:rPr>
          <w:i/>
        </w:rPr>
        <w:t>c</w:t>
      </w:r>
      <w:r w:rsidR="00943EF8" w:rsidRPr="00035949">
        <w:rPr>
          <w:i/>
        </w:rPr>
        <w:t xml:space="preserve"> </w:t>
      </w:r>
      <w:r w:rsidR="00943EF8" w:rsidRPr="00035949">
        <w:t>at some time</w:t>
      </w:r>
      <w:r w:rsidR="00C0143F" w:rsidRPr="00035949">
        <w:t xml:space="preserve"> </w:t>
      </w:r>
      <w:r w:rsidR="00861F97" w:rsidRPr="00035949">
        <w:rPr>
          <w:i/>
        </w:rPr>
        <w:t>t</w:t>
      </w:r>
      <w:r w:rsidR="00943EF8" w:rsidRPr="00035949">
        <w:t xml:space="preserve">, then </w:t>
      </w:r>
      <w:r w:rsidR="00473537" w:rsidRPr="00035949">
        <w:rPr>
          <w:i/>
        </w:rPr>
        <w:t>b</w:t>
      </w:r>
      <w:r w:rsidR="00943EF8" w:rsidRPr="00035949">
        <w:rPr>
          <w:i/>
        </w:rPr>
        <w:t xml:space="preserve"> </w:t>
      </w:r>
      <w:r w:rsidR="00943EF8" w:rsidRPr="00035949">
        <w:rPr>
          <w:b/>
        </w:rPr>
        <w:t>g-depends</w:t>
      </w:r>
      <w:r w:rsidR="00345141" w:rsidRPr="00035949">
        <w:t>_</w:t>
      </w:r>
      <w:r w:rsidR="00943EF8" w:rsidRPr="00035949">
        <w:rPr>
          <w:b/>
        </w:rPr>
        <w:t>on</w:t>
      </w:r>
      <w:r w:rsidR="00943EF8" w:rsidRPr="00035949">
        <w:t xml:space="preserve"> something at all times at which </w:t>
      </w:r>
      <w:r w:rsidR="00473537" w:rsidRPr="00035949">
        <w:rPr>
          <w:i/>
        </w:rPr>
        <w:t>b</w:t>
      </w:r>
      <w:r w:rsidR="00473537" w:rsidRPr="00035949">
        <w:t xml:space="preserve"> </w:t>
      </w:r>
      <w:r w:rsidR="00943EF8" w:rsidRPr="00035949">
        <w:t>exists.</w:t>
      </w:r>
      <w:r w:rsidR="006D323D" w:rsidRPr="00035949">
        <w:t xml:space="preserve"> [073-001]</w:t>
      </w:r>
      <w:r w:rsidRPr="00035949">
        <w:rPr>
          <w:rStyle w:val="Annotation"/>
        </w:rPr>
        <w:t xml:space="preserve"> ]</w:t>
      </w:r>
      <w:commentRangeEnd w:id="360"/>
      <w:r w:rsidR="000666B6">
        <w:rPr>
          <w:rStyle w:val="CommentReference"/>
          <w:rFonts w:ascii="Times New Roman" w:hAnsi="Times New Roman"/>
        </w:rPr>
        <w:commentReference w:id="360"/>
      </w:r>
    </w:p>
    <w:p w14:paraId="002D1EF2" w14:textId="209182F1" w:rsidR="00587B67" w:rsidRPr="00035949" w:rsidRDefault="00A64AB5">
      <w:pPr>
        <w:pStyle w:val="Specification"/>
      </w:pPr>
      <w:r w:rsidRPr="00035949">
        <w:rPr>
          <w:rStyle w:val="Annotation"/>
        </w:rPr>
        <w:t>a(generically dependent continuant)[</w:t>
      </w:r>
      <w:r w:rsidR="008520E4" w:rsidRPr="00035949">
        <w:rPr>
          <w:rStyle w:val="SpecificationType"/>
          <w:sz w:val="22"/>
        </w:rPr>
        <w:t>Definition</w:t>
      </w:r>
      <w:r w:rsidR="008520E4" w:rsidRPr="00035949">
        <w:rPr>
          <w:smallCaps/>
        </w:rPr>
        <w:t xml:space="preserve">: </w:t>
      </w:r>
      <w:r w:rsidR="00473537" w:rsidRPr="00035949">
        <w:rPr>
          <w:i/>
        </w:rPr>
        <w:t>b</w:t>
      </w:r>
      <w:r w:rsidR="00B57B3C" w:rsidRPr="00035949">
        <w:rPr>
          <w:i/>
        </w:rPr>
        <w:t xml:space="preserve"> i</w:t>
      </w:r>
      <w:r w:rsidR="0020142B" w:rsidRPr="00035949">
        <w:t xml:space="preserve">s a </w:t>
      </w:r>
      <w:r w:rsidR="00DA4D68" w:rsidRPr="00035949">
        <w:rPr>
          <w:i/>
        </w:rPr>
        <w:t>generically dependent</w:t>
      </w:r>
      <w:r w:rsidR="00921592" w:rsidRPr="00035949">
        <w:rPr>
          <w:i/>
        </w:rPr>
        <w:t xml:space="preserve"> continuant</w:t>
      </w:r>
      <w:r w:rsidR="0020142B" w:rsidRPr="00035949">
        <w:t xml:space="preserve"> =</w:t>
      </w:r>
      <w:r w:rsidR="00C0143F" w:rsidRPr="00035949">
        <w:t xml:space="preserve"> </w:t>
      </w:r>
      <w:r w:rsidR="00DC022E" w:rsidRPr="00035949">
        <w:t>Def.</w:t>
      </w:r>
      <w:r w:rsidR="00C0143F" w:rsidRPr="00035949">
        <w:t xml:space="preserve"> </w:t>
      </w:r>
      <w:r w:rsidR="00473537" w:rsidRPr="00035949">
        <w:rPr>
          <w:i/>
        </w:rPr>
        <w:t>b</w:t>
      </w:r>
      <w:r w:rsidR="0020142B" w:rsidRPr="00035949">
        <w:rPr>
          <w:i/>
        </w:rPr>
        <w:t xml:space="preserve"> </w:t>
      </w:r>
      <w:r w:rsidR="0020142B" w:rsidRPr="00035949">
        <w:t xml:space="preserve">is </w:t>
      </w:r>
      <w:r w:rsidR="003E0C5C" w:rsidRPr="00035949">
        <w:t xml:space="preserve">a </w:t>
      </w:r>
      <w:r w:rsidR="00FB129B" w:rsidRPr="00035949">
        <w:rPr>
          <w:i/>
        </w:rPr>
        <w:t>continuant</w:t>
      </w:r>
      <w:r w:rsidR="0079125C" w:rsidRPr="00035949">
        <w:t xml:space="preserve"> that </w:t>
      </w:r>
      <w:r w:rsidR="00345141" w:rsidRPr="00035949">
        <w:rPr>
          <w:b/>
        </w:rPr>
        <w:t>g-</w:t>
      </w:r>
      <w:r w:rsidR="0059191A" w:rsidRPr="00035949">
        <w:rPr>
          <w:b/>
        </w:rPr>
        <w:t>depends</w:t>
      </w:r>
      <w:r w:rsidR="00345141" w:rsidRPr="00035949">
        <w:rPr>
          <w:b/>
        </w:rPr>
        <w:t>_</w:t>
      </w:r>
      <w:r w:rsidR="003E0C5C" w:rsidRPr="00035949">
        <w:rPr>
          <w:b/>
        </w:rPr>
        <w:t>o</w:t>
      </w:r>
      <w:r w:rsidR="0079125C" w:rsidRPr="00035949">
        <w:rPr>
          <w:b/>
        </w:rPr>
        <w:t>n</w:t>
      </w:r>
      <w:r w:rsidR="0079125C" w:rsidRPr="00035949">
        <w:t xml:space="preserve"> one or more </w:t>
      </w:r>
      <w:r w:rsidR="00587B67" w:rsidRPr="00035949">
        <w:t>other</w:t>
      </w:r>
      <w:r w:rsidR="00465C17" w:rsidRPr="00035949">
        <w:rPr>
          <w:i/>
        </w:rPr>
        <w:t xml:space="preserve"> entities</w:t>
      </w:r>
      <w:r w:rsidR="0079125C" w:rsidRPr="00035949">
        <w:t>.</w:t>
      </w:r>
      <w:r w:rsidR="006D323D" w:rsidRPr="00035949">
        <w:t xml:space="preserve"> [074-001]</w:t>
      </w:r>
      <w:r w:rsidRPr="00035949">
        <w:rPr>
          <w:rStyle w:val="Annotation"/>
        </w:rPr>
        <w:t xml:space="preserve"> ]</w:t>
      </w:r>
    </w:p>
    <w:p w14:paraId="5E08E4F5" w14:textId="09591AEA" w:rsidR="00587B67" w:rsidRPr="00035949" w:rsidRDefault="00A64AB5">
      <w:pPr>
        <w:pStyle w:val="Specification"/>
      </w:pPr>
      <w:r w:rsidRPr="00035949">
        <w:rPr>
          <w:rStyle w:val="Annotation"/>
        </w:rPr>
        <w:t>as(generically dependent continuant)[</w:t>
      </w:r>
      <w:r w:rsidR="00F93648" w:rsidRPr="00035949">
        <w:rPr>
          <w:rStyle w:val="SpecificationType"/>
          <w:sz w:val="22"/>
        </w:rPr>
        <w:t>E</w:t>
      </w:r>
      <w:r w:rsidR="00587B67" w:rsidRPr="00035949">
        <w:rPr>
          <w:rStyle w:val="SpecificationType"/>
          <w:sz w:val="22"/>
        </w:rPr>
        <w:t>xample</w:t>
      </w:r>
      <w:r w:rsidR="00FB0792" w:rsidRPr="00035949">
        <w:rPr>
          <w:rStyle w:val="SpecificationType"/>
          <w:sz w:val="22"/>
        </w:rPr>
        <w:t>s</w:t>
      </w:r>
      <w:r w:rsidR="00587B67" w:rsidRPr="00035949">
        <w:t>: the pdf file on your laptop, the p</w:t>
      </w:r>
      <w:r w:rsidR="00DA4D68" w:rsidRPr="00035949">
        <w:t>df file that is a copy thereof o</w:t>
      </w:r>
      <w:r w:rsidR="00587B67" w:rsidRPr="00035949">
        <w:t>n my laptop</w:t>
      </w:r>
      <w:r w:rsidRPr="00035949">
        <w:rPr>
          <w:rStyle w:val="Annotation"/>
        </w:rPr>
        <w:t>\</w:t>
      </w:r>
      <w:r w:rsidR="00587B67" w:rsidRPr="00035949">
        <w:t>; the sequence of this protein molecule; the sequence that is a copy thereof in that protein molecule</w:t>
      </w:r>
      <w:r w:rsidR="00861F97" w:rsidRPr="00035949">
        <w:t>.</w:t>
      </w:r>
      <w:r w:rsidRPr="00035949">
        <w:rPr>
          <w:rStyle w:val="Annotation"/>
        </w:rPr>
        <w:t xml:space="preserve"> ]</w:t>
      </w:r>
    </w:p>
    <w:p w14:paraId="164469F1" w14:textId="77777777" w:rsidR="003E0C5C" w:rsidRPr="00035949" w:rsidRDefault="003138D6">
      <w:r w:rsidRPr="00035949">
        <w:t xml:space="preserve">As we saw, </w:t>
      </w:r>
      <w:r w:rsidR="003E0C5C" w:rsidRPr="00035949">
        <w:t xml:space="preserve">BFO’s </w:t>
      </w:r>
      <w:r w:rsidR="003E0C5C" w:rsidRPr="00035949">
        <w:rPr>
          <w:i/>
        </w:rPr>
        <w:t>specifically</w:t>
      </w:r>
      <w:r w:rsidR="00921592" w:rsidRPr="00035949">
        <w:rPr>
          <w:i/>
        </w:rPr>
        <w:t xml:space="preserve"> dependent continuant</w:t>
      </w:r>
      <w:r w:rsidR="00FB129B" w:rsidRPr="00035949">
        <w:rPr>
          <w:i/>
        </w:rPr>
        <w:t>s</w:t>
      </w:r>
      <w:r w:rsidR="003E0C5C" w:rsidRPr="00035949">
        <w:t xml:space="preserve"> are subject to </w:t>
      </w:r>
      <w:r w:rsidR="00FB0792" w:rsidRPr="00035949">
        <w:t xml:space="preserve">the </w:t>
      </w:r>
      <w:r w:rsidR="00587B67" w:rsidRPr="00035949">
        <w:t>axiom of non-migration –</w:t>
      </w:r>
      <w:r w:rsidR="003E0C5C" w:rsidRPr="00035949">
        <w:t xml:space="preserve"> they cannot mig</w:t>
      </w:r>
      <w:r w:rsidR="00861F97" w:rsidRPr="00035949">
        <w:t>rate from one bearer to another</w:t>
      </w:r>
      <w:r w:rsidRPr="00035949">
        <w:t>.</w:t>
      </w:r>
      <w:r w:rsidR="00861F97" w:rsidRPr="00035949">
        <w:t xml:space="preserve"> </w:t>
      </w:r>
      <w:r w:rsidRPr="00035949">
        <w:rPr>
          <w:i/>
        </w:rPr>
        <w:t>G</w:t>
      </w:r>
      <w:r w:rsidR="00DA4D68" w:rsidRPr="00035949">
        <w:rPr>
          <w:i/>
        </w:rPr>
        <w:t>enerically dependent</w:t>
      </w:r>
      <w:r w:rsidR="00921592" w:rsidRPr="00035949">
        <w:rPr>
          <w:i/>
        </w:rPr>
        <w:t xml:space="preserve"> continuant</w:t>
      </w:r>
      <w:r w:rsidR="00FB129B" w:rsidRPr="00035949">
        <w:rPr>
          <w:i/>
        </w:rPr>
        <w:t>s</w:t>
      </w:r>
      <w:r w:rsidRPr="00035949">
        <w:t xml:space="preserve">, in contrast, can in a sense </w:t>
      </w:r>
      <w:r w:rsidR="00E13067" w:rsidRPr="00035949">
        <w:t>migrate,</w:t>
      </w:r>
      <w:r w:rsidR="00587B67" w:rsidRPr="00035949">
        <w:t xml:space="preserve"> </w:t>
      </w:r>
      <w:r w:rsidRPr="00035949">
        <w:t xml:space="preserve">namely </w:t>
      </w:r>
      <w:r w:rsidR="00587B67" w:rsidRPr="00035949">
        <w:t xml:space="preserve">through a process of exact </w:t>
      </w:r>
      <w:r w:rsidR="003E0C5C" w:rsidRPr="00035949">
        <w:t>copy</w:t>
      </w:r>
      <w:r w:rsidRPr="00035949">
        <w:t>ing which allows</w:t>
      </w:r>
      <w:r w:rsidR="00FB0792" w:rsidRPr="00035949">
        <w:t>, for example,</w:t>
      </w:r>
      <w:r w:rsidRPr="00035949">
        <w:t xml:space="preserve"> t</w:t>
      </w:r>
      <w:r w:rsidR="003E0C5C" w:rsidRPr="00035949">
        <w:t xml:space="preserve">he very same </w:t>
      </w:r>
      <w:r w:rsidR="00FB0792" w:rsidRPr="00035949">
        <w:t xml:space="preserve">information artifact </w:t>
      </w:r>
      <w:r w:rsidRPr="00035949">
        <w:t xml:space="preserve">to be </w:t>
      </w:r>
      <w:r w:rsidR="003E0C5C" w:rsidRPr="00035949">
        <w:t>saved to multiple storage devices.</w:t>
      </w:r>
      <w:r w:rsidR="0044734A" w:rsidRPr="00035949">
        <w:t xml:space="preserve"> </w:t>
      </w:r>
    </w:p>
    <w:p w14:paraId="59A109BB" w14:textId="77777777" w:rsidR="003E0C5C" w:rsidRPr="00035949" w:rsidRDefault="003E0C5C">
      <w:r w:rsidRPr="00035949">
        <w:lastRenderedPageBreak/>
        <w:t xml:space="preserve">We can think of </w:t>
      </w:r>
      <w:r w:rsidR="00DA4D68" w:rsidRPr="00035949">
        <w:rPr>
          <w:i/>
        </w:rPr>
        <w:t>generically dependent</w:t>
      </w:r>
      <w:r w:rsidR="00921592" w:rsidRPr="00035949">
        <w:rPr>
          <w:i/>
        </w:rPr>
        <w:t xml:space="preserve"> continuant</w:t>
      </w:r>
      <w:r w:rsidR="00FB129B" w:rsidRPr="00035949">
        <w:rPr>
          <w:i/>
        </w:rPr>
        <w:t>s</w:t>
      </w:r>
      <w:r w:rsidRPr="00035949">
        <w:t xml:space="preserve">, intuitively, as complex </w:t>
      </w:r>
      <w:r w:rsidR="00FB129B" w:rsidRPr="00035949">
        <w:t>continuant</w:t>
      </w:r>
      <w:r w:rsidRPr="00035949">
        <w:t xml:space="preserve"> patterns</w:t>
      </w:r>
      <w:r w:rsidR="00C0143F" w:rsidRPr="00035949">
        <w:t xml:space="preserve"> </w:t>
      </w:r>
      <w:r w:rsidR="00F93648" w:rsidRPr="00035949">
        <w:t xml:space="preserve">(complex qualities) </w:t>
      </w:r>
      <w:r w:rsidRPr="00035949">
        <w:t xml:space="preserve">of the sort created by authors or designers, or (in the case of DNA sequences) through the processes of evolution. </w:t>
      </w:r>
      <w:r w:rsidR="00587B67" w:rsidRPr="00035949">
        <w:t xml:space="preserve">Further examples of </w:t>
      </w:r>
      <w:r w:rsidR="00DA4D68" w:rsidRPr="00035949">
        <w:rPr>
          <w:i/>
        </w:rPr>
        <w:t>generically dependent</w:t>
      </w:r>
      <w:r w:rsidR="00921592" w:rsidRPr="00035949">
        <w:rPr>
          <w:i/>
        </w:rPr>
        <w:t xml:space="preserve"> continuant</w:t>
      </w:r>
      <w:r w:rsidR="00FB129B" w:rsidRPr="00035949">
        <w:rPr>
          <w:i/>
        </w:rPr>
        <w:t>s</w:t>
      </w:r>
      <w:r w:rsidRPr="00035949">
        <w:t xml:space="preserve"> </w:t>
      </w:r>
      <w:r w:rsidR="00151755" w:rsidRPr="00035949">
        <w:t>include: the</w:t>
      </w:r>
      <w:r w:rsidRPr="00035949">
        <w:t xml:space="preserve"> chessboard pattern, the Coca Cola </w:t>
      </w:r>
      <w:r w:rsidR="00F93648" w:rsidRPr="00035949">
        <w:t>logo</w:t>
      </w:r>
      <w:r w:rsidRPr="00035949">
        <w:t xml:space="preserve">, the pattern </w:t>
      </w:r>
      <w:r w:rsidR="00F93648" w:rsidRPr="00035949">
        <w:t>of a traffic sign</w:t>
      </w:r>
      <w:r w:rsidRPr="00035949">
        <w:t xml:space="preserve">. Each such pattern exists only if it is concretized in some counterpart </w:t>
      </w:r>
      <w:r w:rsidRPr="00035949">
        <w:rPr>
          <w:i/>
        </w:rPr>
        <w:t>specifically</w:t>
      </w:r>
      <w:r w:rsidR="00921592" w:rsidRPr="00035949">
        <w:rPr>
          <w:i/>
        </w:rPr>
        <w:t xml:space="preserve"> dependent continuant</w:t>
      </w:r>
      <w:r w:rsidRPr="00035949">
        <w:t xml:space="preserve"> – the pattern of black and white squares on this </w:t>
      </w:r>
      <w:r w:rsidR="00861F97" w:rsidRPr="00035949">
        <w:t xml:space="preserve">wooden </w:t>
      </w:r>
      <w:r w:rsidRPr="00035949">
        <w:t>chessboard</w:t>
      </w:r>
      <w:r w:rsidR="00861F97" w:rsidRPr="00035949">
        <w:t xml:space="preserve"> here before me</w:t>
      </w:r>
      <w:r w:rsidRPr="00035949">
        <w:t xml:space="preserve">; the pattern of red and white swirls on the label of this Coca Cola bottle; the pattern of </w:t>
      </w:r>
      <w:r w:rsidR="00861F97" w:rsidRPr="00035949">
        <w:t>paint on this traffic signboard</w:t>
      </w:r>
      <w:r w:rsidRPr="00035949">
        <w:t xml:space="preserve">. </w:t>
      </w:r>
    </w:p>
    <w:p w14:paraId="11FF3A35" w14:textId="131A9F06" w:rsidR="00587B67" w:rsidRPr="00035949" w:rsidRDefault="003E0C5C">
      <w:r w:rsidRPr="00035949">
        <w:t xml:space="preserve">Such patterns can be highly complex. </w:t>
      </w:r>
      <w:r w:rsidR="003138D6" w:rsidRPr="00035949">
        <w:t>A certain</w:t>
      </w:r>
      <w:r w:rsidRPr="00035949">
        <w:t xml:space="preserve"> pattern </w:t>
      </w:r>
      <w:r w:rsidR="003138D6" w:rsidRPr="00035949">
        <w:t>(</w:t>
      </w:r>
      <w:r w:rsidRPr="00035949">
        <w:t xml:space="preserve">of letters of the alphabet and associated </w:t>
      </w:r>
      <w:r w:rsidR="00861F97" w:rsidRPr="00035949">
        <w:t xml:space="preserve">punctuation and </w:t>
      </w:r>
      <w:r w:rsidRPr="00035949">
        <w:t>spacing</w:t>
      </w:r>
      <w:r w:rsidR="003138D6" w:rsidRPr="00035949">
        <w:t>)</w:t>
      </w:r>
      <w:r w:rsidRPr="00035949">
        <w:t xml:space="preserve"> which is </w:t>
      </w:r>
      <w:r w:rsidR="003138D6" w:rsidRPr="00035949">
        <w:t xml:space="preserve">a work of literature </w:t>
      </w:r>
      <w:r w:rsidRPr="00035949">
        <w:t xml:space="preserve">is concretized in the patterns of ink marks in this and that particular </w:t>
      </w:r>
      <w:r w:rsidRPr="00035949">
        <w:rPr>
          <w:i/>
        </w:rPr>
        <w:t>copy</w:t>
      </w:r>
      <w:r w:rsidRPr="00035949">
        <w:t xml:space="preserve"> of the </w:t>
      </w:r>
      <w:r w:rsidR="003138D6" w:rsidRPr="00035949">
        <w:t>work</w:t>
      </w:r>
      <w:r w:rsidRPr="00035949">
        <w:t xml:space="preserve">. </w:t>
      </w:r>
      <w:r w:rsidR="004938EE" w:rsidRPr="00035949">
        <w:t>When you create a novel</w:t>
      </w:r>
      <w:r w:rsidR="00CE5780">
        <w:t>,</w:t>
      </w:r>
      <w:r w:rsidR="004938EE" w:rsidRPr="00035949">
        <w:t xml:space="preserve"> </w:t>
      </w:r>
      <w:r w:rsidR="0033043E">
        <w:t>you first of all create</w:t>
      </w:r>
      <w:r w:rsidR="00861F97" w:rsidRPr="00035949">
        <w:t xml:space="preserve"> an </w:t>
      </w:r>
      <w:r w:rsidR="00861F97" w:rsidRPr="00035949">
        <w:rPr>
          <w:b/>
        </w:rPr>
        <w:t xml:space="preserve">s-dependent </w:t>
      </w:r>
      <w:r w:rsidR="00861F97" w:rsidRPr="00035949">
        <w:t xml:space="preserve">pattern of inkmarks on your manuscript, </w:t>
      </w:r>
      <w:r w:rsidR="0033043E">
        <w:t xml:space="preserve">a pattern that </w:t>
      </w:r>
      <w:r w:rsidR="00CE5780">
        <w:t xml:space="preserve">only exists when </w:t>
      </w:r>
      <w:r w:rsidR="0033043E">
        <w:t xml:space="preserve">ink marks </w:t>
      </w:r>
      <w:r w:rsidR="00CE5780">
        <w:t>are</w:t>
      </w:r>
      <w:r w:rsidR="0033043E">
        <w:t xml:space="preserve"> spread around in </w:t>
      </w:r>
      <w:r w:rsidR="00CE5780">
        <w:t>a certain</w:t>
      </w:r>
      <w:r w:rsidR="0033043E">
        <w:t xml:space="preserve"> way. In addition</w:t>
      </w:r>
      <w:r w:rsidR="00CE5780">
        <w:t>,</w:t>
      </w:r>
      <w:r w:rsidR="0033043E">
        <w:t xml:space="preserve"> </w:t>
      </w:r>
      <w:r w:rsidR="004938EE" w:rsidRPr="00035949">
        <w:t xml:space="preserve">you create </w:t>
      </w:r>
      <w:r w:rsidR="00861F97" w:rsidRPr="00035949">
        <w:t xml:space="preserve">also </w:t>
      </w:r>
      <w:r w:rsidR="004938EE" w:rsidRPr="00035949">
        <w:t xml:space="preserve">a particular instance of the </w:t>
      </w:r>
      <w:r w:rsidR="00DA4D68" w:rsidRPr="00035949">
        <w:rPr>
          <w:i/>
        </w:rPr>
        <w:t>generically dependent</w:t>
      </w:r>
      <w:r w:rsidR="00921592" w:rsidRPr="00035949">
        <w:rPr>
          <w:i/>
        </w:rPr>
        <w:t xml:space="preserve"> continuant</w:t>
      </w:r>
      <w:r w:rsidR="004938EE" w:rsidRPr="00035949">
        <w:t xml:space="preserve"> type </w:t>
      </w:r>
      <w:r w:rsidR="004938EE" w:rsidRPr="00035949">
        <w:rPr>
          <w:i/>
        </w:rPr>
        <w:t>novel</w:t>
      </w:r>
      <w:r w:rsidR="004938EE" w:rsidRPr="00035949">
        <w:t>. When you print further copies in book form, then you create multiple particular instances of the</w:t>
      </w:r>
      <w:r w:rsidR="00921592" w:rsidRPr="00035949">
        <w:rPr>
          <w:i/>
        </w:rPr>
        <w:t xml:space="preserve"> independent continuant</w:t>
      </w:r>
      <w:r w:rsidR="004938EE" w:rsidRPr="00035949">
        <w:t xml:space="preserve"> type </w:t>
      </w:r>
      <w:r w:rsidR="004938EE" w:rsidRPr="00035949">
        <w:rPr>
          <w:i/>
        </w:rPr>
        <w:t xml:space="preserve">book. </w:t>
      </w:r>
    </w:p>
    <w:p w14:paraId="0768AC9E" w14:textId="77777777" w:rsidR="00F33687" w:rsidRPr="00035949" w:rsidRDefault="00B734E8" w:rsidP="00B841FA">
      <w:pPr>
        <w:pStyle w:val="Heading3"/>
      </w:pPr>
      <w:bookmarkStart w:id="366" w:name="_Toc313270722"/>
      <w:bookmarkStart w:id="367" w:name="_Toc501053122"/>
      <w:r w:rsidRPr="00035949">
        <w:t>Relation of concretization</w:t>
      </w:r>
      <w:bookmarkEnd w:id="366"/>
      <w:bookmarkEnd w:id="367"/>
    </w:p>
    <w:p w14:paraId="4B573D75" w14:textId="196B1131" w:rsidR="00992D6E" w:rsidRPr="00035949" w:rsidRDefault="0065256B">
      <w:pPr>
        <w:pStyle w:val="Specification"/>
      </w:pPr>
      <w:r w:rsidRPr="00035949">
        <w:rPr>
          <w:rStyle w:val="Annotation"/>
        </w:rPr>
        <w:t>a(concretiz</w:t>
      </w:r>
      <w:r w:rsidR="00DF413E" w:rsidRPr="00035949">
        <w:rPr>
          <w:rStyle w:val="Annotation"/>
        </w:rPr>
        <w:t>es</w:t>
      </w:r>
      <w:r w:rsidRPr="00035949">
        <w:rPr>
          <w:rStyle w:val="Annotation"/>
        </w:rPr>
        <w:t>)[</w:t>
      </w:r>
      <w:r w:rsidR="00A52523" w:rsidRPr="00035949">
        <w:rPr>
          <w:rStyle w:val="SpecificationType"/>
          <w:sz w:val="22"/>
        </w:rPr>
        <w:t>Elucidation</w:t>
      </w:r>
      <w:r w:rsidR="0054207A" w:rsidRPr="00035949">
        <w:t xml:space="preserve">: </w:t>
      </w:r>
      <w:r w:rsidR="00473537" w:rsidRPr="00035949">
        <w:rPr>
          <w:i/>
        </w:rPr>
        <w:t>b</w:t>
      </w:r>
      <w:r w:rsidR="00C0143F" w:rsidRPr="00035949">
        <w:rPr>
          <w:i/>
        </w:rPr>
        <w:t xml:space="preserve"> </w:t>
      </w:r>
      <w:r w:rsidR="00B734E8" w:rsidRPr="00035949">
        <w:rPr>
          <w:b/>
        </w:rPr>
        <w:t>concretizes</w:t>
      </w:r>
      <w:r w:rsidR="00C0143F" w:rsidRPr="00035949">
        <w:rPr>
          <w:b/>
        </w:rPr>
        <w:t xml:space="preserve"> </w:t>
      </w:r>
      <w:r w:rsidR="00473537" w:rsidRPr="00035949">
        <w:rPr>
          <w:i/>
        </w:rPr>
        <w:t>c</w:t>
      </w:r>
      <w:r w:rsidR="00B734E8" w:rsidRPr="00035949">
        <w:rPr>
          <w:i/>
        </w:rPr>
        <w:t xml:space="preserve"> </w:t>
      </w:r>
      <w:r w:rsidR="00B734E8" w:rsidRPr="00035949">
        <w:rPr>
          <w:b/>
        </w:rPr>
        <w:t>at</w:t>
      </w:r>
      <w:r w:rsidR="00C0143F" w:rsidRPr="00035949">
        <w:rPr>
          <w:b/>
        </w:rPr>
        <w:t xml:space="preserve"> </w:t>
      </w:r>
      <w:r w:rsidR="00B734E8" w:rsidRPr="00035949">
        <w:rPr>
          <w:i/>
        </w:rPr>
        <w:t xml:space="preserve">t </w:t>
      </w:r>
      <w:r w:rsidR="00A52523" w:rsidRPr="00035949">
        <w:t>means</w:t>
      </w:r>
      <w:r w:rsidR="00A52523" w:rsidRPr="00035949">
        <w:rPr>
          <w:i/>
        </w:rPr>
        <w:t>:</w:t>
      </w:r>
      <w:r w:rsidR="00B734E8" w:rsidRPr="00035949">
        <w:t xml:space="preserve"> </w:t>
      </w:r>
    </w:p>
    <w:p w14:paraId="6CDD99E0" w14:textId="3B7F55B9" w:rsidR="00992D6E" w:rsidRPr="00035949" w:rsidRDefault="00473537" w:rsidP="00140957">
      <w:pPr>
        <w:pStyle w:val="SpecificationInternal"/>
        <w:ind w:left="1440"/>
      </w:pPr>
      <w:r w:rsidRPr="00035949">
        <w:t>b</w:t>
      </w:r>
      <w:r w:rsidR="00B734E8" w:rsidRPr="00035949">
        <w:t xml:space="preserve"> is a specifically dependent continuant</w:t>
      </w:r>
      <w:r w:rsidR="00C0143F" w:rsidRPr="00035949">
        <w:t xml:space="preserve"> </w:t>
      </w:r>
    </w:p>
    <w:p w14:paraId="0C65278E" w14:textId="1F087AA4" w:rsidR="00992D6E" w:rsidRPr="00035949" w:rsidRDefault="00B734E8" w:rsidP="00140957">
      <w:pPr>
        <w:pStyle w:val="SpecificationInternal"/>
        <w:ind w:left="1440"/>
      </w:pPr>
      <w:r w:rsidRPr="00035949">
        <w:t>&amp;</w:t>
      </w:r>
      <w:r w:rsidR="00C0143F" w:rsidRPr="00035949">
        <w:t xml:space="preserve"> </w:t>
      </w:r>
      <w:r w:rsidR="00473537" w:rsidRPr="00035949">
        <w:t>c</w:t>
      </w:r>
      <w:r w:rsidRPr="00035949">
        <w:t xml:space="preserve"> is a </w:t>
      </w:r>
      <w:r w:rsidR="00DA4D68" w:rsidRPr="00035949">
        <w:t>generically dependent</w:t>
      </w:r>
      <w:r w:rsidRPr="00035949">
        <w:t xml:space="preserve"> continuant</w:t>
      </w:r>
      <w:r w:rsidR="00C0143F" w:rsidRPr="00035949">
        <w:t xml:space="preserve"> </w:t>
      </w:r>
    </w:p>
    <w:p w14:paraId="1FAB2BC2" w14:textId="2355B6A7" w:rsidR="00992D6E" w:rsidRPr="00035949" w:rsidRDefault="00B734E8" w:rsidP="00140957">
      <w:pPr>
        <w:pStyle w:val="SpecificationInternal"/>
        <w:ind w:left="1440"/>
      </w:pPr>
      <w:r w:rsidRPr="00035949">
        <w:t xml:space="preserve">&amp; for some </w:t>
      </w:r>
      <w:r w:rsidR="00992D6E" w:rsidRPr="00035949">
        <w:t xml:space="preserve">independent continuant that is not a spatial region </w:t>
      </w:r>
      <w:r w:rsidR="00473537" w:rsidRPr="00035949">
        <w:t>d</w:t>
      </w:r>
      <w:r w:rsidRPr="00035949">
        <w:t xml:space="preserve">, </w:t>
      </w:r>
    </w:p>
    <w:p w14:paraId="04BA7BA9" w14:textId="642071AD" w:rsidR="00992D6E" w:rsidRPr="00035949" w:rsidRDefault="00473537" w:rsidP="00140957">
      <w:pPr>
        <w:pStyle w:val="SpecificationInternal"/>
        <w:ind w:left="2160"/>
      </w:pPr>
      <w:r w:rsidRPr="00035949">
        <w:t>b</w:t>
      </w:r>
      <w:r w:rsidR="00B734E8" w:rsidRPr="00035949">
        <w:t xml:space="preserve"> </w:t>
      </w:r>
      <w:r w:rsidR="008A258E" w:rsidRPr="00035949">
        <w:rPr>
          <w:b/>
        </w:rPr>
        <w:t>s-depends_on</w:t>
      </w:r>
      <w:r w:rsidR="00151755" w:rsidRPr="00035949">
        <w:t xml:space="preserve"> </w:t>
      </w:r>
      <w:r w:rsidRPr="00035949">
        <w:t>d</w:t>
      </w:r>
      <w:r w:rsidR="00B734E8" w:rsidRPr="00035949">
        <w:t xml:space="preserve"> </w:t>
      </w:r>
      <w:r w:rsidR="00B734E8" w:rsidRPr="00035949">
        <w:rPr>
          <w:b/>
        </w:rPr>
        <w:t xml:space="preserve">at </w:t>
      </w:r>
      <w:r w:rsidR="00B734E8" w:rsidRPr="00035949">
        <w:t xml:space="preserve">t </w:t>
      </w:r>
    </w:p>
    <w:p w14:paraId="0126AF22" w14:textId="1CB733E2" w:rsidR="00992D6E" w:rsidRPr="00035949" w:rsidRDefault="00992D6E" w:rsidP="00140957">
      <w:pPr>
        <w:pStyle w:val="SpecificationInternal"/>
        <w:ind w:left="2160"/>
      </w:pPr>
      <w:r w:rsidRPr="00035949">
        <w:t xml:space="preserve">&amp; </w:t>
      </w:r>
      <w:r w:rsidR="00473537" w:rsidRPr="00035949">
        <w:t>c</w:t>
      </w:r>
      <w:r w:rsidR="00B734E8" w:rsidRPr="00035949">
        <w:t xml:space="preserve"> </w:t>
      </w:r>
      <w:r w:rsidR="00B734E8" w:rsidRPr="00035949">
        <w:rPr>
          <w:b/>
        </w:rPr>
        <w:t xml:space="preserve">g-depends </w:t>
      </w:r>
      <w:r w:rsidR="00B734E8" w:rsidRPr="00035949">
        <w:t>on</w:t>
      </w:r>
      <w:r w:rsidR="00151755" w:rsidRPr="00035949">
        <w:t xml:space="preserve"> </w:t>
      </w:r>
      <w:r w:rsidR="00473537" w:rsidRPr="00035949">
        <w:t>d</w:t>
      </w:r>
      <w:r w:rsidR="00B734E8" w:rsidRPr="00035949">
        <w:t xml:space="preserve"> </w:t>
      </w:r>
      <w:r w:rsidR="00B734E8" w:rsidRPr="00035949">
        <w:rPr>
          <w:b/>
        </w:rPr>
        <w:t xml:space="preserve">at </w:t>
      </w:r>
      <w:r w:rsidR="00B734E8" w:rsidRPr="00035949">
        <w:t xml:space="preserve">t </w:t>
      </w:r>
    </w:p>
    <w:p w14:paraId="44194953" w14:textId="1208E04D" w:rsidR="00DF413E" w:rsidRPr="00035949" w:rsidRDefault="00992D6E" w:rsidP="00140957">
      <w:pPr>
        <w:pStyle w:val="SpecificationInternal"/>
        <w:ind w:left="2160"/>
      </w:pPr>
      <w:r w:rsidRPr="00035949">
        <w:t xml:space="preserve">&amp; </w:t>
      </w:r>
      <w:r w:rsidR="00B734E8" w:rsidRPr="00035949">
        <w:t xml:space="preserve">if </w:t>
      </w:r>
      <w:r w:rsidR="00473537" w:rsidRPr="00035949">
        <w:t>c</w:t>
      </w:r>
      <w:r w:rsidR="00B734E8" w:rsidRPr="00035949">
        <w:t xml:space="preserve"> migrates from bearer </w:t>
      </w:r>
      <w:r w:rsidR="00473537" w:rsidRPr="00035949">
        <w:t>d</w:t>
      </w:r>
      <w:r w:rsidR="00B734E8" w:rsidRPr="00035949">
        <w:t xml:space="preserve"> to another bearer </w:t>
      </w:r>
      <w:r w:rsidR="00473537" w:rsidRPr="00035949">
        <w:t>e</w:t>
      </w:r>
      <w:r w:rsidR="00B734E8" w:rsidRPr="00035949">
        <w:t xml:space="preserve"> than </w:t>
      </w:r>
      <w:r w:rsidR="003138D6" w:rsidRPr="00035949">
        <w:t xml:space="preserve">a </w:t>
      </w:r>
      <w:r w:rsidR="00B734E8" w:rsidRPr="00035949">
        <w:t xml:space="preserve">copy of </w:t>
      </w:r>
      <w:r w:rsidR="00473537" w:rsidRPr="00035949">
        <w:t>b</w:t>
      </w:r>
      <w:r w:rsidR="00B734E8" w:rsidRPr="00035949">
        <w:t xml:space="preserve"> will be created in </w:t>
      </w:r>
      <w:r w:rsidR="00473537" w:rsidRPr="00035949">
        <w:t>e</w:t>
      </w:r>
      <w:r w:rsidR="00B734E8" w:rsidRPr="00035949">
        <w:t>.</w:t>
      </w:r>
      <w:r w:rsidR="006D323D" w:rsidRPr="00035949">
        <w:t xml:space="preserve"> [075-00</w:t>
      </w:r>
      <w:r w:rsidRPr="00035949">
        <w:t>2</w:t>
      </w:r>
      <w:r w:rsidR="006D323D" w:rsidRPr="00035949">
        <w:t>]</w:t>
      </w:r>
    </w:p>
    <w:p w14:paraId="191EC1CF" w14:textId="77777777" w:rsidR="00DF413E" w:rsidRPr="00035949" w:rsidRDefault="00DF413E">
      <w:pPr>
        <w:pStyle w:val="Specification"/>
      </w:pPr>
      <w:r w:rsidRPr="00035949">
        <w:rPr>
          <w:smallCaps/>
        </w:rPr>
        <w:t>Domain</w:t>
      </w:r>
      <w:r w:rsidRPr="00035949">
        <w:t>: specifically dependent continuant</w:t>
      </w:r>
    </w:p>
    <w:p w14:paraId="4BFDDA2C" w14:textId="77777777" w:rsidR="00B734E8" w:rsidRPr="00035949" w:rsidRDefault="00DF413E">
      <w:pPr>
        <w:pStyle w:val="Specification"/>
      </w:pPr>
      <w:r w:rsidRPr="00035949">
        <w:rPr>
          <w:smallCaps/>
        </w:rPr>
        <w:t>Range</w:t>
      </w:r>
      <w:r w:rsidRPr="00035949">
        <w:t>: generically dependent continuant</w:t>
      </w:r>
      <w:r w:rsidR="0065256B" w:rsidRPr="00035949">
        <w:rPr>
          <w:rStyle w:val="Annotation"/>
        </w:rPr>
        <w:t>]</w:t>
      </w:r>
    </w:p>
    <w:p w14:paraId="64A797C2" w14:textId="654054B1" w:rsidR="003E0C5C" w:rsidRPr="00035949" w:rsidRDefault="00251D87">
      <w:r w:rsidRPr="00035949">
        <w:rPr>
          <w:rStyle w:val="Annotation"/>
        </w:rPr>
        <w:t>example(generically dependent continuant)[</w:t>
      </w:r>
      <w:r w:rsidR="003E0C5C" w:rsidRPr="00035949">
        <w:t xml:space="preserve">The </w:t>
      </w:r>
      <w:r w:rsidRPr="00035949">
        <w:t xml:space="preserve">entries </w:t>
      </w:r>
      <w:r w:rsidR="00F93648" w:rsidRPr="00035949">
        <w:t>in your database</w:t>
      </w:r>
      <w:r w:rsidR="00B734E8" w:rsidRPr="00035949">
        <w:t xml:space="preserve"> are patterns</w:t>
      </w:r>
      <w:r w:rsidR="00F93648" w:rsidRPr="00035949">
        <w:t xml:space="preserve"> instantiated </w:t>
      </w:r>
      <w:r w:rsidR="00B734E8" w:rsidRPr="00035949">
        <w:t xml:space="preserve">as </w:t>
      </w:r>
      <w:r w:rsidR="00B734E8" w:rsidRPr="00035949">
        <w:rPr>
          <w:i/>
        </w:rPr>
        <w:t>quality</w:t>
      </w:r>
      <w:r w:rsidR="00B734E8" w:rsidRPr="00035949">
        <w:t xml:space="preserve"> instances </w:t>
      </w:r>
      <w:r w:rsidR="003E0C5C" w:rsidRPr="00035949">
        <w:t xml:space="preserve">in </w:t>
      </w:r>
      <w:r w:rsidR="00F93648" w:rsidRPr="00035949">
        <w:t>your hard drive</w:t>
      </w:r>
      <w:r w:rsidR="003E0C5C" w:rsidRPr="00035949">
        <w:t xml:space="preserve">. The database itself is an aggregate of such patterns. When you create the database you create a particular </w:t>
      </w:r>
      <w:r w:rsidR="004938EE" w:rsidRPr="00035949">
        <w:t>instance</w:t>
      </w:r>
      <w:r w:rsidR="003E0C5C" w:rsidRPr="00035949">
        <w:t xml:space="preserve"> of the </w:t>
      </w:r>
      <w:r w:rsidR="00DA4D68" w:rsidRPr="00035949">
        <w:rPr>
          <w:i/>
        </w:rPr>
        <w:lastRenderedPageBreak/>
        <w:t>generically dependent</w:t>
      </w:r>
      <w:r w:rsidR="00921592" w:rsidRPr="00035949">
        <w:rPr>
          <w:i/>
        </w:rPr>
        <w:t xml:space="preserve"> continuant</w:t>
      </w:r>
      <w:r w:rsidR="003E0C5C" w:rsidRPr="00035949">
        <w:t xml:space="preserve"> type </w:t>
      </w:r>
      <w:r w:rsidR="003E0C5C" w:rsidRPr="00035949">
        <w:rPr>
          <w:i/>
        </w:rPr>
        <w:t>database</w:t>
      </w:r>
      <w:r w:rsidR="003E0C5C" w:rsidRPr="00035949">
        <w:t xml:space="preserve">. </w:t>
      </w:r>
      <w:r w:rsidR="00F93648" w:rsidRPr="00035949">
        <w:t>E</w:t>
      </w:r>
      <w:r w:rsidR="003E0C5C" w:rsidRPr="00035949">
        <w:t xml:space="preserve">ach entry in the database is an instance of the </w:t>
      </w:r>
      <w:r w:rsidR="00DA4D68" w:rsidRPr="00035949">
        <w:rPr>
          <w:i/>
        </w:rPr>
        <w:t>generically dependent</w:t>
      </w:r>
      <w:r w:rsidR="00921592" w:rsidRPr="00035949">
        <w:rPr>
          <w:i/>
        </w:rPr>
        <w:t xml:space="preserve"> continuant</w:t>
      </w:r>
      <w:r w:rsidR="003E0C5C" w:rsidRPr="00035949">
        <w:t xml:space="preserve"> type </w:t>
      </w:r>
      <w:hyperlink r:id="rId33" w:history="1">
        <w:r w:rsidR="00992D6E" w:rsidRPr="00035949">
          <w:rPr>
            <w:rStyle w:val="Hyperlink"/>
          </w:rPr>
          <w:t xml:space="preserve">IAO: </w:t>
        </w:r>
        <w:r w:rsidR="00992D6E" w:rsidRPr="00035949">
          <w:rPr>
            <w:rStyle w:val="Hyperlink"/>
            <w:i/>
          </w:rPr>
          <w:t>information content entity</w:t>
        </w:r>
      </w:hyperlink>
      <w:r w:rsidR="003E0C5C" w:rsidRPr="00035949">
        <w:t>.</w:t>
      </w:r>
      <w:r w:rsidRPr="00035949">
        <w:rPr>
          <w:rStyle w:val="Annotation"/>
        </w:rPr>
        <w:t>]</w:t>
      </w:r>
      <w:r w:rsidR="003E0C5C" w:rsidRPr="00035949">
        <w:t xml:space="preserve"> </w:t>
      </w:r>
    </w:p>
    <w:p w14:paraId="208B5C26" w14:textId="22E9A6E6" w:rsidR="00B734E8" w:rsidRPr="00035949" w:rsidRDefault="00DA4D68">
      <w:r w:rsidRPr="00035949">
        <w:rPr>
          <w:i/>
        </w:rPr>
        <w:t>Generically dependent</w:t>
      </w:r>
      <w:r w:rsidR="00B734E8" w:rsidRPr="00035949">
        <w:rPr>
          <w:i/>
        </w:rPr>
        <w:t xml:space="preserve"> continuants</w:t>
      </w:r>
      <w:r w:rsidR="00B734E8" w:rsidRPr="00035949">
        <w:t xml:space="preserve"> can be </w:t>
      </w:r>
      <w:r w:rsidR="00B734E8" w:rsidRPr="00035949">
        <w:rPr>
          <w:b/>
        </w:rPr>
        <w:t>concretized</w:t>
      </w:r>
      <w:r w:rsidR="00B734E8" w:rsidRPr="00035949">
        <w:t xml:space="preserve"> in multiple ways; </w:t>
      </w:r>
      <w:r w:rsidR="00251D87" w:rsidRPr="00035949">
        <w:rPr>
          <w:rStyle w:val="Annotation"/>
        </w:rPr>
        <w:t>example(concretizes)[</w:t>
      </w:r>
      <w:r w:rsidR="00B734E8" w:rsidRPr="00035949">
        <w:t>you may concretize a poem as a pattern of memory traces in your head</w:t>
      </w:r>
      <w:r w:rsidR="00251D87" w:rsidRPr="00035949">
        <w:rPr>
          <w:rStyle w:val="Annotation"/>
        </w:rPr>
        <w:t>\</w:t>
      </w:r>
      <w:r w:rsidR="00B734E8" w:rsidRPr="00035949">
        <w:t>. You may concretize a piece of software by installing it in your computer</w:t>
      </w:r>
      <w:r w:rsidR="00251D87" w:rsidRPr="00035949">
        <w:rPr>
          <w:rStyle w:val="Annotation"/>
        </w:rPr>
        <w:t>\</w:t>
      </w:r>
      <w:r w:rsidR="00B734E8" w:rsidRPr="00035949">
        <w:t xml:space="preserve">. You may concretize a </w:t>
      </w:r>
      <w:r w:rsidR="00192D7E" w:rsidRPr="00035949">
        <w:t>recipe that</w:t>
      </w:r>
      <w:r w:rsidR="00B734E8" w:rsidRPr="00035949">
        <w:t xml:space="preserve"> you find in a cookbook by turning it into a plan which exists as a </w:t>
      </w:r>
      <w:r w:rsidR="00B734E8" w:rsidRPr="00035949">
        <w:rPr>
          <w:i/>
        </w:rPr>
        <w:t>realizable dependent continuant</w:t>
      </w:r>
      <w:r w:rsidR="00B734E8" w:rsidRPr="00035949">
        <w:t xml:space="preserve"> in your head.</w:t>
      </w:r>
      <w:r w:rsidR="00251D87" w:rsidRPr="00035949">
        <w:rPr>
          <w:rStyle w:val="Annotation"/>
        </w:rPr>
        <w:t>]</w:t>
      </w:r>
    </w:p>
    <w:p w14:paraId="1D5AD614" w14:textId="4BCBDA14" w:rsidR="00047E4F" w:rsidRPr="00035949" w:rsidRDefault="0065256B">
      <w:pPr>
        <w:pStyle w:val="Specification"/>
      </w:pPr>
      <w:r w:rsidRPr="00035949">
        <w:rPr>
          <w:rStyle w:val="Annotation"/>
        </w:rPr>
        <w:t>a(concretiz</w:t>
      </w:r>
      <w:r w:rsidR="00DF413E" w:rsidRPr="00035949">
        <w:rPr>
          <w:rStyle w:val="Annotation"/>
        </w:rPr>
        <w:t>es</w:t>
      </w:r>
      <w:r w:rsidRPr="00035949">
        <w:rPr>
          <w:rStyle w:val="Annotation"/>
        </w:rPr>
        <w:t>)[</w:t>
      </w:r>
      <w:r w:rsidR="00236D40" w:rsidRPr="00035949">
        <w:rPr>
          <w:rStyle w:val="SpecificationType"/>
          <w:sz w:val="22"/>
        </w:rPr>
        <w:t>Axiom</w:t>
      </w:r>
      <w:r w:rsidR="00236D40" w:rsidRPr="00035949">
        <w:rPr>
          <w:smallCaps/>
        </w:rPr>
        <w:t>:</w:t>
      </w:r>
      <w:r w:rsidR="00601C8D" w:rsidRPr="00035949">
        <w:t xml:space="preserve"> if </w:t>
      </w:r>
      <w:r w:rsidR="00473537" w:rsidRPr="00035949">
        <w:rPr>
          <w:i/>
        </w:rPr>
        <w:t>b</w:t>
      </w:r>
      <w:r w:rsidR="00601C8D" w:rsidRPr="00035949">
        <w:rPr>
          <w:i/>
        </w:rPr>
        <w:t xml:space="preserve"> </w:t>
      </w:r>
      <w:r w:rsidR="00601C8D" w:rsidRPr="00035949">
        <w:rPr>
          <w:b/>
        </w:rPr>
        <w:t xml:space="preserve">g-depends </w:t>
      </w:r>
      <w:r w:rsidR="00601C8D" w:rsidRPr="00035949">
        <w:t xml:space="preserve">on </w:t>
      </w:r>
      <w:r w:rsidR="00473537" w:rsidRPr="00035949">
        <w:rPr>
          <w:i/>
        </w:rPr>
        <w:t>c</w:t>
      </w:r>
      <w:r w:rsidR="00601C8D" w:rsidRPr="00035949">
        <w:rPr>
          <w:i/>
        </w:rPr>
        <w:t xml:space="preserve"> </w:t>
      </w:r>
      <w:r w:rsidR="00601C8D" w:rsidRPr="00035949">
        <w:t>at some time</w:t>
      </w:r>
      <w:r w:rsidR="00CD73E6" w:rsidRPr="00035949">
        <w:t xml:space="preserve"> </w:t>
      </w:r>
      <w:r w:rsidR="00CD73E6" w:rsidRPr="00035949">
        <w:rPr>
          <w:i/>
        </w:rPr>
        <w:t>t</w:t>
      </w:r>
      <w:r w:rsidR="00601C8D" w:rsidRPr="00035949">
        <w:t xml:space="preserve">, then there is some </w:t>
      </w:r>
      <w:r w:rsidR="00473537" w:rsidRPr="00035949">
        <w:rPr>
          <w:i/>
        </w:rPr>
        <w:t>d</w:t>
      </w:r>
      <w:r w:rsidR="00773334" w:rsidRPr="00035949">
        <w:t>,</w:t>
      </w:r>
      <w:r w:rsidR="00FB0792" w:rsidRPr="00035949">
        <w:rPr>
          <w:i/>
        </w:rPr>
        <w:t xml:space="preserve"> </w:t>
      </w:r>
      <w:r w:rsidR="00DF413E" w:rsidRPr="00035949">
        <w:t xml:space="preserve">such that </w:t>
      </w:r>
      <w:r w:rsidR="00473537" w:rsidRPr="00035949">
        <w:rPr>
          <w:i/>
        </w:rPr>
        <w:t>d</w:t>
      </w:r>
      <w:r w:rsidR="00DF413E" w:rsidRPr="00035949">
        <w:t xml:space="preserve"> </w:t>
      </w:r>
      <w:r w:rsidR="00601C8D" w:rsidRPr="00035949">
        <w:rPr>
          <w:b/>
        </w:rPr>
        <w:t>concretiz</w:t>
      </w:r>
      <w:r w:rsidR="00DF413E" w:rsidRPr="00035949">
        <w:t>es</w:t>
      </w:r>
      <w:r w:rsidR="00601C8D" w:rsidRPr="00035949">
        <w:t xml:space="preserve"> </w:t>
      </w:r>
      <w:r w:rsidR="00473537" w:rsidRPr="00035949">
        <w:rPr>
          <w:i/>
        </w:rPr>
        <w:t>b</w:t>
      </w:r>
      <w:r w:rsidR="00601C8D" w:rsidRPr="00035949">
        <w:t xml:space="preserve"> </w:t>
      </w:r>
      <w:r w:rsidR="00DF413E" w:rsidRPr="00035949">
        <w:t xml:space="preserve">at </w:t>
      </w:r>
      <w:r w:rsidR="00DF413E" w:rsidRPr="00035949">
        <w:rPr>
          <w:i/>
        </w:rPr>
        <w:t>t</w:t>
      </w:r>
      <w:r w:rsidR="00FB0792" w:rsidRPr="00035949">
        <w:t xml:space="preserve"> and</w:t>
      </w:r>
      <w:r w:rsidR="00601C8D" w:rsidRPr="00035949">
        <w:t xml:space="preserve"> </w:t>
      </w:r>
      <w:r w:rsidR="00473537" w:rsidRPr="00035949">
        <w:rPr>
          <w:i/>
        </w:rPr>
        <w:t>d</w:t>
      </w:r>
      <w:r w:rsidR="00C0143F" w:rsidRPr="00035949">
        <w:t xml:space="preserve"> </w:t>
      </w:r>
      <w:r w:rsidR="008A258E" w:rsidRPr="00035949">
        <w:rPr>
          <w:b/>
        </w:rPr>
        <w:t>s-depends_on</w:t>
      </w:r>
      <w:r w:rsidR="00601C8D" w:rsidRPr="00035949">
        <w:t xml:space="preserve"> </w:t>
      </w:r>
      <w:r w:rsidR="00473537" w:rsidRPr="00035949">
        <w:rPr>
          <w:i/>
        </w:rPr>
        <w:t>c</w:t>
      </w:r>
      <w:r w:rsidR="00CD73E6" w:rsidRPr="00035949">
        <w:rPr>
          <w:i/>
        </w:rPr>
        <w:t xml:space="preserve"> </w:t>
      </w:r>
      <w:r w:rsidR="00CD73E6" w:rsidRPr="00035949">
        <w:rPr>
          <w:b/>
        </w:rPr>
        <w:t>at</w:t>
      </w:r>
      <w:r w:rsidR="00CD73E6" w:rsidRPr="00035949">
        <w:t xml:space="preserve"> </w:t>
      </w:r>
      <w:r w:rsidR="00CD73E6" w:rsidRPr="00035949">
        <w:rPr>
          <w:i/>
        </w:rPr>
        <w:t>t</w:t>
      </w:r>
      <w:r w:rsidR="00601C8D" w:rsidRPr="00035949">
        <w:rPr>
          <w:i/>
        </w:rPr>
        <w:t>.</w:t>
      </w:r>
      <w:r w:rsidR="006D323D" w:rsidRPr="00035949">
        <w:t xml:space="preserve"> [076-001]</w:t>
      </w:r>
      <w:r w:rsidRPr="00035949">
        <w:rPr>
          <w:rStyle w:val="Annotation"/>
        </w:rPr>
        <w:t>]</w:t>
      </w:r>
    </w:p>
    <w:p w14:paraId="40D3808D" w14:textId="325F2D32" w:rsidR="00F33687" w:rsidRPr="00035949" w:rsidRDefault="00B734E8" w:rsidP="00140957">
      <w:pPr>
        <w:pStyle w:val="Heading3"/>
      </w:pPr>
      <w:bookmarkStart w:id="368" w:name="_Toc501053123"/>
      <w:r w:rsidRPr="00035949">
        <w:t xml:space="preserve">Works of </w:t>
      </w:r>
      <w:r w:rsidR="00BE7980" w:rsidRPr="00035949">
        <w:t xml:space="preserve">music </w:t>
      </w:r>
      <w:r w:rsidRPr="00035949">
        <w:t xml:space="preserve">and </w:t>
      </w:r>
      <w:r w:rsidR="00BE7980" w:rsidRPr="00035949">
        <w:t>experimental protocols</w:t>
      </w:r>
      <w:bookmarkEnd w:id="368"/>
    </w:p>
    <w:p w14:paraId="0CF77F69" w14:textId="77777777" w:rsidR="00A94D95" w:rsidRPr="00035949" w:rsidRDefault="003E0C5C">
      <w:r w:rsidRPr="00035949">
        <w:t xml:space="preserve">In the case of a work of music such as Beethoven’s </w:t>
      </w:r>
      <w:r w:rsidRPr="00035949">
        <w:rPr>
          <w:i/>
        </w:rPr>
        <w:t>9th Symphony</w:t>
      </w:r>
      <w:r w:rsidRPr="00035949">
        <w:t xml:space="preserve">, there is a certain abstract pattern, a </w:t>
      </w:r>
      <w:r w:rsidR="00DA4D68" w:rsidRPr="00035949">
        <w:rPr>
          <w:i/>
        </w:rPr>
        <w:t>generically dependent</w:t>
      </w:r>
      <w:r w:rsidR="00921592" w:rsidRPr="00035949">
        <w:rPr>
          <w:i/>
        </w:rPr>
        <w:t xml:space="preserve"> continuant</w:t>
      </w:r>
      <w:r w:rsidR="00D37C38" w:rsidRPr="00035949">
        <w:t>,</w:t>
      </w:r>
      <w:r w:rsidR="00C0143F" w:rsidRPr="00035949">
        <w:t xml:space="preserve"> </w:t>
      </w:r>
      <w:r w:rsidR="00D37C38" w:rsidRPr="00035949">
        <w:t xml:space="preserve">which we shall </w:t>
      </w:r>
      <w:r w:rsidR="00B734E8" w:rsidRPr="00035949">
        <w:t>call #9</w:t>
      </w:r>
      <w:r w:rsidR="00D37C38" w:rsidRPr="00035949">
        <w:t xml:space="preserve">. #9 is an </w:t>
      </w:r>
      <w:r w:rsidR="00D37C38" w:rsidRPr="00035949">
        <w:rPr>
          <w:b/>
        </w:rPr>
        <w:t>instance</w:t>
      </w:r>
      <w:r w:rsidR="00C0143F" w:rsidRPr="00035949">
        <w:rPr>
          <w:b/>
        </w:rPr>
        <w:t xml:space="preserve"> </w:t>
      </w:r>
      <w:r w:rsidRPr="00035949">
        <w:t xml:space="preserve">of the type </w:t>
      </w:r>
      <w:r w:rsidRPr="00035949">
        <w:rPr>
          <w:i/>
        </w:rPr>
        <w:t>symphony</w:t>
      </w:r>
      <w:r w:rsidR="00D37C38" w:rsidRPr="00035949">
        <w:t xml:space="preserve">, which is </w:t>
      </w:r>
      <w:r w:rsidRPr="00035949">
        <w:t xml:space="preserve">itself a subtype of the type </w:t>
      </w:r>
      <w:r w:rsidRPr="00035949">
        <w:rPr>
          <w:i/>
        </w:rPr>
        <w:t>musical work</w:t>
      </w:r>
      <w:r w:rsidR="00D37C38" w:rsidRPr="00035949">
        <w:t>. #9</w:t>
      </w:r>
      <w:r w:rsidRPr="00035949">
        <w:t xml:space="preserve"> is </w:t>
      </w:r>
      <w:r w:rsidRPr="00035949">
        <w:rPr>
          <w:b/>
        </w:rPr>
        <w:t>concretized</w:t>
      </w:r>
      <w:r w:rsidRPr="00035949">
        <w:t xml:space="preserve"> in certain </w:t>
      </w:r>
      <w:r w:rsidRPr="00035949">
        <w:rPr>
          <w:i/>
        </w:rPr>
        <w:t xml:space="preserve">specifically dependent </w:t>
      </w:r>
      <w:r w:rsidR="00D37C38" w:rsidRPr="00035949">
        <w:rPr>
          <w:i/>
        </w:rPr>
        <w:t>continuant</w:t>
      </w:r>
      <w:r w:rsidR="00C0143F" w:rsidRPr="00035949">
        <w:rPr>
          <w:i/>
        </w:rPr>
        <w:t xml:space="preserve"> </w:t>
      </w:r>
      <w:r w:rsidRPr="00035949">
        <w:t xml:space="preserve">patterns of ink marks that we find in </w:t>
      </w:r>
      <w:r w:rsidR="00D37C38" w:rsidRPr="00035949">
        <w:t>printed copies</w:t>
      </w:r>
      <w:r w:rsidRPr="00035949">
        <w:t xml:space="preserve"> of </w:t>
      </w:r>
      <w:r w:rsidR="00773334" w:rsidRPr="00035949">
        <w:t xml:space="preserve">the </w:t>
      </w:r>
      <w:r w:rsidRPr="00035949">
        <w:rPr>
          <w:i/>
        </w:rPr>
        <w:t>score</w:t>
      </w:r>
      <w:r w:rsidRPr="00035949">
        <w:t xml:space="preserve">, or </w:t>
      </w:r>
      <w:r w:rsidR="00773334" w:rsidRPr="00035949">
        <w:t xml:space="preserve">(for example) </w:t>
      </w:r>
      <w:r w:rsidRPr="00035949">
        <w:t xml:space="preserve">in certain </w:t>
      </w:r>
      <w:r w:rsidRPr="00035949">
        <w:rPr>
          <w:i/>
        </w:rPr>
        <w:t xml:space="preserve">specifically dependent </w:t>
      </w:r>
      <w:r w:rsidR="00D37C38" w:rsidRPr="00035949">
        <w:rPr>
          <w:i/>
        </w:rPr>
        <w:t>continuant</w:t>
      </w:r>
      <w:r w:rsidR="00C0143F" w:rsidRPr="00035949">
        <w:rPr>
          <w:i/>
        </w:rPr>
        <w:t xml:space="preserve"> </w:t>
      </w:r>
      <w:r w:rsidRPr="00035949">
        <w:t>patterns of grooves in vinyl disk</w:t>
      </w:r>
      <w:r w:rsidR="00D37C38" w:rsidRPr="00035949">
        <w:t>s</w:t>
      </w:r>
      <w:r w:rsidRPr="00035949">
        <w:t xml:space="preserve">. </w:t>
      </w:r>
      <w:r w:rsidR="00494B7A" w:rsidRPr="00035949">
        <w:t>The score</w:t>
      </w:r>
      <w:r w:rsidR="004F7B87" w:rsidRPr="00035949">
        <w:t xml:space="preserve"> is an </w:t>
      </w:r>
      <w:r w:rsidR="004F7B87" w:rsidRPr="00035949">
        <w:rPr>
          <w:b/>
        </w:rPr>
        <w:t>instance</w:t>
      </w:r>
      <w:r w:rsidR="004F7B87" w:rsidRPr="00035949">
        <w:t xml:space="preserve"> of the </w:t>
      </w:r>
      <w:r w:rsidR="00DA4D68" w:rsidRPr="00035949">
        <w:rPr>
          <w:i/>
        </w:rPr>
        <w:t>generically dependent</w:t>
      </w:r>
      <w:r w:rsidR="00921592" w:rsidRPr="00035949">
        <w:rPr>
          <w:i/>
        </w:rPr>
        <w:t xml:space="preserve"> continuant</w:t>
      </w:r>
      <w:r w:rsidR="004F7B87" w:rsidRPr="00035949">
        <w:t xml:space="preserve"> type </w:t>
      </w:r>
      <w:r w:rsidR="004F7B87" w:rsidRPr="00035949">
        <w:rPr>
          <w:i/>
        </w:rPr>
        <w:t>plan specification</w:t>
      </w:r>
      <w:r w:rsidR="004F7B87" w:rsidRPr="00035949">
        <w:t xml:space="preserve">, </w:t>
      </w:r>
      <w:r w:rsidR="00D37C38" w:rsidRPr="00035949">
        <w:t xml:space="preserve">specifying how to create a corresponding </w:t>
      </w:r>
      <w:r w:rsidR="00D37C38" w:rsidRPr="00035949">
        <w:rPr>
          <w:i/>
        </w:rPr>
        <w:t>musical performance</w:t>
      </w:r>
      <w:r w:rsidR="00D37C38" w:rsidRPr="00035949">
        <w:t xml:space="preserve">. This </w:t>
      </w:r>
      <w:r w:rsidR="00D37C38" w:rsidRPr="00035949">
        <w:rPr>
          <w:i/>
        </w:rPr>
        <w:t>plan specification</w:t>
      </w:r>
      <w:r w:rsidR="00C0143F" w:rsidRPr="00035949">
        <w:rPr>
          <w:i/>
        </w:rPr>
        <w:t xml:space="preserve"> </w:t>
      </w:r>
      <w:r w:rsidR="004F7B87" w:rsidRPr="00035949">
        <w:t xml:space="preserve">is </w:t>
      </w:r>
      <w:r w:rsidR="004F7B87" w:rsidRPr="00035949">
        <w:rPr>
          <w:b/>
        </w:rPr>
        <w:t>concretized</w:t>
      </w:r>
      <w:r w:rsidR="00C0143F" w:rsidRPr="00035949">
        <w:rPr>
          <w:b/>
        </w:rPr>
        <w:t xml:space="preserve"> </w:t>
      </w:r>
      <w:r w:rsidR="00D37C38" w:rsidRPr="00035949">
        <w:t xml:space="preserve">in distributed fashion in the form of </w:t>
      </w:r>
      <w:r w:rsidR="004F7B87" w:rsidRPr="00035949">
        <w:t xml:space="preserve">a network of </w:t>
      </w:r>
      <w:r w:rsidR="00D37C38" w:rsidRPr="00035949">
        <w:t>sub</w:t>
      </w:r>
      <w:r w:rsidR="004F7B87" w:rsidRPr="00035949">
        <w:t>plans</w:t>
      </w:r>
      <w:r w:rsidR="00C0143F" w:rsidRPr="00035949">
        <w:t xml:space="preserve"> </w:t>
      </w:r>
      <w:r w:rsidR="00F93648" w:rsidRPr="00035949">
        <w:t xml:space="preserve">distributed across </w:t>
      </w:r>
      <w:r w:rsidR="004F7B87" w:rsidRPr="00035949">
        <w:t>the minds of the conductor and the members of the orchestra</w:t>
      </w:r>
      <w:r w:rsidR="00D37C38" w:rsidRPr="00035949">
        <w:t>, together forming a plan to create a musical performance of #9</w:t>
      </w:r>
      <w:r w:rsidR="004F7B87" w:rsidRPr="00035949">
        <w:t xml:space="preserve">. This complex </w:t>
      </w:r>
      <w:r w:rsidR="004F7B87" w:rsidRPr="00035949">
        <w:rPr>
          <w:i/>
        </w:rPr>
        <w:t>realizable</w:t>
      </w:r>
      <w:r w:rsidR="00921592" w:rsidRPr="00035949">
        <w:rPr>
          <w:i/>
        </w:rPr>
        <w:t xml:space="preserve"> dependent continuant</w:t>
      </w:r>
      <w:r w:rsidR="004F7B87" w:rsidRPr="00035949">
        <w:t xml:space="preserve"> is </w:t>
      </w:r>
      <w:r w:rsidR="00D37C38" w:rsidRPr="00035949">
        <w:t xml:space="preserve">then </w:t>
      </w:r>
      <w:r w:rsidR="004F7B87" w:rsidRPr="00035949">
        <w:rPr>
          <w:b/>
        </w:rPr>
        <w:t>realized</w:t>
      </w:r>
      <w:r w:rsidR="004F7B87" w:rsidRPr="00035949">
        <w:t xml:space="preserve"> when conductor and orchestra work together to </w:t>
      </w:r>
      <w:r w:rsidR="00D37C38" w:rsidRPr="00035949">
        <w:t>create</w:t>
      </w:r>
      <w:r w:rsidR="00C0143F" w:rsidRPr="00035949">
        <w:t xml:space="preserve"> </w:t>
      </w:r>
      <w:r w:rsidR="00D37C38" w:rsidRPr="00035949">
        <w:t xml:space="preserve">a certain </w:t>
      </w:r>
      <w:r w:rsidR="004F7B87" w:rsidRPr="00035949">
        <w:t>pattern of air vibrations</w:t>
      </w:r>
      <w:r w:rsidR="00F93648" w:rsidRPr="00035949">
        <w:t xml:space="preserve"> conforming to the score and audible to an audience</w:t>
      </w:r>
      <w:r w:rsidR="00773334" w:rsidRPr="00035949">
        <w:t xml:space="preserve"> through certain associated patterns of excitations of their auditory nerves</w:t>
      </w:r>
      <w:r w:rsidR="004F7B87" w:rsidRPr="00035949">
        <w:t>.</w:t>
      </w:r>
      <w:r w:rsidR="00A94D95" w:rsidRPr="00035949">
        <w:t xml:space="preserve"> One consequence of the above is that we cannot in fact listen to Beethoven’s 9th Symphony, but rather only to performances thereof.</w:t>
      </w:r>
    </w:p>
    <w:p w14:paraId="0DDF9EFD" w14:textId="7F535396" w:rsidR="003E0C5C" w:rsidRPr="00035949" w:rsidRDefault="00F93648">
      <w:r w:rsidRPr="00035949">
        <w:t>A</w:t>
      </w:r>
      <w:r w:rsidR="00D37C38" w:rsidRPr="00035949">
        <w:t>nalogously, when a research tea</w:t>
      </w:r>
      <w:r w:rsidR="003E0C5C" w:rsidRPr="00035949">
        <w:t xml:space="preserve">m decides to perform an experiment </w:t>
      </w:r>
      <w:r w:rsidR="00623492">
        <w:t xml:space="preserve">by </w:t>
      </w:r>
      <w:r w:rsidR="003E0C5C" w:rsidRPr="00035949">
        <w:t xml:space="preserve">following a published protocol, the protocol itself is a </w:t>
      </w:r>
      <w:r w:rsidR="00DA4D68" w:rsidRPr="00035949">
        <w:rPr>
          <w:i/>
        </w:rPr>
        <w:t>generically dependent</w:t>
      </w:r>
      <w:r w:rsidR="00921592" w:rsidRPr="00035949">
        <w:rPr>
          <w:i/>
        </w:rPr>
        <w:t xml:space="preserve"> continuant</w:t>
      </w:r>
      <w:r w:rsidR="00C0143F" w:rsidRPr="00035949">
        <w:rPr>
          <w:i/>
        </w:rPr>
        <w:t xml:space="preserve"> </w:t>
      </w:r>
      <w:r w:rsidR="003E0C5C" w:rsidRPr="00035949">
        <w:rPr>
          <w:b/>
        </w:rPr>
        <w:t>instance</w:t>
      </w:r>
      <w:r w:rsidR="003E0C5C" w:rsidRPr="00035949">
        <w:t xml:space="preserve"> of the type </w:t>
      </w:r>
      <w:r w:rsidR="003E0C5C" w:rsidRPr="00035949">
        <w:rPr>
          <w:i/>
        </w:rPr>
        <w:t>plan specification</w:t>
      </w:r>
      <w:r w:rsidR="003E0C5C" w:rsidRPr="00035949">
        <w:t xml:space="preserve">. The leader of the research team concretizes this protocol in her mind to create that specifically dependent realizable </w:t>
      </w:r>
      <w:r w:rsidR="00FB129B" w:rsidRPr="00035949">
        <w:rPr>
          <w:i/>
        </w:rPr>
        <w:t>continuant</w:t>
      </w:r>
      <w:r w:rsidR="003E0C5C" w:rsidRPr="00035949">
        <w:t xml:space="preserve"> which is her plan for carrying out this experiment. At the same time</w:t>
      </w:r>
      <w:r w:rsidR="00623492">
        <w:t>,</w:t>
      </w:r>
      <w:r w:rsidR="003E0C5C" w:rsidRPr="00035949">
        <w:t xml:space="preserve"> she creates a series of sub-protocols, </w:t>
      </w:r>
      <w:r w:rsidR="00773334" w:rsidRPr="00035949">
        <w:t xml:space="preserve">which are </w:t>
      </w:r>
      <w:r w:rsidR="003E0C5C" w:rsidRPr="00035949">
        <w:t>plan specification</w:t>
      </w:r>
      <w:r w:rsidR="00AD4F8F" w:rsidRPr="00035949">
        <w:t xml:space="preserve">s for </w:t>
      </w:r>
      <w:r w:rsidR="00773334" w:rsidRPr="00035949">
        <w:t xml:space="preserve">each of </w:t>
      </w:r>
      <w:r w:rsidR="00AD4F8F" w:rsidRPr="00035949">
        <w:t xml:space="preserve">her various team members. </w:t>
      </w:r>
      <w:r w:rsidR="00773334" w:rsidRPr="00035949">
        <w:t xml:space="preserve">Each of the latter is then </w:t>
      </w:r>
      <w:r w:rsidR="003E0C5C" w:rsidRPr="00035949">
        <w:t xml:space="preserve">concretized </w:t>
      </w:r>
      <w:r w:rsidR="00AD4F8F" w:rsidRPr="00035949">
        <w:t xml:space="preserve">in the mind of the </w:t>
      </w:r>
      <w:r w:rsidR="00773334" w:rsidRPr="00035949">
        <w:t xml:space="preserve">appropriate </w:t>
      </w:r>
      <w:r w:rsidR="00AD4F8F" w:rsidRPr="00035949">
        <w:t xml:space="preserve">team member </w:t>
      </w:r>
      <w:r w:rsidR="003E0C5C" w:rsidRPr="00035949">
        <w:t xml:space="preserve">as </w:t>
      </w:r>
      <w:r w:rsidR="00773334" w:rsidRPr="00035949">
        <w:t xml:space="preserve">a </w:t>
      </w:r>
      <w:r w:rsidR="003E0C5C" w:rsidRPr="00035949">
        <w:t xml:space="preserve">plan for carrying out corresponding </w:t>
      </w:r>
      <w:r w:rsidR="00AD4F8F" w:rsidRPr="00035949">
        <w:lastRenderedPageBreak/>
        <w:t xml:space="preserve">subactivities within </w:t>
      </w:r>
      <w:r w:rsidR="003E0C5C" w:rsidRPr="00035949">
        <w:t xml:space="preserve">the experiment. The experiment itself is </w:t>
      </w:r>
      <w:r w:rsidR="00773334" w:rsidRPr="00035949">
        <w:t>the total</w:t>
      </w:r>
      <w:r w:rsidR="003E0C5C" w:rsidRPr="00035949">
        <w:t xml:space="preserve"> </w:t>
      </w:r>
      <w:r w:rsidR="003E0C5C" w:rsidRPr="00035949">
        <w:rPr>
          <w:i/>
        </w:rPr>
        <w:t>realization</w:t>
      </w:r>
      <w:r w:rsidR="00AD4F8F" w:rsidRPr="00035949">
        <w:t xml:space="preserve"> of these plans, having outputs such as publi</w:t>
      </w:r>
      <w:r w:rsidR="00F33687" w:rsidRPr="00035949">
        <w:t xml:space="preserve">cations, databases, and so forth, as described in the </w:t>
      </w:r>
      <w:hyperlink r:id="rId34" w:history="1">
        <w:r w:rsidR="00BE2EAE" w:rsidRPr="00035949">
          <w:rPr>
            <w:rStyle w:val="Hyperlink"/>
            <w:szCs w:val="23"/>
          </w:rPr>
          <w:t>Ontology for Biomedical Investigations</w:t>
        </w:r>
      </w:hyperlink>
      <w:r w:rsidR="00F33687" w:rsidRPr="00035949">
        <w:t xml:space="preserve"> (OBI).</w:t>
      </w:r>
    </w:p>
    <w:p w14:paraId="56E2FA18" w14:textId="695EB11D" w:rsidR="00F33687" w:rsidRPr="00035949" w:rsidRDefault="00F33687" w:rsidP="0065588A">
      <w:pPr>
        <w:pStyle w:val="Heading2"/>
      </w:pPr>
      <w:bookmarkStart w:id="369" w:name="_Toc313270723"/>
      <w:bookmarkStart w:id="370" w:name="_Toc501053124"/>
      <w:r w:rsidRPr="00035949">
        <w:t>Occurrent</w:t>
      </w:r>
      <w:bookmarkEnd w:id="369"/>
      <w:bookmarkEnd w:id="370"/>
      <w:r w:rsidRPr="00035949">
        <w:t xml:space="preserve">  </w:t>
      </w:r>
    </w:p>
    <w:p w14:paraId="5CA14EAC" w14:textId="3EBC51F3" w:rsidR="00604D54" w:rsidRPr="00035949" w:rsidRDefault="00E95FEA" w:rsidP="00B23775">
      <w:pPr>
        <w:pStyle w:val="Specification"/>
        <w:rPr>
          <w:rStyle w:val="SpecificationType"/>
        </w:rPr>
      </w:pPr>
      <w:r w:rsidRPr="00035949">
        <w:rPr>
          <w:rStyle w:val="Annotation"/>
        </w:rPr>
        <w:t>a(occurrent)[</w:t>
      </w:r>
      <w:r w:rsidR="00604D54" w:rsidRPr="00035949">
        <w:rPr>
          <w:rStyle w:val="SpecificationType"/>
        </w:rPr>
        <w:t>Elucidation</w:t>
      </w:r>
      <w:r w:rsidR="00604D54" w:rsidRPr="00035949">
        <w:t xml:space="preserve">: An </w:t>
      </w:r>
      <w:r w:rsidR="00604D54" w:rsidRPr="00035949">
        <w:rPr>
          <w:i/>
        </w:rPr>
        <w:t>occurrent</w:t>
      </w:r>
      <w:r w:rsidR="00604D54" w:rsidRPr="00035949">
        <w:t xml:space="preserve"> is an entity that unfolds itself in time or it is the instantaneous boundary of such an entity (for example a beginning or an ending) or it is a temporal or spatiotemporal region which such an entity </w:t>
      </w:r>
      <w:r w:rsidR="00555732" w:rsidRPr="00035949">
        <w:t>occupies_temporal_region</w:t>
      </w:r>
      <w:r w:rsidR="009D7057" w:rsidRPr="00035949">
        <w:t xml:space="preserve"> or </w:t>
      </w:r>
      <w:r w:rsidR="004A4F98" w:rsidRPr="00035949">
        <w:t>occupies_spatiotemporal_region</w:t>
      </w:r>
      <w:r w:rsidR="00604D54" w:rsidRPr="00035949">
        <w:rPr>
          <w:i/>
        </w:rPr>
        <w:t>.</w:t>
      </w:r>
      <w:r w:rsidR="006D323D" w:rsidRPr="00035949">
        <w:t xml:space="preserve"> [077-00</w:t>
      </w:r>
      <w:r w:rsidR="009D7057" w:rsidRPr="00035949">
        <w:t>2</w:t>
      </w:r>
      <w:r w:rsidR="006D323D" w:rsidRPr="00035949">
        <w:t>]</w:t>
      </w:r>
      <w:r w:rsidRPr="00035949">
        <w:rPr>
          <w:rStyle w:val="Annotation"/>
        </w:rPr>
        <w:t>]</w:t>
      </w:r>
    </w:p>
    <w:p w14:paraId="3354022A" w14:textId="12EB2A19" w:rsidR="008A6C9D" w:rsidRPr="00035949" w:rsidRDefault="00C26164">
      <w:bookmarkStart w:id="371" w:name="OLE_LINK51"/>
      <w:bookmarkStart w:id="372" w:name="OLE_LINK52"/>
      <w:r w:rsidRPr="00035949">
        <w:rPr>
          <w:rStyle w:val="Annotation"/>
        </w:rPr>
        <w:t>note(process)[</w:t>
      </w:r>
      <w:r w:rsidR="00AD4F8F" w:rsidRPr="00035949">
        <w:t>The realm of o</w:t>
      </w:r>
      <w:r w:rsidR="00F93648" w:rsidRPr="00035949">
        <w:t>ccurrents</w:t>
      </w:r>
      <w:r w:rsidR="00AD4F8F" w:rsidRPr="00035949">
        <w:t xml:space="preserve"> </w:t>
      </w:r>
      <w:r w:rsidR="00A95D41">
        <w:t xml:space="preserve">has fewer </w:t>
      </w:r>
      <w:r w:rsidR="00AD4F8F" w:rsidRPr="00035949">
        <w:t xml:space="preserve">natural units than the realm of independent continuants. </w:t>
      </w:r>
      <w:r w:rsidR="00773334" w:rsidRPr="00035949">
        <w:t>Thus no counterpart of ‘object’</w:t>
      </w:r>
      <w:r w:rsidR="00A95D41">
        <w:t xml:space="preserve"> can be found here</w:t>
      </w:r>
      <w:r w:rsidR="00773334" w:rsidRPr="00035949">
        <w:t xml:space="preserve">. In BFO 1.0 ‘process’ served as such a counterpart. In </w:t>
      </w:r>
      <w:r w:rsidR="00992D6E" w:rsidRPr="00035949">
        <w:t xml:space="preserve">BFO </w:t>
      </w:r>
      <w:r w:rsidR="00773334" w:rsidRPr="00035949">
        <w:t>2.0 ‘process’ is</w:t>
      </w:r>
      <w:r w:rsidR="00992D6E" w:rsidRPr="00035949">
        <w:t>,</w:t>
      </w:r>
      <w:r w:rsidR="00773334" w:rsidRPr="00035949">
        <w:t xml:space="preserve"> </w:t>
      </w:r>
      <w:r w:rsidR="00992D6E" w:rsidRPr="00035949">
        <w:t xml:space="preserve">rather, </w:t>
      </w:r>
      <w:r w:rsidR="00773334" w:rsidRPr="00035949">
        <w:t>the occurrent counterpart of ‘material entity’.</w:t>
      </w:r>
      <w:bookmarkEnd w:id="371"/>
      <w:bookmarkEnd w:id="372"/>
      <w:r w:rsidR="00773334" w:rsidRPr="00035949">
        <w:t xml:space="preserve"> </w:t>
      </w:r>
      <w:r w:rsidR="00AD4F8F" w:rsidRPr="00035949">
        <w:t xml:space="preserve">Those natural </w:t>
      </w:r>
      <w:r w:rsidR="00A94D95" w:rsidRPr="00035949">
        <w:t xml:space="preserve">– as contrasted with engineered, deliberately executed – </w:t>
      </w:r>
      <w:r w:rsidR="00DA4D68" w:rsidRPr="00035949">
        <w:t xml:space="preserve">units </w:t>
      </w:r>
      <w:r w:rsidR="00F93648" w:rsidRPr="00035949">
        <w:t xml:space="preserve">which do </w:t>
      </w:r>
      <w:r w:rsidR="00AD4F8F" w:rsidRPr="00035949">
        <w:t xml:space="preserve">exist in the realm of occurrents </w:t>
      </w:r>
      <w:r w:rsidR="00F93648" w:rsidRPr="00035949">
        <w:t>are typically either parasitic on the existence of natural units on the continuant side</w:t>
      </w:r>
      <w:r w:rsidR="008A6C9D" w:rsidRPr="00035949">
        <w:t>,</w:t>
      </w:r>
      <w:r w:rsidR="00F93648" w:rsidRPr="00035949">
        <w:t xml:space="preserve"> or they are fiat in nature. Thus we can count </w:t>
      </w:r>
      <w:r w:rsidR="00F93648" w:rsidRPr="00035949">
        <w:rPr>
          <w:i/>
        </w:rPr>
        <w:t>lives</w:t>
      </w:r>
      <w:r w:rsidR="00CA7294" w:rsidRPr="00035949">
        <w:t>; we can count football games; we can count chemical reactions performed in experiments or in chemical manufacturing.</w:t>
      </w:r>
      <w:r w:rsidR="00773334" w:rsidRPr="00035949">
        <w:t xml:space="preserve"> We cannot count the processes taking place, for instance, in an episode of insect mating behavior.</w:t>
      </w:r>
    </w:p>
    <w:p w14:paraId="38E3CB64" w14:textId="3389D1DB" w:rsidR="008A6C9D" w:rsidRPr="00035949" w:rsidRDefault="008A6C9D">
      <w:r w:rsidRPr="00035949">
        <w:rPr>
          <w:iCs/>
        </w:rPr>
        <w:t>Even w</w:t>
      </w:r>
      <w:r w:rsidRPr="00035949">
        <w:t>here natural units are identifiable, for example cycles in a cyclical process such as the beating of a heart, the processes in question form a sequence with no discontinuities</w:t>
      </w:r>
      <w:r w:rsidR="001E657E">
        <w:t>. Thus there are here</w:t>
      </w:r>
      <w:r w:rsidRPr="00035949">
        <w:t xml:space="preserve"> </w:t>
      </w:r>
      <w:r w:rsidR="001E657E">
        <w:t xml:space="preserve">no </w:t>
      </w:r>
      <w:r w:rsidRPr="00035949">
        <w:t xml:space="preserve">temporal gaps </w:t>
      </w:r>
      <w:r w:rsidR="001E657E">
        <w:t xml:space="preserve">that are analogous to the spatial gaps that separate for </w:t>
      </w:r>
      <w:r w:rsidRPr="00035949">
        <w:t>instance billiard balls or planets. Lives of organisms are process units, but they too</w:t>
      </w:r>
      <w:r w:rsidR="00514A85" w:rsidRPr="00035949">
        <w:t xml:space="preserve"> </w:t>
      </w:r>
      <w:r w:rsidR="00EE56BE">
        <w:t xml:space="preserve">result from </w:t>
      </w:r>
      <w:r w:rsidR="00514A85" w:rsidRPr="00035949">
        <w:t xml:space="preserve">a continuous series </w:t>
      </w:r>
      <w:r w:rsidR="00EE56BE">
        <w:t>of pre-life</w:t>
      </w:r>
      <w:r w:rsidR="00514A85" w:rsidRPr="00035949">
        <w:t>,</w:t>
      </w:r>
      <w:r w:rsidRPr="00035949">
        <w:t xml:space="preserve"> processes</w:t>
      </w:r>
      <w:r w:rsidR="00514A85" w:rsidRPr="00035949">
        <w:t>,</w:t>
      </w:r>
      <w:r w:rsidRPr="00035949">
        <w:t xml:space="preserve"> and they unfold in turn in</w:t>
      </w:r>
      <w:r w:rsidR="00EE56BE">
        <w:t>to a</w:t>
      </w:r>
      <w:r w:rsidRPr="00035949">
        <w:t xml:space="preserve"> continuous series of post-life processes</w:t>
      </w:r>
      <w:r w:rsidR="00EE56BE">
        <w:t>.</w:t>
      </w:r>
      <w:r w:rsidRPr="00035949">
        <w:t xml:space="preserve"> Clear examples of boundaries of processes are almost always of the fiat sort (midnight, a time of death as declared in an operating theater or on a death certificate</w:t>
      </w:r>
      <w:r w:rsidR="00773334" w:rsidRPr="00035949">
        <w:t>, the initiation of a state of war</w:t>
      </w:r>
      <w:r w:rsidRPr="00035949">
        <w:t>)</w:t>
      </w:r>
      <w:r w:rsidR="00C26164" w:rsidRPr="00035949">
        <w:rPr>
          <w:rStyle w:val="Annotation"/>
        </w:rPr>
        <w:t>]</w:t>
      </w:r>
      <w:r w:rsidRPr="00035949">
        <w:t>.</w:t>
      </w:r>
    </w:p>
    <w:p w14:paraId="62C46342" w14:textId="678BD33E" w:rsidR="00F33687" w:rsidRPr="00035949" w:rsidRDefault="001E657E" w:rsidP="001D54A5">
      <w:pPr>
        <w:rPr>
          <w:shd w:val="clear" w:color="auto" w:fill="FFFFFF"/>
        </w:rPr>
      </w:pPr>
      <w:r w:rsidRPr="00035949">
        <w:t>Occur</w:t>
      </w:r>
      <w:r>
        <w:t>r</w:t>
      </w:r>
      <w:r w:rsidRPr="00035949">
        <w:t>ents are processes, or the boundaries of processes, or temporal or spatial temporal regions.</w:t>
      </w:r>
      <w:r>
        <w:t xml:space="preserve"> </w:t>
      </w:r>
      <w:r w:rsidR="008A6C9D" w:rsidRPr="00035949">
        <w:t>Processes can be arbitrarily summed and divided. In particular, we can identify sub-processes</w:t>
      </w:r>
      <w:r w:rsidR="00A94D95" w:rsidRPr="00035949">
        <w:t xml:space="preserve"> – temporal parts – </w:t>
      </w:r>
      <w:r w:rsidR="008A6C9D" w:rsidRPr="00035949">
        <w:t>which are fiat segments occupying constituent temporal intervals of the temporal interval occupied by the process as a whole.</w:t>
      </w:r>
      <w:r w:rsidR="00773334" w:rsidRPr="00035949">
        <w:t xml:space="preserve"> </w:t>
      </w:r>
      <w:bookmarkStart w:id="373" w:name="_Toc313270724"/>
      <w:r w:rsidR="00A94D95" w:rsidRPr="00035949">
        <w:rPr>
          <w:shd w:val="clear" w:color="auto" w:fill="FFFFFF"/>
        </w:rPr>
        <w:t>Relation of temporal parthood</w:t>
      </w:r>
      <w:bookmarkEnd w:id="373"/>
    </w:p>
    <w:p w14:paraId="2320B9C3" w14:textId="77777777" w:rsidR="00757B5A" w:rsidRPr="00035949" w:rsidRDefault="00757B5A">
      <w:r w:rsidRPr="00035949">
        <w:lastRenderedPageBreak/>
        <w:t xml:space="preserve">We introduced </w:t>
      </w:r>
      <w:r w:rsidR="007F452D" w:rsidRPr="00035949">
        <w:t xml:space="preserve">above </w:t>
      </w:r>
      <w:r w:rsidRPr="00035949">
        <w:t xml:space="preserve">the relation </w:t>
      </w:r>
      <w:r w:rsidR="003D5797" w:rsidRPr="00035949">
        <w:rPr>
          <w:b/>
        </w:rPr>
        <w:t>occurrent_</w:t>
      </w:r>
      <w:r w:rsidR="007F452D" w:rsidRPr="00035949">
        <w:rPr>
          <w:b/>
        </w:rPr>
        <w:t>part_of</w:t>
      </w:r>
      <w:r w:rsidR="007F452D" w:rsidRPr="00035949">
        <w:t xml:space="preserve">. We can now </w:t>
      </w:r>
      <w:r w:rsidR="00773334" w:rsidRPr="00035949">
        <w:t xml:space="preserve">identify </w:t>
      </w:r>
      <w:r w:rsidR="007F452D" w:rsidRPr="00035949">
        <w:t xml:space="preserve">in its terms the sub-relation </w:t>
      </w:r>
      <w:r w:rsidR="007F452D" w:rsidRPr="00035949">
        <w:rPr>
          <w:b/>
        </w:rPr>
        <w:t xml:space="preserve">temporal_part_of </w:t>
      </w:r>
      <w:r w:rsidR="007F452D" w:rsidRPr="00035949">
        <w:t xml:space="preserve">which holds between two occurrents when the former is a phase or subprocess </w:t>
      </w:r>
      <w:r w:rsidR="00904EC1" w:rsidRPr="00035949">
        <w:t xml:space="preserve">(a slice or segment) </w:t>
      </w:r>
      <w:r w:rsidR="007F452D" w:rsidRPr="00035949">
        <w:t>of the latter:</w:t>
      </w:r>
    </w:p>
    <w:p w14:paraId="4103B911" w14:textId="05E29020" w:rsidR="00F33687" w:rsidRPr="00035949" w:rsidRDefault="003C789A" w:rsidP="00140957">
      <w:pPr>
        <w:keepNext/>
      </w:pPr>
      <w:r w:rsidRPr="00035949">
        <w:rPr>
          <w:noProof/>
          <w:lang w:eastAsia="zh-CN"/>
        </w:rPr>
        <mc:AlternateContent>
          <mc:Choice Requires="wps">
            <w:drawing>
              <wp:anchor distT="0" distB="0" distL="114300" distR="114300" simplePos="0" relativeHeight="251661824" behindDoc="0" locked="0" layoutInCell="1" allowOverlap="1" wp14:anchorId="4CD643A8" wp14:editId="18CF356E">
                <wp:simplePos x="0" y="0"/>
                <wp:positionH relativeFrom="column">
                  <wp:posOffset>2508250</wp:posOffset>
                </wp:positionH>
                <wp:positionV relativeFrom="paragraph">
                  <wp:posOffset>725170</wp:posOffset>
                </wp:positionV>
                <wp:extent cx="774700" cy="109220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1092200"/>
                        </a:xfrm>
                        <a:prstGeom prst="rect">
                          <a:avLst/>
                        </a:prstGeom>
                        <a:solidFill>
                          <a:srgbClr val="FFFFFF">
                            <a:alpha val="0"/>
                          </a:srgbClr>
                        </a:solidFill>
                        <a:ln w="9525">
                          <a:noFill/>
                          <a:miter lim="800000"/>
                          <a:headEnd/>
                          <a:tailEnd/>
                        </a:ln>
                      </wps:spPr>
                      <wps:txbx>
                        <w:txbxContent>
                          <w:p w14:paraId="508D9DB0" w14:textId="77777777" w:rsidR="00B95814" w:rsidRPr="00C74368" w:rsidRDefault="00B95814" w:rsidP="00C74368">
                            <w:pPr>
                              <w:spacing w:before="0" w:after="0" w:line="240" w:lineRule="auto"/>
                              <w:jc w:val="left"/>
                              <w:rPr>
                                <w:b/>
                                <w:sz w:val="20"/>
                              </w:rPr>
                            </w:pPr>
                            <w:r w:rsidRPr="00C74368">
                              <w:rPr>
                                <w:b/>
                                <w:sz w:val="20"/>
                              </w:rPr>
                              <w:t>temporal</w:t>
                            </w:r>
                          </w:p>
                          <w:p w14:paraId="63E73E5B" w14:textId="77777777" w:rsidR="00B95814" w:rsidRPr="00C74368" w:rsidRDefault="00B95814" w:rsidP="00C74368">
                            <w:pPr>
                              <w:spacing w:before="0" w:after="0" w:line="240" w:lineRule="auto"/>
                              <w:jc w:val="left"/>
                              <w:rPr>
                                <w:i/>
                              </w:rPr>
                            </w:pPr>
                            <w:r w:rsidRPr="00C74368">
                              <w:rPr>
                                <w:b/>
                                <w:sz w:val="20"/>
                              </w:rPr>
                              <w:t>part of process</w:t>
                            </w:r>
                            <w:r>
                              <w:rPr>
                                <w:b/>
                                <w:sz w:val="20"/>
                              </w:rPr>
                              <w:t xml:space="preserve"> p</w:t>
                            </w:r>
                            <w:r w:rsidRPr="00C74368">
                              <w:rPr>
                                <w:i/>
                                <w:noProof/>
                                <w:lang w:eastAsia="zh-CN"/>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643A8" id="Text Box 2" o:spid="_x0000_s1050" type="#_x0000_t202" style="position:absolute;left:0;text-align:left;margin-left:197.5pt;margin-top:57.1pt;width:61pt;height:8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" stroked="f">
                <v:fill opacity="0"/>
                <v:textbox>
                  <w:txbxContent>
                    <w:p w14:paraId="508D9DB0" w14:textId="77777777" w:rsidR="00B95814" w:rsidRPr="00C74368" w:rsidRDefault="00B95814" w:rsidP="00C74368">
                      <w:pPr>
                        <w:spacing w:before="0" w:after="0" w:line="240" w:lineRule="auto"/>
                        <w:jc w:val="left"/>
                        <w:rPr>
                          <w:b/>
                          <w:sz w:val="20"/>
                        </w:rPr>
                      </w:pPr>
                      <w:r w:rsidRPr="00C74368">
                        <w:rPr>
                          <w:b/>
                          <w:sz w:val="20"/>
                        </w:rPr>
                        <w:t>temporal</w:t>
                      </w:r>
                    </w:p>
                    <w:p w14:paraId="63E73E5B" w14:textId="77777777" w:rsidR="00B95814" w:rsidRPr="00C74368" w:rsidRDefault="00B95814" w:rsidP="00C74368">
                      <w:pPr>
                        <w:spacing w:before="0" w:after="0" w:line="240" w:lineRule="auto"/>
                        <w:jc w:val="left"/>
                        <w:rPr>
                          <w:i/>
                        </w:rPr>
                      </w:pPr>
                      <w:r w:rsidRPr="00C74368">
                        <w:rPr>
                          <w:b/>
                          <w:sz w:val="20"/>
                        </w:rPr>
                        <w:t>part of process</w:t>
                      </w:r>
                      <w:r>
                        <w:rPr>
                          <w:b/>
                          <w:sz w:val="20"/>
                        </w:rPr>
                        <w:t xml:space="preserve"> p</w:t>
                      </w:r>
                      <w:r w:rsidRPr="00C74368">
                        <w:rPr>
                          <w:i/>
                          <w:noProof/>
                          <w:lang w:eastAsia="zh-CN"/>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v:textbox>
              </v:shape>
            </w:pict>
          </mc:Fallback>
        </mc:AlternateContent>
      </w:r>
      <w:r w:rsidRPr="00035949">
        <w:rPr>
          <w:noProof/>
          <w:lang w:eastAsia="zh-CN"/>
        </w:rPr>
        <mc:AlternateContent>
          <mc:Choice Requires="wps">
            <w:drawing>
              <wp:anchor distT="0" distB="0" distL="114300" distR="114300" simplePos="0" relativeHeight="251660800" behindDoc="0" locked="0" layoutInCell="1" allowOverlap="1" wp14:anchorId="52EE72C6" wp14:editId="7B49A788">
                <wp:simplePos x="0" y="0"/>
                <wp:positionH relativeFrom="column">
                  <wp:posOffset>444500</wp:posOffset>
                </wp:positionH>
                <wp:positionV relativeFrom="paragraph">
                  <wp:posOffset>890270</wp:posOffset>
                </wp:positionV>
                <wp:extent cx="977900" cy="4889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88950"/>
                        </a:xfrm>
                        <a:prstGeom prst="rect">
                          <a:avLst/>
                        </a:prstGeom>
                        <a:solidFill>
                          <a:srgbClr val="FFFFFF">
                            <a:alpha val="0"/>
                          </a:srgbClr>
                        </a:solidFill>
                        <a:ln w="9525">
                          <a:noFill/>
                          <a:miter lim="800000"/>
                          <a:headEnd/>
                          <a:tailEnd/>
                        </a:ln>
                      </wps:spPr>
                      <wps:txbx>
                        <w:txbxContent>
                          <w:p w14:paraId="4DF37E92" w14:textId="77777777" w:rsidR="00B95814" w:rsidRPr="00C74368" w:rsidRDefault="00B95814" w:rsidP="00C74368">
                            <w:pPr>
                              <w:jc w:val="left"/>
                              <w:rPr>
                                <w:i/>
                              </w:rPr>
                            </w:pPr>
                            <w:r w:rsidRPr="00C74368">
                              <w:rPr>
                                <w:b/>
                              </w:rPr>
                              <w:t>process</w:t>
                            </w:r>
                            <w:r>
                              <w:rPr>
                                <w:b/>
                              </w:rPr>
                              <w:t xml:space="preserve"> p</w:t>
                            </w:r>
                            <w:r w:rsidRPr="00C74368">
                              <w:rPr>
                                <w:i/>
                                <w:noProof/>
                                <w:lang w:eastAsia="zh-CN"/>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E72C6" id="_x0000_s1051" type="#_x0000_t202" style="position:absolute;left:0;text-align:left;margin-left:35pt;margin-top:70.1pt;width:77pt;height:38.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" stroked="f">
                <v:fill opacity="0"/>
                <v:textbox>
                  <w:txbxContent>
                    <w:p w14:paraId="4DF37E92" w14:textId="77777777" w:rsidR="00B95814" w:rsidRPr="00C74368" w:rsidRDefault="00B95814" w:rsidP="00C74368">
                      <w:pPr>
                        <w:jc w:val="left"/>
                        <w:rPr>
                          <w:i/>
                        </w:rPr>
                      </w:pPr>
                      <w:r w:rsidRPr="00C74368">
                        <w:rPr>
                          <w:b/>
                        </w:rPr>
                        <w:t>process</w:t>
                      </w:r>
                      <w:r>
                        <w:rPr>
                          <w:b/>
                        </w:rPr>
                        <w:t xml:space="preserve"> p</w:t>
                      </w:r>
                      <w:r w:rsidRPr="00C74368">
                        <w:rPr>
                          <w:i/>
                          <w:noProof/>
                          <w:lang w:eastAsia="zh-CN"/>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sidRPr="00035949">
        <w:rPr>
          <w:noProof/>
          <w:lang w:eastAsia="zh-CN"/>
        </w:rPr>
        <mc:AlternateContent>
          <mc:Choice Requires="wps">
            <w:drawing>
              <wp:anchor distT="0" distB="0" distL="114300" distR="114300" simplePos="0" relativeHeight="251659776" behindDoc="0" locked="0" layoutInCell="1" allowOverlap="1" wp14:anchorId="20B6019B" wp14:editId="518551D4">
                <wp:simplePos x="0" y="0"/>
                <wp:positionH relativeFrom="column">
                  <wp:posOffset>3908425</wp:posOffset>
                </wp:positionH>
                <wp:positionV relativeFrom="paragraph">
                  <wp:posOffset>1377950</wp:posOffset>
                </wp:positionV>
                <wp:extent cx="488950" cy="488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488950"/>
                        </a:xfrm>
                        <a:prstGeom prst="rect">
                          <a:avLst/>
                        </a:prstGeom>
                        <a:solidFill>
                          <a:srgbClr val="FFFFFF">
                            <a:alpha val="0"/>
                          </a:srgbClr>
                        </a:solidFill>
                        <a:ln w="9525">
                          <a:noFill/>
                          <a:miter lim="800000"/>
                          <a:headEnd/>
                          <a:tailEnd/>
                        </a:ln>
                      </wps:spPr>
                      <wps:txbx>
                        <w:txbxContent>
                          <w:p w14:paraId="194E4165" w14:textId="77777777" w:rsidR="00B95814" w:rsidRPr="00C74368" w:rsidRDefault="00B95814">
                            <w:pPr>
                              <w:rPr>
                                <w:i/>
                              </w:rPr>
                            </w:pPr>
                            <w:r w:rsidRPr="00C74368">
                              <w:rPr>
                                <w:i/>
                              </w:rPr>
                              <w:t>tim</w:t>
                            </w:r>
                            <w:r>
                              <w:rPr>
                                <w:i/>
                              </w:rPr>
                              <w:t>e</w:t>
                            </w:r>
                            <w:r w:rsidRPr="00C74368">
                              <w:rPr>
                                <w:i/>
                                <w:noProof/>
                                <w:lang w:eastAsia="zh-CN"/>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6019B" id="_x0000_s1052" type="#_x0000_t202" style="position:absolute;left:0;text-align:left;margin-left:307.75pt;margin-top:108.5pt;width:38.5pt;height:38.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" stroked="f">
                <v:fill opacity="0"/>
                <v:textbox>
                  <w:txbxContent>
                    <w:p w14:paraId="194E4165" w14:textId="77777777" w:rsidR="00B95814" w:rsidRPr="00C74368" w:rsidRDefault="00B95814">
                      <w:pPr>
                        <w:rPr>
                          <w:i/>
                        </w:rPr>
                      </w:pPr>
                      <w:r w:rsidRPr="00C74368">
                        <w:rPr>
                          <w:i/>
                        </w:rPr>
                        <w:t>tim</w:t>
                      </w:r>
                      <w:r>
                        <w:rPr>
                          <w:i/>
                        </w:rPr>
                        <w:t>e</w:t>
                      </w:r>
                      <w:r w:rsidRPr="00C74368">
                        <w:rPr>
                          <w:i/>
                          <w:noProof/>
                          <w:lang w:eastAsia="zh-CN"/>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sidRPr="00035949">
        <w:rPr>
          <w:noProof/>
          <w:lang w:eastAsia="zh-CN"/>
        </w:rPr>
        <mc:AlternateContent>
          <mc:Choice Requires="wpg">
            <w:drawing>
              <wp:inline distT="0" distB="0" distL="0" distR="0" wp14:anchorId="01684B76" wp14:editId="15BF99C3">
                <wp:extent cx="4979035" cy="2029460"/>
                <wp:effectExtent l="0" t="0" r="0" b="4445"/>
                <wp:docPr id="6" name="Canvas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035" cy="2029460"/>
                          <a:chOff x="0" y="0"/>
                          <a:chExt cx="4978400" cy="2029460"/>
                        </a:xfrm>
                      </wpg:grpSpPr>
                      <wps:wsp>
                        <wps:cNvPr id="8" name="AutoShape 38"/>
                        <wps:cNvSpPr>
                          <a:spLocks noChangeAspect="1" noChangeArrowheads="1"/>
                        </wps:cNvSpPr>
                        <wps:spPr bwMode="auto">
                          <a:xfrm>
                            <a:off x="0" y="0"/>
                            <a:ext cx="4978400" cy="202946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 name="Group 40"/>
                        <wpg:cNvGrpSpPr>
                          <a:grpSpLocks/>
                        </wpg:cNvGrpSpPr>
                        <wpg:grpSpPr bwMode="auto">
                          <a:xfrm>
                            <a:off x="13262" y="342900"/>
                            <a:ext cx="4184650" cy="1149350"/>
                            <a:chOff x="762000" y="342900"/>
                            <a:chExt cx="4184650" cy="1149350"/>
                          </a:xfrm>
                        </wpg:grpSpPr>
                        <wps:wsp>
                          <wps:cNvPr id="10" name="Straight Connector 9"/>
                          <wps:cNvCnPr/>
                          <wps:spPr bwMode="auto">
                            <a:xfrm>
                              <a:off x="762000" y="4889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 name="Straight Connector 60"/>
                          <wps:cNvCnPr/>
                          <wps:spPr bwMode="auto">
                            <a:xfrm>
                              <a:off x="762000" y="12636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 name="Straight Arrow Connector 17"/>
                          <wps:cNvCnPr>
                            <a:cxnSpLocks noChangeShapeType="1"/>
                          </wps:cNvCnPr>
                          <wps:spPr bwMode="auto">
                            <a:xfrm>
                              <a:off x="3587750" y="1492250"/>
                              <a:ext cx="1117600" cy="0"/>
                            </a:xfrm>
                            <a:prstGeom prst="straightConnector1">
                              <a:avLst/>
                            </a:prstGeom>
                            <a:noFill/>
                            <a:ln w="22225" cap="sq">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 name="Straight Connector 26"/>
                          <wps:cNvCnPr/>
                          <wps:spPr bwMode="auto">
                            <a:xfrm>
                              <a:off x="240665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4" name="Straight Connector 62"/>
                          <wps:cNvCnPr/>
                          <wps:spPr bwMode="auto">
                            <a:xfrm>
                              <a:off x="317500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5" name="Rectangle 34"/>
                          <wps:cNvSpPr>
                            <a:spLocks noChangeArrowheads="1"/>
                          </wps:cNvSpPr>
                          <wps:spPr bwMode="auto">
                            <a:xfrm>
                              <a:off x="2425700" y="495300"/>
                              <a:ext cx="730250" cy="768350"/>
                            </a:xfrm>
                            <a:prstGeom prst="rect">
                              <a:avLst/>
                            </a:prstGeom>
                            <a:blipFill dpi="0" rotWithShape="0">
                              <a:blip r:embed="rId37"/>
                              <a:srcRect/>
                              <a:tile tx="0" ty="0" sx="100000" sy="100000" flip="none" algn="tl"/>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16" name="Picture 41"/>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1587381"/>
                            <a:ext cx="4968815" cy="4326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FAAF160" id="Canvas 8" o:spid="_x0000_s1026" style="width:392.05pt;height:159.8pt;mso-position-horizontal-relative:char;mso-position-vertical-relative:line" coordsize="49784,20294" o:gfxdata="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">
                <v:rect id="AutoShape 38" o:spid="_x0000_s1027" style="position:absolute;width:49784;height:20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" filled="f" stroked="f">
                  <o:lock v:ext="edit" aspectratio="t"/>
                </v:rect>
                <v:group id="Group 40" o:spid="_x0000_s1028" style="position:absolute;left:132;top:3429;width:41847;height:11493" coordorigin="7620,3429" coordsize="41846,1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line id="Straight Connector 9" o:spid="_x0000_s1029" style="position:absolute;visibility:visible;mso-wrap-style:square" from="7620,4889" to="49466,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" strokecolor="black [3213]"/>
                  <v:line id="Straight Connector 60" o:spid="_x0000_s1030" style="position:absolute;visibility:visible;mso-wrap-style:square" from="7620,12636" to="49466,1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" strokecolor="black [3213]"/>
                  <v:shape id="Straight Arrow Connector 17" o:spid="_x0000_s1031" type="#_x0000_t32" style="position:absolute;left:35877;top:14922;width:111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" strokecolor="black [3213]" strokeweight="1.75pt">
                    <v:stroke endarrow="open" endcap="square"/>
                  </v:shape>
                  <v:line id="Straight Connector 26" o:spid="_x0000_s1032" style="position:absolute;visibility:visible;mso-wrap-style:square" from="24066,3429" to="24066,14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" strokecolor="black [3213]">
                    <v:stroke dashstyle="dash" joinstyle="miter"/>
                  </v:line>
                  <v:line id="Straight Connector 62" o:spid="_x0000_s1033" style="position:absolute;visibility:visible;mso-wrap-style:square" from="31750,3429" to="31750,14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" strokecolor="black [3213]">
                    <v:stroke dashstyle="dash" joinstyle="miter"/>
                  </v:line>
                  <v:rect id="Rectangle 34" o:spid="_x0000_s1034" style="position:absolute;left:24257;top:4953;width:7302;height:7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" stroked="f" strokeweight="2pt">
                    <v:fill r:id="rId39" o:title="" recolor="t" type="til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35" type="#_x0000_t75" style="position:absolute;top:15873;width:49688;height:4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">
                  <v:imagedata r:id="rId40" o:title=""/>
                  <v:path arrowok="t"/>
                </v:shape>
                <w10:anchorlock/>
              </v:group>
            </w:pict>
          </mc:Fallback>
        </mc:AlternateContent>
      </w:r>
    </w:p>
    <w:p w14:paraId="46DF8AD5" w14:textId="70CAC64A" w:rsidR="00773334" w:rsidRPr="00035949" w:rsidRDefault="00E95FEA" w:rsidP="00486765">
      <w:pPr>
        <w:pStyle w:val="Specification"/>
      </w:pPr>
      <w:r w:rsidRPr="00035949">
        <w:rPr>
          <w:rStyle w:val="Annotation"/>
        </w:rPr>
        <w:t>a(temporal_part_of)[</w:t>
      </w:r>
      <w:r w:rsidR="00E961B4" w:rsidRPr="00035949">
        <w:rPr>
          <w:rStyle w:val="SpecificationType"/>
          <w:sz w:val="22"/>
        </w:rPr>
        <w:t>Definition</w:t>
      </w:r>
      <w:r w:rsidR="00A94D95" w:rsidRPr="00035949">
        <w:rPr>
          <w:smallCaps/>
        </w:rPr>
        <w:t>:</w:t>
      </w:r>
      <w:r w:rsidR="00A94D95" w:rsidRPr="00035949">
        <w:t xml:space="preserve"> </w:t>
      </w:r>
      <w:r w:rsidR="00473537" w:rsidRPr="00035949">
        <w:rPr>
          <w:i/>
        </w:rPr>
        <w:t>b</w:t>
      </w:r>
      <w:r w:rsidR="00A94D95" w:rsidRPr="00035949">
        <w:rPr>
          <w:i/>
        </w:rPr>
        <w:t xml:space="preserve"> </w:t>
      </w:r>
      <w:r w:rsidR="00A94D95" w:rsidRPr="00035949">
        <w:rPr>
          <w:b/>
        </w:rPr>
        <w:t xml:space="preserve">temporal_part_of </w:t>
      </w:r>
      <w:r w:rsidR="00473537" w:rsidRPr="00035949">
        <w:rPr>
          <w:i/>
        </w:rPr>
        <w:t>c</w:t>
      </w:r>
      <w:r w:rsidR="00A94D95" w:rsidRPr="00035949">
        <w:rPr>
          <w:i/>
        </w:rPr>
        <w:t xml:space="preserve"> </w:t>
      </w:r>
      <w:r w:rsidR="00E961B4" w:rsidRPr="00035949">
        <w:t>=Def.</w:t>
      </w:r>
    </w:p>
    <w:p w14:paraId="08DDD610" w14:textId="4321240C" w:rsidR="00E961B4" w:rsidRPr="00035949" w:rsidRDefault="00473537" w:rsidP="00140957">
      <w:pPr>
        <w:pStyle w:val="SpecificationInternal"/>
        <w:ind w:left="1440"/>
      </w:pPr>
      <w:r w:rsidRPr="00035949">
        <w:rPr>
          <w:i/>
        </w:rPr>
        <w:t>b</w:t>
      </w:r>
      <w:r w:rsidR="00A94D95" w:rsidRPr="00035949">
        <w:rPr>
          <w:i/>
        </w:rPr>
        <w:t xml:space="preserve"> </w:t>
      </w:r>
      <w:r w:rsidR="00455895" w:rsidRPr="00035949">
        <w:rPr>
          <w:b/>
        </w:rPr>
        <w:t>occurrent_</w:t>
      </w:r>
      <w:r w:rsidR="00A94D95" w:rsidRPr="00035949">
        <w:rPr>
          <w:b/>
        </w:rPr>
        <w:t xml:space="preserve">part_of </w:t>
      </w:r>
      <w:r w:rsidRPr="00035949">
        <w:rPr>
          <w:i/>
        </w:rPr>
        <w:t>c</w:t>
      </w:r>
      <w:r w:rsidR="00A94D95" w:rsidRPr="00035949">
        <w:rPr>
          <w:i/>
        </w:rPr>
        <w:t xml:space="preserve"> </w:t>
      </w:r>
      <w:r w:rsidR="00A94D95" w:rsidRPr="00035949">
        <w:t xml:space="preserve">&amp; </w:t>
      </w:r>
    </w:p>
    <w:p w14:paraId="4169DEA2" w14:textId="0CD3B1C5" w:rsidR="00773334" w:rsidRPr="00035949" w:rsidRDefault="00A94D95" w:rsidP="00140957">
      <w:pPr>
        <w:pStyle w:val="SpecificationInternal"/>
        <w:ind w:left="1440"/>
        <w:rPr>
          <w:i/>
        </w:rPr>
      </w:pPr>
      <w:r w:rsidRPr="00035949">
        <w:t xml:space="preserve">&amp; for some </w:t>
      </w:r>
      <w:r w:rsidRPr="00035949">
        <w:rPr>
          <w:i/>
        </w:rPr>
        <w:t xml:space="preserve">temporal region </w:t>
      </w:r>
      <w:r w:rsidR="00061C65" w:rsidRPr="00035949">
        <w:rPr>
          <w:i/>
        </w:rPr>
        <w:t>t</w:t>
      </w:r>
      <w:r w:rsidRPr="00035949">
        <w:t xml:space="preserve">, </w:t>
      </w:r>
      <w:r w:rsidR="00473537" w:rsidRPr="00035949">
        <w:rPr>
          <w:i/>
        </w:rPr>
        <w:t>b</w:t>
      </w:r>
      <w:r w:rsidR="009D7057" w:rsidRPr="00035949">
        <w:rPr>
          <w:i/>
        </w:rPr>
        <w:t xml:space="preserve"> </w:t>
      </w:r>
      <w:r w:rsidR="00555732" w:rsidRPr="00035949">
        <w:t>occupies_temporal_region</w:t>
      </w:r>
      <w:r w:rsidRPr="00035949">
        <w:t xml:space="preserve"> </w:t>
      </w:r>
      <w:r w:rsidR="00061C65" w:rsidRPr="00035949">
        <w:rPr>
          <w:i/>
        </w:rPr>
        <w:t>t</w:t>
      </w:r>
      <w:r w:rsidRPr="00035949">
        <w:rPr>
          <w:i/>
        </w:rPr>
        <w:t xml:space="preserve"> </w:t>
      </w:r>
    </w:p>
    <w:p w14:paraId="158EB6E2" w14:textId="5EF254B0" w:rsidR="007C3D0F" w:rsidRPr="00035949" w:rsidRDefault="00E961B4" w:rsidP="00140957">
      <w:pPr>
        <w:pStyle w:val="SpecificationInternal"/>
        <w:ind w:left="1440"/>
      </w:pPr>
      <w:r w:rsidRPr="00035949">
        <w:t xml:space="preserve">&amp; for all </w:t>
      </w:r>
      <w:r w:rsidRPr="00035949">
        <w:rPr>
          <w:i/>
        </w:rPr>
        <w:t>occurrents</w:t>
      </w:r>
      <w:r w:rsidRPr="00035949">
        <w:t xml:space="preserve"> </w:t>
      </w:r>
      <w:r w:rsidR="00473537" w:rsidRPr="00035949">
        <w:rPr>
          <w:i/>
        </w:rPr>
        <w:t>d</w:t>
      </w:r>
      <w:r w:rsidRPr="00035949">
        <w:t xml:space="preserve">, </w:t>
      </w:r>
      <w:r w:rsidR="00061C65" w:rsidRPr="00035949">
        <w:rPr>
          <w:i/>
        </w:rPr>
        <w:t>t</w:t>
      </w:r>
      <w:r w:rsidRPr="00035949">
        <w:sym w:font="Symbol" w:char="F0A2"/>
      </w:r>
      <w:r w:rsidRPr="00035949">
        <w:t xml:space="preserve"> (if </w:t>
      </w:r>
      <w:r w:rsidR="00473537" w:rsidRPr="00035949">
        <w:rPr>
          <w:i/>
        </w:rPr>
        <w:t>d</w:t>
      </w:r>
      <w:r w:rsidRPr="00035949">
        <w:t xml:space="preserve"> </w:t>
      </w:r>
      <w:r w:rsidR="00555732" w:rsidRPr="00035949">
        <w:rPr>
          <w:b/>
        </w:rPr>
        <w:t>occupies_temporal_region</w:t>
      </w:r>
      <w:r w:rsidR="009D7057" w:rsidRPr="00035949">
        <w:rPr>
          <w:b/>
        </w:rPr>
        <w:t xml:space="preserve"> </w:t>
      </w:r>
      <w:r w:rsidR="00061C65" w:rsidRPr="00035949">
        <w:rPr>
          <w:i/>
        </w:rPr>
        <w:t>t</w:t>
      </w:r>
      <w:r w:rsidRPr="00035949">
        <w:sym w:font="Symbol" w:char="F0A2"/>
      </w:r>
      <w:r w:rsidRPr="00035949">
        <w:t xml:space="preserve">  </w:t>
      </w:r>
      <w:r w:rsidR="007C3D0F" w:rsidRPr="00035949">
        <w:t>&amp; </w:t>
      </w:r>
      <w:r w:rsidR="00061C65" w:rsidRPr="00035949">
        <w:rPr>
          <w:i/>
        </w:rPr>
        <w:t>t</w:t>
      </w:r>
      <w:r w:rsidR="007C3D0F" w:rsidRPr="00035949">
        <w:rPr>
          <w:rFonts w:ascii="Symbol" w:hAnsi="Symbol"/>
        </w:rPr>
        <w:t></w:t>
      </w:r>
      <w:r w:rsidR="007C3D0F" w:rsidRPr="00035949">
        <w:t> </w:t>
      </w:r>
      <w:r w:rsidR="007C3D0F" w:rsidRPr="00035949">
        <w:rPr>
          <w:rFonts w:ascii="Times New Roman" w:eastAsiaTheme="minorEastAsia" w:hAnsi="Times New Roman"/>
          <w:b/>
        </w:rPr>
        <w:t>occurrent_part_of</w:t>
      </w:r>
      <w:r w:rsidR="007C3D0F" w:rsidRPr="00035949">
        <w:rPr>
          <w:b/>
          <w:bCs/>
        </w:rPr>
        <w:t> </w:t>
      </w:r>
      <w:r w:rsidR="00061C65" w:rsidRPr="00035949">
        <w:rPr>
          <w:i/>
        </w:rPr>
        <w:t>t</w:t>
      </w:r>
      <w:r w:rsidR="007C3D0F" w:rsidRPr="00035949">
        <w:t> </w:t>
      </w:r>
    </w:p>
    <w:p w14:paraId="1F0AC143" w14:textId="3274A4C8" w:rsidR="00E961B4" w:rsidRPr="00035949" w:rsidRDefault="00E961B4" w:rsidP="00140957">
      <w:pPr>
        <w:pStyle w:val="SpecificationInternal"/>
        <w:ind w:left="1440" w:firstLine="720"/>
      </w:pPr>
      <w:r w:rsidRPr="00035949">
        <w:t>then (</w:t>
      </w:r>
      <w:r w:rsidR="00473537" w:rsidRPr="00035949">
        <w:rPr>
          <w:i/>
        </w:rPr>
        <w:t>d</w:t>
      </w:r>
      <w:r w:rsidRPr="00035949">
        <w:rPr>
          <w:i/>
        </w:rPr>
        <w:t xml:space="preserve"> </w:t>
      </w:r>
      <w:r w:rsidRPr="00035949">
        <w:rPr>
          <w:b/>
        </w:rPr>
        <w:t xml:space="preserve">occurrent_part_of </w:t>
      </w:r>
      <w:r w:rsidR="001305C5">
        <w:rPr>
          <w:i/>
        </w:rPr>
        <w:t>b</w:t>
      </w:r>
      <w:r w:rsidRPr="00035949">
        <w:rPr>
          <w:i/>
        </w:rPr>
        <w:t xml:space="preserve"> </w:t>
      </w:r>
      <w:r w:rsidRPr="00035949">
        <w:t xml:space="preserve">iff </w:t>
      </w:r>
      <w:r w:rsidR="00473537" w:rsidRPr="00035949">
        <w:rPr>
          <w:i/>
        </w:rPr>
        <w:t>d</w:t>
      </w:r>
      <w:r w:rsidRPr="00035949">
        <w:rPr>
          <w:i/>
        </w:rPr>
        <w:t xml:space="preserve"> </w:t>
      </w:r>
      <w:r w:rsidRPr="00035949">
        <w:rPr>
          <w:b/>
        </w:rPr>
        <w:t xml:space="preserve">occurrent_part_of </w:t>
      </w:r>
      <w:r w:rsidR="001305C5">
        <w:rPr>
          <w:i/>
        </w:rPr>
        <w:t>c</w:t>
      </w:r>
      <w:r w:rsidRPr="00035949">
        <w:t>)</w:t>
      </w:r>
      <w:r w:rsidR="007C3D0F" w:rsidRPr="00035949">
        <w:t>)</w:t>
      </w:r>
      <w:r w:rsidR="006D323D" w:rsidRPr="00035949">
        <w:t>. [078-00</w:t>
      </w:r>
      <w:r w:rsidR="009D7057" w:rsidRPr="00035949">
        <w:t>3</w:t>
      </w:r>
      <w:r w:rsidR="006D323D" w:rsidRPr="00035949">
        <w:t>]</w:t>
      </w:r>
      <w:r w:rsidR="00E95FEA" w:rsidRPr="00035949">
        <w:rPr>
          <w:rStyle w:val="Annotation"/>
        </w:rPr>
        <w:t>]</w:t>
      </w:r>
    </w:p>
    <w:p w14:paraId="7AA4F3EA" w14:textId="7B6F9E70" w:rsidR="007325BB" w:rsidRPr="00035949" w:rsidRDefault="00E961B4" w:rsidP="0003148A">
      <w:r w:rsidRPr="00035949">
        <w:t xml:space="preserve">Thus </w:t>
      </w:r>
      <w:r w:rsidR="00473537" w:rsidRPr="00035949">
        <w:rPr>
          <w:i/>
        </w:rPr>
        <w:t>b</w:t>
      </w:r>
      <w:r w:rsidR="00904EC1" w:rsidRPr="00035949">
        <w:rPr>
          <w:i/>
        </w:rPr>
        <w:t xml:space="preserve"> </w:t>
      </w:r>
      <w:r w:rsidRPr="00035949">
        <w:t xml:space="preserve">is </w:t>
      </w:r>
      <w:r w:rsidR="00773334" w:rsidRPr="00035949">
        <w:t xml:space="preserve">exactly the restriction of </w:t>
      </w:r>
      <w:r w:rsidR="00473537" w:rsidRPr="00035949">
        <w:rPr>
          <w:i/>
        </w:rPr>
        <w:t>c</w:t>
      </w:r>
      <w:r w:rsidR="00773334" w:rsidRPr="00035949">
        <w:t xml:space="preserve"> to </w:t>
      </w:r>
      <w:r w:rsidR="00061C65" w:rsidRPr="00035949">
        <w:rPr>
          <w:i/>
        </w:rPr>
        <w:t>t</w:t>
      </w:r>
      <w:r w:rsidR="00773334" w:rsidRPr="00035949">
        <w:t xml:space="preserve">. </w:t>
      </w:r>
      <w:r w:rsidR="00C26164" w:rsidRPr="00035949">
        <w:rPr>
          <w:rStyle w:val="Annotation"/>
        </w:rPr>
        <w:t>example(occurrent part of)[</w:t>
      </w:r>
      <w:r w:rsidR="00773334" w:rsidRPr="00035949">
        <w:t>T</w:t>
      </w:r>
      <w:r w:rsidR="007325BB" w:rsidRPr="00035949">
        <w:t xml:space="preserve">he process of a footballer’s heart beating once is </w:t>
      </w:r>
      <w:r w:rsidR="00904EC1" w:rsidRPr="00035949">
        <w:t xml:space="preserve">an </w:t>
      </w:r>
      <w:r w:rsidR="00904EC1" w:rsidRPr="00035949">
        <w:rPr>
          <w:b/>
        </w:rPr>
        <w:t>occurrent part</w:t>
      </w:r>
      <w:r w:rsidR="00904EC1" w:rsidRPr="00035949">
        <w:t xml:space="preserve"> but not </w:t>
      </w:r>
      <w:r w:rsidR="007325BB" w:rsidRPr="00035949">
        <w:t xml:space="preserve">a </w:t>
      </w:r>
      <w:r w:rsidR="007325BB" w:rsidRPr="00035949">
        <w:rPr>
          <w:b/>
        </w:rPr>
        <w:t>temporal</w:t>
      </w:r>
      <w:r w:rsidR="004B24C6" w:rsidRPr="00035949">
        <w:rPr>
          <w:b/>
        </w:rPr>
        <w:t>_</w:t>
      </w:r>
      <w:r w:rsidR="007325BB" w:rsidRPr="00035949">
        <w:rPr>
          <w:b/>
        </w:rPr>
        <w:t>part</w:t>
      </w:r>
      <w:r w:rsidR="007325BB" w:rsidRPr="00035949">
        <w:t xml:space="preserve"> of a game of football.</w:t>
      </w:r>
      <w:r w:rsidR="00C26164" w:rsidRPr="00035949">
        <w:rPr>
          <w:rStyle w:val="Annotation"/>
        </w:rPr>
        <w:t>]</w:t>
      </w:r>
      <w:r w:rsidR="007325BB" w:rsidRPr="00035949">
        <w:t xml:space="preserve"> </w:t>
      </w:r>
    </w:p>
    <w:p w14:paraId="252E4A47" w14:textId="77777777" w:rsidR="008E09E5" w:rsidRPr="00035949" w:rsidRDefault="008E09E5">
      <w:pPr>
        <w:pStyle w:val="Specification"/>
        <w:ind w:left="0"/>
        <w:rPr>
          <w:rFonts w:ascii="Times New Roman" w:hAnsi="Times New Roman"/>
        </w:rPr>
      </w:pPr>
    </w:p>
    <w:p w14:paraId="7BE4396A" w14:textId="408B06C3" w:rsidR="008E09E5" w:rsidRPr="00035949" w:rsidRDefault="00E95FEA" w:rsidP="00C74368">
      <w:pPr>
        <w:jc w:val="left"/>
      </w:pPr>
      <w:r w:rsidRPr="00035949">
        <w:rPr>
          <w:rStyle w:val="Annotation"/>
        </w:rPr>
        <w:t>as(temporal_part_of)[</w:t>
      </w:r>
      <w:r w:rsidR="00A94D95" w:rsidRPr="00035949">
        <w:rPr>
          <w:rStyle w:val="SpecificationType"/>
          <w:sz w:val="22"/>
        </w:rPr>
        <w:t>Examples</w:t>
      </w:r>
      <w:r w:rsidR="00A94D95" w:rsidRPr="00035949">
        <w:t>: your heart</w:t>
      </w:r>
      <w:r w:rsidR="00D54118" w:rsidRPr="00035949">
        <w:t xml:space="preserve"> </w:t>
      </w:r>
      <w:r w:rsidR="00A94D95" w:rsidRPr="00035949">
        <w:t xml:space="preserve">beating from 4pm to 5pm today is a </w:t>
      </w:r>
      <w:r w:rsidR="00A94D95" w:rsidRPr="00035949">
        <w:rPr>
          <w:b/>
        </w:rPr>
        <w:t>temporal part</w:t>
      </w:r>
      <w:r w:rsidR="00A94D95" w:rsidRPr="00035949">
        <w:t xml:space="preserve"> of the </w:t>
      </w:r>
      <w:r w:rsidR="00A94D95" w:rsidRPr="00035949">
        <w:rPr>
          <w:i/>
        </w:rPr>
        <w:t>process</w:t>
      </w:r>
      <w:r w:rsidR="00A94D95" w:rsidRPr="00035949">
        <w:t xml:space="preserve"> of your heart beating</w:t>
      </w:r>
      <w:r w:rsidRPr="00035949">
        <w:rPr>
          <w:rStyle w:val="Annotation"/>
        </w:rPr>
        <w:t>\</w:t>
      </w:r>
      <w:r w:rsidR="00A94D95" w:rsidRPr="00035949">
        <w:t xml:space="preserve">; the 4th year of your life is a </w:t>
      </w:r>
      <w:r w:rsidR="00A94D95" w:rsidRPr="00035949">
        <w:rPr>
          <w:b/>
        </w:rPr>
        <w:t>temporal part</w:t>
      </w:r>
      <w:r w:rsidR="00A94D95" w:rsidRPr="00035949">
        <w:t xml:space="preserve"> of your life</w:t>
      </w:r>
      <w:r w:rsidRPr="00035949">
        <w:rPr>
          <w:rStyle w:val="Annotation"/>
        </w:rPr>
        <w:t>\</w:t>
      </w:r>
      <w:r w:rsidR="00A94D95" w:rsidRPr="00035949">
        <w:t>.</w:t>
      </w:r>
      <w:r w:rsidR="00443209" w:rsidRPr="00035949">
        <w:t xml:space="preserve"> </w:t>
      </w:r>
      <w:r w:rsidR="008E09E5" w:rsidRPr="00035949">
        <w:t xml:space="preserve">The first quarter of a game of football is a </w:t>
      </w:r>
      <w:r w:rsidR="008E09E5" w:rsidRPr="00035949">
        <w:rPr>
          <w:b/>
        </w:rPr>
        <w:t>temporal part</w:t>
      </w:r>
      <w:r w:rsidR="008E09E5" w:rsidRPr="00035949">
        <w:rPr>
          <w:b/>
          <w:i/>
        </w:rPr>
        <w:t xml:space="preserve"> </w:t>
      </w:r>
      <w:r w:rsidR="008E09E5" w:rsidRPr="00035949">
        <w:t>of</w:t>
      </w:r>
      <w:r w:rsidR="008E09E5" w:rsidRPr="00035949">
        <w:rPr>
          <w:b/>
          <w:i/>
        </w:rPr>
        <w:t xml:space="preserve"> </w:t>
      </w:r>
      <w:r w:rsidR="008E09E5" w:rsidRPr="00035949">
        <w:t>the whole game</w:t>
      </w:r>
      <w:r w:rsidR="00C26164" w:rsidRPr="00035949">
        <w:rPr>
          <w:rStyle w:val="Annotation"/>
        </w:rPr>
        <w:t>\</w:t>
      </w:r>
      <w:r w:rsidR="00061C65" w:rsidRPr="00035949">
        <w:t xml:space="preserve">. The process of your heart beating from 4pm to 5pm today is a </w:t>
      </w:r>
      <w:r w:rsidR="00061C65" w:rsidRPr="00035949">
        <w:rPr>
          <w:b/>
        </w:rPr>
        <w:t>temporal part</w:t>
      </w:r>
      <w:r w:rsidR="00061C65" w:rsidRPr="00035949">
        <w:t xml:space="preserve"> of the entire process of your heart beating.</w:t>
      </w:r>
      <w:r w:rsidR="00C26164" w:rsidRPr="00035949">
        <w:rPr>
          <w:rStyle w:val="Annotation"/>
        </w:rPr>
        <w:t>\</w:t>
      </w:r>
      <w:r w:rsidR="00061C65" w:rsidRPr="00035949">
        <w:t xml:space="preserve"> The 4th year of your life is a </w:t>
      </w:r>
      <w:r w:rsidR="00061C65" w:rsidRPr="00035949">
        <w:rPr>
          <w:b/>
        </w:rPr>
        <w:t>temporal part</w:t>
      </w:r>
      <w:r w:rsidR="00061C65" w:rsidRPr="00035949">
        <w:t xml:space="preserve"> of your life</w:t>
      </w:r>
      <w:r w:rsidR="00C26164" w:rsidRPr="00035949">
        <w:rPr>
          <w:rStyle w:val="Annotation"/>
        </w:rPr>
        <w:t>\</w:t>
      </w:r>
      <w:r w:rsidR="00061C65" w:rsidRPr="00035949">
        <w:t xml:space="preserve">, </w:t>
      </w:r>
      <w:r w:rsidR="00C26164" w:rsidRPr="00035949">
        <w:rPr>
          <w:rStyle w:val="Annotation"/>
        </w:rPr>
        <w:t>/*</w:t>
      </w:r>
      <w:r w:rsidR="00C26164" w:rsidRPr="00035949">
        <w:t xml:space="preserve"> </w:t>
      </w:r>
      <w:r w:rsidR="00061C65" w:rsidRPr="00035949">
        <w:t>as is</w:t>
      </w:r>
      <w:r w:rsidR="00C26164" w:rsidRPr="00035949">
        <w:rPr>
          <w:rStyle w:val="Annotation"/>
        </w:rPr>
        <w:t>*/</w:t>
      </w:r>
      <w:r w:rsidR="00061C65" w:rsidRPr="00035949">
        <w:t xml:space="preserve"> the process boundary which separates the 3rd and 4th years of your life.</w:t>
      </w:r>
      <w:r w:rsidRPr="00035949">
        <w:rPr>
          <w:rStyle w:val="Annotation"/>
        </w:rPr>
        <w:t xml:space="preserve"> ]</w:t>
      </w:r>
    </w:p>
    <w:p w14:paraId="7D7B9D7A" w14:textId="311EB639" w:rsidR="0089128F" w:rsidRPr="00035949" w:rsidRDefault="00E95FEA" w:rsidP="00061C65">
      <w:pPr>
        <w:pStyle w:val="Specification"/>
        <w:rPr>
          <w:smallCaps/>
        </w:rPr>
      </w:pPr>
      <w:r w:rsidRPr="00035949">
        <w:rPr>
          <w:rStyle w:val="Annotation"/>
        </w:rPr>
        <w:t>a(temporal_part_of)[</w:t>
      </w:r>
      <w:r w:rsidR="0089128F" w:rsidRPr="00035949">
        <w:rPr>
          <w:rStyle w:val="SpecificationType"/>
          <w:sz w:val="22"/>
        </w:rPr>
        <w:t>Definition</w:t>
      </w:r>
      <w:r w:rsidR="0089128F" w:rsidRPr="00035949">
        <w:rPr>
          <w:smallCaps/>
        </w:rPr>
        <w:t>:</w:t>
      </w:r>
      <w:r w:rsidR="0089128F" w:rsidRPr="00035949">
        <w:t xml:space="preserve"> </w:t>
      </w:r>
      <w:r w:rsidR="00473537" w:rsidRPr="00035949">
        <w:rPr>
          <w:i/>
        </w:rPr>
        <w:t>b</w:t>
      </w:r>
      <w:r w:rsidR="0089128F" w:rsidRPr="00035949">
        <w:rPr>
          <w:i/>
        </w:rPr>
        <w:t xml:space="preserve"> </w:t>
      </w:r>
      <w:r w:rsidR="0089128F" w:rsidRPr="00035949">
        <w:rPr>
          <w:b/>
        </w:rPr>
        <w:t xml:space="preserve">proper_temporal_part_of </w:t>
      </w:r>
      <w:r w:rsidR="00473537" w:rsidRPr="00035949">
        <w:rPr>
          <w:i/>
        </w:rPr>
        <w:t>c</w:t>
      </w:r>
      <w:r w:rsidR="0089128F" w:rsidRPr="00035949">
        <w:rPr>
          <w:i/>
        </w:rPr>
        <w:t xml:space="preserve"> </w:t>
      </w:r>
      <w:r w:rsidR="0089128F" w:rsidRPr="00035949">
        <w:t xml:space="preserve">=Def. </w:t>
      </w:r>
      <w:r w:rsidR="00473537" w:rsidRPr="00035949">
        <w:rPr>
          <w:i/>
        </w:rPr>
        <w:t>b</w:t>
      </w:r>
      <w:r w:rsidR="0089128F" w:rsidRPr="00035949">
        <w:rPr>
          <w:i/>
        </w:rPr>
        <w:t xml:space="preserve"> </w:t>
      </w:r>
      <w:r w:rsidR="0089128F" w:rsidRPr="00035949">
        <w:rPr>
          <w:b/>
        </w:rPr>
        <w:t xml:space="preserve">temporal_part_of </w:t>
      </w:r>
      <w:r w:rsidR="00473537" w:rsidRPr="00035949">
        <w:rPr>
          <w:i/>
        </w:rPr>
        <w:t>c</w:t>
      </w:r>
      <w:r w:rsidR="0089128F" w:rsidRPr="00035949">
        <w:rPr>
          <w:i/>
        </w:rPr>
        <w:t xml:space="preserve"> </w:t>
      </w:r>
      <w:r w:rsidR="0089128F" w:rsidRPr="00035949">
        <w:t>&amp; not (</w:t>
      </w:r>
      <w:r w:rsidR="00473537" w:rsidRPr="00035949">
        <w:rPr>
          <w:i/>
        </w:rPr>
        <w:t>b</w:t>
      </w:r>
      <w:r w:rsidR="0089128F" w:rsidRPr="00035949">
        <w:rPr>
          <w:i/>
        </w:rPr>
        <w:t xml:space="preserve"> </w:t>
      </w:r>
      <w:r w:rsidR="0089128F" w:rsidRPr="00035949">
        <w:t xml:space="preserve">= </w:t>
      </w:r>
      <w:r w:rsidR="00473537" w:rsidRPr="00035949">
        <w:rPr>
          <w:i/>
        </w:rPr>
        <w:t>c</w:t>
      </w:r>
      <w:r w:rsidR="0089128F" w:rsidRPr="00035949">
        <w:t>)</w:t>
      </w:r>
      <w:r w:rsidR="00590091" w:rsidRPr="00035949">
        <w:t>. [116-001]</w:t>
      </w:r>
      <w:r w:rsidRPr="00035949">
        <w:rPr>
          <w:rStyle w:val="Annotation"/>
        </w:rPr>
        <w:t>]</w:t>
      </w:r>
    </w:p>
    <w:p w14:paraId="0A5548D6" w14:textId="62B0717B" w:rsidR="0089128F" w:rsidRPr="00035949" w:rsidRDefault="00061C65" w:rsidP="00B6123E">
      <w:pPr>
        <w:pStyle w:val="Specification"/>
        <w:rPr>
          <w:smallCaps/>
        </w:rPr>
      </w:pPr>
      <w:r w:rsidRPr="00035949">
        <w:rPr>
          <w:rStyle w:val="Annotation"/>
        </w:rPr>
        <w:lastRenderedPageBreak/>
        <w:t>a(temporal_part_of)[</w:t>
      </w:r>
      <w:r w:rsidRPr="00035949">
        <w:rPr>
          <w:smallCaps/>
        </w:rPr>
        <w:t>Theorem</w:t>
      </w:r>
      <w:r w:rsidR="0089128F" w:rsidRPr="00035949">
        <w:rPr>
          <w:smallCaps/>
        </w:rPr>
        <w:t xml:space="preserve">: </w:t>
      </w:r>
      <w:r w:rsidR="0089128F" w:rsidRPr="00035949">
        <w:t xml:space="preserve">if </w:t>
      </w:r>
      <w:r w:rsidR="00473537" w:rsidRPr="00035949">
        <w:rPr>
          <w:i/>
        </w:rPr>
        <w:t>b</w:t>
      </w:r>
      <w:r w:rsidR="0089128F" w:rsidRPr="00035949">
        <w:rPr>
          <w:i/>
        </w:rPr>
        <w:t xml:space="preserve"> </w:t>
      </w:r>
      <w:r w:rsidR="0089128F" w:rsidRPr="00035949">
        <w:rPr>
          <w:b/>
        </w:rPr>
        <w:t xml:space="preserve">proper_temporal_part_of </w:t>
      </w:r>
      <w:r w:rsidR="00473537" w:rsidRPr="00035949">
        <w:rPr>
          <w:i/>
        </w:rPr>
        <w:t>c</w:t>
      </w:r>
      <w:r w:rsidR="0089128F" w:rsidRPr="00035949">
        <w:t xml:space="preserve">, then there is some </w:t>
      </w:r>
      <w:r w:rsidR="00473537" w:rsidRPr="00035949">
        <w:rPr>
          <w:i/>
        </w:rPr>
        <w:t>d</w:t>
      </w:r>
      <w:r w:rsidR="0089128F" w:rsidRPr="00035949">
        <w:rPr>
          <w:i/>
        </w:rPr>
        <w:t xml:space="preserve"> </w:t>
      </w:r>
      <w:r w:rsidR="0089128F" w:rsidRPr="00035949">
        <w:t>which is a</w:t>
      </w:r>
      <w:r w:rsidR="0089128F" w:rsidRPr="00035949">
        <w:rPr>
          <w:i/>
        </w:rPr>
        <w:t xml:space="preserve"> </w:t>
      </w:r>
      <w:r w:rsidR="0089128F" w:rsidRPr="00035949">
        <w:rPr>
          <w:b/>
        </w:rPr>
        <w:t xml:space="preserve">proper_temporal_part_of </w:t>
      </w:r>
      <w:r w:rsidR="00473537" w:rsidRPr="00035949">
        <w:rPr>
          <w:i/>
        </w:rPr>
        <w:t>c</w:t>
      </w:r>
      <w:r w:rsidR="0089128F" w:rsidRPr="00035949">
        <w:rPr>
          <w:b/>
          <w:i/>
        </w:rPr>
        <w:t xml:space="preserve"> </w:t>
      </w:r>
      <w:r w:rsidR="0089128F" w:rsidRPr="00035949">
        <w:t xml:space="preserve">and which shares no parts with </w:t>
      </w:r>
      <w:r w:rsidR="00473537" w:rsidRPr="00035949">
        <w:rPr>
          <w:i/>
        </w:rPr>
        <w:t>b</w:t>
      </w:r>
      <w:r w:rsidR="0089128F" w:rsidRPr="00035949">
        <w:rPr>
          <w:i/>
        </w:rPr>
        <w:t>.</w:t>
      </w:r>
      <w:r w:rsidR="00590091" w:rsidRPr="00035949">
        <w:t xml:space="preserve"> [117-</w:t>
      </w:r>
      <w:r w:rsidRPr="00035949">
        <w:t>002</w:t>
      </w:r>
      <w:r w:rsidR="00590091" w:rsidRPr="00035949">
        <w:t>]</w:t>
      </w:r>
      <w:r w:rsidR="00E95FEA" w:rsidRPr="00035949">
        <w:rPr>
          <w:rStyle w:val="Annotation"/>
        </w:rPr>
        <w:t>]</w:t>
      </w:r>
    </w:p>
    <w:p w14:paraId="04D7E26F" w14:textId="77777777" w:rsidR="009E196A" w:rsidRPr="00035949" w:rsidRDefault="00061C65" w:rsidP="00486765">
      <w:pPr>
        <w:pStyle w:val="Specification"/>
      </w:pPr>
      <w:r w:rsidRPr="00035949">
        <w:t xml:space="preserve">Check </w:t>
      </w:r>
      <w:r w:rsidR="009E196A" w:rsidRPr="00035949">
        <w:t>[117-00</w:t>
      </w:r>
      <w:r w:rsidRPr="00035949">
        <w:t>2</w:t>
      </w:r>
      <w:r w:rsidR="009E196A" w:rsidRPr="00035949">
        <w:t>] provable as theorem</w:t>
      </w:r>
      <w:r w:rsidRPr="00035949">
        <w:t xml:space="preserve"> from definition and axioms of mereology</w:t>
      </w:r>
      <w:r w:rsidR="009E196A" w:rsidRPr="00035949">
        <w:t>.</w:t>
      </w:r>
    </w:p>
    <w:p w14:paraId="691661A3" w14:textId="77777777" w:rsidR="00A94D95" w:rsidRPr="00035949" w:rsidRDefault="008E09E5" w:rsidP="00B23775">
      <w:pPr>
        <w:rPr>
          <w:b/>
        </w:rPr>
      </w:pPr>
      <w:r w:rsidRPr="00035949">
        <w:t xml:space="preserve">Temporal parts are often referred to as </w:t>
      </w:r>
      <w:del w:id="374" w:author="Windows User" w:date="2018-07-18T00:14:00Z">
        <w:r w:rsidR="00443209" w:rsidRPr="00035949" w:rsidDel="00926596">
          <w:delText xml:space="preserve">as </w:delText>
        </w:r>
      </w:del>
      <w:r w:rsidR="00443209" w:rsidRPr="00035949">
        <w:t>stages or phases of an occurrent.</w:t>
      </w:r>
    </w:p>
    <w:p w14:paraId="1AAC9597" w14:textId="2ACA5458" w:rsidR="008E09E5" w:rsidRPr="00035949" w:rsidRDefault="00B538E9" w:rsidP="00C74368">
      <w:pPr>
        <w:pStyle w:val="Specification"/>
      </w:pPr>
      <w:r w:rsidRPr="00035949">
        <w:rPr>
          <w:rStyle w:val="Annotation"/>
        </w:rPr>
        <w:t>a(occurrent)[</w:t>
      </w:r>
      <w:r w:rsidR="00604D54" w:rsidRPr="00035949">
        <w:rPr>
          <w:rStyle w:val="SpecificationType"/>
        </w:rPr>
        <w:t>Axiom</w:t>
      </w:r>
      <w:r w:rsidR="00773334" w:rsidRPr="00035949">
        <w:rPr>
          <w:smallCaps/>
        </w:rPr>
        <w:t xml:space="preserve">: </w:t>
      </w:r>
      <w:r w:rsidR="00473537" w:rsidRPr="00035949">
        <w:rPr>
          <w:i/>
        </w:rPr>
        <w:t>b</w:t>
      </w:r>
      <w:r w:rsidR="00773334" w:rsidRPr="00035949">
        <w:rPr>
          <w:i/>
        </w:rPr>
        <w:t xml:space="preserve"> </w:t>
      </w:r>
      <w:r w:rsidR="00773334" w:rsidRPr="00035949">
        <w:t xml:space="preserve">is an </w:t>
      </w:r>
      <w:r w:rsidR="00773334" w:rsidRPr="00035949">
        <w:rPr>
          <w:i/>
        </w:rPr>
        <w:t>occurrent</w:t>
      </w:r>
      <w:r w:rsidR="00773334" w:rsidRPr="00035949">
        <w:t xml:space="preserve"> entity </w:t>
      </w:r>
      <w:r w:rsidR="00604D54" w:rsidRPr="00035949">
        <w:t xml:space="preserve">iff </w:t>
      </w:r>
      <w:r w:rsidR="00473537" w:rsidRPr="00035949">
        <w:rPr>
          <w:i/>
        </w:rPr>
        <w:t>b</w:t>
      </w:r>
      <w:r w:rsidR="00773334" w:rsidRPr="00035949">
        <w:rPr>
          <w:i/>
        </w:rPr>
        <w:t xml:space="preserve"> </w:t>
      </w:r>
      <w:r w:rsidR="00773334" w:rsidRPr="00035949">
        <w:t xml:space="preserve">is an entity that has </w:t>
      </w:r>
      <w:r w:rsidR="00773334" w:rsidRPr="00035949">
        <w:rPr>
          <w:b/>
        </w:rPr>
        <w:t>temporal parts</w:t>
      </w:r>
      <w:r w:rsidR="00773334" w:rsidRPr="00035949">
        <w:t>.</w:t>
      </w:r>
      <w:r w:rsidR="006D323D" w:rsidRPr="00035949">
        <w:t xml:space="preserve"> [079-001]</w:t>
      </w:r>
      <w:r w:rsidRPr="00035949">
        <w:rPr>
          <w:rStyle w:val="Annotation"/>
        </w:rPr>
        <w:t>]</w:t>
      </w:r>
    </w:p>
    <w:p w14:paraId="69F3807E" w14:textId="77777777" w:rsidR="002D173F" w:rsidRPr="00035949" w:rsidRDefault="002D173F" w:rsidP="00486765">
      <w:r w:rsidRPr="00035949">
        <w:t xml:space="preserve">Since </w:t>
      </w:r>
      <w:r w:rsidRPr="00035949">
        <w:rPr>
          <w:i/>
        </w:rPr>
        <w:t>temporal regions</w:t>
      </w:r>
      <w:r w:rsidRPr="00035949">
        <w:t xml:space="preserve"> are </w:t>
      </w:r>
      <w:r w:rsidRPr="00035949">
        <w:rPr>
          <w:b/>
        </w:rPr>
        <w:t>temporal parts</w:t>
      </w:r>
      <w:r w:rsidRPr="00035949">
        <w:t xml:space="preserve"> </w:t>
      </w:r>
      <w:r w:rsidR="008E09E5" w:rsidRPr="00035949">
        <w:t xml:space="preserve">(though not </w:t>
      </w:r>
      <w:r w:rsidR="008E09E5" w:rsidRPr="00035949">
        <w:rPr>
          <w:b/>
        </w:rPr>
        <w:t>temporal proper parts</w:t>
      </w:r>
      <w:r w:rsidR="008E09E5" w:rsidRPr="00035949">
        <w:t xml:space="preserve">) </w:t>
      </w:r>
      <w:r w:rsidRPr="00035949">
        <w:t>of themselves</w:t>
      </w:r>
      <w:r w:rsidR="008E09E5" w:rsidRPr="00035949">
        <w:t>,</w:t>
      </w:r>
      <w:r w:rsidRPr="00035949">
        <w:t xml:space="preserve"> this means</w:t>
      </w:r>
      <w:r w:rsidR="00756DB2" w:rsidRPr="00035949">
        <w:t>, in particular,</w:t>
      </w:r>
      <w:r w:rsidRPr="00035949">
        <w:t xml:space="preserve"> that </w:t>
      </w:r>
      <w:r w:rsidR="00756DB2" w:rsidRPr="00035949">
        <w:rPr>
          <w:i/>
        </w:rPr>
        <w:t>zero</w:t>
      </w:r>
      <w:r w:rsidRPr="00035949">
        <w:rPr>
          <w:i/>
        </w:rPr>
        <w:t>-dimensional temporal regions</w:t>
      </w:r>
      <w:r w:rsidRPr="00035949">
        <w:t xml:space="preserve"> </w:t>
      </w:r>
      <w:r w:rsidR="00443209" w:rsidRPr="00035949">
        <w:t xml:space="preserve">(temporal instants) </w:t>
      </w:r>
      <w:r w:rsidRPr="00035949">
        <w:t xml:space="preserve">are also </w:t>
      </w:r>
      <w:r w:rsidRPr="00035949">
        <w:rPr>
          <w:i/>
        </w:rPr>
        <w:t>occurrents</w:t>
      </w:r>
      <w:r w:rsidRPr="00035949">
        <w:t>.</w:t>
      </w:r>
    </w:p>
    <w:p w14:paraId="3D955C48" w14:textId="77777777" w:rsidR="00EA1B8B" w:rsidRPr="00035949" w:rsidRDefault="00EA1B8B">
      <w:r w:rsidRPr="00035949">
        <w:t xml:space="preserve">Subtypes of </w:t>
      </w:r>
      <w:r w:rsidRPr="00035949">
        <w:rPr>
          <w:i/>
        </w:rPr>
        <w:t>occurrent</w:t>
      </w:r>
      <w:r w:rsidRPr="00035949">
        <w:t xml:space="preserve"> are:</w:t>
      </w:r>
    </w:p>
    <w:p w14:paraId="26020F53" w14:textId="77777777" w:rsidR="00EA1B8B" w:rsidRPr="00035949" w:rsidRDefault="00EA1B8B" w:rsidP="00486765">
      <w:pPr>
        <w:ind w:left="720"/>
      </w:pPr>
      <w:r w:rsidRPr="00035949">
        <w:tab/>
        <w:t>process</w:t>
      </w:r>
    </w:p>
    <w:p w14:paraId="38129C79" w14:textId="624F72B1" w:rsidR="008A6C9D" w:rsidRDefault="008A6C9D">
      <w:pPr>
        <w:ind w:left="720"/>
        <w:rPr>
          <w:ins w:id="375" w:author="Barry Smith" w:date="2018-07-15T09:59:00Z"/>
        </w:rPr>
      </w:pPr>
      <w:r w:rsidRPr="00035949">
        <w:tab/>
      </w:r>
      <w:r w:rsidRPr="00035949">
        <w:tab/>
        <w:t>process profile</w:t>
      </w:r>
      <w:ins w:id="376" w:author="Barry Smith" w:date="2018-07-15T09:59:00Z">
        <w:r w:rsidR="00B3518F">
          <w:t xml:space="preserve"> (e</w:t>
        </w:r>
      </w:ins>
      <w:ins w:id="377" w:author="Barry Smith" w:date="2018-07-15T10:00:00Z">
        <w:r w:rsidR="00B3518F">
          <w:t>xperimental)</w:t>
        </w:r>
      </w:ins>
    </w:p>
    <w:p w14:paraId="79C342CA" w14:textId="1DB79D0D" w:rsidR="00B3518F" w:rsidRPr="00035949" w:rsidRDefault="00B3518F">
      <w:pPr>
        <w:ind w:left="720"/>
      </w:pPr>
      <w:ins w:id="378" w:author="Barry Smith" w:date="2018-07-15T09:59:00Z">
        <w:r>
          <w:tab/>
        </w:r>
        <w:r>
          <w:tab/>
          <w:t>history</w:t>
        </w:r>
      </w:ins>
    </w:p>
    <w:p w14:paraId="3D09A613" w14:textId="77777777" w:rsidR="00EA1B8B" w:rsidRPr="00035949" w:rsidRDefault="00EA1B8B">
      <w:pPr>
        <w:ind w:left="720"/>
      </w:pPr>
      <w:r w:rsidRPr="00035949">
        <w:tab/>
        <w:t>process boundary</w:t>
      </w:r>
    </w:p>
    <w:p w14:paraId="3634F1C2" w14:textId="77777777" w:rsidR="00EA1B8B" w:rsidRPr="00035949" w:rsidRDefault="00EA1B8B">
      <w:pPr>
        <w:ind w:left="720"/>
      </w:pPr>
      <w:r w:rsidRPr="00035949">
        <w:rPr>
          <w:b/>
          <w:bCs/>
        </w:rPr>
        <w:tab/>
      </w:r>
      <w:r w:rsidRPr="00035949">
        <w:t>temporal region</w:t>
      </w:r>
    </w:p>
    <w:p w14:paraId="282B6490" w14:textId="77777777" w:rsidR="00EA1B8B" w:rsidRPr="00035949" w:rsidRDefault="00EA1B8B">
      <w:pPr>
        <w:ind w:left="720"/>
      </w:pPr>
      <w:r w:rsidRPr="00035949">
        <w:tab/>
      </w:r>
      <w:r w:rsidRPr="00035949">
        <w:tab/>
      </w:r>
      <w:r w:rsidR="008A6C9D" w:rsidRPr="00035949">
        <w:t>zero</w:t>
      </w:r>
      <w:r w:rsidRPr="00035949">
        <w:t xml:space="preserve">-dimensional temporal region </w:t>
      </w:r>
    </w:p>
    <w:p w14:paraId="23BDADEC" w14:textId="77777777" w:rsidR="00EA1B8B" w:rsidRPr="00035949" w:rsidRDefault="008A6C9D" w:rsidP="00486765">
      <w:pPr>
        <w:ind w:left="1440" w:firstLine="720"/>
      </w:pPr>
      <w:r w:rsidRPr="00035949">
        <w:t>one</w:t>
      </w:r>
      <w:r w:rsidR="00EA1B8B" w:rsidRPr="00035949">
        <w:t xml:space="preserve">-dimensional temporal region </w:t>
      </w:r>
    </w:p>
    <w:p w14:paraId="3EC606C2" w14:textId="77777777" w:rsidR="00EA1B8B" w:rsidRPr="00035949" w:rsidRDefault="00EA1B8B" w:rsidP="00486765">
      <w:pPr>
        <w:ind w:left="1440"/>
      </w:pPr>
      <w:r w:rsidRPr="00035949">
        <w:t>spatiotemporal region</w:t>
      </w:r>
    </w:p>
    <w:p w14:paraId="4DFE1A04" w14:textId="77777777" w:rsidR="00EA1B8B" w:rsidRPr="00035949" w:rsidRDefault="00EA1B8B"/>
    <w:p w14:paraId="2838E79E" w14:textId="77777777" w:rsidR="00F33687" w:rsidRPr="00035949" w:rsidRDefault="00CB2DD1" w:rsidP="00140957">
      <w:pPr>
        <w:pStyle w:val="Heading3"/>
      </w:pPr>
      <w:bookmarkStart w:id="379" w:name="_Toc501053125"/>
      <w:r w:rsidRPr="00035949">
        <w:t>Projection r</w:t>
      </w:r>
      <w:r w:rsidR="003E0C5C" w:rsidRPr="00035949">
        <w:t>elations</w:t>
      </w:r>
      <w:bookmarkEnd w:id="379"/>
    </w:p>
    <w:p w14:paraId="2A1A5BE9" w14:textId="77777777" w:rsidR="004558A1" w:rsidRPr="00035949" w:rsidRDefault="00B538E9" w:rsidP="00486765">
      <w:pPr>
        <w:pStyle w:val="Specification"/>
      </w:pPr>
      <w:r w:rsidRPr="00035949">
        <w:rPr>
          <w:rStyle w:val="Annotation"/>
        </w:rPr>
        <w:t>a(projects_onto)[</w:t>
      </w:r>
      <w:r w:rsidR="00023196" w:rsidRPr="00035949">
        <w:rPr>
          <w:rStyle w:val="SpecificationType"/>
          <w:sz w:val="22"/>
        </w:rPr>
        <w:t>Elucidation</w:t>
      </w:r>
      <w:r w:rsidR="00023196" w:rsidRPr="00035949">
        <w:t xml:space="preserve">: </w:t>
      </w:r>
      <w:r w:rsidR="008E09E5" w:rsidRPr="00035949">
        <w:t xml:space="preserve">To say that each </w:t>
      </w:r>
      <w:r w:rsidR="005B0184" w:rsidRPr="00035949">
        <w:t>spatiotemporal region</w:t>
      </w:r>
      <w:r w:rsidR="00C0143F" w:rsidRPr="00035949">
        <w:t xml:space="preserve"> </w:t>
      </w:r>
      <w:r w:rsidR="00061C65" w:rsidRPr="00035949">
        <w:rPr>
          <w:i/>
        </w:rPr>
        <w:t>s</w:t>
      </w:r>
      <w:r w:rsidR="008E09E5" w:rsidRPr="00035949">
        <w:rPr>
          <w:i/>
        </w:rPr>
        <w:t xml:space="preserve"> </w:t>
      </w:r>
      <w:r w:rsidR="00EE397F" w:rsidRPr="00035949">
        <w:rPr>
          <w:b/>
        </w:rPr>
        <w:t>temporally_</w:t>
      </w:r>
      <w:r w:rsidR="005B0184" w:rsidRPr="00035949">
        <w:rPr>
          <w:b/>
        </w:rPr>
        <w:t>projects_</w:t>
      </w:r>
      <w:r w:rsidR="004558A1" w:rsidRPr="00035949">
        <w:rPr>
          <w:b/>
        </w:rPr>
        <w:t>on</w:t>
      </w:r>
      <w:r w:rsidR="005B0184" w:rsidRPr="00035949">
        <w:rPr>
          <w:b/>
        </w:rPr>
        <w:t>to</w:t>
      </w:r>
      <w:r w:rsidR="00C0143F" w:rsidRPr="00035949">
        <w:rPr>
          <w:b/>
        </w:rPr>
        <w:t xml:space="preserve"> </w:t>
      </w:r>
      <w:r w:rsidR="008E09E5" w:rsidRPr="00035949">
        <w:t xml:space="preserve">some </w:t>
      </w:r>
      <w:r w:rsidR="005B0184" w:rsidRPr="00035949">
        <w:t>temporal region</w:t>
      </w:r>
      <w:r w:rsidR="008E09E5" w:rsidRPr="00035949">
        <w:t xml:space="preserve"> </w:t>
      </w:r>
      <w:r w:rsidR="008E09E5" w:rsidRPr="00035949">
        <w:rPr>
          <w:i/>
        </w:rPr>
        <w:t xml:space="preserve">t </w:t>
      </w:r>
      <w:r w:rsidR="008E09E5" w:rsidRPr="00035949">
        <w:t xml:space="preserve">is to say that </w:t>
      </w:r>
      <w:r w:rsidR="008E09E5" w:rsidRPr="00035949">
        <w:rPr>
          <w:i/>
        </w:rPr>
        <w:t xml:space="preserve">t </w:t>
      </w:r>
      <w:r w:rsidR="00061C65" w:rsidRPr="00035949">
        <w:t xml:space="preserve">is </w:t>
      </w:r>
      <w:r w:rsidR="008E09E5" w:rsidRPr="00035949">
        <w:t xml:space="preserve">the temporal extension of </w:t>
      </w:r>
      <w:r w:rsidR="00061C65" w:rsidRPr="00035949">
        <w:rPr>
          <w:i/>
        </w:rPr>
        <w:t>s</w:t>
      </w:r>
      <w:r w:rsidR="008E09E5" w:rsidRPr="00035949">
        <w:rPr>
          <w:i/>
        </w:rPr>
        <w:t>.</w:t>
      </w:r>
      <w:r w:rsidR="006D323D" w:rsidRPr="00035949">
        <w:t xml:space="preserve"> [080-00</w:t>
      </w:r>
      <w:r w:rsidR="00061C65" w:rsidRPr="00035949">
        <w:t>3</w:t>
      </w:r>
      <w:r w:rsidR="006D323D" w:rsidRPr="00035949">
        <w:t>]</w:t>
      </w:r>
      <w:r w:rsidRPr="00035949">
        <w:rPr>
          <w:rStyle w:val="Annotation"/>
        </w:rPr>
        <w:t>]</w:t>
      </w:r>
    </w:p>
    <w:p w14:paraId="5044C65F" w14:textId="77777777" w:rsidR="008E09E5" w:rsidRPr="00035949" w:rsidRDefault="00B538E9">
      <w:pPr>
        <w:pStyle w:val="Specification"/>
      </w:pPr>
      <w:r w:rsidRPr="00035949">
        <w:rPr>
          <w:rStyle w:val="Annotation"/>
        </w:rPr>
        <w:t>a(projects_onto)[</w:t>
      </w:r>
      <w:r w:rsidR="00023196" w:rsidRPr="00035949">
        <w:rPr>
          <w:rStyle w:val="SpecificationType"/>
          <w:sz w:val="22"/>
        </w:rPr>
        <w:t>Elucidation</w:t>
      </w:r>
      <w:r w:rsidR="00023196" w:rsidRPr="00035949">
        <w:t xml:space="preserve">: </w:t>
      </w:r>
      <w:r w:rsidR="008E09E5" w:rsidRPr="00035949">
        <w:t xml:space="preserve">To say that </w:t>
      </w:r>
      <w:r w:rsidR="005B0184" w:rsidRPr="00035949">
        <w:t>spatiotemporal region</w:t>
      </w:r>
      <w:r w:rsidR="00C0143F" w:rsidRPr="00035949">
        <w:t xml:space="preserve"> </w:t>
      </w:r>
      <w:r w:rsidR="00061C65" w:rsidRPr="00035949">
        <w:rPr>
          <w:i/>
        </w:rPr>
        <w:t>s</w:t>
      </w:r>
      <w:r w:rsidR="008E09E5" w:rsidRPr="00035949">
        <w:rPr>
          <w:i/>
        </w:rPr>
        <w:t xml:space="preserve"> </w:t>
      </w:r>
      <w:r w:rsidR="00EE397F" w:rsidRPr="00035949">
        <w:rPr>
          <w:b/>
        </w:rPr>
        <w:t>spatially_</w:t>
      </w:r>
      <w:r w:rsidR="00203208" w:rsidRPr="00035949">
        <w:rPr>
          <w:b/>
        </w:rPr>
        <w:t>projects_</w:t>
      </w:r>
      <w:r w:rsidR="004558A1" w:rsidRPr="00035949">
        <w:rPr>
          <w:b/>
        </w:rPr>
        <w:t>on</w:t>
      </w:r>
      <w:r w:rsidR="005B0184" w:rsidRPr="00035949">
        <w:rPr>
          <w:b/>
        </w:rPr>
        <w:t>to</w:t>
      </w:r>
      <w:r w:rsidR="00C0143F" w:rsidRPr="00035949">
        <w:rPr>
          <w:b/>
        </w:rPr>
        <w:t xml:space="preserve"> </w:t>
      </w:r>
      <w:r w:rsidR="005B0184" w:rsidRPr="00035949">
        <w:t>spatial region</w:t>
      </w:r>
      <w:r w:rsidR="00C0143F" w:rsidRPr="00035949">
        <w:t xml:space="preserve"> </w:t>
      </w:r>
      <w:r w:rsidR="00061C65" w:rsidRPr="00035949">
        <w:rPr>
          <w:i/>
        </w:rPr>
        <w:t>r</w:t>
      </w:r>
      <w:r w:rsidR="008E09E5" w:rsidRPr="00035949">
        <w:rPr>
          <w:i/>
        </w:rPr>
        <w:t xml:space="preserve"> </w:t>
      </w:r>
      <w:r w:rsidR="004558A1" w:rsidRPr="00035949">
        <w:rPr>
          <w:b/>
        </w:rPr>
        <w:t>at</w:t>
      </w:r>
      <w:r w:rsidR="00C0143F" w:rsidRPr="00035949">
        <w:rPr>
          <w:b/>
        </w:rPr>
        <w:t xml:space="preserve"> </w:t>
      </w:r>
      <w:r w:rsidR="004558A1" w:rsidRPr="00035949">
        <w:rPr>
          <w:i/>
        </w:rPr>
        <w:t>t</w:t>
      </w:r>
      <w:r w:rsidR="008E09E5" w:rsidRPr="00035949">
        <w:rPr>
          <w:i/>
        </w:rPr>
        <w:t xml:space="preserve"> </w:t>
      </w:r>
      <w:r w:rsidR="008E09E5" w:rsidRPr="00035949">
        <w:t xml:space="preserve">is to say that </w:t>
      </w:r>
      <w:r w:rsidR="00061C65" w:rsidRPr="00035949">
        <w:rPr>
          <w:i/>
        </w:rPr>
        <w:t>r</w:t>
      </w:r>
      <w:r w:rsidR="008E09E5" w:rsidRPr="00035949">
        <w:rPr>
          <w:i/>
        </w:rPr>
        <w:t xml:space="preserve"> </w:t>
      </w:r>
      <w:r w:rsidR="00B5286D" w:rsidRPr="00035949">
        <w:t>is</w:t>
      </w:r>
      <w:r w:rsidR="008E09E5" w:rsidRPr="00035949">
        <w:t xml:space="preserve"> the spatial extent of </w:t>
      </w:r>
      <w:r w:rsidR="00061C65" w:rsidRPr="00035949">
        <w:rPr>
          <w:i/>
        </w:rPr>
        <w:t>s</w:t>
      </w:r>
      <w:r w:rsidR="008E09E5" w:rsidRPr="00035949">
        <w:rPr>
          <w:i/>
        </w:rPr>
        <w:t xml:space="preserve"> </w:t>
      </w:r>
      <w:r w:rsidR="008E09E5" w:rsidRPr="00035949">
        <w:rPr>
          <w:b/>
        </w:rPr>
        <w:t xml:space="preserve">at </w:t>
      </w:r>
      <w:r w:rsidR="008E09E5" w:rsidRPr="00035949">
        <w:rPr>
          <w:i/>
        </w:rPr>
        <w:t>t.</w:t>
      </w:r>
      <w:r w:rsidR="006D323D" w:rsidRPr="00035949">
        <w:t xml:space="preserve"> [081-00</w:t>
      </w:r>
      <w:r w:rsidR="00061C65" w:rsidRPr="00035949">
        <w:t>3</w:t>
      </w:r>
      <w:r w:rsidR="006D323D" w:rsidRPr="00035949">
        <w:t>]</w:t>
      </w:r>
      <w:r w:rsidRPr="00035949">
        <w:rPr>
          <w:rStyle w:val="Annotation"/>
        </w:rPr>
        <w:t>]</w:t>
      </w:r>
    </w:p>
    <w:p w14:paraId="797B0459" w14:textId="77777777" w:rsidR="008E09E5" w:rsidRPr="00035949" w:rsidRDefault="008E09E5" w:rsidP="00486765">
      <w:pPr>
        <w:rPr>
          <w:shd w:val="clear" w:color="auto" w:fill="FFFFFF"/>
        </w:rPr>
      </w:pPr>
      <w:bookmarkStart w:id="380" w:name="_Toc313270725"/>
      <w:r w:rsidRPr="00035949">
        <w:rPr>
          <w:shd w:val="clear" w:color="auto" w:fill="FFFFFF"/>
        </w:rPr>
        <w:lastRenderedPageBreak/>
        <w:t xml:space="preserve">Every spatiotemporal region projects onto some </w:t>
      </w:r>
      <w:r w:rsidR="00B5286D" w:rsidRPr="00035949">
        <w:rPr>
          <w:shd w:val="clear" w:color="auto" w:fill="FFFFFF"/>
        </w:rPr>
        <w:t xml:space="preserve">temporal </w:t>
      </w:r>
      <w:r w:rsidRPr="00035949">
        <w:rPr>
          <w:shd w:val="clear" w:color="auto" w:fill="FFFFFF"/>
        </w:rPr>
        <w:t>region, and at every time instant within its extent onto some spatial region (all of this relative to some frame).</w:t>
      </w:r>
    </w:p>
    <w:p w14:paraId="7F62C25D" w14:textId="6B82E7CE" w:rsidR="00F33687" w:rsidRPr="00035949" w:rsidRDefault="00534786" w:rsidP="00EE6EF8">
      <w:pPr>
        <w:pStyle w:val="Heading3"/>
      </w:pPr>
      <w:bookmarkStart w:id="381" w:name="_Toc501053126"/>
      <w:r w:rsidRPr="00035949">
        <w:t xml:space="preserve">The </w:t>
      </w:r>
      <w:commentRangeStart w:id="382"/>
      <w:r w:rsidR="004A4F98" w:rsidRPr="00035949">
        <w:t>occupies</w:t>
      </w:r>
      <w:commentRangeEnd w:id="382"/>
      <w:r w:rsidR="00B95814">
        <w:rPr>
          <w:rStyle w:val="CommentReference"/>
          <w:rFonts w:ascii="Times New Roman" w:eastAsiaTheme="minorHAnsi" w:hAnsi="Times New Roman" w:cs="Times New Roman"/>
          <w:b w:val="0"/>
          <w:bCs w:val="0"/>
          <w:color w:val="000000"/>
        </w:rPr>
        <w:commentReference w:id="382"/>
      </w:r>
      <w:r w:rsidR="008273DD" w:rsidRPr="00035949">
        <w:t xml:space="preserve"> </w:t>
      </w:r>
      <w:r w:rsidR="00EE6EF8" w:rsidRPr="00035949">
        <w:t>and occurs_in</w:t>
      </w:r>
      <w:r w:rsidR="00345141" w:rsidRPr="00035949">
        <w:t xml:space="preserve"> </w:t>
      </w:r>
      <w:r w:rsidR="00CB2DD1" w:rsidRPr="00035949">
        <w:t>relation</w:t>
      </w:r>
      <w:bookmarkEnd w:id="380"/>
      <w:r w:rsidR="00E17BA9">
        <w:t>s</w:t>
      </w:r>
      <w:bookmarkEnd w:id="381"/>
    </w:p>
    <w:p w14:paraId="0AC769B1" w14:textId="1CCDB3AB" w:rsidR="008A5BDC" w:rsidRPr="00035949" w:rsidRDefault="00B538E9" w:rsidP="00486765">
      <w:pPr>
        <w:pStyle w:val="Specification"/>
        <w:rPr>
          <w:rStyle w:val="apple-style-span"/>
          <w:rFonts w:eastAsiaTheme="majorEastAsia" w:cstheme="majorBidi"/>
          <w:b/>
          <w:bCs/>
          <w:color w:val="4F81BD" w:themeColor="accent1"/>
          <w:szCs w:val="26"/>
        </w:rPr>
      </w:pPr>
      <w:r w:rsidRPr="00035949">
        <w:rPr>
          <w:rStyle w:val="Annotation"/>
        </w:rPr>
        <w:t>a(</w:t>
      </w:r>
      <w:r w:rsidR="004A4F98" w:rsidRPr="00035949">
        <w:rPr>
          <w:rStyle w:val="Annotation"/>
        </w:rPr>
        <w:t>occupies_spatiotemporal_region</w:t>
      </w:r>
      <w:r w:rsidRPr="00035949">
        <w:rPr>
          <w:rStyle w:val="Annotation"/>
        </w:rPr>
        <w:t>)[</w:t>
      </w:r>
      <w:r w:rsidR="00236D40" w:rsidRPr="00035949">
        <w:rPr>
          <w:rStyle w:val="SpecificationType"/>
          <w:sz w:val="22"/>
        </w:rPr>
        <w:t>Elucidation</w:t>
      </w:r>
      <w:r w:rsidR="00236D40" w:rsidRPr="00035949">
        <w:t>:</w:t>
      </w:r>
      <w:r w:rsidR="008A5BDC" w:rsidRPr="00035949">
        <w:t xml:space="preserve"> </w:t>
      </w:r>
      <w:r w:rsidR="00B5286D" w:rsidRPr="00035949">
        <w:rPr>
          <w:rStyle w:val="Emphasis"/>
          <w:iCs w:val="0"/>
        </w:rPr>
        <w:t>p</w:t>
      </w:r>
      <w:r w:rsidR="008A5BDC" w:rsidRPr="00035949">
        <w:rPr>
          <w:rStyle w:val="apple-converted-space"/>
          <w:i/>
        </w:rPr>
        <w:t> </w:t>
      </w:r>
      <w:r w:rsidR="004A4F98" w:rsidRPr="00035949">
        <w:rPr>
          <w:rStyle w:val="Strong"/>
          <w:bCs w:val="0"/>
        </w:rPr>
        <w:t>occupies_spatiotemporal_region</w:t>
      </w:r>
      <w:r w:rsidR="00C0143F" w:rsidRPr="00035949">
        <w:rPr>
          <w:rStyle w:val="Strong"/>
          <w:b w:val="0"/>
          <w:bCs w:val="0"/>
        </w:rPr>
        <w:t xml:space="preserve"> </w:t>
      </w:r>
      <w:r w:rsidR="00B5286D" w:rsidRPr="00035949">
        <w:rPr>
          <w:rStyle w:val="Emphasis"/>
          <w:iCs w:val="0"/>
        </w:rPr>
        <w:t>s</w:t>
      </w:r>
      <w:r w:rsidR="008A5BDC" w:rsidRPr="00035949">
        <w:rPr>
          <w:rStyle w:val="Emphasis"/>
          <w:i w:val="0"/>
          <w:iCs w:val="0"/>
        </w:rPr>
        <w:t>.</w:t>
      </w:r>
      <w:r w:rsidR="008A5BDC" w:rsidRPr="00035949">
        <w:rPr>
          <w:rStyle w:val="apple-converted-space"/>
        </w:rPr>
        <w:t> </w:t>
      </w:r>
      <w:r w:rsidR="008A5BDC" w:rsidRPr="00035949">
        <w:rPr>
          <w:rStyle w:val="apple-style-span"/>
        </w:rPr>
        <w:t xml:space="preserve">This is a primitive relation between an </w:t>
      </w:r>
      <w:r w:rsidR="00FB129B" w:rsidRPr="00035949">
        <w:rPr>
          <w:rStyle w:val="apple-style-span"/>
          <w:i/>
        </w:rPr>
        <w:t>occurrent</w:t>
      </w:r>
      <w:r w:rsidR="00B5286D" w:rsidRPr="00035949">
        <w:rPr>
          <w:rStyle w:val="apple-style-span"/>
          <w:i/>
        </w:rPr>
        <w:t xml:space="preserve"> p</w:t>
      </w:r>
      <w:r w:rsidR="008A5BDC" w:rsidRPr="00035949">
        <w:rPr>
          <w:rStyle w:val="apple-style-span"/>
        </w:rPr>
        <w:t xml:space="preserve"> and </w:t>
      </w:r>
      <w:r w:rsidR="00345141" w:rsidRPr="00035949">
        <w:rPr>
          <w:rStyle w:val="apple-style-span"/>
        </w:rPr>
        <w:t xml:space="preserve">the </w:t>
      </w:r>
      <w:r w:rsidR="008A5BDC" w:rsidRPr="00035949">
        <w:rPr>
          <w:rStyle w:val="apple-style-span"/>
          <w:i/>
        </w:rPr>
        <w:t>spatiotemporal region</w:t>
      </w:r>
      <w:r w:rsidR="008A5BDC" w:rsidRPr="00035949">
        <w:rPr>
          <w:rStyle w:val="apple-style-span"/>
        </w:rPr>
        <w:t xml:space="preserve"> </w:t>
      </w:r>
      <w:r w:rsidR="00B5286D" w:rsidRPr="00035949">
        <w:rPr>
          <w:rStyle w:val="apple-style-span"/>
          <w:i/>
        </w:rPr>
        <w:t xml:space="preserve">s </w:t>
      </w:r>
      <w:r w:rsidR="008A5BDC" w:rsidRPr="00035949">
        <w:rPr>
          <w:rStyle w:val="apple-style-span"/>
        </w:rPr>
        <w:t xml:space="preserve">which </w:t>
      </w:r>
      <w:r w:rsidR="00EE397F" w:rsidRPr="00035949">
        <w:rPr>
          <w:rStyle w:val="apple-style-span"/>
        </w:rPr>
        <w:t>is its spatiotemporal extent</w:t>
      </w:r>
      <w:r w:rsidR="008A5BDC" w:rsidRPr="00035949">
        <w:rPr>
          <w:rStyle w:val="apple-style-span"/>
        </w:rPr>
        <w:t xml:space="preserve">. </w:t>
      </w:r>
      <w:r w:rsidR="006D323D" w:rsidRPr="00035949">
        <w:rPr>
          <w:rStyle w:val="apple-style-span"/>
        </w:rPr>
        <w:t>[082-00</w:t>
      </w:r>
      <w:r w:rsidR="00B5286D" w:rsidRPr="00035949">
        <w:rPr>
          <w:rStyle w:val="apple-style-span"/>
        </w:rPr>
        <w:t>3</w:t>
      </w:r>
      <w:r w:rsidR="006D323D" w:rsidRPr="00035949">
        <w:rPr>
          <w:rStyle w:val="apple-style-span"/>
        </w:rPr>
        <w:t>]</w:t>
      </w:r>
    </w:p>
    <w:p w14:paraId="1F2E612D" w14:textId="77777777" w:rsidR="00345141" w:rsidRPr="00035949" w:rsidRDefault="00345141" w:rsidP="00345141">
      <w:pPr>
        <w:rPr>
          <w:rStyle w:val="SpecificationType"/>
        </w:rPr>
      </w:pPr>
      <w:r w:rsidRPr="00035949">
        <w:tab/>
      </w:r>
      <w:r w:rsidRPr="00035949">
        <w:rPr>
          <w:rStyle w:val="SpecificationType"/>
        </w:rPr>
        <w:t xml:space="preserve">Domain: </w:t>
      </w:r>
      <w:r w:rsidRPr="00035949">
        <w:rPr>
          <w:rStyle w:val="apple-style-span"/>
          <w:i/>
        </w:rPr>
        <w:t>occurrent</w:t>
      </w:r>
    </w:p>
    <w:p w14:paraId="5152C5D3" w14:textId="11230C75" w:rsidR="00345141" w:rsidRPr="00035949" w:rsidRDefault="00345141" w:rsidP="005E4FE9">
      <w:pPr>
        <w:ind w:firstLine="720"/>
        <w:rPr>
          <w:rStyle w:val="apple-style-span"/>
          <w:i/>
        </w:rPr>
      </w:pPr>
      <w:r w:rsidRPr="00035949">
        <w:rPr>
          <w:rStyle w:val="SpecificationType"/>
        </w:rPr>
        <w:t xml:space="preserve">Range: </w:t>
      </w:r>
      <w:r w:rsidRPr="00035949">
        <w:rPr>
          <w:rStyle w:val="apple-style-span"/>
          <w:i/>
        </w:rPr>
        <w:t>spatiotemporal region</w:t>
      </w:r>
      <w:r w:rsidR="00534786" w:rsidRPr="00035949">
        <w:rPr>
          <w:rStyle w:val="Annotation"/>
        </w:rPr>
        <w:t>]</w:t>
      </w:r>
    </w:p>
    <w:p w14:paraId="07AF93FB" w14:textId="4058740C" w:rsidR="00345141" w:rsidRPr="00035949" w:rsidRDefault="00345141" w:rsidP="00345141">
      <w:pPr>
        <w:pStyle w:val="Specification"/>
        <w:rPr>
          <w:rStyle w:val="apple-style-span"/>
          <w:rFonts w:eastAsiaTheme="majorEastAsia" w:cstheme="majorBidi"/>
          <w:b/>
          <w:bCs/>
          <w:color w:val="4F81BD" w:themeColor="accent1"/>
          <w:szCs w:val="26"/>
        </w:rPr>
      </w:pPr>
      <w:r w:rsidRPr="00035949">
        <w:rPr>
          <w:rStyle w:val="Annotation"/>
        </w:rPr>
        <w:t>a(</w:t>
      </w:r>
      <w:r w:rsidR="00555732" w:rsidRPr="00035949">
        <w:rPr>
          <w:rStyle w:val="Annotation"/>
        </w:rPr>
        <w:t>occupies_temporal_region</w:t>
      </w:r>
      <w:r w:rsidRPr="00035949">
        <w:rPr>
          <w:rStyle w:val="Annotation"/>
        </w:rPr>
        <w:t>)[</w:t>
      </w:r>
      <w:r w:rsidRPr="00035949">
        <w:rPr>
          <w:rStyle w:val="SpecificationType"/>
          <w:sz w:val="22"/>
        </w:rPr>
        <w:t>Elucidation</w:t>
      </w:r>
      <w:r w:rsidRPr="00035949">
        <w:t xml:space="preserve">: </w:t>
      </w:r>
      <w:r w:rsidR="00B5286D" w:rsidRPr="00035949">
        <w:rPr>
          <w:rStyle w:val="Emphasis"/>
          <w:iCs w:val="0"/>
        </w:rPr>
        <w:t>p</w:t>
      </w:r>
      <w:r w:rsidRPr="00035949">
        <w:rPr>
          <w:rStyle w:val="apple-converted-space"/>
          <w:i/>
        </w:rPr>
        <w:t> </w:t>
      </w:r>
      <w:r w:rsidR="00555732" w:rsidRPr="00035949">
        <w:rPr>
          <w:rStyle w:val="Strong"/>
          <w:bCs w:val="0"/>
        </w:rPr>
        <w:t>occupies_temporal_region</w:t>
      </w:r>
      <w:r w:rsidRPr="00035949">
        <w:rPr>
          <w:rStyle w:val="Strong"/>
          <w:b w:val="0"/>
          <w:bCs w:val="0"/>
        </w:rPr>
        <w:t xml:space="preserve"> </w:t>
      </w:r>
      <w:r w:rsidR="00B5286D" w:rsidRPr="00035949">
        <w:rPr>
          <w:rStyle w:val="Emphasis"/>
          <w:iCs w:val="0"/>
        </w:rPr>
        <w:t>t</w:t>
      </w:r>
      <w:r w:rsidRPr="00035949">
        <w:rPr>
          <w:rStyle w:val="Emphasis"/>
          <w:i w:val="0"/>
          <w:iCs w:val="0"/>
        </w:rPr>
        <w:t>.</w:t>
      </w:r>
      <w:r w:rsidRPr="00035949">
        <w:rPr>
          <w:rStyle w:val="apple-converted-space"/>
        </w:rPr>
        <w:t> </w:t>
      </w:r>
      <w:r w:rsidRPr="00035949">
        <w:rPr>
          <w:rStyle w:val="apple-style-span"/>
        </w:rPr>
        <w:t xml:space="preserve">This is a primitive relation between an </w:t>
      </w:r>
      <w:r w:rsidRPr="00035949">
        <w:rPr>
          <w:rStyle w:val="apple-style-span"/>
          <w:i/>
        </w:rPr>
        <w:t>occurrent</w:t>
      </w:r>
      <w:r w:rsidRPr="00035949">
        <w:rPr>
          <w:rStyle w:val="apple-style-span"/>
        </w:rPr>
        <w:t xml:space="preserve"> </w:t>
      </w:r>
      <w:r w:rsidR="00B5286D" w:rsidRPr="00035949">
        <w:rPr>
          <w:rStyle w:val="apple-style-span"/>
          <w:i/>
        </w:rPr>
        <w:t xml:space="preserve">p </w:t>
      </w:r>
      <w:r w:rsidRPr="00035949">
        <w:rPr>
          <w:rStyle w:val="apple-style-span"/>
        </w:rPr>
        <w:t xml:space="preserve">and the </w:t>
      </w:r>
      <w:r w:rsidRPr="00035949">
        <w:rPr>
          <w:rStyle w:val="apple-style-span"/>
          <w:i/>
        </w:rPr>
        <w:t>temporal</w:t>
      </w:r>
      <w:r w:rsidRPr="00035949">
        <w:rPr>
          <w:rStyle w:val="apple-style-span"/>
        </w:rPr>
        <w:t xml:space="preserve"> </w:t>
      </w:r>
      <w:r w:rsidRPr="00035949">
        <w:rPr>
          <w:rStyle w:val="apple-style-span"/>
          <w:i/>
        </w:rPr>
        <w:t xml:space="preserve">region </w:t>
      </w:r>
      <w:r w:rsidR="00B5286D" w:rsidRPr="00035949">
        <w:rPr>
          <w:rStyle w:val="apple-style-span"/>
          <w:i/>
        </w:rPr>
        <w:t>t</w:t>
      </w:r>
      <w:r w:rsidR="00B5286D" w:rsidRPr="00035949">
        <w:rPr>
          <w:rStyle w:val="apple-style-span"/>
        </w:rPr>
        <w:t xml:space="preserve"> </w:t>
      </w:r>
      <w:r w:rsidRPr="00035949">
        <w:rPr>
          <w:rStyle w:val="apple-style-span"/>
        </w:rPr>
        <w:t xml:space="preserve">upon which </w:t>
      </w:r>
      <w:r w:rsidR="00EE397F" w:rsidRPr="00035949">
        <w:rPr>
          <w:rStyle w:val="apple-style-span"/>
        </w:rPr>
        <w:t xml:space="preserve">the </w:t>
      </w:r>
      <w:r w:rsidR="00EE397F" w:rsidRPr="00035949">
        <w:rPr>
          <w:rStyle w:val="apple-style-span"/>
          <w:i/>
        </w:rPr>
        <w:t xml:space="preserve">spatiotemporal region </w:t>
      </w:r>
      <w:r w:rsidR="00B5286D" w:rsidRPr="00035949">
        <w:rPr>
          <w:rStyle w:val="apple-style-span"/>
          <w:i/>
        </w:rPr>
        <w:t xml:space="preserve">p </w:t>
      </w:r>
      <w:r w:rsidR="004A4F98" w:rsidRPr="00035949">
        <w:rPr>
          <w:rStyle w:val="apple-style-span"/>
          <w:b/>
        </w:rPr>
        <w:t>occupies_spatiotemporal_region</w:t>
      </w:r>
      <w:r w:rsidR="00EE397F" w:rsidRPr="00035949">
        <w:rPr>
          <w:rStyle w:val="apple-style-span"/>
          <w:b/>
        </w:rPr>
        <w:t xml:space="preserve"> projects</w:t>
      </w:r>
      <w:r w:rsidRPr="00035949">
        <w:rPr>
          <w:rStyle w:val="apple-style-span"/>
        </w:rPr>
        <w:t>. [</w:t>
      </w:r>
      <w:r w:rsidR="00E00465" w:rsidRPr="00035949">
        <w:rPr>
          <w:rStyle w:val="apple-style-span"/>
        </w:rPr>
        <w:t>132</w:t>
      </w:r>
      <w:r w:rsidRPr="00035949">
        <w:rPr>
          <w:rStyle w:val="apple-style-span"/>
        </w:rPr>
        <w:t>-001]</w:t>
      </w:r>
    </w:p>
    <w:p w14:paraId="75CCABF8" w14:textId="77777777" w:rsidR="00345141" w:rsidRPr="00035949" w:rsidRDefault="00345141" w:rsidP="005E4FE9">
      <w:pPr>
        <w:ind w:firstLine="720"/>
        <w:rPr>
          <w:rStyle w:val="SpecificationType"/>
        </w:rPr>
      </w:pPr>
      <w:r w:rsidRPr="00035949">
        <w:rPr>
          <w:rStyle w:val="SpecificationType"/>
        </w:rPr>
        <w:t xml:space="preserve">Domain: </w:t>
      </w:r>
      <w:r w:rsidRPr="00035949">
        <w:rPr>
          <w:rStyle w:val="apple-style-span"/>
          <w:i/>
        </w:rPr>
        <w:t>occurrent</w:t>
      </w:r>
    </w:p>
    <w:p w14:paraId="47EE343E" w14:textId="77777777" w:rsidR="00345141" w:rsidRPr="00035949" w:rsidRDefault="00345141" w:rsidP="00345141">
      <w:pPr>
        <w:ind w:firstLine="720"/>
        <w:rPr>
          <w:rStyle w:val="apple-style-span"/>
          <w:i/>
        </w:rPr>
      </w:pPr>
      <w:r w:rsidRPr="00035949">
        <w:rPr>
          <w:rStyle w:val="SpecificationType"/>
        </w:rPr>
        <w:t xml:space="preserve">Range: </w:t>
      </w:r>
      <w:r w:rsidRPr="00035949">
        <w:rPr>
          <w:rStyle w:val="apple-style-span"/>
          <w:i/>
        </w:rPr>
        <w:t>temporal region</w:t>
      </w:r>
    </w:p>
    <w:p w14:paraId="1856FEC6" w14:textId="0A20451A" w:rsidR="00151E14" w:rsidRPr="00035949" w:rsidRDefault="00151E14" w:rsidP="00151E14">
      <w:pPr>
        <w:pStyle w:val="Specification"/>
        <w:rPr>
          <w:rStyle w:val="apple-style-span"/>
          <w:szCs w:val="23"/>
          <w:shd w:val="clear" w:color="auto" w:fill="FFFFFF"/>
        </w:rPr>
      </w:pPr>
      <w:r w:rsidRPr="00035949">
        <w:rPr>
          <w:rStyle w:val="SpecificationType"/>
        </w:rPr>
        <w:t>Axiom:</w:t>
      </w:r>
      <w:r w:rsidRPr="00035949">
        <w:rPr>
          <w:rStyle w:val="apple-style-span"/>
          <w:szCs w:val="23"/>
          <w:shd w:val="clear" w:color="auto" w:fill="FFFFFF"/>
        </w:rPr>
        <w:t xml:space="preserve">  Every </w:t>
      </w:r>
      <w:r w:rsidRPr="00035949">
        <w:rPr>
          <w:rStyle w:val="apple-style-span"/>
          <w:i/>
          <w:szCs w:val="23"/>
          <w:shd w:val="clear" w:color="auto" w:fill="FFFFFF"/>
        </w:rPr>
        <w:t>temporal</w:t>
      </w:r>
      <w:r w:rsidRPr="00035949">
        <w:rPr>
          <w:rStyle w:val="apple-style-span"/>
          <w:szCs w:val="23"/>
          <w:shd w:val="clear" w:color="auto" w:fill="FFFFFF"/>
        </w:rPr>
        <w:t xml:space="preserve"> </w:t>
      </w:r>
      <w:r w:rsidRPr="00035949">
        <w:rPr>
          <w:rStyle w:val="apple-style-span"/>
          <w:i/>
          <w:szCs w:val="23"/>
          <w:shd w:val="clear" w:color="auto" w:fill="FFFFFF"/>
        </w:rPr>
        <w:t>region</w:t>
      </w:r>
      <w:r w:rsidRPr="00035949">
        <w:rPr>
          <w:rStyle w:val="apple-style-span"/>
          <w:szCs w:val="23"/>
          <w:shd w:val="clear" w:color="auto" w:fill="FFFFFF"/>
        </w:rPr>
        <w:t xml:space="preserve"> </w:t>
      </w:r>
      <w:r w:rsidR="00555732" w:rsidRPr="00035949">
        <w:rPr>
          <w:rStyle w:val="apple-style-span"/>
          <w:b/>
          <w:szCs w:val="23"/>
          <w:shd w:val="clear" w:color="auto" w:fill="FFFFFF"/>
        </w:rPr>
        <w:t>occupies_temporal_region</w:t>
      </w:r>
      <w:r w:rsidRPr="00035949">
        <w:rPr>
          <w:rStyle w:val="apple-style-span"/>
          <w:b/>
          <w:szCs w:val="23"/>
          <w:shd w:val="clear" w:color="auto" w:fill="FFFFFF"/>
        </w:rPr>
        <w:t xml:space="preserve"> </w:t>
      </w:r>
      <w:r w:rsidRPr="00035949">
        <w:rPr>
          <w:rStyle w:val="apple-style-span"/>
          <w:szCs w:val="23"/>
          <w:shd w:val="clear" w:color="auto" w:fill="FFFFFF"/>
        </w:rPr>
        <w:t>itself. [</w:t>
      </w:r>
      <w:r w:rsidR="009D7057" w:rsidRPr="00035949">
        <w:rPr>
          <w:rStyle w:val="apple-style-span"/>
          <w:szCs w:val="23"/>
          <w:shd w:val="clear" w:color="auto" w:fill="FFFFFF"/>
        </w:rPr>
        <w:t>137</w:t>
      </w:r>
      <w:r w:rsidRPr="00035949">
        <w:rPr>
          <w:rStyle w:val="apple-style-span"/>
          <w:szCs w:val="23"/>
          <w:shd w:val="clear" w:color="auto" w:fill="FFFFFF"/>
        </w:rPr>
        <w:t>-001]</w:t>
      </w:r>
      <w:r w:rsidR="00534786" w:rsidRPr="00035949">
        <w:rPr>
          <w:rStyle w:val="Annotation"/>
        </w:rPr>
        <w:t xml:space="preserve"> ]</w:t>
      </w:r>
    </w:p>
    <w:p w14:paraId="1E84D4E4" w14:textId="5CF466AF" w:rsidR="008A5BDC" w:rsidRPr="00035949" w:rsidRDefault="00775D15" w:rsidP="00140957">
      <w:pPr>
        <w:jc w:val="left"/>
        <w:rPr>
          <w:b/>
        </w:rPr>
      </w:pPr>
      <w:r w:rsidRPr="00035949">
        <w:rPr>
          <w:rStyle w:val="Annotation"/>
        </w:rPr>
        <w:t>note(</w:t>
      </w:r>
      <w:r w:rsidR="004A4F98" w:rsidRPr="00035949">
        <w:rPr>
          <w:rStyle w:val="Annotation"/>
        </w:rPr>
        <w:t>occupies_spatiotemporal_region</w:t>
      </w:r>
      <w:r w:rsidRPr="00035949">
        <w:rPr>
          <w:rStyle w:val="Annotation"/>
        </w:rPr>
        <w:t>)[</w:t>
      </w:r>
      <w:r w:rsidR="008A5BDC" w:rsidRPr="00035949">
        <w:t xml:space="preserve">The </w:t>
      </w:r>
      <w:r w:rsidR="004A4F98" w:rsidRPr="00035949">
        <w:rPr>
          <w:b/>
        </w:rPr>
        <w:t>occupies_spatiotemporal_region</w:t>
      </w:r>
      <w:r w:rsidR="00012964" w:rsidRPr="00035949">
        <w:rPr>
          <w:b/>
        </w:rPr>
        <w:t xml:space="preserve"> </w:t>
      </w:r>
      <w:r w:rsidR="00F33687" w:rsidRPr="00035949">
        <w:t xml:space="preserve">and </w:t>
      </w:r>
      <w:r w:rsidR="00555732" w:rsidRPr="00035949">
        <w:rPr>
          <w:b/>
        </w:rPr>
        <w:t>occupies_temporal_region</w:t>
      </w:r>
      <w:r w:rsidR="008A5BDC" w:rsidRPr="00035949">
        <w:t xml:space="preserve"> relation</w:t>
      </w:r>
      <w:r w:rsidR="00012964" w:rsidRPr="00035949">
        <w:t>s</w:t>
      </w:r>
      <w:r w:rsidR="008A5BDC" w:rsidRPr="00035949">
        <w:t xml:space="preserve"> </w:t>
      </w:r>
      <w:r w:rsidR="00012964" w:rsidRPr="00035949">
        <w:t xml:space="preserve">are </w:t>
      </w:r>
      <w:r w:rsidR="008A5BDC" w:rsidRPr="00035949">
        <w:t xml:space="preserve">the counterpart, on the </w:t>
      </w:r>
      <w:r w:rsidR="00FB129B" w:rsidRPr="00035949">
        <w:rPr>
          <w:i/>
        </w:rPr>
        <w:t>occurrent</w:t>
      </w:r>
      <w:r w:rsidR="008A5BDC" w:rsidRPr="00035949">
        <w:t xml:space="preserve"> side, of the relation </w:t>
      </w:r>
      <w:r w:rsidR="00555732" w:rsidRPr="00035949">
        <w:rPr>
          <w:b/>
        </w:rPr>
        <w:t>occupies_spatial_region</w:t>
      </w:r>
      <w:r w:rsidR="008A5BDC" w:rsidRPr="00035949">
        <w:rPr>
          <w:b/>
        </w:rPr>
        <w:t>.</w:t>
      </w:r>
      <w:r w:rsidRPr="00035949">
        <w:rPr>
          <w:rStyle w:val="Annotation"/>
        </w:rPr>
        <w:t>]</w:t>
      </w:r>
      <w:r w:rsidR="008A5BDC" w:rsidRPr="00035949">
        <w:rPr>
          <w:b/>
        </w:rPr>
        <w:t xml:space="preserve"> </w:t>
      </w:r>
    </w:p>
    <w:p w14:paraId="0B585169" w14:textId="3AF2BDF1" w:rsidR="00CD79D6" w:rsidDel="00B95814" w:rsidRDefault="00CD79D6" w:rsidP="00140957">
      <w:pPr>
        <w:pStyle w:val="SpecificationInternal"/>
        <w:keepNext/>
        <w:rPr>
          <w:del w:id="383" w:author="Jie Zheng" w:date="2018-07-18T00:58:00Z"/>
        </w:rPr>
      </w:pPr>
      <w:del w:id="384" w:author="Jie Zheng" w:date="2018-07-18T00:58:00Z">
        <w:r w:rsidRPr="00035949" w:rsidDel="00B95814">
          <w:rPr>
            <w:rStyle w:val="Annotation"/>
          </w:rPr>
          <w:delText>a(occurs_in)[</w:delText>
        </w:r>
        <w:r w:rsidR="00534786" w:rsidRPr="00035949" w:rsidDel="00B95814">
          <w:rPr>
            <w:rStyle w:val="SpecificationType"/>
          </w:rPr>
          <w:delText>Definition:</w:delText>
        </w:r>
        <w:r w:rsidR="00534786" w:rsidRPr="00035949" w:rsidDel="00B95814">
          <w:delText xml:space="preserve"> </w:delText>
        </w:r>
        <w:r w:rsidR="00534786" w:rsidRPr="00035949" w:rsidDel="00B95814">
          <w:rPr>
            <w:i/>
          </w:rPr>
          <w:delText>b</w:delText>
        </w:r>
        <w:r w:rsidR="00534786" w:rsidRPr="00035949" w:rsidDel="00B95814">
          <w:delText xml:space="preserve"> </w:delText>
        </w:r>
        <w:r w:rsidR="00534786" w:rsidRPr="00035949" w:rsidDel="00B95814">
          <w:rPr>
            <w:b/>
          </w:rPr>
          <w:delText xml:space="preserve">occurs_in </w:delText>
        </w:r>
        <w:r w:rsidR="00EE6EF8" w:rsidRPr="00035949" w:rsidDel="00B95814">
          <w:rPr>
            <w:i/>
          </w:rPr>
          <w:delText>c</w:delText>
        </w:r>
        <w:r w:rsidR="00534786" w:rsidRPr="00035949" w:rsidDel="00B95814">
          <w:delText xml:space="preserve"> =def </w:delText>
        </w:r>
      </w:del>
    </w:p>
    <w:p w14:paraId="45B134D4" w14:textId="7209F8EF" w:rsidR="00E17BA9" w:rsidRPr="00F55F47" w:rsidDel="00B95814" w:rsidRDefault="00E17BA9">
      <w:pPr>
        <w:ind w:firstLine="720"/>
        <w:jc w:val="left"/>
        <w:rPr>
          <w:del w:id="385" w:author="Jie Zheng" w:date="2018-07-18T01:02:00Z"/>
        </w:rPr>
        <w:pPrChange w:id="386" w:author="Jie Zheng" w:date="2018-07-18T01:01:00Z">
          <w:pPr>
            <w:jc w:val="left"/>
          </w:pPr>
        </w:pPrChange>
      </w:pPr>
      <w:r>
        <w:t xml:space="preserve">DEFINITION: </w:t>
      </w:r>
      <w:r w:rsidRPr="001D54A5">
        <w:rPr>
          <w:i/>
        </w:rPr>
        <w:t xml:space="preserve">b </w:t>
      </w:r>
      <w:r w:rsidRPr="001D54A5">
        <w:rPr>
          <w:b/>
        </w:rPr>
        <w:t>occurs_in</w:t>
      </w:r>
      <w:r>
        <w:t xml:space="preserve"> </w:t>
      </w:r>
      <w:r w:rsidRPr="001D54A5">
        <w:rPr>
          <w:i/>
        </w:rPr>
        <w:t>c</w:t>
      </w:r>
      <w:r>
        <w:t xml:space="preserve"> iff</w:t>
      </w:r>
    </w:p>
    <w:p w14:paraId="2D1E8A76" w14:textId="7F8648D0" w:rsidR="00CD79D6" w:rsidRPr="00035949" w:rsidDel="00B95814" w:rsidRDefault="00CD79D6">
      <w:pPr>
        <w:ind w:left="720" w:firstLine="720"/>
        <w:jc w:val="left"/>
        <w:rPr>
          <w:del w:id="387" w:author="Jie Zheng" w:date="2018-07-18T01:02:00Z"/>
        </w:rPr>
        <w:pPrChange w:id="388" w:author="Jie Zheng" w:date="2018-07-18T01:02:00Z">
          <w:pPr>
            <w:pStyle w:val="SpecificationInternal"/>
            <w:keepNext/>
            <w:ind w:left="1440"/>
          </w:pPr>
        </w:pPrChange>
      </w:pPr>
      <w:r w:rsidRPr="00B95814">
        <w:rPr>
          <w:i/>
          <w:rPrChange w:id="389" w:author="Jie Zheng" w:date="2018-07-18T01:04:00Z">
            <w:rPr/>
          </w:rPrChange>
        </w:rPr>
        <w:t>b</w:t>
      </w:r>
      <w:r w:rsidRPr="00035949">
        <w:t xml:space="preserve"> is a </w:t>
      </w:r>
      <w:r w:rsidRPr="00B95814">
        <w:rPr>
          <w:i/>
          <w:rPrChange w:id="390" w:author="Jie Zheng" w:date="2018-07-18T01:05:00Z">
            <w:rPr/>
          </w:rPrChange>
        </w:rPr>
        <w:t>process</w:t>
      </w:r>
      <w:r w:rsidRPr="00035949">
        <w:t xml:space="preserve"> and </w:t>
      </w:r>
      <w:r w:rsidR="00EE6EF8" w:rsidRPr="00B95814">
        <w:rPr>
          <w:i/>
          <w:rPrChange w:id="391" w:author="Jie Zheng" w:date="2018-07-18T01:04:00Z">
            <w:rPr/>
          </w:rPrChange>
        </w:rPr>
        <w:t>c</w:t>
      </w:r>
      <w:r w:rsidRPr="00035949">
        <w:t xml:space="preserve"> is a </w:t>
      </w:r>
      <w:r w:rsidR="00EE6EF8" w:rsidRPr="00B95814">
        <w:rPr>
          <w:i/>
          <w:rPrChange w:id="392" w:author="Jie Zheng" w:date="2018-07-18T01:04:00Z">
            <w:rPr/>
          </w:rPrChange>
        </w:rPr>
        <w:t>material entity</w:t>
      </w:r>
      <w:r w:rsidR="00EE6EF8" w:rsidRPr="00035949">
        <w:t xml:space="preserve"> or </w:t>
      </w:r>
      <w:r w:rsidR="00EE6EF8" w:rsidRPr="00B95814">
        <w:rPr>
          <w:i/>
          <w:rPrChange w:id="393" w:author="Jie Zheng" w:date="2018-07-18T01:05:00Z">
            <w:rPr/>
          </w:rPrChange>
        </w:rPr>
        <w:t>immaterial entity</w:t>
      </w:r>
    </w:p>
    <w:p w14:paraId="6CF76996" w14:textId="77777777" w:rsidR="00534786" w:rsidRPr="00035949" w:rsidDel="00B95814" w:rsidRDefault="00CD79D6">
      <w:pPr>
        <w:ind w:left="720" w:firstLine="720"/>
        <w:jc w:val="left"/>
        <w:rPr>
          <w:del w:id="394" w:author="Jie Zheng" w:date="2018-07-18T01:03:00Z"/>
        </w:rPr>
        <w:pPrChange w:id="395" w:author="Jie Zheng" w:date="2018-07-18T01:02:00Z">
          <w:pPr>
            <w:pStyle w:val="SpecificationInternal"/>
            <w:keepNext/>
            <w:ind w:left="1440"/>
          </w:pPr>
        </w:pPrChange>
      </w:pPr>
      <w:r w:rsidRPr="00035949">
        <w:t>&amp;</w:t>
      </w:r>
      <w:r w:rsidR="00EE6EF8" w:rsidRPr="00035949">
        <w:t xml:space="preserve"> </w:t>
      </w:r>
      <w:r w:rsidRPr="00035949">
        <w:t>t</w:t>
      </w:r>
      <w:r w:rsidR="00534786" w:rsidRPr="00035949">
        <w:t xml:space="preserve">here </w:t>
      </w:r>
      <w:r w:rsidR="00EE6EF8" w:rsidRPr="00035949">
        <w:t xml:space="preserve">exists a </w:t>
      </w:r>
      <w:r w:rsidR="00534786" w:rsidRPr="00B95814">
        <w:rPr>
          <w:i/>
          <w:rPrChange w:id="396" w:author="Jie Zheng" w:date="2018-07-18T01:06:00Z">
            <w:rPr/>
          </w:rPrChange>
        </w:rPr>
        <w:t>spatiotemporal region</w:t>
      </w:r>
      <w:r w:rsidR="00534786" w:rsidRPr="00035949">
        <w:t xml:space="preserve"> </w:t>
      </w:r>
      <w:r w:rsidR="00EE6EF8" w:rsidRPr="00B95814">
        <w:rPr>
          <w:i/>
          <w:rPrChange w:id="397" w:author="Jie Zheng" w:date="2018-07-18T01:05:00Z">
            <w:rPr/>
          </w:rPrChange>
        </w:rPr>
        <w:t>r</w:t>
      </w:r>
      <w:r w:rsidR="00534786" w:rsidRPr="00035949">
        <w:t xml:space="preserve"> </w:t>
      </w:r>
      <w:r w:rsidR="00EE6EF8" w:rsidRPr="00035949">
        <w:t xml:space="preserve">and </w:t>
      </w:r>
      <w:r w:rsidR="00534786" w:rsidRPr="00B95814">
        <w:rPr>
          <w:i/>
          <w:rPrChange w:id="398" w:author="Jie Zheng" w:date="2018-07-18T01:05:00Z">
            <w:rPr/>
          </w:rPrChange>
        </w:rPr>
        <w:t>b</w:t>
      </w:r>
      <w:r w:rsidR="00534786" w:rsidRPr="00035949">
        <w:t xml:space="preserve"> </w:t>
      </w:r>
      <w:r w:rsidR="004A4F98" w:rsidRPr="00035949">
        <w:rPr>
          <w:b/>
        </w:rPr>
        <w:t>occupies_spatiotemporal_region</w:t>
      </w:r>
      <w:r w:rsidR="00EE6EF8" w:rsidRPr="00035949">
        <w:rPr>
          <w:b/>
        </w:rPr>
        <w:t xml:space="preserve"> </w:t>
      </w:r>
      <w:r w:rsidR="00EE6EF8" w:rsidRPr="00B95814">
        <w:rPr>
          <w:i/>
          <w:rPrChange w:id="399" w:author="Jie Zheng" w:date="2018-07-18T01:06:00Z">
            <w:rPr/>
          </w:rPrChange>
        </w:rPr>
        <w:t>r</w:t>
      </w:r>
    </w:p>
    <w:p w14:paraId="6A9A8E02" w14:textId="15AFAEE4" w:rsidR="00534786" w:rsidRPr="00035949" w:rsidDel="00B95814" w:rsidRDefault="00534786">
      <w:pPr>
        <w:ind w:left="720" w:firstLine="720"/>
        <w:jc w:val="left"/>
        <w:rPr>
          <w:del w:id="400" w:author="Jie Zheng" w:date="2018-07-18T01:03:00Z"/>
        </w:rPr>
        <w:pPrChange w:id="401" w:author="Jie Zheng" w:date="2018-07-18T01:03:00Z">
          <w:pPr>
            <w:pStyle w:val="SpecificationInternal"/>
            <w:keepNext/>
            <w:ind w:left="1440"/>
          </w:pPr>
        </w:pPrChange>
      </w:pPr>
      <w:r w:rsidRPr="00035949">
        <w:t xml:space="preserve">&amp; </w:t>
      </w:r>
      <w:r w:rsidR="00CD79D6" w:rsidRPr="00035949">
        <w:t>for</w:t>
      </w:r>
      <w:r w:rsidR="00E17BA9">
        <w:t xml:space="preserve"> </w:t>
      </w:r>
      <w:r w:rsidR="00CD79D6" w:rsidRPr="00035949">
        <w:t>al</w:t>
      </w:r>
      <w:r w:rsidR="00E17BA9">
        <w:t xml:space="preserve">l </w:t>
      </w:r>
      <w:r w:rsidR="00CD79D6" w:rsidRPr="00035949">
        <w:rPr>
          <w:i/>
        </w:rPr>
        <w:t>t</w:t>
      </w:r>
      <w:r w:rsidR="00E17BA9" w:rsidRPr="001D54A5">
        <w:t>,</w:t>
      </w:r>
      <w:r w:rsidR="00CD79D6" w:rsidRPr="00035949">
        <w:t xml:space="preserve"> if </w:t>
      </w:r>
      <w:r w:rsidRPr="00035949">
        <w:rPr>
          <w:i/>
        </w:rPr>
        <w:t>b</w:t>
      </w:r>
      <w:r w:rsidRPr="00035949">
        <w:t xml:space="preserve"> exists</w:t>
      </w:r>
      <w:r w:rsidR="00CD79D6" w:rsidRPr="00035949">
        <w:t xml:space="preserve">_at </w:t>
      </w:r>
      <w:r w:rsidR="00CD79D6" w:rsidRPr="00035949">
        <w:rPr>
          <w:i/>
        </w:rPr>
        <w:t>t</w:t>
      </w:r>
      <w:r w:rsidR="00CD79D6" w:rsidRPr="00035949">
        <w:t xml:space="preserve"> then </w:t>
      </w:r>
      <w:r w:rsidRPr="00035949">
        <w:rPr>
          <w:i/>
        </w:rPr>
        <w:t>c</w:t>
      </w:r>
      <w:r w:rsidRPr="00035949">
        <w:t xml:space="preserve"> exists</w:t>
      </w:r>
      <w:r w:rsidR="00CD79D6" w:rsidRPr="00035949">
        <w:t xml:space="preserve">_at </w:t>
      </w:r>
      <w:r w:rsidR="00CD79D6" w:rsidRPr="00035949">
        <w:rPr>
          <w:i/>
        </w:rPr>
        <w:t>t</w:t>
      </w:r>
      <w:r w:rsidRPr="00035949">
        <w:t xml:space="preserve"> </w:t>
      </w:r>
    </w:p>
    <w:p w14:paraId="54EE6526" w14:textId="12449E32" w:rsidR="00534786" w:rsidRPr="00035949" w:rsidRDefault="00CD79D6">
      <w:pPr>
        <w:ind w:left="1440" w:firstLine="720"/>
        <w:jc w:val="left"/>
        <w:rPr>
          <w:color w:val="auto"/>
          <w:u w:color="0000D8"/>
        </w:rPr>
        <w:pPrChange w:id="402" w:author="Jie Zheng" w:date="2018-07-18T01:09:00Z">
          <w:pPr>
            <w:pStyle w:val="SpecificationInternal"/>
            <w:keepNext/>
            <w:ind w:left="2160"/>
          </w:pPr>
        </w:pPrChange>
      </w:pPr>
      <w:r w:rsidRPr="00035949">
        <w:t xml:space="preserve">&amp; </w:t>
      </w:r>
      <w:r w:rsidR="00534786" w:rsidRPr="00035949">
        <w:t xml:space="preserve">there </w:t>
      </w:r>
      <w:r w:rsidRPr="00035949">
        <w:t xml:space="preserve">exist </w:t>
      </w:r>
      <w:r w:rsidR="00EE6EF8" w:rsidRPr="00035949">
        <w:rPr>
          <w:i/>
        </w:rPr>
        <w:t xml:space="preserve">spatial </w:t>
      </w:r>
      <w:r w:rsidR="00534786" w:rsidRPr="00035949">
        <w:rPr>
          <w:i/>
          <w:color w:val="auto"/>
        </w:rPr>
        <w:t xml:space="preserve">regions </w:t>
      </w:r>
      <w:r w:rsidR="00EE6EF8" w:rsidRPr="00035949">
        <w:rPr>
          <w:i/>
          <w:color w:val="auto"/>
          <w:u w:color="0000D8"/>
        </w:rPr>
        <w:t>s</w:t>
      </w:r>
      <w:r w:rsidR="00534786" w:rsidRPr="00035949">
        <w:rPr>
          <w:color w:val="auto"/>
          <w:u w:color="0000D8"/>
        </w:rPr>
        <w:t xml:space="preserve"> and </w:t>
      </w:r>
      <w:r w:rsidR="00534786" w:rsidRPr="00035949">
        <w:rPr>
          <w:i/>
          <w:color w:val="auto"/>
          <w:u w:color="0000D8"/>
        </w:rPr>
        <w:t>s</w:t>
      </w:r>
      <w:r w:rsidR="00E17BA9">
        <w:rPr>
          <w:rFonts w:cstheme="majorHAnsi"/>
          <w:i/>
          <w:color w:val="auto"/>
          <w:u w:color="0000D8"/>
        </w:rPr>
        <w:t xml:space="preserve">' </w:t>
      </w:r>
      <w:r w:rsidR="00534786" w:rsidRPr="00035949">
        <w:rPr>
          <w:color w:val="auto"/>
          <w:u w:color="0000D8"/>
        </w:rPr>
        <w:t xml:space="preserve">where </w:t>
      </w:r>
    </w:p>
    <w:p w14:paraId="58AB4EA0" w14:textId="6D75A533" w:rsidR="00534786" w:rsidRPr="00035949" w:rsidRDefault="00EE6EF8" w:rsidP="00140957">
      <w:pPr>
        <w:pStyle w:val="SpecificationInternal"/>
        <w:keepNext/>
        <w:ind w:left="2160"/>
        <w:rPr>
          <w:color w:val="auto"/>
          <w:u w:color="0000D8"/>
        </w:rPr>
      </w:pPr>
      <w:r w:rsidRPr="00035949">
        <w:rPr>
          <w:i/>
          <w:color w:val="auto"/>
          <w:u w:color="0000D8"/>
        </w:rPr>
        <w:lastRenderedPageBreak/>
        <w:t xml:space="preserve">b </w:t>
      </w:r>
      <w:r w:rsidRPr="00035949">
        <w:rPr>
          <w:b/>
          <w:color w:val="auto"/>
          <w:u w:color="0000D8"/>
        </w:rPr>
        <w:t>spatially_projects_</w:t>
      </w:r>
      <w:r w:rsidR="00534786" w:rsidRPr="00035949">
        <w:rPr>
          <w:b/>
          <w:color w:val="auto"/>
          <w:u w:color="0000D8"/>
        </w:rPr>
        <w:t>o</w:t>
      </w:r>
      <w:r w:rsidRPr="00035949">
        <w:rPr>
          <w:b/>
          <w:color w:val="auto"/>
          <w:u w:color="0000D8"/>
        </w:rPr>
        <w:t xml:space="preserve">nto </w:t>
      </w:r>
      <w:r w:rsidRPr="00035949">
        <w:rPr>
          <w:i/>
          <w:color w:val="auto"/>
          <w:u w:color="0000D8"/>
        </w:rPr>
        <w:t>s</w:t>
      </w:r>
      <w:r w:rsidR="00534786" w:rsidRPr="00035949">
        <w:rPr>
          <w:color w:val="auto"/>
          <w:u w:color="0000D8"/>
        </w:rPr>
        <w:t xml:space="preserve"> </w:t>
      </w:r>
      <w:r w:rsidR="00534786" w:rsidRPr="00035949">
        <w:rPr>
          <w:b/>
          <w:color w:val="auto"/>
          <w:u w:color="0000D8"/>
        </w:rPr>
        <w:t>at</w:t>
      </w:r>
      <w:r w:rsidR="00534786" w:rsidRPr="00035949">
        <w:rPr>
          <w:i/>
          <w:color w:val="auto"/>
          <w:u w:color="0000D8"/>
        </w:rPr>
        <w:t xml:space="preserve"> t</w:t>
      </w:r>
    </w:p>
    <w:p w14:paraId="3EF43893" w14:textId="67418EEC" w:rsidR="00534786" w:rsidRPr="00035949" w:rsidRDefault="00CD79D6" w:rsidP="00140957">
      <w:pPr>
        <w:pStyle w:val="SpecificationInternal"/>
        <w:keepNext/>
        <w:ind w:left="2160"/>
        <w:rPr>
          <w:color w:val="auto"/>
          <w:u w:color="0000D8"/>
        </w:rPr>
      </w:pPr>
      <w:r w:rsidRPr="00035949">
        <w:rPr>
          <w:color w:val="auto"/>
          <w:u w:color="0000D8"/>
        </w:rPr>
        <w:t xml:space="preserve">&amp; </w:t>
      </w:r>
      <w:r w:rsidR="00534786" w:rsidRPr="00035949">
        <w:rPr>
          <w:i/>
          <w:color w:val="auto"/>
          <w:u w:color="0000D8"/>
        </w:rPr>
        <w:t>c</w:t>
      </w:r>
      <w:r w:rsidR="00534786" w:rsidRPr="00035949">
        <w:rPr>
          <w:color w:val="auto"/>
          <w:u w:color="0000D8"/>
        </w:rPr>
        <w:t xml:space="preserve"> </w:t>
      </w:r>
      <w:r w:rsidR="00555732" w:rsidRPr="00035949">
        <w:rPr>
          <w:b/>
          <w:color w:val="auto"/>
          <w:u w:color="0000D8"/>
        </w:rPr>
        <w:t>occupies_spatial_region</w:t>
      </w:r>
      <w:r w:rsidR="00534786" w:rsidRPr="00035949">
        <w:rPr>
          <w:b/>
          <w:color w:val="auto"/>
          <w:u w:color="0000D8"/>
        </w:rPr>
        <w:t xml:space="preserve"> </w:t>
      </w:r>
      <w:r w:rsidRPr="00035949">
        <w:rPr>
          <w:i/>
          <w:color w:val="auto"/>
          <w:u w:color="0000D8"/>
        </w:rPr>
        <w:t>s</w:t>
      </w:r>
      <w:r w:rsidR="00E17BA9">
        <w:rPr>
          <w:rFonts w:cstheme="majorHAnsi"/>
          <w:i/>
          <w:color w:val="auto"/>
          <w:u w:color="0000D8"/>
        </w:rPr>
        <w:t>'</w:t>
      </w:r>
      <w:r w:rsidRPr="00035949">
        <w:rPr>
          <w:b/>
          <w:color w:val="auto"/>
          <w:u w:color="0000D8"/>
        </w:rPr>
        <w:t xml:space="preserve"> </w:t>
      </w:r>
      <w:r w:rsidR="00534786" w:rsidRPr="00035949">
        <w:rPr>
          <w:b/>
          <w:color w:val="auto"/>
          <w:u w:color="0000D8"/>
        </w:rPr>
        <w:t>at</w:t>
      </w:r>
      <w:r w:rsidR="00534786" w:rsidRPr="00035949">
        <w:rPr>
          <w:color w:val="auto"/>
          <w:u w:color="0000D8"/>
        </w:rPr>
        <w:t xml:space="preserve"> </w:t>
      </w:r>
      <w:r w:rsidR="00534786" w:rsidRPr="00035949">
        <w:rPr>
          <w:i/>
          <w:color w:val="auto"/>
          <w:u w:color="0000D8"/>
        </w:rPr>
        <w:t>t</w:t>
      </w:r>
    </w:p>
    <w:p w14:paraId="3DC2C961" w14:textId="042687B4" w:rsidR="00CD79D6" w:rsidRPr="00035949" w:rsidRDefault="00CD79D6" w:rsidP="00140957">
      <w:pPr>
        <w:pStyle w:val="Specification"/>
        <w:keepNext/>
        <w:spacing w:before="0"/>
        <w:ind w:left="2160"/>
      </w:pPr>
      <w:r w:rsidRPr="00035949">
        <w:rPr>
          <w:color w:val="auto"/>
          <w:u w:color="0000D8"/>
        </w:rPr>
        <w:t xml:space="preserve">&amp; </w:t>
      </w:r>
      <w:r w:rsidR="00EE6EF8" w:rsidRPr="00035949">
        <w:rPr>
          <w:i/>
          <w:color w:val="auto"/>
          <w:u w:color="0000D8"/>
        </w:rPr>
        <w:t>s</w:t>
      </w:r>
      <w:r w:rsidR="00534786" w:rsidRPr="00035949">
        <w:rPr>
          <w:color w:val="auto"/>
          <w:u w:color="0000D8"/>
        </w:rPr>
        <w:t xml:space="preserve"> is a </w:t>
      </w:r>
      <w:r w:rsidR="00534786" w:rsidRPr="00035949">
        <w:rPr>
          <w:b/>
          <w:color w:val="auto"/>
          <w:u w:color="0000D8"/>
        </w:rPr>
        <w:t>proper</w:t>
      </w:r>
      <w:r w:rsidRPr="00035949">
        <w:rPr>
          <w:b/>
          <w:color w:val="auto"/>
          <w:u w:color="0000D8"/>
        </w:rPr>
        <w:t>_</w:t>
      </w:r>
      <w:r w:rsidR="00534786" w:rsidRPr="00035949">
        <w:rPr>
          <w:b/>
          <w:color w:val="auto"/>
          <w:u w:color="0000D8"/>
        </w:rPr>
        <w:t>continuant</w:t>
      </w:r>
      <w:r w:rsidRPr="00035949">
        <w:rPr>
          <w:b/>
          <w:color w:val="auto"/>
          <w:u w:color="0000D8"/>
        </w:rPr>
        <w:t>_</w:t>
      </w:r>
      <w:r w:rsidR="00534786" w:rsidRPr="00035949">
        <w:rPr>
          <w:b/>
          <w:color w:val="auto"/>
          <w:u w:color="0000D8"/>
        </w:rPr>
        <w:t>part</w:t>
      </w:r>
      <w:r w:rsidRPr="00035949">
        <w:rPr>
          <w:b/>
          <w:color w:val="auto"/>
          <w:u w:color="0000D8"/>
        </w:rPr>
        <w:t>_</w:t>
      </w:r>
      <w:r w:rsidR="00534786" w:rsidRPr="00035949">
        <w:rPr>
          <w:b/>
          <w:color w:val="auto"/>
          <w:u w:color="0000D8"/>
        </w:rPr>
        <w:t xml:space="preserve">of </w:t>
      </w:r>
      <w:r w:rsidR="00534786" w:rsidRPr="00035949">
        <w:rPr>
          <w:i/>
          <w:color w:val="auto"/>
          <w:u w:color="0000D8"/>
        </w:rPr>
        <w:t>s</w:t>
      </w:r>
      <w:r w:rsidR="00E17BA9">
        <w:rPr>
          <w:rFonts w:cstheme="majorHAnsi"/>
          <w:i/>
          <w:color w:val="auto"/>
          <w:u w:color="0000D8"/>
        </w:rPr>
        <w:t>'</w:t>
      </w:r>
      <w:r w:rsidR="00534786" w:rsidRPr="00035949">
        <w:rPr>
          <w:color w:val="auto"/>
          <w:u w:color="0000D8"/>
        </w:rPr>
        <w:t xml:space="preserve"> </w:t>
      </w:r>
      <w:r w:rsidR="00534786" w:rsidRPr="00035949">
        <w:rPr>
          <w:b/>
          <w:color w:val="auto"/>
          <w:u w:color="0000D8"/>
        </w:rPr>
        <w:t>at</w:t>
      </w:r>
      <w:r w:rsidR="00534786" w:rsidRPr="00035949">
        <w:rPr>
          <w:color w:val="0000D8"/>
          <w:u w:color="0000D8"/>
        </w:rPr>
        <w:t xml:space="preserve"> </w:t>
      </w:r>
      <w:r w:rsidR="00534786" w:rsidRPr="00035949">
        <w:rPr>
          <w:i/>
          <w:color w:val="auto"/>
          <w:u w:color="0000D8"/>
        </w:rPr>
        <w:t>t</w:t>
      </w:r>
      <w:r w:rsidR="00EE6EF8" w:rsidRPr="00035949">
        <w:rPr>
          <w:i/>
          <w:color w:val="auto"/>
          <w:u w:color="0000D8"/>
        </w:rPr>
        <w:t xml:space="preserve"> </w:t>
      </w:r>
      <w:r w:rsidR="00EE6EF8" w:rsidRPr="00035949">
        <w:rPr>
          <w:color w:val="auto"/>
          <w:u w:color="0000D8"/>
        </w:rPr>
        <w:t>[</w:t>
      </w:r>
      <w:del w:id="403" w:author="Jie Zheng" w:date="2018-07-18T01:09:00Z">
        <w:r w:rsidR="00EE6EF8" w:rsidRPr="00035949" w:rsidDel="006E6A19">
          <w:rPr>
            <w:color w:val="auto"/>
            <w:u w:color="0000D8"/>
          </w:rPr>
          <w:delText>XXX</w:delText>
        </w:r>
      </w:del>
      <w:ins w:id="404" w:author="Jie Zheng" w:date="2018-07-18T01:09:00Z">
        <w:r w:rsidR="006E6A19">
          <w:rPr>
            <w:color w:val="auto"/>
            <w:u w:color="0000D8"/>
          </w:rPr>
          <w:t>143</w:t>
        </w:r>
      </w:ins>
      <w:r w:rsidR="00EE6EF8" w:rsidRPr="00035949">
        <w:rPr>
          <w:color w:val="auto"/>
          <w:u w:color="0000D8"/>
        </w:rPr>
        <w:t>-001]</w:t>
      </w:r>
      <w:del w:id="405" w:author="Jie Zheng" w:date="2018-07-18T01:09:00Z">
        <w:r w:rsidR="00E17BA9" w:rsidDel="006E6A19">
          <w:rPr>
            <w:color w:val="auto"/>
            <w:u w:color="0000D8"/>
          </w:rPr>
          <w:delText xml:space="preserve"> </w:delText>
        </w:r>
        <w:r w:rsidR="00E17BA9" w:rsidRPr="001D54A5" w:rsidDel="006E6A19">
          <w:rPr>
            <w:color w:val="auto"/>
            <w:highlight w:val="yellow"/>
            <w:u w:color="0000D8"/>
          </w:rPr>
          <w:delText>NEEDS NEW NUMBER</w:delText>
        </w:r>
      </w:del>
      <w:r w:rsidR="00692DDB" w:rsidRPr="00035949">
        <w:rPr>
          <w:rStyle w:val="Annotation"/>
        </w:rPr>
        <w:t>]</w:t>
      </w:r>
    </w:p>
    <w:p w14:paraId="68E7F376" w14:textId="77777777" w:rsidR="00F33687" w:rsidRPr="00035949" w:rsidRDefault="00A828D3" w:rsidP="00140957">
      <w:pPr>
        <w:pStyle w:val="Heading2"/>
      </w:pPr>
      <w:bookmarkStart w:id="406" w:name="_Toc501053127"/>
      <w:r w:rsidRPr="00035949">
        <w:t>Processes</w:t>
      </w:r>
      <w:bookmarkEnd w:id="406"/>
    </w:p>
    <w:p w14:paraId="4DD17F32" w14:textId="2D56B942" w:rsidR="00F33687" w:rsidRPr="00035949" w:rsidRDefault="00203208" w:rsidP="00B841FA">
      <w:pPr>
        <w:pStyle w:val="Heading3"/>
      </w:pPr>
      <w:bookmarkStart w:id="407" w:name="_Toc313270726"/>
      <w:bookmarkStart w:id="408" w:name="_Toc501053128"/>
      <w:r w:rsidRPr="00035949">
        <w:t>Process</w:t>
      </w:r>
      <w:bookmarkEnd w:id="407"/>
      <w:bookmarkEnd w:id="408"/>
    </w:p>
    <w:p w14:paraId="7909772E" w14:textId="31850DFF" w:rsidR="008A6C9D" w:rsidRPr="00035949" w:rsidRDefault="00B538E9" w:rsidP="00A36372">
      <w:pPr>
        <w:pStyle w:val="Specification"/>
      </w:pPr>
      <w:r w:rsidRPr="00035949">
        <w:rPr>
          <w:rStyle w:val="Annotation"/>
        </w:rPr>
        <w:t>a(process)[</w:t>
      </w:r>
      <w:r w:rsidR="00023196" w:rsidRPr="00035949">
        <w:rPr>
          <w:rStyle w:val="SpecificationType"/>
          <w:sz w:val="22"/>
        </w:rPr>
        <w:t>Definition</w:t>
      </w:r>
      <w:r w:rsidR="00023196" w:rsidRPr="00035949">
        <w:t xml:space="preserve">: </w:t>
      </w:r>
      <w:r w:rsidR="00203208" w:rsidRPr="00035949">
        <w:rPr>
          <w:i/>
        </w:rPr>
        <w:t>p</w:t>
      </w:r>
      <w:r w:rsidR="00C0143F" w:rsidRPr="00035949">
        <w:rPr>
          <w:i/>
        </w:rPr>
        <w:t xml:space="preserve"> </w:t>
      </w:r>
      <w:r w:rsidR="00203208" w:rsidRPr="00035949">
        <w:t xml:space="preserve">is a </w:t>
      </w:r>
      <w:r w:rsidR="00203208" w:rsidRPr="00035949">
        <w:rPr>
          <w:i/>
        </w:rPr>
        <w:t>process</w:t>
      </w:r>
      <w:r w:rsidR="00203208" w:rsidRPr="00035949">
        <w:t xml:space="preserve"> =</w:t>
      </w:r>
      <w:r w:rsidR="00C0143F" w:rsidRPr="00035949">
        <w:t xml:space="preserve"> </w:t>
      </w:r>
      <w:r w:rsidR="00203208" w:rsidRPr="00035949">
        <w:t xml:space="preserve">Def. </w:t>
      </w:r>
      <w:r w:rsidR="009D7057" w:rsidRPr="00035949">
        <w:rPr>
          <w:i/>
        </w:rPr>
        <w:t>p</w:t>
      </w:r>
      <w:r w:rsidR="00203208" w:rsidRPr="00035949">
        <w:rPr>
          <w:i/>
        </w:rPr>
        <w:t xml:space="preserve"> </w:t>
      </w:r>
      <w:r w:rsidR="00203208" w:rsidRPr="00035949">
        <w:t xml:space="preserve">is an </w:t>
      </w:r>
      <w:r w:rsidR="00FB129B" w:rsidRPr="00035949">
        <w:rPr>
          <w:i/>
        </w:rPr>
        <w:t>occurrent</w:t>
      </w:r>
      <w:r w:rsidR="00203208" w:rsidRPr="00035949">
        <w:t xml:space="preserve"> that has </w:t>
      </w:r>
      <w:r w:rsidR="00203208" w:rsidRPr="00035949">
        <w:rPr>
          <w:b/>
        </w:rPr>
        <w:t xml:space="preserve">temporal </w:t>
      </w:r>
      <w:r w:rsidR="00B42EC9" w:rsidRPr="00035949">
        <w:rPr>
          <w:b/>
        </w:rPr>
        <w:t xml:space="preserve">proper </w:t>
      </w:r>
      <w:r w:rsidR="00203208" w:rsidRPr="00035949">
        <w:rPr>
          <w:b/>
        </w:rPr>
        <w:t>parts</w:t>
      </w:r>
      <w:r w:rsidR="00203208" w:rsidRPr="00035949">
        <w:t xml:space="preserve"> and </w:t>
      </w:r>
      <w:r w:rsidR="00CD73E6" w:rsidRPr="00035949">
        <w:t xml:space="preserve">for some time </w:t>
      </w:r>
      <w:r w:rsidR="00CD73E6" w:rsidRPr="00035949">
        <w:rPr>
          <w:i/>
        </w:rPr>
        <w:t>t</w:t>
      </w:r>
      <w:r w:rsidR="00CD73E6" w:rsidRPr="00035949">
        <w:t>,</w:t>
      </w:r>
      <w:r w:rsidR="00CD73E6" w:rsidRPr="00035949">
        <w:rPr>
          <w:i/>
        </w:rPr>
        <w:t xml:space="preserve"> </w:t>
      </w:r>
      <w:r w:rsidR="009D7057" w:rsidRPr="00035949">
        <w:rPr>
          <w:i/>
        </w:rPr>
        <w:t>p</w:t>
      </w:r>
      <w:r w:rsidR="00CD73E6" w:rsidRPr="00035949">
        <w:rPr>
          <w:i/>
        </w:rPr>
        <w:t xml:space="preserve"> </w:t>
      </w:r>
      <w:r w:rsidR="008A258E" w:rsidRPr="00035949">
        <w:rPr>
          <w:b/>
        </w:rPr>
        <w:t>s-depends_on</w:t>
      </w:r>
      <w:r w:rsidR="00203208" w:rsidRPr="00035949">
        <w:t xml:space="preserve"> </w:t>
      </w:r>
      <w:r w:rsidR="00CD73E6" w:rsidRPr="00035949">
        <w:t>some</w:t>
      </w:r>
      <w:r w:rsidR="00CD73E6" w:rsidRPr="00035949">
        <w:rPr>
          <w:i/>
        </w:rPr>
        <w:t xml:space="preserve"> </w:t>
      </w:r>
      <w:r w:rsidR="00203208" w:rsidRPr="00035949">
        <w:rPr>
          <w:i/>
        </w:rPr>
        <w:t>material</w:t>
      </w:r>
      <w:r w:rsidR="008A6C9D" w:rsidRPr="00035949">
        <w:rPr>
          <w:i/>
        </w:rPr>
        <w:t xml:space="preserve"> entit</w:t>
      </w:r>
      <w:r w:rsidR="00CD73E6" w:rsidRPr="00035949">
        <w:rPr>
          <w:i/>
        </w:rPr>
        <w:t>y</w:t>
      </w:r>
      <w:r w:rsidR="00CD73E6" w:rsidRPr="00035949">
        <w:t xml:space="preserve"> </w:t>
      </w:r>
      <w:r w:rsidR="00CD73E6" w:rsidRPr="00035949">
        <w:rPr>
          <w:b/>
        </w:rPr>
        <w:t xml:space="preserve">at </w:t>
      </w:r>
      <w:r w:rsidR="00CD73E6" w:rsidRPr="00035949">
        <w:rPr>
          <w:i/>
        </w:rPr>
        <w:t>t</w:t>
      </w:r>
      <w:r w:rsidR="00203208" w:rsidRPr="00035949">
        <w:t>.</w:t>
      </w:r>
      <w:r w:rsidR="006D323D" w:rsidRPr="00035949">
        <w:t xml:space="preserve"> [083-</w:t>
      </w:r>
      <w:r w:rsidR="00CD73E6" w:rsidRPr="00035949">
        <w:t>00</w:t>
      </w:r>
      <w:r w:rsidR="009D7057" w:rsidRPr="00035949">
        <w:t>3</w:t>
      </w:r>
      <w:r w:rsidR="006D323D" w:rsidRPr="00035949">
        <w:t>]</w:t>
      </w:r>
      <w:r w:rsidRPr="00035949">
        <w:rPr>
          <w:rStyle w:val="Annotation"/>
        </w:rPr>
        <w:t>]</w:t>
      </w:r>
    </w:p>
    <w:p w14:paraId="7B2E0DA1" w14:textId="77777777" w:rsidR="003047AF" w:rsidRPr="00035949" w:rsidRDefault="00B538E9" w:rsidP="00A36372">
      <w:pPr>
        <w:pStyle w:val="Specification"/>
        <w:rPr>
          <w:sz w:val="18"/>
          <w:szCs w:val="20"/>
        </w:rPr>
      </w:pPr>
      <w:r w:rsidRPr="00035949">
        <w:rPr>
          <w:rStyle w:val="Annotation"/>
        </w:rPr>
        <w:t>as(process)[</w:t>
      </w:r>
      <w:r w:rsidR="003047AF" w:rsidRPr="00035949">
        <w:rPr>
          <w:rStyle w:val="SpecificationType"/>
          <w:sz w:val="22"/>
        </w:rPr>
        <w:t>Examples</w:t>
      </w:r>
      <w:r w:rsidR="003047AF" w:rsidRPr="00035949">
        <w:t>: the life of an organism</w:t>
      </w:r>
      <w:r w:rsidRPr="00035949">
        <w:rPr>
          <w:rStyle w:val="Annotation"/>
        </w:rPr>
        <w:t>\</w:t>
      </w:r>
      <w:r w:rsidR="003047AF" w:rsidRPr="00035949">
        <w:t xml:space="preserve">, </w:t>
      </w:r>
      <w:r w:rsidR="00400CAF" w:rsidRPr="00035949">
        <w:t xml:space="preserve">a </w:t>
      </w:r>
      <w:r w:rsidR="003047AF" w:rsidRPr="00035949">
        <w:t>process of sleeping</w:t>
      </w:r>
      <w:r w:rsidRPr="00035949">
        <w:rPr>
          <w:rStyle w:val="Annotation"/>
        </w:rPr>
        <w:t>\</w:t>
      </w:r>
      <w:r w:rsidR="003047AF" w:rsidRPr="00035949">
        <w:t xml:space="preserve">, </w:t>
      </w:r>
      <w:r w:rsidR="00400CAF" w:rsidRPr="00035949">
        <w:t xml:space="preserve">a </w:t>
      </w:r>
      <w:r w:rsidR="003047AF" w:rsidRPr="00035949">
        <w:t>process of cell-division,</w:t>
      </w:r>
      <w:r w:rsidRPr="00035949">
        <w:rPr>
          <w:rStyle w:val="Annotation"/>
        </w:rPr>
        <w:t xml:space="preserve"> \</w:t>
      </w:r>
      <w:r w:rsidR="003047AF" w:rsidRPr="00035949">
        <w:t xml:space="preserve"> a beating of the heart</w:t>
      </w:r>
      <w:r w:rsidRPr="00035949">
        <w:rPr>
          <w:rStyle w:val="Annotation"/>
        </w:rPr>
        <w:t>\</w:t>
      </w:r>
      <w:r w:rsidR="003047AF" w:rsidRPr="00035949">
        <w:t xml:space="preserve">, </w:t>
      </w:r>
      <w:r w:rsidR="00400CAF" w:rsidRPr="00035949">
        <w:t xml:space="preserve">a </w:t>
      </w:r>
      <w:r w:rsidR="003047AF" w:rsidRPr="00035949">
        <w:t>process of meiosis</w:t>
      </w:r>
      <w:r w:rsidRPr="00035949">
        <w:rPr>
          <w:rStyle w:val="Annotation"/>
        </w:rPr>
        <w:t>\</w:t>
      </w:r>
      <w:r w:rsidR="003047AF" w:rsidRPr="00035949">
        <w:t>, the course of a disease</w:t>
      </w:r>
      <w:r w:rsidRPr="00035949">
        <w:rPr>
          <w:rStyle w:val="Annotation"/>
        </w:rPr>
        <w:t>\</w:t>
      </w:r>
      <w:r w:rsidR="003047AF" w:rsidRPr="00035949">
        <w:t>, the flight of a bird</w:t>
      </w:r>
      <w:r w:rsidRPr="00035949">
        <w:rPr>
          <w:rStyle w:val="Annotation"/>
        </w:rPr>
        <w:t>\</w:t>
      </w:r>
      <w:r w:rsidR="003047AF" w:rsidRPr="00035949">
        <w:t xml:space="preserve">, </w:t>
      </w:r>
      <w:r w:rsidR="00400CAF" w:rsidRPr="00035949">
        <w:t xml:space="preserve">your </w:t>
      </w:r>
      <w:r w:rsidR="003047AF" w:rsidRPr="00035949">
        <w:t>process of aging.</w:t>
      </w:r>
      <w:r w:rsidRPr="00035949">
        <w:rPr>
          <w:rStyle w:val="Annotation"/>
        </w:rPr>
        <w:t xml:space="preserve"> ]</w:t>
      </w:r>
    </w:p>
    <w:p w14:paraId="30CDC550" w14:textId="77777777" w:rsidR="004229FD" w:rsidRPr="00035949" w:rsidRDefault="00B5286D" w:rsidP="00A36372">
      <w:r w:rsidRPr="00035949">
        <w:t>Histories are one important subtype of process.</w:t>
      </w:r>
    </w:p>
    <w:p w14:paraId="61175039" w14:textId="77777777" w:rsidR="003047AF" w:rsidRPr="00035949" w:rsidRDefault="004229FD" w:rsidP="00A36372">
      <w:r w:rsidRPr="00035949">
        <w:t>Just as there are relational qualities</w:t>
      </w:r>
      <w:r w:rsidR="00400CAF" w:rsidRPr="00035949">
        <w:t>,</w:t>
      </w:r>
      <w:r w:rsidRPr="00035949">
        <w:t xml:space="preserve"> so also there are relational processes, which </w:t>
      </w:r>
      <w:r w:rsidR="008A258E" w:rsidRPr="00035949">
        <w:rPr>
          <w:b/>
        </w:rPr>
        <w:t>s-depends_on</w:t>
      </w:r>
      <w:r w:rsidRPr="00035949">
        <w:rPr>
          <w:b/>
        </w:rPr>
        <w:t xml:space="preserve"> </w:t>
      </w:r>
      <w:r w:rsidRPr="00035949">
        <w:t>multiple material entities as their relata.</w:t>
      </w:r>
    </w:p>
    <w:p w14:paraId="566D8375" w14:textId="0064337C" w:rsidR="004229FD" w:rsidRPr="00035949" w:rsidRDefault="004229FD" w:rsidP="00A36372">
      <w:pPr>
        <w:rPr>
          <w:szCs w:val="23"/>
        </w:rPr>
      </w:pPr>
      <w:r w:rsidRPr="00035949">
        <w:rPr>
          <w:szCs w:val="23"/>
        </w:rPr>
        <w:t>Examples</w:t>
      </w:r>
      <w:r w:rsidR="00400CAF" w:rsidRPr="00035949">
        <w:rPr>
          <w:szCs w:val="23"/>
        </w:rPr>
        <w:t xml:space="preserve"> of relational processes</w:t>
      </w:r>
      <w:r w:rsidRPr="00035949">
        <w:rPr>
          <w:szCs w:val="23"/>
        </w:rPr>
        <w:t xml:space="preserve">: John </w:t>
      </w:r>
      <w:r w:rsidR="00CB5CA4" w:rsidRPr="00035949">
        <w:rPr>
          <w:szCs w:val="23"/>
        </w:rPr>
        <w:t xml:space="preserve">seeing </w:t>
      </w:r>
      <w:r w:rsidRPr="00035949">
        <w:rPr>
          <w:szCs w:val="23"/>
        </w:rPr>
        <w:t>Mary</w:t>
      </w:r>
      <w:r w:rsidRPr="00035949">
        <w:t xml:space="preserve"> [</w:t>
      </w:r>
      <w:r w:rsidR="00EC6A9C" w:rsidRPr="00035949">
        <w:fldChar w:fldCharType="begin"/>
      </w:r>
      <w:r w:rsidR="00EC6A9C" w:rsidRPr="00035949">
        <w:instrText xml:space="preserve"> REF _Ref309155275 \r \h  \* MERGEFORMAT </w:instrText>
      </w:r>
      <w:r w:rsidR="00EC6A9C" w:rsidRPr="00035949">
        <w:fldChar w:fldCharType="separate"/>
      </w:r>
      <w:r w:rsidR="000A7629">
        <w:t>1</w:t>
      </w:r>
      <w:r w:rsidR="00EC6A9C" w:rsidRPr="00035949">
        <w:fldChar w:fldCharType="end"/>
      </w:r>
      <w:r w:rsidR="00C1546F" w:rsidRPr="00035949">
        <w:t xml:space="preserve">, </w:t>
      </w:r>
      <w:r w:rsidR="00EC6A9C" w:rsidRPr="00035949">
        <w:fldChar w:fldCharType="begin"/>
      </w:r>
      <w:r w:rsidR="00EC6A9C" w:rsidRPr="00035949">
        <w:instrText xml:space="preserve"> REF _Ref309155274 \r \h  \* MERGEFORMAT </w:instrText>
      </w:r>
      <w:r w:rsidR="00EC6A9C" w:rsidRPr="00035949">
        <w:fldChar w:fldCharType="separate"/>
      </w:r>
      <w:r w:rsidR="000A7629">
        <w:t>4</w:t>
      </w:r>
      <w:r w:rsidR="00EC6A9C" w:rsidRPr="00035949">
        <w:fldChar w:fldCharType="end"/>
      </w:r>
      <w:r w:rsidRPr="00035949">
        <w:t xml:space="preserve">], </w:t>
      </w:r>
      <w:r w:rsidRPr="00035949">
        <w:rPr>
          <w:szCs w:val="23"/>
        </w:rPr>
        <w:t>a moving bo</w:t>
      </w:r>
      <w:r w:rsidR="00C1546F" w:rsidRPr="00035949">
        <w:rPr>
          <w:szCs w:val="23"/>
        </w:rPr>
        <w:t>dy’s crashing into a wall</w:t>
      </w:r>
      <w:r w:rsidR="00400CAF" w:rsidRPr="00035949">
        <w:rPr>
          <w:szCs w:val="23"/>
        </w:rPr>
        <w:t>, a game of snooker, the videotaping of an explosion.</w:t>
      </w:r>
    </w:p>
    <w:p w14:paraId="173D40FF" w14:textId="77777777" w:rsidR="00507FFE" w:rsidRPr="00035949" w:rsidRDefault="00507FFE" w:rsidP="00507FFE">
      <w:pPr>
        <w:pStyle w:val="Heading3"/>
      </w:pPr>
      <w:bookmarkStart w:id="409" w:name="_Toc501053129"/>
      <w:r w:rsidRPr="00035949">
        <w:t>History</w:t>
      </w:r>
      <w:bookmarkEnd w:id="409"/>
    </w:p>
    <w:p w14:paraId="38C1DD2F" w14:textId="77777777" w:rsidR="00E17BA9" w:rsidRDefault="00507FFE" w:rsidP="00507FFE">
      <w:pPr>
        <w:pStyle w:val="Specification"/>
      </w:pPr>
      <w:r w:rsidRPr="00035949">
        <w:rPr>
          <w:rStyle w:val="Annotation"/>
        </w:rPr>
        <w:t>as(history)[</w:t>
      </w:r>
      <w:r w:rsidRPr="00035949">
        <w:rPr>
          <w:smallCaps/>
        </w:rPr>
        <w:t>Elucidation:</w:t>
      </w:r>
      <w:r w:rsidRPr="00035949">
        <w:t xml:space="preserve"> A </w:t>
      </w:r>
      <w:r w:rsidRPr="00035949">
        <w:rPr>
          <w:i/>
        </w:rPr>
        <w:t>history</w:t>
      </w:r>
      <w:r w:rsidRPr="00035949">
        <w:t xml:space="preserve"> is a </w:t>
      </w:r>
      <w:r w:rsidRPr="00035949">
        <w:rPr>
          <w:i/>
        </w:rPr>
        <w:t xml:space="preserve">process </w:t>
      </w:r>
      <w:r w:rsidRPr="00035949">
        <w:t xml:space="preserve">that is the sum of the totality of </w:t>
      </w:r>
      <w:r w:rsidRPr="00035949">
        <w:rPr>
          <w:i/>
        </w:rPr>
        <w:t>processes</w:t>
      </w:r>
      <w:r w:rsidRPr="00035949">
        <w:t xml:space="preserve"> taking place in the </w:t>
      </w:r>
      <w:r w:rsidRPr="00035949">
        <w:rPr>
          <w:i/>
        </w:rPr>
        <w:t xml:space="preserve">spatiotemporal region </w:t>
      </w:r>
      <w:r w:rsidRPr="00035949">
        <w:rPr>
          <w:b/>
        </w:rPr>
        <w:t xml:space="preserve">occupied </w:t>
      </w:r>
      <w:r w:rsidRPr="00035949">
        <w:t xml:space="preserve">by a </w:t>
      </w:r>
      <w:r w:rsidRPr="00035949">
        <w:rPr>
          <w:i/>
        </w:rPr>
        <w:t>material entity</w:t>
      </w:r>
      <w:r w:rsidRPr="00035949">
        <w:t xml:space="preserve"> or </w:t>
      </w:r>
      <w:r w:rsidRPr="00035949">
        <w:rPr>
          <w:i/>
        </w:rPr>
        <w:t>site</w:t>
      </w:r>
      <w:r w:rsidRPr="00035949">
        <w:t>, including processes on the surface of the entity or within the cavities to which it serves as host. [138-001]</w:t>
      </w:r>
    </w:p>
    <w:p w14:paraId="23F3288A" w14:textId="1127A3C1" w:rsidR="00507FFE" w:rsidRPr="00035949" w:rsidRDefault="00507FFE" w:rsidP="00507FFE">
      <w:pPr>
        <w:pStyle w:val="Specification"/>
      </w:pPr>
      <w:r w:rsidRPr="00035949">
        <w:rPr>
          <w:rStyle w:val="Annotation"/>
        </w:rPr>
        <w:t>]</w:t>
      </w:r>
    </w:p>
    <w:p w14:paraId="42670EEC" w14:textId="495F487D" w:rsidR="00507FFE" w:rsidRPr="00035949" w:rsidRDefault="00507FFE" w:rsidP="003F00ED">
      <w:r w:rsidRPr="00035949">
        <w:t>See the OGMS definition of ‘</w:t>
      </w:r>
      <w:hyperlink r:id="rId41" w:history="1">
        <w:r w:rsidRPr="00035949">
          <w:rPr>
            <w:rStyle w:val="Hyperlink"/>
            <w:i/>
            <w:szCs w:val="23"/>
          </w:rPr>
          <w:t>extended organism</w:t>
        </w:r>
      </w:hyperlink>
      <w:r w:rsidRPr="00035949">
        <w:t>’ and also the treatment of embryontology in [</w:t>
      </w:r>
      <w:r w:rsidRPr="00035949">
        <w:fldChar w:fldCharType="begin"/>
      </w:r>
      <w:r w:rsidRPr="00035949">
        <w:instrText xml:space="preserve"> REF _Hlk47849653 \r \h  \* MERGEFORMAT </w:instrText>
      </w:r>
      <w:r w:rsidRPr="00035949">
        <w:fldChar w:fldCharType="separate"/>
      </w:r>
      <w:r w:rsidR="000A7629">
        <w:t>13</w:t>
      </w:r>
      <w:r w:rsidRPr="00035949">
        <w:fldChar w:fldCharType="end"/>
      </w:r>
      <w:r w:rsidRPr="00035949">
        <w:t xml:space="preserve">].) The history of a </w:t>
      </w:r>
      <w:r w:rsidRPr="00035949">
        <w:rPr>
          <w:i/>
        </w:rPr>
        <w:t xml:space="preserve">material entity </w:t>
      </w:r>
      <w:r w:rsidRPr="00035949">
        <w:t xml:space="preserve">will include, on the above account, the movements of neutrinos within the interior of the entity as they pass through. In OGMS (Check) we define </w:t>
      </w:r>
      <w:r w:rsidR="00DE1FA3">
        <w:t>t</w:t>
      </w:r>
      <w:r w:rsidR="00DE1FA3" w:rsidRPr="00035949">
        <w:t xml:space="preserve">he </w:t>
      </w:r>
      <w:r w:rsidRPr="00035949">
        <w:rPr>
          <w:i/>
        </w:rPr>
        <w:t>life</w:t>
      </w:r>
      <w:r w:rsidRPr="00035949">
        <w:t xml:space="preserve"> </w:t>
      </w:r>
      <w:r w:rsidR="001E657E">
        <w:rPr>
          <w:i/>
        </w:rPr>
        <w:t xml:space="preserve">course </w:t>
      </w:r>
      <w:r w:rsidRPr="00035949">
        <w:t>of an organism as the</w:t>
      </w:r>
      <w:r w:rsidR="003F00ED" w:rsidRPr="003F00ED">
        <w:t xml:space="preserve"> </w:t>
      </w:r>
      <w:r w:rsidR="003F00ED">
        <w:t>process which has as parts all the processes in which the organism is participant.</w:t>
      </w:r>
      <w:r w:rsidRPr="00035949">
        <w:t xml:space="preserve"> </w:t>
      </w:r>
    </w:p>
    <w:p w14:paraId="06B456F1" w14:textId="77777777" w:rsidR="00507FFE" w:rsidRPr="00035949" w:rsidRDefault="00507FFE" w:rsidP="00507FFE">
      <w:r w:rsidRPr="00035949">
        <w:lastRenderedPageBreak/>
        <w:t xml:space="preserve">The relation between a material entity and its history is one-to-one. Histories are thus very special kinds of processes, since not only is it the case that, for any material entity </w:t>
      </w:r>
      <w:r w:rsidRPr="00035949">
        <w:rPr>
          <w:i/>
        </w:rPr>
        <w:t>a</w:t>
      </w:r>
      <w:r w:rsidRPr="00035949">
        <w:t xml:space="preserve">, there is exactly one process which is the history of </w:t>
      </w:r>
      <w:r w:rsidRPr="00035949">
        <w:rPr>
          <w:i/>
        </w:rPr>
        <w:t>a</w:t>
      </w:r>
      <w:r w:rsidRPr="00035949">
        <w:t>, but also is it the case that for every history there is exactly one material entity which it is the history of.</w:t>
      </w:r>
    </w:p>
    <w:p w14:paraId="1F0643D9" w14:textId="43D26C24" w:rsidR="00507FFE" w:rsidRPr="00035949" w:rsidRDefault="00507FFE" w:rsidP="00507FFE">
      <w:pPr>
        <w:pStyle w:val="Specification"/>
        <w:rPr>
          <w:rStyle w:val="Annotation"/>
        </w:rPr>
      </w:pPr>
      <w:r w:rsidRPr="00035949">
        <w:rPr>
          <w:rStyle w:val="Annotation"/>
        </w:rPr>
        <w:t>a</w:t>
      </w:r>
      <w:r w:rsidR="00D05EB4" w:rsidRPr="00035949">
        <w:rPr>
          <w:rStyle w:val="Annotation"/>
        </w:rPr>
        <w:t>s</w:t>
      </w:r>
      <w:r w:rsidRPr="00035949">
        <w:rPr>
          <w:rStyle w:val="Annotation"/>
        </w:rPr>
        <w:t>(history_of)[</w:t>
      </w:r>
      <w:r w:rsidRPr="00035949">
        <w:rPr>
          <w:rStyle w:val="SpecificationType"/>
        </w:rPr>
        <w:t>Elucidation</w:t>
      </w:r>
      <w:r w:rsidRPr="00035949">
        <w:t xml:space="preserve">: b </w:t>
      </w:r>
      <w:r w:rsidRPr="00035949">
        <w:rPr>
          <w:b/>
        </w:rPr>
        <w:t>history_of</w:t>
      </w:r>
      <w:r w:rsidRPr="00035949">
        <w:t xml:space="preserve"> c if c is a material entity or site and b is a </w:t>
      </w:r>
      <w:r w:rsidRPr="00035949">
        <w:rPr>
          <w:i/>
        </w:rPr>
        <w:t>history</w:t>
      </w:r>
      <w:r w:rsidRPr="00035949">
        <w:t xml:space="preserve"> that is the unique </w:t>
      </w:r>
      <w:r w:rsidRPr="00035949">
        <w:rPr>
          <w:i/>
        </w:rPr>
        <w:t>history</w:t>
      </w:r>
      <w:r w:rsidRPr="00035949">
        <w:t xml:space="preserve"> of </w:t>
      </w:r>
      <w:r w:rsidRPr="00035949">
        <w:rPr>
          <w:i/>
        </w:rPr>
        <w:t>c</w:t>
      </w:r>
    </w:p>
    <w:p w14:paraId="72C66FF9" w14:textId="62C24D20" w:rsidR="00507FFE" w:rsidRPr="00035949" w:rsidRDefault="00507FFE" w:rsidP="00D05EB4">
      <w:pPr>
        <w:pStyle w:val="Specification"/>
        <w:rPr>
          <w:rStyle w:val="Annotation"/>
        </w:rPr>
      </w:pPr>
      <w:r w:rsidRPr="00035949">
        <w:rPr>
          <w:rStyle w:val="SpecificationType"/>
        </w:rPr>
        <w:t>Axiom</w:t>
      </w:r>
      <w:r w:rsidRPr="00035949">
        <w:t xml:space="preserve">: if </w:t>
      </w:r>
      <w:r w:rsidRPr="00035949">
        <w:rPr>
          <w:i/>
        </w:rPr>
        <w:t>b</w:t>
      </w:r>
      <w:r w:rsidRPr="00035949">
        <w:t xml:space="preserve"> </w:t>
      </w:r>
      <w:r w:rsidRPr="00035949">
        <w:rPr>
          <w:b/>
        </w:rPr>
        <w:t xml:space="preserve">history_of </w:t>
      </w:r>
      <w:r w:rsidRPr="00035949">
        <w:rPr>
          <w:i/>
        </w:rPr>
        <w:t>c</w:t>
      </w:r>
      <w:r w:rsidRPr="00035949">
        <w:t xml:space="preserve"> and </w:t>
      </w:r>
      <w:r w:rsidRPr="00035949">
        <w:rPr>
          <w:i/>
        </w:rPr>
        <w:t>b</w:t>
      </w:r>
      <w:r w:rsidRPr="00035949">
        <w:t xml:space="preserve"> </w:t>
      </w:r>
      <w:r w:rsidRPr="00035949">
        <w:rPr>
          <w:b/>
        </w:rPr>
        <w:t xml:space="preserve">history_of </w:t>
      </w:r>
      <w:r w:rsidRPr="00035949">
        <w:rPr>
          <w:i/>
        </w:rPr>
        <w:t>d</w:t>
      </w:r>
      <w:r w:rsidRPr="00035949">
        <w:t xml:space="preserve"> then </w:t>
      </w:r>
      <w:r w:rsidRPr="00035949">
        <w:rPr>
          <w:i/>
        </w:rPr>
        <w:t>c</w:t>
      </w:r>
      <w:r w:rsidRPr="00035949">
        <w:t>=</w:t>
      </w:r>
      <w:r w:rsidRPr="00035949">
        <w:rPr>
          <w:i/>
        </w:rPr>
        <w:t>d</w:t>
      </w:r>
      <w:r w:rsidRPr="00035949">
        <w:t xml:space="preserve"> [XXX-001]</w:t>
      </w:r>
    </w:p>
    <w:p w14:paraId="6C80E3C0" w14:textId="5B884180" w:rsidR="00507FFE" w:rsidRPr="00035949" w:rsidRDefault="00507FFE" w:rsidP="00507FFE">
      <w:pPr>
        <w:pStyle w:val="Specification"/>
      </w:pPr>
      <w:r w:rsidRPr="00035949">
        <w:rPr>
          <w:rStyle w:val="SpecificationType"/>
        </w:rPr>
        <w:t>Domain</w:t>
      </w:r>
      <w:r w:rsidRPr="00035949">
        <w:t>: history [XXX-001]</w:t>
      </w:r>
    </w:p>
    <w:p w14:paraId="014A589D" w14:textId="58D19FF5" w:rsidR="00507FFE" w:rsidRPr="00035949" w:rsidRDefault="00507FFE" w:rsidP="00D05EB4">
      <w:pPr>
        <w:pStyle w:val="Specification"/>
      </w:pPr>
      <w:r w:rsidRPr="00035949">
        <w:rPr>
          <w:rStyle w:val="SpecificationType"/>
        </w:rPr>
        <w:t>Range</w:t>
      </w:r>
      <w:r w:rsidRPr="00035949">
        <w:t>: material entity or site [XXX-001]</w:t>
      </w:r>
      <w:r w:rsidR="00D05EB4" w:rsidRPr="00035949">
        <w:rPr>
          <w:rStyle w:val="Annotation"/>
        </w:rPr>
        <w:t xml:space="preserve"> ]</w:t>
      </w:r>
    </w:p>
    <w:p w14:paraId="5AA49091" w14:textId="326C7EBF" w:rsidR="00507FFE" w:rsidRPr="00035949" w:rsidRDefault="00507FFE" w:rsidP="00507FFE">
      <w:pPr>
        <w:pStyle w:val="Specification"/>
        <w:rPr>
          <w:rStyle w:val="Annotation"/>
        </w:rPr>
      </w:pPr>
      <w:r w:rsidRPr="00035949">
        <w:rPr>
          <w:rStyle w:val="Annotation"/>
        </w:rPr>
        <w:t>a</w:t>
      </w:r>
      <w:r w:rsidR="00D05EB4" w:rsidRPr="00035949">
        <w:rPr>
          <w:rStyle w:val="Annotation"/>
        </w:rPr>
        <w:t>s</w:t>
      </w:r>
      <w:r w:rsidRPr="00035949">
        <w:rPr>
          <w:rStyle w:val="Annotation"/>
        </w:rPr>
        <w:t>(has_history)[</w:t>
      </w:r>
      <w:r w:rsidRPr="00035949">
        <w:rPr>
          <w:rStyle w:val="SpecificationType"/>
        </w:rPr>
        <w:t>definition</w:t>
      </w:r>
      <w:r w:rsidRPr="00035949">
        <w:t xml:space="preserve">: b </w:t>
      </w:r>
      <w:r w:rsidRPr="00035949">
        <w:rPr>
          <w:b/>
        </w:rPr>
        <w:t xml:space="preserve">has_history </w:t>
      </w:r>
      <w:r w:rsidRPr="00035949">
        <w:rPr>
          <w:i/>
        </w:rPr>
        <w:t>c</w:t>
      </w:r>
      <w:r w:rsidRPr="00035949">
        <w:t xml:space="preserve"> iff </w:t>
      </w:r>
      <w:r w:rsidRPr="00035949">
        <w:rPr>
          <w:i/>
        </w:rPr>
        <w:t>c</w:t>
      </w:r>
      <w:r w:rsidRPr="00035949">
        <w:t xml:space="preserve"> </w:t>
      </w:r>
      <w:r w:rsidRPr="00035949">
        <w:rPr>
          <w:b/>
        </w:rPr>
        <w:t>history_of</w:t>
      </w:r>
      <w:r w:rsidRPr="00035949">
        <w:t xml:space="preserve"> </w:t>
      </w:r>
      <w:r w:rsidRPr="00035949">
        <w:rPr>
          <w:i/>
        </w:rPr>
        <w:t xml:space="preserve">b </w:t>
      </w:r>
      <w:r w:rsidRPr="00035949">
        <w:t>[XXX-001]</w:t>
      </w:r>
      <w:r w:rsidRPr="00035949">
        <w:rPr>
          <w:rStyle w:val="Annotation"/>
        </w:rPr>
        <w:t>]</w:t>
      </w:r>
    </w:p>
    <w:p w14:paraId="4F7821E8" w14:textId="77777777" w:rsidR="00507FFE" w:rsidRPr="00035949" w:rsidRDefault="00507FFE" w:rsidP="00507FFE">
      <w:r w:rsidRPr="00035949">
        <w:t xml:space="preserve">Histories are additive. Thus for any two material entities </w:t>
      </w:r>
      <w:r w:rsidRPr="00035949">
        <w:rPr>
          <w:i/>
        </w:rPr>
        <w:t xml:space="preserve">b </w:t>
      </w:r>
      <w:r w:rsidRPr="00035949">
        <w:t xml:space="preserve">and </w:t>
      </w:r>
      <w:r w:rsidRPr="00035949">
        <w:rPr>
          <w:i/>
        </w:rPr>
        <w:t xml:space="preserve">c, </w:t>
      </w:r>
      <w:r w:rsidRPr="00035949">
        <w:t>the</w:t>
      </w:r>
      <w:r w:rsidRPr="00035949">
        <w:rPr>
          <w:i/>
        </w:rPr>
        <w:t xml:space="preserve"> </w:t>
      </w:r>
      <w:r w:rsidRPr="00035949">
        <w:t xml:space="preserve">history of the sum of </w:t>
      </w:r>
      <w:r w:rsidRPr="00035949">
        <w:rPr>
          <w:i/>
        </w:rPr>
        <w:t xml:space="preserve">b </w:t>
      </w:r>
      <w:r w:rsidRPr="00035949">
        <w:t xml:space="preserve">and </w:t>
      </w:r>
      <w:r w:rsidRPr="00035949">
        <w:rPr>
          <w:i/>
        </w:rPr>
        <w:t xml:space="preserve">c </w:t>
      </w:r>
      <w:r w:rsidRPr="00035949">
        <w:t>is the sum of their histories.</w:t>
      </w:r>
    </w:p>
    <w:p w14:paraId="0811357A" w14:textId="77777777" w:rsidR="00507FFE" w:rsidRPr="00035949" w:rsidRDefault="00507FFE" w:rsidP="00A36372"/>
    <w:p w14:paraId="4258F6CC" w14:textId="6A6270E3" w:rsidR="00F33687" w:rsidRPr="00035949" w:rsidRDefault="003047AF">
      <w:pPr>
        <w:pStyle w:val="Heading3"/>
      </w:pPr>
      <w:bookmarkStart w:id="410" w:name="_Toc313270727"/>
      <w:bookmarkStart w:id="411" w:name="_Toc501053130"/>
      <w:r w:rsidRPr="00035949">
        <w:t>Process boundary</w:t>
      </w:r>
      <w:bookmarkEnd w:id="410"/>
      <w:bookmarkEnd w:id="411"/>
    </w:p>
    <w:p w14:paraId="6A00BB09" w14:textId="77777777" w:rsidR="006738BC" w:rsidRPr="00035949" w:rsidRDefault="005C1359" w:rsidP="00A36372">
      <w:pPr>
        <w:pStyle w:val="Specification"/>
      </w:pPr>
      <w:r w:rsidRPr="00035949">
        <w:rPr>
          <w:rStyle w:val="Annotation"/>
        </w:rPr>
        <w:t>a(process boundary)[</w:t>
      </w:r>
      <w:r w:rsidR="00023196" w:rsidRPr="00035949">
        <w:rPr>
          <w:rStyle w:val="SpecificationType"/>
          <w:sz w:val="22"/>
        </w:rPr>
        <w:t>Definition</w:t>
      </w:r>
      <w:r w:rsidR="00023196" w:rsidRPr="00035949">
        <w:t xml:space="preserve">: </w:t>
      </w:r>
      <w:r w:rsidR="00222C8B" w:rsidRPr="00035949">
        <w:rPr>
          <w:i/>
        </w:rPr>
        <w:t xml:space="preserve">p </w:t>
      </w:r>
      <w:r w:rsidR="00222C8B" w:rsidRPr="00035949">
        <w:t>is a</w:t>
      </w:r>
      <w:r w:rsidR="00084F5F" w:rsidRPr="00035949">
        <w:rPr>
          <w:i/>
        </w:rPr>
        <w:t xml:space="preserve"> process </w:t>
      </w:r>
      <w:r w:rsidR="00222C8B" w:rsidRPr="00035949">
        <w:rPr>
          <w:i/>
        </w:rPr>
        <w:t>boundary</w:t>
      </w:r>
      <w:r w:rsidR="00222C8B" w:rsidRPr="00035949">
        <w:t xml:space="preserve"> =Def. </w:t>
      </w:r>
      <w:r w:rsidR="00222C8B" w:rsidRPr="00035949">
        <w:rPr>
          <w:i/>
        </w:rPr>
        <w:t>p</w:t>
      </w:r>
      <w:r w:rsidR="0017019A" w:rsidRPr="00035949">
        <w:rPr>
          <w:i/>
        </w:rPr>
        <w:t xml:space="preserve"> </w:t>
      </w:r>
      <w:r w:rsidR="0017019A" w:rsidRPr="00035949">
        <w:t xml:space="preserve">is a </w:t>
      </w:r>
      <w:r w:rsidR="0017019A" w:rsidRPr="00035949">
        <w:rPr>
          <w:b/>
        </w:rPr>
        <w:t xml:space="preserve">temporal part </w:t>
      </w:r>
      <w:r w:rsidR="0017019A" w:rsidRPr="00035949">
        <w:t>of a</w:t>
      </w:r>
      <w:r w:rsidR="0017019A" w:rsidRPr="00035949">
        <w:rPr>
          <w:b/>
          <w:i/>
        </w:rPr>
        <w:t xml:space="preserve"> </w:t>
      </w:r>
      <w:r w:rsidR="0017019A" w:rsidRPr="00035949">
        <w:rPr>
          <w:i/>
        </w:rPr>
        <w:t xml:space="preserve">process </w:t>
      </w:r>
      <w:r w:rsidR="0017019A" w:rsidRPr="00035949">
        <w:t xml:space="preserve">&amp; </w:t>
      </w:r>
      <w:r w:rsidR="0017019A" w:rsidRPr="00035949">
        <w:rPr>
          <w:i/>
        </w:rPr>
        <w:t xml:space="preserve">p </w:t>
      </w:r>
      <w:r w:rsidR="0017019A" w:rsidRPr="00035949">
        <w:t>has no</w:t>
      </w:r>
      <w:r w:rsidR="0017019A" w:rsidRPr="00035949">
        <w:rPr>
          <w:i/>
        </w:rPr>
        <w:t xml:space="preserve"> </w:t>
      </w:r>
      <w:r w:rsidR="0017019A" w:rsidRPr="00035949">
        <w:rPr>
          <w:b/>
        </w:rPr>
        <w:t>proper temporal parts.</w:t>
      </w:r>
      <w:r w:rsidR="0017019A" w:rsidRPr="00035949">
        <w:t xml:space="preserve"> </w:t>
      </w:r>
      <w:r w:rsidR="006D323D" w:rsidRPr="00035949">
        <w:t>[084-001]</w:t>
      </w:r>
      <w:r w:rsidRPr="00035949">
        <w:rPr>
          <w:rStyle w:val="Annotation"/>
        </w:rPr>
        <w:t>]</w:t>
      </w:r>
    </w:p>
    <w:p w14:paraId="39143AB0" w14:textId="5D91A3BB" w:rsidR="00222C8B" w:rsidRPr="00035949" w:rsidRDefault="005C1359" w:rsidP="00A36372">
      <w:pPr>
        <w:pStyle w:val="Specification"/>
      </w:pPr>
      <w:r w:rsidRPr="00035949">
        <w:rPr>
          <w:rStyle w:val="Annotation"/>
        </w:rPr>
        <w:t>a(process boundary)[</w:t>
      </w:r>
      <w:r w:rsidR="006738BC" w:rsidRPr="00035949">
        <w:rPr>
          <w:rStyle w:val="SpecificationType"/>
          <w:sz w:val="22"/>
        </w:rPr>
        <w:t>Axiom:</w:t>
      </w:r>
      <w:r w:rsidR="006738BC" w:rsidRPr="00035949">
        <w:rPr>
          <w:i/>
        </w:rPr>
        <w:t xml:space="preserve"> </w:t>
      </w:r>
      <w:r w:rsidR="006738BC" w:rsidRPr="00035949">
        <w:t xml:space="preserve">Every process boundary </w:t>
      </w:r>
      <w:r w:rsidR="00555732" w:rsidRPr="00035949">
        <w:rPr>
          <w:b/>
        </w:rPr>
        <w:t>occupies_temporal_region</w:t>
      </w:r>
      <w:r w:rsidR="00EE397F" w:rsidRPr="00035949">
        <w:rPr>
          <w:b/>
        </w:rPr>
        <w:t xml:space="preserve"> </w:t>
      </w:r>
      <w:r w:rsidR="00EE397F" w:rsidRPr="00035949">
        <w:t>a</w:t>
      </w:r>
      <w:r w:rsidR="00EE397F" w:rsidRPr="00035949">
        <w:rPr>
          <w:b/>
          <w:i/>
        </w:rPr>
        <w:t xml:space="preserve"> </w:t>
      </w:r>
      <w:r w:rsidR="00222C8B" w:rsidRPr="00035949">
        <w:rPr>
          <w:i/>
        </w:rPr>
        <w:t>zero-dimensional temporal region.</w:t>
      </w:r>
      <w:r w:rsidR="006D323D" w:rsidRPr="00035949">
        <w:t xml:space="preserve"> [085-00</w:t>
      </w:r>
      <w:r w:rsidR="00EE397F" w:rsidRPr="00035949">
        <w:t>2</w:t>
      </w:r>
      <w:r w:rsidR="006D323D" w:rsidRPr="00035949">
        <w:t>]</w:t>
      </w:r>
      <w:r w:rsidRPr="00035949">
        <w:rPr>
          <w:rStyle w:val="Annotation"/>
        </w:rPr>
        <w:t xml:space="preserve"> ]</w:t>
      </w:r>
    </w:p>
    <w:p w14:paraId="581C336C" w14:textId="77777777" w:rsidR="003047AF" w:rsidRPr="00035949" w:rsidRDefault="005C1359" w:rsidP="00A36372">
      <w:pPr>
        <w:pStyle w:val="Specification"/>
        <w:rPr>
          <w:sz w:val="18"/>
          <w:szCs w:val="20"/>
        </w:rPr>
      </w:pPr>
      <w:r w:rsidRPr="00035949">
        <w:rPr>
          <w:rStyle w:val="Annotation"/>
        </w:rPr>
        <w:t>a(process boundary)[</w:t>
      </w:r>
      <w:r w:rsidR="003047AF" w:rsidRPr="00035949">
        <w:rPr>
          <w:rStyle w:val="SpecificationType"/>
          <w:sz w:val="22"/>
        </w:rPr>
        <w:t>E</w:t>
      </w:r>
      <w:r w:rsidR="00E44217" w:rsidRPr="00035949">
        <w:rPr>
          <w:rStyle w:val="SpecificationType"/>
          <w:sz w:val="22"/>
        </w:rPr>
        <w:t>xample</w:t>
      </w:r>
      <w:r w:rsidR="003047AF" w:rsidRPr="00035949">
        <w:t xml:space="preserve">: </w:t>
      </w:r>
      <w:r w:rsidR="00E44217" w:rsidRPr="00035949">
        <w:t>the boundary between the 2nd and 3rd year of your life.</w:t>
      </w:r>
      <w:r w:rsidRPr="00035949">
        <w:rPr>
          <w:rStyle w:val="Annotation"/>
        </w:rPr>
        <w:t xml:space="preserve"> ]</w:t>
      </w:r>
    </w:p>
    <w:p w14:paraId="4CEDACFF" w14:textId="77777777" w:rsidR="00F33687" w:rsidRPr="00035949" w:rsidRDefault="007132E0" w:rsidP="00B841FA">
      <w:pPr>
        <w:pStyle w:val="Heading3"/>
      </w:pPr>
      <w:bookmarkStart w:id="412" w:name="_Toc329716183"/>
      <w:bookmarkStart w:id="413" w:name="_Toc313270728"/>
      <w:bookmarkStart w:id="414" w:name="_Toc501053131"/>
      <w:bookmarkEnd w:id="412"/>
      <w:r w:rsidRPr="00035949">
        <w:t>Relation of participation</w:t>
      </w:r>
      <w:bookmarkEnd w:id="413"/>
      <w:bookmarkEnd w:id="414"/>
    </w:p>
    <w:p w14:paraId="551288A7" w14:textId="77777777" w:rsidR="00C1546F" w:rsidRPr="00035949" w:rsidRDefault="000E066A" w:rsidP="00486765">
      <w:pPr>
        <w:pStyle w:val="Specification"/>
      </w:pPr>
      <w:r w:rsidRPr="00035949">
        <w:rPr>
          <w:rStyle w:val="Annotation"/>
        </w:rPr>
        <w:t>a(has_participant)[</w:t>
      </w:r>
      <w:r w:rsidR="00C1546F" w:rsidRPr="00035949">
        <w:rPr>
          <w:rStyle w:val="SpecificationType"/>
          <w:sz w:val="22"/>
        </w:rPr>
        <w:t>Elucidation</w:t>
      </w:r>
      <w:r w:rsidR="00C1546F" w:rsidRPr="00035949">
        <w:rPr>
          <w:rStyle w:val="Strong"/>
          <w:rFonts w:ascii="Times New Roman" w:hAnsi="Times New Roman"/>
          <w:b w:val="0"/>
          <w:smallCaps/>
          <w:szCs w:val="23"/>
          <w:bdr w:val="none" w:sz="0" w:space="0" w:color="auto" w:frame="1"/>
        </w:rPr>
        <w:t xml:space="preserve">: </w:t>
      </w:r>
      <w:r w:rsidR="00C1546F" w:rsidRPr="00035949">
        <w:rPr>
          <w:rStyle w:val="Strong"/>
          <w:rFonts w:ascii="Times New Roman" w:hAnsi="Times New Roman"/>
          <w:szCs w:val="23"/>
          <w:bdr w:val="none" w:sz="0" w:space="0" w:color="auto" w:frame="1"/>
        </w:rPr>
        <w:t xml:space="preserve">has_participant </w:t>
      </w:r>
      <w:r w:rsidR="007132E0" w:rsidRPr="00035949">
        <w:rPr>
          <w:rStyle w:val="Strong"/>
          <w:rFonts w:ascii="Times New Roman" w:hAnsi="Times New Roman"/>
          <w:b w:val="0"/>
          <w:szCs w:val="23"/>
          <w:bdr w:val="none" w:sz="0" w:space="0" w:color="auto" w:frame="1"/>
        </w:rPr>
        <w:t>is an</w:t>
      </w:r>
      <w:r w:rsidR="007132E0" w:rsidRPr="00035949">
        <w:t xml:space="preserve"> instance-level relation between </w:t>
      </w:r>
      <w:r w:rsidR="005C3F8B" w:rsidRPr="00035949">
        <w:t xml:space="preserve">a </w:t>
      </w:r>
      <w:r w:rsidR="005C3F8B" w:rsidRPr="00035949">
        <w:rPr>
          <w:i/>
        </w:rPr>
        <w:t>process</w:t>
      </w:r>
      <w:r w:rsidR="007132E0" w:rsidRPr="00035949">
        <w:t xml:space="preserve">, </w:t>
      </w:r>
      <w:r w:rsidR="005C3F8B" w:rsidRPr="00035949">
        <w:t xml:space="preserve">a </w:t>
      </w:r>
      <w:r w:rsidR="007132E0" w:rsidRPr="00035949">
        <w:rPr>
          <w:i/>
        </w:rPr>
        <w:t>continuant</w:t>
      </w:r>
      <w:r w:rsidR="007132E0" w:rsidRPr="00035949">
        <w:t xml:space="preserve">, and a </w:t>
      </w:r>
      <w:r w:rsidR="007132E0" w:rsidRPr="00035949">
        <w:rPr>
          <w:i/>
        </w:rPr>
        <w:t>t</w:t>
      </w:r>
      <w:r w:rsidR="00B5286D" w:rsidRPr="00035949">
        <w:rPr>
          <w:i/>
        </w:rPr>
        <w:t>emporal region</w:t>
      </w:r>
      <w:r w:rsidR="00B5286D" w:rsidRPr="00035949">
        <w:t xml:space="preserve"> at </w:t>
      </w:r>
      <w:r w:rsidR="007132E0" w:rsidRPr="00035949">
        <w:t xml:space="preserve">which the continuant participates in some way in the </w:t>
      </w:r>
      <w:r w:rsidR="00B5286D" w:rsidRPr="00035949">
        <w:rPr>
          <w:i/>
        </w:rPr>
        <w:t>process</w:t>
      </w:r>
      <w:r w:rsidR="007132E0" w:rsidRPr="00035949">
        <w:t xml:space="preserve">. </w:t>
      </w:r>
      <w:r w:rsidR="006D323D" w:rsidRPr="00035949">
        <w:t>[086-00</w:t>
      </w:r>
      <w:r w:rsidR="00B5286D" w:rsidRPr="00035949">
        <w:t>3</w:t>
      </w:r>
      <w:r w:rsidR="006D323D" w:rsidRPr="00035949">
        <w:t>]</w:t>
      </w:r>
      <w:r w:rsidRPr="00035949">
        <w:rPr>
          <w:rStyle w:val="Annotation"/>
        </w:rPr>
        <w:t>]</w:t>
      </w:r>
    </w:p>
    <w:p w14:paraId="43115C97" w14:textId="77777777" w:rsidR="00C1546F" w:rsidRPr="00035949" w:rsidRDefault="000E066A">
      <w:pPr>
        <w:pStyle w:val="Specification"/>
      </w:pPr>
      <w:r w:rsidRPr="00035949">
        <w:rPr>
          <w:rStyle w:val="Annotation"/>
        </w:rPr>
        <w:t>a(has_participant)[</w:t>
      </w:r>
      <w:r w:rsidR="00C1546F" w:rsidRPr="00035949">
        <w:rPr>
          <w:rStyle w:val="SpecificationType"/>
          <w:sz w:val="22"/>
        </w:rPr>
        <w:t>Domain</w:t>
      </w:r>
      <w:r w:rsidR="00C1546F" w:rsidRPr="00035949">
        <w:rPr>
          <w:rStyle w:val="Strong"/>
          <w:rFonts w:ascii="Times New Roman" w:hAnsi="Times New Roman"/>
          <w:b w:val="0"/>
          <w:smallCaps/>
          <w:szCs w:val="23"/>
          <w:bdr w:val="none" w:sz="0" w:space="0" w:color="auto" w:frame="1"/>
        </w:rPr>
        <w:t xml:space="preserve">: </w:t>
      </w:r>
      <w:r w:rsidR="005C3F8B" w:rsidRPr="00035949">
        <w:t>process</w:t>
      </w:r>
      <w:r w:rsidRPr="00035949">
        <w:rPr>
          <w:rStyle w:val="Annotation"/>
        </w:rPr>
        <w:t>]</w:t>
      </w:r>
    </w:p>
    <w:p w14:paraId="0C19D23E" w14:textId="77777777" w:rsidR="00C1546F" w:rsidRPr="00035949" w:rsidRDefault="000E066A" w:rsidP="00B6123E">
      <w:pPr>
        <w:pStyle w:val="Specification"/>
      </w:pPr>
      <w:r w:rsidRPr="00035949">
        <w:rPr>
          <w:rStyle w:val="Annotation"/>
        </w:rPr>
        <w:t>a</w:t>
      </w:r>
      <w:r w:rsidR="00F335C7" w:rsidRPr="00035949">
        <w:rPr>
          <w:rStyle w:val="Annotation"/>
        </w:rPr>
        <w:t>t</w:t>
      </w:r>
      <w:r w:rsidRPr="00035949">
        <w:rPr>
          <w:rStyle w:val="Annotation"/>
        </w:rPr>
        <w:t>(has_participant)[</w:t>
      </w:r>
      <w:r w:rsidR="00C1546F" w:rsidRPr="00035949">
        <w:rPr>
          <w:rStyle w:val="SpecificationType"/>
          <w:sz w:val="22"/>
        </w:rPr>
        <w:t>Range</w:t>
      </w:r>
      <w:r w:rsidR="00C1546F" w:rsidRPr="00035949">
        <w:rPr>
          <w:rStyle w:val="Strong"/>
          <w:rFonts w:ascii="Times New Roman" w:hAnsi="Times New Roman"/>
          <w:b w:val="0"/>
          <w:smallCaps/>
          <w:szCs w:val="23"/>
          <w:bdr w:val="none" w:sz="0" w:space="0" w:color="auto" w:frame="1"/>
        </w:rPr>
        <w:t xml:space="preserve">: </w:t>
      </w:r>
      <w:r w:rsidR="00C1546F" w:rsidRPr="00035949">
        <w:rPr>
          <w:i/>
        </w:rPr>
        <w:t>independent continuant</w:t>
      </w:r>
      <w:r w:rsidR="00B5286D" w:rsidRPr="00035949">
        <w:rPr>
          <w:i/>
        </w:rPr>
        <w:t xml:space="preserve"> that is not a spatial region</w:t>
      </w:r>
      <w:r w:rsidR="00AB13CB" w:rsidRPr="00035949">
        <w:t>,</w:t>
      </w:r>
      <w:r w:rsidR="00AB13CB" w:rsidRPr="00035949">
        <w:rPr>
          <w:i/>
        </w:rPr>
        <w:t xml:space="preserve"> specifically dependent continuant</w:t>
      </w:r>
      <w:r w:rsidR="00AB13CB" w:rsidRPr="00035949">
        <w:t>,</w:t>
      </w:r>
      <w:r w:rsidR="00AB13CB" w:rsidRPr="00035949">
        <w:rPr>
          <w:i/>
        </w:rPr>
        <w:t xml:space="preserve"> generically dependent continuant</w:t>
      </w:r>
      <w:r w:rsidRPr="00035949">
        <w:rPr>
          <w:rStyle w:val="Annotation"/>
        </w:rPr>
        <w:t>]</w:t>
      </w:r>
    </w:p>
    <w:p w14:paraId="55A34FA4" w14:textId="02BD8D1E" w:rsidR="007132E0" w:rsidRPr="00035949" w:rsidRDefault="000E066A" w:rsidP="00486765">
      <w:pPr>
        <w:pStyle w:val="Specification"/>
      </w:pPr>
      <w:r w:rsidRPr="00035949">
        <w:rPr>
          <w:rStyle w:val="Annotation"/>
        </w:rPr>
        <w:lastRenderedPageBreak/>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r w:rsidR="007132E0" w:rsidRPr="00035949">
        <w:rPr>
          <w:b/>
        </w:rPr>
        <w:t xml:space="preserve">has_participant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b</w:t>
      </w:r>
      <w:r w:rsidR="007132E0" w:rsidRPr="00035949">
        <w:rPr>
          <w:i/>
        </w:rPr>
        <w:t xml:space="preserve"> </w:t>
      </w:r>
      <w:r w:rsidR="007132E0" w:rsidRPr="00035949">
        <w:t xml:space="preserve">is an </w:t>
      </w:r>
      <w:r w:rsidR="007132E0" w:rsidRPr="00035949">
        <w:rPr>
          <w:i/>
        </w:rPr>
        <w:t>occurrent</w:t>
      </w:r>
      <w:r w:rsidR="006D323D" w:rsidRPr="00035949">
        <w:t>. [087-001]</w:t>
      </w:r>
      <w:r w:rsidRPr="00035949">
        <w:rPr>
          <w:rStyle w:val="Annotation"/>
        </w:rPr>
        <w:t xml:space="preserve"> ]</w:t>
      </w:r>
    </w:p>
    <w:p w14:paraId="75332C7A" w14:textId="2A5E110B" w:rsidR="007132E0" w:rsidRPr="00035949" w:rsidRDefault="000E066A">
      <w:pPr>
        <w:pStyle w:val="Specification"/>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r w:rsidR="007132E0" w:rsidRPr="00035949">
        <w:rPr>
          <w:b/>
        </w:rPr>
        <w:t xml:space="preserve">has_participant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c</w:t>
      </w:r>
      <w:r w:rsidR="007132E0" w:rsidRPr="00035949">
        <w:rPr>
          <w:i/>
        </w:rPr>
        <w:t xml:space="preserve"> </w:t>
      </w:r>
      <w:r w:rsidR="007132E0" w:rsidRPr="00035949">
        <w:t xml:space="preserve">is </w:t>
      </w:r>
      <w:r w:rsidR="00AB13CB" w:rsidRPr="00035949">
        <w:t xml:space="preserve">a </w:t>
      </w:r>
      <w:r w:rsidR="007132E0" w:rsidRPr="00035949">
        <w:rPr>
          <w:i/>
        </w:rPr>
        <w:t>continuant</w:t>
      </w:r>
      <w:r w:rsidR="006D323D" w:rsidRPr="00035949">
        <w:t>. [088-001]</w:t>
      </w:r>
      <w:r w:rsidRPr="00035949">
        <w:rPr>
          <w:rStyle w:val="Annotation"/>
        </w:rPr>
        <w:t xml:space="preserve"> ]</w:t>
      </w:r>
    </w:p>
    <w:p w14:paraId="473E45B9" w14:textId="049BBEFB" w:rsidR="00037764" w:rsidRPr="00035949" w:rsidRDefault="000E066A" w:rsidP="00C74368">
      <w:pPr>
        <w:pStyle w:val="Specification"/>
        <w:rPr>
          <w:b/>
        </w:rPr>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r w:rsidR="007132E0" w:rsidRPr="00035949">
        <w:rPr>
          <w:b/>
        </w:rPr>
        <w:t xml:space="preserve">has_participant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c</w:t>
      </w:r>
      <w:r w:rsidR="007132E0" w:rsidRPr="00035949">
        <w:rPr>
          <w:i/>
        </w:rPr>
        <w:t xml:space="preserve"> </w:t>
      </w:r>
      <w:r w:rsidR="007132E0" w:rsidRPr="00035949">
        <w:t xml:space="preserve">exists </w:t>
      </w:r>
      <w:r w:rsidR="007132E0" w:rsidRPr="00035949">
        <w:rPr>
          <w:b/>
        </w:rPr>
        <w:t>at</w:t>
      </w:r>
      <w:r w:rsidR="007132E0" w:rsidRPr="00035949">
        <w:t xml:space="preserve"> </w:t>
      </w:r>
      <w:r w:rsidR="007132E0" w:rsidRPr="00035949">
        <w:rPr>
          <w:i/>
        </w:rPr>
        <w:t>t</w:t>
      </w:r>
      <w:r w:rsidR="006D323D" w:rsidRPr="00035949">
        <w:t>. [089-001]</w:t>
      </w:r>
      <w:r w:rsidRPr="00035949">
        <w:rPr>
          <w:rStyle w:val="Annotation"/>
        </w:rPr>
        <w:t xml:space="preserve"> ]</w:t>
      </w:r>
    </w:p>
    <w:p w14:paraId="3B05985C" w14:textId="76759707" w:rsidR="00AB13CB" w:rsidRPr="00035949" w:rsidRDefault="000E066A" w:rsidP="009D23B6">
      <w:pPr>
        <w:pStyle w:val="Specification"/>
      </w:pPr>
      <w:r w:rsidRPr="00035949">
        <w:rPr>
          <w:rStyle w:val="Annotation"/>
        </w:rPr>
        <w:t>a(has_participant)[</w:t>
      </w:r>
      <w:r w:rsidR="00AB13CB" w:rsidRPr="00035949">
        <w:rPr>
          <w:rStyle w:val="SpecificationType"/>
          <w:sz w:val="22"/>
        </w:rPr>
        <w:t>Axiom</w:t>
      </w:r>
      <w:r w:rsidR="00AB13CB" w:rsidRPr="00035949">
        <w:rPr>
          <w:smallCaps/>
        </w:rPr>
        <w:t>:</w:t>
      </w:r>
      <w:r w:rsidR="00AB13CB" w:rsidRPr="00035949">
        <w:t xml:space="preserve"> if </w:t>
      </w:r>
      <w:r w:rsidR="00D92227" w:rsidRPr="00035949">
        <w:rPr>
          <w:i/>
        </w:rPr>
        <w:t>b</w:t>
      </w:r>
      <w:r w:rsidR="00AB13CB" w:rsidRPr="00035949">
        <w:rPr>
          <w:i/>
        </w:rPr>
        <w:t xml:space="preserve"> </w:t>
      </w:r>
      <w:r w:rsidR="00AB13CB" w:rsidRPr="00035949">
        <w:rPr>
          <w:b/>
        </w:rPr>
        <w:t xml:space="preserve">has_participant </w:t>
      </w:r>
      <w:r w:rsidR="00D92227" w:rsidRPr="00035949">
        <w:rPr>
          <w:i/>
        </w:rPr>
        <w:t>c</w:t>
      </w:r>
      <w:r w:rsidR="00AB13CB" w:rsidRPr="00035949">
        <w:rPr>
          <w:b/>
          <w:i/>
        </w:rPr>
        <w:t xml:space="preserve"> </w:t>
      </w:r>
      <w:r w:rsidR="00AB13CB" w:rsidRPr="00035949">
        <w:rPr>
          <w:b/>
        </w:rPr>
        <w:t xml:space="preserve">at </w:t>
      </w:r>
      <w:r w:rsidR="00AB13CB" w:rsidRPr="00035949">
        <w:rPr>
          <w:i/>
        </w:rPr>
        <w:t xml:space="preserve">t </w:t>
      </w:r>
      <w:r w:rsidR="00AB13CB" w:rsidRPr="00035949">
        <w:t xml:space="preserve">&amp; </w:t>
      </w:r>
      <w:r w:rsidR="00D92227" w:rsidRPr="00035949">
        <w:rPr>
          <w:i/>
        </w:rPr>
        <w:t>c</w:t>
      </w:r>
      <w:r w:rsidR="00AB13CB" w:rsidRPr="00035949">
        <w:rPr>
          <w:i/>
        </w:rPr>
        <w:t xml:space="preserve"> </w:t>
      </w:r>
      <w:r w:rsidR="00AB13CB" w:rsidRPr="00035949">
        <w:t xml:space="preserve">is a </w:t>
      </w:r>
      <w:r w:rsidR="00AB13CB" w:rsidRPr="00035949">
        <w:rPr>
          <w:i/>
        </w:rPr>
        <w:t>specifically</w:t>
      </w:r>
      <w:r w:rsidR="00AB13CB" w:rsidRPr="00035949">
        <w:t xml:space="preserve"> </w:t>
      </w:r>
      <w:r w:rsidR="00AB13CB" w:rsidRPr="00035949">
        <w:rPr>
          <w:i/>
        </w:rPr>
        <w:t>dependent continuant</w:t>
      </w:r>
      <w:r w:rsidR="00AB13CB" w:rsidRPr="00035949">
        <w:t xml:space="preserve">, then there is some </w:t>
      </w:r>
      <w:r w:rsidR="00B5286D" w:rsidRPr="00035949">
        <w:rPr>
          <w:i/>
        </w:rPr>
        <w:t xml:space="preserve">independent continuant </w:t>
      </w:r>
      <w:r w:rsidR="00B5286D" w:rsidRPr="00035949">
        <w:t xml:space="preserve">that is not a </w:t>
      </w:r>
      <w:r w:rsidR="00B5286D" w:rsidRPr="00035949">
        <w:rPr>
          <w:i/>
        </w:rPr>
        <w:t>spatial region</w:t>
      </w:r>
      <w:r w:rsidR="00D92227" w:rsidRPr="00035949">
        <w:rPr>
          <w:i/>
        </w:rPr>
        <w:t xml:space="preserve"> d</w:t>
      </w:r>
      <w:r w:rsidR="00AB13CB" w:rsidRPr="00035949">
        <w:t xml:space="preserve">, </w:t>
      </w:r>
      <w:r w:rsidR="00D92227" w:rsidRPr="00035949">
        <w:rPr>
          <w:i/>
        </w:rPr>
        <w:t>c</w:t>
      </w:r>
      <w:r w:rsidR="00AB13CB" w:rsidRPr="00035949">
        <w:rPr>
          <w:i/>
        </w:rPr>
        <w:t xml:space="preserve"> </w:t>
      </w:r>
      <w:r w:rsidR="008A258E" w:rsidRPr="00035949">
        <w:rPr>
          <w:b/>
        </w:rPr>
        <w:t>s-depends_on</w:t>
      </w:r>
      <w:r w:rsidR="00EB5D75" w:rsidRPr="00035949">
        <w:t xml:space="preserve"> </w:t>
      </w:r>
      <w:r w:rsidR="00D92227" w:rsidRPr="00035949">
        <w:rPr>
          <w:i/>
        </w:rPr>
        <w:t>d</w:t>
      </w:r>
      <w:r w:rsidR="00EB5D75" w:rsidRPr="00035949">
        <w:rPr>
          <w:i/>
        </w:rPr>
        <w:t xml:space="preserve"> </w:t>
      </w:r>
      <w:r w:rsidR="00E62AAC" w:rsidRPr="00035949">
        <w:rPr>
          <w:b/>
        </w:rPr>
        <w:t xml:space="preserve">at </w:t>
      </w:r>
      <w:r w:rsidR="00E62AAC" w:rsidRPr="00035949">
        <w:rPr>
          <w:i/>
        </w:rPr>
        <w:t xml:space="preserve">t </w:t>
      </w:r>
      <w:r w:rsidR="00EB5D75" w:rsidRPr="00035949">
        <w:t xml:space="preserve">&amp; </w:t>
      </w:r>
      <w:r w:rsidR="00D92227" w:rsidRPr="00035949">
        <w:rPr>
          <w:i/>
        </w:rPr>
        <w:t>b</w:t>
      </w:r>
      <w:r w:rsidR="00EB5D75" w:rsidRPr="00035949">
        <w:rPr>
          <w:i/>
        </w:rPr>
        <w:t xml:space="preserve"> </w:t>
      </w:r>
      <w:r w:rsidR="008A258E" w:rsidRPr="00035949">
        <w:rPr>
          <w:b/>
        </w:rPr>
        <w:t>s-depends_on</w:t>
      </w:r>
      <w:r w:rsidR="00EB5D75" w:rsidRPr="00035949">
        <w:t xml:space="preserve"> </w:t>
      </w:r>
      <w:r w:rsidR="00D92227" w:rsidRPr="00035949">
        <w:rPr>
          <w:i/>
        </w:rPr>
        <w:t>d</w:t>
      </w:r>
      <w:r w:rsidR="00E62AAC" w:rsidRPr="00035949">
        <w:rPr>
          <w:b/>
        </w:rPr>
        <w:t xml:space="preserve"> at </w:t>
      </w:r>
      <w:r w:rsidR="00E62AAC" w:rsidRPr="00035949">
        <w:rPr>
          <w:i/>
        </w:rPr>
        <w:t>t</w:t>
      </w:r>
      <w:r w:rsidR="006D323D" w:rsidRPr="00035949">
        <w:t>. [090-</w:t>
      </w:r>
      <w:r w:rsidR="00E62AAC" w:rsidRPr="00035949">
        <w:t>00</w:t>
      </w:r>
      <w:r w:rsidR="00B5286D" w:rsidRPr="00035949">
        <w:t>3</w:t>
      </w:r>
      <w:r w:rsidR="006D323D" w:rsidRPr="00035949">
        <w:t>]</w:t>
      </w:r>
      <w:r w:rsidRPr="00035949">
        <w:rPr>
          <w:rStyle w:val="Annotation"/>
        </w:rPr>
        <w:t xml:space="preserve"> ]</w:t>
      </w:r>
    </w:p>
    <w:p w14:paraId="456AAF5A" w14:textId="18F9B732" w:rsidR="00037764" w:rsidRPr="00035949" w:rsidRDefault="000E066A" w:rsidP="00C74368">
      <w:pPr>
        <w:pStyle w:val="Specification"/>
      </w:pPr>
      <w:r w:rsidRPr="00035949">
        <w:rPr>
          <w:rStyle w:val="Annotation"/>
        </w:rPr>
        <w:t>a(has_participant)[</w:t>
      </w:r>
      <w:r w:rsidR="00EB5D75" w:rsidRPr="00035949">
        <w:rPr>
          <w:rStyle w:val="SpecificationType"/>
          <w:sz w:val="22"/>
        </w:rPr>
        <w:t>Axiom</w:t>
      </w:r>
      <w:r w:rsidR="00EB5D75" w:rsidRPr="00035949">
        <w:rPr>
          <w:smallCaps/>
        </w:rPr>
        <w:t>:</w:t>
      </w:r>
      <w:r w:rsidR="00EB5D75" w:rsidRPr="00035949">
        <w:t xml:space="preserve"> if </w:t>
      </w:r>
      <w:r w:rsidR="00D92227" w:rsidRPr="00035949">
        <w:rPr>
          <w:i/>
        </w:rPr>
        <w:t>b</w:t>
      </w:r>
      <w:r w:rsidR="00EB5D75" w:rsidRPr="00035949">
        <w:rPr>
          <w:i/>
        </w:rPr>
        <w:t xml:space="preserve"> </w:t>
      </w:r>
      <w:r w:rsidR="00EB5D75" w:rsidRPr="00035949">
        <w:rPr>
          <w:b/>
        </w:rPr>
        <w:t xml:space="preserve">has_participant </w:t>
      </w:r>
      <w:r w:rsidR="00D92227" w:rsidRPr="00035949">
        <w:rPr>
          <w:i/>
        </w:rPr>
        <w:t>c</w:t>
      </w:r>
      <w:r w:rsidR="00EB5D75" w:rsidRPr="00035949">
        <w:rPr>
          <w:b/>
          <w:i/>
        </w:rPr>
        <w:t xml:space="preserve"> </w:t>
      </w:r>
      <w:r w:rsidR="00EB5D75" w:rsidRPr="00035949">
        <w:rPr>
          <w:b/>
        </w:rPr>
        <w:t xml:space="preserve">at </w:t>
      </w:r>
      <w:r w:rsidR="00EB5D75" w:rsidRPr="00035949">
        <w:rPr>
          <w:i/>
        </w:rPr>
        <w:t xml:space="preserve">t </w:t>
      </w:r>
      <w:r w:rsidR="00EB5D75" w:rsidRPr="00035949">
        <w:t xml:space="preserve">&amp; </w:t>
      </w:r>
      <w:r w:rsidR="00D92227" w:rsidRPr="00035949">
        <w:rPr>
          <w:i/>
        </w:rPr>
        <w:t>c</w:t>
      </w:r>
      <w:r w:rsidR="00EB5D75" w:rsidRPr="00035949">
        <w:rPr>
          <w:i/>
        </w:rPr>
        <w:t xml:space="preserve"> </w:t>
      </w:r>
      <w:r w:rsidR="00EB5D75" w:rsidRPr="00035949">
        <w:t xml:space="preserve">is a </w:t>
      </w:r>
      <w:r w:rsidR="00EB5D75" w:rsidRPr="00035949">
        <w:rPr>
          <w:i/>
        </w:rPr>
        <w:t>generically dependent continuant</w:t>
      </w:r>
      <w:r w:rsidR="00EB5D75" w:rsidRPr="00035949">
        <w:t xml:space="preserve">, then there is some </w:t>
      </w:r>
      <w:r w:rsidR="00B5286D" w:rsidRPr="00035949">
        <w:rPr>
          <w:i/>
        </w:rPr>
        <w:t xml:space="preserve">independent continuant </w:t>
      </w:r>
      <w:r w:rsidR="00B5286D" w:rsidRPr="00035949">
        <w:t xml:space="preserve">that is not a </w:t>
      </w:r>
      <w:r w:rsidR="00B5286D" w:rsidRPr="00035949">
        <w:rPr>
          <w:i/>
        </w:rPr>
        <w:t>spatial region</w:t>
      </w:r>
      <w:r w:rsidR="00EB5D75" w:rsidRPr="00035949">
        <w:rPr>
          <w:i/>
        </w:rPr>
        <w:t xml:space="preserve"> </w:t>
      </w:r>
      <w:r w:rsidR="00D92227" w:rsidRPr="00035949">
        <w:rPr>
          <w:i/>
        </w:rPr>
        <w:t>d</w:t>
      </w:r>
      <w:r w:rsidR="00EB5D75" w:rsidRPr="00035949">
        <w:t xml:space="preserve">, </w:t>
      </w:r>
      <w:r w:rsidR="00B5286D" w:rsidRPr="00035949">
        <w:t xml:space="preserve">and which is such that </w:t>
      </w:r>
      <w:r w:rsidR="00D92227" w:rsidRPr="00035949">
        <w:rPr>
          <w:i/>
        </w:rPr>
        <w:t>c</w:t>
      </w:r>
      <w:r w:rsidR="00EB5D75" w:rsidRPr="00035949">
        <w:rPr>
          <w:i/>
        </w:rPr>
        <w:t xml:space="preserve"> </w:t>
      </w:r>
      <w:r w:rsidR="00EB5D75" w:rsidRPr="00035949">
        <w:rPr>
          <w:b/>
        </w:rPr>
        <w:t>g-depends on</w:t>
      </w:r>
      <w:r w:rsidR="00EB5D75" w:rsidRPr="00035949">
        <w:t xml:space="preserve"> </w:t>
      </w:r>
      <w:r w:rsidR="00D92227" w:rsidRPr="00035949">
        <w:rPr>
          <w:i/>
        </w:rPr>
        <w:t xml:space="preserve">d </w:t>
      </w:r>
      <w:r w:rsidR="00E62AAC" w:rsidRPr="00035949">
        <w:rPr>
          <w:b/>
        </w:rPr>
        <w:t xml:space="preserve">at </w:t>
      </w:r>
      <w:r w:rsidR="00E62AAC" w:rsidRPr="00035949">
        <w:rPr>
          <w:i/>
        </w:rPr>
        <w:t xml:space="preserve">t </w:t>
      </w:r>
      <w:r w:rsidR="00EB5D75" w:rsidRPr="00035949">
        <w:t xml:space="preserve">&amp; </w:t>
      </w:r>
      <w:r w:rsidR="00D92227" w:rsidRPr="00035949">
        <w:rPr>
          <w:i/>
        </w:rPr>
        <w:t>b</w:t>
      </w:r>
      <w:r w:rsidR="00EB5D75" w:rsidRPr="00035949">
        <w:rPr>
          <w:i/>
        </w:rPr>
        <w:t xml:space="preserve"> </w:t>
      </w:r>
      <w:r w:rsidR="008A258E" w:rsidRPr="00035949">
        <w:rPr>
          <w:b/>
        </w:rPr>
        <w:t>s-depends_on</w:t>
      </w:r>
      <w:r w:rsidR="00EB5D75" w:rsidRPr="00035949">
        <w:t xml:space="preserve"> </w:t>
      </w:r>
      <w:r w:rsidR="00D92227" w:rsidRPr="00035949">
        <w:rPr>
          <w:i/>
        </w:rPr>
        <w:t>d</w:t>
      </w:r>
      <w:r w:rsidR="00E62AAC" w:rsidRPr="00035949">
        <w:rPr>
          <w:b/>
        </w:rPr>
        <w:t xml:space="preserve"> at </w:t>
      </w:r>
      <w:r w:rsidR="00E62AAC" w:rsidRPr="00035949">
        <w:rPr>
          <w:i/>
        </w:rPr>
        <w:t>t</w:t>
      </w:r>
      <w:r w:rsidR="00341371" w:rsidRPr="00035949">
        <w:rPr>
          <w:i/>
        </w:rPr>
        <w:t>.</w:t>
      </w:r>
      <w:r w:rsidR="00341371" w:rsidRPr="00035949">
        <w:t xml:space="preserve"> [091-</w:t>
      </w:r>
      <w:r w:rsidR="00E62AAC" w:rsidRPr="00035949">
        <w:t>00</w:t>
      </w:r>
      <w:r w:rsidR="00B5286D" w:rsidRPr="00035949">
        <w:t>3</w:t>
      </w:r>
      <w:r w:rsidR="00341371" w:rsidRPr="00035949">
        <w:t>]</w:t>
      </w:r>
      <w:r w:rsidRPr="00035949">
        <w:rPr>
          <w:rStyle w:val="Annotation"/>
        </w:rPr>
        <w:t xml:space="preserve"> ]</w:t>
      </w:r>
    </w:p>
    <w:p w14:paraId="28D5F034" w14:textId="77777777" w:rsidR="003E0658" w:rsidRPr="00035949" w:rsidRDefault="00EB5D75" w:rsidP="00486765">
      <w:r w:rsidRPr="00035949">
        <w:t>Thus both specifically and g</w:t>
      </w:r>
      <w:r w:rsidR="007132E0" w:rsidRPr="00035949">
        <w:t xml:space="preserve">enerically dependent entities participate in processes – for example when a file is copied from one hard drive to another – </w:t>
      </w:r>
      <w:r w:rsidR="003E0658" w:rsidRPr="00035949">
        <w:t xml:space="preserve">but </w:t>
      </w:r>
      <w:r w:rsidR="007132E0" w:rsidRPr="00035949">
        <w:t xml:space="preserve">only </w:t>
      </w:r>
      <w:r w:rsidR="007132E0" w:rsidRPr="00035949">
        <w:rPr>
          <w:i/>
        </w:rPr>
        <w:t xml:space="preserve">via </w:t>
      </w:r>
      <w:r w:rsidR="003E0658" w:rsidRPr="00035949">
        <w:t xml:space="preserve">the bearers of </w:t>
      </w:r>
      <w:r w:rsidR="007132E0" w:rsidRPr="00035949">
        <w:t xml:space="preserve">their specifically dependent concretizations. </w:t>
      </w:r>
    </w:p>
    <w:p w14:paraId="326CD2EF" w14:textId="798B3C82" w:rsidR="007132E0" w:rsidRPr="00035949" w:rsidRDefault="00D05EB4" w:rsidP="00486765">
      <w:pPr>
        <w:rPr>
          <w:sz w:val="28"/>
        </w:rPr>
      </w:pPr>
      <w:r w:rsidRPr="00035949">
        <w:rPr>
          <w:rStyle w:val="Annotation"/>
        </w:rPr>
        <w:t>note(spatial region,has_participant)[</w:t>
      </w:r>
      <w:r w:rsidR="003E0658" w:rsidRPr="00035949">
        <w:t>Spatial regions do not participate in processes.</w:t>
      </w:r>
      <w:r w:rsidRPr="00035949">
        <w:rPr>
          <w:rStyle w:val="Annotation"/>
        </w:rPr>
        <w:t>]</w:t>
      </w:r>
    </w:p>
    <w:p w14:paraId="13E4DEB6" w14:textId="77777777" w:rsidR="003E0658" w:rsidRPr="00035949" w:rsidRDefault="00EB5D75" w:rsidP="00486765">
      <w:pPr>
        <w:rPr>
          <w:sz w:val="28"/>
        </w:rPr>
      </w:pPr>
      <w:r w:rsidRPr="00035949">
        <w:t>On the participation of q</w:t>
      </w:r>
      <w:r w:rsidR="003E0658" w:rsidRPr="00035949">
        <w:t>ualities in processes see the treatme</w:t>
      </w:r>
      <w:r w:rsidRPr="00035949">
        <w:t>nt of qualitative change, below</w:t>
      </w:r>
      <w:r w:rsidR="003E0658" w:rsidRPr="00035949">
        <w:t>.</w:t>
      </w:r>
    </w:p>
    <w:p w14:paraId="4E40B552" w14:textId="4913554B" w:rsidR="00F33687" w:rsidRPr="00035949" w:rsidRDefault="00B5286D" w:rsidP="00B841FA">
      <w:pPr>
        <w:pStyle w:val="Heading2"/>
      </w:pPr>
      <w:bookmarkStart w:id="415" w:name="_Toc501053132"/>
      <w:r w:rsidRPr="00035949">
        <w:t>Qualities and processes as s-dependent entities</w:t>
      </w:r>
      <w:bookmarkEnd w:id="415"/>
      <w:r w:rsidRPr="00035949">
        <w:t xml:space="preserve"> </w:t>
      </w:r>
    </w:p>
    <w:p w14:paraId="2378F663" w14:textId="39B09241" w:rsidR="00F33687" w:rsidRPr="00035949" w:rsidRDefault="008310FF" w:rsidP="00EC6A9C">
      <w:pPr>
        <w:pStyle w:val="Heading3"/>
      </w:pPr>
      <w:bookmarkStart w:id="416" w:name="_Toc329716186"/>
      <w:bookmarkStart w:id="417" w:name="_Toc329716187"/>
      <w:bookmarkStart w:id="418" w:name="_Toc329716190"/>
      <w:bookmarkStart w:id="419" w:name="_Toc329716192"/>
      <w:bookmarkStart w:id="420" w:name="_Toc329716194"/>
      <w:bookmarkStart w:id="421" w:name="_Toc329716196"/>
      <w:bookmarkStart w:id="422" w:name="_Toc501053133"/>
      <w:bookmarkEnd w:id="416"/>
      <w:bookmarkEnd w:id="417"/>
      <w:bookmarkEnd w:id="418"/>
      <w:bookmarkEnd w:id="419"/>
      <w:bookmarkEnd w:id="420"/>
      <w:bookmarkEnd w:id="421"/>
      <w:r w:rsidRPr="00035949">
        <w:t xml:space="preserve">The </w:t>
      </w:r>
      <w:r w:rsidR="00BE7980" w:rsidRPr="00035949">
        <w:t>ontological square</w:t>
      </w:r>
      <w:bookmarkEnd w:id="422"/>
      <w:r w:rsidR="00BE7980" w:rsidRPr="00035949">
        <w:t xml:space="preserve"> </w:t>
      </w:r>
    </w:p>
    <w:p w14:paraId="16279FC5" w14:textId="77777777" w:rsidR="00EB6E3F" w:rsidRDefault="00F33687">
      <w:r w:rsidRPr="00035949">
        <w:t xml:space="preserve">BFO generalizes Zemach’s idea of a continuant entity by allowing not only </w:t>
      </w:r>
      <w:r w:rsidRPr="00035949">
        <w:rPr>
          <w:i/>
        </w:rPr>
        <w:t xml:space="preserve">things </w:t>
      </w:r>
      <w:r w:rsidRPr="00035949">
        <w:t xml:space="preserve">(such as pencils and people) as continuants, but also entities that are </w:t>
      </w:r>
      <w:r w:rsidRPr="00035949">
        <w:rPr>
          <w:i/>
        </w:rPr>
        <w:t>dependent</w:t>
      </w:r>
      <w:r w:rsidRPr="00035949">
        <w:t xml:space="preserve"> on things, such as qualities, roles and dispositions. BFO thereby draws not merely on Aristotle’s distinction between universals and particulars, but also on his division of substances and accidents, which reappears in BFO as the opposition between independent and dependent continuants. </w:t>
      </w:r>
    </w:p>
    <w:p w14:paraId="72910782" w14:textId="0928F2E8" w:rsidR="008310FF" w:rsidRPr="001D54A5" w:rsidRDefault="00F33687">
      <w:pPr>
        <w:rPr>
          <w:b/>
          <w:i/>
          <w:color w:val="4F81BD" w:themeColor="accent1"/>
        </w:rPr>
      </w:pPr>
      <w:r w:rsidRPr="001D54A5">
        <w:rPr>
          <w:b/>
          <w:i/>
          <w:color w:val="4F81BD" w:themeColor="accent1"/>
        </w:rPr>
        <w:t>Determinable and Determinate Quality Universals</w:t>
      </w:r>
    </w:p>
    <w:p w14:paraId="5990DF55" w14:textId="77777777" w:rsidR="008310FF" w:rsidRPr="00035949" w:rsidRDefault="00F33687">
      <w:pPr>
        <w:tabs>
          <w:tab w:val="left" w:pos="3150"/>
        </w:tabs>
        <w:jc w:val="left"/>
      </w:pPr>
      <w:r w:rsidRPr="00035949">
        <w:lastRenderedPageBreak/>
        <w:t xml:space="preserve">Qualities, in BFO, are entities in their own right (of the sort referred to elsewhere in the literature as tropes, or individual accidents). They are entities which are dependent on the independent continuant entities (such as planets, organisms, molecules) which are their bearers. </w:t>
      </w:r>
    </w:p>
    <w:p w14:paraId="25D49EAA" w14:textId="50B616DC" w:rsidR="008310FF" w:rsidRPr="00035949" w:rsidRDefault="00F33687" w:rsidP="00F35550">
      <w:pPr>
        <w:pStyle w:val="EndnoteText"/>
        <w:spacing w:before="200" w:after="200" w:line="360" w:lineRule="auto"/>
        <w:rPr>
          <w:sz w:val="22"/>
          <w:szCs w:val="22"/>
        </w:rPr>
      </w:pPr>
      <w:r w:rsidRPr="00035949">
        <w:rPr>
          <w:sz w:val="22"/>
          <w:szCs w:val="22"/>
        </w:rPr>
        <w:t xml:space="preserve">Qualities instantiate quality universals, which are divided into </w:t>
      </w:r>
      <w:r w:rsidRPr="00035949">
        <w:rPr>
          <w:i/>
          <w:sz w:val="22"/>
          <w:szCs w:val="22"/>
        </w:rPr>
        <w:t xml:space="preserve">determinable </w:t>
      </w:r>
      <w:r w:rsidRPr="00035949">
        <w:rPr>
          <w:sz w:val="22"/>
          <w:szCs w:val="22"/>
        </w:rPr>
        <w:t xml:space="preserve">(such as </w:t>
      </w:r>
      <w:r w:rsidRPr="00035949">
        <w:rPr>
          <w:i/>
          <w:sz w:val="22"/>
          <w:szCs w:val="22"/>
        </w:rPr>
        <w:t>temperature</w:t>
      </w:r>
      <w:r w:rsidRPr="00035949">
        <w:rPr>
          <w:sz w:val="22"/>
          <w:szCs w:val="22"/>
        </w:rPr>
        <w:t xml:space="preserve">, </w:t>
      </w:r>
      <w:r w:rsidRPr="00035949">
        <w:rPr>
          <w:i/>
          <w:sz w:val="22"/>
          <w:szCs w:val="22"/>
        </w:rPr>
        <w:t>length</w:t>
      </w:r>
      <w:r w:rsidRPr="00035949">
        <w:rPr>
          <w:sz w:val="22"/>
          <w:szCs w:val="22"/>
        </w:rPr>
        <w:t xml:space="preserve"> and </w:t>
      </w:r>
      <w:r w:rsidRPr="00035949">
        <w:rPr>
          <w:i/>
          <w:sz w:val="22"/>
          <w:szCs w:val="22"/>
        </w:rPr>
        <w:t>mass</w:t>
      </w:r>
      <w:r w:rsidRPr="00035949">
        <w:rPr>
          <w:sz w:val="22"/>
          <w:szCs w:val="22"/>
        </w:rPr>
        <w:t xml:space="preserve">) and </w:t>
      </w:r>
      <w:r w:rsidRPr="00035949">
        <w:rPr>
          <w:i/>
          <w:sz w:val="22"/>
          <w:szCs w:val="22"/>
        </w:rPr>
        <w:t>determinate</w:t>
      </w:r>
      <w:r w:rsidRPr="00035949">
        <w:rPr>
          <w:sz w:val="22"/>
          <w:szCs w:val="22"/>
        </w:rPr>
        <w:t xml:space="preserve"> (such as: 37.0°C </w:t>
      </w:r>
      <w:r w:rsidRPr="00035949">
        <w:rPr>
          <w:i/>
          <w:sz w:val="22"/>
          <w:szCs w:val="22"/>
        </w:rPr>
        <w:t>temperature</w:t>
      </w:r>
      <w:r w:rsidRPr="00035949">
        <w:rPr>
          <w:sz w:val="22"/>
          <w:szCs w:val="22"/>
        </w:rPr>
        <w:t xml:space="preserve">, 1.6 meter </w:t>
      </w:r>
      <w:r w:rsidRPr="00035949">
        <w:rPr>
          <w:i/>
          <w:sz w:val="22"/>
          <w:szCs w:val="22"/>
        </w:rPr>
        <w:t>length</w:t>
      </w:r>
      <w:r w:rsidRPr="00035949">
        <w:rPr>
          <w:sz w:val="22"/>
          <w:szCs w:val="22"/>
        </w:rPr>
        <w:t xml:space="preserve">, and 4 kg </w:t>
      </w:r>
      <w:r w:rsidRPr="00035949">
        <w:rPr>
          <w:i/>
          <w:sz w:val="22"/>
          <w:szCs w:val="22"/>
        </w:rPr>
        <w:t>mass</w:t>
      </w:r>
      <w:r w:rsidRPr="00035949">
        <w:rPr>
          <w:sz w:val="22"/>
          <w:szCs w:val="22"/>
        </w:rPr>
        <w:t>). (</w:t>
      </w:r>
      <w:r w:rsidRPr="00035949">
        <w:rPr>
          <w:sz w:val="22"/>
          <w:szCs w:val="22"/>
          <w:shd w:val="clear" w:color="auto" w:fill="FFFFFF"/>
        </w:rPr>
        <w:t xml:space="preserve">Anticipating our discussion of ‘process profile universals’ later in this document, we might refer to determinate quality universals as quality profiles.) </w:t>
      </w:r>
      <w:r w:rsidRPr="00035949">
        <w:rPr>
          <w:sz w:val="22"/>
          <w:szCs w:val="22"/>
        </w:rPr>
        <w:t>[</w:t>
      </w:r>
      <w:r w:rsidRPr="00035949">
        <w:rPr>
          <w:sz w:val="22"/>
          <w:szCs w:val="22"/>
        </w:rPr>
        <w:fldChar w:fldCharType="begin"/>
      </w:r>
      <w:r w:rsidRPr="00035949">
        <w:rPr>
          <w:sz w:val="22"/>
          <w:szCs w:val="22"/>
        </w:rPr>
        <w:instrText xml:space="preserve"> REF _Ref325045634 \r \h </w:instrText>
      </w:r>
      <w:r w:rsidR="00035949">
        <w:rPr>
          <w:sz w:val="22"/>
          <w:szCs w:val="22"/>
        </w:rPr>
        <w:instrText xml:space="preserve"> \* MERGEFORMAT </w:instrText>
      </w:r>
      <w:r w:rsidRPr="00035949">
        <w:rPr>
          <w:sz w:val="22"/>
          <w:szCs w:val="22"/>
        </w:rPr>
      </w:r>
      <w:r w:rsidRPr="00035949">
        <w:rPr>
          <w:sz w:val="22"/>
          <w:szCs w:val="22"/>
        </w:rPr>
        <w:fldChar w:fldCharType="separate"/>
      </w:r>
      <w:r w:rsidR="000A7629">
        <w:rPr>
          <w:sz w:val="22"/>
          <w:szCs w:val="22"/>
        </w:rPr>
        <w:t>84</w:t>
      </w:r>
      <w:r w:rsidRPr="00035949">
        <w:rPr>
          <w:sz w:val="22"/>
          <w:szCs w:val="22"/>
        </w:rPr>
        <w:fldChar w:fldCharType="end"/>
      </w:r>
      <w:r w:rsidRPr="00035949">
        <w:rPr>
          <w:sz w:val="22"/>
          <w:szCs w:val="22"/>
        </w:rPr>
        <w:t>]</w:t>
      </w:r>
    </w:p>
    <w:p w14:paraId="68D7B0FA" w14:textId="1FD55DA9" w:rsidR="008310FF" w:rsidRPr="00035949" w:rsidRDefault="00F33687">
      <w:pPr>
        <w:jc w:val="left"/>
      </w:pPr>
      <w:r w:rsidRPr="00035949">
        <w:t xml:space="preserve">Determinable quality universals are </w:t>
      </w:r>
      <w:r w:rsidRPr="00035949">
        <w:rPr>
          <w:i/>
        </w:rPr>
        <w:t>rigid</w:t>
      </w:r>
      <w:r w:rsidRPr="00035949">
        <w:t>, in the sense that, if a determinable quality universal is exemplified by a particular bearer at any time during which this bearer exists, then it is exemplified at every such time. John’s temperature (a certain quality instance inhering in John from the beginning to the end of his existence</w:t>
      </w:r>
      <w:r w:rsidR="00EE6C4A">
        <w:t>,</w:t>
      </w:r>
      <w:r w:rsidRPr="00035949">
        <w:t xml:space="preserve"> instantiates the same determinable universal temperature from the beginning to the end of John’s existence. Determinate quality universals, on the other hand, are non-rigid: the same quality instance may instantiate different determinate universals at different times, as in </w:t>
      </w:r>
      <w:r w:rsidRPr="00035949">
        <w:fldChar w:fldCharType="begin"/>
      </w:r>
      <w:r w:rsidRPr="00035949">
        <w:instrText xml:space="preserve"> REF _Ref317060576 \h  \* MERGEFORMAT </w:instrText>
      </w:r>
      <w:r w:rsidRPr="00035949">
        <w:fldChar w:fldCharType="separate"/>
      </w:r>
      <w:ins w:id="423" w:author="Windows User" w:date="2017-12-14T22:26:00Z">
        <w:r w:rsidR="000A7629" w:rsidRPr="00035949">
          <w:t xml:space="preserve">Figure </w:t>
        </w:r>
        <w:r w:rsidR="000A7629">
          <w:rPr>
            <w:noProof/>
          </w:rPr>
          <w:t>9</w:t>
        </w:r>
      </w:ins>
      <w:del w:id="424" w:author="Windows User" w:date="2017-12-14T22:26:00Z">
        <w:r w:rsidR="00F55F47" w:rsidRPr="00035949" w:rsidDel="000A7629">
          <w:delText xml:space="preserve">Figure </w:delText>
        </w:r>
        <w:r w:rsidR="00F55F47" w:rsidDel="000A7629">
          <w:rPr>
            <w:noProof/>
          </w:rPr>
          <w:delText>9</w:delText>
        </w:r>
      </w:del>
      <w:r w:rsidRPr="00035949">
        <w:fldChar w:fldCharType="end"/>
      </w:r>
      <w:r w:rsidRPr="00035949">
        <w:t>. A parallel distinction between determinable and determinate applies also to realizable entities.</w:t>
      </w:r>
    </w:p>
    <w:p w14:paraId="35AD6321" w14:textId="77777777" w:rsidR="008310FF" w:rsidRPr="00035949" w:rsidRDefault="008310FF">
      <w:pPr>
        <w:jc w:val="center"/>
      </w:pPr>
      <w:r w:rsidRPr="00035949">
        <w:rPr>
          <w:noProof/>
          <w:lang w:eastAsia="zh-CN"/>
        </w:rPr>
        <w:drawing>
          <wp:inline distT="0" distB="0" distL="0" distR="0" wp14:anchorId="095E62B6" wp14:editId="04FD96DB">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2">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57C0A993" w14:textId="3D77F496" w:rsidR="008310FF" w:rsidRPr="00277FCA" w:rsidRDefault="008310FF">
      <w:pPr>
        <w:pStyle w:val="Caption"/>
        <w:rPr>
          <w:color w:val="365F91" w:themeColor="accent1" w:themeShade="BF"/>
          <w:sz w:val="22"/>
          <w:rPrChange w:id="425" w:author="Jie Zheng" w:date="2018-07-18T01:33:00Z">
            <w:rPr>
              <w:sz w:val="22"/>
            </w:rPr>
          </w:rPrChange>
        </w:rPr>
        <w:pPrChange w:id="426" w:author="Jie Zheng" w:date="2018-07-18T01:31:00Z">
          <w:pPr>
            <w:pStyle w:val="Caption"/>
            <w:jc w:val="center"/>
          </w:pPr>
        </w:pPrChange>
      </w:pPr>
      <w:bookmarkStart w:id="427" w:name="_Ref317060576"/>
      <w:r w:rsidRPr="00277FCA">
        <w:rPr>
          <w:color w:val="365F91" w:themeColor="accent1" w:themeShade="BF"/>
          <w:rPrChange w:id="428" w:author="Jie Zheng" w:date="2018-07-18T01:33:00Z">
            <w:rPr/>
          </w:rPrChange>
        </w:rPr>
        <w:t xml:space="preserve">Figure </w:t>
      </w:r>
      <w:r w:rsidR="00B95814" w:rsidRPr="00277FCA">
        <w:rPr>
          <w:color w:val="365F91" w:themeColor="accent1" w:themeShade="BF"/>
          <w:rPrChange w:id="429" w:author="Jie Zheng" w:date="2018-07-18T01:33:00Z">
            <w:rPr/>
          </w:rPrChange>
        </w:rPr>
        <w:fldChar w:fldCharType="begin"/>
      </w:r>
      <w:r w:rsidR="00B95814" w:rsidRPr="00277FCA">
        <w:rPr>
          <w:color w:val="365F91" w:themeColor="accent1" w:themeShade="BF"/>
          <w:rPrChange w:id="430" w:author="Jie Zheng" w:date="2018-07-18T01:33:00Z">
            <w:rPr/>
          </w:rPrChange>
        </w:rPr>
        <w:instrText xml:space="preserve"> SEQ Figure \* ARABIC </w:instrText>
      </w:r>
      <w:r w:rsidR="00B95814" w:rsidRPr="00277FCA">
        <w:rPr>
          <w:color w:val="365F91" w:themeColor="accent1" w:themeShade="BF"/>
          <w:rPrChange w:id="431" w:author="Jie Zheng" w:date="2018-07-18T01:33:00Z">
            <w:rPr>
              <w:noProof/>
            </w:rPr>
          </w:rPrChange>
        </w:rPr>
        <w:fldChar w:fldCharType="separate"/>
      </w:r>
      <w:r w:rsidR="000A7629" w:rsidRPr="00277FCA">
        <w:rPr>
          <w:noProof/>
          <w:color w:val="365F91" w:themeColor="accent1" w:themeShade="BF"/>
          <w:rPrChange w:id="432" w:author="Jie Zheng" w:date="2018-07-18T01:33:00Z">
            <w:rPr>
              <w:noProof/>
            </w:rPr>
          </w:rPrChange>
        </w:rPr>
        <w:t>9</w:t>
      </w:r>
      <w:r w:rsidR="00B95814" w:rsidRPr="00277FCA">
        <w:rPr>
          <w:noProof/>
          <w:color w:val="365F91" w:themeColor="accent1" w:themeShade="BF"/>
          <w:rPrChange w:id="433" w:author="Jie Zheng" w:date="2018-07-18T01:33:00Z">
            <w:rPr>
              <w:noProof/>
            </w:rPr>
          </w:rPrChange>
        </w:rPr>
        <w:fldChar w:fldCharType="end"/>
      </w:r>
      <w:bookmarkEnd w:id="427"/>
      <w:r w:rsidRPr="00277FCA">
        <w:rPr>
          <w:color w:val="365F91" w:themeColor="accent1" w:themeShade="BF"/>
          <w:rPrChange w:id="434" w:author="Jie Zheng" w:date="2018-07-18T01:33:00Z">
            <w:rPr/>
          </w:rPrChange>
        </w:rPr>
        <w:t>: John's temperature and some of the determinable and determinate universals it instantiates at different times</w:t>
      </w:r>
    </w:p>
    <w:p w14:paraId="15365C46" w14:textId="77777777" w:rsidR="008310FF" w:rsidRPr="00035949" w:rsidRDefault="008310FF">
      <w:pPr>
        <w:jc w:val="left"/>
      </w:pPr>
    </w:p>
    <w:p w14:paraId="617EA42C" w14:textId="77777777" w:rsidR="008310FF" w:rsidRPr="00035949" w:rsidRDefault="008310FF">
      <w:pPr>
        <w:jc w:val="left"/>
      </w:pPr>
      <w:r w:rsidRPr="00035949">
        <w:t xml:space="preserve">We note in passing that the determinate temperature universals are independent of whatever system of units is used to describe them. The universals here referred to in terms of degrees Celsius would be </w:t>
      </w:r>
      <w:r w:rsidRPr="00035949">
        <w:lastRenderedPageBreak/>
        <w:t xml:space="preserve">instantiated even in a world in which </w:t>
      </w:r>
      <w:r w:rsidR="00B5286D" w:rsidRPr="00035949">
        <w:t xml:space="preserve">a </w:t>
      </w:r>
      <w:r w:rsidRPr="00035949">
        <w:t xml:space="preserve">system of units </w:t>
      </w:r>
      <w:r w:rsidR="00B5286D" w:rsidRPr="00035949">
        <w:t xml:space="preserve">for measuring temperature </w:t>
      </w:r>
      <w:r w:rsidRPr="00035949">
        <w:t xml:space="preserve">had never been established. </w:t>
      </w:r>
    </w:p>
    <w:p w14:paraId="526D1568" w14:textId="3C753D39" w:rsidR="008310FF" w:rsidRPr="00035949" w:rsidRDefault="008310FF">
      <w:pPr>
        <w:jc w:val="left"/>
      </w:pPr>
      <w:r w:rsidRPr="00035949">
        <w:t xml:space="preserve">When clinicians speak for example of </w:t>
      </w:r>
      <w:r w:rsidR="00B5286D" w:rsidRPr="00035949">
        <w:t xml:space="preserve">John’s </w:t>
      </w:r>
      <w:r w:rsidRPr="00035949">
        <w:t xml:space="preserve">temperature as </w:t>
      </w:r>
      <w:r w:rsidR="00C00EBE">
        <w:t>being</w:t>
      </w:r>
      <w:r w:rsidR="00C00EBE" w:rsidRPr="00035949">
        <w:t xml:space="preserve"> </w:t>
      </w:r>
      <w:r w:rsidRPr="00035949">
        <w:t xml:space="preserve">within some ‘normal’ range, then they are referring to </w:t>
      </w:r>
      <w:r w:rsidR="00B5286D" w:rsidRPr="00035949">
        <w:t>the determinate qualities inhering in John, but they are describing them</w:t>
      </w:r>
      <w:r w:rsidR="008801DB" w:rsidRPr="00035949">
        <w:t xml:space="preserve"> </w:t>
      </w:r>
      <w:r w:rsidR="00B5286D" w:rsidRPr="00035949">
        <w:t>in relation to the</w:t>
      </w:r>
      <w:r w:rsidR="00C00EBE">
        <w:t xml:space="preserve"> average of the</w:t>
      </w:r>
      <w:r w:rsidR="00B5286D" w:rsidRPr="00035949">
        <w:t xml:space="preserve"> corresponding qualities inhering in other persons in the same reference </w:t>
      </w:r>
      <w:r w:rsidR="00C00EBE">
        <w:t>population</w:t>
      </w:r>
      <w:r w:rsidRPr="00035949">
        <w:t xml:space="preserve">. A single person has a normal temperature only relative to (the temperature qualities of) persons in one or other larger population (for example healthy persons at rest in an indoor environment, persons recovering from pneumonia, and so on). </w:t>
      </w:r>
    </w:p>
    <w:p w14:paraId="3DDB266D" w14:textId="20AA8E4F" w:rsidR="008310FF" w:rsidRPr="00035949" w:rsidRDefault="008310FF">
      <w:pPr>
        <w:jc w:val="left"/>
      </w:pPr>
      <w:r w:rsidRPr="00035949">
        <w:rPr>
          <w:iCs/>
        </w:rPr>
        <w:t xml:space="preserve">Our primary concern here is with BFO’s treatment of </w:t>
      </w:r>
      <w:r w:rsidR="005C4CD7">
        <w:rPr>
          <w:iCs/>
        </w:rPr>
        <w:t>occurrents</w:t>
      </w:r>
      <w:r w:rsidRPr="00035949">
        <w:rPr>
          <w:iCs/>
        </w:rPr>
        <w:t>, which include processes, process boundaries (for example beginnings and endings), and the temporal intervals and temporal instants which processes and process boundaries occupy. Because processes are extended in time, this means that, f</w:t>
      </w:r>
      <w:r w:rsidRPr="00035949">
        <w:t xml:space="preserve">or each process, we can identify arbitrarily many sub-processes occupying sub-intervals of the temporal interval occupied by the process as a whole. </w:t>
      </w:r>
    </w:p>
    <w:p w14:paraId="1B5DEFCD" w14:textId="77777777" w:rsidR="008310FF" w:rsidRPr="00035949" w:rsidRDefault="008310FF">
      <w:pPr>
        <w:jc w:val="left"/>
      </w:pPr>
      <w:r w:rsidRPr="00035949">
        <w:t xml:space="preserve">The assertion that one entity is an occurrent part of a second entity means simply that both are occurrents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w:t>
      </w:r>
      <w:r w:rsidRPr="00035949">
        <w:rPr>
          <w:i/>
        </w:rPr>
        <w:t>occurrent</w:t>
      </w:r>
      <w:r w:rsidRPr="00035949">
        <w:t xml:space="preserve"> and another when the former is exactly the restriction of the latter to a </w:t>
      </w:r>
      <w:r w:rsidRPr="00035949">
        <w:rPr>
          <w:i/>
        </w:rPr>
        <w:t>temporal region</w:t>
      </w:r>
      <w:r w:rsidRPr="00035949">
        <w:t xml:space="preserve"> that is a </w:t>
      </w:r>
      <w:r w:rsidRPr="00035949">
        <w:rPr>
          <w:b/>
        </w:rPr>
        <w:t>proper part</w:t>
      </w:r>
      <w:r w:rsidRPr="00035949">
        <w:t xml:space="preserve"> of the </w:t>
      </w:r>
      <w:r w:rsidRPr="00035949">
        <w:rPr>
          <w:i/>
        </w:rPr>
        <w:t>temporal region</w:t>
      </w:r>
      <w:r w:rsidRPr="00035949">
        <w:t xml:space="preserve"> occupied by the latter. </w:t>
      </w:r>
      <w:r w:rsidR="009E196A" w:rsidRPr="00035949">
        <w:t xml:space="preserve">What it is for </w:t>
      </w:r>
      <w:r w:rsidRPr="00035949">
        <w:t xml:space="preserve">one entity </w:t>
      </w:r>
      <w:r w:rsidR="009E196A" w:rsidRPr="00035949">
        <w:t xml:space="preserve">to be </w:t>
      </w:r>
      <w:r w:rsidRPr="00035949">
        <w:t xml:space="preserve">a </w:t>
      </w:r>
      <w:r w:rsidRPr="00035949">
        <w:rPr>
          <w:b/>
        </w:rPr>
        <w:t>temporal part</w:t>
      </w:r>
      <w:r w:rsidRPr="00035949">
        <w:t xml:space="preserve"> of a second entity</w:t>
      </w:r>
      <w:r w:rsidR="00B3785E" w:rsidRPr="00035949">
        <w:t xml:space="preserve"> </w:t>
      </w:r>
      <w:r w:rsidR="009E196A" w:rsidRPr="00035949">
        <w:t xml:space="preserve">is defined above. </w:t>
      </w:r>
    </w:p>
    <w:p w14:paraId="7DC55AE5" w14:textId="1D468F64" w:rsidR="00F33687" w:rsidRPr="00035949" w:rsidRDefault="008310FF">
      <w:pPr>
        <w:pStyle w:val="Heading3"/>
      </w:pPr>
      <w:bookmarkStart w:id="435" w:name="_Toc329716198"/>
      <w:bookmarkStart w:id="436" w:name="_Toc501053134"/>
      <w:bookmarkEnd w:id="435"/>
      <w:r w:rsidRPr="00035949">
        <w:t xml:space="preserve">The </w:t>
      </w:r>
      <w:r w:rsidR="00BE7980" w:rsidRPr="00035949">
        <w:t xml:space="preserve">problem </w:t>
      </w:r>
      <w:r w:rsidRPr="00035949">
        <w:t xml:space="preserve">of </w:t>
      </w:r>
      <w:r w:rsidR="00BE7980" w:rsidRPr="00035949">
        <w:t>process measurement data</w:t>
      </w:r>
      <w:bookmarkEnd w:id="436"/>
    </w:p>
    <w:p w14:paraId="173CF1B7" w14:textId="77777777" w:rsidR="008310FF" w:rsidRPr="00035949" w:rsidRDefault="00B5286D">
      <w:pPr>
        <w:jc w:val="left"/>
      </w:pPr>
      <w:r w:rsidRPr="00035949">
        <w:t xml:space="preserve">Process measurements, and processes of measurement, and measurement data, do not, strictly speaking, fall within the province of a formal ontology such as BFO. However, </w:t>
      </w:r>
      <w:r w:rsidR="00F02713" w:rsidRPr="00035949">
        <w:t>it is of value to explore what happens w</w:t>
      </w:r>
      <w:r w:rsidR="008310FF" w:rsidRPr="00035949">
        <w:t>hen BFO is used to annotate the results of measurements of qualities</w:t>
      </w:r>
      <w:r w:rsidR="00F02713" w:rsidRPr="00035949">
        <w:t>. In</w:t>
      </w:r>
      <w:r w:rsidR="008310FF" w:rsidRPr="00035949">
        <w:t xml:space="preserve"> a typical case, for example the measurement of your height, the following elements can be distinguished:</w:t>
      </w:r>
    </w:p>
    <w:p w14:paraId="1811A9F6" w14:textId="77777777" w:rsidR="00F33687" w:rsidRPr="00035949" w:rsidRDefault="008310FF">
      <w:pPr>
        <w:pStyle w:val="ListParagraph"/>
        <w:widowControl w:val="0"/>
        <w:numPr>
          <w:ilvl w:val="0"/>
          <w:numId w:val="24"/>
        </w:numPr>
        <w:spacing w:line="480" w:lineRule="auto"/>
        <w:jc w:val="left"/>
      </w:pPr>
      <w:r w:rsidRPr="00035949">
        <w:t>the BFO:object that is you,</w:t>
      </w:r>
    </w:p>
    <w:p w14:paraId="78B209D8" w14:textId="77777777" w:rsidR="00F33687" w:rsidRPr="00035949" w:rsidRDefault="008310FF">
      <w:pPr>
        <w:pStyle w:val="ListParagraph"/>
        <w:widowControl w:val="0"/>
        <w:numPr>
          <w:ilvl w:val="0"/>
          <w:numId w:val="24"/>
        </w:numPr>
        <w:spacing w:line="480" w:lineRule="auto"/>
        <w:jc w:val="left"/>
      </w:pPr>
      <w:r w:rsidRPr="00035949">
        <w:t>the BFO:quality that is your height,</w:t>
      </w:r>
    </w:p>
    <w:p w14:paraId="6130AE9C" w14:textId="77777777" w:rsidR="00F33687" w:rsidRPr="00035949" w:rsidRDefault="008310FF">
      <w:pPr>
        <w:pStyle w:val="ListParagraph"/>
        <w:widowControl w:val="0"/>
        <w:numPr>
          <w:ilvl w:val="0"/>
          <w:numId w:val="24"/>
        </w:numPr>
        <w:spacing w:line="480" w:lineRule="auto"/>
        <w:jc w:val="left"/>
      </w:pPr>
      <w:r w:rsidRPr="00035949">
        <w:lastRenderedPageBreak/>
        <w:t xml:space="preserve">the BFO:two-dimensional spatial region that is the distance from the top of your head to the base of your feet that is measured when we measure your height, </w:t>
      </w:r>
    </w:p>
    <w:p w14:paraId="23A77C5A" w14:textId="77777777" w:rsidR="008310FF" w:rsidRPr="00035949" w:rsidRDefault="008310FF">
      <w:pPr>
        <w:jc w:val="left"/>
      </w:pPr>
      <w:r w:rsidRPr="00035949">
        <w:t xml:space="preserve">The result of this measurement is referred to by means of </w:t>
      </w:r>
    </w:p>
    <w:p w14:paraId="6B5A4ED3" w14:textId="2D1EBA09" w:rsidR="00F33687" w:rsidRPr="00035949" w:rsidRDefault="008310FF">
      <w:pPr>
        <w:pStyle w:val="ListParagraph"/>
        <w:widowControl w:val="0"/>
        <w:numPr>
          <w:ilvl w:val="0"/>
          <w:numId w:val="24"/>
        </w:numPr>
        <w:spacing w:line="480" w:lineRule="auto"/>
        <w:jc w:val="left"/>
      </w:pPr>
      <w:r w:rsidRPr="00035949">
        <w:t xml:space="preserve">the </w:t>
      </w:r>
      <w:r w:rsidR="00D05EB4" w:rsidRPr="00035949">
        <w:t>IAO</w:t>
      </w:r>
      <w:r w:rsidRPr="00035949">
        <w:t>:</w:t>
      </w:r>
      <w:r w:rsidR="00D05EB4" w:rsidRPr="00035949">
        <w:t>scalar measurement datum</w:t>
      </w:r>
      <w:r w:rsidRPr="00035949">
        <w:t xml:space="preserve">: ‘1.7 m tall’. </w:t>
      </w:r>
    </w:p>
    <w:p w14:paraId="028EF575" w14:textId="6AFBCED6" w:rsidR="008310FF" w:rsidRPr="00035949" w:rsidRDefault="008310FF">
      <w:pPr>
        <w:jc w:val="left"/>
        <w:rPr>
          <w:szCs w:val="20"/>
        </w:rPr>
      </w:pPr>
      <w:r w:rsidRPr="00035949">
        <w:t>Each item on this list is unproblematically identifiable as instantiating a BFO category. (4)  is a</w:t>
      </w:r>
      <w:del w:id="437" w:author="Windows User" w:date="2018-07-18T00:15:00Z">
        <w:r w:rsidRPr="00035949" w:rsidDel="00C84C4E">
          <w:delText>n</w:delText>
        </w:r>
      </w:del>
      <w:r w:rsidRPr="00035949">
        <w:t xml:space="preserve"> </w:t>
      </w:r>
      <w:r w:rsidR="00D05EB4" w:rsidRPr="00035949">
        <w:t>data item</w:t>
      </w:r>
      <w:r w:rsidRPr="00035949">
        <w:t xml:space="preserve">, for instance a record in some file on your laptop. The </w:t>
      </w:r>
      <w:r w:rsidR="00D05EB4" w:rsidRPr="00035949">
        <w:t xml:space="preserve">data item </w:t>
      </w:r>
      <w:r w:rsidRPr="00035949">
        <w:t xml:space="preserve">is said to be ‘generically dependent’ upon its bearer, </w:t>
      </w:r>
      <w:r w:rsidRPr="00035949">
        <w:rPr>
          <w:szCs w:val="20"/>
        </w:rPr>
        <w:t xml:space="preserve">since it can be transferred to another laptop through a process of exact copying. The temperature of your laptop, in contrast, is specifically dependent on the laptop, since the temperature of a </w:t>
      </w:r>
      <w:r w:rsidR="00F02713" w:rsidRPr="00035949">
        <w:rPr>
          <w:szCs w:val="20"/>
        </w:rPr>
        <w:t xml:space="preserve">material entity </w:t>
      </w:r>
      <w:r w:rsidRPr="00035949">
        <w:rPr>
          <w:szCs w:val="20"/>
        </w:rPr>
        <w:t xml:space="preserve">(the temperature trope, this specific instance of the universal </w:t>
      </w:r>
      <w:r w:rsidRPr="00035949">
        <w:rPr>
          <w:i/>
          <w:szCs w:val="20"/>
        </w:rPr>
        <w:t>temperature</w:t>
      </w:r>
      <w:r w:rsidRPr="00035949">
        <w:rPr>
          <w:szCs w:val="20"/>
        </w:rPr>
        <w:t xml:space="preserve">), cannot migrate to another </w:t>
      </w:r>
      <w:r w:rsidR="00F02713" w:rsidRPr="00035949">
        <w:rPr>
          <w:szCs w:val="20"/>
        </w:rPr>
        <w:t>material entity</w:t>
      </w:r>
      <w:r w:rsidRPr="00035949">
        <w:rPr>
          <w:szCs w:val="20"/>
        </w:rPr>
        <w:t>.</w:t>
      </w:r>
    </w:p>
    <w:p w14:paraId="416B4645" w14:textId="28C0BAEE" w:rsidR="008310FF" w:rsidRPr="00035949" w:rsidRDefault="008310FF">
      <w:pPr>
        <w:jc w:val="left"/>
      </w:pPr>
      <w:r w:rsidRPr="00035949">
        <w:t>When attempt</w:t>
      </w:r>
      <w:r w:rsidR="00F02713" w:rsidRPr="00035949">
        <w:t>s</w:t>
      </w:r>
      <w:r w:rsidRPr="00035949">
        <w:t xml:space="preserve"> </w:t>
      </w:r>
      <w:r w:rsidR="00F02713" w:rsidRPr="00035949">
        <w:t xml:space="preserve">were made </w:t>
      </w:r>
      <w:r w:rsidRPr="00035949">
        <w:t xml:space="preserve">to develop a corresponding analysis in BFO terms of the data resulting from measurements of processes, a problem </w:t>
      </w:r>
      <w:r w:rsidR="00A82186">
        <w:t>arose</w:t>
      </w:r>
      <w:r w:rsidRPr="00035949">
        <w:t xml:space="preserve">. In the case of a body moving with constant speed, for example, we can here distinguish at least the following elements: </w:t>
      </w:r>
    </w:p>
    <w:p w14:paraId="4B73AAD2" w14:textId="77777777" w:rsidR="00F33687" w:rsidRPr="00035949" w:rsidRDefault="008310FF">
      <w:pPr>
        <w:pStyle w:val="ListParagraph"/>
        <w:widowControl w:val="0"/>
        <w:numPr>
          <w:ilvl w:val="0"/>
          <w:numId w:val="10"/>
        </w:numPr>
        <w:spacing w:line="480" w:lineRule="auto"/>
        <w:jc w:val="left"/>
      </w:pPr>
      <w:r w:rsidRPr="00035949">
        <w:t>the BFO:object that is moving,</w:t>
      </w:r>
    </w:p>
    <w:p w14:paraId="2F6D1E65" w14:textId="77777777" w:rsidR="00F33687" w:rsidRPr="00035949" w:rsidRDefault="008310FF">
      <w:pPr>
        <w:pStyle w:val="ListParagraph"/>
        <w:widowControl w:val="0"/>
        <w:numPr>
          <w:ilvl w:val="0"/>
          <w:numId w:val="10"/>
        </w:numPr>
        <w:spacing w:line="480" w:lineRule="auto"/>
        <w:jc w:val="left"/>
      </w:pPr>
      <w:r w:rsidRPr="00035949">
        <w:t>the BFO:process of moving,</w:t>
      </w:r>
    </w:p>
    <w:p w14:paraId="0833D5F2" w14:textId="77777777" w:rsidR="00F33687" w:rsidRPr="00035949" w:rsidRDefault="008310FF">
      <w:pPr>
        <w:pStyle w:val="ListParagraph"/>
        <w:widowControl w:val="0"/>
        <w:numPr>
          <w:ilvl w:val="0"/>
          <w:numId w:val="10"/>
        </w:numPr>
        <w:spacing w:line="480" w:lineRule="auto"/>
        <w:jc w:val="left"/>
      </w:pPr>
      <w:r w:rsidRPr="00035949">
        <w:t>the BFO:temporal region occupied by this process,</w:t>
      </w:r>
    </w:p>
    <w:p w14:paraId="47A362CE" w14:textId="77777777" w:rsidR="00F33687" w:rsidRPr="00035949" w:rsidRDefault="008310FF">
      <w:pPr>
        <w:pStyle w:val="ListParagraph"/>
        <w:widowControl w:val="0"/>
        <w:numPr>
          <w:ilvl w:val="0"/>
          <w:numId w:val="10"/>
        </w:numPr>
        <w:spacing w:line="480" w:lineRule="auto"/>
        <w:jc w:val="left"/>
      </w:pPr>
      <w:r w:rsidRPr="00035949">
        <w:t>the BFO:spatiotemporal region occupied by this process (path of the motion),</w:t>
      </w:r>
    </w:p>
    <w:p w14:paraId="62125406" w14:textId="77777777" w:rsidR="00F33687" w:rsidRPr="00035949" w:rsidRDefault="008310FF" w:rsidP="00EC6A9C">
      <w:pPr>
        <w:pStyle w:val="ListParagraph"/>
        <w:widowControl w:val="0"/>
        <w:numPr>
          <w:ilvl w:val="0"/>
          <w:numId w:val="10"/>
        </w:numPr>
        <w:spacing w:line="480" w:lineRule="auto"/>
        <w:jc w:val="left"/>
      </w:pPr>
      <w:r w:rsidRPr="00035949">
        <w:t>the speed of the process</w:t>
      </w:r>
      <w:r w:rsidR="00F02713" w:rsidRPr="00035949">
        <w:t xml:space="preserve"> at some temporal instant </w:t>
      </w:r>
      <w:r w:rsidR="00F02713" w:rsidRPr="00035949">
        <w:rPr>
          <w:i/>
        </w:rPr>
        <w:t>t</w:t>
      </w:r>
      <w:r w:rsidRPr="00035949">
        <w:t>,</w:t>
      </w:r>
    </w:p>
    <w:p w14:paraId="742E4630" w14:textId="77777777" w:rsidR="008310FF" w:rsidRPr="00035949" w:rsidRDefault="008310FF">
      <w:pPr>
        <w:jc w:val="left"/>
      </w:pPr>
      <w:r w:rsidRPr="00035949">
        <w:t xml:space="preserve">where (5) is referred to by means of </w:t>
      </w:r>
    </w:p>
    <w:p w14:paraId="2E47A1BD" w14:textId="0CBD6564" w:rsidR="00F33687" w:rsidRPr="00035949" w:rsidRDefault="008310FF">
      <w:pPr>
        <w:pStyle w:val="ListParagraph"/>
        <w:widowControl w:val="0"/>
        <w:numPr>
          <w:ilvl w:val="0"/>
          <w:numId w:val="10"/>
        </w:numPr>
        <w:spacing w:line="480" w:lineRule="auto"/>
        <w:jc w:val="left"/>
      </w:pPr>
      <w:r w:rsidRPr="00035949">
        <w:t xml:space="preserve">the </w:t>
      </w:r>
      <w:r w:rsidR="00D05EB4" w:rsidRPr="00035949">
        <w:t>IAO</w:t>
      </w:r>
      <w:r w:rsidRPr="00035949">
        <w:t>:</w:t>
      </w:r>
      <w:r w:rsidR="00D05EB4" w:rsidRPr="00035949">
        <w:t>scalar measurement datum</w:t>
      </w:r>
      <w:r w:rsidRPr="00035949">
        <w:t>: ‘3.12 meters per second’.</w:t>
      </w:r>
    </w:p>
    <w:p w14:paraId="0D14A4B5" w14:textId="4DFCEA5E" w:rsidR="00EE397F" w:rsidRPr="00035949" w:rsidRDefault="008310FF" w:rsidP="00F35550">
      <w:pPr>
        <w:jc w:val="left"/>
      </w:pPr>
      <w:r w:rsidRPr="00035949">
        <w:t xml:space="preserve">Each of items (1)-(4) and (6) instantiates a readily identifiable BFO category. Item (5), on the other hand, presents a problem, since the obvious candidate category of </w:t>
      </w:r>
      <w:r w:rsidRPr="00035949">
        <w:rPr>
          <w:i/>
        </w:rPr>
        <w:t>process quality</w:t>
      </w:r>
      <w:r w:rsidRPr="00035949">
        <w:t>, a counterpart on the occurrent side of BFO:</w:t>
      </w:r>
      <w:r w:rsidRPr="00035949">
        <w:rPr>
          <w:i/>
        </w:rPr>
        <w:t>quality</w:t>
      </w:r>
      <w:r w:rsidRPr="00035949">
        <w:t xml:space="preserve"> on the side of continuants, is not recognized by BFO. To see why not, </w:t>
      </w:r>
      <w:r w:rsidRPr="00035949">
        <w:lastRenderedPageBreak/>
        <w:t>consider the following scenario, which is designed to illustrate the contrasting logico-ontological orders governing the continuant and occurrent realms as BFO conceives them.</w:t>
      </w:r>
      <w:r w:rsidR="007B2DD8" w:rsidRPr="00035949">
        <w:t xml:space="preserve"> [</w:t>
      </w:r>
      <w:r w:rsidR="00F33687" w:rsidRPr="00035949">
        <w:fldChar w:fldCharType="begin"/>
      </w:r>
      <w:r w:rsidR="007B2DD8" w:rsidRPr="00035949">
        <w:instrText xml:space="preserve"> REF _Ref309506172 \r \h </w:instrText>
      </w:r>
      <w:r w:rsidR="00035949">
        <w:instrText xml:space="preserve"> \* MERGEFORMAT </w:instrText>
      </w:r>
      <w:r w:rsidR="00F33687" w:rsidRPr="00035949">
        <w:fldChar w:fldCharType="separate"/>
      </w:r>
      <w:r w:rsidR="000A7629">
        <w:t>14</w:t>
      </w:r>
      <w:r w:rsidR="00F33687" w:rsidRPr="00035949">
        <w:fldChar w:fldCharType="end"/>
      </w:r>
      <w:r w:rsidR="007B2DD8" w:rsidRPr="00035949">
        <w:t>]</w:t>
      </w:r>
    </w:p>
    <w:p w14:paraId="6BFF6D72" w14:textId="49E52444" w:rsidR="00F33687" w:rsidRPr="00035949" w:rsidRDefault="008310FF" w:rsidP="00140957">
      <w:pPr>
        <w:pStyle w:val="Heading3"/>
      </w:pPr>
      <w:bookmarkStart w:id="438" w:name="_Toc501053135"/>
      <w:r w:rsidRPr="00035949">
        <w:t xml:space="preserve">Why </w:t>
      </w:r>
      <w:r w:rsidR="00BE7980" w:rsidRPr="00035949">
        <w:t>processes do not change</w:t>
      </w:r>
      <w:bookmarkEnd w:id="438"/>
      <w:r w:rsidR="00BE7980" w:rsidRPr="00035949">
        <w:t xml:space="preserve"> </w:t>
      </w:r>
    </w:p>
    <w:p w14:paraId="4116A95F" w14:textId="769A2E40" w:rsidR="008310FF" w:rsidRPr="00035949" w:rsidRDefault="008310FF">
      <w:pPr>
        <w:jc w:val="left"/>
      </w:pPr>
      <w:r w:rsidRPr="00035949">
        <w:t>Imagine, first, John, a BFO:</w:t>
      </w:r>
      <w:r w:rsidRPr="00035949">
        <w:rPr>
          <w:u w:val="single"/>
        </w:rPr>
        <w:t>object</w:t>
      </w:r>
      <w:r w:rsidRPr="00035949">
        <w:t xml:space="preserve">, who, on </w:t>
      </w:r>
      <w:r w:rsidR="00BB7D86">
        <w:t>the first of the month</w:t>
      </w:r>
      <w:r w:rsidRPr="00035949">
        <w:t xml:space="preserve">, either does or does not go on a one-month diet. In the former case John’s determinable weight quality will decrease; in the latter case this quality will remain constant. In either case </w:t>
      </w:r>
      <w:r w:rsidR="00BB7D86">
        <w:t xml:space="preserve">at the end of the month, </w:t>
      </w:r>
      <w:r w:rsidRPr="00035949">
        <w:t xml:space="preserve">John will remain </w:t>
      </w:r>
      <w:r w:rsidRPr="00035949">
        <w:rPr>
          <w:i/>
        </w:rPr>
        <w:t>the same object</w:t>
      </w:r>
      <w:r w:rsidRPr="00035949">
        <w:t xml:space="preserve"> as he was on the </w:t>
      </w:r>
      <w:r w:rsidR="00BB7D86">
        <w:t>first of the month</w:t>
      </w:r>
      <w:r w:rsidRPr="00035949">
        <w:t xml:space="preserve">. Both John and his weight are first class entities, thus instantiating universals </w:t>
      </w:r>
      <w:r w:rsidR="00F02713" w:rsidRPr="00035949">
        <w:t>(</w:t>
      </w:r>
      <w:r w:rsidR="00F02713" w:rsidRPr="00035949">
        <w:rPr>
          <w:i/>
        </w:rPr>
        <w:t>person</w:t>
      </w:r>
      <w:r w:rsidR="00F02713" w:rsidRPr="00035949">
        <w:t xml:space="preserve">, and </w:t>
      </w:r>
      <w:r w:rsidR="00F02713" w:rsidRPr="00035949">
        <w:rPr>
          <w:i/>
        </w:rPr>
        <w:t>weight</w:t>
      </w:r>
      <w:r w:rsidR="00F02713" w:rsidRPr="00035949">
        <w:t xml:space="preserve">) </w:t>
      </w:r>
      <w:r w:rsidRPr="00035949">
        <w:t>represented in corresponding BFO-conformant ontologies.</w:t>
      </w:r>
    </w:p>
    <w:p w14:paraId="1D6C7E33" w14:textId="77777777" w:rsidR="008310FF" w:rsidRPr="00035949" w:rsidRDefault="008310FF">
      <w:pPr>
        <w:jc w:val="left"/>
      </w:pPr>
      <w:r w:rsidRPr="00035949">
        <w:t xml:space="preserve">In the case of a process – for example John’s </w:t>
      </w:r>
      <w:r w:rsidRPr="00035949">
        <w:rPr>
          <w:i/>
        </w:rPr>
        <w:t>life</w:t>
      </w:r>
      <w:r w:rsidRPr="00035949">
        <w:t xml:space="preserve"> – in contrast, no parallel scenario is imaginable. Of course we can imagine John’s life</w:t>
      </w:r>
      <w:r w:rsidRPr="00035949">
        <w:rPr>
          <w:i/>
        </w:rPr>
        <w:t xml:space="preserve"> </w:t>
      </w:r>
      <w:r w:rsidRPr="00035949">
        <w:t xml:space="preserve">as varying under two different scenarios – </w:t>
      </w:r>
      <w:r w:rsidRPr="00035949">
        <w:rPr>
          <w:i/>
        </w:rPr>
        <w:t>life with diet</w:t>
      </w:r>
      <w:r w:rsidRPr="00035949">
        <w:t xml:space="preserve">; </w:t>
      </w:r>
      <w:r w:rsidRPr="00035949">
        <w:rPr>
          <w:i/>
        </w:rPr>
        <w:t>life without diet</w:t>
      </w:r>
      <w:r w:rsidRPr="00035949">
        <w:t xml:space="preserve">. But then, however small the variation from one imagined life to another, we are here imagining two different lives. </w:t>
      </w:r>
    </w:p>
    <w:p w14:paraId="66323873" w14:textId="7DDC87CD" w:rsidR="008310FF" w:rsidRPr="00035949" w:rsidRDefault="008310FF" w:rsidP="00F35550">
      <w:pPr>
        <w:jc w:val="left"/>
      </w:pPr>
      <w:r w:rsidRPr="00035949">
        <w:t>As Galton and Mizoguchi point out</w:t>
      </w:r>
      <w:r w:rsidR="007B2DD8" w:rsidRPr="00035949">
        <w:t xml:space="preserve"> [</w:t>
      </w:r>
      <w:r w:rsidR="00F33687" w:rsidRPr="00035949">
        <w:fldChar w:fldCharType="begin"/>
      </w:r>
      <w:r w:rsidR="007B2DD8" w:rsidRPr="00035949">
        <w:instrText xml:space="preserve"> REF _Ref309506826 \r \h </w:instrText>
      </w:r>
      <w:r w:rsidR="00035949">
        <w:instrText xml:space="preserve"> \* MERGEFORMAT </w:instrText>
      </w:r>
      <w:r w:rsidR="00F33687" w:rsidRPr="00035949">
        <w:fldChar w:fldCharType="separate"/>
      </w:r>
      <w:r w:rsidR="000A7629">
        <w:t>53</w:t>
      </w:r>
      <w:r w:rsidR="00F33687" w:rsidRPr="00035949">
        <w:fldChar w:fldCharType="end"/>
      </w:r>
      <w:r w:rsidR="007B2DD8" w:rsidRPr="00035949">
        <w:t>]</w:t>
      </w:r>
      <w:r w:rsidRPr="00035949">
        <w:t xml:space="preserve">, persuasive arguments have been presented in the literature to the effect that processes cannot change, because processes </w:t>
      </w:r>
      <w:r w:rsidRPr="00035949">
        <w:rPr>
          <w:i/>
        </w:rPr>
        <w:t xml:space="preserve">are </w:t>
      </w:r>
      <w:r w:rsidRPr="00035949">
        <w:t xml:space="preserve">changes (they are changes in those continuant entities which are their participants). Certainly we have ways of speaking whose surface grammar suggests that processes can change. But when we say, for example, </w:t>
      </w:r>
      <w:r w:rsidRPr="00035949">
        <w:rPr>
          <w:i/>
        </w:rPr>
        <w:t>let’s speed up this process</w:t>
      </w:r>
      <w:r w:rsidRPr="00035949">
        <w:t xml:space="preserve">, then what we mean is: let’s ensure that some on-going process is one which will be quicker than the process that would have occurred had we not made some specific extra effort. </w:t>
      </w:r>
    </w:p>
    <w:p w14:paraId="2FAC9062" w14:textId="77777777" w:rsidR="008310FF" w:rsidRPr="00035949" w:rsidRDefault="008310FF">
      <w:pPr>
        <w:jc w:val="left"/>
        <w:rPr>
          <w:color w:val="000000" w:themeColor="text1"/>
        </w:rPr>
      </w:pPr>
      <w:r w:rsidRPr="00035949">
        <w:t xml:space="preserve">Because independent continuants may gain and lose parts over time, the instance-level parthood relation on the side of continuants is </w:t>
      </w:r>
      <w:r w:rsidRPr="00035949">
        <w:rPr>
          <w:i/>
        </w:rPr>
        <w:t>indexed by time</w:t>
      </w:r>
      <w:r w:rsidRPr="00035949">
        <w:t xml:space="preserve">. The instance-level parthood relation on the side of occurrents, in contrast, holds always in a non-indexed way. </w:t>
      </w:r>
      <w:r w:rsidRPr="00035949">
        <w:rPr>
          <w:color w:val="000000" w:themeColor="text1"/>
        </w:rPr>
        <w:t xml:space="preserve">Certainly a process can have as successive temporal parts subprocesses which differ in manifold ways. But it is here the participants in the process that change – and these participants are in every case continuants. </w:t>
      </w:r>
    </w:p>
    <w:p w14:paraId="0A2BDC11" w14:textId="66FEC38E" w:rsidR="008310FF" w:rsidRPr="00035949" w:rsidRDefault="008310FF" w:rsidP="00F35550">
      <w:pPr>
        <w:jc w:val="left"/>
        <w:rPr>
          <w:color w:val="000000" w:themeColor="text1"/>
        </w:rPr>
      </w:pPr>
      <w:r w:rsidRPr="00035949">
        <w:rPr>
          <w:color w:val="000000" w:themeColor="text1"/>
        </w:rPr>
        <w:t>Some</w:t>
      </w:r>
      <w:r w:rsidRPr="00035949">
        <w:t xml:space="preserve"> continuant universals, such as </w:t>
      </w:r>
      <w:r w:rsidRPr="00035949">
        <w:rPr>
          <w:i/>
        </w:rPr>
        <w:t xml:space="preserve">larva </w:t>
      </w:r>
      <w:r w:rsidRPr="00035949">
        <w:t xml:space="preserve">or </w:t>
      </w:r>
      <w:r w:rsidRPr="00035949">
        <w:rPr>
          <w:i/>
        </w:rPr>
        <w:t xml:space="preserve">fetus </w:t>
      </w:r>
      <w:r w:rsidRPr="00035949">
        <w:t xml:space="preserve">are non-rigid, in the sense that </w:t>
      </w:r>
      <w:r w:rsidR="00F02713" w:rsidRPr="00035949">
        <w:t>i</w:t>
      </w:r>
      <w:r w:rsidRPr="00035949">
        <w:t xml:space="preserve">f some organism </w:t>
      </w:r>
      <w:r w:rsidR="00473537" w:rsidRPr="00035949">
        <w:rPr>
          <w:i/>
        </w:rPr>
        <w:t>b</w:t>
      </w:r>
      <w:r w:rsidRPr="00035949">
        <w:rPr>
          <w:i/>
        </w:rPr>
        <w:t xml:space="preserve"> </w:t>
      </w:r>
      <w:r w:rsidRPr="00035949">
        <w:t xml:space="preserve">instantiates the universal </w:t>
      </w:r>
      <w:r w:rsidRPr="00035949">
        <w:rPr>
          <w:i/>
        </w:rPr>
        <w:t>larva</w:t>
      </w:r>
      <w:r w:rsidRPr="00035949">
        <w:t xml:space="preserve"> at </w:t>
      </w:r>
      <w:r w:rsidRPr="00035949">
        <w:rPr>
          <w:i/>
        </w:rPr>
        <w:t>t</w:t>
      </w:r>
      <w:r w:rsidRPr="00035949">
        <w:t xml:space="preserve">, then it does not follow that </w:t>
      </w:r>
      <w:r w:rsidR="00473537" w:rsidRPr="00035949">
        <w:rPr>
          <w:i/>
        </w:rPr>
        <w:t>b</w:t>
      </w:r>
      <w:r w:rsidRPr="00035949">
        <w:rPr>
          <w:i/>
        </w:rPr>
        <w:t xml:space="preserve"> </w:t>
      </w:r>
      <w:r w:rsidRPr="00035949">
        <w:t>instantiates</w:t>
      </w:r>
      <w:r w:rsidRPr="00035949">
        <w:rPr>
          <w:b/>
          <w:i/>
        </w:rPr>
        <w:t xml:space="preserve"> </w:t>
      </w:r>
      <w:r w:rsidRPr="00035949">
        <w:rPr>
          <w:i/>
        </w:rPr>
        <w:t>larva</w:t>
      </w:r>
      <w:r w:rsidRPr="00035949">
        <w:t xml:space="preserve"> at all times at which</w:t>
      </w:r>
      <w:r w:rsidRPr="00035949">
        <w:rPr>
          <w:i/>
        </w:rPr>
        <w:t xml:space="preserve"> </w:t>
      </w:r>
      <w:r w:rsidR="00473537" w:rsidRPr="00035949">
        <w:rPr>
          <w:i/>
        </w:rPr>
        <w:t>b</w:t>
      </w:r>
      <w:r w:rsidRPr="00035949">
        <w:rPr>
          <w:i/>
        </w:rPr>
        <w:t xml:space="preserve"> </w:t>
      </w:r>
      <w:r w:rsidRPr="00035949">
        <w:t xml:space="preserve">exists, since </w:t>
      </w:r>
      <w:r w:rsidRPr="00035949">
        <w:rPr>
          <w:i/>
        </w:rPr>
        <w:t xml:space="preserve">larva </w:t>
      </w:r>
      <w:r w:rsidRPr="00035949">
        <w:t xml:space="preserve">is a non-rigid universal. Universals on the side of occurrents, in contrast, are always rigid, so that if an occurrent instantiates a universal at some time, then it instantiates this universal at all </w:t>
      </w:r>
      <w:r w:rsidRPr="00035949">
        <w:lastRenderedPageBreak/>
        <w:t>times.</w:t>
      </w:r>
      <w:r w:rsidR="007B2DD8" w:rsidRPr="00035949">
        <w:t xml:space="preserve"> [</w:t>
      </w:r>
      <w:r w:rsidR="00F33687" w:rsidRPr="00035949">
        <w:fldChar w:fldCharType="begin"/>
      </w:r>
      <w:r w:rsidR="007B2DD8" w:rsidRPr="00035949">
        <w:instrText xml:space="preserve"> REF _Ref309133313 \r \h </w:instrText>
      </w:r>
      <w:r w:rsidR="00035949">
        <w:instrText xml:space="preserve"> \* MERGEFORMAT </w:instrText>
      </w:r>
      <w:r w:rsidR="00F33687" w:rsidRPr="00035949">
        <w:fldChar w:fldCharType="separate"/>
      </w:r>
      <w:r w:rsidR="000A7629">
        <w:t>16</w:t>
      </w:r>
      <w:r w:rsidR="00F33687" w:rsidRPr="00035949">
        <w:fldChar w:fldCharType="end"/>
      </w:r>
      <w:r w:rsidR="007B2DD8" w:rsidRPr="00035949">
        <w:t xml:space="preserve">] </w:t>
      </w:r>
      <w:r w:rsidRPr="00035949">
        <w:t xml:space="preserve"> This is because, while continuants can change their type from one time to the next (as when an embryo becomes a fetus, which in turn becomes an infant</w:t>
      </w:r>
      <w:r w:rsidR="00F02713" w:rsidRPr="00035949">
        <w:t xml:space="preserve"> [</w:t>
      </w:r>
      <w:r w:rsidR="00F33687" w:rsidRPr="00035949">
        <w:fldChar w:fldCharType="begin"/>
      </w:r>
      <w:r w:rsidR="00F02713" w:rsidRPr="00035949">
        <w:instrText xml:space="preserve"> REF _Hlk47849653 \r \h </w:instrText>
      </w:r>
      <w:r w:rsidR="00035949">
        <w:instrText xml:space="preserve"> \* MERGEFORMAT </w:instrText>
      </w:r>
      <w:r w:rsidR="00F33687" w:rsidRPr="00035949">
        <w:fldChar w:fldCharType="separate"/>
      </w:r>
      <w:r w:rsidR="000A7629">
        <w:t>13</w:t>
      </w:r>
      <w:r w:rsidR="00F33687" w:rsidRPr="00035949">
        <w:fldChar w:fldCharType="end"/>
      </w:r>
      <w:r w:rsidR="00F02713" w:rsidRPr="00035949">
        <w:t>]</w:t>
      </w:r>
      <w:r w:rsidRPr="00035949">
        <w:t xml:space="preserve">, no similar sort of change can be identified on the side of occurrents. </w:t>
      </w:r>
    </w:p>
    <w:p w14:paraId="4FA63132" w14:textId="2A7B577C" w:rsidR="00F33687" w:rsidRPr="00035949" w:rsidRDefault="008310FF">
      <w:pPr>
        <w:pStyle w:val="Heading3"/>
      </w:pPr>
      <w:bookmarkStart w:id="439" w:name="_Toc501053136"/>
      <w:r w:rsidRPr="00035949">
        <w:t xml:space="preserve">First </w:t>
      </w:r>
      <w:r w:rsidR="00BE7980" w:rsidRPr="00035949">
        <w:t xml:space="preserve">approximation </w:t>
      </w:r>
      <w:r w:rsidRPr="00035949">
        <w:t xml:space="preserve">to a </w:t>
      </w:r>
      <w:r w:rsidR="00BE7980" w:rsidRPr="00035949">
        <w:t xml:space="preserve">solution </w:t>
      </w:r>
      <w:r w:rsidRPr="00035949">
        <w:t xml:space="preserve">of the </w:t>
      </w:r>
      <w:r w:rsidR="00BE7980" w:rsidRPr="00035949">
        <w:t xml:space="preserve">problem </w:t>
      </w:r>
      <w:r w:rsidRPr="00035949">
        <w:t xml:space="preserve">of </w:t>
      </w:r>
      <w:r w:rsidR="00BE7980" w:rsidRPr="00035949">
        <w:t xml:space="preserve">process </w:t>
      </w:r>
      <w:r w:rsidR="008273DD" w:rsidRPr="00035949">
        <w:t>m</w:t>
      </w:r>
      <w:r w:rsidRPr="00035949">
        <w:t xml:space="preserve">easurement </w:t>
      </w:r>
      <w:r w:rsidR="00BE7980" w:rsidRPr="00035949">
        <w:t>data</w:t>
      </w:r>
      <w:bookmarkEnd w:id="439"/>
    </w:p>
    <w:p w14:paraId="35BA2DC5" w14:textId="77777777" w:rsidR="00C74368" w:rsidRPr="00035949" w:rsidRDefault="00C74368">
      <w:pPr>
        <w:jc w:val="left"/>
        <w:rPr>
          <w:color w:val="000000" w:themeColor="text1"/>
        </w:rPr>
      </w:pPr>
      <w:r w:rsidRPr="00035949">
        <w:rPr>
          <w:color w:val="000000" w:themeColor="text1"/>
        </w:rPr>
        <w:t>The problem lies properly in the coverage domain of IAO. Yet it needs to be dealt with here, since it gets to the heart of one seeming shortcoming of the BFO framework.</w:t>
      </w:r>
    </w:p>
    <w:p w14:paraId="427AB9E7" w14:textId="13ED3DF2" w:rsidR="008310FF" w:rsidRPr="00035949" w:rsidRDefault="008310FF">
      <w:pPr>
        <w:jc w:val="left"/>
      </w:pPr>
      <w:r w:rsidRPr="00035949">
        <w:rPr>
          <w:color w:val="000000" w:themeColor="text1"/>
        </w:rPr>
        <w:t>A process of running can be described as increasing speed continuously over a certain interval of time. But</w:t>
      </w:r>
      <w:r w:rsidRPr="00035949">
        <w:rPr>
          <w:b/>
          <w:color w:val="000000" w:themeColor="text1"/>
        </w:rPr>
        <w:t xml:space="preserve"> </w:t>
      </w:r>
      <w:r w:rsidRPr="00035949">
        <w:rPr>
          <w:color w:val="000000" w:themeColor="text1"/>
        </w:rPr>
        <w:t xml:space="preserve">again, it is more precisely the moving body that is changing, and not the process in which that body participates. </w:t>
      </w:r>
      <w:r w:rsidRPr="00035949">
        <w:t xml:space="preserve">Now we can of course talk as if given, say, a running with speed </w:t>
      </w:r>
      <w:r w:rsidRPr="00035949">
        <w:rPr>
          <w:i/>
        </w:rPr>
        <w:t>v</w:t>
      </w:r>
      <w:r w:rsidRPr="00035949">
        <w:t xml:space="preserve">, then there is some attribute of this process in addition to the running itself – namely the attribute that it is a process </w:t>
      </w:r>
      <w:r w:rsidRPr="00035949">
        <w:rPr>
          <w:i/>
        </w:rPr>
        <w:t>of increasing speed</w:t>
      </w:r>
      <w:r w:rsidRPr="00035949">
        <w:t>. And if BFO is to serve the needs of scientists in providing the basis for common vocabularies to be used in annotating measurement information, then it is of course essential that BFO provides some simple means for annotating attributions of this sort</w:t>
      </w:r>
      <w:r w:rsidR="00F02713" w:rsidRPr="00035949">
        <w:t xml:space="preserve"> on the side of occurrents</w:t>
      </w:r>
      <w:r w:rsidRPr="00035949">
        <w:t xml:space="preserve">, just as it provides the means to annotate </w:t>
      </w:r>
      <w:r w:rsidR="00F02713" w:rsidRPr="00035949">
        <w:t xml:space="preserve">measurements and other </w:t>
      </w:r>
      <w:r w:rsidRPr="00035949">
        <w:t xml:space="preserve">of qualities </w:t>
      </w:r>
      <w:r w:rsidR="000F474A">
        <w:t>of</w:t>
      </w:r>
      <w:r w:rsidR="00F02713" w:rsidRPr="00035949">
        <w:t xml:space="preserve"> objects </w:t>
      </w:r>
      <w:r w:rsidRPr="00035949">
        <w:t xml:space="preserve">on the side of continuants. </w:t>
      </w:r>
    </w:p>
    <w:p w14:paraId="793ABCDD" w14:textId="58D7FE6C" w:rsidR="008310FF" w:rsidRPr="00035949" w:rsidRDefault="00F02713">
      <w:pPr>
        <w:jc w:val="left"/>
      </w:pPr>
      <w:r w:rsidRPr="00035949">
        <w:t>But o</w:t>
      </w:r>
      <w:r w:rsidR="008310FF" w:rsidRPr="00035949">
        <w:t xml:space="preserve">ur argument is that, for occurrents, such attributions are </w:t>
      </w:r>
      <w:r w:rsidR="008310FF" w:rsidRPr="00035949">
        <w:rPr>
          <w:i/>
        </w:rPr>
        <w:t xml:space="preserve">just a way of speaking: </w:t>
      </w:r>
      <w:r w:rsidR="008310FF" w:rsidRPr="00035949">
        <w:t xml:space="preserve">there is no extra first-class entity, </w:t>
      </w:r>
      <w:r w:rsidR="008310FF" w:rsidRPr="00035949">
        <w:rPr>
          <w:i/>
        </w:rPr>
        <w:t>in addition to the running process itself</w:t>
      </w:r>
      <w:r w:rsidR="008310FF" w:rsidRPr="00035949">
        <w:t xml:space="preserve">, which makes them true. </w:t>
      </w:r>
      <w:r w:rsidRPr="00035949">
        <w:t>H</w:t>
      </w:r>
      <w:r w:rsidR="008310FF" w:rsidRPr="00035949">
        <w:t>ow, then, do we respond to the need on the part of the users of BFO to annotate data deriving from measurement</w:t>
      </w:r>
      <w:r w:rsidRPr="00035949">
        <w:t xml:space="preserve"> and other att</w:t>
      </w:r>
      <w:r w:rsidR="00792A34" w:rsidRPr="00035949">
        <w:t>ri</w:t>
      </w:r>
      <w:r w:rsidRPr="00035949">
        <w:t xml:space="preserve">butions </w:t>
      </w:r>
      <w:r w:rsidR="008310FF" w:rsidRPr="00035949">
        <w:t>which have processes as their targets?</w:t>
      </w:r>
    </w:p>
    <w:p w14:paraId="5D6C6458" w14:textId="77777777" w:rsidR="008310FF" w:rsidRPr="00035949" w:rsidRDefault="008310FF">
      <w:pPr>
        <w:jc w:val="left"/>
      </w:pPr>
      <w:r w:rsidRPr="00035949">
        <w:t xml:space="preserve">Our response is, in first approximation, very simple: when we predicate, for instance, ‘has speed 3.12 m/s’, to a certain process of motion, then we are asserting not that that the process in question </w:t>
      </w:r>
      <w:r w:rsidRPr="00035949">
        <w:rPr>
          <w:i/>
        </w:rPr>
        <w:t>has some special quality</w:t>
      </w:r>
      <w:r w:rsidRPr="00035949">
        <w:t xml:space="preserve"> (which the same process, in another scenario, might have lacked); rather, we are asserting that this process </w:t>
      </w:r>
      <w:r w:rsidRPr="00035949">
        <w:rPr>
          <w:i/>
        </w:rPr>
        <w:t>is of a certain special type</w:t>
      </w:r>
      <w:r w:rsidRPr="00035949">
        <w:t xml:space="preserve">. Thus an assertion to the effect that </w:t>
      </w:r>
    </w:p>
    <w:p w14:paraId="225259C4" w14:textId="77777777" w:rsidR="00F33687" w:rsidRPr="00035949" w:rsidRDefault="008310FF">
      <w:pPr>
        <w:pStyle w:val="ListParagraph"/>
        <w:widowControl w:val="0"/>
        <w:numPr>
          <w:ilvl w:val="0"/>
          <w:numId w:val="25"/>
        </w:numPr>
        <w:spacing w:line="480" w:lineRule="auto"/>
        <w:jc w:val="left"/>
        <w:rPr>
          <w:i/>
        </w:rPr>
      </w:pPr>
      <w:r w:rsidRPr="00035949">
        <w:t xml:space="preserve">motion </w:t>
      </w:r>
      <w:r w:rsidRPr="00035949">
        <w:rPr>
          <w:i/>
        </w:rPr>
        <w:t xml:space="preserve">p </w:t>
      </w:r>
      <w:r w:rsidRPr="00035949">
        <w:t xml:space="preserve">has speed </w:t>
      </w:r>
      <w:r w:rsidRPr="00035949">
        <w:rPr>
          <w:i/>
        </w:rPr>
        <w:t xml:space="preserve">v </w:t>
      </w:r>
      <w:r w:rsidR="00F02713" w:rsidRPr="00035949">
        <w:rPr>
          <w:b/>
        </w:rPr>
        <w:t>at</w:t>
      </w:r>
      <w:r w:rsidR="00F02713" w:rsidRPr="00035949">
        <w:rPr>
          <w:b/>
          <w:i/>
        </w:rPr>
        <w:t xml:space="preserve"> </w:t>
      </w:r>
      <w:r w:rsidR="00F02713" w:rsidRPr="00035949">
        <w:rPr>
          <w:i/>
        </w:rPr>
        <w:t>t</w:t>
      </w:r>
    </w:p>
    <w:p w14:paraId="4C4A66DB" w14:textId="77777777" w:rsidR="008310FF" w:rsidRPr="00035949" w:rsidRDefault="008310FF">
      <w:pPr>
        <w:jc w:val="left"/>
      </w:pPr>
      <w:r w:rsidRPr="00035949">
        <w:t xml:space="preserve">is analogous, not to: </w:t>
      </w:r>
    </w:p>
    <w:p w14:paraId="5D58B14E" w14:textId="77777777" w:rsidR="00F33687" w:rsidRPr="00035949" w:rsidRDefault="008310FF">
      <w:pPr>
        <w:pStyle w:val="ListParagraph"/>
        <w:widowControl w:val="0"/>
        <w:numPr>
          <w:ilvl w:val="0"/>
          <w:numId w:val="25"/>
        </w:numPr>
        <w:spacing w:line="480" w:lineRule="auto"/>
        <w:jc w:val="left"/>
        <w:rPr>
          <w:i/>
        </w:rPr>
      </w:pPr>
      <w:r w:rsidRPr="00035949">
        <w:t xml:space="preserve">rabbit </w:t>
      </w:r>
      <w:r w:rsidRPr="00035949">
        <w:rPr>
          <w:i/>
        </w:rPr>
        <w:t xml:space="preserve">r </w:t>
      </w:r>
      <w:r w:rsidRPr="00035949">
        <w:t xml:space="preserve">has weight </w:t>
      </w:r>
      <w:r w:rsidRPr="00035949">
        <w:rPr>
          <w:i/>
        </w:rPr>
        <w:t>w</w:t>
      </w:r>
      <w:r w:rsidR="00F02713" w:rsidRPr="00035949">
        <w:rPr>
          <w:i/>
        </w:rPr>
        <w:t xml:space="preserve"> </w:t>
      </w:r>
      <w:r w:rsidR="00F02713" w:rsidRPr="00035949">
        <w:rPr>
          <w:b/>
        </w:rPr>
        <w:t xml:space="preserve">at </w:t>
      </w:r>
      <w:r w:rsidR="00F02713" w:rsidRPr="00035949">
        <w:rPr>
          <w:i/>
        </w:rPr>
        <w:t>t</w:t>
      </w:r>
      <w:r w:rsidRPr="00035949">
        <w:t>,</w:t>
      </w:r>
      <w:r w:rsidRPr="00035949">
        <w:rPr>
          <w:i/>
        </w:rPr>
        <w:t xml:space="preserve"> </w:t>
      </w:r>
    </w:p>
    <w:p w14:paraId="2E96DDB2" w14:textId="77777777" w:rsidR="008310FF" w:rsidRPr="00035949" w:rsidRDefault="008310FF">
      <w:pPr>
        <w:jc w:val="left"/>
      </w:pPr>
      <w:r w:rsidRPr="00035949">
        <w:lastRenderedPageBreak/>
        <w:t xml:space="preserve">but rather to: </w:t>
      </w:r>
    </w:p>
    <w:p w14:paraId="6CC3BFC4" w14:textId="77777777" w:rsidR="00F33687" w:rsidRPr="00035949" w:rsidRDefault="008310FF">
      <w:pPr>
        <w:pStyle w:val="ListParagraph"/>
        <w:widowControl w:val="0"/>
        <w:numPr>
          <w:ilvl w:val="0"/>
          <w:numId w:val="25"/>
        </w:numPr>
        <w:spacing w:line="480" w:lineRule="auto"/>
        <w:jc w:val="left"/>
        <w:rPr>
          <w:i/>
        </w:rPr>
      </w:pPr>
      <w:r w:rsidRPr="00035949">
        <w:t xml:space="preserve">rabbit </w:t>
      </w:r>
      <w:r w:rsidRPr="00035949">
        <w:rPr>
          <w:i/>
        </w:rPr>
        <w:t xml:space="preserve">r </w:t>
      </w:r>
      <w:r w:rsidRPr="00035949">
        <w:rPr>
          <w:b/>
        </w:rPr>
        <w:t xml:space="preserve">instance_of </w:t>
      </w:r>
      <w:r w:rsidRPr="00035949">
        <w:t xml:space="preserve">universal </w:t>
      </w:r>
      <w:r w:rsidRPr="00035949">
        <w:rPr>
          <w:i/>
        </w:rPr>
        <w:t>rabbit</w:t>
      </w:r>
      <w:r w:rsidR="00F02713" w:rsidRPr="00035949">
        <w:rPr>
          <w:i/>
        </w:rPr>
        <w:t xml:space="preserve"> </w:t>
      </w:r>
      <w:r w:rsidR="00F02713" w:rsidRPr="00035949">
        <w:rPr>
          <w:b/>
        </w:rPr>
        <w:t>at</w:t>
      </w:r>
      <w:r w:rsidR="00F02713" w:rsidRPr="00035949">
        <w:rPr>
          <w:i/>
        </w:rPr>
        <w:t xml:space="preserve"> t</w:t>
      </w:r>
      <w:r w:rsidRPr="00035949">
        <w:rPr>
          <w:i/>
        </w:rPr>
        <w:t xml:space="preserve">. </w:t>
      </w:r>
    </w:p>
    <w:p w14:paraId="2CA0B4B2" w14:textId="77777777" w:rsidR="008310FF" w:rsidRPr="00035949" w:rsidRDefault="008310FF">
      <w:pPr>
        <w:jc w:val="left"/>
      </w:pPr>
      <w:r w:rsidRPr="00035949">
        <w:t xml:space="preserve">(1), in other words, should be interpreted as being of the form: </w:t>
      </w:r>
    </w:p>
    <w:p w14:paraId="2C40D91F" w14:textId="77777777" w:rsidR="008310FF" w:rsidRPr="00035949" w:rsidRDefault="008310FF">
      <w:pPr>
        <w:ind w:left="720" w:hanging="360"/>
        <w:jc w:val="left"/>
        <w:rPr>
          <w:i/>
        </w:rPr>
      </w:pPr>
      <w:r w:rsidRPr="00035949">
        <w:t xml:space="preserve">(4) </w:t>
      </w:r>
      <w:r w:rsidRPr="00035949">
        <w:tab/>
        <w:t xml:space="preserve">motion </w:t>
      </w:r>
      <w:r w:rsidRPr="00035949">
        <w:rPr>
          <w:i/>
        </w:rPr>
        <w:t xml:space="preserve">p </w:t>
      </w:r>
      <w:r w:rsidRPr="00035949">
        <w:rPr>
          <w:b/>
        </w:rPr>
        <w:t>instance_of</w:t>
      </w:r>
      <w:r w:rsidRPr="00035949">
        <w:t xml:space="preserve"> universal: </w:t>
      </w:r>
      <w:r w:rsidRPr="00035949">
        <w:rPr>
          <w:i/>
        </w:rPr>
        <w:t>motion with speed v</w:t>
      </w:r>
      <w:r w:rsidR="00F02713" w:rsidRPr="00035949">
        <w:rPr>
          <w:i/>
        </w:rPr>
        <w:t xml:space="preserve"> </w:t>
      </w:r>
      <w:r w:rsidR="00F02713" w:rsidRPr="00035949">
        <w:rPr>
          <w:b/>
        </w:rPr>
        <w:t xml:space="preserve">at </w:t>
      </w:r>
      <w:r w:rsidR="00F02713" w:rsidRPr="00035949">
        <w:rPr>
          <w:i/>
        </w:rPr>
        <w:t>t</w:t>
      </w:r>
      <w:r w:rsidRPr="00035949">
        <w:rPr>
          <w:i/>
        </w:rPr>
        <w:t>.</w:t>
      </w:r>
    </w:p>
    <w:p w14:paraId="2750D830" w14:textId="4FF107A7" w:rsidR="00E4462C" w:rsidRPr="00E4462C" w:rsidRDefault="00E4462C" w:rsidP="00F35550">
      <w:pPr>
        <w:jc w:val="left"/>
      </w:pPr>
      <w:r>
        <w:t xml:space="preserve">Note that this does not imply that a process can change its type from one moment to the next (any more than a rabbit can change its species. Rather, when a process is a process of moving at speed </w:t>
      </w:r>
      <w:r>
        <w:rPr>
          <w:i/>
        </w:rPr>
        <w:t xml:space="preserve">v </w:t>
      </w:r>
      <w:r>
        <w:t xml:space="preserve">a time </w:t>
      </w:r>
      <w:r>
        <w:rPr>
          <w:i/>
        </w:rPr>
        <w:t xml:space="preserve">t </w:t>
      </w:r>
      <w:r>
        <w:t xml:space="preserve">and a process of moving at speed </w:t>
      </w:r>
      <w:r>
        <w:rPr>
          <w:i/>
        </w:rPr>
        <w:t>v</w:t>
      </w:r>
      <w:r>
        <w:rPr>
          <w:vertAlign w:val="superscript"/>
        </w:rPr>
        <w:t xml:space="preserve">+ </w:t>
      </w:r>
      <w:r>
        <w:t xml:space="preserve">at time </w:t>
      </w:r>
      <w:r>
        <w:rPr>
          <w:i/>
        </w:rPr>
        <w:t>t</w:t>
      </w:r>
      <w:r>
        <w:rPr>
          <w:vertAlign w:val="superscript"/>
        </w:rPr>
        <w:t>+</w:t>
      </w:r>
      <w:r>
        <w:t xml:space="preserve">, then this is because parts of the process existing around time </w:t>
      </w:r>
      <w:r>
        <w:rPr>
          <w:i/>
        </w:rPr>
        <w:t xml:space="preserve">t </w:t>
      </w:r>
      <w:r>
        <w:t xml:space="preserve">instantiate a different types from parts of the process existing around </w:t>
      </w:r>
      <w:r>
        <w:rPr>
          <w:i/>
        </w:rPr>
        <w:t>t</w:t>
      </w:r>
      <w:r>
        <w:rPr>
          <w:vertAlign w:val="superscript"/>
        </w:rPr>
        <w:t>+</w:t>
      </w:r>
      <w:r>
        <w:t>.</w:t>
      </w:r>
    </w:p>
    <w:p w14:paraId="4ED6468A" w14:textId="08ABFAAA" w:rsidR="008310FF" w:rsidRPr="00035949" w:rsidRDefault="00E4462C" w:rsidP="00F35550">
      <w:pPr>
        <w:jc w:val="left"/>
      </w:pPr>
      <w:r>
        <w:t>Note, too, that t</w:t>
      </w:r>
      <w:r w:rsidR="008310FF" w:rsidRPr="00035949">
        <w:t>h</w:t>
      </w:r>
      <w:r>
        <w:t>e above</w:t>
      </w:r>
      <w:r w:rsidR="008310FF" w:rsidRPr="00035949">
        <w:t xml:space="preserve"> treatment of attribution in terms of instantiation reflects standard policy throughout the BFO ontology – part of </w:t>
      </w:r>
      <w:r w:rsidR="00EE397F" w:rsidRPr="00035949">
        <w:t xml:space="preserve">a </w:t>
      </w:r>
      <w:r w:rsidR="008310FF" w:rsidRPr="00035949">
        <w:t xml:space="preserve">strategy to maintain </w:t>
      </w:r>
      <w:r w:rsidR="00EE397F" w:rsidRPr="00035949">
        <w:t xml:space="preserve">BFO’s </w:t>
      </w:r>
      <w:r w:rsidR="008310FF" w:rsidRPr="00035949">
        <w:t xml:space="preserve">ontological simplicity. There are no qualities of occurrents, in BFO, just as there are no qualities of qualities, and also no qualities of spatial or temporal regions. Leaving aside the single case of qualities of independent continuants, attributions in BFO are quite generally treated in terms of the relation of instantiation, as in </w:t>
      </w:r>
      <w:r w:rsidR="00F33687" w:rsidRPr="00035949">
        <w:fldChar w:fldCharType="begin"/>
      </w:r>
      <w:r w:rsidR="008310FF" w:rsidRPr="00035949">
        <w:instrText xml:space="preserve"> REF _Ref322364536 \h </w:instrText>
      </w:r>
      <w:r w:rsidR="00035949">
        <w:instrText xml:space="preserve"> \* MERGEFORMAT </w:instrText>
      </w:r>
      <w:r w:rsidR="00F33687" w:rsidRPr="00035949">
        <w:fldChar w:fldCharType="separate"/>
      </w:r>
      <w:ins w:id="440" w:author="Windows User" w:date="2017-12-14T22:26:00Z">
        <w:r w:rsidR="000A7629" w:rsidRPr="00035949">
          <w:t xml:space="preserve">Table </w:t>
        </w:r>
        <w:r w:rsidR="000A7629">
          <w:rPr>
            <w:noProof/>
          </w:rPr>
          <w:t>1</w:t>
        </w:r>
      </w:ins>
      <w:del w:id="441" w:author="Windows User" w:date="2017-12-14T22:26:00Z">
        <w:r w:rsidR="00F55F47" w:rsidRPr="00035949" w:rsidDel="000A7629">
          <w:delText xml:space="preserve">Table </w:delText>
        </w:r>
        <w:r w:rsidR="00F55F47" w:rsidDel="000A7629">
          <w:rPr>
            <w:noProof/>
          </w:rPr>
          <w:delText>1</w:delText>
        </w:r>
      </w:del>
      <w:r w:rsidR="00F33687" w:rsidRPr="00035949">
        <w:fldChar w:fldCharType="end"/>
      </w:r>
      <w:r w:rsidR="008310FF" w:rsidRPr="00035949">
        <w:t>:</w:t>
      </w:r>
    </w:p>
    <w:tbl>
      <w:tblPr>
        <w:tblStyle w:val="TableGrid"/>
        <w:tblW w:w="0" w:type="auto"/>
        <w:tblLook w:val="04A0" w:firstRow="1" w:lastRow="0" w:firstColumn="1" w:lastColumn="0" w:noHBand="0" w:noVBand="1"/>
      </w:tblPr>
      <w:tblGrid>
        <w:gridCol w:w="4068"/>
        <w:gridCol w:w="5175"/>
      </w:tblGrid>
      <w:tr w:rsidR="008310FF" w:rsidRPr="00035949" w14:paraId="068A7B69" w14:textId="77777777" w:rsidTr="00F53485">
        <w:tc>
          <w:tcPr>
            <w:tcW w:w="4068" w:type="dxa"/>
          </w:tcPr>
          <w:p w14:paraId="0D5CF287"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spatial region</w:t>
            </w:r>
            <w:r w:rsidRPr="00035949">
              <w:rPr>
                <w:i/>
              </w:rPr>
              <w:t xml:space="preserve"> r </w:t>
            </w:r>
            <w:r w:rsidRPr="00035949">
              <w:t>has volume</w:t>
            </w:r>
            <w:r w:rsidRPr="00035949">
              <w:rPr>
                <w:i/>
              </w:rPr>
              <w:t xml:space="preserve"> w</w:t>
            </w:r>
          </w:p>
        </w:tc>
        <w:tc>
          <w:tcPr>
            <w:tcW w:w="5175" w:type="dxa"/>
          </w:tcPr>
          <w:p w14:paraId="41D0E914"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rPr>
                <w:i/>
              </w:rPr>
              <w:t xml:space="preserve">r </w:t>
            </w:r>
            <w:r w:rsidRPr="00035949">
              <w:rPr>
                <w:b/>
              </w:rPr>
              <w:t>instance_of</w:t>
            </w:r>
            <w:r w:rsidRPr="00035949">
              <w:t xml:space="preserve"> universal </w:t>
            </w:r>
            <w:r w:rsidR="00F02713" w:rsidRPr="00035949">
              <w:rPr>
                <w:i/>
              </w:rPr>
              <w:t xml:space="preserve">spatial </w:t>
            </w:r>
            <w:r w:rsidRPr="00035949">
              <w:rPr>
                <w:i/>
              </w:rPr>
              <w:t>region with volume w</w:t>
            </w:r>
          </w:p>
        </w:tc>
      </w:tr>
      <w:tr w:rsidR="008310FF" w:rsidRPr="00035949" w14:paraId="66EC82D3" w14:textId="77777777" w:rsidTr="00F53485">
        <w:tc>
          <w:tcPr>
            <w:tcW w:w="4068" w:type="dxa"/>
          </w:tcPr>
          <w:p w14:paraId="09AD2824" w14:textId="77777777" w:rsidR="00F33687" w:rsidRPr="00035949" w:rsidRDefault="005F51F0" w:rsidP="00140957">
            <w:pPr>
              <w:jc w:val="left"/>
              <w:rPr>
                <w:rFonts w:asciiTheme="majorHAnsi" w:eastAsiaTheme="majorEastAsia" w:hAnsiTheme="majorHAnsi" w:cstheme="majorBidi"/>
                <w:b/>
                <w:bCs/>
                <w:i/>
                <w:iCs/>
                <w:color w:val="4F81BD" w:themeColor="accent1"/>
                <w:sz w:val="26"/>
                <w:szCs w:val="26"/>
              </w:rPr>
            </w:pPr>
            <w:r w:rsidRPr="00035949">
              <w:t xml:space="preserve">volume </w:t>
            </w:r>
            <w:r w:rsidR="008310FF" w:rsidRPr="00035949">
              <w:t xml:space="preserve">quality </w:t>
            </w:r>
            <w:r w:rsidR="008310FF" w:rsidRPr="00035949">
              <w:rPr>
                <w:i/>
              </w:rPr>
              <w:t xml:space="preserve">q </w:t>
            </w:r>
            <w:r w:rsidR="008310FF" w:rsidRPr="00035949">
              <w:t xml:space="preserve">has value 2 </w:t>
            </w:r>
            <w:r w:rsidRPr="00035949">
              <w:t xml:space="preserve">cubic </w:t>
            </w:r>
            <w:r w:rsidR="008310FF" w:rsidRPr="00035949">
              <w:t xml:space="preserve">meters </w:t>
            </w:r>
            <w:r w:rsidRPr="00035949">
              <w:t xml:space="preserve">at </w:t>
            </w:r>
            <w:r w:rsidRPr="00035949">
              <w:rPr>
                <w:i/>
              </w:rPr>
              <w:t>t</w:t>
            </w:r>
          </w:p>
        </w:tc>
        <w:tc>
          <w:tcPr>
            <w:tcW w:w="5175" w:type="dxa"/>
          </w:tcPr>
          <w:p w14:paraId="52E99B02" w14:textId="77777777" w:rsidR="00F33687" w:rsidRPr="00035949" w:rsidRDefault="005F51F0" w:rsidP="00140957">
            <w:pPr>
              <w:jc w:val="left"/>
              <w:rPr>
                <w:rFonts w:asciiTheme="majorHAnsi" w:eastAsiaTheme="majorEastAsia" w:hAnsiTheme="majorHAnsi" w:cstheme="majorBidi"/>
                <w:b/>
                <w:bCs/>
                <w:i/>
                <w:iCs/>
                <w:color w:val="4F81BD" w:themeColor="accent1"/>
                <w:sz w:val="26"/>
                <w:szCs w:val="26"/>
              </w:rPr>
            </w:pPr>
            <w:r w:rsidRPr="00035949">
              <w:t xml:space="preserve">bearer of </w:t>
            </w:r>
            <w:r w:rsidR="008310FF" w:rsidRPr="00035949">
              <w:rPr>
                <w:i/>
              </w:rPr>
              <w:t xml:space="preserve">q </w:t>
            </w:r>
            <w:r w:rsidRPr="00035949">
              <w:t xml:space="preserve">exactly located in </w:t>
            </w:r>
            <w:r w:rsidR="008310FF" w:rsidRPr="00035949">
              <w:rPr>
                <w:i/>
              </w:rPr>
              <w:t>spatial region</w:t>
            </w:r>
            <w:r w:rsidR="008310FF" w:rsidRPr="00035949">
              <w:t xml:space="preserve"> </w:t>
            </w:r>
            <w:r w:rsidR="008310FF" w:rsidRPr="00035949">
              <w:rPr>
                <w:i/>
              </w:rPr>
              <w:t xml:space="preserve">r </w:t>
            </w:r>
            <w:r w:rsidR="008310FF" w:rsidRPr="00035949">
              <w:t xml:space="preserve">and </w:t>
            </w:r>
            <w:r w:rsidR="008310FF" w:rsidRPr="00035949">
              <w:rPr>
                <w:i/>
              </w:rPr>
              <w:t xml:space="preserve">r </w:t>
            </w:r>
            <w:r w:rsidR="008310FF" w:rsidRPr="00035949">
              <w:rPr>
                <w:b/>
              </w:rPr>
              <w:t>instance</w:t>
            </w:r>
            <w:r w:rsidR="00F02713" w:rsidRPr="00035949">
              <w:rPr>
                <w:b/>
              </w:rPr>
              <w:t>_</w:t>
            </w:r>
            <w:r w:rsidR="008310FF" w:rsidRPr="00035949">
              <w:rPr>
                <w:b/>
              </w:rPr>
              <w:t>of</w:t>
            </w:r>
            <w:r w:rsidR="008310FF" w:rsidRPr="00035949">
              <w:t xml:space="preserve"> universal </w:t>
            </w:r>
            <w:r w:rsidR="008310FF" w:rsidRPr="00035949">
              <w:rPr>
                <w:i/>
              </w:rPr>
              <w:t xml:space="preserve">1 </w:t>
            </w:r>
            <w:r w:rsidRPr="00035949">
              <w:rPr>
                <w:i/>
              </w:rPr>
              <w:t xml:space="preserve">cubic </w:t>
            </w:r>
            <w:r w:rsidR="008310FF" w:rsidRPr="00035949">
              <w:rPr>
                <w:i/>
              </w:rPr>
              <w:t>meter spatial region</w:t>
            </w:r>
          </w:p>
        </w:tc>
      </w:tr>
      <w:tr w:rsidR="008310FF" w:rsidRPr="00035949" w14:paraId="0EEB4353" w14:textId="77777777" w:rsidTr="00F53485">
        <w:tc>
          <w:tcPr>
            <w:tcW w:w="4068" w:type="dxa"/>
          </w:tcPr>
          <w:p w14:paraId="1A63D676"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temporal region </w:t>
            </w:r>
            <w:r w:rsidRPr="00035949">
              <w:rPr>
                <w:i/>
              </w:rPr>
              <w:t xml:space="preserve">t </w:t>
            </w:r>
            <w:r w:rsidRPr="00035949">
              <w:t xml:space="preserve">has duration </w:t>
            </w:r>
            <w:r w:rsidRPr="00035949">
              <w:rPr>
                <w:i/>
              </w:rPr>
              <w:t>d</w:t>
            </w:r>
          </w:p>
        </w:tc>
        <w:tc>
          <w:tcPr>
            <w:tcW w:w="5175" w:type="dxa"/>
          </w:tcPr>
          <w:p w14:paraId="03271F5F"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rPr>
                <w:i/>
              </w:rPr>
              <w:t xml:space="preserve">t </w:t>
            </w:r>
            <w:r w:rsidRPr="00035949">
              <w:rPr>
                <w:b/>
              </w:rPr>
              <w:t>instance_of</w:t>
            </w:r>
            <w:r w:rsidRPr="00035949">
              <w:t xml:space="preserve"> universal </w:t>
            </w:r>
            <w:r w:rsidRPr="00035949">
              <w:rPr>
                <w:i/>
              </w:rPr>
              <w:t>temporal region with duration d</w:t>
            </w:r>
          </w:p>
        </w:tc>
      </w:tr>
      <w:tr w:rsidR="008310FF" w:rsidRPr="00035949" w14:paraId="1590A732" w14:textId="77777777" w:rsidTr="00F53485">
        <w:tc>
          <w:tcPr>
            <w:tcW w:w="4068" w:type="dxa"/>
          </w:tcPr>
          <w:p w14:paraId="72828963"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u w:val="single"/>
              </w:rPr>
            </w:pPr>
            <w:r w:rsidRPr="00035949">
              <w:t xml:space="preserve">process </w:t>
            </w:r>
            <w:r w:rsidRPr="00035949">
              <w:rPr>
                <w:i/>
              </w:rPr>
              <w:t xml:space="preserve">p </w:t>
            </w:r>
            <w:r w:rsidRPr="00035949">
              <w:t xml:space="preserve">has duration </w:t>
            </w:r>
            <w:r w:rsidRPr="00035949">
              <w:rPr>
                <w:i/>
              </w:rPr>
              <w:t>d</w:t>
            </w:r>
          </w:p>
        </w:tc>
        <w:tc>
          <w:tcPr>
            <w:tcW w:w="5175" w:type="dxa"/>
          </w:tcPr>
          <w:p w14:paraId="14DDA1B0"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process </w:t>
            </w:r>
            <w:r w:rsidRPr="00035949">
              <w:rPr>
                <w:i/>
              </w:rPr>
              <w:t xml:space="preserve">p </w:t>
            </w:r>
            <w:r w:rsidRPr="00035949">
              <w:t xml:space="preserve">occupies temporal region </w:t>
            </w:r>
            <w:r w:rsidRPr="00035949">
              <w:rPr>
                <w:i/>
              </w:rPr>
              <w:t xml:space="preserve">t </w:t>
            </w:r>
            <w:r w:rsidRPr="00035949">
              <w:t xml:space="preserve">and </w:t>
            </w:r>
            <w:r w:rsidRPr="00035949">
              <w:rPr>
                <w:i/>
              </w:rPr>
              <w:t xml:space="preserve">t </w:t>
            </w:r>
            <w:r w:rsidRPr="00035949">
              <w:rPr>
                <w:b/>
              </w:rPr>
              <w:t>instance_of</w:t>
            </w:r>
            <w:r w:rsidRPr="00035949">
              <w:t xml:space="preserve"> universal </w:t>
            </w:r>
            <w:r w:rsidRPr="00035949">
              <w:rPr>
                <w:i/>
              </w:rPr>
              <w:t>temporal region with duration d</w:t>
            </w:r>
          </w:p>
        </w:tc>
      </w:tr>
      <w:tr w:rsidR="008310FF" w:rsidRPr="00035949" w14:paraId="1CD01B50" w14:textId="77777777" w:rsidTr="00F53485">
        <w:tc>
          <w:tcPr>
            <w:tcW w:w="4068" w:type="dxa"/>
          </w:tcPr>
          <w:p w14:paraId="696ADCDD"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temperature quality </w:t>
            </w:r>
            <w:r w:rsidRPr="00035949">
              <w:rPr>
                <w:i/>
              </w:rPr>
              <w:t xml:space="preserve">q </w:t>
            </w:r>
            <w:r w:rsidRPr="00035949">
              <w:t>has value 63° Celsius</w:t>
            </w:r>
          </w:p>
        </w:tc>
        <w:tc>
          <w:tcPr>
            <w:tcW w:w="5175" w:type="dxa"/>
          </w:tcPr>
          <w:p w14:paraId="43A7F0DD" w14:textId="77777777" w:rsidR="00F33687" w:rsidRPr="00035949" w:rsidRDefault="008310FF" w:rsidP="00140957">
            <w:pPr>
              <w:keepNext/>
              <w:jc w:val="left"/>
              <w:rPr>
                <w:rFonts w:asciiTheme="majorHAnsi" w:eastAsiaTheme="majorEastAsia" w:hAnsiTheme="majorHAnsi" w:cstheme="majorBidi"/>
                <w:b/>
                <w:bCs/>
                <w:i/>
                <w:iCs/>
                <w:color w:val="4F81BD" w:themeColor="accent1"/>
                <w:sz w:val="26"/>
                <w:szCs w:val="26"/>
              </w:rPr>
            </w:pPr>
            <w:r w:rsidRPr="00035949">
              <w:rPr>
                <w:i/>
              </w:rPr>
              <w:t xml:space="preserve">q </w:t>
            </w:r>
            <w:r w:rsidRPr="00035949">
              <w:rPr>
                <w:b/>
              </w:rPr>
              <w:t>instance_of</w:t>
            </w:r>
            <w:r w:rsidRPr="00035949">
              <w:t xml:space="preserve"> universal 63° Celsius </w:t>
            </w:r>
            <w:r w:rsidRPr="00035949">
              <w:rPr>
                <w:i/>
              </w:rPr>
              <w:t>temperature quality</w:t>
            </w:r>
          </w:p>
        </w:tc>
      </w:tr>
    </w:tbl>
    <w:p w14:paraId="76B49B69" w14:textId="5FC4907E" w:rsidR="008310FF" w:rsidRPr="00035949" w:rsidRDefault="008310FF" w:rsidP="00F35550">
      <w:pPr>
        <w:pStyle w:val="Caption"/>
        <w:jc w:val="center"/>
      </w:pPr>
      <w:bookmarkStart w:id="442" w:name="_Ref322364536"/>
      <w:r w:rsidRPr="00035949">
        <w:t xml:space="preserve">Table </w:t>
      </w:r>
      <w:r w:rsidR="00E05EDA">
        <w:fldChar w:fldCharType="begin"/>
      </w:r>
      <w:r w:rsidR="00E05EDA">
        <w:instrText xml:space="preserve"> SEQ Table \* ARABIC </w:instrText>
      </w:r>
      <w:r w:rsidR="00E05EDA">
        <w:fldChar w:fldCharType="separate"/>
      </w:r>
      <w:r w:rsidR="000A7629">
        <w:rPr>
          <w:noProof/>
        </w:rPr>
        <w:t>1</w:t>
      </w:r>
      <w:r w:rsidR="00E05EDA">
        <w:rPr>
          <w:noProof/>
        </w:rPr>
        <w:fldChar w:fldCharType="end"/>
      </w:r>
      <w:bookmarkEnd w:id="442"/>
      <w:r w:rsidRPr="00035949">
        <w:t>: Examples of attribution</w:t>
      </w:r>
      <w:r w:rsidRPr="00035949">
        <w:rPr>
          <w:noProof/>
        </w:rPr>
        <w:t>s in BFO</w:t>
      </w:r>
    </w:p>
    <w:p w14:paraId="09BAF2B3" w14:textId="77777777" w:rsidR="008310FF" w:rsidRPr="00035949" w:rsidRDefault="008310FF">
      <w:pPr>
        <w:jc w:val="left"/>
      </w:pPr>
    </w:p>
    <w:p w14:paraId="63FD71B3" w14:textId="146DFEA5" w:rsidR="00F33687" w:rsidRPr="00035949" w:rsidRDefault="008310FF" w:rsidP="00140957">
      <w:pPr>
        <w:pStyle w:val="Heading2"/>
      </w:pPr>
      <w:bookmarkStart w:id="443" w:name="_Toc501053137"/>
      <w:r w:rsidRPr="00035949">
        <w:lastRenderedPageBreak/>
        <w:t xml:space="preserve">Processes as </w:t>
      </w:r>
      <w:r w:rsidR="00BE7980" w:rsidRPr="00035949">
        <w:t>dependent entities</w:t>
      </w:r>
      <w:bookmarkEnd w:id="443"/>
    </w:p>
    <w:p w14:paraId="0CFFD478" w14:textId="77777777" w:rsidR="008310FF" w:rsidRPr="00035949" w:rsidRDefault="008310FF">
      <w:pPr>
        <w:jc w:val="left"/>
      </w:pPr>
      <w:r w:rsidRPr="00035949">
        <w:t xml:space="preserve">Processes themselves stand to the independent continuants which are their participants as qualities stand to the independent continuants which are their bearers. Our strategy is to use the instantiation relation </w:t>
      </w:r>
      <w:r w:rsidR="0062392E" w:rsidRPr="00035949">
        <w:t xml:space="preserve">between process instances and process universals </w:t>
      </w:r>
      <w:r w:rsidRPr="00035949">
        <w:t xml:space="preserve">as basis for an account of </w:t>
      </w:r>
      <w:r w:rsidR="0062392E" w:rsidRPr="00035949">
        <w:t xml:space="preserve">how </w:t>
      </w:r>
      <w:r w:rsidRPr="00035949">
        <w:t>process attributions</w:t>
      </w:r>
      <w:r w:rsidR="0062392E" w:rsidRPr="00035949">
        <w:t xml:space="preserve"> </w:t>
      </w:r>
      <w:r w:rsidR="00F02713" w:rsidRPr="00035949">
        <w:t xml:space="preserve">(veridical process attribution talk) </w:t>
      </w:r>
      <w:r w:rsidR="0062392E" w:rsidRPr="00035949">
        <w:t>relate to the underlying reality</w:t>
      </w:r>
      <w:r w:rsidRPr="00035949">
        <w:t>. To make an approach along these lines work, however, we will need to find a way to do justice to the fact that the processes with which experimenters have to deal are typically highly complex in nature. A running process, for example, might simultaneously make true assertions to the effect that it is not merely an instance of determinable universals such as:</w:t>
      </w:r>
    </w:p>
    <w:p w14:paraId="4D86BD69" w14:textId="77777777" w:rsidR="00F33687" w:rsidRPr="00035949" w:rsidRDefault="008310FF" w:rsidP="00140957">
      <w:pPr>
        <w:pStyle w:val="List"/>
      </w:pPr>
      <w:r w:rsidRPr="00035949">
        <w:t>running process</w:t>
      </w:r>
    </w:p>
    <w:p w14:paraId="451D395D" w14:textId="77777777" w:rsidR="00F33687" w:rsidRPr="00035949" w:rsidRDefault="008310FF" w:rsidP="00140957">
      <w:pPr>
        <w:pStyle w:val="List"/>
      </w:pPr>
      <w:r w:rsidRPr="00035949">
        <w:t>constant speed running process</w:t>
      </w:r>
    </w:p>
    <w:p w14:paraId="0D2E84EC" w14:textId="77777777" w:rsidR="00F33687" w:rsidRPr="00035949" w:rsidRDefault="008310FF" w:rsidP="00140957">
      <w:pPr>
        <w:pStyle w:val="List"/>
      </w:pPr>
      <w:r w:rsidRPr="00035949">
        <w:t>cardiovascular exercise process</w:t>
      </w:r>
    </w:p>
    <w:p w14:paraId="4CAE06EF" w14:textId="77777777" w:rsidR="00F33687" w:rsidRPr="00035949" w:rsidRDefault="008310FF" w:rsidP="00140957">
      <w:pPr>
        <w:pStyle w:val="List"/>
      </w:pPr>
      <w:r w:rsidRPr="00035949">
        <w:t>air-displacement process</w:t>
      </w:r>
    </w:p>
    <w:p w14:paraId="4B4CD750" w14:textId="77777777" w:rsidR="00F33687" w:rsidRPr="00035949" w:rsidRDefault="008310FF" w:rsidP="00140957">
      <w:pPr>
        <w:pStyle w:val="List"/>
      </w:pPr>
      <w:r w:rsidRPr="00035949">
        <w:t xml:space="preserve">compression sock testing process </w:t>
      </w:r>
    </w:p>
    <w:p w14:paraId="5DED05C2" w14:textId="77777777" w:rsidR="008310FF" w:rsidRPr="00035949" w:rsidRDefault="008310FF">
      <w:pPr>
        <w:jc w:val="left"/>
      </w:pPr>
      <w:r w:rsidRPr="00035949">
        <w:t xml:space="preserve">but also of quantitatively determinate universals such as </w:t>
      </w:r>
    </w:p>
    <w:p w14:paraId="6902BA51" w14:textId="77777777" w:rsidR="008310FF" w:rsidRPr="00035949" w:rsidRDefault="008310FF">
      <w:pPr>
        <w:ind w:left="720"/>
        <w:jc w:val="left"/>
      </w:pPr>
      <w:r w:rsidRPr="00035949">
        <w:rPr>
          <w:i/>
        </w:rPr>
        <w:t>running process</w:t>
      </w:r>
      <w:r w:rsidRPr="00035949">
        <w:t xml:space="preserve"> of 30 minute duration</w:t>
      </w:r>
    </w:p>
    <w:p w14:paraId="28B2A346" w14:textId="77777777" w:rsidR="008310FF" w:rsidRPr="00035949" w:rsidRDefault="008310FF">
      <w:pPr>
        <w:ind w:left="720"/>
        <w:jc w:val="left"/>
      </w:pPr>
      <w:r w:rsidRPr="00035949">
        <w:t xml:space="preserve">3.12 m/s </w:t>
      </w:r>
      <w:r w:rsidRPr="00035949">
        <w:rPr>
          <w:i/>
        </w:rPr>
        <w:t>motion process</w:t>
      </w:r>
    </w:p>
    <w:p w14:paraId="682E72D8" w14:textId="77777777" w:rsidR="008310FF" w:rsidRPr="00035949" w:rsidRDefault="008310FF">
      <w:pPr>
        <w:ind w:left="720"/>
        <w:jc w:val="left"/>
      </w:pPr>
      <w:r w:rsidRPr="00035949">
        <w:t xml:space="preserve">9.2 calories per minute </w:t>
      </w:r>
      <w:r w:rsidRPr="00035949">
        <w:rPr>
          <w:i/>
        </w:rPr>
        <w:t>energy burning process</w:t>
      </w:r>
    </w:p>
    <w:p w14:paraId="58F8AE12" w14:textId="77777777" w:rsidR="008310FF" w:rsidRPr="00035949" w:rsidRDefault="008310FF">
      <w:pPr>
        <w:ind w:left="720"/>
        <w:jc w:val="left"/>
      </w:pPr>
      <w:r w:rsidRPr="00035949">
        <w:t xml:space="preserve">30.12 liters per kilometer </w:t>
      </w:r>
      <w:r w:rsidRPr="00035949">
        <w:rPr>
          <w:i/>
        </w:rPr>
        <w:t>oxygen utilizing process</w:t>
      </w:r>
    </w:p>
    <w:p w14:paraId="573ACE11" w14:textId="77777777" w:rsidR="008310FF" w:rsidRPr="00035949" w:rsidRDefault="008310FF">
      <w:pPr>
        <w:jc w:val="left"/>
      </w:pPr>
      <w:r w:rsidRPr="00035949">
        <w:t>and so on.</w:t>
      </w:r>
    </w:p>
    <w:p w14:paraId="0CB39E98" w14:textId="2702BC18" w:rsidR="000A7629" w:rsidRPr="00035949" w:rsidRDefault="008310FF" w:rsidP="00FA502C">
      <w:pPr>
        <w:jc w:val="left"/>
        <w:rPr>
          <w:ins w:id="444" w:author="Windows User" w:date="2017-12-14T22:26:00Z"/>
        </w:rPr>
      </w:pPr>
      <w:r w:rsidRPr="00035949">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r w:rsidR="00F33687" w:rsidRPr="00035949">
        <w:rPr>
          <w:rFonts w:asciiTheme="minorHAnsi" w:hAnsiTheme="minorHAnsi" w:cstheme="minorBidi"/>
          <w:b/>
          <w:bCs/>
          <w:color w:val="4F81BD" w:themeColor="accent1"/>
          <w:sz w:val="18"/>
          <w:szCs w:val="18"/>
        </w:rPr>
        <w:fldChar w:fldCharType="begin"/>
      </w:r>
      <w:r w:rsidRPr="00035949">
        <w:instrText xml:space="preserve"> REF _Ref319592549 \h </w:instrText>
      </w:r>
      <w:r w:rsidR="00035949">
        <w:instrText xml:space="preserve"> \* MERGEFORMAT </w:instrText>
      </w:r>
      <w:r w:rsidR="00F33687" w:rsidRPr="00035949">
        <w:rPr>
          <w:rFonts w:asciiTheme="minorHAnsi" w:hAnsiTheme="minorHAnsi" w:cstheme="minorBidi"/>
          <w:b/>
          <w:bCs/>
          <w:color w:val="4F81BD" w:themeColor="accent1"/>
          <w:sz w:val="18"/>
          <w:szCs w:val="18"/>
        </w:rPr>
      </w:r>
      <w:r w:rsidR="00F33687" w:rsidRPr="00035949">
        <w:rPr>
          <w:rFonts w:asciiTheme="minorHAnsi" w:hAnsiTheme="minorHAnsi" w:cstheme="minorBidi"/>
          <w:b/>
          <w:bCs/>
          <w:color w:val="4F81BD" w:themeColor="accent1"/>
          <w:sz w:val="18"/>
          <w:szCs w:val="18"/>
        </w:rPr>
        <w:fldChar w:fldCharType="separate"/>
      </w:r>
    </w:p>
    <w:p w14:paraId="3A90D08E" w14:textId="46EFAA0B" w:rsidR="00F55F47" w:rsidRPr="00035949" w:rsidDel="000A7629" w:rsidRDefault="000A7629">
      <w:pPr>
        <w:jc w:val="left"/>
        <w:rPr>
          <w:del w:id="445" w:author="Windows User" w:date="2017-12-14T22:26:00Z"/>
        </w:rPr>
        <w:pPrChange w:id="446" w:author="Windows User" w:date="2017-12-14T22:26:00Z">
          <w:pPr>
            <w:pStyle w:val="Caption"/>
            <w:jc w:val="center"/>
          </w:pPr>
        </w:pPrChange>
      </w:pPr>
      <w:ins w:id="447" w:author="Windows User" w:date="2017-12-14T22:26:00Z">
        <w:r w:rsidRPr="00035949">
          <w:t xml:space="preserve">Figure </w:t>
        </w:r>
        <w:r>
          <w:rPr>
            <w:noProof/>
          </w:rPr>
          <w:t>10</w:t>
        </w:r>
      </w:ins>
    </w:p>
    <w:p w14:paraId="36A2AF21" w14:textId="75D88A39" w:rsidR="008310FF" w:rsidRPr="00035949" w:rsidRDefault="00F55F47" w:rsidP="00F35550">
      <w:pPr>
        <w:jc w:val="left"/>
      </w:pPr>
      <w:del w:id="448" w:author="Windows User" w:date="2017-12-14T22:26:00Z">
        <w:r w:rsidRPr="00035949" w:rsidDel="000A7629">
          <w:lastRenderedPageBreak/>
          <w:delText xml:space="preserve">Figure </w:delText>
        </w:r>
        <w:r w:rsidDel="000A7629">
          <w:rPr>
            <w:noProof/>
          </w:rPr>
          <w:delText>10</w:delText>
        </w:r>
      </w:del>
      <w:r w:rsidR="00F33687" w:rsidRPr="00035949">
        <w:fldChar w:fldCharType="end"/>
      </w:r>
      <w:r w:rsidR="00F02713" w:rsidRPr="00035949">
        <w:t xml:space="preserve"> </w:t>
      </w:r>
      <w:r w:rsidR="008310FF" w:rsidRPr="00035949">
        <w:t xml:space="preserve">illustrates the cardiac events occurring in the left ventricle in a single beat of a human heart. This figure tells us that each successive beating of the heart is such as to involve (at least) six different sorts of physiological processes, corresponding to measurements along the six distinct dimensions of </w:t>
      </w:r>
      <w:r w:rsidR="008310FF" w:rsidRPr="00035949">
        <w:rPr>
          <w:i/>
        </w:rPr>
        <w:t>aortic pressure</w:t>
      </w:r>
      <w:r w:rsidR="008310FF" w:rsidRPr="00035949">
        <w:t xml:space="preserve">, </w:t>
      </w:r>
      <w:r w:rsidR="008310FF" w:rsidRPr="00035949">
        <w:rPr>
          <w:i/>
        </w:rPr>
        <w:t>atrial pressure</w:t>
      </w:r>
      <w:r w:rsidR="008310FF" w:rsidRPr="00035949">
        <w:t xml:space="preserve">, </w:t>
      </w:r>
      <w:r w:rsidR="008310FF" w:rsidRPr="00035949">
        <w:rPr>
          <w:i/>
        </w:rPr>
        <w:t>ventricular pressure</w:t>
      </w:r>
      <w:r w:rsidR="008310FF" w:rsidRPr="00035949">
        <w:t xml:space="preserve">, </w:t>
      </w:r>
      <w:r w:rsidR="008310FF" w:rsidRPr="00035949">
        <w:rPr>
          <w:i/>
        </w:rPr>
        <w:t>ventricular volume</w:t>
      </w:r>
      <w:r w:rsidR="008310FF" w:rsidRPr="00035949">
        <w:t xml:space="preserve">, </w:t>
      </w:r>
      <w:r w:rsidR="008310FF" w:rsidRPr="00035949">
        <w:rPr>
          <w:i/>
        </w:rPr>
        <w:t>electrical activity</w:t>
      </w:r>
      <w:r w:rsidR="008310FF" w:rsidRPr="00035949">
        <w:t xml:space="preserve">, and </w:t>
      </w:r>
      <w:r w:rsidR="008310FF" w:rsidRPr="00035949">
        <w:rPr>
          <w:i/>
        </w:rPr>
        <w:t>voltage</w:t>
      </w:r>
      <w:r w:rsidR="008310FF" w:rsidRPr="00035949">
        <w:t>, respectively.</w:t>
      </w:r>
      <w:r w:rsidR="00F02713" w:rsidRPr="00035949">
        <w:t xml:space="preserve"> </w:t>
      </w:r>
      <w:r w:rsidR="0062392E" w:rsidRPr="00035949">
        <w:t xml:space="preserve">(Here voltage is used as a proxy for the intensity of sound.) (As de Bono, </w:t>
      </w:r>
      <w:r w:rsidR="0062392E" w:rsidRPr="00035949">
        <w:rPr>
          <w:i/>
        </w:rPr>
        <w:t>et al</w:t>
      </w:r>
      <w:r w:rsidR="0062392E" w:rsidRPr="00035949">
        <w:t xml:space="preserve">., point out, these measurements reflect the variables encoded in models of human physiology created by scientists using of ordinary differential equations </w:t>
      </w:r>
      <w:r w:rsidR="00A71E74" w:rsidRPr="00035949">
        <w:t>[</w:t>
      </w:r>
      <w:r w:rsidR="00F33687" w:rsidRPr="00035949">
        <w:fldChar w:fldCharType="begin"/>
      </w:r>
      <w:r w:rsidR="00A71E74" w:rsidRPr="00035949">
        <w:instrText xml:space="preserve"> REF _Ref325049685 \r \h </w:instrText>
      </w:r>
      <w:r w:rsidR="00035949">
        <w:instrText xml:space="preserve"> \* MERGEFORMAT </w:instrText>
      </w:r>
      <w:r w:rsidR="00F33687" w:rsidRPr="00035949">
        <w:fldChar w:fldCharType="separate"/>
      </w:r>
      <w:r w:rsidR="000A7629">
        <w:t>85</w:t>
      </w:r>
      <w:r w:rsidR="00F33687" w:rsidRPr="00035949">
        <w:fldChar w:fldCharType="end"/>
      </w:r>
      <w:r w:rsidR="00A71E74" w:rsidRPr="00035949">
        <w:t>].</w:t>
      </w:r>
      <w:r w:rsidR="00F02713" w:rsidRPr="00035949">
        <w:t>)</w:t>
      </w:r>
      <w:r w:rsidR="00A71E74" w:rsidRPr="00035949">
        <w:t xml:space="preserve"> </w:t>
      </w:r>
    </w:p>
    <w:p w14:paraId="1A254475" w14:textId="77777777" w:rsidR="008310FF" w:rsidRPr="00035949" w:rsidRDefault="008310FF">
      <w:pPr>
        <w:jc w:val="center"/>
      </w:pPr>
    </w:p>
    <w:p w14:paraId="22BFEA36" w14:textId="77777777" w:rsidR="008310FF" w:rsidRPr="00035949" w:rsidRDefault="008310FF">
      <w:pPr>
        <w:pStyle w:val="Caption"/>
        <w:jc w:val="center"/>
      </w:pPr>
      <w:r w:rsidRPr="00035949">
        <w:rPr>
          <w:noProof/>
          <w:lang w:eastAsia="zh-CN"/>
        </w:rPr>
        <w:drawing>
          <wp:inline distT="0" distB="0" distL="0" distR="0" wp14:anchorId="0F910A45" wp14:editId="4A43A57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rsidRPr="00035949">
        <w:t xml:space="preserve">    </w:t>
      </w:r>
      <w:bookmarkStart w:id="449" w:name="_Ref319592549"/>
      <w:bookmarkStart w:id="450" w:name="_Ref319592540"/>
    </w:p>
    <w:p w14:paraId="3788EBD0" w14:textId="4733BF20" w:rsidR="008310FF" w:rsidRPr="00277FCA" w:rsidRDefault="008310FF">
      <w:pPr>
        <w:pStyle w:val="Caption"/>
        <w:jc w:val="left"/>
        <w:rPr>
          <w:color w:val="365F91" w:themeColor="accent1" w:themeShade="BF"/>
          <w:szCs w:val="23"/>
          <w:rPrChange w:id="451" w:author="Jie Zheng" w:date="2018-07-18T01:33:00Z">
            <w:rPr>
              <w:szCs w:val="23"/>
            </w:rPr>
          </w:rPrChange>
        </w:rPr>
        <w:pPrChange w:id="452" w:author="Jie Zheng" w:date="2018-07-18T01:14:00Z">
          <w:pPr>
            <w:pStyle w:val="Caption"/>
            <w:jc w:val="center"/>
          </w:pPr>
        </w:pPrChange>
      </w:pPr>
      <w:bookmarkStart w:id="453" w:name="_Ref322411049"/>
      <w:bookmarkStart w:id="454" w:name="_Ref322411044"/>
      <w:r w:rsidRPr="00277FCA">
        <w:rPr>
          <w:color w:val="365F91" w:themeColor="accent1" w:themeShade="BF"/>
          <w:rPrChange w:id="455" w:author="Jie Zheng" w:date="2018-07-18T01:33:00Z">
            <w:rPr/>
          </w:rPrChange>
        </w:rPr>
        <w:t xml:space="preserve">Figure </w:t>
      </w:r>
      <w:r w:rsidR="00B95814" w:rsidRPr="00277FCA">
        <w:rPr>
          <w:color w:val="365F91" w:themeColor="accent1" w:themeShade="BF"/>
          <w:rPrChange w:id="456" w:author="Jie Zheng" w:date="2018-07-18T01:33:00Z">
            <w:rPr/>
          </w:rPrChange>
        </w:rPr>
        <w:fldChar w:fldCharType="begin"/>
      </w:r>
      <w:r w:rsidR="00B95814" w:rsidRPr="00277FCA">
        <w:rPr>
          <w:color w:val="365F91" w:themeColor="accent1" w:themeShade="BF"/>
          <w:rPrChange w:id="457" w:author="Jie Zheng" w:date="2018-07-18T01:33:00Z">
            <w:rPr/>
          </w:rPrChange>
        </w:rPr>
        <w:instrText xml:space="preserve"> SEQ Figure \* ARABIC </w:instrText>
      </w:r>
      <w:r w:rsidR="00B95814" w:rsidRPr="00277FCA">
        <w:rPr>
          <w:color w:val="365F91" w:themeColor="accent1" w:themeShade="BF"/>
          <w:rPrChange w:id="458" w:author="Jie Zheng" w:date="2018-07-18T01:33:00Z">
            <w:rPr>
              <w:noProof/>
            </w:rPr>
          </w:rPrChange>
        </w:rPr>
        <w:fldChar w:fldCharType="separate"/>
      </w:r>
      <w:r w:rsidR="000A7629" w:rsidRPr="00277FCA">
        <w:rPr>
          <w:noProof/>
          <w:color w:val="365F91" w:themeColor="accent1" w:themeShade="BF"/>
          <w:rPrChange w:id="459" w:author="Jie Zheng" w:date="2018-07-18T01:33:00Z">
            <w:rPr>
              <w:noProof/>
            </w:rPr>
          </w:rPrChange>
        </w:rPr>
        <w:t>10</w:t>
      </w:r>
      <w:r w:rsidR="00B95814" w:rsidRPr="00277FCA">
        <w:rPr>
          <w:noProof/>
          <w:color w:val="365F91" w:themeColor="accent1" w:themeShade="BF"/>
          <w:rPrChange w:id="460" w:author="Jie Zheng" w:date="2018-07-18T01:33:00Z">
            <w:rPr>
              <w:noProof/>
            </w:rPr>
          </w:rPrChange>
        </w:rPr>
        <w:fldChar w:fldCharType="end"/>
      </w:r>
      <w:bookmarkEnd w:id="449"/>
      <w:bookmarkEnd w:id="453"/>
      <w:r w:rsidRPr="00277FCA">
        <w:rPr>
          <w:color w:val="365F91" w:themeColor="accent1" w:themeShade="BF"/>
          <w:rPrChange w:id="461" w:author="Jie Zheng" w:date="2018-07-18T01:33:00Z">
            <w:rPr/>
          </w:rPrChange>
        </w:rPr>
        <w:t>. A Wiggers diagram, showing the cardiac events occurring in the left ventricle</w:t>
      </w:r>
      <w:r w:rsidR="00A71E74" w:rsidRPr="00277FCA">
        <w:rPr>
          <w:color w:val="365F91" w:themeColor="accent1" w:themeShade="BF"/>
          <w:rPrChange w:id="462" w:author="Jie Zheng" w:date="2018-07-18T01:33:00Z">
            <w:rPr/>
          </w:rPrChange>
        </w:rPr>
        <w:t xml:space="preserve"> </w:t>
      </w:r>
      <w:r w:rsidR="00A71E74" w:rsidRPr="00277FCA">
        <w:rPr>
          <w:color w:val="365F91" w:themeColor="accent1" w:themeShade="BF"/>
          <w:szCs w:val="22"/>
          <w:rPrChange w:id="463" w:author="Jie Zheng" w:date="2018-07-18T01:33:00Z">
            <w:rPr>
              <w:szCs w:val="22"/>
            </w:rPr>
          </w:rPrChange>
        </w:rPr>
        <w:t>http://en.wikipedia.org/wiki/Cardiac_cycle.</w:t>
      </w:r>
      <w:bookmarkEnd w:id="450"/>
      <w:bookmarkEnd w:id="454"/>
    </w:p>
    <w:p w14:paraId="1ACB6E5F" w14:textId="77777777" w:rsidR="008310FF" w:rsidRPr="00035949" w:rsidRDefault="008310FF">
      <w:pPr>
        <w:jc w:val="left"/>
      </w:pPr>
    </w:p>
    <w:p w14:paraId="0955E3E5" w14:textId="0F3BAFE9" w:rsidR="008310FF" w:rsidRPr="00035949" w:rsidRDefault="008310FF">
      <w:pPr>
        <w:jc w:val="left"/>
      </w:pPr>
      <w:r w:rsidRPr="00035949">
        <w:lastRenderedPageBreak/>
        <w:t xml:space="preserve">The figure </w:t>
      </w:r>
      <w:r w:rsidR="00F02713" w:rsidRPr="00035949">
        <w:t>illustrates how</w:t>
      </w:r>
      <w:r w:rsidRPr="00035949">
        <w:t>, when measuring activity in a complex system such as a human organism, it is variations only along specific structural dimensions</w:t>
      </w:r>
      <w:r w:rsidRPr="00035949">
        <w:rPr>
          <w:i/>
        </w:rPr>
        <w:t xml:space="preserve"> </w:t>
      </w:r>
      <w:r w:rsidRPr="00035949">
        <w:t xml:space="preserve">of the corresponding whole process to which our measuring processes and the resultant measurement data relate. In the </w:t>
      </w:r>
      <w:r w:rsidRPr="00035949">
        <w:rPr>
          <w:i/>
        </w:rPr>
        <w:t xml:space="preserve">running </w:t>
      </w:r>
      <w:r w:rsidRPr="00035949">
        <w:t xml:space="preserve">case, these different measuring processes are directed to structural dimensions within the whole process pertaining to </w:t>
      </w:r>
      <w:r w:rsidRPr="00035949">
        <w:rPr>
          <w:i/>
        </w:rPr>
        <w:t>speed of motion</w:t>
      </w:r>
      <w:r w:rsidRPr="00035949">
        <w:t>,</w:t>
      </w:r>
      <w:r w:rsidRPr="00035949">
        <w:rPr>
          <w:i/>
        </w:rPr>
        <w:t xml:space="preserve"> energy consumed</w:t>
      </w:r>
      <w:r w:rsidRPr="00035949">
        <w:t xml:space="preserve">, </w:t>
      </w:r>
      <w:r w:rsidRPr="00035949">
        <w:rPr>
          <w:i/>
        </w:rPr>
        <w:t>oxygen utilized</w:t>
      </w:r>
      <w:r w:rsidRPr="00035949">
        <w:t>, and so forth</w:t>
      </w:r>
      <w:r w:rsidRPr="00035949">
        <w:rPr>
          <w:i/>
        </w:rPr>
        <w:t>.</w:t>
      </w:r>
      <w:r w:rsidRPr="00035949">
        <w:t xml:space="preserve"> In each case we focus on one structural dimension and ignore, or strip away in a process of selective abstraction, all other dimensions within the whole process. </w:t>
      </w:r>
    </w:p>
    <w:p w14:paraId="3F147034" w14:textId="432F2EFB" w:rsidR="008310FF" w:rsidRPr="00035949" w:rsidRDefault="008310FF">
      <w:pPr>
        <w:jc w:val="left"/>
      </w:pPr>
      <w:r w:rsidRPr="00035949">
        <w:t>When measuring processes</w:t>
      </w:r>
      <w:r w:rsidR="00F55735">
        <w:t>,</w:t>
      </w:r>
      <w:r w:rsidRPr="00035949">
        <w:t xml:space="preserve"> selective abstraction yields in the simplest possible case representations of sequences of qualities. Such sequences of qualities are one simple example of what, in what follows, we shall call </w:t>
      </w:r>
      <w:r w:rsidRPr="00035949">
        <w:rPr>
          <w:i/>
        </w:rPr>
        <w:t>process profiles</w:t>
      </w:r>
      <w:r w:rsidRPr="00035949">
        <w:t xml:space="preserve">. When we measure, for example, the </w:t>
      </w:r>
      <w:r w:rsidRPr="00035949">
        <w:rPr>
          <w:i/>
        </w:rPr>
        <w:t>process of temperature increase</w:t>
      </w:r>
      <w:r w:rsidRPr="00035949">
        <w:t xml:space="preserve"> in patient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E215495" w14:textId="2C2117CF" w:rsidR="00F33687" w:rsidRPr="00035949" w:rsidRDefault="00610A0A" w:rsidP="00B841FA">
      <w:pPr>
        <w:pStyle w:val="Heading4"/>
      </w:pPr>
      <w:bookmarkStart w:id="464" w:name="_Toc501053138"/>
      <w:r w:rsidRPr="00035949">
        <w:t xml:space="preserve">Mutual </w:t>
      </w:r>
      <w:r w:rsidR="008273DD" w:rsidRPr="00035949">
        <w:t>d</w:t>
      </w:r>
      <w:r w:rsidR="008310FF" w:rsidRPr="00035949">
        <w:t xml:space="preserve">ependence among </w:t>
      </w:r>
      <w:r w:rsidR="002C3C89" w:rsidRPr="00035949">
        <w:t xml:space="preserve">qualities </w:t>
      </w:r>
      <w:r w:rsidR="008310FF" w:rsidRPr="00035949">
        <w:t xml:space="preserve">and </w:t>
      </w:r>
      <w:r w:rsidR="002C3C89" w:rsidRPr="00035949">
        <w:t>their parts</w:t>
      </w:r>
      <w:bookmarkEnd w:id="464"/>
      <w:r w:rsidR="002C3C89" w:rsidRPr="00035949">
        <w:t xml:space="preserve"> </w:t>
      </w:r>
    </w:p>
    <w:p w14:paraId="2FB69BDE" w14:textId="69BA09CC" w:rsidR="00203244" w:rsidRPr="00035949" w:rsidRDefault="008310FF" w:rsidP="00F35550">
      <w:pPr>
        <w:jc w:val="left"/>
      </w:pPr>
      <w:r w:rsidRPr="00035949">
        <w:t xml:space="preserve">When we measure continuants, too, there is a similar process of selective abstraction, </w:t>
      </w:r>
      <w:r w:rsidR="00F02713" w:rsidRPr="00035949">
        <w:t xml:space="preserve">which </w:t>
      </w:r>
      <w:r w:rsidRPr="00035949">
        <w:t xml:space="preserve">yields </w:t>
      </w:r>
      <w:r w:rsidR="00F02713" w:rsidRPr="00035949">
        <w:t xml:space="preserve">– again in the simplest possible case – </w:t>
      </w:r>
      <w:r w:rsidRPr="00035949">
        <w:t xml:space="preserve">representations of </w:t>
      </w:r>
      <w:r w:rsidRPr="00035949">
        <w:rPr>
          <w:i/>
        </w:rPr>
        <w:t>qualities</w:t>
      </w:r>
      <w:r w:rsidRPr="00035949">
        <w:t xml:space="preserve"> (of height, mass, and so on). In the realm of colour qualities</w:t>
      </w:r>
      <w:r w:rsidR="00F55735">
        <w:t>,</w:t>
      </w:r>
      <w:r w:rsidRPr="00035949">
        <w:t xml:space="preserve"> we can distinguish three dimensions of variation, corresponding to three </w:t>
      </w:r>
      <w:r w:rsidR="00F02713" w:rsidRPr="00035949">
        <w:t xml:space="preserve">reciprocally s-dependent </w:t>
      </w:r>
      <w:r w:rsidRPr="00035949">
        <w:t>parts of hue, brightness and saturation which can be measured independently. An instance of colour</w:t>
      </w:r>
      <w:r w:rsidRPr="00035949">
        <w:noBreakHyphen/>
        <w:t>hue cannot of its nature exist, except as bound up with some instance of brightness and saturation; instances of brightness and saturation, similarly, cannot exist except as bound up with some specific instance of colour hue</w:t>
      </w:r>
      <w:r w:rsidR="00A71E74" w:rsidRPr="00035949">
        <w:t xml:space="preserve"> [</w:t>
      </w:r>
      <w:r w:rsidR="00F33687" w:rsidRPr="00035949">
        <w:fldChar w:fldCharType="begin"/>
      </w:r>
      <w:r w:rsidR="00A71E74" w:rsidRPr="00035949">
        <w:instrText xml:space="preserve"> REF _Ref309157074 \r \h </w:instrText>
      </w:r>
      <w:r w:rsidR="00035949">
        <w:instrText xml:space="preserve"> \* MERGEFORMAT </w:instrText>
      </w:r>
      <w:r w:rsidR="00F33687" w:rsidRPr="00035949">
        <w:fldChar w:fldCharType="separate"/>
      </w:r>
      <w:r w:rsidR="000A7629">
        <w:t>45</w:t>
      </w:r>
      <w:r w:rsidR="00F33687" w:rsidRPr="00035949">
        <w:fldChar w:fldCharType="end"/>
      </w:r>
      <w:r w:rsidR="00A71E74" w:rsidRPr="00035949">
        <w:t>]</w:t>
      </w:r>
      <w:r w:rsidRPr="00035949">
        <w:t xml:space="preserve">. This yields a dependence structure of the sort depicted in </w:t>
      </w:r>
      <w:r w:rsidR="00EC6A9C" w:rsidRPr="00035949">
        <w:fldChar w:fldCharType="begin"/>
      </w:r>
      <w:r w:rsidR="00EC6A9C" w:rsidRPr="00035949">
        <w:instrText xml:space="preserve"> REF _Ref317259935 \h  \* MERGEFORMAT </w:instrText>
      </w:r>
      <w:r w:rsidR="00EC6A9C" w:rsidRPr="00035949">
        <w:fldChar w:fldCharType="separate"/>
      </w:r>
      <w:ins w:id="465" w:author="Windows User" w:date="2017-12-14T22:26:00Z">
        <w:r w:rsidR="000A7629" w:rsidRPr="000A7629">
          <w:rPr>
            <w:sz w:val="24"/>
            <w:rPrChange w:id="466" w:author="Windows User" w:date="2017-12-14T22:26:00Z">
              <w:rPr/>
            </w:rPrChange>
          </w:rPr>
          <w:t xml:space="preserve">Figure </w:t>
        </w:r>
        <w:r w:rsidR="000A7629" w:rsidRPr="000A7629">
          <w:rPr>
            <w:noProof/>
            <w:sz w:val="24"/>
            <w:rPrChange w:id="467" w:author="Windows User" w:date="2017-12-14T22:26:00Z">
              <w:rPr>
                <w:noProof/>
              </w:rPr>
            </w:rPrChange>
          </w:rPr>
          <w:t>11</w:t>
        </w:r>
      </w:ins>
      <w:del w:id="468" w:author="Windows User" w:date="2017-12-14T22:26:00Z">
        <w:r w:rsidR="00F55F47" w:rsidRPr="001D54A5" w:rsidDel="000A7629">
          <w:rPr>
            <w:sz w:val="24"/>
          </w:rPr>
          <w:delText xml:space="preserve">Figure </w:delText>
        </w:r>
        <w:r w:rsidR="00F55F47" w:rsidRPr="001D54A5" w:rsidDel="000A7629">
          <w:rPr>
            <w:noProof/>
            <w:sz w:val="24"/>
          </w:rPr>
          <w:delText>11</w:delText>
        </w:r>
      </w:del>
      <w:r w:rsidR="00EC6A9C" w:rsidRPr="00035949">
        <w:fldChar w:fldCharType="end"/>
      </w:r>
      <w:r w:rsidRPr="00035949">
        <w:t>.</w:t>
      </w:r>
      <w:r w:rsidR="00A71E74" w:rsidRPr="00035949">
        <w:t xml:space="preserve"> [</w:t>
      </w:r>
      <w:r w:rsidR="00F33687" w:rsidRPr="00035949">
        <w:rPr>
          <w:rStyle w:val="QuickFormat4"/>
          <w:sz w:val="22"/>
          <w:szCs w:val="22"/>
        </w:rPr>
        <w:fldChar w:fldCharType="begin"/>
      </w:r>
      <w:r w:rsidR="00A71E74" w:rsidRPr="00035949">
        <w:rPr>
          <w:rStyle w:val="QuickFormat4"/>
          <w:sz w:val="22"/>
          <w:szCs w:val="22"/>
        </w:rPr>
        <w:instrText xml:space="preserve"> REF _Ref309543155 \r \h </w:instrText>
      </w:r>
      <w:r w:rsidR="00035949">
        <w:rPr>
          <w:rStyle w:val="QuickFormat4"/>
          <w:sz w:val="22"/>
          <w:szCs w:val="22"/>
        </w:rPr>
        <w:instrText xml:space="preserve"> \* MERGEFORMAT </w:instrText>
      </w:r>
      <w:r w:rsidR="00F33687" w:rsidRPr="00035949">
        <w:rPr>
          <w:rStyle w:val="QuickFormat4"/>
          <w:sz w:val="22"/>
          <w:szCs w:val="22"/>
        </w:rPr>
      </w:r>
      <w:r w:rsidR="00F33687" w:rsidRPr="00035949">
        <w:rPr>
          <w:rStyle w:val="QuickFormat4"/>
          <w:sz w:val="22"/>
          <w:szCs w:val="22"/>
        </w:rPr>
        <w:fldChar w:fldCharType="separate"/>
      </w:r>
      <w:r w:rsidR="000A7629">
        <w:rPr>
          <w:rStyle w:val="QuickFormat4"/>
          <w:sz w:val="22"/>
          <w:szCs w:val="22"/>
        </w:rPr>
        <w:t>3</w:t>
      </w:r>
      <w:r w:rsidR="00F33687" w:rsidRPr="00035949">
        <w:rPr>
          <w:rStyle w:val="QuickFormat4"/>
          <w:sz w:val="22"/>
          <w:szCs w:val="22"/>
        </w:rPr>
        <w:fldChar w:fldCharType="end"/>
      </w:r>
      <w:r w:rsidR="00A71E74" w:rsidRPr="00035949">
        <w:rPr>
          <w:rStyle w:val="QuickFormat4"/>
          <w:sz w:val="22"/>
          <w:szCs w:val="22"/>
        </w:rPr>
        <w:t xml:space="preserve">, </w:t>
      </w:r>
      <w:r w:rsidR="00F33687" w:rsidRPr="00035949">
        <w:rPr>
          <w:rStyle w:val="QuickFormat4"/>
          <w:sz w:val="22"/>
          <w:szCs w:val="22"/>
        </w:rPr>
        <w:fldChar w:fldCharType="begin"/>
      </w:r>
      <w:r w:rsidR="00A71E74" w:rsidRPr="00035949">
        <w:rPr>
          <w:rStyle w:val="QuickFormat4"/>
          <w:sz w:val="22"/>
          <w:szCs w:val="22"/>
        </w:rPr>
        <w:instrText xml:space="preserve"> REF _Ref309193309 \r \h </w:instrText>
      </w:r>
      <w:r w:rsidR="00035949">
        <w:rPr>
          <w:rStyle w:val="QuickFormat4"/>
          <w:sz w:val="22"/>
          <w:szCs w:val="22"/>
        </w:rPr>
        <w:instrText xml:space="preserve"> \* MERGEFORMAT </w:instrText>
      </w:r>
      <w:r w:rsidR="00F33687" w:rsidRPr="00035949">
        <w:rPr>
          <w:rStyle w:val="QuickFormat4"/>
          <w:sz w:val="22"/>
          <w:szCs w:val="22"/>
        </w:rPr>
      </w:r>
      <w:r w:rsidR="00F33687" w:rsidRPr="00035949">
        <w:rPr>
          <w:rStyle w:val="QuickFormat4"/>
          <w:sz w:val="22"/>
          <w:szCs w:val="22"/>
        </w:rPr>
        <w:fldChar w:fldCharType="separate"/>
      </w:r>
      <w:r w:rsidR="000A7629">
        <w:rPr>
          <w:rStyle w:val="QuickFormat4"/>
          <w:sz w:val="22"/>
          <w:szCs w:val="22"/>
        </w:rPr>
        <w:t>20</w:t>
      </w:r>
      <w:r w:rsidR="00F33687" w:rsidRPr="00035949">
        <w:rPr>
          <w:rStyle w:val="QuickFormat4"/>
          <w:sz w:val="22"/>
          <w:szCs w:val="22"/>
        </w:rPr>
        <w:fldChar w:fldCharType="end"/>
      </w:r>
      <w:r w:rsidR="00A71E74" w:rsidRPr="00035949">
        <w:rPr>
          <w:rStyle w:val="QuickFormat4"/>
          <w:sz w:val="22"/>
          <w:szCs w:val="22"/>
        </w:rPr>
        <w:t>]</w:t>
      </w:r>
    </w:p>
    <w:p w14:paraId="3A8E5AD9" w14:textId="77777777" w:rsidR="008310FF" w:rsidRPr="00035949" w:rsidRDefault="00203244">
      <w:pPr>
        <w:jc w:val="left"/>
        <w:rPr>
          <w:rStyle w:val="QuickFormat4"/>
          <w:sz w:val="22"/>
          <w:szCs w:val="22"/>
        </w:rPr>
      </w:pPr>
      <w:r w:rsidRPr="00035949">
        <w:rPr>
          <w:noProof/>
          <w:lang w:eastAsia="zh-CN"/>
        </w:rPr>
        <w:lastRenderedPageBreak/>
        <w:drawing>
          <wp:anchor distT="0" distB="0" distL="114300" distR="114300" simplePos="0" relativeHeight="251655680" behindDoc="0" locked="0" layoutInCell="1" allowOverlap="1" wp14:anchorId="202F7E64" wp14:editId="59108E4E">
            <wp:simplePos x="0" y="0"/>
            <wp:positionH relativeFrom="column">
              <wp:posOffset>1612900</wp:posOffset>
            </wp:positionH>
            <wp:positionV relativeFrom="paragraph">
              <wp:posOffset>-441325</wp:posOffset>
            </wp:positionV>
            <wp:extent cx="2550795" cy="2328545"/>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extLst>
                        <a:ext uri="{28A0092B-C50C-407E-A947-70E740481C1C}">
                          <a14:useLocalDpi xmlns:a14="http://schemas.microsoft.com/office/drawing/2010/main" val="0"/>
                        </a:ext>
                      </a:extLst>
                    </a:blip>
                    <a:srcRect l="26471" t="24510" r="38235" b="21792"/>
                    <a:stretch/>
                  </pic:blipFill>
                  <pic:spPr bwMode="auto">
                    <a:xfrm>
                      <a:off x="0" y="0"/>
                      <a:ext cx="2550795" cy="2328545"/>
                    </a:xfrm>
                    <a:prstGeom prst="rect">
                      <a:avLst/>
                    </a:prstGeom>
                    <a:ln>
                      <a:noFill/>
                    </a:ln>
                    <a:extLst>
                      <a:ext uri="{53640926-AAD7-44D8-BBD7-CCE9431645EC}">
                        <a14:shadowObscured xmlns:a14="http://schemas.microsoft.com/office/drawing/2010/main"/>
                      </a:ext>
                    </a:extLst>
                  </pic:spPr>
                </pic:pic>
              </a:graphicData>
            </a:graphic>
          </wp:anchor>
        </w:drawing>
      </w:r>
    </w:p>
    <w:p w14:paraId="024009A2" w14:textId="536B27A0" w:rsidR="008310FF" w:rsidRPr="00277FCA" w:rsidRDefault="008310FF">
      <w:pPr>
        <w:pStyle w:val="Caption"/>
        <w:spacing w:before="0"/>
        <w:jc w:val="left"/>
        <w:rPr>
          <w:color w:val="365F91" w:themeColor="accent1" w:themeShade="BF"/>
          <w:rPrChange w:id="469" w:author="Jie Zheng" w:date="2018-07-18T01:32:00Z">
            <w:rPr>
              <w:sz w:val="22"/>
            </w:rPr>
          </w:rPrChange>
        </w:rPr>
        <w:pPrChange w:id="470" w:author="Jie Zheng" w:date="2018-07-18T01:32:00Z">
          <w:pPr>
            <w:pStyle w:val="Caption"/>
            <w:spacing w:before="0"/>
            <w:jc w:val="center"/>
          </w:pPr>
        </w:pPrChange>
      </w:pPr>
      <w:bookmarkStart w:id="471" w:name="_Ref317259935"/>
      <w:bookmarkStart w:id="472" w:name="_Ref317259931"/>
      <w:bookmarkStart w:id="473" w:name="_Ref329718015"/>
      <w:r w:rsidRPr="00277FCA">
        <w:rPr>
          <w:color w:val="365F91" w:themeColor="accent1" w:themeShade="BF"/>
          <w:rPrChange w:id="474" w:author="Jie Zheng" w:date="2018-07-18T01:32:00Z">
            <w:rPr>
              <w:sz w:val="22"/>
            </w:rPr>
          </w:rPrChange>
        </w:rPr>
        <w:t xml:space="preserve">Figure </w:t>
      </w:r>
      <w:r w:rsidR="00F33687" w:rsidRPr="00277FCA">
        <w:rPr>
          <w:color w:val="365F91" w:themeColor="accent1" w:themeShade="BF"/>
          <w:rPrChange w:id="475" w:author="Jie Zheng" w:date="2018-07-18T01:32:00Z">
            <w:rPr>
              <w:sz w:val="22"/>
            </w:rPr>
          </w:rPrChange>
        </w:rPr>
        <w:fldChar w:fldCharType="begin"/>
      </w:r>
      <w:r w:rsidRPr="00277FCA">
        <w:rPr>
          <w:color w:val="365F91" w:themeColor="accent1" w:themeShade="BF"/>
          <w:rPrChange w:id="476" w:author="Jie Zheng" w:date="2018-07-18T01:32:00Z">
            <w:rPr>
              <w:sz w:val="22"/>
            </w:rPr>
          </w:rPrChange>
        </w:rPr>
        <w:instrText xml:space="preserve"> SEQ Figure \* ARABIC </w:instrText>
      </w:r>
      <w:r w:rsidR="00F33687" w:rsidRPr="00277FCA">
        <w:rPr>
          <w:color w:val="365F91" w:themeColor="accent1" w:themeShade="BF"/>
          <w:rPrChange w:id="477" w:author="Jie Zheng" w:date="2018-07-18T01:32:00Z">
            <w:rPr>
              <w:noProof/>
              <w:sz w:val="22"/>
            </w:rPr>
          </w:rPrChange>
        </w:rPr>
        <w:fldChar w:fldCharType="separate"/>
      </w:r>
      <w:r w:rsidR="000A7629" w:rsidRPr="00277FCA">
        <w:rPr>
          <w:noProof/>
          <w:color w:val="365F91" w:themeColor="accent1" w:themeShade="BF"/>
          <w:rPrChange w:id="478" w:author="Jie Zheng" w:date="2018-07-18T01:32:00Z">
            <w:rPr>
              <w:noProof/>
              <w:sz w:val="22"/>
            </w:rPr>
          </w:rPrChange>
        </w:rPr>
        <w:t>11</w:t>
      </w:r>
      <w:r w:rsidR="00F33687" w:rsidRPr="00277FCA">
        <w:rPr>
          <w:noProof/>
          <w:color w:val="365F91" w:themeColor="accent1" w:themeShade="BF"/>
          <w:rPrChange w:id="479" w:author="Jie Zheng" w:date="2018-07-18T01:32:00Z">
            <w:rPr>
              <w:noProof/>
              <w:sz w:val="22"/>
            </w:rPr>
          </w:rPrChange>
        </w:rPr>
        <w:fldChar w:fldCharType="end"/>
      </w:r>
      <w:bookmarkEnd w:id="471"/>
      <w:r w:rsidRPr="00277FCA">
        <w:rPr>
          <w:color w:val="365F91" w:themeColor="accent1" w:themeShade="BF"/>
          <w:rPrChange w:id="480" w:author="Jie Zheng" w:date="2018-07-18T01:32:00Z">
            <w:rPr>
              <w:sz w:val="22"/>
            </w:rPr>
          </w:rPrChange>
        </w:rPr>
        <w:t xml:space="preserve">: Three-sided </w:t>
      </w:r>
      <w:r w:rsidR="00610A0A" w:rsidRPr="00277FCA">
        <w:rPr>
          <w:color w:val="365F91" w:themeColor="accent1" w:themeShade="BF"/>
          <w:rPrChange w:id="481" w:author="Jie Zheng" w:date="2018-07-18T01:32:00Z">
            <w:rPr>
              <w:sz w:val="22"/>
            </w:rPr>
          </w:rPrChange>
        </w:rPr>
        <w:t>mutual d</w:t>
      </w:r>
      <w:r w:rsidRPr="00277FCA">
        <w:rPr>
          <w:color w:val="365F91" w:themeColor="accent1" w:themeShade="BF"/>
          <w:rPrChange w:id="482" w:author="Jie Zheng" w:date="2018-07-18T01:32:00Z">
            <w:rPr>
              <w:sz w:val="22"/>
            </w:rPr>
          </w:rPrChange>
        </w:rPr>
        <w:t>ependence of the three instance-level parts (</w:t>
      </w:r>
      <w:r w:rsidRPr="00277FCA">
        <w:rPr>
          <w:i/>
          <w:color w:val="365F91" w:themeColor="accent1" w:themeShade="BF"/>
          <w:rPrChange w:id="483" w:author="Jie Zheng" w:date="2018-07-18T01:32:00Z">
            <w:rPr>
              <w:i/>
              <w:sz w:val="22"/>
            </w:rPr>
          </w:rPrChange>
        </w:rPr>
        <w:t>a</w:t>
      </w:r>
      <w:r w:rsidRPr="00277FCA">
        <w:rPr>
          <w:color w:val="365F91" w:themeColor="accent1" w:themeShade="BF"/>
          <w:rPrChange w:id="484" w:author="Jie Zheng" w:date="2018-07-18T01:32:00Z">
            <w:rPr>
              <w:sz w:val="22"/>
            </w:rPr>
          </w:rPrChange>
        </w:rPr>
        <w:t xml:space="preserve">, </w:t>
      </w:r>
      <w:r w:rsidRPr="00277FCA">
        <w:rPr>
          <w:i/>
          <w:color w:val="365F91" w:themeColor="accent1" w:themeShade="BF"/>
          <w:rPrChange w:id="485" w:author="Jie Zheng" w:date="2018-07-18T01:32:00Z">
            <w:rPr>
              <w:i/>
              <w:sz w:val="22"/>
            </w:rPr>
          </w:rPrChange>
        </w:rPr>
        <w:t>b</w:t>
      </w:r>
      <w:r w:rsidRPr="00277FCA">
        <w:rPr>
          <w:color w:val="365F91" w:themeColor="accent1" w:themeShade="BF"/>
          <w:rPrChange w:id="486" w:author="Jie Zheng" w:date="2018-07-18T01:32:00Z">
            <w:rPr>
              <w:sz w:val="22"/>
            </w:rPr>
          </w:rPrChange>
        </w:rPr>
        <w:t xml:space="preserve">, </w:t>
      </w:r>
      <w:r w:rsidRPr="00277FCA">
        <w:rPr>
          <w:i/>
          <w:color w:val="365F91" w:themeColor="accent1" w:themeShade="BF"/>
          <w:rPrChange w:id="487" w:author="Jie Zheng" w:date="2018-07-18T01:32:00Z">
            <w:rPr>
              <w:i/>
              <w:sz w:val="22"/>
            </w:rPr>
          </w:rPrChange>
        </w:rPr>
        <w:t>c</w:t>
      </w:r>
      <w:r w:rsidRPr="00277FCA">
        <w:rPr>
          <w:color w:val="365F91" w:themeColor="accent1" w:themeShade="BF"/>
          <w:rPrChange w:id="488" w:author="Jie Zheng" w:date="2018-07-18T01:32:00Z">
            <w:rPr>
              <w:sz w:val="22"/>
            </w:rPr>
          </w:rPrChange>
        </w:rPr>
        <w:t xml:space="preserve">) of a colour instance:  </w:t>
      </w:r>
      <w:r w:rsidRPr="00277FCA">
        <w:rPr>
          <w:i/>
          <w:color w:val="365F91" w:themeColor="accent1" w:themeShade="BF"/>
          <w:rPrChange w:id="489" w:author="Jie Zheng" w:date="2018-07-18T01:32:00Z">
            <w:rPr>
              <w:i/>
              <w:sz w:val="22"/>
            </w:rPr>
          </w:rPrChange>
        </w:rPr>
        <w:t>hue</w:t>
      </w:r>
      <w:r w:rsidRPr="00277FCA">
        <w:rPr>
          <w:color w:val="365F91" w:themeColor="accent1" w:themeShade="BF"/>
          <w:rPrChange w:id="490" w:author="Jie Zheng" w:date="2018-07-18T01:32:00Z">
            <w:rPr>
              <w:sz w:val="22"/>
            </w:rPr>
          </w:rPrChange>
        </w:rPr>
        <w:t xml:space="preserve"> (</w:t>
      </w:r>
      <w:r w:rsidRPr="00277FCA">
        <w:rPr>
          <w:color w:val="365F91" w:themeColor="accent1" w:themeShade="BF"/>
          <w:rPrChange w:id="491" w:author="Jie Zheng" w:date="2018-07-18T01:32:00Z">
            <w:rPr>
              <w:sz w:val="22"/>
            </w:rPr>
          </w:rPrChange>
        </w:rPr>
        <w:sym w:font="Symbol" w:char="F061"/>
      </w:r>
      <w:r w:rsidRPr="00277FCA">
        <w:rPr>
          <w:color w:val="365F91" w:themeColor="accent1" w:themeShade="BF"/>
          <w:rPrChange w:id="492" w:author="Jie Zheng" w:date="2018-07-18T01:32:00Z">
            <w:rPr>
              <w:sz w:val="22"/>
            </w:rPr>
          </w:rPrChange>
        </w:rPr>
        <w:t xml:space="preserve">), </w:t>
      </w:r>
      <w:r w:rsidRPr="00277FCA">
        <w:rPr>
          <w:i/>
          <w:color w:val="365F91" w:themeColor="accent1" w:themeShade="BF"/>
          <w:rPrChange w:id="493" w:author="Jie Zheng" w:date="2018-07-18T01:32:00Z">
            <w:rPr>
              <w:i/>
              <w:sz w:val="22"/>
            </w:rPr>
          </w:rPrChange>
        </w:rPr>
        <w:t>brightness</w:t>
      </w:r>
      <w:r w:rsidRPr="00277FCA">
        <w:rPr>
          <w:color w:val="365F91" w:themeColor="accent1" w:themeShade="BF"/>
          <w:rPrChange w:id="494" w:author="Jie Zheng" w:date="2018-07-18T01:32:00Z">
            <w:rPr>
              <w:sz w:val="22"/>
            </w:rPr>
          </w:rPrChange>
        </w:rPr>
        <w:t xml:space="preserve"> (</w:t>
      </w:r>
      <w:r w:rsidRPr="00277FCA">
        <w:rPr>
          <w:color w:val="365F91" w:themeColor="accent1" w:themeShade="BF"/>
          <w:rPrChange w:id="495" w:author="Jie Zheng" w:date="2018-07-18T01:32:00Z">
            <w:rPr>
              <w:sz w:val="22"/>
            </w:rPr>
          </w:rPrChange>
        </w:rPr>
        <w:sym w:font="Symbol" w:char="F062"/>
      </w:r>
      <w:r w:rsidRPr="00277FCA">
        <w:rPr>
          <w:color w:val="365F91" w:themeColor="accent1" w:themeShade="BF"/>
          <w:rPrChange w:id="496" w:author="Jie Zheng" w:date="2018-07-18T01:32:00Z">
            <w:rPr>
              <w:sz w:val="22"/>
            </w:rPr>
          </w:rPrChange>
        </w:rPr>
        <w:t xml:space="preserve">) and </w:t>
      </w:r>
      <w:r w:rsidRPr="00277FCA">
        <w:rPr>
          <w:i/>
          <w:color w:val="365F91" w:themeColor="accent1" w:themeShade="BF"/>
          <w:rPrChange w:id="497" w:author="Jie Zheng" w:date="2018-07-18T01:32:00Z">
            <w:rPr>
              <w:i/>
              <w:sz w:val="22"/>
            </w:rPr>
          </w:rPrChange>
        </w:rPr>
        <w:t>saturation</w:t>
      </w:r>
      <w:r w:rsidRPr="00277FCA">
        <w:rPr>
          <w:color w:val="365F91" w:themeColor="accent1" w:themeShade="BF"/>
          <w:rPrChange w:id="498" w:author="Jie Zheng" w:date="2018-07-18T01:32:00Z">
            <w:rPr>
              <w:sz w:val="22"/>
            </w:rPr>
          </w:rPrChange>
        </w:rPr>
        <w:t xml:space="preserve"> (</w:t>
      </w:r>
      <w:r w:rsidRPr="00277FCA">
        <w:rPr>
          <w:color w:val="365F91" w:themeColor="accent1" w:themeShade="BF"/>
          <w:rPrChange w:id="499" w:author="Jie Zheng" w:date="2018-07-18T01:32:00Z">
            <w:rPr>
              <w:sz w:val="22"/>
            </w:rPr>
          </w:rPrChange>
        </w:rPr>
        <w:sym w:font="Symbol" w:char="F067"/>
      </w:r>
      <w:r w:rsidRPr="00277FCA">
        <w:rPr>
          <w:color w:val="365F91" w:themeColor="accent1" w:themeShade="BF"/>
          <w:rPrChange w:id="500" w:author="Jie Zheng" w:date="2018-07-18T01:32:00Z">
            <w:rPr>
              <w:sz w:val="22"/>
            </w:rPr>
          </w:rPrChange>
        </w:rPr>
        <w:t>)</w:t>
      </w:r>
      <w:bookmarkEnd w:id="472"/>
      <w:r w:rsidRPr="00277FCA">
        <w:rPr>
          <w:color w:val="365F91" w:themeColor="accent1" w:themeShade="BF"/>
          <w:rPrChange w:id="501" w:author="Jie Zheng" w:date="2018-07-18T01:32:00Z">
            <w:rPr>
              <w:sz w:val="22"/>
            </w:rPr>
          </w:rPrChange>
        </w:rPr>
        <w:t>.</w:t>
      </w:r>
      <w:bookmarkEnd w:id="473"/>
    </w:p>
    <w:p w14:paraId="6DBE344F" w14:textId="77777777" w:rsidR="008310FF" w:rsidRPr="00035949" w:rsidRDefault="008310FF">
      <w:pPr>
        <w:jc w:val="left"/>
      </w:pPr>
    </w:p>
    <w:p w14:paraId="34E9BE34" w14:textId="77777777" w:rsidR="008310FF" w:rsidRPr="00035949" w:rsidRDefault="008310FF">
      <w:pPr>
        <w:jc w:val="left"/>
      </w:pPr>
      <w:r w:rsidRPr="00035949">
        <w:t>The parts represented in this Figure can be, again, separated out by the observer through a process of selective attention – as when we measure the saturation of a colour sample and ignore its hue and brightness – but they cannot exist except in the context of some whole of the given sort.</w:t>
      </w:r>
    </w:p>
    <w:p w14:paraId="063292E8" w14:textId="6E91B1AB" w:rsidR="00F33687" w:rsidRPr="00035949" w:rsidRDefault="008310FF">
      <w:pPr>
        <w:pStyle w:val="Heading2"/>
      </w:pPr>
      <w:bookmarkStart w:id="502" w:name="_Toc501053139"/>
      <w:r w:rsidRPr="00035949">
        <w:t>Process</w:t>
      </w:r>
      <w:r w:rsidR="00F02713" w:rsidRPr="00035949">
        <w:t xml:space="preserve"> </w:t>
      </w:r>
      <w:r w:rsidR="00BE7980" w:rsidRPr="00035949">
        <w:t>profiles</w:t>
      </w:r>
      <w:bookmarkEnd w:id="502"/>
      <w:ins w:id="503" w:author="Barry Smith" w:date="2018-07-15T10:00:00Z">
        <w:r w:rsidR="00B3518F">
          <w:t xml:space="preserve"> (experimental)</w:t>
        </w:r>
      </w:ins>
    </w:p>
    <w:p w14:paraId="5D3A82BB" w14:textId="77777777" w:rsidR="008310FF" w:rsidRPr="00035949" w:rsidRDefault="008310FF" w:rsidP="00BB26CE">
      <w:pPr>
        <w:jc w:val="left"/>
      </w:pPr>
      <w:r w:rsidRPr="00035949">
        <w:t xml:space="preserve">We can identify dependence relations among processes and their parts of a variety of different sorts. When a key is used to open a lock, for example, then the movement of key and lock form a </w:t>
      </w:r>
      <w:r w:rsidR="00610A0A" w:rsidRPr="00035949">
        <w:t>mutually d</w:t>
      </w:r>
      <w:r w:rsidRPr="00035949">
        <w:t xml:space="preserve">ependent process pair, and something similar holds when a pair of boxers are sparring in the ring, or a pair of </w:t>
      </w:r>
      <w:r w:rsidR="00DB2D8E" w:rsidRPr="00035949">
        <w:t xml:space="preserve">rumba </w:t>
      </w:r>
      <w:r w:rsidRPr="00035949">
        <w:t xml:space="preserve">dancers are moving together across the dance floor. </w:t>
      </w:r>
    </w:p>
    <w:p w14:paraId="28B61F78" w14:textId="23AB9627" w:rsidR="008310FF" w:rsidRPr="00035949" w:rsidRDefault="008310FF" w:rsidP="00BB26CE">
      <w:pPr>
        <w:jc w:val="left"/>
      </w:pPr>
      <w:r w:rsidRPr="00035949">
        <w:rPr>
          <w:szCs w:val="23"/>
        </w:rPr>
        <w:t>F</w:t>
      </w:r>
      <w:r w:rsidRPr="00035949">
        <w:t xml:space="preserve">or many families of processes, for example of human metabolism or physiology, </w:t>
      </w:r>
      <w:r w:rsidR="00DB2D8E" w:rsidRPr="00035949">
        <w:t xml:space="preserve">researchers have identified </w:t>
      </w:r>
      <w:r w:rsidRPr="00035949">
        <w:t xml:space="preserve">complex repertoires of </w:t>
      </w:r>
      <w:r w:rsidR="00DB2D8E" w:rsidRPr="00035949">
        <w:t xml:space="preserve">what we shall henceforth call </w:t>
      </w:r>
      <w:r w:rsidRPr="00035949">
        <w:t>process profile universals</w:t>
      </w:r>
      <w:r w:rsidR="00DB2D8E" w:rsidRPr="00035949">
        <w:t>.</w:t>
      </w:r>
      <w:r w:rsidRPr="00035949">
        <w:t xml:space="preserve"> </w:t>
      </w:r>
      <w:r w:rsidR="00DB2D8E" w:rsidRPr="00035949">
        <w:t>I</w:t>
      </w:r>
      <w:r w:rsidRPr="00035949">
        <w:t>t is instances of such universals that are represented in many of the assertions clinicians make when reporting process measurements in the form of time-series graphs (medical charts) of, for example, temperature, respiration or pulse rate.</w:t>
      </w:r>
      <w:r w:rsidR="00A71E74" w:rsidRPr="00035949">
        <w:t xml:space="preserve"> (See the </w:t>
      </w:r>
      <w:r w:rsidR="005071AA" w:rsidRPr="001D54A5">
        <w:t>Vital Sign Ontology</w:t>
      </w:r>
      <w:r w:rsidR="005071AA">
        <w:rPr>
          <w:rStyle w:val="Hyperlink"/>
        </w:rPr>
        <w:t xml:space="preserve"> </w:t>
      </w:r>
      <w:r w:rsidR="005071AA" w:rsidRPr="00035949">
        <w:t>[</w:t>
      </w:r>
      <w:r w:rsidR="005071AA">
        <w:t>91</w:t>
      </w:r>
      <w:r w:rsidR="005071AA" w:rsidRPr="00035949">
        <w:t>]</w:t>
      </w:r>
      <w:r w:rsidR="00DB2D8E" w:rsidRPr="00035949">
        <w:t xml:space="preserve"> for further details.</w:t>
      </w:r>
      <w:r w:rsidR="00A71E74" w:rsidRPr="00035949">
        <w:t>)</w:t>
      </w:r>
    </w:p>
    <w:p w14:paraId="6DE208C5" w14:textId="4293C4BC" w:rsidR="00203244" w:rsidRPr="00035949" w:rsidRDefault="00203244" w:rsidP="00BB26CE">
      <w:pPr>
        <w:pStyle w:val="Specification"/>
        <w:ind w:left="0"/>
        <w:jc w:val="left"/>
      </w:pPr>
      <w:r w:rsidRPr="00035949">
        <w:lastRenderedPageBreak/>
        <w:t>We introduce</w:t>
      </w:r>
      <w:r w:rsidR="00DB2D8E" w:rsidRPr="00035949">
        <w:t>, first,</w:t>
      </w:r>
      <w:r w:rsidRPr="00035949">
        <w:t xml:space="preserve"> the relation </w:t>
      </w:r>
      <w:r w:rsidRPr="00035949">
        <w:rPr>
          <w:b/>
        </w:rPr>
        <w:t xml:space="preserve">process_profile_of </w:t>
      </w:r>
      <w:r w:rsidRPr="00035949">
        <w:t xml:space="preserve">between one process and another surrounding process, as a special </w:t>
      </w:r>
      <w:r w:rsidR="00DB2D8E" w:rsidRPr="00035949">
        <w:t xml:space="preserve">sort </w:t>
      </w:r>
      <w:r w:rsidRPr="00035949">
        <w:t xml:space="preserve">of </w:t>
      </w:r>
      <w:r w:rsidRPr="00035949">
        <w:rPr>
          <w:b/>
        </w:rPr>
        <w:t>occurrent parthood</w:t>
      </w:r>
      <w:r w:rsidRPr="00035949">
        <w:t xml:space="preserve"> relation, which we elucidate as follows: </w:t>
      </w:r>
    </w:p>
    <w:p w14:paraId="13776707" w14:textId="29E69EC4" w:rsidR="00203244" w:rsidRPr="00035949" w:rsidRDefault="00F33687" w:rsidP="00BB26CE">
      <w:pPr>
        <w:pStyle w:val="Specification"/>
        <w:jc w:val="left"/>
      </w:pPr>
      <w:r w:rsidRPr="00035949">
        <w:rPr>
          <w:rStyle w:val="Annotation"/>
        </w:rPr>
        <w:t>a(process profile)[</w:t>
      </w:r>
      <w:r w:rsidR="00203244" w:rsidRPr="00035949">
        <w:rPr>
          <w:rStyle w:val="SpecificationType"/>
        </w:rPr>
        <w:t xml:space="preserve">Elucidation: </w:t>
      </w:r>
      <w:r w:rsidR="00473537" w:rsidRPr="00035949">
        <w:rPr>
          <w:i/>
        </w:rPr>
        <w:t>b</w:t>
      </w:r>
      <w:r w:rsidR="00203244" w:rsidRPr="00035949">
        <w:rPr>
          <w:i/>
        </w:rPr>
        <w:t xml:space="preserve"> </w:t>
      </w:r>
      <w:r w:rsidR="00203244" w:rsidRPr="00035949">
        <w:t>process_profile_of</w:t>
      </w:r>
      <w:r w:rsidR="00203244" w:rsidRPr="00035949">
        <w:rPr>
          <w:b/>
        </w:rPr>
        <w:t xml:space="preserve"> </w:t>
      </w:r>
      <w:r w:rsidR="00473537" w:rsidRPr="00035949">
        <w:rPr>
          <w:i/>
        </w:rPr>
        <w:t>c</w:t>
      </w:r>
      <w:r w:rsidR="00203244" w:rsidRPr="00035949">
        <w:rPr>
          <w:i/>
        </w:rPr>
        <w:t xml:space="preserve"> </w:t>
      </w:r>
      <w:r w:rsidR="00203244" w:rsidRPr="00035949">
        <w:rPr>
          <w:rFonts w:ascii="Times New Roman" w:hAnsi="Times New Roman"/>
          <w:szCs w:val="23"/>
        </w:rPr>
        <w:t>holds when</w:t>
      </w:r>
      <w:r w:rsidR="00203244" w:rsidRPr="00035949">
        <w:t xml:space="preserve"> </w:t>
      </w:r>
    </w:p>
    <w:p w14:paraId="66B83BF3" w14:textId="48767BF6" w:rsidR="00F33687" w:rsidRPr="00035949" w:rsidRDefault="00473537" w:rsidP="00140957">
      <w:pPr>
        <w:pStyle w:val="Specification"/>
        <w:spacing w:before="40"/>
        <w:ind w:left="1440"/>
        <w:jc w:val="left"/>
        <w:rPr>
          <w:i/>
        </w:rPr>
      </w:pPr>
      <w:r w:rsidRPr="00035949">
        <w:rPr>
          <w:i/>
        </w:rPr>
        <w:t>b</w:t>
      </w:r>
      <w:r w:rsidR="00203244" w:rsidRPr="00035949">
        <w:rPr>
          <w:i/>
        </w:rPr>
        <w:t xml:space="preserve"> </w:t>
      </w:r>
      <w:r w:rsidR="001079B6" w:rsidRPr="00035949">
        <w:rPr>
          <w:b/>
        </w:rPr>
        <w:t>proper_</w:t>
      </w:r>
      <w:r w:rsidR="00CE719F" w:rsidRPr="00035949">
        <w:rPr>
          <w:b/>
        </w:rPr>
        <w:t>occurrent</w:t>
      </w:r>
      <w:r w:rsidR="00203244" w:rsidRPr="00035949">
        <w:rPr>
          <w:b/>
        </w:rPr>
        <w:t>_part_of</w:t>
      </w:r>
      <w:r w:rsidR="00203244" w:rsidRPr="00035949">
        <w:t xml:space="preserve"> </w:t>
      </w:r>
      <w:r w:rsidRPr="00035949">
        <w:rPr>
          <w:i/>
        </w:rPr>
        <w:t>c</w:t>
      </w:r>
    </w:p>
    <w:p w14:paraId="00158018" w14:textId="41E029FD" w:rsidR="00F33687" w:rsidRPr="00035949" w:rsidRDefault="001079B6" w:rsidP="00140957">
      <w:pPr>
        <w:pStyle w:val="Specification"/>
        <w:spacing w:before="40"/>
        <w:ind w:left="1440"/>
        <w:jc w:val="left"/>
      </w:pPr>
      <w:r w:rsidRPr="00035949">
        <w:t xml:space="preserve">&amp; there is some </w:t>
      </w:r>
      <w:r w:rsidRPr="00035949">
        <w:rPr>
          <w:b/>
        </w:rPr>
        <w:t>proper_</w:t>
      </w:r>
      <w:r w:rsidR="00CE719F" w:rsidRPr="00035949">
        <w:rPr>
          <w:b/>
        </w:rPr>
        <w:t>occurrent</w:t>
      </w:r>
      <w:r w:rsidRPr="00035949">
        <w:rPr>
          <w:b/>
        </w:rPr>
        <w:t xml:space="preserve">_part </w:t>
      </w:r>
      <w:r w:rsidR="00473537" w:rsidRPr="00035949">
        <w:rPr>
          <w:i/>
        </w:rPr>
        <w:t>d</w:t>
      </w:r>
      <w:r w:rsidRPr="00035949">
        <w:rPr>
          <w:i/>
        </w:rPr>
        <w:t xml:space="preserve"> </w:t>
      </w:r>
      <w:r w:rsidRPr="00035949">
        <w:t xml:space="preserve">of </w:t>
      </w:r>
      <w:r w:rsidR="00473537" w:rsidRPr="00035949">
        <w:rPr>
          <w:i/>
        </w:rPr>
        <w:t>c</w:t>
      </w:r>
      <w:r w:rsidRPr="00035949">
        <w:rPr>
          <w:i/>
        </w:rPr>
        <w:t xml:space="preserve"> </w:t>
      </w:r>
      <w:r w:rsidRPr="00035949">
        <w:t xml:space="preserve">which </w:t>
      </w:r>
    </w:p>
    <w:p w14:paraId="22209321" w14:textId="06272054" w:rsidR="00F33687" w:rsidRPr="00035949" w:rsidRDefault="001079B6" w:rsidP="00140957">
      <w:pPr>
        <w:pStyle w:val="Specification"/>
        <w:spacing w:before="40"/>
        <w:ind w:left="2160"/>
        <w:jc w:val="left"/>
        <w:rPr>
          <w:b/>
        </w:rPr>
      </w:pPr>
      <w:r w:rsidRPr="00035949">
        <w:t xml:space="preserve">has no parts in common with </w:t>
      </w:r>
      <w:r w:rsidR="00473537" w:rsidRPr="00035949">
        <w:rPr>
          <w:i/>
        </w:rPr>
        <w:t>b</w:t>
      </w:r>
      <w:r w:rsidRPr="00035949">
        <w:rPr>
          <w:i/>
        </w:rPr>
        <w:t xml:space="preserve"> </w:t>
      </w:r>
      <w:r w:rsidR="00B16C3F" w:rsidRPr="00035949">
        <w:br/>
      </w:r>
      <w:r w:rsidR="00DB2D8E" w:rsidRPr="00035949">
        <w:t xml:space="preserve">&amp; </w:t>
      </w:r>
      <w:r w:rsidRPr="00035949">
        <w:t xml:space="preserve">is </w:t>
      </w:r>
      <w:r w:rsidR="00610A0A" w:rsidRPr="00035949">
        <w:t>mutually d</w:t>
      </w:r>
      <w:r w:rsidRPr="00035949">
        <w:t xml:space="preserve">ependent on </w:t>
      </w:r>
      <w:r w:rsidR="00473537" w:rsidRPr="00035949">
        <w:rPr>
          <w:i/>
        </w:rPr>
        <w:t>b</w:t>
      </w:r>
      <w:r w:rsidR="00B16C3F" w:rsidRPr="00035949">
        <w:rPr>
          <w:i/>
        </w:rPr>
        <w:br/>
      </w:r>
      <w:r w:rsidR="00DB2D8E" w:rsidRPr="00035949">
        <w:t xml:space="preserve">&amp; is such that </w:t>
      </w:r>
      <w:r w:rsidR="00473537" w:rsidRPr="00035949">
        <w:rPr>
          <w:i/>
        </w:rPr>
        <w:t>b</w:t>
      </w:r>
      <w:r w:rsidRPr="00035949">
        <w:t>,</w:t>
      </w:r>
      <w:r w:rsidR="00203244" w:rsidRPr="00035949">
        <w:t xml:space="preserve"> </w:t>
      </w:r>
      <w:r w:rsidR="00473537" w:rsidRPr="00035949">
        <w:rPr>
          <w:i/>
        </w:rPr>
        <w:t>c</w:t>
      </w:r>
      <w:r w:rsidRPr="00035949">
        <w:rPr>
          <w:i/>
        </w:rPr>
        <w:t xml:space="preserve"> </w:t>
      </w:r>
      <w:r w:rsidRPr="00035949">
        <w:t>and</w:t>
      </w:r>
      <w:r w:rsidR="00203244" w:rsidRPr="00035949">
        <w:rPr>
          <w:i/>
        </w:rPr>
        <w:t xml:space="preserve"> </w:t>
      </w:r>
      <w:r w:rsidR="00473537" w:rsidRPr="00035949">
        <w:rPr>
          <w:i/>
        </w:rPr>
        <w:t>d</w:t>
      </w:r>
      <w:r w:rsidRPr="00035949">
        <w:rPr>
          <w:i/>
        </w:rPr>
        <w:t xml:space="preserve"> </w:t>
      </w:r>
      <w:r w:rsidR="00203244" w:rsidRPr="00035949">
        <w:t>occupy</w:t>
      </w:r>
      <w:r w:rsidR="00203244" w:rsidRPr="00035949">
        <w:rPr>
          <w:b/>
        </w:rPr>
        <w:t xml:space="preserve"> </w:t>
      </w:r>
      <w:r w:rsidR="00203244" w:rsidRPr="00035949">
        <w:t xml:space="preserve">the same </w:t>
      </w:r>
      <w:r w:rsidR="00203244" w:rsidRPr="00035949">
        <w:rPr>
          <w:b/>
        </w:rPr>
        <w:t>temporal region</w:t>
      </w:r>
      <w:r w:rsidR="00203244" w:rsidRPr="00035949">
        <w:t xml:space="preserve"> </w:t>
      </w:r>
      <w:r w:rsidRPr="00035949">
        <w:t>[094-</w:t>
      </w:r>
      <w:r w:rsidR="00CE719F" w:rsidRPr="00035949">
        <w:t>005</w:t>
      </w:r>
      <w:r w:rsidR="00203244" w:rsidRPr="00035949">
        <w:t>]</w:t>
      </w:r>
      <w:r w:rsidR="00F33687" w:rsidRPr="00035949">
        <w:rPr>
          <w:rStyle w:val="Annotation"/>
        </w:rPr>
        <w:t>]</w:t>
      </w:r>
    </w:p>
    <w:p w14:paraId="56B9171A" w14:textId="77777777" w:rsidR="00203244" w:rsidRPr="00035949" w:rsidRDefault="001079B6" w:rsidP="00BB26CE">
      <w:r w:rsidRPr="00035949">
        <w:t xml:space="preserve">We can </w:t>
      </w:r>
      <w:r w:rsidR="00DB2D8E" w:rsidRPr="00035949">
        <w:t xml:space="preserve">now </w:t>
      </w:r>
      <w:r w:rsidRPr="00035949">
        <w:t xml:space="preserve">define </w:t>
      </w:r>
      <w:r w:rsidRPr="00035949">
        <w:rPr>
          <w:i/>
        </w:rPr>
        <w:t xml:space="preserve">process profile </w:t>
      </w:r>
      <w:r w:rsidRPr="00035949">
        <w:t>as follows:</w:t>
      </w:r>
    </w:p>
    <w:p w14:paraId="15B8308A" w14:textId="708E9E36" w:rsidR="001079B6" w:rsidRPr="00035949" w:rsidRDefault="00F33687" w:rsidP="00BB26CE">
      <w:pPr>
        <w:pStyle w:val="Specification"/>
        <w:jc w:val="left"/>
        <w:rPr>
          <w:b/>
        </w:rPr>
      </w:pPr>
      <w:r w:rsidRPr="00035949">
        <w:rPr>
          <w:rStyle w:val="Annotation"/>
        </w:rPr>
        <w:t>as(process profile)[</w:t>
      </w:r>
      <w:r w:rsidR="001079B6" w:rsidRPr="00035949">
        <w:rPr>
          <w:rStyle w:val="SpecificationType"/>
        </w:rPr>
        <w:t xml:space="preserve">Definition: </w:t>
      </w:r>
      <w:r w:rsidR="00473537" w:rsidRPr="00035949">
        <w:rPr>
          <w:i/>
        </w:rPr>
        <w:t>b</w:t>
      </w:r>
      <w:r w:rsidR="001079B6" w:rsidRPr="00035949">
        <w:rPr>
          <w:i/>
        </w:rPr>
        <w:t xml:space="preserve"> </w:t>
      </w:r>
      <w:r w:rsidR="001079B6" w:rsidRPr="00035949">
        <w:t xml:space="preserve">is a </w:t>
      </w:r>
      <w:r w:rsidR="001079B6" w:rsidRPr="00035949">
        <w:rPr>
          <w:i/>
        </w:rPr>
        <w:t xml:space="preserve">process_profile </w:t>
      </w:r>
      <w:r w:rsidR="001079B6" w:rsidRPr="00035949">
        <w:t xml:space="preserve">=Def. </w:t>
      </w:r>
      <w:r w:rsidR="000B0FE6">
        <w:rPr>
          <w:rFonts w:ascii="Times New Roman" w:hAnsi="Times New Roman"/>
          <w:i/>
          <w:sz w:val="24"/>
          <w:szCs w:val="28"/>
        </w:rPr>
        <w:t xml:space="preserve">b </w:t>
      </w:r>
      <w:r w:rsidR="000B0FE6">
        <w:rPr>
          <w:rFonts w:ascii="Times New Roman" w:hAnsi="Times New Roman"/>
          <w:sz w:val="24"/>
          <w:szCs w:val="28"/>
        </w:rPr>
        <w:t xml:space="preserve">is a process and </w:t>
      </w:r>
      <w:r w:rsidR="001079B6" w:rsidRPr="00035949">
        <w:t xml:space="preserve">there is some process </w:t>
      </w:r>
      <w:r w:rsidR="00473537" w:rsidRPr="00035949">
        <w:rPr>
          <w:i/>
        </w:rPr>
        <w:t>c</w:t>
      </w:r>
      <w:r w:rsidR="001079B6" w:rsidRPr="00035949">
        <w:rPr>
          <w:i/>
        </w:rPr>
        <w:t xml:space="preserve"> </w:t>
      </w:r>
      <w:r w:rsidR="001079B6" w:rsidRPr="00035949">
        <w:t xml:space="preserve">such that </w:t>
      </w:r>
      <w:r w:rsidR="00473537" w:rsidRPr="00035949">
        <w:rPr>
          <w:i/>
        </w:rPr>
        <w:t>b</w:t>
      </w:r>
      <w:r w:rsidR="001079B6" w:rsidRPr="00035949">
        <w:rPr>
          <w:i/>
        </w:rPr>
        <w:t xml:space="preserve"> </w:t>
      </w:r>
      <w:r w:rsidR="001079B6" w:rsidRPr="00035949">
        <w:rPr>
          <w:b/>
        </w:rPr>
        <w:t xml:space="preserve">process_profile_of </w:t>
      </w:r>
      <w:r w:rsidR="00473537" w:rsidRPr="00035949">
        <w:rPr>
          <w:i/>
        </w:rPr>
        <w:t>c</w:t>
      </w:r>
      <w:r w:rsidR="001079B6" w:rsidRPr="00035949">
        <w:t xml:space="preserve"> [</w:t>
      </w:r>
      <w:r w:rsidR="006A0569" w:rsidRPr="00035949">
        <w:t>093</w:t>
      </w:r>
      <w:r w:rsidR="001079B6" w:rsidRPr="00035949">
        <w:t>-00</w:t>
      </w:r>
      <w:r w:rsidR="009D7057" w:rsidRPr="00035949">
        <w:t>2</w:t>
      </w:r>
      <w:r w:rsidR="001079B6" w:rsidRPr="00035949">
        <w:t>]</w:t>
      </w:r>
      <w:r w:rsidRPr="00035949">
        <w:rPr>
          <w:rStyle w:val="Annotation"/>
        </w:rPr>
        <w:t>]</w:t>
      </w:r>
    </w:p>
    <w:p w14:paraId="562AEDC8" w14:textId="508F7056" w:rsidR="008310FF" w:rsidRPr="00035949" w:rsidRDefault="008310FF" w:rsidP="00BB26CE">
      <w:r w:rsidRPr="00035949">
        <w:t xml:space="preserve">A special subtype of such </w:t>
      </w:r>
      <w:r w:rsidR="00610A0A" w:rsidRPr="00035949">
        <w:t>mutual d</w:t>
      </w:r>
      <w:r w:rsidRPr="00035949">
        <w:t xml:space="preserve">ependence among process parts arises in cases such as are illustrated in </w:t>
      </w:r>
      <w:r w:rsidR="00F33687" w:rsidRPr="00035949">
        <w:fldChar w:fldCharType="begin"/>
      </w:r>
      <w:r w:rsidRPr="00035949">
        <w:instrText xml:space="preserve"> REF _Ref322411049 \h </w:instrText>
      </w:r>
      <w:r w:rsidR="00035949">
        <w:instrText xml:space="preserve"> \* MERGEFORMAT </w:instrText>
      </w:r>
      <w:r w:rsidR="00F33687" w:rsidRPr="00035949">
        <w:fldChar w:fldCharType="separate"/>
      </w:r>
      <w:ins w:id="504" w:author="Windows User" w:date="2017-12-14T22:26:00Z">
        <w:r w:rsidR="000A7629" w:rsidRPr="00035949">
          <w:t xml:space="preserve">Figure </w:t>
        </w:r>
        <w:r w:rsidR="000A7629">
          <w:rPr>
            <w:noProof/>
          </w:rPr>
          <w:t>10</w:t>
        </w:r>
      </w:ins>
      <w:del w:id="505" w:author="Windows User" w:date="2017-12-14T22:16:00Z">
        <w:r w:rsidR="00F55F47" w:rsidRPr="00035949" w:rsidDel="00CE5DBE">
          <w:delText xml:space="preserve">Figure </w:delText>
        </w:r>
        <w:r w:rsidR="00F55F47" w:rsidDel="00CE5DBE">
          <w:rPr>
            <w:noProof/>
          </w:rPr>
          <w:delText>10</w:delText>
        </w:r>
      </w:del>
      <w:r w:rsidR="00F33687" w:rsidRPr="00035949">
        <w:fldChar w:fldCharType="end"/>
      </w:r>
      <w:r w:rsidRPr="00035949">
        <w:t xml:space="preserve">, where the </w:t>
      </w:r>
      <w:r w:rsidRPr="00035949">
        <w:rPr>
          <w:b/>
        </w:rPr>
        <w:t xml:space="preserve">process </w:t>
      </w:r>
      <w:r w:rsidR="00DB2D8E" w:rsidRPr="00035949">
        <w:rPr>
          <w:b/>
        </w:rPr>
        <w:t xml:space="preserve">profile </w:t>
      </w:r>
      <w:r w:rsidRPr="00035949">
        <w:rPr>
          <w:b/>
        </w:rPr>
        <w:t>parts</w:t>
      </w:r>
      <w:r w:rsidRPr="00035949">
        <w:t xml:space="preserve"> in question are of the sort that serve as the target of a process of measurement.</w:t>
      </w:r>
      <w:r w:rsidR="001079B6" w:rsidRPr="00035949">
        <w:t xml:space="preserve"> </w:t>
      </w:r>
      <w:r w:rsidRPr="00035949">
        <w:t>The key to annotating many process measurement data in BFO terms is to identify the process profiles represented by the corresponding measurement charts created in the salient domains.</w:t>
      </w:r>
    </w:p>
    <w:p w14:paraId="115B85CE" w14:textId="77777777" w:rsidR="00483384" w:rsidRPr="00035949" w:rsidRDefault="00483384" w:rsidP="00BB26CE">
      <w:r w:rsidRPr="00035949">
        <w:t xml:space="preserve">When John is exercising and at the same time John is participating in a compression sock testing process, then the process profile which is John’s performance of the test is </w:t>
      </w:r>
      <w:r w:rsidR="00610A0A" w:rsidRPr="00035949">
        <w:t>mutually d</w:t>
      </w:r>
      <w:r w:rsidRPr="00035949">
        <w:t xml:space="preserve">ependent on the process profile which is John’s exercising. </w:t>
      </w:r>
      <w:r w:rsidR="008310FF" w:rsidRPr="00035949">
        <w:t>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of  a single whole process.</w:t>
      </w:r>
      <w:r w:rsidR="001079B6" w:rsidRPr="00035949">
        <w:t xml:space="preserve"> Here the process profiles involved are: </w:t>
      </w:r>
      <w:r w:rsidR="001079B6" w:rsidRPr="00035949">
        <w:rPr>
          <w:i/>
        </w:rPr>
        <w:t>increase in pressure of gas</w:t>
      </w:r>
      <w:r w:rsidR="001079B6" w:rsidRPr="00035949">
        <w:t xml:space="preserve"> and </w:t>
      </w:r>
      <w:r w:rsidR="001079B6" w:rsidRPr="00035949">
        <w:rPr>
          <w:i/>
        </w:rPr>
        <w:t>increase in temperature of gas</w:t>
      </w:r>
      <w:r w:rsidR="001079B6" w:rsidRPr="00035949">
        <w:t xml:space="preserve">. </w:t>
      </w:r>
    </w:p>
    <w:p w14:paraId="7F28E2B5" w14:textId="3D63F343" w:rsidR="008310FF" w:rsidRPr="00035949" w:rsidRDefault="00F33687" w:rsidP="00BB26CE">
      <w:r w:rsidRPr="00035949">
        <w:fldChar w:fldCharType="begin"/>
      </w:r>
      <w:r w:rsidR="00483384" w:rsidRPr="00035949">
        <w:instrText xml:space="preserve"> REF _Ref322411049 \h </w:instrText>
      </w:r>
      <w:r w:rsidR="00035949">
        <w:instrText xml:space="preserve"> \* MERGEFORMAT </w:instrText>
      </w:r>
      <w:r w:rsidRPr="00035949">
        <w:fldChar w:fldCharType="separate"/>
      </w:r>
      <w:ins w:id="506" w:author="Windows User" w:date="2017-12-14T22:26:00Z">
        <w:r w:rsidR="000A7629" w:rsidRPr="00035949">
          <w:t xml:space="preserve">Figure </w:t>
        </w:r>
        <w:r w:rsidR="000A7629">
          <w:rPr>
            <w:noProof/>
          </w:rPr>
          <w:t>10</w:t>
        </w:r>
      </w:ins>
      <w:del w:id="507" w:author="Windows User" w:date="2017-12-14T22:16:00Z">
        <w:r w:rsidR="00F55F47" w:rsidRPr="00035949" w:rsidDel="00CE5DBE">
          <w:delText xml:space="preserve">Figure </w:delText>
        </w:r>
        <w:r w:rsidR="00F55F47" w:rsidDel="00CE5DBE">
          <w:rPr>
            <w:noProof/>
          </w:rPr>
          <w:delText>10</w:delText>
        </w:r>
      </w:del>
      <w:r w:rsidRPr="00035949">
        <w:fldChar w:fldCharType="end"/>
      </w:r>
      <w:r w:rsidR="00483384" w:rsidRPr="00035949">
        <w:t xml:space="preserve"> is to be interpreted as representing a collection of mutual</w:t>
      </w:r>
      <w:r w:rsidR="006008B3" w:rsidRPr="00035949">
        <w:t>ly</w:t>
      </w:r>
      <w:r w:rsidR="00483384" w:rsidRPr="00035949">
        <w:t xml:space="preserve"> dependent process parts, just as </w:t>
      </w:r>
      <w:r w:rsidRPr="00035949">
        <w:fldChar w:fldCharType="begin"/>
      </w:r>
      <w:r w:rsidR="00483384" w:rsidRPr="00035949">
        <w:instrText xml:space="preserve"> REF _Ref317259935 \h </w:instrText>
      </w:r>
      <w:r w:rsidR="00035949">
        <w:instrText xml:space="preserve"> \* MERGEFORMAT </w:instrText>
      </w:r>
      <w:r w:rsidRPr="00035949">
        <w:fldChar w:fldCharType="separate"/>
      </w:r>
      <w:ins w:id="508" w:author="Windows User" w:date="2017-12-14T22:26:00Z">
        <w:r w:rsidR="000A7629" w:rsidRPr="00035949">
          <w:t xml:space="preserve">Figure </w:t>
        </w:r>
        <w:r w:rsidR="000A7629">
          <w:rPr>
            <w:noProof/>
          </w:rPr>
          <w:t>11</w:t>
        </w:r>
      </w:ins>
      <w:del w:id="509" w:author="Windows User" w:date="2017-12-14T22:16:00Z">
        <w:r w:rsidR="00F55F47" w:rsidRPr="00035949" w:rsidDel="00CE5DBE">
          <w:delText xml:space="preserve">Figure </w:delText>
        </w:r>
        <w:r w:rsidR="00F55F47" w:rsidDel="00CE5DBE">
          <w:rPr>
            <w:noProof/>
          </w:rPr>
          <w:delText>11</w:delText>
        </w:r>
      </w:del>
      <w:r w:rsidRPr="00035949">
        <w:fldChar w:fldCharType="end"/>
      </w:r>
      <w:r w:rsidR="00483384" w:rsidRPr="00035949">
        <w:t xml:space="preserve"> represented mutually dependent quality parts. </w:t>
      </w:r>
    </w:p>
    <w:p w14:paraId="5E8E46C4" w14:textId="6D40DD7C" w:rsidR="00F33687" w:rsidRPr="00035949" w:rsidRDefault="008310FF" w:rsidP="00B841FA">
      <w:pPr>
        <w:pStyle w:val="Heading3"/>
      </w:pPr>
      <w:bookmarkStart w:id="510" w:name="_Toc501053140"/>
      <w:r w:rsidRPr="00035949">
        <w:lastRenderedPageBreak/>
        <w:t xml:space="preserve">Quality </w:t>
      </w:r>
      <w:r w:rsidR="00BE7980" w:rsidRPr="00035949">
        <w:t>process profiles</w:t>
      </w:r>
      <w:bookmarkEnd w:id="510"/>
      <w:r w:rsidR="00BE7980" w:rsidRPr="00035949">
        <w:t xml:space="preserve"> </w:t>
      </w:r>
    </w:p>
    <w:p w14:paraId="133DC7B7" w14:textId="70494C47" w:rsidR="008310FF" w:rsidRPr="00035949" w:rsidRDefault="00792A34" w:rsidP="00BB26CE">
      <w:pPr>
        <w:jc w:val="left"/>
      </w:pPr>
      <w:r w:rsidRPr="00035949">
        <w:rPr>
          <w:rStyle w:val="Annotation"/>
        </w:rPr>
        <w:t>Example(process profile)[</w:t>
      </w:r>
      <w:r w:rsidR="008310FF" w:rsidRPr="00035949">
        <w:t xml:space="preserve">The simplest type of process profiles are what we shall call ‘quality process profiles’, which are the process profiles which serve as the foci of the sort of selective abstraction that is involved when measurements are made of changes in single qualities, as illustrated, for example, by process profiles of mass, temperature, </w:t>
      </w:r>
      <w:r w:rsidR="00483384" w:rsidRPr="00035949">
        <w:t>aortic pressure</w:t>
      </w:r>
      <w:r w:rsidR="008310FF" w:rsidRPr="00035949">
        <w:t xml:space="preserve">, and so on. </w:t>
      </w:r>
      <w:r w:rsidR="00503822" w:rsidRPr="00035949">
        <w:rPr>
          <w:rStyle w:val="Annotation"/>
        </w:rPr>
        <w:t>]</w:t>
      </w:r>
    </w:p>
    <w:p w14:paraId="44236A48" w14:textId="6A25E7FA" w:rsidR="00F33687" w:rsidRPr="00035949" w:rsidRDefault="008310FF" w:rsidP="00B841FA">
      <w:pPr>
        <w:pStyle w:val="Heading3"/>
      </w:pPr>
      <w:bookmarkStart w:id="511" w:name="_Toc501053141"/>
      <w:r w:rsidRPr="00035949">
        <w:t xml:space="preserve">Rate </w:t>
      </w:r>
      <w:r w:rsidR="00BE7980" w:rsidRPr="00035949">
        <w:t>process profiles</w:t>
      </w:r>
      <w:bookmarkEnd w:id="511"/>
      <w:r w:rsidR="00BE7980" w:rsidRPr="00035949">
        <w:t xml:space="preserve"> </w:t>
      </w:r>
    </w:p>
    <w:p w14:paraId="1DB12BD8" w14:textId="5E8BA35A" w:rsidR="008310FF" w:rsidRPr="00035949" w:rsidRDefault="00503822" w:rsidP="00BB26CE">
      <w:pPr>
        <w:jc w:val="left"/>
        <w:rPr>
          <w:szCs w:val="23"/>
        </w:rPr>
      </w:pPr>
      <w:r w:rsidRPr="00035949">
        <w:rPr>
          <w:rStyle w:val="Annotation"/>
        </w:rPr>
        <w:t>example(process profile)[</w:t>
      </w:r>
      <w:r w:rsidR="008310FF" w:rsidRPr="00035949">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w:t>
      </w:r>
      <w:r w:rsidRPr="00035949">
        <w:rPr>
          <w:rStyle w:val="Annotation"/>
        </w:rPr>
        <w:t>]</w:t>
      </w:r>
      <w:r w:rsidR="008310FF" w:rsidRPr="00035949">
        <w:rPr>
          <w:szCs w:val="23"/>
        </w:rPr>
        <w:t>,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035949" w14:paraId="7E3BDCC4" w14:textId="77777777" w:rsidTr="00F53485">
        <w:tc>
          <w:tcPr>
            <w:tcW w:w="8145" w:type="dxa"/>
          </w:tcPr>
          <w:p w14:paraId="30EBAF39" w14:textId="77777777" w:rsidR="00F33687" w:rsidRPr="00035949" w:rsidRDefault="008310FF" w:rsidP="00140957">
            <w:pPr>
              <w:pStyle w:val="List"/>
              <w:keepNext/>
              <w:keepLines/>
              <w:rPr>
                <w:rFonts w:asciiTheme="majorHAnsi" w:eastAsiaTheme="majorEastAsia" w:hAnsiTheme="majorHAnsi" w:cstheme="majorBidi"/>
                <w:b/>
                <w:bCs/>
                <w:i/>
                <w:iCs/>
                <w:color w:val="4F81BD" w:themeColor="accent1"/>
                <w:sz w:val="26"/>
                <w:szCs w:val="26"/>
              </w:rPr>
            </w:pPr>
            <w:r w:rsidRPr="00035949">
              <w:t>speed profile</w:t>
            </w:r>
          </w:p>
          <w:p w14:paraId="5CADE88F"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 xml:space="preserve">constant speed profile </w:t>
            </w:r>
          </w:p>
          <w:p w14:paraId="16BFA166"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2 mph constant speed profile</w:t>
            </w:r>
          </w:p>
          <w:p w14:paraId="509F8BAA"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3 mph constant speed profile</w:t>
            </w:r>
          </w:p>
          <w:p w14:paraId="13BDC8C9"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increasing speed profile</w:t>
            </w:r>
          </w:p>
          <w:p w14:paraId="72CC7A31"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acceleration profile</w:t>
            </w:r>
          </w:p>
          <w:p w14:paraId="2978AC54" w14:textId="77777777" w:rsidR="00F33687" w:rsidRPr="00035949" w:rsidRDefault="008310FF" w:rsidP="00140957">
            <w:pPr>
              <w:pStyle w:val="List2"/>
              <w:keepNext/>
              <w:keepLines/>
              <w:spacing w:before="40"/>
              <w:ind w:left="360" w:firstLine="0"/>
              <w:rPr>
                <w:rFonts w:asciiTheme="majorHAnsi" w:eastAsiaTheme="majorEastAsia" w:hAnsiTheme="majorHAnsi" w:cstheme="majorBidi"/>
                <w:b/>
                <w:bCs/>
                <w:i/>
                <w:iCs/>
                <w:color w:val="4F81BD" w:themeColor="accent1"/>
                <w:sz w:val="26"/>
                <w:szCs w:val="26"/>
              </w:rPr>
            </w:pPr>
            <w:r w:rsidRPr="00035949">
              <w:tab/>
            </w:r>
            <w:r w:rsidRPr="00035949">
              <w:tab/>
              <w:t xml:space="preserve">constant acceleration profile </w:t>
            </w:r>
          </w:p>
          <w:p w14:paraId="1577D62E"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32ft/s</w:t>
            </w:r>
            <w:r w:rsidRPr="00035949">
              <w:rPr>
                <w:vertAlign w:val="superscript"/>
              </w:rPr>
              <w:t xml:space="preserve">2 </w:t>
            </w:r>
            <w:r w:rsidRPr="00035949">
              <w:t>acceleration profile</w:t>
            </w:r>
          </w:p>
          <w:p w14:paraId="31605703"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33 ft/s</w:t>
            </w:r>
            <w:r w:rsidRPr="00035949">
              <w:rPr>
                <w:vertAlign w:val="superscript"/>
              </w:rPr>
              <w:t xml:space="preserve">2 </w:t>
            </w:r>
            <w:r w:rsidRPr="00035949">
              <w:t>acceleration profile</w:t>
            </w:r>
          </w:p>
          <w:p w14:paraId="57F6DFB0"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t>variable acceleration profile</w:t>
            </w:r>
          </w:p>
          <w:p w14:paraId="34F0355C"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increasing acceleration profile</w:t>
            </w:r>
          </w:p>
        </w:tc>
      </w:tr>
    </w:tbl>
    <w:p w14:paraId="59913CF1" w14:textId="77777777" w:rsidR="008310FF" w:rsidRPr="00035949" w:rsidRDefault="008310FF" w:rsidP="00BB26CE">
      <w:pPr>
        <w:jc w:val="left"/>
      </w:pPr>
      <w:r w:rsidRPr="00035949">
        <w:t>and so on.</w:t>
      </w:r>
    </w:p>
    <w:p w14:paraId="33DBDF90" w14:textId="77777777" w:rsidR="008310FF" w:rsidRPr="00035949" w:rsidRDefault="008310FF" w:rsidP="00BB26CE">
      <w:pPr>
        <w:jc w:val="left"/>
      </w:pPr>
      <w:r w:rsidRPr="00035949">
        <w:t xml:space="preserve">Clearly, the types and subtypes listed here are analogous to the determinable and determinable types and subtypes of qualities recognized by BFO-conformant ontologies on the continuant side discussed already above. Here again the reader must bear in mind that in both sets of examples the determinate universals in </w:t>
      </w:r>
      <w:r w:rsidRPr="00035949">
        <w:lastRenderedPageBreak/>
        <w:t xml:space="preserve">question, while they need to be referred to using specific units of measure, are in fact unit-specification independent. </w:t>
      </w:r>
    </w:p>
    <w:p w14:paraId="151C7460" w14:textId="78DD65DC" w:rsidR="00F33687" w:rsidRPr="00035949" w:rsidRDefault="008310FF" w:rsidP="00B841FA">
      <w:pPr>
        <w:pStyle w:val="Heading3"/>
      </w:pPr>
      <w:bookmarkStart w:id="512" w:name="_Toc501053142"/>
      <w:r w:rsidRPr="00035949">
        <w:t xml:space="preserve">Beat </w:t>
      </w:r>
      <w:r w:rsidR="00BE7980" w:rsidRPr="00035949">
        <w:t>process p</w:t>
      </w:r>
      <w:r w:rsidRPr="00035949">
        <w:t>rofiles</w:t>
      </w:r>
      <w:bookmarkEnd w:id="512"/>
    </w:p>
    <w:p w14:paraId="7FA95146" w14:textId="15F61593" w:rsidR="008310FF" w:rsidRPr="00035949" w:rsidRDefault="00503822" w:rsidP="00BB26CE">
      <w:pPr>
        <w:jc w:val="left"/>
      </w:pPr>
      <w:r w:rsidRPr="00035949">
        <w:rPr>
          <w:rStyle w:val="Annotation"/>
        </w:rPr>
        <w:t>Example(process profile)[</w:t>
      </w:r>
      <w:r w:rsidR="008310FF" w:rsidRPr="00035949">
        <w:t xml:space="preserve">One important sub-family of rate process profiles is illustrated by the beat or frequency profiles of cyclical processes, illustrated by the 60 beats per minute beating process of John’s heart, or the 120 beats per minute drumming process involved in one of John’s performances in a rock band, and so on. </w:t>
      </w:r>
    </w:p>
    <w:p w14:paraId="1D9FF8CC" w14:textId="77777777" w:rsidR="008310FF" w:rsidRPr="00035949" w:rsidRDefault="008310FF" w:rsidP="00BB26CE">
      <w:pPr>
        <w:jc w:val="left"/>
      </w:pPr>
      <w:r w:rsidRPr="00035949">
        <w:t xml:space="preserve">Each such process includes what we shall call a beat process profile instance as part, a subtype of rate process profile in which the salient ratio is not distance covered but rather number of beat cycles per unit of time. Each beat process profile instance instantiates the determinable universal </w:t>
      </w:r>
      <w:r w:rsidRPr="00035949">
        <w:rPr>
          <w:i/>
        </w:rPr>
        <w:t>beat process profile.</w:t>
      </w:r>
      <w:r w:rsidRPr="00035949">
        <w:t xml:space="preserve"> But it also instantiates multiple more specialized universals at lower levels of generality, selected from</w:t>
      </w:r>
    </w:p>
    <w:p w14:paraId="1D186215" w14:textId="77777777" w:rsidR="00F33687" w:rsidRPr="00035949" w:rsidRDefault="008310FF" w:rsidP="00140957">
      <w:pPr>
        <w:keepNext/>
        <w:keepLines/>
        <w:spacing w:before="40" w:after="0"/>
        <w:jc w:val="left"/>
      </w:pPr>
      <w:r w:rsidRPr="00035949">
        <w:t xml:space="preserve">   rate process profile</w:t>
      </w:r>
    </w:p>
    <w:p w14:paraId="4B778D67" w14:textId="77777777" w:rsidR="00F33687" w:rsidRPr="00035949" w:rsidRDefault="008310FF" w:rsidP="00140957">
      <w:pPr>
        <w:keepNext/>
        <w:keepLines/>
        <w:spacing w:before="40" w:after="0"/>
        <w:ind w:left="720"/>
        <w:jc w:val="left"/>
      </w:pPr>
      <w:r w:rsidRPr="00035949">
        <w:t>beat process profile</w:t>
      </w:r>
    </w:p>
    <w:p w14:paraId="44789716" w14:textId="77777777" w:rsidR="00F33687" w:rsidRPr="00035949" w:rsidRDefault="008310FF" w:rsidP="00140957">
      <w:pPr>
        <w:keepNext/>
        <w:keepLines/>
        <w:spacing w:before="40" w:after="0"/>
        <w:ind w:left="720" w:firstLine="720"/>
        <w:jc w:val="left"/>
      </w:pPr>
      <w:r w:rsidRPr="00035949">
        <w:t>regular beat process profile</w:t>
      </w:r>
    </w:p>
    <w:p w14:paraId="61490BB2" w14:textId="77777777" w:rsidR="00F33687" w:rsidRPr="00035949" w:rsidRDefault="008310FF" w:rsidP="00140957">
      <w:pPr>
        <w:keepNext/>
        <w:keepLines/>
        <w:spacing w:before="40" w:after="0"/>
        <w:ind w:left="1440" w:firstLine="720"/>
        <w:jc w:val="left"/>
      </w:pPr>
      <w:r w:rsidRPr="00035949">
        <w:t>3 bpm beat process profile</w:t>
      </w:r>
    </w:p>
    <w:p w14:paraId="4A528A4C" w14:textId="77777777" w:rsidR="00F33687" w:rsidRPr="00035949" w:rsidRDefault="008310FF" w:rsidP="00140957">
      <w:pPr>
        <w:keepNext/>
        <w:keepLines/>
        <w:spacing w:before="40" w:after="0"/>
        <w:ind w:left="1440" w:firstLine="720"/>
        <w:jc w:val="left"/>
      </w:pPr>
      <w:r w:rsidRPr="00035949">
        <w:t>4 bpm beat process profile</w:t>
      </w:r>
    </w:p>
    <w:p w14:paraId="5B906F42" w14:textId="77777777" w:rsidR="00F33687" w:rsidRPr="00035949" w:rsidRDefault="008310FF" w:rsidP="00140957">
      <w:pPr>
        <w:keepNext/>
        <w:keepLines/>
        <w:spacing w:before="40" w:after="0"/>
        <w:ind w:left="1440"/>
        <w:jc w:val="left"/>
      </w:pPr>
      <w:r w:rsidRPr="00035949">
        <w:t>irregular beat process profile</w:t>
      </w:r>
    </w:p>
    <w:p w14:paraId="4F091529" w14:textId="77777777" w:rsidR="00F33687" w:rsidRPr="00035949" w:rsidRDefault="008310FF" w:rsidP="00140957">
      <w:pPr>
        <w:keepNext/>
        <w:keepLines/>
        <w:spacing w:before="40" w:after="0"/>
        <w:ind w:left="1440"/>
        <w:jc w:val="left"/>
      </w:pPr>
      <w:r w:rsidRPr="00035949">
        <w:tab/>
        <w:t>increasing beat process profile</w:t>
      </w:r>
    </w:p>
    <w:p w14:paraId="2A7DAC19" w14:textId="77777777" w:rsidR="008310FF" w:rsidRPr="00035949" w:rsidRDefault="008310FF" w:rsidP="00BB26CE">
      <w:pPr>
        <w:jc w:val="left"/>
      </w:pPr>
      <w:r w:rsidRPr="00035949">
        <w:t>and so on.</w:t>
      </w:r>
    </w:p>
    <w:p w14:paraId="32400BA2" w14:textId="61E7122A" w:rsidR="008310FF" w:rsidRPr="00035949" w:rsidRDefault="008310FF" w:rsidP="00BB26CE">
      <w:pPr>
        <w:jc w:val="left"/>
      </w:pPr>
      <w:r w:rsidRPr="00035949">
        <w:t xml:space="preserve">In the case of a regular beat process profile, a rate can be assigned in the simplest possible fashion by dividing the number of cycles by the length of the temporal region occupied by the beating process profile as a whole. Irregular process profiles of this sort, for example as identified in the clinic, or in the readings on an aircraft instrument panel, </w:t>
      </w:r>
      <w:r w:rsidR="00483384" w:rsidRPr="00035949">
        <w:t xml:space="preserve">are often </w:t>
      </w:r>
      <w:r w:rsidRPr="00035949">
        <w:t>of diagnostic significance.</w:t>
      </w:r>
      <w:r w:rsidR="00503822" w:rsidRPr="00035949">
        <w:rPr>
          <w:rStyle w:val="Annotation"/>
        </w:rPr>
        <w:t>]</w:t>
      </w:r>
      <w:r w:rsidRPr="00035949">
        <w:t xml:space="preserve"> </w:t>
      </w:r>
    </w:p>
    <w:p w14:paraId="5E0B0371" w14:textId="77777777" w:rsidR="008310FF" w:rsidRPr="00035949" w:rsidRDefault="008310FF" w:rsidP="00BB26CE">
      <w:pPr>
        <w:jc w:val="left"/>
      </w:pPr>
      <w:r w:rsidRPr="00035949">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78FEBBA" w14:textId="77777777" w:rsidR="008310FF" w:rsidRPr="00035949" w:rsidRDefault="008310FF" w:rsidP="00BB26CE">
      <w:pPr>
        <w:jc w:val="left"/>
        <w:rPr>
          <w:i/>
        </w:rPr>
      </w:pPr>
      <w:r w:rsidRPr="00035949">
        <w:t xml:space="preserve">     (5) John is moving with speed </w:t>
      </w:r>
      <w:r w:rsidRPr="00035949">
        <w:rPr>
          <w:i/>
        </w:rPr>
        <w:t xml:space="preserve">v </w:t>
      </w:r>
      <w:r w:rsidRPr="00035949">
        <w:t xml:space="preserve">at time instant </w:t>
      </w:r>
      <w:r w:rsidRPr="00035949">
        <w:rPr>
          <w:i/>
        </w:rPr>
        <w:t xml:space="preserve">t </w:t>
      </w:r>
    </w:p>
    <w:p w14:paraId="17532B12" w14:textId="77777777" w:rsidR="008310FF" w:rsidRPr="00035949" w:rsidRDefault="008310FF" w:rsidP="00BB26CE">
      <w:pPr>
        <w:jc w:val="left"/>
      </w:pPr>
      <w:r w:rsidRPr="00035949">
        <w:lastRenderedPageBreak/>
        <w:t xml:space="preserve">is to assert, </w:t>
      </w:r>
      <w:r w:rsidR="00483384" w:rsidRPr="00035949">
        <w:t>in first approximation</w:t>
      </w:r>
      <w:r w:rsidRPr="00035949">
        <w:t>, that there is some temporal interval (</w:t>
      </w:r>
      <w:r w:rsidRPr="00035949">
        <w:rPr>
          <w:i/>
        </w:rPr>
        <w:t>t</w:t>
      </w:r>
      <w:r w:rsidRPr="00035949">
        <w:rPr>
          <w:vertAlign w:val="subscript"/>
        </w:rPr>
        <w:t>1</w:t>
      </w:r>
      <w:r w:rsidRPr="00035949">
        <w:t xml:space="preserve">, </w:t>
      </w:r>
      <w:r w:rsidRPr="00035949">
        <w:rPr>
          <w:i/>
        </w:rPr>
        <w:t>t</w:t>
      </w:r>
      <w:r w:rsidRPr="00035949">
        <w:rPr>
          <w:vertAlign w:val="subscript"/>
        </w:rPr>
        <w:t>2</w:t>
      </w:r>
      <w:r w:rsidRPr="00035949">
        <w:t xml:space="preserve">), including </w:t>
      </w:r>
      <w:r w:rsidRPr="00035949">
        <w:rPr>
          <w:i/>
        </w:rPr>
        <w:t>t</w:t>
      </w:r>
      <w:r w:rsidRPr="00035949">
        <w:t xml:space="preserve"> in its interior, in which the speed </w:t>
      </w:r>
      <w:r w:rsidRPr="00035949">
        <w:rPr>
          <w:i/>
        </w:rPr>
        <w:t xml:space="preserve">v </w:t>
      </w:r>
      <w:r w:rsidRPr="00035949">
        <w:t>process profile is instantiated. More precisely (in order to take account of the fact th</w:t>
      </w:r>
      <w:r w:rsidR="00483384" w:rsidRPr="00035949">
        <w:t>at</w:t>
      </w:r>
      <w:r w:rsidRPr="00035949">
        <w:t xml:space="preserve"> John may be moving with a continuously changing speed in the neighborhood of </w:t>
      </w:r>
      <w:r w:rsidRPr="00035949">
        <w:rPr>
          <w:i/>
        </w:rPr>
        <w:t>t</w:t>
      </w:r>
      <w:r w:rsidRPr="00035949">
        <w:t>), (5) must be formulated in something like the following terms:</w:t>
      </w:r>
    </w:p>
    <w:p w14:paraId="6CA8059D" w14:textId="77777777" w:rsidR="008310FF" w:rsidRPr="00035949" w:rsidRDefault="008310FF" w:rsidP="00BB26CE">
      <w:pPr>
        <w:ind w:left="810" w:hanging="360"/>
        <w:jc w:val="left"/>
      </w:pPr>
      <w:r w:rsidRPr="00035949">
        <w:t xml:space="preserve">(6) </w:t>
      </w:r>
      <w:r w:rsidRPr="00035949">
        <w:tab/>
        <w:t>Given any ε, however small, we can find some interval (</w:t>
      </w:r>
      <w:r w:rsidRPr="00035949">
        <w:rPr>
          <w:i/>
        </w:rPr>
        <w:t>t</w:t>
      </w:r>
      <w:r w:rsidRPr="00035949">
        <w:rPr>
          <w:vertAlign w:val="subscript"/>
        </w:rPr>
        <w:t>1</w:t>
      </w:r>
      <w:r w:rsidRPr="00035949">
        <w:t xml:space="preserve">, </w:t>
      </w:r>
      <w:r w:rsidRPr="00035949">
        <w:rPr>
          <w:i/>
        </w:rPr>
        <w:t>t</w:t>
      </w:r>
      <w:r w:rsidRPr="00035949">
        <w:rPr>
          <w:vertAlign w:val="subscript"/>
        </w:rPr>
        <w:t>2</w:t>
      </w:r>
      <w:r w:rsidRPr="00035949">
        <w:t xml:space="preserve">), including </w:t>
      </w:r>
      <w:r w:rsidRPr="00035949">
        <w:rPr>
          <w:i/>
        </w:rPr>
        <w:t>t</w:t>
      </w:r>
      <w:r w:rsidRPr="00035949">
        <w:t xml:space="preserve"> in its interior, during which the speed </w:t>
      </w:r>
      <w:r w:rsidRPr="00035949">
        <w:rPr>
          <w:i/>
        </w:rPr>
        <w:t xml:space="preserve">w </w:t>
      </w:r>
      <w:r w:rsidRPr="00035949">
        <w:t xml:space="preserve">at which John is moving is such that the difference between </w:t>
      </w:r>
      <w:r w:rsidRPr="00035949">
        <w:rPr>
          <w:i/>
        </w:rPr>
        <w:t xml:space="preserve">w </w:t>
      </w:r>
      <w:r w:rsidRPr="00035949">
        <w:t xml:space="preserve">and </w:t>
      </w:r>
      <w:r w:rsidRPr="00035949">
        <w:rPr>
          <w:i/>
        </w:rPr>
        <w:t xml:space="preserve">v </w:t>
      </w:r>
      <w:r w:rsidRPr="00035949">
        <w:t>is less than ε.</w:t>
      </w:r>
    </w:p>
    <w:p w14:paraId="04EC3B18" w14:textId="77777777" w:rsidR="008310FF" w:rsidRPr="00035949" w:rsidRDefault="008310FF" w:rsidP="00BB26CE">
      <w:pPr>
        <w:jc w:val="left"/>
      </w:pPr>
      <w:r w:rsidRPr="00035949">
        <w:t xml:space="preserve">Note that the logical significance of the ‘at time instant </w:t>
      </w:r>
      <w:r w:rsidRPr="00035949">
        <w:rPr>
          <w:i/>
        </w:rPr>
        <w:t>t</w:t>
      </w:r>
      <w:r w:rsidRPr="00035949">
        <w:t xml:space="preserve">’ in (5) is distinct from what it is, for example, in </w:t>
      </w:r>
    </w:p>
    <w:p w14:paraId="75A3C049" w14:textId="77777777" w:rsidR="00F33687" w:rsidRPr="00035949" w:rsidRDefault="008310FF">
      <w:pPr>
        <w:pStyle w:val="ListParagraph"/>
        <w:widowControl w:val="0"/>
        <w:numPr>
          <w:ilvl w:val="0"/>
          <w:numId w:val="10"/>
        </w:numPr>
        <w:spacing w:line="480" w:lineRule="auto"/>
        <w:jc w:val="left"/>
      </w:pPr>
      <w:r w:rsidRPr="00035949">
        <w:t xml:space="preserve">John has temperature 64° Celsius at time instant </w:t>
      </w:r>
      <w:r w:rsidRPr="00035949">
        <w:rPr>
          <w:i/>
        </w:rPr>
        <w:t>t</w:t>
      </w:r>
    </w:p>
    <w:p w14:paraId="2614B60B" w14:textId="77777777" w:rsidR="00483384" w:rsidRPr="00035949" w:rsidRDefault="008310FF" w:rsidP="00BB26CE">
      <w:pPr>
        <w:jc w:val="left"/>
      </w:pPr>
      <w:r w:rsidRPr="00035949">
        <w:t xml:space="preserve">In </w:t>
      </w:r>
      <w:r w:rsidR="00483384" w:rsidRPr="00035949">
        <w:t>(7)</w:t>
      </w:r>
      <w:r w:rsidRPr="00035949">
        <w:t xml:space="preserve">, we are using ‘at </w:t>
      </w:r>
      <w:r w:rsidRPr="00035949">
        <w:rPr>
          <w:i/>
        </w:rPr>
        <w:t>t</w:t>
      </w:r>
      <w:r w:rsidRPr="00035949">
        <w:t xml:space="preserve">’ as part of an assertion concerning the instantation by an individual of a continuant universal; in </w:t>
      </w:r>
      <w:r w:rsidR="00483384" w:rsidRPr="00035949">
        <w:t>(5)</w:t>
      </w:r>
      <w:r w:rsidRPr="00035949">
        <w:t xml:space="preserve">, we are using ‘at </w:t>
      </w:r>
      <w:r w:rsidRPr="00035949">
        <w:rPr>
          <w:i/>
        </w:rPr>
        <w:t>t</w:t>
      </w:r>
      <w:r w:rsidRPr="00035949">
        <w:t xml:space="preserve">’ to pick out a part of a process which instantiates an occurrent universal – where the instantiation relation itself is (as it were) timeless. </w:t>
      </w:r>
    </w:p>
    <w:p w14:paraId="039891DA" w14:textId="0BBF4797" w:rsidR="00F33687" w:rsidRPr="00035949" w:rsidRDefault="0079125C">
      <w:pPr>
        <w:pStyle w:val="Heading2"/>
        <w:rPr>
          <w:sz w:val="24"/>
        </w:rPr>
      </w:pPr>
      <w:bookmarkStart w:id="513" w:name="_Toc313270730"/>
      <w:bookmarkStart w:id="514" w:name="_Toc501053143"/>
      <w:r w:rsidRPr="00035949">
        <w:t>Spatiotemporal region</w:t>
      </w:r>
      <w:bookmarkEnd w:id="513"/>
      <w:bookmarkEnd w:id="514"/>
    </w:p>
    <w:p w14:paraId="0F20011C" w14:textId="77777777" w:rsidR="00F27363" w:rsidRPr="00035949" w:rsidRDefault="00430215">
      <w:pPr>
        <w:pStyle w:val="Specification"/>
        <w:rPr>
          <w:rStyle w:val="SpecificationType"/>
          <w:rFonts w:eastAsiaTheme="majorEastAsia" w:cstheme="majorBidi"/>
          <w:b/>
          <w:bCs/>
          <w:color w:val="4F81BD" w:themeColor="accent1"/>
          <w:sz w:val="22"/>
          <w:szCs w:val="26"/>
        </w:rPr>
      </w:pPr>
      <w:r w:rsidRPr="00035949">
        <w:rPr>
          <w:rStyle w:val="Annotation"/>
        </w:rPr>
        <w:t>a(spatiotemporal region)[</w:t>
      </w:r>
      <w:r w:rsidR="003C7730" w:rsidRPr="00035949">
        <w:rPr>
          <w:rStyle w:val="SpecificationType"/>
          <w:sz w:val="22"/>
        </w:rPr>
        <w:t>Elucidation</w:t>
      </w:r>
      <w:r w:rsidR="003C7730" w:rsidRPr="00035949">
        <w:t>: A</w:t>
      </w:r>
      <w:r w:rsidR="00023196" w:rsidRPr="00035949">
        <w:t xml:space="preserve"> </w:t>
      </w:r>
      <w:r w:rsidR="00023196" w:rsidRPr="00035949">
        <w:rPr>
          <w:i/>
        </w:rPr>
        <w:t xml:space="preserve">spatiotemporal region </w:t>
      </w:r>
      <w:r w:rsidR="00023196" w:rsidRPr="00035949">
        <w:t>is a</w:t>
      </w:r>
      <w:r w:rsidR="003C7730" w:rsidRPr="00035949">
        <w:t xml:space="preserve">n </w:t>
      </w:r>
      <w:r w:rsidR="003C7730" w:rsidRPr="00035949">
        <w:rPr>
          <w:i/>
        </w:rPr>
        <w:t>occurrent</w:t>
      </w:r>
      <w:r w:rsidR="003C7730" w:rsidRPr="00035949">
        <w:t xml:space="preserve"> entity that is </w:t>
      </w:r>
      <w:r w:rsidR="003C7730" w:rsidRPr="00035949">
        <w:rPr>
          <w:b/>
        </w:rPr>
        <w:t xml:space="preserve">part </w:t>
      </w:r>
      <w:r w:rsidR="003C7730" w:rsidRPr="00035949">
        <w:t>of spacetime.</w:t>
      </w:r>
      <w:r w:rsidR="00341371" w:rsidRPr="00035949">
        <w:t xml:space="preserve"> [095-001]</w:t>
      </w:r>
      <w:r w:rsidRPr="00035949">
        <w:rPr>
          <w:rStyle w:val="Annotation"/>
        </w:rPr>
        <w:t>]</w:t>
      </w:r>
    </w:p>
    <w:p w14:paraId="59D74964" w14:textId="77777777" w:rsidR="003C7730" w:rsidRPr="00035949" w:rsidRDefault="00F27363">
      <w:pPr>
        <w:pStyle w:val="Specification"/>
        <w:ind w:left="0"/>
        <w:rPr>
          <w:sz w:val="18"/>
          <w:szCs w:val="20"/>
        </w:rPr>
      </w:pPr>
      <w:r w:rsidRPr="00035949">
        <w:t xml:space="preserve"> </w:t>
      </w:r>
      <w:r w:rsidR="003C7730" w:rsidRPr="00035949">
        <w:t xml:space="preserve">‘Spacetime’ here refers to the </w:t>
      </w:r>
      <w:r w:rsidR="0063585C" w:rsidRPr="00035949">
        <w:t>maximal</w:t>
      </w:r>
      <w:r w:rsidR="003C7730" w:rsidRPr="00035949">
        <w:t xml:space="preserve"> instance of the universal </w:t>
      </w:r>
      <w:r w:rsidR="003C7730" w:rsidRPr="00035949">
        <w:rPr>
          <w:i/>
        </w:rPr>
        <w:t>spatiotemporal region.</w:t>
      </w:r>
    </w:p>
    <w:p w14:paraId="33276057" w14:textId="77777777" w:rsidR="003C7730" w:rsidRPr="00035949" w:rsidRDefault="00F27363">
      <w:r w:rsidRPr="00035949">
        <w:rPr>
          <w:rStyle w:val="SpecificationType"/>
          <w:sz w:val="22"/>
        </w:rPr>
        <w:t>S</w:t>
      </w:r>
      <w:r w:rsidRPr="00035949">
        <w:t xml:space="preserve">patiotemporal regions are such that they can be </w:t>
      </w:r>
      <w:r w:rsidRPr="00035949">
        <w:rPr>
          <w:b/>
        </w:rPr>
        <w:t xml:space="preserve">occupied_by </w:t>
      </w:r>
      <w:r w:rsidRPr="00035949">
        <w:t>processes.</w:t>
      </w:r>
    </w:p>
    <w:p w14:paraId="08A7A960" w14:textId="77777777" w:rsidR="00023196" w:rsidRPr="00035949" w:rsidRDefault="00430215">
      <w:pPr>
        <w:pStyle w:val="Specification"/>
      </w:pPr>
      <w:r w:rsidRPr="00035949">
        <w:rPr>
          <w:rStyle w:val="Annotation"/>
        </w:rPr>
        <w:t>as(spatiotemporal region)[</w:t>
      </w:r>
      <w:r w:rsidR="00023196" w:rsidRPr="00035949">
        <w:rPr>
          <w:rStyle w:val="SpecificationType"/>
          <w:sz w:val="22"/>
        </w:rPr>
        <w:t>Examples</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a human life</w:t>
      </w:r>
      <w:r w:rsidRPr="00035949">
        <w:rPr>
          <w:rStyle w:val="Annotation"/>
        </w:rPr>
        <w:t>\</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the development of a cancer tumor</w:t>
      </w:r>
      <w:r w:rsidRPr="00035949">
        <w:rPr>
          <w:rStyle w:val="Annotation"/>
        </w:rPr>
        <w:t>\</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a </w:t>
      </w:r>
      <w:r w:rsidR="00023196" w:rsidRPr="00035949">
        <w:rPr>
          <w:i/>
        </w:rPr>
        <w:t>process</w:t>
      </w:r>
      <w:r w:rsidR="00023196" w:rsidRPr="00035949">
        <w:t xml:space="preserve"> of cellular meiosis.</w:t>
      </w:r>
      <w:r w:rsidRPr="00035949">
        <w:rPr>
          <w:rStyle w:val="Annotation"/>
        </w:rPr>
        <w:t xml:space="preserve"> ]</w:t>
      </w:r>
    </w:p>
    <w:p w14:paraId="23196B18" w14:textId="77777777" w:rsidR="003C7730" w:rsidRPr="00035949" w:rsidRDefault="00430215">
      <w:pPr>
        <w:pStyle w:val="Specification"/>
        <w:rPr>
          <w:sz w:val="18"/>
          <w:szCs w:val="20"/>
        </w:rPr>
      </w:pPr>
      <w:r w:rsidRPr="00035949">
        <w:rPr>
          <w:rStyle w:val="Annotation"/>
        </w:rPr>
        <w:t>a(spatiotemporal region)[</w:t>
      </w:r>
      <w:r w:rsidR="003C7730" w:rsidRPr="00035949">
        <w:rPr>
          <w:rStyle w:val="SpecificationType"/>
          <w:sz w:val="22"/>
        </w:rPr>
        <w:t>Axiom</w:t>
      </w:r>
      <w:r w:rsidR="003C7730" w:rsidRPr="00035949">
        <w:rPr>
          <w:smallCaps/>
        </w:rPr>
        <w:t>:</w:t>
      </w:r>
      <w:r w:rsidR="003C7730" w:rsidRPr="00035949">
        <w:t xml:space="preserve"> All </w:t>
      </w:r>
      <w:r w:rsidR="003C7730" w:rsidRPr="00035949">
        <w:rPr>
          <w:b/>
        </w:rPr>
        <w:t>parts</w:t>
      </w:r>
      <w:r w:rsidR="003C7730" w:rsidRPr="00035949">
        <w:t xml:space="preserve"> of spatiotemporal regions are spatiotemporal regions. </w:t>
      </w:r>
      <w:r w:rsidR="00341371" w:rsidRPr="00035949">
        <w:t>[096-001]</w:t>
      </w:r>
      <w:r w:rsidRPr="00035949">
        <w:rPr>
          <w:rStyle w:val="Annotation"/>
        </w:rPr>
        <w:t xml:space="preserve"> ]</w:t>
      </w:r>
    </w:p>
    <w:p w14:paraId="212E396F" w14:textId="77777777" w:rsidR="003D4164" w:rsidRPr="00035949" w:rsidRDefault="00430215">
      <w:pPr>
        <w:pStyle w:val="Specification"/>
      </w:pPr>
      <w:r w:rsidRPr="00035949">
        <w:rPr>
          <w:rStyle w:val="Annotation"/>
        </w:rPr>
        <w:t>a(spatiotemporal region)[</w:t>
      </w:r>
      <w:r w:rsidR="00C56E10" w:rsidRPr="00035949">
        <w:rPr>
          <w:rStyle w:val="SpecificationType"/>
          <w:sz w:val="22"/>
        </w:rPr>
        <w:t>Axiom</w:t>
      </w:r>
      <w:r w:rsidR="00C56E10" w:rsidRPr="00035949">
        <w:rPr>
          <w:smallCaps/>
        </w:rPr>
        <w:t>:</w:t>
      </w:r>
      <w:r w:rsidR="00C56E10" w:rsidRPr="00035949">
        <w:t xml:space="preserve"> </w:t>
      </w:r>
      <w:r w:rsidR="003D4164" w:rsidRPr="00035949">
        <w:t>Each spatiotemporal region</w:t>
      </w:r>
      <w:r w:rsidR="00151755" w:rsidRPr="00035949">
        <w:t xml:space="preserve"> </w:t>
      </w:r>
      <w:r w:rsidR="003D4164" w:rsidRPr="00035949">
        <w:rPr>
          <w:b/>
        </w:rPr>
        <w:t>projects_onto</w:t>
      </w:r>
      <w:r w:rsidR="005E2E09" w:rsidRPr="00035949">
        <w:rPr>
          <w:b/>
        </w:rPr>
        <w:t xml:space="preserve"> </w:t>
      </w:r>
      <w:r w:rsidR="003D4164" w:rsidRPr="00035949">
        <w:t>some</w:t>
      </w:r>
      <w:r w:rsidR="005E2E09" w:rsidRPr="00035949">
        <w:t xml:space="preserve"> </w:t>
      </w:r>
      <w:r w:rsidR="003D4164" w:rsidRPr="00035949">
        <w:t>temporal region</w:t>
      </w:r>
      <w:r w:rsidR="00341371" w:rsidRPr="00035949">
        <w:t>. [098-001]</w:t>
      </w:r>
      <w:r w:rsidRPr="00035949">
        <w:rPr>
          <w:rStyle w:val="Annotation"/>
        </w:rPr>
        <w:t xml:space="preserve"> ]</w:t>
      </w:r>
    </w:p>
    <w:p w14:paraId="055E1645" w14:textId="77777777" w:rsidR="003D4164" w:rsidRPr="00035949" w:rsidRDefault="00430215">
      <w:pPr>
        <w:pStyle w:val="Specification"/>
      </w:pPr>
      <w:r w:rsidRPr="00035949">
        <w:rPr>
          <w:rStyle w:val="Annotation"/>
        </w:rPr>
        <w:t>a(spatiotemporal region)[</w:t>
      </w:r>
      <w:r w:rsidR="00C56E10" w:rsidRPr="00035949">
        <w:rPr>
          <w:rStyle w:val="SpecificationType"/>
          <w:sz w:val="22"/>
        </w:rPr>
        <w:t>Axiom</w:t>
      </w:r>
      <w:r w:rsidR="00C56E10" w:rsidRPr="00035949">
        <w:rPr>
          <w:smallCaps/>
        </w:rPr>
        <w:t>:</w:t>
      </w:r>
      <w:r w:rsidR="00C56E10" w:rsidRPr="00035949">
        <w:t xml:space="preserve"> </w:t>
      </w:r>
      <w:r w:rsidR="003D4164" w:rsidRPr="00035949">
        <w:t>Each spatiotemporal region</w:t>
      </w:r>
      <w:r w:rsidR="005E2E09" w:rsidRPr="00035949">
        <w:t xml:space="preserve"> </w:t>
      </w:r>
      <w:r w:rsidR="00151E14" w:rsidRPr="00035949">
        <w:t xml:space="preserve">at any time </w:t>
      </w:r>
      <w:r w:rsidR="00151E14" w:rsidRPr="00035949">
        <w:rPr>
          <w:i/>
        </w:rPr>
        <w:t xml:space="preserve">t </w:t>
      </w:r>
      <w:r w:rsidR="003D4164" w:rsidRPr="00035949">
        <w:rPr>
          <w:b/>
        </w:rPr>
        <w:t xml:space="preserve">projects_onto </w:t>
      </w:r>
      <w:r w:rsidR="003D4164" w:rsidRPr="00035949">
        <w:t>some</w:t>
      </w:r>
      <w:r w:rsidR="003D4164" w:rsidRPr="00035949">
        <w:rPr>
          <w:b/>
        </w:rPr>
        <w:t xml:space="preserve"> </w:t>
      </w:r>
      <w:r w:rsidR="003D4164" w:rsidRPr="00035949">
        <w:t>spatial region</w:t>
      </w:r>
      <w:r w:rsidR="005E2E09" w:rsidRPr="00035949">
        <w:t xml:space="preserve"> </w:t>
      </w:r>
      <w:r w:rsidR="003D4164" w:rsidRPr="00035949">
        <w:rPr>
          <w:b/>
        </w:rPr>
        <w:t>at</w:t>
      </w:r>
      <w:r w:rsidR="005E2E09" w:rsidRPr="00035949">
        <w:rPr>
          <w:b/>
        </w:rPr>
        <w:t xml:space="preserve"> </w:t>
      </w:r>
      <w:r w:rsidR="003D4164" w:rsidRPr="00035949">
        <w:rPr>
          <w:i/>
        </w:rPr>
        <w:t>t</w:t>
      </w:r>
      <w:r w:rsidR="00341371" w:rsidRPr="00035949">
        <w:t>. [099-001]</w:t>
      </w:r>
      <w:r w:rsidRPr="00035949">
        <w:rPr>
          <w:rStyle w:val="Annotation"/>
        </w:rPr>
        <w:t xml:space="preserve"> ]</w:t>
      </w:r>
    </w:p>
    <w:p w14:paraId="0588F85D" w14:textId="77777777" w:rsidR="003D4164" w:rsidRPr="00035949" w:rsidRDefault="00EC4835">
      <w:r w:rsidRPr="00035949">
        <w:t>T</w:t>
      </w:r>
      <w:r w:rsidR="003D4164" w:rsidRPr="00035949">
        <w:t>he projection</w:t>
      </w:r>
      <w:r w:rsidR="00C56E10" w:rsidRPr="00035949">
        <w:t xml:space="preserve"> relation</w:t>
      </w:r>
      <w:r w:rsidRPr="00035949">
        <w:t xml:space="preserve"> will need to be</w:t>
      </w:r>
      <w:r w:rsidR="00C56E10" w:rsidRPr="00035949">
        <w:t xml:space="preserve"> </w:t>
      </w:r>
      <w:r w:rsidR="003D4164" w:rsidRPr="00035949">
        <w:t xml:space="preserve">defined in </w:t>
      </w:r>
      <w:r w:rsidR="00C56E10" w:rsidRPr="00035949">
        <w:t xml:space="preserve">each </w:t>
      </w:r>
      <w:r w:rsidR="003D4164" w:rsidRPr="00035949">
        <w:t>case in terms of the frame employed.</w:t>
      </w:r>
    </w:p>
    <w:p w14:paraId="72ACAA19" w14:textId="442A1C56" w:rsidR="0017019A" w:rsidRPr="00035949" w:rsidRDefault="00FB53AF">
      <w:pPr>
        <w:pStyle w:val="Specification"/>
        <w:rPr>
          <w:rStyle w:val="apple-style-span"/>
          <w:rFonts w:ascii="Times New Roman" w:hAnsi="Times New Roman"/>
          <w:szCs w:val="23"/>
          <w:shd w:val="clear" w:color="auto" w:fill="FFFFFF"/>
        </w:rPr>
      </w:pPr>
      <w:r w:rsidRPr="00035949">
        <w:rPr>
          <w:rStyle w:val="Annotation"/>
        </w:rPr>
        <w:lastRenderedPageBreak/>
        <w:t>a(spatiotemporal region)[</w:t>
      </w:r>
      <w:r w:rsidR="0017019A" w:rsidRPr="00035949">
        <w:rPr>
          <w:rStyle w:val="apple-style-span"/>
          <w:smallCaps/>
          <w:szCs w:val="23"/>
          <w:shd w:val="clear" w:color="auto" w:fill="FFFFFF"/>
        </w:rPr>
        <w:t xml:space="preserve">Axiom: </w:t>
      </w:r>
      <w:r w:rsidR="0017019A" w:rsidRPr="00035949">
        <w:rPr>
          <w:rStyle w:val="apple-style-span"/>
          <w:szCs w:val="23"/>
          <w:shd w:val="clear" w:color="auto" w:fill="FFFFFF"/>
        </w:rPr>
        <w:t xml:space="preserve">Every </w:t>
      </w:r>
      <w:r w:rsidR="0017019A" w:rsidRPr="00035949">
        <w:rPr>
          <w:rStyle w:val="apple-style-span"/>
          <w:i/>
          <w:szCs w:val="23"/>
          <w:shd w:val="clear" w:color="auto" w:fill="FFFFFF"/>
        </w:rPr>
        <w:t>spatiotemporal region</w:t>
      </w:r>
      <w:r w:rsidR="0017019A" w:rsidRPr="00035949">
        <w:rPr>
          <w:rStyle w:val="apple-style-span"/>
          <w:szCs w:val="23"/>
          <w:shd w:val="clear" w:color="auto" w:fill="FFFFFF"/>
        </w:rPr>
        <w:t xml:space="preserve"> </w:t>
      </w:r>
      <w:r w:rsidR="00151E14" w:rsidRPr="00035949">
        <w:rPr>
          <w:rStyle w:val="apple-style-span"/>
          <w:i/>
          <w:szCs w:val="23"/>
          <w:shd w:val="clear" w:color="auto" w:fill="FFFFFF"/>
        </w:rPr>
        <w:t>s</w:t>
      </w:r>
      <w:r w:rsidR="0017019A" w:rsidRPr="00035949">
        <w:rPr>
          <w:rStyle w:val="apple-style-span"/>
          <w:i/>
          <w:szCs w:val="23"/>
          <w:shd w:val="clear" w:color="auto" w:fill="FFFFFF"/>
        </w:rPr>
        <w:t xml:space="preserve"> </w:t>
      </w:r>
      <w:r w:rsidR="0017019A" w:rsidRPr="00035949">
        <w:rPr>
          <w:rStyle w:val="apple-style-span"/>
          <w:szCs w:val="23"/>
          <w:shd w:val="clear" w:color="auto" w:fill="FFFFFF"/>
        </w:rPr>
        <w:t xml:space="preserve">is such that </w:t>
      </w:r>
      <w:r w:rsidR="00151E14" w:rsidRPr="00035949">
        <w:rPr>
          <w:rStyle w:val="apple-style-span"/>
          <w:i/>
          <w:szCs w:val="23"/>
          <w:shd w:val="clear" w:color="auto" w:fill="FFFFFF"/>
        </w:rPr>
        <w:t>s</w:t>
      </w:r>
      <w:r w:rsidR="0017019A" w:rsidRPr="00035949">
        <w:rPr>
          <w:rStyle w:val="apple-style-span"/>
          <w:i/>
          <w:szCs w:val="23"/>
          <w:shd w:val="clear" w:color="auto" w:fill="FFFFFF"/>
        </w:rPr>
        <w:t xml:space="preserve"> </w:t>
      </w:r>
      <w:r w:rsidR="004A4F98" w:rsidRPr="00035949">
        <w:rPr>
          <w:rStyle w:val="apple-style-span"/>
          <w:b/>
          <w:szCs w:val="23"/>
          <w:shd w:val="clear" w:color="auto" w:fill="FFFFFF"/>
        </w:rPr>
        <w:t>occupies_spatiotemporal_region</w:t>
      </w:r>
      <w:r w:rsidR="0017019A" w:rsidRPr="00035949">
        <w:rPr>
          <w:rStyle w:val="apple-style-span"/>
          <w:szCs w:val="23"/>
          <w:shd w:val="clear" w:color="auto" w:fill="FFFFFF"/>
        </w:rPr>
        <w:t xml:space="preserve"> </w:t>
      </w:r>
      <w:r w:rsidR="00151E14" w:rsidRPr="00035949">
        <w:rPr>
          <w:rStyle w:val="apple-style-span"/>
          <w:i/>
          <w:szCs w:val="23"/>
          <w:shd w:val="clear" w:color="auto" w:fill="FFFFFF"/>
        </w:rPr>
        <w:t>s</w:t>
      </w:r>
      <w:r w:rsidR="0017019A" w:rsidRPr="00035949">
        <w:rPr>
          <w:rStyle w:val="apple-style-span"/>
          <w:i/>
          <w:szCs w:val="23"/>
          <w:shd w:val="clear" w:color="auto" w:fill="FFFFFF"/>
        </w:rPr>
        <w:t>.</w:t>
      </w:r>
      <w:r w:rsidR="0081722A" w:rsidRPr="00035949">
        <w:rPr>
          <w:rStyle w:val="apple-style-span"/>
          <w:szCs w:val="23"/>
          <w:shd w:val="clear" w:color="auto" w:fill="FFFFFF"/>
        </w:rPr>
        <w:t xml:space="preserve"> [107-00</w:t>
      </w:r>
      <w:r w:rsidR="00151E14" w:rsidRPr="00035949">
        <w:rPr>
          <w:rStyle w:val="apple-style-span"/>
          <w:szCs w:val="23"/>
          <w:shd w:val="clear" w:color="auto" w:fill="FFFFFF"/>
        </w:rPr>
        <w:t>2</w:t>
      </w:r>
      <w:r w:rsidR="0081722A" w:rsidRPr="00035949">
        <w:rPr>
          <w:rStyle w:val="apple-style-span"/>
          <w:szCs w:val="23"/>
          <w:shd w:val="clear" w:color="auto" w:fill="FFFFFF"/>
        </w:rPr>
        <w:t>]</w:t>
      </w:r>
      <w:r w:rsidRPr="00035949">
        <w:rPr>
          <w:rStyle w:val="Annotation"/>
        </w:rPr>
        <w:t>]</w:t>
      </w:r>
    </w:p>
    <w:p w14:paraId="650688A0" w14:textId="1E8DD6BA" w:rsidR="0017019A" w:rsidRPr="00035949" w:rsidRDefault="00D15730">
      <w:pPr>
        <w:pStyle w:val="Specification"/>
        <w:rPr>
          <w:rStyle w:val="apple-style-span"/>
        </w:rPr>
      </w:pPr>
      <w:r w:rsidRPr="00035949">
        <w:rPr>
          <w:rStyle w:val="Annotation"/>
        </w:rPr>
        <w:t>a</w:t>
      </w:r>
      <w:r w:rsidR="00775D15" w:rsidRPr="00035949">
        <w:rPr>
          <w:rStyle w:val="Annotation"/>
        </w:rPr>
        <w:t>s</w:t>
      </w:r>
      <w:r w:rsidRPr="00035949">
        <w:rPr>
          <w:rStyle w:val="Annotation"/>
        </w:rPr>
        <w:t>(occurrent)[</w:t>
      </w:r>
      <w:r w:rsidR="0017019A" w:rsidRPr="00035949">
        <w:rPr>
          <w:rStyle w:val="SpecificationType"/>
        </w:rPr>
        <w:t>Axiom:</w:t>
      </w:r>
      <w:r w:rsidR="0017019A" w:rsidRPr="00035949">
        <w:rPr>
          <w:rStyle w:val="apple-style-span"/>
        </w:rPr>
        <w:t xml:space="preserve"> Every </w:t>
      </w:r>
      <w:r w:rsidR="0017019A" w:rsidRPr="00035949">
        <w:rPr>
          <w:rStyle w:val="apple-style-span"/>
          <w:i/>
        </w:rPr>
        <w:t>occurrent</w:t>
      </w:r>
      <w:r w:rsidR="0017019A" w:rsidRPr="00035949">
        <w:rPr>
          <w:rStyle w:val="apple-style-span"/>
        </w:rPr>
        <w:t xml:space="preserve"> </w:t>
      </w:r>
      <w:r w:rsidR="004A4F98" w:rsidRPr="00035949">
        <w:rPr>
          <w:rStyle w:val="apple-style-span"/>
          <w:b/>
        </w:rPr>
        <w:t>occupies_spatiotemporal_region</w:t>
      </w:r>
      <w:r w:rsidR="0017019A" w:rsidRPr="00035949">
        <w:rPr>
          <w:rStyle w:val="apple-style-span"/>
        </w:rPr>
        <w:t xml:space="preserve"> some </w:t>
      </w:r>
      <w:r w:rsidR="0017019A" w:rsidRPr="00035949">
        <w:rPr>
          <w:rStyle w:val="apple-style-span"/>
          <w:b/>
        </w:rPr>
        <w:t>spatiotemporal region.</w:t>
      </w:r>
      <w:r w:rsidR="0081722A" w:rsidRPr="00035949">
        <w:rPr>
          <w:rStyle w:val="apple-style-span"/>
          <w:b/>
        </w:rPr>
        <w:t xml:space="preserve"> </w:t>
      </w:r>
      <w:r w:rsidR="0081722A" w:rsidRPr="00035949">
        <w:rPr>
          <w:rStyle w:val="apple-style-span"/>
        </w:rPr>
        <w:t>[108-001]</w:t>
      </w:r>
      <w:r w:rsidR="00F33687" w:rsidRPr="00035949">
        <w:rPr>
          <w:rStyle w:val="Annotation"/>
        </w:rPr>
        <w:t>]</w:t>
      </w:r>
      <w:r w:rsidR="00FB53AF" w:rsidRPr="00035949">
        <w:rPr>
          <w:rStyle w:val="Annotation"/>
        </w:rPr>
        <w:t xml:space="preserve"> </w:t>
      </w:r>
    </w:p>
    <w:p w14:paraId="46B45298" w14:textId="5E9CB826" w:rsidR="003C7730" w:rsidRPr="004E6F18" w:rsidRDefault="00F33687">
      <w:pPr>
        <w:pStyle w:val="Specification"/>
      </w:pPr>
      <w:r w:rsidRPr="004E6F18">
        <w:rPr>
          <w:rStyle w:val="Annotation"/>
        </w:rPr>
        <w:t>a(spatiotemporal region)[</w:t>
      </w:r>
      <w:r w:rsidR="00B0377D" w:rsidRPr="004E6F18">
        <w:rPr>
          <w:rStyle w:val="SpecificationType"/>
        </w:rPr>
        <w:t>Axiom:</w:t>
      </w:r>
      <w:r w:rsidR="00B0377D" w:rsidRPr="004E6F18">
        <w:rPr>
          <w:rStyle w:val="apple-style-span"/>
          <w:szCs w:val="23"/>
          <w:shd w:val="clear" w:color="auto" w:fill="FFFFFF"/>
        </w:rPr>
        <w:t xml:space="preserve">  E</w:t>
      </w:r>
      <w:r w:rsidR="00151E14" w:rsidRPr="004E6F18">
        <w:rPr>
          <w:rStyle w:val="apple-style-span"/>
          <w:szCs w:val="23"/>
          <w:shd w:val="clear" w:color="auto" w:fill="FFFFFF"/>
        </w:rPr>
        <w:t xml:space="preserve">very </w:t>
      </w:r>
      <w:r w:rsidR="0017019A" w:rsidRPr="004E6F18">
        <w:rPr>
          <w:rStyle w:val="apple-style-span"/>
          <w:i/>
          <w:szCs w:val="23"/>
          <w:shd w:val="clear" w:color="auto" w:fill="FFFFFF"/>
        </w:rPr>
        <w:t>spatiotemporal</w:t>
      </w:r>
      <w:r w:rsidR="0017019A" w:rsidRPr="004E6F18">
        <w:rPr>
          <w:rStyle w:val="apple-style-span"/>
          <w:szCs w:val="23"/>
          <w:shd w:val="clear" w:color="auto" w:fill="FFFFFF"/>
        </w:rPr>
        <w:t xml:space="preserve"> </w:t>
      </w:r>
      <w:r w:rsidR="0017019A" w:rsidRPr="004E6F18">
        <w:rPr>
          <w:rStyle w:val="apple-style-span"/>
          <w:i/>
          <w:szCs w:val="23"/>
          <w:shd w:val="clear" w:color="auto" w:fill="FFFFFF"/>
        </w:rPr>
        <w:t>region</w:t>
      </w:r>
      <w:r w:rsidR="0017019A" w:rsidRPr="004E6F18">
        <w:rPr>
          <w:rStyle w:val="apple-style-span"/>
          <w:szCs w:val="23"/>
          <w:shd w:val="clear" w:color="auto" w:fill="FFFFFF"/>
        </w:rPr>
        <w:t xml:space="preserve"> </w:t>
      </w:r>
      <w:r w:rsidR="004A4F98" w:rsidRPr="004E6F18">
        <w:rPr>
          <w:rStyle w:val="apple-style-span"/>
          <w:b/>
          <w:szCs w:val="23"/>
          <w:shd w:val="clear" w:color="auto" w:fill="FFFFFF"/>
        </w:rPr>
        <w:t>occupies_spatiotemporal_region</w:t>
      </w:r>
      <w:r w:rsidR="0017019A" w:rsidRPr="004E6F18">
        <w:rPr>
          <w:rStyle w:val="apple-style-span"/>
          <w:szCs w:val="23"/>
          <w:shd w:val="clear" w:color="auto" w:fill="FFFFFF"/>
        </w:rPr>
        <w:t xml:space="preserve"> itself.</w:t>
      </w:r>
      <w:r w:rsidR="00B0377D" w:rsidRPr="004E6F18">
        <w:rPr>
          <w:rStyle w:val="Annotation"/>
        </w:rPr>
        <w:t>]</w:t>
      </w:r>
    </w:p>
    <w:p w14:paraId="0ED15D59" w14:textId="7E1CF587" w:rsidR="00F33687" w:rsidRPr="00035949" w:rsidRDefault="003D4164">
      <w:pPr>
        <w:pStyle w:val="Heading2"/>
        <w:rPr>
          <w:sz w:val="18"/>
          <w:szCs w:val="20"/>
        </w:rPr>
      </w:pPr>
      <w:bookmarkStart w:id="515" w:name="_Toc313270731"/>
      <w:bookmarkStart w:id="516" w:name="_Toc501053144"/>
      <w:r w:rsidRPr="00035949">
        <w:t>T</w:t>
      </w:r>
      <w:r w:rsidR="0079125C" w:rsidRPr="00035949">
        <w:t>emporal region</w:t>
      </w:r>
      <w:bookmarkEnd w:id="515"/>
      <w:bookmarkEnd w:id="516"/>
    </w:p>
    <w:p w14:paraId="10F6E7CA" w14:textId="77777777" w:rsidR="0063585C" w:rsidRPr="00035949" w:rsidRDefault="0063585C" w:rsidP="00BB26CE">
      <w:r w:rsidRPr="00035949">
        <w:t>Given a temporal reference frame R, we can define ‘time</w:t>
      </w:r>
      <w:r w:rsidRPr="00035949">
        <w:rPr>
          <w:vertAlign w:val="subscript"/>
        </w:rPr>
        <w:t>R</w:t>
      </w:r>
      <w:r w:rsidRPr="00035949">
        <w:t xml:space="preserve">’ as the maximal </w:t>
      </w:r>
      <w:r w:rsidRPr="00035949">
        <w:rPr>
          <w:b/>
        </w:rPr>
        <w:t>instance</w:t>
      </w:r>
      <w:r w:rsidRPr="00035949">
        <w:t xml:space="preserve"> of the universal </w:t>
      </w:r>
      <w:r w:rsidRPr="00035949">
        <w:rPr>
          <w:i/>
        </w:rPr>
        <w:t>temporal region</w:t>
      </w:r>
      <w:r w:rsidRPr="00035949">
        <w:t>.</w:t>
      </w:r>
    </w:p>
    <w:p w14:paraId="6B26FCA8" w14:textId="77777777" w:rsidR="003C7730" w:rsidRPr="00035949" w:rsidRDefault="003F2020" w:rsidP="00BB26CE">
      <w:pPr>
        <w:pStyle w:val="Specification"/>
      </w:pPr>
      <w:r w:rsidRPr="00035949">
        <w:rPr>
          <w:rStyle w:val="Annotation"/>
        </w:rPr>
        <w:t>a(temporal region)[</w:t>
      </w:r>
      <w:r w:rsidR="003D4164" w:rsidRPr="00035949">
        <w:rPr>
          <w:rStyle w:val="SpecificationType"/>
          <w:sz w:val="22"/>
        </w:rPr>
        <w:t>Elucidation</w:t>
      </w:r>
      <w:r w:rsidR="003C7730" w:rsidRPr="00035949">
        <w:t>:</w:t>
      </w:r>
      <w:r w:rsidR="005E2E09" w:rsidRPr="00035949">
        <w:t xml:space="preserve"> </w:t>
      </w:r>
      <w:r w:rsidR="0079125C" w:rsidRPr="00035949">
        <w:t>A</w:t>
      </w:r>
      <w:r w:rsidR="00023196" w:rsidRPr="00035949">
        <w:t xml:space="preserve"> </w:t>
      </w:r>
      <w:r w:rsidR="00023196" w:rsidRPr="00035949">
        <w:rPr>
          <w:i/>
        </w:rPr>
        <w:t>temporal region</w:t>
      </w:r>
      <w:r w:rsidR="00023196" w:rsidRPr="00035949">
        <w:t xml:space="preserve"> is a</w:t>
      </w:r>
      <w:r w:rsidR="0079125C" w:rsidRPr="00035949">
        <w:t xml:space="preserve">n </w:t>
      </w:r>
      <w:r w:rsidR="00FB129B" w:rsidRPr="00035949">
        <w:rPr>
          <w:i/>
        </w:rPr>
        <w:t>occurrent</w:t>
      </w:r>
      <w:r w:rsidR="00465C17" w:rsidRPr="00035949">
        <w:t xml:space="preserve"> entity</w:t>
      </w:r>
      <w:r w:rsidR="003D4164" w:rsidRPr="00035949">
        <w:t xml:space="preserve"> that is </w:t>
      </w:r>
      <w:r w:rsidR="003D4164" w:rsidRPr="00035949">
        <w:rPr>
          <w:b/>
        </w:rPr>
        <w:t xml:space="preserve">part </w:t>
      </w:r>
      <w:r w:rsidR="003C7730" w:rsidRPr="00035949">
        <w:t xml:space="preserve">of time </w:t>
      </w:r>
      <w:r w:rsidR="003C7730" w:rsidRPr="00035949">
        <w:rPr>
          <w:rFonts w:ascii="Times New Roman" w:hAnsi="Times New Roman"/>
          <w:szCs w:val="23"/>
        </w:rPr>
        <w:t xml:space="preserve">as </w:t>
      </w:r>
      <w:r w:rsidR="003D4164" w:rsidRPr="00035949">
        <w:rPr>
          <w:rFonts w:ascii="Times New Roman" w:hAnsi="Times New Roman"/>
          <w:szCs w:val="23"/>
        </w:rPr>
        <w:t xml:space="preserve">defined </w:t>
      </w:r>
      <w:r w:rsidR="00092B5A" w:rsidRPr="00035949">
        <w:rPr>
          <w:rFonts w:ascii="Times New Roman" w:hAnsi="Times New Roman"/>
          <w:szCs w:val="23"/>
        </w:rPr>
        <w:t>relative</w:t>
      </w:r>
      <w:r w:rsidR="003C7730" w:rsidRPr="00035949">
        <w:rPr>
          <w:rFonts w:ascii="Times New Roman" w:hAnsi="Times New Roman"/>
          <w:szCs w:val="23"/>
        </w:rPr>
        <w:t xml:space="preserve"> to some reference frame</w:t>
      </w:r>
      <w:r w:rsidR="003D4164" w:rsidRPr="00035949">
        <w:rPr>
          <w:rFonts w:ascii="Times New Roman" w:hAnsi="Times New Roman"/>
          <w:szCs w:val="23"/>
        </w:rPr>
        <w:t>.</w:t>
      </w:r>
      <w:r w:rsidR="00341371" w:rsidRPr="00035949">
        <w:rPr>
          <w:rFonts w:ascii="Times New Roman" w:hAnsi="Times New Roman"/>
          <w:szCs w:val="23"/>
        </w:rPr>
        <w:t xml:space="preserve"> [100-001]</w:t>
      </w:r>
      <w:r w:rsidRPr="00035949">
        <w:rPr>
          <w:rStyle w:val="Annotation"/>
        </w:rPr>
        <w:t>]</w:t>
      </w:r>
    </w:p>
    <w:p w14:paraId="51B7B5C9" w14:textId="0E663BA9" w:rsidR="0036416D" w:rsidRPr="00035949" w:rsidRDefault="003F2020" w:rsidP="00BB26CE">
      <w:pPr>
        <w:pStyle w:val="Specification"/>
        <w:rPr>
          <w:rStyle w:val="SpecificationType"/>
          <w:smallCaps w:val="0"/>
          <w:szCs w:val="23"/>
          <w:shd w:val="clear" w:color="auto" w:fill="FFFFFF"/>
        </w:rPr>
      </w:pPr>
      <w:r w:rsidRPr="00035949">
        <w:rPr>
          <w:rStyle w:val="Annotation"/>
        </w:rPr>
        <w:t>a(temporal region)[</w:t>
      </w:r>
      <w:r w:rsidR="0036416D" w:rsidRPr="00035949">
        <w:rPr>
          <w:rStyle w:val="apple-style-span"/>
          <w:smallCaps/>
          <w:szCs w:val="23"/>
          <w:shd w:val="clear" w:color="auto" w:fill="FFFFFF"/>
        </w:rPr>
        <w:t xml:space="preserve">Axiom: </w:t>
      </w:r>
      <w:r w:rsidR="0036416D" w:rsidRPr="00035949">
        <w:rPr>
          <w:rStyle w:val="apple-style-span"/>
          <w:szCs w:val="23"/>
          <w:shd w:val="clear" w:color="auto" w:fill="FFFFFF"/>
        </w:rPr>
        <w:t xml:space="preserve">Every </w:t>
      </w:r>
      <w:r w:rsidR="0036416D" w:rsidRPr="00035949">
        <w:rPr>
          <w:rStyle w:val="apple-style-span"/>
          <w:i/>
          <w:szCs w:val="23"/>
          <w:shd w:val="clear" w:color="auto" w:fill="FFFFFF"/>
        </w:rPr>
        <w:t>temporal region</w:t>
      </w:r>
      <w:r w:rsidR="0036416D" w:rsidRPr="00035949">
        <w:rPr>
          <w:rStyle w:val="apple-style-span"/>
          <w:szCs w:val="23"/>
          <w:shd w:val="clear" w:color="auto" w:fill="FFFFFF"/>
        </w:rPr>
        <w:t xml:space="preserve"> </w:t>
      </w:r>
      <w:r w:rsidR="00151E14" w:rsidRPr="00035949">
        <w:rPr>
          <w:rStyle w:val="apple-style-span"/>
          <w:i/>
          <w:szCs w:val="23"/>
          <w:shd w:val="clear" w:color="auto" w:fill="FFFFFF"/>
        </w:rPr>
        <w:t>t</w:t>
      </w:r>
      <w:r w:rsidR="0036416D" w:rsidRPr="00035949">
        <w:rPr>
          <w:rStyle w:val="apple-style-span"/>
          <w:i/>
          <w:szCs w:val="23"/>
          <w:shd w:val="clear" w:color="auto" w:fill="FFFFFF"/>
        </w:rPr>
        <w:t xml:space="preserve"> </w:t>
      </w:r>
      <w:r w:rsidR="0036416D" w:rsidRPr="00035949">
        <w:rPr>
          <w:rStyle w:val="apple-style-span"/>
          <w:szCs w:val="23"/>
          <w:shd w:val="clear" w:color="auto" w:fill="FFFFFF"/>
        </w:rPr>
        <w:t xml:space="preserve">is such that </w:t>
      </w:r>
      <w:r w:rsidR="00151E14" w:rsidRPr="00035949">
        <w:rPr>
          <w:rStyle w:val="apple-style-span"/>
          <w:i/>
          <w:szCs w:val="23"/>
          <w:shd w:val="clear" w:color="auto" w:fill="FFFFFF"/>
        </w:rPr>
        <w:t>t</w:t>
      </w:r>
      <w:r w:rsidR="0036416D" w:rsidRPr="00035949">
        <w:rPr>
          <w:rStyle w:val="apple-style-span"/>
          <w:i/>
          <w:szCs w:val="23"/>
          <w:shd w:val="clear" w:color="auto" w:fill="FFFFFF"/>
        </w:rPr>
        <w:t xml:space="preserve"> </w:t>
      </w:r>
      <w:r w:rsidR="00555732" w:rsidRPr="00035949">
        <w:rPr>
          <w:rStyle w:val="apple-style-span"/>
          <w:b/>
          <w:szCs w:val="23"/>
          <w:shd w:val="clear" w:color="auto" w:fill="FFFFFF"/>
        </w:rPr>
        <w:t>occupies_temporal_region</w:t>
      </w:r>
      <w:r w:rsidR="009D7057" w:rsidRPr="00035949">
        <w:rPr>
          <w:rStyle w:val="apple-style-span"/>
          <w:b/>
          <w:szCs w:val="23"/>
          <w:shd w:val="clear" w:color="auto" w:fill="FFFFFF"/>
        </w:rPr>
        <w:t xml:space="preserve"> </w:t>
      </w:r>
      <w:r w:rsidR="00151E14" w:rsidRPr="00035949">
        <w:rPr>
          <w:rStyle w:val="apple-style-span"/>
          <w:i/>
          <w:szCs w:val="23"/>
          <w:shd w:val="clear" w:color="auto" w:fill="FFFFFF"/>
        </w:rPr>
        <w:t>t</w:t>
      </w:r>
      <w:r w:rsidR="0036416D" w:rsidRPr="00035949">
        <w:rPr>
          <w:rStyle w:val="apple-style-span"/>
          <w:i/>
          <w:szCs w:val="23"/>
          <w:shd w:val="clear" w:color="auto" w:fill="FFFFFF"/>
        </w:rPr>
        <w:t>.</w:t>
      </w:r>
      <w:r w:rsidR="0036416D" w:rsidRPr="00035949">
        <w:rPr>
          <w:rStyle w:val="apple-style-span"/>
          <w:szCs w:val="23"/>
          <w:shd w:val="clear" w:color="auto" w:fill="FFFFFF"/>
        </w:rPr>
        <w:t xml:space="preserve"> </w:t>
      </w:r>
      <w:r w:rsidR="005103D1" w:rsidRPr="00035949">
        <w:rPr>
          <w:rStyle w:val="apple-style-span"/>
          <w:szCs w:val="23"/>
          <w:shd w:val="clear" w:color="auto" w:fill="FFFFFF"/>
        </w:rPr>
        <w:t>[119-00</w:t>
      </w:r>
      <w:r w:rsidR="00151E14" w:rsidRPr="00035949">
        <w:rPr>
          <w:rStyle w:val="apple-style-span"/>
          <w:szCs w:val="23"/>
          <w:shd w:val="clear" w:color="auto" w:fill="FFFFFF"/>
        </w:rPr>
        <w:t>2</w:t>
      </w:r>
      <w:r w:rsidR="0036416D" w:rsidRPr="00035949">
        <w:rPr>
          <w:rStyle w:val="apple-style-span"/>
          <w:szCs w:val="23"/>
          <w:shd w:val="clear" w:color="auto" w:fill="FFFFFF"/>
        </w:rPr>
        <w:t>]</w:t>
      </w:r>
      <w:r w:rsidRPr="00035949">
        <w:rPr>
          <w:rStyle w:val="Annotation"/>
        </w:rPr>
        <w:t xml:space="preserve"> ]</w:t>
      </w:r>
    </w:p>
    <w:p w14:paraId="0FC5CA7F" w14:textId="77777777" w:rsidR="00092B5A" w:rsidRPr="00035949" w:rsidRDefault="003F2020" w:rsidP="00BB26CE">
      <w:pPr>
        <w:pStyle w:val="Specification"/>
      </w:pPr>
      <w:r w:rsidRPr="00035949">
        <w:rPr>
          <w:rStyle w:val="Annotation"/>
        </w:rPr>
        <w:t>a(temporal region)[</w:t>
      </w:r>
      <w:r w:rsidR="003C7730" w:rsidRPr="00035949">
        <w:rPr>
          <w:rStyle w:val="SpecificationType"/>
          <w:sz w:val="22"/>
        </w:rPr>
        <w:t>Axiom</w:t>
      </w:r>
      <w:r w:rsidR="003C7730" w:rsidRPr="00035949">
        <w:rPr>
          <w:smallCaps/>
        </w:rPr>
        <w:t>:</w:t>
      </w:r>
      <w:r w:rsidR="003C7730" w:rsidRPr="00035949">
        <w:t xml:space="preserve"> All parts of temporal regions are temporal regions.</w:t>
      </w:r>
      <w:r w:rsidR="0079125C" w:rsidRPr="00035949">
        <w:t> </w:t>
      </w:r>
      <w:r w:rsidR="00341371" w:rsidRPr="00035949">
        <w:t>[101-001]</w:t>
      </w:r>
      <w:r w:rsidRPr="00035949">
        <w:rPr>
          <w:rStyle w:val="Annotation"/>
        </w:rPr>
        <w:t xml:space="preserve"> ]</w:t>
      </w:r>
    </w:p>
    <w:p w14:paraId="31F621E2" w14:textId="06038014" w:rsidR="0079125C" w:rsidRPr="00035949" w:rsidRDefault="003D4164" w:rsidP="00BB26CE">
      <w:pPr>
        <w:rPr>
          <w:sz w:val="18"/>
          <w:szCs w:val="20"/>
        </w:rPr>
      </w:pPr>
      <w:r w:rsidRPr="00035949">
        <w:t xml:space="preserve">A temporal region is an </w:t>
      </w:r>
      <w:r w:rsidR="00FB129B" w:rsidRPr="00035949">
        <w:rPr>
          <w:i/>
        </w:rPr>
        <w:t>occurrent</w:t>
      </w:r>
      <w:r w:rsidR="00151755" w:rsidRPr="00035949">
        <w:rPr>
          <w:i/>
        </w:rPr>
        <w:t xml:space="preserve"> </w:t>
      </w:r>
      <w:r w:rsidR="00465C17" w:rsidRPr="00035949">
        <w:rPr>
          <w:i/>
        </w:rPr>
        <w:t>entity</w:t>
      </w:r>
      <w:r w:rsidR="0079125C" w:rsidRPr="00035949">
        <w:t xml:space="preserve"> upon which a process can be projecte</w:t>
      </w:r>
      <w:r w:rsidR="00FD474C" w:rsidRPr="00035949">
        <w:t>d.</w:t>
      </w:r>
      <w:r w:rsidR="00EA6F41" w:rsidRPr="00035949">
        <w:t xml:space="preserve"> Temporal regions are introduced in BFO to provide a basis for consistent representation of temporal data, for example as described in [</w:t>
      </w:r>
      <w:r w:rsidR="00EC6A9C" w:rsidRPr="00035949">
        <w:fldChar w:fldCharType="begin"/>
      </w:r>
      <w:r w:rsidR="00EC6A9C" w:rsidRPr="00035949">
        <w:instrText xml:space="preserve"> REF _Ref309985142 \r \h  \* MERGEFORMAT </w:instrText>
      </w:r>
      <w:r w:rsidR="00EC6A9C" w:rsidRPr="00035949">
        <w:fldChar w:fldCharType="separate"/>
      </w:r>
      <w:r w:rsidR="000A7629">
        <w:t>68</w:t>
      </w:r>
      <w:r w:rsidR="00EC6A9C" w:rsidRPr="00035949">
        <w:fldChar w:fldCharType="end"/>
      </w:r>
      <w:r w:rsidR="00EA6F41" w:rsidRPr="00035949">
        <w:t>].</w:t>
      </w:r>
    </w:p>
    <w:p w14:paraId="4A7EBA56" w14:textId="0FECC966" w:rsidR="00F33687" w:rsidRPr="00035949" w:rsidRDefault="00BE7980" w:rsidP="00B841FA">
      <w:pPr>
        <w:pStyle w:val="Heading4"/>
      </w:pPr>
      <w:bookmarkStart w:id="517" w:name="_Toc313270732"/>
      <w:bookmarkStart w:id="518" w:name="_Toc501053145"/>
      <w:r w:rsidRPr="00035949">
        <w:t>z</w:t>
      </w:r>
      <w:r w:rsidR="003D4164" w:rsidRPr="00035949">
        <w:t>ero</w:t>
      </w:r>
      <w:r w:rsidR="00FD474C" w:rsidRPr="00035949">
        <w:t>-dimensional temporal region</w:t>
      </w:r>
      <w:bookmarkEnd w:id="517"/>
      <w:bookmarkEnd w:id="518"/>
    </w:p>
    <w:p w14:paraId="7ABF49E8" w14:textId="77777777" w:rsidR="00C801DA" w:rsidRPr="00035949" w:rsidRDefault="00A154C0" w:rsidP="00BB26CE">
      <w:pPr>
        <w:pStyle w:val="Specification"/>
      </w:pPr>
      <w:r w:rsidRPr="00035949">
        <w:rPr>
          <w:rStyle w:val="Annotation"/>
        </w:rPr>
        <w:t>a(zero-dimensional temporal region)[</w:t>
      </w:r>
      <w:r w:rsidR="00611C18" w:rsidRPr="00035949">
        <w:rPr>
          <w:rStyle w:val="SpecificationType"/>
          <w:sz w:val="22"/>
        </w:rPr>
        <w:t>Elucidation</w:t>
      </w:r>
      <w:r w:rsidR="00611C18" w:rsidRPr="00035949">
        <w:t xml:space="preserve">: </w:t>
      </w:r>
      <w:r w:rsidR="003047AF" w:rsidRPr="00035949">
        <w:t>A</w:t>
      </w:r>
      <w:r w:rsidR="00533C03" w:rsidRPr="00035949">
        <w:t xml:space="preserve"> </w:t>
      </w:r>
      <w:r w:rsidR="00533C03" w:rsidRPr="00035949">
        <w:rPr>
          <w:i/>
        </w:rPr>
        <w:t>z</w:t>
      </w:r>
      <w:r w:rsidR="00023196" w:rsidRPr="00035949">
        <w:rPr>
          <w:i/>
        </w:rPr>
        <w:t>ero-dimensional temporal region</w:t>
      </w:r>
      <w:r w:rsidR="00533C03" w:rsidRPr="00035949">
        <w:rPr>
          <w:i/>
        </w:rPr>
        <w:t xml:space="preserve"> </w:t>
      </w:r>
      <w:r w:rsidR="00533C03" w:rsidRPr="00035949">
        <w:t>is a</w:t>
      </w:r>
      <w:r w:rsidR="003047AF" w:rsidRPr="00035949">
        <w:t xml:space="preserve"> </w:t>
      </w:r>
      <w:r w:rsidR="00611C18" w:rsidRPr="00035949">
        <w:t>temporal region that is without extent</w:t>
      </w:r>
      <w:r w:rsidR="003047AF" w:rsidRPr="00035949">
        <w:t>.</w:t>
      </w:r>
      <w:r w:rsidR="00341371" w:rsidRPr="00035949">
        <w:t xml:space="preserve"> [102-001]</w:t>
      </w:r>
      <w:r w:rsidRPr="00035949">
        <w:rPr>
          <w:rStyle w:val="Annotation"/>
        </w:rPr>
        <w:t>]</w:t>
      </w:r>
    </w:p>
    <w:p w14:paraId="1783533A" w14:textId="77777777" w:rsidR="00E44217" w:rsidRPr="00035949" w:rsidRDefault="00A154C0" w:rsidP="00BB26CE">
      <w:pPr>
        <w:pStyle w:val="Specification"/>
        <w:rPr>
          <w:iCs/>
        </w:rPr>
      </w:pPr>
      <w:r w:rsidRPr="00035949">
        <w:rPr>
          <w:rStyle w:val="Annotation"/>
        </w:rPr>
        <w:t>as(zero-dimensional temporal region)[</w:t>
      </w:r>
      <w:r w:rsidR="00C801DA" w:rsidRPr="00035949">
        <w:rPr>
          <w:rStyle w:val="SpecificationType"/>
          <w:sz w:val="22"/>
        </w:rPr>
        <w:t>Examples</w:t>
      </w:r>
      <w:r w:rsidR="00C801DA" w:rsidRPr="00035949">
        <w:rPr>
          <w:smallCaps/>
        </w:rPr>
        <w:t>:</w:t>
      </w:r>
      <w:r w:rsidR="00C801DA" w:rsidRPr="00035949">
        <w:t xml:space="preserve"> </w:t>
      </w:r>
      <w:r w:rsidR="00611C18" w:rsidRPr="00035949">
        <w:t>a temporal region that is occupied by a process boundary</w:t>
      </w:r>
      <w:r w:rsidRPr="00035949">
        <w:rPr>
          <w:rStyle w:val="Annotation"/>
        </w:rPr>
        <w:t>\</w:t>
      </w:r>
      <w:r w:rsidR="00611C18" w:rsidRPr="00035949">
        <w:t>; right now</w:t>
      </w:r>
      <w:r w:rsidRPr="00035949">
        <w:rPr>
          <w:rStyle w:val="Annotation"/>
        </w:rPr>
        <w:t>\</w:t>
      </w:r>
      <w:r w:rsidR="00611C18" w:rsidRPr="00035949">
        <w:t>;</w:t>
      </w:r>
      <w:r w:rsidR="00C801DA" w:rsidRPr="00035949">
        <w:t xml:space="preserve"> the moment at which a finger is det</w:t>
      </w:r>
      <w:r w:rsidR="00611C18" w:rsidRPr="00035949">
        <w:t>ached in an industrial accident</w:t>
      </w:r>
      <w:r w:rsidRPr="00035949">
        <w:rPr>
          <w:rStyle w:val="Annotation"/>
        </w:rPr>
        <w:t>\</w:t>
      </w:r>
      <w:r w:rsidR="00611C18" w:rsidRPr="00035949">
        <w:t>;</w:t>
      </w:r>
      <w:r w:rsidR="00C801DA" w:rsidRPr="00035949">
        <w:t xml:space="preserve"> the moment at which a child is born</w:t>
      </w:r>
      <w:r w:rsidRPr="00035949">
        <w:rPr>
          <w:rStyle w:val="Annotation"/>
        </w:rPr>
        <w:t>\</w:t>
      </w:r>
      <w:r w:rsidR="00C801DA" w:rsidRPr="00035949">
        <w:t>, the moment of death</w:t>
      </w:r>
      <w:r w:rsidR="00E44217" w:rsidRPr="00035949">
        <w:t>.</w:t>
      </w:r>
      <w:r w:rsidRPr="00035949">
        <w:t xml:space="preserve"> </w:t>
      </w:r>
      <w:r w:rsidRPr="00035949">
        <w:rPr>
          <w:rStyle w:val="Annotation"/>
        </w:rPr>
        <w:t>]</w:t>
      </w:r>
    </w:p>
    <w:p w14:paraId="241C9AFC" w14:textId="77777777" w:rsidR="00E44217" w:rsidRPr="00035949" w:rsidRDefault="00A154C0" w:rsidP="00BB26CE">
      <w:pPr>
        <w:pStyle w:val="Specification"/>
      </w:pPr>
      <w:r w:rsidRPr="00035949">
        <w:rPr>
          <w:rStyle w:val="Annotation"/>
        </w:rPr>
        <w:t>a(zero-dimensional temporal region)[</w:t>
      </w:r>
      <w:r w:rsidR="00E44217" w:rsidRPr="00035949">
        <w:rPr>
          <w:rStyle w:val="SpecificationType"/>
          <w:sz w:val="22"/>
        </w:rPr>
        <w:t>Synonym</w:t>
      </w:r>
      <w:r w:rsidR="00E44217" w:rsidRPr="00035949">
        <w:rPr>
          <w:smallCaps/>
        </w:rPr>
        <w:t>:</w:t>
      </w:r>
      <w:r w:rsidR="00E44217" w:rsidRPr="00035949">
        <w:t xml:space="preserve"> temporal instant.</w:t>
      </w:r>
      <w:r w:rsidRPr="00035949">
        <w:t xml:space="preserve"> </w:t>
      </w:r>
      <w:r w:rsidRPr="00035949">
        <w:rPr>
          <w:rStyle w:val="Annotation"/>
        </w:rPr>
        <w:t>]</w:t>
      </w:r>
    </w:p>
    <w:p w14:paraId="787270E3" w14:textId="73E7075D" w:rsidR="00F33687" w:rsidRPr="00035949" w:rsidRDefault="00BE7980" w:rsidP="00B841FA">
      <w:pPr>
        <w:pStyle w:val="Heading4"/>
      </w:pPr>
      <w:bookmarkStart w:id="519" w:name="_Toc313270733"/>
      <w:bookmarkStart w:id="520" w:name="_Toc501053146"/>
      <w:r w:rsidRPr="00035949">
        <w:lastRenderedPageBreak/>
        <w:t>o</w:t>
      </w:r>
      <w:r w:rsidR="003D4164" w:rsidRPr="00035949">
        <w:t>ne-dimensional temporal region</w:t>
      </w:r>
      <w:bookmarkEnd w:id="519"/>
      <w:bookmarkEnd w:id="520"/>
    </w:p>
    <w:p w14:paraId="5961AF45" w14:textId="77777777" w:rsidR="00611C18" w:rsidRPr="00035949" w:rsidRDefault="00A154C0" w:rsidP="00BB26CE">
      <w:pPr>
        <w:pStyle w:val="Specification"/>
      </w:pPr>
      <w:r w:rsidRPr="00035949">
        <w:rPr>
          <w:rStyle w:val="Annotation"/>
        </w:rPr>
        <w:t>a(one-dimensional temporal region)[</w:t>
      </w:r>
      <w:r w:rsidR="00611C18" w:rsidRPr="00035949">
        <w:rPr>
          <w:rStyle w:val="SpecificationType"/>
          <w:sz w:val="22"/>
        </w:rPr>
        <w:t>Elucidation</w:t>
      </w:r>
      <w:r w:rsidR="00611C18" w:rsidRPr="00035949">
        <w:t xml:space="preserve">: A </w:t>
      </w:r>
      <w:r w:rsidR="00533C03" w:rsidRPr="00035949">
        <w:rPr>
          <w:i/>
        </w:rPr>
        <w:t>one-dimensional temporal region</w:t>
      </w:r>
      <w:r w:rsidR="00533C03" w:rsidRPr="00035949">
        <w:t xml:space="preserve"> is a </w:t>
      </w:r>
      <w:r w:rsidR="00611C18" w:rsidRPr="00035949">
        <w:t>temporal region that is extended.</w:t>
      </w:r>
      <w:r w:rsidR="00341371" w:rsidRPr="00035949">
        <w:t xml:space="preserve"> [103-001]</w:t>
      </w:r>
      <w:r w:rsidRPr="00035949">
        <w:rPr>
          <w:rStyle w:val="Annotation"/>
        </w:rPr>
        <w:t>]</w:t>
      </w:r>
    </w:p>
    <w:p w14:paraId="138DDF2F" w14:textId="77777777" w:rsidR="00611C18" w:rsidRPr="00035949" w:rsidRDefault="00A154C0" w:rsidP="00BB26CE">
      <w:pPr>
        <w:pStyle w:val="Specification"/>
        <w:rPr>
          <w:iCs/>
        </w:rPr>
      </w:pPr>
      <w:r w:rsidRPr="00035949">
        <w:rPr>
          <w:rStyle w:val="Annotation"/>
        </w:rPr>
        <w:t>a(one-dimensional temporal region)[</w:t>
      </w:r>
      <w:r w:rsidR="003D4164" w:rsidRPr="00035949">
        <w:rPr>
          <w:rStyle w:val="SpecificationType"/>
          <w:sz w:val="22"/>
        </w:rPr>
        <w:t>Example</w:t>
      </w:r>
      <w:r w:rsidR="003D4164" w:rsidRPr="00035949">
        <w:rPr>
          <w:smallCaps/>
        </w:rPr>
        <w:t>:</w:t>
      </w:r>
      <w:r w:rsidR="003D4164" w:rsidRPr="00035949">
        <w:t xml:space="preserve"> the temporal region during which a process occurs.</w:t>
      </w:r>
      <w:r w:rsidRPr="00035949">
        <w:rPr>
          <w:rStyle w:val="Annotation"/>
        </w:rPr>
        <w:t xml:space="preserve"> ]</w:t>
      </w:r>
    </w:p>
    <w:p w14:paraId="44B7BDE1" w14:textId="4F4FB8C7" w:rsidR="00EC4835" w:rsidRPr="00035949" w:rsidRDefault="00503822" w:rsidP="00BB26CE">
      <w:r w:rsidRPr="00035949">
        <w:rPr>
          <w:rStyle w:val="Annotation"/>
        </w:rPr>
        <w:t>note(</w:t>
      </w:r>
      <w:r w:rsidR="00F91352" w:rsidRPr="00035949">
        <w:rPr>
          <w:i/>
        </w:rPr>
        <w:t>one-dimensional temporal region</w:t>
      </w:r>
      <w:r w:rsidRPr="00035949">
        <w:rPr>
          <w:rStyle w:val="Annotation"/>
        </w:rPr>
        <w:t>)[</w:t>
      </w:r>
      <w:r w:rsidR="00EC4835" w:rsidRPr="00035949">
        <w:t xml:space="preserve">A temporal interval is a special kind of </w:t>
      </w:r>
      <w:bookmarkStart w:id="521" w:name="OLE_LINK55"/>
      <w:bookmarkStart w:id="522" w:name="OLE_LINK56"/>
      <w:r w:rsidR="00151E14" w:rsidRPr="00035949">
        <w:rPr>
          <w:i/>
        </w:rPr>
        <w:t xml:space="preserve">one-dimensional </w:t>
      </w:r>
      <w:r w:rsidR="00EC4835" w:rsidRPr="00035949">
        <w:rPr>
          <w:i/>
        </w:rPr>
        <w:t>temporal region</w:t>
      </w:r>
      <w:bookmarkEnd w:id="521"/>
      <w:bookmarkEnd w:id="522"/>
      <w:r w:rsidR="00EC4835" w:rsidRPr="00035949">
        <w:t>, namely one that is self-connected (is without gaps or breaks).</w:t>
      </w:r>
      <w:r w:rsidRPr="00035949">
        <w:rPr>
          <w:rStyle w:val="Annotation"/>
        </w:rPr>
        <w:t>]</w:t>
      </w:r>
    </w:p>
    <w:p w14:paraId="0DFFBDC1" w14:textId="77777777" w:rsidR="00B678F3" w:rsidRPr="00035949" w:rsidRDefault="00CE0AFC">
      <w:r w:rsidRPr="00035949">
        <w:rPr>
          <w:noProof/>
          <w:lang w:eastAsia="zh-CN"/>
        </w:rPr>
        <w:lastRenderedPageBreak/>
        <w:drawing>
          <wp:inline distT="0" distB="0" distL="0" distR="0" wp14:anchorId="6B302737" wp14:editId="315D63DD">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271F5D0C" w14:textId="77777777" w:rsidR="009B1D2B" w:rsidRPr="00035949" w:rsidRDefault="009B1D2B">
      <w:r w:rsidRPr="00035949">
        <w:br w:type="page"/>
      </w:r>
    </w:p>
    <w:p w14:paraId="05EC086B" w14:textId="77777777" w:rsidR="002F5B41" w:rsidRPr="00035949" w:rsidRDefault="009A0705" w:rsidP="00486765">
      <w:pPr>
        <w:pStyle w:val="Heading1"/>
        <w:rPr>
          <w:rStyle w:val="QuickFormat4"/>
          <w:sz w:val="22"/>
          <w:szCs w:val="22"/>
        </w:rPr>
      </w:pPr>
      <w:bookmarkStart w:id="523" w:name="_Toc313270735"/>
      <w:bookmarkStart w:id="524" w:name="_Toc501053147"/>
      <w:r w:rsidRPr="00035949">
        <w:rPr>
          <w:sz w:val="24"/>
        </w:rPr>
        <w:lastRenderedPageBreak/>
        <w:t>References</w:t>
      </w:r>
      <w:bookmarkEnd w:id="523"/>
      <w:bookmarkEnd w:id="524"/>
    </w:p>
    <w:p w14:paraId="4B0BAB3D" w14:textId="77777777" w:rsidR="00E735CF" w:rsidRPr="00035949"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525" w:name="_Ref309155275"/>
      <w:bookmarkStart w:id="526" w:name="_Ref309193297"/>
      <w:r w:rsidRPr="00035949">
        <w:rPr>
          <w:rStyle w:val="QuickFormat4"/>
          <w:sz w:val="22"/>
          <w:szCs w:val="23"/>
        </w:rPr>
        <w:t>Kevin Mulligan and Barry Smith, “</w:t>
      </w:r>
      <w:hyperlink r:id="rId46" w:history="1">
        <w:r w:rsidRPr="00035949">
          <w:rPr>
            <w:rStyle w:val="Hyperlink"/>
            <w:sz w:val="22"/>
            <w:szCs w:val="23"/>
          </w:rPr>
          <w:t>A Relational Theory of the Act</w:t>
        </w:r>
      </w:hyperlink>
      <w:r w:rsidRPr="00035949">
        <w:rPr>
          <w:rStyle w:val="QuickFormat4"/>
          <w:sz w:val="22"/>
          <w:szCs w:val="23"/>
        </w:rPr>
        <w:t xml:space="preserve">”, </w:t>
      </w:r>
      <w:r w:rsidRPr="00035949">
        <w:rPr>
          <w:rStyle w:val="QuickFormat4"/>
          <w:i/>
          <w:iCs/>
          <w:sz w:val="22"/>
          <w:szCs w:val="23"/>
        </w:rPr>
        <w:t>Topoi</w:t>
      </w:r>
      <w:r w:rsidRPr="00035949">
        <w:rPr>
          <w:rStyle w:val="QuickFormat4"/>
          <w:sz w:val="22"/>
          <w:szCs w:val="23"/>
        </w:rPr>
        <w:t>, 5/2 (1986), 115–130.</w:t>
      </w:r>
      <w:bookmarkEnd w:id="525"/>
    </w:p>
    <w:p w14:paraId="19B5301C"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527" w:name="_Ref309821811"/>
      <w:r w:rsidRPr="00035949">
        <w:rPr>
          <w:rStyle w:val="QuickFormat4"/>
          <w:sz w:val="22"/>
          <w:szCs w:val="23"/>
        </w:rPr>
        <w:t>Barry Smith, “</w:t>
      </w:r>
      <w:hyperlink r:id="rId47" w:history="1">
        <w:r w:rsidRPr="00035949">
          <w:rPr>
            <w:rStyle w:val="Hyperlink"/>
            <w:sz w:val="22"/>
            <w:szCs w:val="23"/>
          </w:rPr>
          <w:t>Logic, Form and Matter</w:t>
        </w:r>
      </w:hyperlink>
      <w:r w:rsidRPr="00035949">
        <w:rPr>
          <w:rStyle w:val="QuickFormat4"/>
          <w:sz w:val="22"/>
          <w:szCs w:val="23"/>
        </w:rPr>
        <w:t xml:space="preserve">”, </w:t>
      </w:r>
      <w:r w:rsidRPr="00035949">
        <w:rPr>
          <w:rStyle w:val="QuickFormat4"/>
          <w:i/>
          <w:iCs/>
          <w:sz w:val="22"/>
          <w:szCs w:val="23"/>
        </w:rPr>
        <w:t>Proceedings of the Aristotelian Society</w:t>
      </w:r>
      <w:r w:rsidRPr="00035949">
        <w:rPr>
          <w:rStyle w:val="QuickFormat4"/>
          <w:sz w:val="22"/>
          <w:szCs w:val="23"/>
        </w:rPr>
        <w:t xml:space="preserve">, </w:t>
      </w:r>
      <w:r w:rsidRPr="00035949">
        <w:rPr>
          <w:rStyle w:val="QuickFormat4"/>
          <w:i/>
          <w:iCs/>
          <w:sz w:val="22"/>
          <w:szCs w:val="23"/>
        </w:rPr>
        <w:t>Supplementary Volume</w:t>
      </w:r>
      <w:r w:rsidRPr="00035949">
        <w:rPr>
          <w:rStyle w:val="QuickFormat4"/>
          <w:sz w:val="22"/>
          <w:szCs w:val="23"/>
        </w:rPr>
        <w:t xml:space="preserve"> 55 (1981), 47–63.</w:t>
      </w:r>
      <w:bookmarkEnd w:id="526"/>
      <w:bookmarkEnd w:id="527"/>
    </w:p>
    <w:p w14:paraId="570359B1"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528" w:name="_Ref309543155"/>
      <w:r w:rsidRPr="00035949">
        <w:rPr>
          <w:rStyle w:val="QuickFormat4"/>
          <w:sz w:val="22"/>
          <w:szCs w:val="23"/>
        </w:rPr>
        <w:t>Barry Smith and Kevin Mulligan, “</w:t>
      </w:r>
      <w:hyperlink r:id="rId48" w:history="1">
        <w:r w:rsidRPr="00035949">
          <w:rPr>
            <w:rStyle w:val="Hyperlink"/>
            <w:sz w:val="22"/>
            <w:szCs w:val="23"/>
          </w:rPr>
          <w:t>Framework for Formal Ontology</w:t>
        </w:r>
      </w:hyperlink>
      <w:r w:rsidRPr="00035949">
        <w:rPr>
          <w:rStyle w:val="QuickFormat4"/>
          <w:sz w:val="22"/>
          <w:szCs w:val="23"/>
        </w:rPr>
        <w:t xml:space="preserve">”, </w:t>
      </w:r>
      <w:r w:rsidRPr="00035949">
        <w:rPr>
          <w:rStyle w:val="QuickFormat4"/>
          <w:i/>
          <w:iCs/>
          <w:sz w:val="22"/>
          <w:szCs w:val="23"/>
        </w:rPr>
        <w:t>Topoi</w:t>
      </w:r>
      <w:r w:rsidRPr="00035949">
        <w:rPr>
          <w:rStyle w:val="QuickFormat4"/>
          <w:sz w:val="22"/>
          <w:szCs w:val="23"/>
        </w:rPr>
        <w:t>, 3 (1983), 73–85.</w:t>
      </w:r>
      <w:bookmarkEnd w:id="528"/>
    </w:p>
    <w:p w14:paraId="3694CBF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529" w:name="_Ref309155274"/>
      <w:r w:rsidRPr="00035949">
        <w:rPr>
          <w:rStyle w:val="QuickFormat4"/>
          <w:sz w:val="22"/>
          <w:szCs w:val="23"/>
        </w:rPr>
        <w:t xml:space="preserve">Barry Smith, </w:t>
      </w:r>
      <w:r w:rsidRPr="00035949">
        <w:rPr>
          <w:rStyle w:val="QuickFormat4"/>
          <w:sz w:val="22"/>
          <w:szCs w:val="23"/>
          <w:lang w:val="es-ES_tradnl"/>
        </w:rPr>
        <w:t>“</w:t>
      </w:r>
      <w:hyperlink r:id="rId49" w:history="1">
        <w:r w:rsidRPr="00035949">
          <w:rPr>
            <w:rStyle w:val="Hyperlink"/>
            <w:sz w:val="22"/>
            <w:szCs w:val="23"/>
            <w:lang w:val="es-ES_tradnl"/>
          </w:rPr>
          <w:t>Acta cum fundamentis in re</w:t>
        </w:r>
      </w:hyperlink>
      <w:r w:rsidRPr="00035949">
        <w:rPr>
          <w:rStyle w:val="QuickFormat4"/>
          <w:sz w:val="22"/>
          <w:szCs w:val="23"/>
          <w:lang w:val="es-ES_tradnl"/>
        </w:rPr>
        <w:t xml:space="preserve">”, </w:t>
      </w:r>
      <w:r w:rsidRPr="00035949">
        <w:rPr>
          <w:rStyle w:val="QuickFormat4"/>
          <w:i/>
          <w:iCs/>
          <w:sz w:val="22"/>
          <w:szCs w:val="23"/>
          <w:lang w:val="es-ES_tradnl"/>
        </w:rPr>
        <w:t>Dialectica</w:t>
      </w:r>
      <w:r w:rsidRPr="00035949">
        <w:rPr>
          <w:rStyle w:val="QuickFormat4"/>
          <w:sz w:val="22"/>
          <w:szCs w:val="23"/>
          <w:lang w:val="es-ES_tradnl"/>
        </w:rPr>
        <w:t>, 38 (1984), 157–178.</w:t>
      </w:r>
      <w:bookmarkEnd w:id="529"/>
    </w:p>
    <w:p w14:paraId="0562B04F" w14:textId="77777777" w:rsidR="00E44217"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530" w:name="_Ref309560610"/>
      <w:r w:rsidRPr="00035949">
        <w:rPr>
          <w:rStyle w:val="QuickFormat4"/>
          <w:sz w:val="22"/>
          <w:szCs w:val="23"/>
        </w:rPr>
        <w:t xml:space="preserve">Barry Smith, </w:t>
      </w:r>
      <w:r w:rsidRPr="00035949">
        <w:rPr>
          <w:sz w:val="22"/>
          <w:szCs w:val="23"/>
        </w:rPr>
        <w:t>“</w:t>
      </w:r>
      <w:hyperlink r:id="rId50" w:history="1">
        <w:r w:rsidRPr="00035949">
          <w:rPr>
            <w:rStyle w:val="Hyperlink"/>
            <w:sz w:val="22"/>
            <w:szCs w:val="23"/>
          </w:rPr>
          <w:t>Mereotopology: A Theory of Parts and Boundaries</w:t>
        </w:r>
      </w:hyperlink>
      <w:r w:rsidRPr="00035949">
        <w:rPr>
          <w:sz w:val="22"/>
          <w:szCs w:val="23"/>
        </w:rPr>
        <w:t xml:space="preserve">”, </w:t>
      </w:r>
      <w:r w:rsidRPr="00035949">
        <w:rPr>
          <w:i/>
          <w:iCs/>
          <w:sz w:val="22"/>
          <w:szCs w:val="23"/>
        </w:rPr>
        <w:t>Data and Knowledge Engineering</w:t>
      </w:r>
      <w:r w:rsidRPr="00035949">
        <w:rPr>
          <w:sz w:val="22"/>
          <w:szCs w:val="23"/>
        </w:rPr>
        <w:t xml:space="preserve">, 20 (1996), 287–303. </w:t>
      </w:r>
      <w:hyperlink r:id="rId51" w:history="1">
        <w:r w:rsidRPr="00035949">
          <w:rPr>
            <w:rStyle w:val="Hyperlink"/>
            <w:sz w:val="22"/>
            <w:szCs w:val="23"/>
          </w:rPr>
          <w:t>Published version</w:t>
        </w:r>
      </w:hyperlink>
      <w:bookmarkStart w:id="531" w:name="_Ref309410033"/>
      <w:bookmarkEnd w:id="530"/>
    </w:p>
    <w:p w14:paraId="361282CB"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532" w:name="_Ref310509974"/>
      <w:r w:rsidRPr="00035949">
        <w:rPr>
          <w:rStyle w:val="QuickFormat4"/>
          <w:sz w:val="22"/>
          <w:szCs w:val="23"/>
        </w:rPr>
        <w:t xml:space="preserve">Barry Smith, </w:t>
      </w:r>
      <w:r w:rsidRPr="00035949">
        <w:rPr>
          <w:sz w:val="22"/>
          <w:szCs w:val="23"/>
        </w:rPr>
        <w:t>“</w:t>
      </w:r>
      <w:hyperlink r:id="rId52" w:history="1">
        <w:r w:rsidRPr="00035949">
          <w:rPr>
            <w:rStyle w:val="Hyperlink"/>
            <w:sz w:val="22"/>
            <w:szCs w:val="23"/>
          </w:rPr>
          <w:t>On Substances, Accidents and Universals: In Defence of a Constituent Ontology</w:t>
        </w:r>
      </w:hyperlink>
      <w:r w:rsidRPr="00035949">
        <w:rPr>
          <w:sz w:val="22"/>
          <w:szCs w:val="23"/>
        </w:rPr>
        <w:t xml:space="preserve">”, </w:t>
      </w:r>
      <w:r w:rsidRPr="00035949">
        <w:rPr>
          <w:i/>
          <w:iCs/>
          <w:sz w:val="22"/>
          <w:szCs w:val="23"/>
        </w:rPr>
        <w:t>Philosophical Papers</w:t>
      </w:r>
      <w:r w:rsidRPr="00035949">
        <w:rPr>
          <w:sz w:val="22"/>
          <w:szCs w:val="23"/>
        </w:rPr>
        <w:t>, 26 (1997), 105–127.</w:t>
      </w:r>
      <w:bookmarkEnd w:id="531"/>
      <w:bookmarkEnd w:id="532"/>
    </w:p>
    <w:p w14:paraId="7F307325"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533" w:name="_Ref309560520"/>
      <w:r w:rsidRPr="00035949">
        <w:rPr>
          <w:sz w:val="22"/>
          <w:szCs w:val="23"/>
        </w:rPr>
        <w:t>Barry Smith and Achille</w:t>
      </w:r>
      <w:r w:rsidR="00151755" w:rsidRPr="00035949">
        <w:rPr>
          <w:sz w:val="22"/>
          <w:szCs w:val="23"/>
        </w:rPr>
        <w:t xml:space="preserve"> </w:t>
      </w:r>
      <w:r w:rsidRPr="00035949">
        <w:rPr>
          <w:sz w:val="22"/>
          <w:szCs w:val="23"/>
        </w:rPr>
        <w:t>Varzi, “</w:t>
      </w:r>
      <w:hyperlink r:id="rId53" w:history="1">
        <w:r w:rsidRPr="00035949">
          <w:rPr>
            <w:rStyle w:val="Hyperlink"/>
            <w:sz w:val="22"/>
            <w:szCs w:val="23"/>
          </w:rPr>
          <w:t>The Niche</w:t>
        </w:r>
      </w:hyperlink>
      <w:r w:rsidRPr="00035949">
        <w:rPr>
          <w:sz w:val="22"/>
          <w:szCs w:val="23"/>
        </w:rPr>
        <w:t xml:space="preserve">”, </w:t>
      </w:r>
      <w:r w:rsidRPr="00035949">
        <w:rPr>
          <w:i/>
          <w:iCs/>
          <w:sz w:val="22"/>
          <w:szCs w:val="23"/>
        </w:rPr>
        <w:t>Nous</w:t>
      </w:r>
      <w:r w:rsidRPr="00035949">
        <w:rPr>
          <w:sz w:val="22"/>
          <w:szCs w:val="23"/>
        </w:rPr>
        <w:t>, 33:2 (1999), 198–222.</w:t>
      </w:r>
      <w:bookmarkEnd w:id="533"/>
    </w:p>
    <w:p w14:paraId="00BE44A3" w14:textId="77777777" w:rsidR="00C449B1" w:rsidRPr="00035949"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534" w:name="_Ref309821629"/>
      <w:bookmarkStart w:id="535" w:name="_Ref309464075"/>
      <w:r w:rsidRPr="00035949">
        <w:rPr>
          <w:sz w:val="22"/>
          <w:szCs w:val="23"/>
        </w:rPr>
        <w:t>Barry Smith, “</w:t>
      </w:r>
      <w:hyperlink r:id="rId54" w:history="1">
        <w:r w:rsidRPr="00035949">
          <w:rPr>
            <w:rStyle w:val="Hyperlink"/>
            <w:sz w:val="22"/>
            <w:szCs w:val="23"/>
          </w:rPr>
          <w:t>Fiat Objects</w:t>
        </w:r>
      </w:hyperlink>
      <w:r w:rsidRPr="00035949">
        <w:rPr>
          <w:sz w:val="22"/>
          <w:szCs w:val="23"/>
        </w:rPr>
        <w:t xml:space="preserve">”, </w:t>
      </w:r>
      <w:r w:rsidRPr="00035949">
        <w:rPr>
          <w:i/>
          <w:iCs/>
          <w:sz w:val="22"/>
          <w:szCs w:val="23"/>
        </w:rPr>
        <w:t>Topoi</w:t>
      </w:r>
      <w:r w:rsidRPr="00035949">
        <w:rPr>
          <w:sz w:val="22"/>
          <w:szCs w:val="23"/>
        </w:rPr>
        <w:t>, 20: 2 (September 2001), 131–148.</w:t>
      </w:r>
      <w:bookmarkEnd w:id="534"/>
    </w:p>
    <w:p w14:paraId="1E5BCDCD" w14:textId="77777777" w:rsidR="00E44217"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536" w:name="_Ref311481677"/>
      <w:r w:rsidRPr="00035949">
        <w:rPr>
          <w:sz w:val="22"/>
          <w:szCs w:val="23"/>
        </w:rPr>
        <w:t>Barry Smith and Achille</w:t>
      </w:r>
      <w:r w:rsidR="00151755" w:rsidRPr="00035949">
        <w:rPr>
          <w:sz w:val="22"/>
          <w:szCs w:val="23"/>
        </w:rPr>
        <w:t xml:space="preserve"> </w:t>
      </w:r>
      <w:r w:rsidRPr="00035949">
        <w:rPr>
          <w:sz w:val="22"/>
          <w:szCs w:val="23"/>
        </w:rPr>
        <w:t>Varzi, “</w:t>
      </w:r>
      <w:hyperlink r:id="rId55" w:history="1">
        <w:r w:rsidRPr="00035949">
          <w:rPr>
            <w:rStyle w:val="Hyperlink"/>
            <w:sz w:val="22"/>
            <w:szCs w:val="23"/>
          </w:rPr>
          <w:t>Fiat and Bona Fide Boundaries</w:t>
        </w:r>
      </w:hyperlink>
      <w:r w:rsidRPr="00035949">
        <w:rPr>
          <w:sz w:val="22"/>
          <w:szCs w:val="23"/>
        </w:rPr>
        <w:t xml:space="preserve">”, </w:t>
      </w:r>
      <w:r w:rsidRPr="00035949">
        <w:rPr>
          <w:i/>
          <w:iCs/>
          <w:sz w:val="22"/>
          <w:szCs w:val="23"/>
        </w:rPr>
        <w:t xml:space="preserve">Philosophy and Phenomenological Research, </w:t>
      </w:r>
      <w:r w:rsidRPr="00035949">
        <w:rPr>
          <w:sz w:val="22"/>
          <w:szCs w:val="23"/>
        </w:rPr>
        <w:t>60: 2 (March 2000), 401–420.</w:t>
      </w:r>
      <w:bookmarkStart w:id="537" w:name="_Ref309464082"/>
      <w:bookmarkEnd w:id="535"/>
      <w:bookmarkEnd w:id="536"/>
    </w:p>
    <w:p w14:paraId="42F2E7DF"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538" w:name="_Ref309560523"/>
      <w:bookmarkEnd w:id="537"/>
      <w:r w:rsidRPr="00035949">
        <w:rPr>
          <w:sz w:val="22"/>
          <w:szCs w:val="23"/>
        </w:rPr>
        <w:t>Barry Smith and Achille</w:t>
      </w:r>
      <w:r w:rsidR="00151755" w:rsidRPr="00035949">
        <w:rPr>
          <w:sz w:val="22"/>
          <w:szCs w:val="23"/>
        </w:rPr>
        <w:t xml:space="preserve"> </w:t>
      </w:r>
      <w:r w:rsidRPr="00035949">
        <w:rPr>
          <w:sz w:val="22"/>
          <w:szCs w:val="23"/>
        </w:rPr>
        <w:t>Varzi, “</w:t>
      </w:r>
      <w:hyperlink r:id="rId56" w:history="1">
        <w:r w:rsidRPr="00035949">
          <w:rPr>
            <w:rStyle w:val="Hyperlink"/>
            <w:sz w:val="22"/>
            <w:szCs w:val="23"/>
          </w:rPr>
          <w:t>Surrounding Space: The Ontology of Organism-Environment Relations</w:t>
        </w:r>
      </w:hyperlink>
      <w:r w:rsidRPr="00035949">
        <w:rPr>
          <w:sz w:val="22"/>
          <w:szCs w:val="23"/>
        </w:rPr>
        <w:t xml:space="preserve">”, </w:t>
      </w:r>
      <w:r w:rsidRPr="00035949">
        <w:rPr>
          <w:i/>
          <w:iCs/>
          <w:sz w:val="22"/>
          <w:szCs w:val="23"/>
        </w:rPr>
        <w:t>Theory in Biosciences</w:t>
      </w:r>
      <w:r w:rsidRPr="00035949">
        <w:rPr>
          <w:sz w:val="22"/>
          <w:szCs w:val="23"/>
        </w:rPr>
        <w:t>, 121 (2002), 139–162.</w:t>
      </w:r>
      <w:bookmarkEnd w:id="538"/>
    </w:p>
    <w:p w14:paraId="7BB6366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539" w:name="_Ref309560671"/>
      <w:r w:rsidRPr="00035949">
        <w:rPr>
          <w:sz w:val="22"/>
          <w:szCs w:val="23"/>
        </w:rPr>
        <w:t>Barry Smith and Berit</w:t>
      </w:r>
      <w:r w:rsidR="00151755" w:rsidRPr="00035949">
        <w:rPr>
          <w:sz w:val="22"/>
          <w:szCs w:val="23"/>
        </w:rPr>
        <w:t xml:space="preserve"> </w:t>
      </w:r>
      <w:r w:rsidRPr="00035949">
        <w:rPr>
          <w:sz w:val="22"/>
          <w:szCs w:val="23"/>
        </w:rPr>
        <w:t>Brogaard, “</w:t>
      </w:r>
      <w:hyperlink r:id="rId57" w:history="1">
        <w:r w:rsidRPr="00035949">
          <w:rPr>
            <w:rStyle w:val="Hyperlink"/>
            <w:sz w:val="22"/>
            <w:szCs w:val="23"/>
          </w:rPr>
          <w:t>A Unified Theory of Truth and Reference</w:t>
        </w:r>
      </w:hyperlink>
      <w:r w:rsidRPr="00035949">
        <w:rPr>
          <w:sz w:val="22"/>
          <w:szCs w:val="23"/>
        </w:rPr>
        <w:t xml:space="preserve">”, </w:t>
      </w:r>
      <w:r w:rsidRPr="00035949">
        <w:rPr>
          <w:i/>
          <w:iCs/>
          <w:sz w:val="22"/>
          <w:szCs w:val="23"/>
        </w:rPr>
        <w:t>Logique</w:t>
      </w:r>
      <w:r w:rsidR="00151755" w:rsidRPr="00035949">
        <w:rPr>
          <w:i/>
          <w:iCs/>
          <w:sz w:val="22"/>
          <w:szCs w:val="23"/>
        </w:rPr>
        <w:t xml:space="preserve"> </w:t>
      </w:r>
      <w:r w:rsidRPr="00035949">
        <w:rPr>
          <w:i/>
          <w:iCs/>
          <w:sz w:val="22"/>
          <w:szCs w:val="23"/>
        </w:rPr>
        <w:t>et</w:t>
      </w:r>
      <w:r w:rsidR="00151755" w:rsidRPr="00035949">
        <w:rPr>
          <w:i/>
          <w:iCs/>
          <w:sz w:val="22"/>
          <w:szCs w:val="23"/>
        </w:rPr>
        <w:t xml:space="preserve"> </w:t>
      </w:r>
      <w:r w:rsidRPr="00035949">
        <w:rPr>
          <w:i/>
          <w:iCs/>
          <w:sz w:val="22"/>
          <w:szCs w:val="23"/>
        </w:rPr>
        <w:t>Analyse,</w:t>
      </w:r>
      <w:r w:rsidRPr="00035949">
        <w:rPr>
          <w:iCs/>
          <w:sz w:val="22"/>
          <w:szCs w:val="23"/>
        </w:rPr>
        <w:t xml:space="preserve"> No. 169-170 (2000, published 2003)</w:t>
      </w:r>
      <w:r w:rsidRPr="00035949">
        <w:rPr>
          <w:sz w:val="22"/>
          <w:szCs w:val="23"/>
        </w:rPr>
        <w:t>, 49–93.</w:t>
      </w:r>
      <w:bookmarkEnd w:id="539"/>
    </w:p>
    <w:p w14:paraId="1852149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540" w:name="_Ref309472955"/>
      <w:r w:rsidRPr="00035949">
        <w:rPr>
          <w:sz w:val="22"/>
          <w:szCs w:val="23"/>
        </w:rPr>
        <w:t>Barry Smith and David M. Mark, “</w:t>
      </w:r>
      <w:hyperlink r:id="rId58" w:history="1">
        <w:r w:rsidRPr="00035949">
          <w:rPr>
            <w:rStyle w:val="Hyperlink"/>
            <w:sz w:val="22"/>
            <w:szCs w:val="23"/>
          </w:rPr>
          <w:t>Do Mountains Exist? Towards an Ontology of Landforms</w:t>
        </w:r>
      </w:hyperlink>
      <w:r w:rsidRPr="00035949">
        <w:rPr>
          <w:sz w:val="22"/>
          <w:szCs w:val="23"/>
        </w:rPr>
        <w:t xml:space="preserve">”, </w:t>
      </w:r>
      <w:r w:rsidRPr="00035949">
        <w:rPr>
          <w:i/>
          <w:iCs/>
          <w:sz w:val="22"/>
          <w:szCs w:val="23"/>
        </w:rPr>
        <w:t>Environment and Planning B</w:t>
      </w:r>
      <w:r w:rsidRPr="00035949">
        <w:rPr>
          <w:sz w:val="22"/>
          <w:szCs w:val="23"/>
        </w:rPr>
        <w:t xml:space="preserve"> (</w:t>
      </w:r>
      <w:r w:rsidRPr="00035949">
        <w:rPr>
          <w:i/>
          <w:iCs/>
          <w:sz w:val="22"/>
          <w:szCs w:val="23"/>
        </w:rPr>
        <w:t>Planning</w:t>
      </w:r>
      <w:r w:rsidR="00151755" w:rsidRPr="00035949">
        <w:rPr>
          <w:i/>
          <w:iCs/>
          <w:sz w:val="22"/>
          <w:szCs w:val="23"/>
        </w:rPr>
        <w:t xml:space="preserve"> </w:t>
      </w:r>
      <w:r w:rsidRPr="00035949">
        <w:rPr>
          <w:i/>
          <w:iCs/>
          <w:sz w:val="22"/>
          <w:szCs w:val="23"/>
        </w:rPr>
        <w:t>and Design</w:t>
      </w:r>
      <w:r w:rsidRPr="00035949">
        <w:rPr>
          <w:sz w:val="22"/>
          <w:szCs w:val="23"/>
        </w:rPr>
        <w:t>), 30(3) (2003), 411–427.</w:t>
      </w:r>
      <w:bookmarkEnd w:id="540"/>
    </w:p>
    <w:p w14:paraId="1FECB269"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541" w:name="_Hlk47849653"/>
      <w:r w:rsidRPr="00035949">
        <w:rPr>
          <w:sz w:val="22"/>
          <w:szCs w:val="23"/>
        </w:rPr>
        <w:t>Barry Smith and Berit</w:t>
      </w:r>
      <w:r w:rsidR="00151755" w:rsidRPr="00035949">
        <w:rPr>
          <w:sz w:val="22"/>
          <w:szCs w:val="23"/>
        </w:rPr>
        <w:t xml:space="preserve"> </w:t>
      </w:r>
      <w:r w:rsidRPr="00035949">
        <w:rPr>
          <w:sz w:val="22"/>
          <w:szCs w:val="23"/>
        </w:rPr>
        <w:t>Brogaard, “</w:t>
      </w:r>
      <w:hyperlink r:id="rId59" w:history="1">
        <w:r w:rsidRPr="00035949">
          <w:rPr>
            <w:rStyle w:val="Hyperlink"/>
            <w:sz w:val="22"/>
            <w:szCs w:val="23"/>
          </w:rPr>
          <w:t>Sixteen Days</w:t>
        </w:r>
      </w:hyperlink>
      <w:r w:rsidRPr="00035949">
        <w:rPr>
          <w:sz w:val="22"/>
          <w:szCs w:val="23"/>
        </w:rPr>
        <w:t xml:space="preserve">”, </w:t>
      </w:r>
      <w:r w:rsidRPr="00035949">
        <w:rPr>
          <w:i/>
          <w:iCs/>
          <w:sz w:val="22"/>
          <w:szCs w:val="23"/>
        </w:rPr>
        <w:t>The Journal of Medicine and Philosophy</w:t>
      </w:r>
      <w:r w:rsidRPr="00035949">
        <w:rPr>
          <w:sz w:val="22"/>
          <w:szCs w:val="23"/>
        </w:rPr>
        <w:t>, 28 (2003), 45–78.</w:t>
      </w:r>
      <w:bookmarkEnd w:id="541"/>
    </w:p>
    <w:p w14:paraId="5685198B"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542" w:name="_Ref309506172"/>
      <w:r w:rsidRPr="00035949">
        <w:rPr>
          <w:sz w:val="22"/>
          <w:szCs w:val="23"/>
        </w:rPr>
        <w:lastRenderedPageBreak/>
        <w:t>Pierre Grenon and Barry Smith, “</w:t>
      </w:r>
      <w:hyperlink r:id="rId60" w:history="1">
        <w:r w:rsidRPr="00035949">
          <w:rPr>
            <w:rStyle w:val="Hyperlink"/>
            <w:sz w:val="22"/>
            <w:szCs w:val="23"/>
          </w:rPr>
          <w:t>SNAP and SPAN: Towards Dynamic Spatial Ontology</w:t>
        </w:r>
      </w:hyperlink>
      <w:r w:rsidRPr="00035949">
        <w:rPr>
          <w:sz w:val="22"/>
          <w:szCs w:val="23"/>
        </w:rPr>
        <w:t xml:space="preserve">”, </w:t>
      </w:r>
      <w:r w:rsidRPr="00035949">
        <w:rPr>
          <w:i/>
          <w:sz w:val="22"/>
          <w:szCs w:val="23"/>
        </w:rPr>
        <w:t>Spatial Cognition and Computation</w:t>
      </w:r>
      <w:r w:rsidRPr="00035949">
        <w:rPr>
          <w:sz w:val="22"/>
          <w:szCs w:val="23"/>
        </w:rPr>
        <w:t>, 4: 1 (March 2004), 69–103.</w:t>
      </w:r>
      <w:bookmarkEnd w:id="542"/>
    </w:p>
    <w:p w14:paraId="4B31DA90"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543" w:name="_Ref309140214"/>
      <w:r w:rsidRPr="00035949">
        <w:rPr>
          <w:iCs/>
          <w:sz w:val="22"/>
          <w:szCs w:val="23"/>
        </w:rPr>
        <w:t>Barry Smith and Pierre Grenon, “</w:t>
      </w:r>
      <w:hyperlink r:id="rId61" w:history="1">
        <w:r w:rsidRPr="00035949">
          <w:rPr>
            <w:rStyle w:val="Hyperlink"/>
            <w:iCs/>
            <w:sz w:val="22"/>
            <w:szCs w:val="23"/>
          </w:rPr>
          <w:t>The Cornucopia of Formal-Ontological Relations</w:t>
        </w:r>
      </w:hyperlink>
      <w:r w:rsidRPr="00035949">
        <w:rPr>
          <w:iCs/>
          <w:sz w:val="22"/>
          <w:szCs w:val="23"/>
        </w:rPr>
        <w:t xml:space="preserve">”, </w:t>
      </w:r>
      <w:r w:rsidRPr="00035949">
        <w:rPr>
          <w:i/>
          <w:iCs/>
          <w:sz w:val="22"/>
          <w:szCs w:val="23"/>
        </w:rPr>
        <w:t>Dialectica</w:t>
      </w:r>
      <w:r w:rsidR="00514A85" w:rsidRPr="00035949">
        <w:rPr>
          <w:i/>
          <w:iCs/>
          <w:sz w:val="22"/>
          <w:szCs w:val="23"/>
        </w:rPr>
        <w:t xml:space="preserve">, </w:t>
      </w:r>
      <w:r w:rsidRPr="00035949">
        <w:rPr>
          <w:iCs/>
          <w:sz w:val="22"/>
          <w:szCs w:val="23"/>
        </w:rPr>
        <w:t>58: 3 (2004), 279</w:t>
      </w:r>
      <w:r w:rsidRPr="00035949">
        <w:rPr>
          <w:sz w:val="22"/>
          <w:szCs w:val="23"/>
        </w:rPr>
        <w:t>–</w:t>
      </w:r>
      <w:r w:rsidRPr="00035949">
        <w:rPr>
          <w:iCs/>
          <w:sz w:val="22"/>
          <w:szCs w:val="23"/>
        </w:rPr>
        <w:t>296</w:t>
      </w:r>
      <w:r w:rsidRPr="00035949">
        <w:rPr>
          <w:i/>
          <w:iCs/>
          <w:sz w:val="22"/>
          <w:szCs w:val="23"/>
        </w:rPr>
        <w:t>.</w:t>
      </w:r>
      <w:bookmarkEnd w:id="543"/>
    </w:p>
    <w:p w14:paraId="529AA3D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544" w:name="_Ref309133313"/>
      <w:r w:rsidRPr="00035949">
        <w:rPr>
          <w:sz w:val="22"/>
          <w:szCs w:val="23"/>
        </w:rPr>
        <w:t>Barry Smith, Werner Ceusters, Bert Klagges, Jacob Köhler, Anand Kumar, Jane Lomax, Chris Mungall, Fabian Neuhaus, Alan Rector and Cornelius Rosse, “</w:t>
      </w:r>
      <w:hyperlink r:id="rId62" w:history="1">
        <w:r w:rsidRPr="00035949">
          <w:rPr>
            <w:rStyle w:val="Hyperlink"/>
            <w:sz w:val="22"/>
            <w:szCs w:val="23"/>
          </w:rPr>
          <w:t>Relations in Biomedical Ontologies</w:t>
        </w:r>
      </w:hyperlink>
      <w:r w:rsidRPr="00035949">
        <w:rPr>
          <w:sz w:val="22"/>
          <w:szCs w:val="23"/>
        </w:rPr>
        <w:t xml:space="preserve">”, </w:t>
      </w:r>
      <w:r w:rsidRPr="00035949">
        <w:rPr>
          <w:i/>
          <w:sz w:val="22"/>
          <w:szCs w:val="23"/>
        </w:rPr>
        <w:t>Genome Biology</w:t>
      </w:r>
      <w:r w:rsidRPr="00035949">
        <w:rPr>
          <w:sz w:val="22"/>
          <w:szCs w:val="23"/>
        </w:rPr>
        <w:t xml:space="preserve"> (2005), 6 (5), R46. </w:t>
      </w:r>
      <w:hyperlink r:id="rId63" w:history="1">
        <w:r w:rsidRPr="00035949">
          <w:rPr>
            <w:rStyle w:val="Hyperlink"/>
            <w:sz w:val="22"/>
            <w:szCs w:val="23"/>
          </w:rPr>
          <w:t>PMC1175958</w:t>
        </w:r>
      </w:hyperlink>
      <w:bookmarkEnd w:id="544"/>
    </w:p>
    <w:p w14:paraId="118BA38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545" w:name="_Ref309473000"/>
      <w:r w:rsidRPr="00035949">
        <w:rPr>
          <w:sz w:val="22"/>
          <w:szCs w:val="23"/>
        </w:rPr>
        <w:t>David P. Hill, Barry Smith, Monica S. McAndrews-Hill, Judith A. Blake, “</w:t>
      </w:r>
      <w:hyperlink r:id="rId64" w:history="1">
        <w:r w:rsidRPr="00035949">
          <w:rPr>
            <w:rStyle w:val="Hyperlink"/>
            <w:sz w:val="22"/>
            <w:szCs w:val="23"/>
          </w:rPr>
          <w:t>Gene Ontology Annotations: What they mean and where they come from</w:t>
        </w:r>
      </w:hyperlink>
      <w:r w:rsidRPr="00035949">
        <w:rPr>
          <w:sz w:val="22"/>
          <w:szCs w:val="23"/>
        </w:rPr>
        <w:t xml:space="preserve">”, </w:t>
      </w:r>
      <w:r w:rsidRPr="00035949">
        <w:rPr>
          <w:i/>
          <w:sz w:val="22"/>
          <w:szCs w:val="23"/>
        </w:rPr>
        <w:t>BMC Bioinformatics</w:t>
      </w:r>
      <w:r w:rsidRPr="00035949">
        <w:rPr>
          <w:sz w:val="22"/>
          <w:szCs w:val="23"/>
        </w:rPr>
        <w:t>, 2008; 9(Suppl 5): S2. PMC2367625</w:t>
      </w:r>
      <w:bookmarkEnd w:id="545"/>
    </w:p>
    <w:p w14:paraId="350C5B23" w14:textId="77777777" w:rsidR="002F5B41" w:rsidRPr="00035949"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546" w:name="_Ref309560749"/>
      <w:r w:rsidRPr="00035949">
        <w:rPr>
          <w:sz w:val="22"/>
          <w:szCs w:val="23"/>
        </w:rPr>
        <w:t>Thomas Bittner, Maureen Donnelly and Barry Smith, “</w:t>
      </w:r>
      <w:hyperlink r:id="rId65" w:history="1">
        <w:r w:rsidRPr="00035949">
          <w:rPr>
            <w:rStyle w:val="Hyperlink"/>
            <w:sz w:val="22"/>
            <w:szCs w:val="23"/>
          </w:rPr>
          <w:t>A Spatio-Temporal Ontology for Geographic Information Integration</w:t>
        </w:r>
      </w:hyperlink>
      <w:r w:rsidRPr="00035949">
        <w:rPr>
          <w:sz w:val="22"/>
          <w:szCs w:val="23"/>
        </w:rPr>
        <w:t xml:space="preserve">”, </w:t>
      </w:r>
      <w:r w:rsidRPr="00035949">
        <w:rPr>
          <w:i/>
          <w:sz w:val="22"/>
          <w:szCs w:val="23"/>
        </w:rPr>
        <w:t>International Journal for Geographical Information Science,</w:t>
      </w:r>
      <w:r w:rsidRPr="00035949">
        <w:rPr>
          <w:sz w:val="22"/>
          <w:szCs w:val="23"/>
        </w:rPr>
        <w:t xml:space="preserve"> 23 (6), 2009, 765-798.</w:t>
      </w:r>
      <w:bookmarkEnd w:id="546"/>
    </w:p>
    <w:p w14:paraId="36112E4C"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547" w:name="_Ref309403777"/>
      <w:r w:rsidRPr="00035949">
        <w:rPr>
          <w:sz w:val="22"/>
          <w:szCs w:val="23"/>
        </w:rPr>
        <w:t>Barry Smith and Werner Ceusters, “</w:t>
      </w:r>
      <w:hyperlink r:id="rId66" w:history="1">
        <w:r w:rsidRPr="00035949">
          <w:rPr>
            <w:rStyle w:val="Hyperlink"/>
            <w:sz w:val="22"/>
            <w:szCs w:val="23"/>
          </w:rPr>
          <w:t>Ontological Realism as a Methodology for Coordinated Evolution of Scientific Ontologies</w:t>
        </w:r>
      </w:hyperlink>
      <w:r w:rsidRPr="00035949">
        <w:rPr>
          <w:sz w:val="22"/>
          <w:szCs w:val="23"/>
        </w:rPr>
        <w:t xml:space="preserve">”, </w:t>
      </w:r>
      <w:r w:rsidRPr="00035949">
        <w:rPr>
          <w:i/>
          <w:sz w:val="22"/>
          <w:szCs w:val="23"/>
        </w:rPr>
        <w:t>Applied Ontology</w:t>
      </w:r>
      <w:r w:rsidRPr="00035949">
        <w:rPr>
          <w:sz w:val="22"/>
          <w:szCs w:val="23"/>
        </w:rPr>
        <w:t xml:space="preserve">, 5 (2010), 139–188. </w:t>
      </w:r>
      <w:hyperlink r:id="rId67" w:history="1">
        <w:r w:rsidRPr="00035949">
          <w:rPr>
            <w:rStyle w:val="Hyperlink"/>
            <w:sz w:val="22"/>
            <w:szCs w:val="23"/>
          </w:rPr>
          <w:t>PMC3104413</w:t>
        </w:r>
      </w:hyperlink>
      <w:bookmarkEnd w:id="547"/>
    </w:p>
    <w:p w14:paraId="4C29F89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548" w:name="_Ref309193309"/>
      <w:r w:rsidRPr="00035949">
        <w:rPr>
          <w:sz w:val="22"/>
          <w:szCs w:val="23"/>
        </w:rPr>
        <w:t>Barry Smith and Kevin Mulligan, “</w:t>
      </w:r>
      <w:hyperlink r:id="rId68" w:history="1">
        <w:r w:rsidRPr="00035949">
          <w:rPr>
            <w:rStyle w:val="Hyperlink"/>
            <w:sz w:val="22"/>
            <w:szCs w:val="23"/>
          </w:rPr>
          <w:t>Pieces of a Theory</w:t>
        </w:r>
      </w:hyperlink>
      <w:r w:rsidRPr="00035949">
        <w:rPr>
          <w:sz w:val="22"/>
          <w:szCs w:val="23"/>
        </w:rPr>
        <w:t xml:space="preserve">”, in Barry Smith (ed.), </w:t>
      </w:r>
      <w:r w:rsidRPr="00035949">
        <w:rPr>
          <w:i/>
          <w:iCs/>
          <w:sz w:val="22"/>
          <w:szCs w:val="23"/>
        </w:rPr>
        <w:t>Parts and Moments. Studies in Logic and Formal Ontology</w:t>
      </w:r>
      <w:r w:rsidRPr="00035949">
        <w:rPr>
          <w:sz w:val="22"/>
          <w:szCs w:val="23"/>
        </w:rPr>
        <w:t>, Munich: Philosophia, 1982, 15–109.</w:t>
      </w:r>
      <w:bookmarkEnd w:id="548"/>
    </w:p>
    <w:p w14:paraId="0133AB88"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549" w:name="_Ref309506180"/>
      <w:r w:rsidRPr="00035949">
        <w:rPr>
          <w:sz w:val="22"/>
          <w:szCs w:val="23"/>
        </w:rPr>
        <w:t>Pierre Grenon, Barry Smith and Louis Goldberg, “</w:t>
      </w:r>
      <w:hyperlink r:id="rId69" w:history="1">
        <w:r w:rsidRPr="00035949">
          <w:rPr>
            <w:rStyle w:val="Hyperlink"/>
            <w:sz w:val="22"/>
            <w:szCs w:val="23"/>
          </w:rPr>
          <w:t>Biodynamic Ontology: Applying BFO in the Biomedical Domain</w:t>
        </w:r>
      </w:hyperlink>
      <w:r w:rsidRPr="00035949">
        <w:rPr>
          <w:sz w:val="22"/>
          <w:szCs w:val="23"/>
        </w:rPr>
        <w:t xml:space="preserve">”, in D. M. Pisanelli (ed.), </w:t>
      </w:r>
      <w:r w:rsidRPr="00035949">
        <w:rPr>
          <w:i/>
          <w:sz w:val="22"/>
          <w:szCs w:val="23"/>
        </w:rPr>
        <w:t>Ontologies in Medicine</w:t>
      </w:r>
      <w:r w:rsidRPr="00035949">
        <w:rPr>
          <w:sz w:val="22"/>
          <w:szCs w:val="23"/>
        </w:rPr>
        <w:t xml:space="preserve">: </w:t>
      </w:r>
      <w:r w:rsidRPr="00035949">
        <w:rPr>
          <w:i/>
          <w:sz w:val="22"/>
          <w:szCs w:val="23"/>
        </w:rPr>
        <w:t xml:space="preserve">Proceedings of the Workshop on Medical Ontologies, Rome October 2003 </w:t>
      </w:r>
      <w:r w:rsidRPr="00035949">
        <w:rPr>
          <w:sz w:val="22"/>
          <w:szCs w:val="23"/>
        </w:rPr>
        <w:t>(</w:t>
      </w:r>
      <w:r w:rsidRPr="00035949">
        <w:rPr>
          <w:i/>
          <w:sz w:val="22"/>
          <w:szCs w:val="23"/>
        </w:rPr>
        <w:t>Studies in Health and Technology Informatics</w:t>
      </w:r>
      <w:r w:rsidRPr="00035949">
        <w:rPr>
          <w:sz w:val="22"/>
          <w:szCs w:val="23"/>
        </w:rPr>
        <w:t>, 102 (2004)), Amsterdam: IOS Press, 2004, 20–38.</w:t>
      </w:r>
      <w:bookmarkEnd w:id="549"/>
    </w:p>
    <w:p w14:paraId="364823A0"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550" w:name="_Ref309155480"/>
      <w:r w:rsidRPr="00035949">
        <w:rPr>
          <w:sz w:val="22"/>
          <w:szCs w:val="23"/>
        </w:rPr>
        <w:t>Fabian Neuhaus, Pierre Grenon and Barry Smith, “</w:t>
      </w:r>
      <w:hyperlink r:id="rId70" w:history="1">
        <w:r w:rsidRPr="00035949">
          <w:rPr>
            <w:rStyle w:val="Hyperlink"/>
            <w:sz w:val="22"/>
            <w:szCs w:val="23"/>
          </w:rPr>
          <w:t>A Formal Theory of Substances, Qualities, and Universals</w:t>
        </w:r>
      </w:hyperlink>
      <w:r w:rsidRPr="00035949">
        <w:rPr>
          <w:sz w:val="22"/>
          <w:szCs w:val="23"/>
        </w:rPr>
        <w:t>”, Achille</w:t>
      </w:r>
      <w:r w:rsidR="00151755" w:rsidRPr="00035949">
        <w:rPr>
          <w:sz w:val="22"/>
          <w:szCs w:val="23"/>
        </w:rPr>
        <w:t xml:space="preserve"> </w:t>
      </w:r>
      <w:r w:rsidRPr="00035949">
        <w:rPr>
          <w:sz w:val="22"/>
          <w:szCs w:val="23"/>
        </w:rPr>
        <w:t xml:space="preserve">Varzi and Laure Vieu (eds.), </w:t>
      </w:r>
      <w:r w:rsidRPr="00035949">
        <w:rPr>
          <w:i/>
          <w:sz w:val="22"/>
          <w:szCs w:val="23"/>
        </w:rPr>
        <w:t>Formal Ontology and Information Systems. Proceedings of the Third International Conference (FOIS 2004)</w:t>
      </w:r>
      <w:r w:rsidRPr="00035949">
        <w:rPr>
          <w:sz w:val="22"/>
          <w:szCs w:val="23"/>
        </w:rPr>
        <w:t>, Amsterdam: IOS Press, 2004, 49–58</w:t>
      </w:r>
      <w:r w:rsidRPr="00035949">
        <w:rPr>
          <w:i/>
          <w:sz w:val="22"/>
          <w:szCs w:val="23"/>
        </w:rPr>
        <w:t>.</w:t>
      </w:r>
      <w:bookmarkEnd w:id="550"/>
    </w:p>
    <w:p w14:paraId="088B72D8"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551" w:name="_Ref309400008"/>
      <w:r w:rsidRPr="00035949">
        <w:rPr>
          <w:sz w:val="22"/>
          <w:szCs w:val="23"/>
        </w:rPr>
        <w:t>Barry Smith, “</w:t>
      </w:r>
      <w:hyperlink r:id="rId71" w:history="1">
        <w:r w:rsidRPr="00035949">
          <w:rPr>
            <w:rStyle w:val="Hyperlink"/>
            <w:sz w:val="22"/>
            <w:szCs w:val="23"/>
          </w:rPr>
          <w:t>The Logic of Biological Classification and the Foundations of Biomedical Ontology</w:t>
        </w:r>
      </w:hyperlink>
      <w:r w:rsidRPr="00035949">
        <w:rPr>
          <w:sz w:val="22"/>
          <w:szCs w:val="23"/>
        </w:rPr>
        <w:t>”, in Petr</w:t>
      </w:r>
      <w:r w:rsidR="00151755" w:rsidRPr="00035949">
        <w:rPr>
          <w:sz w:val="22"/>
          <w:szCs w:val="23"/>
        </w:rPr>
        <w:t xml:space="preserve"> </w:t>
      </w:r>
      <w:r w:rsidRPr="00035949">
        <w:rPr>
          <w:sz w:val="22"/>
          <w:szCs w:val="23"/>
        </w:rPr>
        <w:t xml:space="preserve">Hájek, Luis Valdés-Villanueva and Dag Westerståhl (ed.), </w:t>
      </w:r>
      <w:r w:rsidRPr="00035949">
        <w:rPr>
          <w:i/>
          <w:sz w:val="22"/>
          <w:szCs w:val="23"/>
        </w:rPr>
        <w:t xml:space="preserve">Logic, Methodology and Philosophy </w:t>
      </w:r>
      <w:r w:rsidRPr="00035949">
        <w:rPr>
          <w:i/>
          <w:sz w:val="22"/>
          <w:szCs w:val="23"/>
        </w:rPr>
        <w:lastRenderedPageBreak/>
        <w:t>of Science. Proceedings of the 12th International Conference</w:t>
      </w:r>
      <w:r w:rsidRPr="00035949">
        <w:rPr>
          <w:sz w:val="22"/>
          <w:szCs w:val="23"/>
        </w:rPr>
        <w:t>, London: King’s College Publications, 2005, 505–520.</w:t>
      </w:r>
      <w:bookmarkEnd w:id="551"/>
    </w:p>
    <w:p w14:paraId="68C16C8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035949">
        <w:rPr>
          <w:sz w:val="22"/>
          <w:szCs w:val="23"/>
        </w:rPr>
        <w:t>Barry Smith, “</w:t>
      </w:r>
      <w:hyperlink r:id="rId72" w:history="1">
        <w:r w:rsidRPr="00035949">
          <w:rPr>
            <w:rStyle w:val="Hyperlink"/>
            <w:sz w:val="22"/>
            <w:szCs w:val="23"/>
          </w:rPr>
          <w:t>Against Fantology</w:t>
        </w:r>
      </w:hyperlink>
      <w:r w:rsidRPr="00035949">
        <w:rPr>
          <w:sz w:val="22"/>
          <w:szCs w:val="23"/>
        </w:rPr>
        <w:t xml:space="preserve">”, in Johann C. Marek and Maria E. Reicher (eds.), </w:t>
      </w:r>
      <w:r w:rsidRPr="00035949">
        <w:rPr>
          <w:i/>
          <w:sz w:val="22"/>
          <w:szCs w:val="23"/>
        </w:rPr>
        <w:t>Experience and Analysis</w:t>
      </w:r>
      <w:r w:rsidRPr="00035949">
        <w:rPr>
          <w:sz w:val="22"/>
          <w:szCs w:val="23"/>
        </w:rPr>
        <w:t>, Vienna: HPT&amp;ÖBV, 2005, 153–170.</w:t>
      </w:r>
    </w:p>
    <w:p w14:paraId="5F6C9F3A" w14:textId="77777777" w:rsidR="002F5B41" w:rsidRPr="00035949" w:rsidRDefault="002F5B41" w:rsidP="006C702A">
      <w:pPr>
        <w:pStyle w:val="ListParagraph"/>
        <w:numPr>
          <w:ilvl w:val="0"/>
          <w:numId w:val="3"/>
        </w:numPr>
        <w:ind w:left="360"/>
      </w:pPr>
      <w:bookmarkStart w:id="552" w:name="_Ref309403689"/>
      <w:r w:rsidRPr="00035949">
        <w:t>Barry Smith, Waclaw</w:t>
      </w:r>
      <w:r w:rsidR="00151755" w:rsidRPr="00035949">
        <w:t xml:space="preserve"> </w:t>
      </w:r>
      <w:r w:rsidRPr="00035949">
        <w:t>Kusnierczyk, Daniel Schober, Werner Ceusters, “</w:t>
      </w:r>
      <w:hyperlink r:id="rId73" w:history="1">
        <w:r w:rsidRPr="00035949">
          <w:rPr>
            <w:rStyle w:val="Hyperlink"/>
            <w:iCs/>
            <w:szCs w:val="23"/>
          </w:rPr>
          <w:t>Towards a Reference Terminology for Ontology Research and Development in the Biomedical Domain</w:t>
        </w:r>
      </w:hyperlink>
      <w:r w:rsidRPr="00035949">
        <w:t xml:space="preserve">”, O. Bodenreider, ed., </w:t>
      </w:r>
      <w:r w:rsidRPr="00035949">
        <w:rPr>
          <w:i/>
        </w:rPr>
        <w:t>Proceedings of KR-MED</w:t>
      </w:r>
      <w:r w:rsidRPr="00035949">
        <w:t xml:space="preserve">, 2006, 57-66. Also available online at: </w:t>
      </w:r>
      <w:hyperlink r:id="rId74" w:history="1">
        <w:r w:rsidRPr="00035949">
          <w:rPr>
            <w:rStyle w:val="Hyperlink"/>
            <w:iCs/>
            <w:szCs w:val="23"/>
          </w:rPr>
          <w:t>http://ceur-ws.org/Vol-222</w:t>
        </w:r>
      </w:hyperlink>
      <w:r w:rsidRPr="00035949">
        <w:t>.</w:t>
      </w:r>
      <w:bookmarkEnd w:id="552"/>
    </w:p>
    <w:p w14:paraId="6525526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035949">
        <w:rPr>
          <w:sz w:val="22"/>
          <w:szCs w:val="23"/>
        </w:rPr>
        <w:t>Robert Arp and Barry Smith, “Function, Role, and Disposition in Basic Formal Ontology”, Proceedings of Bio-Ontologies Workshop (ISMB 2008), Toronto, 45-48.</w:t>
      </w:r>
      <w:hyperlink r:id="rId75" w:history="1">
        <w:r w:rsidR="00966F09" w:rsidRPr="00035949">
          <w:rPr>
            <w:rStyle w:val="Hyperlink"/>
            <w:sz w:val="22"/>
            <w:szCs w:val="23"/>
          </w:rPr>
          <w:t>Revised version</w:t>
        </w:r>
      </w:hyperlink>
      <w:r w:rsidR="00966F09" w:rsidRPr="00035949">
        <w:rPr>
          <w:sz w:val="22"/>
          <w:szCs w:val="23"/>
        </w:rPr>
        <w:t>.</w:t>
      </w:r>
    </w:p>
    <w:p w14:paraId="63D72D8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553" w:name="_Ref309560946"/>
      <w:r w:rsidRPr="00035949">
        <w:rPr>
          <w:sz w:val="22"/>
          <w:szCs w:val="23"/>
        </w:rPr>
        <w:t>Richard H. Scheuermann, Werner Ceusters, and Barry Smith, “</w:t>
      </w:r>
      <w:hyperlink r:id="rId76" w:history="1">
        <w:r w:rsidRPr="00035949">
          <w:rPr>
            <w:rStyle w:val="Hyperlink"/>
            <w:sz w:val="22"/>
            <w:szCs w:val="23"/>
          </w:rPr>
          <w:t>Toward an Ontological Treatment of Disease and Diagnosis</w:t>
        </w:r>
      </w:hyperlink>
      <w:r w:rsidRPr="00035949">
        <w:rPr>
          <w:sz w:val="22"/>
          <w:szCs w:val="23"/>
        </w:rPr>
        <w:t xml:space="preserve">”, </w:t>
      </w:r>
      <w:r w:rsidRPr="00035949">
        <w:rPr>
          <w:i/>
          <w:sz w:val="22"/>
          <w:szCs w:val="23"/>
        </w:rPr>
        <w:t>Proceedings of the 2009 AMIA Summit on Translational Bioinformatics</w:t>
      </w:r>
      <w:r w:rsidRPr="00035949">
        <w:rPr>
          <w:sz w:val="22"/>
          <w:szCs w:val="23"/>
        </w:rPr>
        <w:t>, 2009, 116-120.</w:t>
      </w:r>
      <w:bookmarkEnd w:id="553"/>
    </w:p>
    <w:p w14:paraId="50FB8F41" w14:textId="77777777" w:rsidR="001025B4"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554" w:name="_Ref309483154"/>
      <w:r w:rsidRPr="00035949">
        <w:rPr>
          <w:sz w:val="22"/>
          <w:szCs w:val="23"/>
        </w:rPr>
        <w:t>Albert Goldfain, Barry Smith and Lindsay G. Cowell, “</w:t>
      </w:r>
      <w:hyperlink r:id="rId77" w:history="1">
        <w:r w:rsidRPr="00035949">
          <w:rPr>
            <w:rStyle w:val="Hyperlink"/>
            <w:sz w:val="22"/>
            <w:szCs w:val="23"/>
          </w:rPr>
          <w:t>Dispositions and the Infectious Disease Ontology</w:t>
        </w:r>
      </w:hyperlink>
      <w:r w:rsidRPr="00035949">
        <w:rPr>
          <w:sz w:val="22"/>
          <w:szCs w:val="23"/>
        </w:rPr>
        <w:t>”, in Antony Galton and Riichiro</w:t>
      </w:r>
      <w:r w:rsidR="00151755" w:rsidRPr="00035949">
        <w:rPr>
          <w:sz w:val="22"/>
          <w:szCs w:val="23"/>
        </w:rPr>
        <w:t xml:space="preserve"> </w:t>
      </w:r>
      <w:r w:rsidRPr="00035949">
        <w:rPr>
          <w:sz w:val="22"/>
          <w:szCs w:val="23"/>
        </w:rPr>
        <w:t xml:space="preserve">Mizoguchi (eds.), </w:t>
      </w:r>
      <w:r w:rsidRPr="00035949">
        <w:rPr>
          <w:i/>
          <w:sz w:val="22"/>
          <w:szCs w:val="23"/>
        </w:rPr>
        <w:t xml:space="preserve">Formal Ontology in Information Systems. Proceedings of the Sixth International Conference </w:t>
      </w:r>
      <w:r w:rsidRPr="00035949">
        <w:rPr>
          <w:sz w:val="22"/>
          <w:szCs w:val="23"/>
        </w:rPr>
        <w:t>(FOIS 2010), Amsterdam: IOS Press, 2010, 400-413.</w:t>
      </w:r>
      <w:bookmarkEnd w:id="554"/>
    </w:p>
    <w:p w14:paraId="5DB39551" w14:textId="77777777" w:rsidR="001F3E97" w:rsidRPr="00035949"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555" w:name="_Ref309470250"/>
      <w:r w:rsidRPr="00035949">
        <w:rPr>
          <w:sz w:val="22"/>
          <w:szCs w:val="23"/>
        </w:rPr>
        <w:t>Lars Vogt, “</w:t>
      </w:r>
      <w:hyperlink r:id="rId78" w:history="1">
        <w:r w:rsidRPr="00035949">
          <w:rPr>
            <w:rStyle w:val="Hyperlink"/>
            <w:sz w:val="22"/>
            <w:szCs w:val="23"/>
          </w:rPr>
          <w:t>Spatio-structural granularity of biological material entities</w:t>
        </w:r>
      </w:hyperlink>
      <w:r w:rsidRPr="00035949">
        <w:rPr>
          <w:sz w:val="22"/>
          <w:szCs w:val="23"/>
        </w:rPr>
        <w:t xml:space="preserve">”, </w:t>
      </w:r>
      <w:r w:rsidRPr="00035949">
        <w:rPr>
          <w:i/>
          <w:sz w:val="22"/>
          <w:szCs w:val="23"/>
        </w:rPr>
        <w:t>BMC Bioinformatics</w:t>
      </w:r>
      <w:r w:rsidRPr="00035949">
        <w:rPr>
          <w:sz w:val="22"/>
          <w:szCs w:val="23"/>
        </w:rPr>
        <w:t>, Vol.  11, Issue  1, May 2010.</w:t>
      </w:r>
      <w:bookmarkEnd w:id="555"/>
    </w:p>
    <w:p w14:paraId="4D74230F" w14:textId="77777777" w:rsidR="00ED0711" w:rsidRPr="00035949" w:rsidRDefault="00ED0711" w:rsidP="003D2C79">
      <w:pPr>
        <w:pStyle w:val="ListParagraph"/>
        <w:numPr>
          <w:ilvl w:val="0"/>
          <w:numId w:val="3"/>
        </w:numPr>
        <w:ind w:left="360"/>
        <w:contextualSpacing w:val="0"/>
      </w:pPr>
      <w:bookmarkStart w:id="556" w:name="_Ref309506188"/>
      <w:r w:rsidRPr="00035949">
        <w:t>Pierre Grenon: “</w:t>
      </w:r>
      <w:hyperlink r:id="rId79" w:history="1">
        <w:r w:rsidRPr="00035949">
          <w:rPr>
            <w:rStyle w:val="Hyperlink"/>
            <w:rFonts w:eastAsia="Times New Roman"/>
            <w:szCs w:val="23"/>
          </w:rPr>
          <w:t>Spatio-temporality in Basic Formal Ontology: SNAP and SPAN, Upper-Level Ontology, and Framework for Formalization</w:t>
        </w:r>
      </w:hyperlink>
      <w:r w:rsidRPr="00035949">
        <w:t>”</w:t>
      </w:r>
      <w:r w:rsidR="00084F5F" w:rsidRPr="00035949">
        <w:t>, IFOMIS Technical Report, 2003.</w:t>
      </w:r>
      <w:bookmarkEnd w:id="556"/>
    </w:p>
    <w:p w14:paraId="7B71E018" w14:textId="77777777" w:rsidR="00ED0711" w:rsidRPr="00035949" w:rsidRDefault="00ED0711" w:rsidP="003D2C79">
      <w:pPr>
        <w:pStyle w:val="ListParagraph"/>
        <w:numPr>
          <w:ilvl w:val="0"/>
          <w:numId w:val="3"/>
        </w:numPr>
        <w:ind w:left="360"/>
        <w:contextualSpacing w:val="0"/>
      </w:pPr>
      <w:bookmarkStart w:id="557" w:name="_Ref309506190"/>
      <w:r w:rsidRPr="00035949">
        <w:t>Pierre Grenon: “</w:t>
      </w:r>
      <w:hyperlink r:id="rId80" w:history="1">
        <w:r w:rsidRPr="00035949">
          <w:rPr>
            <w:rStyle w:val="Hyperlink"/>
            <w:rFonts w:eastAsia="Times New Roman"/>
            <w:szCs w:val="23"/>
          </w:rPr>
          <w:t>BFO in a Nutshell: A Bi-Categorial</w:t>
        </w:r>
        <w:r w:rsidR="00151755" w:rsidRPr="00035949">
          <w:rPr>
            <w:rStyle w:val="Hyperlink"/>
            <w:rFonts w:eastAsia="Times New Roman"/>
            <w:szCs w:val="23"/>
          </w:rPr>
          <w:t xml:space="preserve"> </w:t>
        </w:r>
        <w:r w:rsidRPr="00035949">
          <w:rPr>
            <w:rStyle w:val="Hyperlink"/>
            <w:rFonts w:eastAsia="Times New Roman"/>
            <w:szCs w:val="23"/>
          </w:rPr>
          <w:t>Axiomatization of BFO and Comparison with DOLCE</w:t>
        </w:r>
      </w:hyperlink>
      <w:r w:rsidRPr="00035949">
        <w:t>”</w:t>
      </w:r>
      <w:r w:rsidR="00084F5F" w:rsidRPr="00035949">
        <w:t>, IFOMIS Technical Report, 2003.</w:t>
      </w:r>
      <w:bookmarkEnd w:id="557"/>
    </w:p>
    <w:p w14:paraId="5AAEFD44" w14:textId="77777777" w:rsidR="00ED0711" w:rsidRPr="00035949" w:rsidRDefault="00ED0711" w:rsidP="003D2C79">
      <w:pPr>
        <w:pStyle w:val="ListParagraph"/>
        <w:numPr>
          <w:ilvl w:val="0"/>
          <w:numId w:val="3"/>
        </w:numPr>
        <w:ind w:left="360"/>
        <w:contextualSpacing w:val="0"/>
      </w:pPr>
      <w:bookmarkStart w:id="558" w:name="_Ref309506192"/>
      <w:r w:rsidRPr="00035949">
        <w:t>Pierre Grenon: “</w:t>
      </w:r>
      <w:hyperlink r:id="rId81" w:history="1">
        <w:r w:rsidRPr="00035949">
          <w:rPr>
            <w:rStyle w:val="Hyperlink"/>
            <w:rFonts w:eastAsia="Times New Roman"/>
            <w:szCs w:val="23"/>
          </w:rPr>
          <w:t>Nuts in BFO’s Nutshell: Revisions to the Bi-Categorial</w:t>
        </w:r>
        <w:r w:rsidR="00151755" w:rsidRPr="00035949">
          <w:rPr>
            <w:rStyle w:val="Hyperlink"/>
            <w:rFonts w:eastAsia="Times New Roman"/>
            <w:szCs w:val="23"/>
          </w:rPr>
          <w:t xml:space="preserve"> </w:t>
        </w:r>
        <w:r w:rsidRPr="00035949">
          <w:rPr>
            <w:rStyle w:val="Hyperlink"/>
            <w:rFonts w:eastAsia="Times New Roman"/>
            <w:szCs w:val="23"/>
          </w:rPr>
          <w:t>Axiomatization of BFO</w:t>
        </w:r>
      </w:hyperlink>
      <w:r w:rsidRPr="00035949">
        <w:t>”</w:t>
      </w:r>
      <w:r w:rsidR="00084F5F" w:rsidRPr="00035949">
        <w:t>, IFOMIS Technical Report, 2003.</w:t>
      </w:r>
      <w:bookmarkEnd w:id="558"/>
    </w:p>
    <w:p w14:paraId="0636FFFC" w14:textId="77777777" w:rsidR="007E6BF5" w:rsidRPr="00035949" w:rsidRDefault="007E6BF5" w:rsidP="003D2C79">
      <w:pPr>
        <w:pStyle w:val="ListParagraph"/>
        <w:numPr>
          <w:ilvl w:val="0"/>
          <w:numId w:val="3"/>
        </w:numPr>
        <w:ind w:left="360"/>
        <w:contextualSpacing w:val="0"/>
      </w:pPr>
      <w:bookmarkStart w:id="559" w:name="_Ref309506194"/>
      <w:r w:rsidRPr="00035949">
        <w:lastRenderedPageBreak/>
        <w:t xml:space="preserve">Pierre Grenon, “The Formal Ontology of Spatio-Temporal Reality and its Formalization,” in </w:t>
      </w:r>
      <w:r w:rsidRPr="00035949">
        <w:rPr>
          <w:i/>
        </w:rPr>
        <w:t>Foundations and Applications of Spatio-Temporal Reasoning</w:t>
      </w:r>
      <w:r w:rsidRPr="00035949">
        <w:t>, H. Guesguen, D. Mitra, and J. Renz (eds.), Amsterdam: AAAI Press, 2003, 27-34.</w:t>
      </w:r>
      <w:bookmarkEnd w:id="559"/>
    </w:p>
    <w:p w14:paraId="070717B4" w14:textId="77777777" w:rsidR="00ED0711" w:rsidRPr="00035949" w:rsidRDefault="00ED0711" w:rsidP="003D2C79">
      <w:pPr>
        <w:pStyle w:val="ListParagraph"/>
        <w:numPr>
          <w:ilvl w:val="0"/>
          <w:numId w:val="3"/>
        </w:numPr>
        <w:ind w:left="360"/>
        <w:contextualSpacing w:val="0"/>
      </w:pPr>
      <w:bookmarkStart w:id="560" w:name="_Ref309472482"/>
      <w:r w:rsidRPr="00035949">
        <w:t>Maureen Donnelly, “</w:t>
      </w:r>
      <w:hyperlink r:id="rId82" w:history="1">
        <w:r w:rsidRPr="00035949">
          <w:rPr>
            <w:rStyle w:val="Hyperlink"/>
            <w:rFonts w:eastAsia="Times New Roman"/>
            <w:szCs w:val="23"/>
          </w:rPr>
          <w:t>On parts and holes: the spatial structure of the human body</w:t>
        </w:r>
      </w:hyperlink>
      <w:r w:rsidRPr="00035949">
        <w:t>”</w:t>
      </w:r>
      <w:bookmarkEnd w:id="560"/>
      <w:r w:rsidR="00DA4D68" w:rsidRPr="00035949">
        <w:t>, IFOMIS REPORTS, 03/2003.</w:t>
      </w:r>
    </w:p>
    <w:p w14:paraId="36250DDD" w14:textId="77777777" w:rsidR="007A52A1" w:rsidRPr="00035949" w:rsidRDefault="007A52A1" w:rsidP="003D2C79">
      <w:pPr>
        <w:pStyle w:val="ListParagraph"/>
        <w:numPr>
          <w:ilvl w:val="0"/>
          <w:numId w:val="3"/>
        </w:numPr>
        <w:ind w:left="360"/>
        <w:contextualSpacing w:val="0"/>
      </w:pPr>
      <w:bookmarkStart w:id="561" w:name="_Ref309472485"/>
      <w:r w:rsidRPr="00035949">
        <w:t>Thomas Bittner, “</w:t>
      </w:r>
      <w:hyperlink r:id="rId83" w:history="1">
        <w:r w:rsidR="00ED0711" w:rsidRPr="00035949">
          <w:rPr>
            <w:rStyle w:val="Hyperlink"/>
            <w:rFonts w:eastAsia="Times New Roman"/>
            <w:szCs w:val="23"/>
          </w:rPr>
          <w:t>Axioms for Parthood and Containment Relations in Bio-Ontologies</w:t>
        </w:r>
      </w:hyperlink>
      <w:r w:rsidRPr="00035949">
        <w:t>”, in Hahn, U. (ed.), Proceedings of the First International Workshop on Knowledge Representation in Medicine (KR-Med04), CEUR Workshop Proceedings, vol. 102, 4-11.</w:t>
      </w:r>
      <w:bookmarkEnd w:id="561"/>
    </w:p>
    <w:p w14:paraId="469196F9" w14:textId="77777777" w:rsidR="00ED0711" w:rsidRPr="00035949" w:rsidRDefault="00ED0711" w:rsidP="003D2C79">
      <w:pPr>
        <w:pStyle w:val="ListParagraph"/>
        <w:numPr>
          <w:ilvl w:val="0"/>
          <w:numId w:val="3"/>
        </w:numPr>
        <w:ind w:left="360"/>
        <w:contextualSpacing w:val="0"/>
      </w:pPr>
      <w:bookmarkStart w:id="562" w:name="_Ref309410042"/>
      <w:r w:rsidRPr="00035949">
        <w:t>Thomas Bittner and Maureen Donnelly, “</w:t>
      </w:r>
      <w:hyperlink r:id="rId84" w:history="1">
        <w:r w:rsidRPr="00035949">
          <w:rPr>
            <w:rStyle w:val="Hyperlink"/>
            <w:rFonts w:eastAsia="Times New Roman"/>
            <w:szCs w:val="23"/>
          </w:rPr>
          <w:t>Logical Properties of Foundational Relations in Bio-</w:t>
        </w:r>
        <w:r w:rsidR="003955C6" w:rsidRPr="00035949">
          <w:rPr>
            <w:rStyle w:val="Hyperlink"/>
            <w:rFonts w:eastAsia="Times New Roman"/>
            <w:szCs w:val="23"/>
          </w:rPr>
          <w:t>O</w:t>
        </w:r>
        <w:r w:rsidRPr="00035949">
          <w:rPr>
            <w:rStyle w:val="Hyperlink"/>
            <w:rFonts w:eastAsia="Times New Roman"/>
            <w:szCs w:val="23"/>
          </w:rPr>
          <w:t>ntologies</w:t>
        </w:r>
      </w:hyperlink>
      <w:r w:rsidRPr="00035949">
        <w:t xml:space="preserve">”, </w:t>
      </w:r>
      <w:r w:rsidRPr="00035949">
        <w:rPr>
          <w:i/>
        </w:rPr>
        <w:t>Artificial Intelligence in Medicine</w:t>
      </w:r>
      <w:r w:rsidRPr="00035949">
        <w:t>, 39 (2007), 197-216. ftp</w:t>
      </w:r>
      <w:bookmarkEnd w:id="562"/>
    </w:p>
    <w:p w14:paraId="5A59B76E" w14:textId="77777777" w:rsidR="00ED0711" w:rsidRPr="00035949" w:rsidRDefault="003955C6" w:rsidP="003D2C79">
      <w:pPr>
        <w:pStyle w:val="ListParagraph"/>
        <w:numPr>
          <w:ilvl w:val="0"/>
          <w:numId w:val="3"/>
        </w:numPr>
        <w:ind w:left="360"/>
        <w:contextualSpacing w:val="0"/>
      </w:pPr>
      <w:bookmarkStart w:id="563" w:name="_Ref309410045"/>
      <w:r w:rsidRPr="00035949">
        <w:t xml:space="preserve">Maureen </w:t>
      </w:r>
      <w:r w:rsidR="00ED0711" w:rsidRPr="00035949">
        <w:t>Donnelly,</w:t>
      </w:r>
      <w:r w:rsidRPr="00035949">
        <w:t xml:space="preserve"> Thomas </w:t>
      </w:r>
      <w:r w:rsidR="00ED0711" w:rsidRPr="00035949">
        <w:t>Bittner</w:t>
      </w:r>
      <w:r w:rsidR="00151755" w:rsidRPr="00035949">
        <w:t xml:space="preserve"> </w:t>
      </w:r>
      <w:r w:rsidR="00ED0711" w:rsidRPr="00035949">
        <w:t xml:space="preserve">and </w:t>
      </w:r>
      <w:r w:rsidRPr="00035949">
        <w:t xml:space="preserve">Cornelius </w:t>
      </w:r>
      <w:r w:rsidR="00ED0711" w:rsidRPr="00035949">
        <w:t>Rosse</w:t>
      </w:r>
      <w:r w:rsidRPr="00035949">
        <w:t xml:space="preserve">, </w:t>
      </w:r>
      <w:r w:rsidR="000F748F" w:rsidRPr="00035949">
        <w:t>“</w:t>
      </w:r>
      <w:hyperlink r:id="rId85" w:history="1">
        <w:r w:rsidR="00ED0711" w:rsidRPr="00035949">
          <w:rPr>
            <w:rStyle w:val="Hyperlink"/>
            <w:rFonts w:eastAsia="Times New Roman"/>
            <w:szCs w:val="23"/>
          </w:rPr>
          <w:t>A Formal Theory for Spatial Representation and Rea</w:t>
        </w:r>
        <w:r w:rsidR="000F748F" w:rsidRPr="00035949">
          <w:rPr>
            <w:rStyle w:val="Hyperlink"/>
            <w:rFonts w:eastAsia="Times New Roman"/>
            <w:szCs w:val="23"/>
          </w:rPr>
          <w:t>soning in Biomedical Ontologies</w:t>
        </w:r>
      </w:hyperlink>
      <w:r w:rsidR="000F748F" w:rsidRPr="00035949">
        <w:t>,”</w:t>
      </w:r>
      <w:r w:rsidR="00151755" w:rsidRPr="00035949">
        <w:t xml:space="preserve"> </w:t>
      </w:r>
      <w:r w:rsidR="00ED0711" w:rsidRPr="00035949">
        <w:rPr>
          <w:i/>
        </w:rPr>
        <w:t>Artifici</w:t>
      </w:r>
      <w:r w:rsidRPr="00035949">
        <w:rPr>
          <w:i/>
        </w:rPr>
        <w:t>al Intelligence in Medicine</w:t>
      </w:r>
      <w:r w:rsidR="000F748F" w:rsidRPr="00035949">
        <w:t xml:space="preserve">, </w:t>
      </w:r>
      <w:r w:rsidRPr="00035949">
        <w:t>36(2006)</w:t>
      </w:r>
      <w:r w:rsidR="00C04C8A" w:rsidRPr="00035949">
        <w:t>, 1-27.</w:t>
      </w:r>
      <w:bookmarkEnd w:id="563"/>
    </w:p>
    <w:p w14:paraId="3EDEE328" w14:textId="77777777" w:rsidR="00ED0711" w:rsidRPr="00035949" w:rsidRDefault="00C04C8A" w:rsidP="003D2C79">
      <w:pPr>
        <w:pStyle w:val="ListParagraph"/>
        <w:numPr>
          <w:ilvl w:val="0"/>
          <w:numId w:val="3"/>
        </w:numPr>
        <w:ind w:left="360"/>
        <w:contextualSpacing w:val="0"/>
        <w:rPr>
          <w:rFonts w:eastAsia="Times New Roman"/>
          <w:szCs w:val="23"/>
        </w:rPr>
      </w:pPr>
      <w:bookmarkStart w:id="564" w:name="_Ref309472895"/>
      <w:r w:rsidRPr="00035949">
        <w:rPr>
          <w:rFonts w:eastAsia="Times New Roman"/>
          <w:szCs w:val="23"/>
        </w:rPr>
        <w:t xml:space="preserve">Maureen </w:t>
      </w:r>
      <w:r w:rsidR="00ED0711" w:rsidRPr="00035949">
        <w:rPr>
          <w:rFonts w:eastAsia="Times New Roman"/>
          <w:szCs w:val="23"/>
        </w:rPr>
        <w:t>Donnelly</w:t>
      </w:r>
      <w:r w:rsidRPr="00035949">
        <w:rPr>
          <w:rFonts w:eastAsia="Times New Roman"/>
          <w:szCs w:val="23"/>
        </w:rPr>
        <w:t>,</w:t>
      </w:r>
      <w:r w:rsidR="00151755" w:rsidRPr="00035949">
        <w:rPr>
          <w:rFonts w:eastAsia="Times New Roman"/>
          <w:szCs w:val="23"/>
        </w:rPr>
        <w:t xml:space="preserve"> </w:t>
      </w:r>
      <w:r w:rsidRPr="00035949">
        <w:rPr>
          <w:rFonts w:eastAsia="Times New Roman"/>
          <w:szCs w:val="23"/>
        </w:rPr>
        <w:t>“</w:t>
      </w:r>
      <w:hyperlink r:id="rId86" w:history="1">
        <w:r w:rsidR="00ED0711" w:rsidRPr="00035949">
          <w:rPr>
            <w:rStyle w:val="Hyperlink"/>
            <w:rFonts w:eastAsia="Times New Roman"/>
            <w:szCs w:val="23"/>
          </w:rPr>
          <w:t>Rela</w:t>
        </w:r>
        <w:r w:rsidRPr="00035949">
          <w:rPr>
            <w:rStyle w:val="Hyperlink"/>
            <w:rFonts w:eastAsia="Times New Roman"/>
            <w:szCs w:val="23"/>
          </w:rPr>
          <w:t>tive Places</w:t>
        </w:r>
      </w:hyperlink>
      <w:r w:rsidRPr="00035949">
        <w:rPr>
          <w:rFonts w:eastAsia="Times New Roman"/>
          <w:szCs w:val="23"/>
        </w:rPr>
        <w:t xml:space="preserve">”, </w:t>
      </w:r>
      <w:r w:rsidRPr="00035949">
        <w:rPr>
          <w:rFonts w:eastAsia="Times New Roman"/>
          <w:i/>
          <w:szCs w:val="23"/>
        </w:rPr>
        <w:t>Applied Ontology</w:t>
      </w:r>
      <w:r w:rsidRPr="00035949">
        <w:rPr>
          <w:rFonts w:eastAsia="Times New Roman"/>
          <w:szCs w:val="23"/>
        </w:rPr>
        <w:t>,1 (2005)</w:t>
      </w:r>
      <w:r w:rsidR="00ED0711" w:rsidRPr="00035949">
        <w:rPr>
          <w:rFonts w:eastAsia="Times New Roman"/>
          <w:szCs w:val="23"/>
        </w:rPr>
        <w:t>, 55-75.  ftp</w:t>
      </w:r>
      <w:bookmarkEnd w:id="564"/>
    </w:p>
    <w:p w14:paraId="07BD5A77" w14:textId="77777777" w:rsidR="00ED0711" w:rsidRPr="00035949" w:rsidRDefault="000F748F" w:rsidP="003D2C79">
      <w:pPr>
        <w:pStyle w:val="ListParagraph"/>
        <w:numPr>
          <w:ilvl w:val="0"/>
          <w:numId w:val="3"/>
        </w:numPr>
        <w:ind w:left="360"/>
        <w:contextualSpacing w:val="0"/>
      </w:pPr>
      <w:bookmarkStart w:id="565" w:name="_Ref309410048"/>
      <w:r w:rsidRPr="00035949">
        <w:t>Maureen Donnelly, “</w:t>
      </w:r>
      <w:hyperlink r:id="rId87" w:history="1">
        <w:r w:rsidR="00ED0711" w:rsidRPr="00035949">
          <w:rPr>
            <w:rStyle w:val="Hyperlink"/>
            <w:rFonts w:eastAsia="Times New Roman"/>
            <w:szCs w:val="23"/>
          </w:rPr>
          <w:t>A Formal Theory for Reasoning about Parthood</w:t>
        </w:r>
        <w:r w:rsidRPr="00035949">
          <w:rPr>
            <w:rStyle w:val="Hyperlink"/>
            <w:rFonts w:eastAsia="Times New Roman"/>
            <w:szCs w:val="23"/>
          </w:rPr>
          <w:t>, Connection, and Location</w:t>
        </w:r>
      </w:hyperlink>
      <w:r w:rsidRPr="00035949">
        <w:t xml:space="preserve">”, </w:t>
      </w:r>
      <w:r w:rsidR="00ED0711" w:rsidRPr="00035949">
        <w:rPr>
          <w:i/>
        </w:rPr>
        <w:t>Artificial Intelligence</w:t>
      </w:r>
      <w:r w:rsidRPr="00035949">
        <w:t xml:space="preserve">, </w:t>
      </w:r>
      <w:r w:rsidR="00ED0711" w:rsidRPr="00035949">
        <w:t>160</w:t>
      </w:r>
      <w:r w:rsidRPr="00035949">
        <w:t xml:space="preserve"> (2004), 145-172.</w:t>
      </w:r>
      <w:bookmarkEnd w:id="565"/>
    </w:p>
    <w:p w14:paraId="06442E0C" w14:textId="77777777" w:rsidR="002F5B41" w:rsidRPr="00035949" w:rsidRDefault="000F748F" w:rsidP="003D2C79">
      <w:pPr>
        <w:pStyle w:val="ListParagraph"/>
        <w:numPr>
          <w:ilvl w:val="0"/>
          <w:numId w:val="3"/>
        </w:numPr>
        <w:ind w:left="360"/>
        <w:contextualSpacing w:val="0"/>
      </w:pPr>
      <w:r w:rsidRPr="00035949">
        <w:t>Thomas Bittner  and Maureen Donnelly, “</w:t>
      </w:r>
      <w:hyperlink r:id="rId88" w:history="1">
        <w:r w:rsidRPr="00035949">
          <w:rPr>
            <w:rStyle w:val="Hyperlink"/>
            <w:rFonts w:eastAsia="Times New Roman"/>
            <w:szCs w:val="23"/>
          </w:rPr>
          <w:t>A temporal mereology for distinguishing between integral objects and portions of stuff</w:t>
        </w:r>
      </w:hyperlink>
      <w:r w:rsidRPr="00035949">
        <w:t xml:space="preserve">,” in R. Holte and A. Howe (eds.), </w:t>
      </w:r>
      <w:r w:rsidRPr="00035949">
        <w:rPr>
          <w:i/>
        </w:rPr>
        <w:t>Proceedings of the Twenty-Second AAAI Conference on Artificial Intelligence</w:t>
      </w:r>
      <w:r w:rsidRPr="00035949">
        <w:t xml:space="preserve"> (AAAI-07), 287-292. </w:t>
      </w:r>
    </w:p>
    <w:p w14:paraId="00A73949" w14:textId="77777777" w:rsidR="002F5B41" w:rsidRPr="00035949" w:rsidRDefault="000F748F" w:rsidP="003D2C79">
      <w:pPr>
        <w:pStyle w:val="ListParagraph"/>
        <w:numPr>
          <w:ilvl w:val="0"/>
          <w:numId w:val="3"/>
        </w:numPr>
        <w:ind w:left="360"/>
        <w:contextualSpacing w:val="0"/>
        <w:rPr>
          <w:rFonts w:eastAsia="Times New Roman"/>
        </w:rPr>
      </w:pPr>
      <w:r w:rsidRPr="00035949">
        <w:rPr>
          <w:rFonts w:eastAsia="Times New Roman"/>
        </w:rPr>
        <w:t xml:space="preserve">Maureen </w:t>
      </w:r>
      <w:r w:rsidRPr="00035949">
        <w:t xml:space="preserve">Donnelly, “Containment Relations in Anatomical Ontologies” in </w:t>
      </w:r>
      <w:r w:rsidRPr="00035949">
        <w:rPr>
          <w:i/>
        </w:rPr>
        <w:t xml:space="preserve">Proceedings of Annual Symposium of the American Medical Informatics Association </w:t>
      </w:r>
      <w:r w:rsidR="006C241A" w:rsidRPr="00035949">
        <w:t>(AMIA), 2005, 206</w:t>
      </w:r>
      <w:r w:rsidRPr="00035949">
        <w:t>-10.</w:t>
      </w:r>
    </w:p>
    <w:p w14:paraId="2A4D5E77" w14:textId="77777777" w:rsidR="007A52A1" w:rsidRPr="00035949" w:rsidRDefault="007A52A1" w:rsidP="003D2C79">
      <w:pPr>
        <w:pStyle w:val="ListParagraph"/>
        <w:numPr>
          <w:ilvl w:val="0"/>
          <w:numId w:val="3"/>
        </w:numPr>
        <w:ind w:left="360"/>
        <w:contextualSpacing w:val="0"/>
      </w:pPr>
      <w:bookmarkStart w:id="566" w:name="_Ref309155319"/>
      <w:r w:rsidRPr="00035949">
        <w:t>Ingvar Johansson, “</w:t>
      </w:r>
      <w:hyperlink r:id="rId89" w:history="1">
        <w:r w:rsidRPr="00035949">
          <w:rPr>
            <w:rStyle w:val="Hyperlink"/>
            <w:rFonts w:eastAsia="Times New Roman"/>
            <w:szCs w:val="23"/>
          </w:rPr>
          <w:t>Functions, Function Concepts, and Scales</w:t>
        </w:r>
      </w:hyperlink>
      <w:r w:rsidRPr="00035949">
        <w:t xml:space="preserve">”, </w:t>
      </w:r>
      <w:r w:rsidRPr="00035949">
        <w:rPr>
          <w:i/>
        </w:rPr>
        <w:t>The Monist</w:t>
      </w:r>
      <w:r w:rsidRPr="00035949">
        <w:t xml:space="preserve"> 87 (2004), 96-114.</w:t>
      </w:r>
      <w:bookmarkEnd w:id="566"/>
    </w:p>
    <w:p w14:paraId="752DD6DE" w14:textId="77777777" w:rsidR="008A0783" w:rsidRPr="00035949" w:rsidRDefault="008A0783" w:rsidP="003D2C79">
      <w:pPr>
        <w:pStyle w:val="ListParagraph"/>
        <w:numPr>
          <w:ilvl w:val="0"/>
          <w:numId w:val="3"/>
        </w:numPr>
        <w:ind w:left="360"/>
        <w:contextualSpacing w:val="0"/>
      </w:pPr>
      <w:bookmarkStart w:id="567" w:name="_Ref309153892"/>
      <w:r w:rsidRPr="00035949">
        <w:t>Cornelius Rosse and J. L. V. Mejino Jr.</w:t>
      </w:r>
      <w:r w:rsidR="00BD1AB0" w:rsidRPr="00035949">
        <w:t>,</w:t>
      </w:r>
      <w:r w:rsidRPr="00035949">
        <w:t xml:space="preserve"> “</w:t>
      </w:r>
      <w:hyperlink r:id="rId90" w:history="1">
        <w:r w:rsidRPr="00035949">
          <w:rPr>
            <w:rStyle w:val="Hyperlink"/>
            <w:rFonts w:eastAsia="Times New Roman"/>
            <w:szCs w:val="23"/>
          </w:rPr>
          <w:t>A reference ontology for biomedical informatics: the Foundational Model of Anatomy</w:t>
        </w:r>
      </w:hyperlink>
      <w:r w:rsidRPr="00035949">
        <w:t xml:space="preserve">”,  </w:t>
      </w:r>
      <w:r w:rsidRPr="00035949">
        <w:rPr>
          <w:i/>
        </w:rPr>
        <w:t>Journal of Biomedical Informatics</w:t>
      </w:r>
      <w:r w:rsidRPr="00035949">
        <w:t>, 36 (2003), 478-500.</w:t>
      </w:r>
      <w:bookmarkEnd w:id="567"/>
    </w:p>
    <w:p w14:paraId="7A98ED9B" w14:textId="77777777" w:rsidR="008A0783" w:rsidRPr="00035949" w:rsidRDefault="008A0783" w:rsidP="003D2C79">
      <w:pPr>
        <w:pStyle w:val="ListParagraph"/>
        <w:numPr>
          <w:ilvl w:val="0"/>
          <w:numId w:val="3"/>
        </w:numPr>
        <w:ind w:left="360"/>
        <w:contextualSpacing w:val="0"/>
      </w:pPr>
      <w:bookmarkStart w:id="568" w:name="_Ref309153893"/>
      <w:r w:rsidRPr="00035949">
        <w:lastRenderedPageBreak/>
        <w:t>Cornelius Rosse and J. L. V. Mejino Jr.</w:t>
      </w:r>
      <w:r w:rsidR="00BD1AB0" w:rsidRPr="00035949">
        <w:t>,</w:t>
      </w:r>
      <w:r w:rsidR="00151755" w:rsidRPr="00035949">
        <w:t xml:space="preserve"> </w:t>
      </w:r>
      <w:r w:rsidR="00BD1AB0" w:rsidRPr="00035949">
        <w:t>“</w:t>
      </w:r>
      <w:hyperlink r:id="rId91" w:history="1">
        <w:r w:rsidRPr="00035949">
          <w:rPr>
            <w:rStyle w:val="Hyperlink"/>
            <w:rFonts w:eastAsia="Times New Roman"/>
            <w:szCs w:val="23"/>
          </w:rPr>
          <w:t>The Foundational Model of Anatomy Ontology</w:t>
        </w:r>
      </w:hyperlink>
      <w:r w:rsidR="00BD1AB0" w:rsidRPr="00035949">
        <w:t>”, i</w:t>
      </w:r>
      <w:r w:rsidRPr="00035949">
        <w:t xml:space="preserve">n A. Burger, D. Davidson, and R. Baldock, </w:t>
      </w:r>
      <w:r w:rsidR="00BD1AB0" w:rsidRPr="00035949">
        <w:t>eds.</w:t>
      </w:r>
      <w:r w:rsidRPr="00035949">
        <w:t xml:space="preserve">, </w:t>
      </w:r>
      <w:r w:rsidRPr="00035949">
        <w:rPr>
          <w:i/>
        </w:rPr>
        <w:t>Anatomy Ontologies for Bioinformatics: Principles and Practice</w:t>
      </w:r>
      <w:r w:rsidR="00BD1AB0" w:rsidRPr="00035949">
        <w:t xml:space="preserve">, London: Springer, </w:t>
      </w:r>
      <w:r w:rsidR="00155F6C" w:rsidRPr="00035949">
        <w:t xml:space="preserve">2007, </w:t>
      </w:r>
      <w:r w:rsidR="00BD1AB0" w:rsidRPr="00035949">
        <w:t>59-117.</w:t>
      </w:r>
      <w:bookmarkEnd w:id="568"/>
    </w:p>
    <w:p w14:paraId="57E04B91" w14:textId="77777777" w:rsidR="005D403D" w:rsidRPr="00035949" w:rsidRDefault="005D403D" w:rsidP="003D2C79">
      <w:pPr>
        <w:pStyle w:val="ListParagraph"/>
        <w:numPr>
          <w:ilvl w:val="0"/>
          <w:numId w:val="3"/>
        </w:numPr>
        <w:ind w:left="360"/>
        <w:contextualSpacing w:val="0"/>
      </w:pPr>
      <w:bookmarkStart w:id="569" w:name="_Ref309157074"/>
      <w:r w:rsidRPr="00035949">
        <w:t xml:space="preserve">Bernard Harrison, </w:t>
      </w:r>
      <w:r w:rsidRPr="00035949">
        <w:rPr>
          <w:i/>
          <w:iCs/>
        </w:rPr>
        <w:t>Form and Content</w:t>
      </w:r>
      <w:r w:rsidRPr="00035949">
        <w:t>, Oxford: Blackwell</w:t>
      </w:r>
      <w:r w:rsidR="00155F6C" w:rsidRPr="00035949">
        <w:t>, 1973</w:t>
      </w:r>
      <w:r w:rsidRPr="00035949">
        <w:t>.</w:t>
      </w:r>
      <w:bookmarkEnd w:id="569"/>
    </w:p>
    <w:p w14:paraId="52BFE80B" w14:textId="77777777" w:rsidR="00B02AE7" w:rsidRPr="00035949" w:rsidRDefault="00B02AE7" w:rsidP="003D2C79">
      <w:pPr>
        <w:pStyle w:val="ListParagraph"/>
        <w:numPr>
          <w:ilvl w:val="0"/>
          <w:numId w:val="3"/>
        </w:numPr>
        <w:ind w:left="360"/>
        <w:contextualSpacing w:val="0"/>
      </w:pPr>
      <w:bookmarkStart w:id="570" w:name="_Ref309404666"/>
      <w:r w:rsidRPr="00035949">
        <w:t xml:space="preserve">Peter M. Simons, </w:t>
      </w:r>
      <w:r w:rsidRPr="00035949">
        <w:rPr>
          <w:i/>
        </w:rPr>
        <w:t>Parts: A Study in Ontology</w:t>
      </w:r>
      <w:r w:rsidRPr="00035949">
        <w:t>, Oxford: Oxford University Press</w:t>
      </w:r>
      <w:r w:rsidR="00155F6C" w:rsidRPr="00035949">
        <w:t>, 1987</w:t>
      </w:r>
      <w:r w:rsidRPr="00035949">
        <w:t>.</w:t>
      </w:r>
      <w:bookmarkEnd w:id="570"/>
    </w:p>
    <w:p w14:paraId="2735DD31" w14:textId="77777777" w:rsidR="00155F6C" w:rsidRPr="00035949" w:rsidRDefault="00155F6C" w:rsidP="003D2C79">
      <w:pPr>
        <w:pStyle w:val="ListParagraph"/>
        <w:numPr>
          <w:ilvl w:val="0"/>
          <w:numId w:val="3"/>
        </w:numPr>
        <w:ind w:left="360"/>
        <w:contextualSpacing w:val="0"/>
      </w:pPr>
      <w:bookmarkStart w:id="571" w:name="_Ref309411634"/>
      <w:r w:rsidRPr="00035949">
        <w:t xml:space="preserve">Roman Ingarden, </w:t>
      </w:r>
      <w:r w:rsidRPr="00035949">
        <w:rPr>
          <w:i/>
        </w:rPr>
        <w:t>Man and Value</w:t>
      </w:r>
      <w:r w:rsidR="00151755" w:rsidRPr="00035949">
        <w:t>, Munich: Philosophi</w:t>
      </w:r>
      <w:r w:rsidRPr="00035949">
        <w:t>a, 1983.</w:t>
      </w:r>
      <w:bookmarkEnd w:id="571"/>
    </w:p>
    <w:p w14:paraId="5873698E" w14:textId="77777777" w:rsidR="00D14934" w:rsidRPr="00035949" w:rsidRDefault="00D14934" w:rsidP="003D2C79">
      <w:pPr>
        <w:pStyle w:val="ListParagraph"/>
        <w:numPr>
          <w:ilvl w:val="0"/>
          <w:numId w:val="3"/>
        </w:numPr>
        <w:ind w:left="360"/>
        <w:contextualSpacing w:val="0"/>
      </w:pPr>
      <w:bookmarkStart w:id="572" w:name="_Ref309471384"/>
      <w:r w:rsidRPr="00035949">
        <w:t>Roberto</w:t>
      </w:r>
      <w:r w:rsidR="00151755" w:rsidRPr="00035949">
        <w:t xml:space="preserve"> </w:t>
      </w:r>
      <w:r w:rsidRPr="00035949">
        <w:t>Casati and Achille</w:t>
      </w:r>
      <w:r w:rsidR="00151755" w:rsidRPr="00035949">
        <w:t xml:space="preserve"> </w:t>
      </w:r>
      <w:r w:rsidRPr="00035949">
        <w:t>Varzi,</w:t>
      </w:r>
      <w:r w:rsidR="00151755" w:rsidRPr="00035949">
        <w:t xml:space="preserve"> </w:t>
      </w:r>
      <w:r w:rsidRPr="00035949">
        <w:rPr>
          <w:i/>
        </w:rPr>
        <w:t>Holes and Other Superficialities</w:t>
      </w:r>
      <w:r w:rsidRPr="00035949">
        <w:t>, Cambridge, MA: MIT Press, 1994.</w:t>
      </w:r>
      <w:bookmarkEnd w:id="572"/>
    </w:p>
    <w:p w14:paraId="5EA554BC" w14:textId="77777777" w:rsidR="00D14934" w:rsidRPr="00035949" w:rsidRDefault="005A7B86" w:rsidP="003D2C79">
      <w:pPr>
        <w:pStyle w:val="ListParagraph"/>
        <w:numPr>
          <w:ilvl w:val="0"/>
          <w:numId w:val="3"/>
        </w:numPr>
        <w:ind w:left="360"/>
        <w:contextualSpacing w:val="0"/>
      </w:pPr>
      <w:bookmarkStart w:id="573" w:name="_Ref309471947"/>
      <w:r w:rsidRPr="00035949">
        <w:t>Max J.</w:t>
      </w:r>
      <w:r w:rsidR="00151755" w:rsidRPr="00035949">
        <w:t xml:space="preserve"> </w:t>
      </w:r>
      <w:r w:rsidRPr="00035949">
        <w:t>Egenhofer</w:t>
      </w:r>
      <w:r w:rsidR="00151755" w:rsidRPr="00035949">
        <w:t xml:space="preserve"> </w:t>
      </w:r>
      <w:r w:rsidRPr="00035949">
        <w:t>and David M. Mark,</w:t>
      </w:r>
      <w:r w:rsidR="00151755" w:rsidRPr="00035949">
        <w:t xml:space="preserve"> </w:t>
      </w:r>
      <w:r w:rsidRPr="00035949">
        <w:t>“</w:t>
      </w:r>
      <w:hyperlink r:id="rId92" w:history="1">
        <w:r w:rsidRPr="00035949">
          <w:rPr>
            <w:rStyle w:val="Hyperlink"/>
            <w:szCs w:val="23"/>
          </w:rPr>
          <w:t>Naive Geography</w:t>
        </w:r>
      </w:hyperlink>
      <w:r w:rsidRPr="00035949">
        <w:t>”, in A. U. Frank</w:t>
      </w:r>
      <w:r w:rsidR="00151755" w:rsidRPr="00035949">
        <w:t xml:space="preserve"> </w:t>
      </w:r>
      <w:r w:rsidRPr="00035949">
        <w:t xml:space="preserve">and W. Kuhn, (eds.), </w:t>
      </w:r>
      <w:r w:rsidRPr="00035949">
        <w:rPr>
          <w:i/>
        </w:rPr>
        <w:t>Spatial Information Theory: A Theoretical Basis for GIS</w:t>
      </w:r>
      <w:r w:rsidRPr="00035949">
        <w:t>, Berlin: Springer-Verlag</w:t>
      </w:r>
      <w:r w:rsidR="00151755" w:rsidRPr="00035949">
        <w:t xml:space="preserve"> </w:t>
      </w:r>
      <w:r w:rsidRPr="00035949">
        <w:t>(Lecture Notes in Computer Sciences No. 988), 1995, 1-15.</w:t>
      </w:r>
      <w:bookmarkEnd w:id="573"/>
    </w:p>
    <w:p w14:paraId="07B09C92" w14:textId="77777777" w:rsidR="006E32BD" w:rsidRPr="00035949" w:rsidRDefault="006E32BD" w:rsidP="003D2C79">
      <w:pPr>
        <w:pStyle w:val="ListParagraph"/>
        <w:numPr>
          <w:ilvl w:val="0"/>
          <w:numId w:val="3"/>
        </w:numPr>
        <w:ind w:left="360"/>
        <w:contextualSpacing w:val="0"/>
      </w:pPr>
      <w:bookmarkStart w:id="574" w:name="_Ref309473259"/>
      <w:r w:rsidRPr="00035949">
        <w:t>Bernard de Bono, Robert Hoehndorf, Sarala</w:t>
      </w:r>
      <w:r w:rsidR="001E66EA" w:rsidRPr="00035949">
        <w:t xml:space="preserve"> </w:t>
      </w:r>
      <w:r w:rsidRPr="00035949">
        <w:t>Wimalaratne, George Gkoutos, and Pierre Grenon, “</w:t>
      </w:r>
      <w:hyperlink r:id="rId93" w:history="1">
        <w:r w:rsidR="00A13ADA" w:rsidRPr="00035949">
          <w:rPr>
            <w:rStyle w:val="Hyperlink"/>
            <w:szCs w:val="23"/>
          </w:rPr>
          <w:t xml:space="preserve">The RICORDO approach to </w:t>
        </w:r>
        <w:r w:rsidR="00151755" w:rsidRPr="00035949">
          <w:rPr>
            <w:rStyle w:val="Hyperlink"/>
            <w:szCs w:val="23"/>
          </w:rPr>
          <w:t>semantic interoperability</w:t>
        </w:r>
        <w:r w:rsidRPr="00035949">
          <w:rPr>
            <w:rStyle w:val="Hyperlink"/>
            <w:szCs w:val="23"/>
          </w:rPr>
          <w:t xml:space="preserve"> for biomedical data and models: </w:t>
        </w:r>
        <w:r w:rsidR="00A13ADA" w:rsidRPr="00035949">
          <w:rPr>
            <w:rStyle w:val="Hyperlink"/>
            <w:szCs w:val="23"/>
          </w:rPr>
          <w:t>strategy, standards and solutions</w:t>
        </w:r>
      </w:hyperlink>
      <w:r w:rsidRPr="00035949">
        <w:t xml:space="preserve">”, </w:t>
      </w:r>
      <w:r w:rsidRPr="00035949">
        <w:rPr>
          <w:i/>
        </w:rPr>
        <w:t>BMC Research Notes</w:t>
      </w:r>
      <w:r w:rsidRPr="00035949">
        <w:t xml:space="preserve"> 2011, 4:313.</w:t>
      </w:r>
      <w:bookmarkEnd w:id="574"/>
    </w:p>
    <w:p w14:paraId="1D735293" w14:textId="77777777" w:rsidR="005830E2" w:rsidRPr="00035949" w:rsidRDefault="005830E2" w:rsidP="003D2C79">
      <w:pPr>
        <w:pStyle w:val="ListParagraph"/>
        <w:numPr>
          <w:ilvl w:val="0"/>
          <w:numId w:val="3"/>
        </w:numPr>
        <w:ind w:left="360"/>
        <w:contextualSpacing w:val="0"/>
      </w:pPr>
      <w:bookmarkStart w:id="575" w:name="_Ref309481613"/>
      <w:r w:rsidRPr="00035949">
        <w:t xml:space="preserve">Kerry Trentelman, </w:t>
      </w:r>
      <w:r w:rsidR="00FB2DD0" w:rsidRPr="00035949">
        <w:t xml:space="preserve">Alan Ruttenberg and </w:t>
      </w:r>
      <w:r w:rsidRPr="00035949">
        <w:t>Barry Smith, “</w:t>
      </w:r>
      <w:hyperlink r:id="rId94" w:anchor="page=77" w:history="1">
        <w:r w:rsidRPr="00035949">
          <w:rPr>
            <w:rStyle w:val="Hyperlink"/>
            <w:szCs w:val="23"/>
          </w:rPr>
          <w:t>An Axiomatisation of Basic Formal Ontology with Projection Functions</w:t>
        </w:r>
      </w:hyperlink>
      <w:r w:rsidRPr="00035949">
        <w:t xml:space="preserve">”, </w:t>
      </w:r>
      <w:r w:rsidRPr="00035949">
        <w:rPr>
          <w:i/>
        </w:rPr>
        <w:t>Advances in Ontologies</w:t>
      </w:r>
      <w:r w:rsidRPr="00035949">
        <w:t xml:space="preserve">, </w:t>
      </w:r>
      <w:r w:rsidRPr="00035949">
        <w:rPr>
          <w:i/>
        </w:rPr>
        <w:t>Proceedings of the Sixth Australasian Ontology Workshop, Adelaide, 7 December 2010</w:t>
      </w:r>
      <w:r w:rsidRPr="00035949">
        <w:t>, Kerry Taylor, Thomas Meyer and Mehmet Orgun (eds.), 2010, Sydney: ACS, 71-80.</w:t>
      </w:r>
      <w:bookmarkEnd w:id="575"/>
    </w:p>
    <w:p w14:paraId="6C339A74" w14:textId="77777777" w:rsidR="0097354E" w:rsidRPr="00035949" w:rsidRDefault="00107230" w:rsidP="003D2C79">
      <w:pPr>
        <w:pStyle w:val="ListParagraph"/>
        <w:numPr>
          <w:ilvl w:val="0"/>
          <w:numId w:val="3"/>
        </w:numPr>
        <w:ind w:left="360"/>
        <w:contextualSpacing w:val="0"/>
      </w:pPr>
      <w:bookmarkStart w:id="576" w:name="_Ref309482413"/>
      <w:r w:rsidRPr="00035949">
        <w:t>Roberto Casati and Achille C. Varzi, “</w:t>
      </w:r>
      <w:hyperlink r:id="rId95" w:history="1">
        <w:r w:rsidRPr="00035949">
          <w:rPr>
            <w:rStyle w:val="Hyperlink"/>
            <w:szCs w:val="23"/>
          </w:rPr>
          <w:t>Spatial Entities</w:t>
        </w:r>
      </w:hyperlink>
      <w:r w:rsidRPr="00035949">
        <w:t xml:space="preserve">”, in: Oliviero Stock (ed.), </w:t>
      </w:r>
      <w:r w:rsidRPr="00035949">
        <w:rPr>
          <w:i/>
        </w:rPr>
        <w:t>Spatial and Temporal Reasoning</w:t>
      </w:r>
      <w:r w:rsidRPr="00035949">
        <w:t>, Dordrecht: Kluwer, 1997, pp. 73-96.</w:t>
      </w:r>
      <w:bookmarkEnd w:id="576"/>
    </w:p>
    <w:p w14:paraId="12B9582B" w14:textId="77777777" w:rsidR="0097354E" w:rsidRPr="00035949" w:rsidRDefault="0097354E" w:rsidP="003D2C79">
      <w:pPr>
        <w:pStyle w:val="ListParagraph"/>
        <w:numPr>
          <w:ilvl w:val="0"/>
          <w:numId w:val="3"/>
        </w:numPr>
        <w:ind w:left="360"/>
        <w:contextualSpacing w:val="0"/>
      </w:pPr>
      <w:bookmarkStart w:id="577" w:name="_Ref309506826"/>
      <w:r w:rsidRPr="00035949">
        <w:t>Antony Galton and Riichiro</w:t>
      </w:r>
      <w:r w:rsidR="00151755" w:rsidRPr="00035949">
        <w:t xml:space="preserve"> </w:t>
      </w:r>
      <w:r w:rsidRPr="00035949">
        <w:t xml:space="preserve">Mizoguchi, “The water falls but the waterfall does not fall: New perspectives on objects, processes and events”, </w:t>
      </w:r>
      <w:r w:rsidRPr="00035949">
        <w:rPr>
          <w:i/>
        </w:rPr>
        <w:t>Applied Ontology</w:t>
      </w:r>
      <w:r w:rsidRPr="00035949">
        <w:t>, 4 (2), 2009, 71-107.</w:t>
      </w:r>
      <w:bookmarkEnd w:id="577"/>
    </w:p>
    <w:p w14:paraId="6B781F31" w14:textId="77777777" w:rsidR="0097354E" w:rsidRPr="00035949" w:rsidRDefault="0097354E" w:rsidP="003D2C79">
      <w:pPr>
        <w:pStyle w:val="ListParagraph"/>
        <w:numPr>
          <w:ilvl w:val="0"/>
          <w:numId w:val="3"/>
        </w:numPr>
        <w:ind w:left="360"/>
        <w:contextualSpacing w:val="0"/>
        <w:rPr>
          <w:szCs w:val="23"/>
        </w:rPr>
      </w:pPr>
      <w:bookmarkStart w:id="578" w:name="_Ref309506844"/>
      <w:r w:rsidRPr="00035949">
        <w:rPr>
          <w:szCs w:val="23"/>
        </w:rPr>
        <w:t>F</w:t>
      </w:r>
      <w:r w:rsidR="00066058" w:rsidRPr="00035949">
        <w:rPr>
          <w:szCs w:val="23"/>
        </w:rPr>
        <w:t xml:space="preserve">red </w:t>
      </w:r>
      <w:r w:rsidRPr="00035949">
        <w:rPr>
          <w:szCs w:val="23"/>
        </w:rPr>
        <w:t>Dretske,</w:t>
      </w:r>
      <w:r w:rsidR="00151755" w:rsidRPr="00035949">
        <w:rPr>
          <w:szCs w:val="23"/>
        </w:rPr>
        <w:t xml:space="preserve"> </w:t>
      </w:r>
      <w:r w:rsidRPr="00035949">
        <w:rPr>
          <w:szCs w:val="23"/>
        </w:rPr>
        <w:t>“</w:t>
      </w:r>
      <w:hyperlink r:id="rId96" w:history="1">
        <w:r w:rsidRPr="00035949">
          <w:rPr>
            <w:rStyle w:val="Hyperlink"/>
            <w:szCs w:val="23"/>
          </w:rPr>
          <w:t>Can events move?”,</w:t>
        </w:r>
      </w:hyperlink>
      <w:r w:rsidR="00151755" w:rsidRPr="00035949">
        <w:rPr>
          <w:szCs w:val="23"/>
        </w:rPr>
        <w:t xml:space="preserve"> </w:t>
      </w:r>
      <w:r w:rsidRPr="00035949">
        <w:rPr>
          <w:i/>
          <w:szCs w:val="23"/>
        </w:rPr>
        <w:t>Mind</w:t>
      </w:r>
      <w:r w:rsidRPr="00035949">
        <w:rPr>
          <w:szCs w:val="23"/>
        </w:rPr>
        <w:t>, 76:479–92, 1967.</w:t>
      </w:r>
      <w:bookmarkEnd w:id="578"/>
    </w:p>
    <w:p w14:paraId="7A519621" w14:textId="77777777" w:rsidR="0097354E" w:rsidRPr="00035949" w:rsidRDefault="0097354E" w:rsidP="003D2C79">
      <w:pPr>
        <w:pStyle w:val="ListParagraph"/>
        <w:numPr>
          <w:ilvl w:val="0"/>
          <w:numId w:val="3"/>
        </w:numPr>
        <w:ind w:left="360"/>
        <w:contextualSpacing w:val="0"/>
      </w:pPr>
      <w:bookmarkStart w:id="579" w:name="_Ref309506845"/>
      <w:r w:rsidRPr="00035949">
        <w:t>D. H. Mellor,</w:t>
      </w:r>
      <w:r w:rsidR="00151755" w:rsidRPr="00035949">
        <w:t xml:space="preserve"> </w:t>
      </w:r>
      <w:r w:rsidRPr="00035949">
        <w:rPr>
          <w:i/>
        </w:rPr>
        <w:t>Real Time</w:t>
      </w:r>
      <w:r w:rsidRPr="00035949">
        <w:t>, Cambridge: Cambridge University Press, 1981.</w:t>
      </w:r>
      <w:bookmarkEnd w:id="579"/>
    </w:p>
    <w:p w14:paraId="26F96F98" w14:textId="77777777" w:rsidR="0097354E" w:rsidRPr="00035949" w:rsidRDefault="0097354E" w:rsidP="003D2C79">
      <w:pPr>
        <w:pStyle w:val="ListParagraph"/>
        <w:numPr>
          <w:ilvl w:val="0"/>
          <w:numId w:val="3"/>
        </w:numPr>
        <w:ind w:left="360"/>
        <w:contextualSpacing w:val="0"/>
      </w:pPr>
      <w:bookmarkStart w:id="580" w:name="_Ref309506846"/>
      <w:r w:rsidRPr="00035949">
        <w:t>P. M. S. Hacker, “Events and objects in space and time”,</w:t>
      </w:r>
      <w:r w:rsidR="00151755" w:rsidRPr="00035949">
        <w:t xml:space="preserve"> </w:t>
      </w:r>
      <w:r w:rsidRPr="00035949">
        <w:rPr>
          <w:i/>
        </w:rPr>
        <w:t>Mind</w:t>
      </w:r>
      <w:r w:rsidRPr="00035949">
        <w:t>, 91:1–19, 1982.</w:t>
      </w:r>
      <w:bookmarkEnd w:id="580"/>
    </w:p>
    <w:p w14:paraId="4A3ADA95" w14:textId="77777777" w:rsidR="0097354E" w:rsidRPr="00035949" w:rsidRDefault="0097354E" w:rsidP="003D2C79">
      <w:pPr>
        <w:pStyle w:val="ListParagraph"/>
        <w:numPr>
          <w:ilvl w:val="0"/>
          <w:numId w:val="3"/>
        </w:numPr>
        <w:ind w:left="360"/>
        <w:contextualSpacing w:val="0"/>
      </w:pPr>
      <w:bookmarkStart w:id="581" w:name="_Ref309506847"/>
      <w:r w:rsidRPr="00035949">
        <w:lastRenderedPageBreak/>
        <w:t xml:space="preserve">W. Charlton. </w:t>
      </w:r>
      <w:r w:rsidRPr="00035949">
        <w:rPr>
          <w:i/>
        </w:rPr>
        <w:t>Aristotle’s Physics</w:t>
      </w:r>
      <w:r w:rsidRPr="00035949">
        <w:t>, Books I and II, translated with Introduction and Notes.</w:t>
      </w:r>
      <w:bookmarkEnd w:id="581"/>
    </w:p>
    <w:p w14:paraId="4EE06117" w14:textId="77777777" w:rsidR="00A21DC8" w:rsidRPr="00035949" w:rsidRDefault="00A21DC8" w:rsidP="003D2C79">
      <w:pPr>
        <w:pStyle w:val="ListParagraph"/>
        <w:numPr>
          <w:ilvl w:val="0"/>
          <w:numId w:val="3"/>
        </w:numPr>
        <w:ind w:left="360"/>
        <w:contextualSpacing w:val="0"/>
      </w:pPr>
      <w:bookmarkStart w:id="582" w:name="_Ref309543858"/>
      <w:r w:rsidRPr="00035949">
        <w:rPr>
          <w:rStyle w:val="QuickFormat4"/>
          <w:sz w:val="22"/>
          <w:szCs w:val="23"/>
        </w:rPr>
        <w:t xml:space="preserve">Barry Smith, </w:t>
      </w:r>
      <w:r w:rsidRPr="00035949">
        <w:t>“</w:t>
      </w:r>
      <w:hyperlink r:id="rId97" w:history="1">
        <w:r w:rsidRPr="00035949">
          <w:rPr>
            <w:rStyle w:val="Hyperlink"/>
            <w:szCs w:val="23"/>
          </w:rPr>
          <w:t>Husserl, Language and the Ontology of the Act</w:t>
        </w:r>
      </w:hyperlink>
      <w:r w:rsidRPr="00035949">
        <w:t xml:space="preserve">”, in D. Buzzetti and M. Ferriani (eds.), </w:t>
      </w:r>
      <w:r w:rsidRPr="00035949">
        <w:rPr>
          <w:i/>
          <w:iCs/>
        </w:rPr>
        <w:t>Speculative Grammar, Universal Grammar, and Philosophical Analysis of Language</w:t>
      </w:r>
      <w:r w:rsidRPr="00035949">
        <w:t>, Amsterdam: John Benjamins, 1987, 205–227.</w:t>
      </w:r>
      <w:bookmarkEnd w:id="582"/>
    </w:p>
    <w:p w14:paraId="10F99CD4" w14:textId="77777777" w:rsidR="00A21DC8" w:rsidRPr="00035949" w:rsidRDefault="00EC71F1" w:rsidP="003D2C79">
      <w:pPr>
        <w:pStyle w:val="ListParagraph"/>
        <w:numPr>
          <w:ilvl w:val="0"/>
          <w:numId w:val="3"/>
        </w:numPr>
        <w:ind w:left="360"/>
        <w:contextualSpacing w:val="0"/>
      </w:pPr>
      <w:bookmarkStart w:id="583" w:name="_Ref309543859"/>
      <w:r w:rsidRPr="00035949">
        <w:t>Kevin Mulligan, “</w:t>
      </w:r>
      <w:hyperlink r:id="rId98" w:history="1">
        <w:r w:rsidRPr="00035949">
          <w:rPr>
            <w:rStyle w:val="Hyperlink"/>
            <w:szCs w:val="23"/>
          </w:rPr>
          <w:t>Promising and Other Social Acts</w:t>
        </w:r>
      </w:hyperlink>
      <w:r w:rsidRPr="00035949">
        <w:t xml:space="preserve">”, in K. Mulligan (ed.), </w:t>
      </w:r>
      <w:r w:rsidRPr="00035949">
        <w:rPr>
          <w:i/>
          <w:iCs/>
        </w:rPr>
        <w:t>Speech Act and Sachverhalt: Reinach and the Foundations of Realist Phenomenology</w:t>
      </w:r>
      <w:r w:rsidRPr="00035949">
        <w:t>, Dordrecht/Boston/Lancaster: Nijhoff, 1987, 1–27.</w:t>
      </w:r>
      <w:bookmarkEnd w:id="583"/>
    </w:p>
    <w:p w14:paraId="530232F4" w14:textId="77777777" w:rsidR="00AC1A45" w:rsidRPr="00035949" w:rsidRDefault="00AC1A45" w:rsidP="003D2C79">
      <w:pPr>
        <w:pStyle w:val="ListParagraph"/>
        <w:numPr>
          <w:ilvl w:val="0"/>
          <w:numId w:val="3"/>
        </w:numPr>
        <w:ind w:left="360"/>
        <w:contextualSpacing w:val="0"/>
      </w:pPr>
      <w:bookmarkStart w:id="584" w:name="_Ref309729842"/>
      <w:r w:rsidRPr="00035949">
        <w:t>Eddy Zemach, “</w:t>
      </w:r>
      <w:hyperlink r:id="rId99" w:history="1">
        <w:r w:rsidRPr="00035949">
          <w:rPr>
            <w:rStyle w:val="Hyperlink"/>
            <w:szCs w:val="23"/>
          </w:rPr>
          <w:t>Four Ontologies</w:t>
        </w:r>
      </w:hyperlink>
      <w:r w:rsidRPr="00035949">
        <w:t xml:space="preserve">”, </w:t>
      </w:r>
      <w:r w:rsidRPr="00035949">
        <w:rPr>
          <w:i/>
        </w:rPr>
        <w:t>Journal of Philosophy</w:t>
      </w:r>
      <w:r w:rsidRPr="00035949">
        <w:t xml:space="preserve"> 23 (1970), 231-247.</w:t>
      </w:r>
      <w:bookmarkEnd w:id="584"/>
    </w:p>
    <w:p w14:paraId="16698E7D" w14:textId="77777777" w:rsidR="00F46E07" w:rsidRPr="00035949" w:rsidRDefault="00F46E07" w:rsidP="003D2C79">
      <w:pPr>
        <w:pStyle w:val="ListParagraph"/>
        <w:numPr>
          <w:ilvl w:val="0"/>
          <w:numId w:val="3"/>
        </w:numPr>
        <w:ind w:left="360"/>
        <w:contextualSpacing w:val="0"/>
      </w:pPr>
      <w:r w:rsidRPr="00035949">
        <w:t>Werner Ceusters and Barry Smith, “</w:t>
      </w:r>
      <w:hyperlink r:id="rId100" w:history="1">
        <w:r w:rsidRPr="00035949">
          <w:t>A Unified Framework for Biomedical Terminologies and Ontologies</w:t>
        </w:r>
      </w:hyperlink>
      <w:r w:rsidRPr="00035949">
        <w:t>”, </w:t>
      </w:r>
      <w:r w:rsidRPr="00035949">
        <w:rPr>
          <w:i/>
        </w:rPr>
        <w:t>Proceedings of Medinfo 2010</w:t>
      </w:r>
      <w:r w:rsidRPr="00035949">
        <w:t>, </w:t>
      </w:r>
      <w:r w:rsidR="00FB273E" w:rsidRPr="00035949">
        <w:t xml:space="preserve">Cape Town, South Africa </w:t>
      </w:r>
      <w:r w:rsidRPr="00035949">
        <w:t>(</w:t>
      </w:r>
      <w:r w:rsidRPr="00035949">
        <w:rPr>
          <w:i/>
        </w:rPr>
        <w:t>Studies in Health Technology and Informatics</w:t>
      </w:r>
      <w:r w:rsidRPr="00035949">
        <w:t> 2010, 160) 1050-1054.</w:t>
      </w:r>
    </w:p>
    <w:p w14:paraId="6A8C0EB3" w14:textId="77777777" w:rsidR="00436007" w:rsidRPr="00035949" w:rsidRDefault="00436007" w:rsidP="003D2C79">
      <w:pPr>
        <w:pStyle w:val="ListParagraph"/>
        <w:numPr>
          <w:ilvl w:val="0"/>
          <w:numId w:val="3"/>
        </w:numPr>
        <w:ind w:left="360"/>
        <w:contextualSpacing w:val="0"/>
        <w:rPr>
          <w:lang w:val="de-DE"/>
        </w:rPr>
      </w:pPr>
      <w:bookmarkStart w:id="585" w:name="_Ref310672052"/>
      <w:bookmarkStart w:id="586" w:name="_Ref309738311"/>
      <w:r w:rsidRPr="00035949">
        <w:t xml:space="preserve">Peter T. Geach, “Some Problems about Time,” </w:t>
      </w:r>
      <w:r w:rsidRPr="00035949">
        <w:rPr>
          <w:i/>
        </w:rPr>
        <w:t>Proceedings of the British Academy</w:t>
      </w:r>
      <w:r w:rsidRPr="00035949">
        <w:t xml:space="preserve">, 51 (1965), 321-36. Reprinted in P. T. Geach, </w:t>
      </w:r>
      <w:r w:rsidRPr="00035949">
        <w:rPr>
          <w:i/>
        </w:rPr>
        <w:t>Logic Matters</w:t>
      </w:r>
      <w:r w:rsidRPr="00035949">
        <w:t xml:space="preserve"> (Oxford:  Basil Blackwell, 1972).</w:t>
      </w:r>
      <w:bookmarkEnd w:id="585"/>
    </w:p>
    <w:p w14:paraId="1A1CD933" w14:textId="77777777" w:rsidR="00961622" w:rsidRPr="00035949" w:rsidRDefault="00961622" w:rsidP="003D2C79">
      <w:pPr>
        <w:pStyle w:val="ListParagraph"/>
        <w:numPr>
          <w:ilvl w:val="0"/>
          <w:numId w:val="3"/>
        </w:numPr>
        <w:ind w:left="360"/>
        <w:contextualSpacing w:val="0"/>
        <w:rPr>
          <w:lang w:val="de-DE"/>
        </w:rPr>
      </w:pPr>
      <w:bookmarkStart w:id="587" w:name="_Ref310769090"/>
      <w:r w:rsidRPr="00035949">
        <w:t>Thomas Bittner and Barry Smith, “</w:t>
      </w:r>
      <w:hyperlink r:id="rId101" w:history="1">
        <w:r w:rsidRPr="00035949">
          <w:rPr>
            <w:rStyle w:val="Hyperlink"/>
            <w:szCs w:val="23"/>
          </w:rPr>
          <w:t>A Theory of Granular Partitions</w:t>
        </w:r>
      </w:hyperlink>
      <w:r w:rsidRPr="00035949">
        <w:t xml:space="preserve">”, </w:t>
      </w:r>
      <w:r w:rsidR="00FB273E" w:rsidRPr="00035949">
        <w:rPr>
          <w:lang w:val="de-DE"/>
        </w:rPr>
        <w:t xml:space="preserve">in K. Munn and B. Smith (eds.), </w:t>
      </w:r>
      <w:r w:rsidR="00FB273E" w:rsidRPr="00035949">
        <w:rPr>
          <w:i/>
          <w:lang w:val="de-DE"/>
        </w:rPr>
        <w:t>Applied Ontology: An Introduction</w:t>
      </w:r>
      <w:r w:rsidR="00FB273E" w:rsidRPr="00035949">
        <w:rPr>
          <w:lang w:val="de-DE"/>
        </w:rPr>
        <w:t>, Frankfurt/Lancaster: ontos, 2008, 125-158.</w:t>
      </w:r>
      <w:bookmarkEnd w:id="586"/>
      <w:bookmarkEnd w:id="587"/>
    </w:p>
    <w:p w14:paraId="5FC529C8" w14:textId="77777777" w:rsidR="00E831E8" w:rsidRPr="00035949" w:rsidRDefault="00F71FE0" w:rsidP="003D2C79">
      <w:pPr>
        <w:pStyle w:val="ListParagraph"/>
        <w:numPr>
          <w:ilvl w:val="0"/>
          <w:numId w:val="3"/>
        </w:numPr>
        <w:ind w:left="360"/>
        <w:contextualSpacing w:val="0"/>
      </w:pPr>
      <w:bookmarkStart w:id="588" w:name="_Ref309832797"/>
      <w:r w:rsidRPr="00035949">
        <w:t xml:space="preserve">Edmund Husserl, </w:t>
      </w:r>
      <w:r w:rsidRPr="00035949">
        <w:rPr>
          <w:i/>
        </w:rPr>
        <w:t>Logical Investigations</w:t>
      </w:r>
      <w:r w:rsidRPr="00035949">
        <w:t>, 2 vols., Eng. trans. by J. N. Findlay, 1970, London: Rout</w:t>
      </w:r>
      <w:r w:rsidRPr="00035949">
        <w:softHyphen/>
        <w:t>ledge and Kegan Paul, 1970.</w:t>
      </w:r>
      <w:bookmarkEnd w:id="588"/>
    </w:p>
    <w:p w14:paraId="29E0B699" w14:textId="77777777" w:rsidR="00E831E8" w:rsidRPr="00035949" w:rsidRDefault="00E831E8" w:rsidP="003D2C79">
      <w:pPr>
        <w:pStyle w:val="ListParagraph"/>
        <w:numPr>
          <w:ilvl w:val="0"/>
          <w:numId w:val="3"/>
        </w:numPr>
        <w:ind w:left="360"/>
        <w:contextualSpacing w:val="0"/>
      </w:pPr>
      <w:bookmarkStart w:id="589" w:name="_Ref309819325"/>
      <w:r w:rsidRPr="00035949">
        <w:t>Fabrice Correia, </w:t>
      </w:r>
      <w:r w:rsidRPr="00035949">
        <w:rPr>
          <w:i/>
          <w:iCs/>
        </w:rPr>
        <w:t>Existential Dependence and Cognate Notions</w:t>
      </w:r>
      <w:r w:rsidRPr="00035949">
        <w:t>, 2005, Munich: Philosophia Verlag.</w:t>
      </w:r>
      <w:bookmarkEnd w:id="589"/>
    </w:p>
    <w:p w14:paraId="2CC9D65D" w14:textId="77777777" w:rsidR="009F610B" w:rsidRPr="00035949" w:rsidRDefault="009F610B" w:rsidP="003D2C79">
      <w:pPr>
        <w:pStyle w:val="ListParagraph"/>
        <w:numPr>
          <w:ilvl w:val="0"/>
          <w:numId w:val="3"/>
        </w:numPr>
        <w:ind w:left="360"/>
        <w:contextualSpacing w:val="0"/>
      </w:pPr>
      <w:bookmarkStart w:id="590" w:name="_Ref309821480"/>
      <w:r w:rsidRPr="00035949">
        <w:t>Barry Smith, “</w:t>
      </w:r>
      <w:hyperlink r:id="rId102" w:history="1">
        <w:r w:rsidRPr="00035949">
          <w:t>Truthmaker Realism</w:t>
        </w:r>
      </w:hyperlink>
      <w:r w:rsidRPr="00035949">
        <w:t xml:space="preserve">”, </w:t>
      </w:r>
      <w:r w:rsidRPr="00035949">
        <w:rPr>
          <w:i/>
        </w:rPr>
        <w:t>Australasian Journal of Philosophy</w:t>
      </w:r>
      <w:r w:rsidRPr="00035949">
        <w:t>, 77 (3) (1999), 274–291.</w:t>
      </w:r>
      <w:bookmarkEnd w:id="590"/>
    </w:p>
    <w:p w14:paraId="56316BE6" w14:textId="77777777" w:rsidR="00B85466" w:rsidRPr="00035949" w:rsidRDefault="00B85466" w:rsidP="003D2C79">
      <w:pPr>
        <w:pStyle w:val="ListParagraph"/>
        <w:numPr>
          <w:ilvl w:val="0"/>
          <w:numId w:val="3"/>
        </w:numPr>
        <w:ind w:left="360"/>
        <w:contextualSpacing w:val="0"/>
      </w:pPr>
      <w:bookmarkStart w:id="591" w:name="_Ref309897338"/>
      <w:r w:rsidRPr="00035949">
        <w:t>Werner</w:t>
      </w:r>
      <w:r w:rsidR="00EA6F41" w:rsidRPr="00035949">
        <w:t xml:space="preserve"> Ceusters</w:t>
      </w:r>
      <w:r w:rsidRPr="00035949">
        <w:t>, “</w:t>
      </w:r>
      <w:hyperlink r:id="rId103" w:history="1">
        <w:r w:rsidRPr="00035949">
          <w:rPr>
            <w:rStyle w:val="Hyperlink"/>
            <w:iCs/>
            <w:szCs w:val="23"/>
          </w:rPr>
          <w:t>Towards a Realism-Based Metric for Quality Assurance in Ontology Matching</w:t>
        </w:r>
      </w:hyperlink>
      <w:r w:rsidRPr="00035949">
        <w:t xml:space="preserve">”, </w:t>
      </w:r>
      <w:r w:rsidRPr="00035949">
        <w:rPr>
          <w:i/>
        </w:rPr>
        <w:t>Formal Ontology in Information Systems</w:t>
      </w:r>
      <w:r w:rsidRPr="00035949">
        <w:t xml:space="preserve"> (FOIS 2006), Brandon Bennett and Christiane Fellbaum (eds.), New York: IOS Press, 2006, 321-332.</w:t>
      </w:r>
      <w:bookmarkEnd w:id="591"/>
      <w:r w:rsidRPr="00035949">
        <w:t xml:space="preserve"> </w:t>
      </w:r>
    </w:p>
    <w:p w14:paraId="410546A6" w14:textId="77777777" w:rsidR="0052500C" w:rsidRPr="00035949" w:rsidRDefault="00EA6F41" w:rsidP="003D2C79">
      <w:pPr>
        <w:pStyle w:val="ListParagraph"/>
        <w:numPr>
          <w:ilvl w:val="0"/>
          <w:numId w:val="3"/>
        </w:numPr>
        <w:ind w:left="360"/>
        <w:contextualSpacing w:val="0"/>
      </w:pPr>
      <w:bookmarkStart w:id="592" w:name="_Ref309985142"/>
      <w:r w:rsidRPr="00035949">
        <w:t xml:space="preserve">Werner Ceusters, F. Steurs, P. Zanstra, E. Van Der Haring, Jeremy Rogers, “From a Time Standard for Medical Informatics to a Controlled Language for Health,” </w:t>
      </w:r>
      <w:r w:rsidRPr="00035949">
        <w:rPr>
          <w:i/>
        </w:rPr>
        <w:t>International Journal of Medical Informatics</w:t>
      </w:r>
      <w:r w:rsidRPr="00035949">
        <w:t>, 1998. 48 (1-3), 85-101.</w:t>
      </w:r>
      <w:bookmarkEnd w:id="592"/>
    </w:p>
    <w:p w14:paraId="02741DF5" w14:textId="77777777" w:rsidR="0052500C" w:rsidRPr="00035949" w:rsidRDefault="0052500C" w:rsidP="003D2C79">
      <w:pPr>
        <w:pStyle w:val="ListParagraph"/>
        <w:numPr>
          <w:ilvl w:val="0"/>
          <w:numId w:val="3"/>
        </w:numPr>
        <w:ind w:left="360"/>
        <w:contextualSpacing w:val="0"/>
      </w:pPr>
      <w:bookmarkStart w:id="593" w:name="_Ref309994941"/>
      <w:r w:rsidRPr="00035949">
        <w:lastRenderedPageBreak/>
        <w:t xml:space="preserve">Antony Galton, </w:t>
      </w:r>
      <w:r w:rsidRPr="00035949">
        <w:rPr>
          <w:i/>
        </w:rPr>
        <w:t>Qualitative Spatial Change</w:t>
      </w:r>
      <w:r w:rsidRPr="00035949">
        <w:t>, Oxford: Oxford University Press, 2000.</w:t>
      </w:r>
      <w:bookmarkEnd w:id="593"/>
    </w:p>
    <w:p w14:paraId="3BADF6B4" w14:textId="77777777" w:rsidR="0052500C" w:rsidRPr="00035949" w:rsidRDefault="003045F2" w:rsidP="003D2C79">
      <w:pPr>
        <w:pStyle w:val="ListParagraph"/>
        <w:numPr>
          <w:ilvl w:val="0"/>
          <w:numId w:val="3"/>
        </w:numPr>
        <w:ind w:left="360"/>
        <w:contextualSpacing w:val="0"/>
        <w:rPr>
          <w:i/>
        </w:rPr>
      </w:pPr>
      <w:bookmarkStart w:id="594" w:name="_Ref309995704"/>
      <w:r w:rsidRPr="00035949">
        <w:t>Brandon Bennett, “</w:t>
      </w:r>
      <w:hyperlink r:id="rId104" w:history="1">
        <w:r w:rsidRPr="00035949">
          <w:rPr>
            <w:rStyle w:val="Hyperlink"/>
            <w:iCs/>
            <w:szCs w:val="23"/>
          </w:rPr>
          <w:t>Space, time, matter and things</w:t>
        </w:r>
      </w:hyperlink>
      <w:r w:rsidRPr="00035949">
        <w:t xml:space="preserve">”, in C. Welty and B. Smith (eds.), </w:t>
      </w:r>
      <w:r w:rsidRPr="00035949">
        <w:rPr>
          <w:i/>
        </w:rPr>
        <w:t>Proceedings of the 2nd international conference on Formal Ontology in Information Systems</w:t>
      </w:r>
      <w:r w:rsidRPr="00035949">
        <w:t>(FOIS 2001), 105-116.</w:t>
      </w:r>
      <w:bookmarkEnd w:id="594"/>
    </w:p>
    <w:p w14:paraId="1BDE21CD" w14:textId="77777777" w:rsidR="0046705D" w:rsidRPr="00035949" w:rsidRDefault="0046705D" w:rsidP="003D2C79">
      <w:pPr>
        <w:pStyle w:val="ListParagraph"/>
        <w:numPr>
          <w:ilvl w:val="0"/>
          <w:numId w:val="3"/>
        </w:numPr>
        <w:ind w:left="360"/>
        <w:contextualSpacing w:val="0"/>
        <w:rPr>
          <w:i/>
        </w:rPr>
      </w:pPr>
      <w:bookmarkStart w:id="595" w:name="_Ref310168539"/>
      <w:r w:rsidRPr="00035949">
        <w:t>Ingvar Johansson, “</w:t>
      </w:r>
      <w:hyperlink r:id="rId105" w:history="1">
        <w:r w:rsidRPr="00035949">
          <w:rPr>
            <w:rStyle w:val="Hyperlink"/>
            <w:iCs/>
            <w:szCs w:val="23"/>
          </w:rPr>
          <w:t>Determinables as Universals</w:t>
        </w:r>
      </w:hyperlink>
      <w:r w:rsidRPr="00035949">
        <w:t xml:space="preserve">”, </w:t>
      </w:r>
      <w:r w:rsidRPr="00035949">
        <w:rPr>
          <w:i/>
        </w:rPr>
        <w:t>The Monist</w:t>
      </w:r>
      <w:r w:rsidRPr="00035949">
        <w:t>, 83 (1), 2000, 101-121.</w:t>
      </w:r>
      <w:bookmarkEnd w:id="595"/>
    </w:p>
    <w:p w14:paraId="33C367C0" w14:textId="77777777" w:rsidR="0046705D" w:rsidRPr="00035949" w:rsidRDefault="004F5D1D" w:rsidP="003D2C79">
      <w:pPr>
        <w:pStyle w:val="ListParagraph"/>
        <w:numPr>
          <w:ilvl w:val="0"/>
          <w:numId w:val="3"/>
        </w:numPr>
        <w:ind w:left="360"/>
        <w:contextualSpacing w:val="0"/>
        <w:rPr>
          <w:i/>
          <w:iCs/>
        </w:rPr>
      </w:pPr>
      <w:bookmarkStart w:id="596" w:name="_Ref310260422"/>
      <w:r w:rsidRPr="00035949">
        <w:rPr>
          <w:rStyle w:val="QuickFormat4"/>
          <w:sz w:val="22"/>
          <w:szCs w:val="23"/>
        </w:rPr>
        <w:t xml:space="preserve">Barry Smith, </w:t>
      </w:r>
      <w:r w:rsidRPr="00035949">
        <w:t>“</w:t>
      </w:r>
      <w:hyperlink r:id="rId106" w:history="1">
        <w:r w:rsidRPr="00035949">
          <w:rPr>
            <w:rStyle w:val="Hyperlink"/>
            <w:szCs w:val="23"/>
          </w:rPr>
          <w:t>Characteristica Universalis</w:t>
        </w:r>
      </w:hyperlink>
      <w:r w:rsidRPr="00035949">
        <w:t xml:space="preserve">”, in K. Mulligan (ed.), </w:t>
      </w:r>
      <w:r w:rsidRPr="00035949">
        <w:rPr>
          <w:i/>
          <w:iCs/>
        </w:rPr>
        <w:t>Language, Truth and Ontology</w:t>
      </w:r>
      <w:r w:rsidRPr="00035949">
        <w:t>, Dordrecht/Boston/London: Kluwer, 1992, 48–77.</w:t>
      </w:r>
      <w:bookmarkEnd w:id="596"/>
    </w:p>
    <w:p w14:paraId="6A700604" w14:textId="77777777" w:rsidR="00606B06" w:rsidRPr="00035949" w:rsidRDefault="00EC72BF" w:rsidP="003D2C79">
      <w:pPr>
        <w:pStyle w:val="ListParagraph"/>
        <w:numPr>
          <w:ilvl w:val="0"/>
          <w:numId w:val="3"/>
        </w:numPr>
        <w:ind w:left="360"/>
        <w:contextualSpacing w:val="0"/>
      </w:pPr>
      <w:r w:rsidRPr="00035949">
        <w:t>Barry Smith and Roberto Casati, “</w:t>
      </w:r>
      <w:hyperlink r:id="rId107" w:history="1">
        <w:r w:rsidRPr="00035949">
          <w:rPr>
            <w:rStyle w:val="Hyperlink"/>
            <w:iCs/>
            <w:szCs w:val="23"/>
          </w:rPr>
          <w:t>Naive Physics: An Essay in Ontology</w:t>
        </w:r>
      </w:hyperlink>
      <w:r w:rsidRPr="00035949">
        <w:t xml:space="preserve">”, </w:t>
      </w:r>
      <w:r w:rsidRPr="00035949">
        <w:rPr>
          <w:i/>
        </w:rPr>
        <w:t>Philosophical Psychology</w:t>
      </w:r>
      <w:r w:rsidRPr="00035949">
        <w:t>, 7/2 (1994), 225-244.</w:t>
      </w:r>
      <w:bookmarkStart w:id="597" w:name="_Ref310761974"/>
    </w:p>
    <w:p w14:paraId="66A3BC6A" w14:textId="77777777" w:rsidR="00606B06" w:rsidRPr="00035949" w:rsidRDefault="00217CC2" w:rsidP="003D2C79">
      <w:pPr>
        <w:pStyle w:val="ListParagraph"/>
        <w:numPr>
          <w:ilvl w:val="0"/>
          <w:numId w:val="3"/>
        </w:numPr>
        <w:ind w:left="360"/>
        <w:contextualSpacing w:val="0"/>
      </w:pPr>
      <w:bookmarkStart w:id="598" w:name="_Ref313200424"/>
      <w:r w:rsidRPr="00035949">
        <w:t>Ludger Jansen and Stefan Schulz, “</w:t>
      </w:r>
      <w:hyperlink r:id="rId108" w:history="1">
        <w:r w:rsidRPr="00035949">
          <w:rPr>
            <w:rStyle w:val="Hyperlink"/>
            <w:iCs/>
            <w:szCs w:val="23"/>
          </w:rPr>
          <w:t>Grains, components and mixtures in biomedical ontologies</w:t>
        </w:r>
      </w:hyperlink>
      <w:r w:rsidRPr="00035949">
        <w:t xml:space="preserve">”, </w:t>
      </w:r>
      <w:r w:rsidRPr="00035949">
        <w:rPr>
          <w:i/>
        </w:rPr>
        <w:t>Journal of Biomedical Semantics</w:t>
      </w:r>
      <w:r w:rsidRPr="00035949">
        <w:t xml:space="preserve"> 2011, 2(Suppl 4):S2</w:t>
      </w:r>
      <w:bookmarkEnd w:id="597"/>
      <w:r w:rsidR="00606B06" w:rsidRPr="00035949">
        <w:t>.</w:t>
      </w:r>
      <w:bookmarkEnd w:id="598"/>
    </w:p>
    <w:p w14:paraId="32801D1A" w14:textId="77777777" w:rsidR="00606B06" w:rsidRPr="00035949" w:rsidRDefault="00606B06" w:rsidP="003D2C79">
      <w:pPr>
        <w:pStyle w:val="ListParagraph"/>
        <w:numPr>
          <w:ilvl w:val="0"/>
          <w:numId w:val="3"/>
        </w:numPr>
        <w:ind w:left="360"/>
        <w:contextualSpacing w:val="0"/>
      </w:pPr>
      <w:r w:rsidRPr="00035949">
        <w:t>E. Jonathan Lowe, “</w:t>
      </w:r>
      <w:hyperlink r:id="rId109" w:history="1">
        <w:r w:rsidRPr="00035949">
          <w:rPr>
            <w:rStyle w:val="Hyperlink"/>
            <w:iCs/>
            <w:szCs w:val="23"/>
          </w:rPr>
          <w:t>Ontological Dependence</w:t>
        </w:r>
      </w:hyperlink>
      <w:r w:rsidRPr="00035949">
        <w:t xml:space="preserve">”, </w:t>
      </w:r>
      <w:r w:rsidRPr="00035949">
        <w:rPr>
          <w:i/>
        </w:rPr>
        <w:t>The Stanford Encyclopedia of Philosophy</w:t>
      </w:r>
      <w:r w:rsidRPr="00035949">
        <w:t xml:space="preserve"> (Spring 2010 Edition), Edward N. Zalta (ed.). </w:t>
      </w:r>
    </w:p>
    <w:p w14:paraId="77E94C2D" w14:textId="77777777" w:rsidR="00A01415" w:rsidRPr="00035949" w:rsidRDefault="00A01415" w:rsidP="003D2C79">
      <w:pPr>
        <w:pStyle w:val="ListParagraph"/>
        <w:numPr>
          <w:ilvl w:val="0"/>
          <w:numId w:val="3"/>
        </w:numPr>
        <w:ind w:left="360"/>
        <w:contextualSpacing w:val="0"/>
      </w:pPr>
      <w:bookmarkStart w:id="599" w:name="_Ref310772268"/>
      <w:r w:rsidRPr="00035949">
        <w:t>Thomas Bittner, Maureen Donnelly and Barry Smith, “</w:t>
      </w:r>
      <w:hyperlink r:id="rId110" w:history="1">
        <w:r w:rsidRPr="00035949">
          <w:rPr>
            <w:rStyle w:val="Hyperlink"/>
            <w:iCs/>
            <w:szCs w:val="23"/>
          </w:rPr>
          <w:t>Individuals, Universals, Collections: On the Foundational Relations of Ontology</w:t>
        </w:r>
      </w:hyperlink>
      <w:r w:rsidRPr="00035949">
        <w:t xml:space="preserve">”, in: A.C. Varzi and L. Vieu (eds.), </w:t>
      </w:r>
      <w:r w:rsidRPr="00035949">
        <w:rPr>
          <w:i/>
        </w:rPr>
        <w:t>Proceedings of the Third Conference on Formal Ontology in Information Systems</w:t>
      </w:r>
      <w:r w:rsidRPr="00035949">
        <w:t xml:space="preserve"> (FOIS 2004), Amsterdam: IOS Press, 37-48.</w:t>
      </w:r>
      <w:bookmarkEnd w:id="599"/>
      <w:r w:rsidRPr="00035949">
        <w:t xml:space="preserve"> </w:t>
      </w:r>
    </w:p>
    <w:p w14:paraId="4C1C6377" w14:textId="77777777" w:rsidR="00774A84" w:rsidRPr="00035949" w:rsidRDefault="00774A84" w:rsidP="003D2C79">
      <w:pPr>
        <w:pStyle w:val="ListParagraph"/>
        <w:numPr>
          <w:ilvl w:val="0"/>
          <w:numId w:val="3"/>
        </w:numPr>
        <w:ind w:left="360"/>
        <w:contextualSpacing w:val="0"/>
      </w:pPr>
      <w:bookmarkStart w:id="600" w:name="_Ref313200566"/>
      <w:r w:rsidRPr="00035949">
        <w:t>Janna Hastings, Colin Batchelor and Stefan Schulz, “</w:t>
      </w:r>
      <w:hyperlink r:id="rId111" w:history="1">
        <w:r w:rsidRPr="00035949">
          <w:rPr>
            <w:rStyle w:val="Hyperlink"/>
            <w:iCs/>
            <w:szCs w:val="23"/>
          </w:rPr>
          <w:t>Parts and wholes, shapes and holes in living beings</w:t>
        </w:r>
      </w:hyperlink>
      <w:r w:rsidRPr="00035949">
        <w:t xml:space="preserve">”, in O. Kutz, J. Hastings, M. Bhatt and S. Borgo (eds.), </w:t>
      </w:r>
      <w:r w:rsidRPr="00035949">
        <w:rPr>
          <w:i/>
        </w:rPr>
        <w:t>Proceedings of the first SHAPES workshop</w:t>
      </w:r>
      <w:r w:rsidRPr="00035949">
        <w:t xml:space="preserve"> (SHAPES 1.0), CEUR-WS Volume 812.</w:t>
      </w:r>
      <w:bookmarkEnd w:id="600"/>
    </w:p>
    <w:p w14:paraId="7820B5A7" w14:textId="77777777" w:rsidR="00774A84" w:rsidRPr="00035949" w:rsidRDefault="00774A84" w:rsidP="003D2C79">
      <w:pPr>
        <w:pStyle w:val="ListParagraph"/>
        <w:numPr>
          <w:ilvl w:val="0"/>
          <w:numId w:val="3"/>
        </w:numPr>
        <w:ind w:left="360"/>
        <w:contextualSpacing w:val="0"/>
      </w:pPr>
      <w:bookmarkStart w:id="601" w:name="_Ref313200298"/>
      <w:r w:rsidRPr="00035949">
        <w:t>Ludger Jansen, Stefan Schulz: “</w:t>
      </w:r>
      <w:hyperlink r:id="rId112" w:history="1">
        <w:r w:rsidRPr="00035949">
          <w:rPr>
            <w:rStyle w:val="Hyperlink"/>
            <w:iCs/>
            <w:szCs w:val="23"/>
          </w:rPr>
          <w:t>The Ten Commandments of Ontological Engineering</w:t>
        </w:r>
      </w:hyperlink>
      <w:r w:rsidRPr="00035949">
        <w:t xml:space="preserve">”, in </w:t>
      </w:r>
      <w:r w:rsidRPr="00035949">
        <w:rPr>
          <w:i/>
        </w:rPr>
        <w:t>Proceedings of the 3rd Workshop of Ontologies in Biomedicine and Life Sciences</w:t>
      </w:r>
      <w:r w:rsidRPr="00035949">
        <w:t xml:space="preserve"> (OBML), Berlin, October 2011</w:t>
      </w:r>
      <w:bookmarkEnd w:id="601"/>
    </w:p>
    <w:p w14:paraId="19E5B750" w14:textId="77777777" w:rsidR="00774A84" w:rsidRPr="00035949" w:rsidRDefault="00774A84" w:rsidP="003D2C79">
      <w:pPr>
        <w:pStyle w:val="ListParagraph"/>
        <w:numPr>
          <w:ilvl w:val="0"/>
          <w:numId w:val="3"/>
        </w:numPr>
        <w:ind w:left="360"/>
        <w:contextualSpacing w:val="0"/>
      </w:pPr>
      <w:bookmarkStart w:id="602" w:name="_Ref313200808"/>
      <w:r w:rsidRPr="00035949">
        <w:t xml:space="preserve">Colin Batchelor, Janna Hastings and Christoph Steinbeck, “Ontological dependence, dispositions and institutional reality in chemistry”, in Antony Galton and Riichiro Mizoguchi (eds.), </w:t>
      </w:r>
      <w:r w:rsidRPr="00035949">
        <w:rPr>
          <w:i/>
        </w:rPr>
        <w:t>Formal Ontology in Information Systems. Proceedings of the Sixth International Conference (FOIS 2010)</w:t>
      </w:r>
      <w:r w:rsidRPr="00035949">
        <w:t>, Amsterdam: IOS Press, 2010, 271-284.</w:t>
      </w:r>
      <w:bookmarkEnd w:id="602"/>
    </w:p>
    <w:p w14:paraId="1CB6446B" w14:textId="77777777" w:rsidR="004109DD" w:rsidRPr="00035949" w:rsidRDefault="00E3138A" w:rsidP="003D2C79">
      <w:pPr>
        <w:pStyle w:val="ListParagraph"/>
        <w:numPr>
          <w:ilvl w:val="0"/>
          <w:numId w:val="3"/>
        </w:numPr>
        <w:ind w:left="360"/>
        <w:contextualSpacing w:val="0"/>
      </w:pPr>
      <w:bookmarkStart w:id="603" w:name="_Ref314998997"/>
      <w:r w:rsidRPr="00035949">
        <w:lastRenderedPageBreak/>
        <w:t xml:space="preserve">Nicola Guarino, “Some Ontological Principles for Designing Upper Level Lexical Resources”, in </w:t>
      </w:r>
      <w:r w:rsidRPr="00035949">
        <w:rPr>
          <w:i/>
        </w:rPr>
        <w:t>Pro</w:t>
      </w:r>
      <w:r w:rsidRPr="00035949">
        <w:rPr>
          <w:i/>
        </w:rPr>
        <w:softHyphen/>
        <w:t>ceed</w:t>
      </w:r>
      <w:r w:rsidRPr="00035949">
        <w:rPr>
          <w:i/>
        </w:rPr>
        <w:softHyphen/>
        <w:t>ings of the First International Conference on Language Resources and Evaluation</w:t>
      </w:r>
      <w:r w:rsidRPr="00035949">
        <w:t>, Granada, 1998, 527–534.</w:t>
      </w:r>
      <w:bookmarkEnd w:id="603"/>
    </w:p>
    <w:p w14:paraId="176B73DF" w14:textId="77777777" w:rsidR="00405292" w:rsidRPr="00035949" w:rsidRDefault="00405292" w:rsidP="003D2C79">
      <w:pPr>
        <w:pStyle w:val="ListParagraph"/>
        <w:numPr>
          <w:ilvl w:val="0"/>
          <w:numId w:val="3"/>
        </w:numPr>
        <w:ind w:left="360"/>
        <w:contextualSpacing w:val="0"/>
      </w:pPr>
      <w:bookmarkStart w:id="604" w:name="_Ref315006991"/>
      <w:r w:rsidRPr="00035949">
        <w:t xml:space="preserve">Ingvar Johansson, “Four Kinds of ‘Is A’ Relation”, in Katherine Munn and Barry Smith (eds.), </w:t>
      </w:r>
      <w:r w:rsidRPr="00035949">
        <w:rPr>
          <w:i/>
        </w:rPr>
        <w:t>Applied Ontology: An Introduction</w:t>
      </w:r>
      <w:r w:rsidRPr="00035949">
        <w:t>, Frankfurt: ontos, 2008, 235-254.</w:t>
      </w:r>
      <w:bookmarkEnd w:id="604"/>
    </w:p>
    <w:p w14:paraId="1048F1EE" w14:textId="77777777" w:rsidR="00C1193A" w:rsidRPr="00035949" w:rsidRDefault="00C1193A" w:rsidP="003D2C79">
      <w:pPr>
        <w:pStyle w:val="ListParagraph"/>
        <w:numPr>
          <w:ilvl w:val="0"/>
          <w:numId w:val="3"/>
        </w:numPr>
        <w:ind w:left="360"/>
        <w:contextualSpacing w:val="0"/>
      </w:pPr>
      <w:bookmarkStart w:id="605" w:name="_Ref315611357"/>
      <w:r w:rsidRPr="00035949">
        <w:t>Lars Vogt, Peter Grobe, Björn Quast, Thomas Bartolomaeus, “</w:t>
      </w:r>
      <w:hyperlink r:id="rId113" w:history="1">
        <w:r w:rsidRPr="00035949">
          <w:rPr>
            <w:rStyle w:val="Hyperlink"/>
            <w:iCs/>
            <w:szCs w:val="23"/>
          </w:rPr>
          <w:t>Accommodating Ontologies to Biological Reality</w:t>
        </w:r>
        <w:r w:rsidR="002573F9" w:rsidRPr="00035949">
          <w:rPr>
            <w:rStyle w:val="Hyperlink"/>
            <w:iCs/>
            <w:szCs w:val="23"/>
          </w:rPr>
          <w:t xml:space="preserve"> – </w:t>
        </w:r>
        <w:r w:rsidRPr="00035949">
          <w:rPr>
            <w:rStyle w:val="Hyperlink"/>
            <w:iCs/>
            <w:szCs w:val="23"/>
          </w:rPr>
          <w:t>Top-Level Categories of Cumulative-Constitutively Organized Material Entities</w:t>
        </w:r>
      </w:hyperlink>
      <w:r w:rsidR="00BA0E99" w:rsidRPr="00035949">
        <w:t>”</w:t>
      </w:r>
      <w:r w:rsidRPr="00035949">
        <w:t xml:space="preserve">, </w:t>
      </w:r>
      <w:r w:rsidRPr="00035949">
        <w:rPr>
          <w:i/>
        </w:rPr>
        <w:t>PLoS One</w:t>
      </w:r>
      <w:r w:rsidRPr="00035949">
        <w:t>, 2012; 7(1): e30004.</w:t>
      </w:r>
      <w:bookmarkEnd w:id="605"/>
    </w:p>
    <w:p w14:paraId="5975E89D" w14:textId="77777777" w:rsidR="00BA0E99" w:rsidRPr="00035949" w:rsidRDefault="007B2DD8" w:rsidP="003D2C79">
      <w:pPr>
        <w:pStyle w:val="ListParagraph"/>
        <w:numPr>
          <w:ilvl w:val="0"/>
          <w:numId w:val="3"/>
        </w:numPr>
        <w:ind w:left="360"/>
        <w:contextualSpacing w:val="0"/>
      </w:pPr>
      <w:bookmarkStart w:id="606" w:name="_Ref316808808"/>
      <w:r w:rsidRPr="00035949">
        <w:t xml:space="preserve">Alan L. </w:t>
      </w:r>
      <w:r w:rsidR="00BA0E99" w:rsidRPr="00035949">
        <w:t>Rector</w:t>
      </w:r>
      <w:r w:rsidRPr="00035949">
        <w:t xml:space="preserve"> </w:t>
      </w:r>
      <w:hyperlink r:id="rId114" w:history="1">
        <w:r w:rsidR="00BA0E99" w:rsidRPr="00035949">
          <w:rPr>
            <w:rStyle w:val="Hyperlink"/>
          </w:rPr>
          <w:t>Modularisation of domain ontologies implemented in Description Logics and related formalisms including OWL</w:t>
        </w:r>
      </w:hyperlink>
      <w:r w:rsidR="00BA0E99" w:rsidRPr="00035949">
        <w:t xml:space="preserve">, </w:t>
      </w:r>
      <w:r w:rsidR="00BA0E99" w:rsidRPr="00035949">
        <w:rPr>
          <w:i/>
          <w:iCs/>
        </w:rPr>
        <w:t>Proceedings of K-CAP</w:t>
      </w:r>
      <w:r w:rsidR="00151103" w:rsidRPr="00035949">
        <w:t xml:space="preserve"> </w:t>
      </w:r>
      <w:r w:rsidR="00151103" w:rsidRPr="00035949">
        <w:rPr>
          <w:i/>
        </w:rPr>
        <w:t>2003.</w:t>
      </w:r>
      <w:bookmarkEnd w:id="606"/>
    </w:p>
    <w:p w14:paraId="1B69AEDF" w14:textId="77777777" w:rsidR="007B2DD8" w:rsidRPr="00035949" w:rsidRDefault="007B2DD8" w:rsidP="003D2C79">
      <w:pPr>
        <w:pStyle w:val="ListParagraph"/>
        <w:numPr>
          <w:ilvl w:val="0"/>
          <w:numId w:val="3"/>
        </w:numPr>
        <w:ind w:left="360"/>
        <w:contextualSpacing w:val="0"/>
      </w:pPr>
      <w:bookmarkStart w:id="607" w:name="_Ref325045634"/>
      <w:r w:rsidRPr="00035949">
        <w:rPr>
          <w:shd w:val="clear" w:color="auto" w:fill="FFFFFF"/>
        </w:rPr>
        <w:t>Ingvar Johansson, ‘Determinables are Universals,’</w:t>
      </w:r>
      <w:r w:rsidRPr="00035949">
        <w:rPr>
          <w:rStyle w:val="apple-converted-space"/>
          <w:shd w:val="clear" w:color="auto" w:fill="FFFFFF"/>
        </w:rPr>
        <w:t> </w:t>
      </w:r>
      <w:r w:rsidRPr="00035949">
        <w:rPr>
          <w:rStyle w:val="Emphasis"/>
          <w:shd w:val="clear" w:color="auto" w:fill="FFFFFF"/>
        </w:rPr>
        <w:t>The Monist</w:t>
      </w:r>
      <w:r w:rsidRPr="00035949">
        <w:rPr>
          <w:shd w:val="clear" w:color="auto" w:fill="FFFFFF"/>
        </w:rPr>
        <w:t>, 83 (2000), 101–121.</w:t>
      </w:r>
      <w:bookmarkEnd w:id="607"/>
    </w:p>
    <w:p w14:paraId="406660B3" w14:textId="77777777" w:rsidR="00A71E74" w:rsidRPr="00035949" w:rsidRDefault="00A71E74" w:rsidP="009D2710">
      <w:pPr>
        <w:pStyle w:val="ListParagraph"/>
        <w:numPr>
          <w:ilvl w:val="0"/>
          <w:numId w:val="3"/>
        </w:numPr>
        <w:ind w:left="360"/>
        <w:contextualSpacing w:val="0"/>
      </w:pPr>
      <w:bookmarkStart w:id="608" w:name="_Ref325049685"/>
      <w:r w:rsidRPr="00035949">
        <w:t>Bernard de Bono, Robert Hoehndorf, Sarala Wimalaratne, Ge</w:t>
      </w:r>
      <w:r w:rsidR="00DC5362" w:rsidRPr="00035949">
        <w:t>orge Gkoutos and Pierre Grenon, “</w:t>
      </w:r>
      <w:r w:rsidRPr="00035949">
        <w:t>The RICORDO approach to semantic interoperability for biomedical data and models: st</w:t>
      </w:r>
      <w:r w:rsidR="00DC5362" w:rsidRPr="00035949">
        <w:t>rategy, standards and solutions”</w:t>
      </w:r>
      <w:r w:rsidRPr="00035949">
        <w:t xml:space="preserve">, </w:t>
      </w:r>
      <w:r w:rsidRPr="00035949">
        <w:rPr>
          <w:i/>
        </w:rPr>
        <w:t>BMC Research Notes</w:t>
      </w:r>
      <w:r w:rsidRPr="00035949">
        <w:t xml:space="preserve"> 4 (2011), 31.</w:t>
      </w:r>
      <w:bookmarkEnd w:id="608"/>
    </w:p>
    <w:p w14:paraId="32989C01" w14:textId="77777777" w:rsidR="00FF332A" w:rsidRPr="00035949" w:rsidRDefault="00FF332A" w:rsidP="00C74368">
      <w:pPr>
        <w:pStyle w:val="ListParagraph"/>
        <w:numPr>
          <w:ilvl w:val="0"/>
          <w:numId w:val="3"/>
        </w:numPr>
        <w:ind w:left="360"/>
        <w:contextualSpacing w:val="0"/>
      </w:pPr>
      <w:bookmarkStart w:id="609" w:name="_Ref329866063"/>
      <w:r w:rsidRPr="00035949">
        <w:t xml:space="preserve">Giuseppe Peano, “The principles of arithmetic, presented by a new method”, in Jean van Heijenoort (ed.), </w:t>
      </w:r>
      <w:r w:rsidRPr="00035949">
        <w:rPr>
          <w:i/>
        </w:rPr>
        <w:t>A Source Book in Mathematical Logic</w:t>
      </w:r>
      <w:r w:rsidRPr="00035949">
        <w:t>, 1879–1931. Harvard University Press, 1967, 83–97.</w:t>
      </w:r>
      <w:bookmarkEnd w:id="609"/>
    </w:p>
    <w:p w14:paraId="23A59833" w14:textId="77777777" w:rsidR="00A137CF" w:rsidRPr="00035949" w:rsidRDefault="00F15D9F" w:rsidP="00CB6D8F">
      <w:pPr>
        <w:pStyle w:val="ListParagraph"/>
        <w:numPr>
          <w:ilvl w:val="0"/>
          <w:numId w:val="3"/>
        </w:numPr>
        <w:ind w:left="360"/>
        <w:contextualSpacing w:val="0"/>
      </w:pPr>
      <w:bookmarkStart w:id="610" w:name="_Ref329284063"/>
      <w:r w:rsidRPr="00035949">
        <w:t xml:space="preserve">Roman Ingarden, </w:t>
      </w:r>
      <w:r w:rsidRPr="00035949">
        <w:rPr>
          <w:i/>
        </w:rPr>
        <w:t>Time and Modes of Being</w:t>
      </w:r>
      <w:r w:rsidRPr="00035949">
        <w:t>, translated by Helen R. Michejda, Springfield, Illinois: Charles C. Thomas, 1964.</w:t>
      </w:r>
      <w:bookmarkEnd w:id="610"/>
    </w:p>
    <w:p w14:paraId="22CC9B18" w14:textId="77777777" w:rsidR="00A137CF" w:rsidRPr="00035949" w:rsidRDefault="00A137CF" w:rsidP="00CB6D8F">
      <w:pPr>
        <w:pStyle w:val="ListParagraph"/>
        <w:numPr>
          <w:ilvl w:val="0"/>
          <w:numId w:val="3"/>
        </w:numPr>
        <w:ind w:left="360"/>
        <w:contextualSpacing w:val="0"/>
      </w:pPr>
      <w:bookmarkStart w:id="611" w:name="_Ref329284826"/>
      <w:r w:rsidRPr="00035949">
        <w:t>José L.V. Mejino, Jr, Augusto V. Agoncillo, Kurt L. Rickard, and Cornelius Rosse, “</w:t>
      </w:r>
      <w:hyperlink r:id="rId115" w:history="1">
        <w:r w:rsidRPr="00035949">
          <w:rPr>
            <w:rStyle w:val="Hyperlink"/>
          </w:rPr>
          <w:t>Representing Complexity in Part-Whole Relationships within the Foundational Model of Anatomy</w:t>
        </w:r>
      </w:hyperlink>
      <w:r w:rsidRPr="00035949">
        <w:t xml:space="preserve">”, </w:t>
      </w:r>
      <w:r w:rsidRPr="00035949">
        <w:rPr>
          <w:i/>
        </w:rPr>
        <w:t>AMIA Annual Symposium, Proceedings</w:t>
      </w:r>
      <w:r w:rsidRPr="00035949">
        <w:t>, 2003, 450–454.</w:t>
      </w:r>
      <w:bookmarkEnd w:id="611"/>
    </w:p>
    <w:p w14:paraId="6BF5C7C2" w14:textId="77777777" w:rsidR="00F46348" w:rsidRDefault="00E975A9" w:rsidP="001D54A5">
      <w:pPr>
        <w:pStyle w:val="ListParagraph"/>
        <w:numPr>
          <w:ilvl w:val="0"/>
          <w:numId w:val="3"/>
        </w:numPr>
        <w:ind w:left="360"/>
      </w:pPr>
      <w:bookmarkStart w:id="612" w:name="_Ref329676582"/>
      <w:r w:rsidRPr="00035949">
        <w:t>Ludger Jansen, “</w:t>
      </w:r>
      <w:hyperlink r:id="rId116" w:history="1">
        <w:r w:rsidRPr="00035949">
          <w:rPr>
            <w:rStyle w:val="Hyperlink"/>
          </w:rPr>
          <w:t>Tendencies and Other Realizables in Medical Information Sciences</w:t>
        </w:r>
      </w:hyperlink>
      <w:r w:rsidRPr="00035949">
        <w:t xml:space="preserve">”,  </w:t>
      </w:r>
      <w:r w:rsidRPr="00035949">
        <w:rPr>
          <w:i/>
        </w:rPr>
        <w:t>The Monist</w:t>
      </w:r>
      <w:r w:rsidRPr="00035949">
        <w:t>, 90 (4), 2007, 534-555.</w:t>
      </w:r>
      <w:bookmarkEnd w:id="612"/>
      <w:r w:rsidRPr="00035949">
        <w:t xml:space="preserve"> </w:t>
      </w:r>
    </w:p>
    <w:p w14:paraId="031FF91A" w14:textId="0A42800F" w:rsidR="00F46348" w:rsidRDefault="00F46348" w:rsidP="001D54A5">
      <w:pPr>
        <w:pStyle w:val="ListParagraph"/>
        <w:numPr>
          <w:ilvl w:val="0"/>
          <w:numId w:val="3"/>
        </w:numPr>
        <w:ind w:left="360"/>
      </w:pPr>
      <w:r w:rsidRPr="00F46348">
        <w:t>Andrew D. Spear, Werner Ceusters, Barry Smith, “</w:t>
      </w:r>
      <w:hyperlink r:id="rId117" w:history="1">
        <w:r w:rsidRPr="00F46348">
          <w:rPr>
            <w:rStyle w:val="Hyperlink"/>
          </w:rPr>
          <w:t>Functions in Basic Formal Ontology</w:t>
        </w:r>
      </w:hyperlink>
      <w:r w:rsidRPr="00F46348">
        <w:t>”, Applied Ontology, 11 (2), (2016), 103-128.​</w:t>
      </w:r>
    </w:p>
    <w:p w14:paraId="05A0A77C" w14:textId="001E6B89" w:rsidR="00F46348" w:rsidRPr="00035949" w:rsidRDefault="00F46348" w:rsidP="001D54A5">
      <w:pPr>
        <w:pStyle w:val="ListParagraph"/>
        <w:numPr>
          <w:ilvl w:val="0"/>
          <w:numId w:val="3"/>
        </w:numPr>
        <w:ind w:left="360"/>
      </w:pPr>
      <w:bookmarkStart w:id="613" w:name="_Ref519640220"/>
      <w:r w:rsidRPr="00F46348">
        <w:lastRenderedPageBreak/>
        <w:t>Albert Goldfain, Barry Smith, Sivaram Arabandi, Mathias Brochhausen, William R. Hogan, “Vital Sign Ontology”, Proceedings of the Workshop on Bio-Ontologies, ISMB, Vienna, June 2011, 71-74.​</w:t>
      </w:r>
      <w:bookmarkEnd w:id="613"/>
    </w:p>
    <w:p w14:paraId="6536927A" w14:textId="77777777" w:rsidR="00A11862" w:rsidRDefault="00A11862" w:rsidP="00140957">
      <w:pPr>
        <w:pStyle w:val="ListParagraph"/>
      </w:pPr>
    </w:p>
    <w:sectPr w:rsidR="00A11862" w:rsidSect="00534F73">
      <w:headerReference w:type="even" r:id="rId118"/>
      <w:headerReference w:type="default" r:id="rId119"/>
      <w:footerReference w:type="default" r:id="rId120"/>
      <w:headerReference w:type="first" r:id="rId121"/>
      <w:footerReference w:type="first" r:id="rId122"/>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61" w:author="Jie Zheng" w:date="2018-07-18T00:47:00Z" w:initials="JZ">
    <w:p w14:paraId="5246DBA0" w14:textId="7491BD51" w:rsidR="00B95814" w:rsidRDefault="00B95814">
      <w:pPr>
        <w:pStyle w:val="CommentText"/>
      </w:pPr>
      <w:r>
        <w:rPr>
          <w:rStyle w:val="CommentReference"/>
        </w:rPr>
        <w:annotationRef/>
      </w:r>
      <w:r>
        <w:t>This ELUCIDATION is different from the file you sent to me today (use g-</w:t>
      </w:r>
      <w:r w:rsidRPr="00AE101E">
        <w:t>depends on</w:t>
      </w:r>
      <w:r>
        <w:t xml:space="preserve"> not </w:t>
      </w:r>
      <w:r w:rsidRPr="00AE101E">
        <w:t>generically-depends on</w:t>
      </w:r>
      <w:r>
        <w:t>)</w:t>
      </w:r>
      <w:r w:rsidRPr="00AE101E">
        <w:t>.</w:t>
      </w:r>
      <w:r>
        <w:t xml:space="preserve"> Shall I change the number? Or shall I update it as what shown in section 2.4.4? Then the number need to change to 072-ISO.</w:t>
      </w:r>
    </w:p>
  </w:comment>
  <w:comment w:id="360" w:author="Jie Zheng" w:date="2018-07-18T00:32:00Z" w:initials="JZ">
    <w:p w14:paraId="034CFE30" w14:textId="77777777" w:rsidR="00B95814" w:rsidRDefault="00B95814">
      <w:pPr>
        <w:pStyle w:val="CommentText"/>
      </w:pPr>
      <w:r>
        <w:rPr>
          <w:rStyle w:val="CommentReference"/>
        </w:rPr>
        <w:annotationRef/>
      </w:r>
      <w:r>
        <w:t>This section is about relation “</w:t>
      </w:r>
      <w:r w:rsidRPr="00FC0EB0">
        <w:t>generically-depends_on</w:t>
      </w:r>
      <w:r>
        <w:t xml:space="preserve">” (as section 2.4.4 in BFO-ISO-Jie.docx). I think it should add a subtitle for it. Otherwise, it is confused. In addition, it missed examples shown in the file you sent to me today. </w:t>
      </w:r>
    </w:p>
    <w:p w14:paraId="0A2FE8A7" w14:textId="77777777" w:rsidR="00B95814" w:rsidRDefault="00B95814">
      <w:pPr>
        <w:pStyle w:val="CommentText"/>
      </w:pPr>
    </w:p>
    <w:p w14:paraId="691B80AE" w14:textId="77777777" w:rsidR="00B95814" w:rsidRDefault="00B95814">
      <w:pPr>
        <w:pStyle w:val="CommentText"/>
      </w:pPr>
      <w:r>
        <w:t>Shall we start with “generically dependent continuant” first and put “</w:t>
      </w:r>
      <w:r w:rsidRPr="00FC0EB0">
        <w:t>generically-depends_on</w:t>
      </w:r>
      <w:r>
        <w:t xml:space="preserve">” as 3.8.1 and update following section number? </w:t>
      </w:r>
    </w:p>
    <w:p w14:paraId="7E173D32" w14:textId="1BB2915D" w:rsidR="00B95814" w:rsidRDefault="00B95814">
      <w:pPr>
        <w:pStyle w:val="CommentText"/>
      </w:pPr>
      <w:r>
        <w:t>How do you think?</w:t>
      </w:r>
    </w:p>
  </w:comment>
  <w:comment w:id="382" w:author="Jie Zheng" w:date="2018-07-18T00:59:00Z" w:initials="JZ">
    <w:p w14:paraId="4BBA959B" w14:textId="09DD487A" w:rsidR="00B95814" w:rsidRDefault="00B95814">
      <w:pPr>
        <w:pStyle w:val="CommentText"/>
      </w:pPr>
      <w:r>
        <w:rPr>
          <w:rStyle w:val="CommentReference"/>
        </w:rPr>
        <w:annotationRef/>
      </w:r>
      <w:r>
        <w:t>Shall we change the ‘occupies’ to ‘occupies_spatiotemporal_region” to make the title and content consistent?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46DBA0" w15:done="0"/>
  <w15:commentEx w15:paraId="7E173D32" w15:done="0"/>
  <w15:commentEx w15:paraId="4BBA959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73FA65" w14:textId="77777777" w:rsidR="00E05EDA" w:rsidRDefault="00E05EDA">
      <w:r>
        <w:separator/>
      </w:r>
    </w:p>
    <w:p w14:paraId="6F59AB63" w14:textId="77777777" w:rsidR="00E05EDA" w:rsidRDefault="00E05EDA"/>
  </w:endnote>
  <w:endnote w:type="continuationSeparator" w:id="0">
    <w:p w14:paraId="494A1F02" w14:textId="77777777" w:rsidR="00E05EDA" w:rsidRDefault="00E05EDA">
      <w:r>
        <w:continuationSeparator/>
      </w:r>
    </w:p>
    <w:p w14:paraId="3B947508" w14:textId="77777777" w:rsidR="00E05EDA" w:rsidRDefault="00E05EDA"/>
  </w:endnote>
  <w:endnote w:type="continuationNotice" w:id="1">
    <w:p w14:paraId="2F8FC5FF" w14:textId="77777777" w:rsidR="00E05EDA" w:rsidRDefault="00E05EDA"/>
    <w:p w14:paraId="39AB8275" w14:textId="77777777" w:rsidR="00E05EDA" w:rsidRDefault="00E05E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PMincho">
    <w:panose1 w:val="02020600040205080304"/>
    <w:charset w:val="80"/>
    <w:family w:val="roman"/>
    <w:pitch w:val="variable"/>
    <w:sig w:usb0="E00002FF" w:usb1="6AC7FDFB" w:usb2="00000012" w:usb3="00000000" w:csb0="0002009F" w:csb1="00000000"/>
  </w:font>
  <w:font w:name="Times">
    <w:altName w:val="Sylfaen"/>
    <w:panose1 w:val="02020603050405020304"/>
    <w:charset w:val="00"/>
    <w:family w:val="roman"/>
    <w:pitch w:val="variable"/>
    <w:sig w:usb0="E0002AFF" w:usb1="C0007841" w:usb2="00000009" w:usb3="00000000" w:csb0="000001FF" w:csb1="00000000"/>
  </w:font>
  <w:font w:name="ヒラギノ角ゴ Pro W3">
    <w:charset w:val="4E"/>
    <w:family w:val="auto"/>
    <w:pitch w:val="variable"/>
    <w:sig w:usb0="E00002FF" w:usb1="7AC7FFFF" w:usb2="00000012" w:usb3="00000000" w:csb0="0002000D" w:csb1="00000000"/>
  </w:font>
  <w:font w:name="Times New Roman Bold">
    <w:altName w:val="Times New Roman"/>
    <w:panose1 w:val="02020803070505020304"/>
    <w:charset w:val="00"/>
    <w:family w:val="auto"/>
    <w:pitch w:val="variable"/>
    <w:sig w:usb0="E0002AEF" w:usb1="C0007841" w:usb2="00000009" w:usb3="00000000" w:csb0="000001FF" w:csb1="00000000"/>
  </w:font>
  <w:font w:name="Nimbus Roman No9 L">
    <w:altName w:val="Cambria"/>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imes New Roman Italic">
    <w:altName w:val="Times New Roman"/>
    <w:panose1 w:val="02020503050405090304"/>
    <w:charset w:val="00"/>
    <w:family w:val="auto"/>
    <w:pitch w:val="variable"/>
    <w:sig w:usb0="E0000AFF" w:usb1="00007843" w:usb2="00000001" w:usb3="00000000" w:csb0="000001BF" w:csb1="00000000"/>
  </w:font>
  <w:font w:name="Cambria Math">
    <w:panose1 w:val="02040503050406030204"/>
    <w:charset w:val="00"/>
    <w:family w:val="roman"/>
    <w:pitch w:val="variable"/>
    <w:sig w:usb0="E00002FF" w:usb1="420024FF" w:usb2="00000000" w:usb3="00000000" w:csb0="0000019F"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9E86D" w14:textId="77777777" w:rsidR="00B95814" w:rsidRDefault="00B95814" w:rsidP="00486765">
    <w:pPr>
      <w:pStyle w:val="Footer"/>
    </w:pPr>
  </w:p>
  <w:p w14:paraId="77A68A8A" w14:textId="77777777" w:rsidR="00B95814" w:rsidRDefault="00B9581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7BD0A" w14:textId="77777777" w:rsidR="00B95814" w:rsidRDefault="00B95814" w:rsidP="00486765">
    <w:pPr>
      <w:pStyle w:val="Footer"/>
    </w:pPr>
  </w:p>
  <w:p w14:paraId="099BF118" w14:textId="77777777" w:rsidR="00B95814" w:rsidRDefault="00B9581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55259"/>
      <w:docPartObj>
        <w:docPartGallery w:val="Page Numbers (Bottom of Page)"/>
        <w:docPartUnique/>
      </w:docPartObj>
    </w:sdtPr>
    <w:sdtEndPr/>
    <w:sdtContent>
      <w:p w14:paraId="68851376" w14:textId="77777777" w:rsidR="00B95814" w:rsidRPr="00C5140F" w:rsidRDefault="00B95814">
        <w:pPr>
          <w:pStyle w:val="Footer"/>
        </w:pPr>
      </w:p>
      <w:p w14:paraId="5448800A" w14:textId="2F4DBBCE" w:rsidR="00B95814" w:rsidRPr="00C5140F" w:rsidRDefault="00B95814">
        <w:pPr>
          <w:pStyle w:val="Footer"/>
        </w:pPr>
        <w:r>
          <w:rPr>
            <w:noProof/>
            <w:lang w:eastAsia="zh-CN"/>
          </w:rPr>
          <mc:AlternateContent>
            <mc:Choice Requires="wps">
              <w:drawing>
                <wp:anchor distT="4294967294" distB="4294967294" distL="114300" distR="114300" simplePos="0" relativeHeight="251657728" behindDoc="0" locked="0" layoutInCell="1" allowOverlap="1" wp14:anchorId="2FD53711" wp14:editId="6CD7D686">
                  <wp:simplePos x="0" y="0"/>
                  <wp:positionH relativeFrom="column">
                    <wp:posOffset>628015</wp:posOffset>
                  </wp:positionH>
                  <wp:positionV relativeFrom="paragraph">
                    <wp:posOffset>73659</wp:posOffset>
                  </wp:positionV>
                  <wp:extent cx="4587875" cy="0"/>
                  <wp:effectExtent l="0" t="0" r="34925" b="2540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A529CB"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57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5BMHgIAADs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B7g5BMHgIAADsEAAAOAAAAAAAAAAAAAAAAAC4CAABkcnMvZTJvRG9jLnhtbFBLAQIt&#10;ABQABgAIAAAAIQCYKIUD3AAAAAgBAAAPAAAAAAAAAAAAAAAAAHgEAABkcnMvZG93bnJldi54bWxQ&#10;SwUGAAAAAAQABADzAAAAgQUAAAAA&#10;"/>
              </w:pict>
            </mc:Fallback>
          </mc:AlternateContent>
        </w:r>
      </w:p>
      <w:p w14:paraId="7C64E83B" w14:textId="109C0196" w:rsidR="00B95814" w:rsidRPr="00C5140F" w:rsidRDefault="00B95814">
        <w:pPr>
          <w:pStyle w:val="Footer"/>
        </w:pPr>
        <w:r w:rsidRPr="00C5140F">
          <w:t>BFO 2.</w:t>
        </w:r>
        <w:r>
          <w:t>0 Specification and User’s Guide</w:t>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55261"/>
      <w:docPartObj>
        <w:docPartGallery w:val="Page Numbers (Bottom of Page)"/>
        <w:docPartUnique/>
      </w:docPartObj>
    </w:sdtPr>
    <w:sdtEndPr/>
    <w:sdtContent>
      <w:p w14:paraId="446135A5" w14:textId="0CE4C793" w:rsidR="00B95814" w:rsidRDefault="00B95814">
        <w:pPr>
          <w:pStyle w:val="Footer"/>
        </w:pPr>
        <w:r>
          <w:rPr>
            <w:noProof/>
            <w:lang w:eastAsia="zh-CN"/>
          </w:rPr>
          <mc:AlternateContent>
            <mc:Choice Requires="wps">
              <w:drawing>
                <wp:anchor distT="4294967294" distB="4294967294" distL="114300" distR="114300" simplePos="0" relativeHeight="251649536" behindDoc="0" locked="0" layoutInCell="1" allowOverlap="1" wp14:anchorId="21AE461E" wp14:editId="2A57FF2A">
                  <wp:simplePos x="0" y="0"/>
                  <wp:positionH relativeFrom="column">
                    <wp:posOffset>-133985</wp:posOffset>
                  </wp:positionH>
                  <wp:positionV relativeFrom="paragraph">
                    <wp:posOffset>-8789036</wp:posOffset>
                  </wp:positionV>
                  <wp:extent cx="4213860" cy="0"/>
                  <wp:effectExtent l="0" t="0" r="27940" b="2540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0280DF1" id="_x0000_t32" coordsize="21600,21600" o:spt="32" o:oned="t" path="m,l21600,21600e" filled="f">
                  <v:path arrowok="t" fillok="f" o:connecttype="none"/>
                  <o:lock v:ext="edit" shapetype="t"/>
                </v:shapetype>
                <v:shape id="AutoShape 1" o:spid="_x0000_s1026" type="#_x0000_t32" style="position:absolute;margin-left:-10.55pt;margin-top:-692.05pt;width:331.8pt;height:0;z-index:251649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drIAIAADw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"/>
              </w:pict>
            </mc:Fallback>
          </mc:AlternateContent>
        </w:r>
      </w:p>
      <w:p w14:paraId="6053C8CA" w14:textId="63FDA66A" w:rsidR="00B95814" w:rsidRDefault="00B95814">
        <w:pPr>
          <w:pStyle w:val="Footer"/>
        </w:pPr>
        <w:r>
          <w:rPr>
            <w:noProof/>
            <w:lang w:eastAsia="zh-CN"/>
          </w:rPr>
          <mc:AlternateContent>
            <mc:Choice Requires="wps">
              <w:drawing>
                <wp:anchor distT="4294967294" distB="4294967294" distL="114300" distR="114300" simplePos="0" relativeHeight="251650560" behindDoc="0" locked="0" layoutInCell="1" allowOverlap="1" wp14:anchorId="35C4B68E" wp14:editId="032CAD36">
                  <wp:simplePos x="0" y="0"/>
                  <wp:positionH relativeFrom="column">
                    <wp:posOffset>628015</wp:posOffset>
                  </wp:positionH>
                  <wp:positionV relativeFrom="paragraph">
                    <wp:posOffset>73659</wp:posOffset>
                  </wp:positionV>
                  <wp:extent cx="4587875" cy="0"/>
                  <wp:effectExtent l="0" t="0" r="34925" b="2540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5A4B26" id="AutoShape 2" o:spid="_x0000_s1026" type="#_x0000_t32" style="position:absolute;margin-left:49.45pt;margin-top:5.8pt;width:361.25pt;height:0;z-index:2516505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V9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Kfzh/nDFCN69SWkuCYa6/xnrnsUjBI7b4loO19ppUB4bbNYhhye&#10;nQ+0SHFNCFWV3ggpo/5SoaHEi+lkGhOcloIFZwhztt1V0qIDCRsUf7FH8NyHWb1XLIJ1nLD1xfZE&#10;yLMNxaUKeNAY0LlY5xX5sUgX6/l6no/yyWw9ytO6Hj1tqnw022QP0/pTXVV19jNQy/KiE4xxFdhd&#10;1zXL/24dLg/nvGi3hb2NIXmPHucFZK//kXRUNoh5XoudZqetvSoOGxqDL68pPIH7O9j3b371Cw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CSexV9HgIAADsEAAAOAAAAAAAAAAAAAAAAAC4CAABkcnMvZTJvRG9jLnhtbFBLAQIt&#10;ABQABgAIAAAAIQCYKIUD3AAAAAgBAAAPAAAAAAAAAAAAAAAAAHgEAABkcnMvZG93bnJldi54bWxQ&#10;SwUGAAAAAAQABADzAAAAgQUAAAAA&#10;"/>
              </w:pict>
            </mc:Fallback>
          </mc:AlternateContent>
        </w:r>
      </w:p>
      <w:p w14:paraId="094AE306" w14:textId="77777777" w:rsidR="00B95814" w:rsidRDefault="00B95814">
        <w:pPr>
          <w:pStyle w:val="Footer"/>
        </w:pPr>
        <w:r>
          <w:t>Two-Day Meeting on BFO 2.0, Thu Nov 10 – Fri Nov 11, 2011 (EST)</w:t>
        </w:r>
      </w:p>
      <w:p w14:paraId="18F41767" w14:textId="77777777" w:rsidR="00B95814" w:rsidRDefault="00B95814">
        <w:pPr>
          <w:pStyle w:val="Footer"/>
        </w:pPr>
        <w:r>
          <w:t>Center of Excellence in Bioinformatics and Life Sciences, Buffalo, US</w:t>
        </w:r>
      </w:p>
    </w:sdtContent>
  </w:sdt>
  <w:p w14:paraId="67328310" w14:textId="77777777" w:rsidR="00B95814" w:rsidRDefault="00B9581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FAE9DF" w14:textId="77777777" w:rsidR="00E05EDA" w:rsidRPr="00A53C04" w:rsidRDefault="00E05EDA" w:rsidP="00D924FF">
      <w:pPr>
        <w:pStyle w:val="Footer"/>
      </w:pPr>
    </w:p>
    <w:p w14:paraId="55EABA6C" w14:textId="77777777" w:rsidR="00E05EDA" w:rsidRDefault="00E05EDA"/>
  </w:footnote>
  <w:footnote w:type="continuationSeparator" w:id="0">
    <w:p w14:paraId="4976463F" w14:textId="77777777" w:rsidR="00E05EDA" w:rsidRDefault="00E05EDA" w:rsidP="00AA3724"/>
    <w:p w14:paraId="5971CC81" w14:textId="77777777" w:rsidR="00E05EDA" w:rsidRDefault="00E05EDA"/>
  </w:footnote>
  <w:footnote w:type="continuationNotice" w:id="1">
    <w:p w14:paraId="32E31C0D" w14:textId="77777777" w:rsidR="00E05EDA" w:rsidRDefault="00E05EDA" w:rsidP="00486765"/>
    <w:p w14:paraId="4DB7DCD6" w14:textId="77777777" w:rsidR="00E05EDA" w:rsidRDefault="00E05EDA"/>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97E01" w14:textId="77777777" w:rsidR="00B95814" w:rsidRDefault="00B95814" w:rsidP="00486765">
    <w:pPr>
      <w:pStyle w:val="Header"/>
    </w:pPr>
  </w:p>
  <w:p w14:paraId="3413D45D" w14:textId="77777777" w:rsidR="00B95814" w:rsidRDefault="00B9581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CDC3E" w14:textId="77777777" w:rsidR="00B95814" w:rsidRDefault="00B95814" w:rsidP="00486765">
    <w:pPr>
      <w:pStyle w:val="Header"/>
    </w:pPr>
  </w:p>
  <w:p w14:paraId="20BA20ED" w14:textId="77777777" w:rsidR="00B95814" w:rsidRDefault="00B95814"/>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C78BB" w14:textId="1E27A5D3" w:rsidR="00B95814" w:rsidRDefault="00E05EDA">
    <w:pPr>
      <w:pStyle w:val="Header"/>
    </w:pPr>
    <w:sdt>
      <w:sdtPr>
        <w:id w:val="13055254"/>
        <w:docPartObj>
          <w:docPartGallery w:val="Page Numbers (Top of Page)"/>
          <w:docPartUnique/>
        </w:docPartObj>
      </w:sdtPr>
      <w:sdtEndPr/>
      <w:sdtContent>
        <w:r w:rsidR="00B95814">
          <w:fldChar w:fldCharType="begin"/>
        </w:r>
        <w:r w:rsidR="00B95814">
          <w:instrText xml:space="preserve"> PAGE   \* MERGEFORMAT </w:instrText>
        </w:r>
        <w:r w:rsidR="00B95814">
          <w:fldChar w:fldCharType="separate"/>
        </w:r>
        <w:r w:rsidR="00F94E94">
          <w:rPr>
            <w:noProof/>
          </w:rPr>
          <w:t>73</w:t>
        </w:r>
        <w:r w:rsidR="00B95814">
          <w:rPr>
            <w:noProof/>
          </w:rPr>
          <w:fldChar w:fldCharType="end"/>
        </w:r>
      </w:sdtContent>
    </w:sdt>
  </w:p>
  <w:p w14:paraId="0820723B" w14:textId="77777777" w:rsidR="00B95814" w:rsidRDefault="00B95814">
    <w:pPr>
      <w:pStyle w:val="Header"/>
    </w:pPr>
  </w:p>
  <w:p w14:paraId="5FCB022C" w14:textId="77777777" w:rsidR="00B95814" w:rsidRDefault="00B95814">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081E69" w14:textId="77777777" w:rsidR="00B95814" w:rsidRDefault="00B95814" w:rsidP="00486765">
    <w:pPr>
      <w:pStyle w:val="Header"/>
    </w:pPr>
    <w:r>
      <w:fldChar w:fldCharType="begin"/>
    </w:r>
    <w:r>
      <w:instrText xml:space="preserve"> PAGE   \* MERGEFORMAT </w:instrText>
    </w:r>
    <w:r>
      <w:fldChar w:fldCharType="separate"/>
    </w:r>
    <w:r>
      <w:rPr>
        <w:noProof/>
      </w:rPr>
      <w:t>1</w:t>
    </w:r>
    <w:r>
      <w:rPr>
        <w:noProof/>
      </w:rPr>
      <w:fldChar w:fldCharType="end"/>
    </w:r>
  </w:p>
  <w:p w14:paraId="02839AC8" w14:textId="77777777" w:rsidR="00B95814" w:rsidRDefault="00B95814">
    <w:pPr>
      <w:pStyle w:val="Header"/>
    </w:pPr>
  </w:p>
  <w:p w14:paraId="0DD5AF38" w14:textId="77777777" w:rsidR="00B95814" w:rsidRDefault="00B9581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F84ADCCC"/>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147414DE"/>
    <w:lvl w:ilvl="0">
      <w:start w:val="1"/>
      <w:numFmt w:val="bullet"/>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06D2EDD6"/>
    <w:lvl w:ilvl="0">
      <w:start w:val="1"/>
      <w:numFmt w:val="bullet"/>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EA0C6E3C"/>
    <w:lvl w:ilvl="0">
      <w:start w:val="1"/>
      <w:numFmt w:val="bullet"/>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10602D2"/>
    <w:multiLevelType w:val="multilevel"/>
    <w:tmpl w:val="C004D1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63545B8"/>
    <w:multiLevelType w:val="hybridMultilevel"/>
    <w:tmpl w:val="B9BAA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7B317D9"/>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BBA0D25"/>
    <w:multiLevelType w:val="hybridMultilevel"/>
    <w:tmpl w:val="549C5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0C390D9D"/>
    <w:multiLevelType w:val="multilevel"/>
    <w:tmpl w:val="FE1AE5CA"/>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0EE771F3"/>
    <w:multiLevelType w:val="hybridMultilevel"/>
    <w:tmpl w:val="8DB2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CD49EB"/>
    <w:multiLevelType w:val="multilevel"/>
    <w:tmpl w:val="CB96B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1F4044C"/>
    <w:multiLevelType w:val="multilevel"/>
    <w:tmpl w:val="670211DA"/>
    <w:lvl w:ilvl="0">
      <w:start w:val="1"/>
      <w:numFmt w:val="decimal"/>
      <w:lvlText w:val="%1."/>
      <w:lvlJc w:val="left"/>
      <w:pPr>
        <w:ind w:left="648" w:hanging="360"/>
      </w:pPr>
    </w:lvl>
    <w:lvl w:ilvl="1">
      <w:start w:val="1"/>
      <w:numFmt w:val="decimal"/>
      <w:lvlText w:val="%1.%2."/>
      <w:lvlJc w:val="left"/>
      <w:pPr>
        <w:ind w:left="1080" w:hanging="432"/>
      </w:pPr>
    </w:lvl>
    <w:lvl w:ilvl="2">
      <w:start w:val="1"/>
      <w:numFmt w:val="decimal"/>
      <w:lvlText w:val="%1.%2.%3."/>
      <w:lvlJc w:val="left"/>
      <w:pPr>
        <w:ind w:left="1512" w:hanging="504"/>
      </w:pPr>
    </w:lvl>
    <w:lvl w:ilvl="3">
      <w:start w:val="1"/>
      <w:numFmt w:val="decimal"/>
      <w:lvlText w:val="%1.%2.%3.%4."/>
      <w:lvlJc w:val="left"/>
      <w:pPr>
        <w:ind w:left="2016" w:hanging="648"/>
      </w:pPr>
    </w:lvl>
    <w:lvl w:ilvl="4">
      <w:start w:val="1"/>
      <w:numFmt w:val="decimal"/>
      <w:lvlText w:val="%1.%2.%3.%4.%5."/>
      <w:lvlJc w:val="left"/>
      <w:pPr>
        <w:ind w:left="2520" w:hanging="792"/>
      </w:pPr>
    </w:lvl>
    <w:lvl w:ilvl="5">
      <w:start w:val="1"/>
      <w:numFmt w:val="decimal"/>
      <w:lvlText w:val="%1.%2.%3.%4.%5.%6."/>
      <w:lvlJc w:val="left"/>
      <w:pPr>
        <w:ind w:left="3024" w:hanging="936"/>
      </w:pPr>
    </w:lvl>
    <w:lvl w:ilvl="6">
      <w:start w:val="1"/>
      <w:numFmt w:val="decimal"/>
      <w:lvlText w:val="%1.%2.%3.%4.%5.%6.%7."/>
      <w:lvlJc w:val="left"/>
      <w:pPr>
        <w:ind w:left="3528" w:hanging="1080"/>
      </w:pPr>
    </w:lvl>
    <w:lvl w:ilvl="7">
      <w:start w:val="1"/>
      <w:numFmt w:val="decimal"/>
      <w:lvlText w:val="%1.%2.%3.%4.%5.%6.%7.%8."/>
      <w:lvlJc w:val="left"/>
      <w:pPr>
        <w:ind w:left="4032" w:hanging="1224"/>
      </w:pPr>
    </w:lvl>
    <w:lvl w:ilvl="8">
      <w:start w:val="1"/>
      <w:numFmt w:val="decimal"/>
      <w:lvlText w:val="%1.%2.%3.%4.%5.%6.%7.%8.%9."/>
      <w:lvlJc w:val="left"/>
      <w:pPr>
        <w:ind w:left="4608" w:hanging="1440"/>
      </w:pPr>
    </w:lvl>
  </w:abstractNum>
  <w:abstractNum w:abstractNumId="17" w15:restartNumberingAfterBreak="0">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E04287"/>
    <w:multiLevelType w:val="multilevel"/>
    <w:tmpl w:val="B3182F8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17892844"/>
    <w:multiLevelType w:val="hybridMultilevel"/>
    <w:tmpl w:val="43800CB2"/>
    <w:lvl w:ilvl="0" w:tplc="4DB8EDAC">
      <w:start w:val="1"/>
      <w:numFmt w:val="bullet"/>
      <w:pStyle w:val="bod"/>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1B4301B1"/>
    <w:multiLevelType w:val="multilevel"/>
    <w:tmpl w:val="BCC08D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3A1C03"/>
    <w:multiLevelType w:val="multilevel"/>
    <w:tmpl w:val="EFD07E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82D7585"/>
    <w:multiLevelType w:val="multilevel"/>
    <w:tmpl w:val="7FC89B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E6D4B25"/>
    <w:multiLevelType w:val="multilevel"/>
    <w:tmpl w:val="1792AECC"/>
    <w:lvl w:ilvl="0">
      <w:start w:val="2"/>
      <w:numFmt w:val="decimal"/>
      <w:lvlText w:val="%1."/>
      <w:lvlJc w:val="left"/>
      <w:pPr>
        <w:ind w:left="840" w:hanging="840"/>
      </w:pPr>
      <w:rPr>
        <w:rFonts w:hint="default"/>
      </w:rPr>
    </w:lvl>
    <w:lvl w:ilvl="1">
      <w:start w:val="1"/>
      <w:numFmt w:val="decimal"/>
      <w:lvlText w:val="%1.%2."/>
      <w:lvlJc w:val="left"/>
      <w:pPr>
        <w:ind w:left="960" w:hanging="840"/>
      </w:pPr>
      <w:rPr>
        <w:rFonts w:hint="default"/>
      </w:rPr>
    </w:lvl>
    <w:lvl w:ilvl="2">
      <w:start w:val="1"/>
      <w:numFmt w:val="decimal"/>
      <w:lvlText w:val="%1.%2.%3."/>
      <w:lvlJc w:val="left"/>
      <w:pPr>
        <w:ind w:left="1080" w:hanging="84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8" w15:restartNumberingAfterBreak="0">
    <w:nsid w:val="2FF61C29"/>
    <w:multiLevelType w:val="multilevel"/>
    <w:tmpl w:val="3BB621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309D3082"/>
    <w:multiLevelType w:val="hybridMultilevel"/>
    <w:tmpl w:val="AE0CAB02"/>
    <w:lvl w:ilvl="0" w:tplc="017A0512">
      <w:start w:val="1"/>
      <w:numFmt w:val="upperRoman"/>
      <w:pStyle w:val="relationtypelist"/>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15:restartNumberingAfterBreak="0">
    <w:nsid w:val="31247C55"/>
    <w:multiLevelType w:val="multilevel"/>
    <w:tmpl w:val="33F47C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3940358"/>
    <w:multiLevelType w:val="hybridMultilevel"/>
    <w:tmpl w:val="E7568B1A"/>
    <w:lvl w:ilvl="0" w:tplc="E31AF554">
      <w:start w:val="1"/>
      <w:numFmt w:val="decimal"/>
      <w:lvlText w:val="%1."/>
      <w:lvlJc w:val="left"/>
      <w:pPr>
        <w:ind w:left="54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5095977"/>
    <w:multiLevelType w:val="hybridMultilevel"/>
    <w:tmpl w:val="E0FA5900"/>
    <w:lvl w:ilvl="0" w:tplc="EAB4857A">
      <w:start w:val="1"/>
      <w:numFmt w:val="bullet"/>
      <w:pStyle w:val="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5635C02"/>
    <w:multiLevelType w:val="hybridMultilevel"/>
    <w:tmpl w:val="ED9C0CC6"/>
    <w:lvl w:ilvl="0" w:tplc="1584A626">
      <w:start w:val="7"/>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5786BA9"/>
    <w:multiLevelType w:val="hybridMultilevel"/>
    <w:tmpl w:val="256A9C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3D4833F7"/>
    <w:multiLevelType w:val="multilevel"/>
    <w:tmpl w:val="2F6CC0EA"/>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40CF0DFC"/>
    <w:multiLevelType w:val="hybridMultilevel"/>
    <w:tmpl w:val="6CB82D46"/>
    <w:lvl w:ilvl="0" w:tplc="28BABBA4">
      <w:start w:val="1"/>
      <w:numFmt w:val="bullet"/>
      <w:lvlText w:val="•"/>
      <w:lvlJc w:val="left"/>
      <w:pPr>
        <w:tabs>
          <w:tab w:val="num" w:pos="720"/>
        </w:tabs>
        <w:ind w:left="720" w:hanging="360"/>
      </w:pPr>
      <w:rPr>
        <w:rFonts w:ascii="Arial" w:hAnsi="Arial" w:hint="default"/>
      </w:rPr>
    </w:lvl>
    <w:lvl w:ilvl="1" w:tplc="27A68A2A" w:tentative="1">
      <w:start w:val="1"/>
      <w:numFmt w:val="bullet"/>
      <w:lvlText w:val="•"/>
      <w:lvlJc w:val="left"/>
      <w:pPr>
        <w:tabs>
          <w:tab w:val="num" w:pos="1440"/>
        </w:tabs>
        <w:ind w:left="1440" w:hanging="360"/>
      </w:pPr>
      <w:rPr>
        <w:rFonts w:ascii="Arial" w:hAnsi="Arial" w:hint="default"/>
      </w:rPr>
    </w:lvl>
    <w:lvl w:ilvl="2" w:tplc="0822686E" w:tentative="1">
      <w:start w:val="1"/>
      <w:numFmt w:val="bullet"/>
      <w:lvlText w:val="•"/>
      <w:lvlJc w:val="left"/>
      <w:pPr>
        <w:tabs>
          <w:tab w:val="num" w:pos="2160"/>
        </w:tabs>
        <w:ind w:left="2160" w:hanging="360"/>
      </w:pPr>
      <w:rPr>
        <w:rFonts w:ascii="Arial" w:hAnsi="Arial" w:hint="default"/>
      </w:rPr>
    </w:lvl>
    <w:lvl w:ilvl="3" w:tplc="C6C6188A" w:tentative="1">
      <w:start w:val="1"/>
      <w:numFmt w:val="bullet"/>
      <w:lvlText w:val="•"/>
      <w:lvlJc w:val="left"/>
      <w:pPr>
        <w:tabs>
          <w:tab w:val="num" w:pos="2880"/>
        </w:tabs>
        <w:ind w:left="2880" w:hanging="360"/>
      </w:pPr>
      <w:rPr>
        <w:rFonts w:ascii="Arial" w:hAnsi="Arial" w:hint="default"/>
      </w:rPr>
    </w:lvl>
    <w:lvl w:ilvl="4" w:tplc="B3EAA3D8" w:tentative="1">
      <w:start w:val="1"/>
      <w:numFmt w:val="bullet"/>
      <w:lvlText w:val="•"/>
      <w:lvlJc w:val="left"/>
      <w:pPr>
        <w:tabs>
          <w:tab w:val="num" w:pos="3600"/>
        </w:tabs>
        <w:ind w:left="3600" w:hanging="360"/>
      </w:pPr>
      <w:rPr>
        <w:rFonts w:ascii="Arial" w:hAnsi="Arial" w:hint="default"/>
      </w:rPr>
    </w:lvl>
    <w:lvl w:ilvl="5" w:tplc="0A469904" w:tentative="1">
      <w:start w:val="1"/>
      <w:numFmt w:val="bullet"/>
      <w:lvlText w:val="•"/>
      <w:lvlJc w:val="left"/>
      <w:pPr>
        <w:tabs>
          <w:tab w:val="num" w:pos="4320"/>
        </w:tabs>
        <w:ind w:left="4320" w:hanging="360"/>
      </w:pPr>
      <w:rPr>
        <w:rFonts w:ascii="Arial" w:hAnsi="Arial" w:hint="default"/>
      </w:rPr>
    </w:lvl>
    <w:lvl w:ilvl="6" w:tplc="94FC00D6" w:tentative="1">
      <w:start w:val="1"/>
      <w:numFmt w:val="bullet"/>
      <w:lvlText w:val="•"/>
      <w:lvlJc w:val="left"/>
      <w:pPr>
        <w:tabs>
          <w:tab w:val="num" w:pos="5040"/>
        </w:tabs>
        <w:ind w:left="5040" w:hanging="360"/>
      </w:pPr>
      <w:rPr>
        <w:rFonts w:ascii="Arial" w:hAnsi="Arial" w:hint="default"/>
      </w:rPr>
    </w:lvl>
    <w:lvl w:ilvl="7" w:tplc="83CA5BB6" w:tentative="1">
      <w:start w:val="1"/>
      <w:numFmt w:val="bullet"/>
      <w:lvlText w:val="•"/>
      <w:lvlJc w:val="left"/>
      <w:pPr>
        <w:tabs>
          <w:tab w:val="num" w:pos="5760"/>
        </w:tabs>
        <w:ind w:left="5760" w:hanging="360"/>
      </w:pPr>
      <w:rPr>
        <w:rFonts w:ascii="Arial" w:hAnsi="Arial" w:hint="default"/>
      </w:rPr>
    </w:lvl>
    <w:lvl w:ilvl="8" w:tplc="ED4AE830"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3705F39"/>
    <w:multiLevelType w:val="multilevel"/>
    <w:tmpl w:val="713C67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4A22C36"/>
    <w:multiLevelType w:val="hybridMultilevel"/>
    <w:tmpl w:val="790057B0"/>
    <w:lvl w:ilvl="0" w:tplc="7A440C4E">
      <w:start w:val="5"/>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5481DF2"/>
    <w:multiLevelType w:val="hybridMultilevel"/>
    <w:tmpl w:val="10340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7E157F4"/>
    <w:multiLevelType w:val="hybridMultilevel"/>
    <w:tmpl w:val="015C7432"/>
    <w:lvl w:ilvl="0" w:tplc="04090001">
      <w:start w:val="1"/>
      <w:numFmt w:val="bullet"/>
      <w:pStyle w:val="LisNormal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45" w15:restartNumberingAfterBreak="0">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4EB7964"/>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55561C45"/>
    <w:multiLevelType w:val="multilevel"/>
    <w:tmpl w:val="FB9C3BEC"/>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8" w15:restartNumberingAfterBreak="0">
    <w:nsid w:val="55D5149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95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9" w15:restartNumberingAfterBreak="0">
    <w:nsid w:val="575760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15:restartNumberingAfterBreak="0">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C9212F9"/>
    <w:multiLevelType w:val="hybridMultilevel"/>
    <w:tmpl w:val="2D266912"/>
    <w:lvl w:ilvl="0" w:tplc="04090013">
      <w:start w:val="1"/>
      <w:numFmt w:val="upperRoman"/>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3" w15:restartNumberingAfterBreak="0">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60DA56B5"/>
    <w:multiLevelType w:val="multilevel"/>
    <w:tmpl w:val="D47073B8"/>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5" w15:restartNumberingAfterBreak="0">
    <w:nsid w:val="60F849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15:restartNumberingAfterBreak="0">
    <w:nsid w:val="610F4F63"/>
    <w:multiLevelType w:val="multilevel"/>
    <w:tmpl w:val="7A1E30E6"/>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674C11B5"/>
    <w:multiLevelType w:val="hybridMultilevel"/>
    <w:tmpl w:val="0CB4B616"/>
    <w:lvl w:ilvl="0" w:tplc="D7AEB2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15:restartNumberingAfterBreak="0">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70667C0"/>
    <w:multiLevelType w:val="multilevel"/>
    <w:tmpl w:val="DD3CE5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15:restartNumberingAfterBreak="0">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2" w15:restartNumberingAfterBreak="0">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C774271"/>
    <w:multiLevelType w:val="multilevel"/>
    <w:tmpl w:val="42786B0C"/>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15:restartNumberingAfterBreak="0">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15:restartNumberingAfterBreak="0">
    <w:nsid w:val="7E8F1296"/>
    <w:multiLevelType w:val="hybridMultilevel"/>
    <w:tmpl w:val="69BCD2C8"/>
    <w:lvl w:ilvl="0" w:tplc="930A955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6" w15:restartNumberingAfterBreak="0">
    <w:nsid w:val="7F3453F9"/>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1"/>
  </w:num>
  <w:num w:numId="2">
    <w:abstractNumId w:val="64"/>
  </w:num>
  <w:num w:numId="3">
    <w:abstractNumId w:val="32"/>
  </w:num>
  <w:num w:numId="4">
    <w:abstractNumId w:val="62"/>
  </w:num>
  <w:num w:numId="5">
    <w:abstractNumId w:val="11"/>
  </w:num>
  <w:num w:numId="6">
    <w:abstractNumId w:val="43"/>
  </w:num>
  <w:num w:numId="7">
    <w:abstractNumId w:val="44"/>
  </w:num>
  <w:num w:numId="8">
    <w:abstractNumId w:val="58"/>
  </w:num>
  <w:num w:numId="9">
    <w:abstractNumId w:val="31"/>
  </w:num>
  <w:num w:numId="10">
    <w:abstractNumId w:val="51"/>
  </w:num>
  <w:num w:numId="11">
    <w:abstractNumId w:val="10"/>
  </w:num>
  <w:num w:numId="12">
    <w:abstractNumId w:val="60"/>
  </w:num>
  <w:num w:numId="13">
    <w:abstractNumId w:val="19"/>
  </w:num>
  <w:num w:numId="14">
    <w:abstractNumId w:val="17"/>
  </w:num>
  <w:num w:numId="15">
    <w:abstractNumId w:val="23"/>
  </w:num>
  <w:num w:numId="16">
    <w:abstractNumId w:val="45"/>
  </w:num>
  <w:num w:numId="17">
    <w:abstractNumId w:val="26"/>
  </w:num>
  <w:num w:numId="18">
    <w:abstractNumId w:val="9"/>
  </w:num>
  <w:num w:numId="19">
    <w:abstractNumId w:val="40"/>
  </w:num>
  <w:num w:numId="20">
    <w:abstractNumId w:val="24"/>
  </w:num>
  <w:num w:numId="21">
    <w:abstractNumId w:val="38"/>
  </w:num>
  <w:num w:numId="22">
    <w:abstractNumId w:val="21"/>
  </w:num>
  <w:num w:numId="23">
    <w:abstractNumId w:val="4"/>
  </w:num>
  <w:num w:numId="24">
    <w:abstractNumId w:val="53"/>
  </w:num>
  <w:num w:numId="25">
    <w:abstractNumId w:val="8"/>
  </w:num>
  <w:num w:numId="26">
    <w:abstractNumId w:val="50"/>
  </w:num>
  <w:num w:numId="27">
    <w:abstractNumId w:val="12"/>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22"/>
  </w:num>
  <w:num w:numId="38">
    <w:abstractNumId w:val="27"/>
  </w:num>
  <w:num w:numId="39">
    <w:abstractNumId w:val="63"/>
  </w:num>
  <w:num w:numId="40">
    <w:abstractNumId w:val="56"/>
  </w:num>
  <w:num w:numId="41">
    <w:abstractNumId w:val="13"/>
  </w:num>
  <w:num w:numId="42">
    <w:abstractNumId w:val="22"/>
    <w:lvlOverride w:ilvl="0">
      <w:startOverride w:val="3"/>
    </w:lvlOverride>
    <w:lvlOverride w:ilvl="1">
      <w:startOverride w:val="1"/>
    </w:lvlOverride>
    <w:lvlOverride w:ilvl="2">
      <w:startOverride w:val="3"/>
    </w:lvlOverride>
  </w:num>
  <w:num w:numId="43">
    <w:abstractNumId w:val="59"/>
  </w:num>
  <w:num w:numId="44">
    <w:abstractNumId w:val="16"/>
  </w:num>
  <w:num w:numId="45">
    <w:abstractNumId w:val="57"/>
  </w:num>
  <w:num w:numId="46">
    <w:abstractNumId w:val="37"/>
  </w:num>
  <w:num w:numId="47">
    <w:abstractNumId w:val="41"/>
  </w:num>
  <w:num w:numId="48">
    <w:abstractNumId w:val="34"/>
  </w:num>
  <w:num w:numId="49">
    <w:abstractNumId w:val="48"/>
  </w:num>
  <w:num w:numId="50">
    <w:abstractNumId w:val="28"/>
  </w:num>
  <w:num w:numId="51">
    <w:abstractNumId w:val="18"/>
  </w:num>
  <w:num w:numId="52">
    <w:abstractNumId w:val="47"/>
  </w:num>
  <w:num w:numId="53">
    <w:abstractNumId w:val="39"/>
  </w:num>
  <w:num w:numId="54">
    <w:abstractNumId w:val="20"/>
  </w:num>
  <w:num w:numId="55">
    <w:abstractNumId w:val="30"/>
  </w:num>
  <w:num w:numId="56">
    <w:abstractNumId w:val="46"/>
  </w:num>
  <w:num w:numId="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
  </w:num>
  <w:num w:numId="59">
    <w:abstractNumId w:val="36"/>
  </w:num>
  <w:num w:numId="60">
    <w:abstractNumId w:val="5"/>
  </w:num>
  <w:num w:numId="61">
    <w:abstractNumId w:val="3"/>
  </w:num>
  <w:num w:numId="62">
    <w:abstractNumId w:val="2"/>
  </w:num>
  <w:num w:numId="63">
    <w:abstractNumId w:val="1"/>
  </w:num>
  <w:num w:numId="64">
    <w:abstractNumId w:val="0"/>
  </w:num>
  <w:num w:numId="65">
    <w:abstractNumId w:val="52"/>
  </w:num>
  <w:num w:numId="66">
    <w:abstractNumId w:val="29"/>
  </w:num>
  <w:num w:numId="67">
    <w:abstractNumId w:val="49"/>
  </w:num>
  <w:num w:numId="68">
    <w:abstractNumId w:val="54"/>
  </w:num>
  <w:num w:numId="69">
    <w:abstractNumId w:val="66"/>
  </w:num>
  <w:num w:numId="70">
    <w:abstractNumId w:val="42"/>
  </w:num>
  <w:num w:numId="71">
    <w:abstractNumId w:val="55"/>
  </w:num>
  <w:num w:numId="72">
    <w:abstractNumId w:val="14"/>
  </w:num>
  <w:num w:numId="73">
    <w:abstractNumId w:val="33"/>
  </w:num>
  <w:num w:numId="74">
    <w:abstractNumId w:val="6"/>
  </w:num>
  <w:num w:numId="75">
    <w:abstractNumId w:val="35"/>
  </w:num>
  <w:num w:numId="76">
    <w:abstractNumId w:val="65"/>
  </w:num>
  <w:num w:numId="77">
    <w:abstractNumId w:val="25"/>
  </w:num>
  <w:num w:numId="78">
    <w:abstractNumId w:val="54"/>
  </w:num>
  <w:numIdMacAtCleanup w:val="7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ie Zheng">
    <w15:presenceInfo w15:providerId="None" w15:userId="Jie Zheng"/>
  </w15:person>
  <w15:person w15:author="Windows User">
    <w15:presenceInfo w15:providerId="None" w15:userId="Windows User"/>
  </w15:person>
  <w15:person w15:author="Barry Smith">
    <w15:presenceInfo w15:providerId="None" w15:userId="Barry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trackRevisions/>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MacDisableGlyphATSUI" w:val="0"/>
  </w:docVars>
  <w:rsids>
    <w:rsidRoot w:val="0079125C"/>
    <w:rsid w:val="00004ACC"/>
    <w:rsid w:val="00005461"/>
    <w:rsid w:val="000056C4"/>
    <w:rsid w:val="00007F5F"/>
    <w:rsid w:val="000123EA"/>
    <w:rsid w:val="00012964"/>
    <w:rsid w:val="000136A1"/>
    <w:rsid w:val="00021485"/>
    <w:rsid w:val="00023196"/>
    <w:rsid w:val="0003148A"/>
    <w:rsid w:val="00033955"/>
    <w:rsid w:val="00035949"/>
    <w:rsid w:val="00037764"/>
    <w:rsid w:val="0004293B"/>
    <w:rsid w:val="000431A7"/>
    <w:rsid w:val="000448E5"/>
    <w:rsid w:val="00047E4F"/>
    <w:rsid w:val="00051496"/>
    <w:rsid w:val="00051962"/>
    <w:rsid w:val="00051E0F"/>
    <w:rsid w:val="00052342"/>
    <w:rsid w:val="000526E2"/>
    <w:rsid w:val="00053ACC"/>
    <w:rsid w:val="00053D6C"/>
    <w:rsid w:val="00054134"/>
    <w:rsid w:val="000553EE"/>
    <w:rsid w:val="00055932"/>
    <w:rsid w:val="0005705B"/>
    <w:rsid w:val="000609FD"/>
    <w:rsid w:val="00061C65"/>
    <w:rsid w:val="00063EB5"/>
    <w:rsid w:val="00066058"/>
    <w:rsid w:val="000666B6"/>
    <w:rsid w:val="00076204"/>
    <w:rsid w:val="000837A2"/>
    <w:rsid w:val="0008385F"/>
    <w:rsid w:val="00084F5F"/>
    <w:rsid w:val="00085BD8"/>
    <w:rsid w:val="00091D05"/>
    <w:rsid w:val="00092B5A"/>
    <w:rsid w:val="00092C20"/>
    <w:rsid w:val="0009438F"/>
    <w:rsid w:val="0009566B"/>
    <w:rsid w:val="00095700"/>
    <w:rsid w:val="00095AF9"/>
    <w:rsid w:val="0009722D"/>
    <w:rsid w:val="00097A70"/>
    <w:rsid w:val="000A04A3"/>
    <w:rsid w:val="000A224E"/>
    <w:rsid w:val="000A317F"/>
    <w:rsid w:val="000A3D71"/>
    <w:rsid w:val="000A4E97"/>
    <w:rsid w:val="000A57E7"/>
    <w:rsid w:val="000A6579"/>
    <w:rsid w:val="000A7629"/>
    <w:rsid w:val="000B04F9"/>
    <w:rsid w:val="000B0F8D"/>
    <w:rsid w:val="000B0FE6"/>
    <w:rsid w:val="000B2E17"/>
    <w:rsid w:val="000B31DF"/>
    <w:rsid w:val="000B34A1"/>
    <w:rsid w:val="000B4375"/>
    <w:rsid w:val="000B4B07"/>
    <w:rsid w:val="000B5984"/>
    <w:rsid w:val="000B5B22"/>
    <w:rsid w:val="000C1212"/>
    <w:rsid w:val="000C1311"/>
    <w:rsid w:val="000C3268"/>
    <w:rsid w:val="000C5150"/>
    <w:rsid w:val="000C52A3"/>
    <w:rsid w:val="000C7630"/>
    <w:rsid w:val="000D03AC"/>
    <w:rsid w:val="000D07EF"/>
    <w:rsid w:val="000D245E"/>
    <w:rsid w:val="000D48A6"/>
    <w:rsid w:val="000D5378"/>
    <w:rsid w:val="000D65FB"/>
    <w:rsid w:val="000D73E4"/>
    <w:rsid w:val="000E04F4"/>
    <w:rsid w:val="000E066A"/>
    <w:rsid w:val="000E0D58"/>
    <w:rsid w:val="000E1D4C"/>
    <w:rsid w:val="000E2488"/>
    <w:rsid w:val="000E2CB7"/>
    <w:rsid w:val="000E3638"/>
    <w:rsid w:val="000E3998"/>
    <w:rsid w:val="000E7197"/>
    <w:rsid w:val="000F17EC"/>
    <w:rsid w:val="000F1DEC"/>
    <w:rsid w:val="000F2585"/>
    <w:rsid w:val="000F31CC"/>
    <w:rsid w:val="000F3B3A"/>
    <w:rsid w:val="000F474A"/>
    <w:rsid w:val="000F748F"/>
    <w:rsid w:val="0010113F"/>
    <w:rsid w:val="00101194"/>
    <w:rsid w:val="001025B4"/>
    <w:rsid w:val="001028CA"/>
    <w:rsid w:val="001045A7"/>
    <w:rsid w:val="00105CC7"/>
    <w:rsid w:val="001066FC"/>
    <w:rsid w:val="00107230"/>
    <w:rsid w:val="001074FD"/>
    <w:rsid w:val="00107843"/>
    <w:rsid w:val="001079B6"/>
    <w:rsid w:val="00110345"/>
    <w:rsid w:val="00113434"/>
    <w:rsid w:val="00115280"/>
    <w:rsid w:val="001157BF"/>
    <w:rsid w:val="001203E8"/>
    <w:rsid w:val="00122B4B"/>
    <w:rsid w:val="00123AC3"/>
    <w:rsid w:val="00125281"/>
    <w:rsid w:val="001257D8"/>
    <w:rsid w:val="00125AF3"/>
    <w:rsid w:val="00127053"/>
    <w:rsid w:val="001278E5"/>
    <w:rsid w:val="001305C5"/>
    <w:rsid w:val="00130D7C"/>
    <w:rsid w:val="001314A7"/>
    <w:rsid w:val="00135288"/>
    <w:rsid w:val="00140957"/>
    <w:rsid w:val="00140B64"/>
    <w:rsid w:val="00140DC7"/>
    <w:rsid w:val="00141642"/>
    <w:rsid w:val="00141DC6"/>
    <w:rsid w:val="00143C56"/>
    <w:rsid w:val="00144077"/>
    <w:rsid w:val="00144239"/>
    <w:rsid w:val="00145149"/>
    <w:rsid w:val="00145740"/>
    <w:rsid w:val="001458CE"/>
    <w:rsid w:val="00145B02"/>
    <w:rsid w:val="00151103"/>
    <w:rsid w:val="00151755"/>
    <w:rsid w:val="00151E14"/>
    <w:rsid w:val="00155F6C"/>
    <w:rsid w:val="00156E18"/>
    <w:rsid w:val="00160468"/>
    <w:rsid w:val="00160751"/>
    <w:rsid w:val="00160F83"/>
    <w:rsid w:val="00164947"/>
    <w:rsid w:val="001659B6"/>
    <w:rsid w:val="001659DE"/>
    <w:rsid w:val="0017019A"/>
    <w:rsid w:val="00170E26"/>
    <w:rsid w:val="00171A85"/>
    <w:rsid w:val="00173706"/>
    <w:rsid w:val="00173A0B"/>
    <w:rsid w:val="00176DC3"/>
    <w:rsid w:val="00180DE9"/>
    <w:rsid w:val="001813EE"/>
    <w:rsid w:val="00182F02"/>
    <w:rsid w:val="00183D42"/>
    <w:rsid w:val="001847BB"/>
    <w:rsid w:val="00184B84"/>
    <w:rsid w:val="0018556D"/>
    <w:rsid w:val="00187F8C"/>
    <w:rsid w:val="00192689"/>
    <w:rsid w:val="00192D7E"/>
    <w:rsid w:val="00193316"/>
    <w:rsid w:val="00193B8F"/>
    <w:rsid w:val="00193F25"/>
    <w:rsid w:val="00194792"/>
    <w:rsid w:val="001950C0"/>
    <w:rsid w:val="00196925"/>
    <w:rsid w:val="00197EA8"/>
    <w:rsid w:val="001A28AC"/>
    <w:rsid w:val="001A44E9"/>
    <w:rsid w:val="001A5D90"/>
    <w:rsid w:val="001A6058"/>
    <w:rsid w:val="001A6FFD"/>
    <w:rsid w:val="001B0664"/>
    <w:rsid w:val="001B0E9B"/>
    <w:rsid w:val="001B23FB"/>
    <w:rsid w:val="001B6C05"/>
    <w:rsid w:val="001B742D"/>
    <w:rsid w:val="001C15EB"/>
    <w:rsid w:val="001C2672"/>
    <w:rsid w:val="001C26E8"/>
    <w:rsid w:val="001C2E3B"/>
    <w:rsid w:val="001C2F1D"/>
    <w:rsid w:val="001C3C8F"/>
    <w:rsid w:val="001C43AE"/>
    <w:rsid w:val="001C5CAA"/>
    <w:rsid w:val="001C6256"/>
    <w:rsid w:val="001C76CF"/>
    <w:rsid w:val="001C7765"/>
    <w:rsid w:val="001D2E1F"/>
    <w:rsid w:val="001D31E3"/>
    <w:rsid w:val="001D3291"/>
    <w:rsid w:val="001D54A5"/>
    <w:rsid w:val="001D5799"/>
    <w:rsid w:val="001E591D"/>
    <w:rsid w:val="001E657E"/>
    <w:rsid w:val="001E66EA"/>
    <w:rsid w:val="001F05A7"/>
    <w:rsid w:val="001F273B"/>
    <w:rsid w:val="001F3E97"/>
    <w:rsid w:val="001F503C"/>
    <w:rsid w:val="002001F8"/>
    <w:rsid w:val="0020142B"/>
    <w:rsid w:val="002017C2"/>
    <w:rsid w:val="0020223D"/>
    <w:rsid w:val="00202D1E"/>
    <w:rsid w:val="00203208"/>
    <w:rsid w:val="00203244"/>
    <w:rsid w:val="002041ED"/>
    <w:rsid w:val="0020527D"/>
    <w:rsid w:val="00211EBF"/>
    <w:rsid w:val="00215638"/>
    <w:rsid w:val="002166B8"/>
    <w:rsid w:val="00217CC2"/>
    <w:rsid w:val="00220A61"/>
    <w:rsid w:val="00222C8B"/>
    <w:rsid w:val="00222E8D"/>
    <w:rsid w:val="0022473F"/>
    <w:rsid w:val="0022565A"/>
    <w:rsid w:val="00225701"/>
    <w:rsid w:val="002267C9"/>
    <w:rsid w:val="00227F9C"/>
    <w:rsid w:val="00230722"/>
    <w:rsid w:val="0023129A"/>
    <w:rsid w:val="00231620"/>
    <w:rsid w:val="00234E8A"/>
    <w:rsid w:val="00235936"/>
    <w:rsid w:val="002359EA"/>
    <w:rsid w:val="00236D40"/>
    <w:rsid w:val="00237C49"/>
    <w:rsid w:val="00240EE5"/>
    <w:rsid w:val="00244A39"/>
    <w:rsid w:val="002451E1"/>
    <w:rsid w:val="002465A4"/>
    <w:rsid w:val="0024769E"/>
    <w:rsid w:val="002504F3"/>
    <w:rsid w:val="00250C35"/>
    <w:rsid w:val="00251D87"/>
    <w:rsid w:val="002535C4"/>
    <w:rsid w:val="00255E98"/>
    <w:rsid w:val="0025628C"/>
    <w:rsid w:val="002573F9"/>
    <w:rsid w:val="002624AC"/>
    <w:rsid w:val="00262D8B"/>
    <w:rsid w:val="00263062"/>
    <w:rsid w:val="00263AC7"/>
    <w:rsid w:val="0026465C"/>
    <w:rsid w:val="00265782"/>
    <w:rsid w:val="00267063"/>
    <w:rsid w:val="00271892"/>
    <w:rsid w:val="00272341"/>
    <w:rsid w:val="002724C6"/>
    <w:rsid w:val="00272E21"/>
    <w:rsid w:val="002767CB"/>
    <w:rsid w:val="00277FCA"/>
    <w:rsid w:val="00284CB4"/>
    <w:rsid w:val="0028586B"/>
    <w:rsid w:val="00290898"/>
    <w:rsid w:val="00292A46"/>
    <w:rsid w:val="00294075"/>
    <w:rsid w:val="00296E4D"/>
    <w:rsid w:val="00297592"/>
    <w:rsid w:val="002A12E3"/>
    <w:rsid w:val="002A1C0A"/>
    <w:rsid w:val="002A33CB"/>
    <w:rsid w:val="002A448D"/>
    <w:rsid w:val="002A7BE7"/>
    <w:rsid w:val="002B0810"/>
    <w:rsid w:val="002B1306"/>
    <w:rsid w:val="002B510E"/>
    <w:rsid w:val="002B6FE7"/>
    <w:rsid w:val="002C249E"/>
    <w:rsid w:val="002C3555"/>
    <w:rsid w:val="002C3B8F"/>
    <w:rsid w:val="002C3C89"/>
    <w:rsid w:val="002C4E4C"/>
    <w:rsid w:val="002C696C"/>
    <w:rsid w:val="002C7189"/>
    <w:rsid w:val="002C7B57"/>
    <w:rsid w:val="002D0352"/>
    <w:rsid w:val="002D173F"/>
    <w:rsid w:val="002D2329"/>
    <w:rsid w:val="002D23D1"/>
    <w:rsid w:val="002D25A6"/>
    <w:rsid w:val="002D3621"/>
    <w:rsid w:val="002D378A"/>
    <w:rsid w:val="002D5E04"/>
    <w:rsid w:val="002D61C9"/>
    <w:rsid w:val="002D6A2E"/>
    <w:rsid w:val="002D6A74"/>
    <w:rsid w:val="002D7954"/>
    <w:rsid w:val="002E1247"/>
    <w:rsid w:val="002E41B8"/>
    <w:rsid w:val="002E552D"/>
    <w:rsid w:val="002E5BE8"/>
    <w:rsid w:val="002E637B"/>
    <w:rsid w:val="002E7844"/>
    <w:rsid w:val="002F1456"/>
    <w:rsid w:val="002F16BE"/>
    <w:rsid w:val="002F17CB"/>
    <w:rsid w:val="002F3C47"/>
    <w:rsid w:val="002F4854"/>
    <w:rsid w:val="002F5B41"/>
    <w:rsid w:val="002F61CF"/>
    <w:rsid w:val="002F63A7"/>
    <w:rsid w:val="003002F0"/>
    <w:rsid w:val="0030307D"/>
    <w:rsid w:val="003045F2"/>
    <w:rsid w:val="0030469D"/>
    <w:rsid w:val="003047AF"/>
    <w:rsid w:val="003057B9"/>
    <w:rsid w:val="003068B6"/>
    <w:rsid w:val="003103C1"/>
    <w:rsid w:val="003138D6"/>
    <w:rsid w:val="00317262"/>
    <w:rsid w:val="00317582"/>
    <w:rsid w:val="00322441"/>
    <w:rsid w:val="0032409B"/>
    <w:rsid w:val="003267E4"/>
    <w:rsid w:val="00326AF2"/>
    <w:rsid w:val="0033043E"/>
    <w:rsid w:val="003304A8"/>
    <w:rsid w:val="00331944"/>
    <w:rsid w:val="003323A2"/>
    <w:rsid w:val="00332C18"/>
    <w:rsid w:val="00334D1D"/>
    <w:rsid w:val="00335B12"/>
    <w:rsid w:val="003365E2"/>
    <w:rsid w:val="00336B31"/>
    <w:rsid w:val="00340EC6"/>
    <w:rsid w:val="003410F5"/>
    <w:rsid w:val="00341371"/>
    <w:rsid w:val="00341C08"/>
    <w:rsid w:val="00342733"/>
    <w:rsid w:val="00343148"/>
    <w:rsid w:val="00343D9C"/>
    <w:rsid w:val="00345141"/>
    <w:rsid w:val="00346BC6"/>
    <w:rsid w:val="00347922"/>
    <w:rsid w:val="00347D66"/>
    <w:rsid w:val="0035255E"/>
    <w:rsid w:val="003533DD"/>
    <w:rsid w:val="00357D9F"/>
    <w:rsid w:val="00361607"/>
    <w:rsid w:val="00362035"/>
    <w:rsid w:val="00363562"/>
    <w:rsid w:val="003635C6"/>
    <w:rsid w:val="00363DCA"/>
    <w:rsid w:val="0036416D"/>
    <w:rsid w:val="00365E58"/>
    <w:rsid w:val="00365F37"/>
    <w:rsid w:val="00367B48"/>
    <w:rsid w:val="00367C20"/>
    <w:rsid w:val="00370CC8"/>
    <w:rsid w:val="00372AF2"/>
    <w:rsid w:val="0037351A"/>
    <w:rsid w:val="003756C5"/>
    <w:rsid w:val="00375CE3"/>
    <w:rsid w:val="00377739"/>
    <w:rsid w:val="00381904"/>
    <w:rsid w:val="0038200A"/>
    <w:rsid w:val="003838FF"/>
    <w:rsid w:val="00384C0B"/>
    <w:rsid w:val="003904E6"/>
    <w:rsid w:val="00391149"/>
    <w:rsid w:val="00392F9A"/>
    <w:rsid w:val="003955C6"/>
    <w:rsid w:val="0039662B"/>
    <w:rsid w:val="00397247"/>
    <w:rsid w:val="003A0639"/>
    <w:rsid w:val="003A2C77"/>
    <w:rsid w:val="003A4CA0"/>
    <w:rsid w:val="003A573B"/>
    <w:rsid w:val="003A5905"/>
    <w:rsid w:val="003B08F5"/>
    <w:rsid w:val="003B106E"/>
    <w:rsid w:val="003B3493"/>
    <w:rsid w:val="003B3B50"/>
    <w:rsid w:val="003B4621"/>
    <w:rsid w:val="003B70EC"/>
    <w:rsid w:val="003B7A0B"/>
    <w:rsid w:val="003C1EAD"/>
    <w:rsid w:val="003C2BD9"/>
    <w:rsid w:val="003C6811"/>
    <w:rsid w:val="003C7726"/>
    <w:rsid w:val="003C7730"/>
    <w:rsid w:val="003C789A"/>
    <w:rsid w:val="003D08AA"/>
    <w:rsid w:val="003D0B16"/>
    <w:rsid w:val="003D22CE"/>
    <w:rsid w:val="003D2A8F"/>
    <w:rsid w:val="003D2C79"/>
    <w:rsid w:val="003D3744"/>
    <w:rsid w:val="003D3E62"/>
    <w:rsid w:val="003D4164"/>
    <w:rsid w:val="003D5797"/>
    <w:rsid w:val="003D60F4"/>
    <w:rsid w:val="003D6150"/>
    <w:rsid w:val="003D7096"/>
    <w:rsid w:val="003D7247"/>
    <w:rsid w:val="003E0658"/>
    <w:rsid w:val="003E0C5C"/>
    <w:rsid w:val="003E2739"/>
    <w:rsid w:val="003E5803"/>
    <w:rsid w:val="003E647D"/>
    <w:rsid w:val="003E6A48"/>
    <w:rsid w:val="003E6E80"/>
    <w:rsid w:val="003F00ED"/>
    <w:rsid w:val="003F15E6"/>
    <w:rsid w:val="003F2020"/>
    <w:rsid w:val="003F2C33"/>
    <w:rsid w:val="003F3473"/>
    <w:rsid w:val="003F53D6"/>
    <w:rsid w:val="003F5A7E"/>
    <w:rsid w:val="003F7988"/>
    <w:rsid w:val="00400CAF"/>
    <w:rsid w:val="00401A02"/>
    <w:rsid w:val="00404261"/>
    <w:rsid w:val="00405292"/>
    <w:rsid w:val="00405B03"/>
    <w:rsid w:val="004061E2"/>
    <w:rsid w:val="004066D1"/>
    <w:rsid w:val="004109DD"/>
    <w:rsid w:val="00411617"/>
    <w:rsid w:val="00411CFB"/>
    <w:rsid w:val="0041213E"/>
    <w:rsid w:val="00412155"/>
    <w:rsid w:val="00414578"/>
    <w:rsid w:val="00414A41"/>
    <w:rsid w:val="00414B4C"/>
    <w:rsid w:val="0041545A"/>
    <w:rsid w:val="00415DD0"/>
    <w:rsid w:val="0041610C"/>
    <w:rsid w:val="00416AC8"/>
    <w:rsid w:val="00420B0B"/>
    <w:rsid w:val="00421FD9"/>
    <w:rsid w:val="004229FD"/>
    <w:rsid w:val="00424849"/>
    <w:rsid w:val="004258EB"/>
    <w:rsid w:val="00427A56"/>
    <w:rsid w:val="00427C5F"/>
    <w:rsid w:val="00427F21"/>
    <w:rsid w:val="00430199"/>
    <w:rsid w:val="00430215"/>
    <w:rsid w:val="00430FA2"/>
    <w:rsid w:val="00431143"/>
    <w:rsid w:val="004359D1"/>
    <w:rsid w:val="00436007"/>
    <w:rsid w:val="004405D9"/>
    <w:rsid w:val="00440ABF"/>
    <w:rsid w:val="00443209"/>
    <w:rsid w:val="00445013"/>
    <w:rsid w:val="00446488"/>
    <w:rsid w:val="004472FB"/>
    <w:rsid w:val="0044734A"/>
    <w:rsid w:val="00451708"/>
    <w:rsid w:val="00454181"/>
    <w:rsid w:val="0045512D"/>
    <w:rsid w:val="00455895"/>
    <w:rsid w:val="004558A1"/>
    <w:rsid w:val="0046137A"/>
    <w:rsid w:val="004619F8"/>
    <w:rsid w:val="00461B26"/>
    <w:rsid w:val="00461DF4"/>
    <w:rsid w:val="00462B13"/>
    <w:rsid w:val="00464AF2"/>
    <w:rsid w:val="00465C17"/>
    <w:rsid w:val="0046705D"/>
    <w:rsid w:val="00467A1D"/>
    <w:rsid w:val="00467FEA"/>
    <w:rsid w:val="00471185"/>
    <w:rsid w:val="0047147E"/>
    <w:rsid w:val="0047199F"/>
    <w:rsid w:val="00473537"/>
    <w:rsid w:val="0047696E"/>
    <w:rsid w:val="0048015B"/>
    <w:rsid w:val="00480161"/>
    <w:rsid w:val="00480261"/>
    <w:rsid w:val="00480A86"/>
    <w:rsid w:val="00480F79"/>
    <w:rsid w:val="00482568"/>
    <w:rsid w:val="0048287D"/>
    <w:rsid w:val="00483282"/>
    <w:rsid w:val="00483384"/>
    <w:rsid w:val="004859CA"/>
    <w:rsid w:val="00485AA7"/>
    <w:rsid w:val="00486765"/>
    <w:rsid w:val="00490E8C"/>
    <w:rsid w:val="0049270F"/>
    <w:rsid w:val="00492DAF"/>
    <w:rsid w:val="00493504"/>
    <w:rsid w:val="004938EE"/>
    <w:rsid w:val="00494B7A"/>
    <w:rsid w:val="0049759E"/>
    <w:rsid w:val="00497695"/>
    <w:rsid w:val="004A033A"/>
    <w:rsid w:val="004A05A1"/>
    <w:rsid w:val="004A1E4C"/>
    <w:rsid w:val="004A2E5B"/>
    <w:rsid w:val="004A345F"/>
    <w:rsid w:val="004A4F98"/>
    <w:rsid w:val="004A6DFF"/>
    <w:rsid w:val="004A7115"/>
    <w:rsid w:val="004A7D2B"/>
    <w:rsid w:val="004B24C6"/>
    <w:rsid w:val="004B3A2B"/>
    <w:rsid w:val="004B5C97"/>
    <w:rsid w:val="004C0A57"/>
    <w:rsid w:val="004C372C"/>
    <w:rsid w:val="004C5178"/>
    <w:rsid w:val="004C53C2"/>
    <w:rsid w:val="004D0A34"/>
    <w:rsid w:val="004D16A3"/>
    <w:rsid w:val="004D2F85"/>
    <w:rsid w:val="004D3FB3"/>
    <w:rsid w:val="004D5F5D"/>
    <w:rsid w:val="004D62F0"/>
    <w:rsid w:val="004D69CF"/>
    <w:rsid w:val="004D7CE9"/>
    <w:rsid w:val="004E01D8"/>
    <w:rsid w:val="004E0D46"/>
    <w:rsid w:val="004E1FF8"/>
    <w:rsid w:val="004E2754"/>
    <w:rsid w:val="004E47A9"/>
    <w:rsid w:val="004E6505"/>
    <w:rsid w:val="004E6F18"/>
    <w:rsid w:val="004F0C33"/>
    <w:rsid w:val="004F0E61"/>
    <w:rsid w:val="004F2300"/>
    <w:rsid w:val="004F296C"/>
    <w:rsid w:val="004F3C45"/>
    <w:rsid w:val="004F4834"/>
    <w:rsid w:val="004F4F96"/>
    <w:rsid w:val="004F50ED"/>
    <w:rsid w:val="004F5D1D"/>
    <w:rsid w:val="004F67A0"/>
    <w:rsid w:val="004F7B87"/>
    <w:rsid w:val="004F7E22"/>
    <w:rsid w:val="005012FD"/>
    <w:rsid w:val="00501D08"/>
    <w:rsid w:val="00502323"/>
    <w:rsid w:val="00503822"/>
    <w:rsid w:val="00503869"/>
    <w:rsid w:val="005071AA"/>
    <w:rsid w:val="0050778E"/>
    <w:rsid w:val="00507FFE"/>
    <w:rsid w:val="005103D1"/>
    <w:rsid w:val="00510B36"/>
    <w:rsid w:val="00511E26"/>
    <w:rsid w:val="00512D23"/>
    <w:rsid w:val="00512E57"/>
    <w:rsid w:val="00513AAE"/>
    <w:rsid w:val="00513DEB"/>
    <w:rsid w:val="00514A83"/>
    <w:rsid w:val="00514A85"/>
    <w:rsid w:val="00520426"/>
    <w:rsid w:val="005213BB"/>
    <w:rsid w:val="005244AB"/>
    <w:rsid w:val="0052500C"/>
    <w:rsid w:val="0052565B"/>
    <w:rsid w:val="00526BEE"/>
    <w:rsid w:val="00526D82"/>
    <w:rsid w:val="005304A1"/>
    <w:rsid w:val="00530C81"/>
    <w:rsid w:val="005310FC"/>
    <w:rsid w:val="00532156"/>
    <w:rsid w:val="00532DBF"/>
    <w:rsid w:val="00533C03"/>
    <w:rsid w:val="00534786"/>
    <w:rsid w:val="00534F73"/>
    <w:rsid w:val="00536BF5"/>
    <w:rsid w:val="00541009"/>
    <w:rsid w:val="00541102"/>
    <w:rsid w:val="0054207A"/>
    <w:rsid w:val="00542B00"/>
    <w:rsid w:val="00544BF7"/>
    <w:rsid w:val="005454F0"/>
    <w:rsid w:val="00551245"/>
    <w:rsid w:val="00551C5E"/>
    <w:rsid w:val="00553AF4"/>
    <w:rsid w:val="00554D73"/>
    <w:rsid w:val="00555732"/>
    <w:rsid w:val="00556A61"/>
    <w:rsid w:val="005643F6"/>
    <w:rsid w:val="005656B8"/>
    <w:rsid w:val="00570E87"/>
    <w:rsid w:val="005735D0"/>
    <w:rsid w:val="005747A9"/>
    <w:rsid w:val="00575080"/>
    <w:rsid w:val="00575087"/>
    <w:rsid w:val="005764B3"/>
    <w:rsid w:val="00576EB5"/>
    <w:rsid w:val="00577A2B"/>
    <w:rsid w:val="0058082A"/>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09F"/>
    <w:rsid w:val="005A14A3"/>
    <w:rsid w:val="005A3C1E"/>
    <w:rsid w:val="005A7B86"/>
    <w:rsid w:val="005B0184"/>
    <w:rsid w:val="005B13BA"/>
    <w:rsid w:val="005B17EE"/>
    <w:rsid w:val="005B3D14"/>
    <w:rsid w:val="005B4209"/>
    <w:rsid w:val="005B5665"/>
    <w:rsid w:val="005B7170"/>
    <w:rsid w:val="005C0DCE"/>
    <w:rsid w:val="005C1359"/>
    <w:rsid w:val="005C138D"/>
    <w:rsid w:val="005C1850"/>
    <w:rsid w:val="005C1FE9"/>
    <w:rsid w:val="005C2A58"/>
    <w:rsid w:val="005C2DFA"/>
    <w:rsid w:val="005C3862"/>
    <w:rsid w:val="005C3F8B"/>
    <w:rsid w:val="005C4CD7"/>
    <w:rsid w:val="005D1353"/>
    <w:rsid w:val="005D2CB1"/>
    <w:rsid w:val="005D403D"/>
    <w:rsid w:val="005D7499"/>
    <w:rsid w:val="005D766C"/>
    <w:rsid w:val="005D7735"/>
    <w:rsid w:val="005E2AC0"/>
    <w:rsid w:val="005E2E09"/>
    <w:rsid w:val="005E4226"/>
    <w:rsid w:val="005E4292"/>
    <w:rsid w:val="005E4C51"/>
    <w:rsid w:val="005E4FE9"/>
    <w:rsid w:val="005E562B"/>
    <w:rsid w:val="005E63C4"/>
    <w:rsid w:val="005F51F0"/>
    <w:rsid w:val="006006B7"/>
    <w:rsid w:val="006008B3"/>
    <w:rsid w:val="00600961"/>
    <w:rsid w:val="00601BC3"/>
    <w:rsid w:val="00601C8D"/>
    <w:rsid w:val="006024D7"/>
    <w:rsid w:val="00603FE2"/>
    <w:rsid w:val="00604D54"/>
    <w:rsid w:val="006063A4"/>
    <w:rsid w:val="00606B06"/>
    <w:rsid w:val="00610476"/>
    <w:rsid w:val="006107BB"/>
    <w:rsid w:val="00610A0A"/>
    <w:rsid w:val="00611C18"/>
    <w:rsid w:val="00611F06"/>
    <w:rsid w:val="006121CF"/>
    <w:rsid w:val="00612837"/>
    <w:rsid w:val="00612B09"/>
    <w:rsid w:val="006157C3"/>
    <w:rsid w:val="00616074"/>
    <w:rsid w:val="0061689E"/>
    <w:rsid w:val="0061755F"/>
    <w:rsid w:val="00617CE3"/>
    <w:rsid w:val="006201FE"/>
    <w:rsid w:val="00620663"/>
    <w:rsid w:val="00621220"/>
    <w:rsid w:val="00623492"/>
    <w:rsid w:val="0062392E"/>
    <w:rsid w:val="00624F91"/>
    <w:rsid w:val="006253F7"/>
    <w:rsid w:val="00626425"/>
    <w:rsid w:val="00626B18"/>
    <w:rsid w:val="00627967"/>
    <w:rsid w:val="00630552"/>
    <w:rsid w:val="0063290F"/>
    <w:rsid w:val="006329D0"/>
    <w:rsid w:val="006338FE"/>
    <w:rsid w:val="006355CF"/>
    <w:rsid w:val="0063585C"/>
    <w:rsid w:val="00636BB5"/>
    <w:rsid w:val="00636D6F"/>
    <w:rsid w:val="006401B0"/>
    <w:rsid w:val="00640FA6"/>
    <w:rsid w:val="006434E7"/>
    <w:rsid w:val="00645806"/>
    <w:rsid w:val="0064627E"/>
    <w:rsid w:val="00650699"/>
    <w:rsid w:val="0065182A"/>
    <w:rsid w:val="0065256B"/>
    <w:rsid w:val="00653A6B"/>
    <w:rsid w:val="00654558"/>
    <w:rsid w:val="006549BE"/>
    <w:rsid w:val="00654CA9"/>
    <w:rsid w:val="00654FD7"/>
    <w:rsid w:val="0065588A"/>
    <w:rsid w:val="00655DA4"/>
    <w:rsid w:val="00656F28"/>
    <w:rsid w:val="0065771F"/>
    <w:rsid w:val="00657B0B"/>
    <w:rsid w:val="0066016E"/>
    <w:rsid w:val="00661AA5"/>
    <w:rsid w:val="00662379"/>
    <w:rsid w:val="00665794"/>
    <w:rsid w:val="00667053"/>
    <w:rsid w:val="00667270"/>
    <w:rsid w:val="006675C6"/>
    <w:rsid w:val="00670590"/>
    <w:rsid w:val="00671408"/>
    <w:rsid w:val="00673703"/>
    <w:rsid w:val="006738BC"/>
    <w:rsid w:val="00675372"/>
    <w:rsid w:val="006754E4"/>
    <w:rsid w:val="006805F2"/>
    <w:rsid w:val="00681069"/>
    <w:rsid w:val="00682E34"/>
    <w:rsid w:val="00684133"/>
    <w:rsid w:val="00686400"/>
    <w:rsid w:val="006870A5"/>
    <w:rsid w:val="00687850"/>
    <w:rsid w:val="00691B46"/>
    <w:rsid w:val="00692DDB"/>
    <w:rsid w:val="006972A8"/>
    <w:rsid w:val="00697F28"/>
    <w:rsid w:val="006A0569"/>
    <w:rsid w:val="006A2067"/>
    <w:rsid w:val="006A2AEA"/>
    <w:rsid w:val="006A453E"/>
    <w:rsid w:val="006A4838"/>
    <w:rsid w:val="006A5F19"/>
    <w:rsid w:val="006B0144"/>
    <w:rsid w:val="006B1707"/>
    <w:rsid w:val="006B1DF6"/>
    <w:rsid w:val="006B2D78"/>
    <w:rsid w:val="006B36C3"/>
    <w:rsid w:val="006B4745"/>
    <w:rsid w:val="006B4E2E"/>
    <w:rsid w:val="006B789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358"/>
    <w:rsid w:val="006E1723"/>
    <w:rsid w:val="006E1F03"/>
    <w:rsid w:val="006E1F47"/>
    <w:rsid w:val="006E2868"/>
    <w:rsid w:val="006E32BD"/>
    <w:rsid w:val="006E6A19"/>
    <w:rsid w:val="006F01B6"/>
    <w:rsid w:val="006F3FB6"/>
    <w:rsid w:val="006F40A0"/>
    <w:rsid w:val="006F4220"/>
    <w:rsid w:val="006F7B6B"/>
    <w:rsid w:val="006F7BF4"/>
    <w:rsid w:val="00700B69"/>
    <w:rsid w:val="00700D80"/>
    <w:rsid w:val="00700F32"/>
    <w:rsid w:val="007025EE"/>
    <w:rsid w:val="0070289B"/>
    <w:rsid w:val="00702A2A"/>
    <w:rsid w:val="00702EA6"/>
    <w:rsid w:val="007037EC"/>
    <w:rsid w:val="0070548A"/>
    <w:rsid w:val="00705607"/>
    <w:rsid w:val="00705917"/>
    <w:rsid w:val="00705CD6"/>
    <w:rsid w:val="00706E14"/>
    <w:rsid w:val="0071192E"/>
    <w:rsid w:val="00711DC1"/>
    <w:rsid w:val="007132E0"/>
    <w:rsid w:val="007140D7"/>
    <w:rsid w:val="00714CF5"/>
    <w:rsid w:val="00714DA3"/>
    <w:rsid w:val="00716277"/>
    <w:rsid w:val="00716F9F"/>
    <w:rsid w:val="007171D3"/>
    <w:rsid w:val="007172D6"/>
    <w:rsid w:val="00720014"/>
    <w:rsid w:val="00722DB2"/>
    <w:rsid w:val="007236C7"/>
    <w:rsid w:val="00724F2B"/>
    <w:rsid w:val="0072557C"/>
    <w:rsid w:val="00727C98"/>
    <w:rsid w:val="00727E02"/>
    <w:rsid w:val="007325BB"/>
    <w:rsid w:val="0073272C"/>
    <w:rsid w:val="00732A1E"/>
    <w:rsid w:val="00732B2C"/>
    <w:rsid w:val="00733C0A"/>
    <w:rsid w:val="00736124"/>
    <w:rsid w:val="00736310"/>
    <w:rsid w:val="007366FE"/>
    <w:rsid w:val="00737048"/>
    <w:rsid w:val="00740DC4"/>
    <w:rsid w:val="0074238B"/>
    <w:rsid w:val="00743DB4"/>
    <w:rsid w:val="0074428C"/>
    <w:rsid w:val="00747D64"/>
    <w:rsid w:val="00747E77"/>
    <w:rsid w:val="00751FC1"/>
    <w:rsid w:val="00752480"/>
    <w:rsid w:val="00753582"/>
    <w:rsid w:val="00753D43"/>
    <w:rsid w:val="0075487F"/>
    <w:rsid w:val="00755698"/>
    <w:rsid w:val="00755C05"/>
    <w:rsid w:val="00756DB2"/>
    <w:rsid w:val="00757B5A"/>
    <w:rsid w:val="00760BFA"/>
    <w:rsid w:val="00760F91"/>
    <w:rsid w:val="00761746"/>
    <w:rsid w:val="00761CB4"/>
    <w:rsid w:val="00763242"/>
    <w:rsid w:val="007642D8"/>
    <w:rsid w:val="0076529D"/>
    <w:rsid w:val="007655EF"/>
    <w:rsid w:val="007661E2"/>
    <w:rsid w:val="00766B2F"/>
    <w:rsid w:val="00767D25"/>
    <w:rsid w:val="007721E2"/>
    <w:rsid w:val="00772C22"/>
    <w:rsid w:val="00773334"/>
    <w:rsid w:val="00774A84"/>
    <w:rsid w:val="0077551B"/>
    <w:rsid w:val="00775D15"/>
    <w:rsid w:val="0077656A"/>
    <w:rsid w:val="00776B28"/>
    <w:rsid w:val="00776FEC"/>
    <w:rsid w:val="007771DD"/>
    <w:rsid w:val="0078000D"/>
    <w:rsid w:val="00781014"/>
    <w:rsid w:val="00782F62"/>
    <w:rsid w:val="00786C5B"/>
    <w:rsid w:val="00790830"/>
    <w:rsid w:val="007909CC"/>
    <w:rsid w:val="0079125C"/>
    <w:rsid w:val="00792A34"/>
    <w:rsid w:val="00793FF3"/>
    <w:rsid w:val="00794D23"/>
    <w:rsid w:val="00796561"/>
    <w:rsid w:val="007A16C6"/>
    <w:rsid w:val="007A1CDD"/>
    <w:rsid w:val="007A1D4B"/>
    <w:rsid w:val="007A4DDC"/>
    <w:rsid w:val="007A52A1"/>
    <w:rsid w:val="007A7C8C"/>
    <w:rsid w:val="007B1624"/>
    <w:rsid w:val="007B2430"/>
    <w:rsid w:val="007B2DD8"/>
    <w:rsid w:val="007B3E28"/>
    <w:rsid w:val="007B594D"/>
    <w:rsid w:val="007B59A9"/>
    <w:rsid w:val="007B65BF"/>
    <w:rsid w:val="007C3D0F"/>
    <w:rsid w:val="007C4BE0"/>
    <w:rsid w:val="007C60C4"/>
    <w:rsid w:val="007D46ED"/>
    <w:rsid w:val="007D5589"/>
    <w:rsid w:val="007E0C2F"/>
    <w:rsid w:val="007E2B9F"/>
    <w:rsid w:val="007E2C9E"/>
    <w:rsid w:val="007E43E6"/>
    <w:rsid w:val="007E45C4"/>
    <w:rsid w:val="007E4A6D"/>
    <w:rsid w:val="007E6BF5"/>
    <w:rsid w:val="007E6FFA"/>
    <w:rsid w:val="007F28CD"/>
    <w:rsid w:val="007F452D"/>
    <w:rsid w:val="007F4B1B"/>
    <w:rsid w:val="007F518D"/>
    <w:rsid w:val="008013F1"/>
    <w:rsid w:val="00801B1F"/>
    <w:rsid w:val="00803CB3"/>
    <w:rsid w:val="00803EAC"/>
    <w:rsid w:val="00812391"/>
    <w:rsid w:val="00812ABD"/>
    <w:rsid w:val="00815C99"/>
    <w:rsid w:val="00816442"/>
    <w:rsid w:val="008168BA"/>
    <w:rsid w:val="0081722A"/>
    <w:rsid w:val="00817BD2"/>
    <w:rsid w:val="008212B2"/>
    <w:rsid w:val="00822123"/>
    <w:rsid w:val="008273DD"/>
    <w:rsid w:val="00827405"/>
    <w:rsid w:val="008310FF"/>
    <w:rsid w:val="00831CCF"/>
    <w:rsid w:val="00831CE2"/>
    <w:rsid w:val="00832211"/>
    <w:rsid w:val="008331EB"/>
    <w:rsid w:val="00835FB1"/>
    <w:rsid w:val="008369F7"/>
    <w:rsid w:val="0084260B"/>
    <w:rsid w:val="00842F71"/>
    <w:rsid w:val="008435F1"/>
    <w:rsid w:val="008449D9"/>
    <w:rsid w:val="00844E98"/>
    <w:rsid w:val="00845FB5"/>
    <w:rsid w:val="0084777F"/>
    <w:rsid w:val="0085134B"/>
    <w:rsid w:val="00851FF1"/>
    <w:rsid w:val="008520E4"/>
    <w:rsid w:val="0085342B"/>
    <w:rsid w:val="00855C9A"/>
    <w:rsid w:val="00860FCB"/>
    <w:rsid w:val="00860FD4"/>
    <w:rsid w:val="00861F97"/>
    <w:rsid w:val="00862331"/>
    <w:rsid w:val="00862564"/>
    <w:rsid w:val="00862E14"/>
    <w:rsid w:val="00863C50"/>
    <w:rsid w:val="00864E66"/>
    <w:rsid w:val="00866008"/>
    <w:rsid w:val="008663C9"/>
    <w:rsid w:val="00866E93"/>
    <w:rsid w:val="00870A6A"/>
    <w:rsid w:val="0087214C"/>
    <w:rsid w:val="00872DC4"/>
    <w:rsid w:val="0087523F"/>
    <w:rsid w:val="008775B9"/>
    <w:rsid w:val="00877FBB"/>
    <w:rsid w:val="008801DB"/>
    <w:rsid w:val="00885F38"/>
    <w:rsid w:val="008872A6"/>
    <w:rsid w:val="00887563"/>
    <w:rsid w:val="008901C1"/>
    <w:rsid w:val="00890316"/>
    <w:rsid w:val="008903D0"/>
    <w:rsid w:val="008906B8"/>
    <w:rsid w:val="0089128F"/>
    <w:rsid w:val="00891359"/>
    <w:rsid w:val="0089338A"/>
    <w:rsid w:val="00894677"/>
    <w:rsid w:val="00895979"/>
    <w:rsid w:val="008960D8"/>
    <w:rsid w:val="00896ACB"/>
    <w:rsid w:val="008A0567"/>
    <w:rsid w:val="008A0783"/>
    <w:rsid w:val="008A258E"/>
    <w:rsid w:val="008A2C01"/>
    <w:rsid w:val="008A5BDC"/>
    <w:rsid w:val="008A6944"/>
    <w:rsid w:val="008A6C9D"/>
    <w:rsid w:val="008A75B4"/>
    <w:rsid w:val="008B1CD0"/>
    <w:rsid w:val="008B36B6"/>
    <w:rsid w:val="008B3ABF"/>
    <w:rsid w:val="008B638C"/>
    <w:rsid w:val="008B6CDC"/>
    <w:rsid w:val="008B7AC8"/>
    <w:rsid w:val="008C04FB"/>
    <w:rsid w:val="008C12CB"/>
    <w:rsid w:val="008C29DE"/>
    <w:rsid w:val="008C357F"/>
    <w:rsid w:val="008C5E6C"/>
    <w:rsid w:val="008C62E6"/>
    <w:rsid w:val="008C75EE"/>
    <w:rsid w:val="008C78C4"/>
    <w:rsid w:val="008D5425"/>
    <w:rsid w:val="008E09E5"/>
    <w:rsid w:val="008E181C"/>
    <w:rsid w:val="008E4D9D"/>
    <w:rsid w:val="008E516B"/>
    <w:rsid w:val="008E7283"/>
    <w:rsid w:val="008E7991"/>
    <w:rsid w:val="008F283C"/>
    <w:rsid w:val="008F3F43"/>
    <w:rsid w:val="008F4B55"/>
    <w:rsid w:val="008F5E14"/>
    <w:rsid w:val="008F67BA"/>
    <w:rsid w:val="008F78EA"/>
    <w:rsid w:val="009005C6"/>
    <w:rsid w:val="00902AA7"/>
    <w:rsid w:val="00904EC1"/>
    <w:rsid w:val="00905278"/>
    <w:rsid w:val="009054AF"/>
    <w:rsid w:val="00905B7B"/>
    <w:rsid w:val="00906058"/>
    <w:rsid w:val="00906DD1"/>
    <w:rsid w:val="00910E93"/>
    <w:rsid w:val="009115ED"/>
    <w:rsid w:val="009121D7"/>
    <w:rsid w:val="00913359"/>
    <w:rsid w:val="009153DE"/>
    <w:rsid w:val="0091677C"/>
    <w:rsid w:val="0091714E"/>
    <w:rsid w:val="009204F8"/>
    <w:rsid w:val="009211B8"/>
    <w:rsid w:val="00921592"/>
    <w:rsid w:val="009228D3"/>
    <w:rsid w:val="00923ED0"/>
    <w:rsid w:val="00925DC5"/>
    <w:rsid w:val="00926596"/>
    <w:rsid w:val="0092722A"/>
    <w:rsid w:val="009318C1"/>
    <w:rsid w:val="00932AB1"/>
    <w:rsid w:val="009331CA"/>
    <w:rsid w:val="009339C4"/>
    <w:rsid w:val="00934CB2"/>
    <w:rsid w:val="00934EB8"/>
    <w:rsid w:val="0093764B"/>
    <w:rsid w:val="00937861"/>
    <w:rsid w:val="00937C72"/>
    <w:rsid w:val="009406D9"/>
    <w:rsid w:val="00943DF1"/>
    <w:rsid w:val="00943EF8"/>
    <w:rsid w:val="00951DA6"/>
    <w:rsid w:val="00953122"/>
    <w:rsid w:val="00955C77"/>
    <w:rsid w:val="009605D5"/>
    <w:rsid w:val="00961622"/>
    <w:rsid w:val="00964FC2"/>
    <w:rsid w:val="00965517"/>
    <w:rsid w:val="009666A1"/>
    <w:rsid w:val="00966F09"/>
    <w:rsid w:val="009702B1"/>
    <w:rsid w:val="00971033"/>
    <w:rsid w:val="00971495"/>
    <w:rsid w:val="009716D2"/>
    <w:rsid w:val="0097354E"/>
    <w:rsid w:val="0097446A"/>
    <w:rsid w:val="00975273"/>
    <w:rsid w:val="00975AEA"/>
    <w:rsid w:val="00976003"/>
    <w:rsid w:val="009821CF"/>
    <w:rsid w:val="009827DD"/>
    <w:rsid w:val="00984587"/>
    <w:rsid w:val="00987060"/>
    <w:rsid w:val="009875D2"/>
    <w:rsid w:val="009877E2"/>
    <w:rsid w:val="009901AA"/>
    <w:rsid w:val="009909C4"/>
    <w:rsid w:val="00990B1C"/>
    <w:rsid w:val="00992121"/>
    <w:rsid w:val="00992C32"/>
    <w:rsid w:val="00992D6E"/>
    <w:rsid w:val="0099564E"/>
    <w:rsid w:val="0099651A"/>
    <w:rsid w:val="009A0705"/>
    <w:rsid w:val="009A41C8"/>
    <w:rsid w:val="009A661F"/>
    <w:rsid w:val="009A7135"/>
    <w:rsid w:val="009B0FBB"/>
    <w:rsid w:val="009B1D2B"/>
    <w:rsid w:val="009B27CF"/>
    <w:rsid w:val="009B4A50"/>
    <w:rsid w:val="009B5669"/>
    <w:rsid w:val="009B6187"/>
    <w:rsid w:val="009B6959"/>
    <w:rsid w:val="009B7292"/>
    <w:rsid w:val="009C47A2"/>
    <w:rsid w:val="009C5212"/>
    <w:rsid w:val="009C66E9"/>
    <w:rsid w:val="009C6C9A"/>
    <w:rsid w:val="009C76C0"/>
    <w:rsid w:val="009C7CD8"/>
    <w:rsid w:val="009D141A"/>
    <w:rsid w:val="009D16B9"/>
    <w:rsid w:val="009D1AD3"/>
    <w:rsid w:val="009D23B6"/>
    <w:rsid w:val="009D2710"/>
    <w:rsid w:val="009D2F5A"/>
    <w:rsid w:val="009D433A"/>
    <w:rsid w:val="009D555C"/>
    <w:rsid w:val="009D55F6"/>
    <w:rsid w:val="009D7057"/>
    <w:rsid w:val="009D71EC"/>
    <w:rsid w:val="009D7465"/>
    <w:rsid w:val="009D767F"/>
    <w:rsid w:val="009E0109"/>
    <w:rsid w:val="009E0269"/>
    <w:rsid w:val="009E196A"/>
    <w:rsid w:val="009E2993"/>
    <w:rsid w:val="009F014F"/>
    <w:rsid w:val="009F0255"/>
    <w:rsid w:val="009F3382"/>
    <w:rsid w:val="009F41D8"/>
    <w:rsid w:val="009F4ABF"/>
    <w:rsid w:val="009F58CC"/>
    <w:rsid w:val="009F610B"/>
    <w:rsid w:val="009F7F33"/>
    <w:rsid w:val="009F7FC6"/>
    <w:rsid w:val="00A00941"/>
    <w:rsid w:val="00A01415"/>
    <w:rsid w:val="00A0272A"/>
    <w:rsid w:val="00A035C4"/>
    <w:rsid w:val="00A03D91"/>
    <w:rsid w:val="00A10135"/>
    <w:rsid w:val="00A11052"/>
    <w:rsid w:val="00A11862"/>
    <w:rsid w:val="00A1283B"/>
    <w:rsid w:val="00A137CF"/>
    <w:rsid w:val="00A13ADA"/>
    <w:rsid w:val="00A1461A"/>
    <w:rsid w:val="00A14887"/>
    <w:rsid w:val="00A15448"/>
    <w:rsid w:val="00A154C0"/>
    <w:rsid w:val="00A16759"/>
    <w:rsid w:val="00A209A2"/>
    <w:rsid w:val="00A21DC8"/>
    <w:rsid w:val="00A242D2"/>
    <w:rsid w:val="00A24D05"/>
    <w:rsid w:val="00A2607B"/>
    <w:rsid w:val="00A273EC"/>
    <w:rsid w:val="00A27A52"/>
    <w:rsid w:val="00A30FC5"/>
    <w:rsid w:val="00A31705"/>
    <w:rsid w:val="00A32909"/>
    <w:rsid w:val="00A35402"/>
    <w:rsid w:val="00A35791"/>
    <w:rsid w:val="00A36372"/>
    <w:rsid w:val="00A40A68"/>
    <w:rsid w:val="00A40ADF"/>
    <w:rsid w:val="00A42E8D"/>
    <w:rsid w:val="00A4428A"/>
    <w:rsid w:val="00A52523"/>
    <w:rsid w:val="00A525E0"/>
    <w:rsid w:val="00A53C04"/>
    <w:rsid w:val="00A608AD"/>
    <w:rsid w:val="00A60C85"/>
    <w:rsid w:val="00A6405D"/>
    <w:rsid w:val="00A64AB5"/>
    <w:rsid w:val="00A665D9"/>
    <w:rsid w:val="00A71E74"/>
    <w:rsid w:val="00A73C26"/>
    <w:rsid w:val="00A75CF3"/>
    <w:rsid w:val="00A82186"/>
    <w:rsid w:val="00A8234A"/>
    <w:rsid w:val="00A828D3"/>
    <w:rsid w:val="00A829B7"/>
    <w:rsid w:val="00A850EB"/>
    <w:rsid w:val="00A8781F"/>
    <w:rsid w:val="00A91A6F"/>
    <w:rsid w:val="00A94D95"/>
    <w:rsid w:val="00A950A9"/>
    <w:rsid w:val="00A95D41"/>
    <w:rsid w:val="00A95F21"/>
    <w:rsid w:val="00A97320"/>
    <w:rsid w:val="00AA32B4"/>
    <w:rsid w:val="00AA337C"/>
    <w:rsid w:val="00AA3724"/>
    <w:rsid w:val="00AB00FF"/>
    <w:rsid w:val="00AB0E32"/>
    <w:rsid w:val="00AB12A7"/>
    <w:rsid w:val="00AB13CB"/>
    <w:rsid w:val="00AB20D3"/>
    <w:rsid w:val="00AB4C6A"/>
    <w:rsid w:val="00AB5A29"/>
    <w:rsid w:val="00AB6DDD"/>
    <w:rsid w:val="00AC0858"/>
    <w:rsid w:val="00AC142B"/>
    <w:rsid w:val="00AC1A45"/>
    <w:rsid w:val="00AC2304"/>
    <w:rsid w:val="00AC2AB7"/>
    <w:rsid w:val="00AC476B"/>
    <w:rsid w:val="00AC523E"/>
    <w:rsid w:val="00AC6902"/>
    <w:rsid w:val="00AC7EE3"/>
    <w:rsid w:val="00AD0167"/>
    <w:rsid w:val="00AD2AE6"/>
    <w:rsid w:val="00AD350D"/>
    <w:rsid w:val="00AD4F8F"/>
    <w:rsid w:val="00AD530B"/>
    <w:rsid w:val="00AD66AD"/>
    <w:rsid w:val="00AD66E5"/>
    <w:rsid w:val="00AD710F"/>
    <w:rsid w:val="00AD71D8"/>
    <w:rsid w:val="00AE101E"/>
    <w:rsid w:val="00AE3745"/>
    <w:rsid w:val="00AE5979"/>
    <w:rsid w:val="00AE69D5"/>
    <w:rsid w:val="00AE6D99"/>
    <w:rsid w:val="00AF5193"/>
    <w:rsid w:val="00AF60B3"/>
    <w:rsid w:val="00AF70CB"/>
    <w:rsid w:val="00B00BA5"/>
    <w:rsid w:val="00B016FE"/>
    <w:rsid w:val="00B02AE7"/>
    <w:rsid w:val="00B0377D"/>
    <w:rsid w:val="00B03B3D"/>
    <w:rsid w:val="00B03C6A"/>
    <w:rsid w:val="00B04AA3"/>
    <w:rsid w:val="00B055FE"/>
    <w:rsid w:val="00B05A25"/>
    <w:rsid w:val="00B115D2"/>
    <w:rsid w:val="00B115E9"/>
    <w:rsid w:val="00B123D8"/>
    <w:rsid w:val="00B1301F"/>
    <w:rsid w:val="00B13948"/>
    <w:rsid w:val="00B14899"/>
    <w:rsid w:val="00B15238"/>
    <w:rsid w:val="00B1604E"/>
    <w:rsid w:val="00B16C3F"/>
    <w:rsid w:val="00B23775"/>
    <w:rsid w:val="00B238B6"/>
    <w:rsid w:val="00B24089"/>
    <w:rsid w:val="00B27EE5"/>
    <w:rsid w:val="00B30F69"/>
    <w:rsid w:val="00B32A35"/>
    <w:rsid w:val="00B342A1"/>
    <w:rsid w:val="00B342BC"/>
    <w:rsid w:val="00B3518F"/>
    <w:rsid w:val="00B36060"/>
    <w:rsid w:val="00B3620E"/>
    <w:rsid w:val="00B36652"/>
    <w:rsid w:val="00B3785E"/>
    <w:rsid w:val="00B41EE8"/>
    <w:rsid w:val="00B42BFE"/>
    <w:rsid w:val="00B42EC9"/>
    <w:rsid w:val="00B42ED8"/>
    <w:rsid w:val="00B4578B"/>
    <w:rsid w:val="00B50310"/>
    <w:rsid w:val="00B5286D"/>
    <w:rsid w:val="00B528BE"/>
    <w:rsid w:val="00B538E9"/>
    <w:rsid w:val="00B54835"/>
    <w:rsid w:val="00B56564"/>
    <w:rsid w:val="00B56876"/>
    <w:rsid w:val="00B57B3C"/>
    <w:rsid w:val="00B60214"/>
    <w:rsid w:val="00B6123E"/>
    <w:rsid w:val="00B61FB3"/>
    <w:rsid w:val="00B63001"/>
    <w:rsid w:val="00B66660"/>
    <w:rsid w:val="00B678F3"/>
    <w:rsid w:val="00B72ADA"/>
    <w:rsid w:val="00B734E8"/>
    <w:rsid w:val="00B73534"/>
    <w:rsid w:val="00B73A37"/>
    <w:rsid w:val="00B75961"/>
    <w:rsid w:val="00B762B5"/>
    <w:rsid w:val="00B7671D"/>
    <w:rsid w:val="00B80EFC"/>
    <w:rsid w:val="00B83996"/>
    <w:rsid w:val="00B841FA"/>
    <w:rsid w:val="00B85466"/>
    <w:rsid w:val="00B859AF"/>
    <w:rsid w:val="00B860B6"/>
    <w:rsid w:val="00B86A31"/>
    <w:rsid w:val="00B8711B"/>
    <w:rsid w:val="00B9008D"/>
    <w:rsid w:val="00B90609"/>
    <w:rsid w:val="00B909D1"/>
    <w:rsid w:val="00B90DDE"/>
    <w:rsid w:val="00B91DBF"/>
    <w:rsid w:val="00B92763"/>
    <w:rsid w:val="00B93545"/>
    <w:rsid w:val="00B9472F"/>
    <w:rsid w:val="00B95814"/>
    <w:rsid w:val="00B95D24"/>
    <w:rsid w:val="00B96289"/>
    <w:rsid w:val="00B968D9"/>
    <w:rsid w:val="00B9758D"/>
    <w:rsid w:val="00BA0E99"/>
    <w:rsid w:val="00BA3374"/>
    <w:rsid w:val="00BA5039"/>
    <w:rsid w:val="00BA5DF4"/>
    <w:rsid w:val="00BA661D"/>
    <w:rsid w:val="00BB0CD2"/>
    <w:rsid w:val="00BB26CE"/>
    <w:rsid w:val="00BB5D4B"/>
    <w:rsid w:val="00BB7130"/>
    <w:rsid w:val="00BB7D86"/>
    <w:rsid w:val="00BC02F8"/>
    <w:rsid w:val="00BC0405"/>
    <w:rsid w:val="00BC11E1"/>
    <w:rsid w:val="00BC2548"/>
    <w:rsid w:val="00BC3597"/>
    <w:rsid w:val="00BC403E"/>
    <w:rsid w:val="00BC4A0D"/>
    <w:rsid w:val="00BC5FBB"/>
    <w:rsid w:val="00BC7058"/>
    <w:rsid w:val="00BD0DFB"/>
    <w:rsid w:val="00BD1AB0"/>
    <w:rsid w:val="00BD2F36"/>
    <w:rsid w:val="00BD309A"/>
    <w:rsid w:val="00BD5684"/>
    <w:rsid w:val="00BE0C98"/>
    <w:rsid w:val="00BE0D85"/>
    <w:rsid w:val="00BE2142"/>
    <w:rsid w:val="00BE2EAE"/>
    <w:rsid w:val="00BE5CE2"/>
    <w:rsid w:val="00BE7980"/>
    <w:rsid w:val="00BF1476"/>
    <w:rsid w:val="00BF2F13"/>
    <w:rsid w:val="00BF5E76"/>
    <w:rsid w:val="00BF761E"/>
    <w:rsid w:val="00BF7D53"/>
    <w:rsid w:val="00C00EBE"/>
    <w:rsid w:val="00C01017"/>
    <w:rsid w:val="00C0143F"/>
    <w:rsid w:val="00C01BBA"/>
    <w:rsid w:val="00C024C7"/>
    <w:rsid w:val="00C0263A"/>
    <w:rsid w:val="00C02762"/>
    <w:rsid w:val="00C02AC0"/>
    <w:rsid w:val="00C04BE6"/>
    <w:rsid w:val="00C04C8A"/>
    <w:rsid w:val="00C05099"/>
    <w:rsid w:val="00C061EB"/>
    <w:rsid w:val="00C1193A"/>
    <w:rsid w:val="00C12B2C"/>
    <w:rsid w:val="00C1546F"/>
    <w:rsid w:val="00C16900"/>
    <w:rsid w:val="00C172C1"/>
    <w:rsid w:val="00C1730F"/>
    <w:rsid w:val="00C229D0"/>
    <w:rsid w:val="00C2568B"/>
    <w:rsid w:val="00C25ACF"/>
    <w:rsid w:val="00C26164"/>
    <w:rsid w:val="00C30099"/>
    <w:rsid w:val="00C31556"/>
    <w:rsid w:val="00C319F1"/>
    <w:rsid w:val="00C3445C"/>
    <w:rsid w:val="00C34485"/>
    <w:rsid w:val="00C34FC5"/>
    <w:rsid w:val="00C3630F"/>
    <w:rsid w:val="00C37896"/>
    <w:rsid w:val="00C422D5"/>
    <w:rsid w:val="00C42DD6"/>
    <w:rsid w:val="00C42EAE"/>
    <w:rsid w:val="00C4472C"/>
    <w:rsid w:val="00C448A6"/>
    <w:rsid w:val="00C449B1"/>
    <w:rsid w:val="00C468C5"/>
    <w:rsid w:val="00C47691"/>
    <w:rsid w:val="00C5140F"/>
    <w:rsid w:val="00C52EBF"/>
    <w:rsid w:val="00C54036"/>
    <w:rsid w:val="00C55AE9"/>
    <w:rsid w:val="00C56E10"/>
    <w:rsid w:val="00C60201"/>
    <w:rsid w:val="00C60307"/>
    <w:rsid w:val="00C609D1"/>
    <w:rsid w:val="00C6252C"/>
    <w:rsid w:val="00C635B8"/>
    <w:rsid w:val="00C63F66"/>
    <w:rsid w:val="00C65139"/>
    <w:rsid w:val="00C66016"/>
    <w:rsid w:val="00C677CC"/>
    <w:rsid w:val="00C67892"/>
    <w:rsid w:val="00C70C3F"/>
    <w:rsid w:val="00C70E0A"/>
    <w:rsid w:val="00C71968"/>
    <w:rsid w:val="00C71CCE"/>
    <w:rsid w:val="00C71ED4"/>
    <w:rsid w:val="00C74368"/>
    <w:rsid w:val="00C7495C"/>
    <w:rsid w:val="00C759F5"/>
    <w:rsid w:val="00C75C35"/>
    <w:rsid w:val="00C760DE"/>
    <w:rsid w:val="00C801DA"/>
    <w:rsid w:val="00C805AA"/>
    <w:rsid w:val="00C84C4E"/>
    <w:rsid w:val="00C87A97"/>
    <w:rsid w:val="00C900BA"/>
    <w:rsid w:val="00C9039E"/>
    <w:rsid w:val="00C91FF5"/>
    <w:rsid w:val="00CA0038"/>
    <w:rsid w:val="00CA03E5"/>
    <w:rsid w:val="00CA66E6"/>
    <w:rsid w:val="00CA7294"/>
    <w:rsid w:val="00CB07DE"/>
    <w:rsid w:val="00CB27ED"/>
    <w:rsid w:val="00CB2DD1"/>
    <w:rsid w:val="00CB5CA4"/>
    <w:rsid w:val="00CB6D8F"/>
    <w:rsid w:val="00CC1A69"/>
    <w:rsid w:val="00CC1EC8"/>
    <w:rsid w:val="00CC1EEB"/>
    <w:rsid w:val="00CC3FB1"/>
    <w:rsid w:val="00CC543B"/>
    <w:rsid w:val="00CD0F14"/>
    <w:rsid w:val="00CD1C6E"/>
    <w:rsid w:val="00CD264A"/>
    <w:rsid w:val="00CD4FF1"/>
    <w:rsid w:val="00CD5918"/>
    <w:rsid w:val="00CD594E"/>
    <w:rsid w:val="00CD6E78"/>
    <w:rsid w:val="00CD73E6"/>
    <w:rsid w:val="00CD746A"/>
    <w:rsid w:val="00CD79D6"/>
    <w:rsid w:val="00CD7D2D"/>
    <w:rsid w:val="00CE0AFC"/>
    <w:rsid w:val="00CE14BD"/>
    <w:rsid w:val="00CE55F1"/>
    <w:rsid w:val="00CE5780"/>
    <w:rsid w:val="00CE5DBE"/>
    <w:rsid w:val="00CE6B56"/>
    <w:rsid w:val="00CE704F"/>
    <w:rsid w:val="00CE719F"/>
    <w:rsid w:val="00CE7A9C"/>
    <w:rsid w:val="00CF107E"/>
    <w:rsid w:val="00CF1FBF"/>
    <w:rsid w:val="00CF2220"/>
    <w:rsid w:val="00CF2840"/>
    <w:rsid w:val="00CF308A"/>
    <w:rsid w:val="00CF42FC"/>
    <w:rsid w:val="00CF4E43"/>
    <w:rsid w:val="00CF68CB"/>
    <w:rsid w:val="00CF7DCA"/>
    <w:rsid w:val="00D028FB"/>
    <w:rsid w:val="00D02CD5"/>
    <w:rsid w:val="00D05EB4"/>
    <w:rsid w:val="00D06423"/>
    <w:rsid w:val="00D10C26"/>
    <w:rsid w:val="00D114EC"/>
    <w:rsid w:val="00D137BC"/>
    <w:rsid w:val="00D13C1C"/>
    <w:rsid w:val="00D1448F"/>
    <w:rsid w:val="00D14934"/>
    <w:rsid w:val="00D14CCE"/>
    <w:rsid w:val="00D15488"/>
    <w:rsid w:val="00D15730"/>
    <w:rsid w:val="00D175D1"/>
    <w:rsid w:val="00D17B61"/>
    <w:rsid w:val="00D201F8"/>
    <w:rsid w:val="00D21FE9"/>
    <w:rsid w:val="00D249D3"/>
    <w:rsid w:val="00D25757"/>
    <w:rsid w:val="00D2604D"/>
    <w:rsid w:val="00D26A07"/>
    <w:rsid w:val="00D27F6E"/>
    <w:rsid w:val="00D33586"/>
    <w:rsid w:val="00D37C38"/>
    <w:rsid w:val="00D40259"/>
    <w:rsid w:val="00D45A4A"/>
    <w:rsid w:val="00D46BC0"/>
    <w:rsid w:val="00D47F07"/>
    <w:rsid w:val="00D524A7"/>
    <w:rsid w:val="00D5334E"/>
    <w:rsid w:val="00D53471"/>
    <w:rsid w:val="00D54118"/>
    <w:rsid w:val="00D546AE"/>
    <w:rsid w:val="00D574C8"/>
    <w:rsid w:val="00D57C85"/>
    <w:rsid w:val="00D6002B"/>
    <w:rsid w:val="00D6031E"/>
    <w:rsid w:val="00D60C53"/>
    <w:rsid w:val="00D61998"/>
    <w:rsid w:val="00D61A83"/>
    <w:rsid w:val="00D63A35"/>
    <w:rsid w:val="00D657C8"/>
    <w:rsid w:val="00D67C06"/>
    <w:rsid w:val="00D7013B"/>
    <w:rsid w:val="00D70EFD"/>
    <w:rsid w:val="00D754CA"/>
    <w:rsid w:val="00D75EC6"/>
    <w:rsid w:val="00D76C61"/>
    <w:rsid w:val="00D80CC1"/>
    <w:rsid w:val="00D828F1"/>
    <w:rsid w:val="00D82D0A"/>
    <w:rsid w:val="00D82F29"/>
    <w:rsid w:val="00D83096"/>
    <w:rsid w:val="00D84823"/>
    <w:rsid w:val="00D84B18"/>
    <w:rsid w:val="00D850FE"/>
    <w:rsid w:val="00D860BE"/>
    <w:rsid w:val="00D871F1"/>
    <w:rsid w:val="00D903F3"/>
    <w:rsid w:val="00D915F5"/>
    <w:rsid w:val="00D91B4B"/>
    <w:rsid w:val="00D92227"/>
    <w:rsid w:val="00D924FF"/>
    <w:rsid w:val="00D92809"/>
    <w:rsid w:val="00D94B24"/>
    <w:rsid w:val="00D95DB0"/>
    <w:rsid w:val="00D96EFD"/>
    <w:rsid w:val="00DA34FE"/>
    <w:rsid w:val="00DA3A75"/>
    <w:rsid w:val="00DA4D68"/>
    <w:rsid w:val="00DA6251"/>
    <w:rsid w:val="00DB06DC"/>
    <w:rsid w:val="00DB0D72"/>
    <w:rsid w:val="00DB2D8E"/>
    <w:rsid w:val="00DB33F3"/>
    <w:rsid w:val="00DB4241"/>
    <w:rsid w:val="00DB4E61"/>
    <w:rsid w:val="00DC022E"/>
    <w:rsid w:val="00DC027F"/>
    <w:rsid w:val="00DC0857"/>
    <w:rsid w:val="00DC15E0"/>
    <w:rsid w:val="00DC2166"/>
    <w:rsid w:val="00DC25EB"/>
    <w:rsid w:val="00DC2E51"/>
    <w:rsid w:val="00DC4B85"/>
    <w:rsid w:val="00DC5181"/>
    <w:rsid w:val="00DC5362"/>
    <w:rsid w:val="00DC6472"/>
    <w:rsid w:val="00DD3805"/>
    <w:rsid w:val="00DD5B31"/>
    <w:rsid w:val="00DD6DB2"/>
    <w:rsid w:val="00DD6E98"/>
    <w:rsid w:val="00DD7822"/>
    <w:rsid w:val="00DE057C"/>
    <w:rsid w:val="00DE116D"/>
    <w:rsid w:val="00DE1FA3"/>
    <w:rsid w:val="00DE3515"/>
    <w:rsid w:val="00DE38B8"/>
    <w:rsid w:val="00DE390F"/>
    <w:rsid w:val="00DE4C9D"/>
    <w:rsid w:val="00DE59FA"/>
    <w:rsid w:val="00DE6862"/>
    <w:rsid w:val="00DF00F7"/>
    <w:rsid w:val="00DF413E"/>
    <w:rsid w:val="00DF5FFB"/>
    <w:rsid w:val="00DF64F7"/>
    <w:rsid w:val="00DF7112"/>
    <w:rsid w:val="00E00465"/>
    <w:rsid w:val="00E01EF1"/>
    <w:rsid w:val="00E050D7"/>
    <w:rsid w:val="00E05EDA"/>
    <w:rsid w:val="00E062C2"/>
    <w:rsid w:val="00E10B19"/>
    <w:rsid w:val="00E11551"/>
    <w:rsid w:val="00E13067"/>
    <w:rsid w:val="00E147FE"/>
    <w:rsid w:val="00E16597"/>
    <w:rsid w:val="00E1751B"/>
    <w:rsid w:val="00E17BA9"/>
    <w:rsid w:val="00E2132F"/>
    <w:rsid w:val="00E21760"/>
    <w:rsid w:val="00E2390D"/>
    <w:rsid w:val="00E23E70"/>
    <w:rsid w:val="00E253AD"/>
    <w:rsid w:val="00E2775F"/>
    <w:rsid w:val="00E30616"/>
    <w:rsid w:val="00E30A61"/>
    <w:rsid w:val="00E3138A"/>
    <w:rsid w:val="00E32204"/>
    <w:rsid w:val="00E34F31"/>
    <w:rsid w:val="00E369DB"/>
    <w:rsid w:val="00E40415"/>
    <w:rsid w:val="00E41651"/>
    <w:rsid w:val="00E42868"/>
    <w:rsid w:val="00E43371"/>
    <w:rsid w:val="00E44217"/>
    <w:rsid w:val="00E4462C"/>
    <w:rsid w:val="00E45547"/>
    <w:rsid w:val="00E51797"/>
    <w:rsid w:val="00E52F09"/>
    <w:rsid w:val="00E539F1"/>
    <w:rsid w:val="00E54746"/>
    <w:rsid w:val="00E54C2C"/>
    <w:rsid w:val="00E571F9"/>
    <w:rsid w:val="00E573EC"/>
    <w:rsid w:val="00E6097C"/>
    <w:rsid w:val="00E6219F"/>
    <w:rsid w:val="00E62AAC"/>
    <w:rsid w:val="00E644B7"/>
    <w:rsid w:val="00E64623"/>
    <w:rsid w:val="00E64DA4"/>
    <w:rsid w:val="00E662B0"/>
    <w:rsid w:val="00E662DB"/>
    <w:rsid w:val="00E672F8"/>
    <w:rsid w:val="00E7005D"/>
    <w:rsid w:val="00E71419"/>
    <w:rsid w:val="00E735CF"/>
    <w:rsid w:val="00E74901"/>
    <w:rsid w:val="00E75EB0"/>
    <w:rsid w:val="00E76A96"/>
    <w:rsid w:val="00E81373"/>
    <w:rsid w:val="00E816FE"/>
    <w:rsid w:val="00E831E8"/>
    <w:rsid w:val="00E8433C"/>
    <w:rsid w:val="00E84D3B"/>
    <w:rsid w:val="00E851FA"/>
    <w:rsid w:val="00E86FB6"/>
    <w:rsid w:val="00E87727"/>
    <w:rsid w:val="00E87E6D"/>
    <w:rsid w:val="00E9165C"/>
    <w:rsid w:val="00E917A9"/>
    <w:rsid w:val="00E9208E"/>
    <w:rsid w:val="00E9291F"/>
    <w:rsid w:val="00E93F06"/>
    <w:rsid w:val="00E944CF"/>
    <w:rsid w:val="00E95FEA"/>
    <w:rsid w:val="00E961B4"/>
    <w:rsid w:val="00E975A9"/>
    <w:rsid w:val="00E97794"/>
    <w:rsid w:val="00EA0605"/>
    <w:rsid w:val="00EA1B8B"/>
    <w:rsid w:val="00EA1C61"/>
    <w:rsid w:val="00EA1E8B"/>
    <w:rsid w:val="00EA313B"/>
    <w:rsid w:val="00EA4C49"/>
    <w:rsid w:val="00EA53E5"/>
    <w:rsid w:val="00EA69C1"/>
    <w:rsid w:val="00EA6F41"/>
    <w:rsid w:val="00EA7E36"/>
    <w:rsid w:val="00EB0D2E"/>
    <w:rsid w:val="00EB1652"/>
    <w:rsid w:val="00EB1F87"/>
    <w:rsid w:val="00EB1FAB"/>
    <w:rsid w:val="00EB5D75"/>
    <w:rsid w:val="00EB6E3F"/>
    <w:rsid w:val="00EC0DC8"/>
    <w:rsid w:val="00EC1CCB"/>
    <w:rsid w:val="00EC2386"/>
    <w:rsid w:val="00EC4835"/>
    <w:rsid w:val="00EC4848"/>
    <w:rsid w:val="00EC6A9C"/>
    <w:rsid w:val="00EC71F1"/>
    <w:rsid w:val="00EC72BF"/>
    <w:rsid w:val="00EC7645"/>
    <w:rsid w:val="00EC7FB9"/>
    <w:rsid w:val="00ED0711"/>
    <w:rsid w:val="00ED073F"/>
    <w:rsid w:val="00ED1FB3"/>
    <w:rsid w:val="00ED41BD"/>
    <w:rsid w:val="00EE1B7E"/>
    <w:rsid w:val="00EE3070"/>
    <w:rsid w:val="00EE397F"/>
    <w:rsid w:val="00EE3C64"/>
    <w:rsid w:val="00EE56BE"/>
    <w:rsid w:val="00EE6C4A"/>
    <w:rsid w:val="00EE6EF8"/>
    <w:rsid w:val="00EF0FD4"/>
    <w:rsid w:val="00EF447C"/>
    <w:rsid w:val="00EF5941"/>
    <w:rsid w:val="00EF74E2"/>
    <w:rsid w:val="00F009C7"/>
    <w:rsid w:val="00F00EBF"/>
    <w:rsid w:val="00F02713"/>
    <w:rsid w:val="00F03799"/>
    <w:rsid w:val="00F06E2E"/>
    <w:rsid w:val="00F07970"/>
    <w:rsid w:val="00F10EFD"/>
    <w:rsid w:val="00F12306"/>
    <w:rsid w:val="00F14766"/>
    <w:rsid w:val="00F14FE4"/>
    <w:rsid w:val="00F156CF"/>
    <w:rsid w:val="00F1573E"/>
    <w:rsid w:val="00F1597E"/>
    <w:rsid w:val="00F15BDE"/>
    <w:rsid w:val="00F15D9F"/>
    <w:rsid w:val="00F2177E"/>
    <w:rsid w:val="00F2283D"/>
    <w:rsid w:val="00F26ECE"/>
    <w:rsid w:val="00F27363"/>
    <w:rsid w:val="00F32564"/>
    <w:rsid w:val="00F32F9E"/>
    <w:rsid w:val="00F335C7"/>
    <w:rsid w:val="00F33687"/>
    <w:rsid w:val="00F3384F"/>
    <w:rsid w:val="00F34C15"/>
    <w:rsid w:val="00F3525B"/>
    <w:rsid w:val="00F35550"/>
    <w:rsid w:val="00F37357"/>
    <w:rsid w:val="00F4014E"/>
    <w:rsid w:val="00F40B9B"/>
    <w:rsid w:val="00F4458F"/>
    <w:rsid w:val="00F46348"/>
    <w:rsid w:val="00F46E07"/>
    <w:rsid w:val="00F509EE"/>
    <w:rsid w:val="00F51055"/>
    <w:rsid w:val="00F5177A"/>
    <w:rsid w:val="00F51B2C"/>
    <w:rsid w:val="00F52A07"/>
    <w:rsid w:val="00F52C65"/>
    <w:rsid w:val="00F53485"/>
    <w:rsid w:val="00F53861"/>
    <w:rsid w:val="00F55735"/>
    <w:rsid w:val="00F55774"/>
    <w:rsid w:val="00F55F47"/>
    <w:rsid w:val="00F5638C"/>
    <w:rsid w:val="00F56651"/>
    <w:rsid w:val="00F5687E"/>
    <w:rsid w:val="00F56D7F"/>
    <w:rsid w:val="00F604ED"/>
    <w:rsid w:val="00F663EF"/>
    <w:rsid w:val="00F71FE0"/>
    <w:rsid w:val="00F72467"/>
    <w:rsid w:val="00F732B3"/>
    <w:rsid w:val="00F73580"/>
    <w:rsid w:val="00F742AB"/>
    <w:rsid w:val="00F765B3"/>
    <w:rsid w:val="00F8186E"/>
    <w:rsid w:val="00F82F01"/>
    <w:rsid w:val="00F83C31"/>
    <w:rsid w:val="00F86988"/>
    <w:rsid w:val="00F8748B"/>
    <w:rsid w:val="00F90EC7"/>
    <w:rsid w:val="00F91352"/>
    <w:rsid w:val="00F9182E"/>
    <w:rsid w:val="00F91A8B"/>
    <w:rsid w:val="00F91CEB"/>
    <w:rsid w:val="00F93648"/>
    <w:rsid w:val="00F94E94"/>
    <w:rsid w:val="00FA3DF5"/>
    <w:rsid w:val="00FA502C"/>
    <w:rsid w:val="00FB0792"/>
    <w:rsid w:val="00FB0DF4"/>
    <w:rsid w:val="00FB124B"/>
    <w:rsid w:val="00FB129B"/>
    <w:rsid w:val="00FB273E"/>
    <w:rsid w:val="00FB27A0"/>
    <w:rsid w:val="00FB2C42"/>
    <w:rsid w:val="00FB2DD0"/>
    <w:rsid w:val="00FB2EB2"/>
    <w:rsid w:val="00FB4A69"/>
    <w:rsid w:val="00FB53AF"/>
    <w:rsid w:val="00FB555B"/>
    <w:rsid w:val="00FB5F69"/>
    <w:rsid w:val="00FB6B09"/>
    <w:rsid w:val="00FC1FAD"/>
    <w:rsid w:val="00FC2C64"/>
    <w:rsid w:val="00FC390E"/>
    <w:rsid w:val="00FC5C3B"/>
    <w:rsid w:val="00FD3F23"/>
    <w:rsid w:val="00FD474C"/>
    <w:rsid w:val="00FD7243"/>
    <w:rsid w:val="00FE1DA1"/>
    <w:rsid w:val="00FE32E7"/>
    <w:rsid w:val="00FE3FE4"/>
    <w:rsid w:val="00FF05F2"/>
    <w:rsid w:val="00FF09B9"/>
    <w:rsid w:val="00FF0C73"/>
    <w:rsid w:val="00FF0F45"/>
    <w:rsid w:val="00FF100B"/>
    <w:rsid w:val="00FF1239"/>
    <w:rsid w:val="00FF233C"/>
    <w:rsid w:val="00FF29D8"/>
    <w:rsid w:val="00FF332A"/>
    <w:rsid w:val="00FF46E6"/>
    <w:rsid w:val="00FF4771"/>
    <w:rsid w:val="00FF57F7"/>
    <w:rsid w:val="00FF5942"/>
    <w:rsid w:val="00FF69A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02489E"/>
  <w15:docId w15:val="{14CBAF93-AF66-43F3-8154-FEBF6C3B0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 w:type="paragraph" w:styleId="TOC6">
    <w:name w:val="toc 6"/>
    <w:basedOn w:val="Normal"/>
    <w:next w:val="Normal"/>
    <w:autoRedefine/>
    <w:uiPriority w:val="39"/>
    <w:unhideWhenUsed/>
    <w:rsid w:val="00076204"/>
    <w:pPr>
      <w:spacing w:before="0" w:after="100" w:line="276" w:lineRule="auto"/>
      <w:ind w:left="1100"/>
      <w:jc w:val="left"/>
    </w:pPr>
    <w:rPr>
      <w:rFonts w:asciiTheme="minorHAnsi" w:eastAsiaTheme="minorEastAsia" w:hAnsiTheme="minorHAnsi" w:cstheme="minorBidi"/>
      <w:color w:val="auto"/>
      <w:lang w:eastAsia="zh-CN"/>
    </w:rPr>
  </w:style>
  <w:style w:type="paragraph" w:styleId="TOC7">
    <w:name w:val="toc 7"/>
    <w:basedOn w:val="Normal"/>
    <w:next w:val="Normal"/>
    <w:autoRedefine/>
    <w:uiPriority w:val="39"/>
    <w:unhideWhenUsed/>
    <w:rsid w:val="00076204"/>
    <w:pPr>
      <w:spacing w:before="0" w:after="100" w:line="276" w:lineRule="auto"/>
      <w:ind w:left="1320"/>
      <w:jc w:val="left"/>
    </w:pPr>
    <w:rPr>
      <w:rFonts w:asciiTheme="minorHAnsi" w:eastAsiaTheme="minorEastAsia" w:hAnsiTheme="minorHAnsi" w:cstheme="minorBidi"/>
      <w:color w:val="auto"/>
      <w:lang w:eastAsia="zh-CN"/>
    </w:rPr>
  </w:style>
  <w:style w:type="paragraph" w:styleId="TOC8">
    <w:name w:val="toc 8"/>
    <w:basedOn w:val="Normal"/>
    <w:next w:val="Normal"/>
    <w:autoRedefine/>
    <w:uiPriority w:val="39"/>
    <w:unhideWhenUsed/>
    <w:rsid w:val="00076204"/>
    <w:pPr>
      <w:spacing w:before="0" w:after="100" w:line="276" w:lineRule="auto"/>
      <w:ind w:left="1540"/>
      <w:jc w:val="left"/>
    </w:pPr>
    <w:rPr>
      <w:rFonts w:asciiTheme="minorHAnsi" w:eastAsiaTheme="minorEastAsia" w:hAnsiTheme="minorHAnsi" w:cstheme="minorBidi"/>
      <w:color w:val="auto"/>
      <w:lang w:eastAsia="zh-CN"/>
    </w:rPr>
  </w:style>
  <w:style w:type="paragraph" w:styleId="TOC9">
    <w:name w:val="toc 9"/>
    <w:basedOn w:val="Normal"/>
    <w:next w:val="Normal"/>
    <w:autoRedefine/>
    <w:uiPriority w:val="39"/>
    <w:unhideWhenUsed/>
    <w:rsid w:val="00076204"/>
    <w:pPr>
      <w:spacing w:before="0" w:after="100" w:line="276" w:lineRule="auto"/>
      <w:ind w:left="1760"/>
      <w:jc w:val="left"/>
    </w:pPr>
    <w:rPr>
      <w:rFonts w:asciiTheme="minorHAnsi" w:eastAsiaTheme="minorEastAsia" w:hAnsiTheme="minorHAnsi" w:cstheme="minorBidi"/>
      <w:color w:val="auto"/>
      <w:lang w:eastAsia="zh-CN"/>
    </w:rPr>
  </w:style>
  <w:style w:type="paragraph" w:customStyle="1" w:styleId="TxText">
    <w:name w:val="Tx Text"/>
    <w:link w:val="TxTextChar"/>
    <w:rsid w:val="00341C08"/>
    <w:pPr>
      <w:spacing w:after="0" w:line="560" w:lineRule="exact"/>
      <w:ind w:firstLine="720"/>
    </w:pPr>
    <w:rPr>
      <w:rFonts w:eastAsia="Times New Roman"/>
      <w:color w:val="auto"/>
      <w:sz w:val="24"/>
      <w:szCs w:val="20"/>
    </w:rPr>
  </w:style>
  <w:style w:type="character" w:customStyle="1" w:styleId="TxTextChar">
    <w:name w:val="Tx Text Char"/>
    <w:link w:val="TxText"/>
    <w:rsid w:val="00341C08"/>
    <w:rPr>
      <w:rFonts w:eastAsia="Times New Roman"/>
      <w:color w:val="auto"/>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32856956">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022828024">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213272255">
      <w:bodyDiv w:val="1"/>
      <w:marLeft w:val="0"/>
      <w:marRight w:val="0"/>
      <w:marTop w:val="0"/>
      <w:marBottom w:val="0"/>
      <w:divBdr>
        <w:top w:val="none" w:sz="0" w:space="0" w:color="auto"/>
        <w:left w:val="none" w:sz="0" w:space="0" w:color="auto"/>
        <w:bottom w:val="none" w:sz="0" w:space="0" w:color="auto"/>
        <w:right w:val="none" w:sz="0" w:space="0" w:color="auto"/>
      </w:divBdr>
      <w:divsChild>
        <w:div w:id="863129777">
          <w:marLeft w:val="0"/>
          <w:marRight w:val="0"/>
          <w:marTop w:val="166"/>
          <w:marBottom w:val="166"/>
          <w:divBdr>
            <w:top w:val="none" w:sz="0" w:space="0" w:color="auto"/>
            <w:left w:val="none" w:sz="0" w:space="0" w:color="auto"/>
            <w:bottom w:val="none" w:sz="0" w:space="0" w:color="auto"/>
            <w:right w:val="none" w:sz="0" w:space="0" w:color="auto"/>
          </w:divBdr>
          <w:divsChild>
            <w:div w:id="3792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3917">
      <w:bodyDiv w:val="1"/>
      <w:marLeft w:val="0"/>
      <w:marRight w:val="0"/>
      <w:marTop w:val="0"/>
      <w:marBottom w:val="0"/>
      <w:divBdr>
        <w:top w:val="none" w:sz="0" w:space="0" w:color="auto"/>
        <w:left w:val="none" w:sz="0" w:space="0" w:color="auto"/>
        <w:bottom w:val="none" w:sz="0" w:space="0" w:color="auto"/>
        <w:right w:val="none" w:sz="0" w:space="0" w:color="auto"/>
      </w:divBdr>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7340">
      <w:bodyDiv w:val="1"/>
      <w:marLeft w:val="0"/>
      <w:marRight w:val="0"/>
      <w:marTop w:val="0"/>
      <w:marBottom w:val="0"/>
      <w:divBdr>
        <w:top w:val="none" w:sz="0" w:space="0" w:color="auto"/>
        <w:left w:val="none" w:sz="0" w:space="0" w:color="auto"/>
        <w:bottom w:val="none" w:sz="0" w:space="0" w:color="auto"/>
        <w:right w:val="none" w:sz="0" w:space="0" w:color="auto"/>
      </w:divBdr>
      <w:divsChild>
        <w:div w:id="1141314427">
          <w:marLeft w:val="547"/>
          <w:marRight w:val="0"/>
          <w:marTop w:val="106"/>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flickr.com/photos/tonyshi/4385628183/" TargetMode="External"/><Relationship Id="rId117" Type="http://schemas.openxmlformats.org/officeDocument/2006/relationships/hyperlink" Target="http://ontology.buffalo.edu/smith/articles/Functions-in-BFO.pdf" TargetMode="External"/><Relationship Id="rId21" Type="http://schemas.openxmlformats.org/officeDocument/2006/relationships/hyperlink" Target="http://en.wikipedia.org/wiki/Mark_Sykes" TargetMode="External"/><Relationship Id="rId42" Type="http://schemas.openxmlformats.org/officeDocument/2006/relationships/image" Target="media/image12.jpeg"/><Relationship Id="rId47" Type="http://schemas.openxmlformats.org/officeDocument/2006/relationships/hyperlink" Target="http://ontology.buffalo.edu/smith/articles/lfm.htm" TargetMode="External"/><Relationship Id="rId63" Type="http://schemas.openxmlformats.org/officeDocument/2006/relationships/hyperlink" Target="http://www.ncbi.nlm.nih.gov/pmc/articles/PMC1175958" TargetMode="External"/><Relationship Id="rId68" Type="http://schemas.openxmlformats.org/officeDocument/2006/relationships/hyperlink" Target="http://ontology.buffalo.edu/smith/book/P&amp;M/pieces.pdf" TargetMode="External"/><Relationship Id="rId84" Type="http://schemas.openxmlformats.org/officeDocument/2006/relationships/hyperlink" Target="http://dx.doi.org/10.1016/j.artmed.2006.12.005" TargetMode="External"/><Relationship Id="rId89" Type="http://schemas.openxmlformats.org/officeDocument/2006/relationships/hyperlink" Target="http://hem.passagen.se/ijohansson/function1.pdf" TargetMode="External"/><Relationship Id="rId112" Type="http://schemas.openxmlformats.org/officeDocument/2006/relationships/hyperlink" Target="http://www.onto-med.de/obml/ws2011/obml2011report.pdf" TargetMode="External"/><Relationship Id="rId16" Type="http://schemas.openxmlformats.org/officeDocument/2006/relationships/image" Target="media/image2.png"/><Relationship Id="rId107" Type="http://schemas.openxmlformats.org/officeDocument/2006/relationships/hyperlink" Target="http://ontology.buffalo.edu/smith/articles/naivephysics.html" TargetMode="External"/><Relationship Id="rId11" Type="http://schemas.openxmlformats.org/officeDocument/2006/relationships/endnotes" Target="endnotes.xml"/><Relationship Id="rId32" Type="http://schemas.microsoft.com/office/2011/relationships/commentsExtended" Target="commentsExtended.xml"/><Relationship Id="rId37" Type="http://schemas.openxmlformats.org/officeDocument/2006/relationships/image" Target="media/image10.gif"/><Relationship Id="rId53" Type="http://schemas.openxmlformats.org/officeDocument/2006/relationships/hyperlink" Target="http://ontology.buffalo.edu/smith/articles/niches.pdf" TargetMode="External"/><Relationship Id="rId58" Type="http://schemas.openxmlformats.org/officeDocument/2006/relationships/hyperlink" Target="http://ontology.buffalo.edu/smith/articles/Mountains.htm" TargetMode="External"/><Relationship Id="rId74" Type="http://schemas.openxmlformats.org/officeDocument/2006/relationships/hyperlink" Target="http://ceur-ws.org/Vol-222" TargetMode="External"/><Relationship Id="rId79" Type="http://schemas.openxmlformats.org/officeDocument/2006/relationships/hyperlink" Target="http://www.ifomis.org/Research/IFOMISReports/IFOMIS%20Report%2005_2003.pdf" TargetMode="External"/><Relationship Id="rId102" Type="http://schemas.openxmlformats.org/officeDocument/2006/relationships/hyperlink" Target="http://ontology.buffalo.edu/smith/articles/trm.pdf" TargetMode="External"/><Relationship Id="rId123"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http://ontology.buffalo.edu/smith/articles/cornucopia.pdf" TargetMode="External"/><Relationship Id="rId82" Type="http://schemas.openxmlformats.org/officeDocument/2006/relationships/hyperlink" Target="http://www.ifomis.org/Downloads/Reports/IR-0303_Donnelly.pdf" TargetMode="External"/><Relationship Id="rId90" Type="http://schemas.openxmlformats.org/officeDocument/2006/relationships/hyperlink" Target="http://sigpubs.biostr.washington.edu/archive/00000135/" TargetMode="External"/><Relationship Id="rId95" Type="http://schemas.openxmlformats.org/officeDocument/2006/relationships/hyperlink" Target="http://hal.archives-ouvertes.fr/docs/00/05/32/72/PDF/ijn_00000096_00.pdf" TargetMode="External"/><Relationship Id="rId19" Type="http://schemas.openxmlformats.org/officeDocument/2006/relationships/hyperlink" Target="https://github.com/information-artifact-ontology/" TargetMode="External"/><Relationship Id="rId14" Type="http://schemas.openxmlformats.org/officeDocument/2006/relationships/header" Target="header1.xml"/><Relationship Id="rId22" Type="http://schemas.openxmlformats.org/officeDocument/2006/relationships/hyperlink" Target="http://en.wikipedia.org/wiki/Fran%C3%A7ois_Georges-Picot" TargetMode="External"/><Relationship Id="rId27" Type="http://schemas.openxmlformats.org/officeDocument/2006/relationships/image" Target="media/image6.jpeg"/><Relationship Id="rId30" Type="http://schemas.openxmlformats.org/officeDocument/2006/relationships/image" Target="media/image8.png"/><Relationship Id="rId35" Type="http://schemas.openxmlformats.org/officeDocument/2006/relationships/image" Target="media/image9.emf"/><Relationship Id="rId43" Type="http://schemas.openxmlformats.org/officeDocument/2006/relationships/image" Target="media/image13.png"/><Relationship Id="rId48" Type="http://schemas.openxmlformats.org/officeDocument/2006/relationships/hyperlink" Target="http://ontology.buffalo.edu/smith/articles/fffo.htm" TargetMode="External"/><Relationship Id="rId56" Type="http://schemas.openxmlformats.org/officeDocument/2006/relationships/hyperlink" Target="http://ontology.buffalo.edu/smith/articles/Surrounding_space.pdf" TargetMode="External"/><Relationship Id="rId64" Type="http://schemas.openxmlformats.org/officeDocument/2006/relationships/hyperlink" Target="http://www.biomedcentral.com/1471-2105/9/S5/S2" TargetMode="External"/><Relationship Id="rId69" Type="http://schemas.openxmlformats.org/officeDocument/2006/relationships/hyperlink" Target="http://ontology.buffalo.edu/medo/biodynamic.pdf" TargetMode="External"/><Relationship Id="rId77" Type="http://schemas.openxmlformats.org/officeDocument/2006/relationships/hyperlink" Target="http://ontology.buffalo.edu/ido/Dispositions_and_IDO.pdf" TargetMode="External"/><Relationship Id="rId100" Type="http://schemas.openxmlformats.org/officeDocument/2006/relationships/hyperlink" Target="http://ontology.buffalo.edu/smith/articles/Medinfo_2010_Ceusters_Smith.pdf" TargetMode="External"/><Relationship Id="rId105" Type="http://schemas.openxmlformats.org/officeDocument/2006/relationships/hyperlink" Target="http://hem.passagen.se/ijohansson/ontology6.htm" TargetMode="External"/><Relationship Id="rId113" Type="http://schemas.openxmlformats.org/officeDocument/2006/relationships/hyperlink" Target="http://www.plosone.org/article/info%3Adoi%2F10.1371%2Fjournal.pone.0018794" TargetMode="External"/><Relationship Id="rId118"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hyperlink" Target="http://ontology.buffalo.edu/smith/articles/Mereotopology.pdf" TargetMode="External"/><Relationship Id="rId72" Type="http://schemas.openxmlformats.org/officeDocument/2006/relationships/hyperlink" Target="http://ontology.buffalo.edu/bfo/Against_Fantology.pdf" TargetMode="External"/><Relationship Id="rId80" Type="http://schemas.openxmlformats.org/officeDocument/2006/relationships/hyperlink" Target="http://www.ifomis.org/Research/IFOMISReports/IFOMIS%20Report%2006_2003.pdf" TargetMode="External"/><Relationship Id="rId85" Type="http://schemas.openxmlformats.org/officeDocument/2006/relationships/hyperlink" Target="http://www.acsu.buffalo.edu/~bittner3/DonnellyAIMed05.pdf" TargetMode="External"/><Relationship Id="rId93" Type="http://schemas.openxmlformats.org/officeDocument/2006/relationships/hyperlink" Target="http://www.biomedcentral.com/1756-0500/4/313" TargetMode="External"/><Relationship Id="rId98" Type="http://schemas.openxmlformats.org/officeDocument/2006/relationships/hyperlink" Target="http://www.philosophie.ch/preprints/79_Promising_And_Other_Social_Acts.pdf" TargetMode="External"/><Relationship Id="rId121"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hyperlink" Target="https://github.com/information-artifact-ontology/" TargetMode="External"/><Relationship Id="rId25" Type="http://schemas.openxmlformats.org/officeDocument/2006/relationships/image" Target="media/image5.jpeg"/><Relationship Id="rId33" Type="http://schemas.openxmlformats.org/officeDocument/2006/relationships/hyperlink" Target="http://purl.obolibrary.org/obo/IAO_0000030" TargetMode="External"/><Relationship Id="rId38" Type="http://schemas.openxmlformats.org/officeDocument/2006/relationships/image" Target="media/image11.emf"/><Relationship Id="rId46" Type="http://schemas.openxmlformats.org/officeDocument/2006/relationships/hyperlink" Target="http://ontology.buffalo.edu/smith/articles/relact.html" TargetMode="External"/><Relationship Id="rId59" Type="http://schemas.openxmlformats.org/officeDocument/2006/relationships/hyperlink" Target="http://ontology.buffalo.edu/smith/articles/embryontology.htm" TargetMode="External"/><Relationship Id="rId67" Type="http://schemas.openxmlformats.org/officeDocument/2006/relationships/hyperlink" Target="http://www.ncbi.nlm.nih.gov/pmc/articles/PMC3104413/" TargetMode="External"/><Relationship Id="rId103" Type="http://schemas.openxmlformats.org/officeDocument/2006/relationships/hyperlink" Target="http://ontology.buffalo.edu/bfo/Ontology_Matching.pdf" TargetMode="External"/><Relationship Id="rId108" Type="http://schemas.openxmlformats.org/officeDocument/2006/relationships/hyperlink" Target="http://www.jbiomedsem.com/content/2/S4/S2" TargetMode="External"/><Relationship Id="rId116" Type="http://schemas.openxmlformats.org/officeDocument/2006/relationships/hyperlink" Target="http://www.bristol.ac.uk/metaphysicsofscience/associatememberspublications/Tendencies-preprint.pdf" TargetMode="External"/><Relationship Id="rId124" Type="http://schemas.microsoft.com/office/2011/relationships/people" Target="people.xml"/><Relationship Id="rId20" Type="http://schemas.openxmlformats.org/officeDocument/2006/relationships/hyperlink" Target="http://en.wikisource.org/wiki/ICD-10-CM_(2010)/CHAPTER_20" TargetMode="External"/><Relationship Id="rId41" Type="http://schemas.openxmlformats.org/officeDocument/2006/relationships/hyperlink" Target="http://purl.obolibrary.org/obo/OGMS_0000087" TargetMode="External"/><Relationship Id="rId54" Type="http://schemas.openxmlformats.org/officeDocument/2006/relationships/hyperlink" Target="http://ontology.buffalo.edu/smith/articles/fiat.htm" TargetMode="External"/><Relationship Id="rId62" Type="http://schemas.openxmlformats.org/officeDocument/2006/relationships/hyperlink" Target="http://genomebiology.com/2005/6/5/R46" TargetMode="External"/><Relationship Id="rId70" Type="http://schemas.openxmlformats.org/officeDocument/2006/relationships/hyperlink" Target="http://ontology.buffalo.edu/bfo/SQU.pdf" TargetMode="External"/><Relationship Id="rId75" Type="http://schemas.openxmlformats.org/officeDocument/2006/relationships/hyperlink" Target="http://ontology.buffalo.edu/smith/articles/realizables.pdf" TargetMode="External"/><Relationship Id="rId83" Type="http://schemas.openxmlformats.org/officeDocument/2006/relationships/hyperlink" Target="http://www.acsu.buffalo.edu/~bittner3/BittnerKRmed.pdf" TargetMode="External"/><Relationship Id="rId88" Type="http://schemas.openxmlformats.org/officeDocument/2006/relationships/hyperlink" Target="http://www.acsu.buffalo.edu/~bittner3/BittnerQR2007.pdf" TargetMode="External"/><Relationship Id="rId91" Type="http://schemas.openxmlformats.org/officeDocument/2006/relationships/hyperlink" Target="http://sigpubs.biostr.washington.edu/archive/00000204/http:/sigpubs.biostr.washington.edu/archive/00000204/" TargetMode="External"/><Relationship Id="rId96" Type="http://schemas.openxmlformats.org/officeDocument/2006/relationships/hyperlink" Target="http://art-mind.org/review/IMG/pdf/Dretske_1967_Can-events-move_M.pdf" TargetMode="External"/><Relationship Id="rId111" Type="http://schemas.openxmlformats.org/officeDocument/2006/relationships/hyperlink" Target="http://ceur-ws.org/Vol-812/paper12.pdf"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image" Target="media/image7.wmf"/><Relationship Id="rId36" Type="http://schemas.openxmlformats.org/officeDocument/2006/relationships/image" Target="media/image90.emf"/><Relationship Id="rId49" Type="http://schemas.openxmlformats.org/officeDocument/2006/relationships/hyperlink" Target="http://ontology.buffalo.edu/smith/articles/acta.pdf" TargetMode="External"/><Relationship Id="rId57" Type="http://schemas.openxmlformats.org/officeDocument/2006/relationships/hyperlink" Target="http://ontology.buffalo.edu/smith/articles/truthandreference.pdf" TargetMode="External"/><Relationship Id="rId106" Type="http://schemas.openxmlformats.org/officeDocument/2006/relationships/hyperlink" Target="http://ontology.buffalo.edu/smith/articles/charuniv.pdf" TargetMode="External"/><Relationship Id="rId114" Type="http://schemas.openxmlformats.org/officeDocument/2006/relationships/hyperlink" Target="http://www.cs.man.ac.uk/~rector/papers/rector-modularisation-kcap-2003-distrib.pdf" TargetMode="External"/><Relationship Id="rId119" Type="http://schemas.openxmlformats.org/officeDocument/2006/relationships/header" Target="header3.xml"/><Relationship Id="rId10" Type="http://schemas.openxmlformats.org/officeDocument/2006/relationships/footnotes" Target="footnotes.xml"/><Relationship Id="rId31" Type="http://schemas.openxmlformats.org/officeDocument/2006/relationships/comments" Target="comments.xml"/><Relationship Id="rId44" Type="http://schemas.openxmlformats.org/officeDocument/2006/relationships/image" Target="media/image14.png"/><Relationship Id="rId52" Type="http://schemas.openxmlformats.org/officeDocument/2006/relationships/hyperlink" Target="http://ontology.buffalo.edu/smith/articles/greensboro.html" TargetMode="External"/><Relationship Id="rId60" Type="http://schemas.openxmlformats.org/officeDocument/2006/relationships/hyperlink" Target="http://ontology.buffalo.edu/smith/articles/SNAP_SPAN.pdf" TargetMode="External"/><Relationship Id="rId65" Type="http://schemas.openxmlformats.org/officeDocument/2006/relationships/hyperlink" Target="http://www.acsu.buffalo.edu/~bittner3/Publications_files/Bittner-NA-2006-28.pdf" TargetMode="External"/><Relationship Id="rId73" Type="http://schemas.openxmlformats.org/officeDocument/2006/relationships/hyperlink" Target="http://ontology.buffalo.edu/bfo/Terminology_for_Ontologies.pdf" TargetMode="External"/><Relationship Id="rId78" Type="http://schemas.openxmlformats.org/officeDocument/2006/relationships/hyperlink" Target="http://www.biomedcentral.com/1471-2105/11/289" TargetMode="External"/><Relationship Id="rId81" Type="http://schemas.openxmlformats.org/officeDocument/2006/relationships/hyperlink" Target="http://www.ifomis.org/Research/IFOMISReports/IFOMIS%20Report%2007_2003.pdf" TargetMode="External"/><Relationship Id="rId86" Type="http://schemas.openxmlformats.org/officeDocument/2006/relationships/hyperlink" Target="http://web.me.com/tbittner1/DonnellyProfessional/Publications_files/RelPlApOnFin.pdf" TargetMode="External"/><Relationship Id="rId94" Type="http://schemas.openxmlformats.org/officeDocument/2006/relationships/hyperlink" Target="http://krr.meraka.org.za/~aow2010/AOW2010-preproceedings.pdf" TargetMode="External"/><Relationship Id="rId99" Type="http://schemas.openxmlformats.org/officeDocument/2006/relationships/hyperlink" Target="http://mba.eci.ufmg.br/downloads/ZemachFourOntologies.pdf" TargetMode="External"/><Relationship Id="rId101" Type="http://schemas.openxmlformats.org/officeDocument/2006/relationships/hyperlink" Target="http://ontology.buffalo.edu/smith/articles/partitions.pdf" TargetMode="External"/><Relationship Id="rId122"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obi-ontology.org/" TargetMode="External"/><Relationship Id="rId39" Type="http://schemas.openxmlformats.org/officeDocument/2006/relationships/image" Target="media/image12.gif"/><Relationship Id="rId109" Type="http://schemas.openxmlformats.org/officeDocument/2006/relationships/hyperlink" Target="http://plato.stanford.edu/archives/spr2010/entries/dependence-ontological/" TargetMode="External"/><Relationship Id="rId34" Type="http://schemas.openxmlformats.org/officeDocument/2006/relationships/hyperlink" Target="http://obi-ontology.org/" TargetMode="External"/><Relationship Id="rId50" Type="http://schemas.openxmlformats.org/officeDocument/2006/relationships/hyperlink" Target="http://ontology.buffalo.edu/smith/articles/Mereotopology1.pdf" TargetMode="External"/><Relationship Id="rId55" Type="http://schemas.openxmlformats.org/officeDocument/2006/relationships/hyperlink" Target="http://ontology.buffalo.edu/smith/articles/smith_varzi_fiat.pdf" TargetMode="External"/><Relationship Id="rId76" Type="http://schemas.openxmlformats.org/officeDocument/2006/relationships/hyperlink" Target="http://ontology.buffalo.edu/medo/Disease_and_Diagnosis.pdf" TargetMode="External"/><Relationship Id="rId97" Type="http://schemas.openxmlformats.org/officeDocument/2006/relationships/hyperlink" Target="http://ontology.buffalo.edu/smith/articles/hloa.html" TargetMode="External"/><Relationship Id="rId104" Type="http://schemas.openxmlformats.org/officeDocument/2006/relationships/hyperlink" Target="http://www.comp.leeds.ac." TargetMode="External"/><Relationship Id="rId120" Type="http://schemas.openxmlformats.org/officeDocument/2006/relationships/footer" Target="footer3.xml"/><Relationship Id="rId125"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yperlink" Target="http://ontology.buffalo.edu/bio/logic_of_classes.pdf" TargetMode="External"/><Relationship Id="rId92" Type="http://schemas.openxmlformats.org/officeDocument/2006/relationships/hyperlink" Target="http://www.ncgia.buffalo.edu/i21/ng/ng.html" TargetMode="External"/><Relationship Id="rId2" Type="http://schemas.openxmlformats.org/officeDocument/2006/relationships/customXml" Target="../customXml/item2.xml"/><Relationship Id="rId29" Type="http://schemas.openxmlformats.org/officeDocument/2006/relationships/hyperlink" Target="http://www.berkeleybop.org/obo/OGMS:0000087" TargetMode="External"/><Relationship Id="rId24" Type="http://schemas.openxmlformats.org/officeDocument/2006/relationships/image" Target="media/image4.png"/><Relationship Id="rId40" Type="http://schemas.openxmlformats.org/officeDocument/2006/relationships/image" Target="media/image13.emf"/><Relationship Id="rId45" Type="http://schemas.openxmlformats.org/officeDocument/2006/relationships/image" Target="media/image15.tiff"/><Relationship Id="rId66" Type="http://schemas.openxmlformats.org/officeDocument/2006/relationships/hyperlink" Target="http://iospress.metapress.com/content/1551884412214u67/fulltext.pdf" TargetMode="External"/><Relationship Id="rId87" Type="http://schemas.openxmlformats.org/officeDocument/2006/relationships/hyperlink" Target="http://web.me.com/tbittner1/DonnellyProfessional/Publications_files/LayeredMereologyAIJ.pdf" TargetMode="External"/><Relationship Id="rId110" Type="http://schemas.openxmlformats.org/officeDocument/2006/relationships/hyperlink" Target="http://www.acsu.buffalo.edu/~bittner3/BittnerDonnellySmithFois04.pdf" TargetMode="External"/><Relationship Id="rId115" Type="http://schemas.openxmlformats.org/officeDocument/2006/relationships/hyperlink" Target="http://www.ncbi.nlm.nih.gov/pmc/articles/PMC1480337/" TargetMode="External"/></Relationships>
</file>

<file path=word/theme/theme1.xml><?xml version="1.0" encoding="utf-8"?>
<a:theme xmlns:a="http://schemas.openxmlformats.org/drawingml/2006/main" name="BFO Referen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Times New Roman"/>
        <a:ea typeface=""/>
        <a:cs typeface=""/>
        <a:font script="Jpan" typeface="ＭＳ 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imes New Roman"/>
        <a:ea typeface=""/>
        <a:cs typeface=""/>
        <a:font script="Jpan" typeface="ＭＳ Ｐ明朝"/>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3CB45E-B11F-4025-B67B-E456F540A1D8}">
  <ds:schemaRefs>
    <ds:schemaRef ds:uri="http://schemas.openxmlformats.org/officeDocument/2006/bibliography"/>
  </ds:schemaRefs>
</ds:datastoreItem>
</file>

<file path=customXml/itemProps3.xml><?xml version="1.0" encoding="utf-8"?>
<ds:datastoreItem xmlns:ds="http://schemas.openxmlformats.org/officeDocument/2006/customXml" ds:itemID="{27F5D510-6822-4F15-9CAB-3207B48BA68B}">
  <ds:schemaRefs>
    <ds:schemaRef ds:uri="http://schemas.openxmlformats.org/officeDocument/2006/bibliography"/>
  </ds:schemaRefs>
</ds:datastoreItem>
</file>

<file path=customXml/itemProps4.xml><?xml version="1.0" encoding="utf-8"?>
<ds:datastoreItem xmlns:ds="http://schemas.openxmlformats.org/officeDocument/2006/customXml" ds:itemID="{9FEF366F-1572-4D89-A64D-0D7D6F0AB14B}">
  <ds:schemaRefs>
    <ds:schemaRef ds:uri="http://schemas.openxmlformats.org/officeDocument/2006/bibliography"/>
  </ds:schemaRefs>
</ds:datastoreItem>
</file>

<file path=customXml/itemProps5.xml><?xml version="1.0" encoding="utf-8"?>
<ds:datastoreItem xmlns:ds="http://schemas.openxmlformats.org/officeDocument/2006/customXml" ds:itemID="{7410D605-DB9E-4B9B-8365-F082EE615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102</Pages>
  <Words>30207</Words>
  <Characters>172184</Characters>
  <Application>Microsoft Office Word</Application>
  <DocSecurity>0</DocSecurity>
  <Lines>1434</Lines>
  <Paragraphs>403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201988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SPECIFICATION AND USER’</dc:subject>
  <dc:creator>Corresponding author: Barry Smith</dc:creator>
  <cp:lastModifiedBy>Jie Zheng</cp:lastModifiedBy>
  <cp:revision>3</cp:revision>
  <cp:lastPrinted>2017-12-15T03:26:00Z</cp:lastPrinted>
  <dcterms:created xsi:type="dcterms:W3CDTF">2018-07-18T05:35:00Z</dcterms:created>
  <dcterms:modified xsi:type="dcterms:W3CDTF">2018-07-19T02:36:00Z</dcterms:modified>
</cp:coreProperties>
</file>