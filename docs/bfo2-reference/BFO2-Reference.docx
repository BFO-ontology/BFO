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14:paraId="0E3FA60E" w14:textId="77777777">
            <w:trPr>
              <w:trHeight w:val="2880"/>
              <w:jc w:val="center"/>
            </w:trPr>
            <w:tc>
              <w:tcPr>
                <w:tcW w:w="5000" w:type="pct"/>
              </w:tcPr>
              <w:p w14:paraId="37749332" w14:textId="77777777"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14:paraId="2B0C8412" w14:textId="77777777">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B03B3D" w:rsidRDefault="00230722" w:rsidP="00091D05">
                    <w:pPr>
                      <w:pStyle w:val="NoSpacing"/>
                      <w:jc w:val="center"/>
                      <w:rPr>
                        <w:rFonts w:ascii="Georgia" w:eastAsiaTheme="majorEastAsia" w:hAnsi="Georgia" w:cstheme="majorBidi"/>
                        <w:sz w:val="80"/>
                        <w:szCs w:val="80"/>
                      </w:rPr>
                    </w:pPr>
                    <w:r>
                      <w:rPr>
                        <w:rFonts w:ascii="Georgia" w:eastAsiaTheme="majorEastAsia" w:hAnsi="Georgia" w:cstheme="majorBidi"/>
                        <w:sz w:val="72"/>
                        <w:szCs w:val="80"/>
                        <w:lang w:val="en-US"/>
                      </w:rPr>
                      <w:t>Basic Formal Ontology 2.0</w:t>
                    </w:r>
                  </w:p>
                </w:tc>
              </w:sdtContent>
            </w:sdt>
          </w:tr>
          <w:tr w:rsidR="00215638" w:rsidRPr="00B03B3D" w14:paraId="41A07FA4" w14:textId="77777777">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A336B1A" w14:textId="77777777" w:rsidR="00215638" w:rsidRPr="00B03B3D" w:rsidRDefault="00230722" w:rsidP="00091D05">
                    <w:pPr>
                      <w:pStyle w:val="NoSpacing"/>
                      <w:jc w:val="center"/>
                      <w:rPr>
                        <w:rFonts w:ascii="Georgia" w:eastAsiaTheme="majorEastAsia" w:hAnsi="Georgia" w:cstheme="majorBidi"/>
                        <w:sz w:val="44"/>
                        <w:szCs w:val="44"/>
                      </w:rPr>
                    </w:pPr>
                    <w:r>
                      <w:rPr>
                        <w:rFonts w:ascii="Georgia" w:eastAsiaTheme="majorEastAsia" w:hAnsi="Georgia" w:cstheme="majorBidi"/>
                        <w:sz w:val="44"/>
                        <w:szCs w:val="44"/>
                        <w:lang w:val="en-US"/>
                      </w:rPr>
                      <w:t>DRAFT DOCUMENT</w:t>
                    </w:r>
                  </w:p>
                </w:tc>
              </w:sdtContent>
            </w:sdt>
          </w:tr>
          <w:tr w:rsidR="00215638" w:rsidRPr="00B03B3D" w14:paraId="48C48BE9" w14:textId="77777777">
            <w:trPr>
              <w:trHeight w:val="360"/>
              <w:jc w:val="center"/>
            </w:trPr>
            <w:tc>
              <w:tcPr>
                <w:tcW w:w="5000" w:type="pct"/>
                <w:vAlign w:val="center"/>
              </w:tcPr>
              <w:p w14:paraId="454D7D16" w14:textId="77777777" w:rsidR="00215638" w:rsidRPr="00B03B3D" w:rsidRDefault="00215638" w:rsidP="006C241A">
                <w:pPr>
                  <w:pStyle w:val="NoSpacing"/>
                  <w:spacing w:line="360" w:lineRule="auto"/>
                  <w:jc w:val="center"/>
                  <w:rPr>
                    <w:rFonts w:ascii="Georgia" w:hAnsi="Georgia"/>
                  </w:rPr>
                </w:pPr>
              </w:p>
            </w:tc>
          </w:tr>
          <w:tr w:rsidR="00215638" w:rsidRPr="00B03B3D" w14:paraId="02CCD161" w14:textId="77777777">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B03B3D" w:rsidRDefault="00230722" w:rsidP="006C241A">
                    <w:pPr>
                      <w:pStyle w:val="NoSpacing"/>
                      <w:spacing w:line="360" w:lineRule="auto"/>
                      <w:jc w:val="center"/>
                      <w:rPr>
                        <w:rFonts w:ascii="Georgia" w:hAnsi="Georgia"/>
                        <w:b/>
                        <w:bCs/>
                      </w:rPr>
                    </w:pPr>
                    <w:r>
                      <w:rPr>
                        <w:rFonts w:ascii="Georgia" w:hAnsi="Georgia"/>
                        <w:b/>
                        <w:bCs/>
                        <w:lang w:val="en-US"/>
                      </w:rPr>
                      <w:t>Corresponding author: Barry Smith</w:t>
                    </w:r>
                  </w:p>
                </w:tc>
              </w:sdtContent>
            </w:sdt>
          </w:tr>
          <w:tr w:rsidR="00215638" w:rsidRPr="00B03B3D" w14:paraId="58E3CE34" w14:textId="77777777">
            <w:trPr>
              <w:trHeight w:val="360"/>
              <w:jc w:val="center"/>
            </w:trPr>
            <w:tc>
              <w:tcPr>
                <w:tcW w:w="5000" w:type="pct"/>
                <w:vAlign w:val="center"/>
              </w:tcPr>
              <w:p w14:paraId="068935DB" w14:textId="77777777" w:rsidR="00215638" w:rsidRPr="00B03B3D" w:rsidRDefault="00215638" w:rsidP="006C241A">
                <w:pPr>
                  <w:pStyle w:val="NoSpacing"/>
                  <w:spacing w:line="360" w:lineRule="auto"/>
                  <w:jc w:val="center"/>
                  <w:rPr>
                    <w:rFonts w:ascii="Georgia" w:hAnsi="Georgia"/>
                    <w:b/>
                    <w:bCs/>
                  </w:rPr>
                </w:pPr>
              </w:p>
            </w:tc>
          </w:tr>
        </w:tbl>
        <w:p w14:paraId="366A81D7" w14:textId="664B7102" w:rsidR="00215638" w:rsidRPr="00B03B3D" w:rsidRDefault="001E591D"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w:instrText>
          </w:r>
          <w:r w:rsidR="00DE057C">
            <w:rPr>
              <w:rFonts w:ascii="Georgia" w:hAnsi="Georgia"/>
            </w:rPr>
            <w:instrText>SAVE</w:instrText>
          </w:r>
          <w:r w:rsidR="002E5BE8" w:rsidRPr="00B03B3D">
            <w:rPr>
              <w:rFonts w:ascii="Georgia" w:hAnsi="Georgia"/>
            </w:rPr>
            <w:instrText xml:space="preserve">DATE \@ "M/d/yyyy h:mm am/pm" </w:instrText>
          </w:r>
          <w:r w:rsidRPr="00B03B3D">
            <w:rPr>
              <w:rFonts w:ascii="Georgia" w:hAnsi="Georgia"/>
              <w:lang w:val="pt-BR"/>
            </w:rPr>
            <w:fldChar w:fldCharType="separate"/>
          </w:r>
          <w:ins w:id="0" w:author="Alan Ruttenberg" w:date="2012-01-14T17:11:00Z">
            <w:r w:rsidR="00EF0C8C">
              <w:rPr>
                <w:rFonts w:ascii="Georgia" w:hAnsi="Georgia"/>
                <w:noProof/>
              </w:rPr>
              <w:t>1/4/2012 7:09 PM</w:t>
            </w:r>
          </w:ins>
          <w:del w:id="1" w:author="Alan Ruttenberg" w:date="2012-01-14T17:11:00Z">
            <w:r w:rsidR="00230722" w:rsidDel="00EF0C8C">
              <w:rPr>
                <w:rFonts w:ascii="Georgia" w:hAnsi="Georgia"/>
                <w:noProof/>
              </w:rPr>
              <w:delText>1/4/2012 8:34 PM</w:delText>
            </w:r>
          </w:del>
          <w:r w:rsidRPr="00B03B3D">
            <w:rPr>
              <w:rFonts w:ascii="Georgia" w:hAnsi="Georgia"/>
              <w:lang w:val="pt-BR"/>
            </w:rPr>
            <w:fldChar w:fldCharType="end"/>
          </w:r>
        </w:p>
        <w:p w14:paraId="2F03E14F" w14:textId="77777777" w:rsidR="00B03B3D" w:rsidRPr="00B03B3D" w:rsidRDefault="00B03B3D" w:rsidP="006C241A">
          <w:pPr>
            <w:spacing w:line="360" w:lineRule="auto"/>
            <w:jc w:val="center"/>
            <w:rPr>
              <w:rFonts w:ascii="Georgia" w:hAnsi="Georgia"/>
              <w:lang w:val="pt-BR"/>
            </w:rPr>
          </w:pPr>
        </w:p>
        <w:p w14:paraId="42E76320" w14:textId="77777777" w:rsidR="00B03B3D" w:rsidRPr="00B03B3D" w:rsidRDefault="00B03B3D" w:rsidP="006C241A">
          <w:pPr>
            <w:spacing w:line="360" w:lineRule="auto"/>
            <w:jc w:val="center"/>
            <w:rPr>
              <w:rFonts w:ascii="Georgia" w:hAnsi="Georgia"/>
              <w:lang w:val="pt-BR"/>
            </w:rPr>
          </w:pPr>
        </w:p>
        <w:p w14:paraId="41D28AC8" w14:textId="4A4B1246" w:rsidR="00B03B3D" w:rsidRPr="00B03B3D" w:rsidRDefault="00EF0C8C" w:rsidP="006C241A">
          <w:pPr>
            <w:spacing w:line="360" w:lineRule="auto"/>
            <w:jc w:val="center"/>
            <w:rPr>
              <w:rFonts w:ascii="Georgia" w:hAnsi="Georgia"/>
              <w:lang w:val="pt-BR"/>
            </w:rPr>
          </w:pPr>
          <w:ins w:id="2" w:author="Alan Ruttenberg" w:date="2012-01-14T17:12:00Z">
            <w:r>
              <w:rPr>
                <w:rFonts w:ascii="Georgia" w:hAnsi="Georgia"/>
                <w:noProof/>
                <w:rPrChange w:id="3">
                  <w:rPr>
                    <w:noProof/>
                  </w:rPr>
                </w:rPrChange>
              </w:rPr>
              <mc:AlternateContent>
                <mc:Choice Requires="wps">
                  <w:drawing>
                    <wp:anchor distT="0" distB="0" distL="114300" distR="114300" simplePos="0" relativeHeight="251662336" behindDoc="0" locked="0" layoutInCell="1" allowOverlap="1" wp14:anchorId="3D08F3A0" wp14:editId="1B77260E">
                      <wp:simplePos x="0" y="0"/>
                      <wp:positionH relativeFrom="column">
                        <wp:posOffset>349250</wp:posOffset>
                      </wp:positionH>
                      <wp:positionV relativeFrom="paragraph">
                        <wp:posOffset>-558800</wp:posOffset>
                      </wp:positionV>
                      <wp:extent cx="5238750" cy="44577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5238750" cy="4457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D1FFB2" w14:textId="77777777" w:rsidR="00EF0C8C" w:rsidRPr="00A908AB" w:rsidRDefault="00EF0C8C" w:rsidP="00EF0C8C">
                                  <w:pPr>
                                    <w:pBdr>
                                      <w:top w:val="triple" w:sz="4" w:space="1" w:color="auto"/>
                                      <w:left w:val="triple" w:sz="4" w:space="4" w:color="auto"/>
                                      <w:bottom w:val="triple" w:sz="4" w:space="1" w:color="auto"/>
                                      <w:right w:val="triple" w:sz="4" w:space="4" w:color="auto"/>
                                    </w:pBdr>
                                    <w:shd w:val="clear" w:color="auto" w:fill="FFFF99"/>
                                    <w:rPr>
                                      <w:color w:val="FF0000"/>
                                      <w:sz w:val="72"/>
                                      <w:szCs w:val="72"/>
                                      <w:rPrChange w:id="4" w:author="Alan Ruttenberg" w:date="2012-01-14T16:54:00Z">
                                        <w:rPr/>
                                      </w:rPrChange>
                                    </w:rPr>
                                    <w:pPrChange w:id="5" w:author="Alan Ruttenberg" w:date="2012-01-14T16:55:00Z">
                                      <w:pPr/>
                                    </w:pPrChange>
                                  </w:pPr>
                                  <w:ins w:id="6" w:author="Alan Ruttenberg" w:date="2012-01-14T16:52:00Z">
                                    <w:r w:rsidRPr="00A908AB">
                                      <w:rPr>
                                        <w:color w:val="FF0000"/>
                                        <w:sz w:val="72"/>
                                        <w:szCs w:val="72"/>
                                        <w:rPrChange w:id="7" w:author="Alan Ruttenberg" w:date="2012-01-14T16:54:00Z">
                                          <w:rPr/>
                                        </w:rPrChange>
                                      </w:rPr>
                                      <w:t>This document</w:t>
                                    </w:r>
                                  </w:ins>
                                  <w:ins w:id="8" w:author="Alan Ruttenberg" w:date="2012-01-14T16:54:00Z">
                                    <w:r>
                                      <w:rPr>
                                        <w:color w:val="FF0000"/>
                                        <w:sz w:val="72"/>
                                        <w:szCs w:val="72"/>
                                      </w:rPr>
                                      <w:t>,</w:t>
                                    </w:r>
                                  </w:ins>
                                  <w:ins w:id="9" w:author="Alan Ruttenberg" w:date="2012-01-14T16:52:00Z">
                                    <w:r w:rsidRPr="00A908AB">
                                      <w:rPr>
                                        <w:color w:val="FF0000"/>
                                        <w:sz w:val="72"/>
                                        <w:szCs w:val="72"/>
                                        <w:rPrChange w:id="10" w:author="Alan Ruttenberg" w:date="2012-01-14T16:54:00Z">
                                          <w:rPr/>
                                        </w:rPrChange>
                                      </w:rPr>
                                      <w:t xml:space="preserve"> under intensive revision, is disseminated for purposes of discussion and should not be further circulated or cited</w:t>
                                    </w:r>
                                  </w:ins>
                                  <w:ins w:id="11" w:author="Alan Ruttenberg" w:date="2012-01-14T16:57:00Z">
                                    <w:r>
                                      <w:rPr>
                                        <w:color w:val="FF0000"/>
                                        <w:sz w:val="72"/>
                                        <w:szCs w:val="72"/>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6" type="#_x0000_t202" style="position:absolute;left:0;text-align:left;margin-left:27.5pt;margin-top:-43.95pt;width:412.5pt;height:3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pyZ9MCAAAY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" filled="f" stroked="f">
                      <v:textbox>
                        <w:txbxContent>
                          <w:p w14:paraId="23D1FFB2" w14:textId="77777777" w:rsidR="00EF0C8C" w:rsidRPr="00A908AB" w:rsidRDefault="00EF0C8C" w:rsidP="00EF0C8C">
                            <w:pPr>
                              <w:pBdr>
                                <w:top w:val="triple" w:sz="4" w:space="1" w:color="auto"/>
                                <w:left w:val="triple" w:sz="4" w:space="4" w:color="auto"/>
                                <w:bottom w:val="triple" w:sz="4" w:space="1" w:color="auto"/>
                                <w:right w:val="triple" w:sz="4" w:space="4" w:color="auto"/>
                              </w:pBdr>
                              <w:shd w:val="clear" w:color="auto" w:fill="FFFF99"/>
                              <w:rPr>
                                <w:color w:val="FF0000"/>
                                <w:sz w:val="72"/>
                                <w:szCs w:val="72"/>
                                <w:rPrChange w:id="12" w:author="Alan Ruttenberg" w:date="2012-01-14T16:54:00Z">
                                  <w:rPr/>
                                </w:rPrChange>
                              </w:rPr>
                              <w:pPrChange w:id="13" w:author="Alan Ruttenberg" w:date="2012-01-14T16:55:00Z">
                                <w:pPr/>
                              </w:pPrChange>
                            </w:pPr>
                            <w:ins w:id="14" w:author="Alan Ruttenberg" w:date="2012-01-14T16:52:00Z">
                              <w:r w:rsidRPr="00A908AB">
                                <w:rPr>
                                  <w:color w:val="FF0000"/>
                                  <w:sz w:val="72"/>
                                  <w:szCs w:val="72"/>
                                  <w:rPrChange w:id="15" w:author="Alan Ruttenberg" w:date="2012-01-14T16:54:00Z">
                                    <w:rPr/>
                                  </w:rPrChange>
                                </w:rPr>
                                <w:t>This document</w:t>
                              </w:r>
                            </w:ins>
                            <w:ins w:id="16" w:author="Alan Ruttenberg" w:date="2012-01-14T16:54:00Z">
                              <w:r>
                                <w:rPr>
                                  <w:color w:val="FF0000"/>
                                  <w:sz w:val="72"/>
                                  <w:szCs w:val="72"/>
                                </w:rPr>
                                <w:t>,</w:t>
                              </w:r>
                            </w:ins>
                            <w:ins w:id="17" w:author="Alan Ruttenberg" w:date="2012-01-14T16:52:00Z">
                              <w:r w:rsidRPr="00A908AB">
                                <w:rPr>
                                  <w:color w:val="FF0000"/>
                                  <w:sz w:val="72"/>
                                  <w:szCs w:val="72"/>
                                  <w:rPrChange w:id="18" w:author="Alan Ruttenberg" w:date="2012-01-14T16:54:00Z">
                                    <w:rPr/>
                                  </w:rPrChange>
                                </w:rPr>
                                <w:t xml:space="preserve"> under intensive revision, is disseminated for purposes of discussion and should not be further circulated or cited</w:t>
                              </w:r>
                            </w:ins>
                            <w:ins w:id="19" w:author="Alan Ruttenberg" w:date="2012-01-14T16:57:00Z">
                              <w:r>
                                <w:rPr>
                                  <w:color w:val="FF0000"/>
                                  <w:sz w:val="72"/>
                                  <w:szCs w:val="72"/>
                                </w:rPr>
                                <w:t>.</w:t>
                              </w:r>
                            </w:ins>
                          </w:p>
                        </w:txbxContent>
                      </v:textbox>
                      <w10:wrap type="square"/>
                    </v:shape>
                  </w:pict>
                </mc:Fallback>
              </mc:AlternateContent>
            </w:r>
          </w:ins>
        </w:p>
        <w:p w14:paraId="4522F16C" w14:textId="77777777" w:rsidR="00B03B3D" w:rsidRPr="00B03B3D" w:rsidRDefault="00B03B3D" w:rsidP="006C241A">
          <w:pPr>
            <w:spacing w:line="360" w:lineRule="auto"/>
            <w:jc w:val="center"/>
            <w:rPr>
              <w:rFonts w:ascii="Georgia" w:hAnsi="Georgia"/>
              <w:lang w:val="pt-BR"/>
            </w:rPr>
          </w:pPr>
        </w:p>
        <w:p w14:paraId="6894A31C" w14:textId="77777777" w:rsidR="00B03B3D" w:rsidRPr="00B03B3D" w:rsidRDefault="00B03B3D" w:rsidP="006C241A">
          <w:pPr>
            <w:spacing w:line="360" w:lineRule="auto"/>
            <w:jc w:val="center"/>
            <w:rPr>
              <w:rFonts w:ascii="Georgia" w:hAnsi="Georgia"/>
              <w:lang w:val="pt-BR"/>
            </w:rPr>
          </w:pPr>
        </w:p>
        <w:p w14:paraId="29425213" w14:textId="77777777" w:rsidR="00B03B3D" w:rsidRPr="00B03B3D" w:rsidRDefault="00B03B3D" w:rsidP="006C241A">
          <w:pPr>
            <w:spacing w:line="360" w:lineRule="auto"/>
            <w:jc w:val="center"/>
            <w:rPr>
              <w:rFonts w:ascii="Georgia" w:hAnsi="Georgia"/>
              <w:lang w:val="pt-BR"/>
            </w:rPr>
          </w:pPr>
        </w:p>
        <w:p w14:paraId="705361C4" w14:textId="77777777" w:rsidR="00B03B3D" w:rsidRDefault="00B03B3D">
          <w:pPr>
            <w:rPr>
              <w:lang w:val="pt-BR"/>
            </w:rPr>
          </w:pPr>
          <w:r>
            <w:rPr>
              <w:lang w:val="pt-BR"/>
            </w:rPr>
            <w:br w:type="page"/>
          </w:r>
        </w:p>
        <w:p w14:paraId="49DA8541" w14:textId="77777777"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14:paraId="5F36DB90" w14:textId="77777777" w:rsidR="00215638" w:rsidRDefault="00AC1A45" w:rsidP="006006B7">
          <w:pPr>
            <w:spacing w:line="360" w:lineRule="auto"/>
            <w:jc w:val="center"/>
            <w:rPr>
              <w:b/>
              <w:lang w:val="pt-BR"/>
            </w:rPr>
          </w:pPr>
          <w:r>
            <w:rPr>
              <w:b/>
              <w:lang w:val="pt-BR"/>
            </w:rPr>
            <w:t>as compared to BFO 1.1</w:t>
          </w:r>
        </w:p>
        <w:p w14:paraId="5692120E" w14:textId="77777777"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14:paraId="3CCB8EC2" w14:textId="77777777"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of  </w:t>
          </w:r>
          <w:r w:rsidRPr="00A40ADF">
            <w:rPr>
              <w:rStyle w:val="apple-style-span"/>
              <w:rFonts w:ascii="Arial" w:hAnsi="Arial" w:cs="Arial"/>
              <w:i/>
              <w:color w:val="222222"/>
              <w:sz w:val="18"/>
              <w:szCs w:val="20"/>
            </w:rPr>
            <w:t>Material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14:paraId="683082FD" w14:textId="77777777"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A40ADF" w:rsidRDefault="00B03B3D" w:rsidP="004061E2">
          <w:pPr>
            <w:spacing w:after="40" w:line="360" w:lineRule="auto"/>
            <w:ind w:left="426" w:hanging="284"/>
            <w:rPr>
              <w:rStyle w:val="apple-style-span"/>
              <w:rFonts w:ascii="Arial" w:hAnsi="Arial" w:cs="Arial"/>
              <w:color w:val="222222"/>
              <w:szCs w:val="24"/>
            </w:rPr>
          </w:pPr>
        </w:p>
        <w:p w14:paraId="2409647D" w14:textId="77777777"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14:paraId="1760E103" w14:textId="77777777" w:rsidR="00AC1A45" w:rsidRPr="00A40ADF" w:rsidRDefault="00AC1A45" w:rsidP="00AC1A45">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For example between the disposition of a key to open a lock, and of the lock to be opened by the key.</w:t>
          </w:r>
        </w:p>
        <w:p w14:paraId="7AA4DC25" w14:textId="77777777" w:rsidR="00AC1A45" w:rsidRPr="00A40ADF" w:rsidRDefault="00AC1A45" w:rsidP="00AC1A45">
          <w:pPr>
            <w:spacing w:after="40" w:line="360" w:lineRule="auto"/>
            <w:ind w:left="426"/>
            <w:jc w:val="both"/>
            <w:rPr>
              <w:rStyle w:val="apple-style-span"/>
              <w:rFonts w:ascii="Arial" w:hAnsi="Arial" w:cs="Arial"/>
              <w:color w:val="222222"/>
              <w:sz w:val="18"/>
              <w:szCs w:val="20"/>
            </w:rPr>
          </w:pPr>
        </w:p>
        <w:p w14:paraId="219E7027" w14:textId="77777777"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14:paraId="5641539F" w14:textId="77777777"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14:paraId="49348F70" w14:textId="77777777" w:rsidTr="00B03B3D">
            <w:tc>
              <w:tcPr>
                <w:tcW w:w="5000" w:type="pct"/>
              </w:tcPr>
              <w:p w14:paraId="2331D13B" w14:textId="77777777" w:rsidR="006006B7" w:rsidRPr="00A40ADF" w:rsidRDefault="006006B7" w:rsidP="004061E2">
                <w:pPr>
                  <w:pStyle w:val="NoSpacing"/>
                  <w:spacing w:after="40" w:line="360" w:lineRule="auto"/>
                  <w:ind w:left="426"/>
                  <w:jc w:val="both"/>
                  <w:rPr>
                    <w:sz w:val="18"/>
                    <w:szCs w:val="20"/>
                  </w:rPr>
                </w:pPr>
              </w:p>
            </w:tc>
          </w:tr>
        </w:tbl>
        <w:p w14:paraId="006F8EB6" w14:textId="77777777"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14:paraId="52C2997C" w14:textId="77777777" w:rsidR="00B03B3D" w:rsidRPr="00A40ADF" w:rsidRDefault="00B03B3D" w:rsidP="004061E2">
          <w:pPr>
            <w:spacing w:after="40" w:line="360" w:lineRule="auto"/>
            <w:ind w:left="426" w:hanging="284"/>
            <w:rPr>
              <w:rStyle w:val="apple-style-span"/>
              <w:rFonts w:ascii="Arial" w:hAnsi="Arial" w:cs="Arial"/>
              <w:color w:val="222222"/>
              <w:szCs w:val="24"/>
            </w:rPr>
          </w:pPr>
        </w:p>
        <w:p w14:paraId="0E86FAD3" w14:textId="77777777"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14:paraId="6B51283F" w14:textId="77777777"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14:paraId="2381F08D" w14:textId="77777777"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14:paraId="4AF607D8" w14:textId="77777777"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14:paraId="5B97D344" w14:textId="77777777"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
        <w:p w14:paraId="45C227F1" w14:textId="77777777" w:rsidR="004F7E22" w:rsidRDefault="004F7E22" w:rsidP="004061E2">
          <w:pPr>
            <w:spacing w:after="40" w:line="360" w:lineRule="auto"/>
            <w:ind w:left="426"/>
            <w:jc w:val="both"/>
            <w:rPr>
              <w:rStyle w:val="apple-style-span"/>
              <w:rFonts w:ascii="Arial" w:hAnsi="Arial" w:cs="Arial"/>
              <w:color w:val="222222"/>
              <w:sz w:val="18"/>
              <w:szCs w:val="20"/>
            </w:rPr>
          </w:pPr>
          <w:r>
            <w:rPr>
              <w:rStyle w:val="apple-style-span"/>
              <w:rFonts w:ascii="Arial" w:hAnsi="Arial" w:cs="Arial"/>
              <w:color w:val="222222"/>
              <w:sz w:val="18"/>
              <w:szCs w:val="20"/>
            </w:rPr>
            <w:t>Treatment of boundary_of relations (incl. fiat_boundary_of)</w:t>
          </w:r>
        </w:p>
        <w:p w14:paraId="6A90C3D3" w14:textId="77777777" w:rsidR="00AC1A45" w:rsidRPr="00A40ADF" w:rsidRDefault="00AC1A45"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Treatment of syntax for attributive classes and </w:t>
          </w:r>
          <w:r w:rsidR="00D17B61" w:rsidRPr="00A40ADF">
            <w:rPr>
              <w:rStyle w:val="apple-style-span"/>
              <w:rFonts w:ascii="Arial" w:hAnsi="Arial" w:cs="Arial"/>
              <w:color w:val="222222"/>
              <w:sz w:val="18"/>
              <w:szCs w:val="20"/>
            </w:rPr>
            <w:t>abbreviations</w:t>
          </w:r>
          <w:r w:rsidRPr="00A40ADF">
            <w:rPr>
              <w:rStyle w:val="apple-style-span"/>
              <w:rFonts w:ascii="Arial" w:hAnsi="Arial" w:cs="Arial"/>
              <w:color w:val="222222"/>
              <w:sz w:val="18"/>
              <w:szCs w:val="20"/>
            </w:rPr>
            <w:t>.</w:t>
          </w:r>
        </w:p>
        <w:p w14:paraId="4EB5539D" w14:textId="77777777" w:rsidR="006006B7"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
        <w:p w14:paraId="448322EA" w14:textId="77777777" w:rsidR="00860FCB" w:rsidRPr="005900BA" w:rsidRDefault="00860FCB" w:rsidP="00860FCB">
          <w:pPr>
            <w:spacing w:after="40" w:line="360" w:lineRule="auto"/>
            <w:ind w:left="426"/>
            <w:jc w:val="both"/>
            <w:rPr>
              <w:rStyle w:val="apple-style-span"/>
              <w:rFonts w:ascii="Arial" w:hAnsi="Arial" w:cs="Arial"/>
              <w:color w:val="222222"/>
              <w:sz w:val="18"/>
              <w:szCs w:val="20"/>
            </w:rPr>
          </w:pPr>
          <w:r w:rsidRPr="007B69DA">
            <w:rPr>
              <w:rStyle w:val="apple-style-span"/>
              <w:rFonts w:ascii="Arial" w:hAnsi="Arial" w:cs="Arial"/>
              <w:i/>
              <w:color w:val="222222"/>
              <w:sz w:val="18"/>
              <w:szCs w:val="20"/>
            </w:rPr>
            <w:t>Portion of energy</w:t>
          </w:r>
          <w:r>
            <w:rPr>
              <w:rStyle w:val="apple-style-span"/>
              <w:rFonts w:ascii="Arial" w:hAnsi="Arial" w:cs="Arial"/>
              <w:color w:val="222222"/>
              <w:sz w:val="18"/>
              <w:szCs w:val="20"/>
            </w:rPr>
            <w:t xml:space="preserve">.(potentially to be treated as child of </w:t>
          </w:r>
          <w:r>
            <w:rPr>
              <w:rStyle w:val="apple-style-span"/>
              <w:rFonts w:ascii="Arial" w:hAnsi="Arial" w:cs="Arial"/>
              <w:i/>
              <w:color w:val="222222"/>
              <w:sz w:val="18"/>
              <w:szCs w:val="20"/>
            </w:rPr>
            <w:t>material entity</w:t>
          </w:r>
          <w:r>
            <w:rPr>
              <w:rStyle w:val="apple-style-span"/>
              <w:rFonts w:ascii="Arial" w:hAnsi="Arial" w:cs="Arial"/>
              <w:color w:val="222222"/>
              <w:sz w:val="18"/>
              <w:szCs w:val="20"/>
            </w:rPr>
            <w:t>)</w:t>
          </w:r>
        </w:p>
        <w:p w14:paraId="7402BCCA" w14:textId="77777777" w:rsidR="006006B7" w:rsidRDefault="006006B7" w:rsidP="006006B7">
          <w:pPr>
            <w:spacing w:line="360" w:lineRule="auto"/>
            <w:rPr>
              <w:rStyle w:val="apple-style-span"/>
              <w:rFonts w:ascii="Arial" w:hAnsi="Arial" w:cs="Arial"/>
              <w:color w:val="222222"/>
              <w:sz w:val="20"/>
              <w:szCs w:val="20"/>
            </w:rPr>
          </w:pPr>
        </w:p>
        <w:p w14:paraId="28117437" w14:textId="77777777"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lastRenderedPageBreak/>
            <w:br w:type="page"/>
          </w:r>
        </w:p>
        <w:p w14:paraId="40A42BEF" w14:textId="77777777" w:rsidR="004061E2" w:rsidRPr="00662379" w:rsidRDefault="004061E2" w:rsidP="006006B7">
          <w:pPr>
            <w:spacing w:line="360" w:lineRule="auto"/>
            <w:rPr>
              <w:rStyle w:val="apple-style-span"/>
              <w:rFonts w:ascii="Arial" w:hAnsi="Arial" w:cs="Arial"/>
              <w:color w:val="222222"/>
              <w:sz w:val="20"/>
              <w:szCs w:val="20"/>
            </w:rPr>
          </w:pPr>
        </w:p>
        <w:p w14:paraId="75365460" w14:textId="77777777" w:rsidR="004061E2" w:rsidRPr="00662379" w:rsidRDefault="004061E2" w:rsidP="006006B7">
          <w:pPr>
            <w:spacing w:line="360" w:lineRule="auto"/>
            <w:rPr>
              <w:rStyle w:val="apple-style-span"/>
              <w:rFonts w:ascii="Arial" w:hAnsi="Arial" w:cs="Arial"/>
              <w:color w:val="222222"/>
              <w:sz w:val="20"/>
              <w:szCs w:val="20"/>
            </w:rPr>
          </w:pPr>
        </w:p>
        <w:p w14:paraId="404FDDF0" w14:textId="77777777" w:rsidR="004061E2" w:rsidRPr="00C70E0A" w:rsidRDefault="009B5669" w:rsidP="006C241A">
          <w:pPr>
            <w:spacing w:line="360" w:lineRule="auto"/>
            <w:rPr>
              <w:b/>
            </w:rPr>
          </w:pPr>
          <w:r w:rsidRPr="00C70E0A">
            <w:rPr>
              <w:b/>
            </w:rPr>
            <w:t>Co-</w:t>
          </w:r>
          <w:r w:rsidR="007E0C2F" w:rsidRPr="00C70E0A">
            <w:rPr>
              <w:b/>
            </w:rPr>
            <w:t>Authors</w:t>
          </w:r>
          <w:r w:rsidR="008C78C4" w:rsidRPr="00C70E0A">
            <w:rPr>
              <w:b/>
            </w:rPr>
            <w:t>/ Acknowledgments</w:t>
          </w:r>
        </w:p>
        <w:p w14:paraId="53020BCA" w14:textId="076B4FC6" w:rsidR="00091D05" w:rsidRPr="00C70E0A" w:rsidRDefault="0064627E" w:rsidP="006C241A">
          <w:pPr>
            <w:spacing w:line="360" w:lineRule="auto"/>
          </w:pPr>
          <w:r w:rsidRPr="00C70E0A">
            <w:t xml:space="preserve">Mauricio Almeida, </w:t>
          </w:r>
          <w:r w:rsidR="004619F8" w:rsidRPr="00C70E0A">
            <w:t xml:space="preserve">Mathias Brochhausen, </w:t>
          </w:r>
          <w:r w:rsidRPr="00C70E0A">
            <w:t xml:space="preserve">Werner Ceusters, </w:t>
          </w:r>
          <w:r w:rsidR="008C78C4" w:rsidRPr="00C70E0A">
            <w:t xml:space="preserve">Randall Dipert, </w:t>
          </w:r>
          <w:r w:rsidR="00C16900" w:rsidRPr="00C70E0A">
            <w:t xml:space="preserve">Albert Goldfain, </w:t>
          </w:r>
          <w:r w:rsidRPr="00C70E0A">
            <w:t xml:space="preserve">Pierre Grenon, </w:t>
          </w:r>
          <w:r w:rsidR="00740DC4" w:rsidRPr="00C70E0A">
            <w:t>Janna Hastings, William Hogan</w:t>
          </w:r>
          <w:r w:rsidR="00033955" w:rsidRPr="00C70E0A">
            <w:t xml:space="preserve">, </w:t>
          </w:r>
          <w:r w:rsidR="00EA1C61">
            <w:rPr>
              <w:lang w:val="pt-BR"/>
            </w:rPr>
            <w:t>Ingvar Johansson</w:t>
          </w:r>
          <w:r w:rsidR="005E2AC0" w:rsidRPr="00C70E0A">
            <w:t>,</w:t>
          </w:r>
          <w:r w:rsidR="00033955" w:rsidRPr="00C70E0A">
            <w:t xml:space="preserve"> </w:t>
          </w:r>
          <w:r w:rsidR="00740DC4" w:rsidRPr="00C70E0A">
            <w:t xml:space="preserve">Robert Rovetto, </w:t>
          </w:r>
          <w:r w:rsidRPr="00C70E0A">
            <w:t>Alan Ruttenberg</w:t>
          </w:r>
          <w:r w:rsidR="006006B7" w:rsidRPr="00C70E0A">
            <w:t>, Mark Ressler</w:t>
          </w:r>
          <w:r w:rsidR="00033955" w:rsidRPr="00C70E0A">
            <w:t xml:space="preserve">, </w:t>
          </w:r>
          <w:r w:rsidR="00EA1C61">
            <w:rPr>
              <w:lang w:val="pt-BR"/>
            </w:rPr>
            <w:t>Stefan Schulz</w:t>
          </w:r>
          <w:r w:rsidR="008C78C4" w:rsidRPr="00C70E0A">
            <w:t xml:space="preserve">, Darren Natale, </w:t>
          </w:r>
          <w:r w:rsidR="004619F8" w:rsidRPr="00C70E0A">
            <w:rPr>
              <w:highlight w:val="yellow"/>
            </w:rPr>
            <w:t>NAMES TO BE ADDED</w:t>
          </w:r>
          <w:r w:rsidR="00EA1C61" w:rsidRPr="00EA1C61">
            <w:rPr>
              <w:lang w:val="pt-BR"/>
            </w:rPr>
            <w:t xml:space="preserve"> </w:t>
          </w:r>
          <w:r w:rsidR="00EA1C61">
            <w:rPr>
              <w:lang w:val="pt-BR"/>
            </w:rPr>
            <w:t>/ Fabian Neuhaus, Chris Mungall</w:t>
          </w:r>
        </w:p>
        <w:p w14:paraId="3E84874E" w14:textId="5809F90C" w:rsidR="006006B7" w:rsidRDefault="006006B7" w:rsidP="004061E2">
          <w:pPr>
            <w:spacing w:line="360" w:lineRule="auto"/>
            <w:jc w:val="both"/>
          </w:pPr>
          <w:r w:rsidRPr="00C70E0A">
            <w:t xml:space="preserve">Use of </w:t>
          </w:r>
          <w:r w:rsidRPr="00C70E0A">
            <w:rPr>
              <w:b/>
            </w:rPr>
            <w:t>boldface</w:t>
          </w:r>
          <w:r w:rsidR="000C52A3" w:rsidRPr="00C70E0A">
            <w:rPr>
              <w:b/>
            </w:rPr>
            <w:t xml:space="preserve"> </w:t>
          </w:r>
          <w:r w:rsidRPr="00C70E0A">
            <w:t xml:space="preserve">indicates a label for an </w:t>
          </w:r>
          <w:r w:rsidRPr="00C70E0A">
            <w:rPr>
              <w:b/>
            </w:rPr>
            <w:t xml:space="preserve">instance-level relation. </w:t>
          </w:r>
          <w:r w:rsidRPr="00C70E0A">
            <w:t xml:space="preserve">Use of </w:t>
          </w:r>
          <w:r w:rsidRPr="00C70E0A">
            <w:rPr>
              <w:i/>
            </w:rPr>
            <w:t xml:space="preserve">italic </w:t>
          </w:r>
          <w:r w:rsidRPr="00C70E0A">
            <w:t>indicates a BFO term.</w:t>
          </w:r>
          <w:r w:rsidR="00662379">
            <w:t xml:space="preserve">  Parts of the BFO specification are indicated by the following formatting:</w:t>
          </w:r>
        </w:p>
        <w:p w14:paraId="4EACD8E7" w14:textId="265EB4B7" w:rsidR="00662379" w:rsidRPr="00C70E0A" w:rsidRDefault="00662379" w:rsidP="00C70E0A">
          <w:pPr>
            <w:pStyle w:val="Specification"/>
          </w:pPr>
          <w:r w:rsidRPr="00C70E0A">
            <w:rPr>
              <w:rStyle w:val="SpecificationType"/>
            </w:rPr>
            <w:t>Elucidation</w:t>
          </w:r>
          <w:r w:rsidRPr="00C70E0A">
            <w:t>: This style of formatting indicates that this text forms part of the BFO specification.</w:t>
          </w:r>
          <w:r w:rsidR="002F1456">
            <w:t xml:space="preserve"> </w:t>
          </w:r>
          <w:r w:rsidRPr="00C70E0A">
            <w:t>Other text represents further explanations of the specification as well as background information.</w:t>
          </w:r>
        </w:p>
        <w:p w14:paraId="7D478955" w14:textId="32907DAC" w:rsidR="0064627E" w:rsidRDefault="00EF0C8C" w:rsidP="006006B7">
          <w:pPr>
            <w:spacing w:line="360" w:lineRule="auto"/>
            <w:rPr>
              <w:rFonts w:ascii="Times New Roman" w:hAnsi="Times New Roman"/>
              <w:b/>
              <w:sz w:val="32"/>
              <w:szCs w:val="32"/>
            </w:rPr>
          </w:pPr>
        </w:p>
        <w:customXmlInsRangeStart w:id="20" w:author="phismith1" w:date="2012-01-04T20:37:00Z"/>
      </w:sdtContent>
    </w:sdt>
    <w:customXmlInsRangeEnd w:id="20"/>
    <w:p w14:paraId="561E0C83" w14:textId="77777777" w:rsidR="002F1456" w:rsidRDefault="002F1456">
      <w:pPr>
        <w:rPr>
          <w:ins w:id="21" w:author="phismith" w:date="2012-01-04T20:43:00Z"/>
          <w:rFonts w:ascii="Times New Roman" w:hAnsi="Times New Roman"/>
          <w:b/>
          <w:sz w:val="32"/>
          <w:szCs w:val="32"/>
        </w:rPr>
      </w:pPr>
      <w:ins w:id="22" w:author="phismith" w:date="2012-01-04T20:43:00Z">
        <w:r>
          <w:rPr>
            <w:rFonts w:ascii="Times New Roman" w:hAnsi="Times New Roman"/>
            <w:b/>
            <w:sz w:val="32"/>
            <w:szCs w:val="32"/>
          </w:rPr>
          <w:br w:type="page"/>
        </w:r>
      </w:ins>
    </w:p>
    <w:p w14:paraId="3C6C8574" w14:textId="6C320606"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t>Contents</w:t>
      </w:r>
    </w:p>
    <w:p w14:paraId="2A488B7C" w14:textId="77777777" w:rsidR="00FF69AE" w:rsidRPr="00965517" w:rsidRDefault="00FF69AE" w:rsidP="00965517">
      <w:pPr>
        <w:spacing w:after="120" w:line="240" w:lineRule="auto"/>
        <w:rPr>
          <w:rFonts w:ascii="Georgia" w:hAnsi="Georgia"/>
          <w:b/>
          <w:sz w:val="20"/>
          <w:szCs w:val="20"/>
        </w:rPr>
      </w:pPr>
    </w:p>
    <w:p w14:paraId="60BFD20D" w14:textId="16EF0B66" w:rsidR="00230722" w:rsidRDefault="001E591D">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13472819" w:history="1">
        <w:r w:rsidR="00230722" w:rsidRPr="00AF4D04">
          <w:rPr>
            <w:rStyle w:val="Hyperlink"/>
          </w:rPr>
          <w:t>Introduction</w:t>
        </w:r>
        <w:r w:rsidR="00230722">
          <w:rPr>
            <w:webHidden/>
          </w:rPr>
          <w:tab/>
        </w:r>
        <w:r w:rsidR="00230722">
          <w:rPr>
            <w:webHidden/>
          </w:rPr>
          <w:fldChar w:fldCharType="begin"/>
        </w:r>
        <w:r w:rsidR="00230722">
          <w:rPr>
            <w:webHidden/>
          </w:rPr>
          <w:instrText xml:space="preserve"> PAGEREF _Toc313472819 \h </w:instrText>
        </w:r>
        <w:r w:rsidR="00230722">
          <w:rPr>
            <w:webHidden/>
          </w:rPr>
        </w:r>
        <w:r w:rsidR="00230722">
          <w:rPr>
            <w:webHidden/>
          </w:rPr>
          <w:fldChar w:fldCharType="separate"/>
        </w:r>
        <w:r w:rsidR="00230722">
          <w:rPr>
            <w:webHidden/>
          </w:rPr>
          <w:t>1</w:t>
        </w:r>
        <w:r w:rsidR="00230722">
          <w:rPr>
            <w:webHidden/>
          </w:rPr>
          <w:fldChar w:fldCharType="end"/>
        </w:r>
      </w:hyperlink>
    </w:p>
    <w:p w14:paraId="39EA198F" w14:textId="6B94F8AE" w:rsidR="00230722" w:rsidRDefault="00EF0C8C">
      <w:pPr>
        <w:pStyle w:val="TOC1"/>
        <w:rPr>
          <w:rFonts w:asciiTheme="minorHAnsi" w:eastAsiaTheme="minorEastAsia" w:hAnsiTheme="minorHAnsi" w:cstheme="minorBidi"/>
          <w:b w:val="0"/>
          <w:sz w:val="22"/>
          <w:szCs w:val="22"/>
        </w:rPr>
      </w:pPr>
      <w:hyperlink w:anchor="_Toc313472820" w:history="1">
        <w:r w:rsidR="00230722" w:rsidRPr="00AF4D04">
          <w:rPr>
            <w:rStyle w:val="Hyperlink"/>
          </w:rPr>
          <w:t>1. Entity</w:t>
        </w:r>
        <w:r w:rsidR="00230722">
          <w:rPr>
            <w:webHidden/>
          </w:rPr>
          <w:tab/>
        </w:r>
        <w:r w:rsidR="00230722">
          <w:rPr>
            <w:webHidden/>
          </w:rPr>
          <w:fldChar w:fldCharType="begin"/>
        </w:r>
        <w:r w:rsidR="00230722">
          <w:rPr>
            <w:webHidden/>
          </w:rPr>
          <w:instrText xml:space="preserve"> PAGEREF _Toc313472820 \h </w:instrText>
        </w:r>
        <w:r w:rsidR="00230722">
          <w:rPr>
            <w:webHidden/>
          </w:rPr>
        </w:r>
        <w:r w:rsidR="00230722">
          <w:rPr>
            <w:webHidden/>
          </w:rPr>
          <w:fldChar w:fldCharType="separate"/>
        </w:r>
        <w:r w:rsidR="00230722">
          <w:rPr>
            <w:webHidden/>
          </w:rPr>
          <w:t>2</w:t>
        </w:r>
        <w:r w:rsidR="00230722">
          <w:rPr>
            <w:webHidden/>
          </w:rPr>
          <w:fldChar w:fldCharType="end"/>
        </w:r>
      </w:hyperlink>
    </w:p>
    <w:p w14:paraId="64E35ECF" w14:textId="4D1526FE" w:rsidR="00230722" w:rsidRDefault="00EF0C8C">
      <w:pPr>
        <w:pStyle w:val="TOC2"/>
        <w:tabs>
          <w:tab w:val="right" w:leader="dot" w:pos="8828"/>
        </w:tabs>
        <w:rPr>
          <w:rFonts w:asciiTheme="minorHAnsi" w:eastAsiaTheme="minorEastAsia" w:hAnsiTheme="minorHAnsi" w:cstheme="minorBidi"/>
          <w:noProof/>
        </w:rPr>
      </w:pPr>
      <w:hyperlink w:anchor="_Toc313472821" w:history="1">
        <w:r w:rsidR="00230722" w:rsidRPr="00AF4D04">
          <w:rPr>
            <w:rStyle w:val="Hyperlink"/>
            <w:noProof/>
          </w:rPr>
          <w:t>The instantiation relation</w:t>
        </w:r>
        <w:r w:rsidR="00230722">
          <w:rPr>
            <w:noProof/>
            <w:webHidden/>
          </w:rPr>
          <w:tab/>
        </w:r>
        <w:r w:rsidR="00230722">
          <w:rPr>
            <w:noProof/>
            <w:webHidden/>
          </w:rPr>
          <w:fldChar w:fldCharType="begin"/>
        </w:r>
        <w:r w:rsidR="00230722">
          <w:rPr>
            <w:noProof/>
            <w:webHidden/>
          </w:rPr>
          <w:instrText xml:space="preserve"> PAGEREF _Toc313472821 \h </w:instrText>
        </w:r>
        <w:r w:rsidR="00230722">
          <w:rPr>
            <w:noProof/>
            <w:webHidden/>
          </w:rPr>
        </w:r>
        <w:r w:rsidR="00230722">
          <w:rPr>
            <w:noProof/>
            <w:webHidden/>
          </w:rPr>
          <w:fldChar w:fldCharType="separate"/>
        </w:r>
        <w:r w:rsidR="00230722">
          <w:rPr>
            <w:noProof/>
            <w:webHidden/>
          </w:rPr>
          <w:t>9</w:t>
        </w:r>
        <w:r w:rsidR="00230722">
          <w:rPr>
            <w:noProof/>
            <w:webHidden/>
          </w:rPr>
          <w:fldChar w:fldCharType="end"/>
        </w:r>
      </w:hyperlink>
    </w:p>
    <w:p w14:paraId="01B91F91" w14:textId="3F85BACF" w:rsidR="00230722" w:rsidRDefault="00EF0C8C">
      <w:pPr>
        <w:pStyle w:val="TOC2"/>
        <w:tabs>
          <w:tab w:val="right" w:leader="dot" w:pos="8828"/>
        </w:tabs>
        <w:rPr>
          <w:rFonts w:asciiTheme="minorHAnsi" w:eastAsiaTheme="minorEastAsia" w:hAnsiTheme="minorHAnsi" w:cstheme="minorBidi"/>
          <w:noProof/>
        </w:rPr>
      </w:pPr>
      <w:hyperlink w:anchor="_Toc313472822" w:history="1">
        <w:r w:rsidR="00230722" w:rsidRPr="00AF4D04">
          <w:rPr>
            <w:rStyle w:val="Hyperlink"/>
            <w:noProof/>
          </w:rPr>
          <w:t>The is_a relation</w:t>
        </w:r>
        <w:r w:rsidR="00230722">
          <w:rPr>
            <w:noProof/>
            <w:webHidden/>
          </w:rPr>
          <w:tab/>
        </w:r>
        <w:r w:rsidR="00230722">
          <w:rPr>
            <w:noProof/>
            <w:webHidden/>
          </w:rPr>
          <w:fldChar w:fldCharType="begin"/>
        </w:r>
        <w:r w:rsidR="00230722">
          <w:rPr>
            <w:noProof/>
            <w:webHidden/>
          </w:rPr>
          <w:instrText xml:space="preserve"> PAGEREF _Toc313472822 \h </w:instrText>
        </w:r>
        <w:r w:rsidR="00230722">
          <w:rPr>
            <w:noProof/>
            <w:webHidden/>
          </w:rPr>
        </w:r>
        <w:r w:rsidR="00230722">
          <w:rPr>
            <w:noProof/>
            <w:webHidden/>
          </w:rPr>
          <w:fldChar w:fldCharType="separate"/>
        </w:r>
        <w:r w:rsidR="00230722">
          <w:rPr>
            <w:noProof/>
            <w:webHidden/>
          </w:rPr>
          <w:t>10</w:t>
        </w:r>
        <w:r w:rsidR="00230722">
          <w:rPr>
            <w:noProof/>
            <w:webHidden/>
          </w:rPr>
          <w:fldChar w:fldCharType="end"/>
        </w:r>
      </w:hyperlink>
    </w:p>
    <w:p w14:paraId="35FCB486" w14:textId="085C7D8E" w:rsidR="00230722" w:rsidRDefault="00EF0C8C">
      <w:pPr>
        <w:pStyle w:val="TOC2"/>
        <w:tabs>
          <w:tab w:val="right" w:leader="dot" w:pos="8828"/>
        </w:tabs>
        <w:rPr>
          <w:rFonts w:asciiTheme="minorHAnsi" w:eastAsiaTheme="minorEastAsia" w:hAnsiTheme="minorHAnsi" w:cstheme="minorBidi"/>
          <w:noProof/>
        </w:rPr>
      </w:pPr>
      <w:hyperlink w:anchor="_Toc313472823" w:history="1">
        <w:r w:rsidR="00230722" w:rsidRPr="00AF4D04">
          <w:rPr>
            <w:rStyle w:val="Hyperlink"/>
            <w:noProof/>
          </w:rPr>
          <w:t>The element_of relation</w:t>
        </w:r>
        <w:r w:rsidR="00230722">
          <w:rPr>
            <w:noProof/>
            <w:webHidden/>
          </w:rPr>
          <w:tab/>
        </w:r>
        <w:r w:rsidR="00230722">
          <w:rPr>
            <w:noProof/>
            <w:webHidden/>
          </w:rPr>
          <w:fldChar w:fldCharType="begin"/>
        </w:r>
        <w:r w:rsidR="00230722">
          <w:rPr>
            <w:noProof/>
            <w:webHidden/>
          </w:rPr>
          <w:instrText xml:space="preserve"> PAGEREF _Toc313472823 \h </w:instrText>
        </w:r>
        <w:r w:rsidR="00230722">
          <w:rPr>
            <w:noProof/>
            <w:webHidden/>
          </w:rPr>
        </w:r>
        <w:r w:rsidR="00230722">
          <w:rPr>
            <w:noProof/>
            <w:webHidden/>
          </w:rPr>
          <w:fldChar w:fldCharType="separate"/>
        </w:r>
        <w:r w:rsidR="00230722">
          <w:rPr>
            <w:noProof/>
            <w:webHidden/>
          </w:rPr>
          <w:t>11</w:t>
        </w:r>
        <w:r w:rsidR="00230722">
          <w:rPr>
            <w:noProof/>
            <w:webHidden/>
          </w:rPr>
          <w:fldChar w:fldCharType="end"/>
        </w:r>
      </w:hyperlink>
    </w:p>
    <w:p w14:paraId="3AA65106" w14:textId="5F4968B5" w:rsidR="00230722" w:rsidRDefault="00EF0C8C">
      <w:pPr>
        <w:pStyle w:val="TOC2"/>
        <w:tabs>
          <w:tab w:val="right" w:leader="dot" w:pos="8828"/>
        </w:tabs>
        <w:rPr>
          <w:rFonts w:asciiTheme="minorHAnsi" w:eastAsiaTheme="minorEastAsia" w:hAnsiTheme="minorHAnsi" w:cstheme="minorBidi"/>
          <w:noProof/>
        </w:rPr>
      </w:pPr>
      <w:hyperlink w:anchor="_Toc313472824" w:history="1">
        <w:r w:rsidR="00230722" w:rsidRPr="00AF4D04">
          <w:rPr>
            <w:rStyle w:val="Hyperlink"/>
            <w:noProof/>
          </w:rPr>
          <w:t>The subclass relation</w:t>
        </w:r>
        <w:r w:rsidR="00230722">
          <w:rPr>
            <w:noProof/>
            <w:webHidden/>
          </w:rPr>
          <w:tab/>
        </w:r>
        <w:r w:rsidR="00230722">
          <w:rPr>
            <w:noProof/>
            <w:webHidden/>
          </w:rPr>
          <w:fldChar w:fldCharType="begin"/>
        </w:r>
        <w:r w:rsidR="00230722">
          <w:rPr>
            <w:noProof/>
            <w:webHidden/>
          </w:rPr>
          <w:instrText xml:space="preserve"> PAGEREF _Toc313472824 \h </w:instrText>
        </w:r>
        <w:r w:rsidR="00230722">
          <w:rPr>
            <w:noProof/>
            <w:webHidden/>
          </w:rPr>
        </w:r>
        <w:r w:rsidR="00230722">
          <w:rPr>
            <w:noProof/>
            <w:webHidden/>
          </w:rPr>
          <w:fldChar w:fldCharType="separate"/>
        </w:r>
        <w:r w:rsidR="00230722">
          <w:rPr>
            <w:noProof/>
            <w:webHidden/>
          </w:rPr>
          <w:t>11</w:t>
        </w:r>
        <w:r w:rsidR="00230722">
          <w:rPr>
            <w:noProof/>
            <w:webHidden/>
          </w:rPr>
          <w:fldChar w:fldCharType="end"/>
        </w:r>
      </w:hyperlink>
    </w:p>
    <w:p w14:paraId="197F2395" w14:textId="1E42C378" w:rsidR="00230722" w:rsidRDefault="00EF0C8C">
      <w:pPr>
        <w:pStyle w:val="TOC2"/>
        <w:tabs>
          <w:tab w:val="right" w:leader="dot" w:pos="8828"/>
        </w:tabs>
        <w:rPr>
          <w:rFonts w:asciiTheme="minorHAnsi" w:eastAsiaTheme="minorEastAsia" w:hAnsiTheme="minorHAnsi" w:cstheme="minorBidi"/>
          <w:noProof/>
        </w:rPr>
      </w:pPr>
      <w:hyperlink w:anchor="_Toc313472825" w:history="1">
        <w:r w:rsidR="00230722" w:rsidRPr="00AF4D04">
          <w:rPr>
            <w:rStyle w:val="Hyperlink"/>
            <w:noProof/>
          </w:rPr>
          <w:t>Relations of parthood</w:t>
        </w:r>
        <w:r w:rsidR="00230722">
          <w:rPr>
            <w:noProof/>
            <w:webHidden/>
          </w:rPr>
          <w:tab/>
        </w:r>
        <w:r w:rsidR="00230722">
          <w:rPr>
            <w:noProof/>
            <w:webHidden/>
          </w:rPr>
          <w:fldChar w:fldCharType="begin"/>
        </w:r>
        <w:r w:rsidR="00230722">
          <w:rPr>
            <w:noProof/>
            <w:webHidden/>
          </w:rPr>
          <w:instrText xml:space="preserve"> PAGEREF _Toc313472825 \h </w:instrText>
        </w:r>
        <w:r w:rsidR="00230722">
          <w:rPr>
            <w:noProof/>
            <w:webHidden/>
          </w:rPr>
        </w:r>
        <w:r w:rsidR="00230722">
          <w:rPr>
            <w:noProof/>
            <w:webHidden/>
          </w:rPr>
          <w:fldChar w:fldCharType="separate"/>
        </w:r>
        <w:r w:rsidR="00230722">
          <w:rPr>
            <w:noProof/>
            <w:webHidden/>
          </w:rPr>
          <w:t>14</w:t>
        </w:r>
        <w:r w:rsidR="00230722">
          <w:rPr>
            <w:noProof/>
            <w:webHidden/>
          </w:rPr>
          <w:fldChar w:fldCharType="end"/>
        </w:r>
      </w:hyperlink>
    </w:p>
    <w:p w14:paraId="3D84BAC9" w14:textId="025192A9" w:rsidR="00230722" w:rsidRDefault="00EF0C8C">
      <w:pPr>
        <w:pStyle w:val="TOC1"/>
        <w:rPr>
          <w:rFonts w:asciiTheme="minorHAnsi" w:eastAsiaTheme="minorEastAsia" w:hAnsiTheme="minorHAnsi" w:cstheme="minorBidi"/>
          <w:b w:val="0"/>
          <w:sz w:val="22"/>
          <w:szCs w:val="22"/>
        </w:rPr>
      </w:pPr>
      <w:hyperlink w:anchor="_Toc313472826" w:history="1">
        <w:r w:rsidR="00230722" w:rsidRPr="00AF4D04">
          <w:rPr>
            <w:rStyle w:val="Hyperlink"/>
          </w:rPr>
          <w:t>2. Continuant</w:t>
        </w:r>
        <w:r w:rsidR="00230722">
          <w:rPr>
            <w:webHidden/>
          </w:rPr>
          <w:tab/>
        </w:r>
        <w:r w:rsidR="00230722">
          <w:rPr>
            <w:webHidden/>
          </w:rPr>
          <w:fldChar w:fldCharType="begin"/>
        </w:r>
        <w:r w:rsidR="00230722">
          <w:rPr>
            <w:webHidden/>
          </w:rPr>
          <w:instrText xml:space="preserve"> PAGEREF _Toc313472826 \h </w:instrText>
        </w:r>
        <w:r w:rsidR="00230722">
          <w:rPr>
            <w:webHidden/>
          </w:rPr>
        </w:r>
        <w:r w:rsidR="00230722">
          <w:rPr>
            <w:webHidden/>
          </w:rPr>
          <w:fldChar w:fldCharType="separate"/>
        </w:r>
        <w:r w:rsidR="00230722">
          <w:rPr>
            <w:webHidden/>
          </w:rPr>
          <w:t>16</w:t>
        </w:r>
        <w:r w:rsidR="00230722">
          <w:rPr>
            <w:webHidden/>
          </w:rPr>
          <w:fldChar w:fldCharType="end"/>
        </w:r>
      </w:hyperlink>
    </w:p>
    <w:p w14:paraId="27FE7894" w14:textId="0E741C7D" w:rsidR="00230722" w:rsidRDefault="00EF0C8C">
      <w:pPr>
        <w:pStyle w:val="TOC2"/>
        <w:tabs>
          <w:tab w:val="right" w:leader="dot" w:pos="8828"/>
        </w:tabs>
        <w:rPr>
          <w:rFonts w:asciiTheme="minorHAnsi" w:eastAsiaTheme="minorEastAsia" w:hAnsiTheme="minorHAnsi" w:cstheme="minorBidi"/>
          <w:noProof/>
        </w:rPr>
      </w:pPr>
      <w:hyperlink w:anchor="_Toc313472827" w:history="1">
        <w:r w:rsidR="00230722" w:rsidRPr="00AF4D04">
          <w:rPr>
            <w:rStyle w:val="Hyperlink"/>
            <w:noProof/>
          </w:rPr>
          <w:t>Relation of specific dependence</w:t>
        </w:r>
        <w:r w:rsidR="00230722">
          <w:rPr>
            <w:noProof/>
            <w:webHidden/>
          </w:rPr>
          <w:tab/>
        </w:r>
        <w:r w:rsidR="00230722">
          <w:rPr>
            <w:noProof/>
            <w:webHidden/>
          </w:rPr>
          <w:fldChar w:fldCharType="begin"/>
        </w:r>
        <w:r w:rsidR="00230722">
          <w:rPr>
            <w:noProof/>
            <w:webHidden/>
          </w:rPr>
          <w:instrText xml:space="preserve"> PAGEREF _Toc313472827 \h </w:instrText>
        </w:r>
        <w:r w:rsidR="00230722">
          <w:rPr>
            <w:noProof/>
            <w:webHidden/>
          </w:rPr>
        </w:r>
        <w:r w:rsidR="00230722">
          <w:rPr>
            <w:noProof/>
            <w:webHidden/>
          </w:rPr>
          <w:fldChar w:fldCharType="separate"/>
        </w:r>
        <w:r w:rsidR="00230722">
          <w:rPr>
            <w:noProof/>
            <w:webHidden/>
          </w:rPr>
          <w:t>18</w:t>
        </w:r>
        <w:r w:rsidR="00230722">
          <w:rPr>
            <w:noProof/>
            <w:webHidden/>
          </w:rPr>
          <w:fldChar w:fldCharType="end"/>
        </w:r>
      </w:hyperlink>
    </w:p>
    <w:p w14:paraId="68648B26" w14:textId="177598A5" w:rsidR="00230722" w:rsidRDefault="00EF0C8C">
      <w:pPr>
        <w:pStyle w:val="TOC2"/>
        <w:tabs>
          <w:tab w:val="right" w:leader="dot" w:pos="8828"/>
        </w:tabs>
        <w:rPr>
          <w:rFonts w:asciiTheme="minorHAnsi" w:eastAsiaTheme="minorEastAsia" w:hAnsiTheme="minorHAnsi" w:cstheme="minorBidi"/>
          <w:noProof/>
        </w:rPr>
      </w:pPr>
      <w:hyperlink w:anchor="_Toc313472828" w:history="1">
        <w:r w:rsidR="00230722" w:rsidRPr="00AF4D04">
          <w:rPr>
            <w:rStyle w:val="Hyperlink"/>
            <w:noProof/>
          </w:rPr>
          <w:t>Relation of specific dependence indexed by time</w:t>
        </w:r>
        <w:r w:rsidR="00230722">
          <w:rPr>
            <w:noProof/>
            <w:webHidden/>
          </w:rPr>
          <w:tab/>
        </w:r>
        <w:r w:rsidR="00230722">
          <w:rPr>
            <w:noProof/>
            <w:webHidden/>
          </w:rPr>
          <w:fldChar w:fldCharType="begin"/>
        </w:r>
        <w:r w:rsidR="00230722">
          <w:rPr>
            <w:noProof/>
            <w:webHidden/>
          </w:rPr>
          <w:instrText xml:space="preserve"> PAGEREF _Toc313472828 \h </w:instrText>
        </w:r>
        <w:r w:rsidR="00230722">
          <w:rPr>
            <w:noProof/>
            <w:webHidden/>
          </w:rPr>
        </w:r>
        <w:r w:rsidR="00230722">
          <w:rPr>
            <w:noProof/>
            <w:webHidden/>
          </w:rPr>
          <w:fldChar w:fldCharType="separate"/>
        </w:r>
        <w:r w:rsidR="00230722">
          <w:rPr>
            <w:noProof/>
            <w:webHidden/>
          </w:rPr>
          <w:t>20</w:t>
        </w:r>
        <w:r w:rsidR="00230722">
          <w:rPr>
            <w:noProof/>
            <w:webHidden/>
          </w:rPr>
          <w:fldChar w:fldCharType="end"/>
        </w:r>
      </w:hyperlink>
    </w:p>
    <w:p w14:paraId="743B1249" w14:textId="156DA306" w:rsidR="00230722" w:rsidRDefault="00EF0C8C">
      <w:pPr>
        <w:pStyle w:val="TOC2"/>
        <w:tabs>
          <w:tab w:val="right" w:leader="dot" w:pos="8828"/>
        </w:tabs>
        <w:rPr>
          <w:rFonts w:asciiTheme="minorHAnsi" w:eastAsiaTheme="minorEastAsia" w:hAnsiTheme="minorHAnsi" w:cstheme="minorBidi"/>
          <w:noProof/>
        </w:rPr>
      </w:pPr>
      <w:hyperlink w:anchor="_Toc313472829" w:history="1">
        <w:r w:rsidR="00230722" w:rsidRPr="00AF4D04">
          <w:rPr>
            <w:rStyle w:val="Hyperlink"/>
            <w:noProof/>
          </w:rPr>
          <w:t>2.1</w:t>
        </w:r>
        <w:r w:rsidR="00230722" w:rsidRPr="00AF4D04">
          <w:rPr>
            <w:rStyle w:val="Hyperlink"/>
            <w:i/>
            <w:noProof/>
          </w:rPr>
          <w:t xml:space="preserve"> Independent Continuant</w:t>
        </w:r>
        <w:r w:rsidR="00230722">
          <w:rPr>
            <w:noProof/>
            <w:webHidden/>
          </w:rPr>
          <w:tab/>
        </w:r>
        <w:r w:rsidR="00230722">
          <w:rPr>
            <w:noProof/>
            <w:webHidden/>
          </w:rPr>
          <w:fldChar w:fldCharType="begin"/>
        </w:r>
        <w:r w:rsidR="00230722">
          <w:rPr>
            <w:noProof/>
            <w:webHidden/>
          </w:rPr>
          <w:instrText xml:space="preserve"> PAGEREF _Toc313472829 \h </w:instrText>
        </w:r>
        <w:r w:rsidR="00230722">
          <w:rPr>
            <w:noProof/>
            <w:webHidden/>
          </w:rPr>
        </w:r>
        <w:r w:rsidR="00230722">
          <w:rPr>
            <w:noProof/>
            <w:webHidden/>
          </w:rPr>
          <w:fldChar w:fldCharType="separate"/>
        </w:r>
        <w:r w:rsidR="00230722">
          <w:rPr>
            <w:noProof/>
            <w:webHidden/>
          </w:rPr>
          <w:t>22</w:t>
        </w:r>
        <w:r w:rsidR="00230722">
          <w:rPr>
            <w:noProof/>
            <w:webHidden/>
          </w:rPr>
          <w:fldChar w:fldCharType="end"/>
        </w:r>
      </w:hyperlink>
    </w:p>
    <w:p w14:paraId="1939606D" w14:textId="2A13CFAF" w:rsidR="00230722" w:rsidRDefault="00EF0C8C">
      <w:pPr>
        <w:pStyle w:val="TOC3"/>
        <w:rPr>
          <w:rFonts w:asciiTheme="minorHAnsi" w:eastAsiaTheme="minorEastAsia" w:hAnsiTheme="minorHAnsi" w:cstheme="minorBidi"/>
          <w:noProof/>
        </w:rPr>
      </w:pPr>
      <w:hyperlink w:anchor="_Toc313472830" w:history="1">
        <w:r w:rsidR="00230722" w:rsidRPr="00AF4D04">
          <w:rPr>
            <w:rStyle w:val="Hyperlink"/>
            <w:noProof/>
          </w:rPr>
          <w:t>2.1.1 Material entity</w:t>
        </w:r>
        <w:r w:rsidR="00230722">
          <w:rPr>
            <w:noProof/>
            <w:webHidden/>
          </w:rPr>
          <w:tab/>
        </w:r>
        <w:r w:rsidR="00230722">
          <w:rPr>
            <w:noProof/>
            <w:webHidden/>
          </w:rPr>
          <w:fldChar w:fldCharType="begin"/>
        </w:r>
        <w:r w:rsidR="00230722">
          <w:rPr>
            <w:noProof/>
            <w:webHidden/>
          </w:rPr>
          <w:instrText xml:space="preserve"> PAGEREF _Toc313472830 \h </w:instrText>
        </w:r>
        <w:r w:rsidR="00230722">
          <w:rPr>
            <w:noProof/>
            <w:webHidden/>
          </w:rPr>
        </w:r>
        <w:r w:rsidR="00230722">
          <w:rPr>
            <w:noProof/>
            <w:webHidden/>
          </w:rPr>
          <w:fldChar w:fldCharType="separate"/>
        </w:r>
        <w:r w:rsidR="00230722">
          <w:rPr>
            <w:noProof/>
            <w:webHidden/>
          </w:rPr>
          <w:t>23</w:t>
        </w:r>
        <w:r w:rsidR="00230722">
          <w:rPr>
            <w:noProof/>
            <w:webHidden/>
          </w:rPr>
          <w:fldChar w:fldCharType="end"/>
        </w:r>
      </w:hyperlink>
    </w:p>
    <w:p w14:paraId="4934EA46" w14:textId="55133062" w:rsidR="00230722" w:rsidRDefault="00EF0C8C">
      <w:pPr>
        <w:pStyle w:val="TOC4"/>
        <w:rPr>
          <w:rFonts w:asciiTheme="minorHAnsi" w:eastAsiaTheme="minorEastAsia" w:hAnsiTheme="minorHAnsi" w:cstheme="minorBidi"/>
          <w:noProof/>
        </w:rPr>
      </w:pPr>
      <w:hyperlink w:anchor="_Toc313472831" w:history="1">
        <w:r w:rsidR="00230722" w:rsidRPr="00AF4D04">
          <w:rPr>
            <w:rStyle w:val="Hyperlink"/>
            <w:noProof/>
          </w:rPr>
          <w:t>2.1.1.1 Object</w:t>
        </w:r>
        <w:r w:rsidR="00230722">
          <w:rPr>
            <w:noProof/>
            <w:webHidden/>
          </w:rPr>
          <w:tab/>
        </w:r>
        <w:r w:rsidR="00230722">
          <w:rPr>
            <w:noProof/>
            <w:webHidden/>
          </w:rPr>
          <w:fldChar w:fldCharType="begin"/>
        </w:r>
        <w:r w:rsidR="00230722">
          <w:rPr>
            <w:noProof/>
            <w:webHidden/>
          </w:rPr>
          <w:instrText xml:space="preserve"> PAGEREF _Toc313472831 \h </w:instrText>
        </w:r>
        <w:r w:rsidR="00230722">
          <w:rPr>
            <w:noProof/>
            <w:webHidden/>
          </w:rPr>
        </w:r>
        <w:r w:rsidR="00230722">
          <w:rPr>
            <w:noProof/>
            <w:webHidden/>
          </w:rPr>
          <w:fldChar w:fldCharType="separate"/>
        </w:r>
        <w:r w:rsidR="00230722">
          <w:rPr>
            <w:noProof/>
            <w:webHidden/>
          </w:rPr>
          <w:t>24</w:t>
        </w:r>
        <w:r w:rsidR="00230722">
          <w:rPr>
            <w:noProof/>
            <w:webHidden/>
          </w:rPr>
          <w:fldChar w:fldCharType="end"/>
        </w:r>
      </w:hyperlink>
    </w:p>
    <w:p w14:paraId="0E0C4D82" w14:textId="5C340833" w:rsidR="00230722" w:rsidRDefault="00EF0C8C">
      <w:pPr>
        <w:pStyle w:val="TOC4"/>
        <w:rPr>
          <w:rFonts w:asciiTheme="minorHAnsi" w:eastAsiaTheme="minorEastAsia" w:hAnsiTheme="minorHAnsi" w:cstheme="minorBidi"/>
          <w:noProof/>
        </w:rPr>
      </w:pPr>
      <w:hyperlink w:anchor="_Toc313472832" w:history="1">
        <w:r w:rsidR="00230722" w:rsidRPr="00AF4D04">
          <w:rPr>
            <w:rStyle w:val="Hyperlink"/>
            <w:noProof/>
          </w:rPr>
          <w:t>2.1.1.2 Object aggregate</w:t>
        </w:r>
        <w:r w:rsidR="00230722">
          <w:rPr>
            <w:noProof/>
            <w:webHidden/>
          </w:rPr>
          <w:tab/>
        </w:r>
        <w:r w:rsidR="00230722">
          <w:rPr>
            <w:noProof/>
            <w:webHidden/>
          </w:rPr>
          <w:fldChar w:fldCharType="begin"/>
        </w:r>
        <w:r w:rsidR="00230722">
          <w:rPr>
            <w:noProof/>
            <w:webHidden/>
          </w:rPr>
          <w:instrText xml:space="preserve"> PAGEREF _Toc313472832 \h </w:instrText>
        </w:r>
        <w:r w:rsidR="00230722">
          <w:rPr>
            <w:noProof/>
            <w:webHidden/>
          </w:rPr>
        </w:r>
        <w:r w:rsidR="00230722">
          <w:rPr>
            <w:noProof/>
            <w:webHidden/>
          </w:rPr>
          <w:fldChar w:fldCharType="separate"/>
        </w:r>
        <w:r w:rsidR="00230722">
          <w:rPr>
            <w:noProof/>
            <w:webHidden/>
          </w:rPr>
          <w:t>31</w:t>
        </w:r>
        <w:r w:rsidR="00230722">
          <w:rPr>
            <w:noProof/>
            <w:webHidden/>
          </w:rPr>
          <w:fldChar w:fldCharType="end"/>
        </w:r>
      </w:hyperlink>
    </w:p>
    <w:p w14:paraId="0906320C" w14:textId="532B7C3F" w:rsidR="00230722" w:rsidRDefault="00EF0C8C">
      <w:pPr>
        <w:pStyle w:val="TOC2"/>
        <w:tabs>
          <w:tab w:val="right" w:leader="dot" w:pos="8828"/>
        </w:tabs>
        <w:rPr>
          <w:rFonts w:asciiTheme="minorHAnsi" w:eastAsiaTheme="minorEastAsia" w:hAnsiTheme="minorHAnsi" w:cstheme="minorBidi"/>
          <w:noProof/>
        </w:rPr>
      </w:pPr>
      <w:hyperlink w:anchor="_Toc313472833" w:history="1">
        <w:r w:rsidR="00230722" w:rsidRPr="00AF4D04">
          <w:rPr>
            <w:rStyle w:val="Hyperlink"/>
            <w:noProof/>
          </w:rPr>
          <w:t>Relation of membership</w:t>
        </w:r>
        <w:r w:rsidR="00230722">
          <w:rPr>
            <w:noProof/>
            <w:webHidden/>
          </w:rPr>
          <w:tab/>
        </w:r>
        <w:r w:rsidR="00230722">
          <w:rPr>
            <w:noProof/>
            <w:webHidden/>
          </w:rPr>
          <w:fldChar w:fldCharType="begin"/>
        </w:r>
        <w:r w:rsidR="00230722">
          <w:rPr>
            <w:noProof/>
            <w:webHidden/>
          </w:rPr>
          <w:instrText xml:space="preserve"> PAGEREF _Toc313472833 \h </w:instrText>
        </w:r>
        <w:r w:rsidR="00230722">
          <w:rPr>
            <w:noProof/>
            <w:webHidden/>
          </w:rPr>
        </w:r>
        <w:r w:rsidR="00230722">
          <w:rPr>
            <w:noProof/>
            <w:webHidden/>
          </w:rPr>
          <w:fldChar w:fldCharType="separate"/>
        </w:r>
        <w:r w:rsidR="00230722">
          <w:rPr>
            <w:noProof/>
            <w:webHidden/>
          </w:rPr>
          <w:t>32</w:t>
        </w:r>
        <w:r w:rsidR="00230722">
          <w:rPr>
            <w:noProof/>
            <w:webHidden/>
          </w:rPr>
          <w:fldChar w:fldCharType="end"/>
        </w:r>
      </w:hyperlink>
    </w:p>
    <w:p w14:paraId="4DBAA437" w14:textId="464A500F" w:rsidR="00230722" w:rsidRDefault="00EF0C8C">
      <w:pPr>
        <w:pStyle w:val="TOC4"/>
        <w:rPr>
          <w:rFonts w:asciiTheme="minorHAnsi" w:eastAsiaTheme="minorEastAsia" w:hAnsiTheme="minorHAnsi" w:cstheme="minorBidi"/>
          <w:noProof/>
        </w:rPr>
      </w:pPr>
      <w:hyperlink w:anchor="_Toc313472834" w:history="1">
        <w:r w:rsidR="00230722" w:rsidRPr="00AF4D04">
          <w:rPr>
            <w:rStyle w:val="Hyperlink"/>
            <w:noProof/>
          </w:rPr>
          <w:t>2.1.1.3 Fiat object part</w:t>
        </w:r>
        <w:r w:rsidR="00230722">
          <w:rPr>
            <w:noProof/>
            <w:webHidden/>
          </w:rPr>
          <w:tab/>
        </w:r>
        <w:r w:rsidR="00230722">
          <w:rPr>
            <w:noProof/>
            <w:webHidden/>
          </w:rPr>
          <w:fldChar w:fldCharType="begin"/>
        </w:r>
        <w:r w:rsidR="00230722">
          <w:rPr>
            <w:noProof/>
            <w:webHidden/>
          </w:rPr>
          <w:instrText xml:space="preserve"> PAGEREF _Toc313472834 \h </w:instrText>
        </w:r>
        <w:r w:rsidR="00230722">
          <w:rPr>
            <w:noProof/>
            <w:webHidden/>
          </w:rPr>
        </w:r>
        <w:r w:rsidR="00230722">
          <w:rPr>
            <w:noProof/>
            <w:webHidden/>
          </w:rPr>
          <w:fldChar w:fldCharType="separate"/>
        </w:r>
        <w:r w:rsidR="00230722">
          <w:rPr>
            <w:noProof/>
            <w:webHidden/>
          </w:rPr>
          <w:t>33</w:t>
        </w:r>
        <w:r w:rsidR="00230722">
          <w:rPr>
            <w:noProof/>
            <w:webHidden/>
          </w:rPr>
          <w:fldChar w:fldCharType="end"/>
        </w:r>
      </w:hyperlink>
    </w:p>
    <w:p w14:paraId="0C3AB21E" w14:textId="2BEE1AC1" w:rsidR="00230722" w:rsidRDefault="00EF0C8C">
      <w:pPr>
        <w:pStyle w:val="TOC3"/>
        <w:rPr>
          <w:rFonts w:asciiTheme="minorHAnsi" w:eastAsiaTheme="minorEastAsia" w:hAnsiTheme="minorHAnsi" w:cstheme="minorBidi"/>
          <w:noProof/>
        </w:rPr>
      </w:pPr>
      <w:hyperlink w:anchor="_Toc313472835" w:history="1">
        <w:r w:rsidR="00230722" w:rsidRPr="00AF4D04">
          <w:rPr>
            <w:rStyle w:val="Hyperlink"/>
            <w:noProof/>
          </w:rPr>
          <w:t>2.1.2 Immaterial entity</w:t>
        </w:r>
        <w:r w:rsidR="00230722">
          <w:rPr>
            <w:noProof/>
            <w:webHidden/>
          </w:rPr>
          <w:tab/>
        </w:r>
        <w:r w:rsidR="00230722">
          <w:rPr>
            <w:noProof/>
            <w:webHidden/>
          </w:rPr>
          <w:fldChar w:fldCharType="begin"/>
        </w:r>
        <w:r w:rsidR="00230722">
          <w:rPr>
            <w:noProof/>
            <w:webHidden/>
          </w:rPr>
          <w:instrText xml:space="preserve"> PAGEREF _Toc313472835 \h </w:instrText>
        </w:r>
        <w:r w:rsidR="00230722">
          <w:rPr>
            <w:noProof/>
            <w:webHidden/>
          </w:rPr>
        </w:r>
        <w:r w:rsidR="00230722">
          <w:rPr>
            <w:noProof/>
            <w:webHidden/>
          </w:rPr>
          <w:fldChar w:fldCharType="separate"/>
        </w:r>
        <w:r w:rsidR="00230722">
          <w:rPr>
            <w:noProof/>
            <w:webHidden/>
          </w:rPr>
          <w:t>35</w:t>
        </w:r>
        <w:r w:rsidR="00230722">
          <w:rPr>
            <w:noProof/>
            <w:webHidden/>
          </w:rPr>
          <w:fldChar w:fldCharType="end"/>
        </w:r>
      </w:hyperlink>
    </w:p>
    <w:p w14:paraId="42CFDE19" w14:textId="688526A4" w:rsidR="00230722" w:rsidRDefault="00EF0C8C">
      <w:pPr>
        <w:pStyle w:val="TOC4"/>
        <w:rPr>
          <w:rFonts w:asciiTheme="minorHAnsi" w:eastAsiaTheme="minorEastAsia" w:hAnsiTheme="minorHAnsi" w:cstheme="minorBidi"/>
          <w:noProof/>
        </w:rPr>
      </w:pPr>
      <w:hyperlink w:anchor="_Toc313472836" w:history="1">
        <w:r w:rsidR="00230722" w:rsidRPr="00AF4D04">
          <w:rPr>
            <w:rStyle w:val="Hyperlink"/>
            <w:noProof/>
          </w:rPr>
          <w:t>2.1.2.1 Continuant fiat boundary</w:t>
        </w:r>
        <w:r w:rsidR="00230722">
          <w:rPr>
            <w:noProof/>
            <w:webHidden/>
          </w:rPr>
          <w:tab/>
        </w:r>
        <w:r w:rsidR="00230722">
          <w:rPr>
            <w:noProof/>
            <w:webHidden/>
          </w:rPr>
          <w:fldChar w:fldCharType="begin"/>
        </w:r>
        <w:r w:rsidR="00230722">
          <w:rPr>
            <w:noProof/>
            <w:webHidden/>
          </w:rPr>
          <w:instrText xml:space="preserve"> PAGEREF _Toc313472836 \h </w:instrText>
        </w:r>
        <w:r w:rsidR="00230722">
          <w:rPr>
            <w:noProof/>
            <w:webHidden/>
          </w:rPr>
        </w:r>
        <w:r w:rsidR="00230722">
          <w:rPr>
            <w:noProof/>
            <w:webHidden/>
          </w:rPr>
          <w:fldChar w:fldCharType="separate"/>
        </w:r>
        <w:r w:rsidR="00230722">
          <w:rPr>
            <w:noProof/>
            <w:webHidden/>
          </w:rPr>
          <w:t>36</w:t>
        </w:r>
        <w:r w:rsidR="00230722">
          <w:rPr>
            <w:noProof/>
            <w:webHidden/>
          </w:rPr>
          <w:fldChar w:fldCharType="end"/>
        </w:r>
      </w:hyperlink>
    </w:p>
    <w:p w14:paraId="3B883D93" w14:textId="57285B30" w:rsidR="00230722" w:rsidRDefault="00EF0C8C">
      <w:pPr>
        <w:pStyle w:val="TOC5"/>
        <w:tabs>
          <w:tab w:val="right" w:leader="dot" w:pos="8828"/>
        </w:tabs>
        <w:rPr>
          <w:rFonts w:asciiTheme="minorHAnsi" w:eastAsiaTheme="minorEastAsia" w:hAnsiTheme="minorHAnsi" w:cstheme="minorBidi"/>
          <w:noProof/>
        </w:rPr>
      </w:pPr>
      <w:hyperlink w:anchor="_Toc313472837" w:history="1">
        <w:r w:rsidR="00230722" w:rsidRPr="00AF4D04">
          <w:rPr>
            <w:rStyle w:val="Hyperlink"/>
            <w:noProof/>
          </w:rPr>
          <w:t>2.1.2.1.1  Zero-dimensional continuant fiat boundary</w:t>
        </w:r>
        <w:r w:rsidR="00230722">
          <w:rPr>
            <w:noProof/>
            <w:webHidden/>
          </w:rPr>
          <w:tab/>
        </w:r>
        <w:r w:rsidR="00230722">
          <w:rPr>
            <w:noProof/>
            <w:webHidden/>
          </w:rPr>
          <w:fldChar w:fldCharType="begin"/>
        </w:r>
        <w:r w:rsidR="00230722">
          <w:rPr>
            <w:noProof/>
            <w:webHidden/>
          </w:rPr>
          <w:instrText xml:space="preserve"> PAGEREF _Toc313472837 \h </w:instrText>
        </w:r>
        <w:r w:rsidR="00230722">
          <w:rPr>
            <w:noProof/>
            <w:webHidden/>
          </w:rPr>
        </w:r>
        <w:r w:rsidR="00230722">
          <w:rPr>
            <w:noProof/>
            <w:webHidden/>
          </w:rPr>
          <w:fldChar w:fldCharType="separate"/>
        </w:r>
        <w:r w:rsidR="00230722">
          <w:rPr>
            <w:noProof/>
            <w:webHidden/>
          </w:rPr>
          <w:t>37</w:t>
        </w:r>
        <w:r w:rsidR="00230722">
          <w:rPr>
            <w:noProof/>
            <w:webHidden/>
          </w:rPr>
          <w:fldChar w:fldCharType="end"/>
        </w:r>
      </w:hyperlink>
    </w:p>
    <w:p w14:paraId="74AEF7BB" w14:textId="423F12B5" w:rsidR="00230722" w:rsidRDefault="00EF0C8C">
      <w:pPr>
        <w:pStyle w:val="TOC5"/>
        <w:tabs>
          <w:tab w:val="right" w:leader="dot" w:pos="8828"/>
        </w:tabs>
        <w:rPr>
          <w:rFonts w:asciiTheme="minorHAnsi" w:eastAsiaTheme="minorEastAsia" w:hAnsiTheme="minorHAnsi" w:cstheme="minorBidi"/>
          <w:noProof/>
        </w:rPr>
      </w:pPr>
      <w:hyperlink w:anchor="_Toc313472838" w:history="1">
        <w:r w:rsidR="00230722" w:rsidRPr="00AF4D04">
          <w:rPr>
            <w:rStyle w:val="Hyperlink"/>
            <w:noProof/>
          </w:rPr>
          <w:t>2.1.2.1.2  One-dimensional continuant fiat boundary</w:t>
        </w:r>
        <w:r w:rsidR="00230722">
          <w:rPr>
            <w:noProof/>
            <w:webHidden/>
          </w:rPr>
          <w:tab/>
        </w:r>
        <w:r w:rsidR="00230722">
          <w:rPr>
            <w:noProof/>
            <w:webHidden/>
          </w:rPr>
          <w:fldChar w:fldCharType="begin"/>
        </w:r>
        <w:r w:rsidR="00230722">
          <w:rPr>
            <w:noProof/>
            <w:webHidden/>
          </w:rPr>
          <w:instrText xml:space="preserve"> PAGEREF _Toc313472838 \h </w:instrText>
        </w:r>
        <w:r w:rsidR="00230722">
          <w:rPr>
            <w:noProof/>
            <w:webHidden/>
          </w:rPr>
        </w:r>
        <w:r w:rsidR="00230722">
          <w:rPr>
            <w:noProof/>
            <w:webHidden/>
          </w:rPr>
          <w:fldChar w:fldCharType="separate"/>
        </w:r>
        <w:r w:rsidR="00230722">
          <w:rPr>
            <w:noProof/>
            <w:webHidden/>
          </w:rPr>
          <w:t>37</w:t>
        </w:r>
        <w:r w:rsidR="00230722">
          <w:rPr>
            <w:noProof/>
            <w:webHidden/>
          </w:rPr>
          <w:fldChar w:fldCharType="end"/>
        </w:r>
      </w:hyperlink>
    </w:p>
    <w:p w14:paraId="7762BE23" w14:textId="08BD9488" w:rsidR="00230722" w:rsidRDefault="00EF0C8C">
      <w:pPr>
        <w:pStyle w:val="TOC5"/>
        <w:tabs>
          <w:tab w:val="right" w:leader="dot" w:pos="8828"/>
        </w:tabs>
        <w:rPr>
          <w:rFonts w:asciiTheme="minorHAnsi" w:eastAsiaTheme="minorEastAsia" w:hAnsiTheme="minorHAnsi" w:cstheme="minorBidi"/>
          <w:noProof/>
        </w:rPr>
      </w:pPr>
      <w:hyperlink w:anchor="_Toc313472839" w:history="1">
        <w:r w:rsidR="00230722" w:rsidRPr="00AF4D04">
          <w:rPr>
            <w:rStyle w:val="Hyperlink"/>
            <w:noProof/>
          </w:rPr>
          <w:t>2.1.2.1.3 Two-dimensional continuant fiat boundary</w:t>
        </w:r>
        <w:r w:rsidR="00230722">
          <w:rPr>
            <w:noProof/>
            <w:webHidden/>
          </w:rPr>
          <w:tab/>
        </w:r>
        <w:r w:rsidR="00230722">
          <w:rPr>
            <w:noProof/>
            <w:webHidden/>
          </w:rPr>
          <w:fldChar w:fldCharType="begin"/>
        </w:r>
        <w:r w:rsidR="00230722">
          <w:rPr>
            <w:noProof/>
            <w:webHidden/>
          </w:rPr>
          <w:instrText xml:space="preserve"> PAGEREF _Toc313472839 \h </w:instrText>
        </w:r>
        <w:r w:rsidR="00230722">
          <w:rPr>
            <w:noProof/>
            <w:webHidden/>
          </w:rPr>
        </w:r>
        <w:r w:rsidR="00230722">
          <w:rPr>
            <w:noProof/>
            <w:webHidden/>
          </w:rPr>
          <w:fldChar w:fldCharType="separate"/>
        </w:r>
        <w:r w:rsidR="00230722">
          <w:rPr>
            <w:noProof/>
            <w:webHidden/>
          </w:rPr>
          <w:t>38</w:t>
        </w:r>
        <w:r w:rsidR="00230722">
          <w:rPr>
            <w:noProof/>
            <w:webHidden/>
          </w:rPr>
          <w:fldChar w:fldCharType="end"/>
        </w:r>
      </w:hyperlink>
    </w:p>
    <w:p w14:paraId="222532A3" w14:textId="6BF7D2A9" w:rsidR="00230722" w:rsidRDefault="00EF0C8C">
      <w:pPr>
        <w:pStyle w:val="TOC4"/>
        <w:rPr>
          <w:rFonts w:asciiTheme="minorHAnsi" w:eastAsiaTheme="minorEastAsia" w:hAnsiTheme="minorHAnsi" w:cstheme="minorBidi"/>
          <w:noProof/>
        </w:rPr>
      </w:pPr>
      <w:hyperlink w:anchor="_Toc313472840" w:history="1">
        <w:r w:rsidR="00230722" w:rsidRPr="00AF4D04">
          <w:rPr>
            <w:rStyle w:val="Hyperlink"/>
            <w:noProof/>
          </w:rPr>
          <w:t>2.1.2.2 Spatial region</w:t>
        </w:r>
        <w:r w:rsidR="00230722">
          <w:rPr>
            <w:noProof/>
            <w:webHidden/>
          </w:rPr>
          <w:tab/>
        </w:r>
        <w:r w:rsidR="00230722">
          <w:rPr>
            <w:noProof/>
            <w:webHidden/>
          </w:rPr>
          <w:fldChar w:fldCharType="begin"/>
        </w:r>
        <w:r w:rsidR="00230722">
          <w:rPr>
            <w:noProof/>
            <w:webHidden/>
          </w:rPr>
          <w:instrText xml:space="preserve"> PAGEREF _Toc313472840 \h </w:instrText>
        </w:r>
        <w:r w:rsidR="00230722">
          <w:rPr>
            <w:noProof/>
            <w:webHidden/>
          </w:rPr>
        </w:r>
        <w:r w:rsidR="00230722">
          <w:rPr>
            <w:noProof/>
            <w:webHidden/>
          </w:rPr>
          <w:fldChar w:fldCharType="separate"/>
        </w:r>
        <w:r w:rsidR="00230722">
          <w:rPr>
            <w:noProof/>
            <w:webHidden/>
          </w:rPr>
          <w:t>41</w:t>
        </w:r>
        <w:r w:rsidR="00230722">
          <w:rPr>
            <w:noProof/>
            <w:webHidden/>
          </w:rPr>
          <w:fldChar w:fldCharType="end"/>
        </w:r>
      </w:hyperlink>
    </w:p>
    <w:p w14:paraId="08145CAD" w14:textId="1D599283" w:rsidR="00230722" w:rsidRDefault="00EF0C8C">
      <w:pPr>
        <w:pStyle w:val="TOC5"/>
        <w:tabs>
          <w:tab w:val="right" w:leader="dot" w:pos="8828"/>
        </w:tabs>
        <w:rPr>
          <w:rFonts w:asciiTheme="minorHAnsi" w:eastAsiaTheme="minorEastAsia" w:hAnsiTheme="minorHAnsi" w:cstheme="minorBidi"/>
          <w:noProof/>
        </w:rPr>
      </w:pPr>
      <w:hyperlink w:anchor="_Toc313472841" w:history="1">
        <w:r w:rsidR="00230722" w:rsidRPr="00AF4D04">
          <w:rPr>
            <w:rStyle w:val="Hyperlink"/>
            <w:noProof/>
          </w:rPr>
          <w:t>2.1.2.2.1 Zero-dimensional spatial region</w:t>
        </w:r>
        <w:r w:rsidR="00230722">
          <w:rPr>
            <w:noProof/>
            <w:webHidden/>
          </w:rPr>
          <w:tab/>
        </w:r>
        <w:r w:rsidR="00230722">
          <w:rPr>
            <w:noProof/>
            <w:webHidden/>
          </w:rPr>
          <w:fldChar w:fldCharType="begin"/>
        </w:r>
        <w:r w:rsidR="00230722">
          <w:rPr>
            <w:noProof/>
            <w:webHidden/>
          </w:rPr>
          <w:instrText xml:space="preserve"> PAGEREF _Toc313472841 \h </w:instrText>
        </w:r>
        <w:r w:rsidR="00230722">
          <w:rPr>
            <w:noProof/>
            <w:webHidden/>
          </w:rPr>
        </w:r>
        <w:r w:rsidR="00230722">
          <w:rPr>
            <w:noProof/>
            <w:webHidden/>
          </w:rPr>
          <w:fldChar w:fldCharType="separate"/>
        </w:r>
        <w:r w:rsidR="00230722">
          <w:rPr>
            <w:noProof/>
            <w:webHidden/>
          </w:rPr>
          <w:t>42</w:t>
        </w:r>
        <w:r w:rsidR="00230722">
          <w:rPr>
            <w:noProof/>
            <w:webHidden/>
          </w:rPr>
          <w:fldChar w:fldCharType="end"/>
        </w:r>
      </w:hyperlink>
    </w:p>
    <w:p w14:paraId="10341AF0" w14:textId="10565B79" w:rsidR="00230722" w:rsidRDefault="00EF0C8C">
      <w:pPr>
        <w:pStyle w:val="TOC5"/>
        <w:tabs>
          <w:tab w:val="right" w:leader="dot" w:pos="8828"/>
        </w:tabs>
        <w:rPr>
          <w:rFonts w:asciiTheme="minorHAnsi" w:eastAsiaTheme="minorEastAsia" w:hAnsiTheme="minorHAnsi" w:cstheme="minorBidi"/>
          <w:noProof/>
        </w:rPr>
      </w:pPr>
      <w:hyperlink w:anchor="_Toc313472842" w:history="1">
        <w:r w:rsidR="00230722" w:rsidRPr="00AF4D04">
          <w:rPr>
            <w:rStyle w:val="Hyperlink"/>
            <w:noProof/>
          </w:rPr>
          <w:t>2.1.2.2.2 One-dimensional spatial region (aka spatial line)</w:t>
        </w:r>
        <w:r w:rsidR="00230722">
          <w:rPr>
            <w:noProof/>
            <w:webHidden/>
          </w:rPr>
          <w:tab/>
        </w:r>
        <w:r w:rsidR="00230722">
          <w:rPr>
            <w:noProof/>
            <w:webHidden/>
          </w:rPr>
          <w:fldChar w:fldCharType="begin"/>
        </w:r>
        <w:r w:rsidR="00230722">
          <w:rPr>
            <w:noProof/>
            <w:webHidden/>
          </w:rPr>
          <w:instrText xml:space="preserve"> PAGEREF _Toc313472842 \h </w:instrText>
        </w:r>
        <w:r w:rsidR="00230722">
          <w:rPr>
            <w:noProof/>
            <w:webHidden/>
          </w:rPr>
        </w:r>
        <w:r w:rsidR="00230722">
          <w:rPr>
            <w:noProof/>
            <w:webHidden/>
          </w:rPr>
          <w:fldChar w:fldCharType="separate"/>
        </w:r>
        <w:r w:rsidR="00230722">
          <w:rPr>
            <w:noProof/>
            <w:webHidden/>
          </w:rPr>
          <w:t>42</w:t>
        </w:r>
        <w:r w:rsidR="00230722">
          <w:rPr>
            <w:noProof/>
            <w:webHidden/>
          </w:rPr>
          <w:fldChar w:fldCharType="end"/>
        </w:r>
      </w:hyperlink>
    </w:p>
    <w:p w14:paraId="39FA249B" w14:textId="5BFFE70E" w:rsidR="00230722" w:rsidRDefault="00EF0C8C">
      <w:pPr>
        <w:pStyle w:val="TOC5"/>
        <w:tabs>
          <w:tab w:val="right" w:leader="dot" w:pos="8828"/>
        </w:tabs>
        <w:rPr>
          <w:rFonts w:asciiTheme="minorHAnsi" w:eastAsiaTheme="minorEastAsia" w:hAnsiTheme="minorHAnsi" w:cstheme="minorBidi"/>
          <w:noProof/>
        </w:rPr>
      </w:pPr>
      <w:hyperlink w:anchor="_Toc313472843" w:history="1">
        <w:r w:rsidR="00230722" w:rsidRPr="00AF4D04">
          <w:rPr>
            <w:rStyle w:val="Hyperlink"/>
            <w:noProof/>
          </w:rPr>
          <w:t>2.1.2.2.3 Two-dimensional spatial region (aka spatial surface)</w:t>
        </w:r>
        <w:r w:rsidR="00230722">
          <w:rPr>
            <w:noProof/>
            <w:webHidden/>
          </w:rPr>
          <w:tab/>
        </w:r>
        <w:r w:rsidR="00230722">
          <w:rPr>
            <w:noProof/>
            <w:webHidden/>
          </w:rPr>
          <w:fldChar w:fldCharType="begin"/>
        </w:r>
        <w:r w:rsidR="00230722">
          <w:rPr>
            <w:noProof/>
            <w:webHidden/>
          </w:rPr>
          <w:instrText xml:space="preserve"> PAGEREF _Toc313472843 \h </w:instrText>
        </w:r>
        <w:r w:rsidR="00230722">
          <w:rPr>
            <w:noProof/>
            <w:webHidden/>
          </w:rPr>
        </w:r>
        <w:r w:rsidR="00230722">
          <w:rPr>
            <w:noProof/>
            <w:webHidden/>
          </w:rPr>
          <w:fldChar w:fldCharType="separate"/>
        </w:r>
        <w:r w:rsidR="00230722">
          <w:rPr>
            <w:noProof/>
            <w:webHidden/>
          </w:rPr>
          <w:t>43</w:t>
        </w:r>
        <w:r w:rsidR="00230722">
          <w:rPr>
            <w:noProof/>
            <w:webHidden/>
          </w:rPr>
          <w:fldChar w:fldCharType="end"/>
        </w:r>
      </w:hyperlink>
    </w:p>
    <w:p w14:paraId="4C5B29B8" w14:textId="034FE379" w:rsidR="00230722" w:rsidRDefault="00EF0C8C">
      <w:pPr>
        <w:pStyle w:val="TOC5"/>
        <w:tabs>
          <w:tab w:val="right" w:leader="dot" w:pos="8828"/>
        </w:tabs>
        <w:rPr>
          <w:rFonts w:asciiTheme="minorHAnsi" w:eastAsiaTheme="minorEastAsia" w:hAnsiTheme="minorHAnsi" w:cstheme="minorBidi"/>
          <w:noProof/>
        </w:rPr>
      </w:pPr>
      <w:hyperlink w:anchor="_Toc313472844" w:history="1">
        <w:r w:rsidR="00230722" w:rsidRPr="00AF4D04">
          <w:rPr>
            <w:rStyle w:val="Hyperlink"/>
            <w:noProof/>
          </w:rPr>
          <w:t>2.1.2.2.4  Three-dimensional spatial region (aka a spatial volume)</w:t>
        </w:r>
        <w:r w:rsidR="00230722">
          <w:rPr>
            <w:noProof/>
            <w:webHidden/>
          </w:rPr>
          <w:tab/>
        </w:r>
        <w:r w:rsidR="00230722">
          <w:rPr>
            <w:noProof/>
            <w:webHidden/>
          </w:rPr>
          <w:fldChar w:fldCharType="begin"/>
        </w:r>
        <w:r w:rsidR="00230722">
          <w:rPr>
            <w:noProof/>
            <w:webHidden/>
          </w:rPr>
          <w:instrText xml:space="preserve"> PAGEREF _Toc313472844 \h </w:instrText>
        </w:r>
        <w:r w:rsidR="00230722">
          <w:rPr>
            <w:noProof/>
            <w:webHidden/>
          </w:rPr>
        </w:r>
        <w:r w:rsidR="00230722">
          <w:rPr>
            <w:noProof/>
            <w:webHidden/>
          </w:rPr>
          <w:fldChar w:fldCharType="separate"/>
        </w:r>
        <w:r w:rsidR="00230722">
          <w:rPr>
            <w:noProof/>
            <w:webHidden/>
          </w:rPr>
          <w:t>43</w:t>
        </w:r>
        <w:r w:rsidR="00230722">
          <w:rPr>
            <w:noProof/>
            <w:webHidden/>
          </w:rPr>
          <w:fldChar w:fldCharType="end"/>
        </w:r>
      </w:hyperlink>
    </w:p>
    <w:p w14:paraId="605C68C2" w14:textId="2AD65533" w:rsidR="00230722" w:rsidRDefault="00EF0C8C">
      <w:pPr>
        <w:pStyle w:val="TOC2"/>
        <w:tabs>
          <w:tab w:val="right" w:leader="dot" w:pos="8828"/>
        </w:tabs>
        <w:rPr>
          <w:rFonts w:asciiTheme="minorHAnsi" w:eastAsiaTheme="minorEastAsia" w:hAnsiTheme="minorHAnsi" w:cstheme="minorBidi"/>
          <w:noProof/>
        </w:rPr>
      </w:pPr>
      <w:hyperlink w:anchor="_Toc313472845" w:history="1">
        <w:r w:rsidR="00230722" w:rsidRPr="00AF4D04">
          <w:rPr>
            <w:rStyle w:val="Hyperlink"/>
            <w:noProof/>
          </w:rPr>
          <w:t>The located_at relation</w:t>
        </w:r>
        <w:r w:rsidR="00230722">
          <w:rPr>
            <w:noProof/>
            <w:webHidden/>
          </w:rPr>
          <w:tab/>
        </w:r>
        <w:r w:rsidR="00230722">
          <w:rPr>
            <w:noProof/>
            <w:webHidden/>
          </w:rPr>
          <w:fldChar w:fldCharType="begin"/>
        </w:r>
        <w:r w:rsidR="00230722">
          <w:rPr>
            <w:noProof/>
            <w:webHidden/>
          </w:rPr>
          <w:instrText xml:space="preserve"> PAGEREF _Toc313472845 \h </w:instrText>
        </w:r>
        <w:r w:rsidR="00230722">
          <w:rPr>
            <w:noProof/>
            <w:webHidden/>
          </w:rPr>
        </w:r>
        <w:r w:rsidR="00230722">
          <w:rPr>
            <w:noProof/>
            <w:webHidden/>
          </w:rPr>
          <w:fldChar w:fldCharType="separate"/>
        </w:r>
        <w:r w:rsidR="00230722">
          <w:rPr>
            <w:noProof/>
            <w:webHidden/>
          </w:rPr>
          <w:t>43</w:t>
        </w:r>
        <w:r w:rsidR="00230722">
          <w:rPr>
            <w:noProof/>
            <w:webHidden/>
          </w:rPr>
          <w:fldChar w:fldCharType="end"/>
        </w:r>
      </w:hyperlink>
    </w:p>
    <w:p w14:paraId="542BD06A" w14:textId="7B8F60DD" w:rsidR="00230722" w:rsidRDefault="00EF0C8C">
      <w:pPr>
        <w:pStyle w:val="TOC2"/>
        <w:tabs>
          <w:tab w:val="right" w:leader="dot" w:pos="8828"/>
        </w:tabs>
        <w:rPr>
          <w:rFonts w:asciiTheme="minorHAnsi" w:eastAsiaTheme="minorEastAsia" w:hAnsiTheme="minorHAnsi" w:cstheme="minorBidi"/>
          <w:noProof/>
        </w:rPr>
      </w:pPr>
      <w:hyperlink w:anchor="_Toc313472846" w:history="1">
        <w:r w:rsidR="00230722" w:rsidRPr="00AF4D04">
          <w:rPr>
            <w:rStyle w:val="Hyperlink"/>
            <w:noProof/>
          </w:rPr>
          <w:t>The located_in relation</w:t>
        </w:r>
        <w:r w:rsidR="00230722">
          <w:rPr>
            <w:noProof/>
            <w:webHidden/>
          </w:rPr>
          <w:tab/>
        </w:r>
        <w:r w:rsidR="00230722">
          <w:rPr>
            <w:noProof/>
            <w:webHidden/>
          </w:rPr>
          <w:fldChar w:fldCharType="begin"/>
        </w:r>
        <w:r w:rsidR="00230722">
          <w:rPr>
            <w:noProof/>
            <w:webHidden/>
          </w:rPr>
          <w:instrText xml:space="preserve"> PAGEREF _Toc313472846 \h </w:instrText>
        </w:r>
        <w:r w:rsidR="00230722">
          <w:rPr>
            <w:noProof/>
            <w:webHidden/>
          </w:rPr>
        </w:r>
        <w:r w:rsidR="00230722">
          <w:rPr>
            <w:noProof/>
            <w:webHidden/>
          </w:rPr>
          <w:fldChar w:fldCharType="separate"/>
        </w:r>
        <w:r w:rsidR="00230722">
          <w:rPr>
            <w:noProof/>
            <w:webHidden/>
          </w:rPr>
          <w:t>44</w:t>
        </w:r>
        <w:r w:rsidR="00230722">
          <w:rPr>
            <w:noProof/>
            <w:webHidden/>
          </w:rPr>
          <w:fldChar w:fldCharType="end"/>
        </w:r>
      </w:hyperlink>
    </w:p>
    <w:p w14:paraId="2FE7489A" w14:textId="4683FF3D" w:rsidR="00230722" w:rsidRDefault="00EF0C8C">
      <w:pPr>
        <w:pStyle w:val="TOC2"/>
        <w:tabs>
          <w:tab w:val="right" w:leader="dot" w:pos="8828"/>
        </w:tabs>
        <w:rPr>
          <w:rFonts w:asciiTheme="minorHAnsi" w:eastAsiaTheme="minorEastAsia" w:hAnsiTheme="minorHAnsi" w:cstheme="minorBidi"/>
          <w:noProof/>
        </w:rPr>
      </w:pPr>
      <w:hyperlink w:anchor="_Toc313472847" w:history="1">
        <w:r w:rsidR="00230722" w:rsidRPr="00AF4D04">
          <w:rPr>
            <w:rStyle w:val="Hyperlink"/>
            <w:noProof/>
          </w:rPr>
          <w:t>Relation of containment</w:t>
        </w:r>
        <w:r w:rsidR="00230722">
          <w:rPr>
            <w:noProof/>
            <w:webHidden/>
          </w:rPr>
          <w:tab/>
        </w:r>
        <w:r w:rsidR="00230722">
          <w:rPr>
            <w:noProof/>
            <w:webHidden/>
          </w:rPr>
          <w:fldChar w:fldCharType="begin"/>
        </w:r>
        <w:r w:rsidR="00230722">
          <w:rPr>
            <w:noProof/>
            <w:webHidden/>
          </w:rPr>
          <w:instrText xml:space="preserve"> PAGEREF _Toc313472847 \h </w:instrText>
        </w:r>
        <w:r w:rsidR="00230722">
          <w:rPr>
            <w:noProof/>
            <w:webHidden/>
          </w:rPr>
        </w:r>
        <w:r w:rsidR="00230722">
          <w:rPr>
            <w:noProof/>
            <w:webHidden/>
          </w:rPr>
          <w:fldChar w:fldCharType="separate"/>
        </w:r>
        <w:r w:rsidR="00230722">
          <w:rPr>
            <w:noProof/>
            <w:webHidden/>
          </w:rPr>
          <w:t>45</w:t>
        </w:r>
        <w:r w:rsidR="00230722">
          <w:rPr>
            <w:noProof/>
            <w:webHidden/>
          </w:rPr>
          <w:fldChar w:fldCharType="end"/>
        </w:r>
      </w:hyperlink>
    </w:p>
    <w:p w14:paraId="56D90A78" w14:textId="50E391DD" w:rsidR="00230722" w:rsidRDefault="00EF0C8C">
      <w:pPr>
        <w:pStyle w:val="TOC2"/>
        <w:tabs>
          <w:tab w:val="right" w:leader="dot" w:pos="8828"/>
        </w:tabs>
        <w:rPr>
          <w:rFonts w:asciiTheme="minorHAnsi" w:eastAsiaTheme="minorEastAsia" w:hAnsiTheme="minorHAnsi" w:cstheme="minorBidi"/>
          <w:noProof/>
        </w:rPr>
      </w:pPr>
      <w:hyperlink w:anchor="_Toc313472848" w:history="1">
        <w:r w:rsidR="00230722" w:rsidRPr="00AF4D04">
          <w:rPr>
            <w:rStyle w:val="Hyperlink"/>
            <w:noProof/>
          </w:rPr>
          <w:t xml:space="preserve">2.2 </w:t>
        </w:r>
        <w:r w:rsidR="00230722" w:rsidRPr="00AF4D04">
          <w:rPr>
            <w:rStyle w:val="Hyperlink"/>
            <w:i/>
            <w:noProof/>
          </w:rPr>
          <w:t>Specifically dependent continuant</w:t>
        </w:r>
        <w:r w:rsidR="00230722">
          <w:rPr>
            <w:noProof/>
            <w:webHidden/>
          </w:rPr>
          <w:tab/>
        </w:r>
        <w:r w:rsidR="00230722">
          <w:rPr>
            <w:noProof/>
            <w:webHidden/>
          </w:rPr>
          <w:fldChar w:fldCharType="begin"/>
        </w:r>
        <w:r w:rsidR="00230722">
          <w:rPr>
            <w:noProof/>
            <w:webHidden/>
          </w:rPr>
          <w:instrText xml:space="preserve"> PAGEREF _Toc313472848 \h </w:instrText>
        </w:r>
        <w:r w:rsidR="00230722">
          <w:rPr>
            <w:noProof/>
            <w:webHidden/>
          </w:rPr>
        </w:r>
        <w:r w:rsidR="00230722">
          <w:rPr>
            <w:noProof/>
            <w:webHidden/>
          </w:rPr>
          <w:fldChar w:fldCharType="separate"/>
        </w:r>
        <w:r w:rsidR="00230722">
          <w:rPr>
            <w:noProof/>
            <w:webHidden/>
          </w:rPr>
          <w:t>46</w:t>
        </w:r>
        <w:r w:rsidR="00230722">
          <w:rPr>
            <w:noProof/>
            <w:webHidden/>
          </w:rPr>
          <w:fldChar w:fldCharType="end"/>
        </w:r>
      </w:hyperlink>
    </w:p>
    <w:p w14:paraId="5F738538" w14:textId="455FA8CC" w:rsidR="00230722" w:rsidRDefault="00EF0C8C">
      <w:pPr>
        <w:pStyle w:val="TOC3"/>
        <w:rPr>
          <w:rFonts w:asciiTheme="minorHAnsi" w:eastAsiaTheme="minorEastAsia" w:hAnsiTheme="minorHAnsi" w:cstheme="minorBidi"/>
          <w:noProof/>
        </w:rPr>
      </w:pPr>
      <w:hyperlink w:anchor="_Toc313472849" w:history="1">
        <w:r w:rsidR="00230722" w:rsidRPr="00AF4D04">
          <w:rPr>
            <w:rStyle w:val="Hyperlink"/>
            <w:noProof/>
          </w:rPr>
          <w:t>2.2.1 Quality</w:t>
        </w:r>
        <w:r w:rsidR="00230722">
          <w:rPr>
            <w:noProof/>
            <w:webHidden/>
          </w:rPr>
          <w:tab/>
        </w:r>
        <w:r w:rsidR="00230722">
          <w:rPr>
            <w:noProof/>
            <w:webHidden/>
          </w:rPr>
          <w:fldChar w:fldCharType="begin"/>
        </w:r>
        <w:r w:rsidR="00230722">
          <w:rPr>
            <w:noProof/>
            <w:webHidden/>
          </w:rPr>
          <w:instrText xml:space="preserve"> PAGEREF _Toc313472849 \h </w:instrText>
        </w:r>
        <w:r w:rsidR="00230722">
          <w:rPr>
            <w:noProof/>
            <w:webHidden/>
          </w:rPr>
        </w:r>
        <w:r w:rsidR="00230722">
          <w:rPr>
            <w:noProof/>
            <w:webHidden/>
          </w:rPr>
          <w:fldChar w:fldCharType="separate"/>
        </w:r>
        <w:r w:rsidR="00230722">
          <w:rPr>
            <w:noProof/>
            <w:webHidden/>
          </w:rPr>
          <w:t>49</w:t>
        </w:r>
        <w:r w:rsidR="00230722">
          <w:rPr>
            <w:noProof/>
            <w:webHidden/>
          </w:rPr>
          <w:fldChar w:fldCharType="end"/>
        </w:r>
      </w:hyperlink>
    </w:p>
    <w:p w14:paraId="6DCA9733" w14:textId="01DB67F7" w:rsidR="00230722" w:rsidRDefault="00EF0C8C">
      <w:pPr>
        <w:pStyle w:val="TOC4"/>
        <w:rPr>
          <w:rFonts w:asciiTheme="minorHAnsi" w:eastAsiaTheme="minorEastAsia" w:hAnsiTheme="minorHAnsi" w:cstheme="minorBidi"/>
          <w:noProof/>
        </w:rPr>
      </w:pPr>
      <w:hyperlink w:anchor="_Toc313472850" w:history="1">
        <w:r w:rsidR="00230722" w:rsidRPr="00AF4D04">
          <w:rPr>
            <w:rStyle w:val="Hyperlink"/>
            <w:noProof/>
          </w:rPr>
          <w:t>2.2.1.1 Relational quality</w:t>
        </w:r>
        <w:r w:rsidR="00230722">
          <w:rPr>
            <w:noProof/>
            <w:webHidden/>
          </w:rPr>
          <w:tab/>
        </w:r>
        <w:r w:rsidR="00230722">
          <w:rPr>
            <w:noProof/>
            <w:webHidden/>
          </w:rPr>
          <w:fldChar w:fldCharType="begin"/>
        </w:r>
        <w:r w:rsidR="00230722">
          <w:rPr>
            <w:noProof/>
            <w:webHidden/>
          </w:rPr>
          <w:instrText xml:space="preserve"> PAGEREF _Toc313472850 \h </w:instrText>
        </w:r>
        <w:r w:rsidR="00230722">
          <w:rPr>
            <w:noProof/>
            <w:webHidden/>
          </w:rPr>
        </w:r>
        <w:r w:rsidR="00230722">
          <w:rPr>
            <w:noProof/>
            <w:webHidden/>
          </w:rPr>
          <w:fldChar w:fldCharType="separate"/>
        </w:r>
        <w:r w:rsidR="00230722">
          <w:rPr>
            <w:noProof/>
            <w:webHidden/>
          </w:rPr>
          <w:t>50</w:t>
        </w:r>
        <w:r w:rsidR="00230722">
          <w:rPr>
            <w:noProof/>
            <w:webHidden/>
          </w:rPr>
          <w:fldChar w:fldCharType="end"/>
        </w:r>
      </w:hyperlink>
    </w:p>
    <w:p w14:paraId="101761E9" w14:textId="593017A4" w:rsidR="00230722" w:rsidRDefault="00EF0C8C">
      <w:pPr>
        <w:pStyle w:val="TOC3"/>
        <w:rPr>
          <w:rFonts w:asciiTheme="minorHAnsi" w:eastAsiaTheme="minorEastAsia" w:hAnsiTheme="minorHAnsi" w:cstheme="minorBidi"/>
          <w:noProof/>
        </w:rPr>
      </w:pPr>
      <w:hyperlink w:anchor="_Toc313472851" w:history="1">
        <w:r w:rsidR="00230722" w:rsidRPr="00AF4D04">
          <w:rPr>
            <w:rStyle w:val="Hyperlink"/>
            <w:noProof/>
          </w:rPr>
          <w:t>2.2.2 Realizable entity</w:t>
        </w:r>
        <w:r w:rsidR="00230722">
          <w:rPr>
            <w:noProof/>
            <w:webHidden/>
          </w:rPr>
          <w:tab/>
        </w:r>
        <w:r w:rsidR="00230722">
          <w:rPr>
            <w:noProof/>
            <w:webHidden/>
          </w:rPr>
          <w:fldChar w:fldCharType="begin"/>
        </w:r>
        <w:r w:rsidR="00230722">
          <w:rPr>
            <w:noProof/>
            <w:webHidden/>
          </w:rPr>
          <w:instrText xml:space="preserve"> PAGEREF _Toc313472851 \h </w:instrText>
        </w:r>
        <w:r w:rsidR="00230722">
          <w:rPr>
            <w:noProof/>
            <w:webHidden/>
          </w:rPr>
        </w:r>
        <w:r w:rsidR="00230722">
          <w:rPr>
            <w:noProof/>
            <w:webHidden/>
          </w:rPr>
          <w:fldChar w:fldCharType="separate"/>
        </w:r>
        <w:r w:rsidR="00230722">
          <w:rPr>
            <w:noProof/>
            <w:webHidden/>
          </w:rPr>
          <w:t>50</w:t>
        </w:r>
        <w:r w:rsidR="00230722">
          <w:rPr>
            <w:noProof/>
            <w:webHidden/>
          </w:rPr>
          <w:fldChar w:fldCharType="end"/>
        </w:r>
      </w:hyperlink>
    </w:p>
    <w:p w14:paraId="6C13EE26" w14:textId="2507CF2A" w:rsidR="00230722" w:rsidRDefault="00EF0C8C">
      <w:pPr>
        <w:pStyle w:val="TOC2"/>
        <w:tabs>
          <w:tab w:val="right" w:leader="dot" w:pos="8828"/>
        </w:tabs>
        <w:rPr>
          <w:rFonts w:asciiTheme="minorHAnsi" w:eastAsiaTheme="minorEastAsia" w:hAnsiTheme="minorHAnsi" w:cstheme="minorBidi"/>
          <w:noProof/>
        </w:rPr>
      </w:pPr>
      <w:hyperlink w:anchor="_Toc313472852" w:history="1">
        <w:r w:rsidR="00230722" w:rsidRPr="00AF4D04">
          <w:rPr>
            <w:rStyle w:val="Hyperlink"/>
            <w:noProof/>
          </w:rPr>
          <w:t>Relation of realization</w:t>
        </w:r>
        <w:r w:rsidR="00230722">
          <w:rPr>
            <w:noProof/>
            <w:webHidden/>
          </w:rPr>
          <w:tab/>
        </w:r>
        <w:r w:rsidR="00230722">
          <w:rPr>
            <w:noProof/>
            <w:webHidden/>
          </w:rPr>
          <w:fldChar w:fldCharType="begin"/>
        </w:r>
        <w:r w:rsidR="00230722">
          <w:rPr>
            <w:noProof/>
            <w:webHidden/>
          </w:rPr>
          <w:instrText xml:space="preserve"> PAGEREF _Toc313472852 \h </w:instrText>
        </w:r>
        <w:r w:rsidR="00230722">
          <w:rPr>
            <w:noProof/>
            <w:webHidden/>
          </w:rPr>
        </w:r>
        <w:r w:rsidR="00230722">
          <w:rPr>
            <w:noProof/>
            <w:webHidden/>
          </w:rPr>
          <w:fldChar w:fldCharType="separate"/>
        </w:r>
        <w:r w:rsidR="00230722">
          <w:rPr>
            <w:noProof/>
            <w:webHidden/>
          </w:rPr>
          <w:t>51</w:t>
        </w:r>
        <w:r w:rsidR="00230722">
          <w:rPr>
            <w:noProof/>
            <w:webHidden/>
          </w:rPr>
          <w:fldChar w:fldCharType="end"/>
        </w:r>
      </w:hyperlink>
    </w:p>
    <w:p w14:paraId="53A42515" w14:textId="37A34DE8" w:rsidR="00230722" w:rsidRDefault="00EF0C8C">
      <w:pPr>
        <w:pStyle w:val="TOC4"/>
        <w:rPr>
          <w:rFonts w:asciiTheme="minorHAnsi" w:eastAsiaTheme="minorEastAsia" w:hAnsiTheme="minorHAnsi" w:cstheme="minorBidi"/>
          <w:noProof/>
        </w:rPr>
      </w:pPr>
      <w:hyperlink w:anchor="_Toc313472853" w:history="1">
        <w:r w:rsidR="00230722" w:rsidRPr="00AF4D04">
          <w:rPr>
            <w:rStyle w:val="Hyperlink"/>
            <w:noProof/>
          </w:rPr>
          <w:t>2.2.2.1</w:t>
        </w:r>
        <w:r w:rsidR="00230722">
          <w:rPr>
            <w:rFonts w:asciiTheme="minorHAnsi" w:eastAsiaTheme="minorEastAsia" w:hAnsiTheme="minorHAnsi" w:cstheme="minorBidi"/>
            <w:noProof/>
          </w:rPr>
          <w:tab/>
        </w:r>
        <w:r w:rsidR="00230722" w:rsidRPr="00AF4D04">
          <w:rPr>
            <w:rStyle w:val="Hyperlink"/>
            <w:noProof/>
          </w:rPr>
          <w:t>Role (Externally-Grounded Realizable entity)</w:t>
        </w:r>
        <w:r w:rsidR="00230722">
          <w:rPr>
            <w:noProof/>
            <w:webHidden/>
          </w:rPr>
          <w:tab/>
        </w:r>
        <w:r w:rsidR="00230722">
          <w:rPr>
            <w:noProof/>
            <w:webHidden/>
          </w:rPr>
          <w:fldChar w:fldCharType="begin"/>
        </w:r>
        <w:r w:rsidR="00230722">
          <w:rPr>
            <w:noProof/>
            <w:webHidden/>
          </w:rPr>
          <w:instrText xml:space="preserve"> PAGEREF _Toc313472853 \h </w:instrText>
        </w:r>
        <w:r w:rsidR="00230722">
          <w:rPr>
            <w:noProof/>
            <w:webHidden/>
          </w:rPr>
        </w:r>
        <w:r w:rsidR="00230722">
          <w:rPr>
            <w:noProof/>
            <w:webHidden/>
          </w:rPr>
          <w:fldChar w:fldCharType="separate"/>
        </w:r>
        <w:r w:rsidR="00230722">
          <w:rPr>
            <w:noProof/>
            <w:webHidden/>
          </w:rPr>
          <w:t>51</w:t>
        </w:r>
        <w:r w:rsidR="00230722">
          <w:rPr>
            <w:noProof/>
            <w:webHidden/>
          </w:rPr>
          <w:fldChar w:fldCharType="end"/>
        </w:r>
      </w:hyperlink>
    </w:p>
    <w:p w14:paraId="5B2F8B71" w14:textId="0EF09A58" w:rsidR="00230722" w:rsidRDefault="00EF0C8C">
      <w:pPr>
        <w:pStyle w:val="TOC4"/>
        <w:rPr>
          <w:rFonts w:asciiTheme="minorHAnsi" w:eastAsiaTheme="minorEastAsia" w:hAnsiTheme="minorHAnsi" w:cstheme="minorBidi"/>
          <w:noProof/>
        </w:rPr>
      </w:pPr>
      <w:hyperlink w:anchor="_Toc313472854" w:history="1">
        <w:r w:rsidR="00230722" w:rsidRPr="00AF4D04">
          <w:rPr>
            <w:rStyle w:val="Hyperlink"/>
            <w:noProof/>
          </w:rPr>
          <w:t>2.2.2.2</w:t>
        </w:r>
        <w:r w:rsidR="00230722">
          <w:rPr>
            <w:rFonts w:asciiTheme="minorHAnsi" w:eastAsiaTheme="minorEastAsia" w:hAnsiTheme="minorHAnsi" w:cstheme="minorBidi"/>
            <w:noProof/>
          </w:rPr>
          <w:tab/>
        </w:r>
        <w:r w:rsidR="00230722" w:rsidRPr="00AF4D04">
          <w:rPr>
            <w:rStyle w:val="Hyperlink"/>
            <w:noProof/>
          </w:rPr>
          <w:t>Disposition (Internally-Grounded Realizable entity)</w:t>
        </w:r>
        <w:r w:rsidR="00230722">
          <w:rPr>
            <w:noProof/>
            <w:webHidden/>
          </w:rPr>
          <w:tab/>
        </w:r>
        <w:r w:rsidR="00230722">
          <w:rPr>
            <w:noProof/>
            <w:webHidden/>
          </w:rPr>
          <w:fldChar w:fldCharType="begin"/>
        </w:r>
        <w:r w:rsidR="00230722">
          <w:rPr>
            <w:noProof/>
            <w:webHidden/>
          </w:rPr>
          <w:instrText xml:space="preserve"> PAGEREF _Toc313472854 \h </w:instrText>
        </w:r>
        <w:r w:rsidR="00230722">
          <w:rPr>
            <w:noProof/>
            <w:webHidden/>
          </w:rPr>
        </w:r>
        <w:r w:rsidR="00230722">
          <w:rPr>
            <w:noProof/>
            <w:webHidden/>
          </w:rPr>
          <w:fldChar w:fldCharType="separate"/>
        </w:r>
        <w:r w:rsidR="00230722">
          <w:rPr>
            <w:noProof/>
            <w:webHidden/>
          </w:rPr>
          <w:t>53</w:t>
        </w:r>
        <w:r w:rsidR="00230722">
          <w:rPr>
            <w:noProof/>
            <w:webHidden/>
          </w:rPr>
          <w:fldChar w:fldCharType="end"/>
        </w:r>
      </w:hyperlink>
    </w:p>
    <w:p w14:paraId="4A054EB5" w14:textId="3F5DEC5F" w:rsidR="00230722" w:rsidRDefault="00EF0C8C">
      <w:pPr>
        <w:pStyle w:val="TOC4"/>
        <w:rPr>
          <w:rFonts w:asciiTheme="minorHAnsi" w:eastAsiaTheme="minorEastAsia" w:hAnsiTheme="minorHAnsi" w:cstheme="minorBidi"/>
          <w:noProof/>
        </w:rPr>
      </w:pPr>
      <w:hyperlink w:anchor="_Toc313472855" w:history="1">
        <w:r w:rsidR="00230722" w:rsidRPr="00AF4D04">
          <w:rPr>
            <w:rStyle w:val="Hyperlink"/>
            <w:noProof/>
          </w:rPr>
          <w:t>2.2.2.3</w:t>
        </w:r>
        <w:r w:rsidR="00230722">
          <w:rPr>
            <w:rFonts w:asciiTheme="minorHAnsi" w:eastAsiaTheme="minorEastAsia" w:hAnsiTheme="minorHAnsi" w:cstheme="minorBidi"/>
            <w:noProof/>
          </w:rPr>
          <w:tab/>
        </w:r>
        <w:r w:rsidR="00230722" w:rsidRPr="00AF4D04">
          <w:rPr>
            <w:rStyle w:val="Hyperlink"/>
            <w:noProof/>
          </w:rPr>
          <w:t>Function</w:t>
        </w:r>
        <w:r w:rsidR="00230722">
          <w:rPr>
            <w:noProof/>
            <w:webHidden/>
          </w:rPr>
          <w:tab/>
        </w:r>
        <w:r w:rsidR="00230722">
          <w:rPr>
            <w:noProof/>
            <w:webHidden/>
          </w:rPr>
          <w:fldChar w:fldCharType="begin"/>
        </w:r>
        <w:r w:rsidR="00230722">
          <w:rPr>
            <w:noProof/>
            <w:webHidden/>
          </w:rPr>
          <w:instrText xml:space="preserve"> PAGEREF _Toc313472855 \h </w:instrText>
        </w:r>
        <w:r w:rsidR="00230722">
          <w:rPr>
            <w:noProof/>
            <w:webHidden/>
          </w:rPr>
        </w:r>
        <w:r w:rsidR="00230722">
          <w:rPr>
            <w:noProof/>
            <w:webHidden/>
          </w:rPr>
          <w:fldChar w:fldCharType="separate"/>
        </w:r>
        <w:r w:rsidR="00230722">
          <w:rPr>
            <w:noProof/>
            <w:webHidden/>
          </w:rPr>
          <w:t>54</w:t>
        </w:r>
        <w:r w:rsidR="00230722">
          <w:rPr>
            <w:noProof/>
            <w:webHidden/>
          </w:rPr>
          <w:fldChar w:fldCharType="end"/>
        </w:r>
      </w:hyperlink>
    </w:p>
    <w:p w14:paraId="48A95BBB" w14:textId="1141E084" w:rsidR="00230722" w:rsidRDefault="00EF0C8C">
      <w:pPr>
        <w:pStyle w:val="TOC3"/>
        <w:rPr>
          <w:rFonts w:asciiTheme="minorHAnsi" w:eastAsiaTheme="minorEastAsia" w:hAnsiTheme="minorHAnsi" w:cstheme="minorBidi"/>
          <w:noProof/>
        </w:rPr>
      </w:pPr>
      <w:hyperlink w:anchor="_Toc313472856" w:history="1">
        <w:r w:rsidR="00230722" w:rsidRPr="00AF4D04">
          <w:rPr>
            <w:rStyle w:val="Hyperlink"/>
            <w:noProof/>
          </w:rPr>
          <w:t xml:space="preserve">2.3 </w:t>
        </w:r>
        <w:r w:rsidR="00230722" w:rsidRPr="00AF4D04">
          <w:rPr>
            <w:rStyle w:val="Hyperlink"/>
            <w:i/>
            <w:noProof/>
          </w:rPr>
          <w:t>Generically dependent continuant</w:t>
        </w:r>
        <w:r w:rsidR="00230722">
          <w:rPr>
            <w:noProof/>
            <w:webHidden/>
          </w:rPr>
          <w:tab/>
        </w:r>
        <w:r w:rsidR="00230722">
          <w:rPr>
            <w:noProof/>
            <w:webHidden/>
          </w:rPr>
          <w:fldChar w:fldCharType="begin"/>
        </w:r>
        <w:r w:rsidR="00230722">
          <w:rPr>
            <w:noProof/>
            <w:webHidden/>
          </w:rPr>
          <w:instrText xml:space="preserve"> PAGEREF _Toc313472856 \h </w:instrText>
        </w:r>
        <w:r w:rsidR="00230722">
          <w:rPr>
            <w:noProof/>
            <w:webHidden/>
          </w:rPr>
        </w:r>
        <w:r w:rsidR="00230722">
          <w:rPr>
            <w:noProof/>
            <w:webHidden/>
          </w:rPr>
          <w:fldChar w:fldCharType="separate"/>
        </w:r>
        <w:r w:rsidR="00230722">
          <w:rPr>
            <w:noProof/>
            <w:webHidden/>
          </w:rPr>
          <w:t>57</w:t>
        </w:r>
        <w:r w:rsidR="00230722">
          <w:rPr>
            <w:noProof/>
            <w:webHidden/>
          </w:rPr>
          <w:fldChar w:fldCharType="end"/>
        </w:r>
      </w:hyperlink>
    </w:p>
    <w:p w14:paraId="2430F6F1" w14:textId="274EDFED" w:rsidR="00230722" w:rsidRDefault="00EF0C8C">
      <w:pPr>
        <w:pStyle w:val="TOC2"/>
        <w:tabs>
          <w:tab w:val="right" w:leader="dot" w:pos="8828"/>
        </w:tabs>
        <w:rPr>
          <w:rFonts w:asciiTheme="minorHAnsi" w:eastAsiaTheme="minorEastAsia" w:hAnsiTheme="minorHAnsi" w:cstheme="minorBidi"/>
          <w:noProof/>
        </w:rPr>
      </w:pPr>
      <w:hyperlink w:anchor="_Toc313472857" w:history="1">
        <w:r w:rsidR="00230722" w:rsidRPr="00AF4D04">
          <w:rPr>
            <w:rStyle w:val="Hyperlink"/>
            <w:noProof/>
          </w:rPr>
          <w:t>Relation of concretization</w:t>
        </w:r>
        <w:r w:rsidR="00230722">
          <w:rPr>
            <w:noProof/>
            <w:webHidden/>
          </w:rPr>
          <w:tab/>
        </w:r>
        <w:r w:rsidR="00230722">
          <w:rPr>
            <w:noProof/>
            <w:webHidden/>
          </w:rPr>
          <w:fldChar w:fldCharType="begin"/>
        </w:r>
        <w:r w:rsidR="00230722">
          <w:rPr>
            <w:noProof/>
            <w:webHidden/>
          </w:rPr>
          <w:instrText xml:space="preserve"> PAGEREF _Toc313472857 \h </w:instrText>
        </w:r>
        <w:r w:rsidR="00230722">
          <w:rPr>
            <w:noProof/>
            <w:webHidden/>
          </w:rPr>
        </w:r>
        <w:r w:rsidR="00230722">
          <w:rPr>
            <w:noProof/>
            <w:webHidden/>
          </w:rPr>
          <w:fldChar w:fldCharType="separate"/>
        </w:r>
        <w:r w:rsidR="00230722">
          <w:rPr>
            <w:noProof/>
            <w:webHidden/>
          </w:rPr>
          <w:t>58</w:t>
        </w:r>
        <w:r w:rsidR="00230722">
          <w:rPr>
            <w:noProof/>
            <w:webHidden/>
          </w:rPr>
          <w:fldChar w:fldCharType="end"/>
        </w:r>
      </w:hyperlink>
    </w:p>
    <w:p w14:paraId="057E4582" w14:textId="17F154E0" w:rsidR="00230722" w:rsidRDefault="00EF0C8C">
      <w:pPr>
        <w:pStyle w:val="TOC1"/>
        <w:rPr>
          <w:rFonts w:asciiTheme="minorHAnsi" w:eastAsiaTheme="minorEastAsia" w:hAnsiTheme="minorHAnsi" w:cstheme="minorBidi"/>
          <w:b w:val="0"/>
          <w:sz w:val="22"/>
          <w:szCs w:val="22"/>
        </w:rPr>
      </w:pPr>
      <w:hyperlink w:anchor="_Toc313472858" w:history="1">
        <w:r w:rsidR="00230722" w:rsidRPr="00AF4D04">
          <w:rPr>
            <w:rStyle w:val="Hyperlink"/>
          </w:rPr>
          <w:t xml:space="preserve">3. </w:t>
        </w:r>
        <w:r w:rsidR="00230722" w:rsidRPr="00AF4D04">
          <w:rPr>
            <w:rStyle w:val="Hyperlink"/>
            <w:i/>
          </w:rPr>
          <w:t>Occurrent</w:t>
        </w:r>
        <w:r w:rsidR="00230722">
          <w:rPr>
            <w:webHidden/>
          </w:rPr>
          <w:tab/>
        </w:r>
        <w:r w:rsidR="00230722">
          <w:rPr>
            <w:webHidden/>
          </w:rPr>
          <w:fldChar w:fldCharType="begin"/>
        </w:r>
        <w:r w:rsidR="00230722">
          <w:rPr>
            <w:webHidden/>
          </w:rPr>
          <w:instrText xml:space="preserve"> PAGEREF _Toc313472858 \h </w:instrText>
        </w:r>
        <w:r w:rsidR="00230722">
          <w:rPr>
            <w:webHidden/>
          </w:rPr>
        </w:r>
        <w:r w:rsidR="00230722">
          <w:rPr>
            <w:webHidden/>
          </w:rPr>
          <w:fldChar w:fldCharType="separate"/>
        </w:r>
        <w:r w:rsidR="00230722">
          <w:rPr>
            <w:webHidden/>
          </w:rPr>
          <w:t>60</w:t>
        </w:r>
        <w:r w:rsidR="00230722">
          <w:rPr>
            <w:webHidden/>
          </w:rPr>
          <w:fldChar w:fldCharType="end"/>
        </w:r>
      </w:hyperlink>
    </w:p>
    <w:p w14:paraId="583D4A6A" w14:textId="2051DDAF" w:rsidR="00230722" w:rsidRDefault="00EF0C8C">
      <w:pPr>
        <w:pStyle w:val="TOC2"/>
        <w:tabs>
          <w:tab w:val="right" w:leader="dot" w:pos="8828"/>
        </w:tabs>
        <w:rPr>
          <w:rFonts w:asciiTheme="minorHAnsi" w:eastAsiaTheme="minorEastAsia" w:hAnsiTheme="minorHAnsi" w:cstheme="minorBidi"/>
          <w:noProof/>
        </w:rPr>
      </w:pPr>
      <w:hyperlink w:anchor="_Toc313472859" w:history="1">
        <w:r w:rsidR="00230722" w:rsidRPr="00AF4D04">
          <w:rPr>
            <w:rStyle w:val="Hyperlink"/>
            <w:rFonts w:eastAsia="Times New Roman"/>
            <w:noProof/>
            <w:shd w:val="clear" w:color="auto" w:fill="FFFFFF"/>
          </w:rPr>
          <w:t>Relation of temporal parthood</w:t>
        </w:r>
        <w:r w:rsidR="00230722">
          <w:rPr>
            <w:noProof/>
            <w:webHidden/>
          </w:rPr>
          <w:tab/>
        </w:r>
        <w:r w:rsidR="00230722">
          <w:rPr>
            <w:noProof/>
            <w:webHidden/>
          </w:rPr>
          <w:fldChar w:fldCharType="begin"/>
        </w:r>
        <w:r w:rsidR="00230722">
          <w:rPr>
            <w:noProof/>
            <w:webHidden/>
          </w:rPr>
          <w:instrText xml:space="preserve"> PAGEREF _Toc313472859 \h </w:instrText>
        </w:r>
        <w:r w:rsidR="00230722">
          <w:rPr>
            <w:noProof/>
            <w:webHidden/>
          </w:rPr>
        </w:r>
        <w:r w:rsidR="00230722">
          <w:rPr>
            <w:noProof/>
            <w:webHidden/>
          </w:rPr>
          <w:fldChar w:fldCharType="separate"/>
        </w:r>
        <w:r w:rsidR="00230722">
          <w:rPr>
            <w:noProof/>
            <w:webHidden/>
          </w:rPr>
          <w:t>61</w:t>
        </w:r>
        <w:r w:rsidR="00230722">
          <w:rPr>
            <w:noProof/>
            <w:webHidden/>
          </w:rPr>
          <w:fldChar w:fldCharType="end"/>
        </w:r>
      </w:hyperlink>
    </w:p>
    <w:p w14:paraId="425CBB92" w14:textId="7FB240E9" w:rsidR="00230722" w:rsidRDefault="00EF0C8C">
      <w:pPr>
        <w:pStyle w:val="TOC2"/>
        <w:tabs>
          <w:tab w:val="right" w:leader="dot" w:pos="8828"/>
        </w:tabs>
        <w:rPr>
          <w:rFonts w:asciiTheme="minorHAnsi" w:eastAsiaTheme="minorEastAsia" w:hAnsiTheme="minorHAnsi" w:cstheme="minorBidi"/>
          <w:noProof/>
        </w:rPr>
      </w:pPr>
      <w:hyperlink w:anchor="_Toc313472860" w:history="1">
        <w:r w:rsidR="00230722" w:rsidRPr="00AF4D04">
          <w:rPr>
            <w:rStyle w:val="Hyperlink"/>
            <w:rFonts w:eastAsia="Times New Roman"/>
            <w:noProof/>
            <w:shd w:val="clear" w:color="auto" w:fill="FFFFFF"/>
          </w:rPr>
          <w:t>Occupies relation</w:t>
        </w:r>
        <w:r w:rsidR="00230722">
          <w:rPr>
            <w:noProof/>
            <w:webHidden/>
          </w:rPr>
          <w:tab/>
        </w:r>
        <w:r w:rsidR="00230722">
          <w:rPr>
            <w:noProof/>
            <w:webHidden/>
          </w:rPr>
          <w:fldChar w:fldCharType="begin"/>
        </w:r>
        <w:r w:rsidR="00230722">
          <w:rPr>
            <w:noProof/>
            <w:webHidden/>
          </w:rPr>
          <w:instrText xml:space="preserve"> PAGEREF _Toc313472860 \h </w:instrText>
        </w:r>
        <w:r w:rsidR="00230722">
          <w:rPr>
            <w:noProof/>
            <w:webHidden/>
          </w:rPr>
        </w:r>
        <w:r w:rsidR="00230722">
          <w:rPr>
            <w:noProof/>
            <w:webHidden/>
          </w:rPr>
          <w:fldChar w:fldCharType="separate"/>
        </w:r>
        <w:r w:rsidR="00230722">
          <w:rPr>
            <w:noProof/>
            <w:webHidden/>
          </w:rPr>
          <w:t>62</w:t>
        </w:r>
        <w:r w:rsidR="00230722">
          <w:rPr>
            <w:noProof/>
            <w:webHidden/>
          </w:rPr>
          <w:fldChar w:fldCharType="end"/>
        </w:r>
      </w:hyperlink>
    </w:p>
    <w:p w14:paraId="7A949B90" w14:textId="74712FA4" w:rsidR="00230722" w:rsidRDefault="00EF0C8C">
      <w:pPr>
        <w:pStyle w:val="TOC2"/>
        <w:tabs>
          <w:tab w:val="right" w:leader="dot" w:pos="8828"/>
        </w:tabs>
        <w:rPr>
          <w:rFonts w:asciiTheme="minorHAnsi" w:eastAsiaTheme="minorEastAsia" w:hAnsiTheme="minorHAnsi" w:cstheme="minorBidi"/>
          <w:noProof/>
        </w:rPr>
      </w:pPr>
      <w:hyperlink w:anchor="_Toc313472861" w:history="1">
        <w:r w:rsidR="00230722" w:rsidRPr="00AF4D04">
          <w:rPr>
            <w:rStyle w:val="Hyperlink"/>
            <w:noProof/>
          </w:rPr>
          <w:t>3.1. Process</w:t>
        </w:r>
        <w:r w:rsidR="00230722">
          <w:rPr>
            <w:noProof/>
            <w:webHidden/>
          </w:rPr>
          <w:tab/>
        </w:r>
        <w:r w:rsidR="00230722">
          <w:rPr>
            <w:noProof/>
            <w:webHidden/>
          </w:rPr>
          <w:fldChar w:fldCharType="begin"/>
        </w:r>
        <w:r w:rsidR="00230722">
          <w:rPr>
            <w:noProof/>
            <w:webHidden/>
          </w:rPr>
          <w:instrText xml:space="preserve"> PAGEREF _Toc313472861 \h </w:instrText>
        </w:r>
        <w:r w:rsidR="00230722">
          <w:rPr>
            <w:noProof/>
            <w:webHidden/>
          </w:rPr>
        </w:r>
        <w:r w:rsidR="00230722">
          <w:rPr>
            <w:noProof/>
            <w:webHidden/>
          </w:rPr>
          <w:fldChar w:fldCharType="separate"/>
        </w:r>
        <w:r w:rsidR="00230722">
          <w:rPr>
            <w:noProof/>
            <w:webHidden/>
          </w:rPr>
          <w:t>63</w:t>
        </w:r>
        <w:r w:rsidR="00230722">
          <w:rPr>
            <w:noProof/>
            <w:webHidden/>
          </w:rPr>
          <w:fldChar w:fldCharType="end"/>
        </w:r>
      </w:hyperlink>
    </w:p>
    <w:p w14:paraId="3220E71D" w14:textId="353D904E" w:rsidR="00230722" w:rsidRDefault="00EF0C8C">
      <w:pPr>
        <w:pStyle w:val="TOC3"/>
        <w:rPr>
          <w:rFonts w:asciiTheme="minorHAnsi" w:eastAsiaTheme="minorEastAsia" w:hAnsiTheme="minorHAnsi" w:cstheme="minorBidi"/>
          <w:noProof/>
        </w:rPr>
      </w:pPr>
      <w:hyperlink w:anchor="_Toc313472862" w:history="1">
        <w:r w:rsidR="00230722" w:rsidRPr="00AF4D04">
          <w:rPr>
            <w:rStyle w:val="Hyperlink"/>
            <w:noProof/>
          </w:rPr>
          <w:t>3.1.1 Process boundary</w:t>
        </w:r>
        <w:r w:rsidR="00230722">
          <w:rPr>
            <w:noProof/>
            <w:webHidden/>
          </w:rPr>
          <w:tab/>
        </w:r>
        <w:r w:rsidR="00230722">
          <w:rPr>
            <w:noProof/>
            <w:webHidden/>
          </w:rPr>
          <w:fldChar w:fldCharType="begin"/>
        </w:r>
        <w:r w:rsidR="00230722">
          <w:rPr>
            <w:noProof/>
            <w:webHidden/>
          </w:rPr>
          <w:instrText xml:space="preserve"> PAGEREF _Toc313472862 \h </w:instrText>
        </w:r>
        <w:r w:rsidR="00230722">
          <w:rPr>
            <w:noProof/>
            <w:webHidden/>
          </w:rPr>
        </w:r>
        <w:r w:rsidR="00230722">
          <w:rPr>
            <w:noProof/>
            <w:webHidden/>
          </w:rPr>
          <w:fldChar w:fldCharType="separate"/>
        </w:r>
        <w:r w:rsidR="00230722">
          <w:rPr>
            <w:noProof/>
            <w:webHidden/>
          </w:rPr>
          <w:t>63</w:t>
        </w:r>
        <w:r w:rsidR="00230722">
          <w:rPr>
            <w:noProof/>
            <w:webHidden/>
          </w:rPr>
          <w:fldChar w:fldCharType="end"/>
        </w:r>
      </w:hyperlink>
    </w:p>
    <w:p w14:paraId="334F0A7E" w14:textId="15D5BF34" w:rsidR="00230722" w:rsidRDefault="00EF0C8C">
      <w:pPr>
        <w:pStyle w:val="TOC2"/>
        <w:tabs>
          <w:tab w:val="right" w:leader="dot" w:pos="8828"/>
        </w:tabs>
        <w:rPr>
          <w:rFonts w:asciiTheme="minorHAnsi" w:eastAsiaTheme="minorEastAsia" w:hAnsiTheme="minorHAnsi" w:cstheme="minorBidi"/>
          <w:noProof/>
        </w:rPr>
      </w:pPr>
      <w:hyperlink w:anchor="_Toc313472863" w:history="1">
        <w:r w:rsidR="00230722" w:rsidRPr="00AF4D04">
          <w:rPr>
            <w:rStyle w:val="Hyperlink"/>
            <w:noProof/>
          </w:rPr>
          <w:t>Relation of participation</w:t>
        </w:r>
        <w:r w:rsidR="00230722">
          <w:rPr>
            <w:noProof/>
            <w:webHidden/>
          </w:rPr>
          <w:tab/>
        </w:r>
        <w:r w:rsidR="00230722">
          <w:rPr>
            <w:noProof/>
            <w:webHidden/>
          </w:rPr>
          <w:fldChar w:fldCharType="begin"/>
        </w:r>
        <w:r w:rsidR="00230722">
          <w:rPr>
            <w:noProof/>
            <w:webHidden/>
          </w:rPr>
          <w:instrText xml:space="preserve"> PAGEREF _Toc313472863 \h </w:instrText>
        </w:r>
        <w:r w:rsidR="00230722">
          <w:rPr>
            <w:noProof/>
            <w:webHidden/>
          </w:rPr>
        </w:r>
        <w:r w:rsidR="00230722">
          <w:rPr>
            <w:noProof/>
            <w:webHidden/>
          </w:rPr>
          <w:fldChar w:fldCharType="separate"/>
        </w:r>
        <w:r w:rsidR="00230722">
          <w:rPr>
            <w:noProof/>
            <w:webHidden/>
          </w:rPr>
          <w:t>64</w:t>
        </w:r>
        <w:r w:rsidR="00230722">
          <w:rPr>
            <w:noProof/>
            <w:webHidden/>
          </w:rPr>
          <w:fldChar w:fldCharType="end"/>
        </w:r>
      </w:hyperlink>
    </w:p>
    <w:p w14:paraId="7A525E22" w14:textId="4414F094" w:rsidR="00230722" w:rsidRDefault="00EF0C8C">
      <w:pPr>
        <w:pStyle w:val="TOC3"/>
        <w:rPr>
          <w:rFonts w:asciiTheme="minorHAnsi" w:eastAsiaTheme="minorEastAsia" w:hAnsiTheme="minorHAnsi" w:cstheme="minorBidi"/>
          <w:noProof/>
        </w:rPr>
      </w:pPr>
      <w:hyperlink w:anchor="_Toc313472864" w:history="1">
        <w:r w:rsidR="00230722" w:rsidRPr="00AF4D04">
          <w:rPr>
            <w:rStyle w:val="Hyperlink"/>
            <w:noProof/>
          </w:rPr>
          <w:t>3.1.2 Process profiles</w:t>
        </w:r>
        <w:r w:rsidR="00230722">
          <w:rPr>
            <w:noProof/>
            <w:webHidden/>
          </w:rPr>
          <w:tab/>
        </w:r>
        <w:r w:rsidR="00230722">
          <w:rPr>
            <w:noProof/>
            <w:webHidden/>
          </w:rPr>
          <w:fldChar w:fldCharType="begin"/>
        </w:r>
        <w:r w:rsidR="00230722">
          <w:rPr>
            <w:noProof/>
            <w:webHidden/>
          </w:rPr>
          <w:instrText xml:space="preserve"> PAGEREF _Toc313472864 \h </w:instrText>
        </w:r>
        <w:r w:rsidR="00230722">
          <w:rPr>
            <w:noProof/>
            <w:webHidden/>
          </w:rPr>
        </w:r>
        <w:r w:rsidR="00230722">
          <w:rPr>
            <w:noProof/>
            <w:webHidden/>
          </w:rPr>
          <w:fldChar w:fldCharType="separate"/>
        </w:r>
        <w:r w:rsidR="00230722">
          <w:rPr>
            <w:noProof/>
            <w:webHidden/>
          </w:rPr>
          <w:t>65</w:t>
        </w:r>
        <w:r w:rsidR="00230722">
          <w:rPr>
            <w:noProof/>
            <w:webHidden/>
          </w:rPr>
          <w:fldChar w:fldCharType="end"/>
        </w:r>
      </w:hyperlink>
    </w:p>
    <w:p w14:paraId="44F240CD" w14:textId="725E2A90" w:rsidR="00230722" w:rsidRDefault="00EF0C8C">
      <w:pPr>
        <w:pStyle w:val="TOC2"/>
        <w:tabs>
          <w:tab w:val="right" w:leader="dot" w:pos="8828"/>
        </w:tabs>
        <w:rPr>
          <w:rFonts w:asciiTheme="minorHAnsi" w:eastAsiaTheme="minorEastAsia" w:hAnsiTheme="minorHAnsi" w:cstheme="minorBidi"/>
          <w:noProof/>
        </w:rPr>
      </w:pPr>
      <w:hyperlink w:anchor="_Toc313472865" w:history="1">
        <w:r w:rsidR="00230722" w:rsidRPr="00AF4D04">
          <w:rPr>
            <w:rStyle w:val="Hyperlink"/>
            <w:noProof/>
          </w:rPr>
          <w:t>3.2 Spatiotemporal region</w:t>
        </w:r>
        <w:r w:rsidR="00230722">
          <w:rPr>
            <w:noProof/>
            <w:webHidden/>
          </w:rPr>
          <w:tab/>
        </w:r>
        <w:r w:rsidR="00230722">
          <w:rPr>
            <w:noProof/>
            <w:webHidden/>
          </w:rPr>
          <w:fldChar w:fldCharType="begin"/>
        </w:r>
        <w:r w:rsidR="00230722">
          <w:rPr>
            <w:noProof/>
            <w:webHidden/>
          </w:rPr>
          <w:instrText xml:space="preserve"> PAGEREF _Toc313472865 \h </w:instrText>
        </w:r>
        <w:r w:rsidR="00230722">
          <w:rPr>
            <w:noProof/>
            <w:webHidden/>
          </w:rPr>
        </w:r>
        <w:r w:rsidR="00230722">
          <w:rPr>
            <w:noProof/>
            <w:webHidden/>
          </w:rPr>
          <w:fldChar w:fldCharType="separate"/>
        </w:r>
        <w:r w:rsidR="00230722">
          <w:rPr>
            <w:noProof/>
            <w:webHidden/>
          </w:rPr>
          <w:t>77</w:t>
        </w:r>
        <w:r w:rsidR="00230722">
          <w:rPr>
            <w:noProof/>
            <w:webHidden/>
          </w:rPr>
          <w:fldChar w:fldCharType="end"/>
        </w:r>
      </w:hyperlink>
    </w:p>
    <w:p w14:paraId="1CACDB75" w14:textId="2193DD7C" w:rsidR="00230722" w:rsidRDefault="00EF0C8C">
      <w:pPr>
        <w:pStyle w:val="TOC2"/>
        <w:tabs>
          <w:tab w:val="right" w:leader="dot" w:pos="8828"/>
        </w:tabs>
        <w:rPr>
          <w:rFonts w:asciiTheme="minorHAnsi" w:eastAsiaTheme="minorEastAsia" w:hAnsiTheme="minorHAnsi" w:cstheme="minorBidi"/>
          <w:noProof/>
        </w:rPr>
      </w:pPr>
      <w:hyperlink w:anchor="_Toc313472866" w:history="1">
        <w:r w:rsidR="00230722" w:rsidRPr="00AF4D04">
          <w:rPr>
            <w:rStyle w:val="Hyperlink"/>
            <w:noProof/>
          </w:rPr>
          <w:t>3.3 Temporal region</w:t>
        </w:r>
        <w:r w:rsidR="00230722">
          <w:rPr>
            <w:noProof/>
            <w:webHidden/>
          </w:rPr>
          <w:tab/>
        </w:r>
        <w:r w:rsidR="00230722">
          <w:rPr>
            <w:noProof/>
            <w:webHidden/>
          </w:rPr>
          <w:fldChar w:fldCharType="begin"/>
        </w:r>
        <w:r w:rsidR="00230722">
          <w:rPr>
            <w:noProof/>
            <w:webHidden/>
          </w:rPr>
          <w:instrText xml:space="preserve"> PAGEREF _Toc313472866 \h </w:instrText>
        </w:r>
        <w:r w:rsidR="00230722">
          <w:rPr>
            <w:noProof/>
            <w:webHidden/>
          </w:rPr>
        </w:r>
        <w:r w:rsidR="00230722">
          <w:rPr>
            <w:noProof/>
            <w:webHidden/>
          </w:rPr>
          <w:fldChar w:fldCharType="separate"/>
        </w:r>
        <w:r w:rsidR="00230722">
          <w:rPr>
            <w:noProof/>
            <w:webHidden/>
          </w:rPr>
          <w:t>78</w:t>
        </w:r>
        <w:r w:rsidR="00230722">
          <w:rPr>
            <w:noProof/>
            <w:webHidden/>
          </w:rPr>
          <w:fldChar w:fldCharType="end"/>
        </w:r>
      </w:hyperlink>
    </w:p>
    <w:p w14:paraId="2E6BC8F5" w14:textId="40A4AB99" w:rsidR="00230722" w:rsidRDefault="00EF0C8C">
      <w:pPr>
        <w:pStyle w:val="TOC3"/>
        <w:rPr>
          <w:rFonts w:asciiTheme="minorHAnsi" w:eastAsiaTheme="minorEastAsia" w:hAnsiTheme="minorHAnsi" w:cstheme="minorBidi"/>
          <w:noProof/>
        </w:rPr>
      </w:pPr>
      <w:hyperlink w:anchor="_Toc313472867" w:history="1">
        <w:r w:rsidR="00230722" w:rsidRPr="00AF4D04">
          <w:rPr>
            <w:rStyle w:val="Hyperlink"/>
            <w:noProof/>
          </w:rPr>
          <w:t>3.3.1 Zero-dimensional temporal region</w:t>
        </w:r>
        <w:r w:rsidR="00230722">
          <w:rPr>
            <w:noProof/>
            <w:webHidden/>
          </w:rPr>
          <w:tab/>
        </w:r>
        <w:r w:rsidR="00230722">
          <w:rPr>
            <w:noProof/>
            <w:webHidden/>
          </w:rPr>
          <w:fldChar w:fldCharType="begin"/>
        </w:r>
        <w:r w:rsidR="00230722">
          <w:rPr>
            <w:noProof/>
            <w:webHidden/>
          </w:rPr>
          <w:instrText xml:space="preserve"> PAGEREF _Toc313472867 \h </w:instrText>
        </w:r>
        <w:r w:rsidR="00230722">
          <w:rPr>
            <w:noProof/>
            <w:webHidden/>
          </w:rPr>
        </w:r>
        <w:r w:rsidR="00230722">
          <w:rPr>
            <w:noProof/>
            <w:webHidden/>
          </w:rPr>
          <w:fldChar w:fldCharType="separate"/>
        </w:r>
        <w:r w:rsidR="00230722">
          <w:rPr>
            <w:noProof/>
            <w:webHidden/>
          </w:rPr>
          <w:t>79</w:t>
        </w:r>
        <w:r w:rsidR="00230722">
          <w:rPr>
            <w:noProof/>
            <w:webHidden/>
          </w:rPr>
          <w:fldChar w:fldCharType="end"/>
        </w:r>
      </w:hyperlink>
    </w:p>
    <w:p w14:paraId="78093458" w14:textId="0857E65A" w:rsidR="00230722" w:rsidRDefault="00EF0C8C">
      <w:pPr>
        <w:pStyle w:val="TOC3"/>
        <w:rPr>
          <w:rFonts w:asciiTheme="minorHAnsi" w:eastAsiaTheme="minorEastAsia" w:hAnsiTheme="minorHAnsi" w:cstheme="minorBidi"/>
          <w:noProof/>
        </w:rPr>
      </w:pPr>
      <w:hyperlink w:anchor="_Toc313472868" w:history="1">
        <w:r w:rsidR="00230722" w:rsidRPr="00AF4D04">
          <w:rPr>
            <w:rStyle w:val="Hyperlink"/>
            <w:noProof/>
          </w:rPr>
          <w:t>3.3.2 One-dimensional temporal region</w:t>
        </w:r>
        <w:r w:rsidR="00230722">
          <w:rPr>
            <w:noProof/>
            <w:webHidden/>
          </w:rPr>
          <w:tab/>
        </w:r>
        <w:r w:rsidR="00230722">
          <w:rPr>
            <w:noProof/>
            <w:webHidden/>
          </w:rPr>
          <w:fldChar w:fldCharType="begin"/>
        </w:r>
        <w:r w:rsidR="00230722">
          <w:rPr>
            <w:noProof/>
            <w:webHidden/>
          </w:rPr>
          <w:instrText xml:space="preserve"> PAGEREF _Toc313472868 \h </w:instrText>
        </w:r>
        <w:r w:rsidR="00230722">
          <w:rPr>
            <w:noProof/>
            <w:webHidden/>
          </w:rPr>
        </w:r>
        <w:r w:rsidR="00230722">
          <w:rPr>
            <w:noProof/>
            <w:webHidden/>
          </w:rPr>
          <w:fldChar w:fldCharType="separate"/>
        </w:r>
        <w:r w:rsidR="00230722">
          <w:rPr>
            <w:noProof/>
            <w:webHidden/>
          </w:rPr>
          <w:t>79</w:t>
        </w:r>
        <w:r w:rsidR="00230722">
          <w:rPr>
            <w:noProof/>
            <w:webHidden/>
          </w:rPr>
          <w:fldChar w:fldCharType="end"/>
        </w:r>
      </w:hyperlink>
    </w:p>
    <w:p w14:paraId="142A0FE7" w14:textId="2F2CAF09" w:rsidR="00230722" w:rsidRDefault="00EF0C8C">
      <w:pPr>
        <w:pStyle w:val="TOC2"/>
        <w:tabs>
          <w:tab w:val="right" w:leader="dot" w:pos="8828"/>
        </w:tabs>
        <w:rPr>
          <w:rFonts w:asciiTheme="minorHAnsi" w:eastAsiaTheme="minorEastAsia" w:hAnsiTheme="minorHAnsi" w:cstheme="minorBidi"/>
          <w:noProof/>
        </w:rPr>
      </w:pPr>
      <w:hyperlink w:anchor="_Toc313472869" w:history="1">
        <w:r w:rsidR="00230722" w:rsidRPr="00AF4D04">
          <w:rPr>
            <w:rStyle w:val="Hyperlink"/>
            <w:noProof/>
          </w:rPr>
          <w:t>The precedes relation</w:t>
        </w:r>
        <w:r w:rsidR="00230722">
          <w:rPr>
            <w:noProof/>
            <w:webHidden/>
          </w:rPr>
          <w:tab/>
        </w:r>
        <w:r w:rsidR="00230722">
          <w:rPr>
            <w:noProof/>
            <w:webHidden/>
          </w:rPr>
          <w:fldChar w:fldCharType="begin"/>
        </w:r>
        <w:r w:rsidR="00230722">
          <w:rPr>
            <w:noProof/>
            <w:webHidden/>
          </w:rPr>
          <w:instrText xml:space="preserve"> PAGEREF _Toc313472869 \h </w:instrText>
        </w:r>
        <w:r w:rsidR="00230722">
          <w:rPr>
            <w:noProof/>
            <w:webHidden/>
          </w:rPr>
        </w:r>
        <w:r w:rsidR="00230722">
          <w:rPr>
            <w:noProof/>
            <w:webHidden/>
          </w:rPr>
          <w:fldChar w:fldCharType="separate"/>
        </w:r>
        <w:r w:rsidR="00230722">
          <w:rPr>
            <w:noProof/>
            <w:webHidden/>
          </w:rPr>
          <w:t>79</w:t>
        </w:r>
        <w:r w:rsidR="00230722">
          <w:rPr>
            <w:noProof/>
            <w:webHidden/>
          </w:rPr>
          <w:fldChar w:fldCharType="end"/>
        </w:r>
      </w:hyperlink>
    </w:p>
    <w:p w14:paraId="2CB0D52E" w14:textId="6043C9C7" w:rsidR="00230722" w:rsidRDefault="00EF0C8C">
      <w:pPr>
        <w:pStyle w:val="TOC1"/>
        <w:rPr>
          <w:rFonts w:asciiTheme="minorHAnsi" w:eastAsiaTheme="minorEastAsia" w:hAnsiTheme="minorHAnsi" w:cstheme="minorBidi"/>
          <w:b w:val="0"/>
          <w:sz w:val="22"/>
          <w:szCs w:val="22"/>
        </w:rPr>
      </w:pPr>
      <w:hyperlink w:anchor="_Toc313472870" w:history="1">
        <w:r w:rsidR="00230722" w:rsidRPr="00AF4D04">
          <w:rPr>
            <w:rStyle w:val="Hyperlink"/>
          </w:rPr>
          <w:t>References</w:t>
        </w:r>
        <w:r w:rsidR="00230722">
          <w:rPr>
            <w:webHidden/>
          </w:rPr>
          <w:tab/>
        </w:r>
        <w:r w:rsidR="00230722">
          <w:rPr>
            <w:webHidden/>
          </w:rPr>
          <w:fldChar w:fldCharType="begin"/>
        </w:r>
        <w:r w:rsidR="00230722">
          <w:rPr>
            <w:webHidden/>
          </w:rPr>
          <w:instrText xml:space="preserve"> PAGEREF _Toc313472870 \h </w:instrText>
        </w:r>
        <w:r w:rsidR="00230722">
          <w:rPr>
            <w:webHidden/>
          </w:rPr>
        </w:r>
        <w:r w:rsidR="00230722">
          <w:rPr>
            <w:webHidden/>
          </w:rPr>
          <w:fldChar w:fldCharType="separate"/>
        </w:r>
        <w:r w:rsidR="00230722">
          <w:rPr>
            <w:webHidden/>
          </w:rPr>
          <w:t>81</w:t>
        </w:r>
        <w:r w:rsidR="00230722">
          <w:rPr>
            <w:webHidden/>
          </w:rPr>
          <w:fldChar w:fldCharType="end"/>
        </w:r>
      </w:hyperlink>
    </w:p>
    <w:p w14:paraId="3DEDDDA0" w14:textId="77777777"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14:paraId="695C0A61" w14:textId="77777777" w:rsidR="00755698" w:rsidRPr="00C5140F" w:rsidRDefault="00755698" w:rsidP="006C241A">
      <w:pPr>
        <w:spacing w:after="0" w:line="360" w:lineRule="auto"/>
        <w:rPr>
          <w:rFonts w:ascii="Times New Roman" w:hAnsi="Times New Roman"/>
          <w:b/>
          <w:sz w:val="20"/>
          <w:szCs w:val="20"/>
        </w:rPr>
      </w:pPr>
    </w:p>
    <w:p w14:paraId="0B07217B" w14:textId="77777777" w:rsidR="00755698" w:rsidRDefault="00755698" w:rsidP="006C241A">
      <w:pPr>
        <w:spacing w:after="0" w:line="360" w:lineRule="auto"/>
        <w:rPr>
          <w:rFonts w:ascii="Times New Roman" w:hAnsi="Times New Roman"/>
          <w:b/>
          <w:sz w:val="20"/>
          <w:szCs w:val="20"/>
        </w:rPr>
      </w:pPr>
    </w:p>
    <w:p w14:paraId="2B9C10ED" w14:textId="77777777" w:rsidR="00755698" w:rsidRDefault="00755698" w:rsidP="006C241A">
      <w:pPr>
        <w:spacing w:line="360" w:lineRule="auto"/>
        <w:rPr>
          <w:lang w:val="pt-BR"/>
        </w:rPr>
        <w:sectPr w:rsidR="00755698"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Default="00215638" w:rsidP="006C241A">
      <w:pPr>
        <w:pStyle w:val="Heading1"/>
      </w:pPr>
      <w:bookmarkStart w:id="29" w:name="_Toc313270684"/>
      <w:bookmarkStart w:id="30" w:name="_Toc313472819"/>
      <w:r>
        <w:t>Introduction</w:t>
      </w:r>
      <w:bookmarkEnd w:id="29"/>
      <w:bookmarkEnd w:id="30"/>
    </w:p>
    <w:p w14:paraId="0ABEB1D8" w14:textId="77777777" w:rsidR="00F604ED" w:rsidRPr="001D5799" w:rsidRDefault="00F604ED" w:rsidP="009B5669">
      <w:pPr>
        <w:spacing w:beforeLines="1" w:before="2" w:afterLines="1" w:after="2" w:line="360" w:lineRule="auto"/>
        <w:jc w:val="both"/>
        <w:rPr>
          <w:rFonts w:ascii="Times New Roman" w:hAnsi="Times New Roman"/>
          <w:sz w:val="24"/>
          <w:szCs w:val="23"/>
        </w:rPr>
      </w:pPr>
    </w:p>
    <w:p w14:paraId="50B958E0" w14:textId="77777777" w:rsidR="004619F8" w:rsidRPr="001D5799" w:rsidRDefault="004619F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document is a guide for those using Basic Formal Ontology (BFO) as an upper-level ontology to support the creation of </w:t>
      </w:r>
      <w:r w:rsidR="00656F28" w:rsidRPr="001D5799">
        <w:rPr>
          <w:rFonts w:ascii="Times New Roman" w:hAnsi="Times New Roman"/>
          <w:sz w:val="24"/>
          <w:szCs w:val="23"/>
        </w:rPr>
        <w:t xml:space="preserve">lower-level </w:t>
      </w:r>
      <w:r w:rsidRPr="001D5799">
        <w:rPr>
          <w:rFonts w:ascii="Times New Roman" w:hAnsi="Times New Roman"/>
          <w:sz w:val="24"/>
          <w:szCs w:val="23"/>
        </w:rPr>
        <w:t>domain ontologies.</w:t>
      </w:r>
    </w:p>
    <w:p w14:paraId="7193660F" w14:textId="59D2F300" w:rsidR="004619F8" w:rsidRPr="001D5799" w:rsidRDefault="00740DC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domain is a portion of reality that forms the subject-matter of a single science or technology or mode of study; for example the domain of plant anatomy, of military targeting, of canon law. </w:t>
      </w:r>
      <w:r w:rsidR="004619F8" w:rsidRPr="001D5799">
        <w:rPr>
          <w:rFonts w:ascii="Times New Roman" w:hAnsi="Times New Roman"/>
          <w:sz w:val="24"/>
          <w:szCs w:val="23"/>
        </w:rPr>
        <w:t xml:space="preserve">BFO </w:t>
      </w:r>
      <w:r w:rsidR="008369F7" w:rsidRPr="001D5799">
        <w:rPr>
          <w:rFonts w:ascii="Times New Roman" w:hAnsi="Times New Roman"/>
          <w:sz w:val="24"/>
          <w:szCs w:val="23"/>
        </w:rPr>
        <w:t>is</w:t>
      </w:r>
      <w:r w:rsidR="004619F8" w:rsidRPr="001D5799">
        <w:rPr>
          <w:rFonts w:ascii="Times New Roman" w:hAnsi="Times New Roman"/>
          <w:sz w:val="24"/>
          <w:szCs w:val="23"/>
        </w:rPr>
        <w:t xml:space="preserve"> designed to be </w:t>
      </w:r>
      <w:r w:rsidR="008369F7" w:rsidRPr="001D5799">
        <w:rPr>
          <w:rFonts w:ascii="Times New Roman" w:hAnsi="Times New Roman"/>
          <w:sz w:val="24"/>
          <w:szCs w:val="23"/>
        </w:rPr>
        <w:t>neutral with regard to the domains to which it is applied</w:t>
      </w:r>
      <w:r w:rsidR="00656F28" w:rsidRPr="001D5799">
        <w:rPr>
          <w:rFonts w:ascii="Times New Roman" w:hAnsi="Times New Roman"/>
          <w:sz w:val="24"/>
          <w:szCs w:val="23"/>
        </w:rPr>
        <w:t xml:space="preserve"> in order to support the interoperation of domain ontologies defined on its basis</w:t>
      </w:r>
      <w:r w:rsidR="008369F7" w:rsidRPr="001D5799">
        <w:rPr>
          <w:rFonts w:ascii="Times New Roman" w:hAnsi="Times New Roman"/>
          <w:sz w:val="24"/>
          <w:szCs w:val="23"/>
        </w:rPr>
        <w:t xml:space="preserve">. The application of a formal ontology such </w:t>
      </w:r>
      <w:r w:rsidR="00656F28" w:rsidRPr="001D5799">
        <w:rPr>
          <w:rFonts w:ascii="Times New Roman" w:hAnsi="Times New Roman"/>
          <w:sz w:val="24"/>
          <w:szCs w:val="23"/>
        </w:rPr>
        <w:t xml:space="preserve">as BFO </w:t>
      </w:r>
      <w:r w:rsidR="00514A85">
        <w:rPr>
          <w:rFonts w:ascii="Times New Roman" w:hAnsi="Times New Roman"/>
          <w:sz w:val="24"/>
          <w:szCs w:val="23"/>
        </w:rPr>
        <w:t>[</w:t>
      </w:r>
      <w:r w:rsidR="00514A85">
        <w:rPr>
          <w:rFonts w:ascii="Times New Roman" w:hAnsi="Times New Roman"/>
          <w:sz w:val="24"/>
          <w:szCs w:val="23"/>
        </w:rPr>
        <w:fldChar w:fldCharType="begin"/>
      </w:r>
      <w:r w:rsidR="00514A85">
        <w:rPr>
          <w:rFonts w:ascii="Times New Roman" w:hAnsi="Times New Roman"/>
          <w:sz w:val="24"/>
          <w:szCs w:val="23"/>
        </w:rPr>
        <w:instrText xml:space="preserve"> REF _Ref309140214 \r \h </w:instrText>
      </w:r>
      <w:r w:rsidR="00514A85">
        <w:rPr>
          <w:rFonts w:ascii="Times New Roman" w:hAnsi="Times New Roman"/>
          <w:sz w:val="24"/>
          <w:szCs w:val="23"/>
        </w:rPr>
      </w:r>
      <w:r w:rsidR="00514A85">
        <w:rPr>
          <w:rFonts w:ascii="Times New Roman" w:hAnsi="Times New Roman"/>
          <w:sz w:val="24"/>
          <w:szCs w:val="23"/>
        </w:rPr>
        <w:fldChar w:fldCharType="separate"/>
      </w:r>
      <w:r w:rsidR="00514A85">
        <w:rPr>
          <w:rFonts w:ascii="Times New Roman" w:hAnsi="Times New Roman"/>
          <w:sz w:val="24"/>
          <w:szCs w:val="23"/>
        </w:rPr>
        <w:t>15</w:t>
      </w:r>
      <w:r w:rsidR="00514A85">
        <w:rPr>
          <w:rFonts w:ascii="Times New Roman" w:hAnsi="Times New Roman"/>
          <w:sz w:val="24"/>
          <w:szCs w:val="23"/>
        </w:rPr>
        <w:fldChar w:fldCharType="end"/>
      </w:r>
      <w:r w:rsidR="00514A85">
        <w:rPr>
          <w:rFonts w:ascii="Times New Roman" w:hAnsi="Times New Roman"/>
          <w:sz w:val="24"/>
          <w:szCs w:val="23"/>
        </w:rPr>
        <w:t xml:space="preserve">] </w:t>
      </w:r>
      <w:r w:rsidR="00656F28" w:rsidRPr="001D5799">
        <w:rPr>
          <w:rFonts w:ascii="Times New Roman" w:hAnsi="Times New Roman"/>
          <w:sz w:val="24"/>
          <w:szCs w:val="23"/>
        </w:rPr>
        <w:t>brings benefits of reuse, supporting</w:t>
      </w:r>
      <w:r w:rsidR="008369F7" w:rsidRPr="001D5799">
        <w:rPr>
          <w:rFonts w:ascii="Times New Roman" w:hAnsi="Times New Roman"/>
          <w:sz w:val="24"/>
          <w:szCs w:val="23"/>
        </w:rPr>
        <w:t xml:space="preserve"> </w:t>
      </w:r>
      <w:r w:rsidR="00656F28" w:rsidRPr="001D5799">
        <w:rPr>
          <w:rFonts w:ascii="Times New Roman" w:hAnsi="Times New Roman"/>
          <w:sz w:val="24"/>
          <w:szCs w:val="23"/>
        </w:rPr>
        <w:t xml:space="preserve">consistent annotation of </w:t>
      </w:r>
      <w:r w:rsidR="008369F7" w:rsidRPr="001D5799">
        <w:rPr>
          <w:rFonts w:ascii="Times New Roman" w:hAnsi="Times New Roman"/>
          <w:sz w:val="24"/>
          <w:szCs w:val="23"/>
        </w:rPr>
        <w:t>data</w:t>
      </w:r>
      <w:r w:rsidR="00656F28" w:rsidRPr="001D5799">
        <w:rPr>
          <w:rFonts w:ascii="Times New Roman" w:hAnsi="Times New Roman"/>
          <w:sz w:val="24"/>
          <w:szCs w:val="23"/>
        </w:rPr>
        <w:t xml:space="preserve"> across different domains. BFO also supports formal </w:t>
      </w:r>
      <w:r w:rsidR="008369F7" w:rsidRPr="001D5799">
        <w:rPr>
          <w:rFonts w:ascii="Times New Roman" w:hAnsi="Times New Roman"/>
          <w:sz w:val="24"/>
          <w:szCs w:val="23"/>
        </w:rPr>
        <w:t xml:space="preserve">reasoning, and </w:t>
      </w:r>
      <w:r w:rsidR="00656F28" w:rsidRPr="001D5799">
        <w:rPr>
          <w:rFonts w:ascii="Times New Roman" w:hAnsi="Times New Roman"/>
          <w:sz w:val="24"/>
          <w:szCs w:val="23"/>
        </w:rPr>
        <w:t xml:space="preserve">is associated with </w:t>
      </w:r>
      <w:r w:rsidR="004619F8" w:rsidRPr="001D5799">
        <w:rPr>
          <w:rFonts w:ascii="Times New Roman" w:hAnsi="Times New Roman"/>
          <w:sz w:val="24"/>
          <w:szCs w:val="23"/>
        </w:rPr>
        <w:t xml:space="preserve">a set of </w:t>
      </w:r>
      <w:r w:rsidR="008369F7" w:rsidRPr="001D5799">
        <w:rPr>
          <w:rFonts w:ascii="Times New Roman" w:hAnsi="Times New Roman"/>
          <w:sz w:val="24"/>
          <w:szCs w:val="23"/>
        </w:rPr>
        <w:t>common formal theories (for example of mereo</w:t>
      </w:r>
      <w:r w:rsidR="00E44217" w:rsidRPr="001D5799">
        <w:rPr>
          <w:rFonts w:ascii="Times New Roman" w:hAnsi="Times New Roman"/>
          <w:sz w:val="24"/>
          <w:szCs w:val="23"/>
        </w:rPr>
        <w:t>topo</w:t>
      </w:r>
      <w:r w:rsidR="008369F7" w:rsidRPr="001D5799">
        <w:rPr>
          <w:rFonts w:ascii="Times New Roman" w:hAnsi="Times New Roman"/>
          <w:sz w:val="24"/>
          <w:szCs w:val="23"/>
        </w:rPr>
        <w:t xml:space="preserve">logy </w:t>
      </w:r>
      <w:r w:rsidR="00E44217" w:rsidRPr="001D5799">
        <w:rPr>
          <w:rFonts w:ascii="Times New Roman" w:hAnsi="Times New Roman"/>
          <w:sz w:val="24"/>
          <w:szCs w:val="23"/>
        </w:rPr>
        <w:t>[</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_Ref309560610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8369F7" w:rsidRPr="001D5799">
        <w:rPr>
          <w:rFonts w:ascii="Times New Roman" w:hAnsi="Times New Roman"/>
          <w:sz w:val="24"/>
          <w:szCs w:val="23"/>
        </w:rPr>
        <w:t xml:space="preserve">and </w:t>
      </w:r>
      <w:r w:rsidR="00E44217" w:rsidRPr="001D5799">
        <w:rPr>
          <w:rFonts w:ascii="Times New Roman" w:hAnsi="Times New Roman"/>
          <w:sz w:val="24"/>
          <w:szCs w:val="23"/>
        </w:rPr>
        <w:t xml:space="preserve">of </w:t>
      </w:r>
      <w:r w:rsidR="008369F7" w:rsidRPr="001D5799">
        <w:rPr>
          <w:rFonts w:ascii="Times New Roman" w:hAnsi="Times New Roman"/>
          <w:sz w:val="24"/>
          <w:szCs w:val="23"/>
        </w:rPr>
        <w:t>qualitative spatial reasoning</w:t>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_Ref309560749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18</w:t>
      </w:r>
      <w:r w:rsidR="001E591D" w:rsidRPr="001D5799">
        <w:rPr>
          <w:rFonts w:ascii="Times New Roman" w:hAnsi="Times New Roman"/>
          <w:sz w:val="24"/>
          <w:szCs w:val="23"/>
        </w:rPr>
        <w:fldChar w:fldCharType="end"/>
      </w:r>
      <w:r w:rsidR="00E44217" w:rsidRPr="001D5799">
        <w:rPr>
          <w:rFonts w:ascii="Times New Roman" w:hAnsi="Times New Roman"/>
          <w:sz w:val="24"/>
          <w:szCs w:val="23"/>
        </w:rPr>
        <w:t>]</w:t>
      </w:r>
      <w:r w:rsidR="008369F7" w:rsidRPr="001D5799">
        <w:rPr>
          <w:rFonts w:ascii="Times New Roman" w:hAnsi="Times New Roman"/>
          <w:sz w:val="24"/>
          <w:szCs w:val="23"/>
        </w:rPr>
        <w:t xml:space="preserve">) which do not need to be redeveloped for each successive domain. </w:t>
      </w:r>
      <w:r w:rsidR="00465C17" w:rsidRPr="001D5799">
        <w:rPr>
          <w:rFonts w:ascii="Times New Roman" w:hAnsi="Times New Roman"/>
          <w:sz w:val="24"/>
          <w:szCs w:val="23"/>
        </w:rPr>
        <w:t xml:space="preserve">For such benefits to be </w:t>
      </w:r>
      <w:r w:rsidR="00151755" w:rsidRPr="001D5799">
        <w:rPr>
          <w:rFonts w:ascii="Times New Roman" w:hAnsi="Times New Roman"/>
          <w:sz w:val="24"/>
          <w:szCs w:val="23"/>
        </w:rPr>
        <w:t>achievable, however</w:t>
      </w:r>
      <w:r w:rsidR="00465C17" w:rsidRPr="001D5799">
        <w:rPr>
          <w:rFonts w:ascii="Times New Roman" w:hAnsi="Times New Roman"/>
          <w:sz w:val="24"/>
          <w:szCs w:val="23"/>
        </w:rPr>
        <w:t xml:space="preserve">, BFO must be capable of being applied to </w:t>
      </w:r>
      <w:r w:rsidR="00656F28" w:rsidRPr="001D5799">
        <w:rPr>
          <w:rFonts w:ascii="Times New Roman" w:hAnsi="Times New Roman"/>
          <w:sz w:val="24"/>
          <w:szCs w:val="23"/>
        </w:rPr>
        <w:t xml:space="preserve">lower-level </w:t>
      </w:r>
      <w:r w:rsidR="00151755" w:rsidRPr="001D5799">
        <w:rPr>
          <w:rFonts w:ascii="Times New Roman" w:hAnsi="Times New Roman"/>
          <w:sz w:val="24"/>
          <w:szCs w:val="23"/>
        </w:rPr>
        <w:t>domains</w:t>
      </w:r>
      <w:r w:rsidR="00656F28" w:rsidRPr="001D5799">
        <w:rPr>
          <w:rFonts w:ascii="Times New Roman" w:hAnsi="Times New Roman"/>
          <w:sz w:val="24"/>
          <w:szCs w:val="23"/>
        </w:rPr>
        <w:t>,</w:t>
      </w:r>
      <w:r w:rsidR="00151755" w:rsidRPr="001D5799">
        <w:rPr>
          <w:rFonts w:ascii="Times New Roman" w:hAnsi="Times New Roman"/>
          <w:sz w:val="24"/>
          <w:szCs w:val="23"/>
        </w:rPr>
        <w:t xml:space="preserve"> and</w:t>
      </w:r>
      <w:r w:rsidR="004619F8" w:rsidRPr="001D5799">
        <w:rPr>
          <w:rFonts w:ascii="Times New Roman" w:hAnsi="Times New Roman"/>
          <w:sz w:val="24"/>
          <w:szCs w:val="23"/>
        </w:rPr>
        <w:t xml:space="preserve"> i</w:t>
      </w:r>
      <w:r w:rsidR="000B04F9" w:rsidRPr="001D5799">
        <w:rPr>
          <w:rFonts w:ascii="Times New Roman" w:hAnsi="Times New Roman"/>
          <w:sz w:val="24"/>
          <w:szCs w:val="23"/>
        </w:rPr>
        <w:t xml:space="preserve">n what follows we document </w:t>
      </w:r>
      <w:r w:rsidR="004619F8" w:rsidRPr="001D5799">
        <w:rPr>
          <w:rFonts w:ascii="Times New Roman" w:hAnsi="Times New Roman"/>
          <w:sz w:val="24"/>
          <w:szCs w:val="23"/>
        </w:rPr>
        <w:t xml:space="preserve">how such application is to be effected. We describe </w:t>
      </w:r>
      <w:r w:rsidR="000B04F9" w:rsidRPr="001D5799">
        <w:rPr>
          <w:rFonts w:ascii="Times New Roman" w:hAnsi="Times New Roman"/>
          <w:sz w:val="24"/>
          <w:szCs w:val="23"/>
        </w:rPr>
        <w:t xml:space="preserve">the conditions which must be satisfied </w:t>
      </w:r>
      <w:r w:rsidR="005D1353" w:rsidRPr="001D5799">
        <w:rPr>
          <w:rFonts w:ascii="Times New Roman" w:hAnsi="Times New Roman"/>
          <w:sz w:val="24"/>
          <w:szCs w:val="23"/>
        </w:rPr>
        <w:t xml:space="preserve">by </w:t>
      </w:r>
      <w:r w:rsidR="00151755" w:rsidRPr="001D5799">
        <w:rPr>
          <w:rFonts w:ascii="Times New Roman" w:hAnsi="Times New Roman"/>
          <w:sz w:val="24"/>
          <w:szCs w:val="23"/>
        </w:rPr>
        <w:t>entities of</w:t>
      </w:r>
      <w:r w:rsidR="004619F8" w:rsidRPr="001D5799">
        <w:rPr>
          <w:rFonts w:ascii="Times New Roman" w:hAnsi="Times New Roman"/>
          <w:sz w:val="24"/>
          <w:szCs w:val="23"/>
        </w:rPr>
        <w:t xml:space="preserve"> given sorts </w:t>
      </w:r>
      <w:r w:rsidR="000B04F9" w:rsidRPr="001D5799">
        <w:rPr>
          <w:rFonts w:ascii="Times New Roman" w:hAnsi="Times New Roman"/>
          <w:sz w:val="24"/>
          <w:szCs w:val="23"/>
        </w:rPr>
        <w:t xml:space="preserve">if they are properly to be categorized as instantiating the different </w:t>
      </w:r>
      <w:r w:rsidR="00F00EBF" w:rsidRPr="001D5799">
        <w:rPr>
          <w:rFonts w:ascii="Times New Roman" w:hAnsi="Times New Roman"/>
          <w:sz w:val="24"/>
          <w:szCs w:val="23"/>
        </w:rPr>
        <w:t xml:space="preserve">universals </w:t>
      </w:r>
      <w:r w:rsidR="00A97320" w:rsidRPr="001D5799">
        <w:rPr>
          <w:rFonts w:ascii="Times New Roman" w:hAnsi="Times New Roman"/>
          <w:sz w:val="24"/>
          <w:szCs w:val="23"/>
        </w:rPr>
        <w:t xml:space="preserve">or types </w:t>
      </w:r>
      <w:r w:rsidR="00F00EBF" w:rsidRPr="001D5799">
        <w:rPr>
          <w:rFonts w:ascii="Times New Roman" w:hAnsi="Times New Roman"/>
          <w:sz w:val="24"/>
          <w:szCs w:val="23"/>
        </w:rPr>
        <w:t xml:space="preserve">recognized by </w:t>
      </w:r>
      <w:r w:rsidR="004619F8" w:rsidRPr="001D5799">
        <w:rPr>
          <w:rFonts w:ascii="Times New Roman" w:hAnsi="Times New Roman"/>
          <w:sz w:val="24"/>
          <w:szCs w:val="23"/>
        </w:rPr>
        <w:t>BFO and we provide a summary of the associated relations</w:t>
      </w:r>
      <w:r w:rsidR="000B04F9" w:rsidRPr="001D5799">
        <w:rPr>
          <w:rFonts w:ascii="Times New Roman" w:hAnsi="Times New Roman"/>
          <w:sz w:val="24"/>
          <w:szCs w:val="23"/>
        </w:rPr>
        <w:t xml:space="preserve">. </w:t>
      </w:r>
    </w:p>
    <w:p w14:paraId="3EBF41BD" w14:textId="77777777" w:rsidR="000B04F9" w:rsidRDefault="000B04F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specify these conditions we will utilize a semi-formalized English that </w:t>
      </w:r>
      <w:r w:rsidR="00B56564" w:rsidRPr="001D5799">
        <w:rPr>
          <w:rFonts w:ascii="Times New Roman" w:hAnsi="Times New Roman"/>
          <w:sz w:val="24"/>
          <w:szCs w:val="23"/>
        </w:rPr>
        <w:t xml:space="preserve">has approximately </w:t>
      </w:r>
      <w:r w:rsidRPr="001D5799">
        <w:rPr>
          <w:rFonts w:ascii="Times New Roman" w:hAnsi="Times New Roman"/>
          <w:sz w:val="24"/>
          <w:szCs w:val="23"/>
        </w:rPr>
        <w:t>the expressivity of first-order logic</w:t>
      </w:r>
      <w:r w:rsidR="00F00EBF" w:rsidRPr="001D5799">
        <w:rPr>
          <w:rFonts w:ascii="Times New Roman" w:hAnsi="Times New Roman"/>
          <w:sz w:val="24"/>
          <w:szCs w:val="23"/>
        </w:rPr>
        <w:t xml:space="preserve"> (FOL)</w:t>
      </w:r>
      <w:r w:rsidR="00B56564" w:rsidRPr="001D5799">
        <w:rPr>
          <w:rFonts w:ascii="Times New Roman" w:hAnsi="Times New Roman"/>
          <w:sz w:val="24"/>
          <w:szCs w:val="23"/>
        </w:rPr>
        <w:t xml:space="preserve"> with identity</w:t>
      </w:r>
      <w:r w:rsidR="00F2283D">
        <w:rPr>
          <w:rFonts w:ascii="Times New Roman" w:hAnsi="Times New Roman"/>
          <w:sz w:val="24"/>
          <w:szCs w:val="23"/>
        </w:rPr>
        <w:t xml:space="preserve">. </w:t>
      </w:r>
      <w:r w:rsidR="00F00EBF" w:rsidRPr="001D5799">
        <w:rPr>
          <w:rFonts w:ascii="Times New Roman" w:hAnsi="Times New Roman"/>
          <w:sz w:val="24"/>
          <w:szCs w:val="23"/>
        </w:rPr>
        <w:t xml:space="preserve">In a future document we will provide a formalized treatment of these specifications using </w:t>
      </w:r>
      <w:r w:rsidR="00B56564" w:rsidRPr="001D5799">
        <w:rPr>
          <w:rFonts w:ascii="Times New Roman" w:hAnsi="Times New Roman"/>
          <w:sz w:val="24"/>
          <w:szCs w:val="23"/>
        </w:rPr>
        <w:t>FOL</w:t>
      </w:r>
      <w:r w:rsidR="00C75C35" w:rsidRPr="001D5799">
        <w:rPr>
          <w:rFonts w:ascii="Times New Roman" w:hAnsi="Times New Roman"/>
          <w:sz w:val="24"/>
          <w:szCs w:val="23"/>
        </w:rPr>
        <w:t xml:space="preserve">; </w:t>
      </w:r>
      <w:r w:rsidR="00465C17" w:rsidRPr="001D5799">
        <w:rPr>
          <w:rFonts w:ascii="Times New Roman" w:hAnsi="Times New Roman"/>
          <w:sz w:val="24"/>
          <w:szCs w:val="23"/>
        </w:rPr>
        <w:t xml:space="preserve">a parallel effort is </w:t>
      </w:r>
      <w:r w:rsidR="004619F8" w:rsidRPr="001D5799">
        <w:rPr>
          <w:rFonts w:ascii="Times New Roman" w:hAnsi="Times New Roman"/>
          <w:sz w:val="24"/>
          <w:szCs w:val="23"/>
        </w:rPr>
        <w:t xml:space="preserve">also </w:t>
      </w:r>
      <w:r w:rsidR="00465C17" w:rsidRPr="001D5799">
        <w:rPr>
          <w:rFonts w:ascii="Times New Roman" w:hAnsi="Times New Roman"/>
          <w:sz w:val="24"/>
          <w:szCs w:val="23"/>
        </w:rPr>
        <w:t xml:space="preserve">underway </w:t>
      </w:r>
      <w:r w:rsidR="00151755" w:rsidRPr="001D5799">
        <w:rPr>
          <w:rFonts w:ascii="Times New Roman" w:hAnsi="Times New Roman"/>
          <w:sz w:val="24"/>
          <w:szCs w:val="23"/>
        </w:rPr>
        <w:t>using OWL</w:t>
      </w:r>
      <w:r w:rsidRPr="001D5799">
        <w:rPr>
          <w:rFonts w:ascii="Times New Roman" w:hAnsi="Times New Roman"/>
          <w:sz w:val="24"/>
          <w:szCs w:val="23"/>
        </w:rPr>
        <w:t>.</w:t>
      </w:r>
      <w:r w:rsidR="00F2283D">
        <w:rPr>
          <w:rFonts w:ascii="Times New Roman" w:hAnsi="Times New Roman"/>
          <w:sz w:val="24"/>
          <w:szCs w:val="23"/>
        </w:rPr>
        <w:t xml:space="preserve"> </w:t>
      </w:r>
    </w:p>
    <w:p w14:paraId="4A49C5E7" w14:textId="33BC9612" w:rsidR="00047E4F" w:rsidRPr="00F2283D" w:rsidRDefault="00F2283D" w:rsidP="00F2283D">
      <w:pPr>
        <w:spacing w:line="360" w:lineRule="auto"/>
        <w:jc w:val="both"/>
        <w:rPr>
          <w:rFonts w:ascii="Times New Roman" w:hAnsi="Times New Roman"/>
          <w:b/>
          <w:sz w:val="24"/>
          <w:szCs w:val="23"/>
        </w:rPr>
      </w:pPr>
      <w:r>
        <w:rPr>
          <w:rFonts w:ascii="Times New Roman" w:hAnsi="Times New Roman"/>
          <w:sz w:val="24"/>
          <w:szCs w:val="23"/>
        </w:rPr>
        <w:t>In the formulations below, w</w:t>
      </w:r>
      <w:r w:rsidRPr="001D5799">
        <w:rPr>
          <w:rFonts w:ascii="Times New Roman" w:hAnsi="Times New Roman"/>
          <w:sz w:val="24"/>
          <w:szCs w:val="23"/>
        </w:rPr>
        <w:t xml:space="preserve">e </w:t>
      </w:r>
      <w:r>
        <w:rPr>
          <w:rFonts w:ascii="Times New Roman" w:hAnsi="Times New Roman"/>
          <w:sz w:val="24"/>
          <w:szCs w:val="23"/>
        </w:rPr>
        <w:t xml:space="preserve">will </w:t>
      </w:r>
      <w:r w:rsidRPr="001D5799">
        <w:rPr>
          <w:rFonts w:ascii="Times New Roman" w:hAnsi="Times New Roman"/>
          <w:sz w:val="24"/>
          <w:szCs w:val="23"/>
        </w:rPr>
        <w:t>use ‘</w:t>
      </w:r>
      <w:r w:rsidRPr="001D5799">
        <w:rPr>
          <w:rFonts w:ascii="Times New Roman" w:hAnsi="Times New Roman"/>
          <w:i/>
          <w:sz w:val="24"/>
          <w:szCs w:val="23"/>
        </w:rPr>
        <w:t>a</w:t>
      </w:r>
      <w:r w:rsidRPr="001D5799">
        <w:rPr>
          <w:rFonts w:ascii="Times New Roman" w:hAnsi="Times New Roman"/>
          <w:sz w:val="24"/>
          <w:szCs w:val="23"/>
        </w:rPr>
        <w:t>’, ‘</w:t>
      </w:r>
      <w:r w:rsidRPr="001D5799">
        <w:rPr>
          <w:rFonts w:ascii="Times New Roman" w:hAnsi="Times New Roman"/>
          <w:i/>
          <w:sz w:val="24"/>
          <w:szCs w:val="23"/>
        </w:rPr>
        <w:t>b</w:t>
      </w:r>
      <w:r w:rsidRPr="001D5799">
        <w:rPr>
          <w:rFonts w:ascii="Times New Roman" w:hAnsi="Times New Roman"/>
          <w:sz w:val="24"/>
          <w:szCs w:val="23"/>
        </w:rPr>
        <w:t xml:space="preserve">’, etc., for instances (spatio-temporal particulars), and </w:t>
      </w:r>
      <w:r>
        <w:rPr>
          <w:rFonts w:ascii="Times New Roman" w:hAnsi="Times New Roman"/>
          <w:sz w:val="24"/>
          <w:szCs w:val="23"/>
        </w:rPr>
        <w:t>‘</w:t>
      </w:r>
      <w:r>
        <w:rPr>
          <w:rFonts w:ascii="Times New Roman" w:hAnsi="Times New Roman"/>
          <w:i/>
          <w:sz w:val="24"/>
          <w:szCs w:val="23"/>
        </w:rPr>
        <w:t>r</w:t>
      </w:r>
      <w:r>
        <w:rPr>
          <w:rFonts w:ascii="Times New Roman" w:hAnsi="Times New Roman"/>
          <w:sz w:val="24"/>
          <w:szCs w:val="23"/>
        </w:rPr>
        <w:t>’, ‘</w:t>
      </w:r>
      <w:r w:rsidRPr="00F2283D">
        <w:rPr>
          <w:rFonts w:ascii="Times New Roman Italic" w:hAnsi="Times New Roman Italic"/>
          <w:i/>
          <w:spacing w:val="20"/>
          <w:sz w:val="24"/>
          <w:szCs w:val="23"/>
        </w:rPr>
        <w:t>r</w:t>
      </w:r>
      <w:r w:rsidRPr="001D5799">
        <w:rPr>
          <w:rFonts w:ascii="Times New Roman" w:hAnsi="Times New Roman"/>
          <w:sz w:val="24"/>
          <w:szCs w:val="23"/>
        </w:rPr>
        <w:sym w:font="Symbol" w:char="F0A2"/>
      </w:r>
      <w:r>
        <w:rPr>
          <w:rFonts w:ascii="Times New Roman" w:hAnsi="Times New Roman"/>
          <w:i/>
          <w:sz w:val="24"/>
          <w:szCs w:val="23"/>
        </w:rPr>
        <w:t xml:space="preserve"> </w:t>
      </w:r>
      <w:r w:rsidRPr="00F2283D">
        <w:rPr>
          <w:rFonts w:ascii="Times New Roman" w:hAnsi="Times New Roman"/>
          <w:sz w:val="24"/>
          <w:szCs w:val="23"/>
        </w:rPr>
        <w:t>‘</w:t>
      </w:r>
      <w:r w:rsidRPr="001D5799">
        <w:rPr>
          <w:rFonts w:ascii="Times New Roman" w:hAnsi="Times New Roman"/>
          <w:i/>
          <w:sz w:val="24"/>
          <w:szCs w:val="23"/>
        </w:rPr>
        <w:t>t</w:t>
      </w:r>
      <w:r w:rsidRPr="001D5799">
        <w:rPr>
          <w:rFonts w:ascii="Times New Roman" w:hAnsi="Times New Roman"/>
          <w:sz w:val="24"/>
          <w:szCs w:val="23"/>
        </w:rPr>
        <w:t>,’ ‘</w:t>
      </w:r>
      <w:r w:rsidRPr="001D5799">
        <w:rPr>
          <w:rFonts w:ascii="Times New Roman Italic" w:hAnsi="Times New Roman Italic"/>
          <w:i/>
          <w:spacing w:val="20"/>
          <w:sz w:val="24"/>
          <w:szCs w:val="23"/>
        </w:rPr>
        <w:t>t</w:t>
      </w:r>
      <w:r w:rsidRPr="001D5799">
        <w:rPr>
          <w:rFonts w:ascii="Times New Roman" w:hAnsi="Times New Roman"/>
          <w:sz w:val="24"/>
          <w:szCs w:val="23"/>
        </w:rPr>
        <w:sym w:font="Symbol" w:char="F0A2"/>
      </w:r>
      <w:r w:rsidRPr="001D5799">
        <w:rPr>
          <w:rFonts w:ascii="Times New Roman" w:hAnsi="Times New Roman"/>
          <w:sz w:val="24"/>
          <w:szCs w:val="23"/>
        </w:rPr>
        <w:t>’, etc., for regions (instant</w:t>
      </w:r>
      <w:r>
        <w:rPr>
          <w:rFonts w:ascii="Times New Roman" w:hAnsi="Times New Roman"/>
          <w:sz w:val="24"/>
          <w:szCs w:val="23"/>
        </w:rPr>
        <w:t>s or intervals) of time and space, respectively. We use ‘</w:t>
      </w:r>
      <w:r>
        <w:rPr>
          <w:rFonts w:ascii="Times New Roman" w:hAnsi="Times New Roman"/>
          <w:i/>
          <w:sz w:val="24"/>
          <w:szCs w:val="23"/>
        </w:rPr>
        <w:t>A</w:t>
      </w:r>
      <w:r>
        <w:rPr>
          <w:rFonts w:ascii="Times New Roman" w:hAnsi="Times New Roman"/>
          <w:sz w:val="24"/>
          <w:szCs w:val="23"/>
        </w:rPr>
        <w:t>’, ‘</w:t>
      </w:r>
      <w:r>
        <w:rPr>
          <w:rFonts w:ascii="Times New Roman" w:hAnsi="Times New Roman"/>
          <w:i/>
          <w:sz w:val="24"/>
          <w:szCs w:val="23"/>
        </w:rPr>
        <w:t>B</w:t>
      </w:r>
      <w:r>
        <w:rPr>
          <w:rFonts w:ascii="Times New Roman" w:hAnsi="Times New Roman"/>
          <w:sz w:val="24"/>
          <w:szCs w:val="23"/>
        </w:rPr>
        <w:t>’</w:t>
      </w:r>
      <w:r w:rsidRPr="00F2283D">
        <w:rPr>
          <w:rFonts w:ascii="Times New Roman" w:hAnsi="Times New Roman"/>
          <w:sz w:val="24"/>
          <w:szCs w:val="23"/>
        </w:rPr>
        <w:t>,</w:t>
      </w:r>
      <w:r>
        <w:rPr>
          <w:rFonts w:ascii="Times New Roman" w:hAnsi="Times New Roman"/>
          <w:sz w:val="24"/>
          <w:szCs w:val="23"/>
        </w:rPr>
        <w:t xml:space="preserve"> ‘</w:t>
      </w:r>
      <w:r w:rsidRPr="00F2283D">
        <w:rPr>
          <w:rFonts w:ascii="Times New Roman" w:hAnsi="Times New Roman"/>
          <w:i/>
          <w:sz w:val="24"/>
          <w:szCs w:val="23"/>
        </w:rPr>
        <w:t>C</w:t>
      </w:r>
      <w:r w:rsidRPr="00F2283D">
        <w:rPr>
          <w:rFonts w:ascii="Times New Roman" w:hAnsi="Times New Roman"/>
          <w:sz w:val="24"/>
          <w:szCs w:val="23"/>
        </w:rPr>
        <w:t>’</w:t>
      </w:r>
      <w:r>
        <w:rPr>
          <w:rFonts w:ascii="Times New Roman" w:hAnsi="Times New Roman"/>
          <w:sz w:val="24"/>
          <w:szCs w:val="23"/>
        </w:rPr>
        <w:t>, ‘</w:t>
      </w:r>
      <w:r>
        <w:rPr>
          <w:rFonts w:ascii="Times New Roman" w:hAnsi="Times New Roman"/>
          <w:i/>
          <w:sz w:val="24"/>
          <w:szCs w:val="23"/>
        </w:rPr>
        <w:t>P</w:t>
      </w:r>
      <w:r>
        <w:rPr>
          <w:rFonts w:ascii="Times New Roman" w:hAnsi="Times New Roman"/>
          <w:sz w:val="24"/>
          <w:szCs w:val="23"/>
        </w:rPr>
        <w:t>’,</w:t>
      </w:r>
      <w:r w:rsidRPr="00F2283D">
        <w:rPr>
          <w:rFonts w:ascii="Times New Roman" w:hAnsi="Times New Roman"/>
          <w:sz w:val="24"/>
          <w:szCs w:val="23"/>
        </w:rPr>
        <w:t xml:space="preserve"> etc.</w:t>
      </w:r>
      <w:r>
        <w:rPr>
          <w:rFonts w:ascii="Times New Roman" w:hAnsi="Times New Roman"/>
          <w:sz w:val="24"/>
          <w:szCs w:val="23"/>
        </w:rPr>
        <w:t xml:space="preserve"> for universals and attributive classes. We use ‘</w:t>
      </w:r>
      <w:r>
        <w:rPr>
          <w:rFonts w:ascii="Times New Roman" w:hAnsi="Times New Roman"/>
          <w:b/>
          <w:sz w:val="24"/>
          <w:szCs w:val="23"/>
        </w:rPr>
        <w:t>part_of</w:t>
      </w:r>
      <w:r w:rsidRPr="00F2283D">
        <w:rPr>
          <w:rFonts w:ascii="Times New Roman" w:hAnsi="Times New Roman"/>
          <w:sz w:val="24"/>
          <w:szCs w:val="23"/>
        </w:rPr>
        <w:t>’</w:t>
      </w:r>
      <w:r>
        <w:rPr>
          <w:rFonts w:ascii="Times New Roman" w:hAnsi="Times New Roman"/>
          <w:sz w:val="24"/>
          <w:szCs w:val="23"/>
        </w:rPr>
        <w:t xml:space="preserve"> and similar </w:t>
      </w:r>
      <w:r w:rsidRPr="00F2283D">
        <w:rPr>
          <w:rFonts w:ascii="Times New Roman" w:hAnsi="Times New Roman"/>
          <w:b/>
          <w:sz w:val="24"/>
          <w:szCs w:val="23"/>
        </w:rPr>
        <w:t>bold-face</w:t>
      </w:r>
      <w:r>
        <w:rPr>
          <w:rFonts w:ascii="Times New Roman" w:hAnsi="Times New Roman"/>
          <w:sz w:val="24"/>
          <w:szCs w:val="23"/>
        </w:rPr>
        <w:t xml:space="preserve"> expressions to express relations involving instances, and ‘</w:t>
      </w:r>
      <w:r w:rsidRPr="0052565B">
        <w:rPr>
          <w:rFonts w:ascii="Times New Roman" w:hAnsi="Times New Roman"/>
          <w:i/>
          <w:sz w:val="24"/>
          <w:szCs w:val="23"/>
        </w:rPr>
        <w:t>part_o</w:t>
      </w:r>
      <w:r w:rsidRPr="00C70E0A">
        <w:rPr>
          <w:rFonts w:ascii="Times New Roman" w:hAnsi="Times New Roman"/>
          <w:i/>
          <w:spacing w:val="40"/>
          <w:sz w:val="24"/>
          <w:szCs w:val="23"/>
        </w:rPr>
        <w:t>f</w:t>
      </w:r>
      <w:r>
        <w:rPr>
          <w:rFonts w:ascii="Times New Roman" w:hAnsi="Times New Roman"/>
          <w:sz w:val="24"/>
          <w:szCs w:val="23"/>
        </w:rPr>
        <w:t xml:space="preserve">’ and similar </w:t>
      </w:r>
      <w:r>
        <w:rPr>
          <w:rFonts w:ascii="Times New Roman" w:hAnsi="Times New Roman"/>
          <w:i/>
          <w:sz w:val="24"/>
          <w:szCs w:val="23"/>
        </w:rPr>
        <w:t xml:space="preserve">italicized </w:t>
      </w:r>
      <w:r>
        <w:rPr>
          <w:rFonts w:ascii="Times New Roman" w:hAnsi="Times New Roman"/>
          <w:sz w:val="24"/>
          <w:szCs w:val="23"/>
        </w:rPr>
        <w:t>expressions to express relations exclusively involving universals and attributive classes.</w:t>
      </w:r>
      <w:r w:rsidR="00FF29D8">
        <w:rPr>
          <w:rFonts w:ascii="Times New Roman" w:hAnsi="Times New Roman"/>
          <w:sz w:val="24"/>
          <w:szCs w:val="23"/>
        </w:rPr>
        <w:t xml:space="preserve"> </w:t>
      </w:r>
      <w:r w:rsidR="00FF29D8" w:rsidRPr="00B90609">
        <w:rPr>
          <w:rFonts w:ascii="Times New Roman" w:hAnsi="Times New Roman"/>
          <w:sz w:val="24"/>
          <w:lang w:val="pt-BR"/>
        </w:rPr>
        <w:t>We also use</w:t>
      </w:r>
      <w:r w:rsidR="00FF29D8" w:rsidRPr="00B90609">
        <w:rPr>
          <w:rFonts w:ascii="Times New Roman" w:hAnsi="Times New Roman"/>
          <w:b/>
          <w:sz w:val="24"/>
          <w:lang w:val="pt-BR"/>
        </w:rPr>
        <w:t xml:space="preserve"> </w:t>
      </w:r>
      <w:r w:rsidR="00FF29D8" w:rsidRPr="00B90609">
        <w:rPr>
          <w:rFonts w:ascii="Times New Roman" w:hAnsi="Times New Roman"/>
          <w:i/>
          <w:sz w:val="24"/>
        </w:rPr>
        <w:t xml:space="preserve">italic </w:t>
      </w:r>
      <w:r w:rsidR="00FF29D8" w:rsidRPr="00B90609">
        <w:rPr>
          <w:rFonts w:ascii="Times New Roman" w:hAnsi="Times New Roman"/>
          <w:sz w:val="24"/>
        </w:rPr>
        <w:t>to</w:t>
      </w:r>
      <w:r w:rsidR="00FF29D8" w:rsidRPr="00B90609">
        <w:rPr>
          <w:rFonts w:ascii="Times New Roman" w:hAnsi="Times New Roman"/>
          <w:i/>
          <w:sz w:val="24"/>
        </w:rPr>
        <w:t xml:space="preserve"> </w:t>
      </w:r>
      <w:r w:rsidR="00FF29D8" w:rsidRPr="00B90609">
        <w:rPr>
          <w:rFonts w:ascii="Times New Roman" w:hAnsi="Times New Roman"/>
          <w:sz w:val="24"/>
        </w:rPr>
        <w:t>mark out</w:t>
      </w:r>
      <w:r w:rsidR="00FF29D8" w:rsidRPr="00B90609">
        <w:rPr>
          <w:rFonts w:ascii="Times New Roman" w:hAnsi="Times New Roman"/>
          <w:i/>
          <w:sz w:val="24"/>
        </w:rPr>
        <w:t xml:space="preserve"> </w:t>
      </w:r>
      <w:r w:rsidR="00FF29D8" w:rsidRPr="00B90609">
        <w:rPr>
          <w:rFonts w:ascii="Times New Roman" w:hAnsi="Times New Roman"/>
          <w:sz w:val="24"/>
        </w:rPr>
        <w:t xml:space="preserve">BFO terms.  </w:t>
      </w:r>
    </w:p>
    <w:p w14:paraId="69D8C0E5" w14:textId="77777777" w:rsidR="007E0C2F" w:rsidRPr="00C70E0A" w:rsidRDefault="007E0C2F" w:rsidP="006C241A">
      <w:pPr>
        <w:spacing w:line="360" w:lineRule="auto"/>
      </w:pPr>
      <w:bookmarkStart w:id="31" w:name="_Toc310499003"/>
    </w:p>
    <w:p w14:paraId="3B6CF107" w14:textId="77777777" w:rsidR="004061E2" w:rsidRPr="00C70E0A" w:rsidRDefault="004061E2" w:rsidP="006C241A">
      <w:pPr>
        <w:spacing w:line="360" w:lineRule="auto"/>
        <w:rPr>
          <w:b/>
        </w:rPr>
      </w:pPr>
      <w:r w:rsidRPr="00C70E0A">
        <w:rPr>
          <w:b/>
        </w:rPr>
        <w:t>References</w:t>
      </w:r>
    </w:p>
    <w:p w14:paraId="5D67703C" w14:textId="77777777" w:rsidR="00682E34" w:rsidRPr="00C70E0A" w:rsidRDefault="009B5669" w:rsidP="004061E2">
      <w:pPr>
        <w:spacing w:line="360" w:lineRule="auto"/>
        <w:jc w:val="both"/>
      </w:pPr>
      <w:r w:rsidRPr="00C70E0A">
        <w:t xml:space="preserve">Literature citations are provided </w:t>
      </w:r>
      <w:r w:rsidR="00682E34" w:rsidRPr="00C70E0A">
        <w:t xml:space="preserve">for </w:t>
      </w:r>
      <w:r w:rsidRPr="00C70E0A">
        <w:t xml:space="preserve">purposes of </w:t>
      </w:r>
      <w:r w:rsidR="00682E34" w:rsidRPr="00C70E0A">
        <w:t>preliminary orientation only. A</w:t>
      </w:r>
      <w:r w:rsidR="008C78C4" w:rsidRPr="00C70E0A">
        <w:t xml:space="preserve">xioms and definitions included in cited literature </w:t>
      </w:r>
      <w:r w:rsidR="00682E34" w:rsidRPr="00C70E0A">
        <w:t>are not necessarily in conformity with the content of this document.</w:t>
      </w:r>
    </w:p>
    <w:p w14:paraId="64498DB4" w14:textId="77777777" w:rsidR="00FF29D8" w:rsidRPr="00B60586" w:rsidRDefault="00FF29D8" w:rsidP="00FF29D8">
      <w:pPr>
        <w:pStyle w:val="Specification"/>
      </w:pPr>
    </w:p>
    <w:p w14:paraId="74CE1F69" w14:textId="77777777" w:rsidR="00FF29D8" w:rsidRPr="00F2283D" w:rsidRDefault="00FF29D8" w:rsidP="00F2283D">
      <w:pPr>
        <w:spacing w:line="360" w:lineRule="auto"/>
        <w:jc w:val="both"/>
        <w:rPr>
          <w:rFonts w:ascii="Times New Roman" w:hAnsi="Times New Roman"/>
          <w:b/>
          <w:sz w:val="24"/>
          <w:szCs w:val="23"/>
        </w:rPr>
      </w:pPr>
    </w:p>
    <w:p w14:paraId="0B3A0B62" w14:textId="64D60DE6" w:rsidR="0077551B" w:rsidRDefault="0077551B" w:rsidP="00A035C4">
      <w:r>
        <w:rPr>
          <w:noProof/>
        </w:rPr>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Pr>
          <w:noProof/>
        </w:rPr>
        <w:drawing>
          <wp:inline distT="0" distB="0" distL="0" distR="0" wp14:anchorId="3A0356B8" wp14:editId="2D229B06">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31"/>
    </w:p>
    <w:p w14:paraId="4CD3679F" w14:textId="2297E400" w:rsidR="0077551B" w:rsidRDefault="0077551B" w:rsidP="00A035C4">
      <w:pPr>
        <w:pStyle w:val="Caption"/>
        <w:jc w:val="center"/>
      </w:pPr>
      <w:r>
        <w:t xml:space="preserve">Figure </w:t>
      </w:r>
      <w:r w:rsidR="00EF0C8C">
        <w:fldChar w:fldCharType="begin"/>
      </w:r>
      <w:r w:rsidR="00EF0C8C">
        <w:instrText xml:space="preserve"> SEQ Figure \* ARABIC </w:instrText>
      </w:r>
      <w:r w:rsidR="00EF0C8C">
        <w:fldChar w:fldCharType="separate"/>
      </w:r>
      <w:r w:rsidR="007A1CDD">
        <w:rPr>
          <w:noProof/>
        </w:rPr>
        <w:t>1</w:t>
      </w:r>
      <w:r w:rsidR="00EF0C8C">
        <w:rPr>
          <w:noProof/>
        </w:rPr>
        <w:fldChar w:fldCharType="end"/>
      </w:r>
      <w:r>
        <w:t xml:space="preserve">: BFO 2.0 </w:t>
      </w:r>
      <w:r w:rsidRPr="009F4ABF">
        <w:rPr>
          <w:i/>
        </w:rPr>
        <w:t>is_a</w:t>
      </w:r>
      <w:r>
        <w:t xml:space="preserve"> Hierarchy</w:t>
      </w:r>
      <w:r w:rsidR="00910E93">
        <w:t xml:space="preserve">. Not included here: </w:t>
      </w:r>
      <w:r w:rsidR="00910E93" w:rsidRPr="00910E93">
        <w:rPr>
          <w:i/>
        </w:rPr>
        <w:t>class, universal</w:t>
      </w:r>
      <w:r w:rsidR="00BC11E1">
        <w:rPr>
          <w:i/>
        </w:rPr>
        <w:t>, number, proposition</w:t>
      </w:r>
    </w:p>
    <w:p w14:paraId="653B215E" w14:textId="77777777" w:rsidR="00215638" w:rsidRPr="00215638" w:rsidRDefault="00365F37" w:rsidP="006C241A">
      <w:pPr>
        <w:pStyle w:val="Heading1"/>
      </w:pPr>
      <w:bookmarkStart w:id="32" w:name="_Toc313270685"/>
      <w:bookmarkStart w:id="33" w:name="_Toc313472820"/>
      <w:r w:rsidRPr="00215638">
        <w:t>1.</w:t>
      </w:r>
      <w:r w:rsidR="00465C17" w:rsidRPr="00215638">
        <w:t xml:space="preserve"> Entity</w:t>
      </w:r>
      <w:bookmarkEnd w:id="32"/>
      <w:bookmarkEnd w:id="33"/>
    </w:p>
    <w:p w14:paraId="287BEE7D" w14:textId="77777777" w:rsidR="00937861"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An entity is anything that exists. BFO assumes that entities can be divided into instances (your heart, my laptop) and universals or types (</w:t>
      </w:r>
      <w:r w:rsidRPr="001D5799">
        <w:rPr>
          <w:rFonts w:ascii="Times New Roman" w:hAnsi="Times New Roman"/>
          <w:i/>
          <w:sz w:val="24"/>
          <w:szCs w:val="23"/>
        </w:rPr>
        <w:t>heart</w:t>
      </w:r>
      <w:r w:rsidRPr="001D5799">
        <w:rPr>
          <w:rFonts w:ascii="Times New Roman" w:hAnsi="Times New Roman"/>
          <w:sz w:val="24"/>
          <w:szCs w:val="23"/>
        </w:rPr>
        <w:t xml:space="preserve">, </w:t>
      </w:r>
      <w:r w:rsidRPr="001D5799">
        <w:rPr>
          <w:rFonts w:ascii="Times New Roman" w:hAnsi="Times New Roman"/>
          <w:i/>
          <w:sz w:val="24"/>
          <w:szCs w:val="23"/>
        </w:rPr>
        <w:t>laptop</w:t>
      </w:r>
      <w:r w:rsidR="00A97320" w:rsidRPr="001D5799">
        <w:rPr>
          <w:rFonts w:ascii="Times New Roman" w:hAnsi="Times New Roman"/>
          <w:sz w:val="24"/>
          <w:szCs w:val="23"/>
        </w:rPr>
        <w:t>). On BFO’s usage of ‘instance’ and ‘type’ see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_Ref309403689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25</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_Ref309403777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19</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p>
    <w:p w14:paraId="38129A5C" w14:textId="77777777" w:rsidR="00BC11E1" w:rsidRPr="001D5799" w:rsidRDefault="00BC11E1" w:rsidP="006C241A">
      <w:pPr>
        <w:spacing w:line="360" w:lineRule="auto"/>
        <w:rPr>
          <w:rFonts w:ascii="Times New Roman" w:hAnsi="Times New Roman"/>
          <w:sz w:val="24"/>
          <w:szCs w:val="23"/>
        </w:rPr>
      </w:pPr>
      <w:r w:rsidRPr="00BC11E1">
        <w:rPr>
          <w:rFonts w:ascii="Times New Roman" w:hAnsi="Times New Roman"/>
          <w:sz w:val="24"/>
          <w:szCs w:val="23"/>
          <w:highlight w:val="yellow"/>
        </w:rPr>
        <w:t xml:space="preserve">How does BFO deal with </w:t>
      </w:r>
      <w:r w:rsidRPr="00BC11E1">
        <w:rPr>
          <w:highlight w:val="yellow"/>
        </w:rPr>
        <w:t xml:space="preserve">: </w:t>
      </w:r>
      <w:r w:rsidRPr="00BC11E1">
        <w:rPr>
          <w:i/>
          <w:highlight w:val="yellow"/>
        </w:rPr>
        <w:t>class, universal, number, proposition?</w:t>
      </w:r>
    </w:p>
    <w:p w14:paraId="3578F4FF" w14:textId="77777777"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Entities are linked together in relations, at the level of both instances and types</w:t>
      </w:r>
      <w:r w:rsidR="00937861" w:rsidRPr="001D5799">
        <w:rPr>
          <w:rFonts w:ascii="Times New Roman" w:hAnsi="Times New Roman"/>
          <w:sz w:val="24"/>
          <w:szCs w:val="23"/>
        </w:rPr>
        <w:t xml:space="preserv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_Ref309133313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16</w:t>
      </w:r>
      <w:r w:rsidR="00A97320" w:rsidRPr="001D5799">
        <w:rPr>
          <w:rFonts w:ascii="Times New Roman" w:hAnsi="Times New Roman"/>
          <w:sz w:val="24"/>
          <w:szCs w:val="23"/>
        </w:rPr>
        <w:fldChar w:fldCharType="end"/>
      </w:r>
      <w:r w:rsidR="00937861" w:rsidRPr="001D5799">
        <w:rPr>
          <w:rFonts w:ascii="Times New Roman" w:hAnsi="Times New Roman"/>
          <w:sz w:val="24"/>
          <w:szCs w:val="23"/>
        </w:rPr>
        <w:t>]</w:t>
      </w:r>
      <w:r w:rsidRPr="001D5799">
        <w:rPr>
          <w:rFonts w:ascii="Times New Roman" w:hAnsi="Times New Roman"/>
          <w:sz w:val="24"/>
          <w:szCs w:val="23"/>
        </w:rPr>
        <w:t>. For example</w:t>
      </w:r>
    </w:p>
    <w:p w14:paraId="7C5BAE54" w14:textId="77777777" w:rsidR="0004293B" w:rsidRPr="001D5799" w:rsidRDefault="0004293B" w:rsidP="006C241A">
      <w:pPr>
        <w:spacing w:line="360" w:lineRule="auto"/>
        <w:rPr>
          <w:rFonts w:ascii="Times New Roman" w:hAnsi="Times New Roman"/>
          <w:b/>
          <w:i/>
          <w:sz w:val="24"/>
          <w:szCs w:val="23"/>
        </w:rPr>
      </w:pPr>
      <w:r w:rsidRPr="001D5799">
        <w:rPr>
          <w:rFonts w:ascii="Times New Roman" w:hAnsi="Times New Roman"/>
          <w:sz w:val="24"/>
          <w:szCs w:val="23"/>
        </w:rPr>
        <w:tab/>
        <w:t xml:space="preserve">Your heart (instance-level) </w:t>
      </w:r>
      <w:r w:rsidR="00937861" w:rsidRPr="001D5799">
        <w:rPr>
          <w:rFonts w:ascii="Times New Roman" w:hAnsi="Times New Roman"/>
          <w:b/>
          <w:sz w:val="24"/>
          <w:szCs w:val="23"/>
        </w:rPr>
        <w:t>part_</w:t>
      </w:r>
      <w:r w:rsidRPr="001D5799">
        <w:rPr>
          <w:rFonts w:ascii="Times New Roman" w:hAnsi="Times New Roman"/>
          <w:b/>
          <w:sz w:val="24"/>
          <w:szCs w:val="23"/>
        </w:rPr>
        <w:t xml:space="preserve">of </w:t>
      </w:r>
      <w:r w:rsidRPr="001D5799">
        <w:rPr>
          <w:rFonts w:ascii="Times New Roman" w:hAnsi="Times New Roman"/>
          <w:sz w:val="24"/>
          <w:szCs w:val="23"/>
        </w:rPr>
        <w:t>your body</w:t>
      </w:r>
      <w:r w:rsidR="00937861" w:rsidRPr="001D5799">
        <w:rPr>
          <w:rFonts w:ascii="Times New Roman" w:hAnsi="Times New Roman"/>
          <w:sz w:val="24"/>
          <w:szCs w:val="23"/>
        </w:rPr>
        <w:t xml:space="preserve"> </w:t>
      </w:r>
      <w:r w:rsidR="00937861" w:rsidRPr="001D5799">
        <w:rPr>
          <w:rFonts w:ascii="Times New Roman" w:hAnsi="Times New Roman"/>
          <w:b/>
          <w:sz w:val="24"/>
          <w:szCs w:val="23"/>
        </w:rPr>
        <w:t xml:space="preserve">at </w:t>
      </w:r>
      <w:r w:rsidR="00937861" w:rsidRPr="001D5799">
        <w:rPr>
          <w:rFonts w:ascii="Times New Roman" w:hAnsi="Times New Roman"/>
          <w:i/>
          <w:sz w:val="24"/>
          <w:szCs w:val="23"/>
        </w:rPr>
        <w:t>t</w:t>
      </w:r>
    </w:p>
    <w:p w14:paraId="643BC898" w14:textId="77777777"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b/>
      </w:r>
      <w:r w:rsidR="00937861" w:rsidRPr="001D5799">
        <w:rPr>
          <w:rFonts w:ascii="Times New Roman" w:hAnsi="Times New Roman"/>
          <w:sz w:val="24"/>
          <w:szCs w:val="23"/>
        </w:rPr>
        <w:t xml:space="preserve">Your heart beating (instance-level) </w:t>
      </w:r>
      <w:r w:rsidR="00937861" w:rsidRPr="001D5799">
        <w:rPr>
          <w:rFonts w:ascii="Times New Roman" w:hAnsi="Times New Roman"/>
          <w:b/>
          <w:sz w:val="24"/>
          <w:szCs w:val="23"/>
        </w:rPr>
        <w:t>has_participant</w:t>
      </w:r>
      <w:r w:rsidR="00937861" w:rsidRPr="001D5799">
        <w:rPr>
          <w:rFonts w:ascii="Times New Roman" w:hAnsi="Times New Roman"/>
          <w:sz w:val="24"/>
          <w:szCs w:val="23"/>
        </w:rPr>
        <w:t xml:space="preserve"> your heart</w:t>
      </w:r>
    </w:p>
    <w:p w14:paraId="648B67A0" w14:textId="77777777" w:rsidR="00937861" w:rsidRPr="001D5799" w:rsidRDefault="00937861" w:rsidP="006C241A">
      <w:pPr>
        <w:spacing w:line="360" w:lineRule="auto"/>
        <w:rPr>
          <w:rFonts w:ascii="Times New Roman" w:hAnsi="Times New Roman"/>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human heart</w:t>
      </w:r>
      <w:r w:rsidRPr="001D5799">
        <w:rPr>
          <w:rFonts w:ascii="Times New Roman" w:hAnsi="Times New Roman"/>
          <w:sz w:val="24"/>
          <w:szCs w:val="23"/>
        </w:rPr>
        <w:t xml:space="preserve"> </w:t>
      </w:r>
      <w:r w:rsidRPr="001D5799">
        <w:rPr>
          <w:rFonts w:ascii="Times New Roman" w:hAnsi="Times New Roman"/>
          <w:i/>
          <w:sz w:val="24"/>
          <w:szCs w:val="23"/>
        </w:rPr>
        <w:t>part-of</w:t>
      </w:r>
      <w:r w:rsidRPr="001D5799">
        <w:rPr>
          <w:rFonts w:ascii="Times New Roman" w:hAnsi="Times New Roman"/>
          <w:b/>
          <w:i/>
          <w:sz w:val="24"/>
          <w:szCs w:val="23"/>
        </w:rPr>
        <w:t xml:space="preserve"> </w:t>
      </w:r>
      <w:r w:rsidRPr="001D5799">
        <w:rPr>
          <w:rFonts w:ascii="Times New Roman" w:hAnsi="Times New Roman"/>
          <w:sz w:val="24"/>
          <w:szCs w:val="23"/>
        </w:rPr>
        <w:t xml:space="preserve">type: </w:t>
      </w:r>
      <w:r w:rsidRPr="001D5799">
        <w:rPr>
          <w:rFonts w:ascii="Times New Roman" w:hAnsi="Times New Roman"/>
          <w:i/>
          <w:sz w:val="24"/>
          <w:szCs w:val="23"/>
        </w:rPr>
        <w:t>human body</w:t>
      </w:r>
    </w:p>
    <w:p w14:paraId="5313615B" w14:textId="77777777" w:rsidR="00937861" w:rsidRPr="001D5799" w:rsidRDefault="00937861" w:rsidP="006C241A">
      <w:pPr>
        <w:spacing w:line="360" w:lineRule="auto"/>
        <w:rPr>
          <w:rFonts w:ascii="Times New Roman" w:hAnsi="Times New Roman"/>
          <w:i/>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 xml:space="preserve">human heart beating process has_part </w:t>
      </w:r>
      <w:r w:rsidRPr="001D5799">
        <w:rPr>
          <w:rFonts w:ascii="Times New Roman" w:hAnsi="Times New Roman"/>
          <w:sz w:val="24"/>
          <w:szCs w:val="23"/>
        </w:rPr>
        <w:t xml:space="preserve">type: </w:t>
      </w:r>
      <w:r w:rsidRPr="001D5799">
        <w:rPr>
          <w:rFonts w:ascii="Times New Roman" w:hAnsi="Times New Roman"/>
          <w:i/>
          <w:sz w:val="24"/>
          <w:szCs w:val="23"/>
        </w:rPr>
        <w:t>beat profile</w:t>
      </w:r>
    </w:p>
    <w:p w14:paraId="298AC00B" w14:textId="77777777" w:rsidR="00937861" w:rsidRPr="001D5799" w:rsidRDefault="00937861" w:rsidP="006C241A">
      <w:pPr>
        <w:spacing w:line="360" w:lineRule="auto"/>
        <w:rPr>
          <w:rFonts w:ascii="Times New Roman" w:hAnsi="Times New Roman"/>
          <w:i/>
          <w:sz w:val="24"/>
          <w:szCs w:val="23"/>
        </w:rPr>
      </w:pPr>
      <w:r w:rsidRPr="001D5799">
        <w:rPr>
          <w:rFonts w:ascii="Times New Roman" w:hAnsi="Times New Roman"/>
          <w:i/>
          <w:sz w:val="24"/>
          <w:szCs w:val="23"/>
        </w:rPr>
        <w:tab/>
      </w:r>
      <w:r w:rsidRPr="001D5799">
        <w:rPr>
          <w:rFonts w:ascii="Times New Roman" w:hAnsi="Times New Roman"/>
          <w:sz w:val="24"/>
          <w:szCs w:val="23"/>
        </w:rPr>
        <w:t xml:space="preserve">Your heart </w:t>
      </w:r>
      <w:r w:rsidRPr="001D5799">
        <w:rPr>
          <w:rFonts w:ascii="Times New Roman" w:hAnsi="Times New Roman"/>
          <w:b/>
          <w:sz w:val="24"/>
          <w:szCs w:val="23"/>
        </w:rPr>
        <w:t xml:space="preserve">instantiates </w:t>
      </w:r>
      <w:r w:rsidRPr="001D5799">
        <w:rPr>
          <w:rFonts w:ascii="Times New Roman" w:hAnsi="Times New Roman"/>
          <w:sz w:val="24"/>
          <w:szCs w:val="23"/>
        </w:rPr>
        <w:t xml:space="preserve">type: </w:t>
      </w:r>
      <w:r w:rsidRPr="001D5799">
        <w:rPr>
          <w:rFonts w:ascii="Times New Roman" w:hAnsi="Times New Roman"/>
          <w:i/>
          <w:sz w:val="24"/>
          <w:szCs w:val="23"/>
        </w:rPr>
        <w:t>human heart.</w:t>
      </w:r>
    </w:p>
    <w:p w14:paraId="4AF6339F" w14:textId="77777777" w:rsidR="00937861" w:rsidRPr="001D5799" w:rsidRDefault="00937861" w:rsidP="00C229D0">
      <w:pPr>
        <w:spacing w:line="360" w:lineRule="auto"/>
        <w:jc w:val="both"/>
        <w:rPr>
          <w:rFonts w:ascii="Times New Roman" w:hAnsi="Times New Roman"/>
          <w:sz w:val="24"/>
          <w:szCs w:val="23"/>
        </w:rPr>
      </w:pPr>
      <w:r w:rsidRPr="001D5799">
        <w:rPr>
          <w:rFonts w:ascii="Times New Roman" w:hAnsi="Times New Roman"/>
          <w:sz w:val="24"/>
          <w:szCs w:val="23"/>
        </w:rPr>
        <w:t xml:space="preserve">Relations of these </w:t>
      </w:r>
      <w:r w:rsidR="00C229D0" w:rsidRPr="001D5799">
        <w:rPr>
          <w:rFonts w:ascii="Times New Roman" w:hAnsi="Times New Roman"/>
          <w:sz w:val="24"/>
          <w:szCs w:val="23"/>
        </w:rPr>
        <w:t xml:space="preserve">sorts </w:t>
      </w:r>
      <w:r w:rsidRPr="001D5799">
        <w:rPr>
          <w:rFonts w:ascii="Times New Roman" w:hAnsi="Times New Roman"/>
          <w:sz w:val="24"/>
          <w:szCs w:val="23"/>
        </w:rPr>
        <w:t>are not BFO:</w:t>
      </w:r>
      <w:r w:rsidRPr="001D5799">
        <w:rPr>
          <w:rFonts w:ascii="Times New Roman" w:hAnsi="Times New Roman"/>
          <w:i/>
          <w:sz w:val="24"/>
          <w:szCs w:val="23"/>
        </w:rPr>
        <w:t>entities</w:t>
      </w:r>
      <w:r w:rsidR="00EC4848" w:rsidRPr="001D5799">
        <w:rPr>
          <w:rFonts w:ascii="Times New Roman" w:hAnsi="Times New Roman"/>
          <w:i/>
          <w:sz w:val="24"/>
          <w:szCs w:val="23"/>
        </w:rPr>
        <w:t xml:space="preserve"> </w:t>
      </w:r>
      <w:r w:rsidR="00EC4848" w:rsidRPr="001D5799">
        <w:rPr>
          <w:rFonts w:ascii="Times New Roman" w:hAnsi="Times New Roman"/>
          <w:sz w:val="24"/>
          <w:szCs w:val="23"/>
        </w:rPr>
        <w:t>(to see why not, see the discussion of the Bradley regress in [</w:t>
      </w:r>
      <w:r w:rsidR="000D07EF">
        <w:rPr>
          <w:rFonts w:ascii="Times New Roman" w:hAnsi="Times New Roman"/>
          <w:sz w:val="24"/>
          <w:szCs w:val="23"/>
        </w:rPr>
        <w:fldChar w:fldCharType="begin"/>
      </w:r>
      <w:r w:rsidR="000D07EF">
        <w:rPr>
          <w:rFonts w:ascii="Times New Roman" w:hAnsi="Times New Roman"/>
          <w:sz w:val="24"/>
          <w:szCs w:val="23"/>
        </w:rPr>
        <w:instrText xml:space="preserve"> REF _Ref309193309 \r \h </w:instrText>
      </w:r>
      <w:r w:rsidR="000D07EF">
        <w:rPr>
          <w:rFonts w:ascii="Times New Roman" w:hAnsi="Times New Roman"/>
          <w:sz w:val="24"/>
          <w:szCs w:val="23"/>
        </w:rPr>
      </w:r>
      <w:r w:rsidR="000D07EF">
        <w:rPr>
          <w:rFonts w:ascii="Times New Roman" w:hAnsi="Times New Roman"/>
          <w:sz w:val="24"/>
          <w:szCs w:val="23"/>
        </w:rPr>
        <w:fldChar w:fldCharType="separate"/>
      </w:r>
      <w:r w:rsidR="007A1CDD">
        <w:rPr>
          <w:rFonts w:ascii="Times New Roman" w:hAnsi="Times New Roman"/>
          <w:sz w:val="24"/>
          <w:szCs w:val="23"/>
        </w:rPr>
        <w:t>20</w:t>
      </w:r>
      <w:r w:rsidR="000D07EF">
        <w:rPr>
          <w:rFonts w:ascii="Times New Roman" w:hAnsi="Times New Roman"/>
          <w:sz w:val="24"/>
          <w:szCs w:val="23"/>
        </w:rPr>
        <w:fldChar w:fldCharType="end"/>
      </w:r>
      <w:r w:rsidR="00EC4848" w:rsidRPr="001D5799">
        <w:rPr>
          <w:rFonts w:ascii="Times New Roman" w:hAnsi="Times New Roman"/>
          <w:sz w:val="24"/>
          <w:szCs w:val="23"/>
        </w:rPr>
        <w:t>])</w:t>
      </w:r>
      <w:r w:rsidRPr="001D5799">
        <w:rPr>
          <w:rFonts w:ascii="Times New Roman" w:hAnsi="Times New Roman"/>
          <w:sz w:val="24"/>
          <w:szCs w:val="23"/>
        </w:rPr>
        <w:t>. However, there are entities</w:t>
      </w:r>
      <w:r w:rsidR="00C229D0" w:rsidRPr="001D5799">
        <w:rPr>
          <w:rFonts w:ascii="Times New Roman" w:hAnsi="Times New Roman"/>
          <w:sz w:val="24"/>
          <w:szCs w:val="23"/>
        </w:rPr>
        <w:t>,</w:t>
      </w:r>
      <w:r w:rsidRPr="001D5799">
        <w:rPr>
          <w:rFonts w:ascii="Times New Roman" w:hAnsi="Times New Roman"/>
          <w:sz w:val="24"/>
          <w:szCs w:val="23"/>
        </w:rPr>
        <w:t xml:space="preserve"> such as r</w:t>
      </w:r>
      <w:r w:rsidR="00C229D0" w:rsidRPr="001D5799">
        <w:rPr>
          <w:rFonts w:ascii="Times New Roman" w:hAnsi="Times New Roman"/>
          <w:sz w:val="24"/>
          <w:szCs w:val="23"/>
        </w:rPr>
        <w:t xml:space="preserve">elational qualities (see below), which are relational in the sense that they link multiple relata. </w:t>
      </w:r>
    </w:p>
    <w:p w14:paraId="62273B7E" w14:textId="77777777" w:rsidR="00FB129B" w:rsidRPr="001D5799" w:rsidRDefault="00A035C4" w:rsidP="00A035C4">
      <w:pPr>
        <w:spacing w:line="360" w:lineRule="auto"/>
        <w:jc w:val="both"/>
        <w:rPr>
          <w:rFonts w:ascii="Times New Roman" w:hAnsi="Times New Roman"/>
          <w:b/>
          <w:sz w:val="24"/>
          <w:szCs w:val="23"/>
        </w:rPr>
      </w:pPr>
      <w:r w:rsidRPr="001D5799">
        <w:rPr>
          <w:rFonts w:ascii="Times New Roman" w:hAnsi="Times New Roman"/>
          <w:sz w:val="24"/>
          <w:szCs w:val="23"/>
        </w:rPr>
        <w:t>We use terms (such as ‘BFO:</w:t>
      </w:r>
      <w:r w:rsidRPr="001D5799">
        <w:rPr>
          <w:rFonts w:ascii="Times New Roman" w:hAnsi="Times New Roman"/>
          <w:i/>
          <w:sz w:val="24"/>
          <w:szCs w:val="23"/>
        </w:rPr>
        <w:t>object</w:t>
      </w:r>
      <w:r w:rsidRPr="001D5799">
        <w:rPr>
          <w:rFonts w:ascii="Times New Roman" w:hAnsi="Times New Roman"/>
          <w:sz w:val="24"/>
          <w:szCs w:val="23"/>
        </w:rPr>
        <w:t>’ or ‘Patrick Hayes’) to refer to entities, and relational expressions (such as ‘</w:t>
      </w:r>
      <w:r w:rsidRPr="001D5799">
        <w:rPr>
          <w:rFonts w:ascii="Times New Roman" w:hAnsi="Times New Roman"/>
          <w:b/>
          <w:sz w:val="24"/>
          <w:szCs w:val="23"/>
        </w:rPr>
        <w:t>is_a</w:t>
      </w:r>
      <w:r w:rsidRPr="001D5799">
        <w:rPr>
          <w:rFonts w:ascii="Times New Roman" w:hAnsi="Times New Roman"/>
          <w:sz w:val="24"/>
          <w:szCs w:val="23"/>
        </w:rPr>
        <w:t>’ or ‘</w:t>
      </w:r>
      <w:r w:rsidRPr="001D5799">
        <w:rPr>
          <w:rFonts w:ascii="Times New Roman" w:hAnsi="Times New Roman"/>
          <w:i/>
          <w:sz w:val="24"/>
          <w:szCs w:val="23"/>
        </w:rPr>
        <w:t>part o</w:t>
      </w:r>
      <w:r w:rsidRPr="001D5799">
        <w:rPr>
          <w:rFonts w:ascii="Times New Roman Italic" w:hAnsi="Times New Roman Italic"/>
          <w:i/>
          <w:spacing w:val="20"/>
          <w:sz w:val="24"/>
          <w:szCs w:val="23"/>
        </w:rPr>
        <w:t>f</w:t>
      </w:r>
      <w:r w:rsidRPr="001D5799">
        <w:rPr>
          <w:rFonts w:ascii="Times New Roman" w:hAnsi="Times New Roman"/>
          <w:sz w:val="24"/>
          <w:szCs w:val="23"/>
        </w:rPr>
        <w:t>’) to express relations between such entities.</w:t>
      </w:r>
      <w:r w:rsidRPr="001D5799">
        <w:rPr>
          <w:rFonts w:ascii="Times New Roman" w:hAnsi="Times New Roman"/>
          <w:b/>
          <w:sz w:val="24"/>
          <w:szCs w:val="23"/>
        </w:rPr>
        <w:t xml:space="preserve"> </w:t>
      </w:r>
      <w:r w:rsidR="005C1FE9" w:rsidRPr="001D5799">
        <w:rPr>
          <w:rFonts w:ascii="Times New Roman" w:hAnsi="Times New Roman"/>
          <w:sz w:val="24"/>
          <w:szCs w:val="23"/>
        </w:rPr>
        <w:t xml:space="preserve">For both </w:t>
      </w:r>
      <w:r w:rsidR="004619F8" w:rsidRPr="001D5799">
        <w:rPr>
          <w:rFonts w:ascii="Times New Roman" w:hAnsi="Times New Roman"/>
          <w:sz w:val="24"/>
          <w:szCs w:val="23"/>
        </w:rPr>
        <w:t>terms and relation</w:t>
      </w:r>
      <w:r w:rsidR="00937861" w:rsidRPr="001D5799">
        <w:rPr>
          <w:rFonts w:ascii="Times New Roman" w:hAnsi="Times New Roman"/>
          <w:sz w:val="24"/>
          <w:szCs w:val="23"/>
        </w:rPr>
        <w:t>al</w:t>
      </w:r>
      <w:r w:rsidR="004619F8" w:rsidRPr="001D5799">
        <w:rPr>
          <w:rFonts w:ascii="Times New Roman" w:hAnsi="Times New Roman"/>
          <w:sz w:val="24"/>
          <w:szCs w:val="23"/>
        </w:rPr>
        <w:t xml:space="preserve"> expressions</w:t>
      </w:r>
      <w:r w:rsidR="005C1FE9" w:rsidRPr="001D5799">
        <w:rPr>
          <w:rFonts w:ascii="Times New Roman" w:hAnsi="Times New Roman"/>
          <w:sz w:val="24"/>
          <w:szCs w:val="23"/>
        </w:rPr>
        <w:t xml:space="preserve"> in BFO we distinguish between </w:t>
      </w:r>
      <w:r w:rsidR="005C1FE9" w:rsidRPr="001D5799">
        <w:rPr>
          <w:rFonts w:ascii="Times New Roman" w:hAnsi="Times New Roman"/>
          <w:i/>
          <w:sz w:val="24"/>
          <w:szCs w:val="23"/>
        </w:rPr>
        <w:t>primitive</w:t>
      </w:r>
      <w:r w:rsidR="005C1FE9" w:rsidRPr="001D5799">
        <w:rPr>
          <w:rFonts w:ascii="Times New Roman" w:hAnsi="Times New Roman"/>
          <w:sz w:val="24"/>
          <w:szCs w:val="23"/>
        </w:rPr>
        <w:t xml:space="preserve"> and </w:t>
      </w:r>
      <w:r w:rsidR="005C1FE9" w:rsidRPr="001D5799">
        <w:rPr>
          <w:rFonts w:ascii="Times New Roman" w:hAnsi="Times New Roman"/>
          <w:i/>
          <w:sz w:val="24"/>
          <w:szCs w:val="23"/>
        </w:rPr>
        <w:t>defined</w:t>
      </w:r>
      <w:r w:rsidR="004619F8" w:rsidRPr="001D5799">
        <w:rPr>
          <w:rFonts w:ascii="Times New Roman" w:hAnsi="Times New Roman"/>
          <w:sz w:val="24"/>
          <w:szCs w:val="23"/>
        </w:rPr>
        <w:t xml:space="preserve">. </w:t>
      </w:r>
      <w:r w:rsidRPr="001D5799">
        <w:rPr>
          <w:rFonts w:ascii="Times New Roman" w:hAnsi="Times New Roman"/>
          <w:sz w:val="24"/>
          <w:szCs w:val="23"/>
        </w:rPr>
        <w:t xml:space="preserve">‘Entity’ is an example of one such primitive </w:t>
      </w:r>
      <w:r w:rsidR="00D17B61" w:rsidRPr="001D5799">
        <w:rPr>
          <w:rFonts w:ascii="Times New Roman" w:hAnsi="Times New Roman"/>
          <w:sz w:val="24"/>
          <w:szCs w:val="23"/>
        </w:rPr>
        <w:t>term. The</w:t>
      </w:r>
      <w:r w:rsidR="004619F8" w:rsidRPr="001D5799">
        <w:rPr>
          <w:rFonts w:ascii="Times New Roman" w:hAnsi="Times New Roman"/>
          <w:sz w:val="24"/>
          <w:szCs w:val="23"/>
        </w:rPr>
        <w:t xml:space="preserve"> former are so basic to our understanding of reality that there is no way of defining them in a non-circular fashion. For these, therefore, w</w:t>
      </w:r>
      <w:r w:rsidR="00FB129B" w:rsidRPr="001D5799">
        <w:rPr>
          <w:rFonts w:ascii="Times New Roman" w:hAnsi="Times New Roman"/>
          <w:sz w:val="24"/>
          <w:szCs w:val="23"/>
        </w:rPr>
        <w:t xml:space="preserve">e </w:t>
      </w:r>
      <w:r w:rsidR="004619F8" w:rsidRPr="001D5799">
        <w:rPr>
          <w:rFonts w:ascii="Times New Roman" w:hAnsi="Times New Roman"/>
          <w:sz w:val="24"/>
          <w:szCs w:val="23"/>
        </w:rPr>
        <w:t xml:space="preserve">can </w:t>
      </w:r>
      <w:r w:rsidR="00FB129B" w:rsidRPr="001D5799">
        <w:rPr>
          <w:rFonts w:ascii="Times New Roman" w:hAnsi="Times New Roman"/>
          <w:sz w:val="24"/>
          <w:szCs w:val="23"/>
        </w:rPr>
        <w:t xml:space="preserve">provide </w:t>
      </w:r>
      <w:r w:rsidR="004619F8" w:rsidRPr="001D5799">
        <w:rPr>
          <w:rFonts w:ascii="Times New Roman" w:hAnsi="Times New Roman"/>
          <w:sz w:val="24"/>
          <w:szCs w:val="23"/>
        </w:rPr>
        <w:t xml:space="preserve">only elucidations, supplemented by examples and by axioms. </w:t>
      </w:r>
    </w:p>
    <w:p w14:paraId="16223DB9" w14:textId="77777777" w:rsidR="00906DD1" w:rsidRPr="001D5799" w:rsidRDefault="00236D40" w:rsidP="00C70E0A">
      <w:pPr>
        <w:pStyle w:val="Specification"/>
      </w:pPr>
      <w:r w:rsidRPr="00C70E0A">
        <w:rPr>
          <w:rStyle w:val="SpecificationType"/>
        </w:rPr>
        <w:t>Elucidation</w:t>
      </w:r>
      <w:r w:rsidRPr="001D5799">
        <w:rPr>
          <w:smallCaps/>
        </w:rPr>
        <w:t>:</w:t>
      </w:r>
      <w:r w:rsidR="00906DD1" w:rsidRPr="001D5799">
        <w:t xml:space="preserve"> An </w:t>
      </w:r>
      <w:r w:rsidR="00906DD1" w:rsidRPr="00C70E0A">
        <w:rPr>
          <w:i/>
        </w:rPr>
        <w:t>entity</w:t>
      </w:r>
      <w:r w:rsidR="00906DD1" w:rsidRPr="001D5799">
        <w:t xml:space="preserve"> is a</w:t>
      </w:r>
      <w:r w:rsidR="000431A7" w:rsidRPr="001D5799">
        <w:t>nything that exists</w:t>
      </w:r>
      <w:r w:rsidR="00A73C26" w:rsidRPr="001D5799">
        <w:t xml:space="preserve"> or has existed</w:t>
      </w:r>
      <w:r w:rsidR="000431A7" w:rsidRPr="001D5799">
        <w:t>.</w:t>
      </w:r>
    </w:p>
    <w:p w14:paraId="3AA699BB" w14:textId="77777777" w:rsidR="000431A7" w:rsidRPr="001D5799" w:rsidRDefault="00236D40" w:rsidP="00C70E0A">
      <w:pPr>
        <w:pStyle w:val="Specification"/>
        <w:rPr>
          <w:i/>
        </w:rPr>
      </w:pPr>
      <w:r w:rsidRPr="00C70E0A">
        <w:rPr>
          <w:rStyle w:val="SpecificationType"/>
        </w:rPr>
        <w:t>Examples</w:t>
      </w:r>
      <w:r w:rsidRPr="001D5799">
        <w:rPr>
          <w:smallCaps/>
        </w:rPr>
        <w:t xml:space="preserve">: </w:t>
      </w:r>
      <w:r w:rsidRPr="001D5799">
        <w:t xml:space="preserve">Julius Caesar, the Second World War, your body mass index, Verdi’s </w:t>
      </w:r>
      <w:r w:rsidRPr="001D5799">
        <w:rPr>
          <w:i/>
        </w:rPr>
        <w:t>Requiem</w:t>
      </w:r>
    </w:p>
    <w:p w14:paraId="3CB88467" w14:textId="77777777" w:rsidR="00FF29D8" w:rsidRDefault="00FF29D8" w:rsidP="006C241A">
      <w:pPr>
        <w:spacing w:line="360" w:lineRule="auto"/>
        <w:rPr>
          <w:rFonts w:ascii="Times New Roman" w:hAnsi="Times New Roman"/>
          <w:sz w:val="24"/>
          <w:szCs w:val="23"/>
        </w:rPr>
      </w:pPr>
    </w:p>
    <w:p w14:paraId="24646544" w14:textId="49865B69" w:rsidR="00C70C3F" w:rsidRPr="001D5799" w:rsidRDefault="005C1FE9" w:rsidP="006C241A">
      <w:pPr>
        <w:spacing w:line="360" w:lineRule="auto"/>
        <w:rPr>
          <w:rFonts w:ascii="Times New Roman" w:hAnsi="Times New Roman"/>
          <w:sz w:val="24"/>
          <w:szCs w:val="23"/>
        </w:rPr>
      </w:pPr>
      <w:r w:rsidRPr="001D5799">
        <w:rPr>
          <w:rFonts w:ascii="Times New Roman" w:hAnsi="Times New Roman"/>
          <w:sz w:val="24"/>
          <w:szCs w:val="23"/>
        </w:rPr>
        <w:t xml:space="preserve">All entities are either particular or universal. </w:t>
      </w:r>
      <w:r w:rsidR="00C70C3F" w:rsidRPr="001D5799">
        <w:rPr>
          <w:rFonts w:ascii="Times New Roman" w:hAnsi="Times New Roman"/>
          <w:sz w:val="24"/>
          <w:szCs w:val="23"/>
        </w:rPr>
        <w:t>[</w:t>
      </w:r>
      <w:r w:rsidR="001E591D" w:rsidRPr="001D5799">
        <w:rPr>
          <w:rFonts w:ascii="Times New Roman" w:hAnsi="Times New Roman"/>
          <w:sz w:val="24"/>
          <w:szCs w:val="23"/>
        </w:rPr>
        <w:fldChar w:fldCharType="begin"/>
      </w:r>
      <w:r w:rsidR="00C70C3F" w:rsidRPr="001D5799">
        <w:rPr>
          <w:rFonts w:ascii="Times New Roman" w:hAnsi="Times New Roman"/>
          <w:sz w:val="24"/>
          <w:szCs w:val="23"/>
        </w:rPr>
        <w:instrText xml:space="preserve"> REF _Ref309155480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22</w:t>
      </w:r>
      <w:r w:rsidR="001E591D" w:rsidRPr="001D5799">
        <w:rPr>
          <w:rFonts w:ascii="Times New Roman" w:hAnsi="Times New Roman"/>
          <w:sz w:val="24"/>
          <w:szCs w:val="23"/>
        </w:rPr>
        <w:fldChar w:fldCharType="end"/>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00AC1A45" w:rsidRPr="001D5799">
        <w:rPr>
          <w:rFonts w:ascii="Times New Roman" w:hAnsi="Times New Roman"/>
          <w:sz w:val="24"/>
          <w:szCs w:val="23"/>
        </w:rPr>
        <w:t xml:space="preserve">, </w:t>
      </w:r>
      <w:r w:rsidR="00AC1A45" w:rsidRPr="001D5799">
        <w:rPr>
          <w:rFonts w:ascii="Times New Roman" w:hAnsi="Times New Roman"/>
          <w:sz w:val="24"/>
          <w:szCs w:val="23"/>
        </w:rPr>
        <w:fldChar w:fldCharType="begin"/>
      </w:r>
      <w:r w:rsidR="00AC1A45" w:rsidRPr="001D5799">
        <w:rPr>
          <w:rFonts w:ascii="Times New Roman" w:hAnsi="Times New Roman"/>
          <w:sz w:val="24"/>
          <w:szCs w:val="23"/>
        </w:rPr>
        <w:instrText xml:space="preserve"> REF _Ref309400008 \r \h </w:instrText>
      </w:r>
      <w:r w:rsidR="00AC1A45" w:rsidRPr="001D5799">
        <w:rPr>
          <w:rFonts w:ascii="Times New Roman" w:hAnsi="Times New Roman"/>
          <w:sz w:val="24"/>
          <w:szCs w:val="23"/>
        </w:rPr>
      </w:r>
      <w:r w:rsidR="00AC1A45" w:rsidRPr="001D5799">
        <w:rPr>
          <w:rFonts w:ascii="Times New Roman" w:hAnsi="Times New Roman"/>
          <w:sz w:val="24"/>
          <w:szCs w:val="23"/>
        </w:rPr>
        <w:fldChar w:fldCharType="separate"/>
      </w:r>
      <w:r w:rsidR="007A1CDD">
        <w:rPr>
          <w:rFonts w:ascii="Times New Roman" w:hAnsi="Times New Roman"/>
          <w:sz w:val="24"/>
          <w:szCs w:val="23"/>
        </w:rPr>
        <w:t>23</w:t>
      </w:r>
      <w:r w:rsidR="00AC1A45" w:rsidRPr="001D5799">
        <w:rPr>
          <w:rFonts w:ascii="Times New Roman" w:hAnsi="Times New Roman"/>
          <w:sz w:val="24"/>
          <w:szCs w:val="23"/>
        </w:rPr>
        <w:fldChar w:fldCharType="end"/>
      </w:r>
      <w:r w:rsidR="004F5D1D" w:rsidRPr="001D5799">
        <w:rPr>
          <w:rFonts w:ascii="Times New Roman" w:hAnsi="Times New Roman"/>
          <w:sz w:val="24"/>
          <w:szCs w:val="23"/>
        </w:rPr>
        <w:t xml:space="preserve">, </w:t>
      </w:r>
      <w:r w:rsidR="004F5D1D" w:rsidRPr="001D5799">
        <w:rPr>
          <w:rFonts w:ascii="Times New Roman" w:hAnsi="Times New Roman"/>
          <w:sz w:val="24"/>
          <w:szCs w:val="23"/>
        </w:rPr>
        <w:fldChar w:fldCharType="begin"/>
      </w:r>
      <w:r w:rsidR="004F5D1D" w:rsidRPr="001D5799">
        <w:rPr>
          <w:rFonts w:ascii="Times New Roman" w:hAnsi="Times New Roman"/>
          <w:sz w:val="24"/>
          <w:szCs w:val="23"/>
        </w:rPr>
        <w:instrText xml:space="preserve"> PAGEREF _Ref310260422 \h </w:instrText>
      </w:r>
      <w:r w:rsidR="004F5D1D" w:rsidRPr="001D5799">
        <w:rPr>
          <w:rFonts w:ascii="Times New Roman" w:hAnsi="Times New Roman"/>
          <w:sz w:val="24"/>
          <w:szCs w:val="23"/>
        </w:rPr>
      </w:r>
      <w:r w:rsidR="004F5D1D" w:rsidRPr="001D5799">
        <w:rPr>
          <w:rFonts w:ascii="Times New Roman" w:hAnsi="Times New Roman"/>
          <w:sz w:val="24"/>
          <w:szCs w:val="23"/>
        </w:rPr>
        <w:fldChar w:fldCharType="separate"/>
      </w:r>
      <w:r w:rsidR="007A1CDD">
        <w:rPr>
          <w:rFonts w:ascii="Times New Roman" w:hAnsi="Times New Roman"/>
          <w:noProof/>
          <w:sz w:val="24"/>
          <w:szCs w:val="23"/>
        </w:rPr>
        <w:t>71</w:t>
      </w:r>
      <w:r w:rsidR="004F5D1D" w:rsidRPr="001D5799">
        <w:rPr>
          <w:rFonts w:ascii="Times New Roman" w:hAnsi="Times New Roman"/>
          <w:sz w:val="24"/>
          <w:szCs w:val="23"/>
        </w:rPr>
        <w:fldChar w:fldCharType="end"/>
      </w:r>
      <w:r w:rsidR="00C70C3F" w:rsidRPr="001D5799">
        <w:rPr>
          <w:rFonts w:ascii="Times New Roman" w:hAnsi="Times New Roman"/>
          <w:sz w:val="24"/>
          <w:szCs w:val="23"/>
        </w:rPr>
        <w:t>]</w:t>
      </w:r>
    </w:p>
    <w:p w14:paraId="090E2415" w14:textId="77777777" w:rsidR="00FF29D8" w:rsidRDefault="00FF29D8" w:rsidP="006C241A">
      <w:pPr>
        <w:spacing w:line="360" w:lineRule="auto"/>
        <w:rPr>
          <w:rFonts w:ascii="Times New Roman" w:hAnsi="Times New Roman"/>
          <w:sz w:val="24"/>
          <w:szCs w:val="23"/>
        </w:rPr>
      </w:pPr>
      <w:r>
        <w:rPr>
          <w:rFonts w:ascii="Times New Roman" w:hAnsi="Times New Roman"/>
          <w:sz w:val="24"/>
          <w:szCs w:val="23"/>
        </w:rPr>
        <w:t>No entity is both a particular and a universal.</w:t>
      </w:r>
    </w:p>
    <w:p w14:paraId="7E8B0048" w14:textId="77777777" w:rsidR="00FF29D8" w:rsidRPr="001D5799" w:rsidRDefault="00FF29D8" w:rsidP="00B90609">
      <w:pPr>
        <w:spacing w:line="360" w:lineRule="auto"/>
        <w:jc w:val="both"/>
        <w:rPr>
          <w:rFonts w:ascii="Times New Roman" w:hAnsi="Times New Roman"/>
          <w:sz w:val="24"/>
          <w:szCs w:val="23"/>
        </w:rPr>
      </w:pPr>
      <w:r>
        <w:rPr>
          <w:rFonts w:ascii="Times New Roman" w:hAnsi="Times New Roman"/>
          <w:sz w:val="24"/>
          <w:szCs w:val="23"/>
        </w:rPr>
        <w:t xml:space="preserve">Whether an entity is a particular or a universal is not a matter of arbitrary choice or of convenience. </w:t>
      </w:r>
    </w:p>
    <w:p w14:paraId="3A8D9C5F" w14:textId="77777777" w:rsidR="001F273B" w:rsidRPr="001D5799" w:rsidRDefault="005D7735" w:rsidP="00236D40">
      <w:pPr>
        <w:spacing w:line="360" w:lineRule="auto"/>
        <w:jc w:val="both"/>
        <w:rPr>
          <w:rFonts w:ascii="Times New Roman" w:hAnsi="Times New Roman"/>
          <w:sz w:val="24"/>
          <w:szCs w:val="23"/>
        </w:rPr>
      </w:pPr>
      <w:r w:rsidRPr="001D5799">
        <w:rPr>
          <w:rFonts w:ascii="Times New Roman" w:hAnsi="Times New Roman"/>
          <w:sz w:val="24"/>
          <w:szCs w:val="23"/>
        </w:rPr>
        <w:t xml:space="preserve">In this document we concentrate </w:t>
      </w:r>
      <w:r w:rsidR="00465C17" w:rsidRPr="001D5799">
        <w:rPr>
          <w:rFonts w:ascii="Times New Roman" w:hAnsi="Times New Roman"/>
          <w:sz w:val="24"/>
          <w:szCs w:val="23"/>
        </w:rPr>
        <w:t xml:space="preserve">primarily </w:t>
      </w:r>
      <w:r w:rsidRPr="001D5799">
        <w:rPr>
          <w:rFonts w:ascii="Times New Roman" w:hAnsi="Times New Roman"/>
          <w:sz w:val="24"/>
          <w:szCs w:val="23"/>
        </w:rPr>
        <w:t>on</w:t>
      </w:r>
      <w:r w:rsidR="00151755" w:rsidRPr="001D5799">
        <w:rPr>
          <w:rFonts w:ascii="Times New Roman" w:hAnsi="Times New Roman"/>
          <w:sz w:val="24"/>
          <w:szCs w:val="23"/>
        </w:rPr>
        <w:t xml:space="preserve"> </w:t>
      </w:r>
      <w:r w:rsidR="00465C17" w:rsidRPr="001D5799">
        <w:rPr>
          <w:rFonts w:ascii="Times New Roman" w:hAnsi="Times New Roman"/>
          <w:sz w:val="24"/>
          <w:szCs w:val="23"/>
        </w:rPr>
        <w:t xml:space="preserve">entities which are </w:t>
      </w:r>
      <w:r w:rsidRPr="001D5799">
        <w:rPr>
          <w:rFonts w:ascii="Times New Roman" w:hAnsi="Times New Roman"/>
          <w:sz w:val="24"/>
          <w:szCs w:val="23"/>
        </w:rPr>
        <w:t>particul</w:t>
      </w:r>
      <w:r w:rsidR="00465C17" w:rsidRPr="001D5799">
        <w:rPr>
          <w:rFonts w:ascii="Times New Roman" w:hAnsi="Times New Roman"/>
          <w:sz w:val="24"/>
          <w:szCs w:val="23"/>
        </w:rPr>
        <w:t>ars and on</w:t>
      </w:r>
      <w:r w:rsidR="00C70C3F" w:rsidRPr="001D5799">
        <w:rPr>
          <w:rFonts w:ascii="Times New Roman" w:hAnsi="Times New Roman"/>
          <w:sz w:val="24"/>
          <w:szCs w:val="23"/>
        </w:rPr>
        <w:t xml:space="preserve"> the relations between particulars elsewhere </w:t>
      </w:r>
      <w:r w:rsidR="00465C17" w:rsidRPr="001D5799">
        <w:rPr>
          <w:rFonts w:ascii="Times New Roman" w:hAnsi="Times New Roman"/>
          <w:sz w:val="24"/>
          <w:szCs w:val="23"/>
        </w:rPr>
        <w:t>cal</w:t>
      </w:r>
      <w:r w:rsidR="00755698" w:rsidRPr="001D5799">
        <w:rPr>
          <w:rFonts w:ascii="Times New Roman" w:hAnsi="Times New Roman"/>
          <w:sz w:val="24"/>
          <w:szCs w:val="23"/>
        </w:rPr>
        <w:t>led ‘instance-level relations’</w:t>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755698" w:rsidRPr="001D5799">
        <w:rPr>
          <w:rFonts w:ascii="Times New Roman" w:hAnsi="Times New Roman"/>
          <w:sz w:val="24"/>
          <w:szCs w:val="23"/>
        </w:rPr>
        <w:t xml:space="preserve">. </w:t>
      </w:r>
      <w:r w:rsidRPr="001D5799">
        <w:rPr>
          <w:rFonts w:ascii="Times New Roman" w:hAnsi="Times New Roman"/>
          <w:sz w:val="24"/>
          <w:szCs w:val="23"/>
        </w:rPr>
        <w:t>That is, t</w:t>
      </w:r>
      <w:r w:rsidR="001F273B" w:rsidRPr="001D5799">
        <w:rPr>
          <w:rFonts w:ascii="Times New Roman" w:hAnsi="Times New Roman"/>
          <w:sz w:val="24"/>
          <w:szCs w:val="23"/>
        </w:rPr>
        <w:t xml:space="preserve">he categories </w:t>
      </w:r>
      <w:r w:rsidRPr="001D5799">
        <w:rPr>
          <w:rFonts w:ascii="Times New Roman" w:hAnsi="Times New Roman"/>
          <w:sz w:val="24"/>
          <w:szCs w:val="23"/>
        </w:rPr>
        <w:t xml:space="preserve">discussed below </w:t>
      </w:r>
      <w:r w:rsidR="001F273B" w:rsidRPr="001D5799">
        <w:rPr>
          <w:rFonts w:ascii="Times New Roman" w:hAnsi="Times New Roman"/>
          <w:sz w:val="24"/>
          <w:szCs w:val="23"/>
        </w:rPr>
        <w:t xml:space="preserve">are in every case </w:t>
      </w:r>
      <w:r w:rsidRPr="001D5799">
        <w:rPr>
          <w:rFonts w:ascii="Times New Roman" w:hAnsi="Times New Roman"/>
          <w:sz w:val="24"/>
          <w:szCs w:val="23"/>
        </w:rPr>
        <w:t>categories of particulars (their</w:t>
      </w:r>
      <w:r w:rsidR="001F273B" w:rsidRPr="001D5799">
        <w:rPr>
          <w:rFonts w:ascii="Times New Roman" w:hAnsi="Times New Roman"/>
          <w:sz w:val="24"/>
          <w:szCs w:val="23"/>
        </w:rPr>
        <w:t xml:space="preserve"> extensions are </w:t>
      </w:r>
      <w:r w:rsidR="00906DD1" w:rsidRPr="001D5799">
        <w:rPr>
          <w:rFonts w:ascii="Times New Roman" w:hAnsi="Times New Roman"/>
          <w:sz w:val="24"/>
          <w:szCs w:val="23"/>
        </w:rPr>
        <w:t>groups or collections</w:t>
      </w:r>
      <w:r w:rsidR="001F273B" w:rsidRPr="001D5799">
        <w:rPr>
          <w:rFonts w:ascii="Times New Roman" w:hAnsi="Times New Roman"/>
          <w:sz w:val="24"/>
          <w:szCs w:val="23"/>
        </w:rPr>
        <w:t xml:space="preserve"> of particulars</w:t>
      </w:r>
      <w:r w:rsidR="00151755" w:rsidRPr="001D5799">
        <w:rPr>
          <w:rFonts w:ascii="Times New Roman" w:hAnsi="Times New Roman"/>
          <w:sz w:val="24"/>
          <w:szCs w:val="23"/>
        </w:rPr>
        <w:t xml:space="preserve"> </w:t>
      </w:r>
      <w:r w:rsidR="001F273B" w:rsidRPr="001D5799">
        <w:rPr>
          <w:rFonts w:ascii="Times New Roman" w:hAnsi="Times New Roman"/>
          <w:sz w:val="24"/>
          <w:szCs w:val="23"/>
        </w:rPr>
        <w:t xml:space="preserve">in reality). </w:t>
      </w:r>
      <w:r w:rsidR="00236D40" w:rsidRPr="001D5799">
        <w:rPr>
          <w:rFonts w:ascii="Times New Roman" w:hAnsi="Times New Roman"/>
          <w:sz w:val="24"/>
          <w:szCs w:val="23"/>
        </w:rPr>
        <w:t xml:space="preserve">In a later version of this document we will provide more details of BFO’s treatment of universals, as employed </w:t>
      </w:r>
      <w:r w:rsidR="00236D40" w:rsidRPr="001D5799">
        <w:rPr>
          <w:rFonts w:ascii="Times New Roman" w:hAnsi="Times New Roman"/>
          <w:i/>
          <w:sz w:val="24"/>
          <w:szCs w:val="23"/>
        </w:rPr>
        <w:t xml:space="preserve">inter alia </w:t>
      </w:r>
      <w:r w:rsidR="00236D40" w:rsidRPr="001D5799">
        <w:rPr>
          <w:rFonts w:ascii="Times New Roman" w:hAnsi="Times New Roman"/>
          <w:sz w:val="24"/>
          <w:szCs w:val="23"/>
        </w:rPr>
        <w:t xml:space="preserve">in </w:t>
      </w:r>
      <w:r w:rsidR="00906DD1" w:rsidRPr="001D5799">
        <w:rPr>
          <w:rFonts w:ascii="Times New Roman" w:hAnsi="Times New Roman"/>
          <w:sz w:val="24"/>
          <w:szCs w:val="23"/>
        </w:rPr>
        <w:t xml:space="preserve">the </w:t>
      </w:r>
      <w:hyperlink r:id="rId17" w:history="1">
        <w:r w:rsidR="00906DD1" w:rsidRPr="001D5799">
          <w:rPr>
            <w:rStyle w:val="Hyperlink"/>
            <w:rFonts w:ascii="Times New Roman" w:hAnsi="Times New Roman"/>
            <w:sz w:val="24"/>
            <w:szCs w:val="23"/>
          </w:rPr>
          <w:t>Information Artifact Ontology</w:t>
        </w:r>
      </w:hyperlink>
      <w:r w:rsidR="00236D40" w:rsidRPr="001D5799">
        <w:rPr>
          <w:rStyle w:val="Hyperlink"/>
          <w:rFonts w:ascii="Times New Roman" w:hAnsi="Times New Roman"/>
          <w:sz w:val="24"/>
          <w:szCs w:val="23"/>
        </w:rPr>
        <w:t>,</w:t>
      </w:r>
      <w:r w:rsidR="00906DD1" w:rsidRPr="001D5799">
        <w:rPr>
          <w:rFonts w:ascii="Times New Roman" w:hAnsi="Times New Roman"/>
          <w:sz w:val="24"/>
          <w:szCs w:val="23"/>
        </w:rPr>
        <w:t xml:space="preserve"> </w:t>
      </w:r>
      <w:r w:rsidR="00236D40" w:rsidRPr="001D5799">
        <w:rPr>
          <w:rFonts w:ascii="Times New Roman" w:hAnsi="Times New Roman"/>
          <w:sz w:val="24"/>
          <w:szCs w:val="23"/>
        </w:rPr>
        <w:t xml:space="preserve">where </w:t>
      </w:r>
      <w:r w:rsidR="00906DD1" w:rsidRPr="001D5799">
        <w:rPr>
          <w:rFonts w:ascii="Times New Roman" w:hAnsi="Times New Roman"/>
          <w:sz w:val="24"/>
          <w:szCs w:val="23"/>
        </w:rPr>
        <w:t>universals are included among the targets of the IAO:</w:t>
      </w:r>
      <w:r w:rsidR="005656B8" w:rsidRPr="001D5799">
        <w:rPr>
          <w:rFonts w:ascii="Times New Roman" w:hAnsi="Times New Roman"/>
          <w:b/>
          <w:sz w:val="24"/>
          <w:szCs w:val="23"/>
        </w:rPr>
        <w:t>is_</w:t>
      </w:r>
      <w:r w:rsidR="00906DD1" w:rsidRPr="001D5799">
        <w:rPr>
          <w:rFonts w:ascii="Times New Roman" w:hAnsi="Times New Roman"/>
          <w:b/>
          <w:sz w:val="24"/>
          <w:szCs w:val="23"/>
        </w:rPr>
        <w:t xml:space="preserve">about </w:t>
      </w:r>
      <w:r w:rsidR="00906DD1" w:rsidRPr="001D5799">
        <w:rPr>
          <w:rFonts w:ascii="Times New Roman" w:hAnsi="Times New Roman"/>
          <w:sz w:val="24"/>
          <w:szCs w:val="23"/>
        </w:rPr>
        <w:t xml:space="preserve">relation. </w:t>
      </w:r>
    </w:p>
    <w:p w14:paraId="65B4CAF7" w14:textId="77777777" w:rsidR="000A57E7" w:rsidRPr="001D5799" w:rsidRDefault="00C70C3F" w:rsidP="006C241A">
      <w:pPr>
        <w:spacing w:line="360" w:lineRule="auto"/>
        <w:rPr>
          <w:rFonts w:ascii="Times New Roman" w:hAnsi="Times New Roman"/>
          <w:sz w:val="24"/>
          <w:szCs w:val="23"/>
        </w:rPr>
      </w:pPr>
      <w:r w:rsidRPr="001D5799">
        <w:rPr>
          <w:rFonts w:ascii="Times New Roman" w:hAnsi="Times New Roman"/>
          <w:sz w:val="24"/>
          <w:szCs w:val="23"/>
        </w:rPr>
        <w:t>We use ‘un</w:t>
      </w:r>
      <w:r w:rsidR="00A73C26" w:rsidRPr="001D5799">
        <w:rPr>
          <w:rFonts w:ascii="Times New Roman" w:hAnsi="Times New Roman"/>
          <w:sz w:val="24"/>
          <w:szCs w:val="23"/>
        </w:rPr>
        <w:t xml:space="preserve">iversal’ and ‘type’ as synonyms. </w:t>
      </w:r>
    </w:p>
    <w:p w14:paraId="63DB597E" w14:textId="5EB4AE31" w:rsidR="0063290F" w:rsidRPr="001D5799" w:rsidRDefault="000A57E7" w:rsidP="006C241A">
      <w:pPr>
        <w:spacing w:line="360" w:lineRule="auto"/>
        <w:rPr>
          <w:rFonts w:ascii="Times New Roman" w:hAnsi="Times New Roman"/>
          <w:sz w:val="24"/>
          <w:szCs w:val="23"/>
        </w:rPr>
      </w:pPr>
      <w:r w:rsidRPr="001D5799">
        <w:rPr>
          <w:rFonts w:ascii="Times New Roman" w:hAnsi="Times New Roman"/>
          <w:sz w:val="24"/>
          <w:szCs w:val="23"/>
        </w:rPr>
        <w:t xml:space="preserve">A </w:t>
      </w:r>
      <w:r w:rsidR="00C70C3F" w:rsidRPr="001D5799">
        <w:rPr>
          <w:rFonts w:ascii="Times New Roman" w:hAnsi="Times New Roman"/>
          <w:i/>
          <w:sz w:val="24"/>
          <w:szCs w:val="23"/>
        </w:rPr>
        <w:t>category</w:t>
      </w:r>
      <w:r w:rsidRPr="001D5799">
        <w:rPr>
          <w:rFonts w:ascii="Times New Roman" w:hAnsi="Times New Roman"/>
          <w:sz w:val="24"/>
          <w:szCs w:val="23"/>
        </w:rPr>
        <w:t xml:space="preserve"> is a formal universal, </w:t>
      </w:r>
      <w:r w:rsidR="00A73C26" w:rsidRPr="001D5799">
        <w:rPr>
          <w:rFonts w:ascii="Times New Roman" w:hAnsi="Times New Roman"/>
          <w:sz w:val="24"/>
          <w:szCs w:val="23"/>
        </w:rPr>
        <w:t xml:space="preserve">of the sort </w:t>
      </w:r>
      <w:r w:rsidRPr="001D5799">
        <w:rPr>
          <w:rFonts w:ascii="Times New Roman" w:hAnsi="Times New Roman"/>
          <w:sz w:val="24"/>
          <w:szCs w:val="23"/>
        </w:rPr>
        <w:t>to which BFO terms refer, as contrasted with a material universal, which is the sort of universal referred to in one or other domain ontology.</w:t>
      </w:r>
      <w:r w:rsidR="00C70C3F" w:rsidRPr="001D5799">
        <w:rPr>
          <w:rFonts w:ascii="Times New Roman" w:hAnsi="Times New Roman"/>
          <w:sz w:val="24"/>
          <w:szCs w:val="23"/>
        </w:rPr>
        <w:t xml:space="preserve"> </w:t>
      </w:r>
      <w:r w:rsidR="0063290F" w:rsidRPr="001D5799">
        <w:rPr>
          <w:rFonts w:ascii="Times New Roman" w:hAnsi="Times New Roman"/>
          <w:sz w:val="24"/>
          <w:szCs w:val="23"/>
        </w:rPr>
        <w:t>BFO:</w:t>
      </w:r>
      <w:r w:rsidR="0063290F" w:rsidRPr="001D5799">
        <w:rPr>
          <w:rFonts w:ascii="Times New Roman" w:hAnsi="Times New Roman"/>
          <w:i/>
          <w:sz w:val="24"/>
          <w:szCs w:val="23"/>
        </w:rPr>
        <w:t>fiat object part</w:t>
      </w:r>
      <w:r w:rsidR="0063290F" w:rsidRPr="001D5799">
        <w:rPr>
          <w:rFonts w:ascii="Times New Roman" w:hAnsi="Times New Roman"/>
          <w:sz w:val="24"/>
          <w:szCs w:val="23"/>
        </w:rPr>
        <w:t xml:space="preserve"> is a category in this sense; not however </w:t>
      </w:r>
      <w:r w:rsidR="0063290F" w:rsidRPr="001D5799">
        <w:rPr>
          <w:rFonts w:ascii="Times New Roman" w:hAnsi="Times New Roman"/>
          <w:i/>
          <w:sz w:val="24"/>
          <w:szCs w:val="23"/>
        </w:rPr>
        <w:t xml:space="preserve">organism </w:t>
      </w:r>
      <w:r w:rsidR="0063290F" w:rsidRPr="001D5799">
        <w:rPr>
          <w:rFonts w:ascii="Times New Roman" w:hAnsi="Times New Roman"/>
          <w:sz w:val="24"/>
          <w:szCs w:val="23"/>
        </w:rPr>
        <w:t xml:space="preserve">or </w:t>
      </w:r>
      <w:r w:rsidRPr="001D5799">
        <w:rPr>
          <w:rFonts w:ascii="Times New Roman" w:hAnsi="Times New Roman"/>
          <w:i/>
          <w:sz w:val="24"/>
          <w:szCs w:val="23"/>
        </w:rPr>
        <w:t>weapon</w:t>
      </w:r>
      <w:r w:rsidRPr="001D5799">
        <w:rPr>
          <w:rFonts w:ascii="Times New Roman" w:hAnsi="Times New Roman"/>
          <w:sz w:val="24"/>
          <w:szCs w:val="23"/>
        </w:rPr>
        <w:t xml:space="preserve">, which are </w:t>
      </w:r>
      <w:r w:rsidRPr="001D5799">
        <w:rPr>
          <w:rFonts w:ascii="Times New Roman" w:hAnsi="Times New Roman"/>
          <w:i/>
          <w:sz w:val="24"/>
          <w:szCs w:val="23"/>
        </w:rPr>
        <w:t>material universals</w:t>
      </w:r>
      <w:r w:rsidRPr="001D5799">
        <w:rPr>
          <w:rFonts w:ascii="Times New Roman" w:hAnsi="Times New Roman"/>
          <w:sz w:val="24"/>
          <w:szCs w:val="23"/>
        </w:rPr>
        <w:t>.</w:t>
      </w:r>
    </w:p>
    <w:p w14:paraId="710528F6" w14:textId="77777777" w:rsidR="00F07970" w:rsidRPr="001D5799" w:rsidRDefault="00F07970" w:rsidP="00F07970">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Universals and classes</w:t>
      </w:r>
    </w:p>
    <w:p w14:paraId="3596D560" w14:textId="15F8CEFB" w:rsidR="004E0D46" w:rsidRDefault="00151755" w:rsidP="006C241A">
      <w:pPr>
        <w:spacing w:line="360" w:lineRule="auto"/>
        <w:rPr>
          <w:rFonts w:ascii="Times New Roman" w:hAnsi="Times New Roman"/>
          <w:sz w:val="24"/>
          <w:szCs w:val="23"/>
        </w:rPr>
      </w:pPr>
      <w:r w:rsidRPr="001D5799">
        <w:rPr>
          <w:rFonts w:ascii="Times New Roman" w:hAnsi="Times New Roman"/>
          <w:sz w:val="24"/>
          <w:szCs w:val="23"/>
        </w:rPr>
        <w:t xml:space="preserve">Universals have </w:t>
      </w:r>
      <w:r w:rsidRPr="001D5799">
        <w:rPr>
          <w:rFonts w:ascii="Times New Roman" w:hAnsi="Times New Roman"/>
          <w:b/>
          <w:sz w:val="24"/>
          <w:szCs w:val="23"/>
        </w:rPr>
        <w:t>instances</w:t>
      </w:r>
      <w:r w:rsidRPr="001D5799">
        <w:rPr>
          <w:rFonts w:ascii="Times New Roman" w:hAnsi="Times New Roman"/>
          <w:sz w:val="24"/>
          <w:szCs w:val="23"/>
        </w:rPr>
        <w:t xml:space="preserve">, which are in every case particulars (entities located in space and time). </w:t>
      </w:r>
      <w:r w:rsidR="00E147FE" w:rsidRPr="001D5799">
        <w:rPr>
          <w:rFonts w:ascii="Times New Roman" w:hAnsi="Times New Roman"/>
          <w:sz w:val="24"/>
          <w:szCs w:val="23"/>
        </w:rPr>
        <w:t xml:space="preserve">Universals also have extensions, which are the classes (in the sense of </w:t>
      </w:r>
      <w:r w:rsidR="001458CE" w:rsidRPr="001D5799">
        <w:rPr>
          <w:rFonts w:ascii="Times New Roman" w:hAnsi="Times New Roman"/>
          <w:sz w:val="24"/>
          <w:szCs w:val="23"/>
        </w:rPr>
        <w:t>‘</w:t>
      </w:r>
      <w:r w:rsidR="00E147FE" w:rsidRPr="001D5799">
        <w:rPr>
          <w:rFonts w:ascii="Times New Roman" w:hAnsi="Times New Roman"/>
          <w:sz w:val="24"/>
          <w:szCs w:val="23"/>
        </w:rPr>
        <w:t>set</w:t>
      </w:r>
      <w:r w:rsidR="001458CE" w:rsidRPr="001D5799">
        <w:rPr>
          <w:rFonts w:ascii="Times New Roman" w:hAnsi="Times New Roman"/>
          <w:sz w:val="24"/>
          <w:szCs w:val="23"/>
        </w:rPr>
        <w:t>’</w:t>
      </w:r>
      <w:r w:rsidR="00E147FE" w:rsidRPr="001D5799">
        <w:rPr>
          <w:rFonts w:ascii="Times New Roman" w:hAnsi="Times New Roman"/>
          <w:sz w:val="24"/>
          <w:szCs w:val="23"/>
        </w:rPr>
        <w:t xml:space="preserve">) of their </w:t>
      </w:r>
      <w:r w:rsidR="002F1456">
        <w:rPr>
          <w:rFonts w:ascii="Times New Roman" w:hAnsi="Times New Roman"/>
          <w:sz w:val="24"/>
          <w:szCs w:val="23"/>
        </w:rPr>
        <w:t>instances. In the case of continuant universals these are classes of their instances existing at successive times. In the case of occurrent universals they are classes of their instances existing at all times.</w:t>
      </w:r>
    </w:p>
    <w:p w14:paraId="76848A3B" w14:textId="77777777" w:rsidR="004E0D46" w:rsidRDefault="004E0D46" w:rsidP="00B90609">
      <w:pPr>
        <w:spacing w:line="360" w:lineRule="auto"/>
        <w:jc w:val="both"/>
        <w:rPr>
          <w:rFonts w:ascii="Times New Roman" w:hAnsi="Times New Roman"/>
          <w:sz w:val="24"/>
          <w:szCs w:val="23"/>
        </w:rPr>
      </w:pPr>
      <w:r w:rsidRPr="00B90609">
        <w:rPr>
          <w:rFonts w:ascii="Times New Roman" w:hAnsi="Times New Roman"/>
          <w:sz w:val="24"/>
          <w:szCs w:val="23"/>
        </w:rPr>
        <w:t>Universals</w:t>
      </w:r>
      <w:r>
        <w:rPr>
          <w:rFonts w:ascii="Times New Roman" w:hAnsi="Times New Roman"/>
          <w:b/>
          <w:sz w:val="24"/>
          <w:szCs w:val="23"/>
        </w:rPr>
        <w:t xml:space="preserve"> </w:t>
      </w:r>
      <w:r>
        <w:rPr>
          <w:rFonts w:ascii="Times New Roman" w:hAnsi="Times New Roman"/>
          <w:sz w:val="24"/>
          <w:szCs w:val="23"/>
        </w:rPr>
        <w:t xml:space="preserve">are the entities which need to be recognized in order to </w:t>
      </w:r>
      <w:r w:rsidR="00D61A83">
        <w:rPr>
          <w:rFonts w:ascii="Times New Roman" w:hAnsi="Times New Roman"/>
          <w:sz w:val="24"/>
          <w:szCs w:val="23"/>
        </w:rPr>
        <w:t xml:space="preserve">formulate </w:t>
      </w:r>
      <w:r>
        <w:rPr>
          <w:rFonts w:ascii="Times New Roman" w:hAnsi="Times New Roman"/>
          <w:sz w:val="24"/>
          <w:szCs w:val="23"/>
        </w:rPr>
        <w:t xml:space="preserve">laws of nature, and entities of a similar sort which are created in the realm of </w:t>
      </w:r>
      <w:r w:rsidR="000B5B22">
        <w:rPr>
          <w:rFonts w:ascii="Times New Roman" w:hAnsi="Times New Roman"/>
          <w:sz w:val="24"/>
          <w:szCs w:val="23"/>
        </w:rPr>
        <w:t xml:space="preserve">(for example) </w:t>
      </w:r>
      <w:r>
        <w:rPr>
          <w:rFonts w:ascii="Times New Roman" w:hAnsi="Times New Roman"/>
          <w:sz w:val="24"/>
          <w:szCs w:val="23"/>
        </w:rPr>
        <w:t>material, social and informational artifacts.</w:t>
      </w:r>
    </w:p>
    <w:p w14:paraId="55B7E8C7" w14:textId="77777777" w:rsidR="004E0D46" w:rsidRDefault="00D61A83" w:rsidP="006C241A">
      <w:pPr>
        <w:spacing w:line="360" w:lineRule="auto"/>
        <w:rPr>
          <w:rFonts w:ascii="Times New Roman" w:hAnsi="Times New Roman"/>
          <w:sz w:val="24"/>
          <w:szCs w:val="23"/>
        </w:rPr>
      </w:pPr>
      <w:r>
        <w:rPr>
          <w:rFonts w:ascii="Times New Roman" w:hAnsi="Times New Roman"/>
          <w:sz w:val="24"/>
          <w:szCs w:val="23"/>
        </w:rPr>
        <w:t>Examples of universals in each of the mentioned realms include:</w:t>
      </w:r>
      <w:r w:rsidR="004E0D46">
        <w:rPr>
          <w:rFonts w:ascii="Times New Roman" w:hAnsi="Times New Roman"/>
          <w:sz w:val="24"/>
          <w:szCs w:val="23"/>
        </w:rPr>
        <w:t xml:space="preserve"> </w:t>
      </w:r>
    </w:p>
    <w:p w14:paraId="0B69F123" w14:textId="77777777" w:rsidR="004E0D46" w:rsidRDefault="004E0D46" w:rsidP="006C241A">
      <w:pPr>
        <w:spacing w:line="360" w:lineRule="auto"/>
        <w:rPr>
          <w:rFonts w:ascii="Times New Roman" w:hAnsi="Times New Roman"/>
          <w:sz w:val="24"/>
          <w:szCs w:val="23"/>
        </w:rPr>
      </w:pPr>
      <w:r>
        <w:rPr>
          <w:rFonts w:ascii="Times New Roman" w:hAnsi="Times New Roman"/>
          <w:i/>
          <w:sz w:val="24"/>
          <w:szCs w:val="23"/>
        </w:rPr>
        <w:t xml:space="preserve">Natural: </w:t>
      </w:r>
      <w:r>
        <w:rPr>
          <w:rFonts w:ascii="Times New Roman" w:hAnsi="Times New Roman"/>
          <w:sz w:val="24"/>
          <w:szCs w:val="23"/>
        </w:rPr>
        <w:t xml:space="preserve">electron, molecule, cell, mouse, planet; </w:t>
      </w:r>
    </w:p>
    <w:p w14:paraId="7A549331" w14:textId="77777777" w:rsidR="004E0D46" w:rsidRDefault="004E0D46" w:rsidP="006C241A">
      <w:pPr>
        <w:spacing w:line="360" w:lineRule="auto"/>
        <w:rPr>
          <w:rFonts w:ascii="Times New Roman" w:hAnsi="Times New Roman"/>
          <w:sz w:val="24"/>
          <w:szCs w:val="23"/>
        </w:rPr>
      </w:pPr>
      <w:r>
        <w:rPr>
          <w:rFonts w:ascii="Times New Roman" w:hAnsi="Times New Roman"/>
          <w:i/>
          <w:sz w:val="24"/>
          <w:szCs w:val="23"/>
        </w:rPr>
        <w:t>Material artifacts</w:t>
      </w:r>
      <w:r>
        <w:rPr>
          <w:rFonts w:ascii="Times New Roman" w:hAnsi="Times New Roman"/>
          <w:sz w:val="24"/>
          <w:szCs w:val="23"/>
        </w:rPr>
        <w:t xml:space="preserve">: vehicle, </w:t>
      </w:r>
      <w:r w:rsidR="000B5B22">
        <w:rPr>
          <w:rFonts w:ascii="Times New Roman" w:hAnsi="Times New Roman"/>
          <w:sz w:val="24"/>
          <w:szCs w:val="23"/>
        </w:rPr>
        <w:t>revolver, pipette, pizza</w:t>
      </w:r>
    </w:p>
    <w:p w14:paraId="199FC9F2" w14:textId="77777777" w:rsidR="000B5B22" w:rsidRDefault="000B5B22" w:rsidP="006C241A">
      <w:pPr>
        <w:spacing w:line="360" w:lineRule="auto"/>
        <w:rPr>
          <w:rFonts w:ascii="Times New Roman" w:hAnsi="Times New Roman"/>
          <w:sz w:val="24"/>
          <w:szCs w:val="23"/>
        </w:rPr>
      </w:pPr>
      <w:r>
        <w:rPr>
          <w:rFonts w:ascii="Times New Roman" w:hAnsi="Times New Roman"/>
          <w:i/>
          <w:sz w:val="24"/>
          <w:szCs w:val="23"/>
        </w:rPr>
        <w:t>Social artifact</w:t>
      </w:r>
      <w:r>
        <w:rPr>
          <w:rFonts w:ascii="Times New Roman" w:hAnsi="Times New Roman"/>
          <w:sz w:val="24"/>
          <w:szCs w:val="23"/>
        </w:rPr>
        <w:t>: dollar, meter, traffic law, organization</w:t>
      </w:r>
    </w:p>
    <w:p w14:paraId="2213083B" w14:textId="77777777" w:rsidR="000B5B22" w:rsidRDefault="000B5B22" w:rsidP="006C241A">
      <w:pPr>
        <w:spacing w:line="360" w:lineRule="auto"/>
        <w:rPr>
          <w:rFonts w:ascii="Times New Roman" w:hAnsi="Times New Roman"/>
          <w:sz w:val="24"/>
          <w:szCs w:val="23"/>
        </w:rPr>
      </w:pPr>
      <w:r>
        <w:rPr>
          <w:rFonts w:ascii="Times New Roman" w:hAnsi="Times New Roman"/>
          <w:i/>
          <w:sz w:val="24"/>
          <w:szCs w:val="23"/>
        </w:rPr>
        <w:t>Information artifact</w:t>
      </w:r>
      <w:r>
        <w:rPr>
          <w:rFonts w:ascii="Times New Roman" w:hAnsi="Times New Roman"/>
          <w:sz w:val="24"/>
          <w:szCs w:val="23"/>
        </w:rPr>
        <w:t>: database, ontology, email message, plan specification</w:t>
      </w:r>
    </w:p>
    <w:p w14:paraId="6D23E61D" w14:textId="77777777" w:rsidR="008E181C" w:rsidRPr="001D5799" w:rsidRDefault="00E11551" w:rsidP="009B5669">
      <w:pPr>
        <w:spacing w:beforeLines="1" w:before="2" w:afterLines="1" w:after="2" w:line="360" w:lineRule="auto"/>
        <w:rPr>
          <w:rFonts w:ascii="Times New Roman" w:hAnsi="Times New Roman"/>
          <w:sz w:val="24"/>
          <w:szCs w:val="23"/>
        </w:rPr>
      </w:pPr>
      <w:r>
        <w:rPr>
          <w:rFonts w:ascii="Times New Roman" w:hAnsi="Times New Roman"/>
          <w:b/>
          <w:i/>
          <w:sz w:val="24"/>
          <w:szCs w:val="23"/>
        </w:rPr>
        <w:t>Pairwise disjoint</w:t>
      </w:r>
      <w:r w:rsidR="00377739">
        <w:rPr>
          <w:rFonts w:ascii="Times New Roman" w:hAnsi="Times New Roman"/>
          <w:b/>
          <w:i/>
          <w:sz w:val="24"/>
          <w:szCs w:val="23"/>
        </w:rPr>
        <w:t>ness (monohierarchy)</w:t>
      </w:r>
      <w:r>
        <w:rPr>
          <w:rFonts w:ascii="Times New Roman" w:hAnsi="Times New Roman"/>
          <w:b/>
          <w:i/>
          <w:sz w:val="24"/>
          <w:szCs w:val="23"/>
        </w:rPr>
        <w:t xml:space="preserve"> </w:t>
      </w:r>
      <w:r w:rsidR="000B5B22" w:rsidRPr="00B90609">
        <w:rPr>
          <w:rFonts w:ascii="Times New Roman" w:hAnsi="Times New Roman"/>
          <w:b/>
          <w:i/>
          <w:sz w:val="24"/>
          <w:szCs w:val="23"/>
        </w:rPr>
        <w:t>principle:</w:t>
      </w:r>
      <w:r w:rsidR="000B5B22">
        <w:rPr>
          <w:rFonts w:ascii="Times New Roman" w:hAnsi="Times New Roman"/>
          <w:i/>
          <w:sz w:val="24"/>
          <w:szCs w:val="23"/>
        </w:rPr>
        <w:t xml:space="preserve"> </w:t>
      </w:r>
      <w:r w:rsidR="000B5B22">
        <w:rPr>
          <w:rFonts w:ascii="Times New Roman" w:hAnsi="Times New Roman"/>
          <w:sz w:val="24"/>
          <w:szCs w:val="23"/>
        </w:rPr>
        <w:t xml:space="preserve">The realm of universals is organized by the </w:t>
      </w:r>
      <w:r w:rsidR="000B5B22">
        <w:rPr>
          <w:rFonts w:ascii="Times New Roman" w:hAnsi="Times New Roman"/>
          <w:i/>
          <w:sz w:val="24"/>
          <w:szCs w:val="23"/>
        </w:rPr>
        <w:t xml:space="preserve">is_a </w:t>
      </w:r>
      <w:r w:rsidR="000B5B22">
        <w:rPr>
          <w:rFonts w:ascii="Times New Roman" w:hAnsi="Times New Roman"/>
          <w:sz w:val="24"/>
          <w:szCs w:val="23"/>
        </w:rPr>
        <w:t>relation into taxonomic hierarchies of more and less general. Each taxonomic hierarchy is subject to the principle of single inheritance (it is a monohierarchy [</w:t>
      </w:r>
      <w:r w:rsidR="000B5B22">
        <w:rPr>
          <w:rFonts w:ascii="Times New Roman" w:hAnsi="Times New Roman"/>
          <w:sz w:val="24"/>
          <w:szCs w:val="23"/>
        </w:rPr>
        <w:fldChar w:fldCharType="begin"/>
      </w:r>
      <w:r w:rsidR="000B5B22">
        <w:rPr>
          <w:rFonts w:ascii="Times New Roman" w:hAnsi="Times New Roman"/>
          <w:sz w:val="24"/>
          <w:szCs w:val="23"/>
        </w:rPr>
        <w:instrText xml:space="preserve"> REF _Ref309403777 \r \h </w:instrText>
      </w:r>
      <w:r w:rsidR="000B5B22">
        <w:rPr>
          <w:rFonts w:ascii="Times New Roman" w:hAnsi="Times New Roman"/>
          <w:sz w:val="24"/>
          <w:szCs w:val="23"/>
        </w:rPr>
      </w:r>
      <w:r w:rsidR="000B5B22">
        <w:rPr>
          <w:rFonts w:ascii="Times New Roman" w:hAnsi="Times New Roman"/>
          <w:sz w:val="24"/>
          <w:szCs w:val="23"/>
        </w:rPr>
        <w:fldChar w:fldCharType="separate"/>
      </w:r>
      <w:r w:rsidR="000B5B22">
        <w:rPr>
          <w:rFonts w:ascii="Times New Roman" w:hAnsi="Times New Roman"/>
          <w:sz w:val="24"/>
          <w:szCs w:val="23"/>
        </w:rPr>
        <w:t>19</w:t>
      </w:r>
      <w:r w:rsidR="000B5B22">
        <w:rPr>
          <w:rFonts w:ascii="Times New Roman" w:hAnsi="Times New Roman"/>
          <w:sz w:val="24"/>
          <w:szCs w:val="23"/>
        </w:rPr>
        <w:fldChar w:fldCharType="end"/>
      </w:r>
      <w:r w:rsidR="000B5B22">
        <w:rPr>
          <w:rFonts w:ascii="Times New Roman" w:hAnsi="Times New Roman"/>
          <w:sz w:val="24"/>
          <w:szCs w:val="23"/>
        </w:rPr>
        <w:t>]). Thus all the universals which are the immediate children of any given universal are thereby subject to the rule of pairwise disjointness. In some (ideal) cases we can go further and build ontologies in which som</w:t>
      </w:r>
      <w:r w:rsidR="00FF29D8">
        <w:rPr>
          <w:rFonts w:ascii="Times New Roman" w:hAnsi="Times New Roman"/>
          <w:sz w:val="24"/>
          <w:szCs w:val="23"/>
        </w:rPr>
        <w:t>e universals are such that theire</w:t>
      </w:r>
      <w:r w:rsidR="000B5B22">
        <w:rPr>
          <w:rFonts w:ascii="Times New Roman" w:hAnsi="Times New Roman"/>
          <w:sz w:val="24"/>
          <w:szCs w:val="23"/>
        </w:rPr>
        <w:t xml:space="preserve"> immediate children are jointly exhaustive and pairwise disjoint.</w:t>
      </w:r>
    </w:p>
    <w:p w14:paraId="4B2584CA" w14:textId="77777777" w:rsidR="00FF29D8" w:rsidRDefault="008E181C" w:rsidP="00B90609">
      <w:pPr>
        <w:spacing w:line="360" w:lineRule="auto"/>
        <w:jc w:val="both"/>
        <w:rPr>
          <w:rFonts w:ascii="Times New Roman" w:hAnsi="Times New Roman"/>
          <w:sz w:val="24"/>
          <w:szCs w:val="23"/>
        </w:rPr>
      </w:pPr>
      <w:r w:rsidRPr="001D5799">
        <w:rPr>
          <w:rFonts w:ascii="Times New Roman" w:hAnsi="Times New Roman"/>
          <w:sz w:val="24"/>
          <w:szCs w:val="23"/>
        </w:rPr>
        <w:t xml:space="preserve">The </w:t>
      </w:r>
      <w:r w:rsidR="00E11551">
        <w:rPr>
          <w:rFonts w:ascii="Times New Roman" w:hAnsi="Times New Roman"/>
          <w:sz w:val="24"/>
          <w:szCs w:val="23"/>
        </w:rPr>
        <w:t xml:space="preserve">basis of the pairwise disjointness principle is not one of computational utility. Rather it reflects a basic assumption of BFO as concerns universals, that </w:t>
      </w:r>
      <w:r w:rsidR="00FF29D8">
        <w:rPr>
          <w:rFonts w:ascii="Times New Roman" w:hAnsi="Times New Roman"/>
          <w:sz w:val="24"/>
          <w:szCs w:val="23"/>
        </w:rPr>
        <w:t xml:space="preserve">in BFO-conformant ontologies we are seeking to </w:t>
      </w:r>
      <w:r w:rsidR="00E11551">
        <w:rPr>
          <w:rFonts w:ascii="Times New Roman" w:hAnsi="Times New Roman"/>
          <w:sz w:val="24"/>
          <w:szCs w:val="23"/>
        </w:rPr>
        <w:t xml:space="preserve">reflect the joints of reality </w:t>
      </w:r>
      <w:r w:rsidR="00FF29D8">
        <w:rPr>
          <w:rFonts w:ascii="Times New Roman" w:hAnsi="Times New Roman"/>
          <w:sz w:val="24"/>
          <w:szCs w:val="23"/>
        </w:rPr>
        <w:t xml:space="preserve">– as contrasted with the </w:t>
      </w:r>
      <w:r w:rsidR="00E11551">
        <w:rPr>
          <w:rFonts w:ascii="Times New Roman" w:hAnsi="Times New Roman"/>
          <w:sz w:val="24"/>
          <w:szCs w:val="23"/>
        </w:rPr>
        <w:t xml:space="preserve">arbitrary and overlapping divisions reflected in the general terms created by man. </w:t>
      </w:r>
    </w:p>
    <w:p w14:paraId="7964188A" w14:textId="77777777" w:rsidR="00E11551" w:rsidRPr="00E11551" w:rsidRDefault="00E11551" w:rsidP="00B90609">
      <w:pPr>
        <w:spacing w:line="360" w:lineRule="auto"/>
        <w:jc w:val="both"/>
        <w:rPr>
          <w:rFonts w:ascii="Times New Roman" w:hAnsi="Times New Roman"/>
          <w:sz w:val="24"/>
          <w:szCs w:val="23"/>
        </w:rPr>
      </w:pPr>
      <w:r w:rsidRPr="00E11551">
        <w:rPr>
          <w:rFonts w:ascii="Times New Roman" w:hAnsi="Times New Roman"/>
          <w:sz w:val="24"/>
          <w:szCs w:val="23"/>
        </w:rPr>
        <w:t xml:space="preserve">Examples of general terms which are unproblematically such that they do </w:t>
      </w:r>
      <w:r w:rsidRPr="00B90609">
        <w:rPr>
          <w:rFonts w:ascii="Times New Roman" w:hAnsi="Times New Roman"/>
          <w:i/>
          <w:sz w:val="24"/>
          <w:szCs w:val="23"/>
        </w:rPr>
        <w:t>not</w:t>
      </w:r>
      <w:r w:rsidRPr="00E11551">
        <w:rPr>
          <w:rFonts w:ascii="Times New Roman" w:hAnsi="Times New Roman"/>
          <w:sz w:val="24"/>
          <w:szCs w:val="23"/>
        </w:rPr>
        <w:t xml:space="preserve"> represent types include:</w:t>
      </w:r>
    </w:p>
    <w:p w14:paraId="100E5A33" w14:textId="77777777" w:rsidR="00E11551" w:rsidRPr="00B90609" w:rsidRDefault="00E11551" w:rsidP="00B90609">
      <w:pPr>
        <w:pStyle w:val="ListParagraph"/>
        <w:numPr>
          <w:ilvl w:val="0"/>
          <w:numId w:val="19"/>
        </w:numPr>
        <w:spacing w:line="360" w:lineRule="auto"/>
        <w:rPr>
          <w:rFonts w:ascii="Times New Roman" w:hAnsi="Times New Roman"/>
          <w:sz w:val="24"/>
          <w:szCs w:val="23"/>
        </w:rPr>
      </w:pPr>
      <w:r w:rsidRPr="00B90609">
        <w:rPr>
          <w:rFonts w:ascii="Times New Roman" w:hAnsi="Times New Roman"/>
          <w:sz w:val="24"/>
          <w:szCs w:val="23"/>
        </w:rPr>
        <w:t>thing that has been measured</w:t>
      </w:r>
    </w:p>
    <w:p w14:paraId="11A717F1" w14:textId="77777777" w:rsidR="00E11551" w:rsidRPr="00B90609" w:rsidRDefault="00E11551" w:rsidP="00B90609">
      <w:pPr>
        <w:pStyle w:val="ListParagraph"/>
        <w:numPr>
          <w:ilvl w:val="0"/>
          <w:numId w:val="19"/>
        </w:numPr>
        <w:spacing w:line="360" w:lineRule="auto"/>
        <w:rPr>
          <w:rFonts w:ascii="Times New Roman" w:hAnsi="Times New Roman"/>
          <w:sz w:val="24"/>
          <w:szCs w:val="23"/>
        </w:rPr>
      </w:pPr>
      <w:r w:rsidRPr="00B90609">
        <w:rPr>
          <w:rFonts w:ascii="Times New Roman" w:hAnsi="Times New Roman"/>
          <w:sz w:val="24"/>
          <w:szCs w:val="23"/>
        </w:rPr>
        <w:t>thing that is either a ﬂy or a music box</w:t>
      </w:r>
    </w:p>
    <w:p w14:paraId="524E41FB" w14:textId="77777777" w:rsidR="00E11551" w:rsidRPr="00B90609" w:rsidRDefault="00E11551" w:rsidP="00B90609">
      <w:pPr>
        <w:pStyle w:val="ListParagraph"/>
        <w:numPr>
          <w:ilvl w:val="0"/>
          <w:numId w:val="19"/>
        </w:numPr>
        <w:spacing w:line="360" w:lineRule="auto"/>
        <w:rPr>
          <w:rFonts w:ascii="Times New Roman" w:hAnsi="Times New Roman"/>
          <w:sz w:val="24"/>
          <w:szCs w:val="23"/>
        </w:rPr>
      </w:pPr>
      <w:r w:rsidRPr="00B90609">
        <w:rPr>
          <w:rFonts w:ascii="Times New Roman" w:hAnsi="Times New Roman"/>
          <w:sz w:val="24"/>
          <w:szCs w:val="23"/>
        </w:rPr>
        <w:t>organism belonging to the King of Spain</w:t>
      </w:r>
    </w:p>
    <w:p w14:paraId="1F461453" w14:textId="77777777" w:rsidR="00E11551" w:rsidRPr="00B90609" w:rsidRDefault="00E11551" w:rsidP="00B90609">
      <w:pPr>
        <w:pStyle w:val="ListParagraph"/>
        <w:numPr>
          <w:ilvl w:val="0"/>
          <w:numId w:val="19"/>
        </w:numPr>
        <w:spacing w:line="360" w:lineRule="auto"/>
        <w:rPr>
          <w:rFonts w:ascii="Times New Roman" w:hAnsi="Times New Roman"/>
          <w:sz w:val="24"/>
          <w:szCs w:val="23"/>
        </w:rPr>
      </w:pPr>
      <w:r w:rsidRPr="00B90609">
        <w:rPr>
          <w:rFonts w:ascii="Times New Roman" w:hAnsi="Times New Roman"/>
          <w:sz w:val="24"/>
          <w:szCs w:val="23"/>
        </w:rPr>
        <w:t>case of pneumonia in man wearing uniform while riding bicycle on small boat with or</w:t>
      </w:r>
    </w:p>
    <w:p w14:paraId="5E867B55" w14:textId="77777777" w:rsidR="00E11551" w:rsidRDefault="00E11551" w:rsidP="00B90609">
      <w:pPr>
        <w:pStyle w:val="ListParagraph"/>
        <w:spacing w:line="360" w:lineRule="auto"/>
        <w:rPr>
          <w:rFonts w:ascii="Times New Roman" w:hAnsi="Times New Roman"/>
          <w:sz w:val="24"/>
          <w:szCs w:val="23"/>
        </w:rPr>
      </w:pPr>
      <w:r w:rsidRPr="00B90609">
        <w:rPr>
          <w:rFonts w:ascii="Times New Roman" w:hAnsi="Times New Roman"/>
          <w:sz w:val="24"/>
          <w:szCs w:val="23"/>
        </w:rPr>
        <w:t>without fall from stairs</w:t>
      </w:r>
    </w:p>
    <w:p w14:paraId="68365B25" w14:textId="77777777" w:rsidR="00E11551" w:rsidRPr="00B90609" w:rsidRDefault="00E11551">
      <w:pPr>
        <w:spacing w:line="360" w:lineRule="auto"/>
        <w:rPr>
          <w:rFonts w:ascii="Times New Roman" w:hAnsi="Times New Roman"/>
          <w:sz w:val="24"/>
          <w:szCs w:val="23"/>
        </w:rPr>
      </w:pPr>
      <w:r>
        <w:rPr>
          <w:rFonts w:ascii="Times New Roman" w:hAnsi="Times New Roman"/>
          <w:sz w:val="24"/>
          <w:szCs w:val="23"/>
        </w:rPr>
        <w:t>General terms of this sort are treated under the heading ‘attributive classes’ below.</w:t>
      </w:r>
    </w:p>
    <w:p w14:paraId="08539088" w14:textId="77777777" w:rsidR="00FF29D8" w:rsidRPr="00B90609" w:rsidRDefault="00FF29D8" w:rsidP="006C241A">
      <w:pPr>
        <w:spacing w:line="360" w:lineRule="auto"/>
        <w:rPr>
          <w:rFonts w:ascii="Times New Roman" w:hAnsi="Times New Roman"/>
          <w:sz w:val="24"/>
          <w:szCs w:val="23"/>
        </w:rPr>
      </w:pPr>
      <w:r>
        <w:rPr>
          <w:rFonts w:ascii="Times New Roman" w:hAnsi="Times New Roman"/>
          <w:sz w:val="24"/>
          <w:szCs w:val="23"/>
        </w:rPr>
        <w:t xml:space="preserve">In some areas, for example government administration, we face the need for BFO-conformant ontologies in areas where </w:t>
      </w:r>
      <w:r w:rsidR="001B742D">
        <w:rPr>
          <w:rFonts w:ascii="Times New Roman" w:hAnsi="Times New Roman"/>
          <w:sz w:val="24"/>
          <w:szCs w:val="23"/>
        </w:rPr>
        <w:t xml:space="preserve">the divisions created are indeed subject to overlap. Even here, however, it is possible to preserve the principal of pairwise disjointness via careful attention to </w:t>
      </w:r>
      <w:r w:rsidR="001B742D">
        <w:rPr>
          <w:rFonts w:ascii="Times New Roman" w:hAnsi="Times New Roman"/>
          <w:i/>
          <w:sz w:val="24"/>
          <w:szCs w:val="23"/>
        </w:rPr>
        <w:t xml:space="preserve">roles </w:t>
      </w:r>
      <w:r w:rsidR="001B742D">
        <w:rPr>
          <w:rFonts w:ascii="Times New Roman" w:hAnsi="Times New Roman"/>
          <w:sz w:val="24"/>
          <w:szCs w:val="23"/>
        </w:rPr>
        <w:t>(see below).</w:t>
      </w:r>
    </w:p>
    <w:p w14:paraId="08DC6F13" w14:textId="77777777" w:rsidR="00E11551" w:rsidRDefault="00E11551" w:rsidP="006C241A">
      <w:pPr>
        <w:spacing w:line="360" w:lineRule="auto"/>
        <w:rPr>
          <w:rFonts w:ascii="Times New Roman" w:hAnsi="Times New Roman"/>
          <w:sz w:val="24"/>
          <w:szCs w:val="23"/>
        </w:rPr>
      </w:pPr>
      <w:r>
        <w:rPr>
          <w:rFonts w:ascii="Times New Roman" w:hAnsi="Times New Roman"/>
          <w:b/>
          <w:i/>
          <w:sz w:val="24"/>
          <w:szCs w:val="23"/>
        </w:rPr>
        <w:t>Determinables and determinates</w:t>
      </w:r>
      <w:r w:rsidR="000B5B22" w:rsidRPr="00B90609">
        <w:rPr>
          <w:rFonts w:ascii="Times New Roman" w:hAnsi="Times New Roman"/>
          <w:b/>
          <w:sz w:val="24"/>
          <w:szCs w:val="23"/>
        </w:rPr>
        <w:t>:</w:t>
      </w:r>
      <w:r w:rsidR="000B5B22">
        <w:rPr>
          <w:rFonts w:ascii="Times New Roman" w:hAnsi="Times New Roman"/>
          <w:i/>
          <w:sz w:val="24"/>
          <w:szCs w:val="23"/>
        </w:rPr>
        <w:t xml:space="preserve"> </w:t>
      </w:r>
      <w:r w:rsidR="000B5B22">
        <w:rPr>
          <w:rFonts w:ascii="Times New Roman" w:hAnsi="Times New Roman"/>
          <w:sz w:val="24"/>
          <w:szCs w:val="23"/>
        </w:rPr>
        <w:t xml:space="preserve">In some cases </w:t>
      </w:r>
      <w:r>
        <w:rPr>
          <w:rFonts w:ascii="Times New Roman" w:hAnsi="Times New Roman"/>
          <w:sz w:val="24"/>
          <w:szCs w:val="23"/>
        </w:rPr>
        <w:t xml:space="preserve">universals are ultimate leaf nodes in a taxonomical hierarchy, called determinates (their ancestor universals are called determinables) </w:t>
      </w:r>
      <w:r w:rsidRPr="00B90609">
        <w:rPr>
          <w:rFonts w:ascii="Times New Roman" w:hAnsi="Times New Roman"/>
          <w:sz w:val="24"/>
          <w:szCs w:val="23"/>
          <w:highlight w:val="yellow"/>
        </w:rPr>
        <w:t>REFERENCE Ingvar</w:t>
      </w:r>
      <w:r>
        <w:rPr>
          <w:rFonts w:ascii="Times New Roman" w:hAnsi="Times New Roman"/>
          <w:sz w:val="24"/>
          <w:szCs w:val="23"/>
        </w:rPr>
        <w:t xml:space="preserve">. </w:t>
      </w:r>
    </w:p>
    <w:p w14:paraId="0B9DF230" w14:textId="77777777" w:rsidR="000B5B22" w:rsidRDefault="00E11551" w:rsidP="006C241A">
      <w:pPr>
        <w:spacing w:line="360" w:lineRule="auto"/>
        <w:rPr>
          <w:rFonts w:ascii="Times New Roman" w:hAnsi="Times New Roman"/>
          <w:sz w:val="24"/>
          <w:szCs w:val="23"/>
        </w:rPr>
      </w:pPr>
      <w:r w:rsidRPr="00B90609">
        <w:rPr>
          <w:rFonts w:ascii="Times New Roman" w:hAnsi="Times New Roman"/>
          <w:smallCaps/>
          <w:sz w:val="24"/>
          <w:szCs w:val="23"/>
        </w:rPr>
        <w:t>Examples</w:t>
      </w:r>
      <w:r>
        <w:rPr>
          <w:rFonts w:ascii="Times New Roman" w:hAnsi="Times New Roman"/>
          <w:sz w:val="24"/>
          <w:szCs w:val="23"/>
        </w:rPr>
        <w:t xml:space="preserve">: </w:t>
      </w:r>
      <w:r w:rsidRPr="00B90609">
        <w:rPr>
          <w:rFonts w:ascii="Times New Roman" w:hAnsi="Times New Roman"/>
          <w:sz w:val="24"/>
          <w:szCs w:val="23"/>
        </w:rPr>
        <w:t>37.0°C</w:t>
      </w:r>
      <w:r>
        <w:rPr>
          <w:rFonts w:ascii="Times New Roman" w:hAnsi="Times New Roman"/>
          <w:sz w:val="24"/>
          <w:szCs w:val="23"/>
        </w:rPr>
        <w:t xml:space="preserve"> temperature, 1.6 meter length, 4 kg mass. </w:t>
      </w:r>
    </w:p>
    <w:p w14:paraId="4560DD73" w14:textId="77777777" w:rsidR="00E11551" w:rsidRPr="00B90609" w:rsidRDefault="00E11551" w:rsidP="00B90609">
      <w:pPr>
        <w:spacing w:line="360" w:lineRule="auto"/>
        <w:jc w:val="both"/>
        <w:rPr>
          <w:rFonts w:ascii="Times New Roman" w:hAnsi="Times New Roman"/>
          <w:sz w:val="24"/>
          <w:szCs w:val="23"/>
        </w:rPr>
      </w:pPr>
      <w:r>
        <w:rPr>
          <w:rFonts w:ascii="Times New Roman" w:hAnsi="Times New Roman"/>
          <w:sz w:val="24"/>
          <w:szCs w:val="23"/>
        </w:rPr>
        <w:t xml:space="preserve">For such universals the same instance may instantiate different universals at different times. Thus your temperature (a certain </w:t>
      </w:r>
      <w:r w:rsidRPr="00B90609">
        <w:rPr>
          <w:rFonts w:ascii="Times New Roman" w:hAnsi="Times New Roman"/>
          <w:i/>
          <w:sz w:val="24"/>
          <w:szCs w:val="23"/>
        </w:rPr>
        <w:t>quality</w:t>
      </w:r>
      <w:r>
        <w:rPr>
          <w:rFonts w:ascii="Times New Roman" w:hAnsi="Times New Roman"/>
          <w:sz w:val="24"/>
          <w:szCs w:val="23"/>
        </w:rPr>
        <w:t xml:space="preserve"> instance inhering in you) may instantiate the determinate temperature universal (described, in the Celsius system of units as a) </w:t>
      </w:r>
      <w:r w:rsidRPr="007B69DA">
        <w:rPr>
          <w:rFonts w:ascii="Times New Roman" w:hAnsi="Times New Roman"/>
          <w:sz w:val="24"/>
          <w:szCs w:val="23"/>
        </w:rPr>
        <w:t>37.0°C</w:t>
      </w:r>
      <w:r>
        <w:rPr>
          <w:rFonts w:ascii="Times New Roman" w:hAnsi="Times New Roman"/>
          <w:sz w:val="24"/>
          <w:szCs w:val="23"/>
        </w:rPr>
        <w:t xml:space="preserve"> temperature at one time, and the determinate temperature universal </w:t>
      </w:r>
      <w:r w:rsidRPr="007B69DA">
        <w:rPr>
          <w:rFonts w:ascii="Times New Roman" w:hAnsi="Times New Roman"/>
          <w:sz w:val="24"/>
          <w:szCs w:val="23"/>
        </w:rPr>
        <w:t>37.0</w:t>
      </w:r>
      <w:r>
        <w:rPr>
          <w:rFonts w:ascii="Times New Roman" w:hAnsi="Times New Roman"/>
          <w:sz w:val="24"/>
          <w:szCs w:val="23"/>
        </w:rPr>
        <w:t xml:space="preserve">5 </w:t>
      </w:r>
      <w:r w:rsidRPr="007B69DA">
        <w:rPr>
          <w:rFonts w:ascii="Times New Roman" w:hAnsi="Times New Roman"/>
          <w:sz w:val="24"/>
          <w:szCs w:val="23"/>
        </w:rPr>
        <w:t>°C</w:t>
      </w:r>
      <w:r>
        <w:rPr>
          <w:rFonts w:ascii="Times New Roman" w:hAnsi="Times New Roman"/>
          <w:sz w:val="24"/>
          <w:szCs w:val="23"/>
        </w:rPr>
        <w:t xml:space="preserve"> at another time. (Clearly, the determinate universals here referred to would exist even in the world in which the Celsius system of units – or any other system of units for measuring temperature – had never existed.)</w:t>
      </w:r>
    </w:p>
    <w:p w14:paraId="6E015EAC" w14:textId="189B877F" w:rsidR="00C70C3F" w:rsidRDefault="000B5B22" w:rsidP="006C241A">
      <w:pPr>
        <w:spacing w:line="360" w:lineRule="auto"/>
        <w:rPr>
          <w:rFonts w:ascii="Times New Roman" w:hAnsi="Times New Roman"/>
          <w:sz w:val="24"/>
          <w:szCs w:val="23"/>
        </w:rPr>
      </w:pPr>
      <w:r>
        <w:rPr>
          <w:rFonts w:ascii="Times New Roman" w:hAnsi="Times New Roman"/>
          <w:b/>
          <w:sz w:val="24"/>
          <w:szCs w:val="23"/>
        </w:rPr>
        <w:t>I</w:t>
      </w:r>
      <w:r w:rsidR="00E147FE" w:rsidRPr="001D5799">
        <w:rPr>
          <w:rFonts w:ascii="Times New Roman" w:hAnsi="Times New Roman"/>
          <w:b/>
          <w:sz w:val="24"/>
          <w:szCs w:val="23"/>
        </w:rPr>
        <w:t>nstances</w:t>
      </w:r>
      <w:r>
        <w:rPr>
          <w:rFonts w:ascii="Times New Roman" w:hAnsi="Times New Roman"/>
          <w:sz w:val="24"/>
          <w:szCs w:val="23"/>
        </w:rPr>
        <w:t xml:space="preserve"> </w:t>
      </w:r>
      <w:r w:rsidRPr="00B90609">
        <w:rPr>
          <w:rFonts w:ascii="Times New Roman" w:hAnsi="Times New Roman"/>
          <w:b/>
          <w:sz w:val="24"/>
          <w:szCs w:val="23"/>
        </w:rPr>
        <w:t>and Extensions</w:t>
      </w:r>
      <w:r>
        <w:rPr>
          <w:rFonts w:ascii="Times New Roman" w:hAnsi="Times New Roman"/>
          <w:b/>
          <w:sz w:val="24"/>
          <w:szCs w:val="23"/>
        </w:rPr>
        <w:t xml:space="preserve">. </w:t>
      </w:r>
      <w:r>
        <w:rPr>
          <w:rFonts w:ascii="Times New Roman" w:hAnsi="Times New Roman"/>
          <w:sz w:val="24"/>
          <w:szCs w:val="23"/>
        </w:rPr>
        <w:t xml:space="preserve">Each universal has </w:t>
      </w:r>
      <w:r w:rsidR="00E147FE" w:rsidRPr="001D5799">
        <w:rPr>
          <w:rFonts w:ascii="Times New Roman" w:hAnsi="Times New Roman"/>
          <w:b/>
          <w:sz w:val="24"/>
          <w:szCs w:val="23"/>
        </w:rPr>
        <w:t>instances</w:t>
      </w:r>
      <w:r>
        <w:rPr>
          <w:rFonts w:ascii="Times New Roman" w:hAnsi="Times New Roman"/>
          <w:sz w:val="24"/>
          <w:szCs w:val="23"/>
        </w:rPr>
        <w:t>, the class of which forms its extension.</w:t>
      </w:r>
      <w:r w:rsidR="00E147FE" w:rsidRPr="001D5799">
        <w:rPr>
          <w:rFonts w:ascii="Times New Roman" w:hAnsi="Times New Roman"/>
          <w:sz w:val="24"/>
          <w:szCs w:val="23"/>
        </w:rPr>
        <w:t xml:space="preserve"> Thus extensions are one special sort of class. </w:t>
      </w:r>
      <w:r>
        <w:rPr>
          <w:rFonts w:ascii="Times New Roman" w:hAnsi="Times New Roman"/>
          <w:sz w:val="24"/>
          <w:szCs w:val="23"/>
        </w:rPr>
        <w:t>(</w:t>
      </w:r>
      <w:r w:rsidR="00C70C3F" w:rsidRPr="001D5799">
        <w:rPr>
          <w:rFonts w:ascii="Times New Roman" w:hAnsi="Times New Roman"/>
          <w:sz w:val="24"/>
          <w:szCs w:val="23"/>
        </w:rPr>
        <w:t>These and related technical terms of ontology are elucidated further in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_Ref309473000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Pr>
          <w:rFonts w:ascii="Times New Roman" w:hAnsi="Times New Roman"/>
          <w:sz w:val="24"/>
          <w:szCs w:val="23"/>
        </w:rPr>
        <w:t>17</w:t>
      </w:r>
      <w:r w:rsidR="001E591D" w:rsidRPr="001D5799">
        <w:rPr>
          <w:rFonts w:ascii="Times New Roman" w:hAnsi="Times New Roman"/>
          <w:sz w:val="24"/>
          <w:szCs w:val="23"/>
        </w:rPr>
        <w:fldChar w:fldCharType="end"/>
      </w:r>
      <w:r>
        <w:rPr>
          <w:rFonts w:ascii="Times New Roman" w:hAnsi="Times New Roman"/>
          <w:sz w:val="24"/>
          <w:szCs w:val="23"/>
        </w:rPr>
        <w:t xml:space="preserve">, </w:t>
      </w:r>
      <w:r w:rsidR="003D08AA" w:rsidRPr="001D5799">
        <w:rPr>
          <w:rFonts w:ascii="Times New Roman" w:hAnsi="Times New Roman"/>
          <w:sz w:val="24"/>
          <w:szCs w:val="23"/>
        </w:rPr>
        <w:fldChar w:fldCharType="begin"/>
      </w:r>
      <w:r w:rsidR="003D08AA" w:rsidRPr="001D5799">
        <w:rPr>
          <w:rFonts w:ascii="Times New Roman" w:hAnsi="Times New Roman"/>
          <w:sz w:val="24"/>
          <w:szCs w:val="23"/>
        </w:rPr>
        <w:instrText xml:space="preserve"> REF _Ref309403777 \r \h </w:instrText>
      </w:r>
      <w:r w:rsidR="003D08AA" w:rsidRPr="001D5799">
        <w:rPr>
          <w:rFonts w:ascii="Times New Roman" w:hAnsi="Times New Roman"/>
          <w:sz w:val="24"/>
          <w:szCs w:val="23"/>
        </w:rPr>
      </w:r>
      <w:r w:rsidR="003D08AA" w:rsidRPr="001D5799">
        <w:rPr>
          <w:rFonts w:ascii="Times New Roman" w:hAnsi="Times New Roman"/>
          <w:sz w:val="24"/>
          <w:szCs w:val="23"/>
        </w:rPr>
        <w:fldChar w:fldCharType="separate"/>
      </w:r>
      <w:r w:rsidR="003D08AA">
        <w:rPr>
          <w:rFonts w:ascii="Times New Roman" w:hAnsi="Times New Roman"/>
          <w:sz w:val="24"/>
          <w:szCs w:val="23"/>
        </w:rPr>
        <w:t>19</w:t>
      </w:r>
      <w:r w:rsidR="003D08AA" w:rsidRPr="001D5799">
        <w:rPr>
          <w:rFonts w:ascii="Times New Roman" w:hAnsi="Times New Roman"/>
          <w:sz w:val="24"/>
          <w:szCs w:val="23"/>
        </w:rPr>
        <w:fldChar w:fldCharType="end"/>
      </w:r>
      <w:r w:rsidR="003D08AA" w:rsidRPr="001D5799">
        <w:rPr>
          <w:rFonts w:ascii="Times New Roman" w:hAnsi="Times New Roman"/>
          <w:sz w:val="24"/>
          <w:szCs w:val="23"/>
        </w:rPr>
        <w:t xml:space="preserve">,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r w:rsidRPr="001D5799">
        <w:rPr>
          <w:rFonts w:ascii="Times New Roman" w:hAnsi="Times New Roman"/>
          <w:sz w:val="24"/>
          <w:szCs w:val="23"/>
        </w:rPr>
      </w:r>
      <w:r w:rsidRPr="001D5799">
        <w:rPr>
          <w:rFonts w:ascii="Times New Roman" w:hAnsi="Times New Roman"/>
          <w:sz w:val="24"/>
          <w:szCs w:val="23"/>
        </w:rPr>
        <w:fldChar w:fldCharType="separate"/>
      </w:r>
      <w:r>
        <w:rPr>
          <w:rFonts w:ascii="Times New Roman" w:hAnsi="Times New Roman"/>
          <w:sz w:val="24"/>
          <w:szCs w:val="23"/>
        </w:rPr>
        <w:t>25</w:t>
      </w:r>
      <w:r w:rsidRPr="001D5799">
        <w:rPr>
          <w:rFonts w:ascii="Times New Roman" w:hAnsi="Times New Roman"/>
          <w:sz w:val="24"/>
          <w:szCs w:val="23"/>
        </w:rPr>
        <w:fldChar w:fldCharType="end"/>
      </w:r>
      <w:r w:rsidR="00C70C3F" w:rsidRPr="001D5799">
        <w:rPr>
          <w:rFonts w:ascii="Times New Roman" w:hAnsi="Times New Roman"/>
          <w:sz w:val="24"/>
          <w:szCs w:val="23"/>
        </w:rPr>
        <w:t>].</w:t>
      </w:r>
      <w:r>
        <w:rPr>
          <w:rFonts w:ascii="Times New Roman" w:hAnsi="Times New Roman"/>
          <w:sz w:val="24"/>
          <w:szCs w:val="23"/>
        </w:rPr>
        <w:t>)</w:t>
      </w:r>
      <w:r w:rsidR="00961622" w:rsidRPr="001D5799">
        <w:rPr>
          <w:rFonts w:ascii="Times New Roman" w:hAnsi="Times New Roman"/>
          <w:sz w:val="24"/>
          <w:szCs w:val="23"/>
        </w:rPr>
        <w:t xml:space="preserve"> </w:t>
      </w:r>
    </w:p>
    <w:p w14:paraId="4599EFAF" w14:textId="7057C6E8" w:rsidR="00C2568B" w:rsidRDefault="0029759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terms in BFO and </w:t>
      </w:r>
      <w:r w:rsidR="00DC25EB">
        <w:rPr>
          <w:rFonts w:ascii="Times New Roman" w:hAnsi="Times New Roman"/>
          <w:sz w:val="24"/>
          <w:szCs w:val="23"/>
        </w:rPr>
        <w:t>in</w:t>
      </w:r>
      <w:r w:rsidRPr="001D5799">
        <w:rPr>
          <w:rFonts w:ascii="Times New Roman" w:hAnsi="Times New Roman"/>
          <w:sz w:val="24"/>
          <w:szCs w:val="23"/>
        </w:rPr>
        <w:t xml:space="preserve"> the domain ontologies defined on its basis consist of terms representing </w:t>
      </w:r>
      <w:r w:rsidR="00DC25EB">
        <w:rPr>
          <w:rFonts w:ascii="Times New Roman" w:hAnsi="Times New Roman"/>
          <w:sz w:val="24"/>
          <w:szCs w:val="23"/>
        </w:rPr>
        <w:t>what is general in reality. This means</w:t>
      </w:r>
      <w:r w:rsidR="00F07970">
        <w:rPr>
          <w:rFonts w:ascii="Times New Roman" w:hAnsi="Times New Roman"/>
          <w:sz w:val="24"/>
          <w:szCs w:val="23"/>
        </w:rPr>
        <w:t xml:space="preserve">: </w:t>
      </w:r>
      <w:r w:rsidRPr="001D5799">
        <w:rPr>
          <w:rFonts w:ascii="Times New Roman" w:hAnsi="Times New Roman"/>
          <w:sz w:val="24"/>
          <w:szCs w:val="23"/>
        </w:rPr>
        <w:t>terms employed by scientific theories in the formulation of general truths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19</w:t>
      </w:r>
      <w:r w:rsidRPr="001D5799">
        <w:rPr>
          <w:rFonts w:ascii="Times New Roman" w:hAnsi="Times New Roman"/>
          <w:sz w:val="24"/>
          <w:szCs w:val="23"/>
        </w:rPr>
        <w:fldChar w:fldCharType="end"/>
      </w:r>
      <w:r w:rsidR="00DC25EB">
        <w:rPr>
          <w:rFonts w:ascii="Times New Roman" w:hAnsi="Times New Roman"/>
          <w:sz w:val="24"/>
          <w:szCs w:val="23"/>
        </w:rPr>
        <w:t xml:space="preserve">], together with </w:t>
      </w:r>
      <w:r w:rsidR="004F5D1D" w:rsidRPr="001D5799">
        <w:rPr>
          <w:rFonts w:ascii="Times New Roman" w:hAnsi="Times New Roman"/>
          <w:sz w:val="24"/>
          <w:szCs w:val="23"/>
        </w:rPr>
        <w:t>analogous terms employed in domains such as engineering</w:t>
      </w:r>
      <w:r w:rsidR="003B106E">
        <w:rPr>
          <w:rFonts w:ascii="Times New Roman" w:hAnsi="Times New Roman"/>
          <w:sz w:val="24"/>
          <w:szCs w:val="23"/>
        </w:rPr>
        <w:t>, commerce,</w:t>
      </w:r>
      <w:r w:rsidR="004F5D1D" w:rsidRPr="001D5799">
        <w:rPr>
          <w:rFonts w:ascii="Times New Roman" w:hAnsi="Times New Roman"/>
          <w:sz w:val="24"/>
          <w:szCs w:val="23"/>
        </w:rPr>
        <w:t xml:space="preserve"> </w:t>
      </w:r>
      <w:r w:rsidR="003B106E">
        <w:rPr>
          <w:rFonts w:ascii="Times New Roman" w:hAnsi="Times New Roman"/>
          <w:sz w:val="24"/>
          <w:szCs w:val="23"/>
        </w:rPr>
        <w:t>administration and intelligence analysis</w:t>
      </w:r>
      <w:r w:rsidR="00DC25EB">
        <w:rPr>
          <w:rFonts w:ascii="Times New Roman" w:hAnsi="Times New Roman"/>
          <w:sz w:val="24"/>
          <w:szCs w:val="23"/>
        </w:rPr>
        <w:t xml:space="preserve">, and including also those highly general organizing terms (such as ‘object’ or ‘process’) which are required </w:t>
      </w:r>
      <w:r w:rsidR="00231620">
        <w:rPr>
          <w:rFonts w:ascii="Times New Roman" w:hAnsi="Times New Roman"/>
          <w:sz w:val="24"/>
          <w:szCs w:val="23"/>
        </w:rPr>
        <w:t>by</w:t>
      </w:r>
      <w:r w:rsidR="004F5D1D" w:rsidRPr="001D5799">
        <w:rPr>
          <w:rFonts w:ascii="Times New Roman" w:hAnsi="Times New Roman"/>
          <w:sz w:val="24"/>
          <w:szCs w:val="23"/>
        </w:rPr>
        <w:t xml:space="preserve"> BFO </w:t>
      </w:r>
      <w:r w:rsidR="00231620">
        <w:rPr>
          <w:rFonts w:ascii="Times New Roman" w:hAnsi="Times New Roman"/>
          <w:sz w:val="24"/>
          <w:szCs w:val="23"/>
        </w:rPr>
        <w:t xml:space="preserve">if it </w:t>
      </w:r>
      <w:r w:rsidR="004F5D1D" w:rsidRPr="001D5799">
        <w:rPr>
          <w:rFonts w:ascii="Times New Roman" w:hAnsi="Times New Roman"/>
          <w:sz w:val="24"/>
          <w:szCs w:val="23"/>
        </w:rPr>
        <w:t xml:space="preserve">is to </w:t>
      </w:r>
      <w:r w:rsidR="00231620">
        <w:rPr>
          <w:rFonts w:ascii="Times New Roman" w:hAnsi="Times New Roman"/>
          <w:sz w:val="24"/>
          <w:szCs w:val="23"/>
        </w:rPr>
        <w:t>do its job</w:t>
      </w:r>
      <w:r w:rsidR="004F5D1D" w:rsidRPr="001D5799">
        <w:rPr>
          <w:rFonts w:ascii="Times New Roman" w:hAnsi="Times New Roman"/>
          <w:sz w:val="24"/>
          <w:szCs w:val="23"/>
        </w:rPr>
        <w:t xml:space="preserve">; thus it is designed to work </w:t>
      </w:r>
      <w:r w:rsidR="005012FD" w:rsidRPr="001D5799">
        <w:rPr>
          <w:rFonts w:ascii="Times New Roman" w:hAnsi="Times New Roman"/>
          <w:sz w:val="24"/>
          <w:szCs w:val="23"/>
        </w:rPr>
        <w:t xml:space="preserve">not only </w:t>
      </w:r>
      <w:r w:rsidR="004F5D1D" w:rsidRPr="001D5799">
        <w:rPr>
          <w:rFonts w:ascii="Times New Roman" w:hAnsi="Times New Roman"/>
          <w:sz w:val="24"/>
          <w:szCs w:val="23"/>
        </w:rPr>
        <w:t xml:space="preserve">with </w:t>
      </w:r>
      <w:r w:rsidR="005012FD" w:rsidRPr="001D5799">
        <w:rPr>
          <w:rFonts w:ascii="Times New Roman" w:hAnsi="Times New Roman"/>
          <w:sz w:val="24"/>
          <w:szCs w:val="23"/>
        </w:rPr>
        <w:t>entities with</w:t>
      </w:r>
      <w:r w:rsidR="004F5D1D" w:rsidRPr="001D5799">
        <w:rPr>
          <w:rFonts w:ascii="Times New Roman" w:hAnsi="Times New Roman"/>
          <w:sz w:val="24"/>
          <w:szCs w:val="23"/>
        </w:rPr>
        <w:t xml:space="preserve">in </w:t>
      </w:r>
      <w:r w:rsidR="005012FD" w:rsidRPr="001D5799">
        <w:rPr>
          <w:rFonts w:ascii="Times New Roman" w:hAnsi="Times New Roman"/>
          <w:sz w:val="24"/>
          <w:szCs w:val="23"/>
        </w:rPr>
        <w:t>the province of the natural sciences but also with social and psychological entities such as contracts and marriages</w:t>
      </w:r>
      <w:r w:rsidR="00C2568B">
        <w:rPr>
          <w:rFonts w:ascii="Times New Roman" w:hAnsi="Times New Roman"/>
          <w:sz w:val="24"/>
          <w:szCs w:val="23"/>
        </w:rPr>
        <w:t>,</w:t>
      </w:r>
      <w:r w:rsidR="005012FD" w:rsidRPr="001D5799">
        <w:rPr>
          <w:rFonts w:ascii="Times New Roman" w:hAnsi="Times New Roman"/>
          <w:sz w:val="24"/>
          <w:szCs w:val="23"/>
        </w:rPr>
        <w:t xml:space="preserve"> relations of ownership and friendship</w:t>
      </w:r>
      <w:r w:rsidR="00C2568B">
        <w:rPr>
          <w:rFonts w:ascii="Times New Roman" w:hAnsi="Times New Roman"/>
          <w:sz w:val="24"/>
          <w:szCs w:val="23"/>
        </w:rPr>
        <w:t>, poems and experimental protocols</w:t>
      </w:r>
      <w:r w:rsidR="005012FD" w:rsidRPr="001D5799">
        <w:rPr>
          <w:rFonts w:ascii="Times New Roman" w:hAnsi="Times New Roman"/>
          <w:sz w:val="24"/>
          <w:szCs w:val="23"/>
        </w:rPr>
        <w:t>.</w:t>
      </w:r>
      <w:r w:rsidR="00C2568B">
        <w:rPr>
          <w:rFonts w:ascii="Times New Roman" w:hAnsi="Times New Roman"/>
          <w:sz w:val="24"/>
          <w:szCs w:val="23"/>
        </w:rPr>
        <w:t xml:space="preserve"> </w:t>
      </w:r>
    </w:p>
    <w:p w14:paraId="3D8CE883" w14:textId="77777777" w:rsidR="00297592" w:rsidRDefault="00C2568B"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In all of these areas we encounter general terms of two sorts. First are general terms which refer to </w:t>
      </w:r>
      <w:r w:rsidR="00F07970">
        <w:rPr>
          <w:rFonts w:ascii="Times New Roman" w:hAnsi="Times New Roman"/>
          <w:sz w:val="24"/>
          <w:szCs w:val="23"/>
        </w:rPr>
        <w:t xml:space="preserve">universals or types – we provide more detail on what this means below – </w:t>
      </w:r>
      <w:r>
        <w:rPr>
          <w:rFonts w:ascii="Times New Roman" w:hAnsi="Times New Roman"/>
          <w:sz w:val="24"/>
          <w:szCs w:val="23"/>
        </w:rPr>
        <w:t>terms such as:</w:t>
      </w:r>
    </w:p>
    <w:p w14:paraId="61C0BE8F" w14:textId="77777777"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animal</w:t>
      </w:r>
    </w:p>
    <w:p w14:paraId="3A5B4D0A" w14:textId="77777777"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tuberculosis</w:t>
      </w:r>
    </w:p>
    <w:p w14:paraId="5BA75159" w14:textId="77777777"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surgical procedure</w:t>
      </w:r>
    </w:p>
    <w:p w14:paraId="3CE89F92" w14:textId="77777777"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disease</w:t>
      </w:r>
    </w:p>
    <w:p w14:paraId="433E6E85" w14:textId="77777777" w:rsidR="00DF5FFB" w:rsidRPr="001D5799" w:rsidRDefault="00C2568B" w:rsidP="00C2568B">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Second, are general terms </w:t>
      </w:r>
      <w:r w:rsidR="00B1301F" w:rsidRPr="001D5799">
        <w:rPr>
          <w:rFonts w:ascii="Times New Roman" w:hAnsi="Times New Roman"/>
          <w:sz w:val="24"/>
          <w:szCs w:val="23"/>
        </w:rPr>
        <w:t xml:space="preserve">used </w:t>
      </w:r>
      <w:r w:rsidR="00603FE2" w:rsidRPr="001D5799">
        <w:rPr>
          <w:rFonts w:ascii="Times New Roman" w:hAnsi="Times New Roman"/>
          <w:sz w:val="24"/>
          <w:szCs w:val="23"/>
        </w:rPr>
        <w:t xml:space="preserve">to refer to groups of entities which instantiate a given universal but </w:t>
      </w:r>
      <w:r w:rsidR="00DA3A75" w:rsidRPr="001D5799">
        <w:rPr>
          <w:rFonts w:ascii="Times New Roman" w:hAnsi="Times New Roman"/>
          <w:sz w:val="24"/>
          <w:szCs w:val="23"/>
        </w:rPr>
        <w:t xml:space="preserve">do </w:t>
      </w:r>
      <w:r w:rsidR="00603FE2" w:rsidRPr="001D5799">
        <w:rPr>
          <w:rFonts w:ascii="Times New Roman" w:hAnsi="Times New Roman"/>
          <w:sz w:val="24"/>
          <w:szCs w:val="23"/>
        </w:rPr>
        <w:t xml:space="preserve">not </w:t>
      </w:r>
      <w:r w:rsidR="00DA3A75" w:rsidRPr="001D5799">
        <w:rPr>
          <w:rFonts w:ascii="Times New Roman" w:hAnsi="Times New Roman"/>
          <w:sz w:val="24"/>
          <w:szCs w:val="23"/>
        </w:rPr>
        <w:t xml:space="preserve">correspond to </w:t>
      </w:r>
      <w:r w:rsidR="002465A4" w:rsidRPr="001D5799">
        <w:rPr>
          <w:rFonts w:ascii="Times New Roman" w:hAnsi="Times New Roman"/>
          <w:sz w:val="24"/>
          <w:szCs w:val="23"/>
        </w:rPr>
        <w:t xml:space="preserve">the extension of </w:t>
      </w:r>
      <w:r w:rsidR="00DA3A75" w:rsidRPr="001D5799">
        <w:rPr>
          <w:rFonts w:ascii="Times New Roman" w:hAnsi="Times New Roman"/>
          <w:sz w:val="24"/>
          <w:szCs w:val="23"/>
        </w:rPr>
        <w:t>any subuniversal</w:t>
      </w:r>
      <w:r w:rsidR="001D5799" w:rsidRPr="001D5799">
        <w:rPr>
          <w:rFonts w:ascii="Times New Roman" w:hAnsi="Times New Roman"/>
          <w:sz w:val="24"/>
          <w:szCs w:val="23"/>
        </w:rPr>
        <w:t xml:space="preserve"> of that universal</w:t>
      </w:r>
      <w:r w:rsidR="005656B8" w:rsidRPr="001D5799">
        <w:rPr>
          <w:rFonts w:ascii="Times New Roman" w:hAnsi="Times New Roman"/>
          <w:sz w:val="24"/>
          <w:szCs w:val="23"/>
        </w:rPr>
        <w:t xml:space="preserve"> because there is nothing intrinsic to the entities</w:t>
      </w:r>
      <w:r w:rsidR="00D249D3" w:rsidRPr="001D5799">
        <w:rPr>
          <w:rFonts w:ascii="Times New Roman" w:hAnsi="Times New Roman"/>
          <w:sz w:val="24"/>
          <w:szCs w:val="23"/>
        </w:rPr>
        <w:t xml:space="preserve"> in question by</w:t>
      </w:r>
      <w:r w:rsidR="005656B8" w:rsidRPr="001D5799">
        <w:rPr>
          <w:rFonts w:ascii="Times New Roman" w:hAnsi="Times New Roman"/>
          <w:sz w:val="24"/>
          <w:szCs w:val="23"/>
        </w:rPr>
        <w:t xml:space="preserve"> virtue of which they </w:t>
      </w:r>
      <w:r w:rsidR="00C05099">
        <w:rPr>
          <w:rFonts w:ascii="Times New Roman" w:hAnsi="Times New Roman"/>
          <w:sz w:val="24"/>
          <w:szCs w:val="23"/>
        </w:rPr>
        <w:t xml:space="preserve">are counted as belonging to </w:t>
      </w:r>
      <w:r w:rsidR="00D249D3" w:rsidRPr="001D5799">
        <w:rPr>
          <w:rFonts w:ascii="Times New Roman" w:hAnsi="Times New Roman"/>
          <w:sz w:val="24"/>
          <w:szCs w:val="23"/>
        </w:rPr>
        <w:t>the given group.</w:t>
      </w:r>
      <w:r w:rsidR="00DA3A75" w:rsidRPr="001D5799">
        <w:rPr>
          <w:rFonts w:ascii="Times New Roman" w:hAnsi="Times New Roman"/>
          <w:sz w:val="24"/>
          <w:szCs w:val="23"/>
        </w:rPr>
        <w:t xml:space="preserve"> E</w:t>
      </w:r>
      <w:r w:rsidR="00B1301F" w:rsidRPr="001D5799">
        <w:rPr>
          <w:rFonts w:ascii="Times New Roman" w:hAnsi="Times New Roman"/>
          <w:sz w:val="24"/>
          <w:szCs w:val="23"/>
        </w:rPr>
        <w:t>xample</w:t>
      </w:r>
      <w:r w:rsidR="00DA3A75" w:rsidRPr="001D5799">
        <w:rPr>
          <w:rFonts w:ascii="Times New Roman" w:hAnsi="Times New Roman"/>
          <w:sz w:val="24"/>
          <w:szCs w:val="23"/>
        </w:rPr>
        <w:t>s are</w:t>
      </w:r>
      <w:r w:rsidR="00B1301F" w:rsidRPr="001D5799">
        <w:rPr>
          <w:rFonts w:ascii="Times New Roman" w:hAnsi="Times New Roman"/>
          <w:sz w:val="24"/>
          <w:szCs w:val="23"/>
        </w:rPr>
        <w:t xml:space="preserve">: </w:t>
      </w:r>
    </w:p>
    <w:p w14:paraId="4D22ACEC" w14:textId="77777777"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animal owned by the </w:t>
      </w:r>
      <w:r w:rsidR="001D5799" w:rsidRPr="001D5799">
        <w:rPr>
          <w:rFonts w:ascii="Times New Roman" w:hAnsi="Times New Roman"/>
          <w:sz w:val="24"/>
          <w:szCs w:val="23"/>
        </w:rPr>
        <w:t>E</w:t>
      </w:r>
      <w:r w:rsidR="005D1353" w:rsidRPr="001D5799">
        <w:rPr>
          <w:rFonts w:ascii="Times New Roman" w:hAnsi="Times New Roman"/>
          <w:sz w:val="24"/>
          <w:szCs w:val="23"/>
        </w:rPr>
        <w:t>mperor</w:t>
      </w:r>
    </w:p>
    <w:p w14:paraId="4650B3F3" w14:textId="77777777"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tuberculosis diagnosed on a Wednesday</w:t>
      </w:r>
    </w:p>
    <w:p w14:paraId="21143F6E" w14:textId="77777777" w:rsidR="00DF5FFB" w:rsidRPr="001D5799" w:rsidRDefault="004D0A34"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surgical procedure performed </w:t>
      </w:r>
      <w:r w:rsidR="001D5799" w:rsidRPr="001D5799">
        <w:rPr>
          <w:rFonts w:ascii="Times New Roman" w:hAnsi="Times New Roman"/>
          <w:sz w:val="24"/>
          <w:szCs w:val="23"/>
        </w:rPr>
        <w:t>on an un-insured patient</w:t>
      </w:r>
    </w:p>
    <w:p w14:paraId="20D223BF" w14:textId="77777777" w:rsidR="00DF5FFB" w:rsidRPr="001D5799" w:rsidRDefault="00EF0C8C" w:rsidP="00D249D3">
      <w:pPr>
        <w:pStyle w:val="ListParagraph"/>
        <w:numPr>
          <w:ilvl w:val="0"/>
          <w:numId w:val="19"/>
        </w:numPr>
        <w:spacing w:beforeLines="1" w:before="2" w:afterLines="1" w:after="2" w:line="360" w:lineRule="auto"/>
        <w:jc w:val="both"/>
        <w:rPr>
          <w:rFonts w:ascii="Times New Roman" w:hAnsi="Times New Roman"/>
          <w:sz w:val="24"/>
          <w:szCs w:val="23"/>
        </w:rPr>
      </w:pPr>
      <w:hyperlink r:id="rId18" w:history="1">
        <w:r w:rsidR="00DF5FFB" w:rsidRPr="001D5799">
          <w:rPr>
            <w:rStyle w:val="Hyperlink"/>
            <w:rFonts w:ascii="Times New Roman" w:hAnsi="Times New Roman"/>
            <w:sz w:val="24"/>
            <w:szCs w:val="23"/>
          </w:rPr>
          <w:t>disease mentioned in the Koran</w:t>
        </w:r>
      </w:hyperlink>
      <w:r w:rsidR="00B1301F" w:rsidRPr="001D5799">
        <w:rPr>
          <w:rFonts w:ascii="Times New Roman" w:hAnsi="Times New Roman"/>
          <w:sz w:val="24"/>
          <w:szCs w:val="23"/>
        </w:rPr>
        <w:t xml:space="preserve">. </w:t>
      </w:r>
    </w:p>
    <w:p w14:paraId="38B2267C" w14:textId="72769FF9" w:rsidR="002465A4" w:rsidRPr="001D5799"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refer to such groups as ‘attributive classes’ (labeled ‘defined classes’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25</w:t>
      </w:r>
      <w:r w:rsidRPr="001D5799">
        <w:rPr>
          <w:rFonts w:ascii="Times New Roman" w:hAnsi="Times New Roman"/>
          <w:sz w:val="24"/>
          <w:szCs w:val="23"/>
        </w:rPr>
        <w:fldChar w:fldCharType="end"/>
      </w:r>
      <w:r w:rsidR="00033955" w:rsidRPr="001D5799">
        <w:rPr>
          <w:rFonts w:ascii="Times New Roman" w:hAnsi="Times New Roman"/>
          <w:sz w:val="24"/>
          <w:szCs w:val="23"/>
        </w:rPr>
        <w:t>]</w:t>
      </w:r>
      <w:r w:rsidR="00BC11E1">
        <w:rPr>
          <w:rFonts w:ascii="Times New Roman" w:hAnsi="Times New Roman"/>
          <w:sz w:val="24"/>
          <w:szCs w:val="23"/>
        </w:rPr>
        <w:t xml:space="preserve"> and ‘specializations’ in </w:t>
      </w:r>
      <w:r w:rsidR="00BC11E1" w:rsidRPr="00BC11E1">
        <w:rPr>
          <w:rFonts w:ascii="Times New Roman" w:hAnsi="Times New Roman"/>
          <w:sz w:val="24"/>
          <w:szCs w:val="23"/>
          <w:highlight w:val="yellow"/>
        </w:rPr>
        <w:t>Johansson 4 kinds</w:t>
      </w:r>
      <w:r w:rsidR="00033955" w:rsidRPr="001D5799">
        <w:rPr>
          <w:rFonts w:ascii="Times New Roman" w:hAnsi="Times New Roman"/>
          <w:sz w:val="24"/>
          <w:szCs w:val="23"/>
        </w:rPr>
        <w:t xml:space="preserve">), since </w:t>
      </w:r>
      <w:r w:rsidR="001D5799" w:rsidRPr="001D5799">
        <w:rPr>
          <w:rFonts w:ascii="Times New Roman" w:hAnsi="Times New Roman"/>
          <w:sz w:val="24"/>
          <w:szCs w:val="23"/>
        </w:rPr>
        <w:t xml:space="preserve">whether or not an entity is an element of </w:t>
      </w:r>
      <w:r w:rsidR="00033955" w:rsidRPr="001D5799">
        <w:rPr>
          <w:rFonts w:ascii="Times New Roman" w:hAnsi="Times New Roman"/>
          <w:sz w:val="24"/>
          <w:szCs w:val="23"/>
        </w:rPr>
        <w:t xml:space="preserve">such </w:t>
      </w:r>
      <w:r w:rsidR="001D5799" w:rsidRPr="001D5799">
        <w:rPr>
          <w:rFonts w:ascii="Times New Roman" w:hAnsi="Times New Roman"/>
          <w:sz w:val="24"/>
          <w:szCs w:val="23"/>
        </w:rPr>
        <w:t>a subgroup</w:t>
      </w:r>
      <w:r w:rsidR="00033955" w:rsidRPr="001D5799">
        <w:rPr>
          <w:rFonts w:ascii="Times New Roman" w:hAnsi="Times New Roman"/>
          <w:sz w:val="24"/>
          <w:szCs w:val="23"/>
        </w:rPr>
        <w:t xml:space="preserve"> is a product of external attribution</w:t>
      </w:r>
      <w:r w:rsidR="0035255E">
        <w:rPr>
          <w:rFonts w:ascii="Times New Roman" w:hAnsi="Times New Roman"/>
          <w:sz w:val="24"/>
          <w:szCs w:val="23"/>
        </w:rPr>
        <w:t>; it is a matter of fiat [</w:t>
      </w:r>
      <w:r w:rsidR="0035255E">
        <w:rPr>
          <w:rFonts w:ascii="Times New Roman" w:hAnsi="Times New Roman"/>
          <w:sz w:val="24"/>
          <w:szCs w:val="23"/>
        </w:rPr>
        <w:fldChar w:fldCharType="begin"/>
      </w:r>
      <w:r w:rsidR="0035255E">
        <w:rPr>
          <w:rFonts w:ascii="Times New Roman" w:hAnsi="Times New Roman"/>
          <w:sz w:val="24"/>
          <w:szCs w:val="23"/>
        </w:rPr>
        <w:instrText xml:space="preserve"> REF _Ref309821629 \r \h </w:instrText>
      </w:r>
      <w:r w:rsidR="0035255E">
        <w:rPr>
          <w:rFonts w:ascii="Times New Roman" w:hAnsi="Times New Roman"/>
          <w:sz w:val="24"/>
          <w:szCs w:val="23"/>
        </w:rPr>
      </w:r>
      <w:r w:rsidR="0035255E">
        <w:rPr>
          <w:rFonts w:ascii="Times New Roman" w:hAnsi="Times New Roman"/>
          <w:sz w:val="24"/>
          <w:szCs w:val="23"/>
        </w:rPr>
        <w:fldChar w:fldCharType="separate"/>
      </w:r>
      <w:r w:rsidR="007A1CDD">
        <w:rPr>
          <w:rFonts w:ascii="Times New Roman" w:hAnsi="Times New Roman"/>
          <w:sz w:val="24"/>
          <w:szCs w:val="23"/>
        </w:rPr>
        <w:t>8</w:t>
      </w:r>
      <w:r w:rsidR="0035255E">
        <w:rPr>
          <w:rFonts w:ascii="Times New Roman" w:hAnsi="Times New Roman"/>
          <w:sz w:val="24"/>
          <w:szCs w:val="23"/>
        </w:rPr>
        <w:fldChar w:fldCharType="end"/>
      </w:r>
      <w:r w:rsidR="0035255E">
        <w:rPr>
          <w:rFonts w:ascii="Times New Roman" w:hAnsi="Times New Roman"/>
          <w:sz w:val="24"/>
          <w:szCs w:val="23"/>
        </w:rPr>
        <w:t>]</w:t>
      </w:r>
      <w:r w:rsidR="00033955" w:rsidRPr="001D5799">
        <w:rPr>
          <w:rFonts w:ascii="Times New Roman" w:hAnsi="Times New Roman"/>
          <w:sz w:val="24"/>
          <w:szCs w:val="23"/>
        </w:rPr>
        <w:t xml:space="preserve">. </w:t>
      </w:r>
      <w:r w:rsidR="000D07EF">
        <w:rPr>
          <w:rFonts w:ascii="Times New Roman" w:hAnsi="Times New Roman"/>
          <w:sz w:val="24"/>
          <w:szCs w:val="23"/>
        </w:rPr>
        <w:t>Attributive classes are subclasses of the extensions of the universals in terms of which they are defined.</w:t>
      </w:r>
    </w:p>
    <w:p w14:paraId="257B438E" w14:textId="77777777" w:rsidR="00603FE2"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w:t>
      </w:r>
      <w:r w:rsidR="00B1301F" w:rsidRPr="001D5799">
        <w:rPr>
          <w:rFonts w:ascii="Times New Roman" w:hAnsi="Times New Roman"/>
          <w:sz w:val="24"/>
          <w:szCs w:val="23"/>
        </w:rPr>
        <w:t xml:space="preserve">erms </w:t>
      </w:r>
      <w:r w:rsidRPr="001D5799">
        <w:rPr>
          <w:rFonts w:ascii="Times New Roman" w:hAnsi="Times New Roman"/>
          <w:sz w:val="24"/>
          <w:szCs w:val="23"/>
        </w:rPr>
        <w:t xml:space="preserve">referring to </w:t>
      </w:r>
      <w:r w:rsidR="00297592" w:rsidRPr="001D5799">
        <w:rPr>
          <w:rFonts w:ascii="Times New Roman" w:hAnsi="Times New Roman"/>
          <w:sz w:val="24"/>
          <w:szCs w:val="23"/>
        </w:rPr>
        <w:t xml:space="preserve">such </w:t>
      </w:r>
      <w:r w:rsidRPr="001D5799">
        <w:rPr>
          <w:rFonts w:ascii="Times New Roman" w:hAnsi="Times New Roman"/>
          <w:sz w:val="24"/>
          <w:szCs w:val="23"/>
        </w:rPr>
        <w:t xml:space="preserve">attributive classes often </w:t>
      </w:r>
      <w:r w:rsidR="00B1301F" w:rsidRPr="001D5799">
        <w:rPr>
          <w:rFonts w:ascii="Times New Roman" w:hAnsi="Times New Roman"/>
          <w:sz w:val="24"/>
          <w:szCs w:val="23"/>
        </w:rPr>
        <w:t xml:space="preserve">need to be included in domain ontologies. The terms in question should </w:t>
      </w:r>
      <w:r w:rsidR="00D249D3" w:rsidRPr="001D5799">
        <w:rPr>
          <w:rFonts w:ascii="Times New Roman" w:hAnsi="Times New Roman"/>
          <w:sz w:val="24"/>
          <w:szCs w:val="23"/>
        </w:rPr>
        <w:t xml:space="preserve">then </w:t>
      </w:r>
      <w:r w:rsidR="00B1301F" w:rsidRPr="001D5799">
        <w:rPr>
          <w:rFonts w:ascii="Times New Roman" w:hAnsi="Times New Roman"/>
          <w:sz w:val="24"/>
          <w:szCs w:val="23"/>
        </w:rPr>
        <w:t xml:space="preserve">be </w:t>
      </w:r>
      <w:r w:rsidR="00DA3A75" w:rsidRPr="001D5799">
        <w:rPr>
          <w:rFonts w:ascii="Times New Roman" w:hAnsi="Times New Roman"/>
          <w:i/>
          <w:sz w:val="24"/>
          <w:szCs w:val="23"/>
        </w:rPr>
        <w:t>defined</w:t>
      </w:r>
      <w:r w:rsidR="00DA3A75" w:rsidRPr="001D5799">
        <w:rPr>
          <w:rFonts w:ascii="Times New Roman" w:hAnsi="Times New Roman"/>
          <w:sz w:val="24"/>
          <w:szCs w:val="23"/>
        </w:rPr>
        <w:t xml:space="preserve"> </w:t>
      </w:r>
      <w:r w:rsidR="00B1301F" w:rsidRPr="001D5799">
        <w:rPr>
          <w:rFonts w:ascii="Times New Roman" w:hAnsi="Times New Roman"/>
          <w:sz w:val="24"/>
          <w:szCs w:val="23"/>
        </w:rPr>
        <w:t xml:space="preserve">as children of the </w:t>
      </w:r>
      <w:r w:rsidR="00DF5FFB" w:rsidRPr="001D5799">
        <w:rPr>
          <w:rFonts w:ascii="Times New Roman" w:hAnsi="Times New Roman"/>
          <w:sz w:val="24"/>
          <w:szCs w:val="23"/>
        </w:rPr>
        <w:t xml:space="preserve">lowest-level universal or </w:t>
      </w:r>
      <w:r w:rsidR="00B1301F" w:rsidRPr="001D5799">
        <w:rPr>
          <w:rFonts w:ascii="Times New Roman" w:hAnsi="Times New Roman"/>
          <w:sz w:val="24"/>
          <w:szCs w:val="23"/>
        </w:rPr>
        <w:t xml:space="preserve">genus (here: </w:t>
      </w:r>
      <w:r w:rsidR="00B1301F" w:rsidRPr="001D5799">
        <w:rPr>
          <w:rFonts w:ascii="Times New Roman" w:hAnsi="Times New Roman"/>
          <w:i/>
          <w:sz w:val="24"/>
          <w:szCs w:val="23"/>
        </w:rPr>
        <w:t>animal</w:t>
      </w:r>
      <w:r w:rsidR="00DF5FFB" w:rsidRPr="001D5799">
        <w:rPr>
          <w:rFonts w:ascii="Times New Roman" w:hAnsi="Times New Roman"/>
          <w:sz w:val="24"/>
          <w:szCs w:val="23"/>
        </w:rPr>
        <w:t>,</w:t>
      </w:r>
      <w:r w:rsidR="00B1301F" w:rsidRPr="001D5799">
        <w:rPr>
          <w:rFonts w:ascii="Times New Roman" w:hAnsi="Times New Roman"/>
          <w:i/>
          <w:sz w:val="24"/>
          <w:szCs w:val="23"/>
        </w:rPr>
        <w:t xml:space="preserve"> tuberculosis</w:t>
      </w:r>
      <w:r w:rsidR="00B1301F" w:rsidRPr="001D5799">
        <w:rPr>
          <w:rFonts w:ascii="Times New Roman" w:hAnsi="Times New Roman"/>
          <w:sz w:val="24"/>
          <w:szCs w:val="23"/>
        </w:rPr>
        <w:t xml:space="preserve">, </w:t>
      </w:r>
      <w:r w:rsidR="00DF5FFB" w:rsidRPr="001D5799">
        <w:rPr>
          <w:rFonts w:ascii="Times New Roman" w:hAnsi="Times New Roman"/>
          <w:i/>
          <w:sz w:val="24"/>
          <w:szCs w:val="23"/>
        </w:rPr>
        <w:t>surgical procedure</w:t>
      </w:r>
      <w:r w:rsidR="00DF5FFB" w:rsidRPr="001D5799">
        <w:rPr>
          <w:rFonts w:ascii="Times New Roman" w:hAnsi="Times New Roman"/>
          <w:sz w:val="24"/>
          <w:szCs w:val="23"/>
        </w:rPr>
        <w:t xml:space="preserve">, and </w:t>
      </w:r>
      <w:r w:rsidR="00DF5FFB" w:rsidRPr="001D5799">
        <w:rPr>
          <w:rFonts w:ascii="Times New Roman" w:hAnsi="Times New Roman"/>
          <w:i/>
          <w:sz w:val="24"/>
          <w:szCs w:val="23"/>
        </w:rPr>
        <w:t xml:space="preserve">disease </w:t>
      </w:r>
      <w:r w:rsidR="00B1301F" w:rsidRPr="001D5799">
        <w:rPr>
          <w:rFonts w:ascii="Times New Roman" w:hAnsi="Times New Roman"/>
          <w:sz w:val="24"/>
          <w:szCs w:val="23"/>
        </w:rPr>
        <w:t xml:space="preserve">respectively), </w:t>
      </w:r>
      <w:r w:rsidR="00C05099">
        <w:rPr>
          <w:rFonts w:ascii="Times New Roman" w:hAnsi="Times New Roman"/>
          <w:sz w:val="24"/>
          <w:szCs w:val="23"/>
        </w:rPr>
        <w:t>and</w:t>
      </w:r>
      <w:r w:rsidR="00B1301F" w:rsidRPr="001D5799">
        <w:rPr>
          <w:rFonts w:ascii="Times New Roman" w:hAnsi="Times New Roman"/>
          <w:sz w:val="24"/>
          <w:szCs w:val="23"/>
        </w:rPr>
        <w:t xml:space="preserve"> </w:t>
      </w:r>
      <w:r w:rsidR="004D0A34" w:rsidRPr="001D5799">
        <w:rPr>
          <w:rFonts w:ascii="Times New Roman" w:hAnsi="Times New Roman"/>
          <w:sz w:val="24"/>
          <w:szCs w:val="23"/>
        </w:rPr>
        <w:t xml:space="preserve">they should </w:t>
      </w:r>
      <w:r w:rsidR="00DF5FFB" w:rsidRPr="001D5799">
        <w:rPr>
          <w:rFonts w:ascii="Times New Roman" w:hAnsi="Times New Roman"/>
          <w:sz w:val="24"/>
          <w:szCs w:val="23"/>
        </w:rPr>
        <w:t xml:space="preserve">be </w:t>
      </w:r>
      <w:r w:rsidR="00D249D3" w:rsidRPr="001D5799">
        <w:rPr>
          <w:rFonts w:ascii="Times New Roman" w:hAnsi="Times New Roman"/>
          <w:sz w:val="24"/>
          <w:szCs w:val="23"/>
        </w:rPr>
        <w:t xml:space="preserve">marked </w:t>
      </w:r>
      <w:r w:rsidR="00DF5FFB" w:rsidRPr="001D5799">
        <w:rPr>
          <w:rFonts w:ascii="Times New Roman" w:hAnsi="Times New Roman"/>
          <w:sz w:val="24"/>
          <w:szCs w:val="23"/>
        </w:rPr>
        <w:t>in the ontology by means of some annotation identifying them as attributive cl</w:t>
      </w:r>
      <w:r w:rsidR="00FB129B" w:rsidRPr="001D5799">
        <w:rPr>
          <w:rFonts w:ascii="Times New Roman" w:hAnsi="Times New Roman"/>
          <w:sz w:val="24"/>
          <w:szCs w:val="23"/>
        </w:rPr>
        <w:t>ass</w:t>
      </w:r>
      <w:r w:rsidR="00DF5FFB" w:rsidRPr="001D5799">
        <w:rPr>
          <w:rFonts w:ascii="Times New Roman" w:hAnsi="Times New Roman"/>
          <w:sz w:val="24"/>
          <w:szCs w:val="23"/>
        </w:rPr>
        <w:t xml:space="preserve">es </w:t>
      </w:r>
      <w:r w:rsidR="004D0A34" w:rsidRPr="001D5799">
        <w:rPr>
          <w:rFonts w:ascii="Times New Roman" w:hAnsi="Times New Roman"/>
          <w:sz w:val="24"/>
          <w:szCs w:val="23"/>
        </w:rPr>
        <w:t>[</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w:t>
      </w:r>
      <w:r w:rsidR="00CF7DCA" w:rsidRPr="001D5799">
        <w:rPr>
          <w:rFonts w:ascii="Times New Roman" w:hAnsi="Times New Roman"/>
          <w:sz w:val="24"/>
          <w:szCs w:val="23"/>
        </w:rPr>
        <w:t xml:space="preserve"> </w:t>
      </w:r>
    </w:p>
    <w:p w14:paraId="04DB76A1" w14:textId="77777777" w:rsidR="00586E63" w:rsidRPr="001D5799" w:rsidRDefault="00586E63" w:rsidP="00DF5FFB">
      <w:pPr>
        <w:spacing w:beforeLines="1" w:before="2" w:afterLines="1" w:after="2" w:line="360" w:lineRule="auto"/>
        <w:jc w:val="both"/>
        <w:rPr>
          <w:rFonts w:ascii="Times New Roman" w:hAnsi="Times New Roman"/>
          <w:sz w:val="24"/>
          <w:szCs w:val="23"/>
        </w:rPr>
      </w:pPr>
      <w:r>
        <w:rPr>
          <w:rFonts w:ascii="Times New Roman" w:hAnsi="Times New Roman"/>
          <w:sz w:val="24"/>
          <w:szCs w:val="23"/>
        </w:rPr>
        <w:t>(We distinguish both groups of terms from mere abbreviations, discussed below.)</w:t>
      </w:r>
    </w:p>
    <w:p w14:paraId="7262C25F" w14:textId="635D4129" w:rsidR="007B59A9" w:rsidRDefault="003365E2" w:rsidP="00CD1C6E">
      <w:pPr>
        <w:spacing w:line="360" w:lineRule="auto"/>
        <w:jc w:val="both"/>
        <w:rPr>
          <w:rFonts w:ascii="Times New Roman" w:hAnsi="Times New Roman"/>
          <w:sz w:val="24"/>
          <w:szCs w:val="24"/>
        </w:rPr>
      </w:pPr>
      <w:r w:rsidRPr="003365E2">
        <w:rPr>
          <w:rFonts w:ascii="Times New Roman" w:hAnsi="Times New Roman"/>
          <w:sz w:val="24"/>
          <w:szCs w:val="24"/>
        </w:rPr>
        <w:t>Attribu</w:t>
      </w:r>
      <w:r>
        <w:rPr>
          <w:rFonts w:ascii="Times New Roman" w:hAnsi="Times New Roman"/>
          <w:sz w:val="24"/>
          <w:szCs w:val="24"/>
        </w:rPr>
        <w:t>tive classes are distinguished from aggregates</w:t>
      </w:r>
      <w:r>
        <w:rPr>
          <w:rFonts w:ascii="Times New Roman" w:hAnsi="Times New Roman"/>
          <w:i/>
          <w:sz w:val="24"/>
          <w:szCs w:val="24"/>
        </w:rPr>
        <w:t xml:space="preserve"> </w:t>
      </w:r>
      <w:r>
        <w:rPr>
          <w:rFonts w:ascii="Times New Roman" w:hAnsi="Times New Roman"/>
          <w:sz w:val="24"/>
          <w:szCs w:val="24"/>
        </w:rPr>
        <w:t>(see the section on BFO:</w:t>
      </w:r>
      <w:r>
        <w:rPr>
          <w:rFonts w:ascii="Times New Roman" w:hAnsi="Times New Roman"/>
          <w:i/>
          <w:sz w:val="24"/>
          <w:szCs w:val="24"/>
        </w:rPr>
        <w:t xml:space="preserve">object aggregate </w:t>
      </w:r>
      <w:r>
        <w:rPr>
          <w:rFonts w:ascii="Times New Roman" w:hAnsi="Times New Roman"/>
          <w:sz w:val="24"/>
          <w:szCs w:val="24"/>
        </w:rPr>
        <w:t>below) in that the former are analogous to sets in the mathematical sense</w:t>
      </w:r>
      <w:r w:rsidR="00CE704F">
        <w:rPr>
          <w:rFonts w:ascii="Times New Roman" w:hAnsi="Times New Roman"/>
          <w:sz w:val="24"/>
          <w:szCs w:val="24"/>
        </w:rPr>
        <w:t xml:space="preserve">, </w:t>
      </w:r>
      <w:r>
        <w:rPr>
          <w:rFonts w:ascii="Times New Roman" w:hAnsi="Times New Roman"/>
          <w:sz w:val="24"/>
          <w:szCs w:val="24"/>
        </w:rPr>
        <w:t>where the</w:t>
      </w:r>
      <w:r w:rsidR="00CE704F">
        <w:rPr>
          <w:rFonts w:ascii="Times New Roman" w:hAnsi="Times New Roman"/>
          <w:sz w:val="24"/>
          <w:szCs w:val="24"/>
        </w:rPr>
        <w:t xml:space="preserve"> latter are continuant entities which are mereological sums of other, simultaneously existing continuant entities. Thus some </w:t>
      </w:r>
      <w:r>
        <w:rPr>
          <w:rFonts w:ascii="Times New Roman" w:hAnsi="Times New Roman"/>
          <w:sz w:val="24"/>
          <w:szCs w:val="24"/>
        </w:rPr>
        <w:t>attributive class</w:t>
      </w:r>
      <w:r w:rsidR="00CE704F">
        <w:rPr>
          <w:rFonts w:ascii="Times New Roman" w:hAnsi="Times New Roman"/>
          <w:sz w:val="24"/>
          <w:szCs w:val="24"/>
        </w:rPr>
        <w:t>es</w:t>
      </w:r>
      <w:r>
        <w:rPr>
          <w:rFonts w:ascii="Times New Roman" w:hAnsi="Times New Roman"/>
          <w:sz w:val="24"/>
          <w:szCs w:val="24"/>
        </w:rPr>
        <w:t xml:space="preserve"> include entitie</w:t>
      </w:r>
      <w:r w:rsidR="00CE704F">
        <w:rPr>
          <w:rFonts w:ascii="Times New Roman" w:hAnsi="Times New Roman"/>
          <w:sz w:val="24"/>
          <w:szCs w:val="24"/>
        </w:rPr>
        <w:t xml:space="preserve">s that exist at different times. We shall say that attributive classes have </w:t>
      </w:r>
      <w:r w:rsidR="00CE704F" w:rsidRPr="00CE704F">
        <w:rPr>
          <w:rFonts w:ascii="Times New Roman" w:hAnsi="Times New Roman"/>
          <w:sz w:val="24"/>
          <w:szCs w:val="24"/>
        </w:rPr>
        <w:t>elements</w:t>
      </w:r>
      <w:r w:rsidR="00CE704F">
        <w:rPr>
          <w:rFonts w:ascii="Times New Roman" w:hAnsi="Times New Roman"/>
          <w:sz w:val="24"/>
          <w:szCs w:val="24"/>
        </w:rPr>
        <w:t xml:space="preserve">, where aggregates have </w:t>
      </w:r>
      <w:r w:rsidR="00CE704F" w:rsidRPr="00CE704F">
        <w:rPr>
          <w:rFonts w:ascii="Times New Roman" w:hAnsi="Times New Roman"/>
          <w:sz w:val="24"/>
          <w:szCs w:val="24"/>
        </w:rPr>
        <w:t>members</w:t>
      </w:r>
      <w:r w:rsidR="00CE704F">
        <w:rPr>
          <w:rFonts w:ascii="Times New Roman" w:hAnsi="Times New Roman"/>
          <w:sz w:val="24"/>
          <w:szCs w:val="24"/>
        </w:rPr>
        <w:t xml:space="preserve">. </w:t>
      </w:r>
      <w:r w:rsidR="002C696C">
        <w:rPr>
          <w:rFonts w:ascii="Times New Roman" w:hAnsi="Times New Roman"/>
          <w:sz w:val="24"/>
          <w:szCs w:val="24"/>
        </w:rPr>
        <w:t>Consider, for example, the aggregate of cells in your body. This aggregate can in a sense have different members at different times as new cells are born and others die. But trivially, at any given time, no aggregate can have members which exist at different times – since each aggregate is by definition a mereological sum of entities which exist simultaneously.</w:t>
      </w:r>
    </w:p>
    <w:p w14:paraId="51C7A614" w14:textId="0B99BA02" w:rsidR="003365E2" w:rsidRDefault="00CE704F" w:rsidP="00CD1C6E">
      <w:pPr>
        <w:spacing w:line="360" w:lineRule="auto"/>
        <w:jc w:val="both"/>
        <w:rPr>
          <w:rFonts w:ascii="Times New Roman" w:hAnsi="Times New Roman"/>
          <w:sz w:val="24"/>
          <w:szCs w:val="24"/>
        </w:rPr>
      </w:pPr>
      <w:r>
        <w:rPr>
          <w:rFonts w:ascii="Times New Roman" w:hAnsi="Times New Roman"/>
          <w:sz w:val="24"/>
          <w:szCs w:val="24"/>
        </w:rPr>
        <w:t xml:space="preserve">Because attributive classes are defined </w:t>
      </w:r>
      <w:r w:rsidR="00671408">
        <w:rPr>
          <w:rFonts w:ascii="Times New Roman" w:hAnsi="Times New Roman"/>
          <w:sz w:val="24"/>
          <w:szCs w:val="24"/>
        </w:rPr>
        <w:t>(in part)</w:t>
      </w:r>
      <w:r>
        <w:rPr>
          <w:rFonts w:ascii="Times New Roman" w:hAnsi="Times New Roman"/>
          <w:sz w:val="24"/>
          <w:szCs w:val="24"/>
        </w:rPr>
        <w:t xml:space="preserve"> in terms of universals, the relation of </w:t>
      </w:r>
      <w:r w:rsidRPr="00C05099">
        <w:rPr>
          <w:rFonts w:ascii="Times New Roman" w:hAnsi="Times New Roman"/>
          <w:b/>
          <w:sz w:val="24"/>
          <w:szCs w:val="24"/>
        </w:rPr>
        <w:t>elementhood</w:t>
      </w:r>
      <w:r>
        <w:rPr>
          <w:rFonts w:ascii="Times New Roman" w:hAnsi="Times New Roman"/>
          <w:sz w:val="24"/>
          <w:szCs w:val="24"/>
        </w:rPr>
        <w:t xml:space="preserve"> is in some ways analogous to that of </w:t>
      </w:r>
      <w:r w:rsidRPr="00CE704F">
        <w:rPr>
          <w:rFonts w:ascii="Times New Roman" w:hAnsi="Times New Roman"/>
          <w:b/>
          <w:sz w:val="24"/>
          <w:szCs w:val="24"/>
        </w:rPr>
        <w:t>instantiation</w:t>
      </w:r>
      <w:r>
        <w:rPr>
          <w:rFonts w:ascii="Times New Roman" w:hAnsi="Times New Roman"/>
          <w:sz w:val="24"/>
          <w:szCs w:val="24"/>
        </w:rPr>
        <w:t xml:space="preserve">. Because aggregates are mereological wholes, the </w:t>
      </w:r>
      <w:r w:rsidRPr="00C05099">
        <w:rPr>
          <w:rFonts w:ascii="Times New Roman" w:hAnsi="Times New Roman"/>
          <w:b/>
          <w:sz w:val="24"/>
          <w:szCs w:val="24"/>
        </w:rPr>
        <w:t>membership</w:t>
      </w:r>
      <w:r>
        <w:rPr>
          <w:rFonts w:ascii="Times New Roman" w:hAnsi="Times New Roman"/>
          <w:sz w:val="24"/>
          <w:szCs w:val="24"/>
        </w:rPr>
        <w:t xml:space="preserve"> relation </w:t>
      </w:r>
      <w:r w:rsidR="0047199F">
        <w:rPr>
          <w:rFonts w:ascii="Times New Roman" w:hAnsi="Times New Roman"/>
          <w:sz w:val="24"/>
          <w:szCs w:val="24"/>
        </w:rPr>
        <w:t xml:space="preserve">(see below) </w:t>
      </w:r>
      <w:r>
        <w:rPr>
          <w:rFonts w:ascii="Times New Roman" w:hAnsi="Times New Roman"/>
          <w:sz w:val="24"/>
          <w:szCs w:val="24"/>
        </w:rPr>
        <w:t xml:space="preserve">is a specialization of the </w:t>
      </w:r>
      <w:r w:rsidRPr="00CE704F">
        <w:rPr>
          <w:rFonts w:ascii="Times New Roman" w:hAnsi="Times New Roman"/>
          <w:b/>
          <w:sz w:val="24"/>
          <w:szCs w:val="24"/>
        </w:rPr>
        <w:t>part</w:t>
      </w:r>
      <w:r>
        <w:rPr>
          <w:rFonts w:ascii="Times New Roman" w:hAnsi="Times New Roman"/>
          <w:b/>
          <w:sz w:val="24"/>
          <w:szCs w:val="24"/>
        </w:rPr>
        <w:t xml:space="preserve">_of </w:t>
      </w:r>
      <w:r w:rsidRPr="00CE704F">
        <w:rPr>
          <w:rFonts w:ascii="Times New Roman" w:hAnsi="Times New Roman"/>
          <w:sz w:val="24"/>
          <w:szCs w:val="24"/>
        </w:rPr>
        <w:t>relation.</w:t>
      </w:r>
    </w:p>
    <w:p w14:paraId="733B38EF" w14:textId="77777777" w:rsidR="0047199F" w:rsidRDefault="0047199F" w:rsidP="00CD1C6E">
      <w:pPr>
        <w:spacing w:line="360" w:lineRule="auto"/>
        <w:jc w:val="both"/>
        <w:rPr>
          <w:rFonts w:ascii="Times New Roman" w:hAnsi="Times New Roman"/>
          <w:sz w:val="24"/>
          <w:szCs w:val="24"/>
        </w:rPr>
      </w:pPr>
    </w:p>
    <w:p w14:paraId="420429B3" w14:textId="77777777"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14:paraId="238198B9" w14:textId="77777777" w:rsidR="00BA3374" w:rsidRPr="00B90609" w:rsidRDefault="004D0A34" w:rsidP="009B5669">
      <w:pPr>
        <w:spacing w:beforeLines="1" w:before="2" w:afterLines="1" w:after="2" w:line="360" w:lineRule="auto"/>
        <w:jc w:val="both"/>
      </w:pPr>
      <w:r w:rsidRPr="001D5799">
        <w:rPr>
          <w:rFonts w:ascii="Times New Roman" w:hAnsi="Times New Roman"/>
          <w:sz w:val="24"/>
          <w:szCs w:val="23"/>
        </w:rPr>
        <w:t>One major set of e</w:t>
      </w:r>
      <w:r w:rsidR="00FB129B" w:rsidRPr="001D5799">
        <w:rPr>
          <w:rFonts w:ascii="Times New Roman" w:hAnsi="Times New Roman"/>
          <w:sz w:val="24"/>
          <w:szCs w:val="23"/>
        </w:rPr>
        <w:t>xamples of at</w:t>
      </w:r>
      <w:r w:rsidRPr="001D5799">
        <w:rPr>
          <w:rFonts w:ascii="Times New Roman" w:hAnsi="Times New Roman"/>
          <w:sz w:val="24"/>
          <w:szCs w:val="23"/>
        </w:rPr>
        <w:t>tributive classes involve roles</w:t>
      </w:r>
      <w:r w:rsidR="00297592" w:rsidRPr="001D5799">
        <w:rPr>
          <w:rFonts w:ascii="Times New Roman" w:hAnsi="Times New Roman"/>
          <w:sz w:val="24"/>
          <w:szCs w:val="23"/>
        </w:rPr>
        <w:t>, and ontologies developed for administrative purposes may consist entirely of representatives of classes of this sort</w:t>
      </w:r>
      <w:r w:rsidRPr="001D5799">
        <w:rPr>
          <w:rFonts w:ascii="Times New Roman" w:hAnsi="Times New Roman"/>
          <w:sz w:val="24"/>
          <w:szCs w:val="23"/>
        </w:rPr>
        <w:t xml:space="preserve">. </w:t>
      </w:r>
      <w:r w:rsidR="00151755" w:rsidRPr="001D5799">
        <w:rPr>
          <w:rFonts w:ascii="Times New Roman" w:hAnsi="Times New Roman"/>
          <w:sz w:val="24"/>
          <w:szCs w:val="23"/>
        </w:rPr>
        <w:t>Thus ‘professor</w:t>
      </w:r>
      <w:r w:rsidRPr="001D5799">
        <w:rPr>
          <w:rFonts w:ascii="Times New Roman" w:hAnsi="Times New Roman"/>
          <w:sz w:val="24"/>
          <w:szCs w:val="23"/>
        </w:rPr>
        <w:t>’</w:t>
      </w:r>
      <w:r w:rsidR="002465A4" w:rsidRPr="001D5799">
        <w:rPr>
          <w:rFonts w:ascii="Times New Roman" w:hAnsi="Times New Roman"/>
          <w:sz w:val="24"/>
          <w:szCs w:val="23"/>
        </w:rPr>
        <w:t xml:space="preserve"> </w:t>
      </w:r>
      <w:r w:rsidR="00FB129B" w:rsidRPr="001D5799">
        <w:rPr>
          <w:rFonts w:ascii="Times New Roman" w:hAnsi="Times New Roman"/>
          <w:sz w:val="24"/>
          <w:szCs w:val="23"/>
        </w:rPr>
        <w:t xml:space="preserve">(defined as: a </w:t>
      </w:r>
      <w:r w:rsidR="00FB129B" w:rsidRPr="001D5799">
        <w:rPr>
          <w:rFonts w:ascii="Times New Roman" w:hAnsi="Times New Roman"/>
          <w:i/>
          <w:sz w:val="24"/>
          <w:szCs w:val="23"/>
        </w:rPr>
        <w:t xml:space="preserve">human </w:t>
      </w:r>
      <w:r w:rsidR="00151755" w:rsidRPr="001D5799">
        <w:rPr>
          <w:rFonts w:ascii="Times New Roman" w:hAnsi="Times New Roman"/>
          <w:i/>
          <w:sz w:val="24"/>
          <w:szCs w:val="23"/>
        </w:rPr>
        <w:t>being</w:t>
      </w:r>
      <w:r w:rsidR="00151755" w:rsidRPr="001D5799">
        <w:rPr>
          <w:rFonts w:ascii="Times New Roman" w:hAnsi="Times New Roman"/>
          <w:sz w:val="24"/>
          <w:szCs w:val="23"/>
        </w:rPr>
        <w:t xml:space="preserve"> who</w:t>
      </w:r>
      <w:r w:rsidR="00FB129B" w:rsidRPr="001D5799">
        <w:rPr>
          <w:rFonts w:ascii="Times New Roman" w:hAnsi="Times New Roman"/>
          <w:sz w:val="24"/>
          <w:szCs w:val="23"/>
        </w:rPr>
        <w:t xml:space="preserve"> has the </w:t>
      </w:r>
      <w:r w:rsidR="00FB129B" w:rsidRPr="001D5799">
        <w:rPr>
          <w:rFonts w:ascii="Times New Roman" w:hAnsi="Times New Roman"/>
          <w:i/>
          <w:sz w:val="24"/>
          <w:szCs w:val="23"/>
        </w:rPr>
        <w:t>professor role</w:t>
      </w:r>
      <w:r w:rsidR="00FB129B" w:rsidRPr="001D5799">
        <w:rPr>
          <w:rFonts w:ascii="Times New Roman" w:hAnsi="Times New Roman"/>
          <w:sz w:val="24"/>
          <w:szCs w:val="23"/>
        </w:rPr>
        <w:t>)</w:t>
      </w:r>
      <w:r w:rsidRPr="001D5799">
        <w:rPr>
          <w:rFonts w:ascii="Times New Roman" w:hAnsi="Times New Roman"/>
          <w:sz w:val="24"/>
          <w:szCs w:val="23"/>
        </w:rPr>
        <w:t xml:space="preserve"> denotes an attributive class, and so also do ‘nurse’, ‘student’, ‘colonel’</w:t>
      </w:r>
      <w:r w:rsidR="00297592" w:rsidRPr="001D5799">
        <w:rPr>
          <w:rFonts w:ascii="Times New Roman" w:hAnsi="Times New Roman"/>
          <w:sz w:val="24"/>
          <w:szCs w:val="23"/>
        </w:rPr>
        <w:t>, ‘taxpayer’,</w:t>
      </w:r>
      <w:r w:rsidRPr="001D5799">
        <w:rPr>
          <w:rFonts w:ascii="Times New Roman" w:hAnsi="Times New Roman"/>
          <w:sz w:val="24"/>
          <w:szCs w:val="23"/>
        </w:rPr>
        <w:t xml:space="preserve"> and so forth</w:t>
      </w:r>
      <w:r w:rsidR="00FB129B" w:rsidRPr="001D5799">
        <w:rPr>
          <w:rFonts w:ascii="Times New Roman" w:hAnsi="Times New Roman"/>
          <w:sz w:val="24"/>
          <w:szCs w:val="23"/>
        </w:rPr>
        <w:t xml:space="preserve">. </w:t>
      </w:r>
      <w:r w:rsidR="00BA3374">
        <w:rPr>
          <w:rFonts w:ascii="Times New Roman" w:hAnsi="Times New Roman"/>
          <w:sz w:val="24"/>
          <w:szCs w:val="23"/>
        </w:rPr>
        <w:t>Such terms do not refer to universals because they contravene the pairwise disjointness rule referred to above.</w:t>
      </w:r>
      <w:r w:rsidR="00CF107E">
        <w:rPr>
          <w:rFonts w:ascii="Times New Roman" w:hAnsi="Times New Roman"/>
          <w:sz w:val="24"/>
          <w:szCs w:val="23"/>
        </w:rPr>
        <w:t xml:space="preserve"> By judicious use of roles, however, we can create a BFO conformant treatment which does satisfy the pairwise disjointness rule, since, while an instance of </w:t>
      </w:r>
      <w:r w:rsidR="00CF107E" w:rsidRPr="00B90609">
        <w:rPr>
          <w:rFonts w:ascii="Times New Roman" w:hAnsi="Times New Roman"/>
          <w:i/>
          <w:sz w:val="24"/>
          <w:szCs w:val="23"/>
        </w:rPr>
        <w:t>professor</w:t>
      </w:r>
      <w:r w:rsidR="00CF107E">
        <w:rPr>
          <w:rFonts w:ascii="Times New Roman" w:hAnsi="Times New Roman"/>
          <w:sz w:val="24"/>
          <w:szCs w:val="23"/>
        </w:rPr>
        <w:t xml:space="preserve"> may also (even simultaneously) be an instance of </w:t>
      </w:r>
      <w:r w:rsidR="00CF107E">
        <w:rPr>
          <w:rFonts w:ascii="Times New Roman" w:hAnsi="Times New Roman"/>
          <w:i/>
          <w:sz w:val="24"/>
          <w:szCs w:val="23"/>
        </w:rPr>
        <w:t xml:space="preserve">trade union </w:t>
      </w:r>
      <w:r w:rsidR="00CF107E" w:rsidRPr="00CF107E">
        <w:rPr>
          <w:rFonts w:ascii="Times New Roman" w:hAnsi="Times New Roman"/>
          <w:i/>
          <w:sz w:val="24"/>
          <w:szCs w:val="23"/>
        </w:rPr>
        <w:t>member</w:t>
      </w:r>
      <w:r w:rsidR="00CF107E">
        <w:rPr>
          <w:rFonts w:ascii="Times New Roman" w:hAnsi="Times New Roman"/>
          <w:sz w:val="24"/>
          <w:szCs w:val="23"/>
        </w:rPr>
        <w:t xml:space="preserve">, </w:t>
      </w:r>
      <w:r w:rsidR="00CF107E" w:rsidRPr="00CF107E">
        <w:rPr>
          <w:rFonts w:ascii="Times New Roman" w:hAnsi="Times New Roman"/>
          <w:sz w:val="24"/>
          <w:szCs w:val="23"/>
        </w:rPr>
        <w:t>no</w:t>
      </w:r>
      <w:r w:rsidR="00CF107E">
        <w:rPr>
          <w:rFonts w:ascii="Times New Roman" w:hAnsi="Times New Roman"/>
          <w:sz w:val="24"/>
          <w:szCs w:val="23"/>
        </w:rPr>
        <w:t xml:space="preserve"> instance of the type </w:t>
      </w:r>
      <w:r w:rsidR="00CF107E">
        <w:rPr>
          <w:rFonts w:ascii="Times New Roman" w:hAnsi="Times New Roman"/>
          <w:i/>
          <w:sz w:val="24"/>
          <w:szCs w:val="23"/>
        </w:rPr>
        <w:t xml:space="preserve">professor role </w:t>
      </w:r>
      <w:r w:rsidR="00CF107E">
        <w:rPr>
          <w:rFonts w:ascii="Times New Roman" w:hAnsi="Times New Roman"/>
          <w:sz w:val="24"/>
          <w:szCs w:val="23"/>
        </w:rPr>
        <w:t xml:space="preserve">is also (at any time) an instance of the type </w:t>
      </w:r>
      <w:r w:rsidR="00CF107E">
        <w:rPr>
          <w:rFonts w:ascii="Times New Roman" w:hAnsi="Times New Roman"/>
          <w:i/>
          <w:sz w:val="24"/>
          <w:szCs w:val="23"/>
        </w:rPr>
        <w:t xml:space="preserve">trade union member role </w:t>
      </w:r>
      <w:r w:rsidR="00CF107E">
        <w:rPr>
          <w:rFonts w:ascii="Times New Roman" w:hAnsi="Times New Roman"/>
          <w:sz w:val="24"/>
          <w:szCs w:val="23"/>
        </w:rPr>
        <w:t xml:space="preserve">(any more than any instance of the type </w:t>
      </w:r>
      <w:r w:rsidR="00CF107E">
        <w:rPr>
          <w:rFonts w:ascii="Times New Roman" w:hAnsi="Times New Roman"/>
          <w:i/>
          <w:sz w:val="24"/>
          <w:szCs w:val="23"/>
        </w:rPr>
        <w:t xml:space="preserve">color </w:t>
      </w:r>
      <w:r w:rsidR="00CF107E">
        <w:rPr>
          <w:rFonts w:ascii="Times New Roman" w:hAnsi="Times New Roman"/>
          <w:sz w:val="24"/>
          <w:szCs w:val="23"/>
        </w:rPr>
        <w:t xml:space="preserve">is at any time an instance of the type </w:t>
      </w:r>
      <w:r w:rsidR="00CF107E">
        <w:rPr>
          <w:rFonts w:ascii="Times New Roman" w:hAnsi="Times New Roman"/>
          <w:i/>
          <w:sz w:val="24"/>
          <w:szCs w:val="23"/>
        </w:rPr>
        <w:t>length</w:t>
      </w:r>
      <w:r w:rsidR="00CF107E">
        <w:rPr>
          <w:rFonts w:ascii="Times New Roman" w:hAnsi="Times New Roman"/>
          <w:sz w:val="24"/>
          <w:szCs w:val="23"/>
        </w:rPr>
        <w:t>).</w:t>
      </w:r>
    </w:p>
    <w:p w14:paraId="3DCCBB50" w14:textId="77777777" w:rsidR="00BA3374" w:rsidRDefault="00BA3374" w:rsidP="009B5669">
      <w:pPr>
        <w:spacing w:beforeLines="1" w:before="2" w:afterLines="1" w:after="2" w:line="360" w:lineRule="auto"/>
        <w:jc w:val="both"/>
        <w:rPr>
          <w:rFonts w:ascii="Times New Roman" w:hAnsi="Times New Roman"/>
          <w:sz w:val="24"/>
          <w:szCs w:val="23"/>
        </w:rPr>
      </w:pPr>
    </w:p>
    <w:p w14:paraId="34C0A20D" w14:textId="0B8515D0" w:rsidR="002465A4" w:rsidRPr="001D5799" w:rsidRDefault="002465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 ontology of employment positions in an organization might </w:t>
      </w:r>
      <w:r w:rsidR="00CE704F">
        <w:rPr>
          <w:rFonts w:ascii="Times New Roman" w:hAnsi="Times New Roman"/>
          <w:sz w:val="24"/>
          <w:szCs w:val="23"/>
        </w:rPr>
        <w:t>be built out of</w:t>
      </w:r>
      <w:r w:rsidRPr="001D5799">
        <w:rPr>
          <w:rFonts w:ascii="Times New Roman" w:hAnsi="Times New Roman"/>
          <w:sz w:val="24"/>
          <w:szCs w:val="23"/>
        </w:rPr>
        <w:t xml:space="preserve"> terms referring to attributive classes for simplicity’s sake, but these terms should be </w:t>
      </w:r>
      <w:r w:rsidRPr="001D5799">
        <w:rPr>
          <w:rFonts w:ascii="Times New Roman" w:hAnsi="Times New Roman"/>
          <w:i/>
          <w:sz w:val="24"/>
          <w:szCs w:val="23"/>
        </w:rPr>
        <w:t>defined</w:t>
      </w:r>
      <w:r w:rsidR="00CE704F">
        <w:rPr>
          <w:rFonts w:ascii="Times New Roman" w:hAnsi="Times New Roman"/>
          <w:sz w:val="24"/>
          <w:szCs w:val="23"/>
        </w:rPr>
        <w:t xml:space="preserve"> in terms of roles nonetheless, in order to </w:t>
      </w:r>
      <w:r w:rsidR="0041545A">
        <w:rPr>
          <w:rFonts w:ascii="Times New Roman" w:hAnsi="Times New Roman"/>
          <w:sz w:val="24"/>
          <w:szCs w:val="23"/>
        </w:rPr>
        <w:t xml:space="preserve">satisfy the pairwise disjointness principle. This also enables us </w:t>
      </w:r>
      <w:r w:rsidR="00CE704F">
        <w:rPr>
          <w:rFonts w:ascii="Times New Roman" w:hAnsi="Times New Roman"/>
          <w:sz w:val="24"/>
          <w:szCs w:val="23"/>
        </w:rPr>
        <w:t xml:space="preserve">to do justice </w:t>
      </w:r>
      <w:r w:rsidR="0041545A">
        <w:rPr>
          <w:rFonts w:ascii="Times New Roman" w:hAnsi="Times New Roman"/>
          <w:sz w:val="24"/>
          <w:szCs w:val="23"/>
        </w:rPr>
        <w:t xml:space="preserve">very easily </w:t>
      </w:r>
      <w:r w:rsidR="00CE704F">
        <w:rPr>
          <w:rFonts w:ascii="Times New Roman" w:hAnsi="Times New Roman"/>
          <w:sz w:val="24"/>
          <w:szCs w:val="23"/>
        </w:rPr>
        <w:t xml:space="preserve">to the fact that individuals belong to </w:t>
      </w:r>
      <w:r w:rsidRPr="001D5799">
        <w:rPr>
          <w:rFonts w:ascii="Times New Roman" w:hAnsi="Times New Roman"/>
          <w:sz w:val="24"/>
          <w:szCs w:val="23"/>
        </w:rPr>
        <w:t xml:space="preserve">attributive classes </w:t>
      </w:r>
      <w:r w:rsidR="00CE704F">
        <w:rPr>
          <w:rFonts w:ascii="Times New Roman" w:hAnsi="Times New Roman"/>
          <w:sz w:val="24"/>
          <w:szCs w:val="23"/>
        </w:rPr>
        <w:t xml:space="preserve">such as </w:t>
      </w:r>
      <w:r w:rsidRPr="001D5799">
        <w:rPr>
          <w:rFonts w:ascii="Times New Roman" w:hAnsi="Times New Roman"/>
          <w:i/>
          <w:sz w:val="24"/>
          <w:szCs w:val="23"/>
        </w:rPr>
        <w:t>professor</w:t>
      </w:r>
      <w:r w:rsidRPr="001D5799">
        <w:rPr>
          <w:rFonts w:ascii="Times New Roman" w:hAnsi="Times New Roman"/>
          <w:sz w:val="24"/>
          <w:szCs w:val="23"/>
        </w:rPr>
        <w:t xml:space="preserve">, </w:t>
      </w:r>
      <w:r w:rsidR="00934EB8">
        <w:rPr>
          <w:rFonts w:ascii="Times New Roman" w:hAnsi="Times New Roman"/>
          <w:i/>
          <w:sz w:val="24"/>
          <w:szCs w:val="23"/>
        </w:rPr>
        <w:t>sergeant</w:t>
      </w:r>
      <w:r w:rsidRPr="001D5799">
        <w:rPr>
          <w:rFonts w:ascii="Times New Roman" w:hAnsi="Times New Roman"/>
          <w:sz w:val="24"/>
          <w:szCs w:val="23"/>
        </w:rPr>
        <w:t xml:space="preserve">, </w:t>
      </w:r>
      <w:r w:rsidR="00934EB8">
        <w:rPr>
          <w:rFonts w:ascii="Times New Roman" w:hAnsi="Times New Roman"/>
          <w:i/>
          <w:sz w:val="24"/>
          <w:szCs w:val="23"/>
        </w:rPr>
        <w:t>nurse</w:t>
      </w:r>
      <w:r w:rsidRPr="001D5799">
        <w:rPr>
          <w:rFonts w:ascii="Times New Roman" w:hAnsi="Times New Roman"/>
          <w:sz w:val="24"/>
          <w:szCs w:val="23"/>
        </w:rPr>
        <w:t>, only during certain phase</w:t>
      </w:r>
      <w:r w:rsidR="00CE704F">
        <w:rPr>
          <w:rFonts w:ascii="Times New Roman" w:hAnsi="Times New Roman"/>
          <w:sz w:val="24"/>
          <w:szCs w:val="23"/>
        </w:rPr>
        <w:t>s</w:t>
      </w:r>
      <w:r w:rsidRPr="001D5799">
        <w:rPr>
          <w:rFonts w:ascii="Times New Roman" w:hAnsi="Times New Roman"/>
          <w:sz w:val="24"/>
          <w:szCs w:val="23"/>
        </w:rPr>
        <w:t xml:space="preserve"> in the</w:t>
      </w:r>
      <w:r w:rsidR="00CE704F">
        <w:rPr>
          <w:rFonts w:ascii="Times New Roman" w:hAnsi="Times New Roman"/>
          <w:sz w:val="24"/>
          <w:szCs w:val="23"/>
        </w:rPr>
        <w:t>ir</w:t>
      </w:r>
      <w:r w:rsidRPr="001D5799">
        <w:rPr>
          <w:rFonts w:ascii="Times New Roman" w:hAnsi="Times New Roman"/>
          <w:sz w:val="24"/>
          <w:szCs w:val="23"/>
        </w:rPr>
        <w:t xml:space="preserve"> lives. </w:t>
      </w:r>
      <w:r w:rsidR="00934EB8">
        <w:rPr>
          <w:rFonts w:ascii="Times New Roman" w:hAnsi="Times New Roman"/>
          <w:sz w:val="24"/>
          <w:szCs w:val="23"/>
        </w:rPr>
        <w:t>Reference to professors, sergeants, nurses is in fact a roundabout way of referring to the corresponding roles which human beings have during corresponding phases.</w:t>
      </w:r>
    </w:p>
    <w:p w14:paraId="119C46A8" w14:textId="77777777" w:rsidR="0041545A" w:rsidRPr="001D5799" w:rsidRDefault="0041545A" w:rsidP="009B5669">
      <w:pPr>
        <w:spacing w:beforeLines="1" w:before="2" w:afterLines="1" w:after="2" w:line="360" w:lineRule="auto"/>
        <w:jc w:val="both"/>
        <w:rPr>
          <w:rFonts w:ascii="Times New Roman" w:hAnsi="Times New Roman"/>
          <w:sz w:val="24"/>
          <w:szCs w:val="23"/>
        </w:rPr>
      </w:pPr>
    </w:p>
    <w:p w14:paraId="5D15A762" w14:textId="77777777" w:rsidR="002465A4" w:rsidRDefault="002465A4" w:rsidP="002465A4">
      <w:pPr>
        <w:spacing w:beforeLines="1" w:before="2" w:afterLines="1" w:after="2" w:line="360" w:lineRule="auto"/>
        <w:jc w:val="both"/>
        <w:rPr>
          <w:rFonts w:ascii="Times New Roman" w:hAnsi="Times New Roman"/>
          <w:sz w:val="24"/>
        </w:rPr>
      </w:pPr>
      <w:r w:rsidRPr="001D5799">
        <w:rPr>
          <w:rFonts w:ascii="Times New Roman" w:hAnsi="Times New Roman"/>
          <w:sz w:val="24"/>
          <w:szCs w:val="23"/>
        </w:rPr>
        <w:t xml:space="preserve">Terms designating attribute classes may thus also be referred to as ‘phase sortals’. </w:t>
      </w:r>
      <w:r w:rsidRPr="001D5799">
        <w:rPr>
          <w:rFonts w:ascii="Times New Roman" w:hAnsi="Times New Roman"/>
          <w:sz w:val="24"/>
        </w:rPr>
        <w:t>The correct form for defining phase sortal expressions designating attribute classes and involving reference to roles is as follows:</w:t>
      </w:r>
    </w:p>
    <w:p w14:paraId="22C35290" w14:textId="77777777" w:rsidR="00F2283D"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student(John, </w:t>
      </w:r>
      <w:r w:rsidRPr="00F2283D">
        <w:rPr>
          <w:rFonts w:ascii="Times New Roman" w:hAnsi="Times New Roman"/>
          <w:i/>
          <w:sz w:val="24"/>
        </w:rPr>
        <w:t>t</w:t>
      </w:r>
      <w:r>
        <w:rPr>
          <w:rFonts w:ascii="Times New Roman" w:hAnsi="Times New Roman"/>
          <w:sz w:val="24"/>
        </w:rPr>
        <w:t xml:space="preserve">) </w:t>
      </w:r>
    </w:p>
    <w:p w14:paraId="3A4330BC" w14:textId="77777777" w:rsidR="00F2283D" w:rsidRDefault="00CE704F" w:rsidP="00F2283D">
      <w:pPr>
        <w:spacing w:beforeLines="1" w:before="2" w:afterLines="1" w:after="2" w:line="360" w:lineRule="auto"/>
        <w:jc w:val="both"/>
        <w:rPr>
          <w:rFonts w:ascii="Times New Roman" w:hAnsi="Times New Roman"/>
          <w:sz w:val="24"/>
        </w:rPr>
      </w:pPr>
      <w:r>
        <w:rPr>
          <w:rFonts w:ascii="Times New Roman" w:hAnsi="Times New Roman"/>
          <w:sz w:val="24"/>
        </w:rPr>
        <w:t xml:space="preserve">is a shorthand form of: </w:t>
      </w:r>
    </w:p>
    <w:p w14:paraId="3EB16EA5" w14:textId="77777777" w:rsidR="00CE704F"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John </w:t>
      </w:r>
      <w:r w:rsidRPr="00CE704F">
        <w:rPr>
          <w:rFonts w:ascii="Times New Roman" w:hAnsi="Times New Roman"/>
          <w:b/>
          <w:sz w:val="24"/>
        </w:rPr>
        <w:t>element_of</w:t>
      </w:r>
      <w:r>
        <w:rPr>
          <w:rFonts w:ascii="Times New Roman" w:hAnsi="Times New Roman"/>
          <w:sz w:val="24"/>
        </w:rPr>
        <w:t xml:space="preserve"> </w:t>
      </w:r>
      <w:r w:rsidRPr="00CE704F">
        <w:rPr>
          <w:rFonts w:ascii="Times New Roman" w:hAnsi="Times New Roman"/>
          <w:i/>
          <w:sz w:val="24"/>
        </w:rPr>
        <w:t xml:space="preserve">attributive </w:t>
      </w:r>
      <w:r w:rsidR="00F2283D">
        <w:rPr>
          <w:rFonts w:ascii="Times New Roman" w:hAnsi="Times New Roman"/>
          <w:i/>
          <w:sz w:val="24"/>
        </w:rPr>
        <w:t xml:space="preserve">role </w:t>
      </w:r>
      <w:r w:rsidRPr="00CE704F">
        <w:rPr>
          <w:rFonts w:ascii="Times New Roman" w:hAnsi="Times New Roman"/>
          <w:i/>
          <w:sz w:val="24"/>
        </w:rPr>
        <w:t>class</w:t>
      </w:r>
      <w:r>
        <w:rPr>
          <w:rFonts w:ascii="Times New Roman" w:hAnsi="Times New Roman"/>
          <w:i/>
          <w:sz w:val="24"/>
        </w:rPr>
        <w:t>:</w:t>
      </w:r>
      <w:r>
        <w:rPr>
          <w:rFonts w:ascii="Times New Roman" w:hAnsi="Times New Roman"/>
          <w:sz w:val="24"/>
        </w:rPr>
        <w:t xml:space="preserve"> </w:t>
      </w:r>
      <w:r w:rsidRPr="00CE704F">
        <w:rPr>
          <w:rFonts w:ascii="Times New Roman" w:hAnsi="Times New Roman"/>
          <w:i/>
          <w:sz w:val="24"/>
        </w:rPr>
        <w:t>student</w:t>
      </w:r>
      <w:r>
        <w:rPr>
          <w:rFonts w:ascii="Times New Roman" w:hAnsi="Times New Roman"/>
          <w:sz w:val="24"/>
        </w:rPr>
        <w:t xml:space="preserve"> </w:t>
      </w:r>
      <w:r>
        <w:rPr>
          <w:rFonts w:ascii="Times New Roman" w:hAnsi="Times New Roman"/>
          <w:b/>
          <w:sz w:val="24"/>
        </w:rPr>
        <w:t xml:space="preserve">at </w:t>
      </w:r>
      <w:r w:rsidRPr="001D5799">
        <w:rPr>
          <w:rFonts w:ascii="Times New Roman" w:hAnsi="Times New Roman"/>
          <w:i/>
          <w:sz w:val="24"/>
        </w:rPr>
        <w:t>t</w:t>
      </w:r>
      <w:r w:rsidR="00F2283D">
        <w:rPr>
          <w:rFonts w:ascii="Times New Roman" w:hAnsi="Times New Roman"/>
          <w:sz w:val="24"/>
        </w:rPr>
        <w:t>,</w:t>
      </w:r>
    </w:p>
    <w:p w14:paraId="37EE7B52" w14:textId="77777777" w:rsidR="00492DAF" w:rsidRPr="00492DAF" w:rsidRDefault="00F2283D" w:rsidP="00492DAF">
      <w:pPr>
        <w:spacing w:beforeLines="1" w:before="2" w:afterLines="1" w:after="2" w:line="360" w:lineRule="auto"/>
        <w:jc w:val="both"/>
        <w:rPr>
          <w:rFonts w:ascii="Times New Roman" w:hAnsi="Times New Roman"/>
          <w:sz w:val="24"/>
          <w:szCs w:val="23"/>
        </w:rPr>
      </w:pPr>
      <w:r>
        <w:rPr>
          <w:rFonts w:ascii="Times New Roman" w:hAnsi="Times New Roman"/>
          <w:sz w:val="24"/>
        </w:rPr>
        <w:t xml:space="preserve">where, for each role universal </w:t>
      </w:r>
      <w:r>
        <w:rPr>
          <w:rFonts w:ascii="Times New Roman" w:hAnsi="Times New Roman"/>
          <w:i/>
          <w:sz w:val="24"/>
        </w:rPr>
        <w:t>B</w:t>
      </w:r>
      <w:r>
        <w:rPr>
          <w:rFonts w:ascii="Times New Roman" w:hAnsi="Times New Roman"/>
          <w:sz w:val="24"/>
        </w:rPr>
        <w:t xml:space="preserve">, </w:t>
      </w:r>
    </w:p>
    <w:p w14:paraId="52FDC84A" w14:textId="0BA287AF" w:rsidR="002465A4" w:rsidRPr="001D5799" w:rsidRDefault="00492DAF" w:rsidP="00C70E0A">
      <w:pPr>
        <w:spacing w:line="360" w:lineRule="auto"/>
        <w:ind w:firstLine="720"/>
        <w:jc w:val="both"/>
        <w:rPr>
          <w:rFonts w:ascii="Times New Roman" w:hAnsi="Times New Roman"/>
          <w:sz w:val="24"/>
        </w:rPr>
      </w:pPr>
      <w:del w:id="34" w:author="phismith1" w:date="2012-01-04T20:37:00Z">
        <w:r w:rsidRPr="003D08AA">
          <w:rPr>
            <w:rFonts w:ascii="Times New Roman" w:hAnsi="Times New Roman"/>
            <w:smallCaps/>
            <w:sz w:val="24"/>
            <w:szCs w:val="23"/>
            <w:highlight w:val="yellow"/>
            <w:rPrChange w:id="35" w:author="phismith" w:date="2012-01-04T20:48:00Z">
              <w:rPr>
                <w:rFonts w:ascii="Times New Roman" w:hAnsi="Times New Roman"/>
                <w:smallCaps/>
                <w:sz w:val="24"/>
                <w:szCs w:val="23"/>
              </w:rPr>
            </w:rPrChange>
          </w:rPr>
          <w:delText xml:space="preserve">Definition: </w:delText>
        </w:r>
      </w:del>
      <w:r w:rsidR="00F2283D" w:rsidRPr="003D08AA">
        <w:rPr>
          <w:rFonts w:ascii="Times New Roman" w:hAnsi="Times New Roman"/>
          <w:i/>
          <w:sz w:val="24"/>
          <w:highlight w:val="yellow"/>
          <w:rPrChange w:id="36" w:author="phismith" w:date="2012-01-04T20:48:00Z">
            <w:rPr>
              <w:rFonts w:ascii="Times New Roman" w:hAnsi="Times New Roman"/>
              <w:i/>
              <w:sz w:val="24"/>
            </w:rPr>
          </w:rPrChange>
        </w:rPr>
        <w:t>a</w:t>
      </w:r>
      <w:r w:rsidR="00F2283D" w:rsidRPr="003D08AA">
        <w:rPr>
          <w:rFonts w:ascii="Times New Roman" w:hAnsi="Times New Roman"/>
          <w:b/>
          <w:i/>
          <w:sz w:val="24"/>
          <w:highlight w:val="yellow"/>
          <w:rPrChange w:id="37" w:author="phismith" w:date="2012-01-04T20:48:00Z">
            <w:rPr>
              <w:rFonts w:ascii="Times New Roman" w:hAnsi="Times New Roman"/>
              <w:b/>
              <w:i/>
              <w:sz w:val="24"/>
            </w:rPr>
          </w:rPrChange>
        </w:rPr>
        <w:t xml:space="preserve"> </w:t>
      </w:r>
      <w:r w:rsidR="00CE704F" w:rsidRPr="003D08AA">
        <w:rPr>
          <w:rFonts w:ascii="Times New Roman" w:hAnsi="Times New Roman"/>
          <w:b/>
          <w:sz w:val="24"/>
          <w:highlight w:val="yellow"/>
          <w:rPrChange w:id="38" w:author="phismith" w:date="2012-01-04T20:48:00Z">
            <w:rPr>
              <w:rFonts w:ascii="Times New Roman" w:hAnsi="Times New Roman"/>
              <w:b/>
              <w:sz w:val="24"/>
            </w:rPr>
          </w:rPrChange>
        </w:rPr>
        <w:t>element_of</w:t>
      </w:r>
      <w:r w:rsidR="00CE704F" w:rsidRPr="003D08AA">
        <w:rPr>
          <w:rFonts w:ascii="Times New Roman" w:hAnsi="Times New Roman"/>
          <w:sz w:val="24"/>
          <w:highlight w:val="yellow"/>
          <w:rPrChange w:id="39" w:author="phismith" w:date="2012-01-04T20:48:00Z">
            <w:rPr>
              <w:rFonts w:ascii="Times New Roman" w:hAnsi="Times New Roman"/>
              <w:sz w:val="24"/>
            </w:rPr>
          </w:rPrChange>
        </w:rPr>
        <w:t xml:space="preserve"> </w:t>
      </w:r>
      <w:ins w:id="40" w:author="phismith" w:date="2012-01-04T20:48:00Z">
        <w:r w:rsidR="003D08AA" w:rsidRPr="003D08AA">
          <w:rPr>
            <w:rFonts w:ascii="Times New Roman" w:hAnsi="Times New Roman"/>
            <w:sz w:val="24"/>
            <w:highlight w:val="yellow"/>
            <w:rPrChange w:id="41" w:author="phismith" w:date="2012-01-04T20:48:00Z">
              <w:rPr>
                <w:rFonts w:ascii="Times New Roman" w:hAnsi="Times New Roman"/>
                <w:sz w:val="24"/>
              </w:rPr>
            </w:rPrChange>
          </w:rPr>
          <w:t xml:space="preserve">extension of </w:t>
        </w:r>
      </w:ins>
      <w:r w:rsidR="00F2283D" w:rsidRPr="003D08AA">
        <w:rPr>
          <w:rFonts w:ascii="Times New Roman" w:hAnsi="Times New Roman"/>
          <w:i/>
          <w:sz w:val="24"/>
          <w:highlight w:val="yellow"/>
          <w:rPrChange w:id="42" w:author="phismith" w:date="2012-01-04T20:48:00Z">
            <w:rPr>
              <w:rFonts w:ascii="Times New Roman" w:hAnsi="Times New Roman"/>
              <w:i/>
              <w:sz w:val="24"/>
            </w:rPr>
          </w:rPrChange>
        </w:rPr>
        <w:t xml:space="preserve">B </w:t>
      </w:r>
      <w:r w:rsidR="00CE704F" w:rsidRPr="003D08AA">
        <w:rPr>
          <w:rFonts w:ascii="Times New Roman" w:hAnsi="Times New Roman"/>
          <w:b/>
          <w:sz w:val="24"/>
          <w:highlight w:val="yellow"/>
          <w:rPrChange w:id="43" w:author="phismith" w:date="2012-01-04T20:48:00Z">
            <w:rPr>
              <w:rFonts w:ascii="Times New Roman" w:hAnsi="Times New Roman"/>
              <w:b/>
              <w:sz w:val="24"/>
            </w:rPr>
          </w:rPrChange>
        </w:rPr>
        <w:t xml:space="preserve">at </w:t>
      </w:r>
      <w:r w:rsidR="002465A4" w:rsidRPr="003D08AA">
        <w:rPr>
          <w:rFonts w:ascii="Times New Roman" w:hAnsi="Times New Roman"/>
          <w:i/>
          <w:sz w:val="24"/>
          <w:highlight w:val="yellow"/>
          <w:rPrChange w:id="44" w:author="phismith" w:date="2012-01-04T20:48:00Z">
            <w:rPr>
              <w:rFonts w:ascii="Times New Roman" w:hAnsi="Times New Roman"/>
              <w:i/>
              <w:sz w:val="24"/>
            </w:rPr>
          </w:rPrChange>
        </w:rPr>
        <w:t>t</w:t>
      </w:r>
      <w:r w:rsidR="002465A4" w:rsidRPr="003D08AA">
        <w:rPr>
          <w:rFonts w:ascii="Times New Roman" w:hAnsi="Times New Roman"/>
          <w:sz w:val="24"/>
          <w:highlight w:val="yellow"/>
          <w:rPrChange w:id="45" w:author="phismith" w:date="2012-01-04T20:48:00Z">
            <w:rPr>
              <w:rFonts w:ascii="Times New Roman" w:hAnsi="Times New Roman"/>
              <w:sz w:val="24"/>
            </w:rPr>
          </w:rPrChange>
        </w:rPr>
        <w:t xml:space="preserve"> =Def. </w:t>
      </w:r>
      <w:r w:rsidR="002465A4" w:rsidRPr="003D08AA">
        <w:rPr>
          <w:rFonts w:ascii="Times New Roman" w:hAnsi="Times New Roman"/>
          <w:i/>
          <w:sz w:val="24"/>
          <w:highlight w:val="yellow"/>
          <w:rPrChange w:id="46" w:author="phismith" w:date="2012-01-04T20:48:00Z">
            <w:rPr>
              <w:rFonts w:ascii="Times New Roman" w:hAnsi="Times New Roman"/>
              <w:i/>
              <w:sz w:val="24"/>
            </w:rPr>
          </w:rPrChange>
        </w:rPr>
        <w:t xml:space="preserve">a </w:t>
      </w:r>
      <w:r w:rsidR="002465A4" w:rsidRPr="003D08AA">
        <w:rPr>
          <w:rFonts w:ascii="Times New Roman" w:hAnsi="Times New Roman"/>
          <w:b/>
          <w:sz w:val="24"/>
          <w:highlight w:val="yellow"/>
          <w:rPrChange w:id="47" w:author="phismith" w:date="2012-01-04T20:48:00Z">
            <w:rPr>
              <w:rFonts w:ascii="Times New Roman" w:hAnsi="Times New Roman"/>
              <w:b/>
              <w:sz w:val="24"/>
            </w:rPr>
          </w:rPrChange>
        </w:rPr>
        <w:t>has_role</w:t>
      </w:r>
      <w:r w:rsidR="002465A4" w:rsidRPr="003D08AA">
        <w:rPr>
          <w:rFonts w:ascii="Times New Roman" w:hAnsi="Times New Roman"/>
          <w:sz w:val="24"/>
          <w:highlight w:val="yellow"/>
          <w:rPrChange w:id="48" w:author="phismith" w:date="2012-01-04T20:48:00Z">
            <w:rPr>
              <w:rFonts w:ascii="Times New Roman" w:hAnsi="Times New Roman"/>
              <w:sz w:val="24"/>
            </w:rPr>
          </w:rPrChange>
        </w:rPr>
        <w:t xml:space="preserve"> </w:t>
      </w:r>
      <w:r w:rsidR="00F2283D" w:rsidRPr="003D08AA">
        <w:rPr>
          <w:rFonts w:ascii="Times New Roman" w:hAnsi="Times New Roman"/>
          <w:i/>
          <w:sz w:val="24"/>
          <w:highlight w:val="yellow"/>
          <w:rPrChange w:id="49" w:author="phismith" w:date="2012-01-04T20:48:00Z">
            <w:rPr>
              <w:rFonts w:ascii="Times New Roman" w:hAnsi="Times New Roman"/>
              <w:i/>
              <w:sz w:val="24"/>
            </w:rPr>
          </w:rPrChange>
        </w:rPr>
        <w:t xml:space="preserve">B </w:t>
      </w:r>
      <w:r w:rsidR="002465A4" w:rsidRPr="003D08AA">
        <w:rPr>
          <w:rFonts w:ascii="Times New Roman" w:hAnsi="Times New Roman"/>
          <w:b/>
          <w:sz w:val="24"/>
          <w:highlight w:val="yellow"/>
          <w:rPrChange w:id="50" w:author="phismith" w:date="2012-01-04T20:48:00Z">
            <w:rPr>
              <w:rFonts w:ascii="Times New Roman" w:hAnsi="Times New Roman"/>
              <w:b/>
              <w:sz w:val="24"/>
            </w:rPr>
          </w:rPrChange>
        </w:rPr>
        <w:t xml:space="preserve">at </w:t>
      </w:r>
      <w:r w:rsidR="002465A4" w:rsidRPr="003D08AA">
        <w:rPr>
          <w:rFonts w:ascii="Times New Roman" w:hAnsi="Times New Roman"/>
          <w:i/>
          <w:sz w:val="24"/>
          <w:highlight w:val="yellow"/>
          <w:rPrChange w:id="51" w:author="phismith" w:date="2012-01-04T20:48:00Z">
            <w:rPr>
              <w:rFonts w:ascii="Times New Roman" w:hAnsi="Times New Roman"/>
              <w:i/>
              <w:sz w:val="24"/>
            </w:rPr>
          </w:rPrChange>
        </w:rPr>
        <w:t>t</w:t>
      </w:r>
    </w:p>
    <w:p w14:paraId="6CF98E01" w14:textId="77777777"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14:paraId="3CC9B55F" w14:textId="77777777" w:rsidR="002465A4" w:rsidRPr="001D5799" w:rsidRDefault="004D0A34" w:rsidP="002465A4">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Attributive classes </w:t>
      </w:r>
      <w:r w:rsidR="009877E2" w:rsidRPr="001D5799">
        <w:rPr>
          <w:rFonts w:ascii="Times New Roman" w:hAnsi="Times New Roman"/>
          <w:sz w:val="24"/>
          <w:szCs w:val="23"/>
        </w:rPr>
        <w:t xml:space="preserve">also </w:t>
      </w:r>
      <w:r w:rsidR="002465A4" w:rsidRPr="001D5799">
        <w:rPr>
          <w:rFonts w:ascii="Times New Roman" w:hAnsi="Times New Roman"/>
          <w:sz w:val="24"/>
          <w:szCs w:val="23"/>
        </w:rPr>
        <w:t xml:space="preserve">include </w:t>
      </w:r>
      <w:r w:rsidR="009877E2" w:rsidRPr="001D5799">
        <w:rPr>
          <w:rFonts w:ascii="Times New Roman" w:hAnsi="Times New Roman"/>
          <w:sz w:val="24"/>
          <w:szCs w:val="23"/>
        </w:rPr>
        <w:t xml:space="preserve">what we </w:t>
      </w:r>
      <w:r w:rsidRPr="001D5799">
        <w:rPr>
          <w:rFonts w:ascii="Times New Roman" w:hAnsi="Times New Roman"/>
          <w:sz w:val="24"/>
          <w:szCs w:val="23"/>
        </w:rPr>
        <w:t xml:space="preserve">will </w:t>
      </w:r>
      <w:r w:rsidR="009877E2" w:rsidRPr="001D5799">
        <w:rPr>
          <w:rFonts w:ascii="Times New Roman" w:hAnsi="Times New Roman"/>
          <w:sz w:val="24"/>
          <w:szCs w:val="23"/>
        </w:rPr>
        <w:t xml:space="preserve">call historical classes – classes whose </w:t>
      </w:r>
      <w:r w:rsidR="00C05099">
        <w:rPr>
          <w:rFonts w:ascii="Times New Roman" w:hAnsi="Times New Roman"/>
          <w:sz w:val="24"/>
          <w:szCs w:val="23"/>
        </w:rPr>
        <w:t xml:space="preserve">elements </w:t>
      </w:r>
      <w:r w:rsidRPr="001D5799">
        <w:rPr>
          <w:rFonts w:ascii="Times New Roman" w:hAnsi="Times New Roman"/>
          <w:sz w:val="24"/>
          <w:szCs w:val="23"/>
        </w:rPr>
        <w:t xml:space="preserve">satisfy </w:t>
      </w:r>
      <w:r w:rsidR="009877E2" w:rsidRPr="001D5799">
        <w:rPr>
          <w:rFonts w:ascii="Times New Roman" w:hAnsi="Times New Roman"/>
          <w:sz w:val="24"/>
          <w:szCs w:val="23"/>
        </w:rPr>
        <w:t xml:space="preserve">some historical condition, for example: </w:t>
      </w:r>
      <w:r w:rsidR="009877E2" w:rsidRPr="001D5799">
        <w:rPr>
          <w:rFonts w:ascii="Times New Roman" w:hAnsi="Times New Roman"/>
          <w:i/>
          <w:sz w:val="24"/>
          <w:szCs w:val="23"/>
        </w:rPr>
        <w:t>biological father</w:t>
      </w:r>
      <w:r w:rsidR="009877E2" w:rsidRPr="001D5799">
        <w:rPr>
          <w:rFonts w:ascii="Times New Roman" w:hAnsi="Times New Roman"/>
          <w:sz w:val="24"/>
          <w:szCs w:val="23"/>
        </w:rPr>
        <w:t xml:space="preserve">, </w:t>
      </w:r>
      <w:r w:rsidR="009877E2" w:rsidRPr="001D5799">
        <w:rPr>
          <w:rFonts w:ascii="Times New Roman" w:hAnsi="Times New Roman"/>
          <w:i/>
          <w:sz w:val="24"/>
          <w:szCs w:val="23"/>
        </w:rPr>
        <w:t>person identified as candidate for clinical trial #2056-555</w:t>
      </w:r>
      <w:r w:rsidR="009877E2" w:rsidRPr="001D5799">
        <w:rPr>
          <w:rFonts w:ascii="Times New Roman" w:hAnsi="Times New Roman"/>
          <w:sz w:val="24"/>
          <w:szCs w:val="23"/>
        </w:rPr>
        <w:t>,</w:t>
      </w:r>
      <w:r w:rsidR="002267C9"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who has visited </w:t>
      </w:r>
      <w:r w:rsidR="00760BFA" w:rsidRPr="001D5799">
        <w:rPr>
          <w:rFonts w:ascii="Times New Roman" w:hAnsi="Times New Roman"/>
          <w:i/>
          <w:sz w:val="24"/>
          <w:szCs w:val="23"/>
        </w:rPr>
        <w:t>Pittsburgh</w:t>
      </w:r>
      <w:r w:rsidR="002465A4" w:rsidRPr="001D5799">
        <w:rPr>
          <w:rFonts w:ascii="Times New Roman" w:hAnsi="Times New Roman"/>
          <w:sz w:val="24"/>
          <w:szCs w:val="23"/>
        </w:rPr>
        <w:t>,</w:t>
      </w:r>
      <w:r w:rsidR="002465A4" w:rsidRPr="001D5799">
        <w:rPr>
          <w:rFonts w:ascii="Times New Roman" w:hAnsi="Times New Roman"/>
          <w:i/>
          <w:sz w:val="24"/>
          <w:szCs w:val="23"/>
        </w:rPr>
        <w:t xml:space="preserve"> </w:t>
      </w:r>
      <w:r w:rsidR="00CD1C6E" w:rsidRPr="001D5799">
        <w:rPr>
          <w:rFonts w:ascii="Times New Roman" w:hAnsi="Times New Roman"/>
          <w:i/>
          <w:sz w:val="24"/>
          <w:szCs w:val="23"/>
        </w:rPr>
        <w:t>person</w:t>
      </w:r>
      <w:r w:rsidR="00CD1C6E" w:rsidRPr="001D5799">
        <w:rPr>
          <w:rFonts w:ascii="Times New Roman" w:hAnsi="Times New Roman"/>
          <w:sz w:val="24"/>
          <w:szCs w:val="23"/>
        </w:rPr>
        <w:t xml:space="preserve"> </w:t>
      </w:r>
      <w:r w:rsidR="00CD1C6E" w:rsidRPr="001D5799">
        <w:rPr>
          <w:rFonts w:ascii="Times New Roman" w:hAnsi="Times New Roman"/>
          <w:i/>
          <w:sz w:val="24"/>
          <w:szCs w:val="23"/>
        </w:rPr>
        <w:t xml:space="preserve">who is </w:t>
      </w:r>
      <w:r w:rsidR="00297592" w:rsidRPr="001D5799">
        <w:rPr>
          <w:rFonts w:ascii="Times New Roman" w:hAnsi="Times New Roman"/>
          <w:i/>
          <w:sz w:val="24"/>
          <w:szCs w:val="23"/>
        </w:rPr>
        <w:t xml:space="preserve">signatory of Form 656-PPV, </w:t>
      </w:r>
      <w:r w:rsidR="002465A4" w:rsidRPr="001D5799">
        <w:rPr>
          <w:rFonts w:ascii="Times New Roman" w:hAnsi="Times New Roman"/>
          <w:sz w:val="24"/>
          <w:szCs w:val="23"/>
        </w:rPr>
        <w:t>or</w:t>
      </w:r>
      <w:r w:rsidR="00262D8B" w:rsidRPr="001D5799">
        <w:rPr>
          <w:rFonts w:ascii="Times New Roman" w:hAnsi="Times New Roman"/>
          <w:sz w:val="24"/>
          <w:szCs w:val="23"/>
        </w:rPr>
        <w:t xml:space="preserve"> </w:t>
      </w:r>
      <w:r w:rsidR="00262D8B" w:rsidRPr="001D5799">
        <w:rPr>
          <w:rFonts w:ascii="Times New Roman" w:hAnsi="Times New Roman"/>
          <w:i/>
          <w:sz w:val="24"/>
          <w:szCs w:val="23"/>
        </w:rPr>
        <w:t>painting by Leonardo da Vinci</w:t>
      </w:r>
      <w:r w:rsidR="002465A4" w:rsidRPr="001D5799">
        <w:rPr>
          <w:rFonts w:ascii="Times New Roman" w:hAnsi="Times New Roman"/>
          <w:i/>
          <w:sz w:val="24"/>
          <w:szCs w:val="23"/>
        </w:rPr>
        <w:t>.</w:t>
      </w:r>
    </w:p>
    <w:p w14:paraId="213FE4D7" w14:textId="77777777" w:rsidR="00480A86" w:rsidRPr="001D5799" w:rsidRDefault="0029759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w:t>
      </w:r>
      <w:r w:rsidR="00480A86" w:rsidRPr="001D5799">
        <w:rPr>
          <w:rFonts w:ascii="Times New Roman" w:hAnsi="Times New Roman"/>
          <w:sz w:val="24"/>
          <w:szCs w:val="23"/>
        </w:rPr>
        <w:t xml:space="preserve">he correct form of definition </w:t>
      </w:r>
      <w:r w:rsidRPr="001D5799">
        <w:rPr>
          <w:rFonts w:ascii="Times New Roman" w:hAnsi="Times New Roman"/>
          <w:sz w:val="24"/>
          <w:szCs w:val="23"/>
        </w:rPr>
        <w:t>can be illustrated for the ‘biological father’ case</w:t>
      </w:r>
      <w:r w:rsidR="00343D9C">
        <w:rPr>
          <w:rFonts w:ascii="Times New Roman" w:hAnsi="Times New Roman"/>
          <w:sz w:val="24"/>
          <w:szCs w:val="23"/>
        </w:rPr>
        <w:t xml:space="preserve"> </w:t>
      </w:r>
      <w:r w:rsidR="00480A86" w:rsidRPr="001D5799">
        <w:rPr>
          <w:rFonts w:ascii="Times New Roman" w:hAnsi="Times New Roman"/>
          <w:sz w:val="24"/>
          <w:szCs w:val="23"/>
        </w:rPr>
        <w:t>as follows:</w:t>
      </w:r>
    </w:p>
    <w:p w14:paraId="2B3AD217" w14:textId="77777777" w:rsidR="00480A86" w:rsidRPr="001D5799" w:rsidRDefault="00480A86" w:rsidP="009B5669">
      <w:pPr>
        <w:spacing w:beforeLines="1" w:before="2" w:afterLines="1" w:after="2" w:line="360" w:lineRule="auto"/>
        <w:ind w:left="810"/>
        <w:rPr>
          <w:rFonts w:ascii="Times New Roman" w:hAnsi="Times New Roman"/>
          <w:i/>
          <w:sz w:val="24"/>
          <w:szCs w:val="23"/>
        </w:rPr>
      </w:pPr>
      <w:r w:rsidRPr="001D5799">
        <w:rPr>
          <w:rFonts w:ascii="Times New Roman" w:hAnsi="Times New Roman"/>
          <w:sz w:val="24"/>
          <w:szCs w:val="23"/>
        </w:rPr>
        <w:t>biological_father</w:t>
      </w:r>
      <w:r w:rsidR="002504F3"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a</w:t>
      </w:r>
      <w:r w:rsidRPr="001D5799">
        <w:rPr>
          <w:rFonts w:ascii="Times New Roman" w:hAnsi="Times New Roman"/>
          <w:sz w:val="24"/>
          <w:szCs w:val="23"/>
        </w:rPr>
        <w:t>) =</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instantiates the universal </w:t>
      </w:r>
      <w:r w:rsidRPr="001D5799">
        <w:rPr>
          <w:rFonts w:ascii="Times New Roman" w:hAnsi="Times New Roman"/>
          <w:i/>
          <w:sz w:val="24"/>
          <w:szCs w:val="23"/>
        </w:rPr>
        <w:t>human being</w:t>
      </w:r>
    </w:p>
    <w:p w14:paraId="0A9A88DC" w14:textId="77777777"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a </w:t>
      </w:r>
      <w:r w:rsidR="004D0A34" w:rsidRPr="001D5799">
        <w:rPr>
          <w:rFonts w:ascii="Times New Roman" w:hAnsi="Times New Roman"/>
          <w:sz w:val="24"/>
          <w:szCs w:val="23"/>
        </w:rPr>
        <w:t xml:space="preserve">is </w:t>
      </w:r>
      <w:r w:rsidRPr="001D5799">
        <w:rPr>
          <w:rFonts w:ascii="Times New Roman" w:hAnsi="Times New Roman"/>
          <w:sz w:val="24"/>
          <w:szCs w:val="23"/>
        </w:rPr>
        <w:t>male</w:t>
      </w:r>
    </w:p>
    <w:p w14:paraId="658124DB" w14:textId="77777777"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151755" w:rsidRPr="001D5799">
        <w:rPr>
          <w:rFonts w:ascii="Times New Roman" w:hAnsi="Times New Roman"/>
          <w:sz w:val="24"/>
          <w:szCs w:val="23"/>
        </w:rPr>
        <w:t>there is</w:t>
      </w:r>
      <w:r w:rsidR="004D0A34" w:rsidRPr="001D5799">
        <w:rPr>
          <w:rFonts w:ascii="Times New Roman" w:hAnsi="Times New Roman"/>
          <w:sz w:val="24"/>
          <w:szCs w:val="23"/>
        </w:rPr>
        <w:t xml:space="preserve"> </w:t>
      </w:r>
      <w:r w:rsidRPr="001D5799">
        <w:rPr>
          <w:rFonts w:ascii="Times New Roman" w:hAnsi="Times New Roman"/>
          <w:sz w:val="24"/>
          <w:szCs w:val="23"/>
        </w:rPr>
        <w:t xml:space="preserve">some zygote </w:t>
      </w:r>
      <w:r w:rsidR="004D0A34" w:rsidRPr="001D5799">
        <w:rPr>
          <w:rFonts w:ascii="Times New Roman" w:hAnsi="Times New Roman"/>
          <w:i/>
          <w:sz w:val="24"/>
          <w:szCs w:val="23"/>
        </w:rPr>
        <w:t>b</w:t>
      </w:r>
      <w:bookmarkStart w:id="52" w:name="_GoBack"/>
      <w:bookmarkEnd w:id="52"/>
    </w:p>
    <w:p w14:paraId="266FC398" w14:textId="77777777"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child </w:t>
      </w:r>
      <w:r w:rsidR="004D0A34" w:rsidRPr="001D5799">
        <w:rPr>
          <w:rFonts w:ascii="Times New Roman" w:hAnsi="Times New Roman"/>
          <w:i/>
          <w:sz w:val="24"/>
          <w:szCs w:val="23"/>
        </w:rPr>
        <w:t xml:space="preserve">c </w:t>
      </w:r>
    </w:p>
    <w:p w14:paraId="28AF767C" w14:textId="77777777" w:rsidR="00480A86" w:rsidRPr="001D5799" w:rsidRDefault="00480A86" w:rsidP="009B5669">
      <w:pPr>
        <w:spacing w:beforeLines="1" w:before="2" w:afterLines="1" w:after="2" w:line="360" w:lineRule="auto"/>
        <w:ind w:left="3330"/>
        <w:rPr>
          <w:rFonts w:ascii="Times New Roman" w:hAnsi="Times New Roman"/>
          <w:i/>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process of fertilization </w:t>
      </w:r>
      <w:r w:rsidR="004D0A34" w:rsidRPr="001D5799">
        <w:rPr>
          <w:rFonts w:ascii="Times New Roman" w:hAnsi="Times New Roman"/>
          <w:i/>
          <w:sz w:val="24"/>
          <w:szCs w:val="23"/>
        </w:rPr>
        <w:t>d</w:t>
      </w:r>
    </w:p>
    <w:p w14:paraId="6E614BD6" w14:textId="77777777"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b </w:t>
      </w:r>
      <w:r w:rsidR="00D754CA" w:rsidRPr="001D5799">
        <w:rPr>
          <w:rFonts w:ascii="Times New Roman" w:hAnsi="Times New Roman"/>
          <w:sz w:val="24"/>
          <w:szCs w:val="23"/>
        </w:rPr>
        <w:t xml:space="preserve">is the output </w:t>
      </w:r>
      <w:r w:rsidRPr="001D5799">
        <w:rPr>
          <w:rFonts w:ascii="Times New Roman" w:hAnsi="Times New Roman"/>
          <w:sz w:val="24"/>
          <w:szCs w:val="23"/>
        </w:rPr>
        <w:t>of</w:t>
      </w:r>
      <w:r w:rsidR="002504F3" w:rsidRPr="001D5799">
        <w:rPr>
          <w:rFonts w:ascii="Times New Roman" w:hAnsi="Times New Roman"/>
          <w:b/>
          <w:sz w:val="24"/>
          <w:szCs w:val="23"/>
        </w:rPr>
        <w:t xml:space="preserve"> </w:t>
      </w:r>
      <w:r w:rsidR="00416AC8" w:rsidRPr="001D5799">
        <w:rPr>
          <w:rFonts w:ascii="Times New Roman" w:hAnsi="Times New Roman"/>
          <w:i/>
          <w:sz w:val="24"/>
          <w:szCs w:val="23"/>
        </w:rPr>
        <w:t>d</w:t>
      </w:r>
    </w:p>
    <w:p w14:paraId="25A733F3" w14:textId="77777777" w:rsidR="00480A86" w:rsidRPr="001D5799" w:rsidRDefault="00480A86" w:rsidP="009B5669">
      <w:pPr>
        <w:pStyle w:val="ListParagraph"/>
        <w:spacing w:beforeLines="1" w:before="2" w:afterLines="1" w:after="2" w:line="360" w:lineRule="auto"/>
        <w:ind w:left="3330"/>
        <w:contextualSpacing w:val="0"/>
        <w:rPr>
          <w:rFonts w:ascii="Times New Roman" w:hAnsi="Times New Roman"/>
          <w:b/>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agent_of </w:t>
      </w:r>
      <w:r w:rsidR="00416AC8" w:rsidRPr="001D5799">
        <w:rPr>
          <w:rFonts w:ascii="Times New Roman" w:hAnsi="Times New Roman"/>
          <w:i/>
          <w:sz w:val="24"/>
          <w:szCs w:val="23"/>
        </w:rPr>
        <w:t>d</w:t>
      </w:r>
    </w:p>
    <w:p w14:paraId="042A86E9" w14:textId="77777777"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c</w:t>
      </w:r>
      <w:r w:rsidR="00416AC8" w:rsidRPr="001D5799">
        <w:rPr>
          <w:rFonts w:ascii="Times New Roman" w:hAnsi="Times New Roman"/>
          <w:i/>
          <w:sz w:val="24"/>
          <w:szCs w:val="23"/>
        </w:rPr>
        <w:t xml:space="preserve"> </w:t>
      </w:r>
      <w:r w:rsidR="006201FE" w:rsidRPr="001D5799">
        <w:rPr>
          <w:rFonts w:ascii="Times New Roman" w:hAnsi="Times New Roman"/>
          <w:b/>
          <w:sz w:val="24"/>
          <w:szCs w:val="23"/>
        </w:rPr>
        <w:t>=</w:t>
      </w:r>
      <w:r w:rsidR="00416AC8" w:rsidRPr="001D5799">
        <w:rPr>
          <w:rFonts w:ascii="Times New Roman" w:hAnsi="Times New Roman"/>
          <w:b/>
          <w:sz w:val="24"/>
          <w:szCs w:val="23"/>
        </w:rPr>
        <w:t xml:space="preserve"> </w:t>
      </w:r>
      <w:r w:rsidR="00416AC8" w:rsidRPr="001D5799">
        <w:rPr>
          <w:rFonts w:ascii="Times New Roman" w:hAnsi="Times New Roman"/>
          <w:i/>
          <w:sz w:val="24"/>
          <w:szCs w:val="23"/>
        </w:rPr>
        <w:t>b</w:t>
      </w:r>
      <w:r w:rsidR="0048015B">
        <w:rPr>
          <w:rFonts w:ascii="Times New Roman" w:hAnsi="Times New Roman"/>
          <w:sz w:val="24"/>
          <w:szCs w:val="23"/>
        </w:rPr>
        <w:t xml:space="preserve"> (a case of transformation [</w:t>
      </w:r>
      <w:r w:rsidR="0048015B">
        <w:rPr>
          <w:rFonts w:ascii="Times New Roman" w:hAnsi="Times New Roman"/>
          <w:sz w:val="24"/>
          <w:szCs w:val="23"/>
        </w:rPr>
        <w:fldChar w:fldCharType="begin"/>
      </w:r>
      <w:r w:rsidR="0048015B">
        <w:rPr>
          <w:rFonts w:ascii="Times New Roman" w:hAnsi="Times New Roman"/>
          <w:sz w:val="24"/>
          <w:szCs w:val="23"/>
        </w:rPr>
        <w:instrText xml:space="preserve"> REF _Ref309133313 \r \h </w:instrText>
      </w:r>
      <w:r w:rsidR="0048015B">
        <w:rPr>
          <w:rFonts w:ascii="Times New Roman" w:hAnsi="Times New Roman"/>
          <w:sz w:val="24"/>
          <w:szCs w:val="23"/>
        </w:rPr>
      </w:r>
      <w:r w:rsidR="0048015B">
        <w:rPr>
          <w:rFonts w:ascii="Times New Roman" w:hAnsi="Times New Roman"/>
          <w:sz w:val="24"/>
          <w:szCs w:val="23"/>
        </w:rPr>
        <w:fldChar w:fldCharType="separate"/>
      </w:r>
      <w:r w:rsidR="000B5B22">
        <w:rPr>
          <w:rFonts w:ascii="Times New Roman" w:hAnsi="Times New Roman"/>
          <w:sz w:val="24"/>
          <w:szCs w:val="23"/>
        </w:rPr>
        <w:t>16</w:t>
      </w:r>
      <w:r w:rsidR="0048015B">
        <w:rPr>
          <w:rFonts w:ascii="Times New Roman" w:hAnsi="Times New Roman"/>
          <w:sz w:val="24"/>
          <w:szCs w:val="23"/>
        </w:rPr>
        <w:fldChar w:fldCharType="end"/>
      </w:r>
      <w:r w:rsidR="0048015B">
        <w:rPr>
          <w:rFonts w:ascii="Times New Roman" w:hAnsi="Times New Roman"/>
          <w:sz w:val="24"/>
          <w:szCs w:val="23"/>
        </w:rPr>
        <w:t>])</w:t>
      </w:r>
    </w:p>
    <w:p w14:paraId="5711B132" w14:textId="5F130234" w:rsidR="00B85466" w:rsidRPr="001D5799" w:rsidRDefault="00B8546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Why insist on such complex definitions? Why not simply introduce</w:t>
      </w:r>
      <w:r w:rsidR="00297592" w:rsidRPr="001D5799">
        <w:rPr>
          <w:rFonts w:ascii="Times New Roman" w:hAnsi="Times New Roman"/>
          <w:sz w:val="24"/>
          <w:szCs w:val="23"/>
        </w:rPr>
        <w:t xml:space="preserve"> ‘biological father’ as </w:t>
      </w:r>
      <w:r w:rsidRPr="001D5799">
        <w:rPr>
          <w:rFonts w:ascii="Times New Roman" w:hAnsi="Times New Roman"/>
          <w:sz w:val="24"/>
          <w:szCs w:val="23"/>
        </w:rPr>
        <w:t>another primitive term</w:t>
      </w:r>
      <w:r w:rsidR="00297592" w:rsidRPr="001D5799">
        <w:rPr>
          <w:rFonts w:ascii="Times New Roman" w:hAnsi="Times New Roman"/>
          <w:sz w:val="24"/>
          <w:szCs w:val="23"/>
        </w:rPr>
        <w:t xml:space="preserve"> </w:t>
      </w:r>
      <w:r w:rsidR="0035255E">
        <w:rPr>
          <w:rFonts w:ascii="Times New Roman" w:hAnsi="Times New Roman"/>
          <w:sz w:val="24"/>
          <w:szCs w:val="23"/>
        </w:rPr>
        <w:t xml:space="preserve">referring to a subtype of </w:t>
      </w:r>
      <w:r w:rsidRPr="001D5799">
        <w:rPr>
          <w:rFonts w:ascii="Times New Roman" w:hAnsi="Times New Roman"/>
          <w:sz w:val="24"/>
          <w:szCs w:val="23"/>
        </w:rPr>
        <w:t>‘human being’? The answer turns on the methodology for ontology creation</w:t>
      </w:r>
      <w:r w:rsidR="0035255E">
        <w:rPr>
          <w:rFonts w:ascii="Times New Roman" w:hAnsi="Times New Roman"/>
          <w:sz w:val="24"/>
          <w:szCs w:val="23"/>
        </w:rPr>
        <w:t>, interoperation</w:t>
      </w:r>
      <w:r w:rsidRPr="001D5799">
        <w:rPr>
          <w:rFonts w:ascii="Times New Roman" w:hAnsi="Times New Roman"/>
          <w:sz w:val="24"/>
          <w:szCs w:val="23"/>
        </w:rPr>
        <w:t xml:space="preserve"> </w:t>
      </w:r>
      <w:r w:rsidR="002B0810" w:rsidRPr="001D5799">
        <w:rPr>
          <w:rFonts w:ascii="Times New Roman" w:hAnsi="Times New Roman"/>
          <w:sz w:val="24"/>
          <w:szCs w:val="23"/>
        </w:rPr>
        <w:t xml:space="preserve">and quality </w:t>
      </w:r>
      <w:r w:rsidR="0035255E">
        <w:rPr>
          <w:rFonts w:ascii="Times New Roman" w:hAnsi="Times New Roman"/>
          <w:sz w:val="24"/>
          <w:szCs w:val="23"/>
        </w:rPr>
        <w:t>control</w:t>
      </w:r>
      <w:r w:rsidR="002B0810" w:rsidRPr="001D5799">
        <w:rPr>
          <w:rFonts w:ascii="Times New Roman" w:hAnsi="Times New Roman"/>
          <w:sz w:val="24"/>
          <w:szCs w:val="23"/>
        </w:rPr>
        <w:t xml:space="preserve"> </w:t>
      </w:r>
      <w:r w:rsidRPr="001D5799">
        <w:rPr>
          <w:rFonts w:ascii="Times New Roman" w:hAnsi="Times New Roman"/>
          <w:sz w:val="24"/>
          <w:szCs w:val="23"/>
        </w:rPr>
        <w:t>which BFO is designed to support, and which is designed to bring it about that the methodology tracks instances in reality in a way that is conformant with our scientific understanding</w:t>
      </w:r>
      <w:r w:rsidR="002B0810" w:rsidRPr="001D5799">
        <w:rPr>
          <w:rFonts w:ascii="Times New Roman" w:hAnsi="Times New Roman"/>
          <w:sz w:val="24"/>
          <w:szCs w:val="23"/>
        </w:rPr>
        <w:t xml:space="preserve"> [</w:t>
      </w:r>
      <w:r w:rsidR="002B0810" w:rsidRPr="001D5799">
        <w:rPr>
          <w:rFonts w:ascii="Times New Roman" w:hAnsi="Times New Roman"/>
          <w:sz w:val="24"/>
          <w:szCs w:val="23"/>
        </w:rPr>
        <w:fldChar w:fldCharType="begin"/>
      </w:r>
      <w:r w:rsidR="002B0810" w:rsidRPr="001D5799">
        <w:rPr>
          <w:rFonts w:ascii="Times New Roman" w:hAnsi="Times New Roman"/>
          <w:sz w:val="24"/>
          <w:szCs w:val="23"/>
        </w:rPr>
        <w:instrText xml:space="preserve"> REF _Ref309897338 \r \h </w:instrText>
      </w:r>
      <w:r w:rsidR="002B0810" w:rsidRPr="001D5799">
        <w:rPr>
          <w:rFonts w:ascii="Times New Roman" w:hAnsi="Times New Roman"/>
          <w:sz w:val="24"/>
          <w:szCs w:val="23"/>
        </w:rPr>
      </w:r>
      <w:r w:rsidR="002B0810" w:rsidRPr="001D5799">
        <w:rPr>
          <w:rFonts w:ascii="Times New Roman" w:hAnsi="Times New Roman"/>
          <w:sz w:val="24"/>
          <w:szCs w:val="23"/>
        </w:rPr>
        <w:fldChar w:fldCharType="separate"/>
      </w:r>
      <w:r w:rsidR="007A1CDD">
        <w:rPr>
          <w:rFonts w:ascii="Times New Roman" w:hAnsi="Times New Roman"/>
          <w:sz w:val="24"/>
          <w:szCs w:val="23"/>
        </w:rPr>
        <w:t>67</w:t>
      </w:r>
      <w:r w:rsidR="002B0810" w:rsidRPr="001D5799">
        <w:rPr>
          <w:rFonts w:ascii="Times New Roman" w:hAnsi="Times New Roman"/>
          <w:sz w:val="24"/>
          <w:szCs w:val="23"/>
        </w:rPr>
        <w:fldChar w:fldCharType="end"/>
      </w:r>
      <w:r w:rsidR="002B0810" w:rsidRPr="001D5799">
        <w:rPr>
          <w:rFonts w:ascii="Times New Roman" w:hAnsi="Times New Roman"/>
          <w:sz w:val="24"/>
          <w:szCs w:val="23"/>
        </w:rPr>
        <w:t>]</w:t>
      </w:r>
      <w:r w:rsidRPr="001D5799">
        <w:rPr>
          <w:rFonts w:ascii="Times New Roman" w:hAnsi="Times New Roman"/>
          <w:sz w:val="24"/>
          <w:szCs w:val="23"/>
        </w:rPr>
        <w:t xml:space="preserve">. </w:t>
      </w:r>
      <w:r w:rsidR="00297592" w:rsidRPr="001D5799">
        <w:rPr>
          <w:rFonts w:ascii="Times New Roman" w:hAnsi="Times New Roman"/>
          <w:sz w:val="24"/>
          <w:szCs w:val="23"/>
        </w:rPr>
        <w:t>Briefly, the underlying idea is that users of BFO are constrained in the creation of domain ontologies in such a way as to promote consistency in ontology development [</w:t>
      </w:r>
      <w:r w:rsidR="00297592" w:rsidRPr="001D5799">
        <w:rPr>
          <w:rFonts w:ascii="Times New Roman" w:hAnsi="Times New Roman"/>
          <w:sz w:val="24"/>
          <w:szCs w:val="23"/>
        </w:rPr>
        <w:fldChar w:fldCharType="begin"/>
      </w:r>
      <w:r w:rsidR="00297592" w:rsidRPr="001D5799">
        <w:rPr>
          <w:rFonts w:ascii="Times New Roman" w:hAnsi="Times New Roman"/>
          <w:sz w:val="24"/>
          <w:szCs w:val="23"/>
        </w:rPr>
        <w:instrText xml:space="preserve"> REF _Ref309403777 \r \h </w:instrText>
      </w:r>
      <w:r w:rsidR="00297592" w:rsidRPr="001D5799">
        <w:rPr>
          <w:rFonts w:ascii="Times New Roman" w:hAnsi="Times New Roman"/>
          <w:sz w:val="24"/>
          <w:szCs w:val="23"/>
        </w:rPr>
      </w:r>
      <w:r w:rsidR="00297592" w:rsidRPr="001D5799">
        <w:rPr>
          <w:rFonts w:ascii="Times New Roman" w:hAnsi="Times New Roman"/>
          <w:sz w:val="24"/>
          <w:szCs w:val="23"/>
        </w:rPr>
        <w:fldChar w:fldCharType="separate"/>
      </w:r>
      <w:r w:rsidR="000B5B22">
        <w:rPr>
          <w:rFonts w:ascii="Times New Roman" w:hAnsi="Times New Roman"/>
          <w:sz w:val="24"/>
          <w:szCs w:val="23"/>
        </w:rPr>
        <w:t>19</w:t>
      </w:r>
      <w:r w:rsidR="00297592" w:rsidRPr="001D5799">
        <w:rPr>
          <w:rFonts w:ascii="Times New Roman" w:hAnsi="Times New Roman"/>
          <w:sz w:val="24"/>
          <w:szCs w:val="23"/>
        </w:rPr>
        <w:fldChar w:fldCharType="end"/>
      </w:r>
      <w:r w:rsidR="00774A84">
        <w:rPr>
          <w:rFonts w:ascii="Times New Roman" w:hAnsi="Times New Roman"/>
          <w:sz w:val="24"/>
          <w:szCs w:val="23"/>
        </w:rPr>
        <w:t xml:space="preserve">, </w:t>
      </w:r>
      <w:r w:rsidR="00774A84">
        <w:rPr>
          <w:rFonts w:ascii="Times New Roman" w:hAnsi="Times New Roman"/>
          <w:sz w:val="24"/>
          <w:szCs w:val="23"/>
        </w:rPr>
        <w:fldChar w:fldCharType="begin"/>
      </w:r>
      <w:r w:rsidR="00774A84">
        <w:rPr>
          <w:rFonts w:ascii="Times New Roman" w:hAnsi="Times New Roman"/>
          <w:sz w:val="24"/>
          <w:szCs w:val="23"/>
        </w:rPr>
        <w:instrText xml:space="preserve"> REF _Ref313200298 \r \h </w:instrText>
      </w:r>
      <w:r w:rsidR="00774A84">
        <w:rPr>
          <w:rFonts w:ascii="Times New Roman" w:hAnsi="Times New Roman"/>
          <w:sz w:val="24"/>
          <w:szCs w:val="23"/>
        </w:rPr>
      </w:r>
      <w:r w:rsidR="00774A84">
        <w:rPr>
          <w:rFonts w:ascii="Times New Roman" w:hAnsi="Times New Roman"/>
          <w:sz w:val="24"/>
          <w:szCs w:val="23"/>
        </w:rPr>
        <w:fldChar w:fldCharType="separate"/>
      </w:r>
      <w:r w:rsidR="000B5B22">
        <w:rPr>
          <w:rFonts w:ascii="Times New Roman" w:hAnsi="Times New Roman"/>
          <w:sz w:val="24"/>
          <w:szCs w:val="23"/>
        </w:rPr>
        <w:t>78</w:t>
      </w:r>
      <w:r w:rsidR="00774A84">
        <w:rPr>
          <w:rFonts w:ascii="Times New Roman" w:hAnsi="Times New Roman"/>
          <w:sz w:val="24"/>
          <w:szCs w:val="23"/>
        </w:rPr>
        <w:fldChar w:fldCharType="end"/>
      </w:r>
      <w:r w:rsidR="00297592" w:rsidRPr="001D5799">
        <w:rPr>
          <w:rFonts w:ascii="Times New Roman" w:hAnsi="Times New Roman"/>
          <w:sz w:val="24"/>
          <w:szCs w:val="23"/>
        </w:rPr>
        <w:t>].</w:t>
      </w:r>
    </w:p>
    <w:p w14:paraId="5CC7A1DB" w14:textId="77777777" w:rsidR="00CF7DCA"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future version of this document will provide information on how terms representing attributive classes can be used to simplify the definitions create</w:t>
      </w:r>
      <w:r w:rsidR="00C05099">
        <w:rPr>
          <w:rFonts w:ascii="Times New Roman" w:hAnsi="Times New Roman"/>
          <w:sz w:val="24"/>
          <w:szCs w:val="23"/>
        </w:rPr>
        <w:t>d in BFO-conformant ontologies.</w:t>
      </w:r>
    </w:p>
    <w:p w14:paraId="71992E77" w14:textId="77777777" w:rsidR="00480A86" w:rsidRPr="004258EB" w:rsidRDefault="004258EB" w:rsidP="004258EB">
      <w:pPr>
        <w:spacing w:line="360" w:lineRule="auto"/>
        <w:jc w:val="both"/>
        <w:rPr>
          <w:rFonts w:ascii="Times New Roman" w:hAnsi="Times New Roman"/>
          <w:sz w:val="24"/>
          <w:szCs w:val="24"/>
        </w:rPr>
      </w:pPr>
      <w:r w:rsidRPr="001D5799">
        <w:rPr>
          <w:rFonts w:ascii="Times New Roman" w:hAnsi="Times New Roman"/>
          <w:sz w:val="24"/>
          <w:szCs w:val="23"/>
        </w:rPr>
        <w:t xml:space="preserve">Attributive class terms may be formed </w:t>
      </w:r>
      <w:r w:rsidRPr="001D5799">
        <w:rPr>
          <w:rFonts w:ascii="Times New Roman" w:hAnsi="Times New Roman"/>
          <w:i/>
          <w:sz w:val="24"/>
          <w:szCs w:val="23"/>
        </w:rPr>
        <w:t>ad lib</w:t>
      </w:r>
      <w:r w:rsidR="00D17B61">
        <w:rPr>
          <w:rFonts w:ascii="Times New Roman" w:hAnsi="Times New Roman"/>
          <w:i/>
          <w:sz w:val="24"/>
          <w:szCs w:val="23"/>
        </w:rPr>
        <w:t>it</w:t>
      </w:r>
      <w:r w:rsidRPr="001D5799">
        <w:rPr>
          <w:rFonts w:ascii="Times New Roman" w:hAnsi="Times New Roman"/>
          <w:i/>
          <w:sz w:val="24"/>
          <w:szCs w:val="23"/>
        </w:rPr>
        <w:t>um</w:t>
      </w:r>
      <w:r w:rsidRPr="001D5799">
        <w:rPr>
          <w:rFonts w:ascii="Times New Roman" w:hAnsi="Times New Roman"/>
          <w:sz w:val="24"/>
          <w:szCs w:val="23"/>
        </w:rPr>
        <w:t>, but only if the genus in terms of which they are defined is a material universal.</w:t>
      </w:r>
      <w:r w:rsidRPr="001D5799">
        <w:rPr>
          <w:rFonts w:ascii="Times New Roman" w:hAnsi="Times New Roman"/>
          <w:i/>
          <w:sz w:val="24"/>
          <w:szCs w:val="23"/>
        </w:rPr>
        <w:t xml:space="preserve"> </w:t>
      </w:r>
      <w:r w:rsidRPr="001D5799">
        <w:rPr>
          <w:rFonts w:ascii="Times New Roman" w:hAnsi="Times New Roman"/>
          <w:sz w:val="24"/>
          <w:szCs w:val="23"/>
        </w:rPr>
        <w:t xml:space="preserve">This restriction implies </w:t>
      </w:r>
      <w:r w:rsidR="00DF5FFB" w:rsidRPr="001D5799">
        <w:rPr>
          <w:rFonts w:ascii="Times New Roman" w:hAnsi="Times New Roman"/>
          <w:sz w:val="24"/>
          <w:szCs w:val="23"/>
        </w:rPr>
        <w:t xml:space="preserve">that terms referring to attributive classes </w:t>
      </w:r>
      <w:r w:rsidRPr="001D5799">
        <w:rPr>
          <w:rFonts w:ascii="Times New Roman" w:hAnsi="Times New Roman"/>
          <w:sz w:val="24"/>
          <w:szCs w:val="23"/>
        </w:rPr>
        <w:t xml:space="preserve">must be </w:t>
      </w:r>
      <w:r w:rsidR="00DF5FFB" w:rsidRPr="001D5799">
        <w:rPr>
          <w:rFonts w:ascii="Times New Roman" w:hAnsi="Times New Roman"/>
          <w:sz w:val="24"/>
          <w:szCs w:val="23"/>
        </w:rPr>
        <w:t>distinguished from mere abbreviations</w:t>
      </w:r>
      <w:r w:rsidRPr="001D5799">
        <w:rPr>
          <w:rFonts w:ascii="Times New Roman" w:hAnsi="Times New Roman"/>
          <w:sz w:val="24"/>
          <w:szCs w:val="23"/>
        </w:rPr>
        <w:t xml:space="preserve"> – for example ‘bodily feature’, which i</w:t>
      </w:r>
      <w:r w:rsidR="00DF5FFB" w:rsidRPr="001D5799">
        <w:rPr>
          <w:rFonts w:ascii="Times New Roman" w:hAnsi="Times New Roman"/>
          <w:sz w:val="24"/>
          <w:szCs w:val="23"/>
        </w:rPr>
        <w:t xml:space="preserve">s used in the </w:t>
      </w:r>
      <w:hyperlink r:id="rId19" w:history="1">
        <w:r w:rsidR="00DF5FFB" w:rsidRPr="001D5799">
          <w:rPr>
            <w:rStyle w:val="Hyperlink"/>
            <w:rFonts w:ascii="Times New Roman" w:hAnsi="Times New Roman"/>
            <w:sz w:val="24"/>
            <w:szCs w:val="23"/>
          </w:rPr>
          <w:t>Ontology for General Medical Science</w:t>
        </w:r>
      </w:hyperlink>
      <w:r w:rsidR="00DF5FFB" w:rsidRPr="001D5799">
        <w:rPr>
          <w:rFonts w:ascii="Times New Roman" w:hAnsi="Times New Roman"/>
          <w:sz w:val="24"/>
          <w:szCs w:val="23"/>
        </w:rPr>
        <w:t xml:space="preserve"> (OGMS) as an abbreviation for: ‘either bodily constituent or bo</w:t>
      </w:r>
      <w:r w:rsidR="00905B7B" w:rsidRPr="001D5799">
        <w:rPr>
          <w:rFonts w:ascii="Times New Roman" w:hAnsi="Times New Roman"/>
          <w:sz w:val="24"/>
          <w:szCs w:val="23"/>
        </w:rPr>
        <w:t>dily quality or bodily process’</w:t>
      </w:r>
      <w:r w:rsidR="00DF5FFB" w:rsidRPr="001D5799">
        <w:rPr>
          <w:rFonts w:ascii="Times New Roman" w:hAnsi="Times New Roman"/>
          <w:sz w:val="24"/>
          <w:szCs w:val="23"/>
        </w:rPr>
        <w:t>.</w:t>
      </w:r>
    </w:p>
    <w:p w14:paraId="1C987841" w14:textId="77777777" w:rsidR="00CF7DCA" w:rsidRPr="001D5799" w:rsidRDefault="00CF7DCA" w:rsidP="009B5669">
      <w:pPr>
        <w:spacing w:beforeLines="1" w:before="2" w:afterLines="1" w:after="2" w:line="360" w:lineRule="auto"/>
        <w:jc w:val="both"/>
        <w:rPr>
          <w:rFonts w:ascii="Times New Roman" w:hAnsi="Times New Roman"/>
          <w:sz w:val="24"/>
          <w:szCs w:val="23"/>
        </w:rPr>
      </w:pPr>
    </w:p>
    <w:p w14:paraId="204A142E" w14:textId="77777777" w:rsidR="006401B0" w:rsidRDefault="006401B0" w:rsidP="006401B0">
      <w:pPr>
        <w:pStyle w:val="Heading2"/>
        <w:spacing w:line="360" w:lineRule="auto"/>
        <w:rPr>
          <w:sz w:val="24"/>
          <w:szCs w:val="24"/>
        </w:rPr>
      </w:pPr>
      <w:bookmarkStart w:id="53" w:name="_Toc313270686"/>
      <w:bookmarkStart w:id="54" w:name="_Toc313472821"/>
      <w:r w:rsidRPr="00482568">
        <w:rPr>
          <w:sz w:val="24"/>
          <w:szCs w:val="24"/>
        </w:rPr>
        <w:t xml:space="preserve">The </w:t>
      </w:r>
      <w:r w:rsidR="001D5799">
        <w:rPr>
          <w:sz w:val="24"/>
          <w:szCs w:val="24"/>
        </w:rPr>
        <w:t>instantiation</w:t>
      </w:r>
      <w:r w:rsidR="009F4ABF">
        <w:rPr>
          <w:sz w:val="24"/>
          <w:szCs w:val="24"/>
        </w:rPr>
        <w:t xml:space="preserve"> </w:t>
      </w:r>
      <w:r w:rsidRPr="00482568">
        <w:rPr>
          <w:sz w:val="24"/>
          <w:szCs w:val="24"/>
        </w:rPr>
        <w:t>relation</w:t>
      </w:r>
      <w:bookmarkEnd w:id="53"/>
      <w:bookmarkEnd w:id="54"/>
    </w:p>
    <w:p w14:paraId="54F4F5E3" w14:textId="77777777" w:rsidR="006401B0" w:rsidRDefault="006401B0" w:rsidP="006401B0"/>
    <w:p w14:paraId="5489E2C0" w14:textId="77777777" w:rsidR="009F4ABF" w:rsidRDefault="009F4ABF" w:rsidP="00757B5A">
      <w:pPr>
        <w:spacing w:line="360" w:lineRule="auto"/>
        <w:rPr>
          <w:rFonts w:ascii="Times New Roman" w:eastAsia="Times New Roman" w:hAnsi="Times New Roman"/>
          <w:color w:val="000000"/>
          <w:sz w:val="24"/>
          <w:szCs w:val="23"/>
        </w:rPr>
      </w:pPr>
      <w:r>
        <w:rPr>
          <w:rFonts w:ascii="Times New Roman" w:eastAsia="Times New Roman" w:hAnsi="Times New Roman"/>
          <w:color w:val="000000"/>
          <w:sz w:val="24"/>
          <w:szCs w:val="23"/>
        </w:rPr>
        <w:t xml:space="preserve">The </w:t>
      </w:r>
      <w:r>
        <w:rPr>
          <w:rFonts w:ascii="Times New Roman" w:eastAsia="Times New Roman" w:hAnsi="Times New Roman"/>
          <w:b/>
          <w:color w:val="000000"/>
          <w:sz w:val="24"/>
          <w:szCs w:val="23"/>
        </w:rPr>
        <w:t xml:space="preserve">instance_of </w:t>
      </w:r>
      <w:r>
        <w:rPr>
          <w:rFonts w:ascii="Times New Roman" w:eastAsia="Times New Roman" w:hAnsi="Times New Roman"/>
          <w:color w:val="000000"/>
          <w:sz w:val="24"/>
          <w:szCs w:val="23"/>
        </w:rPr>
        <w:t>relation holds between particulars and universals. It comes in two forms, for continuants (</w:t>
      </w:r>
      <w:r w:rsidRPr="009F4ABF">
        <w:rPr>
          <w:rFonts w:ascii="Times New Roman" w:eastAsia="Times New Roman" w:hAnsi="Times New Roman"/>
          <w:i/>
          <w:color w:val="000000"/>
          <w:sz w:val="24"/>
          <w:szCs w:val="23"/>
        </w:rPr>
        <w:t>C</w:t>
      </w:r>
      <w:r>
        <w:rPr>
          <w:rFonts w:ascii="Times New Roman" w:eastAsia="Times New Roman" w:hAnsi="Times New Roman"/>
          <w:color w:val="000000"/>
          <w:sz w:val="24"/>
          <w:szCs w:val="23"/>
        </w:rPr>
        <w:t>,</w:t>
      </w:r>
      <w:r w:rsidRPr="009F4ABF">
        <w:rPr>
          <w:rFonts w:ascii="Times New Roman" w:eastAsia="Times New Roman" w:hAnsi="Times New Roman"/>
          <w:i/>
          <w:iCs/>
          <w:color w:val="000000"/>
          <w:sz w:val="24"/>
          <w:szCs w:val="23"/>
          <w:bdr w:val="none" w:sz="0" w:space="0" w:color="auto" w:frame="1"/>
        </w:rPr>
        <w:t xml:space="preserve">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xml:space="preserve">, …) </w:t>
      </w:r>
      <w:r w:rsidRPr="009F4ABF">
        <w:rPr>
          <w:rFonts w:ascii="Times New Roman" w:eastAsia="Times New Roman" w:hAnsi="Times New Roman"/>
          <w:color w:val="000000"/>
          <w:sz w:val="24"/>
          <w:szCs w:val="23"/>
        </w:rPr>
        <w:t>and</w:t>
      </w:r>
      <w:r>
        <w:rPr>
          <w:rFonts w:ascii="Times New Roman" w:eastAsia="Times New Roman" w:hAnsi="Times New Roman"/>
          <w:color w:val="000000"/>
          <w:sz w:val="24"/>
          <w:szCs w:val="23"/>
        </w:rPr>
        <w:t xml:space="preserve"> occurrents (</w:t>
      </w:r>
      <w:r>
        <w:rPr>
          <w:rFonts w:ascii="Times New Roman" w:eastAsia="Times New Roman" w:hAnsi="Times New Roman"/>
          <w:i/>
          <w:color w:val="000000"/>
          <w:sz w:val="24"/>
          <w:szCs w:val="23"/>
        </w:rPr>
        <w:t>P</w:t>
      </w:r>
      <w:r>
        <w:rPr>
          <w:rFonts w:ascii="Times New Roman" w:eastAsia="Times New Roman" w:hAnsi="Times New Roman"/>
          <w:color w:val="000000"/>
          <w:sz w:val="24"/>
          <w:szCs w:val="23"/>
        </w:rPr>
        <w:t xml:space="preserve">, </w:t>
      </w:r>
      <w:r>
        <w:rPr>
          <w:rFonts w:ascii="Times New Roman" w:eastAsia="Times New Roman" w:hAnsi="Times New Roman"/>
          <w:i/>
          <w:color w:val="000000"/>
          <w:sz w:val="24"/>
          <w:szCs w:val="23"/>
        </w:rPr>
        <w:t>P</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 as follows:</w:t>
      </w:r>
    </w:p>
    <w:p w14:paraId="32F79DDB" w14:textId="77777777" w:rsidR="009F4ABF" w:rsidRPr="006D4A81" w:rsidRDefault="009F4ABF" w:rsidP="009F4ABF">
      <w:pPr>
        <w:pStyle w:val="NormalWeb"/>
        <w:shd w:val="clear" w:color="auto" w:fill="FFFFFF"/>
        <w:spacing w:before="0" w:beforeAutospacing="0" w:after="240" w:afterAutospacing="0" w:line="312" w:lineRule="atLeast"/>
        <w:textAlignment w:val="baseline"/>
        <w:rPr>
          <w:del w:id="55" w:author="phismith1" w:date="2012-01-04T20:37:00Z"/>
          <w:rFonts w:ascii="Verdana" w:eastAsia="Times New Roman" w:hAnsi="Verdana"/>
          <w:color w:val="000000"/>
          <w:sz w:val="17"/>
          <w:szCs w:val="17"/>
        </w:rPr>
      </w:pPr>
      <w:del w:id="56" w:author="phismith1" w:date="2012-01-04T20:37:00Z">
        <w:r w:rsidRPr="003D08AA">
          <w:rPr>
            <w:smallCaps/>
            <w:highlight w:val="yellow"/>
            <w:rPrChange w:id="57" w:author="phismith" w:date="2012-01-04T20:49:00Z">
              <w:rPr>
                <w:smallCaps/>
              </w:rPr>
            </w:rPrChange>
          </w:rPr>
          <w:delText>Elucidation:</w:delText>
        </w:r>
        <w:r>
          <w:rPr>
            <w:smallCaps/>
          </w:rPr>
          <w:delText xml:space="preserve"> </w:delText>
        </w:r>
      </w:del>
    </w:p>
    <w:p w14:paraId="71CA7E15" w14:textId="77777777"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 xml:space="preserve">t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9F4ABF">
        <w:rPr>
          <w:rFonts w:ascii="Times New Roman" w:eastAsia="Times New Roman" w:hAnsi="Times New Roman"/>
          <w:i/>
          <w:iCs/>
          <w:color w:val="000000"/>
          <w:sz w:val="24"/>
          <w:szCs w:val="23"/>
          <w:bdr w:val="none" w:sz="0" w:space="0" w:color="auto" w:frame="1"/>
        </w:rPr>
        <w:t>continuant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c </w:t>
      </w:r>
      <w:r w:rsidRPr="00757B5A">
        <w:rPr>
          <w:rFonts w:ascii="Times New Roman" w:eastAsia="Times New Roman" w:hAnsi="Times New Roman"/>
          <w:b/>
          <w:iCs/>
          <w:color w:val="000000"/>
          <w:sz w:val="24"/>
          <w:szCs w:val="23"/>
          <w:bdr w:val="none" w:sz="0" w:space="0" w:color="auto" w:frame="1"/>
        </w:rPr>
        <w:t>instantiates</w:t>
      </w:r>
      <w:r>
        <w:rPr>
          <w:rFonts w:ascii="Times New Roman" w:eastAsia="Times New Roman" w:hAnsi="Times New Roman"/>
          <w:iCs/>
          <w:color w:val="000000"/>
          <w:sz w:val="24"/>
          <w:szCs w:val="23"/>
          <w:bdr w:val="none" w:sz="0" w:space="0" w:color="auto" w:frame="1"/>
        </w:rPr>
        <w:t xml:space="preserve"> the universal </w:t>
      </w:r>
      <w:r>
        <w:rPr>
          <w:rFonts w:ascii="Times New Roman" w:eastAsia="Times New Roman" w:hAnsi="Times New Roman"/>
          <w:i/>
          <w:iCs/>
          <w:color w:val="000000"/>
          <w:sz w:val="24"/>
          <w:szCs w:val="23"/>
          <w:bdr w:val="none" w:sz="0" w:space="0" w:color="auto" w:frame="1"/>
        </w:rPr>
        <w:t>C</w:t>
      </w:r>
    </w:p>
    <w:p w14:paraId="0053F174" w14:textId="77777777" w:rsidR="009F4ABF" w:rsidRDefault="009F4ABF" w:rsidP="006401B0">
      <w:pPr>
        <w:rPr>
          <w:i/>
        </w:rPr>
      </w:pPr>
    </w:p>
    <w:p w14:paraId="2F62B281" w14:textId="77777777"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w:t>
      </w:r>
      <w:r w:rsidRPr="001D5799">
        <w:rPr>
          <w:rFonts w:ascii="Times New Roman" w:eastAsia="Times New Roman" w:hAnsi="Times New Roman"/>
          <w:b/>
          <w:bCs/>
          <w:color w:val="000000"/>
          <w:sz w:val="24"/>
          <w:szCs w:val="23"/>
          <w:bdr w:val="none" w:sz="0" w:space="0" w:color="auto" w:frame="1"/>
        </w:rPr>
        <w:t>instance_of </w:t>
      </w: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xml:space="preserve">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757B5A">
        <w:rPr>
          <w:rFonts w:ascii="Times New Roman" w:eastAsia="Times New Roman" w:hAnsi="Times New Roman"/>
          <w:i/>
          <w:iCs/>
          <w:color w:val="000000"/>
          <w:sz w:val="24"/>
          <w:szCs w:val="23"/>
          <w:bdr w:val="none" w:sz="0" w:space="0" w:color="auto" w:frame="1"/>
        </w:rPr>
        <w:t>occurrent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p </w:t>
      </w:r>
      <w:r w:rsidRPr="00757B5A">
        <w:rPr>
          <w:rFonts w:ascii="Times New Roman" w:eastAsia="Times New Roman" w:hAnsi="Times New Roman"/>
          <w:b/>
          <w:iCs/>
          <w:color w:val="000000"/>
          <w:sz w:val="24"/>
          <w:szCs w:val="23"/>
          <w:bdr w:val="none" w:sz="0" w:space="0" w:color="auto" w:frame="1"/>
        </w:rPr>
        <w:t xml:space="preserve">instantiates </w:t>
      </w:r>
      <w:r>
        <w:rPr>
          <w:rFonts w:ascii="Times New Roman" w:eastAsia="Times New Roman" w:hAnsi="Times New Roman"/>
          <w:iCs/>
          <w:color w:val="000000"/>
          <w:sz w:val="24"/>
          <w:szCs w:val="23"/>
          <w:bdr w:val="none" w:sz="0" w:space="0" w:color="auto" w:frame="1"/>
        </w:rPr>
        <w:t xml:space="preserve">the universal </w:t>
      </w:r>
      <w:r>
        <w:rPr>
          <w:rFonts w:ascii="Times New Roman" w:eastAsia="Times New Roman" w:hAnsi="Times New Roman"/>
          <w:i/>
          <w:iCs/>
          <w:color w:val="000000"/>
          <w:sz w:val="24"/>
          <w:szCs w:val="23"/>
          <w:bdr w:val="none" w:sz="0" w:space="0" w:color="auto" w:frame="1"/>
        </w:rPr>
        <w:t>P.</w:t>
      </w:r>
    </w:p>
    <w:p w14:paraId="7866BDA7" w14:textId="77777777" w:rsidR="009F4ABF" w:rsidRDefault="009F4ABF" w:rsidP="006401B0">
      <w:pPr>
        <w:rPr>
          <w:i/>
        </w:rPr>
      </w:pPr>
    </w:p>
    <w:p w14:paraId="1886A023" w14:textId="77777777" w:rsidR="009F4ABF" w:rsidRDefault="009F4ABF" w:rsidP="009F4ABF">
      <w:pPr>
        <w:pStyle w:val="NormalWeb"/>
        <w:shd w:val="clear" w:color="auto" w:fill="FFFFFF"/>
        <w:spacing w:before="0" w:beforeAutospacing="0" w:after="240" w:afterAutospacing="0" w:line="312" w:lineRule="atLeast"/>
        <w:textAlignment w:val="baseline"/>
        <w:rPr>
          <w:i/>
        </w:rPr>
      </w:pPr>
      <w:r w:rsidRPr="00C70E0A">
        <w:t>Examples</w:t>
      </w:r>
      <w:r>
        <w:rPr>
          <w:smallCaps/>
        </w:rPr>
        <w:t xml:space="preserve">: </w:t>
      </w:r>
      <w:r>
        <w:t xml:space="preserve">John </w:t>
      </w:r>
      <w:r>
        <w:rPr>
          <w:b/>
        </w:rPr>
        <w:t xml:space="preserve">instance_of </w:t>
      </w:r>
      <w:r>
        <w:rPr>
          <w:i/>
        </w:rPr>
        <w:t xml:space="preserve">adult </w:t>
      </w:r>
      <w:r>
        <w:rPr>
          <w:b/>
        </w:rPr>
        <w:t xml:space="preserve">at </w:t>
      </w:r>
      <w:r>
        <w:t xml:space="preserve">2012, this laptop </w:t>
      </w:r>
      <w:r>
        <w:rPr>
          <w:b/>
        </w:rPr>
        <w:t>instance_of</w:t>
      </w:r>
      <w:r>
        <w:t xml:space="preserve"> </w:t>
      </w:r>
      <w:r>
        <w:rPr>
          <w:i/>
        </w:rPr>
        <w:t xml:space="preserve">laptop </w:t>
      </w:r>
      <w:r w:rsidRPr="009F4ABF">
        <w:rPr>
          <w:b/>
        </w:rPr>
        <w:t>at</w:t>
      </w:r>
      <w:r>
        <w:t xml:space="preserve"> 2012, 2012 </w:t>
      </w:r>
      <w:r>
        <w:rPr>
          <w:b/>
        </w:rPr>
        <w:t xml:space="preserve">instance_of </w:t>
      </w:r>
      <w:r w:rsidRPr="009F4ABF">
        <w:rPr>
          <w:i/>
        </w:rPr>
        <w:t>temporal region</w:t>
      </w:r>
      <w:r>
        <w:t xml:space="preserve">, John’s birth </w:t>
      </w:r>
      <w:r>
        <w:rPr>
          <w:b/>
        </w:rPr>
        <w:t xml:space="preserve">instance_of </w:t>
      </w:r>
      <w:r w:rsidRPr="009F4ABF">
        <w:rPr>
          <w:i/>
        </w:rPr>
        <w:t>process</w:t>
      </w:r>
      <w:r>
        <w:rPr>
          <w:i/>
        </w:rPr>
        <w:t>.</w:t>
      </w:r>
    </w:p>
    <w:p w14:paraId="69C95F2F" w14:textId="77777777" w:rsidR="00716F9F" w:rsidRPr="009F4ABF" w:rsidRDefault="00716F9F" w:rsidP="009F4ABF">
      <w:pPr>
        <w:pStyle w:val="NormalWeb"/>
        <w:shd w:val="clear" w:color="auto" w:fill="FFFFFF"/>
        <w:spacing w:before="0" w:beforeAutospacing="0" w:after="240" w:afterAutospacing="0" w:line="312" w:lineRule="atLeast"/>
        <w:textAlignment w:val="baseline"/>
        <w:rPr>
          <w:ins w:id="58" w:author="phismith1" w:date="2012-01-04T20:37:00Z"/>
          <w:rFonts w:ascii="Verdana" w:eastAsia="Times New Roman" w:hAnsi="Verdana"/>
          <w:b/>
          <w:i/>
          <w:color w:val="000000"/>
          <w:sz w:val="17"/>
          <w:szCs w:val="17"/>
        </w:rPr>
      </w:pPr>
    </w:p>
    <w:p w14:paraId="606FA077" w14:textId="77777777" w:rsidR="009F4ABF" w:rsidRPr="009F4ABF" w:rsidRDefault="009F4ABF" w:rsidP="006401B0">
      <w:pPr>
        <w:rPr>
          <w:del w:id="59" w:author="phismith1" w:date="2012-01-04T20:37:00Z"/>
          <w:b/>
        </w:rPr>
      </w:pPr>
      <w:r>
        <w:rPr>
          <w:rFonts w:ascii="Times New Roman" w:eastAsia="Times New Roman" w:hAnsi="Times New Roman"/>
          <w:color w:val="000000"/>
          <w:sz w:val="24"/>
          <w:szCs w:val="23"/>
        </w:rPr>
        <w:t xml:space="preserve">The </w:t>
      </w:r>
      <w:r w:rsidRPr="009F4ABF">
        <w:rPr>
          <w:rFonts w:ascii="Times New Roman" w:eastAsia="Times New Roman" w:hAnsi="Times New Roman"/>
          <w:i/>
          <w:color w:val="000000"/>
          <w:sz w:val="24"/>
          <w:szCs w:val="23"/>
        </w:rPr>
        <w:t>is_a</w:t>
      </w:r>
      <w:r>
        <w:rPr>
          <w:rFonts w:ascii="Times New Roman" w:eastAsia="Times New Roman" w:hAnsi="Times New Roman"/>
          <w:i/>
          <w:color w:val="000000"/>
          <w:sz w:val="24"/>
          <w:szCs w:val="23"/>
        </w:rPr>
        <w:t xml:space="preserve"> </w:t>
      </w:r>
      <w:r>
        <w:rPr>
          <w:rFonts w:ascii="Times New Roman" w:eastAsia="Times New Roman" w:hAnsi="Times New Roman"/>
          <w:color w:val="000000"/>
          <w:sz w:val="24"/>
          <w:szCs w:val="23"/>
        </w:rPr>
        <w:t>relation is the subtype or subuniversal relation between universals or types.</w:t>
      </w:r>
      <w:del w:id="60" w:author="phismith1" w:date="2012-01-04T20:37:00Z">
        <w:r>
          <w:rPr>
            <w:rFonts w:ascii="Times New Roman" w:eastAsia="Times New Roman" w:hAnsi="Times New Roman"/>
            <w:color w:val="000000"/>
            <w:sz w:val="24"/>
            <w:szCs w:val="23"/>
          </w:rPr>
          <w:delText xml:space="preserve"> </w:delText>
        </w:r>
      </w:del>
    </w:p>
    <w:p w14:paraId="7FBA2AEA" w14:textId="356BE121" w:rsidR="009F4ABF" w:rsidRPr="009F4ABF" w:rsidRDefault="006401B0" w:rsidP="006401B0">
      <w:pPr>
        <w:rPr>
          <w:b/>
        </w:rPr>
      </w:pPr>
      <w:del w:id="61" w:author="phismith1" w:date="2012-01-04T20:37:00Z">
        <w:r w:rsidRPr="003D08AA">
          <w:rPr>
            <w:smallCaps/>
            <w:highlight w:val="yellow"/>
            <w:rPrChange w:id="62" w:author="phismith" w:date="2012-01-04T20:50:00Z">
              <w:rPr>
                <w:smallCaps/>
              </w:rPr>
            </w:rPrChange>
          </w:rPr>
          <w:delText>Elucidation:</w:delText>
        </w:r>
      </w:del>
      <w:r w:rsidR="009F4ABF">
        <w:rPr>
          <w:rFonts w:ascii="Times New Roman" w:eastAsia="Times New Roman" w:hAnsi="Times New Roman"/>
          <w:color w:val="000000"/>
          <w:sz w:val="24"/>
          <w:szCs w:val="23"/>
        </w:rPr>
        <w:t xml:space="preserve"> </w:t>
      </w:r>
    </w:p>
    <w:p w14:paraId="2CAE8244" w14:textId="77777777" w:rsidR="006D4A81" w:rsidRPr="001D5799"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C is_a 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rPr>
        <w:t>,</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t</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w:t>
      </w:r>
    </w:p>
    <w:p w14:paraId="3DC84178" w14:textId="77777777" w:rsidR="006D4A81" w:rsidRPr="006D4A81"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p>
    <w:p w14:paraId="46847F78" w14:textId="77777777"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P is_a P</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vertAlign w:val="subscript"/>
        </w:rPr>
        <w:t>1</w:t>
      </w:r>
    </w:p>
    <w:p w14:paraId="641B077E" w14:textId="77777777"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p>
    <w:p w14:paraId="7BFB5200" w14:textId="77777777" w:rsidR="006D4A81" w:rsidRPr="006D4A81" w:rsidRDefault="006D4A81" w:rsidP="006401B0">
      <w:pPr>
        <w:spacing w:line="360" w:lineRule="auto"/>
        <w:jc w:val="both"/>
        <w:rPr>
          <w:rFonts w:ascii="Times New Roman" w:hAnsi="Times New Roman"/>
          <w:i/>
          <w:sz w:val="24"/>
          <w:szCs w:val="24"/>
        </w:rPr>
      </w:pPr>
      <w:r>
        <w:rPr>
          <w:rFonts w:ascii="Times New Roman" w:hAnsi="Times New Roman"/>
          <w:sz w:val="24"/>
          <w:szCs w:val="24"/>
        </w:rPr>
        <w:t>where ‘</w:t>
      </w:r>
      <w:r>
        <w:rPr>
          <w:rFonts w:ascii="Times New Roman" w:hAnsi="Times New Roman"/>
          <w:i/>
          <w:sz w:val="24"/>
          <w:szCs w:val="24"/>
        </w:rPr>
        <w:t>C</w: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stand for </w:t>
      </w:r>
      <w:r w:rsidRPr="00757B5A">
        <w:rPr>
          <w:rFonts w:ascii="Times New Roman" w:hAnsi="Times New Roman"/>
          <w:i/>
          <w:sz w:val="24"/>
          <w:szCs w:val="24"/>
        </w:rPr>
        <w:t>continuant</w:t>
      </w:r>
      <w:r>
        <w:rPr>
          <w:rFonts w:ascii="Times New Roman" w:hAnsi="Times New Roman"/>
          <w:sz w:val="24"/>
          <w:szCs w:val="24"/>
        </w:rPr>
        <w:t xml:space="preserve"> types and ‘</w:t>
      </w:r>
      <w:r>
        <w:rPr>
          <w:rFonts w:ascii="Times New Roman" w:hAnsi="Times New Roman"/>
          <w:i/>
          <w:sz w:val="24"/>
          <w:szCs w:val="24"/>
        </w:rPr>
        <w:t>P</w:t>
      </w:r>
      <w:r>
        <w:rPr>
          <w:rFonts w:ascii="Times New Roman" w:hAnsi="Times New Roman"/>
          <w:sz w:val="24"/>
          <w:szCs w:val="24"/>
        </w:rPr>
        <w:t>’, ‘</w:t>
      </w:r>
      <w:r>
        <w:rPr>
          <w:rFonts w:ascii="Times New Roman" w:hAnsi="Times New Roman"/>
          <w:i/>
          <w:sz w:val="24"/>
          <w:szCs w:val="24"/>
        </w:rPr>
        <w:t>P</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for </w:t>
      </w:r>
      <w:r w:rsidRPr="00757B5A">
        <w:rPr>
          <w:rFonts w:ascii="Times New Roman" w:hAnsi="Times New Roman"/>
          <w:i/>
          <w:sz w:val="24"/>
          <w:szCs w:val="24"/>
        </w:rPr>
        <w:t>occurrent</w:t>
      </w:r>
      <w:r>
        <w:rPr>
          <w:rFonts w:ascii="Times New Roman" w:hAnsi="Times New Roman"/>
          <w:sz w:val="24"/>
          <w:szCs w:val="24"/>
        </w:rPr>
        <w:t xml:space="preserve"> types. </w:t>
      </w:r>
    </w:p>
    <w:p w14:paraId="7385B30C" w14:textId="77777777" w:rsidR="006D4A81" w:rsidRDefault="006D4A81" w:rsidP="006401B0">
      <w:pPr>
        <w:spacing w:line="360" w:lineRule="auto"/>
        <w:jc w:val="both"/>
        <w:rPr>
          <w:rFonts w:ascii="Times New Roman" w:hAnsi="Times New Roman"/>
          <w:i/>
          <w:sz w:val="24"/>
          <w:szCs w:val="24"/>
        </w:rPr>
      </w:pPr>
      <w:r w:rsidRPr="00C70E0A">
        <w:rPr>
          <w:rFonts w:ascii="Times New Roman" w:hAnsi="Times New Roman"/>
          <w:sz w:val="24"/>
          <w:szCs w:val="24"/>
        </w:rPr>
        <w:t>Examples</w:t>
      </w:r>
      <w:r>
        <w:rPr>
          <w:rFonts w:ascii="Times New Roman" w:hAnsi="Times New Roman"/>
          <w:smallCaps/>
          <w:sz w:val="24"/>
          <w:szCs w:val="24"/>
        </w:rPr>
        <w:t xml:space="preserve">: </w:t>
      </w:r>
      <w:r>
        <w:rPr>
          <w:rFonts w:ascii="Times New Roman" w:hAnsi="Times New Roman"/>
          <w:i/>
          <w:sz w:val="24"/>
          <w:szCs w:val="24"/>
        </w:rPr>
        <w:t>house is_a building</w:t>
      </w:r>
      <w:r>
        <w:rPr>
          <w:rFonts w:ascii="Times New Roman" w:hAnsi="Times New Roman"/>
          <w:sz w:val="24"/>
          <w:szCs w:val="24"/>
        </w:rPr>
        <w:t>,</w:t>
      </w:r>
      <w:r>
        <w:rPr>
          <w:rFonts w:ascii="Times New Roman" w:hAnsi="Times New Roman"/>
          <w:i/>
          <w:sz w:val="24"/>
          <w:szCs w:val="24"/>
        </w:rPr>
        <w:t xml:space="preserve"> symphony is_a musical work of art</w:t>
      </w:r>
      <w:r>
        <w:rPr>
          <w:rFonts w:ascii="Times New Roman" w:hAnsi="Times New Roman"/>
          <w:sz w:val="24"/>
          <w:szCs w:val="24"/>
        </w:rPr>
        <w:t xml:space="preserve">, </w:t>
      </w:r>
      <w:r>
        <w:rPr>
          <w:rFonts w:ascii="Times New Roman" w:hAnsi="Times New Roman"/>
          <w:i/>
          <w:sz w:val="24"/>
          <w:szCs w:val="24"/>
        </w:rPr>
        <w:t>promenade is_a dance step</w:t>
      </w:r>
      <w:r>
        <w:rPr>
          <w:rFonts w:ascii="Times New Roman" w:hAnsi="Times New Roman"/>
          <w:sz w:val="24"/>
          <w:szCs w:val="24"/>
        </w:rPr>
        <w:t xml:space="preserve">, </w:t>
      </w:r>
      <w:r>
        <w:rPr>
          <w:rFonts w:ascii="Times New Roman" w:hAnsi="Times New Roman"/>
          <w:i/>
          <w:sz w:val="24"/>
          <w:szCs w:val="24"/>
        </w:rPr>
        <w:t>promise is_a speech act</w:t>
      </w:r>
    </w:p>
    <w:p w14:paraId="6B32C6AC" w14:textId="77777777" w:rsidR="006401B0" w:rsidRPr="006401B0" w:rsidRDefault="006D4A81" w:rsidP="00497695">
      <w:pPr>
        <w:spacing w:line="360" w:lineRule="auto"/>
        <w:jc w:val="both"/>
        <w:rPr>
          <w:rFonts w:ascii="Times New Roman" w:hAnsi="Times New Roman"/>
          <w:sz w:val="24"/>
          <w:szCs w:val="24"/>
        </w:rPr>
      </w:pPr>
      <w:r>
        <w:rPr>
          <w:rFonts w:ascii="Times New Roman" w:hAnsi="Times New Roman"/>
          <w:sz w:val="24"/>
          <w:szCs w:val="24"/>
        </w:rPr>
        <w:t>What counts as a type in a given domain is a matter for domain ontologists to determine</w:t>
      </w:r>
      <w:r w:rsidR="009F4ABF">
        <w:rPr>
          <w:rFonts w:ascii="Times New Roman" w:hAnsi="Times New Roman"/>
          <w:sz w:val="24"/>
          <w:szCs w:val="24"/>
        </w:rPr>
        <w:t xml:space="preserve">. In </w:t>
      </w:r>
      <w:r w:rsidR="002C7189">
        <w:rPr>
          <w:rFonts w:ascii="Times New Roman" w:hAnsi="Times New Roman"/>
          <w:sz w:val="24"/>
          <w:szCs w:val="24"/>
        </w:rPr>
        <w:t xml:space="preserve">all </w:t>
      </w:r>
      <w:r w:rsidR="009F4ABF">
        <w:rPr>
          <w:rFonts w:ascii="Times New Roman" w:hAnsi="Times New Roman"/>
          <w:sz w:val="24"/>
          <w:szCs w:val="24"/>
        </w:rPr>
        <w:t xml:space="preserve">domains, types are those general or repeatable entities </w:t>
      </w:r>
      <w:r w:rsidR="00497695">
        <w:rPr>
          <w:rFonts w:ascii="Times New Roman" w:hAnsi="Times New Roman"/>
          <w:sz w:val="24"/>
          <w:szCs w:val="24"/>
        </w:rPr>
        <w:t xml:space="preserve">which correspond </w:t>
      </w:r>
      <w:r w:rsidR="009F4ABF">
        <w:rPr>
          <w:rFonts w:ascii="Times New Roman" w:hAnsi="Times New Roman"/>
          <w:sz w:val="24"/>
          <w:szCs w:val="24"/>
        </w:rPr>
        <w:t xml:space="preserve">to </w:t>
      </w:r>
      <w:r w:rsidR="006C768A">
        <w:rPr>
          <w:rFonts w:ascii="Times New Roman" w:hAnsi="Times New Roman"/>
          <w:sz w:val="24"/>
          <w:szCs w:val="24"/>
        </w:rPr>
        <w:t xml:space="preserve">terms that are reused </w:t>
      </w:r>
      <w:r w:rsidR="002C7189">
        <w:rPr>
          <w:rFonts w:ascii="Times New Roman" w:hAnsi="Times New Roman"/>
          <w:sz w:val="24"/>
          <w:szCs w:val="24"/>
        </w:rPr>
        <w:t xml:space="preserve">in multiple different sorts of contexts </w:t>
      </w:r>
      <w:r w:rsidR="006C768A">
        <w:rPr>
          <w:rFonts w:ascii="Times New Roman" w:hAnsi="Times New Roman"/>
          <w:sz w:val="24"/>
          <w:szCs w:val="24"/>
        </w:rPr>
        <w:t xml:space="preserve">to </w:t>
      </w:r>
      <w:r w:rsidR="00497695">
        <w:rPr>
          <w:rFonts w:ascii="Times New Roman" w:hAnsi="Times New Roman"/>
          <w:sz w:val="24"/>
          <w:szCs w:val="24"/>
        </w:rPr>
        <w:t xml:space="preserve">refer to multiple different collections of particulars </w:t>
      </w:r>
      <w:r w:rsidR="002C7189">
        <w:rPr>
          <w:rFonts w:ascii="Times New Roman" w:hAnsi="Times New Roman"/>
          <w:sz w:val="24"/>
          <w:szCs w:val="24"/>
        </w:rPr>
        <w:t>and on the basis of multiple</w:t>
      </w:r>
      <w:r w:rsidR="006C768A">
        <w:rPr>
          <w:rFonts w:ascii="Times New Roman" w:hAnsi="Times New Roman"/>
          <w:sz w:val="24"/>
          <w:szCs w:val="24"/>
        </w:rPr>
        <w:t xml:space="preserve"> different sorts of information</w:t>
      </w:r>
      <w:r w:rsidR="002C7189">
        <w:rPr>
          <w:rFonts w:ascii="Times New Roman" w:hAnsi="Times New Roman"/>
          <w:sz w:val="24"/>
          <w:szCs w:val="24"/>
        </w:rPr>
        <w:t>.</w:t>
      </w:r>
      <w:r w:rsidR="00497695">
        <w:rPr>
          <w:rFonts w:ascii="Times New Roman" w:hAnsi="Times New Roman"/>
          <w:sz w:val="24"/>
          <w:szCs w:val="24"/>
        </w:rPr>
        <w:t xml:space="preserve"> </w:t>
      </w:r>
      <w:r w:rsidR="00F07970">
        <w:rPr>
          <w:rFonts w:ascii="Times New Roman" w:hAnsi="Times New Roman"/>
          <w:sz w:val="24"/>
          <w:szCs w:val="24"/>
        </w:rPr>
        <w:t>General terms corresponding to types are those general terms which are used to refer to particulars i</w:t>
      </w:r>
      <w:r w:rsidR="00497695">
        <w:rPr>
          <w:rFonts w:ascii="Times New Roman" w:hAnsi="Times New Roman"/>
          <w:sz w:val="24"/>
          <w:szCs w:val="24"/>
        </w:rPr>
        <w:t xml:space="preserve">n </w:t>
      </w:r>
      <w:r w:rsidR="00F07970">
        <w:rPr>
          <w:rFonts w:ascii="Times New Roman" w:hAnsi="Times New Roman"/>
          <w:sz w:val="24"/>
          <w:szCs w:val="24"/>
        </w:rPr>
        <w:t>a way that picks out what is intrinsic to (some would say essential to) the particular in question. Types in the d</w:t>
      </w:r>
      <w:r w:rsidR="00497695">
        <w:rPr>
          <w:rFonts w:ascii="Times New Roman" w:hAnsi="Times New Roman"/>
          <w:sz w:val="24"/>
          <w:szCs w:val="24"/>
        </w:rPr>
        <w:t>omains of natural science</w:t>
      </w:r>
      <w:r w:rsidR="00F07970">
        <w:rPr>
          <w:rFonts w:ascii="Times New Roman" w:hAnsi="Times New Roman"/>
          <w:sz w:val="24"/>
          <w:szCs w:val="24"/>
        </w:rPr>
        <w:t xml:space="preserve">s </w:t>
      </w:r>
      <w:r w:rsidR="00497695">
        <w:rPr>
          <w:rFonts w:ascii="Times New Roman" w:hAnsi="Times New Roman"/>
          <w:sz w:val="24"/>
          <w:szCs w:val="24"/>
        </w:rPr>
        <w:t xml:space="preserve">are marked further by the fact that the corresponding terms are used in </w:t>
      </w:r>
      <w:r w:rsidR="009F4ABF">
        <w:rPr>
          <w:rFonts w:ascii="Times New Roman" w:hAnsi="Times New Roman"/>
          <w:sz w:val="24"/>
          <w:szCs w:val="24"/>
        </w:rPr>
        <w:t>the formulation of general scientific laws.</w:t>
      </w:r>
      <w:r>
        <w:rPr>
          <w:rFonts w:ascii="Times New Roman" w:hAnsi="Times New Roman"/>
          <w:sz w:val="24"/>
          <w:szCs w:val="24"/>
        </w:rPr>
        <w:t xml:space="preserve"> </w:t>
      </w:r>
    </w:p>
    <w:p w14:paraId="15FCA34E" w14:textId="77777777" w:rsidR="007B59A9" w:rsidRPr="007B59A9" w:rsidRDefault="007B59A9" w:rsidP="007B59A9">
      <w:pPr>
        <w:pStyle w:val="Heading2"/>
        <w:spacing w:line="360" w:lineRule="auto"/>
        <w:rPr>
          <w:sz w:val="24"/>
          <w:szCs w:val="24"/>
        </w:rPr>
      </w:pPr>
      <w:bookmarkStart w:id="63" w:name="_Toc313270687"/>
      <w:bookmarkStart w:id="64" w:name="_Toc313472822"/>
      <w:r w:rsidRPr="00482568">
        <w:rPr>
          <w:sz w:val="24"/>
          <w:szCs w:val="24"/>
        </w:rPr>
        <w:t>The is_a</w:t>
      </w:r>
      <w:r>
        <w:rPr>
          <w:sz w:val="24"/>
          <w:szCs w:val="24"/>
        </w:rPr>
        <w:t xml:space="preserve"> </w:t>
      </w:r>
      <w:r w:rsidRPr="00482568">
        <w:rPr>
          <w:sz w:val="24"/>
          <w:szCs w:val="24"/>
        </w:rPr>
        <w:t>relation</w:t>
      </w:r>
      <w:bookmarkEnd w:id="63"/>
      <w:bookmarkEnd w:id="64"/>
    </w:p>
    <w:p w14:paraId="1811B3B1" w14:textId="77777777" w:rsidR="00497695" w:rsidRDefault="006401B0" w:rsidP="006401B0">
      <w:pPr>
        <w:spacing w:line="360" w:lineRule="auto"/>
        <w:jc w:val="both"/>
        <w:rPr>
          <w:rFonts w:ascii="Times New Roman" w:hAnsi="Times New Roman"/>
          <w:sz w:val="24"/>
          <w:szCs w:val="24"/>
        </w:rPr>
      </w:pPr>
      <w:r w:rsidRPr="006401B0">
        <w:rPr>
          <w:rFonts w:ascii="Times New Roman" w:hAnsi="Times New Roman"/>
          <w:sz w:val="24"/>
          <w:szCs w:val="24"/>
        </w:rPr>
        <w:t xml:space="preserve">It is commonly assumed in the literature of knowledge representation that the </w:t>
      </w:r>
      <w:r w:rsidRPr="006401B0">
        <w:rPr>
          <w:rFonts w:ascii="Times New Roman" w:hAnsi="Times New Roman"/>
          <w:i/>
          <w:iCs/>
          <w:sz w:val="24"/>
          <w:szCs w:val="24"/>
        </w:rPr>
        <w:t>is_a</w:t>
      </w:r>
      <w:r w:rsidR="00497695">
        <w:rPr>
          <w:rFonts w:ascii="Times New Roman" w:hAnsi="Times New Roman"/>
          <w:i/>
          <w:iCs/>
          <w:sz w:val="24"/>
          <w:szCs w:val="24"/>
        </w:rPr>
        <w:t xml:space="preserve"> </w:t>
      </w:r>
      <w:r w:rsidR="00497695">
        <w:rPr>
          <w:rFonts w:ascii="Times New Roman" w:hAnsi="Times New Roman"/>
          <w:iCs/>
          <w:sz w:val="24"/>
          <w:szCs w:val="24"/>
        </w:rPr>
        <w:t xml:space="preserve">relation </w:t>
      </w:r>
      <w:r w:rsidRPr="006401B0">
        <w:rPr>
          <w:rFonts w:ascii="Times New Roman" w:hAnsi="Times New Roman"/>
          <w:sz w:val="24"/>
          <w:szCs w:val="24"/>
        </w:rPr>
        <w:t>can be identified with the subset or set inclusion relation with which we are familiar from mathematical set theory. </w:t>
      </w:r>
      <w:r w:rsidRPr="006401B0">
        <w:rPr>
          <w:rFonts w:ascii="Times New Roman" w:hAnsi="Times New Roman"/>
          <w:b/>
          <w:bCs/>
          <w:sz w:val="24"/>
          <w:szCs w:val="24"/>
        </w:rPr>
        <w:t>Instance_of</w:t>
      </w:r>
      <w:r w:rsidRPr="006401B0">
        <w:rPr>
          <w:rFonts w:ascii="Times New Roman" w:hAnsi="Times New Roman"/>
          <w:sz w:val="24"/>
          <w:szCs w:val="24"/>
        </w:rPr>
        <w:t xml:space="preserve"> functions on this reading as a counterpart of the usual set-theoretic </w:t>
      </w:r>
      <w:r w:rsidR="00C05099">
        <w:rPr>
          <w:rFonts w:ascii="Times New Roman" w:hAnsi="Times New Roman"/>
          <w:sz w:val="24"/>
          <w:szCs w:val="24"/>
        </w:rPr>
        <w:t>elementhood</w:t>
      </w:r>
      <w:r w:rsidRPr="006401B0">
        <w:rPr>
          <w:rFonts w:ascii="Times New Roman" w:hAnsi="Times New Roman"/>
          <w:sz w:val="24"/>
          <w:szCs w:val="24"/>
        </w:rPr>
        <w:t xml:space="preserve"> relation. Unfortunately, </w:t>
      </w:r>
      <w:r w:rsidR="00497695">
        <w:rPr>
          <w:rFonts w:ascii="Times New Roman" w:hAnsi="Times New Roman"/>
          <w:sz w:val="24"/>
          <w:szCs w:val="24"/>
        </w:rPr>
        <w:t xml:space="preserve">set-theoretic inclusion is a much more inclusive relation than the </w:t>
      </w:r>
      <w:r w:rsidR="00497695">
        <w:rPr>
          <w:rFonts w:ascii="Times New Roman" w:hAnsi="Times New Roman"/>
          <w:i/>
          <w:sz w:val="24"/>
          <w:szCs w:val="24"/>
        </w:rPr>
        <w:t xml:space="preserve">is_a </w:t>
      </w:r>
      <w:r w:rsidR="00497695">
        <w:rPr>
          <w:rFonts w:ascii="Times New Roman" w:hAnsi="Times New Roman"/>
          <w:sz w:val="24"/>
          <w:szCs w:val="24"/>
        </w:rPr>
        <w:t xml:space="preserve">relation between types because it </w:t>
      </w:r>
      <w:r w:rsidRPr="006401B0">
        <w:rPr>
          <w:rFonts w:ascii="Times New Roman" w:hAnsi="Times New Roman"/>
          <w:sz w:val="24"/>
          <w:szCs w:val="24"/>
        </w:rPr>
        <w:t>admits cases such as: </w:t>
      </w:r>
    </w:p>
    <w:p w14:paraId="7A27444C" w14:textId="77487BFC" w:rsidR="00497695" w:rsidRDefault="00497695" w:rsidP="00497695">
      <w:pPr>
        <w:spacing w:line="360" w:lineRule="auto"/>
        <w:ind w:firstLine="720"/>
        <w:jc w:val="both"/>
        <w:rPr>
          <w:rFonts w:ascii="Times New Roman" w:hAnsi="Times New Roman"/>
          <w:iCs/>
          <w:sz w:val="24"/>
          <w:szCs w:val="24"/>
        </w:rPr>
      </w:pPr>
      <w:r>
        <w:rPr>
          <w:rFonts w:ascii="Times New Roman" w:hAnsi="Times New Roman"/>
          <w:iCs/>
          <w:sz w:val="24"/>
          <w:szCs w:val="24"/>
        </w:rPr>
        <w:t xml:space="preserve">tennis ball </w:t>
      </w:r>
      <w:r w:rsidR="00107843">
        <w:rPr>
          <w:rFonts w:ascii="Times New Roman" w:hAnsi="Times New Roman"/>
          <w:i/>
          <w:iCs/>
          <w:sz w:val="24"/>
          <w:szCs w:val="24"/>
        </w:rPr>
        <w:t>subset_of</w:t>
      </w:r>
      <w:r>
        <w:rPr>
          <w:rFonts w:ascii="Times New Roman" w:hAnsi="Times New Roman"/>
          <w:i/>
          <w:iCs/>
          <w:sz w:val="24"/>
          <w:szCs w:val="24"/>
        </w:rPr>
        <w:t xml:space="preserve"> </w:t>
      </w:r>
      <w:r>
        <w:rPr>
          <w:rFonts w:ascii="Times New Roman" w:hAnsi="Times New Roman"/>
          <w:iCs/>
          <w:sz w:val="24"/>
          <w:szCs w:val="24"/>
        </w:rPr>
        <w:t xml:space="preserve">entity not containing a </w:t>
      </w:r>
      <w:r w:rsidR="006D4C14">
        <w:rPr>
          <w:rFonts w:ascii="Times New Roman" w:hAnsi="Times New Roman"/>
          <w:iCs/>
          <w:sz w:val="24"/>
          <w:szCs w:val="24"/>
        </w:rPr>
        <w:t>violin</w:t>
      </w:r>
      <w:r>
        <w:rPr>
          <w:rFonts w:ascii="Times New Roman" w:hAnsi="Times New Roman"/>
          <w:iCs/>
          <w:sz w:val="24"/>
          <w:szCs w:val="24"/>
        </w:rPr>
        <w:t xml:space="preserve"> as part</w:t>
      </w:r>
    </w:p>
    <w:p w14:paraId="4F73FDE3" w14:textId="32C97B11" w:rsidR="00497695" w:rsidRPr="006D4C14" w:rsidRDefault="006D4C14" w:rsidP="00497695">
      <w:pPr>
        <w:spacing w:line="360" w:lineRule="auto"/>
        <w:ind w:firstLine="720"/>
        <w:jc w:val="both"/>
        <w:rPr>
          <w:rFonts w:ascii="Times New Roman" w:hAnsi="Times New Roman"/>
          <w:iCs/>
          <w:sz w:val="24"/>
          <w:szCs w:val="24"/>
        </w:rPr>
      </w:pPr>
      <w:r>
        <w:rPr>
          <w:rFonts w:ascii="Times New Roman" w:hAnsi="Times New Roman"/>
          <w:iCs/>
          <w:sz w:val="24"/>
          <w:szCs w:val="24"/>
        </w:rPr>
        <w:t xml:space="preserve">pizza </w:t>
      </w:r>
      <w:r w:rsidR="00107843">
        <w:rPr>
          <w:rFonts w:ascii="Times New Roman" w:hAnsi="Times New Roman"/>
          <w:i/>
          <w:iCs/>
          <w:sz w:val="24"/>
          <w:szCs w:val="24"/>
        </w:rPr>
        <w:t>subset_of</w:t>
      </w:r>
      <w:r>
        <w:rPr>
          <w:rFonts w:ascii="Times New Roman" w:hAnsi="Times New Roman"/>
          <w:i/>
          <w:iCs/>
          <w:sz w:val="24"/>
          <w:szCs w:val="24"/>
        </w:rPr>
        <w:t xml:space="preserve"> </w:t>
      </w:r>
      <w:r>
        <w:rPr>
          <w:rFonts w:ascii="Times New Roman" w:hAnsi="Times New Roman"/>
          <w:iCs/>
          <w:sz w:val="24"/>
          <w:szCs w:val="24"/>
        </w:rPr>
        <w:t>entity that is either a pizza or a bottle of wine.</w:t>
      </w:r>
    </w:p>
    <w:p w14:paraId="2FDFC50F" w14:textId="77777777" w:rsidR="006401B0" w:rsidRDefault="00EA69C1" w:rsidP="006D4C14">
      <w:pPr>
        <w:spacing w:line="360" w:lineRule="auto"/>
        <w:jc w:val="both"/>
        <w:rPr>
          <w:rFonts w:ascii="Times New Roman" w:hAnsi="Times New Roman"/>
          <w:sz w:val="24"/>
          <w:szCs w:val="24"/>
        </w:rPr>
      </w:pPr>
      <w:r>
        <w:rPr>
          <w:rFonts w:ascii="Times New Roman" w:hAnsi="Times New Roman"/>
          <w:sz w:val="24"/>
          <w:szCs w:val="24"/>
        </w:rPr>
        <w:t>Moreover, because sets are timeless entities, t</w:t>
      </w:r>
      <w:r w:rsidR="006D4C14">
        <w:rPr>
          <w:rFonts w:ascii="Times New Roman" w:hAnsi="Times New Roman"/>
          <w:sz w:val="24"/>
          <w:szCs w:val="24"/>
        </w:rPr>
        <w:t xml:space="preserve">he identification of </w:t>
      </w:r>
      <w:r w:rsidR="006D4C14">
        <w:rPr>
          <w:rFonts w:ascii="Times New Roman" w:hAnsi="Times New Roman"/>
          <w:i/>
          <w:sz w:val="24"/>
          <w:szCs w:val="24"/>
        </w:rPr>
        <w:t xml:space="preserve">is_a </w:t>
      </w:r>
      <w:r w:rsidR="006D4C14">
        <w:rPr>
          <w:rFonts w:ascii="Times New Roman" w:hAnsi="Times New Roman"/>
          <w:sz w:val="24"/>
          <w:szCs w:val="24"/>
        </w:rPr>
        <w:t xml:space="preserve">with set-theoretic inclusion also </w:t>
      </w:r>
      <w:r w:rsidR="006401B0" w:rsidRPr="006401B0">
        <w:rPr>
          <w:rFonts w:ascii="Times New Roman" w:hAnsi="Times New Roman"/>
          <w:sz w:val="24"/>
          <w:szCs w:val="24"/>
        </w:rPr>
        <w:t>fails to take account of time, so that when applied to classes of continuants it yields false positives such as </w:t>
      </w:r>
      <w:r w:rsidR="006401B0" w:rsidRPr="006401B0">
        <w:rPr>
          <w:rFonts w:ascii="Times New Roman" w:hAnsi="Times New Roman"/>
          <w:i/>
          <w:iCs/>
          <w:sz w:val="24"/>
          <w:szCs w:val="24"/>
        </w:rPr>
        <w:t xml:space="preserve">adult </w:t>
      </w:r>
      <w:r>
        <w:rPr>
          <w:rFonts w:ascii="Times New Roman" w:hAnsi="Times New Roman"/>
          <w:i/>
          <w:iCs/>
          <w:sz w:val="24"/>
          <w:szCs w:val="24"/>
        </w:rPr>
        <w:t>is_a</w:t>
      </w:r>
      <w:r w:rsidR="006D4C14">
        <w:rPr>
          <w:rFonts w:ascii="Times New Roman" w:hAnsi="Times New Roman"/>
          <w:i/>
          <w:iCs/>
          <w:sz w:val="24"/>
          <w:szCs w:val="24"/>
        </w:rPr>
        <w:t xml:space="preserve"> </w:t>
      </w:r>
      <w:r w:rsidR="006401B0" w:rsidRPr="006401B0">
        <w:rPr>
          <w:rFonts w:ascii="Times New Roman" w:hAnsi="Times New Roman"/>
          <w:i/>
          <w:iCs/>
          <w:sz w:val="24"/>
          <w:szCs w:val="24"/>
        </w:rPr>
        <w:t>child</w:t>
      </w:r>
      <w:r w:rsidR="006401B0" w:rsidRPr="006401B0">
        <w:rPr>
          <w:rFonts w:ascii="Times New Roman" w:hAnsi="Times New Roman"/>
          <w:sz w:val="24"/>
          <w:szCs w:val="24"/>
        </w:rPr>
        <w:t xml:space="preserve"> (because every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adult</w:t>
      </w:r>
      <w:r w:rsidR="006D4C14">
        <w:rPr>
          <w:rFonts w:ascii="Times New Roman" w:hAnsi="Times New Roman"/>
          <w:i/>
          <w:iCs/>
          <w:sz w:val="24"/>
          <w:szCs w:val="24"/>
        </w:rPr>
        <w:t>s</w:t>
      </w:r>
      <w:r w:rsidR="006401B0" w:rsidRPr="006401B0">
        <w:rPr>
          <w:rFonts w:ascii="Times New Roman" w:hAnsi="Times New Roman"/>
          <w:sz w:val="24"/>
          <w:szCs w:val="24"/>
        </w:rPr>
        <w:t> </w:t>
      </w:r>
      <w:r>
        <w:rPr>
          <w:rFonts w:ascii="Times New Roman" w:hAnsi="Times New Roman"/>
          <w:sz w:val="24"/>
          <w:szCs w:val="24"/>
        </w:rPr>
        <w:t xml:space="preserve">is also </w:t>
      </w:r>
      <w:r w:rsidR="006401B0" w:rsidRPr="006401B0">
        <w:rPr>
          <w:rFonts w:ascii="Times New Roman" w:hAnsi="Times New Roman"/>
          <w:sz w:val="24"/>
          <w:szCs w:val="24"/>
        </w:rPr>
        <w:t xml:space="preserve">an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child</w:t>
      </w:r>
      <w:r w:rsidR="006D4C14">
        <w:rPr>
          <w:rFonts w:ascii="Times New Roman" w:hAnsi="Times New Roman"/>
          <w:i/>
          <w:iCs/>
          <w:sz w:val="24"/>
          <w:szCs w:val="24"/>
        </w:rPr>
        <w:t>ren</w:t>
      </w:r>
      <w:r w:rsidR="006401B0" w:rsidRPr="006401B0">
        <w:rPr>
          <w:rFonts w:ascii="Times New Roman" w:hAnsi="Times New Roman"/>
          <w:sz w:val="24"/>
          <w:szCs w:val="24"/>
        </w:rPr>
        <w:t>).</w:t>
      </w:r>
    </w:p>
    <w:p w14:paraId="369790E3" w14:textId="77777777" w:rsidR="00EA69C1" w:rsidRDefault="00EA69C1" w:rsidP="006D4C14">
      <w:pPr>
        <w:spacing w:line="360" w:lineRule="auto"/>
        <w:jc w:val="both"/>
        <w:rPr>
          <w:rFonts w:ascii="Times New Roman" w:hAnsi="Times New Roman"/>
          <w:sz w:val="24"/>
          <w:szCs w:val="24"/>
        </w:rPr>
      </w:pPr>
      <w:r>
        <w:rPr>
          <w:rFonts w:ascii="Times New Roman" w:hAnsi="Times New Roman"/>
          <w:sz w:val="24"/>
          <w:szCs w:val="24"/>
        </w:rPr>
        <w:t xml:space="preserve">On the basis of our distinction between universals and classes, above, we can now see how these problems are resolved. The relation </w:t>
      </w:r>
      <w:r>
        <w:rPr>
          <w:rFonts w:ascii="Times New Roman" w:hAnsi="Times New Roman"/>
          <w:i/>
          <w:sz w:val="24"/>
          <w:szCs w:val="24"/>
        </w:rPr>
        <w:t xml:space="preserve">is_a </w:t>
      </w:r>
      <w:r>
        <w:rPr>
          <w:rFonts w:ascii="Times New Roman" w:hAnsi="Times New Roman"/>
          <w:sz w:val="24"/>
          <w:szCs w:val="24"/>
        </w:rPr>
        <w:t xml:space="preserve">holds exclusively between universals. The </w:t>
      </w:r>
      <w:r w:rsidRPr="00EA69C1">
        <w:rPr>
          <w:rFonts w:ascii="Times New Roman" w:hAnsi="Times New Roman"/>
          <w:i/>
          <w:sz w:val="24"/>
          <w:szCs w:val="24"/>
        </w:rPr>
        <w:t>subclass</w:t>
      </w:r>
      <w:r>
        <w:rPr>
          <w:rFonts w:ascii="Times New Roman" w:hAnsi="Times New Roman"/>
          <w:sz w:val="24"/>
          <w:szCs w:val="24"/>
        </w:rPr>
        <w:t xml:space="preserve"> relation holds exclusively between classes. When formulated in OWL, universals are in effect identified with those cla</w:t>
      </w:r>
      <w:r w:rsidR="000553EE">
        <w:rPr>
          <w:rFonts w:ascii="Times New Roman" w:hAnsi="Times New Roman"/>
          <w:sz w:val="24"/>
          <w:szCs w:val="24"/>
        </w:rPr>
        <w:t xml:space="preserve">sses which are their extensions; hence the difference between </w:t>
      </w:r>
      <w:r w:rsidR="000553EE">
        <w:rPr>
          <w:rFonts w:ascii="Times New Roman" w:hAnsi="Times New Roman"/>
          <w:i/>
          <w:sz w:val="24"/>
          <w:szCs w:val="24"/>
        </w:rPr>
        <w:t xml:space="preserve">is_a </w:t>
      </w:r>
      <w:r w:rsidR="000553EE">
        <w:rPr>
          <w:rFonts w:ascii="Times New Roman" w:hAnsi="Times New Roman"/>
          <w:sz w:val="24"/>
          <w:szCs w:val="24"/>
        </w:rPr>
        <w:t xml:space="preserve">and </w:t>
      </w:r>
      <w:r w:rsidR="000553EE">
        <w:rPr>
          <w:rFonts w:ascii="Times New Roman" w:hAnsi="Times New Roman"/>
          <w:i/>
          <w:sz w:val="24"/>
          <w:szCs w:val="24"/>
        </w:rPr>
        <w:t xml:space="preserve">subclass </w:t>
      </w:r>
      <w:r w:rsidR="000553EE">
        <w:rPr>
          <w:rFonts w:ascii="Times New Roman" w:hAnsi="Times New Roman"/>
          <w:sz w:val="24"/>
          <w:szCs w:val="24"/>
        </w:rPr>
        <w:t xml:space="preserve">becomes invisible. However, when building ontologies the difference should be taken into account nonetheless; most simply by including in the asserted part of the ontology only those relations which hold between universals, and allow other sorts of relations to be inferred by </w:t>
      </w:r>
      <w:r w:rsidR="00586E63">
        <w:rPr>
          <w:rFonts w:ascii="Times New Roman" w:hAnsi="Times New Roman"/>
          <w:sz w:val="24"/>
          <w:szCs w:val="24"/>
        </w:rPr>
        <w:t>the</w:t>
      </w:r>
      <w:r w:rsidR="000553EE">
        <w:rPr>
          <w:rFonts w:ascii="Times New Roman" w:hAnsi="Times New Roman"/>
          <w:sz w:val="24"/>
          <w:szCs w:val="24"/>
        </w:rPr>
        <w:t xml:space="preserve"> </w:t>
      </w:r>
      <w:r w:rsidR="00586E63">
        <w:rPr>
          <w:rFonts w:ascii="Times New Roman" w:hAnsi="Times New Roman"/>
          <w:sz w:val="24"/>
          <w:szCs w:val="24"/>
        </w:rPr>
        <w:t>reasoner [</w:t>
      </w:r>
      <w:r w:rsidR="00586E63">
        <w:rPr>
          <w:rFonts w:ascii="Times New Roman" w:hAnsi="Times New Roman"/>
          <w:sz w:val="24"/>
          <w:szCs w:val="24"/>
        </w:rPr>
        <w:fldChar w:fldCharType="begin"/>
      </w:r>
      <w:r w:rsidR="00586E63">
        <w:rPr>
          <w:rFonts w:ascii="Times New Roman" w:hAnsi="Times New Roman"/>
          <w:sz w:val="24"/>
          <w:szCs w:val="24"/>
        </w:rPr>
        <w:instrText xml:space="preserve"> REF _Ref309403777 \r \h </w:instrText>
      </w:r>
      <w:r w:rsidR="00586E63">
        <w:rPr>
          <w:rFonts w:ascii="Times New Roman" w:hAnsi="Times New Roman"/>
          <w:sz w:val="24"/>
          <w:szCs w:val="24"/>
        </w:rPr>
      </w:r>
      <w:r w:rsidR="00586E63">
        <w:rPr>
          <w:rFonts w:ascii="Times New Roman" w:hAnsi="Times New Roman"/>
          <w:sz w:val="24"/>
          <w:szCs w:val="24"/>
        </w:rPr>
        <w:fldChar w:fldCharType="separate"/>
      </w:r>
      <w:r w:rsidR="007A1CDD">
        <w:rPr>
          <w:rFonts w:ascii="Times New Roman" w:hAnsi="Times New Roman"/>
          <w:sz w:val="24"/>
          <w:szCs w:val="24"/>
        </w:rPr>
        <w:t>19</w:t>
      </w:r>
      <w:r w:rsidR="00586E63">
        <w:rPr>
          <w:rFonts w:ascii="Times New Roman" w:hAnsi="Times New Roman"/>
          <w:sz w:val="24"/>
          <w:szCs w:val="24"/>
        </w:rPr>
        <w:fldChar w:fldCharType="end"/>
      </w:r>
      <w:r w:rsidR="00586E63">
        <w:rPr>
          <w:rFonts w:ascii="Times New Roman" w:hAnsi="Times New Roman"/>
          <w:sz w:val="24"/>
          <w:szCs w:val="24"/>
        </w:rPr>
        <w:t>]</w:t>
      </w:r>
      <w:r w:rsidR="000553EE">
        <w:rPr>
          <w:rFonts w:ascii="Times New Roman" w:hAnsi="Times New Roman"/>
          <w:sz w:val="24"/>
          <w:szCs w:val="24"/>
        </w:rPr>
        <w:t>.</w:t>
      </w:r>
    </w:p>
    <w:p w14:paraId="00A18B8E" w14:textId="32A3ABCC" w:rsidR="00F56651" w:rsidRPr="00F56651" w:rsidRDefault="00F56651" w:rsidP="006D4C14">
      <w:pPr>
        <w:spacing w:line="360" w:lineRule="auto"/>
        <w:jc w:val="both"/>
        <w:rPr>
          <w:ins w:id="65" w:author="phismith1" w:date="2012-01-04T20:37:00Z"/>
          <w:rFonts w:ascii="Times New Roman" w:hAnsi="Times New Roman"/>
          <w:sz w:val="24"/>
          <w:szCs w:val="24"/>
        </w:rPr>
      </w:pPr>
      <w:ins w:id="66" w:author="phismith1" w:date="2012-01-04T20:37:00Z">
        <w:r>
          <w:rPr>
            <w:rFonts w:ascii="Times New Roman" w:hAnsi="Times New Roman"/>
            <w:sz w:val="24"/>
            <w:szCs w:val="24"/>
          </w:rPr>
          <w:t xml:space="preserve">Since universals are not categorized as such in this version of BFO, the </w:t>
        </w:r>
        <w:r>
          <w:rPr>
            <w:rFonts w:ascii="Times New Roman" w:hAnsi="Times New Roman"/>
            <w:b/>
            <w:sz w:val="24"/>
            <w:szCs w:val="24"/>
          </w:rPr>
          <w:t>instance_of</w:t>
        </w:r>
        <w:r>
          <w:rPr>
            <w:rFonts w:ascii="Times New Roman" w:hAnsi="Times New Roman"/>
            <w:sz w:val="24"/>
            <w:szCs w:val="24"/>
          </w:rPr>
          <w:t xml:space="preserve"> and </w:t>
        </w:r>
        <w:r>
          <w:rPr>
            <w:rFonts w:ascii="Times New Roman" w:hAnsi="Times New Roman"/>
            <w:b/>
            <w:sz w:val="24"/>
            <w:szCs w:val="24"/>
          </w:rPr>
          <w:t>is_a</w:t>
        </w:r>
        <w:r>
          <w:rPr>
            <w:rFonts w:ascii="Times New Roman" w:hAnsi="Times New Roman"/>
            <w:sz w:val="24"/>
            <w:szCs w:val="24"/>
          </w:rPr>
          <w:t xml:space="preserve"> relations are not part of the current BFO specification, though they are critical for understanding and describing BFO.  In a future version where universals and particulars are treated explicitly within BFO itself, such that the relata of these relations are </w:t>
        </w:r>
        <w:r w:rsidR="006D439D">
          <w:rPr>
            <w:rFonts w:ascii="Times New Roman" w:hAnsi="Times New Roman"/>
            <w:sz w:val="24"/>
            <w:szCs w:val="24"/>
          </w:rPr>
          <w:t xml:space="preserve">properly </w:t>
        </w:r>
        <w:r>
          <w:rPr>
            <w:rFonts w:ascii="Times New Roman" w:hAnsi="Times New Roman"/>
            <w:sz w:val="24"/>
            <w:szCs w:val="24"/>
          </w:rPr>
          <w:t>describable within BFO, these relations will be added to the specification.</w:t>
        </w:r>
      </w:ins>
    </w:p>
    <w:p w14:paraId="6F9E3665" w14:textId="77777777" w:rsidR="007B59A9" w:rsidRDefault="007B59A9" w:rsidP="007B59A9">
      <w:pPr>
        <w:pStyle w:val="Heading2"/>
        <w:spacing w:line="360" w:lineRule="auto"/>
        <w:rPr>
          <w:sz w:val="24"/>
          <w:szCs w:val="24"/>
        </w:rPr>
      </w:pPr>
      <w:bookmarkStart w:id="67" w:name="_Toc313270688"/>
      <w:bookmarkStart w:id="68" w:name="_Toc313472823"/>
      <w:r w:rsidRPr="00482568">
        <w:rPr>
          <w:sz w:val="24"/>
          <w:szCs w:val="24"/>
        </w:rPr>
        <w:t xml:space="preserve">The </w:t>
      </w:r>
      <w:r>
        <w:rPr>
          <w:sz w:val="24"/>
          <w:szCs w:val="24"/>
        </w:rPr>
        <w:t xml:space="preserve">element_of </w:t>
      </w:r>
      <w:r w:rsidRPr="00482568">
        <w:rPr>
          <w:sz w:val="24"/>
          <w:szCs w:val="24"/>
        </w:rPr>
        <w:t>relation</w:t>
      </w:r>
      <w:bookmarkEnd w:id="67"/>
      <w:bookmarkEnd w:id="68"/>
    </w:p>
    <w:p w14:paraId="39BBD7D2" w14:textId="77777777" w:rsidR="00845FB5" w:rsidRPr="00845FB5" w:rsidRDefault="00845FB5" w:rsidP="00845FB5">
      <w:pPr>
        <w:spacing w:line="360" w:lineRule="auto"/>
        <w:jc w:val="both"/>
        <w:rPr>
          <w:ins w:id="69" w:author="phismith2" w:date="2012-01-04T20:37:00Z"/>
          <w:rFonts w:ascii="Times New Roman" w:hAnsi="Times New Roman"/>
          <w:sz w:val="24"/>
          <w:szCs w:val="24"/>
        </w:rPr>
      </w:pPr>
      <w:ins w:id="70" w:author="phismith2" w:date="2012-01-04T20:37:00Z">
        <w:r w:rsidRPr="00845FB5">
          <w:rPr>
            <w:rFonts w:ascii="Times New Roman" w:hAnsi="Times New Roman"/>
            <w:sz w:val="24"/>
            <w:szCs w:val="24"/>
          </w:rPr>
          <w:t>BFO only allows two levels, of non-class entities (Urelemente) and classes (</w:t>
        </w:r>
        <w:r>
          <w:rPr>
            <w:rFonts w:ascii="Times New Roman" w:hAnsi="Times New Roman"/>
            <w:sz w:val="24"/>
            <w:szCs w:val="24"/>
          </w:rPr>
          <w:t>just as it allows</w:t>
        </w:r>
        <w:r w:rsidRPr="00845FB5">
          <w:rPr>
            <w:rFonts w:ascii="Times New Roman" w:hAnsi="Times New Roman"/>
            <w:sz w:val="24"/>
            <w:szCs w:val="24"/>
          </w:rPr>
          <w:t xml:space="preserve"> only </w:t>
        </w:r>
        <w:r>
          <w:rPr>
            <w:rFonts w:ascii="Times New Roman" w:hAnsi="Times New Roman"/>
            <w:sz w:val="24"/>
            <w:szCs w:val="24"/>
          </w:rPr>
          <w:t xml:space="preserve">the </w:t>
        </w:r>
        <w:r w:rsidRPr="00845FB5">
          <w:rPr>
            <w:rFonts w:ascii="Times New Roman" w:hAnsi="Times New Roman"/>
            <w:sz w:val="24"/>
            <w:szCs w:val="24"/>
          </w:rPr>
          <w:t xml:space="preserve">two levels of </w:t>
        </w:r>
        <w:r w:rsidRPr="00845FB5">
          <w:rPr>
            <w:rFonts w:ascii="Times New Roman" w:hAnsi="Times New Roman"/>
            <w:i/>
            <w:sz w:val="24"/>
            <w:szCs w:val="24"/>
          </w:rPr>
          <w:t>instances</w:t>
        </w:r>
        <w:r w:rsidRPr="00845FB5">
          <w:rPr>
            <w:rFonts w:ascii="Times New Roman" w:hAnsi="Times New Roman"/>
            <w:sz w:val="24"/>
            <w:szCs w:val="24"/>
          </w:rPr>
          <w:t xml:space="preserve"> and </w:t>
        </w:r>
        <w:r w:rsidRPr="00845FB5">
          <w:rPr>
            <w:rFonts w:ascii="Times New Roman" w:hAnsi="Times New Roman"/>
            <w:i/>
            <w:sz w:val="24"/>
            <w:szCs w:val="24"/>
          </w:rPr>
          <w:t>types</w:t>
        </w:r>
        <w:r>
          <w:rPr>
            <w:rFonts w:ascii="Times New Roman" w:hAnsi="Times New Roman"/>
            <w:sz w:val="24"/>
            <w:szCs w:val="24"/>
          </w:rPr>
          <w:t>)</w:t>
        </w:r>
        <w:r w:rsidRPr="00845FB5">
          <w:rPr>
            <w:rFonts w:ascii="Times New Roman" w:hAnsi="Times New Roman"/>
            <w:sz w:val="24"/>
            <w:szCs w:val="24"/>
          </w:rPr>
          <w:t>. Thus a class can never be the element of anot</w:t>
        </w:r>
        <w:r>
          <w:rPr>
            <w:rFonts w:ascii="Times New Roman" w:hAnsi="Times New Roman"/>
            <w:sz w:val="24"/>
            <w:szCs w:val="24"/>
          </w:rPr>
          <w:t>her class, and a type can never be an instance of another type.</w:t>
        </w:r>
      </w:ins>
    </w:p>
    <w:p w14:paraId="2399AA0B" w14:textId="1388A852" w:rsidR="007B59A9" w:rsidRDefault="007B59A9" w:rsidP="007B59A9">
      <w:pPr>
        <w:rPr>
          <w:rFonts w:ascii="Times New Roman" w:hAnsi="Times New Roman"/>
          <w:sz w:val="24"/>
          <w:szCs w:val="23"/>
        </w:rPr>
      </w:pPr>
      <w:ins w:id="71" w:author="phismith2" w:date="2012-01-04T20:37:00Z">
        <w:r w:rsidRPr="003D08AA">
          <w:rPr>
            <w:rFonts w:ascii="Times New Roman" w:hAnsi="Times New Roman"/>
            <w:smallCaps/>
            <w:sz w:val="24"/>
            <w:szCs w:val="23"/>
            <w:highlight w:val="yellow"/>
            <w:rPrChange w:id="72" w:author="phismith" w:date="2012-01-04T20:51:00Z">
              <w:rPr>
                <w:rFonts w:ascii="Times New Roman" w:hAnsi="Times New Roman"/>
                <w:smallCaps/>
                <w:sz w:val="24"/>
                <w:szCs w:val="23"/>
              </w:rPr>
            </w:rPrChange>
          </w:rPr>
          <w:t xml:space="preserve">Elucidation: </w:t>
        </w:r>
        <w:del w:id="73" w:author="phismith" w:date="2012-01-04T20:51:00Z">
          <w:r w:rsidRPr="003D08AA" w:rsidDel="003D08AA">
            <w:rPr>
              <w:rFonts w:ascii="Times New Roman" w:hAnsi="Times New Roman"/>
              <w:sz w:val="24"/>
              <w:szCs w:val="23"/>
              <w:highlight w:val="yellow"/>
              <w:rPrChange w:id="74" w:author="phismith" w:date="2012-01-04T20:51:00Z">
                <w:rPr>
                  <w:rFonts w:ascii="Times New Roman" w:hAnsi="Times New Roman"/>
                  <w:sz w:val="24"/>
                  <w:szCs w:val="23"/>
                </w:rPr>
              </w:rPrChange>
            </w:rPr>
            <w:delText>the</w:delText>
          </w:r>
        </w:del>
      </w:ins>
      <w:ins w:id="75" w:author="phismith1" w:date="2012-01-04T20:37:00Z">
        <w:r w:rsidR="00520426" w:rsidRPr="003D08AA">
          <w:rPr>
            <w:rFonts w:ascii="Times New Roman" w:hAnsi="Times New Roman"/>
            <w:smallCaps/>
            <w:sz w:val="24"/>
            <w:szCs w:val="23"/>
            <w:highlight w:val="yellow"/>
            <w:rPrChange w:id="76" w:author="phismith" w:date="2012-01-04T20:51:00Z">
              <w:rPr>
                <w:rFonts w:ascii="Times New Roman" w:hAnsi="Times New Roman"/>
                <w:smallCaps/>
                <w:sz w:val="24"/>
                <w:szCs w:val="23"/>
              </w:rPr>
            </w:rPrChange>
          </w:rPr>
          <w:t>T</w:t>
        </w:r>
        <w:r w:rsidRPr="003D08AA">
          <w:rPr>
            <w:rFonts w:ascii="Times New Roman" w:hAnsi="Times New Roman"/>
            <w:sz w:val="24"/>
            <w:szCs w:val="23"/>
            <w:highlight w:val="yellow"/>
            <w:rPrChange w:id="77" w:author="phismith" w:date="2012-01-04T20:51:00Z">
              <w:rPr>
                <w:rFonts w:ascii="Times New Roman" w:hAnsi="Times New Roman"/>
                <w:sz w:val="24"/>
                <w:szCs w:val="23"/>
              </w:rPr>
            </w:rPrChange>
          </w:rPr>
          <w:t>he</w:t>
        </w:r>
      </w:ins>
      <w:r w:rsidRPr="003D08AA">
        <w:rPr>
          <w:rFonts w:ascii="Times New Roman" w:hAnsi="Times New Roman"/>
          <w:sz w:val="24"/>
          <w:szCs w:val="23"/>
          <w:highlight w:val="yellow"/>
          <w:rPrChange w:id="78" w:author="phismith" w:date="2012-01-04T20:51:00Z">
            <w:rPr>
              <w:rFonts w:ascii="Times New Roman" w:hAnsi="Times New Roman"/>
              <w:sz w:val="24"/>
              <w:szCs w:val="23"/>
            </w:rPr>
          </w:rPrChange>
        </w:rPr>
        <w:t xml:space="preserve"> </w:t>
      </w:r>
      <w:r w:rsidR="00910E93" w:rsidRPr="003D08AA">
        <w:rPr>
          <w:rFonts w:ascii="Times New Roman" w:hAnsi="Times New Roman"/>
          <w:b/>
          <w:sz w:val="24"/>
          <w:szCs w:val="23"/>
          <w:highlight w:val="yellow"/>
          <w:rPrChange w:id="79" w:author="phismith" w:date="2012-01-04T20:51:00Z">
            <w:rPr>
              <w:rFonts w:ascii="Times New Roman" w:hAnsi="Times New Roman"/>
              <w:b/>
              <w:sz w:val="24"/>
              <w:szCs w:val="23"/>
            </w:rPr>
          </w:rPrChange>
        </w:rPr>
        <w:t xml:space="preserve">element_of </w:t>
      </w:r>
      <w:r w:rsidRPr="003D08AA">
        <w:rPr>
          <w:rFonts w:ascii="Times New Roman" w:hAnsi="Times New Roman"/>
          <w:sz w:val="24"/>
          <w:szCs w:val="23"/>
          <w:highlight w:val="yellow"/>
          <w:rPrChange w:id="80" w:author="phismith" w:date="2012-01-04T20:51:00Z">
            <w:rPr>
              <w:rFonts w:ascii="Times New Roman" w:hAnsi="Times New Roman"/>
              <w:sz w:val="24"/>
              <w:szCs w:val="23"/>
            </w:rPr>
          </w:rPrChange>
        </w:rPr>
        <w:t>relation between a class and its elements is to be understood in the usual set-theoretical sense.</w:t>
      </w:r>
    </w:p>
    <w:p w14:paraId="591D2A75" w14:textId="77777777" w:rsidR="00910E93" w:rsidRDefault="007B59A9" w:rsidP="007B59A9">
      <w:pPr>
        <w:rPr>
          <w:rFonts w:ascii="Times New Roman" w:hAnsi="Times New Roman"/>
          <w:sz w:val="24"/>
          <w:szCs w:val="23"/>
        </w:rPr>
      </w:pPr>
      <w:r w:rsidRPr="00C70E0A">
        <w:rPr>
          <w:rFonts w:ascii="Times New Roman" w:hAnsi="Times New Roman"/>
          <w:sz w:val="24"/>
          <w:szCs w:val="24"/>
        </w:rPr>
        <w:t>Domain</w:t>
      </w:r>
      <w:r>
        <w:rPr>
          <w:rFonts w:ascii="Times New Roman" w:hAnsi="Times New Roman"/>
          <w:sz w:val="24"/>
          <w:szCs w:val="23"/>
        </w:rPr>
        <w:t xml:space="preserve">: entity. </w:t>
      </w:r>
    </w:p>
    <w:p w14:paraId="4EF2A8C3" w14:textId="77777777" w:rsidR="007B59A9" w:rsidRDefault="007B59A9" w:rsidP="007B59A9">
      <w:pPr>
        <w:rPr>
          <w:rFonts w:ascii="Times New Roman" w:hAnsi="Times New Roman"/>
          <w:sz w:val="24"/>
          <w:szCs w:val="23"/>
        </w:rPr>
      </w:pPr>
      <w:r w:rsidRPr="00C70E0A">
        <w:rPr>
          <w:rFonts w:ascii="Times New Roman" w:hAnsi="Times New Roman"/>
          <w:sz w:val="24"/>
          <w:szCs w:val="24"/>
        </w:rPr>
        <w:t>Range</w:t>
      </w:r>
      <w:r>
        <w:rPr>
          <w:rFonts w:ascii="Times New Roman" w:hAnsi="Times New Roman"/>
          <w:sz w:val="24"/>
          <w:szCs w:val="23"/>
        </w:rPr>
        <w:t>: class</w:t>
      </w:r>
    </w:p>
    <w:p w14:paraId="4E412E03" w14:textId="77777777" w:rsidR="00910E93" w:rsidRDefault="007B59A9" w:rsidP="007B59A9">
      <w:pPr>
        <w:rPr>
          <w:rFonts w:ascii="Times New Roman" w:hAnsi="Times New Roman"/>
          <w:sz w:val="24"/>
          <w:szCs w:val="23"/>
        </w:rPr>
      </w:pPr>
      <w:r w:rsidRPr="00520426">
        <w:rPr>
          <w:rFonts w:ascii="Times New Roman" w:hAnsi="Times New Roman"/>
          <w:sz w:val="24"/>
          <w:szCs w:val="24"/>
        </w:rPr>
        <w:t>E</w:t>
      </w:r>
      <w:r w:rsidRPr="00C70E0A">
        <w:rPr>
          <w:rFonts w:ascii="Times New Roman" w:hAnsi="Times New Roman"/>
          <w:sz w:val="24"/>
          <w:szCs w:val="24"/>
        </w:rPr>
        <w:t>xamples</w:t>
      </w:r>
      <w:r>
        <w:rPr>
          <w:rFonts w:ascii="Times New Roman" w:hAnsi="Times New Roman"/>
          <w:smallCaps/>
          <w:sz w:val="24"/>
          <w:szCs w:val="23"/>
        </w:rPr>
        <w:t>: P</w:t>
      </w:r>
      <w:r>
        <w:rPr>
          <w:rFonts w:ascii="Times New Roman" w:hAnsi="Times New Roman"/>
          <w:sz w:val="24"/>
          <w:szCs w:val="23"/>
        </w:rPr>
        <w:t>atrick Hayes is an element of the class of human beings; Julius Caesar is an element of the class of human beings; John’s oophorectomy, performed yesterday, is an element of the class of oophorectomies.</w:t>
      </w:r>
    </w:p>
    <w:p w14:paraId="358EF585" w14:textId="77777777" w:rsidR="007B59A9" w:rsidRDefault="007B59A9" w:rsidP="007B59A9">
      <w:pPr>
        <w:pStyle w:val="Heading2"/>
        <w:spacing w:line="360" w:lineRule="auto"/>
        <w:rPr>
          <w:sz w:val="24"/>
          <w:szCs w:val="24"/>
        </w:rPr>
      </w:pPr>
      <w:bookmarkStart w:id="81" w:name="_Toc313270689"/>
      <w:bookmarkStart w:id="82" w:name="_Toc313472824"/>
      <w:r w:rsidRPr="00482568">
        <w:rPr>
          <w:sz w:val="24"/>
          <w:szCs w:val="24"/>
        </w:rPr>
        <w:t xml:space="preserve">The </w:t>
      </w:r>
      <w:r>
        <w:rPr>
          <w:sz w:val="24"/>
          <w:szCs w:val="24"/>
        </w:rPr>
        <w:t xml:space="preserve">subclass </w:t>
      </w:r>
      <w:r w:rsidRPr="00482568">
        <w:rPr>
          <w:sz w:val="24"/>
          <w:szCs w:val="24"/>
        </w:rPr>
        <w:t>relation</w:t>
      </w:r>
      <w:bookmarkEnd w:id="81"/>
      <w:bookmarkEnd w:id="82"/>
    </w:p>
    <w:p w14:paraId="486DAD48" w14:textId="76BCDD1E" w:rsidR="00910E93" w:rsidRPr="00910E93" w:rsidRDefault="00910E93" w:rsidP="00910E93">
      <w:pPr>
        <w:rPr>
          <w:rFonts w:ascii="Times New Roman" w:hAnsi="Times New Roman"/>
          <w:b/>
          <w:i/>
          <w:smallCaps/>
          <w:sz w:val="24"/>
          <w:szCs w:val="23"/>
        </w:rPr>
      </w:pPr>
      <w:del w:id="83" w:author="phismith1" w:date="2012-01-04T20:37:00Z">
        <w:r w:rsidRPr="003D08AA">
          <w:rPr>
            <w:rFonts w:ascii="Times New Roman" w:hAnsi="Times New Roman"/>
            <w:smallCaps/>
            <w:sz w:val="24"/>
            <w:szCs w:val="23"/>
            <w:highlight w:val="yellow"/>
            <w:rPrChange w:id="84" w:author="phismith" w:date="2012-01-04T20:51:00Z">
              <w:rPr>
                <w:rFonts w:ascii="Times New Roman" w:hAnsi="Times New Roman"/>
                <w:smallCaps/>
                <w:sz w:val="24"/>
                <w:szCs w:val="23"/>
              </w:rPr>
            </w:rPrChange>
          </w:rPr>
          <w:delText xml:space="preserve">Definition: </w:delText>
        </w:r>
      </w:del>
      <w:r w:rsidRPr="003D08AA">
        <w:rPr>
          <w:rFonts w:ascii="Times New Roman" w:hAnsi="Times New Roman"/>
          <w:i/>
          <w:sz w:val="24"/>
          <w:szCs w:val="23"/>
          <w:highlight w:val="yellow"/>
          <w:rPrChange w:id="85" w:author="phismith" w:date="2012-01-04T20:51:00Z">
            <w:rPr>
              <w:rFonts w:ascii="Times New Roman" w:hAnsi="Times New Roman"/>
              <w:i/>
              <w:sz w:val="24"/>
              <w:szCs w:val="23"/>
            </w:rPr>
          </w:rPrChange>
        </w:rPr>
        <w:t>a</w:t>
      </w:r>
      <w:r w:rsidRPr="003D08AA">
        <w:rPr>
          <w:rFonts w:ascii="Times New Roman" w:hAnsi="Times New Roman"/>
          <w:smallCaps/>
          <w:sz w:val="24"/>
          <w:szCs w:val="23"/>
          <w:highlight w:val="yellow"/>
          <w:rPrChange w:id="86" w:author="phismith" w:date="2012-01-04T20:51:00Z">
            <w:rPr>
              <w:rFonts w:ascii="Times New Roman" w:hAnsi="Times New Roman"/>
              <w:smallCaps/>
              <w:sz w:val="24"/>
              <w:szCs w:val="23"/>
            </w:rPr>
          </w:rPrChange>
        </w:rPr>
        <w:t xml:space="preserve"> </w:t>
      </w:r>
      <w:r w:rsidRPr="003D08AA">
        <w:rPr>
          <w:rFonts w:ascii="Times New Roman" w:hAnsi="Times New Roman"/>
          <w:b/>
          <w:sz w:val="24"/>
          <w:szCs w:val="23"/>
          <w:highlight w:val="yellow"/>
          <w:rPrChange w:id="87" w:author="phismith" w:date="2012-01-04T20:51:00Z">
            <w:rPr>
              <w:rFonts w:ascii="Times New Roman" w:hAnsi="Times New Roman"/>
              <w:b/>
              <w:sz w:val="24"/>
              <w:szCs w:val="23"/>
            </w:rPr>
          </w:rPrChange>
        </w:rPr>
        <w:t>subclass</w:t>
      </w:r>
      <w:r w:rsidRPr="003D08AA">
        <w:rPr>
          <w:rFonts w:ascii="Times New Roman" w:hAnsi="Times New Roman"/>
          <w:sz w:val="24"/>
          <w:szCs w:val="23"/>
          <w:highlight w:val="yellow"/>
          <w:rPrChange w:id="88" w:author="phismith" w:date="2012-01-04T20:51:00Z">
            <w:rPr>
              <w:rFonts w:ascii="Times New Roman" w:hAnsi="Times New Roman"/>
              <w:sz w:val="24"/>
              <w:szCs w:val="23"/>
            </w:rPr>
          </w:rPrChange>
        </w:rPr>
        <w:t xml:space="preserve"> </w:t>
      </w:r>
      <w:r w:rsidRPr="003D08AA">
        <w:rPr>
          <w:rFonts w:ascii="Times New Roman" w:hAnsi="Times New Roman"/>
          <w:i/>
          <w:sz w:val="24"/>
          <w:szCs w:val="23"/>
          <w:highlight w:val="yellow"/>
          <w:rPrChange w:id="89" w:author="phismith" w:date="2012-01-04T20:51:00Z">
            <w:rPr>
              <w:rFonts w:ascii="Times New Roman" w:hAnsi="Times New Roman"/>
              <w:i/>
              <w:sz w:val="24"/>
              <w:szCs w:val="23"/>
            </w:rPr>
          </w:rPrChange>
        </w:rPr>
        <w:t>b =</w:t>
      </w:r>
      <w:r w:rsidRPr="003D08AA">
        <w:rPr>
          <w:rFonts w:ascii="Times New Roman" w:hAnsi="Times New Roman"/>
          <w:sz w:val="24"/>
          <w:szCs w:val="23"/>
          <w:highlight w:val="yellow"/>
          <w:rPrChange w:id="90" w:author="phismith" w:date="2012-01-04T20:51:00Z">
            <w:rPr>
              <w:rFonts w:ascii="Times New Roman" w:hAnsi="Times New Roman"/>
              <w:sz w:val="24"/>
              <w:szCs w:val="23"/>
            </w:rPr>
          </w:rPrChange>
        </w:rPr>
        <w:t xml:space="preserve">Def. </w:t>
      </w:r>
      <w:r w:rsidRPr="003D08AA">
        <w:rPr>
          <w:rFonts w:ascii="Times New Roman" w:hAnsi="Times New Roman"/>
          <w:i/>
          <w:sz w:val="24"/>
          <w:szCs w:val="23"/>
          <w:highlight w:val="yellow"/>
          <w:rPrChange w:id="91" w:author="phismith" w:date="2012-01-04T20:51:00Z">
            <w:rPr>
              <w:rFonts w:ascii="Times New Roman" w:hAnsi="Times New Roman"/>
              <w:i/>
              <w:sz w:val="24"/>
              <w:szCs w:val="23"/>
            </w:rPr>
          </w:rPrChange>
        </w:rPr>
        <w:t xml:space="preserve">a </w:t>
      </w:r>
      <w:r w:rsidRPr="003D08AA">
        <w:rPr>
          <w:rFonts w:ascii="Times New Roman" w:hAnsi="Times New Roman"/>
          <w:sz w:val="24"/>
          <w:szCs w:val="23"/>
          <w:highlight w:val="yellow"/>
          <w:rPrChange w:id="92" w:author="phismith" w:date="2012-01-04T20:51:00Z">
            <w:rPr>
              <w:rFonts w:ascii="Times New Roman" w:hAnsi="Times New Roman"/>
              <w:sz w:val="24"/>
              <w:szCs w:val="23"/>
            </w:rPr>
          </w:rPrChange>
        </w:rPr>
        <w:t xml:space="preserve">is a class &amp; </w:t>
      </w:r>
      <w:r w:rsidRPr="003D08AA">
        <w:rPr>
          <w:rFonts w:ascii="Times New Roman" w:hAnsi="Times New Roman"/>
          <w:i/>
          <w:sz w:val="24"/>
          <w:szCs w:val="23"/>
          <w:highlight w:val="yellow"/>
          <w:rPrChange w:id="93" w:author="phismith" w:date="2012-01-04T20:51:00Z">
            <w:rPr>
              <w:rFonts w:ascii="Times New Roman" w:hAnsi="Times New Roman"/>
              <w:i/>
              <w:sz w:val="24"/>
              <w:szCs w:val="23"/>
            </w:rPr>
          </w:rPrChange>
        </w:rPr>
        <w:t xml:space="preserve">b </w:t>
      </w:r>
      <w:r w:rsidRPr="003D08AA">
        <w:rPr>
          <w:rFonts w:ascii="Times New Roman" w:hAnsi="Times New Roman"/>
          <w:sz w:val="24"/>
          <w:szCs w:val="23"/>
          <w:highlight w:val="yellow"/>
          <w:rPrChange w:id="94" w:author="phismith" w:date="2012-01-04T20:51:00Z">
            <w:rPr>
              <w:rFonts w:ascii="Times New Roman" w:hAnsi="Times New Roman"/>
              <w:sz w:val="24"/>
              <w:szCs w:val="23"/>
            </w:rPr>
          </w:rPrChange>
        </w:rPr>
        <w:t xml:space="preserve">is a class &amp; all elements of </w:t>
      </w:r>
      <w:r w:rsidRPr="003D08AA">
        <w:rPr>
          <w:rFonts w:ascii="Times New Roman" w:hAnsi="Times New Roman"/>
          <w:i/>
          <w:sz w:val="24"/>
          <w:szCs w:val="23"/>
          <w:highlight w:val="yellow"/>
          <w:rPrChange w:id="95" w:author="phismith" w:date="2012-01-04T20:51:00Z">
            <w:rPr>
              <w:rFonts w:ascii="Times New Roman" w:hAnsi="Times New Roman"/>
              <w:i/>
              <w:sz w:val="24"/>
              <w:szCs w:val="23"/>
            </w:rPr>
          </w:rPrChange>
        </w:rPr>
        <w:t xml:space="preserve">a </w:t>
      </w:r>
      <w:r w:rsidRPr="003D08AA">
        <w:rPr>
          <w:rFonts w:ascii="Times New Roman" w:hAnsi="Times New Roman"/>
          <w:sz w:val="24"/>
          <w:szCs w:val="23"/>
          <w:highlight w:val="yellow"/>
          <w:rPrChange w:id="96" w:author="phismith" w:date="2012-01-04T20:51:00Z">
            <w:rPr>
              <w:rFonts w:ascii="Times New Roman" w:hAnsi="Times New Roman"/>
              <w:sz w:val="24"/>
              <w:szCs w:val="23"/>
            </w:rPr>
          </w:rPrChange>
        </w:rPr>
        <w:t xml:space="preserve">are elements of </w:t>
      </w:r>
      <w:r w:rsidRPr="003D08AA">
        <w:rPr>
          <w:rFonts w:ascii="Times New Roman" w:hAnsi="Times New Roman"/>
          <w:i/>
          <w:sz w:val="24"/>
          <w:szCs w:val="23"/>
          <w:highlight w:val="yellow"/>
          <w:rPrChange w:id="97" w:author="phismith" w:date="2012-01-04T20:51:00Z">
            <w:rPr>
              <w:rFonts w:ascii="Times New Roman" w:hAnsi="Times New Roman"/>
              <w:i/>
              <w:sz w:val="24"/>
              <w:szCs w:val="23"/>
            </w:rPr>
          </w:rPrChange>
        </w:rPr>
        <w:t>b</w:t>
      </w:r>
    </w:p>
    <w:p w14:paraId="329D8550" w14:textId="77777777" w:rsidR="00910E93" w:rsidRDefault="00910E93" w:rsidP="00910E93">
      <w:pPr>
        <w:rPr>
          <w:rFonts w:ascii="Times New Roman" w:hAnsi="Times New Roman"/>
          <w:sz w:val="24"/>
          <w:szCs w:val="23"/>
        </w:rPr>
      </w:pPr>
      <w:r w:rsidRPr="00C70E0A">
        <w:rPr>
          <w:rFonts w:ascii="Times New Roman" w:hAnsi="Times New Roman"/>
          <w:sz w:val="24"/>
          <w:szCs w:val="24"/>
        </w:rPr>
        <w:t>Domain</w:t>
      </w:r>
      <w:r>
        <w:rPr>
          <w:rFonts w:ascii="Times New Roman" w:hAnsi="Times New Roman"/>
          <w:sz w:val="24"/>
          <w:szCs w:val="23"/>
        </w:rPr>
        <w:t>: class</w:t>
      </w:r>
    </w:p>
    <w:p w14:paraId="601025F4" w14:textId="77777777" w:rsidR="00910E93" w:rsidRDefault="00910E93" w:rsidP="00910E93">
      <w:pPr>
        <w:rPr>
          <w:rFonts w:ascii="Times New Roman" w:hAnsi="Times New Roman"/>
          <w:sz w:val="24"/>
          <w:szCs w:val="23"/>
        </w:rPr>
      </w:pPr>
      <w:r w:rsidRPr="00C70E0A">
        <w:rPr>
          <w:rFonts w:ascii="Times New Roman" w:hAnsi="Times New Roman"/>
          <w:sz w:val="24"/>
          <w:szCs w:val="24"/>
        </w:rPr>
        <w:t>Range</w:t>
      </w:r>
      <w:r>
        <w:rPr>
          <w:rFonts w:ascii="Times New Roman" w:hAnsi="Times New Roman"/>
          <w:sz w:val="24"/>
          <w:szCs w:val="23"/>
        </w:rPr>
        <w:t>: class</w:t>
      </w:r>
    </w:p>
    <w:p w14:paraId="668CDDF3" w14:textId="77777777" w:rsidR="006401B0" w:rsidRDefault="00910E93" w:rsidP="00910E93">
      <w:pPr>
        <w:rPr>
          <w:rFonts w:ascii="Times New Roman" w:hAnsi="Times New Roman"/>
          <w:sz w:val="24"/>
          <w:szCs w:val="23"/>
        </w:rPr>
      </w:pPr>
      <w:r w:rsidRPr="00520426">
        <w:rPr>
          <w:rFonts w:ascii="Times New Roman" w:hAnsi="Times New Roman"/>
          <w:sz w:val="24"/>
          <w:szCs w:val="24"/>
        </w:rPr>
        <w:t>E</w:t>
      </w:r>
      <w:r w:rsidRPr="00C70E0A">
        <w:rPr>
          <w:rFonts w:ascii="Times New Roman" w:hAnsi="Times New Roman"/>
          <w:sz w:val="24"/>
          <w:szCs w:val="24"/>
        </w:rPr>
        <w:t>xamples</w:t>
      </w:r>
      <w:r>
        <w:rPr>
          <w:rFonts w:ascii="Times New Roman" w:hAnsi="Times New Roman"/>
          <w:smallCaps/>
          <w:sz w:val="24"/>
          <w:szCs w:val="23"/>
        </w:rPr>
        <w:t xml:space="preserve">: </w:t>
      </w:r>
      <w:r>
        <w:rPr>
          <w:rFonts w:ascii="Times New Roman" w:hAnsi="Times New Roman"/>
          <w:sz w:val="24"/>
          <w:szCs w:val="23"/>
        </w:rPr>
        <w:t>the singleton class {Patrick Hayes} is a subclass of the class of human beings; the class of human beings is a subclass of the class of mammals; the class of oophorectomies performed in Pittsburgh is a subclass of the class of processes involving more than one human being as participant.</w:t>
      </w:r>
    </w:p>
    <w:p w14:paraId="452BAB16" w14:textId="77777777" w:rsidR="00910E93" w:rsidRDefault="00910E93" w:rsidP="00910E93">
      <w:pPr>
        <w:rPr>
          <w:rFonts w:ascii="Times New Roman" w:hAnsi="Times New Roman"/>
          <w:sz w:val="24"/>
          <w:szCs w:val="23"/>
        </w:rPr>
      </w:pPr>
    </w:p>
    <w:p w14:paraId="374F55D7" w14:textId="77777777" w:rsidR="00910E93" w:rsidRPr="00910E93" w:rsidRDefault="00910E93" w:rsidP="00910E93">
      <w:pPr>
        <w:rPr>
          <w:rFonts w:ascii="Times New Roman" w:hAnsi="Times New Roman"/>
          <w:b/>
          <w:sz w:val="24"/>
          <w:szCs w:val="23"/>
          <w:highlight w:val="yellow"/>
        </w:rPr>
      </w:pPr>
      <w:r w:rsidRPr="00910E93">
        <w:rPr>
          <w:rFonts w:ascii="Times New Roman" w:hAnsi="Times New Roman"/>
          <w:b/>
          <w:sz w:val="24"/>
          <w:szCs w:val="23"/>
          <w:highlight w:val="yellow"/>
        </w:rPr>
        <w:t xml:space="preserve">Inclusion of class, element_of </w:t>
      </w:r>
      <w:r w:rsidR="001C76CF">
        <w:rPr>
          <w:rFonts w:ascii="Times New Roman" w:hAnsi="Times New Roman"/>
          <w:b/>
          <w:sz w:val="24"/>
          <w:szCs w:val="23"/>
          <w:highlight w:val="yellow"/>
        </w:rPr>
        <w:t xml:space="preserve">and subclass </w:t>
      </w:r>
      <w:r w:rsidRPr="00910E93">
        <w:rPr>
          <w:rFonts w:ascii="Times New Roman" w:hAnsi="Times New Roman"/>
          <w:b/>
          <w:sz w:val="24"/>
          <w:szCs w:val="23"/>
          <w:highlight w:val="yellow"/>
        </w:rPr>
        <w:t>in BFO</w:t>
      </w:r>
    </w:p>
    <w:p w14:paraId="799CF3B1" w14:textId="18553894" w:rsidR="007B59A9" w:rsidRPr="00910E93" w:rsidRDefault="00910E93"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highlight w:val="yellow"/>
        </w:rPr>
        <w:t xml:space="preserve">We have provided some documentation of </w:t>
      </w:r>
      <w:r w:rsidR="001C76CF" w:rsidRPr="00910E93">
        <w:rPr>
          <w:rFonts w:ascii="Times New Roman" w:hAnsi="Times New Roman"/>
          <w:i/>
          <w:sz w:val="24"/>
          <w:szCs w:val="23"/>
          <w:highlight w:val="yellow"/>
        </w:rPr>
        <w:t>class</w:t>
      </w:r>
      <w:r w:rsidR="001C76CF">
        <w:rPr>
          <w:rFonts w:ascii="Times New Roman" w:hAnsi="Times New Roman"/>
          <w:sz w:val="24"/>
          <w:szCs w:val="23"/>
          <w:highlight w:val="yellow"/>
        </w:rPr>
        <w:t>,</w:t>
      </w:r>
      <w:r w:rsidR="001C76CF" w:rsidRPr="00910E93">
        <w:rPr>
          <w:rFonts w:ascii="Times New Roman" w:hAnsi="Times New Roman"/>
          <w:i/>
          <w:sz w:val="24"/>
          <w:szCs w:val="23"/>
          <w:highlight w:val="yellow"/>
        </w:rPr>
        <w:t xml:space="preserve"> </w:t>
      </w:r>
      <w:r w:rsidRPr="00910E93">
        <w:rPr>
          <w:rFonts w:ascii="Times New Roman" w:hAnsi="Times New Roman"/>
          <w:b/>
          <w:sz w:val="24"/>
          <w:szCs w:val="23"/>
          <w:highlight w:val="yellow"/>
        </w:rPr>
        <w:t>element_of</w:t>
      </w:r>
      <w:r w:rsidR="001C76CF">
        <w:rPr>
          <w:rFonts w:ascii="Times New Roman" w:hAnsi="Times New Roman"/>
          <w:b/>
          <w:sz w:val="24"/>
          <w:szCs w:val="23"/>
          <w:highlight w:val="yellow"/>
        </w:rPr>
        <w:t xml:space="preserve"> </w:t>
      </w:r>
      <w:r w:rsidR="001C76CF" w:rsidRPr="001C76CF">
        <w:rPr>
          <w:rFonts w:ascii="Times New Roman" w:hAnsi="Times New Roman"/>
          <w:sz w:val="24"/>
          <w:szCs w:val="23"/>
          <w:highlight w:val="yellow"/>
        </w:rPr>
        <w:t>and</w:t>
      </w:r>
      <w:r w:rsidR="001C76CF">
        <w:rPr>
          <w:rFonts w:ascii="Times New Roman" w:hAnsi="Times New Roman"/>
          <w:b/>
          <w:sz w:val="24"/>
          <w:szCs w:val="23"/>
          <w:highlight w:val="yellow"/>
        </w:rPr>
        <w:t xml:space="preserve"> subclass </w:t>
      </w:r>
      <w:r w:rsidR="001C76CF" w:rsidRPr="001C76CF">
        <w:rPr>
          <w:rFonts w:ascii="Times New Roman" w:hAnsi="Times New Roman"/>
          <w:sz w:val="24"/>
          <w:szCs w:val="23"/>
          <w:highlight w:val="yellow"/>
        </w:rPr>
        <w:t>in the</w:t>
      </w:r>
      <w:r>
        <w:rPr>
          <w:rFonts w:ascii="Times New Roman" w:hAnsi="Times New Roman"/>
          <w:sz w:val="24"/>
          <w:szCs w:val="23"/>
          <w:highlight w:val="yellow"/>
        </w:rPr>
        <w:t xml:space="preserve"> </w:t>
      </w:r>
      <w:r w:rsidR="001C76CF">
        <w:rPr>
          <w:rFonts w:ascii="Times New Roman" w:hAnsi="Times New Roman"/>
          <w:sz w:val="24"/>
          <w:szCs w:val="23"/>
          <w:highlight w:val="yellow"/>
        </w:rPr>
        <w:t>above.</w:t>
      </w:r>
      <w:r>
        <w:rPr>
          <w:rFonts w:ascii="Times New Roman" w:hAnsi="Times New Roman"/>
          <w:sz w:val="24"/>
          <w:szCs w:val="23"/>
          <w:highlight w:val="yellow"/>
        </w:rPr>
        <w:t xml:space="preserve"> However, w</w:t>
      </w:r>
      <w:r w:rsidRPr="00910E93">
        <w:rPr>
          <w:rFonts w:ascii="Times New Roman" w:hAnsi="Times New Roman"/>
          <w:sz w:val="24"/>
          <w:szCs w:val="23"/>
          <w:highlight w:val="yellow"/>
        </w:rPr>
        <w:t xml:space="preserve">e do not include </w:t>
      </w:r>
      <w:r>
        <w:rPr>
          <w:rFonts w:ascii="Times New Roman" w:hAnsi="Times New Roman"/>
          <w:sz w:val="24"/>
          <w:szCs w:val="23"/>
          <w:highlight w:val="yellow"/>
        </w:rPr>
        <w:t>t</w:t>
      </w:r>
      <w:r w:rsidR="001C76CF">
        <w:rPr>
          <w:rFonts w:ascii="Times New Roman" w:hAnsi="Times New Roman"/>
          <w:sz w:val="24"/>
          <w:szCs w:val="23"/>
          <w:highlight w:val="yellow"/>
        </w:rPr>
        <w:t>hes</w:t>
      </w:r>
      <w:r>
        <w:rPr>
          <w:rFonts w:ascii="Times New Roman" w:hAnsi="Times New Roman"/>
          <w:sz w:val="24"/>
          <w:szCs w:val="23"/>
          <w:highlight w:val="yellow"/>
        </w:rPr>
        <w:t>e in BFO, just as we do not include ‘number’.</w:t>
      </w:r>
      <w:r w:rsidRPr="00910E93">
        <w:rPr>
          <w:rFonts w:ascii="Times New Roman" w:hAnsi="Times New Roman"/>
          <w:sz w:val="24"/>
          <w:szCs w:val="23"/>
          <w:highlight w:val="yellow"/>
        </w:rPr>
        <w:t xml:space="preserve"> The</w:t>
      </w:r>
      <w:r>
        <w:rPr>
          <w:rFonts w:ascii="Times New Roman" w:hAnsi="Times New Roman"/>
          <w:sz w:val="24"/>
          <w:szCs w:val="23"/>
          <w:highlight w:val="yellow"/>
        </w:rPr>
        <w:t xml:space="preserve"> reason is that the</w:t>
      </w:r>
      <w:r w:rsidRPr="00910E93">
        <w:rPr>
          <w:rFonts w:ascii="Times New Roman" w:hAnsi="Times New Roman"/>
          <w:sz w:val="24"/>
          <w:szCs w:val="23"/>
          <w:highlight w:val="yellow"/>
        </w:rPr>
        <w:t>se terms are already well-defined in other</w:t>
      </w:r>
      <w:r w:rsidR="001C76CF">
        <w:rPr>
          <w:rFonts w:ascii="Times New Roman" w:hAnsi="Times New Roman"/>
          <w:sz w:val="24"/>
          <w:szCs w:val="23"/>
          <w:highlight w:val="yellow"/>
        </w:rPr>
        <w:t>,</w:t>
      </w:r>
      <w:r w:rsidRPr="00910E93">
        <w:rPr>
          <w:rFonts w:ascii="Times New Roman" w:hAnsi="Times New Roman"/>
          <w:sz w:val="24"/>
          <w:szCs w:val="23"/>
          <w:highlight w:val="yellow"/>
        </w:rPr>
        <w:t xml:space="preserve"> </w:t>
      </w:r>
      <w:r>
        <w:rPr>
          <w:rFonts w:ascii="Times New Roman" w:hAnsi="Times New Roman"/>
          <w:sz w:val="24"/>
          <w:szCs w:val="23"/>
          <w:highlight w:val="yellow"/>
        </w:rPr>
        <w:t>familiar</w:t>
      </w:r>
      <w:r w:rsidR="001C76CF">
        <w:rPr>
          <w:rFonts w:ascii="Times New Roman" w:hAnsi="Times New Roman"/>
          <w:sz w:val="24"/>
          <w:szCs w:val="23"/>
          <w:highlight w:val="yellow"/>
        </w:rPr>
        <w:t xml:space="preserve"> and well-understood</w:t>
      </w:r>
      <w:r>
        <w:rPr>
          <w:rFonts w:ascii="Times New Roman" w:hAnsi="Times New Roman"/>
          <w:sz w:val="24"/>
          <w:szCs w:val="23"/>
          <w:highlight w:val="yellow"/>
        </w:rPr>
        <w:t xml:space="preserve"> </w:t>
      </w:r>
      <w:r w:rsidRPr="00910E93">
        <w:rPr>
          <w:rFonts w:ascii="Times New Roman" w:hAnsi="Times New Roman"/>
          <w:sz w:val="24"/>
          <w:szCs w:val="23"/>
          <w:highlight w:val="yellow"/>
        </w:rPr>
        <w:t>resources</w:t>
      </w:r>
      <w:r w:rsidR="001C76CF">
        <w:rPr>
          <w:rFonts w:ascii="Times New Roman" w:hAnsi="Times New Roman"/>
          <w:sz w:val="24"/>
          <w:szCs w:val="23"/>
        </w:rPr>
        <w:t>.</w:t>
      </w:r>
      <w:r w:rsidR="00F509EE" w:rsidRPr="00F509EE">
        <w:rPr>
          <w:rFonts w:ascii="Times New Roman" w:hAnsi="Times New Roman"/>
          <w:sz w:val="24"/>
          <w:szCs w:val="23"/>
          <w:highlight w:val="yellow"/>
        </w:rPr>
        <w:t xml:space="preserve"> Also these categories do not conform to one central feature of BFO, which is that all BFO entities exist both on the level of instances and on the level of types. (Relations also do not conform.)</w:t>
      </w:r>
    </w:p>
    <w:p w14:paraId="153DBE4C" w14:textId="77777777" w:rsidR="00910E93" w:rsidRPr="001D5799" w:rsidRDefault="00910E93" w:rsidP="009B5669">
      <w:pPr>
        <w:spacing w:beforeLines="1" w:before="2" w:afterLines="1" w:after="2" w:line="360" w:lineRule="auto"/>
        <w:jc w:val="both"/>
        <w:rPr>
          <w:rFonts w:ascii="Times New Roman" w:hAnsi="Times New Roman"/>
          <w:sz w:val="24"/>
          <w:szCs w:val="23"/>
        </w:rPr>
      </w:pPr>
    </w:p>
    <w:p w14:paraId="7CBA19C9" w14:textId="77777777" w:rsidR="004D0A34" w:rsidRPr="001D5799" w:rsidRDefault="004D0A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Definitions</w:t>
      </w:r>
      <w:r w:rsidR="00905B7B" w:rsidRPr="001D5799">
        <w:rPr>
          <w:rFonts w:ascii="Times New Roman" w:hAnsi="Times New Roman"/>
          <w:b/>
          <w:sz w:val="24"/>
          <w:szCs w:val="23"/>
        </w:rPr>
        <w:t xml:space="preserve"> for terms and definitions for relational expressions</w:t>
      </w:r>
    </w:p>
    <w:p w14:paraId="0A7C2C5C" w14:textId="77777777" w:rsidR="003C7730"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distinguish between </w:t>
      </w:r>
      <w:r w:rsidRPr="00586E63">
        <w:rPr>
          <w:rFonts w:ascii="Times New Roman" w:hAnsi="Times New Roman"/>
          <w:i/>
          <w:sz w:val="24"/>
          <w:szCs w:val="23"/>
        </w:rPr>
        <w:t>terms</w:t>
      </w:r>
      <w:r w:rsidRPr="001D5799">
        <w:rPr>
          <w:rFonts w:ascii="Times New Roman" w:hAnsi="Times New Roman"/>
          <w:sz w:val="24"/>
          <w:szCs w:val="23"/>
        </w:rPr>
        <w:t xml:space="preserve">, which are </w:t>
      </w:r>
      <w:r w:rsidR="00151755" w:rsidRPr="001D5799">
        <w:rPr>
          <w:rFonts w:ascii="Times New Roman" w:hAnsi="Times New Roman"/>
          <w:sz w:val="24"/>
          <w:szCs w:val="23"/>
        </w:rPr>
        <w:t>labels</w:t>
      </w:r>
      <w:r w:rsidRPr="001D5799">
        <w:rPr>
          <w:rFonts w:ascii="Times New Roman" w:hAnsi="Times New Roman"/>
          <w:sz w:val="24"/>
          <w:szCs w:val="23"/>
        </w:rPr>
        <w:t xml:space="preserve"> for universals and attributive classes, and </w:t>
      </w:r>
      <w:r w:rsidRPr="00586E63">
        <w:rPr>
          <w:rFonts w:ascii="Times New Roman" w:hAnsi="Times New Roman"/>
          <w:i/>
          <w:sz w:val="24"/>
          <w:szCs w:val="23"/>
        </w:rPr>
        <w:t>relational expressions</w:t>
      </w:r>
      <w:r w:rsidRPr="001D5799">
        <w:rPr>
          <w:rFonts w:ascii="Times New Roman" w:hAnsi="Times New Roman"/>
          <w:sz w:val="24"/>
          <w:szCs w:val="23"/>
        </w:rPr>
        <w:t>, which are labels for relations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14:paraId="58BE6E1B" w14:textId="77777777" w:rsidR="003C7730" w:rsidRPr="001D5799" w:rsidRDefault="003C7730" w:rsidP="003C773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Definitions are </w:t>
      </w:r>
      <w:r w:rsidRPr="001D5799">
        <w:rPr>
          <w:rFonts w:ascii="Times New Roman" w:hAnsi="Times New Roman"/>
          <w:sz w:val="24"/>
          <w:szCs w:val="23"/>
        </w:rPr>
        <w:t>statements of necessary and sufficient conditions for the relation to hold which follow the normal rules of logic.</w:t>
      </w:r>
    </w:p>
    <w:p w14:paraId="1C92F3DA" w14:textId="77777777" w:rsidR="004D0A3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Definitions of terms are </w:t>
      </w:r>
      <w:r w:rsidR="00586E63">
        <w:rPr>
          <w:rFonts w:ascii="Times New Roman" w:hAnsi="Times New Roman"/>
          <w:sz w:val="24"/>
          <w:szCs w:val="23"/>
        </w:rPr>
        <w:t xml:space="preserve">required to be </w:t>
      </w:r>
      <w:r w:rsidRPr="001D5799">
        <w:rPr>
          <w:rFonts w:ascii="Times New Roman" w:hAnsi="Times New Roman"/>
          <w:sz w:val="24"/>
          <w:szCs w:val="23"/>
        </w:rPr>
        <w:t>always of the form</w:t>
      </w:r>
      <w:r w:rsidR="00586E63">
        <w:rPr>
          <w:rFonts w:ascii="Times New Roman" w:hAnsi="Times New Roman"/>
          <w:sz w:val="24"/>
          <w:szCs w:val="23"/>
        </w:rPr>
        <w:t>:</w:t>
      </w:r>
    </w:p>
    <w:p w14:paraId="4CA1B734" w14:textId="77777777" w:rsidR="004D0A34" w:rsidRPr="001D5799" w:rsidRDefault="004D0A34" w:rsidP="009B5669">
      <w:pPr>
        <w:spacing w:beforeLines="1" w:before="2" w:afterLines="1" w:after="2" w:line="360" w:lineRule="auto"/>
        <w:jc w:val="both"/>
        <w:rPr>
          <w:rFonts w:ascii="Times New Roman" w:hAnsi="Times New Roman"/>
          <w:sz w:val="24"/>
          <w:szCs w:val="23"/>
        </w:rPr>
      </w:pPr>
    </w:p>
    <w:p w14:paraId="72FE2AE4" w14:textId="77777777" w:rsidR="004D0A34" w:rsidRPr="001D5799" w:rsidRDefault="004D0A34" w:rsidP="009B5669">
      <w:pPr>
        <w:spacing w:beforeLines="1" w:before="2" w:afterLines="1" w:after="2" w:line="360" w:lineRule="auto"/>
        <w:jc w:val="center"/>
        <w:rPr>
          <w:rFonts w:ascii="Times New Roman" w:hAnsi="Times New Roman"/>
          <w:sz w:val="24"/>
          <w:szCs w:val="23"/>
        </w:rPr>
      </w:pPr>
      <w:r w:rsidRPr="001D5799">
        <w:rPr>
          <w:rFonts w:ascii="Times New Roman" w:hAnsi="Times New Roman"/>
          <w:sz w:val="24"/>
          <w:szCs w:val="23"/>
        </w:rPr>
        <w:t>an</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S </w:t>
      </w:r>
      <w:r w:rsidRPr="001D5799">
        <w:rPr>
          <w:rFonts w:ascii="Times New Roman" w:hAnsi="Times New Roman"/>
          <w:sz w:val="24"/>
          <w:szCs w:val="23"/>
        </w:rPr>
        <w:t>=</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a </w:t>
      </w:r>
      <w:r w:rsidRPr="001D5799">
        <w:rPr>
          <w:rFonts w:ascii="Times New Roman" w:hAnsi="Times New Roman"/>
          <w:i/>
          <w:sz w:val="24"/>
          <w:szCs w:val="23"/>
        </w:rPr>
        <w:t xml:space="preserve">G </w:t>
      </w:r>
      <w:r w:rsidRPr="001D5799">
        <w:rPr>
          <w:rFonts w:ascii="Times New Roman" w:hAnsi="Times New Roman"/>
          <w:sz w:val="24"/>
          <w:szCs w:val="23"/>
        </w:rPr>
        <w:t xml:space="preserve">which </w:t>
      </w:r>
      <w:r w:rsidR="00905B7B" w:rsidRPr="001D5799">
        <w:rPr>
          <w:rFonts w:ascii="Times New Roman" w:hAnsi="Times New Roman"/>
          <w:i/>
          <w:sz w:val="24"/>
          <w:szCs w:val="23"/>
        </w:rPr>
        <w:t>D</w:t>
      </w:r>
      <w:r w:rsidRPr="001D5799">
        <w:rPr>
          <w:rFonts w:ascii="Times New Roman" w:hAnsi="Times New Roman"/>
          <w:sz w:val="24"/>
          <w:szCs w:val="23"/>
        </w:rPr>
        <w:t>s</w:t>
      </w:r>
    </w:p>
    <w:p w14:paraId="1BC06757" w14:textId="77777777" w:rsidR="004D0A34" w:rsidRPr="001D5799" w:rsidRDefault="004D0A34" w:rsidP="009B5669">
      <w:pPr>
        <w:spacing w:beforeLines="1" w:before="2" w:afterLines="1" w:after="2" w:line="360" w:lineRule="auto"/>
        <w:jc w:val="center"/>
        <w:rPr>
          <w:rFonts w:ascii="Times New Roman" w:hAnsi="Times New Roman"/>
          <w:sz w:val="24"/>
          <w:szCs w:val="23"/>
        </w:rPr>
      </w:pPr>
    </w:p>
    <w:p w14:paraId="3F49277B" w14:textId="77777777" w:rsidR="004D0A34" w:rsidRPr="001D5799" w:rsidRDefault="004D0A34" w:rsidP="003C7730">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where ‘S’ (for: species) is the term to be defined, ‘G’ (for: genus) is the immediate parent term of ‘S’ in the relevant BFO-conformant ontology</w:t>
      </w:r>
      <w:r w:rsidR="00B72ADA" w:rsidRPr="001D5799">
        <w:rPr>
          <w:rFonts w:ascii="Times New Roman" w:hAnsi="Times New Roman"/>
          <w:sz w:val="24"/>
          <w:szCs w:val="23"/>
        </w:rPr>
        <w:t xml:space="preserve">. </w:t>
      </w:r>
      <w:r w:rsidRPr="001D5799">
        <w:rPr>
          <w:rFonts w:ascii="Times New Roman" w:hAnsi="Times New Roman"/>
          <w:sz w:val="24"/>
          <w:szCs w:val="23"/>
        </w:rPr>
        <w:t xml:space="preserve">‘D’ (for: differentia) </w:t>
      </w:r>
      <w:r w:rsidR="00B72ADA" w:rsidRPr="001D5799">
        <w:rPr>
          <w:rFonts w:ascii="Times New Roman" w:hAnsi="Times New Roman"/>
          <w:sz w:val="24"/>
          <w:szCs w:val="23"/>
        </w:rPr>
        <w:t xml:space="preserve">provides the species-criterion; that is, it </w:t>
      </w:r>
      <w:r w:rsidRPr="001D5799">
        <w:rPr>
          <w:rFonts w:ascii="Times New Roman" w:hAnsi="Times New Roman"/>
          <w:sz w:val="24"/>
          <w:szCs w:val="23"/>
        </w:rPr>
        <w:t xml:space="preserve">specifies what it is about </w:t>
      </w:r>
      <w:r w:rsidR="00626425" w:rsidRPr="001D5799">
        <w:rPr>
          <w:rFonts w:ascii="Times New Roman" w:hAnsi="Times New Roman"/>
          <w:sz w:val="24"/>
          <w:szCs w:val="23"/>
        </w:rPr>
        <w:t>certain</w:t>
      </w:r>
      <w:r w:rsidRPr="001D5799">
        <w:rPr>
          <w:rFonts w:ascii="Times New Roman" w:hAnsi="Times New Roman"/>
          <w:sz w:val="24"/>
          <w:szCs w:val="23"/>
        </w:rPr>
        <w:t xml:space="preserve"> G’s which makes them S’s.</w:t>
      </w:r>
    </w:p>
    <w:p w14:paraId="747C8055" w14:textId="77777777" w:rsidR="004D0A34" w:rsidRPr="001D5799" w:rsidRDefault="00B72ADA" w:rsidP="00757B5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Terms in BFO conformant domain ontologies are defined using species-genus definitions in which the genus is below either </w:t>
      </w:r>
      <w:r w:rsidR="002C7B57" w:rsidRPr="001D5799">
        <w:rPr>
          <w:rFonts w:ascii="Times New Roman" w:hAnsi="Times New Roman"/>
          <w:i/>
          <w:sz w:val="24"/>
          <w:szCs w:val="23"/>
        </w:rPr>
        <w:t>c</w:t>
      </w:r>
      <w:r w:rsidRPr="001D5799">
        <w:rPr>
          <w:rFonts w:ascii="Times New Roman" w:hAnsi="Times New Roman"/>
          <w:i/>
          <w:sz w:val="24"/>
          <w:szCs w:val="23"/>
        </w:rPr>
        <w:t xml:space="preserve">ontinuant </w:t>
      </w:r>
      <w:r w:rsidRPr="001D5799">
        <w:rPr>
          <w:rFonts w:ascii="Times New Roman" w:hAnsi="Times New Roman"/>
          <w:sz w:val="24"/>
          <w:szCs w:val="23"/>
        </w:rPr>
        <w:t xml:space="preserve">or </w:t>
      </w:r>
      <w:r w:rsidR="002C7B57" w:rsidRPr="001D5799">
        <w:rPr>
          <w:rFonts w:ascii="Times New Roman" w:hAnsi="Times New Roman"/>
          <w:i/>
          <w:sz w:val="24"/>
          <w:szCs w:val="23"/>
        </w:rPr>
        <w:t>o</w:t>
      </w:r>
      <w:r w:rsidRPr="001D5799">
        <w:rPr>
          <w:rFonts w:ascii="Times New Roman" w:hAnsi="Times New Roman"/>
          <w:i/>
          <w:sz w:val="24"/>
          <w:szCs w:val="23"/>
        </w:rPr>
        <w:t xml:space="preserve">ccurrent </w:t>
      </w:r>
      <w:r w:rsidRPr="001D5799">
        <w:rPr>
          <w:rFonts w:ascii="Times New Roman" w:hAnsi="Times New Roman"/>
          <w:sz w:val="24"/>
          <w:szCs w:val="23"/>
        </w:rPr>
        <w:t>in the BFO hierarchy</w:t>
      </w:r>
      <w:r w:rsidRPr="001D5799">
        <w:rPr>
          <w:rFonts w:ascii="Times New Roman" w:hAnsi="Times New Roman"/>
          <w:i/>
          <w:sz w:val="24"/>
          <w:szCs w:val="23"/>
        </w:rPr>
        <w:t xml:space="preserve">. </w:t>
      </w:r>
      <w:r w:rsidR="004D0A34" w:rsidRPr="001D5799">
        <w:rPr>
          <w:rFonts w:ascii="Times New Roman" w:hAnsi="Times New Roman"/>
          <w:sz w:val="24"/>
          <w:szCs w:val="23"/>
        </w:rPr>
        <w:t xml:space="preserve">Attributive classes </w:t>
      </w:r>
      <w:r w:rsidRPr="001D5799">
        <w:rPr>
          <w:rFonts w:ascii="Times New Roman" w:hAnsi="Times New Roman"/>
          <w:sz w:val="24"/>
          <w:szCs w:val="23"/>
        </w:rPr>
        <w:t xml:space="preserve">are </w:t>
      </w:r>
      <w:r w:rsidR="004D0A34" w:rsidRPr="001D5799">
        <w:rPr>
          <w:rFonts w:ascii="Times New Roman" w:hAnsi="Times New Roman"/>
          <w:sz w:val="24"/>
          <w:szCs w:val="23"/>
        </w:rPr>
        <w:t xml:space="preserve">defined by using as genus any </w:t>
      </w:r>
      <w:r w:rsidRPr="001D5799">
        <w:rPr>
          <w:rFonts w:ascii="Times New Roman" w:hAnsi="Times New Roman"/>
          <w:sz w:val="24"/>
          <w:szCs w:val="23"/>
        </w:rPr>
        <w:t xml:space="preserve">universal from a </w:t>
      </w:r>
      <w:r w:rsidR="004D0A34" w:rsidRPr="001D5799">
        <w:rPr>
          <w:rFonts w:ascii="Times New Roman" w:hAnsi="Times New Roman"/>
          <w:sz w:val="24"/>
          <w:szCs w:val="23"/>
        </w:rPr>
        <w:t xml:space="preserve">BFO-conformant </w:t>
      </w:r>
      <w:r w:rsidRPr="001D5799">
        <w:rPr>
          <w:rFonts w:ascii="Times New Roman" w:hAnsi="Times New Roman"/>
          <w:sz w:val="24"/>
          <w:szCs w:val="23"/>
        </w:rPr>
        <w:t xml:space="preserve">domain ontology. </w:t>
      </w:r>
    </w:p>
    <w:p w14:paraId="6754373C" w14:textId="77777777" w:rsidR="00626425" w:rsidRPr="001D5799" w:rsidRDefault="00626425"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Definitions for relational expressions are statements of necessary and sufficient conditions for the relation to hold which follow the normal rules of logic. Examples are provided below.</w:t>
      </w:r>
    </w:p>
    <w:p w14:paraId="24D7EA77" w14:textId="77777777" w:rsidR="007A1CDD" w:rsidRDefault="007A1CDD" w:rsidP="009B5669">
      <w:pPr>
        <w:spacing w:beforeLines="1" w:before="2" w:afterLines="1" w:after="2" w:line="360" w:lineRule="auto"/>
        <w:rPr>
          <w:rFonts w:ascii="Times New Roman" w:hAnsi="Times New Roman"/>
          <w:i/>
          <w:sz w:val="24"/>
          <w:szCs w:val="23"/>
        </w:rPr>
      </w:pPr>
    </w:p>
    <w:p w14:paraId="0A4A9FC4" w14:textId="77777777" w:rsidR="00130D7C" w:rsidRPr="00130D7C" w:rsidRDefault="00130D7C" w:rsidP="009B5669">
      <w:pPr>
        <w:spacing w:beforeLines="1" w:before="2" w:afterLines="1" w:after="2" w:line="360" w:lineRule="auto"/>
        <w:rPr>
          <w:rFonts w:ascii="Times New Roman" w:hAnsi="Times New Roman"/>
          <w:b/>
          <w:sz w:val="24"/>
          <w:szCs w:val="23"/>
        </w:rPr>
      </w:pPr>
      <w:r w:rsidRPr="00130D7C">
        <w:rPr>
          <w:rFonts w:ascii="Times New Roman" w:hAnsi="Times New Roman"/>
          <w:b/>
          <w:sz w:val="24"/>
          <w:szCs w:val="23"/>
        </w:rPr>
        <w:t>The dichotomy of ‘continuant’ and ‘occurrent</w:t>
      </w:r>
      <w:r>
        <w:rPr>
          <w:rFonts w:ascii="Times New Roman" w:hAnsi="Times New Roman"/>
          <w:b/>
          <w:sz w:val="24"/>
          <w:szCs w:val="23"/>
        </w:rPr>
        <w:t>’</w:t>
      </w:r>
    </w:p>
    <w:p w14:paraId="6BDFCF15" w14:textId="77777777" w:rsidR="00130D7C" w:rsidRDefault="00130D7C" w:rsidP="00130D7C">
      <w:pPr>
        <w:spacing w:beforeLines="1" w:before="2" w:afterLines="1" w:after="2" w:line="360" w:lineRule="auto"/>
        <w:rPr>
          <w:rFonts w:ascii="Times New Roman" w:hAnsi="Times New Roman"/>
          <w:sz w:val="24"/>
          <w:szCs w:val="24"/>
        </w:rPr>
      </w:pPr>
      <w:r>
        <w:rPr>
          <w:rFonts w:ascii="Times New Roman" w:hAnsi="Times New Roman"/>
          <w:sz w:val="24"/>
          <w:szCs w:val="23"/>
        </w:rPr>
        <w:t>We have employed in the above the dichotomy between continuant and occurrent ontologies, which forms the central organizing axis of the BFO ontology. We can describe this dichotomy as follows, f</w:t>
      </w:r>
      <w:r w:rsidRPr="00924FD8">
        <w:rPr>
          <w:rFonts w:ascii="Times New Roman" w:hAnsi="Times New Roman"/>
          <w:sz w:val="24"/>
          <w:szCs w:val="24"/>
        </w:rPr>
        <w:t>ollowing Zemach [</w:t>
      </w:r>
      <w:r>
        <w:rPr>
          <w:rFonts w:ascii="Times New Roman" w:hAnsi="Times New Roman"/>
          <w:sz w:val="24"/>
          <w:szCs w:val="24"/>
        </w:rPr>
        <w:fldChar w:fldCharType="begin"/>
      </w:r>
      <w:r>
        <w:rPr>
          <w:rFonts w:ascii="Times New Roman" w:hAnsi="Times New Roman"/>
          <w:sz w:val="24"/>
          <w:szCs w:val="24"/>
        </w:rPr>
        <w:instrText xml:space="preserve"> REF _Ref309729842 \r \h </w:instrText>
      </w:r>
      <w:r>
        <w:rPr>
          <w:rFonts w:ascii="Times New Roman" w:hAnsi="Times New Roman"/>
          <w:sz w:val="24"/>
          <w:szCs w:val="24"/>
        </w:rPr>
      </w:r>
      <w:r>
        <w:rPr>
          <w:rFonts w:ascii="Times New Roman" w:hAnsi="Times New Roman"/>
          <w:sz w:val="24"/>
          <w:szCs w:val="24"/>
        </w:rPr>
        <w:fldChar w:fldCharType="separate"/>
      </w:r>
      <w:r w:rsidR="007A1CDD">
        <w:rPr>
          <w:rFonts w:ascii="Times New Roman" w:hAnsi="Times New Roman"/>
          <w:sz w:val="24"/>
          <w:szCs w:val="24"/>
        </w:rPr>
        <w:t>60</w:t>
      </w:r>
      <w:r>
        <w:rPr>
          <w:rFonts w:ascii="Times New Roman" w:hAnsi="Times New Roman"/>
          <w:sz w:val="24"/>
          <w:szCs w:val="24"/>
        </w:rPr>
        <w:fldChar w:fldCharType="end"/>
      </w:r>
      <w:r w:rsidRPr="00924FD8">
        <w:rPr>
          <w:rFonts w:ascii="Times New Roman" w:hAnsi="Times New Roman"/>
          <w:sz w:val="24"/>
          <w:szCs w:val="24"/>
        </w:rPr>
        <w:t>]</w:t>
      </w:r>
      <w:r>
        <w:rPr>
          <w:rFonts w:ascii="Times New Roman" w:hAnsi="Times New Roman"/>
          <w:sz w:val="24"/>
          <w:szCs w:val="24"/>
        </w:rPr>
        <w:t xml:space="preserve"> (and simplifying somewhat), who distinguishes between </w:t>
      </w:r>
    </w:p>
    <w:p w14:paraId="04185144" w14:textId="77777777"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t xml:space="preserve">non-continuant entities (NCs), which </w:t>
      </w:r>
      <w:r>
        <w:rPr>
          <w:rFonts w:ascii="Times New Roman" w:hAnsi="Times New Roman"/>
          <w:sz w:val="24"/>
          <w:szCs w:val="24"/>
        </w:rPr>
        <w:t xml:space="preserve">Zemach calls ‘events’, and which are defined by the fact that they </w:t>
      </w:r>
      <w:r w:rsidRPr="00130D7C">
        <w:rPr>
          <w:rFonts w:ascii="Times New Roman" w:hAnsi="Times New Roman"/>
          <w:sz w:val="24"/>
          <w:szCs w:val="24"/>
        </w:rPr>
        <w:t xml:space="preserve">can be sliced </w:t>
      </w:r>
      <w:r>
        <w:rPr>
          <w:rFonts w:ascii="Times New Roman" w:hAnsi="Times New Roman"/>
          <w:sz w:val="24"/>
          <w:szCs w:val="24"/>
        </w:rPr>
        <w:t xml:space="preserve">along any </w:t>
      </w:r>
      <w:r w:rsidRPr="00130D7C">
        <w:rPr>
          <w:rFonts w:ascii="Times New Roman" w:hAnsi="Times New Roman"/>
          <w:sz w:val="24"/>
          <w:szCs w:val="24"/>
        </w:rPr>
        <w:t xml:space="preserve">spatial and temporal dimensions to yield parts (for example the first year of the life of your table; the life of your table top as contrasted with the life of your table legs, and so forth) </w:t>
      </w:r>
    </w:p>
    <w:p w14:paraId="33F26243" w14:textId="77777777"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t>continuant  entities</w:t>
      </w:r>
      <w:r>
        <w:rPr>
          <w:rFonts w:ascii="Times New Roman" w:hAnsi="Times New Roman"/>
          <w:sz w:val="24"/>
          <w:szCs w:val="24"/>
        </w:rPr>
        <w:t>, which Zemach calls ‘things’, and which</w:t>
      </w:r>
      <w:r w:rsidRPr="00130D7C">
        <w:rPr>
          <w:rFonts w:ascii="Times New Roman" w:hAnsi="Times New Roman"/>
          <w:sz w:val="24"/>
          <w:szCs w:val="24"/>
        </w:rPr>
        <w:t xml:space="preserve"> can be sliced to yield parts only along the spatial dimension, yielding for example the parts of your table which we call its legs, its top, its nails. </w:t>
      </w:r>
    </w:p>
    <w:p w14:paraId="74B085E5"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As Zemach puts it:</w:t>
      </w:r>
    </w:p>
    <w:p w14:paraId="330D8F10"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14:paraId="2A362FCE" w14:textId="77777777" w:rsidR="00130D7C" w:rsidRPr="00924FD8" w:rsidRDefault="00130D7C" w:rsidP="00130D7C">
      <w:pPr>
        <w:autoSpaceDE w:val="0"/>
        <w:autoSpaceDN w:val="0"/>
        <w:adjustRightInd w:val="0"/>
        <w:spacing w:after="0" w:line="240" w:lineRule="auto"/>
        <w:ind w:left="720"/>
        <w:jc w:val="both"/>
        <w:rPr>
          <w:rFonts w:ascii="Times New Roman" w:hAnsi="Times New Roman"/>
          <w:szCs w:val="24"/>
        </w:rPr>
      </w:pPr>
      <w:r w:rsidRPr="00924FD8">
        <w:rPr>
          <w:rFonts w:ascii="Times New Roman" w:hAnsi="Times New Roman"/>
          <w:szCs w:val="24"/>
        </w:rPr>
        <w:t xml:space="preserve">An event is an entity that exists, in its entirety, in the area defined by its spatiotemporal boundaries, and each part of this area contains a </w:t>
      </w:r>
      <w:r w:rsidRPr="00924FD8">
        <w:rPr>
          <w:rFonts w:ascii="Times New Roman" w:hAnsi="Times New Roman"/>
          <w:i/>
          <w:iCs/>
          <w:szCs w:val="24"/>
        </w:rPr>
        <w:t xml:space="preserve">part </w:t>
      </w:r>
      <w:r w:rsidRPr="00924FD8">
        <w:rPr>
          <w:rFonts w:ascii="Times New Roman" w:hAnsi="Times New Roman"/>
          <w:szCs w:val="24"/>
        </w:rPr>
        <w:t>of the whole event. There are obviously indefinitely many ways to carve the world into events, some of which are useful and interesting (e.g., for the physicist) and some of which – the vast majority – seem to us to create hodge-podge collections of no interest whatsoever. Any filled chunk of spacetime is an event</w:t>
      </w:r>
      <w:r>
        <w:rPr>
          <w:rFonts w:ascii="Times New Roman" w:hAnsi="Times New Roman"/>
          <w:szCs w:val="24"/>
        </w:rPr>
        <w:t>. [</w:t>
      </w:r>
      <w:r>
        <w:rPr>
          <w:rFonts w:ascii="Times New Roman" w:hAnsi="Times New Roman"/>
          <w:szCs w:val="24"/>
        </w:rPr>
        <w:fldChar w:fldCharType="begin"/>
      </w:r>
      <w:r>
        <w:rPr>
          <w:rFonts w:ascii="Times New Roman" w:hAnsi="Times New Roman"/>
          <w:szCs w:val="24"/>
        </w:rPr>
        <w:instrText xml:space="preserve"> REF _Ref309729842 \r \h </w:instrText>
      </w:r>
      <w:r>
        <w:rPr>
          <w:rFonts w:ascii="Times New Roman" w:hAnsi="Times New Roman"/>
          <w:szCs w:val="24"/>
        </w:rPr>
      </w:r>
      <w:r>
        <w:rPr>
          <w:rFonts w:ascii="Times New Roman" w:hAnsi="Times New Roman"/>
          <w:szCs w:val="24"/>
        </w:rPr>
        <w:fldChar w:fldCharType="separate"/>
      </w:r>
      <w:r w:rsidR="007A1CDD">
        <w:rPr>
          <w:rFonts w:ascii="Times New Roman" w:hAnsi="Times New Roman"/>
          <w:szCs w:val="24"/>
        </w:rPr>
        <w:t>60</w:t>
      </w:r>
      <w:r>
        <w:rPr>
          <w:rFonts w:ascii="Times New Roman" w:hAnsi="Times New Roman"/>
          <w:szCs w:val="24"/>
        </w:rPr>
        <w:fldChar w:fldCharType="end"/>
      </w:r>
      <w:r>
        <w:rPr>
          <w:rFonts w:ascii="Times New Roman" w:hAnsi="Times New Roman"/>
          <w:szCs w:val="24"/>
        </w:rPr>
        <w:t>, pp. 233 f.]</w:t>
      </w:r>
      <w:r w:rsidRPr="00924FD8">
        <w:rPr>
          <w:rFonts w:ascii="Times New Roman" w:hAnsi="Times New Roman"/>
          <w:szCs w:val="24"/>
        </w:rPr>
        <w:t xml:space="preserve"> </w:t>
      </w:r>
    </w:p>
    <w:p w14:paraId="7BD4C740"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14:paraId="2CECE527" w14:textId="186853D8"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sidRPr="00924FD8">
        <w:rPr>
          <w:rFonts w:ascii="Times New Roman" w:hAnsi="Times New Roman"/>
          <w:sz w:val="24"/>
          <w:szCs w:val="24"/>
        </w:rPr>
        <w:t>The second ontology consists of continuant (formerly ‘</w:t>
      </w:r>
      <w:r w:rsidR="00774A84">
        <w:rPr>
          <w:rFonts w:ascii="Times New Roman" w:hAnsi="Times New Roman"/>
          <w:sz w:val="24"/>
          <w:szCs w:val="24"/>
        </w:rPr>
        <w:t>BFO</w:t>
      </w:r>
      <w:r w:rsidRPr="00924FD8">
        <w:rPr>
          <w:rFonts w:ascii="Times New Roman" w:hAnsi="Times New Roman"/>
          <w:sz w:val="24"/>
          <w:szCs w:val="24"/>
        </w:rPr>
        <w:t>: SNAP’) ontologies. This</w:t>
      </w:r>
    </w:p>
    <w:p w14:paraId="171FC93C"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14:paraId="3977C1E3" w14:textId="77777777" w:rsidR="00130D7C" w:rsidRPr="00872DC4" w:rsidRDefault="00130D7C" w:rsidP="00872DC4">
      <w:pPr>
        <w:autoSpaceDE w:val="0"/>
        <w:autoSpaceDN w:val="0"/>
        <w:adjustRightInd w:val="0"/>
        <w:spacing w:after="0" w:line="240" w:lineRule="auto"/>
        <w:ind w:left="720"/>
        <w:jc w:val="both"/>
        <w:rPr>
          <w:rFonts w:ascii="Times New Roman" w:hAnsi="Times New Roman"/>
          <w:szCs w:val="24"/>
        </w:rPr>
      </w:pPr>
      <w:r w:rsidRPr="00872DC4">
        <w:rPr>
          <w:rFonts w:ascii="Times New Roman" w:hAnsi="Times New Roman"/>
          <w:szCs w:val="24"/>
        </w:rPr>
        <w:t xml:space="preserve">is the one we use most and that comes almost naturally to us. … The entities it recognizes are continuous in time and bound in space. We may call them </w:t>
      </w:r>
      <w:r w:rsidRPr="00872DC4">
        <w:rPr>
          <w:rFonts w:ascii="Times New Roman" w:hAnsi="Times New Roman"/>
          <w:i/>
          <w:iCs/>
          <w:szCs w:val="24"/>
        </w:rPr>
        <w:t xml:space="preserve">continuants in time </w:t>
      </w:r>
      <w:r w:rsidRPr="00872DC4">
        <w:rPr>
          <w:rFonts w:ascii="Times New Roman" w:hAnsi="Times New Roman"/>
          <w:szCs w:val="24"/>
        </w:rPr>
        <w:t xml:space="preserve">(CTs) or, simply, </w:t>
      </w:r>
      <w:r w:rsidRPr="00872DC4">
        <w:rPr>
          <w:rFonts w:ascii="Times New Roman" w:hAnsi="Times New Roman"/>
          <w:i/>
          <w:iCs/>
          <w:szCs w:val="24"/>
        </w:rPr>
        <w:t xml:space="preserve">things. </w:t>
      </w:r>
      <w:r w:rsidRPr="00872DC4">
        <w:rPr>
          <w:rFonts w:ascii="Times New Roman" w:hAnsi="Times New Roman"/>
          <w:szCs w:val="24"/>
        </w:rPr>
        <w:t xml:space="preserve">We normally regard almost every object we come across as a CT: this chair, my pencil, my friend Richard Roe, the tree around the corner, the fly that crawls on the page. This is not to say that all these cannot be re-categorized and regarded as events. They certainly </w:t>
      </w:r>
      <w:r w:rsidR="00872DC4" w:rsidRPr="00872DC4">
        <w:rPr>
          <w:rFonts w:ascii="Times New Roman" w:hAnsi="Times New Roman"/>
          <w:szCs w:val="24"/>
        </w:rPr>
        <w:t>can be. ‘</w:t>
      </w:r>
      <w:r w:rsidRPr="00872DC4">
        <w:rPr>
          <w:rFonts w:ascii="Times New Roman" w:hAnsi="Times New Roman"/>
          <w:szCs w:val="24"/>
        </w:rPr>
        <w:t>This chai</w:t>
      </w:r>
      <w:r w:rsidR="00872DC4" w:rsidRPr="00872DC4">
        <w:rPr>
          <w:rFonts w:ascii="Times New Roman" w:hAnsi="Times New Roman"/>
          <w:szCs w:val="24"/>
        </w:rPr>
        <w:t>r’</w:t>
      </w:r>
      <w:r w:rsidRPr="00872DC4">
        <w:rPr>
          <w:rFonts w:ascii="Times New Roman" w:hAnsi="Times New Roman"/>
          <w:szCs w:val="24"/>
        </w:rPr>
        <w:t xml:space="preserve">, e.g., can be used to name an NC [non-continuant], and some philosophers do use it in this way: they say that they see a temporal slice of the chair and sit on another temporal slice of it. But this is not the most common way of using ‘this chair’ or ‘Fido’. Normally we </w:t>
      </w:r>
      <w:r w:rsidRPr="00872DC4">
        <w:rPr>
          <w:rFonts w:ascii="Times New Roman" w:hAnsi="Times New Roman"/>
          <w:i/>
          <w:iCs/>
          <w:szCs w:val="24"/>
        </w:rPr>
        <w:t xml:space="preserve">do not </w:t>
      </w:r>
      <w:r w:rsidRPr="00872DC4">
        <w:rPr>
          <w:rFonts w:ascii="Times New Roman" w:hAnsi="Times New Roman"/>
          <w:szCs w:val="24"/>
        </w:rPr>
        <w:t xml:space="preserve">regard chairs and dogs as NCs. We consider them to be not events but a very different kind of entity, and the names we give them, in our language, obey a grammar which is fundamentally dissimilar to the grammar of names of events. A thing, I said, is bound in space. My desk stretches from the window to the door. It has spatial parts, and can be sliced (in space) in two. With respect to time, however, a thing is a continuant. </w:t>
      </w:r>
      <w:r w:rsidRPr="00872DC4">
        <w:rPr>
          <w:rFonts w:ascii="Times New Roman" w:hAnsi="Times New Roman"/>
          <w:sz w:val="20"/>
          <w:szCs w:val="24"/>
        </w:rPr>
        <w:t>[</w:t>
      </w:r>
      <w:r w:rsidRPr="00872DC4">
        <w:rPr>
          <w:rFonts w:ascii="Times New Roman" w:hAnsi="Times New Roman"/>
          <w:sz w:val="20"/>
          <w:szCs w:val="24"/>
        </w:rPr>
        <w:fldChar w:fldCharType="begin"/>
      </w:r>
      <w:r w:rsidRPr="00872DC4">
        <w:rPr>
          <w:rFonts w:ascii="Times New Roman" w:hAnsi="Times New Roman"/>
          <w:sz w:val="20"/>
          <w:szCs w:val="24"/>
        </w:rPr>
        <w:instrText xml:space="preserve"> REF _Ref309729842 \r \h </w:instrText>
      </w:r>
      <w:r w:rsidR="00872DC4">
        <w:rPr>
          <w:rFonts w:ascii="Times New Roman" w:hAnsi="Times New Roman"/>
          <w:sz w:val="20"/>
          <w:szCs w:val="24"/>
        </w:rPr>
        <w:instrText xml:space="preserve"> \* MERGEFORMAT </w:instrText>
      </w:r>
      <w:r w:rsidRPr="00872DC4">
        <w:rPr>
          <w:rFonts w:ascii="Times New Roman" w:hAnsi="Times New Roman"/>
          <w:sz w:val="20"/>
          <w:szCs w:val="24"/>
        </w:rPr>
      </w:r>
      <w:r w:rsidRPr="00872DC4">
        <w:rPr>
          <w:rFonts w:ascii="Times New Roman" w:hAnsi="Times New Roman"/>
          <w:sz w:val="20"/>
          <w:szCs w:val="24"/>
        </w:rPr>
        <w:fldChar w:fldCharType="separate"/>
      </w:r>
      <w:r w:rsidR="007A1CDD">
        <w:rPr>
          <w:rFonts w:ascii="Times New Roman" w:hAnsi="Times New Roman"/>
          <w:sz w:val="20"/>
          <w:szCs w:val="24"/>
        </w:rPr>
        <w:t>60</w:t>
      </w:r>
      <w:r w:rsidRPr="00872DC4">
        <w:rPr>
          <w:rFonts w:ascii="Times New Roman" w:hAnsi="Times New Roman"/>
          <w:sz w:val="20"/>
          <w:szCs w:val="24"/>
        </w:rPr>
        <w:fldChar w:fldCharType="end"/>
      </w:r>
      <w:r w:rsidRPr="00872DC4">
        <w:rPr>
          <w:rFonts w:ascii="Times New Roman" w:hAnsi="Times New Roman"/>
          <w:sz w:val="20"/>
          <w:szCs w:val="24"/>
        </w:rPr>
        <w:t xml:space="preserve">, p. 240] </w:t>
      </w:r>
    </w:p>
    <w:p w14:paraId="4255F90E" w14:textId="77777777" w:rsidR="00130D7C" w:rsidRDefault="00130D7C" w:rsidP="009B5669">
      <w:pPr>
        <w:spacing w:beforeLines="1" w:before="2" w:afterLines="1" w:after="2" w:line="360" w:lineRule="auto"/>
        <w:rPr>
          <w:rFonts w:ascii="Times New Roman" w:hAnsi="Times New Roman"/>
          <w:i/>
          <w:sz w:val="24"/>
          <w:szCs w:val="23"/>
        </w:rPr>
      </w:pPr>
    </w:p>
    <w:p w14:paraId="774074E2" w14:textId="780A0B91" w:rsidR="00130D7C" w:rsidRDefault="00130D7C" w:rsidP="00872DC4">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BFO generalizes from the above, above all by allowing not only </w:t>
      </w:r>
      <w:r>
        <w:rPr>
          <w:rFonts w:ascii="Times New Roman" w:hAnsi="Times New Roman"/>
          <w:i/>
          <w:sz w:val="24"/>
          <w:szCs w:val="23"/>
        </w:rPr>
        <w:t xml:space="preserve">things </w:t>
      </w:r>
      <w:r>
        <w:rPr>
          <w:rFonts w:ascii="Times New Roman" w:hAnsi="Times New Roman"/>
          <w:sz w:val="24"/>
          <w:szCs w:val="23"/>
        </w:rPr>
        <w:t>(such as pencils and people) as continuants, but also entities dependent on things (such as qualities and dispositions).</w:t>
      </w:r>
      <w:r w:rsidR="00FB124B">
        <w:rPr>
          <w:rFonts w:ascii="Times New Roman" w:hAnsi="Times New Roman"/>
          <w:sz w:val="24"/>
          <w:szCs w:val="23"/>
        </w:rPr>
        <w:t xml:space="preserve">  As will be elucidated later in the specification:</w:t>
      </w:r>
    </w:p>
    <w:p w14:paraId="7ED10A65" w14:textId="77777777" w:rsidR="00872DC4" w:rsidRDefault="00872DC4" w:rsidP="00872DC4">
      <w:pPr>
        <w:spacing w:beforeLines="1" w:before="2" w:afterLines="1" w:after="2" w:line="360" w:lineRule="auto"/>
        <w:jc w:val="both"/>
        <w:rPr>
          <w:rFonts w:ascii="Times New Roman" w:hAnsi="Times New Roman"/>
          <w:sz w:val="24"/>
          <w:szCs w:val="23"/>
        </w:rPr>
      </w:pPr>
    </w:p>
    <w:p w14:paraId="3488AE1E" w14:textId="2F795922" w:rsidR="00872DC4" w:rsidRPr="00C70E0A" w:rsidRDefault="00872DC4" w:rsidP="00C70E0A">
      <w:pPr>
        <w:spacing w:beforeLines="1" w:before="2" w:afterLines="1" w:after="2" w:line="360" w:lineRule="auto"/>
        <w:ind w:firstLine="720"/>
        <w:jc w:val="both"/>
        <w:rPr>
          <w:rFonts w:ascii="Times New Roman" w:hAnsi="Times New Roman"/>
          <w:sz w:val="24"/>
          <w:szCs w:val="24"/>
        </w:rPr>
      </w:pPr>
      <w:del w:id="98" w:author="phismith1" w:date="2012-01-04T20:37:00Z">
        <w:r w:rsidRPr="003D7247">
          <w:rPr>
            <w:rFonts w:ascii="Times New Roman" w:hAnsi="Times New Roman"/>
            <w:sz w:val="24"/>
            <w:szCs w:val="23"/>
            <w:highlight w:val="yellow"/>
            <w:rPrChange w:id="99" w:author="phismith" w:date="2012-01-04T20:52:00Z">
              <w:rPr>
                <w:rFonts w:ascii="Times New Roman" w:hAnsi="Times New Roman"/>
                <w:sz w:val="24"/>
                <w:szCs w:val="23"/>
              </w:rPr>
            </w:rPrChange>
          </w:rPr>
          <w:delText>E</w:delText>
        </w:r>
        <w:r w:rsidRPr="003D7247">
          <w:rPr>
            <w:rFonts w:ascii="Times New Roman" w:hAnsi="Times New Roman"/>
            <w:smallCaps/>
            <w:sz w:val="24"/>
            <w:szCs w:val="23"/>
            <w:highlight w:val="yellow"/>
            <w:rPrChange w:id="100" w:author="phismith" w:date="2012-01-04T20:52:00Z">
              <w:rPr>
                <w:rFonts w:ascii="Times New Roman" w:hAnsi="Times New Roman"/>
                <w:smallCaps/>
                <w:sz w:val="24"/>
                <w:szCs w:val="23"/>
              </w:rPr>
            </w:rPrChange>
          </w:rPr>
          <w:delText xml:space="preserve">lucidation: </w:delText>
        </w:r>
      </w:del>
      <w:r w:rsidRPr="003D7247">
        <w:rPr>
          <w:rFonts w:ascii="Times New Roman" w:hAnsi="Times New Roman"/>
          <w:i/>
          <w:sz w:val="24"/>
          <w:szCs w:val="24"/>
          <w:highlight w:val="yellow"/>
          <w:rPrChange w:id="101" w:author="phismith" w:date="2012-01-04T20:52:00Z">
            <w:rPr>
              <w:rFonts w:ascii="Times New Roman" w:hAnsi="Times New Roman"/>
              <w:i/>
              <w:sz w:val="24"/>
              <w:szCs w:val="24"/>
            </w:rPr>
          </w:rPrChange>
        </w:rPr>
        <w:t xml:space="preserve">a </w:t>
      </w:r>
      <w:r w:rsidRPr="003D7247">
        <w:rPr>
          <w:rFonts w:ascii="Times New Roman" w:hAnsi="Times New Roman"/>
          <w:sz w:val="24"/>
          <w:szCs w:val="24"/>
          <w:highlight w:val="yellow"/>
          <w:rPrChange w:id="102" w:author="phismith" w:date="2012-01-04T20:52:00Z">
            <w:rPr>
              <w:rFonts w:ascii="Times New Roman" w:hAnsi="Times New Roman"/>
              <w:sz w:val="24"/>
              <w:szCs w:val="24"/>
            </w:rPr>
          </w:rPrChange>
        </w:rPr>
        <w:t xml:space="preserve">is a continuant means: </w:t>
      </w:r>
      <w:r w:rsidRPr="003D7247">
        <w:rPr>
          <w:rFonts w:ascii="Times New Roman" w:hAnsi="Times New Roman"/>
          <w:i/>
          <w:sz w:val="24"/>
          <w:szCs w:val="24"/>
          <w:highlight w:val="yellow"/>
          <w:rPrChange w:id="103" w:author="phismith" w:date="2012-01-04T20:52:00Z">
            <w:rPr>
              <w:rFonts w:ascii="Times New Roman" w:hAnsi="Times New Roman"/>
              <w:i/>
              <w:sz w:val="24"/>
              <w:szCs w:val="24"/>
            </w:rPr>
          </w:rPrChange>
        </w:rPr>
        <w:t xml:space="preserve">a </w:t>
      </w:r>
      <w:r w:rsidRPr="003D7247">
        <w:rPr>
          <w:rFonts w:ascii="Times New Roman" w:hAnsi="Times New Roman"/>
          <w:sz w:val="24"/>
          <w:szCs w:val="24"/>
          <w:highlight w:val="yellow"/>
          <w:rPrChange w:id="104" w:author="phismith" w:date="2012-01-04T20:52:00Z">
            <w:rPr>
              <w:rFonts w:ascii="Times New Roman" w:hAnsi="Times New Roman"/>
              <w:sz w:val="24"/>
              <w:szCs w:val="24"/>
            </w:rPr>
          </w:rPrChange>
        </w:rPr>
        <w:t>is an entity that i</w:t>
      </w:r>
      <w:r w:rsidR="00B016FE" w:rsidRPr="003D7247">
        <w:rPr>
          <w:rFonts w:ascii="Times New Roman" w:hAnsi="Times New Roman"/>
          <w:sz w:val="24"/>
          <w:szCs w:val="24"/>
          <w:highlight w:val="yellow"/>
          <w:rPrChange w:id="105" w:author="phismith" w:date="2012-01-04T20:52:00Z">
            <w:rPr>
              <w:rFonts w:ascii="Times New Roman" w:hAnsi="Times New Roman"/>
              <w:sz w:val="24"/>
              <w:szCs w:val="24"/>
            </w:rPr>
          </w:rPrChange>
        </w:rPr>
        <w:t>s bound in space</w:t>
      </w:r>
      <w:r w:rsidR="00DE116D" w:rsidRPr="003D7247">
        <w:rPr>
          <w:rFonts w:ascii="Times New Roman" w:hAnsi="Times New Roman"/>
          <w:sz w:val="24"/>
          <w:szCs w:val="23"/>
          <w:highlight w:val="yellow"/>
          <w:rPrChange w:id="106" w:author="phismith" w:date="2012-01-04T20:52:00Z">
            <w:rPr>
              <w:rFonts w:ascii="Times New Roman" w:hAnsi="Times New Roman"/>
              <w:sz w:val="24"/>
              <w:szCs w:val="23"/>
            </w:rPr>
          </w:rPrChange>
        </w:rPr>
        <w:t xml:space="preserve"> and continues to exist in time. Every continuant entity either has spatial parts or it is a boundary of something that has spatial parts</w:t>
      </w:r>
      <w:r w:rsidR="00B016FE" w:rsidRPr="003D7247">
        <w:rPr>
          <w:rFonts w:ascii="Times New Roman" w:hAnsi="Times New Roman"/>
          <w:sz w:val="24"/>
          <w:szCs w:val="24"/>
          <w:highlight w:val="yellow"/>
          <w:rPrChange w:id="107" w:author="phismith" w:date="2012-01-04T20:52:00Z">
            <w:rPr>
              <w:rFonts w:ascii="Times New Roman" w:hAnsi="Times New Roman"/>
              <w:sz w:val="24"/>
              <w:szCs w:val="24"/>
            </w:rPr>
          </w:rPrChange>
        </w:rPr>
        <w:t>.</w:t>
      </w:r>
    </w:p>
    <w:p w14:paraId="5D5D4145" w14:textId="77777777" w:rsidR="00D10C26" w:rsidRDefault="00D10C26" w:rsidP="00B016FE">
      <w:pPr>
        <w:spacing w:beforeLines="1" w:before="2" w:afterLines="1" w:after="2" w:line="360" w:lineRule="auto"/>
        <w:jc w:val="both"/>
        <w:rPr>
          <w:ins w:id="108" w:author="phismith2" w:date="2012-01-04T20:37:00Z"/>
          <w:rFonts w:ascii="Times New Roman" w:hAnsi="Times New Roman"/>
          <w:sz w:val="24"/>
          <w:szCs w:val="23"/>
        </w:rPr>
      </w:pPr>
    </w:p>
    <w:p w14:paraId="5D9DDEB0" w14:textId="77777777" w:rsidR="00D10C26" w:rsidRPr="001D5799" w:rsidRDefault="00D10C26" w:rsidP="00D10C26">
      <w:pPr>
        <w:spacing w:beforeLines="1" w:before="2" w:afterLines="1" w:after="2" w:line="360" w:lineRule="auto"/>
        <w:jc w:val="both"/>
        <w:rPr>
          <w:ins w:id="109" w:author="phismith2" w:date="2012-01-04T20:37:00Z"/>
          <w:rFonts w:ascii="Times New Roman" w:hAnsi="Times New Roman"/>
          <w:sz w:val="24"/>
          <w:szCs w:val="23"/>
        </w:rPr>
      </w:pPr>
      <w:ins w:id="110" w:author="phismith2" w:date="2012-01-04T20:37:00Z">
        <w:r w:rsidRPr="00D10C26">
          <w:rPr>
            <w:rFonts w:ascii="Times New Roman" w:hAnsi="Times New Roman"/>
            <w:smallCaps/>
            <w:sz w:val="24"/>
            <w:szCs w:val="23"/>
          </w:rPr>
          <w:t>Examples</w:t>
        </w:r>
        <w:r w:rsidRPr="001D5799">
          <w:rPr>
            <w:rFonts w:ascii="Times New Roman" w:hAnsi="Times New Roman"/>
            <w:sz w:val="24"/>
            <w:szCs w:val="23"/>
          </w:rPr>
          <w:t>:</w:t>
        </w:r>
        <w:r w:rsidRPr="00D10C26">
          <w:rPr>
            <w:rFonts w:ascii="Times New Roman" w:hAnsi="Times New Roman"/>
            <w:sz w:val="24"/>
            <w:szCs w:val="23"/>
          </w:rPr>
          <w:t xml:space="preserve"> </w:t>
        </w:r>
        <w:r>
          <w:rPr>
            <w:rFonts w:ascii="Times New Roman" w:hAnsi="Times New Roman"/>
            <w:sz w:val="24"/>
            <w:szCs w:val="23"/>
          </w:rPr>
          <w:t>an organism, a surgeon</w:t>
        </w:r>
        <w:r w:rsidRPr="001D5799">
          <w:rPr>
            <w:rFonts w:ascii="Times New Roman" w:hAnsi="Times New Roman"/>
            <w:sz w:val="24"/>
            <w:szCs w:val="23"/>
          </w:rPr>
          <w:t xml:space="preserve">, </w:t>
        </w:r>
        <w:r>
          <w:rPr>
            <w:rFonts w:ascii="Times New Roman" w:hAnsi="Times New Roman"/>
            <w:sz w:val="24"/>
            <w:szCs w:val="23"/>
          </w:rPr>
          <w:t>the patient in a surgical procedure, a cell</w:t>
        </w:r>
        <w:r w:rsidRPr="001D5799">
          <w:rPr>
            <w:rFonts w:ascii="Times New Roman" w:hAnsi="Times New Roman"/>
            <w:sz w:val="24"/>
            <w:szCs w:val="23"/>
          </w:rPr>
          <w:t xml:space="preserve">, Van Gogh, the </w:t>
        </w:r>
        <w:r>
          <w:rPr>
            <w:rFonts w:ascii="Times New Roman" w:hAnsi="Times New Roman"/>
            <w:sz w:val="24"/>
            <w:szCs w:val="23"/>
          </w:rPr>
          <w:t xml:space="preserve">spatial </w:t>
        </w:r>
        <w:r w:rsidRPr="001D5799">
          <w:rPr>
            <w:rFonts w:ascii="Times New Roman" w:hAnsi="Times New Roman"/>
            <w:sz w:val="24"/>
            <w:szCs w:val="23"/>
          </w:rPr>
          <w:t>region occupied by a cancer tumor.</w:t>
        </w:r>
      </w:ins>
    </w:p>
    <w:p w14:paraId="0C74F1FD" w14:textId="77777777" w:rsidR="00D10C26" w:rsidRDefault="00D10C26" w:rsidP="00B016FE">
      <w:pPr>
        <w:spacing w:beforeLines="1" w:before="2" w:afterLines="1" w:after="2" w:line="360" w:lineRule="auto"/>
        <w:jc w:val="both"/>
        <w:rPr>
          <w:ins w:id="111" w:author="phismith2" w:date="2012-01-04T20:37:00Z"/>
          <w:rFonts w:ascii="Times New Roman" w:hAnsi="Times New Roman"/>
          <w:sz w:val="24"/>
          <w:szCs w:val="23"/>
        </w:rPr>
      </w:pPr>
    </w:p>
    <w:p w14:paraId="7A8C7E40" w14:textId="6C1DAE8C" w:rsidR="00B016FE" w:rsidRPr="00C70E0A" w:rsidRDefault="00B016FE" w:rsidP="00C70E0A">
      <w:pPr>
        <w:spacing w:beforeLines="1" w:before="2" w:afterLines="1" w:after="2" w:line="360" w:lineRule="auto"/>
        <w:ind w:firstLine="720"/>
        <w:jc w:val="both"/>
        <w:rPr>
          <w:rFonts w:ascii="Times New Roman" w:hAnsi="Times New Roman"/>
          <w:sz w:val="24"/>
          <w:szCs w:val="24"/>
        </w:rPr>
      </w:pPr>
      <w:ins w:id="112" w:author="phismith2" w:date="2012-01-04T20:37:00Z">
        <w:r>
          <w:rPr>
            <w:rFonts w:ascii="Times New Roman" w:hAnsi="Times New Roman"/>
            <w:sz w:val="24"/>
            <w:szCs w:val="23"/>
          </w:rPr>
          <w:t>E</w:t>
        </w:r>
        <w:r>
          <w:rPr>
            <w:rFonts w:ascii="Times New Roman" w:hAnsi="Times New Roman"/>
            <w:smallCaps/>
            <w:sz w:val="24"/>
            <w:szCs w:val="23"/>
          </w:rPr>
          <w:t xml:space="preserve">lucidation: </w:t>
        </w:r>
      </w:ins>
      <w:r w:rsidRPr="00C70E0A">
        <w:rPr>
          <w:rFonts w:ascii="Times New Roman" w:hAnsi="Times New Roman"/>
          <w:i/>
          <w:sz w:val="24"/>
          <w:szCs w:val="24"/>
        </w:rPr>
        <w:t xml:space="preserve">a </w:t>
      </w:r>
      <w:r w:rsidRPr="00C70E0A">
        <w:rPr>
          <w:rFonts w:ascii="Times New Roman" w:hAnsi="Times New Roman"/>
          <w:sz w:val="24"/>
          <w:szCs w:val="24"/>
        </w:rPr>
        <w:t xml:space="preserve">is an occurrent entity means: </w:t>
      </w:r>
      <w:r w:rsidRPr="00C70E0A">
        <w:rPr>
          <w:rFonts w:ascii="Times New Roman" w:hAnsi="Times New Roman"/>
          <w:i/>
          <w:sz w:val="24"/>
          <w:szCs w:val="24"/>
        </w:rPr>
        <w:t xml:space="preserve">a </w:t>
      </w:r>
      <w:r w:rsidRPr="00C70E0A">
        <w:rPr>
          <w:rFonts w:ascii="Times New Roman" w:hAnsi="Times New Roman"/>
          <w:sz w:val="24"/>
          <w:szCs w:val="24"/>
        </w:rPr>
        <w:t>is an entity that is bound in time.</w:t>
      </w:r>
      <w:ins w:id="113" w:author="phismith2" w:date="2012-01-04T20:37:00Z">
        <w:r w:rsidR="00DE116D">
          <w:rPr>
            <w:rFonts w:ascii="Times New Roman" w:hAnsi="Times New Roman"/>
            <w:sz w:val="24"/>
            <w:szCs w:val="23"/>
          </w:rPr>
          <w:t xml:space="preserve"> Every occurrent entity either has temporal parts or it is a boundary of something that has temporal parts,</w:t>
        </w:r>
      </w:ins>
    </w:p>
    <w:p w14:paraId="49BE33C2" w14:textId="77777777" w:rsidR="00D54118" w:rsidRDefault="00D54118" w:rsidP="00B016FE">
      <w:pPr>
        <w:spacing w:beforeLines="1" w:before="2" w:afterLines="1" w:after="2" w:line="360" w:lineRule="auto"/>
        <w:jc w:val="both"/>
        <w:rPr>
          <w:ins w:id="114" w:author="phismith2" w:date="2012-01-04T20:37:00Z"/>
          <w:rFonts w:ascii="Times New Roman" w:hAnsi="Times New Roman"/>
          <w:sz w:val="24"/>
          <w:szCs w:val="23"/>
        </w:rPr>
      </w:pPr>
    </w:p>
    <w:p w14:paraId="20D47FE8" w14:textId="77777777" w:rsidR="00D54118" w:rsidRDefault="00D54118" w:rsidP="00B016FE">
      <w:pPr>
        <w:spacing w:beforeLines="1" w:before="2" w:afterLines="1" w:after="2" w:line="360" w:lineRule="auto"/>
        <w:jc w:val="both"/>
        <w:rPr>
          <w:ins w:id="115" w:author="phismith2" w:date="2012-01-04T20:37:00Z"/>
          <w:rFonts w:ascii="Times New Roman" w:hAnsi="Times New Roman"/>
          <w:sz w:val="24"/>
          <w:szCs w:val="23"/>
        </w:rPr>
      </w:pPr>
      <w:ins w:id="116" w:author="phismith2" w:date="2012-01-04T20:37:00Z">
        <w:r w:rsidRPr="00B90609">
          <w:rPr>
            <w:rFonts w:ascii="Times New Roman" w:hAnsi="Times New Roman"/>
            <w:sz w:val="24"/>
            <w:szCs w:val="23"/>
            <w:highlight w:val="yellow"/>
          </w:rPr>
          <w:t>CHECK THAT THIS ELUCIDATION IS CONSISTENT WITH SECTION 1</w:t>
        </w:r>
      </w:ins>
    </w:p>
    <w:p w14:paraId="133BA660" w14:textId="77777777" w:rsidR="00B016FE" w:rsidRDefault="00B016FE" w:rsidP="009B5669">
      <w:pPr>
        <w:spacing w:beforeLines="1" w:before="2" w:afterLines="1" w:after="2" w:line="360" w:lineRule="auto"/>
        <w:jc w:val="both"/>
        <w:rPr>
          <w:rFonts w:ascii="Times New Roman" w:hAnsi="Times New Roman"/>
          <w:sz w:val="24"/>
          <w:szCs w:val="23"/>
        </w:rPr>
      </w:pPr>
    </w:p>
    <w:p w14:paraId="7642663E" w14:textId="77777777" w:rsidR="00D10C26" w:rsidRPr="001D5799" w:rsidRDefault="00B42EC9" w:rsidP="00D10C26">
      <w:pPr>
        <w:spacing w:beforeLines="1" w:before="2" w:afterLines="1" w:after="2" w:line="360" w:lineRule="auto"/>
        <w:jc w:val="both"/>
        <w:rPr>
          <w:ins w:id="117" w:author="phismith2" w:date="2012-01-04T20:37:00Z"/>
          <w:rFonts w:ascii="Times New Roman" w:hAnsi="Times New Roman"/>
          <w:sz w:val="24"/>
          <w:szCs w:val="23"/>
        </w:rPr>
      </w:pPr>
      <w:r w:rsidRPr="00B41EE8">
        <w:rPr>
          <w:rFonts w:ascii="Times New Roman" w:hAnsi="Times New Roman"/>
          <w:sz w:val="24"/>
          <w:szCs w:val="23"/>
          <w:highlight w:val="yellow"/>
          <w:rPrChange w:id="118" w:author="phismith" w:date="2012-01-04T20:52:00Z">
            <w:rPr>
              <w:rFonts w:ascii="Times New Roman" w:hAnsi="Times New Roman"/>
              <w:sz w:val="24"/>
              <w:szCs w:val="23"/>
            </w:rPr>
          </w:rPrChange>
        </w:rPr>
        <w:t>Examples: the life of an organism, a surgical</w:t>
      </w:r>
      <w:r w:rsidR="00DA4D68" w:rsidRPr="00B41EE8">
        <w:rPr>
          <w:rFonts w:ascii="Times New Roman" w:hAnsi="Times New Roman"/>
          <w:sz w:val="24"/>
          <w:szCs w:val="23"/>
          <w:highlight w:val="yellow"/>
          <w:rPrChange w:id="119" w:author="phismith" w:date="2012-01-04T20:52:00Z">
            <w:rPr>
              <w:rFonts w:ascii="Times New Roman" w:hAnsi="Times New Roman"/>
              <w:sz w:val="24"/>
              <w:szCs w:val="23"/>
            </w:rPr>
          </w:rPrChange>
        </w:rPr>
        <w:t xml:space="preserve"> </w:t>
      </w:r>
      <w:r w:rsidR="00757B5A" w:rsidRPr="00B41EE8">
        <w:rPr>
          <w:rFonts w:ascii="Times New Roman" w:hAnsi="Times New Roman"/>
          <w:sz w:val="24"/>
          <w:szCs w:val="23"/>
          <w:highlight w:val="yellow"/>
          <w:rPrChange w:id="120" w:author="phismith" w:date="2012-01-04T20:52:00Z">
            <w:rPr>
              <w:rFonts w:ascii="Times New Roman" w:hAnsi="Times New Roman"/>
              <w:sz w:val="24"/>
              <w:szCs w:val="23"/>
            </w:rPr>
          </w:rPrChange>
        </w:rPr>
        <w:t>procedure</w:t>
      </w:r>
      <w:r w:rsidRPr="00B41EE8">
        <w:rPr>
          <w:rFonts w:ascii="Times New Roman" w:hAnsi="Times New Roman"/>
          <w:sz w:val="24"/>
          <w:szCs w:val="23"/>
          <w:highlight w:val="yellow"/>
          <w:rPrChange w:id="121" w:author="phismith" w:date="2012-01-04T20:52:00Z">
            <w:rPr>
              <w:rFonts w:ascii="Times New Roman" w:hAnsi="Times New Roman"/>
              <w:sz w:val="24"/>
              <w:szCs w:val="23"/>
            </w:rPr>
          </w:rPrChange>
        </w:rPr>
        <w:t xml:space="preserve">, </w:t>
      </w:r>
      <w:ins w:id="122" w:author="phismith2" w:date="2012-01-04T20:37:00Z">
        <w:r w:rsidR="00D10C26" w:rsidRPr="00B41EE8">
          <w:rPr>
            <w:rFonts w:ascii="Times New Roman" w:hAnsi="Times New Roman"/>
            <w:sz w:val="24"/>
            <w:szCs w:val="23"/>
            <w:highlight w:val="yellow"/>
            <w:rPrChange w:id="123" w:author="phismith" w:date="2012-01-04T20:52:00Z">
              <w:rPr>
                <w:rFonts w:ascii="Times New Roman" w:hAnsi="Times New Roman"/>
                <w:sz w:val="24"/>
                <w:szCs w:val="23"/>
              </w:rPr>
            </w:rPrChange>
          </w:rPr>
          <w:t>a process of cellular meiosis, Van Gogh’s life, the spatiotemporal region occupied by the development of a cancer tumor.</w:t>
        </w:r>
      </w:ins>
    </w:p>
    <w:p w14:paraId="7AD456C8" w14:textId="726A621A" w:rsidR="00B016FE" w:rsidRPr="00872DC4" w:rsidRDefault="00B016FE" w:rsidP="00872DC4">
      <w:pPr>
        <w:spacing w:beforeLines="1" w:before="2" w:afterLines="1" w:after="2" w:line="360" w:lineRule="auto"/>
        <w:jc w:val="both"/>
        <w:rPr>
          <w:rFonts w:ascii="Times New Roman" w:hAnsi="Times New Roman"/>
          <w:sz w:val="24"/>
          <w:szCs w:val="23"/>
        </w:rPr>
      </w:pPr>
    </w:p>
    <w:p w14:paraId="3F122879" w14:textId="77777777" w:rsidR="00144077" w:rsidRDefault="00144077" w:rsidP="006C241A">
      <w:pPr>
        <w:pStyle w:val="Heading2"/>
        <w:spacing w:line="360" w:lineRule="auto"/>
        <w:rPr>
          <w:sz w:val="24"/>
          <w:szCs w:val="24"/>
        </w:rPr>
      </w:pPr>
      <w:bookmarkStart w:id="124" w:name="_Toc313270690"/>
      <w:bookmarkStart w:id="125" w:name="_Toc313472825"/>
      <w:r w:rsidRPr="00215638">
        <w:rPr>
          <w:sz w:val="24"/>
          <w:szCs w:val="24"/>
        </w:rPr>
        <w:t>Relations of parthood</w:t>
      </w:r>
      <w:bookmarkEnd w:id="124"/>
      <w:bookmarkEnd w:id="125"/>
    </w:p>
    <w:p w14:paraId="36A78080" w14:textId="77777777" w:rsidR="00130D7C" w:rsidRPr="001C76CF" w:rsidRDefault="00130D7C" w:rsidP="00130D7C">
      <w:pPr>
        <w:spacing w:beforeLines="1" w:before="2" w:afterLines="1" w:after="2" w:line="360" w:lineRule="auto"/>
        <w:rPr>
          <w:rFonts w:ascii="Times New Roman" w:hAnsi="Times New Roman"/>
          <w:sz w:val="24"/>
          <w:szCs w:val="23"/>
        </w:rPr>
      </w:pPr>
    </w:p>
    <w:p w14:paraId="52F98079" w14:textId="77777777" w:rsidR="00130D7C" w:rsidRPr="001D5799" w:rsidRDefault="00130D7C" w:rsidP="00130D7C">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As our starting point in understanding the parthood relation, we take the axioms of </w:t>
      </w:r>
      <w:r w:rsidRPr="001D5799">
        <w:rPr>
          <w:rFonts w:ascii="Times New Roman" w:hAnsi="Times New Roman"/>
          <w:sz w:val="24"/>
          <w:szCs w:val="23"/>
        </w:rPr>
        <w:t>Simple Extensional Mereology as defined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_Ref309404666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46</w:t>
      </w:r>
      <w:r w:rsidRPr="001D5799">
        <w:rPr>
          <w:rFonts w:ascii="Times New Roman" w:hAnsi="Times New Roman"/>
          <w:sz w:val="24"/>
          <w:szCs w:val="23"/>
        </w:rPr>
        <w:fldChar w:fldCharType="end"/>
      </w:r>
      <w:r w:rsidRPr="001D5799">
        <w:rPr>
          <w:rFonts w:ascii="Times New Roman" w:hAnsi="Times New Roman"/>
          <w:sz w:val="24"/>
          <w:szCs w:val="23"/>
        </w:rPr>
        <w:t xml:space="preserve">]. </w:t>
      </w:r>
      <w:r>
        <w:rPr>
          <w:rFonts w:ascii="Times New Roman" w:hAnsi="Times New Roman"/>
          <w:sz w:val="24"/>
          <w:szCs w:val="23"/>
        </w:rPr>
        <w:t>We then, following Zemach, define two subkinds of parthood, namely parthood as it obtains between continuants, and parthood as it obtains between occurrents, as follows (where are dealing, in each case, with relations among particulars):</w:t>
      </w:r>
    </w:p>
    <w:p w14:paraId="48C270DB" w14:textId="77777777" w:rsidR="00B02AE7" w:rsidRDefault="00B02AE7" w:rsidP="006C241A"/>
    <w:p w14:paraId="667065A9" w14:textId="77777777" w:rsidR="00144077" w:rsidRPr="00130D7C" w:rsidRDefault="00130D7C" w:rsidP="00C70E0A">
      <w:pPr>
        <w:pStyle w:val="Specification"/>
      </w:pPr>
      <w:r w:rsidRPr="00C70E0A">
        <w:rPr>
          <w:rStyle w:val="SpecificationType"/>
        </w:rPr>
        <w:t>Definition</w:t>
      </w:r>
      <w:r>
        <w:rPr>
          <w:smallCaps/>
        </w:rPr>
        <w:t xml:space="preserve">: </w:t>
      </w:r>
      <w:r w:rsidR="005B3D14" w:rsidRPr="001D5799">
        <w:rPr>
          <w:i/>
        </w:rPr>
        <w:t>a</w:t>
      </w:r>
      <w:r w:rsidR="002504F3" w:rsidRPr="001D5799">
        <w:rPr>
          <w:i/>
        </w:rPr>
        <w:t xml:space="preserve"> </w:t>
      </w:r>
      <w:r w:rsidR="00144077" w:rsidRPr="001D5799">
        <w:rPr>
          <w:b/>
        </w:rPr>
        <w:t>part_of</w:t>
      </w:r>
      <w:r w:rsidR="002504F3" w:rsidRPr="001D5799">
        <w:rPr>
          <w:b/>
        </w:rPr>
        <w:t xml:space="preserve"> </w:t>
      </w:r>
      <w:r w:rsidR="00144077" w:rsidRPr="001D5799">
        <w:rPr>
          <w:i/>
        </w:rPr>
        <w:t>b</w:t>
      </w:r>
      <w:r w:rsidR="002504F3" w:rsidRPr="001D5799">
        <w:rPr>
          <w:i/>
        </w:rPr>
        <w:t xml:space="preserve"> </w:t>
      </w:r>
      <w:r w:rsidR="002E5BE8" w:rsidRPr="001D5799">
        <w:rPr>
          <w:b/>
        </w:rPr>
        <w:t>at</w:t>
      </w:r>
      <w:r w:rsidR="002504F3" w:rsidRPr="001D5799">
        <w:rPr>
          <w:b/>
        </w:rPr>
        <w:t xml:space="preserve"> </w:t>
      </w:r>
      <w:r w:rsidR="002E5BE8" w:rsidRPr="001D5799">
        <w:rPr>
          <w:i/>
        </w:rPr>
        <w:t>t</w:t>
      </w:r>
      <w:r w:rsidR="00626425" w:rsidRPr="001D5799">
        <w:t xml:space="preserve"> </w:t>
      </w:r>
      <w:r>
        <w:t xml:space="preserve">=Def. </w:t>
      </w:r>
      <w:r w:rsidRPr="00130D7C">
        <w:rPr>
          <w:i/>
        </w:rPr>
        <w:t>a</w:t>
      </w:r>
      <w:r>
        <w:t xml:space="preserve"> is a part of </w:t>
      </w:r>
      <w:r>
        <w:rPr>
          <w:i/>
        </w:rPr>
        <w:t xml:space="preserve">b </w:t>
      </w:r>
      <w:r>
        <w:t xml:space="preserve">at </w:t>
      </w:r>
      <w:r>
        <w:rPr>
          <w:i/>
        </w:rPr>
        <w:t xml:space="preserve">t </w:t>
      </w:r>
      <w:r>
        <w:t xml:space="preserve">&amp; </w:t>
      </w:r>
      <w:r>
        <w:rPr>
          <w:i/>
        </w:rPr>
        <w:t xml:space="preserve">t </w:t>
      </w:r>
      <w:r>
        <w:t xml:space="preserve">is a time &amp; </w:t>
      </w:r>
      <w:r>
        <w:rPr>
          <w:i/>
        </w:rPr>
        <w:t xml:space="preserve">a </w:t>
      </w:r>
      <w:r>
        <w:t xml:space="preserve">and </w:t>
      </w:r>
      <w:r>
        <w:rPr>
          <w:i/>
        </w:rPr>
        <w:t xml:space="preserve">b </w:t>
      </w:r>
      <w:r>
        <w:t>are continuants</w:t>
      </w:r>
    </w:p>
    <w:p w14:paraId="00F8F803" w14:textId="77777777" w:rsidR="001C76CF" w:rsidRDefault="001C76CF" w:rsidP="00C70E0A">
      <w:pPr>
        <w:pStyle w:val="Specification"/>
      </w:pPr>
      <w:r w:rsidRPr="00C70E0A">
        <w:rPr>
          <w:rStyle w:val="SpecificationType"/>
        </w:rPr>
        <w:t>Domain</w:t>
      </w:r>
      <w:r>
        <w:t>: continuant</w:t>
      </w:r>
    </w:p>
    <w:p w14:paraId="6A4F48FA" w14:textId="77777777" w:rsidR="001C76CF" w:rsidRDefault="001C76CF" w:rsidP="00C70E0A">
      <w:pPr>
        <w:pStyle w:val="Specification"/>
      </w:pPr>
      <w:r w:rsidRPr="00C70E0A">
        <w:rPr>
          <w:rStyle w:val="SpecificationType"/>
        </w:rPr>
        <w:t>Range</w:t>
      </w:r>
      <w:r>
        <w:t>: continuant</w:t>
      </w:r>
    </w:p>
    <w:p w14:paraId="7EAFA05E" w14:textId="77777777" w:rsidR="001C76CF" w:rsidRPr="001C76CF" w:rsidRDefault="001C76CF" w:rsidP="00C70E0A">
      <w:pPr>
        <w:pStyle w:val="Specification"/>
        <w:rPr>
          <w:b/>
        </w:rPr>
      </w:pPr>
      <w:r w:rsidRPr="00C70E0A">
        <w:rPr>
          <w:rStyle w:val="SpecificationType"/>
        </w:rPr>
        <w:t>Examples</w:t>
      </w:r>
      <w:r>
        <w:rPr>
          <w:smallCaps/>
        </w:rPr>
        <w:t xml:space="preserve">: </w:t>
      </w:r>
      <w:r>
        <w:t xml:space="preserve">Mary’s arm </w:t>
      </w:r>
      <w:r>
        <w:rPr>
          <w:b/>
        </w:rPr>
        <w:t xml:space="preserve">part_of </w:t>
      </w:r>
      <w:r w:rsidRPr="001C76CF">
        <w:t>Mary</w:t>
      </w:r>
      <w:r>
        <w:t xml:space="preserve"> in the time prior to her operation; the Northern hemisphere is a part of the planet Earth at all times at which the Earth exists</w:t>
      </w:r>
    </w:p>
    <w:p w14:paraId="32A843FD" w14:textId="77777777" w:rsidR="001C76CF" w:rsidRPr="001D5799" w:rsidRDefault="001C76CF" w:rsidP="009B5669">
      <w:pPr>
        <w:spacing w:beforeLines="1" w:before="2" w:afterLines="1" w:after="2" w:line="360" w:lineRule="auto"/>
        <w:rPr>
          <w:rFonts w:ascii="Times New Roman" w:hAnsi="Times New Roman"/>
          <w:sz w:val="24"/>
          <w:szCs w:val="23"/>
        </w:rPr>
      </w:pPr>
    </w:p>
    <w:p w14:paraId="7C4514E7" w14:textId="77777777" w:rsidR="00130D7C" w:rsidRPr="00130D7C" w:rsidRDefault="00130D7C" w:rsidP="00C70E0A">
      <w:pPr>
        <w:pStyle w:val="Specification"/>
      </w:pPr>
      <w:r w:rsidRPr="00C70E0A">
        <w:rPr>
          <w:rStyle w:val="SpecificationType"/>
        </w:rPr>
        <w:t>Definition</w:t>
      </w:r>
      <w:r>
        <w:rPr>
          <w:smallCaps/>
        </w:rPr>
        <w:t xml:space="preserve">: </w:t>
      </w:r>
      <w:r w:rsidR="00144077" w:rsidRPr="001D5799">
        <w:rPr>
          <w:i/>
        </w:rPr>
        <w:t>a</w:t>
      </w:r>
      <w:r w:rsidR="002504F3" w:rsidRPr="001D5799">
        <w:rPr>
          <w:i/>
        </w:rPr>
        <w:t xml:space="preserve"> </w:t>
      </w:r>
      <w:r w:rsidR="00144077" w:rsidRPr="001D5799">
        <w:rPr>
          <w:b/>
        </w:rPr>
        <w:t>part_of</w:t>
      </w:r>
      <w:r w:rsidR="002504F3" w:rsidRPr="001D5799">
        <w:rPr>
          <w:b/>
        </w:rPr>
        <w:t xml:space="preserve"> </w:t>
      </w:r>
      <w:r w:rsidR="00144077" w:rsidRPr="001D5799">
        <w:rPr>
          <w:i/>
        </w:rPr>
        <w:t>b</w:t>
      </w:r>
      <w:r w:rsidR="002504F3" w:rsidRPr="001D5799">
        <w:rPr>
          <w:i/>
        </w:rPr>
        <w:t xml:space="preserve"> </w:t>
      </w:r>
      <w:r>
        <w:t xml:space="preserve">=Def. </w:t>
      </w:r>
      <w:r w:rsidRPr="00130D7C">
        <w:rPr>
          <w:i/>
        </w:rPr>
        <w:t>a</w:t>
      </w:r>
      <w:r>
        <w:t xml:space="preserve"> is a part of </w:t>
      </w:r>
      <w:r>
        <w:rPr>
          <w:i/>
        </w:rPr>
        <w:t xml:space="preserve">b </w:t>
      </w:r>
      <w:r>
        <w:t xml:space="preserve">&amp; </w:t>
      </w:r>
      <w:r>
        <w:rPr>
          <w:i/>
        </w:rPr>
        <w:t xml:space="preserve">t </w:t>
      </w:r>
      <w:r>
        <w:t xml:space="preserve">is a time &amp; </w:t>
      </w:r>
      <w:r>
        <w:rPr>
          <w:i/>
        </w:rPr>
        <w:t xml:space="preserve">a </w:t>
      </w:r>
      <w:r>
        <w:t xml:space="preserve">and </w:t>
      </w:r>
      <w:r>
        <w:rPr>
          <w:i/>
        </w:rPr>
        <w:t xml:space="preserve">b </w:t>
      </w:r>
      <w:r>
        <w:t>are continuants</w:t>
      </w:r>
    </w:p>
    <w:p w14:paraId="013FD383" w14:textId="77777777" w:rsidR="001C76CF" w:rsidRDefault="001C76CF" w:rsidP="00C70E0A">
      <w:pPr>
        <w:pStyle w:val="Specification"/>
      </w:pPr>
      <w:r w:rsidRPr="00C70E0A">
        <w:rPr>
          <w:rStyle w:val="SpecificationType"/>
        </w:rPr>
        <w:t>Domain</w:t>
      </w:r>
      <w:r>
        <w:t>: occurrent</w:t>
      </w:r>
    </w:p>
    <w:p w14:paraId="08A20A28" w14:textId="77777777" w:rsidR="001C76CF" w:rsidRDefault="001C76CF" w:rsidP="00C70E0A">
      <w:pPr>
        <w:pStyle w:val="Specification"/>
      </w:pPr>
      <w:r w:rsidRPr="00C70E0A">
        <w:rPr>
          <w:rStyle w:val="SpecificationType"/>
        </w:rPr>
        <w:t>Range</w:t>
      </w:r>
      <w:r>
        <w:t>: occurrent</w:t>
      </w:r>
    </w:p>
    <w:p w14:paraId="4B6C5189" w14:textId="77777777" w:rsidR="002504F3" w:rsidRDefault="001C76CF" w:rsidP="00C70E0A">
      <w:pPr>
        <w:pStyle w:val="Specification"/>
      </w:pPr>
      <w:r w:rsidRPr="00C70E0A">
        <w:rPr>
          <w:rStyle w:val="SpecificationType"/>
        </w:rPr>
        <w:t>Examples</w:t>
      </w:r>
      <w:r>
        <w:rPr>
          <w:smallCaps/>
        </w:rPr>
        <w:t xml:space="preserve">: </w:t>
      </w:r>
      <w:r>
        <w:t xml:space="preserve">Mary’s 5th birthday </w:t>
      </w:r>
      <w:r w:rsidRPr="001C76CF">
        <w:rPr>
          <w:b/>
        </w:rPr>
        <w:t>part_of</w:t>
      </w:r>
      <w:r>
        <w:rPr>
          <w:b/>
        </w:rPr>
        <w:t xml:space="preserve"> </w:t>
      </w:r>
      <w:r>
        <w:t xml:space="preserve">Mary’s life; the first set of the tennis match </w:t>
      </w:r>
      <w:r>
        <w:rPr>
          <w:b/>
        </w:rPr>
        <w:t xml:space="preserve">part_of </w:t>
      </w:r>
      <w:r>
        <w:t>the tennis match.</w:t>
      </w:r>
    </w:p>
    <w:p w14:paraId="1580D22C" w14:textId="77777777" w:rsidR="00130D7C" w:rsidRDefault="00130D7C" w:rsidP="009B5669">
      <w:pPr>
        <w:spacing w:beforeLines="1" w:before="2" w:afterLines="1" w:after="2" w:line="360" w:lineRule="auto"/>
        <w:rPr>
          <w:rFonts w:ascii="Times New Roman" w:hAnsi="Times New Roman"/>
          <w:sz w:val="24"/>
          <w:szCs w:val="23"/>
        </w:rPr>
      </w:pPr>
    </w:p>
    <w:p w14:paraId="0A0B923E" w14:textId="77777777"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that ‘part_of’ in BFO signifies always: ‘proper or improper part’. Thus every entity is, trivially, a </w:t>
      </w:r>
      <w:r w:rsidRPr="001D5799">
        <w:rPr>
          <w:rFonts w:ascii="Times New Roman" w:hAnsi="Times New Roman"/>
          <w:b/>
          <w:sz w:val="24"/>
          <w:szCs w:val="23"/>
        </w:rPr>
        <w:t>part</w:t>
      </w:r>
      <w:r w:rsidRPr="001D5799">
        <w:rPr>
          <w:rFonts w:ascii="Times New Roman" w:hAnsi="Times New Roman"/>
          <w:sz w:val="24"/>
          <w:szCs w:val="23"/>
        </w:rPr>
        <w:t xml:space="preserve"> of itself.</w:t>
      </w:r>
      <w:r w:rsidR="00244A39" w:rsidRPr="001D5799">
        <w:rPr>
          <w:rFonts w:ascii="Times New Roman" w:hAnsi="Times New Roman"/>
          <w:sz w:val="24"/>
          <w:szCs w:val="23"/>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78F60719" w14:textId="77777777" w:rsidR="00244A39" w:rsidRPr="001D5799" w:rsidRDefault="00244A39" w:rsidP="009B5669">
      <w:pPr>
        <w:spacing w:beforeLines="1" w:before="2" w:afterLines="1" w:after="2" w:line="360" w:lineRule="auto"/>
        <w:rPr>
          <w:rFonts w:ascii="Times New Roman" w:hAnsi="Times New Roman"/>
          <w:sz w:val="24"/>
          <w:szCs w:val="23"/>
        </w:rPr>
      </w:pPr>
    </w:p>
    <w:p w14:paraId="117B3B3A" w14:textId="77777777" w:rsidR="00244A39" w:rsidRPr="001D5799" w:rsidRDefault="00244A3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continuants:</w:t>
      </w:r>
    </w:p>
    <w:p w14:paraId="3F9BDE56" w14:textId="77777777" w:rsidR="00244A39" w:rsidRPr="001D5799" w:rsidRDefault="00492DAF" w:rsidP="00C70E0A">
      <w:pPr>
        <w:pStyle w:val="Specification"/>
      </w:pPr>
      <w:r w:rsidRPr="00C70E0A">
        <w:rPr>
          <w:rStyle w:val="SpecificationType"/>
        </w:rPr>
        <w:t>Definition</w:t>
      </w:r>
      <w:r w:rsidRPr="00492DAF">
        <w:rPr>
          <w:smallCaps/>
        </w:rPr>
        <w:t xml:space="preserve">: </w:t>
      </w:r>
      <w:r w:rsidR="00244A39" w:rsidRPr="001D5799">
        <w:rPr>
          <w:i/>
        </w:rPr>
        <w:t xml:space="preserve">a </w:t>
      </w:r>
      <w:r w:rsidR="00244A39" w:rsidRPr="001D5799">
        <w:rPr>
          <w:b/>
        </w:rPr>
        <w:t xml:space="preserve">proper_part_of </w:t>
      </w:r>
      <w:r w:rsidR="00244A39" w:rsidRPr="001D5799">
        <w:rPr>
          <w:i/>
        </w:rPr>
        <w:t xml:space="preserve">b </w:t>
      </w:r>
      <w:r w:rsidR="00244A39" w:rsidRPr="001D5799">
        <w:rPr>
          <w:b/>
        </w:rPr>
        <w:t xml:space="preserve">at </w:t>
      </w:r>
      <w:r w:rsidR="00244A39" w:rsidRPr="001D5799">
        <w:rPr>
          <w:i/>
        </w:rPr>
        <w:t>t</w:t>
      </w:r>
      <w:r w:rsidR="00244A39" w:rsidRPr="001D5799">
        <w:t xml:space="preserve"> =Def. </w:t>
      </w:r>
      <w:r w:rsidR="00244A39" w:rsidRPr="001D5799">
        <w:rPr>
          <w:i/>
        </w:rPr>
        <w:t xml:space="preserve">a </w:t>
      </w:r>
      <w:r w:rsidR="00244A39" w:rsidRPr="001D5799">
        <w:rPr>
          <w:b/>
        </w:rPr>
        <w:t xml:space="preserve">part_of </w:t>
      </w:r>
      <w:r w:rsidR="00244A39" w:rsidRPr="001D5799">
        <w:rPr>
          <w:i/>
        </w:rPr>
        <w:t xml:space="preserve">b </w:t>
      </w:r>
      <w:r w:rsidR="00244A39" w:rsidRPr="001D5799">
        <w:rPr>
          <w:b/>
        </w:rPr>
        <w:t xml:space="preserve">at </w:t>
      </w:r>
      <w:r w:rsidR="00244A39" w:rsidRPr="001D5799">
        <w:rPr>
          <w:i/>
        </w:rPr>
        <w:t>t</w:t>
      </w:r>
      <w:r w:rsidR="00244A39" w:rsidRPr="001D5799">
        <w:t xml:space="preserve">  &amp; </w:t>
      </w:r>
      <w:r w:rsidR="00244A39" w:rsidRPr="001D5799">
        <w:rPr>
          <w:i/>
        </w:rPr>
        <w:t xml:space="preserve">a </w:t>
      </w:r>
      <w:r w:rsidR="00244A39" w:rsidRPr="001D5799">
        <w:t xml:space="preserve">and </w:t>
      </w:r>
      <w:r w:rsidR="00244A39" w:rsidRPr="001D5799">
        <w:rPr>
          <w:i/>
        </w:rPr>
        <w:t xml:space="preserve">b </w:t>
      </w:r>
      <w:r w:rsidR="00244A39" w:rsidRPr="001D5799">
        <w:t>are not identical</w:t>
      </w:r>
    </w:p>
    <w:p w14:paraId="59AD60E8" w14:textId="77777777" w:rsidR="00244A39" w:rsidRPr="001D5799" w:rsidRDefault="00244A39" w:rsidP="00244A39">
      <w:pPr>
        <w:spacing w:beforeLines="1" w:before="2" w:afterLines="1" w:after="2" w:line="360" w:lineRule="auto"/>
        <w:rPr>
          <w:rFonts w:ascii="Times New Roman" w:hAnsi="Times New Roman"/>
          <w:sz w:val="24"/>
          <w:szCs w:val="23"/>
        </w:rPr>
      </w:pPr>
    </w:p>
    <w:p w14:paraId="6B6B920D" w14:textId="77777777" w:rsidR="00244A39" w:rsidRPr="001D5799" w:rsidRDefault="00244A39" w:rsidP="00244A3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occurrents:</w:t>
      </w:r>
    </w:p>
    <w:p w14:paraId="18CEDA89" w14:textId="77777777" w:rsidR="00244A39" w:rsidRPr="001D5799" w:rsidRDefault="00492DAF" w:rsidP="00C70E0A">
      <w:pPr>
        <w:pStyle w:val="Specification"/>
      </w:pPr>
      <w:r w:rsidRPr="00C70E0A">
        <w:rPr>
          <w:rStyle w:val="SpecificationType"/>
        </w:rPr>
        <w:t>Definition</w:t>
      </w:r>
      <w:r w:rsidRPr="00492DAF">
        <w:rPr>
          <w:smallCaps/>
        </w:rPr>
        <w:t xml:space="preserve">: </w:t>
      </w:r>
      <w:r w:rsidR="00244A39" w:rsidRPr="001D5799">
        <w:rPr>
          <w:i/>
        </w:rPr>
        <w:t xml:space="preserve">a </w:t>
      </w:r>
      <w:r w:rsidR="00244A39" w:rsidRPr="001D5799">
        <w:rPr>
          <w:b/>
        </w:rPr>
        <w:t xml:space="preserve">proper_part_of </w:t>
      </w:r>
      <w:r w:rsidR="00244A39" w:rsidRPr="001D5799">
        <w:rPr>
          <w:i/>
        </w:rPr>
        <w:t xml:space="preserve">b </w:t>
      </w:r>
      <w:r w:rsidR="00244A39" w:rsidRPr="001D5799">
        <w:t xml:space="preserve">=Def. </w:t>
      </w:r>
      <w:r w:rsidR="00244A39" w:rsidRPr="001D5799">
        <w:rPr>
          <w:i/>
        </w:rPr>
        <w:t xml:space="preserve">a </w:t>
      </w:r>
      <w:r w:rsidR="00244A39" w:rsidRPr="001D5799">
        <w:rPr>
          <w:b/>
        </w:rPr>
        <w:t xml:space="preserve">part_of </w:t>
      </w:r>
      <w:r w:rsidR="00244A39" w:rsidRPr="001D5799">
        <w:rPr>
          <w:i/>
        </w:rPr>
        <w:t xml:space="preserve">b </w:t>
      </w:r>
      <w:r w:rsidR="00244A39" w:rsidRPr="001D5799">
        <w:t xml:space="preserve">&amp; </w:t>
      </w:r>
      <w:r w:rsidR="00244A39" w:rsidRPr="001D5799">
        <w:rPr>
          <w:i/>
        </w:rPr>
        <w:t xml:space="preserve">a </w:t>
      </w:r>
      <w:r w:rsidR="00244A39" w:rsidRPr="001D5799">
        <w:t xml:space="preserve">and </w:t>
      </w:r>
      <w:r w:rsidR="00244A39" w:rsidRPr="001D5799">
        <w:rPr>
          <w:i/>
        </w:rPr>
        <w:t xml:space="preserve">b </w:t>
      </w:r>
      <w:r w:rsidR="00244A39" w:rsidRPr="001D5799">
        <w:t>are not identical</w:t>
      </w:r>
    </w:p>
    <w:p w14:paraId="52A27D21" w14:textId="77777777" w:rsidR="00244A39" w:rsidRPr="001D5799" w:rsidRDefault="00244A39" w:rsidP="009B5669">
      <w:pPr>
        <w:spacing w:beforeLines="1" w:before="2" w:afterLines="1" w:after="2" w:line="360" w:lineRule="auto"/>
        <w:rPr>
          <w:rFonts w:ascii="Times New Roman" w:hAnsi="Times New Roman"/>
          <w:sz w:val="24"/>
          <w:szCs w:val="23"/>
        </w:rPr>
      </w:pPr>
    </w:p>
    <w:p w14:paraId="3EA74024" w14:textId="77777777" w:rsidR="00144077" w:rsidRPr="001D5799" w:rsidRDefault="0062642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BFO r</w:t>
      </w:r>
      <w:r w:rsidR="00FB129B" w:rsidRPr="001D5799">
        <w:rPr>
          <w:rFonts w:ascii="Times New Roman" w:hAnsi="Times New Roman"/>
          <w:b/>
          <w:sz w:val="24"/>
          <w:szCs w:val="23"/>
        </w:rPr>
        <w:t>elations defined in terms of part-of</w:t>
      </w:r>
    </w:p>
    <w:p w14:paraId="31548729" w14:textId="77777777" w:rsidR="00492DAF" w:rsidRDefault="0035255E" w:rsidP="0075487F">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for continuants: </w:t>
      </w:r>
    </w:p>
    <w:p w14:paraId="12D200D2" w14:textId="77777777" w:rsidR="00047E4F" w:rsidRPr="001D5799" w:rsidRDefault="00492DAF" w:rsidP="00C70E0A">
      <w:pPr>
        <w:pStyle w:val="Specification"/>
      </w:pPr>
      <w:r w:rsidRPr="00C70E0A">
        <w:rPr>
          <w:rStyle w:val="SpecificationType"/>
        </w:rPr>
        <w:t>Definition</w:t>
      </w:r>
      <w:r w:rsidRPr="00492DAF">
        <w:rPr>
          <w:smallCaps/>
        </w:rPr>
        <w:t xml:space="preserve">: </w:t>
      </w:r>
      <w:r w:rsidR="00144077" w:rsidRPr="001D5799">
        <w:rPr>
          <w:i/>
        </w:rPr>
        <w:t>a</w:t>
      </w:r>
      <w:r w:rsidR="002504F3" w:rsidRPr="001D5799">
        <w:rPr>
          <w:i/>
        </w:rPr>
        <w:t xml:space="preserve"> </w:t>
      </w:r>
      <w:r w:rsidR="00144077" w:rsidRPr="001D5799">
        <w:rPr>
          <w:b/>
        </w:rPr>
        <w:t>has_part</w:t>
      </w:r>
      <w:r w:rsidR="002504F3" w:rsidRPr="001D5799">
        <w:rPr>
          <w:b/>
        </w:rPr>
        <w:t xml:space="preserve"> </w:t>
      </w:r>
      <w:r w:rsidR="00144077" w:rsidRPr="001D5799">
        <w:rPr>
          <w:i/>
        </w:rPr>
        <w:t>b</w:t>
      </w:r>
      <w:r w:rsidR="002504F3" w:rsidRPr="001D5799">
        <w:rPr>
          <w:i/>
        </w:rPr>
        <w:t xml:space="preserve"> </w:t>
      </w:r>
      <w:r w:rsidR="00144077" w:rsidRPr="001D5799">
        <w:rPr>
          <w:b/>
        </w:rPr>
        <w:t>at</w:t>
      </w:r>
      <w:r w:rsidR="002504F3" w:rsidRPr="001D5799">
        <w:rPr>
          <w:b/>
        </w:rPr>
        <w:t xml:space="preserve"> </w:t>
      </w:r>
      <w:r w:rsidR="00144077" w:rsidRPr="001D5799">
        <w:rPr>
          <w:i/>
        </w:rPr>
        <w:t>t</w:t>
      </w:r>
      <w:r w:rsidR="002504F3" w:rsidRPr="001D5799">
        <w:rPr>
          <w:i/>
        </w:rPr>
        <w:t xml:space="preserve"> </w:t>
      </w:r>
      <w:r w:rsidR="00541102" w:rsidRPr="001D5799">
        <w:t>=</w:t>
      </w:r>
      <w:r w:rsidR="002504F3" w:rsidRPr="001D5799">
        <w:t xml:space="preserve"> </w:t>
      </w:r>
      <w:r w:rsidR="00541102" w:rsidRPr="001D5799">
        <w:t xml:space="preserve">Def. </w:t>
      </w:r>
      <w:r w:rsidR="00541102" w:rsidRPr="001D5799">
        <w:rPr>
          <w:i/>
        </w:rPr>
        <w:t xml:space="preserve">b </w:t>
      </w:r>
      <w:r w:rsidR="00541102" w:rsidRPr="001D5799">
        <w:rPr>
          <w:b/>
        </w:rPr>
        <w:t>part_of</w:t>
      </w:r>
      <w:r w:rsidR="002504F3" w:rsidRPr="001D5799">
        <w:rPr>
          <w:b/>
        </w:rPr>
        <w:t xml:space="preserve"> </w:t>
      </w:r>
      <w:r w:rsidR="00541102" w:rsidRPr="001D5799">
        <w:rPr>
          <w:i/>
        </w:rPr>
        <w:t>a</w:t>
      </w:r>
      <w:r w:rsidR="002504F3" w:rsidRPr="001D5799">
        <w:rPr>
          <w:i/>
        </w:rPr>
        <w:t xml:space="preserve"> </w:t>
      </w:r>
      <w:r w:rsidR="00541102" w:rsidRPr="001D5799">
        <w:rPr>
          <w:b/>
        </w:rPr>
        <w:t>at</w:t>
      </w:r>
      <w:r w:rsidR="002504F3" w:rsidRPr="001D5799">
        <w:rPr>
          <w:b/>
        </w:rPr>
        <w:t xml:space="preserve"> </w:t>
      </w:r>
      <w:r w:rsidR="00541102" w:rsidRPr="001D5799">
        <w:rPr>
          <w:i/>
        </w:rPr>
        <w:t>t</w:t>
      </w:r>
      <w:r w:rsidR="00626425" w:rsidRPr="001D5799">
        <w:rPr>
          <w:i/>
        </w:rPr>
        <w:t xml:space="preserve"> </w:t>
      </w:r>
    </w:p>
    <w:p w14:paraId="1D76325C" w14:textId="77777777" w:rsidR="00492DAF" w:rsidRDefault="0035255E" w:rsidP="0075487F">
      <w:pPr>
        <w:spacing w:beforeLines="1" w:before="2" w:afterLines="1" w:after="2" w:line="360" w:lineRule="auto"/>
        <w:rPr>
          <w:rFonts w:ascii="Times New Roman" w:hAnsi="Times New Roman"/>
          <w:smallCaps/>
          <w:sz w:val="24"/>
          <w:szCs w:val="23"/>
        </w:rPr>
      </w:pPr>
      <w:r>
        <w:rPr>
          <w:rFonts w:ascii="Times New Roman" w:hAnsi="Times New Roman"/>
          <w:sz w:val="24"/>
        </w:rPr>
        <w:t>for occurren</w:t>
      </w:r>
      <w:r w:rsidR="00492DAF">
        <w:rPr>
          <w:rFonts w:ascii="Times New Roman" w:hAnsi="Times New Roman"/>
          <w:sz w:val="24"/>
        </w:rPr>
        <w:t>ts:</w:t>
      </w:r>
    </w:p>
    <w:p w14:paraId="5A76C47E" w14:textId="77777777" w:rsidR="00626425" w:rsidRPr="001D5799" w:rsidRDefault="00492DAF" w:rsidP="00C70E0A">
      <w:pPr>
        <w:pStyle w:val="Specification"/>
        <w:rPr>
          <w:b/>
        </w:rPr>
      </w:pPr>
      <w:r w:rsidRPr="00C70E0A">
        <w:rPr>
          <w:rStyle w:val="SpecificationType"/>
        </w:rPr>
        <w:t>Definition</w:t>
      </w:r>
      <w:r w:rsidRPr="00492DAF">
        <w:rPr>
          <w:smallCaps/>
        </w:rPr>
        <w:t xml:space="preserve">: </w:t>
      </w:r>
      <w:r w:rsidR="00626425" w:rsidRPr="001D5799">
        <w:rPr>
          <w:i/>
        </w:rPr>
        <w:t xml:space="preserve">a </w:t>
      </w:r>
      <w:r w:rsidR="00626425" w:rsidRPr="001D5799">
        <w:rPr>
          <w:b/>
        </w:rPr>
        <w:t xml:space="preserve">has_part </w:t>
      </w:r>
      <w:r w:rsidR="00626425" w:rsidRPr="001D5799">
        <w:rPr>
          <w:i/>
        </w:rPr>
        <w:t xml:space="preserve">b </w:t>
      </w:r>
      <w:r w:rsidR="00626425" w:rsidRPr="001D5799">
        <w:t xml:space="preserve">= Def. </w:t>
      </w:r>
      <w:r w:rsidR="00626425" w:rsidRPr="001D5799">
        <w:rPr>
          <w:i/>
        </w:rPr>
        <w:t xml:space="preserve">b </w:t>
      </w:r>
      <w:r w:rsidR="00626425" w:rsidRPr="001D5799">
        <w:rPr>
          <w:b/>
        </w:rPr>
        <w:t xml:space="preserve">part_of </w:t>
      </w:r>
      <w:r w:rsidR="00626425" w:rsidRPr="001D5799">
        <w:rPr>
          <w:i/>
        </w:rPr>
        <w:t xml:space="preserve">a </w:t>
      </w:r>
      <w:r w:rsidR="00626425" w:rsidRPr="001D5799">
        <w:rPr>
          <w:i/>
        </w:rPr>
        <w:softHyphen/>
      </w:r>
      <w:r w:rsidR="00626425" w:rsidRPr="001D5799">
        <w:rPr>
          <w:i/>
        </w:rPr>
        <w:softHyphen/>
      </w:r>
      <w:r w:rsidR="00626425" w:rsidRPr="001D5799">
        <w:rPr>
          <w:i/>
        </w:rPr>
        <w:softHyphen/>
      </w:r>
      <w:r w:rsidR="00626425" w:rsidRPr="001D5799">
        <w:rPr>
          <w:i/>
        </w:rPr>
        <w:softHyphen/>
        <w:t xml:space="preserve">– </w:t>
      </w:r>
      <w:r w:rsidR="00626425" w:rsidRPr="001D5799">
        <w:t>for occurrents</w:t>
      </w:r>
    </w:p>
    <w:p w14:paraId="195D0425" w14:textId="77777777" w:rsidR="0035255E" w:rsidRDefault="0035255E" w:rsidP="006C241A">
      <w:pPr>
        <w:spacing w:line="360" w:lineRule="auto"/>
        <w:rPr>
          <w:rFonts w:ascii="Times New Roman" w:hAnsi="Times New Roman"/>
          <w:sz w:val="24"/>
          <w:szCs w:val="23"/>
        </w:rPr>
      </w:pPr>
    </w:p>
    <w:p w14:paraId="2074C846" w14:textId="77777777" w:rsidR="002504F3" w:rsidRPr="001D5799" w:rsidRDefault="002267C9" w:rsidP="006C241A">
      <w:pPr>
        <w:spacing w:line="360" w:lineRule="auto"/>
        <w:rPr>
          <w:rFonts w:ascii="Times New Roman" w:hAnsi="Times New Roman"/>
          <w:sz w:val="24"/>
          <w:szCs w:val="23"/>
        </w:rPr>
      </w:pPr>
      <w:r w:rsidRPr="001D5799">
        <w:rPr>
          <w:rFonts w:ascii="Times New Roman" w:hAnsi="Times New Roman"/>
          <w:sz w:val="24"/>
          <w:szCs w:val="23"/>
        </w:rPr>
        <w:t>The above are instance-level relations; we will supply the associated type-level relations in a later version of this document, along the lines set forth in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w:t>
      </w:r>
      <w:r w:rsidR="00244A39" w:rsidRPr="001D5799">
        <w:rPr>
          <w:rFonts w:ascii="Times New Roman" w:hAnsi="Times New Roman"/>
          <w:sz w:val="24"/>
          <w:szCs w:val="23"/>
        </w:rPr>
        <w:t xml:space="preserve"> For instance-level relations should inverses can be unproblematically defined. (Not however for type-level relations [</w:t>
      </w:r>
      <w:r w:rsidR="00244A39" w:rsidRPr="001D5799">
        <w:rPr>
          <w:rFonts w:ascii="Times New Roman" w:hAnsi="Times New Roman"/>
          <w:sz w:val="24"/>
          <w:szCs w:val="23"/>
        </w:rPr>
        <w:fldChar w:fldCharType="begin"/>
      </w:r>
      <w:r w:rsidR="00244A39" w:rsidRPr="001D5799">
        <w:rPr>
          <w:rFonts w:ascii="Times New Roman" w:hAnsi="Times New Roman"/>
          <w:sz w:val="24"/>
          <w:szCs w:val="23"/>
        </w:rPr>
        <w:instrText xml:space="preserve"> REF _Ref309133313 \r \h </w:instrText>
      </w:r>
      <w:r w:rsidR="00244A39" w:rsidRPr="001D5799">
        <w:rPr>
          <w:rFonts w:ascii="Times New Roman" w:hAnsi="Times New Roman"/>
          <w:sz w:val="24"/>
          <w:szCs w:val="23"/>
        </w:rPr>
      </w:r>
      <w:r w:rsidR="00244A39" w:rsidRPr="001D5799">
        <w:rPr>
          <w:rFonts w:ascii="Times New Roman" w:hAnsi="Times New Roman"/>
          <w:sz w:val="24"/>
          <w:szCs w:val="23"/>
        </w:rPr>
        <w:fldChar w:fldCharType="separate"/>
      </w:r>
      <w:r w:rsidR="007A1CDD">
        <w:rPr>
          <w:rFonts w:ascii="Times New Roman" w:hAnsi="Times New Roman"/>
          <w:sz w:val="24"/>
          <w:szCs w:val="23"/>
        </w:rPr>
        <w:t>16</w:t>
      </w:r>
      <w:r w:rsidR="00244A39" w:rsidRPr="001D5799">
        <w:rPr>
          <w:rFonts w:ascii="Times New Roman" w:hAnsi="Times New Roman"/>
          <w:sz w:val="24"/>
          <w:szCs w:val="23"/>
        </w:rPr>
        <w:fldChar w:fldCharType="end"/>
      </w:r>
      <w:r w:rsidR="00244A39" w:rsidRPr="001D5799">
        <w:rPr>
          <w:rFonts w:ascii="Times New Roman" w:hAnsi="Times New Roman"/>
          <w:sz w:val="24"/>
          <w:szCs w:val="23"/>
        </w:rPr>
        <w:t>].)</w:t>
      </w:r>
    </w:p>
    <w:p w14:paraId="6C5960D1" w14:textId="77777777" w:rsidR="00DE116D" w:rsidRDefault="00DE116D" w:rsidP="00DE116D">
      <w:pPr>
        <w:pStyle w:val="CommentText"/>
      </w:pPr>
      <w:r w:rsidRPr="00B90609">
        <w:rPr>
          <w:rFonts w:ascii="Times New Roman" w:hAnsi="Times New Roman"/>
          <w:sz w:val="24"/>
          <w:szCs w:val="23"/>
          <w:highlight w:val="yellow"/>
        </w:rPr>
        <w:t xml:space="preserve">Check Ingvar on </w:t>
      </w:r>
      <w:r w:rsidRPr="00B90609">
        <w:rPr>
          <w:highlight w:val="yellow"/>
        </w:rPr>
        <w:t xml:space="preserve"> ‘accidental parthood’ in Medicine &amp; Philosophy p. 433.</w:t>
      </w:r>
    </w:p>
    <w:p w14:paraId="3BE41B5A" w14:textId="77777777" w:rsidR="00DE116D" w:rsidRPr="001D5799" w:rsidRDefault="00DE116D" w:rsidP="006C241A">
      <w:pPr>
        <w:spacing w:line="360" w:lineRule="auto"/>
        <w:rPr>
          <w:rFonts w:ascii="Times New Roman" w:hAnsi="Times New Roman"/>
          <w:sz w:val="24"/>
          <w:szCs w:val="23"/>
        </w:rPr>
      </w:pPr>
    </w:p>
    <w:p w14:paraId="3B33EE30" w14:textId="77777777" w:rsidR="00140DC7" w:rsidRPr="00215638" w:rsidRDefault="00365F37" w:rsidP="006C241A">
      <w:pPr>
        <w:pStyle w:val="Heading1"/>
      </w:pPr>
      <w:bookmarkStart w:id="126" w:name="_Toc313270691"/>
      <w:bookmarkStart w:id="127" w:name="_Toc313472826"/>
      <w:r w:rsidRPr="00215638">
        <w:t xml:space="preserve">2. </w:t>
      </w:r>
      <w:r w:rsidR="00140DC7" w:rsidRPr="00215638">
        <w:t>Continuant</w:t>
      </w:r>
      <w:bookmarkEnd w:id="126"/>
      <w:bookmarkEnd w:id="127"/>
    </w:p>
    <w:p w14:paraId="52456939" w14:textId="77777777" w:rsidR="00215638" w:rsidRPr="001D5799" w:rsidRDefault="00215638" w:rsidP="009B5669">
      <w:pPr>
        <w:spacing w:beforeLines="1" w:before="2" w:afterLines="1" w:after="2" w:line="360" w:lineRule="auto"/>
        <w:rPr>
          <w:rFonts w:ascii="Times New Roman" w:hAnsi="Times New Roman"/>
          <w:sz w:val="24"/>
          <w:szCs w:val="23"/>
        </w:rPr>
      </w:pPr>
    </w:p>
    <w:p w14:paraId="4BE29BFA" w14:textId="77777777" w:rsidR="0052500C" w:rsidRPr="001D5799" w:rsidRDefault="003045F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The BFO </w:t>
      </w:r>
      <w:r w:rsidR="0052500C" w:rsidRPr="001D5799">
        <w:rPr>
          <w:rFonts w:ascii="Times New Roman" w:hAnsi="Times New Roman"/>
          <w:sz w:val="24"/>
          <w:szCs w:val="23"/>
        </w:rPr>
        <w:t>continuant</w:t>
      </w:r>
      <w:r w:rsidRPr="001D5799">
        <w:rPr>
          <w:rFonts w:ascii="Times New Roman" w:hAnsi="Times New Roman"/>
          <w:sz w:val="24"/>
          <w:szCs w:val="23"/>
        </w:rPr>
        <w:t xml:space="preserve"> ontology (formerly called ‘SNAP-BFO’, as contrasted to the ‘SPAN-BFO’ occurrent ontology)</w:t>
      </w:r>
      <w:r w:rsidR="0052500C" w:rsidRPr="001D5799">
        <w:rPr>
          <w:rFonts w:ascii="Times New Roman" w:hAnsi="Times New Roman"/>
          <w:sz w:val="24"/>
          <w:szCs w:val="23"/>
        </w:rPr>
        <w:t xml:space="preserve"> </w:t>
      </w:r>
      <w:r w:rsidRPr="001D5799">
        <w:rPr>
          <w:rFonts w:ascii="Times New Roman" w:hAnsi="Times New Roman"/>
          <w:sz w:val="24"/>
          <w:szCs w:val="23"/>
        </w:rPr>
        <w:t>incorporates</w:t>
      </w:r>
      <w:r w:rsidR="0052500C" w:rsidRPr="001D5799">
        <w:rPr>
          <w:rFonts w:ascii="Times New Roman" w:hAnsi="Times New Roman"/>
          <w:sz w:val="24"/>
          <w:szCs w:val="23"/>
        </w:rPr>
        <w:t xml:space="preserve"> both material and immaterial continuants extended and potentially moving in space, and the spatial regions at which they are located and through which they move. </w:t>
      </w:r>
      <w:r w:rsidRPr="001D5799">
        <w:rPr>
          <w:rFonts w:ascii="Times New Roman" w:hAnsi="Times New Roman"/>
          <w:sz w:val="24"/>
          <w:szCs w:val="23"/>
        </w:rPr>
        <w:t>The</w:t>
      </w:r>
      <w:r w:rsidR="0035255E">
        <w:rPr>
          <w:rFonts w:ascii="Times New Roman" w:hAnsi="Times New Roman"/>
          <w:sz w:val="24"/>
          <w:szCs w:val="23"/>
        </w:rPr>
        <w:t xml:space="preserve"> approach is similar to the two-</w:t>
      </w:r>
      <w:r w:rsidRPr="001D5799">
        <w:rPr>
          <w:rFonts w:ascii="Times New Roman" w:hAnsi="Times New Roman"/>
          <w:sz w:val="24"/>
          <w:szCs w:val="23"/>
        </w:rPr>
        <w:t>level</w:t>
      </w:r>
      <w:r w:rsidR="00E40415" w:rsidRPr="001D5799">
        <w:rPr>
          <w:rFonts w:ascii="Times New Roman" w:hAnsi="Times New Roman"/>
          <w:sz w:val="24"/>
          <w:szCs w:val="23"/>
        </w:rPr>
        <w:t xml:space="preserve">ed </w:t>
      </w:r>
      <w:r w:rsidRPr="001D5799">
        <w:rPr>
          <w:rFonts w:ascii="Times New Roman" w:hAnsi="Times New Roman"/>
          <w:sz w:val="24"/>
          <w:szCs w:val="23"/>
        </w:rPr>
        <w:t xml:space="preserve">approaches developed in </w:t>
      </w:r>
      <w:r w:rsidR="0052500C" w:rsidRPr="001D5799">
        <w:rPr>
          <w:rFonts w:ascii="Times New Roman" w:hAnsi="Times New Roman"/>
          <w:sz w:val="24"/>
          <w:szCs w:val="23"/>
        </w:rPr>
        <w:t>[</w:t>
      </w:r>
      <w:r w:rsidR="0052500C" w:rsidRPr="001D5799">
        <w:rPr>
          <w:rFonts w:ascii="Times New Roman" w:hAnsi="Times New Roman"/>
          <w:sz w:val="24"/>
          <w:szCs w:val="23"/>
        </w:rPr>
        <w:fldChar w:fldCharType="begin"/>
      </w:r>
      <w:r w:rsidR="0052500C" w:rsidRPr="001D5799">
        <w:rPr>
          <w:rFonts w:ascii="Times New Roman" w:hAnsi="Times New Roman"/>
          <w:sz w:val="24"/>
          <w:szCs w:val="23"/>
        </w:rPr>
        <w:instrText xml:space="preserve"> REF _Ref309994941 \r \h </w:instrText>
      </w:r>
      <w:r w:rsidR="0052500C" w:rsidRPr="001D5799">
        <w:rPr>
          <w:rFonts w:ascii="Times New Roman" w:hAnsi="Times New Roman"/>
          <w:sz w:val="24"/>
          <w:szCs w:val="23"/>
        </w:rPr>
      </w:r>
      <w:r w:rsidR="0052500C" w:rsidRPr="001D5799">
        <w:rPr>
          <w:rFonts w:ascii="Times New Roman" w:hAnsi="Times New Roman"/>
          <w:sz w:val="24"/>
          <w:szCs w:val="23"/>
        </w:rPr>
        <w:fldChar w:fldCharType="separate"/>
      </w:r>
      <w:r w:rsidR="007A1CDD">
        <w:rPr>
          <w:rFonts w:ascii="Times New Roman" w:hAnsi="Times New Roman"/>
          <w:sz w:val="24"/>
          <w:szCs w:val="23"/>
        </w:rPr>
        <w:t>69</w:t>
      </w:r>
      <w:r w:rsidR="0052500C" w:rsidRPr="001D5799">
        <w:rPr>
          <w:rFonts w:ascii="Times New Roman" w:hAnsi="Times New Roman"/>
          <w:sz w:val="24"/>
          <w:szCs w:val="23"/>
        </w:rPr>
        <w:fldChar w:fldCharType="end"/>
      </w:r>
      <w:r w:rsidRPr="001D5799">
        <w:rPr>
          <w:rFonts w:ascii="Times New Roman" w:hAnsi="Times New Roman"/>
          <w:sz w:val="24"/>
          <w:szCs w:val="23"/>
        </w:rPr>
        <w:t xml:space="preserve">,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_Ref309995704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70</w:t>
      </w:r>
      <w:r w:rsidRPr="001D5799">
        <w:rPr>
          <w:rFonts w:ascii="Times New Roman" w:hAnsi="Times New Roman"/>
          <w:sz w:val="24"/>
          <w:szCs w:val="23"/>
        </w:rPr>
        <w:fldChar w:fldCharType="end"/>
      </w:r>
      <w:r w:rsidRPr="001D5799">
        <w:rPr>
          <w:rFonts w:ascii="Times New Roman" w:hAnsi="Times New Roman"/>
          <w:sz w:val="24"/>
          <w:szCs w:val="23"/>
        </w:rPr>
        <w:t>]</w:t>
      </w:r>
      <w:r w:rsidR="00E40415" w:rsidRPr="001D5799">
        <w:rPr>
          <w:rFonts w:ascii="Times New Roman" w:hAnsi="Times New Roman"/>
          <w:sz w:val="24"/>
          <w:szCs w:val="23"/>
        </w:rPr>
        <w:t>, though it avoids the reference to ‘quantities of matter’ or ‘bare matter’ which form their starting point.</w:t>
      </w:r>
    </w:p>
    <w:p w14:paraId="4F86B1B7" w14:textId="77777777" w:rsidR="0052500C" w:rsidRPr="001D5799" w:rsidRDefault="0052500C" w:rsidP="009B5669">
      <w:pPr>
        <w:spacing w:beforeLines="1" w:before="2" w:afterLines="1" w:after="2" w:line="360" w:lineRule="auto"/>
        <w:rPr>
          <w:rFonts w:ascii="Times New Roman" w:hAnsi="Times New Roman"/>
          <w:sz w:val="24"/>
          <w:szCs w:val="23"/>
        </w:rPr>
      </w:pPr>
    </w:p>
    <w:p w14:paraId="7D5CA8E5" w14:textId="77777777" w:rsidR="009D555C" w:rsidRPr="001D5799" w:rsidRDefault="00236D40" w:rsidP="00C70E0A">
      <w:pPr>
        <w:pStyle w:val="Specification"/>
      </w:pPr>
      <w:r w:rsidRPr="00C70E0A">
        <w:rPr>
          <w:rStyle w:val="SpecificationType"/>
        </w:rPr>
        <w:t>Elucidation</w:t>
      </w:r>
      <w:r w:rsidRPr="001D5799">
        <w:rPr>
          <w:smallCaps/>
        </w:rPr>
        <w:t>:</w:t>
      </w:r>
      <w:r w:rsidR="009D555C" w:rsidRPr="001D5799">
        <w:t xml:space="preserve"> A</w:t>
      </w:r>
      <w:r w:rsidR="009D555C" w:rsidRPr="001D5799">
        <w:rPr>
          <w:i/>
        </w:rPr>
        <w:t xml:space="preserve"> continuant </w:t>
      </w:r>
      <w:r w:rsidR="006A4838" w:rsidRPr="001D5799">
        <w:t>is a</w:t>
      </w:r>
      <w:r w:rsidR="0035255E">
        <w:t>n</w:t>
      </w:r>
      <w:r w:rsidR="00465C17" w:rsidRPr="001D5799">
        <w:t xml:space="preserve"> entity</w:t>
      </w:r>
      <w:r w:rsidR="009D555C" w:rsidRPr="001D5799">
        <w:t xml:space="preserve"> </w:t>
      </w:r>
      <w:r w:rsidR="00151755" w:rsidRPr="001D5799">
        <w:t>that persists</w:t>
      </w:r>
      <w:r w:rsidR="009D555C" w:rsidRPr="001D5799">
        <w:t xml:space="preserve">, endures, or continues to exist through time while maintaining its </w:t>
      </w:r>
      <w:r w:rsidR="00E40415" w:rsidRPr="001D5799">
        <w:t>identity.</w:t>
      </w:r>
    </w:p>
    <w:p w14:paraId="66C85D37" w14:textId="77777777" w:rsidR="00AC1A45" w:rsidRPr="001D5799" w:rsidRDefault="00AC1A45" w:rsidP="009B5669">
      <w:pPr>
        <w:spacing w:beforeLines="1" w:before="2" w:afterLines="1" w:after="2" w:line="360" w:lineRule="auto"/>
        <w:rPr>
          <w:rFonts w:ascii="Times New Roman" w:hAnsi="Times New Roman"/>
          <w:sz w:val="24"/>
          <w:szCs w:val="23"/>
        </w:rPr>
      </w:pPr>
    </w:p>
    <w:p w14:paraId="2FACE2EB" w14:textId="77777777" w:rsidR="00AC1A45" w:rsidRPr="001D5799" w:rsidRDefault="00E4041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Continuants can preserve their identity even while gaining and losing </w:t>
      </w:r>
      <w:r w:rsidR="002C7B57" w:rsidRPr="001D5799">
        <w:rPr>
          <w:rFonts w:ascii="Times New Roman" w:hAnsi="Times New Roman"/>
          <w:sz w:val="24"/>
          <w:szCs w:val="23"/>
        </w:rPr>
        <w:t xml:space="preserve">material </w:t>
      </w:r>
      <w:r w:rsidRPr="001D5799">
        <w:rPr>
          <w:rFonts w:ascii="Times New Roman" w:hAnsi="Times New Roman"/>
          <w:sz w:val="24"/>
          <w:szCs w:val="23"/>
        </w:rPr>
        <w:t>parts.</w:t>
      </w:r>
      <w:r w:rsidR="00CC1EC8">
        <w:rPr>
          <w:rFonts w:ascii="Times New Roman" w:hAnsi="Times New Roman"/>
          <w:sz w:val="24"/>
          <w:szCs w:val="23"/>
        </w:rPr>
        <w:t xml:space="preserve"> </w:t>
      </w:r>
      <w:r w:rsidR="00CC1EC8" w:rsidRPr="001D5799">
        <w:rPr>
          <w:rFonts w:ascii="Times New Roman" w:hAnsi="Times New Roman"/>
          <w:sz w:val="24"/>
          <w:szCs w:val="23"/>
        </w:rPr>
        <w:t>Continuants are contrasted with occurrents, which unfold themselves in successive temporal phases [</w:t>
      </w:r>
      <w:r w:rsidR="00CC1EC8" w:rsidRPr="001D5799">
        <w:rPr>
          <w:rFonts w:ascii="Times New Roman" w:hAnsi="Times New Roman"/>
          <w:sz w:val="24"/>
          <w:szCs w:val="23"/>
        </w:rPr>
        <w:fldChar w:fldCharType="begin"/>
      </w:r>
      <w:r w:rsidR="00CC1EC8" w:rsidRPr="001D5799">
        <w:rPr>
          <w:rFonts w:ascii="Times New Roman" w:hAnsi="Times New Roman"/>
          <w:sz w:val="24"/>
          <w:szCs w:val="23"/>
        </w:rPr>
        <w:instrText xml:space="preserve"> REF _Ref309729842 \r \h </w:instrText>
      </w:r>
      <w:r w:rsidR="00CC1EC8" w:rsidRPr="001D5799">
        <w:rPr>
          <w:rFonts w:ascii="Times New Roman" w:hAnsi="Times New Roman"/>
          <w:sz w:val="24"/>
          <w:szCs w:val="23"/>
        </w:rPr>
      </w:r>
      <w:r w:rsidR="00CC1EC8" w:rsidRPr="001D5799">
        <w:rPr>
          <w:rFonts w:ascii="Times New Roman" w:hAnsi="Times New Roman"/>
          <w:sz w:val="24"/>
          <w:szCs w:val="23"/>
        </w:rPr>
        <w:fldChar w:fldCharType="separate"/>
      </w:r>
      <w:r w:rsidR="007A1CDD">
        <w:rPr>
          <w:rFonts w:ascii="Times New Roman" w:hAnsi="Times New Roman"/>
          <w:sz w:val="24"/>
          <w:szCs w:val="23"/>
        </w:rPr>
        <w:t>60</w:t>
      </w:r>
      <w:r w:rsidR="00CC1EC8" w:rsidRPr="001D5799">
        <w:rPr>
          <w:rFonts w:ascii="Times New Roman" w:hAnsi="Times New Roman"/>
          <w:sz w:val="24"/>
          <w:szCs w:val="23"/>
        </w:rPr>
        <w:fldChar w:fldCharType="end"/>
      </w:r>
      <w:r w:rsidR="00CC1EC8" w:rsidRPr="001D5799">
        <w:rPr>
          <w:rFonts w:ascii="Times New Roman" w:hAnsi="Times New Roman"/>
          <w:sz w:val="24"/>
          <w:szCs w:val="23"/>
        </w:rPr>
        <w:t>].</w:t>
      </w:r>
    </w:p>
    <w:p w14:paraId="168A2658" w14:textId="77777777" w:rsidR="005D2CB1" w:rsidRPr="001D5799" w:rsidRDefault="005D2CB1" w:rsidP="009B5669">
      <w:pPr>
        <w:spacing w:beforeLines="1" w:before="2" w:afterLines="1" w:after="2" w:line="360" w:lineRule="auto"/>
        <w:rPr>
          <w:rFonts w:ascii="Times New Roman" w:hAnsi="Times New Roman"/>
          <w:sz w:val="24"/>
          <w:szCs w:val="23"/>
        </w:rPr>
      </w:pPr>
    </w:p>
    <w:p w14:paraId="4CEDB0B2" w14:textId="77777777" w:rsidR="00FB129B" w:rsidRPr="001D5799" w:rsidRDefault="00236D40" w:rsidP="00C70E0A">
      <w:pPr>
        <w:pStyle w:val="Specification"/>
      </w:pPr>
      <w:r w:rsidRPr="00C70E0A">
        <w:rPr>
          <w:rStyle w:val="SpecificationType"/>
        </w:rPr>
        <w:t>Axiom</w:t>
      </w:r>
      <w:r w:rsidRPr="001D5799">
        <w:rPr>
          <w:smallCaps/>
        </w:rPr>
        <w:t>:</w:t>
      </w:r>
      <w:r w:rsidR="009D555C" w:rsidRPr="001D5799">
        <w:t xml:space="preserve"> if </w:t>
      </w:r>
      <w:r w:rsidR="009D555C" w:rsidRPr="001D5799">
        <w:rPr>
          <w:i/>
        </w:rPr>
        <w:t xml:space="preserve">a </w:t>
      </w:r>
      <w:r w:rsidR="009D555C" w:rsidRPr="001D5799">
        <w:t xml:space="preserve">is a </w:t>
      </w:r>
      <w:r w:rsidR="00FB129B" w:rsidRPr="001D5799">
        <w:rPr>
          <w:i/>
        </w:rPr>
        <w:t>continuant</w:t>
      </w:r>
      <w:r w:rsidR="009D555C" w:rsidRPr="001D5799">
        <w:t xml:space="preserve"> and </w:t>
      </w:r>
      <w:r w:rsidR="009D555C" w:rsidRPr="001D5799">
        <w:rPr>
          <w:i/>
        </w:rPr>
        <w:t xml:space="preserve">b </w:t>
      </w:r>
      <w:r w:rsidR="009D555C" w:rsidRPr="001D5799">
        <w:t xml:space="preserve">is </w:t>
      </w:r>
      <w:r w:rsidR="00E40415" w:rsidRPr="001D5799">
        <w:t>part of</w:t>
      </w:r>
      <w:r w:rsidR="00E40415" w:rsidRPr="001D5799">
        <w:rPr>
          <w:b/>
        </w:rPr>
        <w:t xml:space="preserve"> </w:t>
      </w:r>
      <w:r w:rsidR="009D555C" w:rsidRPr="001D5799">
        <w:rPr>
          <w:i/>
        </w:rPr>
        <w:t xml:space="preserve">a </w:t>
      </w:r>
      <w:r w:rsidR="009D555C" w:rsidRPr="001D5799">
        <w:t xml:space="preserve">then </w:t>
      </w:r>
      <w:r w:rsidR="009D555C" w:rsidRPr="001D5799">
        <w:rPr>
          <w:i/>
        </w:rPr>
        <w:t xml:space="preserve">b </w:t>
      </w:r>
      <w:r w:rsidR="009D555C" w:rsidRPr="001D5799">
        <w:t xml:space="preserve">is a </w:t>
      </w:r>
      <w:r w:rsidR="00FB129B" w:rsidRPr="001D5799">
        <w:rPr>
          <w:i/>
        </w:rPr>
        <w:t>continuant</w:t>
      </w:r>
    </w:p>
    <w:p w14:paraId="55A07561" w14:textId="77777777" w:rsidR="00AC1A45" w:rsidRPr="001D5799" w:rsidRDefault="00AC1A45" w:rsidP="009B5669">
      <w:pPr>
        <w:spacing w:beforeLines="1" w:before="2" w:afterLines="1" w:after="2" w:line="360" w:lineRule="auto"/>
        <w:rPr>
          <w:rFonts w:ascii="Times New Roman" w:hAnsi="Times New Roman"/>
          <w:sz w:val="24"/>
          <w:szCs w:val="23"/>
        </w:rPr>
      </w:pPr>
    </w:p>
    <w:p w14:paraId="07C3E67B" w14:textId="77777777" w:rsidR="009D555C" w:rsidRDefault="00AC1A45" w:rsidP="00776FEC">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an occurrent occupies a 2-minute temporal region, then the occurrent is the sum of two non-overlapping </w:t>
      </w:r>
      <w:r w:rsidRPr="001D5799">
        <w:rPr>
          <w:rFonts w:ascii="Times New Roman" w:hAnsi="Times New Roman"/>
          <w:b/>
          <w:sz w:val="24"/>
          <w:szCs w:val="23"/>
        </w:rPr>
        <w:t>temporal parts</w:t>
      </w:r>
      <w:r w:rsidR="002C7B57" w:rsidRPr="001D5799">
        <w:rPr>
          <w:rFonts w:ascii="Times New Roman" w:hAnsi="Times New Roman"/>
          <w:b/>
          <w:sz w:val="24"/>
          <w:szCs w:val="23"/>
        </w:rPr>
        <w:t xml:space="preserve"> </w:t>
      </w:r>
      <w:r w:rsidR="002C7B57" w:rsidRPr="001D5799">
        <w:rPr>
          <w:rFonts w:ascii="Times New Roman" w:hAnsi="Times New Roman"/>
          <w:sz w:val="24"/>
          <w:szCs w:val="23"/>
        </w:rPr>
        <w:t>(see below)</w:t>
      </w:r>
      <w:r w:rsidRPr="001D5799">
        <w:rPr>
          <w:rFonts w:ascii="Times New Roman" w:hAnsi="Times New Roman"/>
          <w:sz w:val="24"/>
          <w:szCs w:val="23"/>
        </w:rPr>
        <w:t>, each of 1-minute duration.</w:t>
      </w:r>
      <w:r w:rsidRPr="001D5799">
        <w:rPr>
          <w:rFonts w:ascii="Times New Roman" w:hAnsi="Times New Roman"/>
          <w:i/>
          <w:sz w:val="24"/>
          <w:szCs w:val="23"/>
        </w:rPr>
        <w:t xml:space="preserve"> Continuants</w:t>
      </w:r>
      <w:r w:rsidRPr="001D5799">
        <w:rPr>
          <w:rFonts w:ascii="Times New Roman" w:hAnsi="Times New Roman"/>
          <w:sz w:val="24"/>
          <w:szCs w:val="23"/>
        </w:rPr>
        <w:t xml:space="preserve"> have no </w:t>
      </w:r>
      <w:r w:rsidRPr="001D5799">
        <w:rPr>
          <w:rFonts w:ascii="Times New Roman" w:hAnsi="Times New Roman"/>
          <w:b/>
          <w:sz w:val="24"/>
          <w:szCs w:val="23"/>
        </w:rPr>
        <w:t>temporal parts</w:t>
      </w:r>
      <w:r w:rsidRPr="001D5799">
        <w:rPr>
          <w:rFonts w:ascii="Times New Roman" w:hAnsi="Times New Roman"/>
          <w:sz w:val="24"/>
          <w:szCs w:val="23"/>
        </w:rPr>
        <w:t xml:space="preserve"> in this sense. Rather, continuants have spatial parts. </w:t>
      </w:r>
      <w:r w:rsidRPr="003F7988">
        <w:rPr>
          <w:rFonts w:ascii="Times New Roman" w:hAnsi="Times New Roman"/>
          <w:i/>
          <w:sz w:val="24"/>
          <w:szCs w:val="23"/>
        </w:rPr>
        <w:t>Continuants</w:t>
      </w:r>
      <w:r w:rsidR="003F7988">
        <w:rPr>
          <w:rFonts w:ascii="Times New Roman" w:hAnsi="Times New Roman"/>
          <w:sz w:val="24"/>
          <w:szCs w:val="23"/>
        </w:rPr>
        <w:t>, as BFO understands them,</w:t>
      </w:r>
      <w:r w:rsidRPr="001D5799">
        <w:rPr>
          <w:rFonts w:ascii="Times New Roman" w:hAnsi="Times New Roman"/>
          <w:sz w:val="24"/>
          <w:szCs w:val="23"/>
        </w:rPr>
        <w:t xml:space="preserve"> are three-dimensional </w:t>
      </w:r>
      <w:r w:rsidR="002C7B57" w:rsidRPr="001D5799">
        <w:rPr>
          <w:rFonts w:ascii="Times New Roman" w:hAnsi="Times New Roman"/>
          <w:sz w:val="24"/>
          <w:szCs w:val="23"/>
        </w:rPr>
        <w:t>entities (entities extended in three spatial dim</w:t>
      </w:r>
      <w:r w:rsidR="003F7988">
        <w:rPr>
          <w:rFonts w:ascii="Times New Roman" w:hAnsi="Times New Roman"/>
          <w:sz w:val="24"/>
          <w:szCs w:val="23"/>
        </w:rPr>
        <w:t>ensions);</w:t>
      </w:r>
      <w:r w:rsidR="002C7B57" w:rsidRPr="001D5799">
        <w:rPr>
          <w:rFonts w:ascii="Times New Roman" w:hAnsi="Times New Roman"/>
          <w:sz w:val="24"/>
          <w:szCs w:val="23"/>
        </w:rPr>
        <w:t xml:space="preserve"> </w:t>
      </w:r>
      <w:r w:rsidR="003F7988" w:rsidRPr="003F7988">
        <w:rPr>
          <w:rFonts w:ascii="Times New Roman" w:hAnsi="Times New Roman"/>
          <w:i/>
          <w:sz w:val="24"/>
          <w:szCs w:val="23"/>
        </w:rPr>
        <w:t>o</w:t>
      </w:r>
      <w:r w:rsidRPr="003F7988">
        <w:rPr>
          <w:rFonts w:ascii="Times New Roman" w:hAnsi="Times New Roman"/>
          <w:i/>
          <w:sz w:val="24"/>
          <w:szCs w:val="23"/>
        </w:rPr>
        <w:t>ccurrents</w:t>
      </w:r>
      <w:r w:rsidRPr="001D5799">
        <w:rPr>
          <w:rFonts w:ascii="Times New Roman" w:hAnsi="Times New Roman"/>
          <w:sz w:val="24"/>
          <w:szCs w:val="23"/>
        </w:rPr>
        <w:t xml:space="preserve"> are four-dimensional entities</w:t>
      </w:r>
      <w:r w:rsidR="002C7B57" w:rsidRPr="001D5799">
        <w:rPr>
          <w:rFonts w:ascii="Times New Roman" w:hAnsi="Times New Roman"/>
          <w:sz w:val="24"/>
          <w:szCs w:val="23"/>
        </w:rPr>
        <w:t xml:space="preserve"> (entities extended also in the dimension of time)</w:t>
      </w:r>
      <w:r w:rsidRPr="001D5799">
        <w:rPr>
          <w:rFonts w:ascii="Times New Roman" w:hAnsi="Times New Roman"/>
          <w:sz w:val="24"/>
          <w:szCs w:val="23"/>
        </w:rPr>
        <w:t>.</w:t>
      </w:r>
    </w:p>
    <w:p w14:paraId="016DA0CE" w14:textId="77777777" w:rsidR="003F7988" w:rsidRDefault="003F7988" w:rsidP="00776FEC">
      <w:pPr>
        <w:spacing w:beforeLines="1" w:before="2" w:afterLines="1" w:after="2" w:line="360" w:lineRule="auto"/>
        <w:jc w:val="both"/>
        <w:rPr>
          <w:rFonts w:ascii="Times New Roman" w:hAnsi="Times New Roman"/>
          <w:sz w:val="24"/>
          <w:szCs w:val="23"/>
        </w:rPr>
      </w:pPr>
    </w:p>
    <w:p w14:paraId="65BEA114" w14:textId="65D982EE" w:rsidR="003F7988" w:rsidRDefault="003F7988" w:rsidP="00BD2F36">
      <w:pPr>
        <w:spacing w:beforeLines="1" w:before="2" w:afterLines="1" w:after="2" w:line="360" w:lineRule="auto"/>
        <w:jc w:val="both"/>
        <w:rPr>
          <w:rFonts w:ascii="Times New Roman" w:hAnsi="Times New Roman"/>
          <w:sz w:val="24"/>
          <w:szCs w:val="23"/>
        </w:rPr>
      </w:pPr>
      <w:r>
        <w:rPr>
          <w:rFonts w:ascii="Times New Roman" w:hAnsi="Times New Roman"/>
          <w:sz w:val="24"/>
          <w:szCs w:val="23"/>
        </w:rPr>
        <w:t>BFO’s treatment of continuants and occurrents – as also its treatment of regions, below – thus rests on a dichotomy between space and time,</w:t>
      </w:r>
      <w:r w:rsidR="008B6CDC">
        <w:rPr>
          <w:rFonts w:ascii="Times New Roman" w:hAnsi="Times New Roman"/>
          <w:sz w:val="24"/>
          <w:szCs w:val="23"/>
        </w:rPr>
        <w:t xml:space="preserve"> and on the view that there are two perspectives on reality </w:t>
      </w:r>
      <w:r w:rsidR="00BD2F36">
        <w:rPr>
          <w:rFonts w:ascii="Times New Roman" w:hAnsi="Times New Roman"/>
          <w:sz w:val="24"/>
          <w:szCs w:val="23"/>
        </w:rPr>
        <w:t>– earlier called the ‘SNAP’ and ‘SPAN’ perspectives, both of which are essential to the a non-reductionist representation of reality as we understand it from the best available science</w:t>
      </w:r>
      <w:r w:rsidR="00551245">
        <w:rPr>
          <w:rFonts w:ascii="Times New Roman" w:hAnsi="Times New Roman"/>
          <w:sz w:val="24"/>
          <w:szCs w:val="23"/>
        </w:rPr>
        <w:t xml:space="preserve"> [</w:t>
      </w:r>
      <w:r w:rsidR="00551245">
        <w:rPr>
          <w:rFonts w:ascii="Times New Roman" w:hAnsi="Times New Roman"/>
          <w:sz w:val="24"/>
          <w:szCs w:val="23"/>
        </w:rPr>
        <w:fldChar w:fldCharType="begin"/>
      </w:r>
      <w:r w:rsidR="00551245">
        <w:rPr>
          <w:rFonts w:ascii="Times New Roman" w:hAnsi="Times New Roman"/>
          <w:sz w:val="24"/>
          <w:szCs w:val="23"/>
        </w:rPr>
        <w:instrText xml:space="preserve"> REF _Ref309506188 \r \h </w:instrText>
      </w:r>
      <w:r w:rsidR="00551245">
        <w:rPr>
          <w:rFonts w:ascii="Times New Roman" w:hAnsi="Times New Roman"/>
          <w:sz w:val="24"/>
          <w:szCs w:val="23"/>
        </w:rPr>
      </w:r>
      <w:r w:rsidR="00551245">
        <w:rPr>
          <w:rFonts w:ascii="Times New Roman" w:hAnsi="Times New Roman"/>
          <w:sz w:val="24"/>
          <w:szCs w:val="23"/>
        </w:rPr>
        <w:fldChar w:fldCharType="separate"/>
      </w:r>
      <w:r w:rsidR="000B5B22">
        <w:rPr>
          <w:rFonts w:ascii="Times New Roman" w:hAnsi="Times New Roman"/>
          <w:sz w:val="24"/>
          <w:szCs w:val="23"/>
        </w:rPr>
        <w:t>30</w:t>
      </w:r>
      <w:r w:rsidR="00551245">
        <w:rPr>
          <w:rFonts w:ascii="Times New Roman" w:hAnsi="Times New Roman"/>
          <w:sz w:val="24"/>
          <w:szCs w:val="23"/>
        </w:rPr>
        <w:fldChar w:fldCharType="end"/>
      </w:r>
      <w:r w:rsidR="00551245">
        <w:rPr>
          <w:rFonts w:ascii="Times New Roman" w:hAnsi="Times New Roman"/>
          <w:sz w:val="24"/>
          <w:szCs w:val="23"/>
        </w:rPr>
        <w:t>]</w:t>
      </w:r>
      <w:r w:rsidR="00BD2F36">
        <w:rPr>
          <w:rFonts w:ascii="Times New Roman" w:hAnsi="Times New Roman"/>
          <w:sz w:val="24"/>
          <w:szCs w:val="23"/>
        </w:rPr>
        <w:t>. At the same time, however, this</w:t>
      </w:r>
      <w:r>
        <w:rPr>
          <w:rFonts w:ascii="Times New Roman" w:hAnsi="Times New Roman"/>
          <w:sz w:val="24"/>
          <w:szCs w:val="23"/>
        </w:rPr>
        <w:t xml:space="preserve"> dichotomy </w:t>
      </w:r>
      <w:r w:rsidR="00BD2F36">
        <w:rPr>
          <w:rFonts w:ascii="Times New Roman" w:hAnsi="Times New Roman"/>
          <w:sz w:val="24"/>
          <w:szCs w:val="23"/>
        </w:rPr>
        <w:t xml:space="preserve">itself </w:t>
      </w:r>
      <w:r>
        <w:rPr>
          <w:rFonts w:ascii="Times New Roman" w:hAnsi="Times New Roman"/>
          <w:sz w:val="24"/>
          <w:szCs w:val="23"/>
        </w:rPr>
        <w:t xml:space="preserve">needs to be understood in such a way as to be </w:t>
      </w:r>
      <w:r w:rsidR="00115280">
        <w:rPr>
          <w:rFonts w:ascii="Times New Roman" w:hAnsi="Times New Roman"/>
          <w:sz w:val="24"/>
          <w:szCs w:val="23"/>
        </w:rPr>
        <w:t xml:space="preserve">consistent </w:t>
      </w:r>
      <w:r>
        <w:rPr>
          <w:rFonts w:ascii="Times New Roman" w:hAnsi="Times New Roman"/>
          <w:sz w:val="24"/>
          <w:szCs w:val="23"/>
        </w:rPr>
        <w:t xml:space="preserve">with </w:t>
      </w:r>
      <w:r w:rsidR="00BD2F36">
        <w:rPr>
          <w:rFonts w:ascii="Times New Roman" w:hAnsi="Times New Roman"/>
          <w:sz w:val="24"/>
          <w:szCs w:val="23"/>
        </w:rPr>
        <w:t xml:space="preserve">those elements of our scientific understanding with which it might seem to stand  in conflict. It must be consistent, above all, with </w:t>
      </w:r>
      <w:r w:rsidR="00E816FE">
        <w:rPr>
          <w:rFonts w:ascii="Times New Roman" w:hAnsi="Times New Roman"/>
          <w:sz w:val="24"/>
          <w:szCs w:val="23"/>
        </w:rPr>
        <w:t xml:space="preserve">what we know from physics about the entanglements of space and time with each other, and with matter and causality. </w:t>
      </w:r>
      <w:r w:rsidR="00115280">
        <w:rPr>
          <w:rFonts w:ascii="Times New Roman" w:hAnsi="Times New Roman"/>
          <w:sz w:val="24"/>
          <w:szCs w:val="23"/>
        </w:rPr>
        <w:t>The starting point for our approach</w:t>
      </w:r>
      <w:r w:rsidR="00BD2F36">
        <w:rPr>
          <w:rFonts w:ascii="Times New Roman" w:hAnsi="Times New Roman"/>
          <w:sz w:val="24"/>
          <w:szCs w:val="23"/>
        </w:rPr>
        <w:t xml:space="preserve"> in this connection</w:t>
      </w:r>
      <w:r w:rsidR="00115280">
        <w:rPr>
          <w:rFonts w:ascii="Times New Roman" w:hAnsi="Times New Roman"/>
          <w:sz w:val="24"/>
          <w:szCs w:val="23"/>
        </w:rPr>
        <w:t xml:space="preserve"> is well-captured by Simons:</w:t>
      </w:r>
    </w:p>
    <w:p w14:paraId="5D36567B" w14:textId="77777777" w:rsidR="00115280" w:rsidRPr="001A6FFD" w:rsidRDefault="00115280" w:rsidP="001A6FFD">
      <w:pPr>
        <w:spacing w:beforeLines="1" w:before="2" w:afterLines="1" w:after="2" w:line="360" w:lineRule="auto"/>
        <w:ind w:left="720"/>
        <w:jc w:val="both"/>
        <w:rPr>
          <w:rFonts w:ascii="Times New Roman" w:hAnsi="Times New Roman"/>
          <w:szCs w:val="23"/>
        </w:rPr>
      </w:pPr>
      <w:r w:rsidRPr="001A6FFD">
        <w:rPr>
          <w:rFonts w:ascii="Times New Roman" w:hAnsi="Times New Roman"/>
          <w:szCs w:val="23"/>
        </w:rPr>
        <w:t xml:space="preserve">… 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1A6FFD">
        <w:rPr>
          <w:rFonts w:ascii="Times New Roman" w:hAnsi="Times New Roman"/>
          <w:i/>
          <w:szCs w:val="23"/>
        </w:rPr>
        <w:t xml:space="preserve">world-line </w:t>
      </w:r>
      <w:r w:rsidRPr="001A6FFD">
        <w:rPr>
          <w:rFonts w:ascii="Times New Roman" w:hAnsi="Times New Roman"/>
          <w:szCs w:val="23"/>
        </w:rPr>
        <w:t xml:space="preserve">is a sum of events, all of which involve a single </w:t>
      </w:r>
      <w:r w:rsidRPr="001A6FFD">
        <w:rPr>
          <w:rFonts w:ascii="Times New Roman" w:hAnsi="Times New Roman"/>
          <w:i/>
          <w:szCs w:val="23"/>
        </w:rPr>
        <w:t>material body</w:t>
      </w:r>
      <w:r w:rsidRPr="001A6FFD">
        <w:rPr>
          <w:rFonts w:ascii="Times New Roman" w:hAnsi="Times New Roman"/>
          <w:szCs w:val="23"/>
        </w:rPr>
        <w:t xml:space="preserve">; any two events on the same world-line are </w:t>
      </w:r>
      <w:r w:rsidRPr="001A6FFD">
        <w:rPr>
          <w:rFonts w:ascii="Times New Roman" w:hAnsi="Times New Roman"/>
          <w:i/>
          <w:szCs w:val="23"/>
        </w:rPr>
        <w:t xml:space="preserve">genidentical. </w:t>
      </w:r>
      <w:r w:rsidRPr="001A6FFD">
        <w:rPr>
          <w:rFonts w:ascii="Times New Roman" w:hAnsi="Times New Roman"/>
          <w:szCs w:val="23"/>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Pr>
          <w:rFonts w:ascii="Times New Roman" w:hAnsi="Times New Roman"/>
          <w:szCs w:val="23"/>
        </w:rPr>
        <w:t>o</w:t>
      </w:r>
      <w:r w:rsidRPr="001A6FFD">
        <w:rPr>
          <w:rFonts w:ascii="Times New Roman" w:hAnsi="Times New Roman"/>
          <w:szCs w:val="23"/>
        </w:rPr>
        <w:t xml:space="preserve"> which parts large continuants have at a given time have no absolute answer, but depend on fixing which events (such as gains and losses of parts) occur simultaneously. </w:t>
      </w:r>
      <w:r w:rsidR="001A6FFD" w:rsidRPr="001A6FFD">
        <w:rPr>
          <w:rFonts w:ascii="Times New Roman" w:hAnsi="Times New Roman"/>
          <w:szCs w:val="23"/>
        </w:rPr>
        <w:t>Whether body of gas A detaches itself from a large star before, after, or simultaneously with the falling of body of gas B into the star, may depend on the inertial frame chosen.</w:t>
      </w:r>
      <w:r w:rsidR="001A6FFD">
        <w:rPr>
          <w:rFonts w:ascii="Times New Roman" w:hAnsi="Times New Roman"/>
          <w:szCs w:val="23"/>
        </w:rPr>
        <w:t xml:space="preserve"> </w:t>
      </w:r>
      <w:r w:rsidR="001A6FFD">
        <w:rPr>
          <w:rFonts w:ascii="Times New Roman" w:hAnsi="Times New Roman"/>
          <w:sz w:val="24"/>
          <w:szCs w:val="23"/>
        </w:rPr>
        <w:t>([</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_Ref309404666 \r \h </w:instrText>
      </w:r>
      <w:r w:rsidR="001A6FFD">
        <w:rPr>
          <w:rFonts w:ascii="Times New Roman" w:hAnsi="Times New Roman"/>
          <w:sz w:val="24"/>
          <w:szCs w:val="23"/>
        </w:rPr>
      </w:r>
      <w:r w:rsidR="001A6FFD">
        <w:rPr>
          <w:rFonts w:ascii="Times New Roman" w:hAnsi="Times New Roman"/>
          <w:sz w:val="24"/>
          <w:szCs w:val="23"/>
        </w:rPr>
        <w:fldChar w:fldCharType="separate"/>
      </w:r>
      <w:r w:rsidR="007A1CDD">
        <w:rPr>
          <w:rFonts w:ascii="Times New Roman" w:hAnsi="Times New Roman"/>
          <w:sz w:val="24"/>
          <w:szCs w:val="23"/>
        </w:rPr>
        <w:t>46</w:t>
      </w:r>
      <w:r w:rsidR="001A6FFD">
        <w:rPr>
          <w:rFonts w:ascii="Times New Roman" w:hAnsi="Times New Roman"/>
          <w:sz w:val="24"/>
          <w:szCs w:val="23"/>
        </w:rPr>
        <w:fldChar w:fldCharType="end"/>
      </w:r>
      <w:r w:rsidR="001A6FFD">
        <w:rPr>
          <w:rFonts w:ascii="Times New Roman" w:hAnsi="Times New Roman"/>
          <w:sz w:val="24"/>
          <w:szCs w:val="23"/>
        </w:rPr>
        <w:t>], pp. 126 f.; compare also [</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_Ref309506845 \r \h </w:instrText>
      </w:r>
      <w:r w:rsidR="001A6FFD">
        <w:rPr>
          <w:rFonts w:ascii="Times New Roman" w:hAnsi="Times New Roman"/>
          <w:sz w:val="24"/>
          <w:szCs w:val="23"/>
        </w:rPr>
      </w:r>
      <w:r w:rsidR="001A6FFD">
        <w:rPr>
          <w:rFonts w:ascii="Times New Roman" w:hAnsi="Times New Roman"/>
          <w:sz w:val="24"/>
          <w:szCs w:val="23"/>
        </w:rPr>
        <w:fldChar w:fldCharType="separate"/>
      </w:r>
      <w:r w:rsidR="007A1CDD">
        <w:rPr>
          <w:rFonts w:ascii="Times New Roman" w:hAnsi="Times New Roman"/>
          <w:sz w:val="24"/>
          <w:szCs w:val="23"/>
        </w:rPr>
        <w:t>55</w:t>
      </w:r>
      <w:r w:rsidR="001A6FFD">
        <w:rPr>
          <w:rFonts w:ascii="Times New Roman" w:hAnsi="Times New Roman"/>
          <w:sz w:val="24"/>
          <w:szCs w:val="23"/>
        </w:rPr>
        <w:fldChar w:fldCharType="end"/>
      </w:r>
      <w:r w:rsidR="001A6FFD">
        <w:rPr>
          <w:rFonts w:ascii="Times New Roman" w:hAnsi="Times New Roman"/>
          <w:sz w:val="24"/>
          <w:szCs w:val="23"/>
        </w:rPr>
        <w:t>, pp. 128-32])</w:t>
      </w:r>
    </w:p>
    <w:p w14:paraId="08A0864D" w14:textId="77777777" w:rsidR="003F7988" w:rsidRDefault="001A6FFD" w:rsidP="001A6FFD">
      <w:pPr>
        <w:spacing w:beforeLines="1" w:before="2" w:afterLines="1" w:after="2" w:line="360" w:lineRule="auto"/>
        <w:jc w:val="both"/>
      </w:pPr>
      <w:r>
        <w:rPr>
          <w:rFonts w:ascii="Times New Roman" w:hAnsi="Times New Roman"/>
          <w:sz w:val="24"/>
          <w:szCs w:val="23"/>
        </w:rPr>
        <w:t xml:space="preserve">The four dimensions of the spacetime continuum are not homogeneous – rather there is one time-like and three space-like dimensions – and this suffices for the purposes of BFO in dividing reality in a way that distinguishes spatial and temporal regions, and sees continuants as being located in the former as they persist identically through time. What BFO on the other hand needs to do justice to is the fact that there are multiple ways of dividing up the spacetime continuum into spatial and temporal regions that BFO postulates, corresponding to the multiple frames of reference that might be used by different observers. We return to this issue when we address the issue of regions below. </w:t>
      </w:r>
    </w:p>
    <w:p w14:paraId="114CF4BE" w14:textId="77777777" w:rsidR="00FB129B" w:rsidRPr="001D5799" w:rsidRDefault="00FB129B" w:rsidP="009B5669">
      <w:pPr>
        <w:spacing w:beforeLines="1" w:before="2" w:afterLines="1" w:after="2" w:line="360" w:lineRule="auto"/>
        <w:rPr>
          <w:rFonts w:ascii="Times New Roman" w:hAnsi="Times New Roman"/>
          <w:sz w:val="24"/>
          <w:szCs w:val="23"/>
        </w:rPr>
      </w:pPr>
    </w:p>
    <w:p w14:paraId="08F59B9D" w14:textId="40D13C02" w:rsidR="00B02AE7" w:rsidRPr="001D5799" w:rsidRDefault="00776FEC" w:rsidP="00C70E0A">
      <w:pPr>
        <w:pStyle w:val="Specification"/>
      </w:pPr>
      <w:r w:rsidRPr="00C70E0A">
        <w:rPr>
          <w:rStyle w:val="SpecificationType"/>
        </w:rPr>
        <w:t>Theorem</w:t>
      </w:r>
      <w:r w:rsidRPr="00776FEC">
        <w:rPr>
          <w:smallCaps/>
        </w:rPr>
        <w:t>:</w:t>
      </w:r>
      <w:r w:rsidR="00B02AE7" w:rsidRPr="001D5799">
        <w:t xml:space="preserve"> if </w:t>
      </w:r>
      <w:r w:rsidR="00B02AE7" w:rsidRPr="001D5799">
        <w:rPr>
          <w:i/>
        </w:rPr>
        <w:t xml:space="preserve">a </w:t>
      </w:r>
      <w:r w:rsidR="00B02AE7" w:rsidRPr="001D5799">
        <w:t xml:space="preserve">is a </w:t>
      </w:r>
      <w:r w:rsidR="00B02AE7" w:rsidRPr="001D5799">
        <w:rPr>
          <w:i/>
        </w:rPr>
        <w:t>continuant</w:t>
      </w:r>
      <w:r w:rsidR="00B02AE7" w:rsidRPr="001D5799">
        <w:t xml:space="preserve"> and </w:t>
      </w:r>
      <w:r w:rsidR="00B02AE7" w:rsidRPr="001D5799">
        <w:rPr>
          <w:i/>
        </w:rPr>
        <w:t xml:space="preserve">a </w:t>
      </w:r>
      <w:r w:rsidR="00B02AE7" w:rsidRPr="001D5799">
        <w:t xml:space="preserve">is </w:t>
      </w:r>
      <w:r w:rsidR="00E40415" w:rsidRPr="001D5799">
        <w:t>part of</w:t>
      </w:r>
      <w:r w:rsidR="00E40415" w:rsidRPr="001D5799">
        <w:rPr>
          <w:b/>
        </w:rPr>
        <w:t xml:space="preserve"> </w:t>
      </w:r>
      <w:r w:rsidR="00B02AE7" w:rsidRPr="001D5799">
        <w:rPr>
          <w:i/>
        </w:rPr>
        <w:t xml:space="preserve">b </w:t>
      </w:r>
      <w:r w:rsidR="00B02AE7" w:rsidRPr="001D5799">
        <w:t xml:space="preserve">then </w:t>
      </w:r>
      <w:r w:rsidR="00B02AE7" w:rsidRPr="001D5799">
        <w:rPr>
          <w:i/>
        </w:rPr>
        <w:t xml:space="preserve">b </w:t>
      </w:r>
      <w:r w:rsidR="00B02AE7" w:rsidRPr="001D5799">
        <w:t xml:space="preserve">is a </w:t>
      </w:r>
      <w:r w:rsidR="00B02AE7" w:rsidRPr="001D5799">
        <w:rPr>
          <w:i/>
        </w:rPr>
        <w:t>continuant</w:t>
      </w:r>
      <w:r w:rsidR="00B02AE7" w:rsidRPr="001D5799">
        <w:t>.</w:t>
      </w:r>
    </w:p>
    <w:p w14:paraId="515F85FD" w14:textId="068B06FB" w:rsidR="00AC1A45" w:rsidRPr="001D5799" w:rsidRDefault="00236D40" w:rsidP="00C70E0A">
      <w:pPr>
        <w:pStyle w:val="Specification"/>
      </w:pPr>
      <w:r w:rsidRPr="00C70E0A">
        <w:rPr>
          <w:rStyle w:val="SpecificationType"/>
        </w:rPr>
        <w:t>Axiom</w:t>
      </w:r>
      <w:r w:rsidRPr="001D5799">
        <w:rPr>
          <w:smallCaps/>
        </w:rPr>
        <w:t>:</w:t>
      </w:r>
      <w:r w:rsidR="00FB129B" w:rsidRPr="001D5799">
        <w:t xml:space="preserve"> if </w:t>
      </w:r>
      <w:r w:rsidR="00FB129B" w:rsidRPr="001D5799">
        <w:rPr>
          <w:i/>
        </w:rPr>
        <w:t xml:space="preserve">a </w:t>
      </w:r>
      <w:r w:rsidR="00FB129B" w:rsidRPr="001D5799">
        <w:t xml:space="preserve">is a </w:t>
      </w:r>
      <w:r w:rsidR="00FB129B" w:rsidRPr="001D5799">
        <w:rPr>
          <w:i/>
        </w:rPr>
        <w:t>continuant</w:t>
      </w:r>
      <w:r w:rsidR="00FB129B" w:rsidRPr="001D5799">
        <w:t xml:space="preserve">, then there is some </w:t>
      </w:r>
      <w:r w:rsidR="0048015B">
        <w:rPr>
          <w:rFonts w:ascii="Times New Roman" w:hAnsi="Times New Roman"/>
          <w:szCs w:val="23"/>
        </w:rPr>
        <w:t xml:space="preserve">temporal interval (referred to below as a </w:t>
      </w:r>
      <w:r w:rsidR="00B02AE7" w:rsidRPr="001D5799">
        <w:rPr>
          <w:i/>
        </w:rPr>
        <w:t xml:space="preserve">one-dimensional </w:t>
      </w:r>
      <w:r w:rsidR="00151755" w:rsidRPr="001D5799">
        <w:rPr>
          <w:i/>
        </w:rPr>
        <w:t>temporal</w:t>
      </w:r>
      <w:r w:rsidR="00B02AE7" w:rsidRPr="001D5799">
        <w:rPr>
          <w:i/>
        </w:rPr>
        <w:t xml:space="preserve"> region</w:t>
      </w:r>
      <w:r w:rsidR="00B02AE7" w:rsidRPr="001D5799">
        <w:t>)</w:t>
      </w:r>
      <w:r w:rsidR="00536BF5" w:rsidRPr="001D5799">
        <w:t xml:space="preserve"> </w:t>
      </w:r>
      <w:r w:rsidR="00FB129B" w:rsidRPr="001D5799">
        <w:t xml:space="preserve">during which </w:t>
      </w:r>
      <w:r w:rsidR="00FB129B" w:rsidRPr="001D5799">
        <w:rPr>
          <w:i/>
        </w:rPr>
        <w:t xml:space="preserve">a </w:t>
      </w:r>
      <w:r w:rsidR="00FB129B" w:rsidRPr="001D5799">
        <w:t>exists.</w:t>
      </w:r>
      <w:r w:rsidR="00626425" w:rsidRPr="001D5799">
        <w:t xml:space="preserve"> (See the discussion of the relation </w:t>
      </w:r>
      <w:r w:rsidR="00626425" w:rsidRPr="001D5799">
        <w:rPr>
          <w:b/>
        </w:rPr>
        <w:t xml:space="preserve">located_at </w:t>
      </w:r>
      <w:r w:rsidR="00626425" w:rsidRPr="001D5799">
        <w:t>below.)</w:t>
      </w:r>
    </w:p>
    <w:p w14:paraId="58A41E57" w14:textId="77777777" w:rsidR="00B02AE7" w:rsidRPr="001D5799" w:rsidRDefault="00B02AE7" w:rsidP="009B5669">
      <w:pPr>
        <w:spacing w:beforeLines="1" w:before="2" w:afterLines="1" w:after="2" w:line="360" w:lineRule="auto"/>
        <w:rPr>
          <w:rFonts w:ascii="Times New Roman" w:hAnsi="Times New Roman"/>
          <w:sz w:val="24"/>
          <w:szCs w:val="23"/>
        </w:rPr>
      </w:pPr>
    </w:p>
    <w:p w14:paraId="2B2CCADF" w14:textId="77777777"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Continuants</w:t>
      </w:r>
      <w:r w:rsidRPr="001D5799">
        <w:rPr>
          <w:rFonts w:ascii="Times New Roman" w:hAnsi="Times New Roman"/>
          <w:sz w:val="24"/>
          <w:szCs w:val="23"/>
        </w:rPr>
        <w:t xml:space="preserve"> may persist for very short periods of time (as for example in the case of a highly unstable isotope).</w:t>
      </w:r>
    </w:p>
    <w:p w14:paraId="706F89A0" w14:textId="77777777" w:rsidR="00626425" w:rsidRPr="001D5799" w:rsidRDefault="00626425" w:rsidP="009B5669">
      <w:pPr>
        <w:spacing w:beforeLines="1" w:before="2" w:afterLines="1" w:after="2" w:line="360" w:lineRule="auto"/>
        <w:rPr>
          <w:rFonts w:ascii="Times New Roman" w:hAnsi="Times New Roman"/>
          <w:sz w:val="24"/>
          <w:szCs w:val="23"/>
        </w:rPr>
      </w:pPr>
    </w:p>
    <w:p w14:paraId="01FFBD4F" w14:textId="77777777" w:rsidR="00365F37" w:rsidRDefault="00921592" w:rsidP="006C241A">
      <w:pPr>
        <w:pStyle w:val="Heading2"/>
        <w:spacing w:line="360" w:lineRule="auto"/>
      </w:pPr>
      <w:bookmarkStart w:id="128" w:name="_Toc313270692"/>
      <w:bookmarkStart w:id="129" w:name="_Toc313472827"/>
      <w:r>
        <w:t>Relation of specific dependence</w:t>
      </w:r>
      <w:bookmarkEnd w:id="128"/>
      <w:bookmarkEnd w:id="129"/>
    </w:p>
    <w:p w14:paraId="4B0E2EAE" w14:textId="77777777" w:rsidR="00B02AE7" w:rsidRPr="00B02AE7" w:rsidRDefault="00B02AE7" w:rsidP="006C241A"/>
    <w:p w14:paraId="7A219EC7" w14:textId="77777777" w:rsidR="001A6FFD" w:rsidRDefault="001A6FFD" w:rsidP="00B9472F">
      <w:pPr>
        <w:spacing w:beforeLines="1" w:before="2" w:afterLines="1" w:after="2" w:line="360" w:lineRule="auto"/>
        <w:jc w:val="both"/>
        <w:rPr>
          <w:rFonts w:ascii="Times New Roman" w:hAnsi="Times New Roman"/>
          <w:sz w:val="24"/>
          <w:szCs w:val="23"/>
        </w:rPr>
      </w:pPr>
      <w:r w:rsidRPr="00B4578B">
        <w:rPr>
          <w:rFonts w:ascii="Times New Roman" w:hAnsi="Times New Roman"/>
          <w:sz w:val="24"/>
          <w:szCs w:val="23"/>
        </w:rPr>
        <w:t xml:space="preserve">Specific dependence </w:t>
      </w:r>
      <w:r w:rsidR="00B4578B">
        <w:rPr>
          <w:rFonts w:ascii="Times New Roman" w:hAnsi="Times New Roman"/>
          <w:sz w:val="24"/>
          <w:szCs w:val="23"/>
        </w:rPr>
        <w:t xml:space="preserve">(henceforth: s-dependence) </w:t>
      </w:r>
      <w:r w:rsidRPr="00B4578B">
        <w:rPr>
          <w:rFonts w:ascii="Times New Roman" w:hAnsi="Times New Roman"/>
          <w:sz w:val="24"/>
          <w:szCs w:val="23"/>
        </w:rPr>
        <w:t xml:space="preserve">is a relation </w:t>
      </w:r>
      <w:r w:rsidR="00B4578B">
        <w:rPr>
          <w:rFonts w:ascii="Times New Roman" w:hAnsi="Times New Roman"/>
          <w:sz w:val="24"/>
          <w:szCs w:val="23"/>
        </w:rPr>
        <w:t xml:space="preserve">that obtains </w:t>
      </w:r>
      <w:r w:rsidRPr="00B4578B">
        <w:rPr>
          <w:rFonts w:ascii="Times New Roman" w:hAnsi="Times New Roman"/>
          <w:sz w:val="24"/>
          <w:szCs w:val="23"/>
        </w:rPr>
        <w:t xml:space="preserve">between </w:t>
      </w:r>
      <w:r w:rsidR="00B4578B">
        <w:rPr>
          <w:rFonts w:ascii="Times New Roman" w:hAnsi="Times New Roman"/>
          <w:sz w:val="24"/>
          <w:szCs w:val="23"/>
        </w:rPr>
        <w:t xml:space="preserve">one </w:t>
      </w:r>
      <w:r w:rsidR="00B4578B" w:rsidRPr="00B4578B">
        <w:rPr>
          <w:rFonts w:ascii="Times New Roman" w:hAnsi="Times New Roman"/>
          <w:sz w:val="24"/>
          <w:szCs w:val="23"/>
        </w:rPr>
        <w:t>ent</w:t>
      </w:r>
      <w:r w:rsidR="00B4578B">
        <w:rPr>
          <w:rFonts w:ascii="Times New Roman" w:hAnsi="Times New Roman"/>
          <w:sz w:val="24"/>
          <w:szCs w:val="23"/>
        </w:rPr>
        <w:t xml:space="preserve">ity and another when the first entity cannot exist unless the second entity exists also. </w:t>
      </w:r>
      <w:r w:rsidR="00B9472F">
        <w:rPr>
          <w:rFonts w:ascii="Times New Roman" w:hAnsi="Times New Roman"/>
          <w:sz w:val="24"/>
          <w:szCs w:val="23"/>
        </w:rPr>
        <w:t xml:space="preserve"> Given entities may stand in multiple s-dependence relations to other entities.</w:t>
      </w:r>
    </w:p>
    <w:p w14:paraId="76D539C4" w14:textId="77777777" w:rsidR="00B4578B" w:rsidRPr="00B4578B" w:rsidRDefault="00B4578B" w:rsidP="00CF7DCA">
      <w:pPr>
        <w:spacing w:beforeLines="1" w:before="2" w:afterLines="1" w:after="2" w:line="360" w:lineRule="auto"/>
        <w:rPr>
          <w:rFonts w:ascii="Times New Roman" w:hAnsi="Times New Roman"/>
          <w:sz w:val="24"/>
          <w:szCs w:val="23"/>
        </w:rPr>
      </w:pPr>
    </w:p>
    <w:p w14:paraId="6D160F9C" w14:textId="77777777" w:rsidR="00397247" w:rsidRPr="001D5799" w:rsidRDefault="00236D40" w:rsidP="00C70E0A">
      <w:pPr>
        <w:pStyle w:val="Specification"/>
        <w:rPr>
          <w:b/>
        </w:rPr>
      </w:pPr>
      <w:r w:rsidRPr="00C70E0A">
        <w:rPr>
          <w:rStyle w:val="SpecificationType"/>
        </w:rPr>
        <w:t>Elucidation</w:t>
      </w:r>
      <w:r w:rsidRPr="001D5799">
        <w:rPr>
          <w:smallCaps/>
        </w:rPr>
        <w:t>:</w:t>
      </w:r>
      <w:r w:rsidR="00170E26" w:rsidRPr="001D5799">
        <w:t xml:space="preserve"> To say that </w:t>
      </w:r>
      <w:r w:rsidR="00144077" w:rsidRPr="001D5799">
        <w:rPr>
          <w:i/>
        </w:rPr>
        <w:t>a</w:t>
      </w:r>
      <w:r w:rsidR="00536BF5" w:rsidRPr="001D5799">
        <w:rPr>
          <w:i/>
        </w:rPr>
        <w:t xml:space="preserve"> </w:t>
      </w:r>
      <w:r w:rsidR="00144077" w:rsidRPr="001D5799">
        <w:rPr>
          <w:b/>
        </w:rPr>
        <w:t>s</w:t>
      </w:r>
      <w:r w:rsidR="00144077" w:rsidRPr="001D5799">
        <w:t>-</w:t>
      </w:r>
      <w:r w:rsidR="00626425" w:rsidRPr="001D5799">
        <w:rPr>
          <w:b/>
        </w:rPr>
        <w:t xml:space="preserve">depends </w:t>
      </w:r>
      <w:r w:rsidR="00144077" w:rsidRPr="001D5799">
        <w:rPr>
          <w:b/>
        </w:rPr>
        <w:t>on</w:t>
      </w:r>
      <w:r w:rsidR="00536BF5" w:rsidRPr="001D5799">
        <w:rPr>
          <w:b/>
        </w:rPr>
        <w:t xml:space="preserve"> </w:t>
      </w:r>
      <w:r w:rsidR="00144077" w:rsidRPr="001D5799">
        <w:rPr>
          <w:i/>
        </w:rPr>
        <w:t xml:space="preserve">b </w:t>
      </w:r>
      <w:r w:rsidR="00170E26" w:rsidRPr="001D5799">
        <w:t>is to say that</w:t>
      </w:r>
      <w:r w:rsidR="00CF7DCA" w:rsidRPr="001D5799">
        <w:rPr>
          <w:b/>
        </w:rPr>
        <w:t xml:space="preserve"> </w:t>
      </w:r>
    </w:p>
    <w:p w14:paraId="0261B3CF" w14:textId="77777777" w:rsidR="00397247" w:rsidRPr="001D5799" w:rsidRDefault="00CF7DCA" w:rsidP="00C70E0A">
      <w:pPr>
        <w:pStyle w:val="Specification"/>
        <w:ind w:left="1440"/>
      </w:pPr>
      <w:r w:rsidRPr="001D5799">
        <w:rPr>
          <w:i/>
        </w:rPr>
        <w:t>a</w:t>
      </w:r>
      <w:r w:rsidRPr="001D5799">
        <w:rPr>
          <w:b/>
          <w:i/>
        </w:rPr>
        <w:t xml:space="preserve"> </w:t>
      </w:r>
      <w:r w:rsidRPr="001D5799">
        <w:t xml:space="preserve">and </w:t>
      </w:r>
      <w:r w:rsidRPr="001D5799">
        <w:rPr>
          <w:i/>
        </w:rPr>
        <w:t xml:space="preserve">b </w:t>
      </w:r>
      <w:r w:rsidRPr="001D5799">
        <w:t xml:space="preserve">do not share common parts </w:t>
      </w:r>
    </w:p>
    <w:p w14:paraId="793BC178" w14:textId="77777777" w:rsidR="00F71FE0" w:rsidRDefault="00397247" w:rsidP="00C70E0A">
      <w:pPr>
        <w:pStyle w:val="Specification"/>
        <w:ind w:left="1440"/>
      </w:pPr>
      <w:r w:rsidRPr="001D5799">
        <w:rPr>
          <w:i/>
        </w:rPr>
        <w:t>&amp;</w:t>
      </w:r>
      <w:r w:rsidRPr="001D5799">
        <w:t xml:space="preserve"> </w:t>
      </w:r>
      <w:r w:rsidR="007E2B9F" w:rsidRPr="001D5799">
        <w:rPr>
          <w:i/>
        </w:rPr>
        <w:t xml:space="preserve">a </w:t>
      </w:r>
      <w:r w:rsidR="00170E26" w:rsidRPr="001D5799">
        <w:t xml:space="preserve">is </w:t>
      </w:r>
      <w:r w:rsidR="00601C8D" w:rsidRPr="001D5799">
        <w:t>of its nature</w:t>
      </w:r>
      <w:r w:rsidR="00170E26" w:rsidRPr="001D5799">
        <w:t xml:space="preserve"> such that</w:t>
      </w:r>
      <w:r w:rsidR="00CF7DCA" w:rsidRPr="001D5799">
        <w:t xml:space="preserve"> it cannot </w:t>
      </w:r>
      <w:r w:rsidR="00144077" w:rsidRPr="001D5799">
        <w:t>exist</w:t>
      </w:r>
      <w:r w:rsidR="00CF7DCA" w:rsidRPr="001D5799">
        <w:t xml:space="preserve"> unless </w:t>
      </w:r>
      <w:r w:rsidR="00144077" w:rsidRPr="001D5799">
        <w:rPr>
          <w:i/>
        </w:rPr>
        <w:t xml:space="preserve">b </w:t>
      </w:r>
      <w:r w:rsidR="00144077" w:rsidRPr="001D5799">
        <w:t>exists</w:t>
      </w:r>
      <w:r w:rsidR="00416AC8" w:rsidRPr="001D5799">
        <w:t xml:space="preserve"> [</w:t>
      </w:r>
      <w:r w:rsidR="00416AC8" w:rsidRPr="001D5799">
        <w:fldChar w:fldCharType="begin"/>
      </w:r>
      <w:r w:rsidR="00416AC8" w:rsidRPr="001D5799">
        <w:instrText xml:space="preserve"> REF _Ref309832797 \r \h </w:instrText>
      </w:r>
      <w:r w:rsidR="00416AC8" w:rsidRPr="001D5799">
        <w:fldChar w:fldCharType="separate"/>
      </w:r>
      <w:r w:rsidR="00230722">
        <w:t>64</w:t>
      </w:r>
      <w:r w:rsidR="00416AC8" w:rsidRPr="001D5799">
        <w:fldChar w:fldCharType="end"/>
      </w:r>
      <w:r w:rsidR="00416AC8" w:rsidRPr="001D5799">
        <w:t>]</w:t>
      </w:r>
      <w:r w:rsidR="00CF7DCA" w:rsidRPr="001D5799">
        <w:t xml:space="preserve">. </w:t>
      </w:r>
    </w:p>
    <w:p w14:paraId="047A1E6C" w14:textId="77777777" w:rsidR="001C76CF" w:rsidRPr="001C76CF" w:rsidRDefault="001C76CF" w:rsidP="00C70E0A">
      <w:pPr>
        <w:pStyle w:val="Specification"/>
      </w:pPr>
      <w:r w:rsidRPr="00C70E0A">
        <w:rPr>
          <w:rStyle w:val="SpecificationType"/>
        </w:rPr>
        <w:t>Domain</w:t>
      </w:r>
      <w:r w:rsidRPr="001C76CF">
        <w:t>: dependent continuant; process</w:t>
      </w:r>
    </w:p>
    <w:p w14:paraId="5BEDC929" w14:textId="77777777" w:rsidR="001C76CF" w:rsidRPr="001C76CF" w:rsidRDefault="001C76CF" w:rsidP="00C70E0A">
      <w:pPr>
        <w:pStyle w:val="Specification"/>
      </w:pPr>
      <w:r w:rsidRPr="00C70E0A">
        <w:rPr>
          <w:rStyle w:val="SpecificationType"/>
        </w:rPr>
        <w:t>Range</w:t>
      </w:r>
      <w:r w:rsidRPr="001C76CF">
        <w:t xml:space="preserve">: </w:t>
      </w:r>
    </w:p>
    <w:p w14:paraId="4C4AFF03" w14:textId="77777777" w:rsidR="001C76CF" w:rsidRPr="001C76CF" w:rsidRDefault="001C76CF" w:rsidP="00C70E0A">
      <w:pPr>
        <w:pStyle w:val="Specification"/>
        <w:ind w:left="1440"/>
      </w:pPr>
      <w:r w:rsidRPr="001C76CF">
        <w:t xml:space="preserve">for one-sided s-dependence: independent continuant; </w:t>
      </w:r>
    </w:p>
    <w:p w14:paraId="706C385E" w14:textId="35F7EBC0" w:rsidR="00F71FE0" w:rsidRDefault="001C76CF" w:rsidP="00C70E0A">
      <w:pPr>
        <w:pStyle w:val="Specification"/>
        <w:ind w:left="1440"/>
      </w:pPr>
      <w:r w:rsidRPr="001C76CF">
        <w:t>for reciprocal s-dependence: dependent continuant; process</w:t>
      </w:r>
    </w:p>
    <w:p w14:paraId="02BB71A7" w14:textId="77777777" w:rsidR="00B4578B" w:rsidRPr="00B4578B" w:rsidRDefault="00B4578B" w:rsidP="00C70E0A">
      <w:pPr>
        <w:pStyle w:val="Specification"/>
      </w:pPr>
      <w:r w:rsidRPr="00C70E0A">
        <w:rPr>
          <w:rStyle w:val="SpecificationType"/>
        </w:rPr>
        <w:t>Examples</w:t>
      </w:r>
      <w:r>
        <w:rPr>
          <w:smallCaps/>
        </w:rPr>
        <w:t>: T</w:t>
      </w:r>
      <w:r>
        <w:t xml:space="preserve">he dependence of </w:t>
      </w:r>
      <w:r w:rsidR="00763242">
        <w:t xml:space="preserve">a pain </w:t>
      </w:r>
      <w:r>
        <w:t xml:space="preserve">on </w:t>
      </w:r>
      <w:r w:rsidR="00763242">
        <w:t xml:space="preserve">the organism that is experiencing the pain, the dependence of a </w:t>
      </w:r>
      <w:r w:rsidR="00CD5918">
        <w:t>shape on the shaped object, the dependence of a gait on the walking object.</w:t>
      </w:r>
    </w:p>
    <w:p w14:paraId="6C03BEC0" w14:textId="77777777" w:rsidR="00B4578B" w:rsidRDefault="00B4578B" w:rsidP="00CF7DCA">
      <w:pPr>
        <w:spacing w:beforeLines="1" w:before="2" w:afterLines="1" w:after="2" w:line="360" w:lineRule="auto"/>
        <w:rPr>
          <w:rFonts w:ascii="Times New Roman" w:hAnsi="Times New Roman"/>
          <w:sz w:val="24"/>
          <w:szCs w:val="23"/>
        </w:rPr>
      </w:pPr>
    </w:p>
    <w:p w14:paraId="66B9B699" w14:textId="77777777" w:rsidR="00F71FE0" w:rsidRDefault="00F71FE0" w:rsidP="00CF7DCA">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b/>
          <w:i/>
          <w:sz w:val="24"/>
          <w:szCs w:val="23"/>
        </w:rPr>
        <w:t xml:space="preserve"> </w:t>
      </w:r>
      <w:r w:rsidRPr="001D5799">
        <w:rPr>
          <w:rFonts w:ascii="Times New Roman" w:hAnsi="Times New Roman"/>
          <w:sz w:val="24"/>
          <w:szCs w:val="23"/>
        </w:rPr>
        <w:t>w</w:t>
      </w:r>
      <w:r w:rsidR="00CF7DCA" w:rsidRPr="001D5799">
        <w:rPr>
          <w:rFonts w:ascii="Times New Roman" w:hAnsi="Times New Roman"/>
          <w:sz w:val="24"/>
          <w:szCs w:val="23"/>
        </w:rPr>
        <w:t xml:space="preserve">e can also say that </w:t>
      </w:r>
      <w:r w:rsidR="00CF7DCA" w:rsidRPr="001D5799">
        <w:rPr>
          <w:rFonts w:ascii="Times New Roman" w:hAnsi="Times New Roman"/>
          <w:i/>
          <w:sz w:val="24"/>
          <w:szCs w:val="23"/>
        </w:rPr>
        <w:t>a</w:t>
      </w:r>
      <w:r w:rsidR="009F610B" w:rsidRPr="001D5799">
        <w:rPr>
          <w:rFonts w:ascii="Times New Roman" w:hAnsi="Times New Roman"/>
          <w:sz w:val="24"/>
          <w:szCs w:val="23"/>
        </w:rPr>
        <w:t>’s</w:t>
      </w:r>
      <w:r w:rsidR="009F610B" w:rsidRPr="001D5799">
        <w:rPr>
          <w:rFonts w:ascii="Times New Roman" w:hAnsi="Times New Roman"/>
          <w:i/>
          <w:sz w:val="24"/>
          <w:szCs w:val="23"/>
        </w:rPr>
        <w:t xml:space="preserve"> </w:t>
      </w:r>
      <w:r w:rsidR="009F610B" w:rsidRPr="001D5799">
        <w:rPr>
          <w:rFonts w:ascii="Times New Roman" w:hAnsi="Times New Roman"/>
          <w:sz w:val="24"/>
          <w:szCs w:val="23"/>
        </w:rPr>
        <w:t>existence</w:t>
      </w:r>
      <w:r w:rsidR="00CF7DCA" w:rsidRPr="001D5799">
        <w:rPr>
          <w:rFonts w:ascii="Times New Roman" w:hAnsi="Times New Roman"/>
          <w:i/>
          <w:sz w:val="24"/>
          <w:szCs w:val="23"/>
        </w:rPr>
        <w:t xml:space="preserve"> </w:t>
      </w:r>
      <w:r w:rsidR="00CF7DCA" w:rsidRPr="001D5799">
        <w:rPr>
          <w:rFonts w:ascii="Times New Roman" w:hAnsi="Times New Roman"/>
          <w:sz w:val="24"/>
          <w:szCs w:val="23"/>
        </w:rPr>
        <w:t xml:space="preserve">necessitates the existence of </w:t>
      </w:r>
      <w:r w:rsidR="00CF7DCA" w:rsidRPr="001D5799">
        <w:rPr>
          <w:rFonts w:ascii="Times New Roman" w:hAnsi="Times New Roman"/>
          <w:i/>
          <w:sz w:val="24"/>
          <w:szCs w:val="23"/>
        </w:rPr>
        <w:t>b</w:t>
      </w:r>
      <w:r w:rsidR="009F610B" w:rsidRPr="001D5799">
        <w:rPr>
          <w:rFonts w:ascii="Times New Roman" w:hAnsi="Times New Roman"/>
          <w:i/>
          <w:sz w:val="24"/>
          <w:szCs w:val="23"/>
        </w:rPr>
        <w:t xml:space="preserve"> </w:t>
      </w:r>
      <w:r w:rsidR="009F610B" w:rsidRPr="001D5799">
        <w:rPr>
          <w:rFonts w:ascii="Times New Roman" w:hAnsi="Times New Roman"/>
          <w:sz w:val="24"/>
          <w:szCs w:val="23"/>
        </w:rPr>
        <w:t>[</w:t>
      </w:r>
      <w:r w:rsidR="009F610B" w:rsidRPr="001D5799">
        <w:rPr>
          <w:rFonts w:ascii="Times New Roman" w:hAnsi="Times New Roman"/>
          <w:sz w:val="24"/>
          <w:szCs w:val="23"/>
        </w:rPr>
        <w:fldChar w:fldCharType="begin"/>
      </w:r>
      <w:r w:rsidR="009F610B" w:rsidRPr="001D5799">
        <w:rPr>
          <w:rFonts w:ascii="Times New Roman" w:hAnsi="Times New Roman"/>
          <w:sz w:val="24"/>
          <w:szCs w:val="23"/>
        </w:rPr>
        <w:instrText xml:space="preserve"> REF _Ref309821480 \r \h </w:instrText>
      </w:r>
      <w:r w:rsidR="009F610B" w:rsidRPr="001D5799">
        <w:rPr>
          <w:rFonts w:ascii="Times New Roman" w:hAnsi="Times New Roman"/>
          <w:sz w:val="24"/>
          <w:szCs w:val="23"/>
        </w:rPr>
      </w:r>
      <w:r w:rsidR="009F610B" w:rsidRPr="001D5799">
        <w:rPr>
          <w:rFonts w:ascii="Times New Roman" w:hAnsi="Times New Roman"/>
          <w:sz w:val="24"/>
          <w:szCs w:val="23"/>
        </w:rPr>
        <w:fldChar w:fldCharType="separate"/>
      </w:r>
      <w:r w:rsidR="007A1CDD">
        <w:rPr>
          <w:rFonts w:ascii="Times New Roman" w:hAnsi="Times New Roman"/>
          <w:sz w:val="24"/>
          <w:szCs w:val="23"/>
        </w:rPr>
        <w:t>66</w:t>
      </w:r>
      <w:r w:rsidR="009F610B" w:rsidRPr="001D5799">
        <w:rPr>
          <w:rFonts w:ascii="Times New Roman" w:hAnsi="Times New Roman"/>
          <w:sz w:val="24"/>
          <w:szCs w:val="23"/>
        </w:rPr>
        <w:fldChar w:fldCharType="end"/>
      </w:r>
      <w:r w:rsidR="009F610B" w:rsidRPr="001D5799">
        <w:rPr>
          <w:rFonts w:ascii="Times New Roman" w:hAnsi="Times New Roman"/>
          <w:sz w:val="24"/>
          <w:szCs w:val="23"/>
        </w:rPr>
        <w:t>]</w:t>
      </w:r>
      <w:r w:rsidR="002D25A6" w:rsidRPr="001D5799">
        <w:rPr>
          <w:rFonts w:ascii="Times New Roman" w:hAnsi="Times New Roman"/>
          <w:sz w:val="24"/>
          <w:szCs w:val="23"/>
        </w:rPr>
        <w:t xml:space="preserve">, or that </w:t>
      </w:r>
      <w:r w:rsidR="002D25A6" w:rsidRPr="001D5799">
        <w:rPr>
          <w:rFonts w:ascii="Times New Roman" w:hAnsi="Times New Roman"/>
          <w:i/>
          <w:sz w:val="24"/>
          <w:szCs w:val="23"/>
        </w:rPr>
        <w:t xml:space="preserve">a </w:t>
      </w:r>
      <w:r w:rsidR="002D25A6" w:rsidRPr="001D5799">
        <w:rPr>
          <w:rFonts w:ascii="Times New Roman" w:hAnsi="Times New Roman"/>
          <w:sz w:val="24"/>
          <w:szCs w:val="23"/>
        </w:rPr>
        <w:t xml:space="preserve">is </w:t>
      </w:r>
      <w:r w:rsidR="00E40415" w:rsidRPr="001D5799">
        <w:rPr>
          <w:rFonts w:ascii="Times New Roman" w:hAnsi="Times New Roman"/>
          <w:sz w:val="24"/>
          <w:szCs w:val="23"/>
        </w:rPr>
        <w:t xml:space="preserve">of necessity associated with some </w:t>
      </w:r>
      <w:r w:rsidR="00E40415" w:rsidRPr="001D5799">
        <w:rPr>
          <w:rFonts w:ascii="Times New Roman" w:hAnsi="Times New Roman"/>
          <w:i/>
          <w:sz w:val="24"/>
          <w:szCs w:val="23"/>
        </w:rPr>
        <w:t>b</w:t>
      </w:r>
      <w:r w:rsidR="00E40415" w:rsidRPr="001D5799">
        <w:rPr>
          <w:rFonts w:ascii="Times New Roman" w:hAnsi="Times New Roman"/>
          <w:sz w:val="24"/>
          <w:szCs w:val="23"/>
        </w:rPr>
        <w:t xml:space="preserve"> </w:t>
      </w:r>
      <w:r w:rsidR="00E40415" w:rsidRPr="00B4578B">
        <w:rPr>
          <w:rFonts w:ascii="Times New Roman" w:hAnsi="Times New Roman"/>
          <w:i/>
          <w:sz w:val="24"/>
          <w:szCs w:val="23"/>
        </w:rPr>
        <w:t>because</w:t>
      </w:r>
      <w:r w:rsidR="00E40415" w:rsidRPr="001D5799">
        <w:rPr>
          <w:rFonts w:ascii="Times New Roman" w:hAnsi="Times New Roman"/>
          <w:sz w:val="24"/>
          <w:szCs w:val="23"/>
        </w:rPr>
        <w:t xml:space="preserve"> </w:t>
      </w:r>
      <w:r w:rsidR="00D175D1" w:rsidRPr="001D5799">
        <w:rPr>
          <w:rFonts w:ascii="Times New Roman" w:hAnsi="Times New Roman"/>
          <w:i/>
          <w:sz w:val="24"/>
          <w:szCs w:val="23"/>
        </w:rPr>
        <w:t xml:space="preserve">a </w:t>
      </w:r>
      <w:r w:rsidR="00E40415" w:rsidRPr="001D5799">
        <w:rPr>
          <w:rFonts w:ascii="Times New Roman" w:hAnsi="Times New Roman"/>
          <w:sz w:val="24"/>
          <w:szCs w:val="23"/>
        </w:rPr>
        <w:t xml:space="preserve">is </w:t>
      </w:r>
      <w:r w:rsidR="002D25A6" w:rsidRPr="001D5799">
        <w:rPr>
          <w:rFonts w:ascii="Times New Roman" w:hAnsi="Times New Roman"/>
          <w:sz w:val="24"/>
          <w:szCs w:val="23"/>
        </w:rPr>
        <w:t xml:space="preserve">an instance of a </w:t>
      </w:r>
      <w:r w:rsidR="00D175D1" w:rsidRPr="001D5799">
        <w:rPr>
          <w:rFonts w:ascii="Times New Roman" w:hAnsi="Times New Roman"/>
          <w:sz w:val="24"/>
          <w:szCs w:val="23"/>
        </w:rPr>
        <w:t xml:space="preserve">certain </w:t>
      </w:r>
      <w:r w:rsidR="002D25A6" w:rsidRPr="001D5799">
        <w:rPr>
          <w:rFonts w:ascii="Times New Roman" w:hAnsi="Times New Roman"/>
          <w:sz w:val="24"/>
          <w:szCs w:val="23"/>
        </w:rPr>
        <w:t>universal</w:t>
      </w:r>
      <w:r w:rsidR="00CF7DCA" w:rsidRPr="001D5799">
        <w:rPr>
          <w:rFonts w:ascii="Times New Roman" w:hAnsi="Times New Roman"/>
          <w:i/>
          <w:sz w:val="24"/>
          <w:szCs w:val="23"/>
        </w:rPr>
        <w:t xml:space="preserve">. </w:t>
      </w:r>
    </w:p>
    <w:p w14:paraId="7D9EFD3F" w14:textId="77777777" w:rsidR="00F71FE0" w:rsidRPr="001D5799" w:rsidRDefault="00F71FE0" w:rsidP="00CF7DCA">
      <w:pPr>
        <w:spacing w:beforeLines="1" w:before="2" w:afterLines="1" w:after="2" w:line="360" w:lineRule="auto"/>
        <w:rPr>
          <w:rFonts w:ascii="Times New Roman" w:hAnsi="Times New Roman"/>
          <w:i/>
          <w:sz w:val="24"/>
          <w:szCs w:val="23"/>
        </w:rPr>
      </w:pPr>
    </w:p>
    <w:p w14:paraId="576648C8" w14:textId="77777777" w:rsidR="000B5984" w:rsidRPr="001D5799" w:rsidRDefault="00CF7DCA" w:rsidP="000B5984">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b </w:t>
      </w:r>
      <w:r w:rsidRPr="001D5799">
        <w:rPr>
          <w:rFonts w:ascii="Times New Roman" w:hAnsi="Times New Roman"/>
          <w:sz w:val="24"/>
          <w:szCs w:val="23"/>
        </w:rPr>
        <w:t xml:space="preserve">is such that </w:t>
      </w:r>
      <w:r w:rsidR="002D25A6"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sz w:val="24"/>
          <w:szCs w:val="23"/>
        </w:rPr>
        <w:t xml:space="preserve">, then if </w:t>
      </w:r>
      <w:r w:rsidRPr="001D5799">
        <w:rPr>
          <w:rFonts w:ascii="Times New Roman" w:hAnsi="Times New Roman"/>
          <w:i/>
          <w:sz w:val="24"/>
          <w:szCs w:val="23"/>
        </w:rPr>
        <w:t xml:space="preserve">b </w:t>
      </w:r>
      <w:r w:rsidRPr="001D5799">
        <w:rPr>
          <w:rFonts w:ascii="Times New Roman" w:hAnsi="Times New Roman"/>
          <w:sz w:val="24"/>
          <w:szCs w:val="23"/>
        </w:rPr>
        <w:t xml:space="preserve">ceases to exist, so also does </w:t>
      </w:r>
      <w:r w:rsidR="002D25A6" w:rsidRPr="001D5799">
        <w:rPr>
          <w:rFonts w:ascii="Times New Roman" w:hAnsi="Times New Roman"/>
          <w:i/>
          <w:sz w:val="24"/>
          <w:szCs w:val="23"/>
        </w:rPr>
        <w:t>a</w:t>
      </w:r>
      <w:r w:rsidR="00F71FE0" w:rsidRPr="001D5799">
        <w:rPr>
          <w:rFonts w:ascii="Times New Roman" w:hAnsi="Times New Roman"/>
          <w:sz w:val="24"/>
          <w:szCs w:val="23"/>
        </w:rPr>
        <w:t>. The ceasing to exist is here a matter of necessity (thus it is in a sense immediate an</w:t>
      </w:r>
      <w:r w:rsidR="00033955" w:rsidRPr="001D5799">
        <w:rPr>
          <w:rFonts w:ascii="Times New Roman" w:hAnsi="Times New Roman"/>
          <w:sz w:val="24"/>
          <w:szCs w:val="23"/>
        </w:rPr>
        <w:t>d</w:t>
      </w:r>
      <w:r w:rsidR="00F71FE0" w:rsidRPr="001D5799">
        <w:rPr>
          <w:rFonts w:ascii="Times New Roman" w:hAnsi="Times New Roman"/>
          <w:sz w:val="24"/>
          <w:szCs w:val="23"/>
        </w:rPr>
        <w:t xml:space="preserve"> automatic). Thus </w:t>
      </w:r>
      <w:r w:rsidR="00F71FE0" w:rsidRPr="001D5799">
        <w:rPr>
          <w:rFonts w:ascii="Times New Roman" w:hAnsi="Times New Roman"/>
          <w:b/>
          <w:sz w:val="24"/>
          <w:szCs w:val="23"/>
        </w:rPr>
        <w:t xml:space="preserve">s-dependence </w:t>
      </w:r>
      <w:r w:rsidR="00F71FE0" w:rsidRPr="001D5799">
        <w:rPr>
          <w:rFonts w:ascii="Times New Roman" w:hAnsi="Times New Roman"/>
          <w:sz w:val="24"/>
          <w:szCs w:val="23"/>
        </w:rPr>
        <w:t>is different from the sort of dependence which is involved, for instance, when we assert that an organism is dependent on food, on shelter; or that a child is dependent on its mother.</w:t>
      </w:r>
      <w:r w:rsidR="008449D9" w:rsidRPr="001D5799">
        <w:rPr>
          <w:rFonts w:ascii="Times New Roman" w:hAnsi="Times New Roman"/>
          <w:sz w:val="24"/>
          <w:szCs w:val="23"/>
        </w:rPr>
        <w:t xml:space="preserve"> Your body is dependent on molecules of oxygen for its </w:t>
      </w:r>
      <w:r w:rsidR="008449D9" w:rsidRPr="001D5799">
        <w:rPr>
          <w:rFonts w:ascii="Times New Roman" w:hAnsi="Times New Roman"/>
          <w:i/>
          <w:sz w:val="24"/>
          <w:szCs w:val="23"/>
        </w:rPr>
        <w:t>life</w:t>
      </w:r>
      <w:r w:rsidR="008449D9" w:rsidRPr="001D5799">
        <w:rPr>
          <w:rFonts w:ascii="Times New Roman" w:hAnsi="Times New Roman"/>
          <w:sz w:val="24"/>
          <w:szCs w:val="23"/>
        </w:rPr>
        <w:t xml:space="preserve">, not however for its </w:t>
      </w:r>
      <w:r w:rsidR="008449D9" w:rsidRPr="001D5799">
        <w:rPr>
          <w:rFonts w:ascii="Times New Roman" w:hAnsi="Times New Roman"/>
          <w:i/>
          <w:sz w:val="24"/>
          <w:szCs w:val="23"/>
        </w:rPr>
        <w:t>existence.</w:t>
      </w:r>
      <w:r w:rsidR="00F71FE0" w:rsidRPr="001D5799">
        <w:rPr>
          <w:rFonts w:ascii="Times New Roman" w:hAnsi="Times New Roman"/>
          <w:sz w:val="24"/>
          <w:szCs w:val="23"/>
        </w:rPr>
        <w:t xml:space="preserve"> </w:t>
      </w:r>
      <w:r w:rsidR="000B5984" w:rsidRPr="001D5799">
        <w:rPr>
          <w:rFonts w:ascii="Times New Roman" w:hAnsi="Times New Roman"/>
          <w:sz w:val="24"/>
          <w:szCs w:val="23"/>
        </w:rPr>
        <w:t xml:space="preserve">Similar </w:t>
      </w:r>
      <w:r w:rsidR="000B5984" w:rsidRPr="001D5799">
        <w:rPr>
          <w:rFonts w:ascii="Times New Roman" w:hAnsi="Times New Roman"/>
          <w:b/>
          <w:sz w:val="24"/>
          <w:szCs w:val="23"/>
        </w:rPr>
        <w:t xml:space="preserve">s-dependence </w:t>
      </w:r>
      <w:r w:rsidR="000B5984" w:rsidRPr="001D5799">
        <w:rPr>
          <w:rFonts w:ascii="Times New Roman" w:hAnsi="Times New Roman"/>
          <w:sz w:val="24"/>
          <w:szCs w:val="23"/>
        </w:rPr>
        <w:t xml:space="preserve">is different from the sort of dependence that is involved when we assert that every </w:t>
      </w:r>
      <w:r w:rsidR="000B5984" w:rsidRPr="001D5799">
        <w:rPr>
          <w:rFonts w:ascii="Times New Roman" w:hAnsi="Times New Roman"/>
          <w:i/>
          <w:sz w:val="24"/>
          <w:szCs w:val="23"/>
        </w:rPr>
        <w:t xml:space="preserve">object </w:t>
      </w:r>
      <w:r w:rsidR="000B5984" w:rsidRPr="001D5799">
        <w:rPr>
          <w:rFonts w:ascii="Times New Roman" w:hAnsi="Times New Roman"/>
          <w:sz w:val="24"/>
          <w:szCs w:val="23"/>
        </w:rPr>
        <w:t xml:space="preserve">requires, at any given time </w:t>
      </w:r>
      <w:r w:rsidR="000B5984" w:rsidRPr="001D5799">
        <w:rPr>
          <w:rFonts w:ascii="Times New Roman" w:hAnsi="Times New Roman"/>
          <w:i/>
          <w:sz w:val="24"/>
          <w:szCs w:val="23"/>
        </w:rPr>
        <w:t>t</w:t>
      </w:r>
      <w:r w:rsidR="000B5984" w:rsidRPr="001D5799">
        <w:rPr>
          <w:rFonts w:ascii="Times New Roman" w:hAnsi="Times New Roman"/>
          <w:sz w:val="24"/>
          <w:szCs w:val="23"/>
        </w:rPr>
        <w:t xml:space="preserve">, some spatial region at which it is </w:t>
      </w:r>
      <w:r w:rsidR="000B5984" w:rsidRPr="001D5799">
        <w:rPr>
          <w:rFonts w:ascii="Times New Roman" w:hAnsi="Times New Roman"/>
          <w:b/>
          <w:sz w:val="24"/>
          <w:szCs w:val="23"/>
        </w:rPr>
        <w:t xml:space="preserve">located </w:t>
      </w:r>
      <w:r w:rsidR="000B5984" w:rsidRPr="001D5799">
        <w:rPr>
          <w:rFonts w:ascii="Times New Roman" w:hAnsi="Times New Roman"/>
          <w:sz w:val="24"/>
          <w:szCs w:val="23"/>
        </w:rPr>
        <w:t>at that time. (We use ‘</w:t>
      </w:r>
      <w:r w:rsidR="000B5984" w:rsidRPr="001D5799">
        <w:rPr>
          <w:rFonts w:ascii="Times New Roman" w:hAnsi="Times New Roman"/>
          <w:b/>
          <w:sz w:val="24"/>
          <w:szCs w:val="23"/>
        </w:rPr>
        <w:t>located_at</w:t>
      </w:r>
      <w:r w:rsidR="000B5984" w:rsidRPr="001D5799">
        <w:rPr>
          <w:rFonts w:ascii="Times New Roman" w:hAnsi="Times New Roman"/>
          <w:sz w:val="24"/>
          <w:szCs w:val="23"/>
        </w:rPr>
        <w:t xml:space="preserve">’ for dependence of this sort.) </w:t>
      </w:r>
    </w:p>
    <w:p w14:paraId="0A02F3E8" w14:textId="6856F0BA" w:rsidR="00C60307" w:rsidRDefault="008449D9" w:rsidP="000B5984">
      <w:pPr>
        <w:spacing w:beforeLines="1" w:before="2" w:afterLines="1" w:after="2" w:line="360" w:lineRule="auto"/>
        <w:jc w:val="both"/>
        <w:rPr>
          <w:rFonts w:ascii="Times New Roman" w:hAnsi="Times New Roman"/>
          <w:sz w:val="24"/>
          <w:szCs w:val="23"/>
        </w:rPr>
      </w:pPr>
      <w:r w:rsidRPr="001D5799">
        <w:rPr>
          <w:rFonts w:ascii="Times New Roman" w:hAnsi="Times New Roman"/>
          <w:b/>
          <w:sz w:val="24"/>
          <w:szCs w:val="23"/>
        </w:rPr>
        <w:t>S</w:t>
      </w:r>
      <w:r w:rsidR="00F71FE0" w:rsidRPr="001D5799">
        <w:rPr>
          <w:rFonts w:ascii="Times New Roman" w:hAnsi="Times New Roman"/>
          <w:b/>
          <w:sz w:val="24"/>
          <w:szCs w:val="23"/>
        </w:rPr>
        <w:t xml:space="preserve">-dependence </w:t>
      </w:r>
      <w:r w:rsidR="00F71FE0" w:rsidRPr="001D5799">
        <w:rPr>
          <w:rFonts w:ascii="Times New Roman" w:hAnsi="Times New Roman"/>
          <w:sz w:val="24"/>
          <w:szCs w:val="23"/>
        </w:rPr>
        <w:t xml:space="preserve">is </w:t>
      </w:r>
      <w:r w:rsidRPr="001D5799">
        <w:rPr>
          <w:rFonts w:ascii="Times New Roman" w:hAnsi="Times New Roman"/>
          <w:sz w:val="24"/>
          <w:szCs w:val="23"/>
        </w:rPr>
        <w:t xml:space="preserve">thus just </w:t>
      </w:r>
      <w:r w:rsidR="00F71FE0" w:rsidRPr="001D5799">
        <w:rPr>
          <w:rFonts w:ascii="Times New Roman" w:hAnsi="Times New Roman"/>
          <w:sz w:val="24"/>
          <w:szCs w:val="23"/>
        </w:rPr>
        <w:t xml:space="preserve">one type of dependence </w:t>
      </w:r>
      <w:r w:rsidR="001A6FFD">
        <w:rPr>
          <w:rFonts w:ascii="Times New Roman" w:hAnsi="Times New Roman"/>
          <w:sz w:val="24"/>
          <w:szCs w:val="23"/>
        </w:rPr>
        <w:t>among many</w:t>
      </w:r>
      <w:r w:rsidR="00F71FE0" w:rsidRPr="001D5799">
        <w:rPr>
          <w:rFonts w:ascii="Times New Roman" w:hAnsi="Times New Roman"/>
          <w:sz w:val="24"/>
          <w:szCs w:val="23"/>
        </w:rPr>
        <w:t>; it is what, in the literature, is referred to as ‘</w:t>
      </w:r>
      <w:r w:rsidRPr="001D5799">
        <w:rPr>
          <w:rFonts w:ascii="Times New Roman" w:hAnsi="Times New Roman"/>
          <w:sz w:val="24"/>
          <w:szCs w:val="23"/>
        </w:rPr>
        <w:t>existential dependence</w:t>
      </w:r>
      <w:r w:rsidR="00F71FE0" w:rsidRPr="001D5799">
        <w:rPr>
          <w:rFonts w:ascii="Times New Roman" w:hAnsi="Times New Roman"/>
          <w:sz w:val="24"/>
          <w:szCs w:val="23"/>
        </w:rPr>
        <w:t>’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_Ref309819325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65</w:t>
      </w:r>
      <w:r w:rsidRPr="001D5799">
        <w:rPr>
          <w:rFonts w:ascii="Times New Roman" w:hAnsi="Times New Roman"/>
          <w:sz w:val="24"/>
          <w:szCs w:val="23"/>
        </w:rPr>
        <w:fldChar w:fldCharType="end"/>
      </w:r>
      <w:r w:rsidR="00774A84">
        <w:rPr>
          <w:rFonts w:ascii="Times New Roman" w:hAnsi="Times New Roman"/>
          <w:sz w:val="24"/>
          <w:szCs w:val="23"/>
        </w:rPr>
        <w:t>]</w:t>
      </w:r>
      <w:r w:rsidRPr="001D5799">
        <w:rPr>
          <w:rFonts w:ascii="Times New Roman" w:hAnsi="Times New Roman"/>
          <w:sz w:val="24"/>
          <w:szCs w:val="23"/>
        </w:rPr>
        <w:t>,</w:t>
      </w:r>
      <w:r w:rsidR="00F71FE0" w:rsidRPr="001D5799">
        <w:rPr>
          <w:rFonts w:ascii="Times New Roman" w:hAnsi="Times New Roman"/>
          <w:sz w:val="24"/>
          <w:szCs w:val="23"/>
        </w:rPr>
        <w:t xml:space="preserve"> since it has to do with the parasitism among entities </w:t>
      </w:r>
      <w:r w:rsidR="00F71FE0" w:rsidRPr="001D5799">
        <w:rPr>
          <w:rFonts w:ascii="Times New Roman" w:hAnsi="Times New Roman"/>
          <w:i/>
          <w:sz w:val="24"/>
          <w:szCs w:val="23"/>
        </w:rPr>
        <w:t>for their existence</w:t>
      </w:r>
      <w:r w:rsidR="00F71FE0" w:rsidRPr="001D5799">
        <w:rPr>
          <w:rFonts w:ascii="Times New Roman" w:hAnsi="Times New Roman"/>
          <w:sz w:val="24"/>
          <w:szCs w:val="23"/>
        </w:rPr>
        <w:t xml:space="preserve">; there are other types of dependence, </w:t>
      </w:r>
      <w:r w:rsidR="00C60307">
        <w:rPr>
          <w:rFonts w:ascii="Times New Roman" w:hAnsi="Times New Roman"/>
          <w:sz w:val="24"/>
          <w:szCs w:val="23"/>
        </w:rPr>
        <w:t xml:space="preserve">including </w:t>
      </w:r>
      <w:r w:rsidR="00C60307" w:rsidRPr="001D5799">
        <w:rPr>
          <w:rFonts w:ascii="Times New Roman" w:hAnsi="Times New Roman"/>
          <w:b/>
          <w:sz w:val="24"/>
          <w:szCs w:val="23"/>
        </w:rPr>
        <w:t>generic dependence</w:t>
      </w:r>
      <w:r w:rsidR="00C60307" w:rsidRPr="001D5799">
        <w:rPr>
          <w:rFonts w:ascii="Times New Roman" w:hAnsi="Times New Roman"/>
          <w:sz w:val="24"/>
          <w:szCs w:val="23"/>
        </w:rPr>
        <w:t xml:space="preserve"> </w:t>
      </w:r>
      <w:r w:rsidR="00C60307">
        <w:rPr>
          <w:rFonts w:ascii="Times New Roman" w:hAnsi="Times New Roman"/>
          <w:sz w:val="24"/>
          <w:szCs w:val="23"/>
        </w:rPr>
        <w:t xml:space="preserve">which is dealt </w:t>
      </w:r>
      <w:r w:rsidR="00F71FE0" w:rsidRPr="001D5799">
        <w:rPr>
          <w:rFonts w:ascii="Times New Roman" w:hAnsi="Times New Roman"/>
          <w:sz w:val="24"/>
          <w:szCs w:val="23"/>
        </w:rPr>
        <w:t xml:space="preserve">with </w:t>
      </w:r>
      <w:r w:rsidRPr="001D5799">
        <w:rPr>
          <w:rFonts w:ascii="Times New Roman" w:hAnsi="Times New Roman"/>
          <w:sz w:val="24"/>
          <w:szCs w:val="23"/>
        </w:rPr>
        <w:t xml:space="preserve">below. </w:t>
      </w:r>
      <w:r w:rsidR="00F71FE0" w:rsidRPr="001D5799">
        <w:rPr>
          <w:rFonts w:ascii="Times New Roman" w:hAnsi="Times New Roman"/>
          <w:sz w:val="24"/>
          <w:szCs w:val="23"/>
        </w:rPr>
        <w:t xml:space="preserve">Other types of dependence </w:t>
      </w:r>
      <w:r w:rsidR="00C60307">
        <w:rPr>
          <w:rFonts w:ascii="Times New Roman" w:hAnsi="Times New Roman"/>
          <w:sz w:val="24"/>
          <w:szCs w:val="23"/>
        </w:rPr>
        <w:t xml:space="preserve">not addressed in BFO </w:t>
      </w:r>
      <w:r w:rsidR="00F71FE0" w:rsidRPr="001D5799">
        <w:rPr>
          <w:rFonts w:ascii="Times New Roman" w:hAnsi="Times New Roman"/>
          <w:sz w:val="24"/>
          <w:szCs w:val="23"/>
        </w:rPr>
        <w:t>include</w:t>
      </w:r>
      <w:r w:rsidR="00F34C15">
        <w:rPr>
          <w:rFonts w:ascii="Times New Roman" w:hAnsi="Times New Roman"/>
          <w:sz w:val="24"/>
          <w:szCs w:val="23"/>
        </w:rPr>
        <w:t>:</w:t>
      </w:r>
      <w:r w:rsidR="00F71FE0" w:rsidRPr="001D5799">
        <w:rPr>
          <w:rFonts w:ascii="Times New Roman" w:hAnsi="Times New Roman"/>
          <w:sz w:val="24"/>
          <w:szCs w:val="23"/>
        </w:rPr>
        <w:t xml:space="preserve"> </w:t>
      </w:r>
    </w:p>
    <w:p w14:paraId="2E53B731" w14:textId="77777777" w:rsidR="00C60307" w:rsidRPr="00C60307" w:rsidRDefault="00F71FE0"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causal dependence (e.g. between measurable qualities such as pressure and temperature</w:t>
      </w:r>
      <w:r w:rsidR="001A6FFD" w:rsidRPr="00C60307">
        <w:rPr>
          <w:rFonts w:ascii="Times New Roman" w:hAnsi="Times New Roman"/>
          <w:sz w:val="24"/>
          <w:szCs w:val="23"/>
        </w:rPr>
        <w:t xml:space="preserve"> that vary in tandem with each other</w:t>
      </w:r>
      <w:r w:rsidRPr="00C60307">
        <w:rPr>
          <w:rFonts w:ascii="Times New Roman" w:hAnsi="Times New Roman"/>
          <w:sz w:val="24"/>
          <w:szCs w:val="23"/>
        </w:rPr>
        <w:t>), and the frame dependence (of spatial and temporal reg</w:t>
      </w:r>
      <w:r w:rsidR="00F34C15" w:rsidRPr="00C60307">
        <w:rPr>
          <w:rFonts w:ascii="Times New Roman" w:hAnsi="Times New Roman"/>
          <w:sz w:val="24"/>
          <w:szCs w:val="23"/>
        </w:rPr>
        <w:t xml:space="preserve">ions on spatiotemporal regions) </w:t>
      </w:r>
    </w:p>
    <w:p w14:paraId="5CA79735" w14:textId="77777777" w:rsidR="00D61998" w:rsidRPr="00C60307" w:rsidRDefault="00F34C15"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 xml:space="preserve">dependence for origin (e.g. an artifact such as a spark plug depends on human designers and engineers for the origin of its existence, not however for its continued existence; you depend similarly on your parents for your origin, not however for your </w:t>
      </w:r>
      <w:r w:rsidR="00C60307" w:rsidRPr="00C60307">
        <w:rPr>
          <w:rFonts w:ascii="Times New Roman" w:hAnsi="Times New Roman"/>
          <w:sz w:val="24"/>
          <w:szCs w:val="23"/>
        </w:rPr>
        <w:t xml:space="preserve">continued existence; the fiat boundary of Iraq depended on certain decisions </w:t>
      </w:r>
      <w:r w:rsidR="009D2F5A">
        <w:rPr>
          <w:rFonts w:ascii="Times New Roman" w:hAnsi="Times New Roman"/>
          <w:sz w:val="24"/>
          <w:szCs w:val="23"/>
        </w:rPr>
        <w:t xml:space="preserve">made </w:t>
      </w:r>
      <w:r w:rsidR="00C60307" w:rsidRPr="00C60307">
        <w:rPr>
          <w:rFonts w:ascii="Times New Roman" w:hAnsi="Times New Roman"/>
          <w:sz w:val="24"/>
          <w:szCs w:val="23"/>
        </w:rPr>
        <w:t xml:space="preserve">by the British </w:t>
      </w:r>
      <w:r w:rsidR="00C60307">
        <w:rPr>
          <w:rFonts w:ascii="Times New Roman" w:hAnsi="Times New Roman"/>
          <w:sz w:val="24"/>
          <w:szCs w:val="23"/>
        </w:rPr>
        <w:t xml:space="preserve">and French </w:t>
      </w:r>
      <w:r w:rsidR="00C60307" w:rsidRPr="00C60307">
        <w:rPr>
          <w:rFonts w:ascii="Times New Roman" w:hAnsi="Times New Roman"/>
          <w:sz w:val="24"/>
          <w:szCs w:val="23"/>
        </w:rPr>
        <w:t>diplomats </w:t>
      </w:r>
      <w:hyperlink r:id="rId20" w:tooltip="Mark Sykes" w:history="1">
        <w:r w:rsidR="00C60307" w:rsidRPr="00C60307">
          <w:rPr>
            <w:rFonts w:ascii="Times New Roman" w:hAnsi="Times New Roman"/>
            <w:sz w:val="24"/>
            <w:szCs w:val="23"/>
          </w:rPr>
          <w:t>Sir Mark Sykes</w:t>
        </w:r>
      </w:hyperlink>
      <w:r w:rsidR="00C60307">
        <w:rPr>
          <w:rFonts w:ascii="Times New Roman" w:hAnsi="Times New Roman"/>
          <w:sz w:val="24"/>
          <w:szCs w:val="23"/>
        </w:rPr>
        <w:t xml:space="preserve"> and </w:t>
      </w:r>
      <w:hyperlink r:id="rId21" w:tooltip="François Georges-Picot" w:history="1">
        <w:r w:rsidR="00C60307" w:rsidRPr="00C60307">
          <w:rPr>
            <w:rFonts w:ascii="Times New Roman" w:hAnsi="Times New Roman"/>
            <w:sz w:val="24"/>
            <w:szCs w:val="23"/>
          </w:rPr>
          <w:t>François Georges-Picot</w:t>
        </w:r>
      </w:hyperlink>
      <w:r w:rsidR="009D2F5A">
        <w:rPr>
          <w:rFonts w:ascii="Times New Roman" w:hAnsi="Times New Roman"/>
          <w:sz w:val="24"/>
          <w:szCs w:val="23"/>
        </w:rPr>
        <w:t xml:space="preserve"> in 1916</w:t>
      </w:r>
      <w:r w:rsidR="00C60307">
        <w:rPr>
          <w:rFonts w:ascii="Times New Roman" w:hAnsi="Times New Roman"/>
          <w:sz w:val="24"/>
          <w:szCs w:val="23"/>
        </w:rPr>
        <w:t>;</w:t>
      </w:r>
      <w:r w:rsidR="00C60307" w:rsidRPr="00C60307">
        <w:rPr>
          <w:rFonts w:ascii="Times New Roman" w:hAnsi="Times New Roman"/>
          <w:sz w:val="24"/>
          <w:szCs w:val="23"/>
        </w:rPr>
        <w:t xml:space="preserve"> it does not, however, depend on Sykes </w:t>
      </w:r>
      <w:r w:rsidR="00C60307">
        <w:rPr>
          <w:rFonts w:ascii="Times New Roman" w:hAnsi="Times New Roman"/>
          <w:sz w:val="24"/>
          <w:szCs w:val="23"/>
        </w:rPr>
        <w:t xml:space="preserve">and Picot </w:t>
      </w:r>
      <w:r w:rsidR="00C60307" w:rsidRPr="00C60307">
        <w:rPr>
          <w:rFonts w:ascii="Times New Roman" w:hAnsi="Times New Roman"/>
          <w:sz w:val="24"/>
          <w:szCs w:val="23"/>
        </w:rPr>
        <w:t>for its continued existence.</w:t>
      </w:r>
    </w:p>
    <w:p w14:paraId="2460C63D" w14:textId="77777777" w:rsidR="00B02AE7" w:rsidRPr="001D5799" w:rsidRDefault="00B02AE7" w:rsidP="009B5669">
      <w:pPr>
        <w:spacing w:beforeLines="1" w:before="2" w:afterLines="1" w:after="2" w:line="360" w:lineRule="auto"/>
        <w:rPr>
          <w:rFonts w:ascii="Times New Roman" w:hAnsi="Times New Roman"/>
          <w:sz w:val="24"/>
          <w:szCs w:val="23"/>
        </w:rPr>
      </w:pPr>
    </w:p>
    <w:p w14:paraId="2FA1E0E9" w14:textId="77777777" w:rsidR="007E2B9F" w:rsidRPr="001D5799" w:rsidRDefault="00776FEC" w:rsidP="00C70E0A">
      <w:pPr>
        <w:pStyle w:val="Specification"/>
      </w:pPr>
      <w:r w:rsidRPr="00C70E0A">
        <w:rPr>
          <w:rStyle w:val="SpecificationType"/>
        </w:rPr>
        <w:t>Theorem</w:t>
      </w:r>
      <w:r w:rsidRPr="00776FEC">
        <w:rPr>
          <w:smallCaps/>
        </w:rPr>
        <w:t>:</w:t>
      </w:r>
      <w:r w:rsidR="00B02AE7" w:rsidRPr="001D5799">
        <w:t xml:space="preserve"> </w:t>
      </w:r>
      <w:r w:rsidR="00D61998" w:rsidRPr="001D5799">
        <w:t>a</w:t>
      </w:r>
      <w:r w:rsidR="007E2B9F" w:rsidRPr="001D5799">
        <w:t>n</w:t>
      </w:r>
      <w:r w:rsidR="00536BF5" w:rsidRPr="001D5799">
        <w:t xml:space="preserve"> </w:t>
      </w:r>
      <w:r w:rsidR="00465C17" w:rsidRPr="001D5799">
        <w:rPr>
          <w:i/>
        </w:rPr>
        <w:t>entity</w:t>
      </w:r>
      <w:r w:rsidR="007E2B9F" w:rsidRPr="001D5799">
        <w:t xml:space="preserve"> does not </w:t>
      </w:r>
      <w:r w:rsidR="007E2B9F" w:rsidRPr="001D5799">
        <w:rPr>
          <w:b/>
        </w:rPr>
        <w:t>s-depend</w:t>
      </w:r>
      <w:r w:rsidR="007E2B9F" w:rsidRPr="001D5799">
        <w:t xml:space="preserve"> on any of its </w:t>
      </w:r>
      <w:r w:rsidR="007E2B9F" w:rsidRPr="001D5799">
        <w:rPr>
          <w:b/>
        </w:rPr>
        <w:t>parts</w:t>
      </w:r>
      <w:r w:rsidR="007236C7" w:rsidRPr="001D5799">
        <w:rPr>
          <w:b/>
        </w:rPr>
        <w:t xml:space="preserve"> </w:t>
      </w:r>
      <w:r w:rsidR="007236C7" w:rsidRPr="001D5799">
        <w:t xml:space="preserve">or on anything it is </w:t>
      </w:r>
      <w:r w:rsidR="007236C7" w:rsidRPr="001D5799">
        <w:rPr>
          <w:b/>
        </w:rPr>
        <w:t xml:space="preserve">part </w:t>
      </w:r>
      <w:r w:rsidR="007236C7" w:rsidRPr="001D5799">
        <w:t>of</w:t>
      </w:r>
      <w:r w:rsidR="007E2B9F" w:rsidRPr="001D5799">
        <w:t>.</w:t>
      </w:r>
    </w:p>
    <w:p w14:paraId="703E20CF" w14:textId="77777777" w:rsidR="00B02AE7" w:rsidRPr="001D5799" w:rsidRDefault="00B02AE7" w:rsidP="009B5669">
      <w:pPr>
        <w:spacing w:beforeLines="1" w:before="2" w:afterLines="1" w:after="2" w:line="360" w:lineRule="auto"/>
        <w:jc w:val="both"/>
        <w:rPr>
          <w:rFonts w:ascii="Times New Roman" w:hAnsi="Times New Roman"/>
          <w:sz w:val="24"/>
          <w:szCs w:val="23"/>
        </w:rPr>
      </w:pPr>
    </w:p>
    <w:p w14:paraId="1A7DA10F" w14:textId="77777777" w:rsidR="00B02AE7"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we shall see when we consider the </w:t>
      </w:r>
      <w:r w:rsidRPr="001D5799">
        <w:rPr>
          <w:rFonts w:ascii="Times New Roman" w:hAnsi="Times New Roman"/>
          <w:b/>
          <w:sz w:val="24"/>
          <w:szCs w:val="23"/>
        </w:rPr>
        <w:t>parts</w:t>
      </w:r>
      <w:r w:rsidRPr="001D5799">
        <w:rPr>
          <w:rFonts w:ascii="Times New Roman" w:hAnsi="Times New Roman"/>
          <w:sz w:val="24"/>
          <w:szCs w:val="23"/>
        </w:rPr>
        <w:t xml:space="preserve"> of </w:t>
      </w:r>
      <w:r w:rsidRPr="001D5799">
        <w:rPr>
          <w:rFonts w:ascii="Times New Roman" w:hAnsi="Times New Roman"/>
          <w:i/>
          <w:sz w:val="24"/>
          <w:szCs w:val="23"/>
        </w:rPr>
        <w:t>q</w:t>
      </w:r>
      <w:r w:rsidR="009F610B" w:rsidRPr="001D5799">
        <w:rPr>
          <w:rFonts w:ascii="Times New Roman" w:hAnsi="Times New Roman"/>
          <w:i/>
          <w:sz w:val="24"/>
          <w:szCs w:val="23"/>
        </w:rPr>
        <w:t>ualities</w:t>
      </w:r>
      <w:r w:rsidR="009F610B" w:rsidRPr="001D5799">
        <w:rPr>
          <w:rFonts w:ascii="Times New Roman" w:hAnsi="Times New Roman"/>
          <w:sz w:val="24"/>
          <w:szCs w:val="23"/>
        </w:rPr>
        <w:t xml:space="preserve"> such as color and tone</w:t>
      </w:r>
      <w:r w:rsidRPr="001D5799">
        <w:rPr>
          <w:rFonts w:ascii="Times New Roman" w:hAnsi="Times New Roman"/>
          <w:sz w:val="24"/>
          <w:szCs w:val="23"/>
        </w:rPr>
        <w:t xml:space="preserve"> below</w:t>
      </w:r>
      <w:r w:rsidR="00B02AE7" w:rsidRPr="001D5799">
        <w:rPr>
          <w:rFonts w:ascii="Times New Roman" w:hAnsi="Times New Roman"/>
          <w:sz w:val="24"/>
          <w:szCs w:val="23"/>
        </w:rPr>
        <w:t xml:space="preserve">, the </w:t>
      </w:r>
      <w:r w:rsidR="00B02AE7" w:rsidRPr="001D5799">
        <w:rPr>
          <w:rFonts w:ascii="Times New Roman" w:hAnsi="Times New Roman"/>
          <w:b/>
          <w:sz w:val="24"/>
          <w:szCs w:val="23"/>
        </w:rPr>
        <w:t>parts</w:t>
      </w:r>
      <w:r w:rsidRPr="001D5799">
        <w:rPr>
          <w:rFonts w:ascii="Times New Roman" w:hAnsi="Times New Roman"/>
          <w:sz w:val="24"/>
          <w:szCs w:val="23"/>
        </w:rPr>
        <w:t xml:space="preserve"> of a dependent</w:t>
      </w:r>
      <w:r w:rsidR="00B02AE7" w:rsidRPr="001D5799">
        <w:rPr>
          <w:rFonts w:ascii="Times New Roman" w:hAnsi="Times New Roman"/>
          <w:sz w:val="24"/>
          <w:szCs w:val="23"/>
        </w:rPr>
        <w:t xml:space="preserve"> entity may </w:t>
      </w:r>
      <w:r w:rsidR="00B02AE7" w:rsidRPr="001D5799">
        <w:rPr>
          <w:rFonts w:ascii="Times New Roman" w:hAnsi="Times New Roman"/>
          <w:b/>
          <w:sz w:val="24"/>
          <w:szCs w:val="23"/>
        </w:rPr>
        <w:t xml:space="preserve">s-depend </w:t>
      </w:r>
      <w:r w:rsidR="00B02AE7" w:rsidRPr="001D5799">
        <w:rPr>
          <w:rFonts w:ascii="Times New Roman" w:hAnsi="Times New Roman"/>
          <w:sz w:val="24"/>
          <w:szCs w:val="23"/>
        </w:rPr>
        <w:t>on each other.</w:t>
      </w:r>
      <w:r w:rsidRPr="001D5799">
        <w:rPr>
          <w:rFonts w:ascii="Times New Roman" w:hAnsi="Times New Roman"/>
          <w:sz w:val="24"/>
          <w:szCs w:val="23"/>
        </w:rPr>
        <w:t xml:space="preserve"> </w:t>
      </w:r>
      <w:r w:rsidR="001A6FFD">
        <w:rPr>
          <w:rFonts w:ascii="Times New Roman" w:hAnsi="Times New Roman"/>
          <w:sz w:val="24"/>
          <w:szCs w:val="23"/>
        </w:rPr>
        <w:t>This idea has not hithert</w:t>
      </w:r>
      <w:r w:rsidR="007236C7" w:rsidRPr="001D5799">
        <w:rPr>
          <w:rFonts w:ascii="Times New Roman" w:hAnsi="Times New Roman"/>
          <w:sz w:val="24"/>
          <w:szCs w:val="23"/>
        </w:rPr>
        <w:t>o been explicitly recognized in BFO, but it is documented at length in the literature on specific dependence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_Ref309193297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1</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fldChar w:fldCharType="begin"/>
      </w:r>
      <w:r w:rsidR="00C449B1" w:rsidRPr="001D5799">
        <w:rPr>
          <w:rFonts w:ascii="Times New Roman" w:hAnsi="Times New Roman"/>
          <w:sz w:val="24"/>
          <w:szCs w:val="23"/>
        </w:rPr>
        <w:instrText xml:space="preserve"> REF _Ref309821811 \r \h </w:instrText>
      </w:r>
      <w:r w:rsidR="00C449B1" w:rsidRPr="001D5799">
        <w:rPr>
          <w:rFonts w:ascii="Times New Roman" w:hAnsi="Times New Roman"/>
          <w:sz w:val="24"/>
          <w:szCs w:val="23"/>
        </w:rPr>
      </w:r>
      <w:r w:rsidR="00C449B1" w:rsidRPr="001D5799">
        <w:rPr>
          <w:rFonts w:ascii="Times New Roman" w:hAnsi="Times New Roman"/>
          <w:sz w:val="24"/>
          <w:szCs w:val="23"/>
        </w:rPr>
        <w:fldChar w:fldCharType="separate"/>
      </w:r>
      <w:r w:rsidR="007A1CDD">
        <w:rPr>
          <w:rFonts w:ascii="Times New Roman" w:hAnsi="Times New Roman"/>
          <w:sz w:val="24"/>
          <w:szCs w:val="23"/>
        </w:rPr>
        <w:t>2</w:t>
      </w:r>
      <w:r w:rsidR="00C449B1" w:rsidRPr="001D5799">
        <w:rPr>
          <w:rFonts w:ascii="Times New Roman" w:hAnsi="Times New Roman"/>
          <w:sz w:val="24"/>
          <w:szCs w:val="23"/>
        </w:rPr>
        <w:fldChar w:fldCharType="end"/>
      </w:r>
      <w:r w:rsidR="00C449B1"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_Ref309543155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3</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t xml:space="preserve">6,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w:t>
      </w:r>
    </w:p>
    <w:p w14:paraId="609879AA" w14:textId="77777777" w:rsidR="00A91A6F" w:rsidRDefault="00A91A6F" w:rsidP="00A91A6F">
      <w:pPr>
        <w:pStyle w:val="Heading2"/>
        <w:spacing w:line="360" w:lineRule="auto"/>
      </w:pPr>
      <w:bookmarkStart w:id="130" w:name="_Toc313270693"/>
      <w:bookmarkStart w:id="131" w:name="_Toc313472828"/>
      <w:r>
        <w:t>Relation of specific dependence indexed by time</w:t>
      </w:r>
      <w:bookmarkEnd w:id="130"/>
      <w:bookmarkEnd w:id="131"/>
    </w:p>
    <w:p w14:paraId="548057F5" w14:textId="77777777" w:rsidR="00A91A6F" w:rsidRPr="001D5799" w:rsidRDefault="00A91A6F" w:rsidP="00A91A6F">
      <w:pPr>
        <w:spacing w:beforeLines="1" w:before="2" w:afterLines="1" w:after="2" w:line="360" w:lineRule="auto"/>
        <w:rPr>
          <w:rFonts w:ascii="Times New Roman" w:hAnsi="Times New Roman"/>
          <w:i/>
          <w:sz w:val="24"/>
          <w:szCs w:val="23"/>
        </w:rPr>
      </w:pPr>
    </w:p>
    <w:p w14:paraId="5ABB2CBE" w14:textId="77777777" w:rsidR="00A91A6F" w:rsidRPr="001D5799" w:rsidRDefault="00A91A6F" w:rsidP="00C70E0A">
      <w:pPr>
        <w:pStyle w:val="Specification"/>
      </w:pPr>
      <w:r w:rsidRPr="00C70E0A">
        <w:rPr>
          <w:rStyle w:val="SpecificationType"/>
        </w:rPr>
        <w:t>Definition</w:t>
      </w:r>
      <w:r>
        <w:rPr>
          <w:smallCaps/>
        </w:rPr>
        <w:t xml:space="preserve">: </w:t>
      </w:r>
      <w:r w:rsidRPr="001D5799">
        <w:rPr>
          <w:i/>
        </w:rPr>
        <w:t xml:space="preserve">a </w:t>
      </w:r>
      <w:r w:rsidRPr="001D5799">
        <w:rPr>
          <w:b/>
        </w:rPr>
        <w:t xml:space="preserve">s-depends on </w:t>
      </w:r>
      <w:r w:rsidRPr="001D5799">
        <w:rPr>
          <w:i/>
        </w:rPr>
        <w:t xml:space="preserve">b </w:t>
      </w:r>
      <w:r w:rsidRPr="001D5799">
        <w:rPr>
          <w:b/>
        </w:rPr>
        <w:t xml:space="preserve">at </w:t>
      </w:r>
      <w:r w:rsidRPr="001D5799">
        <w:rPr>
          <w:i/>
        </w:rPr>
        <w:t xml:space="preserve">t = </w:t>
      </w:r>
      <w:r w:rsidRPr="001D5799">
        <w:t xml:space="preserve">Def. </w:t>
      </w:r>
      <w:r w:rsidRPr="001D5799">
        <w:rPr>
          <w:i/>
        </w:rPr>
        <w:t xml:space="preserve">a </w:t>
      </w:r>
      <w:r w:rsidRPr="001D5799">
        <w:t xml:space="preserve">exists </w:t>
      </w:r>
      <w:r w:rsidRPr="001D5799">
        <w:rPr>
          <w:b/>
        </w:rPr>
        <w:t xml:space="preserve">at </w:t>
      </w:r>
      <w:r w:rsidRPr="001D5799">
        <w:rPr>
          <w:i/>
        </w:rPr>
        <w:t xml:space="preserve">t </w:t>
      </w:r>
      <w:r w:rsidRPr="001D5799">
        <w:t xml:space="preserve">&amp; </w:t>
      </w:r>
      <w:r w:rsidRPr="001D5799">
        <w:rPr>
          <w:i/>
        </w:rPr>
        <w:t xml:space="preserve">a </w:t>
      </w:r>
      <w:r w:rsidRPr="001D5799">
        <w:rPr>
          <w:b/>
        </w:rPr>
        <w:t xml:space="preserve">s-depends on </w:t>
      </w:r>
      <w:r w:rsidRPr="001D5799">
        <w:rPr>
          <w:i/>
        </w:rPr>
        <w:t xml:space="preserve">b </w:t>
      </w:r>
    </w:p>
    <w:p w14:paraId="59B04D96" w14:textId="77777777" w:rsidR="00B02AE7" w:rsidRDefault="00B02AE7" w:rsidP="009B5669">
      <w:pPr>
        <w:spacing w:beforeLines="1" w:before="2" w:afterLines="1" w:after="2" w:line="360" w:lineRule="auto"/>
        <w:jc w:val="both"/>
        <w:rPr>
          <w:rFonts w:ascii="Times New Roman" w:hAnsi="Times New Roman"/>
          <w:sz w:val="24"/>
          <w:szCs w:val="23"/>
        </w:rPr>
      </w:pPr>
    </w:p>
    <w:p w14:paraId="5B9D6827" w14:textId="77777777" w:rsidR="00A91A6F" w:rsidRPr="001D5799" w:rsidRDefault="00A91A6F" w:rsidP="009B5669">
      <w:pPr>
        <w:spacing w:beforeLines="1" w:before="2" w:afterLines="1" w:after="2" w:line="360" w:lineRule="auto"/>
        <w:jc w:val="both"/>
        <w:rPr>
          <w:rFonts w:ascii="Times New Roman" w:hAnsi="Times New Roman"/>
          <w:sz w:val="24"/>
          <w:szCs w:val="23"/>
        </w:rPr>
      </w:pPr>
    </w:p>
    <w:p w14:paraId="40B19941" w14:textId="77777777" w:rsidR="00CD5918" w:rsidRDefault="00CD5918" w:rsidP="00C70E0A">
      <w:pPr>
        <w:pStyle w:val="Specification"/>
      </w:pPr>
      <w:r w:rsidRPr="00C70E0A">
        <w:rPr>
          <w:rStyle w:val="SpecificationType"/>
        </w:rPr>
        <w:t>Axiom</w:t>
      </w:r>
      <w:r w:rsidRPr="00CD5918">
        <w:rPr>
          <w:smallCaps/>
        </w:rPr>
        <w:t>:</w:t>
      </w:r>
      <w:r>
        <w:t xml:space="preserve"> </w:t>
      </w:r>
      <w:r w:rsidR="00170E26" w:rsidRPr="001D5799">
        <w:t xml:space="preserve">If </w:t>
      </w:r>
      <w:r w:rsidR="00170E26" w:rsidRPr="001D5799">
        <w:rPr>
          <w:i/>
        </w:rPr>
        <w:t>a</w:t>
      </w:r>
      <w:r w:rsidR="00536BF5" w:rsidRPr="001D5799">
        <w:rPr>
          <w:i/>
        </w:rPr>
        <w:t xml:space="preserve"> </w:t>
      </w:r>
      <w:r w:rsidR="00170E26" w:rsidRPr="001D5799">
        <w:rPr>
          <w:b/>
        </w:rPr>
        <w:t>s-depends</w:t>
      </w:r>
      <w:r w:rsidR="00A91A6F">
        <w:rPr>
          <w:b/>
        </w:rPr>
        <w:t xml:space="preserve"> </w:t>
      </w:r>
      <w:r w:rsidR="00A91A6F">
        <w:t xml:space="preserve">on something </w:t>
      </w:r>
      <w:r w:rsidR="00A91A6F">
        <w:rPr>
          <w:b/>
        </w:rPr>
        <w:t xml:space="preserve">at </w:t>
      </w:r>
      <w:r w:rsidR="00A91A6F" w:rsidRPr="00A91A6F">
        <w:rPr>
          <w:i/>
        </w:rPr>
        <w:t>t</w:t>
      </w:r>
      <w:r w:rsidR="00170E26" w:rsidRPr="001D5799">
        <w:t xml:space="preserve">, then </w:t>
      </w:r>
      <w:r w:rsidR="00A91A6F">
        <w:rPr>
          <w:i/>
        </w:rPr>
        <w:t>a</w:t>
      </w:r>
      <w:r w:rsidR="00170E26" w:rsidRPr="001D5799">
        <w:t xml:space="preserve"> </w:t>
      </w:r>
      <w:r w:rsidR="00170E26" w:rsidRPr="001D5799">
        <w:rPr>
          <w:b/>
        </w:rPr>
        <w:t xml:space="preserve">s-depends </w:t>
      </w:r>
      <w:r w:rsidR="00170E26" w:rsidRPr="001D5799">
        <w:t xml:space="preserve">at every time at which it exists. </w:t>
      </w:r>
    </w:p>
    <w:p w14:paraId="78511A77" w14:textId="77777777" w:rsidR="001D3291" w:rsidRDefault="001D3291" w:rsidP="009B5669">
      <w:pPr>
        <w:spacing w:beforeLines="1" w:before="2" w:afterLines="1" w:after="2" w:line="360" w:lineRule="auto"/>
        <w:jc w:val="both"/>
        <w:rPr>
          <w:rFonts w:ascii="Times New Roman" w:hAnsi="Times New Roman"/>
          <w:sz w:val="24"/>
          <w:szCs w:val="23"/>
        </w:rPr>
      </w:pPr>
    </w:p>
    <w:p w14:paraId="5A714ED9" w14:textId="0900586D" w:rsidR="00CD5918" w:rsidRPr="001D3291" w:rsidRDefault="00CD5918"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 </w:t>
      </w:r>
      <w:r w:rsidRPr="00CD5918">
        <w:rPr>
          <w:rFonts w:ascii="Times New Roman" w:hAnsi="Times New Roman"/>
          <w:i/>
          <w:sz w:val="24"/>
          <w:szCs w:val="23"/>
        </w:rPr>
        <w:t>dependent continuant</w:t>
      </w:r>
      <w:r>
        <w:rPr>
          <w:rFonts w:ascii="Times New Roman" w:hAnsi="Times New Roman"/>
          <w:sz w:val="24"/>
          <w:szCs w:val="23"/>
        </w:rPr>
        <w:t xml:space="preserve"> (s-dependent continuant entity) cannot migrate from one independent continuant bearer to another. </w:t>
      </w:r>
      <w:r w:rsidR="004E47A9">
        <w:rPr>
          <w:rFonts w:ascii="Times New Roman" w:hAnsi="Times New Roman"/>
          <w:sz w:val="24"/>
          <w:szCs w:val="23"/>
        </w:rPr>
        <w:t>A</w:t>
      </w:r>
      <w:r>
        <w:rPr>
          <w:rFonts w:ascii="Times New Roman" w:hAnsi="Times New Roman"/>
          <w:sz w:val="24"/>
          <w:szCs w:val="23"/>
        </w:rPr>
        <w:t xml:space="preserve"> </w:t>
      </w:r>
      <w:r w:rsidR="004E47A9">
        <w:rPr>
          <w:rFonts w:ascii="Times New Roman" w:hAnsi="Times New Roman"/>
          <w:i/>
          <w:sz w:val="24"/>
          <w:szCs w:val="23"/>
        </w:rPr>
        <w:t>process</w:t>
      </w:r>
      <w:r>
        <w:rPr>
          <w:rFonts w:ascii="Times New Roman" w:hAnsi="Times New Roman"/>
          <w:sz w:val="24"/>
          <w:szCs w:val="23"/>
        </w:rPr>
        <w:t xml:space="preserve"> </w:t>
      </w:r>
      <w:r w:rsidR="009D433A">
        <w:rPr>
          <w:rFonts w:ascii="Times New Roman" w:hAnsi="Times New Roman"/>
          <w:sz w:val="24"/>
          <w:szCs w:val="23"/>
        </w:rPr>
        <w:t xml:space="preserve">(every </w:t>
      </w:r>
      <w:r w:rsidR="004E47A9">
        <w:rPr>
          <w:rFonts w:ascii="Times New Roman" w:hAnsi="Times New Roman"/>
          <w:i/>
          <w:sz w:val="24"/>
          <w:szCs w:val="23"/>
        </w:rPr>
        <w:t>process</w:t>
      </w:r>
      <w:r w:rsidR="009D433A">
        <w:rPr>
          <w:rFonts w:ascii="Times New Roman" w:hAnsi="Times New Roman"/>
          <w:i/>
          <w:sz w:val="24"/>
          <w:szCs w:val="23"/>
        </w:rPr>
        <w:t xml:space="preserve"> </w:t>
      </w:r>
      <w:r w:rsidR="009D433A">
        <w:rPr>
          <w:rFonts w:ascii="Times New Roman" w:hAnsi="Times New Roman"/>
          <w:sz w:val="24"/>
          <w:szCs w:val="23"/>
        </w:rPr>
        <w:t xml:space="preserve">is s-dependent on the independent continuants who participate in it) </w:t>
      </w:r>
      <w:r>
        <w:rPr>
          <w:rFonts w:ascii="Times New Roman" w:hAnsi="Times New Roman"/>
          <w:sz w:val="24"/>
          <w:szCs w:val="23"/>
        </w:rPr>
        <w:t xml:space="preserve">may have a succession of participants at different phases of its unfolding (thus there may be different players on the field at different times during the course of a football game); but the </w:t>
      </w:r>
      <w:r w:rsidR="004E47A9">
        <w:rPr>
          <w:rFonts w:ascii="Times New Roman" w:hAnsi="Times New Roman"/>
          <w:i/>
          <w:sz w:val="24"/>
          <w:szCs w:val="23"/>
        </w:rPr>
        <w:t>process</w:t>
      </w:r>
      <w:r>
        <w:rPr>
          <w:rFonts w:ascii="Times New Roman" w:hAnsi="Times New Roman"/>
          <w:sz w:val="24"/>
          <w:szCs w:val="23"/>
        </w:rPr>
        <w:t xml:space="preserve"> </w:t>
      </w:r>
      <w:r w:rsidR="001D3291" w:rsidRPr="001D3291">
        <w:rPr>
          <w:rFonts w:ascii="Times New Roman" w:hAnsi="Times New Roman"/>
          <w:b/>
          <w:sz w:val="24"/>
          <w:szCs w:val="23"/>
        </w:rPr>
        <w:t>s-</w:t>
      </w:r>
      <w:r w:rsidRPr="001D3291">
        <w:rPr>
          <w:rFonts w:ascii="Times New Roman" w:hAnsi="Times New Roman"/>
          <w:b/>
          <w:sz w:val="24"/>
          <w:szCs w:val="23"/>
        </w:rPr>
        <w:t>depends</w:t>
      </w:r>
      <w:r>
        <w:rPr>
          <w:rFonts w:ascii="Times New Roman" w:hAnsi="Times New Roman"/>
          <w:sz w:val="24"/>
          <w:szCs w:val="23"/>
        </w:rPr>
        <w:t xml:space="preserve"> </w:t>
      </w:r>
      <w:r w:rsidR="001D3291">
        <w:rPr>
          <w:rFonts w:ascii="Times New Roman" w:hAnsi="Times New Roman"/>
          <w:sz w:val="24"/>
          <w:szCs w:val="23"/>
        </w:rPr>
        <w:t xml:space="preserve">on all of these players nonetheless, since </w:t>
      </w:r>
      <w:r w:rsidR="001D3291" w:rsidRPr="001D3291">
        <w:rPr>
          <w:rFonts w:ascii="Times New Roman" w:hAnsi="Times New Roman"/>
          <w:b/>
          <w:sz w:val="24"/>
          <w:szCs w:val="23"/>
        </w:rPr>
        <w:t>s-dependence</w:t>
      </w:r>
      <w:r w:rsidR="001D3291">
        <w:rPr>
          <w:rFonts w:ascii="Times New Roman" w:hAnsi="Times New Roman"/>
          <w:b/>
          <w:sz w:val="24"/>
          <w:szCs w:val="23"/>
        </w:rPr>
        <w:t xml:space="preserve"> </w:t>
      </w:r>
      <w:r w:rsidR="001D3291">
        <w:rPr>
          <w:rFonts w:ascii="Times New Roman" w:hAnsi="Times New Roman"/>
          <w:sz w:val="24"/>
          <w:szCs w:val="23"/>
        </w:rPr>
        <w:t xml:space="preserve">for </w:t>
      </w:r>
      <w:r w:rsidR="001D3291">
        <w:rPr>
          <w:rFonts w:ascii="Times New Roman" w:hAnsi="Times New Roman"/>
          <w:i/>
          <w:sz w:val="24"/>
          <w:szCs w:val="23"/>
        </w:rPr>
        <w:t xml:space="preserve">occurrents </w:t>
      </w:r>
      <w:r w:rsidR="001D3291">
        <w:rPr>
          <w:rFonts w:ascii="Times New Roman" w:hAnsi="Times New Roman"/>
          <w:sz w:val="24"/>
          <w:szCs w:val="23"/>
        </w:rPr>
        <w:t>is not indexed by time.</w:t>
      </w:r>
    </w:p>
    <w:p w14:paraId="47EAD258" w14:textId="77777777" w:rsidR="00CD5918" w:rsidRDefault="00CD5918" w:rsidP="009B5669">
      <w:pPr>
        <w:spacing w:beforeLines="1" w:before="2" w:afterLines="1" w:after="2" w:line="360" w:lineRule="auto"/>
        <w:jc w:val="both"/>
        <w:rPr>
          <w:rFonts w:ascii="Times New Roman" w:hAnsi="Times New Roman"/>
          <w:sz w:val="24"/>
          <w:szCs w:val="23"/>
        </w:rPr>
      </w:pPr>
    </w:p>
    <w:p w14:paraId="169448F2" w14:textId="77777777" w:rsidR="00CF7DCA" w:rsidRPr="001D5799" w:rsidRDefault="00921592"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The entities which </w:t>
      </w:r>
      <w:r w:rsidRPr="001D5799">
        <w:rPr>
          <w:rFonts w:ascii="Times New Roman" w:hAnsi="Times New Roman"/>
          <w:b/>
          <w:sz w:val="24"/>
          <w:szCs w:val="23"/>
        </w:rPr>
        <w:t xml:space="preserve">s-depend </w:t>
      </w:r>
      <w:r w:rsidRPr="001D5799">
        <w:rPr>
          <w:rFonts w:ascii="Times New Roman" w:hAnsi="Times New Roman"/>
          <w:sz w:val="24"/>
          <w:szCs w:val="23"/>
        </w:rPr>
        <w:t>include</w:t>
      </w:r>
      <w:r w:rsidRPr="001D5799">
        <w:rPr>
          <w:rFonts w:ascii="Times New Roman" w:hAnsi="Times New Roman"/>
          <w:i/>
          <w:sz w:val="24"/>
          <w:szCs w:val="23"/>
        </w:rPr>
        <w:t xml:space="preserve"> </w:t>
      </w:r>
    </w:p>
    <w:p w14:paraId="51BF309F" w14:textId="77777777" w:rsidR="00CF7DCA" w:rsidRPr="001D5799" w:rsidRDefault="00921592" w:rsidP="00CF7DCA">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dependent continuants</w:t>
      </w:r>
      <w:r w:rsidRPr="001D5799">
        <w:rPr>
          <w:rFonts w:ascii="Times New Roman" w:hAnsi="Times New Roman"/>
          <w:sz w:val="24"/>
          <w:szCs w:val="23"/>
        </w:rPr>
        <w:t>, which</w:t>
      </w:r>
      <w:r w:rsidR="00CF7DCA" w:rsidRPr="001D5799">
        <w:rPr>
          <w:rFonts w:ascii="Times New Roman" w:hAnsi="Times New Roman"/>
          <w:sz w:val="24"/>
          <w:szCs w:val="23"/>
        </w:rPr>
        <w:t xml:space="preserve"> </w:t>
      </w:r>
      <w:r w:rsidRPr="001D5799">
        <w:rPr>
          <w:rFonts w:ascii="Times New Roman" w:hAnsi="Times New Roman"/>
          <w:b/>
          <w:sz w:val="24"/>
          <w:szCs w:val="23"/>
        </w:rPr>
        <w:t>s-depend</w:t>
      </w:r>
      <w:r w:rsidRPr="001D5799">
        <w:rPr>
          <w:rFonts w:ascii="Times New Roman" w:hAnsi="Times New Roman"/>
          <w:sz w:val="24"/>
          <w:szCs w:val="23"/>
        </w:rPr>
        <w:t xml:space="preserve"> </w:t>
      </w:r>
      <w:r w:rsidR="00CF7DCA" w:rsidRPr="001D5799">
        <w:rPr>
          <w:rFonts w:ascii="Times New Roman" w:hAnsi="Times New Roman"/>
          <w:sz w:val="24"/>
          <w:szCs w:val="23"/>
        </w:rPr>
        <w:t xml:space="preserve">in every case </w:t>
      </w:r>
      <w:r w:rsidR="00860FD4" w:rsidRPr="001D5799">
        <w:rPr>
          <w:rFonts w:ascii="Times New Roman" w:hAnsi="Times New Roman"/>
          <w:sz w:val="24"/>
          <w:szCs w:val="23"/>
        </w:rPr>
        <w:t xml:space="preserve">on </w:t>
      </w:r>
      <w:r w:rsidR="00CF7DCA" w:rsidRPr="001D5799">
        <w:rPr>
          <w:rFonts w:ascii="Times New Roman" w:hAnsi="Times New Roman"/>
          <w:sz w:val="24"/>
          <w:szCs w:val="23"/>
        </w:rPr>
        <w:t xml:space="preserve">one or more </w:t>
      </w:r>
      <w:r w:rsidR="00860FD4" w:rsidRPr="001D5799">
        <w:rPr>
          <w:rFonts w:ascii="Times New Roman" w:hAnsi="Times New Roman"/>
          <w:i/>
          <w:sz w:val="24"/>
          <w:szCs w:val="23"/>
        </w:rPr>
        <w:t>independent continuants</w:t>
      </w:r>
      <w:r w:rsidR="00860FD4" w:rsidRPr="001D5799">
        <w:rPr>
          <w:rFonts w:ascii="Times New Roman" w:hAnsi="Times New Roman"/>
          <w:sz w:val="24"/>
          <w:szCs w:val="23"/>
        </w:rPr>
        <w:t xml:space="preserve"> which are </w:t>
      </w:r>
      <w:r w:rsidR="00CF7DCA" w:rsidRPr="001D5799">
        <w:rPr>
          <w:rFonts w:ascii="Times New Roman" w:hAnsi="Times New Roman"/>
          <w:sz w:val="24"/>
          <w:szCs w:val="23"/>
        </w:rPr>
        <w:t xml:space="preserve">their bearers,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 among themselves;</w:t>
      </w:r>
    </w:p>
    <w:p w14:paraId="2EB93342" w14:textId="77777777" w:rsidR="00C449B1" w:rsidRPr="001D5799" w:rsidRDefault="00921592" w:rsidP="009B5669">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occurrents</w:t>
      </w:r>
      <w:r w:rsidRPr="001D5799">
        <w:rPr>
          <w:rFonts w:ascii="Times New Roman" w:hAnsi="Times New Roman"/>
          <w:sz w:val="24"/>
          <w:szCs w:val="23"/>
        </w:rPr>
        <w:t xml:space="preserve">, which </w:t>
      </w:r>
      <w:r w:rsidRPr="001D5799">
        <w:rPr>
          <w:rFonts w:ascii="Times New Roman" w:hAnsi="Times New Roman"/>
          <w:b/>
          <w:sz w:val="24"/>
          <w:szCs w:val="23"/>
        </w:rPr>
        <w:t xml:space="preserve">s-depend </w:t>
      </w:r>
      <w:r w:rsidR="00CF7DCA" w:rsidRPr="001D5799">
        <w:rPr>
          <w:rFonts w:ascii="Times New Roman" w:hAnsi="Times New Roman"/>
          <w:sz w:val="24"/>
          <w:szCs w:val="23"/>
        </w:rPr>
        <w:t>in every case</w:t>
      </w:r>
      <w:r w:rsidR="00CF7DCA" w:rsidRPr="001D5799">
        <w:rPr>
          <w:rFonts w:ascii="Times New Roman" w:hAnsi="Times New Roman"/>
          <w:b/>
          <w:sz w:val="24"/>
          <w:szCs w:val="23"/>
        </w:rPr>
        <w:t xml:space="preserve"> </w:t>
      </w:r>
      <w:r w:rsidR="00151755" w:rsidRPr="001D5799">
        <w:rPr>
          <w:rFonts w:ascii="Times New Roman" w:hAnsi="Times New Roman"/>
          <w:sz w:val="24"/>
          <w:szCs w:val="23"/>
        </w:rPr>
        <w:t>on</w:t>
      </w:r>
      <w:r w:rsidRPr="001D5799">
        <w:rPr>
          <w:rFonts w:ascii="Times New Roman" w:hAnsi="Times New Roman"/>
          <w:sz w:val="24"/>
          <w:szCs w:val="23"/>
        </w:rPr>
        <w:t xml:space="preserve"> </w:t>
      </w:r>
      <w:r w:rsidR="00CF7DCA" w:rsidRPr="001D5799">
        <w:rPr>
          <w:rFonts w:ascii="Times New Roman" w:hAnsi="Times New Roman"/>
          <w:sz w:val="24"/>
          <w:szCs w:val="23"/>
        </w:rPr>
        <w:t xml:space="preserve">one or more </w:t>
      </w:r>
      <w:r w:rsidRPr="001D5799">
        <w:rPr>
          <w:rFonts w:ascii="Times New Roman" w:hAnsi="Times New Roman"/>
          <w:i/>
          <w:sz w:val="24"/>
          <w:szCs w:val="23"/>
        </w:rPr>
        <w:t xml:space="preserve">independent </w:t>
      </w:r>
      <w:r w:rsidR="00151755" w:rsidRPr="001D5799">
        <w:rPr>
          <w:rFonts w:ascii="Times New Roman" w:hAnsi="Times New Roman"/>
          <w:i/>
          <w:sz w:val="24"/>
          <w:szCs w:val="23"/>
        </w:rPr>
        <w:t>continuants</w:t>
      </w:r>
      <w:r w:rsidR="00151755" w:rsidRPr="001D5799">
        <w:rPr>
          <w:rFonts w:ascii="Times New Roman" w:hAnsi="Times New Roman"/>
          <w:sz w:val="24"/>
          <w:szCs w:val="23"/>
        </w:rPr>
        <w:t xml:space="preserve"> which</w:t>
      </w:r>
      <w:r w:rsidRPr="001D5799">
        <w:rPr>
          <w:rFonts w:ascii="Times New Roman" w:hAnsi="Times New Roman"/>
          <w:sz w:val="24"/>
          <w:szCs w:val="23"/>
        </w:rPr>
        <w:t xml:space="preserve"> </w:t>
      </w:r>
      <w:r w:rsidRPr="001D5799">
        <w:rPr>
          <w:rFonts w:ascii="Times New Roman" w:hAnsi="Times New Roman"/>
          <w:b/>
          <w:sz w:val="24"/>
          <w:szCs w:val="23"/>
        </w:rPr>
        <w:t>participate</w:t>
      </w:r>
      <w:r w:rsidRPr="001D5799">
        <w:rPr>
          <w:rFonts w:ascii="Times New Roman" w:hAnsi="Times New Roman"/>
          <w:sz w:val="24"/>
          <w:szCs w:val="23"/>
        </w:rPr>
        <w:t xml:space="preserve"> in them</w:t>
      </w:r>
      <w:r w:rsidR="00CF7DCA" w:rsidRPr="001D5799">
        <w:rPr>
          <w:rFonts w:ascii="Times New Roman" w:hAnsi="Times New Roman"/>
          <w:sz w:val="24"/>
          <w:szCs w:val="23"/>
        </w:rPr>
        <w:t xml:space="preserve">,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w:t>
      </w:r>
      <w:r w:rsidR="00CF7DCA" w:rsidRPr="001D5799">
        <w:rPr>
          <w:rFonts w:ascii="Times New Roman" w:hAnsi="Times New Roman"/>
          <w:b/>
          <w:sz w:val="24"/>
          <w:szCs w:val="23"/>
        </w:rPr>
        <w:t xml:space="preserve"> </w:t>
      </w:r>
      <w:r w:rsidR="007236C7" w:rsidRPr="001D5799">
        <w:rPr>
          <w:rFonts w:ascii="Times New Roman" w:hAnsi="Times New Roman"/>
          <w:sz w:val="24"/>
          <w:szCs w:val="23"/>
        </w:rPr>
        <w:t xml:space="preserve">to other dependent entities, including </w:t>
      </w:r>
      <w:r w:rsidR="007236C7" w:rsidRPr="001D5799">
        <w:rPr>
          <w:rFonts w:ascii="Times New Roman" w:hAnsi="Times New Roman"/>
          <w:i/>
          <w:sz w:val="24"/>
          <w:szCs w:val="23"/>
        </w:rPr>
        <w:t>qualities</w:t>
      </w:r>
      <w:r w:rsidR="007236C7" w:rsidRPr="001D5799">
        <w:rPr>
          <w:rFonts w:ascii="Times New Roman" w:hAnsi="Times New Roman"/>
          <w:sz w:val="24"/>
          <w:szCs w:val="23"/>
        </w:rPr>
        <w:t xml:space="preserve">, </w:t>
      </w:r>
      <w:r w:rsidR="007236C7" w:rsidRPr="001D5799">
        <w:rPr>
          <w:rFonts w:ascii="Times New Roman" w:hAnsi="Times New Roman"/>
          <w:i/>
          <w:sz w:val="24"/>
          <w:szCs w:val="23"/>
        </w:rPr>
        <w:t>dispositions</w:t>
      </w:r>
      <w:r w:rsidR="007236C7" w:rsidRPr="001D5799">
        <w:rPr>
          <w:rFonts w:ascii="Times New Roman" w:hAnsi="Times New Roman"/>
          <w:sz w:val="24"/>
          <w:szCs w:val="23"/>
        </w:rPr>
        <w:t xml:space="preserve">, and </w:t>
      </w:r>
      <w:r w:rsidR="007236C7" w:rsidRPr="001D5799">
        <w:rPr>
          <w:rFonts w:ascii="Times New Roman" w:hAnsi="Times New Roman"/>
          <w:i/>
          <w:sz w:val="24"/>
          <w:szCs w:val="23"/>
        </w:rPr>
        <w:t>occurrents</w:t>
      </w:r>
      <w:r w:rsidR="007236C7" w:rsidRPr="001D5799">
        <w:rPr>
          <w:rFonts w:ascii="Times New Roman" w:hAnsi="Times New Roman"/>
          <w:sz w:val="24"/>
          <w:szCs w:val="23"/>
        </w:rPr>
        <w:t xml:space="preserve"> (see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chapter 8;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_Ref309155480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22</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and the discussion of </w:t>
      </w:r>
      <w:r w:rsidR="007236C7" w:rsidRPr="001D5799">
        <w:rPr>
          <w:rFonts w:ascii="Times New Roman" w:hAnsi="Times New Roman"/>
          <w:i/>
          <w:sz w:val="24"/>
          <w:szCs w:val="23"/>
        </w:rPr>
        <w:t>process profiles</w:t>
      </w:r>
      <w:r w:rsidR="007236C7" w:rsidRPr="001D5799">
        <w:rPr>
          <w:rFonts w:ascii="Times New Roman" w:hAnsi="Times New Roman"/>
          <w:sz w:val="24"/>
          <w:szCs w:val="23"/>
        </w:rPr>
        <w:t>, below)</w:t>
      </w:r>
      <w:r w:rsidR="00CF7DCA" w:rsidRPr="001D5799">
        <w:rPr>
          <w:rFonts w:ascii="Times New Roman" w:hAnsi="Times New Roman"/>
          <w:sz w:val="24"/>
          <w:szCs w:val="23"/>
        </w:rPr>
        <w:t>.</w:t>
      </w:r>
    </w:p>
    <w:p w14:paraId="11F0293F" w14:textId="77777777" w:rsidR="0018556D" w:rsidRPr="001D5799" w:rsidRDefault="0018556D" w:rsidP="0018556D">
      <w:pPr>
        <w:spacing w:beforeLines="1" w:before="2" w:afterLines="1" w:after="2" w:line="360" w:lineRule="auto"/>
        <w:jc w:val="both"/>
        <w:rPr>
          <w:rFonts w:ascii="Times New Roman" w:hAnsi="Times New Roman"/>
          <w:color w:val="000000"/>
          <w:sz w:val="24"/>
          <w:szCs w:val="23"/>
        </w:rPr>
      </w:pPr>
    </w:p>
    <w:p w14:paraId="456B0731" w14:textId="77777777" w:rsidR="0018556D" w:rsidRPr="001D5799" w:rsidRDefault="0018556D" w:rsidP="0018556D">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Types of s-dependence</w:t>
      </w:r>
    </w:p>
    <w:p w14:paraId="35FFAA35" w14:textId="77777777" w:rsidR="0018556D" w:rsidRPr="001D5799" w:rsidRDefault="0018556D" w:rsidP="0018556D">
      <w:pPr>
        <w:spacing w:beforeLines="1" w:before="2" w:afterLines="1" w:after="2" w:line="360" w:lineRule="auto"/>
        <w:jc w:val="both"/>
        <w:rPr>
          <w:rFonts w:ascii="Times New Roman" w:hAnsi="Times New Roman"/>
          <w:b/>
          <w:sz w:val="24"/>
          <w:szCs w:val="23"/>
        </w:rPr>
      </w:pPr>
    </w:p>
    <w:p w14:paraId="2C319111" w14:textId="77777777" w:rsidR="00D95DB0" w:rsidRPr="001D5799" w:rsidRDefault="00860FD4" w:rsidP="009B5669">
      <w:pPr>
        <w:spacing w:beforeLines="1" w:before="2" w:line="360" w:lineRule="auto"/>
        <w:jc w:val="both"/>
        <w:rPr>
          <w:rFonts w:ascii="Times New Roman" w:hAnsi="Times New Roman"/>
          <w:sz w:val="24"/>
          <w:szCs w:val="23"/>
        </w:rPr>
      </w:pPr>
      <w:r w:rsidRPr="001D5799">
        <w:rPr>
          <w:rFonts w:ascii="Times New Roman" w:hAnsi="Times New Roman"/>
          <w:sz w:val="24"/>
          <w:szCs w:val="23"/>
        </w:rPr>
        <w:t>Examples</w:t>
      </w:r>
      <w:r w:rsidR="00536BF5" w:rsidRPr="001D5799">
        <w:rPr>
          <w:rFonts w:ascii="Times New Roman" w:hAnsi="Times New Roman"/>
          <w:sz w:val="24"/>
          <w:szCs w:val="23"/>
        </w:rPr>
        <w:t xml:space="preserve"> </w:t>
      </w:r>
      <w:r w:rsidRPr="001D5799">
        <w:rPr>
          <w:rFonts w:ascii="Times New Roman" w:hAnsi="Times New Roman"/>
          <w:sz w:val="24"/>
          <w:szCs w:val="23"/>
        </w:rPr>
        <w:t>of</w:t>
      </w:r>
      <w:r w:rsidR="00536BF5" w:rsidRPr="001D5799">
        <w:rPr>
          <w:rFonts w:ascii="Times New Roman" w:hAnsi="Times New Roman"/>
          <w:sz w:val="24"/>
          <w:szCs w:val="23"/>
        </w:rPr>
        <w:t xml:space="preserve"> </w:t>
      </w:r>
      <w:r w:rsidR="00D95DB0" w:rsidRPr="001D5799">
        <w:rPr>
          <w:rFonts w:ascii="Times New Roman" w:hAnsi="Times New Roman"/>
          <w:b/>
          <w:sz w:val="24"/>
          <w:szCs w:val="23"/>
        </w:rPr>
        <w:t xml:space="preserve">one-sided s-dependence </w:t>
      </w:r>
      <w:r w:rsidR="00D95DB0" w:rsidRPr="001D5799">
        <w:rPr>
          <w:rFonts w:ascii="Times New Roman" w:hAnsi="Times New Roman"/>
          <w:sz w:val="24"/>
          <w:szCs w:val="23"/>
        </w:rPr>
        <w:t xml:space="preserve">of a </w:t>
      </w:r>
      <w:r w:rsidR="00D95DB0" w:rsidRPr="001D5799">
        <w:rPr>
          <w:rFonts w:ascii="Times New Roman" w:hAnsi="Times New Roman"/>
          <w:i/>
          <w:sz w:val="24"/>
          <w:szCs w:val="23"/>
        </w:rPr>
        <w:t xml:space="preserve">dependent continuant </w:t>
      </w:r>
      <w:r w:rsidR="00D95DB0" w:rsidRPr="001D5799">
        <w:rPr>
          <w:rFonts w:ascii="Times New Roman" w:hAnsi="Times New Roman"/>
          <w:sz w:val="24"/>
          <w:szCs w:val="23"/>
        </w:rPr>
        <w:t xml:space="preserve">on an independent continuant: </w:t>
      </w:r>
    </w:p>
    <w:p w14:paraId="0496FC8A" w14:textId="77777777"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w:t>
      </w:r>
      <w:r w:rsidR="00C449B1" w:rsidRPr="001D5799">
        <w:rPr>
          <w:rFonts w:ascii="Times New Roman" w:hAnsi="Times New Roman"/>
          <w:sz w:val="24"/>
          <w:szCs w:val="23"/>
        </w:rPr>
        <w:t>n</w:t>
      </w:r>
      <w:r w:rsidRPr="001D5799">
        <w:rPr>
          <w:rFonts w:ascii="Times New Roman" w:hAnsi="Times New Roman"/>
          <w:sz w:val="24"/>
          <w:szCs w:val="23"/>
        </w:rPr>
        <w:t xml:space="preserve">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 </w:t>
      </w:r>
      <w:r w:rsidRPr="001D5799">
        <w:rPr>
          <w:rFonts w:ascii="Times New Roman" w:hAnsi="Times New Roman"/>
          <w:i/>
          <w:sz w:val="24"/>
          <w:szCs w:val="23"/>
        </w:rPr>
        <w:t>headache</w:t>
      </w:r>
      <w:r w:rsidRPr="001D5799">
        <w:rPr>
          <w:rFonts w:ascii="Times New Roman" w:hAnsi="Times New Roman"/>
          <w:sz w:val="24"/>
          <w:szCs w:val="23"/>
        </w:rPr>
        <w:t xml:space="preserve">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w:t>
      </w:r>
      <w:r w:rsidRPr="001D5799">
        <w:rPr>
          <w:rFonts w:ascii="Times New Roman" w:hAnsi="Times New Roman"/>
          <w:sz w:val="24"/>
          <w:szCs w:val="23"/>
        </w:rPr>
        <w:t>on a</w:t>
      </w:r>
      <w:r w:rsidR="00C449B1" w:rsidRPr="001D5799">
        <w:rPr>
          <w:rFonts w:ascii="Times New Roman" w:hAnsi="Times New Roman"/>
          <w:sz w:val="24"/>
          <w:szCs w:val="23"/>
        </w:rPr>
        <w:t xml:space="preserve">n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w:t>
      </w:r>
      <w:r w:rsidRPr="001D5799">
        <w:rPr>
          <w:rFonts w:ascii="Times New Roman" w:hAnsi="Times New Roman"/>
          <w:sz w:val="24"/>
          <w:szCs w:val="23"/>
        </w:rPr>
        <w:t xml:space="preserve"> </w:t>
      </w:r>
      <w:r w:rsidRPr="001D5799">
        <w:rPr>
          <w:rFonts w:ascii="Times New Roman" w:hAnsi="Times New Roman"/>
          <w:i/>
          <w:sz w:val="24"/>
          <w:szCs w:val="23"/>
        </w:rPr>
        <w:t>head</w:t>
      </w:r>
    </w:p>
    <w:p w14:paraId="2F62F8ED" w14:textId="77777777"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instance</w:t>
      </w:r>
      <w:r w:rsidRPr="001D5799">
        <w:rPr>
          <w:rFonts w:ascii="Times New Roman" w:hAnsi="Times New Roman"/>
          <w:sz w:val="24"/>
          <w:szCs w:val="23"/>
        </w:rPr>
        <w:t xml:space="preserve"> of </w:t>
      </w:r>
      <w:r w:rsidRPr="001D5799">
        <w:rPr>
          <w:rFonts w:ascii="Times New Roman" w:hAnsi="Times New Roman"/>
          <w:i/>
          <w:sz w:val="24"/>
          <w:szCs w:val="23"/>
        </w:rPr>
        <w:t>temperature</w:t>
      </w:r>
      <w:r w:rsidRPr="001D5799">
        <w:rPr>
          <w:rFonts w:ascii="Times New Roman" w:hAnsi="Times New Roman"/>
          <w:sz w:val="24"/>
          <w:szCs w:val="23"/>
        </w:rPr>
        <w:t xml:space="preserve"> </w:t>
      </w:r>
      <w:r w:rsidR="00416AC8" w:rsidRPr="001D5799">
        <w:rPr>
          <w:rFonts w:ascii="Times New Roman" w:hAnsi="Times New Roman"/>
          <w:sz w:val="24"/>
          <w:szCs w:val="23"/>
        </w:rPr>
        <w:t xml:space="preserve">e.g. </w:t>
      </w:r>
      <w:r w:rsidRPr="001D5799">
        <w:rPr>
          <w:rFonts w:ascii="Times New Roman" w:hAnsi="Times New Roman"/>
          <w:sz w:val="24"/>
          <w:szCs w:val="23"/>
        </w:rPr>
        <w:t>on some organism</w:t>
      </w:r>
    </w:p>
    <w:p w14:paraId="02F457D2" w14:textId="77777777" w:rsidR="00D95DB0" w:rsidRPr="001D5799" w:rsidRDefault="00E8433C" w:rsidP="00E8433C">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 xml:space="preserve">instance </w:t>
      </w:r>
      <w:r w:rsidRPr="001D5799">
        <w:rPr>
          <w:rFonts w:ascii="Times New Roman" w:hAnsi="Times New Roman"/>
          <w:sz w:val="24"/>
          <w:szCs w:val="23"/>
        </w:rPr>
        <w:t xml:space="preserve">of </w:t>
      </w:r>
      <w:r w:rsidRPr="001D5799">
        <w:rPr>
          <w:rFonts w:ascii="Times New Roman" w:hAnsi="Times New Roman"/>
          <w:i/>
          <w:sz w:val="24"/>
          <w:szCs w:val="23"/>
        </w:rPr>
        <w:t xml:space="preserve">seeing </w:t>
      </w:r>
      <w:r w:rsidRPr="001D5799">
        <w:rPr>
          <w:rFonts w:ascii="Times New Roman" w:hAnsi="Times New Roman"/>
          <w:sz w:val="24"/>
          <w:szCs w:val="23"/>
        </w:rPr>
        <w:t>(a relational process) on some organism and on some seen entity, which may be an occurrent or a continuant</w:t>
      </w:r>
    </w:p>
    <w:p w14:paraId="72D9BDD8" w14:textId="77777777"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cell death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on</w:t>
      </w:r>
      <w:r w:rsidRPr="001D5799">
        <w:rPr>
          <w:rFonts w:ascii="Times New Roman" w:hAnsi="Times New Roman"/>
          <w:sz w:val="24"/>
          <w:szCs w:val="23"/>
        </w:rPr>
        <w:t xml:space="preserve"> a cell </w:t>
      </w:r>
    </w:p>
    <w:p w14:paraId="26550E45" w14:textId="77777777" w:rsidR="00D95DB0" w:rsidRPr="001D5799" w:rsidRDefault="00D95DB0" w:rsidP="009B5669">
      <w:pPr>
        <w:spacing w:beforeLines="1" w:before="2" w:afterLines="1" w:after="2" w:line="360" w:lineRule="auto"/>
        <w:jc w:val="both"/>
        <w:rPr>
          <w:rFonts w:ascii="Times New Roman" w:hAnsi="Times New Roman"/>
          <w:b/>
          <w:sz w:val="24"/>
          <w:szCs w:val="23"/>
        </w:rPr>
      </w:pPr>
    </w:p>
    <w:p w14:paraId="28112EC8" w14:textId="77777777" w:rsidR="00D95DB0" w:rsidRPr="001D5799" w:rsidRDefault="00D95DB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00860FD4" w:rsidRPr="001D5799">
        <w:rPr>
          <w:rFonts w:ascii="Times New Roman" w:hAnsi="Times New Roman"/>
          <w:b/>
          <w:sz w:val="24"/>
          <w:szCs w:val="23"/>
        </w:rPr>
        <w:t>reciprocal s-</w:t>
      </w:r>
      <w:r w:rsidR="00151755" w:rsidRPr="001D5799">
        <w:rPr>
          <w:rFonts w:ascii="Times New Roman" w:hAnsi="Times New Roman"/>
          <w:b/>
          <w:sz w:val="24"/>
          <w:szCs w:val="23"/>
        </w:rPr>
        <w:t>dependence</w:t>
      </w:r>
      <w:r w:rsidR="00151755" w:rsidRPr="001D5799">
        <w:rPr>
          <w:rFonts w:ascii="Times New Roman" w:hAnsi="Times New Roman"/>
          <w:sz w:val="24"/>
          <w:szCs w:val="23"/>
        </w:rPr>
        <w:t xml:space="preserve"> between</w:t>
      </w:r>
      <w:r w:rsidR="00135288" w:rsidRPr="001D5799">
        <w:rPr>
          <w:rFonts w:ascii="Times New Roman" w:hAnsi="Times New Roman"/>
          <w:sz w:val="24"/>
          <w:szCs w:val="23"/>
        </w:rPr>
        <w:t xml:space="preserve"> </w:t>
      </w:r>
      <w:r w:rsidRPr="001D5799">
        <w:rPr>
          <w:rFonts w:ascii="Times New Roman" w:hAnsi="Times New Roman"/>
          <w:i/>
          <w:sz w:val="24"/>
          <w:szCs w:val="23"/>
        </w:rPr>
        <w:t xml:space="preserve">dependent </w:t>
      </w:r>
      <w:r w:rsidR="00860FD4" w:rsidRPr="001D5799">
        <w:rPr>
          <w:rFonts w:ascii="Times New Roman" w:hAnsi="Times New Roman"/>
          <w:i/>
          <w:sz w:val="24"/>
          <w:szCs w:val="23"/>
        </w:rPr>
        <w:t>continuants</w:t>
      </w:r>
      <w:r w:rsidR="00860FD4" w:rsidRPr="001D5799">
        <w:rPr>
          <w:rFonts w:ascii="Times New Roman" w:hAnsi="Times New Roman"/>
          <w:sz w:val="24"/>
          <w:szCs w:val="23"/>
        </w:rPr>
        <w:t>:</w:t>
      </w:r>
    </w:p>
    <w:p w14:paraId="363C6D99" w14:textId="77777777" w:rsidR="00860FD4" w:rsidRPr="001D5799"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two-sided reciprocal </w:t>
      </w:r>
      <w:r w:rsidRPr="001D5799">
        <w:rPr>
          <w:rFonts w:ascii="Times New Roman" w:hAnsi="Times New Roman"/>
          <w:b/>
          <w:sz w:val="24"/>
          <w:szCs w:val="23"/>
        </w:rPr>
        <w:t>s-dependence</w:t>
      </w:r>
      <w:r w:rsidRPr="001D5799">
        <w:rPr>
          <w:rFonts w:ascii="Times New Roman" w:hAnsi="Times New Roman"/>
          <w:sz w:val="24"/>
          <w:szCs w:val="23"/>
        </w:rPr>
        <w:t xml:space="preserve"> of the </w:t>
      </w:r>
      <w:r w:rsidR="00860FD4" w:rsidRPr="001D5799">
        <w:rPr>
          <w:rFonts w:ascii="Times New Roman" w:hAnsi="Times New Roman"/>
          <w:sz w:val="24"/>
          <w:szCs w:val="23"/>
        </w:rPr>
        <w:t>roles of husband and wife</w:t>
      </w:r>
      <w:r w:rsidR="00D95DB0"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95DB0"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20</w:t>
      </w:r>
      <w:r w:rsidR="001E591D" w:rsidRPr="001D5799">
        <w:rPr>
          <w:rFonts w:ascii="Times New Roman" w:hAnsi="Times New Roman"/>
          <w:sz w:val="24"/>
          <w:szCs w:val="23"/>
        </w:rPr>
        <w:fldChar w:fldCharType="end"/>
      </w:r>
      <w:r w:rsidR="00D95DB0" w:rsidRPr="001D5799">
        <w:rPr>
          <w:rFonts w:ascii="Times New Roman" w:hAnsi="Times New Roman"/>
          <w:sz w:val="24"/>
          <w:szCs w:val="23"/>
        </w:rPr>
        <w:t>]</w:t>
      </w:r>
    </w:p>
    <w:p w14:paraId="4745503D" w14:textId="77777777" w:rsidR="00860FD4" w:rsidRPr="001D5799"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hue, saturation and brightness of </w:t>
      </w:r>
      <w:r w:rsidRPr="001D5799">
        <w:rPr>
          <w:rFonts w:ascii="Times New Roman" w:hAnsi="Times New Roman"/>
          <w:sz w:val="24"/>
          <w:szCs w:val="23"/>
        </w:rPr>
        <w:t>a color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14:paraId="4923FCD7" w14:textId="77777777" w:rsidR="00135288" w:rsidRPr="001D5799"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pitch, timbre and </w:t>
      </w:r>
      <w:r w:rsidR="00C449B1" w:rsidRPr="001D5799">
        <w:rPr>
          <w:rFonts w:ascii="Times New Roman" w:hAnsi="Times New Roman"/>
          <w:sz w:val="24"/>
          <w:szCs w:val="23"/>
        </w:rPr>
        <w:t>volume</w:t>
      </w:r>
      <w:r w:rsidR="00860FD4" w:rsidRPr="001D5799">
        <w:rPr>
          <w:rFonts w:ascii="Times New Roman" w:hAnsi="Times New Roman"/>
          <w:sz w:val="24"/>
          <w:szCs w:val="23"/>
        </w:rPr>
        <w:t xml:space="preserve"> of </w:t>
      </w:r>
      <w:r w:rsidRPr="001D5799">
        <w:rPr>
          <w:rFonts w:ascii="Times New Roman" w:hAnsi="Times New Roman"/>
          <w:sz w:val="24"/>
          <w:szCs w:val="23"/>
        </w:rPr>
        <w:t>a tone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14:paraId="04A7A54B" w14:textId="77777777" w:rsidR="001028CA" w:rsidRPr="001D5799" w:rsidRDefault="001028CA" w:rsidP="006C241A">
      <w:pPr>
        <w:spacing w:line="360" w:lineRule="auto"/>
        <w:rPr>
          <w:rFonts w:ascii="Times New Roman" w:hAnsi="Times New Roman"/>
          <w:sz w:val="24"/>
          <w:szCs w:val="23"/>
        </w:rPr>
      </w:pPr>
      <w:r w:rsidRPr="001D5799">
        <w:rPr>
          <w:rFonts w:ascii="Times New Roman" w:hAnsi="Times New Roman"/>
          <w:sz w:val="24"/>
          <w:szCs w:val="23"/>
        </w:rPr>
        <w:t xml:space="preserve">Note that reciprocally dependent entities are in </w:t>
      </w:r>
      <w:r w:rsidR="00CD5918">
        <w:rPr>
          <w:rFonts w:ascii="Times New Roman" w:hAnsi="Times New Roman"/>
          <w:sz w:val="24"/>
          <w:szCs w:val="23"/>
        </w:rPr>
        <w:t>e</w:t>
      </w:r>
      <w:r w:rsidRPr="001D5799">
        <w:rPr>
          <w:rFonts w:ascii="Times New Roman" w:hAnsi="Times New Roman"/>
          <w:sz w:val="24"/>
          <w:szCs w:val="23"/>
        </w:rPr>
        <w:t>very case also one-sidedly dependent on some relevant bearers. This is why you can’t change the pitch of a tone, for example, without changing the string of the banjo</w:t>
      </w:r>
      <w:r w:rsidR="00C635B8" w:rsidRPr="001D5799">
        <w:rPr>
          <w:rFonts w:ascii="Times New Roman" w:hAnsi="Times New Roman"/>
          <w:sz w:val="24"/>
          <w:szCs w:val="23"/>
        </w:rPr>
        <w:t xml:space="preserve"> upon</w:t>
      </w:r>
      <w:r w:rsidRPr="001D5799">
        <w:rPr>
          <w:rFonts w:ascii="Times New Roman" w:hAnsi="Times New Roman"/>
          <w:sz w:val="24"/>
          <w:szCs w:val="23"/>
        </w:rPr>
        <w:t xml:space="preserve"> </w:t>
      </w:r>
      <w:r w:rsidR="00C635B8" w:rsidRPr="001D5799">
        <w:rPr>
          <w:rFonts w:ascii="Times New Roman" w:hAnsi="Times New Roman"/>
          <w:sz w:val="24"/>
          <w:szCs w:val="23"/>
        </w:rPr>
        <w:t xml:space="preserve">which </w:t>
      </w:r>
      <w:r w:rsidRPr="001D5799">
        <w:rPr>
          <w:rFonts w:ascii="Times New Roman" w:hAnsi="Times New Roman"/>
          <w:sz w:val="24"/>
          <w:szCs w:val="23"/>
        </w:rPr>
        <w:t>the tone</w:t>
      </w:r>
      <w:r w:rsidR="00C635B8" w:rsidRPr="001D5799">
        <w:rPr>
          <w:rFonts w:ascii="Times New Roman" w:hAnsi="Times New Roman"/>
          <w:sz w:val="24"/>
          <w:szCs w:val="23"/>
        </w:rPr>
        <w:t xml:space="preserve"> depends</w:t>
      </w:r>
      <w:r w:rsidRPr="001D5799">
        <w:rPr>
          <w:rFonts w:ascii="Times New Roman" w:hAnsi="Times New Roman"/>
          <w:sz w:val="24"/>
          <w:szCs w:val="23"/>
        </w:rPr>
        <w:t>.</w:t>
      </w:r>
    </w:p>
    <w:p w14:paraId="4F39BEF8" w14:textId="6D4CF981" w:rsidR="004F3C45" w:rsidRDefault="004F3C45" w:rsidP="006C241A">
      <w:pPr>
        <w:spacing w:line="360" w:lineRule="auto"/>
        <w:rPr>
          <w:rFonts w:ascii="Times New Roman" w:hAnsi="Times New Roman"/>
          <w:i/>
          <w:sz w:val="24"/>
          <w:szCs w:val="24"/>
        </w:rPr>
      </w:pPr>
      <w:r w:rsidRPr="004F3C45">
        <w:rPr>
          <w:rFonts w:ascii="Times New Roman" w:hAnsi="Times New Roman"/>
          <w:sz w:val="24"/>
          <w:szCs w:val="24"/>
        </w:rPr>
        <w:t xml:space="preserve">Examples of </w:t>
      </w:r>
      <w:r w:rsidRPr="004F3C45">
        <w:rPr>
          <w:rFonts w:ascii="Times New Roman" w:hAnsi="Times New Roman"/>
          <w:b/>
          <w:sz w:val="24"/>
          <w:szCs w:val="24"/>
        </w:rPr>
        <w:t xml:space="preserve">one-sided s-dependence </w:t>
      </w:r>
      <w:r w:rsidRPr="004F3C45">
        <w:rPr>
          <w:rFonts w:ascii="Times New Roman" w:hAnsi="Times New Roman"/>
          <w:sz w:val="24"/>
          <w:szCs w:val="24"/>
        </w:rPr>
        <w:t xml:space="preserve">of an </w:t>
      </w:r>
      <w:r w:rsidRPr="004F3C45">
        <w:rPr>
          <w:rFonts w:ascii="Times New Roman" w:hAnsi="Times New Roman"/>
          <w:i/>
          <w:sz w:val="24"/>
          <w:szCs w:val="24"/>
        </w:rPr>
        <w:t>occurrent</w:t>
      </w:r>
      <w:r w:rsidRPr="004F3C45">
        <w:rPr>
          <w:rFonts w:ascii="Times New Roman" w:hAnsi="Times New Roman"/>
          <w:sz w:val="24"/>
          <w:szCs w:val="24"/>
        </w:rPr>
        <w:t xml:space="preserve"> on an </w:t>
      </w:r>
      <w:r w:rsidRPr="004F3C45">
        <w:rPr>
          <w:rFonts w:ascii="Times New Roman" w:hAnsi="Times New Roman"/>
          <w:i/>
          <w:sz w:val="24"/>
          <w:szCs w:val="24"/>
        </w:rPr>
        <w:t>independent continuant</w:t>
      </w:r>
      <w:r w:rsidR="00B41EE8" w:rsidRPr="00B41EE8">
        <w:rPr>
          <w:rFonts w:ascii="Times New Roman" w:hAnsi="Times New Roman"/>
          <w:sz w:val="24"/>
          <w:szCs w:val="24"/>
        </w:rPr>
        <w:t>:</w:t>
      </w:r>
    </w:p>
    <w:p w14:paraId="75600822" w14:textId="77777777" w:rsidR="004F3C45" w:rsidRDefault="004F3C45" w:rsidP="004F3C45">
      <w:pPr>
        <w:pStyle w:val="ListParagraph"/>
        <w:numPr>
          <w:ilvl w:val="0"/>
          <w:numId w:val="31"/>
        </w:numPr>
        <w:spacing w:line="360" w:lineRule="auto"/>
        <w:rPr>
          <w:rFonts w:ascii="Times New Roman" w:hAnsi="Times New Roman"/>
          <w:sz w:val="24"/>
          <w:szCs w:val="24"/>
        </w:rPr>
      </w:pPr>
      <w:r>
        <w:rPr>
          <w:rFonts w:ascii="Times New Roman" w:hAnsi="Times New Roman"/>
          <w:sz w:val="24"/>
          <w:szCs w:val="24"/>
        </w:rPr>
        <w:t>the one-sided dependence of a handwave on a hand</w:t>
      </w:r>
    </w:p>
    <w:p w14:paraId="0024EA9B" w14:textId="77777777" w:rsidR="004F3C45" w:rsidRPr="004F3C45" w:rsidRDefault="004F3C45" w:rsidP="004F3C45">
      <w:pPr>
        <w:pStyle w:val="ListParagraph"/>
        <w:numPr>
          <w:ilvl w:val="0"/>
          <w:numId w:val="31"/>
        </w:numPr>
        <w:spacing w:line="360" w:lineRule="auto"/>
        <w:rPr>
          <w:rFonts w:ascii="Times New Roman" w:hAnsi="Times New Roman"/>
          <w:sz w:val="24"/>
          <w:szCs w:val="24"/>
        </w:rPr>
      </w:pPr>
      <w:r>
        <w:rPr>
          <w:rFonts w:ascii="Times New Roman" w:hAnsi="Times New Roman"/>
          <w:sz w:val="24"/>
          <w:szCs w:val="24"/>
        </w:rPr>
        <w:t>the one-sided dependence of a football match on the players, the ground, the ball</w:t>
      </w:r>
    </w:p>
    <w:p w14:paraId="2E7CD1EA" w14:textId="77777777" w:rsidR="00135288" w:rsidRPr="001D5799" w:rsidRDefault="00135288" w:rsidP="006C241A">
      <w:pPr>
        <w:spacing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one-sided s-dependence</w:t>
      </w:r>
      <w:r w:rsidRPr="001D5799">
        <w:rPr>
          <w:rFonts w:ascii="Times New Roman" w:hAnsi="Times New Roman"/>
          <w:sz w:val="24"/>
          <w:szCs w:val="23"/>
        </w:rPr>
        <w:t xml:space="preserve"> of one </w:t>
      </w:r>
      <w:r w:rsidRPr="001D5799">
        <w:rPr>
          <w:rFonts w:ascii="Times New Roman" w:hAnsi="Times New Roman"/>
          <w:i/>
          <w:sz w:val="24"/>
          <w:szCs w:val="23"/>
        </w:rPr>
        <w:t>occurrent</w:t>
      </w:r>
      <w:r w:rsidRPr="001D5799">
        <w:rPr>
          <w:rFonts w:ascii="Times New Roman" w:hAnsi="Times New Roman"/>
          <w:sz w:val="24"/>
          <w:szCs w:val="23"/>
        </w:rPr>
        <w:t xml:space="preserve"> on another</w:t>
      </w:r>
    </w:p>
    <w:p w14:paraId="058DC32C" w14:textId="77777777" w:rsidR="00135288" w:rsidRPr="001D5799"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answering a question is dependent on a prior </w:t>
      </w:r>
      <w:r w:rsidRPr="001D5799">
        <w:rPr>
          <w:rFonts w:ascii="Times New Roman" w:hAnsi="Times New Roman"/>
          <w:i/>
          <w:sz w:val="24"/>
          <w:szCs w:val="23"/>
        </w:rPr>
        <w:t>process</w:t>
      </w:r>
      <w:r w:rsidRPr="001D5799">
        <w:rPr>
          <w:rFonts w:ascii="Times New Roman" w:hAnsi="Times New Roman"/>
          <w:sz w:val="24"/>
          <w:szCs w:val="23"/>
        </w:rPr>
        <w:t xml:space="preserve"> of asking a question</w:t>
      </w:r>
    </w:p>
    <w:p w14:paraId="2A851533" w14:textId="77777777" w:rsidR="00CF7DCA" w:rsidRPr="00492DAF" w:rsidRDefault="00135288" w:rsidP="00492DAF">
      <w:pPr>
        <w:pStyle w:val="ListParagraph"/>
        <w:numPr>
          <w:ilvl w:val="0"/>
          <w:numId w:val="12"/>
        </w:numPr>
        <w:spacing w:line="360" w:lineRule="auto"/>
        <w:contextualSpacing w:val="0"/>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obeying a command is dependent on a prior </w:t>
      </w:r>
      <w:r w:rsidRPr="001D5799">
        <w:rPr>
          <w:rFonts w:ascii="Times New Roman" w:hAnsi="Times New Roman"/>
          <w:i/>
          <w:sz w:val="24"/>
          <w:szCs w:val="23"/>
        </w:rPr>
        <w:t xml:space="preserve">process </w:t>
      </w:r>
      <w:r w:rsidRPr="001D5799">
        <w:rPr>
          <w:rFonts w:ascii="Times New Roman" w:hAnsi="Times New Roman"/>
          <w:sz w:val="24"/>
          <w:szCs w:val="23"/>
        </w:rPr>
        <w:t>of issuing a command</w:t>
      </w:r>
    </w:p>
    <w:p w14:paraId="4E8B116E" w14:textId="77777777" w:rsidR="00CF7DCA" w:rsidRPr="001D5799" w:rsidRDefault="00CF7DCA" w:rsidP="00CF7DC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 xml:space="preserve">reciprocal s-dependence </w:t>
      </w:r>
      <w:r w:rsidRPr="001D5799">
        <w:rPr>
          <w:rFonts w:ascii="Times New Roman" w:hAnsi="Times New Roman"/>
          <w:sz w:val="24"/>
          <w:szCs w:val="23"/>
        </w:rPr>
        <w:t xml:space="preserve">between </w:t>
      </w:r>
      <w:r w:rsidRPr="001D5799">
        <w:rPr>
          <w:rFonts w:ascii="Times New Roman" w:hAnsi="Times New Roman"/>
          <w:i/>
          <w:sz w:val="24"/>
          <w:szCs w:val="23"/>
        </w:rPr>
        <w:t>occurrents</w:t>
      </w:r>
      <w:r w:rsidRPr="001D5799">
        <w:rPr>
          <w:rFonts w:ascii="Times New Roman" w:hAnsi="Times New Roman"/>
          <w:sz w:val="24"/>
          <w:szCs w:val="23"/>
        </w:rPr>
        <w:t>:</w:t>
      </w:r>
    </w:p>
    <w:p w14:paraId="482882E0" w14:textId="77777777"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a process of playing with the white pieces in a game of chess is reciprocally dependent on a process of playing with the black pieces in the same game of chess</w:t>
      </w:r>
    </w:p>
    <w:p w14:paraId="5531A404" w14:textId="77777777"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 process of buying and the associated process of selling</w:t>
      </w:r>
    </w:p>
    <w:p w14:paraId="6C6E02B8" w14:textId="77777777" w:rsidR="00135288" w:rsidRPr="001D5799"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increasing the volume of a </w:t>
      </w:r>
      <w:r w:rsidR="00C449B1" w:rsidRPr="001D5799">
        <w:rPr>
          <w:rFonts w:ascii="Times New Roman" w:hAnsi="Times New Roman"/>
          <w:sz w:val="24"/>
          <w:szCs w:val="23"/>
        </w:rPr>
        <w:t>portion</w:t>
      </w:r>
      <w:r w:rsidRPr="001D5799">
        <w:rPr>
          <w:rFonts w:ascii="Times New Roman" w:hAnsi="Times New Roman"/>
          <w:sz w:val="24"/>
          <w:szCs w:val="23"/>
        </w:rPr>
        <w:t xml:space="preserve"> of gas </w:t>
      </w:r>
      <w:r w:rsidR="00C449B1" w:rsidRPr="001D5799">
        <w:rPr>
          <w:rFonts w:ascii="Times New Roman" w:hAnsi="Times New Roman"/>
          <w:sz w:val="24"/>
          <w:szCs w:val="23"/>
        </w:rPr>
        <w:t>while</w:t>
      </w:r>
      <w:r w:rsidRPr="001D5799">
        <w:rPr>
          <w:rFonts w:ascii="Times New Roman" w:hAnsi="Times New Roman"/>
          <w:sz w:val="24"/>
          <w:szCs w:val="23"/>
        </w:rPr>
        <w:t xml:space="preserve"> temperature </w:t>
      </w:r>
      <w:r w:rsidR="00C449B1" w:rsidRPr="001D5799">
        <w:rPr>
          <w:rFonts w:ascii="Times New Roman" w:hAnsi="Times New Roman"/>
          <w:sz w:val="24"/>
          <w:szCs w:val="23"/>
        </w:rPr>
        <w:t xml:space="preserve">remains constant </w:t>
      </w:r>
      <w:r w:rsidRPr="001D5799">
        <w:rPr>
          <w:rFonts w:ascii="Times New Roman" w:hAnsi="Times New Roman"/>
          <w:sz w:val="24"/>
          <w:szCs w:val="23"/>
        </w:rPr>
        <w:t xml:space="preserve">and the associated process of  decreasing the </w:t>
      </w:r>
      <w:r w:rsidR="00416AC8" w:rsidRPr="001D5799">
        <w:rPr>
          <w:rFonts w:ascii="Times New Roman" w:hAnsi="Times New Roman"/>
          <w:sz w:val="24"/>
          <w:szCs w:val="23"/>
        </w:rPr>
        <w:t>pressure exerted by the gas</w:t>
      </w:r>
    </w:p>
    <w:p w14:paraId="536B41CE" w14:textId="77777777" w:rsidR="00C449B1" w:rsidRPr="001D5799" w:rsidRDefault="00C449B1" w:rsidP="00C449B1">
      <w:pPr>
        <w:spacing w:beforeLines="1" w:before="2" w:afterLines="1" w:after="2" w:line="360" w:lineRule="auto"/>
        <w:ind w:left="360"/>
        <w:jc w:val="both"/>
        <w:rPr>
          <w:rFonts w:ascii="Times New Roman" w:hAnsi="Times New Roman"/>
          <w:sz w:val="24"/>
          <w:szCs w:val="23"/>
        </w:rPr>
      </w:pPr>
    </w:p>
    <w:p w14:paraId="54C86A81" w14:textId="77777777" w:rsidR="00445013" w:rsidRPr="001D5799" w:rsidRDefault="009F610B"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7236C7" w:rsidRPr="001D5799">
        <w:rPr>
          <w:rFonts w:ascii="Times New Roman" w:hAnsi="Times New Roman"/>
          <w:sz w:val="24"/>
          <w:szCs w:val="23"/>
        </w:rPr>
        <w:t xml:space="preserve">n entity – for example an act of communication – can </w:t>
      </w:r>
      <w:r w:rsidR="007236C7" w:rsidRPr="001D5799">
        <w:rPr>
          <w:rFonts w:ascii="Times New Roman" w:hAnsi="Times New Roman"/>
          <w:b/>
          <w:sz w:val="24"/>
          <w:szCs w:val="23"/>
        </w:rPr>
        <w:t>s-depend</w:t>
      </w:r>
      <w:r w:rsidR="007236C7" w:rsidRPr="001D5799">
        <w:rPr>
          <w:rFonts w:ascii="Times New Roman" w:hAnsi="Times New Roman"/>
          <w:sz w:val="24"/>
          <w:szCs w:val="23"/>
        </w:rPr>
        <w:t xml:space="preserve"> on more than one entity.</w:t>
      </w:r>
      <w:r w:rsidR="00492DAF">
        <w:rPr>
          <w:rFonts w:ascii="Times New Roman" w:hAnsi="Times New Roman"/>
          <w:sz w:val="24"/>
          <w:szCs w:val="23"/>
        </w:rPr>
        <w:t xml:space="preserve"> Complex phenomena for example in the psychological and social realms (such as inferring, commanding and requesting) or in the realm of multi-organismal biological processes (such as infection and resistance), multiple dependence relations will obtain, involving both continuants and occurrents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_Ref309155275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1</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_Ref309155274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4</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_Ref309483154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28</w:t>
      </w:r>
      <w:r w:rsidR="00492DAF">
        <w:rPr>
          <w:rFonts w:ascii="Times New Roman" w:hAnsi="Times New Roman"/>
          <w:sz w:val="24"/>
          <w:szCs w:val="23"/>
        </w:rPr>
        <w:fldChar w:fldCharType="end"/>
      </w:r>
      <w:r w:rsidR="00492DAF">
        <w:rPr>
          <w:rFonts w:ascii="Times New Roman" w:hAnsi="Times New Roman"/>
          <w:sz w:val="24"/>
          <w:szCs w:val="23"/>
        </w:rPr>
        <w:t xml:space="preserve">]. </w:t>
      </w:r>
    </w:p>
    <w:p w14:paraId="27AABB92" w14:textId="77777777" w:rsidR="007236C7" w:rsidRPr="001D5799" w:rsidRDefault="007236C7"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 </w:t>
      </w:r>
    </w:p>
    <w:p w14:paraId="5BEA884F" w14:textId="77777777" w:rsidR="00C449B1" w:rsidRPr="001D5799" w:rsidRDefault="00C449B1"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the examples under the heading of one-sided </w:t>
      </w:r>
      <w:r w:rsidRPr="001D5799">
        <w:rPr>
          <w:rFonts w:ascii="Times New Roman" w:hAnsi="Times New Roman"/>
          <w:b/>
          <w:sz w:val="24"/>
          <w:szCs w:val="23"/>
        </w:rPr>
        <w:t>s-dependence</w:t>
      </w:r>
      <w:r w:rsidRPr="001D5799">
        <w:rPr>
          <w:rFonts w:ascii="Times New Roman" w:hAnsi="Times New Roman"/>
          <w:sz w:val="24"/>
          <w:szCs w:val="23"/>
        </w:rPr>
        <w:t xml:space="preserve"> among </w:t>
      </w:r>
      <w:r w:rsidRPr="001D5799">
        <w:rPr>
          <w:rFonts w:ascii="Times New Roman" w:hAnsi="Times New Roman"/>
          <w:i/>
          <w:sz w:val="24"/>
          <w:szCs w:val="23"/>
        </w:rPr>
        <w:t xml:space="preserve">occurrents </w:t>
      </w:r>
      <w:r w:rsidRPr="001D5799">
        <w:rPr>
          <w:rFonts w:ascii="Times New Roman" w:hAnsi="Times New Roman"/>
          <w:sz w:val="24"/>
          <w:szCs w:val="23"/>
        </w:rPr>
        <w:t xml:space="preserve">show, the relation of </w:t>
      </w:r>
      <w:r w:rsidRPr="001D5799">
        <w:rPr>
          <w:rFonts w:ascii="Times New Roman" w:hAnsi="Times New Roman"/>
          <w:b/>
          <w:sz w:val="24"/>
          <w:szCs w:val="23"/>
        </w:rPr>
        <w:t>s-dependence</w:t>
      </w:r>
      <w:r w:rsidRPr="001D5799">
        <w:rPr>
          <w:rFonts w:ascii="Times New Roman" w:hAnsi="Times New Roman"/>
          <w:sz w:val="24"/>
          <w:szCs w:val="23"/>
        </w:rPr>
        <w:t xml:space="preserve"> does not in every case require simultaneous existence of its relata.</w:t>
      </w:r>
      <w:r w:rsidR="00445013" w:rsidRPr="001D5799">
        <w:rPr>
          <w:rFonts w:ascii="Times New Roman" w:hAnsi="Times New Roman"/>
          <w:sz w:val="24"/>
          <w:szCs w:val="23"/>
        </w:rPr>
        <w:t xml:space="preserve"> Note the difference between such cases and the cases of historical attributive classes referred to above; the act of answering depends existentially on the prior act of questioning; the human being who was baptized </w:t>
      </w:r>
      <w:r w:rsidR="00492DAF">
        <w:rPr>
          <w:rFonts w:ascii="Times New Roman" w:hAnsi="Times New Roman"/>
          <w:sz w:val="24"/>
          <w:szCs w:val="23"/>
        </w:rPr>
        <w:t xml:space="preserve">or who answered a question </w:t>
      </w:r>
      <w:r w:rsidR="00445013" w:rsidRPr="001D5799">
        <w:rPr>
          <w:rFonts w:ascii="Times New Roman" w:hAnsi="Times New Roman"/>
          <w:sz w:val="24"/>
          <w:szCs w:val="23"/>
        </w:rPr>
        <w:t>does not depend existentially on the prior act of baptism</w:t>
      </w:r>
      <w:r w:rsidR="00492DAF">
        <w:rPr>
          <w:rFonts w:ascii="Times New Roman" w:hAnsi="Times New Roman"/>
          <w:sz w:val="24"/>
          <w:szCs w:val="23"/>
        </w:rPr>
        <w:t xml:space="preserve"> or answering</w:t>
      </w:r>
      <w:r w:rsidR="00445013" w:rsidRPr="001D5799">
        <w:rPr>
          <w:rFonts w:ascii="Times New Roman" w:hAnsi="Times New Roman"/>
          <w:sz w:val="24"/>
          <w:szCs w:val="23"/>
        </w:rPr>
        <w:t>.</w:t>
      </w:r>
      <w:r w:rsidR="00492DAF">
        <w:rPr>
          <w:rFonts w:ascii="Times New Roman" w:hAnsi="Times New Roman"/>
          <w:sz w:val="24"/>
          <w:szCs w:val="23"/>
        </w:rPr>
        <w:t xml:space="preserve"> He would still exist even if these acts had never taken place.</w:t>
      </w:r>
    </w:p>
    <w:p w14:paraId="4F7C2859" w14:textId="77777777" w:rsidR="00C449B1" w:rsidRDefault="00C449B1" w:rsidP="000C52A3"/>
    <w:p w14:paraId="6924BC84" w14:textId="77777777" w:rsidR="00144077" w:rsidRPr="009331CA" w:rsidRDefault="00365F37" w:rsidP="006C241A">
      <w:pPr>
        <w:pStyle w:val="Heading2"/>
        <w:spacing w:line="360" w:lineRule="auto"/>
      </w:pPr>
      <w:bookmarkStart w:id="132" w:name="_Toc313270694"/>
      <w:bookmarkStart w:id="133" w:name="_Toc313472829"/>
      <w:r>
        <w:t>2.1</w:t>
      </w:r>
      <w:r w:rsidR="00755698">
        <w:rPr>
          <w:i/>
        </w:rPr>
        <w:t xml:space="preserve"> Independent C</w:t>
      </w:r>
      <w:r w:rsidR="00921592" w:rsidRPr="00921592">
        <w:rPr>
          <w:i/>
        </w:rPr>
        <w:t>ontinuant</w:t>
      </w:r>
      <w:bookmarkEnd w:id="132"/>
      <w:bookmarkEnd w:id="133"/>
    </w:p>
    <w:p w14:paraId="4160FA28" w14:textId="77777777" w:rsidR="00F604ED" w:rsidRPr="001D5799" w:rsidRDefault="00F604ED" w:rsidP="009B5669">
      <w:pPr>
        <w:spacing w:beforeLines="1" w:before="2" w:afterLines="1" w:after="2" w:line="360" w:lineRule="auto"/>
        <w:rPr>
          <w:rFonts w:ascii="Times New Roman" w:hAnsi="Times New Roman"/>
          <w:i/>
          <w:sz w:val="24"/>
          <w:szCs w:val="23"/>
        </w:rPr>
      </w:pPr>
    </w:p>
    <w:p w14:paraId="2F556039" w14:textId="031BE21F" w:rsidR="00E45547" w:rsidRPr="009331CA" w:rsidRDefault="00492DAF" w:rsidP="00C70E0A">
      <w:pPr>
        <w:pStyle w:val="Specification"/>
      </w:pPr>
      <w:r w:rsidRPr="00C70E0A">
        <w:rPr>
          <w:rStyle w:val="SpecificationType"/>
        </w:rPr>
        <w:t>Definition</w:t>
      </w:r>
      <w:r w:rsidRPr="00492DAF">
        <w:rPr>
          <w:smallCaps/>
        </w:rPr>
        <w:t xml:space="preserve">: </w:t>
      </w:r>
      <w:r w:rsidR="00F604ED" w:rsidRPr="001D5799">
        <w:rPr>
          <w:i/>
        </w:rPr>
        <w:t>A</w:t>
      </w:r>
      <w:r w:rsidR="00536BF5" w:rsidRPr="001D5799">
        <w:rPr>
          <w:i/>
        </w:rPr>
        <w:t xml:space="preserve"> </w:t>
      </w:r>
      <w:r w:rsidR="00144077" w:rsidRPr="001D5799">
        <w:t>is an</w:t>
      </w:r>
      <w:r w:rsidR="00921592" w:rsidRPr="001D5799">
        <w:rPr>
          <w:i/>
        </w:rPr>
        <w:t xml:space="preserve"> independent continuant</w:t>
      </w:r>
      <w:r w:rsidR="00144077" w:rsidRPr="001D5799">
        <w:t xml:space="preserve"> =</w:t>
      </w:r>
      <w:r w:rsidR="00536BF5" w:rsidRPr="001D5799">
        <w:t xml:space="preserve"> </w:t>
      </w:r>
      <w:r w:rsidR="00541102" w:rsidRPr="001D5799">
        <w:t>D</w:t>
      </w:r>
      <w:r w:rsidR="00144077" w:rsidRPr="001D5799">
        <w:t xml:space="preserve">ef. </w:t>
      </w:r>
      <w:r w:rsidR="009D555C" w:rsidRPr="001D5799">
        <w:rPr>
          <w:i/>
        </w:rPr>
        <w:t xml:space="preserve">a </w:t>
      </w:r>
      <w:r w:rsidR="009D555C" w:rsidRPr="001D5799">
        <w:t xml:space="preserve">is a </w:t>
      </w:r>
      <w:r w:rsidR="00FB129B" w:rsidRPr="001D5799">
        <w:rPr>
          <w:i/>
        </w:rPr>
        <w:t>continuant</w:t>
      </w:r>
      <w:r w:rsidR="009D555C" w:rsidRPr="001D5799">
        <w:t xml:space="preserve"> which is such that </w:t>
      </w:r>
      <w:r w:rsidR="00144077" w:rsidRPr="001D5799">
        <w:t xml:space="preserve">there is no </w:t>
      </w:r>
      <w:r w:rsidR="00144077" w:rsidRPr="001D5799">
        <w:rPr>
          <w:i/>
        </w:rPr>
        <w:t xml:space="preserve">b </w:t>
      </w:r>
      <w:r>
        <w:t xml:space="preserve">such that </w:t>
      </w:r>
      <w:r w:rsidR="00144077" w:rsidRPr="001D5799">
        <w:rPr>
          <w:i/>
        </w:rPr>
        <w:t xml:space="preserve">a </w:t>
      </w:r>
      <w:r w:rsidR="00144077" w:rsidRPr="001D5799">
        <w:rPr>
          <w:b/>
        </w:rPr>
        <w:t xml:space="preserve">s-depends on </w:t>
      </w:r>
      <w:r w:rsidR="00144077" w:rsidRPr="001D5799">
        <w:rPr>
          <w:i/>
        </w:rPr>
        <w:t>b</w:t>
      </w:r>
      <w:r>
        <w:rPr>
          <w:i/>
        </w:rPr>
        <w:t>.</w:t>
      </w:r>
      <w:r w:rsidR="00144077" w:rsidRPr="001D5799">
        <w:rPr>
          <w:i/>
        </w:rPr>
        <w:t xml:space="preserve"> </w:t>
      </w:r>
    </w:p>
    <w:p w14:paraId="77C90859" w14:textId="5FBE69AB" w:rsidR="00D2604D" w:rsidRPr="001D5799" w:rsidRDefault="00F93648" w:rsidP="00C70E0A">
      <w:pPr>
        <w:pStyle w:val="Specification"/>
      </w:pPr>
      <w:r w:rsidRPr="00C70E0A">
        <w:rPr>
          <w:rStyle w:val="SpecificationType"/>
        </w:rPr>
        <w:t>E</w:t>
      </w:r>
      <w:r w:rsidR="00E45547" w:rsidRPr="00C70E0A">
        <w:rPr>
          <w:rStyle w:val="SpecificationType"/>
        </w:rPr>
        <w:t>xamples</w:t>
      </w:r>
      <w:r w:rsidR="00E45547" w:rsidRPr="001D5799">
        <w:t>: an atom, a molecul</w:t>
      </w:r>
      <w:r w:rsidR="004B5C97" w:rsidRPr="001D5799">
        <w:t>e, an organism, a heart</w:t>
      </w:r>
      <w:r w:rsidR="00D95DB0" w:rsidRPr="001D5799">
        <w:t xml:space="preserve">, </w:t>
      </w:r>
      <w:r w:rsidR="00E45547" w:rsidRPr="001D5799">
        <w:t xml:space="preserve">a chair, the bottom right portion of a human torso, a leg; </w:t>
      </w:r>
      <w:r w:rsidR="00921592" w:rsidRPr="001D5799">
        <w:t xml:space="preserve">the interior of your </w:t>
      </w:r>
      <w:r w:rsidR="00E45547" w:rsidRPr="001D5799">
        <w:t>mouth</w:t>
      </w:r>
      <w:r w:rsidR="00921592" w:rsidRPr="001D5799">
        <w:t>; a spatial region</w:t>
      </w:r>
      <w:r w:rsidR="00D95DB0" w:rsidRPr="001D5799">
        <w:t xml:space="preserve">; an orchestra. </w:t>
      </w:r>
    </w:p>
    <w:p w14:paraId="6CADEE4F" w14:textId="77777777" w:rsidR="00E45547" w:rsidRPr="001D5799" w:rsidRDefault="00E45547" w:rsidP="00C70E0A">
      <w:pPr>
        <w:pStyle w:val="Specification"/>
      </w:pPr>
    </w:p>
    <w:p w14:paraId="72560AA1" w14:textId="26E8BDFC" w:rsidR="0064627E" w:rsidRPr="001D5799" w:rsidRDefault="00236D40" w:rsidP="00C70E0A">
      <w:pPr>
        <w:pStyle w:val="Specification"/>
      </w:pPr>
      <w:r w:rsidRPr="00C70E0A">
        <w:rPr>
          <w:rStyle w:val="SpecificationType"/>
        </w:rPr>
        <w:t>Axiom</w:t>
      </w:r>
      <w:r w:rsidRPr="001D5799">
        <w:rPr>
          <w:smallCaps/>
        </w:rPr>
        <w:t>:</w:t>
      </w:r>
      <w:r w:rsidR="00E45547" w:rsidRPr="001D5799">
        <w:t xml:space="preserve"> Every</w:t>
      </w:r>
      <w:r w:rsidR="00921592" w:rsidRPr="001D5799">
        <w:rPr>
          <w:i/>
        </w:rPr>
        <w:t xml:space="preserve"> independent continuant</w:t>
      </w:r>
      <w:r w:rsidR="00536BF5" w:rsidRPr="001D5799">
        <w:rPr>
          <w:i/>
        </w:rPr>
        <w:t xml:space="preserve"> </w:t>
      </w:r>
      <w:r w:rsidR="00E45547" w:rsidRPr="001D5799">
        <w:t>is such that there are</w:t>
      </w:r>
      <w:r w:rsidR="00465C17" w:rsidRPr="001D5799">
        <w:rPr>
          <w:i/>
        </w:rPr>
        <w:t xml:space="preserve"> </w:t>
      </w:r>
      <w:r w:rsidR="00151755" w:rsidRPr="001D5799">
        <w:rPr>
          <w:i/>
        </w:rPr>
        <w:t>entities</w:t>
      </w:r>
      <w:r w:rsidR="00151755" w:rsidRPr="001D5799">
        <w:t xml:space="preserve"> which</w:t>
      </w:r>
      <w:r w:rsidR="00E45547" w:rsidRPr="001D5799">
        <w:t xml:space="preserve"> </w:t>
      </w:r>
      <w:r w:rsidR="002D5E04" w:rsidRPr="001D5799">
        <w:t xml:space="preserve">is </w:t>
      </w:r>
      <w:r w:rsidR="00B9472F">
        <w:rPr>
          <w:b/>
        </w:rPr>
        <w:t>s-depend</w:t>
      </w:r>
      <w:r w:rsidR="00541009" w:rsidRPr="001D5799">
        <w:rPr>
          <w:b/>
        </w:rPr>
        <w:t xml:space="preserve"> </w:t>
      </w:r>
      <w:r w:rsidR="00541009" w:rsidRPr="001D5799">
        <w:t>on</w:t>
      </w:r>
      <w:r w:rsidR="00E45547" w:rsidRPr="001D5799">
        <w:t xml:space="preserve"> it.</w:t>
      </w:r>
    </w:p>
    <w:p w14:paraId="69E2A83D" w14:textId="3D0CB4A3" w:rsidR="00E45547" w:rsidRPr="001D5799" w:rsidRDefault="004A05A1"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w:t>
      </w:r>
      <w:r w:rsidR="00541009" w:rsidRPr="001D5799">
        <w:rPr>
          <w:rFonts w:ascii="Times New Roman" w:hAnsi="Times New Roman"/>
          <w:sz w:val="24"/>
          <w:szCs w:val="23"/>
        </w:rPr>
        <w:t xml:space="preserve"> of such entities </w:t>
      </w:r>
      <w:r w:rsidR="002D23D1">
        <w:rPr>
          <w:rFonts w:ascii="Times New Roman" w:hAnsi="Times New Roman"/>
          <w:sz w:val="24"/>
          <w:szCs w:val="23"/>
        </w:rPr>
        <w:t xml:space="preserve">that are </w:t>
      </w:r>
      <w:r w:rsidR="002D23D1" w:rsidRPr="001D5799">
        <w:rPr>
          <w:rFonts w:ascii="Times New Roman" w:hAnsi="Times New Roman"/>
          <w:b/>
          <w:sz w:val="24"/>
          <w:szCs w:val="23"/>
        </w:rPr>
        <w:t>s-dependent</w:t>
      </w:r>
      <w:r w:rsidR="002D23D1" w:rsidRPr="001D5799">
        <w:rPr>
          <w:rFonts w:ascii="Times New Roman" w:hAnsi="Times New Roman"/>
          <w:sz w:val="24"/>
          <w:szCs w:val="23"/>
        </w:rPr>
        <w:t xml:space="preserve"> </w:t>
      </w:r>
      <w:r w:rsidR="002D23D1">
        <w:rPr>
          <w:rFonts w:ascii="Times New Roman" w:hAnsi="Times New Roman"/>
          <w:sz w:val="24"/>
          <w:szCs w:val="23"/>
        </w:rPr>
        <w:t xml:space="preserve">on </w:t>
      </w:r>
      <w:r w:rsidR="002D23D1" w:rsidRPr="00C70E0A">
        <w:rPr>
          <w:rFonts w:ascii="Times New Roman" w:hAnsi="Times New Roman"/>
          <w:i/>
          <w:sz w:val="24"/>
          <w:szCs w:val="23"/>
        </w:rPr>
        <w:t xml:space="preserve">independent continuants </w:t>
      </w:r>
      <w:r w:rsidR="00541009" w:rsidRPr="001D5799">
        <w:rPr>
          <w:rFonts w:ascii="Times New Roman" w:hAnsi="Times New Roman"/>
          <w:sz w:val="24"/>
          <w:szCs w:val="23"/>
        </w:rPr>
        <w:t>are</w:t>
      </w:r>
      <w:r w:rsidRPr="001D5799">
        <w:rPr>
          <w:rFonts w:ascii="Times New Roman" w:hAnsi="Times New Roman"/>
          <w:sz w:val="24"/>
          <w:szCs w:val="23"/>
        </w:rPr>
        <w:t>: qualities, dispositions, processes.</w:t>
      </w:r>
    </w:p>
    <w:p w14:paraId="375D1FC6" w14:textId="77777777" w:rsidR="008449D9" w:rsidRPr="001D5799" w:rsidRDefault="008449D9" w:rsidP="009B5669">
      <w:pPr>
        <w:spacing w:beforeLines="1" w:before="2" w:afterLines="1" w:after="2" w:line="360" w:lineRule="auto"/>
        <w:rPr>
          <w:rFonts w:ascii="Times New Roman" w:hAnsi="Times New Roman"/>
          <w:sz w:val="24"/>
          <w:szCs w:val="23"/>
        </w:rPr>
      </w:pPr>
    </w:p>
    <w:p w14:paraId="0A98D330" w14:textId="77777777" w:rsidR="008449D9" w:rsidRPr="001D5799" w:rsidRDefault="008449D9" w:rsidP="008449D9">
      <w:pPr>
        <w:pStyle w:val="Heading3"/>
        <w:spacing w:line="360" w:lineRule="auto"/>
        <w:rPr>
          <w:sz w:val="24"/>
        </w:rPr>
      </w:pPr>
      <w:bookmarkStart w:id="134" w:name="_Toc313270695"/>
      <w:bookmarkStart w:id="135" w:name="_Toc313472830"/>
      <w:r w:rsidRPr="001D5799">
        <w:rPr>
          <w:sz w:val="24"/>
        </w:rPr>
        <w:t>2.1.1 Material entity</w:t>
      </w:r>
      <w:bookmarkEnd w:id="134"/>
      <w:bookmarkEnd w:id="135"/>
    </w:p>
    <w:p w14:paraId="23EA8D44" w14:textId="77777777" w:rsidR="008449D9" w:rsidRPr="001D5799" w:rsidRDefault="008449D9" w:rsidP="008449D9">
      <w:pPr>
        <w:spacing w:beforeLines="1" w:before="2" w:afterLines="1" w:after="2" w:line="360" w:lineRule="auto"/>
        <w:rPr>
          <w:rFonts w:ascii="Times New Roman" w:hAnsi="Times New Roman"/>
          <w:i/>
          <w:sz w:val="24"/>
          <w:szCs w:val="23"/>
        </w:rPr>
      </w:pPr>
    </w:p>
    <w:p w14:paraId="783A1F59" w14:textId="77777777" w:rsidR="00E51797" w:rsidRDefault="00236D40" w:rsidP="00C70E0A">
      <w:pPr>
        <w:pStyle w:val="Specification"/>
        <w:rPr>
          <w:b/>
        </w:rPr>
      </w:pPr>
      <w:r w:rsidRPr="00C70E0A">
        <w:rPr>
          <w:rStyle w:val="SpecificationType"/>
        </w:rPr>
        <w:t>Elucidation</w:t>
      </w:r>
      <w:r w:rsidRPr="001D5799">
        <w:rPr>
          <w:smallCaps/>
        </w:rPr>
        <w:t>:</w:t>
      </w:r>
      <w:r w:rsidR="008449D9" w:rsidRPr="001D5799">
        <w:t xml:space="preserve"> A </w:t>
      </w:r>
      <w:r w:rsidR="008449D9" w:rsidRPr="001D5799">
        <w:rPr>
          <w:i/>
        </w:rPr>
        <w:t>material entity</w:t>
      </w:r>
      <w:r w:rsidR="008449D9" w:rsidRPr="001D5799">
        <w:t xml:space="preserve"> is an</w:t>
      </w:r>
      <w:r w:rsidR="008449D9" w:rsidRPr="001D5799">
        <w:rPr>
          <w:i/>
        </w:rPr>
        <w:t xml:space="preserve"> independent continuant</w:t>
      </w:r>
      <w:r w:rsidR="008449D9" w:rsidRPr="001D5799">
        <w:t xml:space="preserve"> that has some portion of matter as proper or improper </w:t>
      </w:r>
      <w:r w:rsidR="008449D9" w:rsidRPr="001D5799">
        <w:rPr>
          <w:b/>
        </w:rPr>
        <w:t xml:space="preserve">part. </w:t>
      </w:r>
    </w:p>
    <w:p w14:paraId="1C8A8EA0" w14:textId="77777777" w:rsidR="002D23D1" w:rsidRPr="001D5799" w:rsidRDefault="002D23D1" w:rsidP="00C70E0A">
      <w:pPr>
        <w:pStyle w:val="Specification"/>
      </w:pPr>
      <w:r w:rsidRPr="00C70E0A">
        <w:rPr>
          <w:rStyle w:val="SpecificationType"/>
        </w:rPr>
        <w:t>Examples</w:t>
      </w:r>
      <w:r w:rsidRPr="001D5799">
        <w:t xml:space="preserve">: </w:t>
      </w:r>
      <w:r>
        <w:t>a photon, a human being</w:t>
      </w:r>
      <w:r w:rsidRPr="001D5799">
        <w:t xml:space="preserve">, </w:t>
      </w:r>
      <w:r>
        <w:t>the undetached arm</w:t>
      </w:r>
      <w:r w:rsidRPr="001D5799">
        <w:t xml:space="preserve"> of </w:t>
      </w:r>
      <w:r>
        <w:t>a human being</w:t>
      </w:r>
      <w:r w:rsidRPr="001D5799">
        <w:t xml:space="preserve">, </w:t>
      </w:r>
      <w:r>
        <w:t>an aggregate</w:t>
      </w:r>
      <w:r w:rsidRPr="001D5799">
        <w:t xml:space="preserve"> of human beings.</w:t>
      </w:r>
    </w:p>
    <w:p w14:paraId="4C027D9C" w14:textId="758536C8" w:rsidR="006D439D" w:rsidRDefault="008449D9"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Thus every </w:t>
      </w:r>
      <w:r w:rsidRPr="001D5799">
        <w:rPr>
          <w:rFonts w:ascii="Times New Roman" w:hAnsi="Times New Roman"/>
          <w:i/>
          <w:sz w:val="24"/>
          <w:szCs w:val="23"/>
        </w:rPr>
        <w:t>material entity</w:t>
      </w:r>
      <w:r w:rsidRPr="001D5799">
        <w:rPr>
          <w:rFonts w:ascii="Times New Roman" w:hAnsi="Times New Roman"/>
          <w:sz w:val="24"/>
          <w:szCs w:val="23"/>
        </w:rPr>
        <w:t xml:space="preserve"> is </w:t>
      </w:r>
      <w:r w:rsidR="00055932">
        <w:rPr>
          <w:rFonts w:ascii="Times New Roman" w:hAnsi="Times New Roman"/>
          <w:sz w:val="24"/>
          <w:szCs w:val="23"/>
        </w:rPr>
        <w:t xml:space="preserve">localized in space. </w:t>
      </w:r>
    </w:p>
    <w:p w14:paraId="4C4C6AE5" w14:textId="77777777" w:rsidR="00055932" w:rsidRDefault="00055932" w:rsidP="00055932">
      <w:pPr>
        <w:spacing w:beforeLines="1" w:before="2" w:afterLines="1" w:after="2" w:line="360" w:lineRule="auto"/>
        <w:jc w:val="both"/>
        <w:rPr>
          <w:rFonts w:ascii="Times New Roman" w:hAnsi="Times New Roman"/>
          <w:sz w:val="24"/>
          <w:szCs w:val="23"/>
        </w:rPr>
      </w:pPr>
    </w:p>
    <w:p w14:paraId="64C272D8" w14:textId="1293888D" w:rsidR="00055932" w:rsidRPr="001D5799" w:rsidRDefault="00055932" w:rsidP="00055932">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Every </w:t>
      </w:r>
      <w:r w:rsidRPr="00055932">
        <w:rPr>
          <w:rFonts w:ascii="Times New Roman" w:hAnsi="Times New Roman"/>
          <w:i/>
          <w:sz w:val="24"/>
          <w:szCs w:val="23"/>
        </w:rPr>
        <w:t>material entity</w:t>
      </w:r>
      <w:r>
        <w:rPr>
          <w:rFonts w:ascii="Times New Roman" w:hAnsi="Times New Roman"/>
          <w:sz w:val="24"/>
          <w:szCs w:val="23"/>
        </w:rPr>
        <w:t xml:space="preserve"> can move in space.</w:t>
      </w:r>
    </w:p>
    <w:p w14:paraId="6A15DD95" w14:textId="77777777" w:rsidR="008449D9" w:rsidRPr="001D5799" w:rsidRDefault="008449D9" w:rsidP="008449D9">
      <w:pPr>
        <w:spacing w:beforeLines="1" w:before="2" w:afterLines="1" w:after="2" w:line="360" w:lineRule="auto"/>
        <w:rPr>
          <w:rFonts w:ascii="Times New Roman" w:hAnsi="Times New Roman"/>
          <w:sz w:val="24"/>
          <w:szCs w:val="23"/>
        </w:rPr>
      </w:pPr>
    </w:p>
    <w:p w14:paraId="63E29DDB" w14:textId="77777777" w:rsidR="008449D9" w:rsidRPr="001D5799" w:rsidRDefault="00236D40" w:rsidP="00C70E0A">
      <w:pPr>
        <w:pStyle w:val="Specification"/>
      </w:pPr>
      <w:r w:rsidRPr="00C70E0A">
        <w:rPr>
          <w:rStyle w:val="SpecificationType"/>
        </w:rPr>
        <w:t>Axiom</w:t>
      </w:r>
      <w:r w:rsidRPr="001D5799">
        <w:rPr>
          <w:smallCaps/>
        </w:rPr>
        <w:t>:</w:t>
      </w:r>
      <w:r w:rsidR="008449D9" w:rsidRPr="001D5799">
        <w:t xml:space="preserve"> </w:t>
      </w:r>
      <w:r w:rsidR="009F4ABF">
        <w:t>E</w:t>
      </w:r>
      <w:r w:rsidR="008449D9" w:rsidRPr="001D5799">
        <w:t xml:space="preserve">very </w:t>
      </w:r>
      <w:r w:rsidR="008449D9" w:rsidRPr="001D5799">
        <w:rPr>
          <w:i/>
        </w:rPr>
        <w:t>entity</w:t>
      </w:r>
      <w:r w:rsidR="008449D9" w:rsidRPr="001D5799">
        <w:t xml:space="preserve"> which has a </w:t>
      </w:r>
      <w:r w:rsidR="008449D9" w:rsidRPr="001D5799">
        <w:rPr>
          <w:i/>
        </w:rPr>
        <w:t>material entity</w:t>
      </w:r>
      <w:r w:rsidR="008449D9" w:rsidRPr="001D5799">
        <w:t xml:space="preserve"> as </w:t>
      </w:r>
      <w:r w:rsidR="008449D9" w:rsidRPr="001D5799">
        <w:rPr>
          <w:b/>
        </w:rPr>
        <w:t>part</w:t>
      </w:r>
      <w:r w:rsidR="008449D9" w:rsidRPr="001D5799">
        <w:t xml:space="preserve"> is a </w:t>
      </w:r>
      <w:r w:rsidR="008449D9" w:rsidRPr="001D5799">
        <w:rPr>
          <w:i/>
        </w:rPr>
        <w:t>material entity</w:t>
      </w:r>
    </w:p>
    <w:p w14:paraId="07CEB6A6" w14:textId="77777777" w:rsidR="008449D9" w:rsidRPr="001D5799" w:rsidRDefault="008449D9" w:rsidP="009B5669">
      <w:pPr>
        <w:spacing w:beforeLines="1" w:before="2" w:afterLines="1" w:after="2" w:line="360" w:lineRule="auto"/>
        <w:rPr>
          <w:rFonts w:ascii="Times New Roman" w:hAnsi="Times New Roman"/>
          <w:sz w:val="24"/>
          <w:szCs w:val="23"/>
        </w:rPr>
      </w:pPr>
    </w:p>
    <w:p w14:paraId="2041BAD9" w14:textId="77777777" w:rsidR="008449D9" w:rsidRDefault="00D94B24" w:rsidP="008449D9">
      <w:pPr>
        <w:keepNext/>
        <w:spacing w:beforeLines="1" w:before="2" w:afterLines="1" w:after="2" w:line="360" w:lineRule="auto"/>
        <w:jc w:val="center"/>
      </w:pPr>
      <w:r w:rsidRPr="001D5799">
        <w:rPr>
          <w:rFonts w:ascii="Times New Roman" w:hAnsi="Times New Roman"/>
          <w:noProof/>
          <w:sz w:val="24"/>
          <w:szCs w:val="23"/>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77777777" w:rsidR="00D92809" w:rsidRPr="001D5799" w:rsidRDefault="008449D9" w:rsidP="008449D9">
      <w:pPr>
        <w:pStyle w:val="Caption"/>
        <w:jc w:val="center"/>
        <w:rPr>
          <w:rFonts w:ascii="Times New Roman" w:hAnsi="Times New Roman"/>
          <w:sz w:val="24"/>
          <w:szCs w:val="23"/>
        </w:rPr>
      </w:pPr>
      <w:r>
        <w:t xml:space="preserve">Figure </w:t>
      </w:r>
      <w:r w:rsidR="00EF0C8C">
        <w:fldChar w:fldCharType="begin"/>
      </w:r>
      <w:r w:rsidR="00EF0C8C">
        <w:instrText xml:space="preserve"> SEQ Figure \* ARABIC </w:instrText>
      </w:r>
      <w:r w:rsidR="00EF0C8C">
        <w:fldChar w:fldCharType="separate"/>
      </w:r>
      <w:r w:rsidR="007A1CDD">
        <w:rPr>
          <w:noProof/>
        </w:rPr>
        <w:t>2</w:t>
      </w:r>
      <w:r w:rsidR="00EF0C8C">
        <w:rPr>
          <w:noProof/>
        </w:rPr>
        <w:fldChar w:fldCharType="end"/>
      </w:r>
      <w:r>
        <w:t xml:space="preserve">: </w:t>
      </w:r>
      <w:r w:rsidRPr="0082365A">
        <w:t>Subtypes of independent continuant</w:t>
      </w:r>
    </w:p>
    <w:p w14:paraId="5529D7AD" w14:textId="77777777" w:rsidR="009D555C" w:rsidRPr="001D5799" w:rsidRDefault="009D555C" w:rsidP="009B5669">
      <w:pPr>
        <w:spacing w:beforeLines="1" w:before="2" w:afterLines="1" w:after="2" w:line="360" w:lineRule="auto"/>
        <w:rPr>
          <w:rFonts w:ascii="Times New Roman" w:hAnsi="Times New Roman"/>
          <w:sz w:val="24"/>
          <w:szCs w:val="23"/>
        </w:rPr>
      </w:pPr>
    </w:p>
    <w:p w14:paraId="4143DD0B" w14:textId="77777777" w:rsidR="00E75EB0" w:rsidRPr="001D5799" w:rsidRDefault="00776FEC" w:rsidP="00C70E0A">
      <w:pPr>
        <w:pStyle w:val="Specification"/>
        <w:rPr>
          <w:i/>
        </w:rPr>
      </w:pPr>
      <w:r w:rsidRPr="00C70E0A">
        <w:rPr>
          <w:rStyle w:val="SpecificationType"/>
        </w:rPr>
        <w:t>Theorem</w:t>
      </w:r>
      <w:r w:rsidRPr="00776FEC">
        <w:rPr>
          <w:smallCaps/>
        </w:rPr>
        <w:t>:</w:t>
      </w:r>
      <w:r w:rsidR="00E75EB0" w:rsidRPr="001D5799">
        <w:t xml:space="preserve"> every </w:t>
      </w:r>
      <w:r w:rsidR="00E75EB0" w:rsidRPr="001D5799">
        <w:rPr>
          <w:i/>
        </w:rPr>
        <w:t>entity</w:t>
      </w:r>
      <w:r w:rsidR="00E75EB0" w:rsidRPr="001D5799">
        <w:t xml:space="preserve"> of which a </w:t>
      </w:r>
      <w:r w:rsidR="00E75EB0" w:rsidRPr="001D5799">
        <w:rPr>
          <w:i/>
        </w:rPr>
        <w:t xml:space="preserve">material entity </w:t>
      </w:r>
      <w:r w:rsidR="00E75EB0" w:rsidRPr="001D5799">
        <w:t xml:space="preserve">is </w:t>
      </w:r>
      <w:r w:rsidR="00E75EB0" w:rsidRPr="001D5799">
        <w:rPr>
          <w:b/>
        </w:rPr>
        <w:t xml:space="preserve">part </w:t>
      </w:r>
      <w:r w:rsidR="00E75EB0" w:rsidRPr="001D5799">
        <w:t xml:space="preserve">is also a </w:t>
      </w:r>
      <w:r w:rsidR="00E75EB0" w:rsidRPr="001D5799">
        <w:rPr>
          <w:i/>
        </w:rPr>
        <w:t>material entity.</w:t>
      </w:r>
    </w:p>
    <w:p w14:paraId="6383B6A0" w14:textId="77777777" w:rsidR="00E75EB0" w:rsidRPr="001D5799" w:rsidRDefault="00E75EB0" w:rsidP="009B5669">
      <w:pPr>
        <w:spacing w:beforeLines="1" w:before="2" w:afterLines="1" w:after="2" w:line="360" w:lineRule="auto"/>
        <w:rPr>
          <w:rFonts w:ascii="Times New Roman" w:hAnsi="Times New Roman"/>
          <w:i/>
          <w:sz w:val="24"/>
          <w:szCs w:val="23"/>
        </w:rPr>
      </w:pPr>
    </w:p>
    <w:p w14:paraId="4F020AD7" w14:textId="77777777" w:rsidR="00C024C7" w:rsidRPr="001D5799" w:rsidRDefault="009D55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‘Matter’ is intended </w:t>
      </w:r>
      <w:r w:rsidR="00055932">
        <w:rPr>
          <w:rFonts w:ascii="Times New Roman" w:hAnsi="Times New Roman"/>
          <w:sz w:val="24"/>
          <w:szCs w:val="23"/>
        </w:rPr>
        <w:t xml:space="preserve">to encompass both mass and energy (we will address the ontological treatment of portions of energy in a later version of this document). A portion of matter is anything that </w:t>
      </w:r>
      <w:r w:rsidRPr="001D5799">
        <w:rPr>
          <w:rFonts w:ascii="Times New Roman" w:hAnsi="Times New Roman"/>
          <w:sz w:val="24"/>
          <w:szCs w:val="23"/>
        </w:rPr>
        <w:t xml:space="preserve">includes </w:t>
      </w:r>
      <w:r w:rsidR="00055932">
        <w:rPr>
          <w:rFonts w:ascii="Times New Roman" w:hAnsi="Times New Roman"/>
          <w:sz w:val="24"/>
          <w:szCs w:val="23"/>
        </w:rPr>
        <w:t xml:space="preserve">elementary </w:t>
      </w:r>
      <w:r w:rsidRPr="001D5799">
        <w:rPr>
          <w:rFonts w:ascii="Times New Roman" w:hAnsi="Times New Roman"/>
          <w:sz w:val="24"/>
          <w:szCs w:val="23"/>
        </w:rPr>
        <w:t xml:space="preserve">particles among its </w:t>
      </w:r>
      <w:r w:rsidR="00B54835" w:rsidRPr="001D5799">
        <w:rPr>
          <w:rFonts w:ascii="Times New Roman" w:hAnsi="Times New Roman"/>
          <w:sz w:val="24"/>
          <w:szCs w:val="23"/>
        </w:rPr>
        <w:t>proper or improper</w:t>
      </w:r>
      <w:r w:rsidR="00536BF5" w:rsidRPr="001D5799">
        <w:rPr>
          <w:rFonts w:ascii="Times New Roman" w:hAnsi="Times New Roman"/>
          <w:sz w:val="24"/>
          <w:szCs w:val="23"/>
        </w:rPr>
        <w:t xml:space="preserve"> </w:t>
      </w:r>
      <w:r w:rsidRPr="001D5799">
        <w:rPr>
          <w:rFonts w:ascii="Times New Roman" w:hAnsi="Times New Roman"/>
          <w:b/>
          <w:sz w:val="24"/>
          <w:szCs w:val="23"/>
        </w:rPr>
        <w:t>parts</w:t>
      </w:r>
      <w:r w:rsidRPr="001D5799">
        <w:rPr>
          <w:rFonts w:ascii="Times New Roman" w:hAnsi="Times New Roman"/>
          <w:sz w:val="24"/>
          <w:szCs w:val="23"/>
        </w:rPr>
        <w:t>: quarks and leptons</w:t>
      </w:r>
      <w:r w:rsidR="007771DD" w:rsidRPr="001D5799">
        <w:rPr>
          <w:rFonts w:ascii="Times New Roman" w:hAnsi="Times New Roman"/>
          <w:sz w:val="24"/>
          <w:szCs w:val="23"/>
        </w:rPr>
        <w:t>, including electrons,</w:t>
      </w:r>
      <w:r w:rsidRPr="001D5799">
        <w:rPr>
          <w:rFonts w:ascii="Times New Roman" w:hAnsi="Times New Roman"/>
          <w:sz w:val="24"/>
          <w:szCs w:val="23"/>
        </w:rPr>
        <w:t xml:space="preserve"> </w:t>
      </w:r>
      <w:r w:rsidR="007771DD" w:rsidRPr="001D5799">
        <w:rPr>
          <w:rFonts w:ascii="Times New Roman" w:hAnsi="Times New Roman"/>
          <w:sz w:val="24"/>
          <w:szCs w:val="23"/>
        </w:rPr>
        <w:t>as the smallest particles thus far discovered; baryons (including protons and</w:t>
      </w:r>
      <w:r w:rsidRPr="001D5799">
        <w:rPr>
          <w:rFonts w:ascii="Times New Roman" w:hAnsi="Times New Roman"/>
          <w:sz w:val="24"/>
          <w:szCs w:val="23"/>
        </w:rPr>
        <w:t xml:space="preserve"> neutrons</w:t>
      </w:r>
      <w:r w:rsidR="007771DD" w:rsidRPr="001D5799">
        <w:rPr>
          <w:rFonts w:ascii="Times New Roman" w:hAnsi="Times New Roman"/>
          <w:sz w:val="24"/>
          <w:szCs w:val="23"/>
        </w:rPr>
        <w:t>)</w:t>
      </w:r>
      <w:r w:rsidRPr="001D5799">
        <w:rPr>
          <w:rFonts w:ascii="Times New Roman" w:hAnsi="Times New Roman"/>
          <w:sz w:val="24"/>
          <w:szCs w:val="23"/>
        </w:rPr>
        <w:t xml:space="preserve"> at a higher level of granularity; atoms and molecules at still higher levels, forming the cells, organs, organisms and other material</w:t>
      </w:r>
      <w:r w:rsidR="00536BF5" w:rsidRPr="001D5799">
        <w:rPr>
          <w:rFonts w:ascii="Times New Roman" w:hAnsi="Times New Roman"/>
          <w:sz w:val="24"/>
          <w:szCs w:val="23"/>
        </w:rPr>
        <w:t xml:space="preserve"> </w:t>
      </w:r>
      <w:r w:rsidR="00465C17" w:rsidRPr="001D5799">
        <w:rPr>
          <w:rFonts w:ascii="Times New Roman" w:hAnsi="Times New Roman"/>
          <w:sz w:val="24"/>
          <w:szCs w:val="23"/>
        </w:rPr>
        <w:t>entities</w:t>
      </w:r>
      <w:r w:rsidR="00C024C7" w:rsidRPr="001D5799">
        <w:rPr>
          <w:rFonts w:ascii="Times New Roman" w:hAnsi="Times New Roman"/>
          <w:sz w:val="24"/>
          <w:szCs w:val="23"/>
        </w:rPr>
        <w:t xml:space="preserve"> studied by biologists, the portions of rock studied by geologists, the fossils studied by paleontologists.</w:t>
      </w:r>
    </w:p>
    <w:p w14:paraId="1C66B778" w14:textId="77777777" w:rsidR="009D555C" w:rsidRPr="001D5799" w:rsidRDefault="009D555C" w:rsidP="009B5669">
      <w:pPr>
        <w:spacing w:beforeLines="1" w:before="2" w:afterLines="1" w:after="2" w:line="360" w:lineRule="auto"/>
        <w:rPr>
          <w:rFonts w:ascii="Times New Roman" w:hAnsi="Times New Roman"/>
          <w:sz w:val="24"/>
          <w:szCs w:val="23"/>
        </w:rPr>
      </w:pPr>
    </w:p>
    <w:p w14:paraId="2B993682" w14:textId="77777777" w:rsidR="009D555C" w:rsidRPr="001D5799" w:rsidRDefault="002F3C47"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are exploring the formalization of a view according to which </w:t>
      </w:r>
      <w:r w:rsidRPr="001D5799">
        <w:rPr>
          <w:rFonts w:ascii="Times New Roman" w:hAnsi="Times New Roman"/>
          <w:i/>
          <w:sz w:val="24"/>
          <w:szCs w:val="23"/>
        </w:rPr>
        <w:t>m</w:t>
      </w:r>
      <w:r w:rsidR="009D555C" w:rsidRPr="001D5799">
        <w:rPr>
          <w:rFonts w:ascii="Times New Roman" w:hAnsi="Times New Roman"/>
          <w:i/>
          <w:sz w:val="24"/>
          <w:szCs w:val="23"/>
        </w:rPr>
        <w:t>aterial</w:t>
      </w:r>
      <w:r w:rsidR="00465C17" w:rsidRPr="001D5799">
        <w:rPr>
          <w:rFonts w:ascii="Times New Roman" w:hAnsi="Times New Roman"/>
          <w:i/>
          <w:sz w:val="24"/>
          <w:szCs w:val="23"/>
        </w:rPr>
        <w:t xml:space="preserve"> entities</w:t>
      </w:r>
      <w:r w:rsidR="009D555C" w:rsidRPr="001D5799">
        <w:rPr>
          <w:rFonts w:ascii="Times New Roman" w:hAnsi="Times New Roman"/>
          <w:sz w:val="24"/>
          <w:szCs w:val="23"/>
        </w:rPr>
        <w:t xml:space="preserve"> may have </w:t>
      </w:r>
      <w:r w:rsidR="00E75EB0" w:rsidRPr="001D5799">
        <w:rPr>
          <w:rFonts w:ascii="Times New Roman" w:hAnsi="Times New Roman"/>
          <w:i/>
          <w:sz w:val="24"/>
          <w:szCs w:val="23"/>
        </w:rPr>
        <w:t>im</w:t>
      </w:r>
      <w:r w:rsidR="009D555C" w:rsidRPr="001D5799">
        <w:rPr>
          <w:rFonts w:ascii="Times New Roman" w:hAnsi="Times New Roman"/>
          <w:i/>
          <w:sz w:val="24"/>
          <w:szCs w:val="23"/>
        </w:rPr>
        <w:t xml:space="preserve">material </w:t>
      </w:r>
      <w:r w:rsidR="00E75EB0" w:rsidRPr="001D5799">
        <w:rPr>
          <w:rFonts w:ascii="Times New Roman" w:hAnsi="Times New Roman"/>
          <w:i/>
          <w:sz w:val="24"/>
          <w:szCs w:val="23"/>
        </w:rPr>
        <w:t>entities</w:t>
      </w:r>
      <w:r w:rsidR="00E75EB0" w:rsidRPr="001D5799">
        <w:rPr>
          <w:rFonts w:ascii="Times New Roman" w:hAnsi="Times New Roman"/>
          <w:sz w:val="24"/>
          <w:szCs w:val="23"/>
        </w:rPr>
        <w:t xml:space="preserve"> as </w:t>
      </w:r>
      <w:r w:rsidR="009D555C" w:rsidRPr="001D5799">
        <w:rPr>
          <w:rFonts w:ascii="Times New Roman" w:hAnsi="Times New Roman"/>
          <w:b/>
          <w:sz w:val="24"/>
          <w:szCs w:val="23"/>
        </w:rPr>
        <w:t>parts</w:t>
      </w:r>
      <w:r w:rsidR="009D555C" w:rsidRPr="001D5799">
        <w:rPr>
          <w:rFonts w:ascii="Times New Roman" w:hAnsi="Times New Roman"/>
          <w:sz w:val="24"/>
          <w:szCs w:val="23"/>
        </w:rPr>
        <w:t xml:space="preserve"> – </w:t>
      </w:r>
      <w:r w:rsidR="00B54835" w:rsidRPr="001D5799">
        <w:rPr>
          <w:rFonts w:ascii="Times New Roman" w:hAnsi="Times New Roman"/>
          <w:sz w:val="24"/>
          <w:szCs w:val="23"/>
        </w:rPr>
        <w:t xml:space="preserve">including the </w:t>
      </w:r>
      <w:r w:rsidR="00B54835" w:rsidRPr="001D5799">
        <w:rPr>
          <w:rFonts w:ascii="Times New Roman" w:hAnsi="Times New Roman"/>
          <w:i/>
          <w:sz w:val="24"/>
          <w:szCs w:val="23"/>
        </w:rPr>
        <w:t xml:space="preserve">entities </w:t>
      </w:r>
      <w:r w:rsidR="009D555C" w:rsidRPr="001D5799">
        <w:rPr>
          <w:rFonts w:ascii="Times New Roman" w:hAnsi="Times New Roman"/>
          <w:sz w:val="24"/>
          <w:szCs w:val="23"/>
        </w:rPr>
        <w:t xml:space="preserve">identified below as </w:t>
      </w:r>
      <w:r w:rsidR="009D555C" w:rsidRPr="001D5799">
        <w:rPr>
          <w:rFonts w:ascii="Times New Roman" w:hAnsi="Times New Roman"/>
          <w:i/>
          <w:sz w:val="24"/>
          <w:szCs w:val="23"/>
        </w:rPr>
        <w:t>sites</w:t>
      </w:r>
      <w:r w:rsidR="009D555C" w:rsidRPr="001D5799">
        <w:rPr>
          <w:rFonts w:ascii="Times New Roman" w:hAnsi="Times New Roman"/>
          <w:sz w:val="24"/>
          <w:szCs w:val="23"/>
        </w:rPr>
        <w:t>; for example</w:t>
      </w:r>
      <w:r w:rsidRPr="001D5799">
        <w:rPr>
          <w:rFonts w:ascii="Times New Roman" w:hAnsi="Times New Roman"/>
          <w:sz w:val="24"/>
          <w:szCs w:val="23"/>
        </w:rPr>
        <w:t>, according to the FMA,</w:t>
      </w:r>
      <w:r w:rsidR="009D555C" w:rsidRPr="001D5799">
        <w:rPr>
          <w:rFonts w:ascii="Times New Roman" w:hAnsi="Times New Roman"/>
          <w:sz w:val="24"/>
          <w:szCs w:val="23"/>
        </w:rPr>
        <w:t xml:space="preserve"> the interior (or ‘lumen’) of your small intestine is a part of you.</w:t>
      </w:r>
    </w:p>
    <w:p w14:paraId="2FCCF0BE" w14:textId="77777777" w:rsidR="0050778E" w:rsidRPr="001D5799" w:rsidRDefault="0050778E" w:rsidP="009B5669">
      <w:pPr>
        <w:spacing w:beforeLines="1" w:before="2" w:afterLines="1" w:after="2" w:line="360" w:lineRule="auto"/>
        <w:rPr>
          <w:rFonts w:ascii="Times New Roman" w:hAnsi="Times New Roman"/>
          <w:sz w:val="24"/>
          <w:szCs w:val="23"/>
        </w:rPr>
      </w:pPr>
    </w:p>
    <w:p w14:paraId="643C88DB" w14:textId="77777777" w:rsidR="0050778E" w:rsidRPr="001D5799" w:rsidRDefault="0050778E" w:rsidP="006C241A">
      <w:pPr>
        <w:pStyle w:val="Heading4"/>
        <w:spacing w:line="360" w:lineRule="auto"/>
        <w:rPr>
          <w:sz w:val="24"/>
        </w:rPr>
      </w:pPr>
      <w:bookmarkStart w:id="136" w:name="_Toc313270696"/>
      <w:bookmarkStart w:id="137" w:name="_Toc313472831"/>
      <w:r w:rsidRPr="001D5799">
        <w:rPr>
          <w:sz w:val="24"/>
        </w:rPr>
        <w:t>2.1.1.1 Object</w:t>
      </w:r>
      <w:bookmarkEnd w:id="136"/>
      <w:bookmarkEnd w:id="137"/>
    </w:p>
    <w:p w14:paraId="015B1F9D" w14:textId="77777777" w:rsidR="00047E4F" w:rsidRPr="001D5799" w:rsidRDefault="00047E4F" w:rsidP="006C241A">
      <w:pPr>
        <w:spacing w:line="360" w:lineRule="auto"/>
        <w:jc w:val="both"/>
        <w:rPr>
          <w:rFonts w:ascii="Times New Roman" w:hAnsi="Times New Roman"/>
          <w:sz w:val="24"/>
        </w:rPr>
      </w:pPr>
    </w:p>
    <w:p w14:paraId="1FD88CA6" w14:textId="77777777" w:rsidR="00B8711B" w:rsidRDefault="00F00EBF" w:rsidP="006C241A">
      <w:pPr>
        <w:spacing w:line="360" w:lineRule="auto"/>
        <w:jc w:val="both"/>
        <w:rPr>
          <w:rFonts w:ascii="Times New Roman" w:hAnsi="Times New Roman"/>
          <w:sz w:val="24"/>
          <w:szCs w:val="23"/>
        </w:rPr>
      </w:pPr>
      <w:r w:rsidRPr="001D5799">
        <w:rPr>
          <w:rFonts w:ascii="Times New Roman" w:hAnsi="Times New Roman"/>
          <w:sz w:val="24"/>
        </w:rPr>
        <w:t xml:space="preserve">BFO rests on the presupposition that </w:t>
      </w:r>
      <w:r w:rsidR="00C024C7" w:rsidRPr="001D5799">
        <w:rPr>
          <w:rFonts w:ascii="Times New Roman" w:hAnsi="Times New Roman"/>
          <w:sz w:val="24"/>
        </w:rPr>
        <w:t>at meso- and macroscopic scales</w:t>
      </w:r>
      <w:r w:rsidRPr="001D5799">
        <w:rPr>
          <w:rFonts w:ascii="Times New Roman" w:hAnsi="Times New Roman"/>
          <w:sz w:val="24"/>
        </w:rPr>
        <w:t xml:space="preserve"> </w:t>
      </w:r>
      <w:r w:rsidR="00E41651">
        <w:rPr>
          <w:rFonts w:ascii="Times New Roman" w:hAnsi="Times New Roman"/>
          <w:sz w:val="24"/>
        </w:rPr>
        <w:t xml:space="preserve">reality </w:t>
      </w:r>
      <w:r w:rsidRPr="001D5799">
        <w:rPr>
          <w:rFonts w:ascii="Times New Roman" w:hAnsi="Times New Roman"/>
          <w:sz w:val="24"/>
        </w:rPr>
        <w:t xml:space="preserve">is to a large degree </w:t>
      </w:r>
      <w:r w:rsidR="00C024C7" w:rsidRPr="001D5799">
        <w:rPr>
          <w:rFonts w:ascii="Times New Roman" w:hAnsi="Times New Roman"/>
          <w:sz w:val="24"/>
        </w:rPr>
        <w:t xml:space="preserve">made up </w:t>
      </w:r>
      <w:r w:rsidRPr="001D5799">
        <w:rPr>
          <w:rFonts w:ascii="Times New Roman" w:hAnsi="Times New Roman"/>
          <w:sz w:val="24"/>
        </w:rPr>
        <w:t xml:space="preserve">of </w:t>
      </w:r>
      <w:r w:rsidR="00054134" w:rsidRPr="001D5799">
        <w:rPr>
          <w:rFonts w:ascii="Times New Roman" w:hAnsi="Times New Roman"/>
          <w:sz w:val="24"/>
        </w:rPr>
        <w:t xml:space="preserve">stable, spatially separated or separable </w:t>
      </w:r>
      <w:r w:rsidR="00E41651">
        <w:rPr>
          <w:rFonts w:ascii="Times New Roman" w:hAnsi="Times New Roman"/>
          <w:sz w:val="24"/>
        </w:rPr>
        <w:t xml:space="preserve">material </w:t>
      </w:r>
      <w:r w:rsidRPr="001D5799">
        <w:rPr>
          <w:rFonts w:ascii="Times New Roman" w:hAnsi="Times New Roman"/>
          <w:sz w:val="24"/>
        </w:rPr>
        <w:t>units, combined</w:t>
      </w:r>
      <w:r w:rsidR="00054134" w:rsidRPr="001D5799">
        <w:rPr>
          <w:rFonts w:ascii="Times New Roman" w:hAnsi="Times New Roman"/>
          <w:sz w:val="24"/>
        </w:rPr>
        <w:t xml:space="preserve"> or combinable</w:t>
      </w:r>
      <w:r w:rsidRPr="001D5799">
        <w:rPr>
          <w:rFonts w:ascii="Times New Roman" w:hAnsi="Times New Roman"/>
          <w:sz w:val="24"/>
        </w:rPr>
        <w:t xml:space="preserve"> into aggregates </w:t>
      </w:r>
      <w:r w:rsidR="00C024C7" w:rsidRPr="001D5799">
        <w:rPr>
          <w:rFonts w:ascii="Times New Roman" w:hAnsi="Times New Roman"/>
          <w:sz w:val="24"/>
        </w:rPr>
        <w:t>of various sorts (for example</w:t>
      </w:r>
      <w:r w:rsidR="00E41651">
        <w:rPr>
          <w:rFonts w:ascii="Times New Roman" w:hAnsi="Times New Roman"/>
          <w:sz w:val="24"/>
        </w:rPr>
        <w:t xml:space="preserve"> organisms</w:t>
      </w:r>
      <w:r w:rsidR="00C024C7" w:rsidRPr="001D5799">
        <w:rPr>
          <w:rFonts w:ascii="Times New Roman" w:hAnsi="Times New Roman"/>
          <w:sz w:val="24"/>
        </w:rPr>
        <w:t xml:space="preserve"> into what are called ‘</w:t>
      </w:r>
      <w:r w:rsidRPr="001D5799">
        <w:rPr>
          <w:rFonts w:ascii="Times New Roman" w:hAnsi="Times New Roman"/>
          <w:sz w:val="24"/>
        </w:rPr>
        <w:t>populations</w:t>
      </w:r>
      <w:r w:rsidR="00C024C7" w:rsidRPr="001D5799">
        <w:rPr>
          <w:rFonts w:ascii="Times New Roman" w:hAnsi="Times New Roman"/>
          <w:sz w:val="24"/>
        </w:rPr>
        <w:t xml:space="preserve">’). </w:t>
      </w:r>
      <w:r w:rsidR="004F4F96">
        <w:rPr>
          <w:rFonts w:ascii="Times New Roman" w:hAnsi="Times New Roman"/>
          <w:sz w:val="24"/>
        </w:rPr>
        <w:t xml:space="preserve">Such </w:t>
      </w:r>
      <w:r w:rsidR="004F4F96" w:rsidRPr="001D5799">
        <w:rPr>
          <w:rFonts w:ascii="Times New Roman" w:hAnsi="Times New Roman"/>
          <w:sz w:val="24"/>
        </w:rPr>
        <w:t xml:space="preserve">units play a central role in almost all domains of </w:t>
      </w:r>
      <w:r w:rsidR="004F4F96" w:rsidRPr="001D5799">
        <w:rPr>
          <w:rFonts w:ascii="Times New Roman" w:hAnsi="Times New Roman"/>
          <w:sz w:val="24"/>
          <w:szCs w:val="23"/>
        </w:rPr>
        <w:t>natural science from particle physics to cosmology</w:t>
      </w:r>
      <w:r w:rsidR="004F4F96" w:rsidRPr="004F4F96">
        <w:rPr>
          <w:rFonts w:ascii="Times New Roman" w:hAnsi="Times New Roman"/>
          <w:sz w:val="24"/>
          <w:szCs w:val="23"/>
        </w:rPr>
        <w:t xml:space="preserve">. </w:t>
      </w:r>
      <w:r w:rsidRPr="001D5799">
        <w:rPr>
          <w:rFonts w:ascii="Times New Roman" w:hAnsi="Times New Roman"/>
          <w:sz w:val="24"/>
        </w:rPr>
        <w:t xml:space="preserve">Many scientific laws govern the units in question, </w:t>
      </w:r>
      <w:r w:rsidR="004F4F96">
        <w:rPr>
          <w:rFonts w:ascii="Times New Roman" w:hAnsi="Times New Roman"/>
          <w:sz w:val="24"/>
        </w:rPr>
        <w:t xml:space="preserve">employing general terms (such as ‘molecule’ or ‘planet’) referring to the types and subtypes of units, and also to the types and subtypes of the processes through which such units develop and interact. </w:t>
      </w:r>
      <w:r w:rsidR="00E75EB0" w:rsidRPr="001D5799">
        <w:rPr>
          <w:rFonts w:ascii="Times New Roman" w:hAnsi="Times New Roman"/>
          <w:sz w:val="24"/>
          <w:szCs w:val="23"/>
        </w:rPr>
        <w:t>T</w:t>
      </w:r>
      <w:r w:rsidR="00B54835" w:rsidRPr="001D5799">
        <w:rPr>
          <w:rFonts w:ascii="Times New Roman" w:hAnsi="Times New Roman"/>
          <w:sz w:val="24"/>
          <w:szCs w:val="23"/>
        </w:rPr>
        <w:t xml:space="preserve">he division of reality into </w:t>
      </w:r>
      <w:r w:rsidR="00054134" w:rsidRPr="001D5799">
        <w:rPr>
          <w:rFonts w:ascii="Times New Roman" w:hAnsi="Times New Roman"/>
          <w:sz w:val="24"/>
          <w:szCs w:val="23"/>
        </w:rPr>
        <w:t xml:space="preserve">such </w:t>
      </w:r>
      <w:r w:rsidR="00B54835" w:rsidRPr="001D5799">
        <w:rPr>
          <w:rFonts w:ascii="Times New Roman" w:hAnsi="Times New Roman"/>
          <w:sz w:val="24"/>
          <w:szCs w:val="23"/>
        </w:rPr>
        <w:t>natural units</w:t>
      </w:r>
      <w:r w:rsidR="00B8711B">
        <w:rPr>
          <w:rFonts w:ascii="Times New Roman" w:hAnsi="Times New Roman"/>
          <w:sz w:val="24"/>
          <w:szCs w:val="23"/>
        </w:rPr>
        <w:t xml:space="preserve"> </w:t>
      </w:r>
      <w:r w:rsidR="00B8711B" w:rsidRPr="001D5799">
        <w:rPr>
          <w:rFonts w:ascii="Times New Roman" w:hAnsi="Times New Roman"/>
          <w:sz w:val="24"/>
          <w:szCs w:val="23"/>
        </w:rPr>
        <w:t>is at the heart of biological science</w:t>
      </w:r>
      <w:r w:rsidR="00B54835" w:rsidRPr="001D5799">
        <w:rPr>
          <w:rFonts w:ascii="Times New Roman" w:hAnsi="Times New Roman"/>
          <w:sz w:val="24"/>
          <w:szCs w:val="23"/>
        </w:rPr>
        <w:t xml:space="preserve">, </w:t>
      </w:r>
      <w:r w:rsidR="00B8711B">
        <w:rPr>
          <w:rFonts w:ascii="Times New Roman" w:hAnsi="Times New Roman"/>
          <w:sz w:val="24"/>
          <w:szCs w:val="23"/>
        </w:rPr>
        <w:t xml:space="preserve">as also is </w:t>
      </w:r>
      <w:r w:rsidR="00B54835" w:rsidRPr="001D5799">
        <w:rPr>
          <w:rFonts w:ascii="Times New Roman" w:hAnsi="Times New Roman"/>
          <w:sz w:val="24"/>
          <w:szCs w:val="23"/>
        </w:rPr>
        <w:t xml:space="preserve">the fact that these units </w:t>
      </w:r>
      <w:r w:rsidR="00B8711B">
        <w:rPr>
          <w:rFonts w:ascii="Times New Roman" w:hAnsi="Times New Roman"/>
          <w:sz w:val="24"/>
          <w:szCs w:val="23"/>
        </w:rPr>
        <w:t xml:space="preserve">may form higher-level units (as cells form multicellular organisms) and that they may also </w:t>
      </w:r>
      <w:r w:rsidR="00B54835" w:rsidRPr="001D5799">
        <w:rPr>
          <w:rFonts w:ascii="Times New Roman" w:hAnsi="Times New Roman"/>
          <w:sz w:val="24"/>
          <w:szCs w:val="23"/>
        </w:rPr>
        <w:t xml:space="preserve">form </w:t>
      </w:r>
      <w:r w:rsidR="00B54835" w:rsidRPr="00B8711B">
        <w:rPr>
          <w:rFonts w:ascii="Times New Roman" w:hAnsi="Times New Roman"/>
          <w:i/>
          <w:sz w:val="24"/>
          <w:szCs w:val="23"/>
        </w:rPr>
        <w:t>aggregates</w:t>
      </w:r>
      <w:r w:rsidR="00B8711B">
        <w:rPr>
          <w:rFonts w:ascii="Times New Roman" w:hAnsi="Times New Roman"/>
          <w:i/>
          <w:sz w:val="24"/>
          <w:szCs w:val="23"/>
        </w:rPr>
        <w:t xml:space="preserve"> </w:t>
      </w:r>
      <w:r w:rsidR="00B8711B" w:rsidRPr="00B8711B">
        <w:rPr>
          <w:rFonts w:ascii="Times New Roman" w:hAnsi="Times New Roman"/>
          <w:sz w:val="24"/>
          <w:szCs w:val="23"/>
        </w:rPr>
        <w:t>of units</w:t>
      </w:r>
      <w:r w:rsidR="00B8711B">
        <w:rPr>
          <w:rFonts w:ascii="Times New Roman" w:hAnsi="Times New Roman"/>
          <w:sz w:val="24"/>
          <w:szCs w:val="23"/>
        </w:rPr>
        <w:t xml:space="preserve">, for example as cells form portions of tissue and organs form </w:t>
      </w:r>
      <w:r w:rsidR="00E75EB0" w:rsidRPr="00B8711B">
        <w:rPr>
          <w:rFonts w:ascii="Times New Roman" w:hAnsi="Times New Roman"/>
          <w:sz w:val="24"/>
          <w:szCs w:val="23"/>
        </w:rPr>
        <w:t xml:space="preserve">families, </w:t>
      </w:r>
      <w:r w:rsidR="00151755" w:rsidRPr="00B8711B">
        <w:rPr>
          <w:rFonts w:ascii="Times New Roman" w:hAnsi="Times New Roman"/>
          <w:sz w:val="24"/>
          <w:szCs w:val="23"/>
        </w:rPr>
        <w:t xml:space="preserve">herds, </w:t>
      </w:r>
      <w:r w:rsidR="00B54835" w:rsidRPr="00B8711B">
        <w:rPr>
          <w:rFonts w:ascii="Times New Roman" w:hAnsi="Times New Roman"/>
          <w:sz w:val="24"/>
          <w:szCs w:val="23"/>
        </w:rPr>
        <w:t>breeds, species</w:t>
      </w:r>
      <w:r w:rsidR="00B54835" w:rsidRPr="001D5799">
        <w:rPr>
          <w:rFonts w:ascii="Times New Roman" w:hAnsi="Times New Roman"/>
          <w:sz w:val="24"/>
          <w:szCs w:val="23"/>
        </w:rPr>
        <w:t>,</w:t>
      </w:r>
      <w:r w:rsidR="004F4F96">
        <w:rPr>
          <w:rFonts w:ascii="Times New Roman" w:hAnsi="Times New Roman"/>
          <w:sz w:val="24"/>
          <w:szCs w:val="23"/>
        </w:rPr>
        <w:t xml:space="preserve"> </w:t>
      </w:r>
      <w:r w:rsidR="00B54835" w:rsidRPr="001D5799">
        <w:rPr>
          <w:rFonts w:ascii="Times New Roman" w:hAnsi="Times New Roman"/>
          <w:sz w:val="24"/>
          <w:szCs w:val="23"/>
        </w:rPr>
        <w:t>and so on</w:t>
      </w:r>
      <w:r w:rsidR="00E75EB0" w:rsidRPr="001D5799">
        <w:rPr>
          <w:rFonts w:ascii="Times New Roman" w:hAnsi="Times New Roman"/>
          <w:sz w:val="24"/>
          <w:szCs w:val="23"/>
        </w:rPr>
        <w:t xml:space="preserve">, </w:t>
      </w:r>
    </w:p>
    <w:p w14:paraId="51988223" w14:textId="77777777" w:rsidR="00054134" w:rsidRPr="00B8711B" w:rsidRDefault="00B8711B" w:rsidP="006C241A">
      <w:pPr>
        <w:spacing w:line="360" w:lineRule="auto"/>
        <w:jc w:val="both"/>
        <w:rPr>
          <w:rFonts w:ascii="Times New Roman" w:hAnsi="Times New Roman"/>
          <w:i/>
          <w:sz w:val="24"/>
          <w:szCs w:val="23"/>
        </w:rPr>
      </w:pPr>
      <w:r>
        <w:rPr>
          <w:rFonts w:ascii="Times New Roman" w:hAnsi="Times New Roman"/>
          <w:sz w:val="24"/>
          <w:szCs w:val="23"/>
        </w:rPr>
        <w:t>At the same time, t</w:t>
      </w:r>
      <w:r w:rsidR="00B54835" w:rsidRPr="001D5799">
        <w:rPr>
          <w:rFonts w:ascii="Times New Roman" w:hAnsi="Times New Roman"/>
          <w:sz w:val="24"/>
          <w:szCs w:val="23"/>
        </w:rPr>
        <w:t xml:space="preserve">he division of </w:t>
      </w:r>
      <w:r w:rsidR="002C3555" w:rsidRPr="001D5799">
        <w:rPr>
          <w:rFonts w:ascii="Times New Roman" w:hAnsi="Times New Roman"/>
          <w:sz w:val="24"/>
          <w:szCs w:val="23"/>
        </w:rPr>
        <w:t xml:space="preserve">certain portions of </w:t>
      </w:r>
      <w:r w:rsidR="00B54835" w:rsidRPr="001D5799">
        <w:rPr>
          <w:rFonts w:ascii="Times New Roman" w:hAnsi="Times New Roman"/>
          <w:sz w:val="24"/>
          <w:szCs w:val="23"/>
        </w:rPr>
        <w:t xml:space="preserve">reality into engineered </w:t>
      </w:r>
      <w:r w:rsidR="00151755" w:rsidRPr="001D5799">
        <w:rPr>
          <w:rFonts w:ascii="Times New Roman" w:hAnsi="Times New Roman"/>
          <w:sz w:val="24"/>
          <w:szCs w:val="23"/>
        </w:rPr>
        <w:t xml:space="preserve">units </w:t>
      </w:r>
      <w:r w:rsidR="004F4F96">
        <w:rPr>
          <w:rFonts w:ascii="Times New Roman" w:hAnsi="Times New Roman"/>
          <w:sz w:val="24"/>
          <w:szCs w:val="23"/>
        </w:rPr>
        <w:t>(</w:t>
      </w:r>
      <w:r w:rsidR="00C024C7" w:rsidRPr="001D5799">
        <w:rPr>
          <w:rFonts w:ascii="Times New Roman" w:hAnsi="Times New Roman"/>
          <w:sz w:val="24"/>
          <w:szCs w:val="23"/>
        </w:rPr>
        <w:t xml:space="preserve">manufactured artifacts) </w:t>
      </w:r>
      <w:r w:rsidR="00151755" w:rsidRPr="001D5799">
        <w:rPr>
          <w:rFonts w:ascii="Times New Roman" w:hAnsi="Times New Roman"/>
          <w:sz w:val="24"/>
          <w:szCs w:val="23"/>
        </w:rPr>
        <w:t>is</w:t>
      </w:r>
      <w:r w:rsidR="00E13067" w:rsidRPr="001D5799">
        <w:rPr>
          <w:rFonts w:ascii="Times New Roman" w:hAnsi="Times New Roman"/>
          <w:sz w:val="24"/>
          <w:szCs w:val="23"/>
        </w:rPr>
        <w:t xml:space="preserve"> the basis of </w:t>
      </w:r>
      <w:r w:rsidR="00B54835" w:rsidRPr="001D5799">
        <w:rPr>
          <w:rFonts w:ascii="Times New Roman" w:hAnsi="Times New Roman"/>
          <w:sz w:val="24"/>
          <w:szCs w:val="23"/>
        </w:rPr>
        <w:t xml:space="preserve">modern industrial technology, which rests on the distributed mass production of engineered parts through division of labor and on their assembly into larger, compound </w:t>
      </w:r>
      <w:r w:rsidR="00E75EB0" w:rsidRPr="001D5799">
        <w:rPr>
          <w:rFonts w:ascii="Times New Roman" w:hAnsi="Times New Roman"/>
          <w:sz w:val="24"/>
          <w:szCs w:val="23"/>
        </w:rPr>
        <w:t>units such as cars and laptops</w:t>
      </w:r>
      <w:r w:rsidR="00B54835" w:rsidRPr="001D5799">
        <w:rPr>
          <w:rFonts w:ascii="Times New Roman" w:hAnsi="Times New Roman"/>
          <w:sz w:val="24"/>
          <w:szCs w:val="23"/>
        </w:rPr>
        <w:t xml:space="preserve">. </w:t>
      </w:r>
      <w:r w:rsidR="00E75EB0" w:rsidRPr="001D5799">
        <w:rPr>
          <w:rFonts w:ascii="Times New Roman" w:hAnsi="Times New Roman"/>
          <w:sz w:val="24"/>
          <w:szCs w:val="23"/>
        </w:rPr>
        <w:t xml:space="preserve">The division of portions of reality into units is </w:t>
      </w:r>
      <w:r w:rsidR="002F3C47" w:rsidRPr="001D5799">
        <w:rPr>
          <w:rFonts w:ascii="Times New Roman" w:hAnsi="Times New Roman"/>
          <w:sz w:val="24"/>
          <w:szCs w:val="23"/>
        </w:rPr>
        <w:t xml:space="preserve">one starting point for </w:t>
      </w:r>
      <w:r w:rsidR="00E75EB0" w:rsidRPr="001D5799">
        <w:rPr>
          <w:rFonts w:ascii="Times New Roman" w:hAnsi="Times New Roman"/>
          <w:sz w:val="24"/>
          <w:szCs w:val="23"/>
        </w:rPr>
        <w:t xml:space="preserve">the phenomenon of </w:t>
      </w:r>
      <w:r w:rsidR="00E75EB0" w:rsidRPr="001D5799">
        <w:rPr>
          <w:rFonts w:ascii="Times New Roman" w:hAnsi="Times New Roman"/>
          <w:i/>
          <w:sz w:val="24"/>
          <w:szCs w:val="23"/>
        </w:rPr>
        <w:t>counting</w:t>
      </w:r>
      <w:r w:rsidR="00E75EB0" w:rsidRPr="001D5799">
        <w:rPr>
          <w:rFonts w:ascii="Times New Roman" w:hAnsi="Times New Roman"/>
          <w:sz w:val="24"/>
          <w:szCs w:val="23"/>
        </w:rPr>
        <w:t xml:space="preserve">. </w:t>
      </w:r>
      <w:r w:rsidR="00054134" w:rsidRPr="001D5799">
        <w:rPr>
          <w:rFonts w:ascii="Times New Roman" w:hAnsi="Times New Roman"/>
          <w:sz w:val="24"/>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7A1CDD">
        <w:t xml:space="preserve">Figure </w:t>
      </w:r>
      <w:r w:rsidR="007A1CDD">
        <w:rPr>
          <w:noProof/>
        </w:rPr>
        <w:t>3</w:t>
      </w:r>
      <w:r w:rsidR="001E591D">
        <w:rPr>
          <w:rFonts w:ascii="Times New Roman" w:hAnsi="Times New Roman"/>
          <w:sz w:val="23"/>
          <w:szCs w:val="23"/>
        </w:rPr>
        <w:fldChar w:fldCharType="end"/>
      </w:r>
      <w:r w:rsidR="00AB12A7" w:rsidRPr="001D5799">
        <w:rPr>
          <w:rFonts w:ascii="Times New Roman" w:hAnsi="Times New Roman"/>
          <w:sz w:val="24"/>
          <w:szCs w:val="23"/>
        </w:rPr>
        <w:t xml:space="preserve"> and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_Ref309472955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12</w:t>
      </w:r>
      <w:r w:rsidR="001E591D" w:rsidRPr="001D5799">
        <w:rPr>
          <w:rFonts w:ascii="Times New Roman" w:hAnsi="Times New Roman"/>
          <w:sz w:val="24"/>
          <w:szCs w:val="23"/>
        </w:rPr>
        <w:fldChar w:fldCharType="end"/>
      </w:r>
      <w:r w:rsidR="00AB12A7" w:rsidRPr="001D5799">
        <w:rPr>
          <w:rFonts w:ascii="Times New Roman" w:hAnsi="Times New Roman"/>
          <w:sz w:val="24"/>
          <w:szCs w:val="23"/>
        </w:rPr>
        <w:t>]</w:t>
      </w:r>
      <w:r w:rsidR="00054134" w:rsidRPr="001D5799">
        <w:rPr>
          <w:rFonts w:ascii="Times New Roman" w:hAnsi="Times New Roman"/>
          <w:sz w:val="24"/>
          <w:szCs w:val="23"/>
        </w:rPr>
        <w:t>).</w:t>
      </w:r>
    </w:p>
    <w:p w14:paraId="62C56925" w14:textId="77777777" w:rsidR="00054134" w:rsidRDefault="00054134" w:rsidP="00536BF5">
      <w:pPr>
        <w:keepNext/>
        <w:spacing w:line="240" w:lineRule="auto"/>
        <w:jc w:val="center"/>
      </w:pPr>
      <w:r>
        <w:rPr>
          <w:noProof/>
        </w:rPr>
        <w:drawing>
          <wp:inline distT="0" distB="0" distL="0" distR="0" wp14:anchorId="7E22CEA3" wp14:editId="185E3C74">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4A5F8C4E" w14:textId="77777777" w:rsidR="00054134" w:rsidRPr="001D5799" w:rsidRDefault="00054134" w:rsidP="00536BF5">
      <w:pPr>
        <w:pStyle w:val="Caption"/>
        <w:jc w:val="center"/>
        <w:rPr>
          <w:rFonts w:ascii="Times New Roman" w:hAnsi="Times New Roman"/>
          <w:sz w:val="24"/>
          <w:szCs w:val="23"/>
        </w:rPr>
      </w:pPr>
      <w:bookmarkStart w:id="138" w:name="_Ref309409821"/>
      <w:r>
        <w:t xml:space="preserve">Figure </w:t>
      </w:r>
      <w:r w:rsidR="00EF0C8C">
        <w:fldChar w:fldCharType="begin"/>
      </w:r>
      <w:r w:rsidR="00EF0C8C">
        <w:instrText xml:space="preserve"> SEQ Figure \* ARABIC </w:instrText>
      </w:r>
      <w:r w:rsidR="00EF0C8C">
        <w:fldChar w:fldCharType="separate"/>
      </w:r>
      <w:r w:rsidR="007A1CDD">
        <w:rPr>
          <w:noProof/>
        </w:rPr>
        <w:t>3</w:t>
      </w:r>
      <w:r w:rsidR="00EF0C8C">
        <w:rPr>
          <w:noProof/>
        </w:rPr>
        <w:fldChar w:fldCharType="end"/>
      </w:r>
      <w:bookmarkEnd w:id="138"/>
      <w:r>
        <w:t xml:space="preserve">: </w:t>
      </w:r>
      <w:hyperlink r:id="rId24" w:history="1">
        <w:r w:rsidRPr="00054134">
          <w:rPr>
            <w:rStyle w:val="Hyperlink"/>
          </w:rPr>
          <w:t>Mount Everest from space</w:t>
        </w:r>
      </w:hyperlink>
    </w:p>
    <w:p w14:paraId="4E965A56" w14:textId="2B7AA4E9" w:rsidR="00F00EBF"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Examples of units </w:t>
      </w:r>
      <w:r w:rsidR="00B54835" w:rsidRPr="001D5799">
        <w:rPr>
          <w:rFonts w:ascii="Times New Roman" w:hAnsi="Times New Roman"/>
          <w:sz w:val="24"/>
        </w:rPr>
        <w:t xml:space="preserve">of special importance for the purposes of natural science </w:t>
      </w:r>
      <w:r w:rsidRPr="001D5799">
        <w:rPr>
          <w:rFonts w:ascii="Times New Roman" w:hAnsi="Times New Roman"/>
          <w:sz w:val="24"/>
        </w:rPr>
        <w:t xml:space="preserve">include: atom, molecule, organelle, cell, organism, </w:t>
      </w:r>
      <w:r w:rsidR="002F3C47" w:rsidRPr="001D5799">
        <w:rPr>
          <w:rFonts w:ascii="Times New Roman" w:hAnsi="Times New Roman"/>
          <w:sz w:val="24"/>
        </w:rPr>
        <w:t xml:space="preserve">grain of sand, </w:t>
      </w:r>
      <w:r w:rsidRPr="001D5799">
        <w:rPr>
          <w:rFonts w:ascii="Times New Roman" w:hAnsi="Times New Roman"/>
          <w:sz w:val="24"/>
        </w:rPr>
        <w:t>planet</w:t>
      </w:r>
      <w:r w:rsidR="00054134" w:rsidRPr="001D5799">
        <w:rPr>
          <w:rFonts w:ascii="Times New Roman" w:hAnsi="Times New Roman"/>
          <w:sz w:val="24"/>
        </w:rPr>
        <w:t>, star</w:t>
      </w:r>
      <w:r w:rsidRPr="001D5799">
        <w:rPr>
          <w:rFonts w:ascii="Times New Roman" w:hAnsi="Times New Roman"/>
          <w:sz w:val="24"/>
        </w:rPr>
        <w:t xml:space="preserve">. </w:t>
      </w:r>
      <w:r w:rsidR="00151755" w:rsidRPr="001D5799">
        <w:rPr>
          <w:rFonts w:ascii="Times New Roman" w:hAnsi="Times New Roman"/>
          <w:sz w:val="24"/>
        </w:rPr>
        <w:t>These</w:t>
      </w:r>
      <w:r w:rsidR="00151755" w:rsidRPr="001D5799">
        <w:rPr>
          <w:rFonts w:ascii="Times New Roman" w:hAnsi="Times New Roman"/>
          <w:i/>
          <w:sz w:val="24"/>
        </w:rPr>
        <w:t xml:space="preserve"> material</w:t>
      </w:r>
      <w:r w:rsidR="00054134" w:rsidRPr="001D5799">
        <w:rPr>
          <w:rFonts w:ascii="Times New Roman" w:hAnsi="Times New Roman"/>
          <w:i/>
          <w:sz w:val="24"/>
        </w:rPr>
        <w:t xml:space="preserve"> </w:t>
      </w:r>
      <w:r w:rsidR="00465C17" w:rsidRPr="001D5799">
        <w:rPr>
          <w:rFonts w:ascii="Times New Roman" w:hAnsi="Times New Roman"/>
          <w:i/>
          <w:sz w:val="24"/>
        </w:rPr>
        <w:t>entities</w:t>
      </w:r>
      <w:r w:rsidRPr="001D5799">
        <w:rPr>
          <w:rFonts w:ascii="Times New Roman" w:hAnsi="Times New Roman"/>
          <w:sz w:val="24"/>
        </w:rPr>
        <w:t xml:space="preserve"> are </w:t>
      </w:r>
      <w:r w:rsidR="00054134" w:rsidRPr="001D5799">
        <w:rPr>
          <w:rFonts w:ascii="Times New Roman" w:hAnsi="Times New Roman"/>
          <w:sz w:val="24"/>
        </w:rPr>
        <w:t xml:space="preserve">candidate examples of what </w:t>
      </w:r>
      <w:r w:rsidRPr="001D5799">
        <w:rPr>
          <w:rFonts w:ascii="Times New Roman" w:hAnsi="Times New Roman"/>
          <w:sz w:val="24"/>
        </w:rPr>
        <w:t>called ‘</w:t>
      </w:r>
      <w:r w:rsidR="00151755" w:rsidRPr="001D5799">
        <w:rPr>
          <w:rFonts w:ascii="Times New Roman" w:hAnsi="Times New Roman"/>
          <w:i/>
          <w:sz w:val="24"/>
        </w:rPr>
        <w:t>objects</w:t>
      </w:r>
      <w:r w:rsidR="00217CC2">
        <w:rPr>
          <w:rFonts w:ascii="Times New Roman" w:hAnsi="Times New Roman"/>
          <w:sz w:val="24"/>
        </w:rPr>
        <w:t xml:space="preserve">’ </w:t>
      </w:r>
      <w:r w:rsidR="00151755" w:rsidRPr="001D5799">
        <w:rPr>
          <w:rFonts w:ascii="Times New Roman" w:hAnsi="Times New Roman"/>
          <w:sz w:val="24"/>
        </w:rPr>
        <w:t>in</w:t>
      </w:r>
      <w:r w:rsidR="00054134" w:rsidRPr="001D5799">
        <w:rPr>
          <w:rFonts w:ascii="Times New Roman" w:hAnsi="Times New Roman"/>
          <w:sz w:val="24"/>
        </w:rPr>
        <w:t xml:space="preserve"> BFO</w:t>
      </w:r>
      <w:r w:rsidRPr="001D5799">
        <w:rPr>
          <w:rFonts w:ascii="Times New Roman" w:hAnsi="Times New Roman"/>
          <w:sz w:val="24"/>
        </w:rPr>
        <w:t xml:space="preserve">. </w:t>
      </w:r>
      <w:r w:rsidR="00151755" w:rsidRPr="001D5799">
        <w:rPr>
          <w:rFonts w:ascii="Times New Roman" w:hAnsi="Times New Roman"/>
          <w:sz w:val="24"/>
        </w:rPr>
        <w:t>Such</w:t>
      </w:r>
      <w:r w:rsidRPr="001D5799">
        <w:rPr>
          <w:rFonts w:ascii="Times New Roman" w:hAnsi="Times New Roman"/>
          <w:sz w:val="24"/>
        </w:rPr>
        <w:t xml:space="preserve"> units are </w:t>
      </w:r>
      <w:r w:rsidR="00217CC2">
        <w:rPr>
          <w:rFonts w:ascii="Times New Roman" w:hAnsi="Times New Roman"/>
          <w:sz w:val="24"/>
        </w:rPr>
        <w:t>sometimes</w:t>
      </w:r>
      <w:r w:rsidRPr="001D5799">
        <w:rPr>
          <w:rFonts w:ascii="Times New Roman" w:hAnsi="Times New Roman"/>
          <w:sz w:val="24"/>
        </w:rPr>
        <w:t xml:space="preserve"> referred to as ‘grains’</w:t>
      </w:r>
      <w:r w:rsidR="00217CC2">
        <w:rPr>
          <w:rFonts w:ascii="Times New Roman" w:hAnsi="Times New Roman"/>
          <w:sz w:val="24"/>
        </w:rPr>
        <w:t xml:space="preserve"> [</w:t>
      </w:r>
      <w:r w:rsidR="00774A84">
        <w:rPr>
          <w:rFonts w:ascii="Times New Roman" w:hAnsi="Times New Roman"/>
          <w:sz w:val="24"/>
        </w:rPr>
        <w:fldChar w:fldCharType="begin"/>
      </w:r>
      <w:r w:rsidR="00774A84">
        <w:rPr>
          <w:rFonts w:ascii="Times New Roman" w:hAnsi="Times New Roman"/>
          <w:sz w:val="24"/>
        </w:rPr>
        <w:instrText xml:space="preserve"> REF _Ref313200424 \r \h </w:instrText>
      </w:r>
      <w:r w:rsidR="00774A84">
        <w:rPr>
          <w:rFonts w:ascii="Times New Roman" w:hAnsi="Times New Roman"/>
          <w:sz w:val="24"/>
        </w:rPr>
      </w:r>
      <w:r w:rsidR="00774A84">
        <w:rPr>
          <w:rFonts w:ascii="Times New Roman" w:hAnsi="Times New Roman"/>
          <w:sz w:val="24"/>
        </w:rPr>
        <w:fldChar w:fldCharType="separate"/>
      </w:r>
      <w:r w:rsidR="000B5B22">
        <w:rPr>
          <w:rFonts w:ascii="Times New Roman" w:hAnsi="Times New Roman"/>
          <w:sz w:val="24"/>
        </w:rPr>
        <w:t>74</w:t>
      </w:r>
      <w:r w:rsidR="00774A84">
        <w:rPr>
          <w:rFonts w:ascii="Times New Roman" w:hAnsi="Times New Roman"/>
          <w:sz w:val="24"/>
        </w:rPr>
        <w:fldChar w:fldCharType="end"/>
      </w:r>
      <w:r w:rsidR="00217CC2">
        <w:rPr>
          <w:rFonts w:ascii="Times New Roman" w:hAnsi="Times New Roman"/>
          <w:sz w:val="24"/>
        </w:rPr>
        <w:t>]</w:t>
      </w:r>
      <w:r w:rsidRPr="001D5799">
        <w:rPr>
          <w:rFonts w:ascii="Times New Roman" w:hAnsi="Times New Roman"/>
          <w:sz w:val="24"/>
        </w:rPr>
        <w:t>, and are associated with specific ‘levels of granularity’</w:t>
      </w:r>
      <w:r w:rsidR="00054134" w:rsidRPr="001D5799">
        <w:rPr>
          <w:rFonts w:ascii="Times New Roman" w:hAnsi="Times New Roman"/>
          <w:sz w:val="24"/>
        </w:rPr>
        <w:t xml:space="preserve"> in what is seen as a layered structure of reality, with units at lower and more fine-grained levels being combined as parts into grains at higher, coarse-grained levels</w:t>
      </w:r>
      <w:r w:rsidRPr="001D5799">
        <w:rPr>
          <w:rFonts w:ascii="Times New Roman" w:hAnsi="Times New Roman"/>
          <w:sz w:val="24"/>
        </w:rPr>
        <w:t xml:space="preserve">. </w:t>
      </w:r>
      <w:r w:rsidR="00217CC2">
        <w:rPr>
          <w:rFonts w:ascii="Times New Roman" w:hAnsi="Times New Roman"/>
          <w:sz w:val="24"/>
        </w:rPr>
        <w:t>O</w:t>
      </w:r>
      <w:r w:rsidR="00054134" w:rsidRPr="001D5799">
        <w:rPr>
          <w:rFonts w:ascii="Times New Roman" w:hAnsi="Times New Roman"/>
          <w:sz w:val="24"/>
        </w:rPr>
        <w:t xml:space="preserve">ur proposals </w:t>
      </w:r>
      <w:r w:rsidR="00217CC2">
        <w:rPr>
          <w:rFonts w:ascii="Times New Roman" w:hAnsi="Times New Roman"/>
          <w:sz w:val="24"/>
        </w:rPr>
        <w:t xml:space="preserve">here are consistent with but are formulated </w:t>
      </w:r>
      <w:r w:rsidRPr="001D5799">
        <w:rPr>
          <w:rFonts w:ascii="Times New Roman" w:hAnsi="Times New Roman"/>
          <w:sz w:val="24"/>
        </w:rPr>
        <w:t xml:space="preserve">independently of </w:t>
      </w:r>
      <w:r w:rsidR="00217CC2">
        <w:rPr>
          <w:rFonts w:ascii="Times New Roman" w:hAnsi="Times New Roman"/>
          <w:sz w:val="24"/>
        </w:rPr>
        <w:t xml:space="preserve">such </w:t>
      </w:r>
      <w:r w:rsidRPr="001D5799">
        <w:rPr>
          <w:rFonts w:ascii="Times New Roman" w:hAnsi="Times New Roman"/>
          <w:sz w:val="24"/>
        </w:rPr>
        <w:t xml:space="preserve">granularity considerations. </w:t>
      </w:r>
    </w:p>
    <w:p w14:paraId="79147273" w14:textId="77777777" w:rsidR="003D7096" w:rsidRPr="00782F62" w:rsidRDefault="00782F62" w:rsidP="006C241A">
      <w:pPr>
        <w:spacing w:line="360" w:lineRule="auto"/>
        <w:rPr>
          <w:rFonts w:ascii="Times New Roman" w:hAnsi="Times New Roman"/>
          <w:b/>
          <w:sz w:val="24"/>
        </w:rPr>
      </w:pPr>
      <w:r w:rsidRPr="001D5799">
        <w:rPr>
          <w:rFonts w:ascii="Times New Roman" w:hAnsi="Times New Roman"/>
          <w:b/>
          <w:sz w:val="24"/>
        </w:rPr>
        <w:t xml:space="preserve">Preamble on the strategy </w:t>
      </w:r>
      <w:r>
        <w:rPr>
          <w:rFonts w:ascii="Times New Roman" w:hAnsi="Times New Roman"/>
          <w:b/>
          <w:sz w:val="24"/>
        </w:rPr>
        <w:t>for e</w:t>
      </w:r>
      <w:r w:rsidR="003D7096" w:rsidRPr="001D5799">
        <w:rPr>
          <w:rFonts w:ascii="Times New Roman" w:hAnsi="Times New Roman"/>
          <w:b/>
          <w:sz w:val="24"/>
        </w:rPr>
        <w:t xml:space="preserve">lucidation of </w:t>
      </w:r>
      <w:r>
        <w:rPr>
          <w:rFonts w:ascii="Times New Roman" w:hAnsi="Times New Roman"/>
          <w:b/>
          <w:sz w:val="24"/>
        </w:rPr>
        <w:t>‘</w:t>
      </w:r>
      <w:r w:rsidR="003D7096" w:rsidRPr="001D5799">
        <w:rPr>
          <w:rFonts w:ascii="Times New Roman" w:hAnsi="Times New Roman"/>
          <w:b/>
          <w:sz w:val="24"/>
        </w:rPr>
        <w:t>BFO:</w:t>
      </w:r>
      <w:r w:rsidR="003D7096" w:rsidRPr="001D5799">
        <w:rPr>
          <w:rFonts w:ascii="Times New Roman" w:hAnsi="Times New Roman"/>
          <w:b/>
          <w:i/>
          <w:sz w:val="24"/>
        </w:rPr>
        <w:t>object</w:t>
      </w:r>
      <w:r>
        <w:rPr>
          <w:rFonts w:ascii="Times New Roman" w:hAnsi="Times New Roman"/>
          <w:b/>
          <w:sz w:val="24"/>
        </w:rPr>
        <w:t>’</w:t>
      </w:r>
    </w:p>
    <w:p w14:paraId="2077A47C" w14:textId="77777777" w:rsidR="007771DD" w:rsidRPr="00125AF3" w:rsidRDefault="00F00EBF" w:rsidP="00125AF3">
      <w:pPr>
        <w:spacing w:line="360" w:lineRule="auto"/>
        <w:jc w:val="both"/>
        <w:rPr>
          <w:rFonts w:ascii="Times New Roman" w:hAnsi="Times New Roman"/>
          <w:sz w:val="24"/>
        </w:rPr>
      </w:pPr>
      <w:r w:rsidRPr="001D5799">
        <w:rPr>
          <w:rFonts w:ascii="Times New Roman" w:hAnsi="Times New Roman"/>
          <w:sz w:val="24"/>
        </w:rPr>
        <w:t xml:space="preserve">The following elucidation </w:t>
      </w:r>
      <w:r w:rsidR="00782F62">
        <w:rPr>
          <w:rFonts w:ascii="Times New Roman" w:hAnsi="Times New Roman"/>
          <w:sz w:val="24"/>
        </w:rPr>
        <w:t xml:space="preserve">documents </w:t>
      </w:r>
      <w:r w:rsidRPr="001D5799">
        <w:rPr>
          <w:rFonts w:ascii="Times New Roman" w:hAnsi="Times New Roman"/>
          <w:sz w:val="24"/>
        </w:rPr>
        <w:t xml:space="preserve">a set of conditions to be used when deciding </w:t>
      </w:r>
      <w:r w:rsidR="005D1353" w:rsidRPr="001D5799">
        <w:rPr>
          <w:rFonts w:ascii="Times New Roman" w:hAnsi="Times New Roman"/>
          <w:sz w:val="24"/>
        </w:rPr>
        <w:t>whether entities</w:t>
      </w:r>
      <w:r w:rsidRPr="001D5799">
        <w:rPr>
          <w:rFonts w:ascii="Times New Roman" w:hAnsi="Times New Roman"/>
          <w:sz w:val="24"/>
        </w:rPr>
        <w:t xml:space="preserve"> of a given type should be represented as </w:t>
      </w:r>
      <w:r w:rsidRPr="001D5799">
        <w:rPr>
          <w:rFonts w:ascii="Times New Roman" w:hAnsi="Times New Roman"/>
          <w:i/>
          <w:sz w:val="24"/>
        </w:rPr>
        <w:t xml:space="preserve">objects </w:t>
      </w:r>
      <w:r w:rsidRPr="001D5799">
        <w:rPr>
          <w:rFonts w:ascii="Times New Roman" w:hAnsi="Times New Roman"/>
          <w:sz w:val="24"/>
        </w:rPr>
        <w:t>in the BFO sense.</w:t>
      </w:r>
      <w:r w:rsidR="00782F62">
        <w:rPr>
          <w:rFonts w:ascii="Times New Roman" w:hAnsi="Times New Roman"/>
          <w:sz w:val="24"/>
        </w:rPr>
        <w:t xml:space="preserve"> It is </w:t>
      </w:r>
      <w:r w:rsidR="00782F62" w:rsidRPr="001D5799">
        <w:rPr>
          <w:rFonts w:ascii="Times New Roman" w:hAnsi="Times New Roman"/>
          <w:sz w:val="24"/>
        </w:rPr>
        <w:t xml:space="preserve">provided as </w:t>
      </w:r>
      <w:r w:rsidR="00782F62">
        <w:rPr>
          <w:rFonts w:ascii="Times New Roman" w:hAnsi="Times New Roman"/>
          <w:sz w:val="24"/>
        </w:rPr>
        <w:t xml:space="preserve">precursor to </w:t>
      </w:r>
      <w:r w:rsidR="00782F62" w:rsidRPr="001D5799">
        <w:rPr>
          <w:rFonts w:ascii="Times New Roman" w:hAnsi="Times New Roman"/>
          <w:sz w:val="24"/>
        </w:rPr>
        <w:t>a formal theory (of qualitative mereotopology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_Ref309560610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5</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_Ref309155480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22</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_Ref309410042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36</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_Ref309410045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37</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_Ref309410048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39</w:t>
      </w:r>
      <w:r w:rsidR="00782F62" w:rsidRPr="001D5799">
        <w:rPr>
          <w:rFonts w:ascii="Times New Roman" w:hAnsi="Times New Roman"/>
          <w:sz w:val="24"/>
        </w:rPr>
        <w:fldChar w:fldCharType="end"/>
      </w:r>
      <w:r w:rsidR="00782F62" w:rsidRPr="001D5799">
        <w:rPr>
          <w:rFonts w:ascii="Times New Roman" w:hAnsi="Times New Roman"/>
          <w:sz w:val="24"/>
        </w:rPr>
        <w:t>])</w:t>
      </w:r>
      <w:r w:rsidR="00782F62">
        <w:rPr>
          <w:rFonts w:ascii="Times New Roman" w:hAnsi="Times New Roman"/>
          <w:sz w:val="24"/>
        </w:rPr>
        <w:t xml:space="preserve"> of BFO:</w:t>
      </w:r>
      <w:r w:rsidR="00782F62">
        <w:rPr>
          <w:rFonts w:ascii="Times New Roman" w:hAnsi="Times New Roman"/>
          <w:i/>
          <w:sz w:val="24"/>
        </w:rPr>
        <w:t>object</w:t>
      </w:r>
      <w:r w:rsidR="00782F62">
        <w:rPr>
          <w:rFonts w:ascii="Times New Roman" w:hAnsi="Times New Roman"/>
          <w:sz w:val="24"/>
        </w:rPr>
        <w:t>.</w:t>
      </w:r>
    </w:p>
    <w:p w14:paraId="28EDE285" w14:textId="77777777" w:rsidR="00601C8D" w:rsidRPr="001D5799" w:rsidRDefault="006F7BF4" w:rsidP="007771DD">
      <w:pPr>
        <w:spacing w:line="360" w:lineRule="auto"/>
        <w:jc w:val="both"/>
        <w:rPr>
          <w:rFonts w:ascii="Times New Roman" w:hAnsi="Times New Roman"/>
          <w:sz w:val="24"/>
        </w:rPr>
      </w:pPr>
      <w:r w:rsidRPr="001D5799">
        <w:rPr>
          <w:rFonts w:ascii="Times New Roman" w:hAnsi="Times New Roman"/>
          <w:sz w:val="24"/>
        </w:rPr>
        <w:t xml:space="preserve">In </w:t>
      </w:r>
      <w:r w:rsidR="00FF233C" w:rsidRPr="001D5799">
        <w:rPr>
          <w:rFonts w:ascii="Times New Roman" w:hAnsi="Times New Roman"/>
          <w:sz w:val="24"/>
        </w:rPr>
        <w:t xml:space="preserve">what follows we </w:t>
      </w:r>
      <w:r w:rsidRPr="001D5799">
        <w:rPr>
          <w:rFonts w:ascii="Times New Roman" w:hAnsi="Times New Roman"/>
          <w:sz w:val="24"/>
        </w:rPr>
        <w:t xml:space="preserve">consider three candidate groups of examples of objects in the BFO sense, namely: </w:t>
      </w:r>
    </w:p>
    <w:p w14:paraId="4917C801" w14:textId="77777777"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organisms</w:t>
      </w:r>
      <w:r w:rsidR="00033955" w:rsidRPr="001D5799">
        <w:rPr>
          <w:rFonts w:ascii="Times New Roman" w:hAnsi="Times New Roman"/>
          <w:sz w:val="24"/>
        </w:rPr>
        <w:t xml:space="preserve">, </w:t>
      </w:r>
      <w:r w:rsidR="00601C8D" w:rsidRPr="001D5799">
        <w:rPr>
          <w:rFonts w:ascii="Times New Roman" w:hAnsi="Times New Roman"/>
          <w:sz w:val="24"/>
        </w:rPr>
        <w:t>cells</w:t>
      </w:r>
      <w:r w:rsidR="00033955" w:rsidRPr="001D5799">
        <w:rPr>
          <w:rFonts w:ascii="Times New Roman" w:hAnsi="Times New Roman"/>
          <w:sz w:val="24"/>
        </w:rPr>
        <w:t xml:space="preserve"> and potentially also biological entities of certain other sorts, including organs</w:t>
      </w:r>
    </w:p>
    <w:p w14:paraId="3060B757" w14:textId="77777777"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portions of solid matter</w:t>
      </w:r>
      <w:r w:rsidR="006F7BF4" w:rsidRPr="001D5799">
        <w:rPr>
          <w:rFonts w:ascii="Times New Roman" w:hAnsi="Times New Roman"/>
          <w:sz w:val="24"/>
        </w:rPr>
        <w:t xml:space="preserve"> such as rocks and lumps of iron</w:t>
      </w:r>
    </w:p>
    <w:p w14:paraId="09664A71" w14:textId="77777777" w:rsidR="00601C8D" w:rsidRPr="001D5799" w:rsidRDefault="00054134"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 xml:space="preserve">engineered artifacts </w:t>
      </w:r>
      <w:r w:rsidR="006F7BF4" w:rsidRPr="001D5799">
        <w:rPr>
          <w:rFonts w:ascii="Times New Roman" w:hAnsi="Times New Roman"/>
          <w:sz w:val="24"/>
        </w:rPr>
        <w:t>such as watches and cars.</w:t>
      </w:r>
    </w:p>
    <w:p w14:paraId="34428F9E" w14:textId="77777777" w:rsidR="00125AF3" w:rsidRPr="001D5799" w:rsidRDefault="006F7BF4" w:rsidP="00125AF3">
      <w:pPr>
        <w:spacing w:line="360" w:lineRule="auto"/>
        <w:jc w:val="both"/>
        <w:rPr>
          <w:rFonts w:ascii="Times New Roman" w:hAnsi="Times New Roman"/>
          <w:sz w:val="24"/>
        </w:rPr>
      </w:pPr>
      <w:r w:rsidRPr="001D5799">
        <w:rPr>
          <w:rFonts w:ascii="Times New Roman" w:hAnsi="Times New Roman"/>
          <w:sz w:val="24"/>
        </w:rPr>
        <w:t xml:space="preserve">Material entities under all of these headings are </w:t>
      </w:r>
      <w:r w:rsidR="00601C8D" w:rsidRPr="001D5799">
        <w:rPr>
          <w:rFonts w:ascii="Times New Roman" w:hAnsi="Times New Roman"/>
          <w:sz w:val="24"/>
        </w:rPr>
        <w:t xml:space="preserve">all </w:t>
      </w:r>
      <w:r w:rsidR="00601C8D" w:rsidRPr="001D5799">
        <w:rPr>
          <w:rFonts w:ascii="Times New Roman" w:hAnsi="Times New Roman"/>
          <w:i/>
          <w:sz w:val="24"/>
        </w:rPr>
        <w:t xml:space="preserve">causally </w:t>
      </w:r>
      <w:r w:rsidRPr="001D5799">
        <w:rPr>
          <w:rFonts w:ascii="Times New Roman" w:hAnsi="Times New Roman"/>
          <w:i/>
          <w:sz w:val="24"/>
        </w:rPr>
        <w:t xml:space="preserve">relatively isolated </w:t>
      </w:r>
      <w:r w:rsidR="00601C8D" w:rsidRPr="001D5799">
        <w:rPr>
          <w:rFonts w:ascii="Times New Roman" w:hAnsi="Times New Roman"/>
          <w:i/>
          <w:sz w:val="24"/>
        </w:rPr>
        <w:t xml:space="preserve">entities </w:t>
      </w:r>
      <w:r w:rsidRPr="001D5799">
        <w:rPr>
          <w:rFonts w:ascii="Times New Roman" w:hAnsi="Times New Roman"/>
          <w:sz w:val="24"/>
        </w:rPr>
        <w:t>in Ingarden’s sense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47</w:t>
      </w:r>
      <w:r w:rsidR="001E591D" w:rsidRPr="001D5799">
        <w:rPr>
          <w:rFonts w:ascii="Times New Roman" w:hAnsi="Times New Roman"/>
          <w:sz w:val="24"/>
        </w:rPr>
        <w:fldChar w:fldCharType="end"/>
      </w:r>
      <w:r w:rsidR="00155F6C" w:rsidRPr="001D5799">
        <w:rPr>
          <w:rFonts w:ascii="Times New Roman" w:hAnsi="Times New Roman"/>
          <w:sz w:val="24"/>
        </w:rPr>
        <w:t xml:space="preserv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w:t>
      </w:r>
      <w:r w:rsidR="00155F6C" w:rsidRPr="001D5799">
        <w:rPr>
          <w:rFonts w:ascii="Times New Roman" w:hAnsi="Times New Roman"/>
          <w:sz w:val="24"/>
        </w:rPr>
        <w:t xml:space="preserve">. This means that they are both </w:t>
      </w:r>
      <w:r w:rsidR="00601C8D" w:rsidRPr="001D5799">
        <w:rPr>
          <w:rFonts w:ascii="Times New Roman" w:hAnsi="Times New Roman"/>
          <w:i/>
          <w:sz w:val="24"/>
        </w:rPr>
        <w:t>structured</w:t>
      </w:r>
      <w:r w:rsidR="00601C8D" w:rsidRPr="001D5799">
        <w:rPr>
          <w:rFonts w:ascii="Times New Roman" w:hAnsi="Times New Roman"/>
          <w:sz w:val="24"/>
        </w:rPr>
        <w:t xml:space="preserve"> through a certain type of causal</w:t>
      </w:r>
      <w:r w:rsidR="00155F6C" w:rsidRPr="001D5799">
        <w:rPr>
          <w:rFonts w:ascii="Times New Roman" w:hAnsi="Times New Roman"/>
          <w:sz w:val="24"/>
        </w:rPr>
        <w:t xml:space="preserve"> uni</w:t>
      </w:r>
      <w:r w:rsidR="00601C8D" w:rsidRPr="001D5799">
        <w:rPr>
          <w:rFonts w:ascii="Times New Roman" w:hAnsi="Times New Roman"/>
          <w:sz w:val="24"/>
        </w:rPr>
        <w:t>ty</w:t>
      </w:r>
      <w:r w:rsidR="00155F6C" w:rsidRPr="001D5799">
        <w:rPr>
          <w:rFonts w:ascii="Times New Roman" w:hAnsi="Times New Roman"/>
          <w:sz w:val="24"/>
        </w:rPr>
        <w:t xml:space="preserve"> and </w:t>
      </w:r>
      <w:r w:rsidR="00155F6C" w:rsidRPr="001D5799">
        <w:rPr>
          <w:rFonts w:ascii="Times New Roman" w:hAnsi="Times New Roman"/>
          <w:i/>
          <w:sz w:val="24"/>
        </w:rPr>
        <w:t>maximal</w:t>
      </w:r>
      <w:r w:rsidR="00601C8D" w:rsidRPr="001D5799">
        <w:rPr>
          <w:rFonts w:ascii="Times New Roman" w:hAnsi="Times New Roman"/>
          <w:sz w:val="24"/>
        </w:rPr>
        <w:t xml:space="preserve"> relative to this type of causal unity.</w:t>
      </w:r>
      <w:r w:rsidR="00125AF3">
        <w:rPr>
          <w:rFonts w:ascii="Times New Roman" w:hAnsi="Times New Roman"/>
          <w:sz w:val="24"/>
        </w:rPr>
        <w:t xml:space="preserve"> </w:t>
      </w:r>
    </w:p>
    <w:p w14:paraId="788C6D92" w14:textId="77777777" w:rsidR="00DD6E98" w:rsidRPr="001D5799" w:rsidRDefault="00DD6E98" w:rsidP="006C241A">
      <w:pPr>
        <w:spacing w:line="360" w:lineRule="auto"/>
        <w:jc w:val="both"/>
        <w:rPr>
          <w:rFonts w:ascii="Times New Roman" w:hAnsi="Times New Roman"/>
          <w:sz w:val="24"/>
        </w:rPr>
      </w:pPr>
      <w:r w:rsidRPr="001D5799">
        <w:rPr>
          <w:rFonts w:ascii="Times New Roman" w:hAnsi="Times New Roman"/>
          <w:sz w:val="24"/>
        </w:rPr>
        <w:t xml:space="preserve">We first characterize </w:t>
      </w:r>
      <w:r w:rsidR="00601C8D" w:rsidRPr="001D5799">
        <w:rPr>
          <w:rFonts w:ascii="Times New Roman" w:hAnsi="Times New Roman"/>
          <w:sz w:val="24"/>
        </w:rPr>
        <w:t xml:space="preserve">causal unity in general, we then distinguish three types of causal unity corresponding to </w:t>
      </w:r>
      <w:r w:rsidR="00427F21" w:rsidRPr="001D5799">
        <w:rPr>
          <w:rFonts w:ascii="Times New Roman" w:hAnsi="Times New Roman"/>
          <w:sz w:val="24"/>
        </w:rPr>
        <w:t xml:space="preserve">the </w:t>
      </w:r>
      <w:r w:rsidR="00601C8D" w:rsidRPr="001D5799">
        <w:rPr>
          <w:rFonts w:ascii="Times New Roman" w:hAnsi="Times New Roman"/>
          <w:sz w:val="24"/>
        </w:rPr>
        <w:t xml:space="preserve">three candidate families </w:t>
      </w:r>
      <w:r w:rsidR="00427F21" w:rsidRPr="001D5799">
        <w:rPr>
          <w:rFonts w:ascii="Times New Roman" w:hAnsi="Times New Roman"/>
          <w:sz w:val="24"/>
        </w:rPr>
        <w:t>of BFO:</w:t>
      </w:r>
      <w:r w:rsidR="00427F21" w:rsidRPr="001D5799">
        <w:rPr>
          <w:rFonts w:ascii="Times New Roman" w:hAnsi="Times New Roman"/>
          <w:i/>
          <w:sz w:val="24"/>
        </w:rPr>
        <w:t>objects</w:t>
      </w:r>
      <w:r w:rsidR="00536BF5" w:rsidRPr="001D5799">
        <w:rPr>
          <w:rFonts w:ascii="Times New Roman" w:hAnsi="Times New Roman"/>
          <w:i/>
          <w:sz w:val="24"/>
        </w:rPr>
        <w:t xml:space="preserve"> </w:t>
      </w:r>
      <w:r w:rsidR="00427F21" w:rsidRPr="001D5799">
        <w:rPr>
          <w:rFonts w:ascii="Times New Roman" w:hAnsi="Times New Roman"/>
          <w:sz w:val="24"/>
        </w:rPr>
        <w:t xml:space="preserve">listed above. We then </w:t>
      </w:r>
      <w:r w:rsidR="006E2868" w:rsidRPr="001D5799">
        <w:rPr>
          <w:rFonts w:ascii="Times New Roman" w:hAnsi="Times New Roman"/>
          <w:sz w:val="24"/>
        </w:rPr>
        <w:t>describe</w:t>
      </w:r>
      <w:r w:rsidR="00427F21" w:rsidRPr="001D5799">
        <w:rPr>
          <w:rFonts w:ascii="Times New Roman" w:hAnsi="Times New Roman"/>
          <w:sz w:val="24"/>
        </w:rPr>
        <w:t xml:space="preserve"> what it is for an entity to be maximal relative to one or other of these types, and formulate in these terms an elucidation of ‘object’. </w:t>
      </w:r>
      <w:r w:rsidR="00125AF3">
        <w:rPr>
          <w:rFonts w:ascii="Times New Roman" w:hAnsi="Times New Roman"/>
          <w:sz w:val="24"/>
        </w:rPr>
        <w:t xml:space="preserve">We must bear in mind throughout that aggregates </w:t>
      </w:r>
      <w:r w:rsidR="00125AF3" w:rsidRPr="001D5799">
        <w:rPr>
          <w:rFonts w:ascii="Times New Roman" w:hAnsi="Times New Roman"/>
          <w:sz w:val="24"/>
        </w:rPr>
        <w:t xml:space="preserve">of microparticles </w:t>
      </w:r>
      <w:r w:rsidR="00125AF3">
        <w:rPr>
          <w:rFonts w:ascii="Times New Roman" w:hAnsi="Times New Roman"/>
          <w:sz w:val="24"/>
        </w:rPr>
        <w:t xml:space="preserve">which form parts of such causally structured units for limited periods in their existence may survive the loss of causal unity for example as this occurs through </w:t>
      </w:r>
      <w:r w:rsidR="00125AF3" w:rsidRPr="001D5799">
        <w:rPr>
          <w:rFonts w:ascii="Times New Roman" w:hAnsi="Times New Roman"/>
          <w:sz w:val="24"/>
        </w:rPr>
        <w:t>phase transiti</w:t>
      </w:r>
      <w:r w:rsidR="00125AF3">
        <w:rPr>
          <w:rFonts w:ascii="Times New Roman" w:hAnsi="Times New Roman"/>
          <w:sz w:val="24"/>
        </w:rPr>
        <w:t>ons from solid to liquid to gas.</w:t>
      </w:r>
    </w:p>
    <w:p w14:paraId="3E547DB0" w14:textId="0E7F3FB9" w:rsidR="00DD6E98" w:rsidRPr="001D5799" w:rsidRDefault="00236D40" w:rsidP="00C70E0A">
      <w:pPr>
        <w:pStyle w:val="Specification"/>
      </w:pPr>
      <w:r w:rsidRPr="00C70E0A">
        <w:rPr>
          <w:rStyle w:val="SpecificationType"/>
        </w:rPr>
        <w:t>Elucidation</w:t>
      </w:r>
      <w:r w:rsidRPr="001D5799">
        <w:rPr>
          <w:smallCaps/>
        </w:rPr>
        <w:t>:</w:t>
      </w:r>
      <w:r w:rsidR="00DD6E98" w:rsidRPr="001D5799">
        <w:t xml:space="preserve"> </w:t>
      </w:r>
      <w:r w:rsidR="00DD6E98" w:rsidRPr="001D5799">
        <w:rPr>
          <w:i/>
        </w:rPr>
        <w:t xml:space="preserve">a </w:t>
      </w:r>
      <w:r w:rsidR="00151755" w:rsidRPr="001D5799">
        <w:t>is</w:t>
      </w:r>
      <w:r w:rsidR="00151755" w:rsidRPr="001D5799">
        <w:rPr>
          <w:i/>
        </w:rPr>
        <w:t xml:space="preserve"> causally</w:t>
      </w:r>
      <w:r w:rsidR="00DD6E98" w:rsidRPr="001D5799">
        <w:rPr>
          <w:i/>
        </w:rPr>
        <w:t xml:space="preserve"> unified</w:t>
      </w:r>
      <w:r w:rsidR="00DD6E98" w:rsidRPr="001D5799">
        <w:t xml:space="preserve"> </w:t>
      </w:r>
      <w:r w:rsidR="00151755" w:rsidRPr="001D5799">
        <w:t>means:</w:t>
      </w:r>
      <w:r w:rsidR="00151755" w:rsidRPr="001D5799">
        <w:rPr>
          <w:i/>
        </w:rPr>
        <w:t xml:space="preserve"> a</w:t>
      </w:r>
      <w:r w:rsidR="002F61CF" w:rsidRPr="001D5799">
        <w:t xml:space="preserve"> is a material</w:t>
      </w:r>
      <w:r w:rsidR="00465C17" w:rsidRPr="001D5799">
        <w:t xml:space="preserve"> entity</w:t>
      </w:r>
      <w:r w:rsidR="002F61CF" w:rsidRPr="001D5799">
        <w:t xml:space="preserve"> which is such that its material parts </w:t>
      </w:r>
      <w:r w:rsidR="00DD6E98" w:rsidRPr="001D5799">
        <w:t>are tied together in such a way that, in environments typical for</w:t>
      </w:r>
      <w:r w:rsidR="00465C17" w:rsidRPr="001D5799">
        <w:rPr>
          <w:i/>
        </w:rPr>
        <w:t xml:space="preserve"> entities</w:t>
      </w:r>
      <w:r w:rsidR="00536BF5" w:rsidRPr="001D5799">
        <w:rPr>
          <w:i/>
        </w:rPr>
        <w:t xml:space="preserve"> </w:t>
      </w:r>
      <w:r w:rsidR="00DD6E98" w:rsidRPr="001D5799">
        <w:t>of the type in question,</w:t>
      </w:r>
    </w:p>
    <w:p w14:paraId="4A66A852" w14:textId="77777777" w:rsidR="00DE390F" w:rsidRPr="001D5799" w:rsidRDefault="00DD6E98" w:rsidP="00C70E0A">
      <w:pPr>
        <w:pStyle w:val="Specification"/>
        <w:numPr>
          <w:ilvl w:val="0"/>
          <w:numId w:val="30"/>
        </w:numPr>
      </w:pPr>
      <w:r w:rsidRPr="001D5799">
        <w:t xml:space="preserve">if </w:t>
      </w:r>
      <w:r w:rsidR="002F61CF" w:rsidRPr="001D5799">
        <w:t xml:space="preserve">a </w:t>
      </w:r>
      <w:r w:rsidRPr="001D5799">
        <w:t xml:space="preserve">part </w:t>
      </w:r>
      <w:r w:rsidR="002F3C47" w:rsidRPr="001D5799">
        <w:rPr>
          <w:i/>
        </w:rPr>
        <w:t>b</w:t>
      </w:r>
      <w:r w:rsidR="00375CE3" w:rsidRPr="00375CE3">
        <w:t xml:space="preserve"> </w:t>
      </w:r>
      <w:r w:rsidR="00375CE3" w:rsidRPr="001D5799">
        <w:t xml:space="preserve">in the interior of </w:t>
      </w:r>
      <w:r w:rsidR="00375CE3" w:rsidRPr="001D5799">
        <w:rPr>
          <w:i/>
        </w:rPr>
        <w:t xml:space="preserve">a </w:t>
      </w:r>
      <w:r w:rsidR="00375CE3" w:rsidRPr="001D5799">
        <w:t xml:space="preserve">at </w:t>
      </w:r>
      <w:r w:rsidR="00375CE3" w:rsidRPr="001D5799">
        <w:rPr>
          <w:i/>
        </w:rPr>
        <w:t>t</w:t>
      </w:r>
      <w:r w:rsidR="002F3C47" w:rsidRPr="001D5799">
        <w:rPr>
          <w:i/>
        </w:rPr>
        <w:t xml:space="preserve"> </w:t>
      </w:r>
      <w:r w:rsidR="002F3C47" w:rsidRPr="001D5799">
        <w:t xml:space="preserve">larger than a certain threshold </w:t>
      </w:r>
      <w:r w:rsidR="00375CE3">
        <w:t>size</w:t>
      </w:r>
      <w:r w:rsidR="00DE390F" w:rsidRPr="001D5799">
        <w:t xml:space="preserve"> </w:t>
      </w:r>
      <w:r w:rsidR="00263AC7">
        <w:t xml:space="preserve">(which will be determined differently from case to case, depending on factors such as porosity of external cover) </w:t>
      </w:r>
      <w:r w:rsidRPr="001D5799">
        <w:t xml:space="preserve">is moved in space </w:t>
      </w:r>
      <w:r w:rsidR="00DD7822" w:rsidRPr="001D5799">
        <w:t xml:space="preserve">to </w:t>
      </w:r>
      <w:r w:rsidR="00D546AE" w:rsidRPr="001D5799">
        <w:t xml:space="preserve">be at </w:t>
      </w:r>
      <w:r w:rsidR="00263AC7" w:rsidRPr="001D5799">
        <w:rPr>
          <w:i/>
        </w:rPr>
        <w:t>t</w:t>
      </w:r>
      <w:r w:rsidR="00263AC7" w:rsidRPr="001D5799">
        <w:rPr>
          <w:i/>
        </w:rPr>
        <w:sym w:font="Symbol" w:char="F0A2"/>
      </w:r>
      <w:r w:rsidR="00263AC7">
        <w:t xml:space="preserve"> at</w:t>
      </w:r>
      <w:r w:rsidR="00263AC7" w:rsidRPr="001D5799">
        <w:rPr>
          <w:i/>
        </w:rPr>
        <w:t xml:space="preserve"> </w:t>
      </w:r>
      <w:r w:rsidR="00DD7822" w:rsidRPr="001D5799">
        <w:t xml:space="preserve">a location on the exterior of </w:t>
      </w:r>
      <w:r w:rsidR="00263AC7">
        <w:t xml:space="preserve">the spatial region that had been occupied by </w:t>
      </w:r>
      <w:r w:rsidR="00DD7822" w:rsidRPr="001D5799">
        <w:rPr>
          <w:i/>
        </w:rPr>
        <w:t xml:space="preserve">a </w:t>
      </w:r>
      <w:r w:rsidR="00DE390F" w:rsidRPr="001D5799">
        <w:t xml:space="preserve">at </w:t>
      </w:r>
      <w:r w:rsidR="00DE390F" w:rsidRPr="001D5799">
        <w:rPr>
          <w:i/>
        </w:rPr>
        <w:t>t</w:t>
      </w:r>
      <w:r w:rsidR="00D546AE" w:rsidRPr="001D5799">
        <w:t>,</w:t>
      </w:r>
      <w:r w:rsidR="00DE390F" w:rsidRPr="001D5799">
        <w:rPr>
          <w:i/>
        </w:rPr>
        <w:t xml:space="preserve"> </w:t>
      </w:r>
      <w:r w:rsidRPr="001D5799">
        <w:t xml:space="preserve">then </w:t>
      </w:r>
      <w:r w:rsidRPr="001D5799">
        <w:rPr>
          <w:i/>
        </w:rPr>
        <w:t>either</w:t>
      </w:r>
      <w:r w:rsidR="00151755" w:rsidRPr="001D5799">
        <w:rPr>
          <w:i/>
        </w:rPr>
        <w:t xml:space="preserve"> </w:t>
      </w:r>
      <w:r w:rsidRPr="001D5799">
        <w:rPr>
          <w:i/>
        </w:rPr>
        <w:t>a</w:t>
      </w:r>
      <w:r w:rsidRPr="001D5799">
        <w:t>’s</w:t>
      </w:r>
      <w:r w:rsidR="00151755" w:rsidRPr="001D5799">
        <w:t xml:space="preserve"> </w:t>
      </w:r>
      <w:r w:rsidR="002F61CF" w:rsidRPr="001D5799">
        <w:t xml:space="preserve">other parts will be moved </w:t>
      </w:r>
      <w:r w:rsidRPr="001D5799">
        <w:t xml:space="preserve">in coordinated fashion </w:t>
      </w:r>
      <w:r w:rsidRPr="001D5799">
        <w:rPr>
          <w:i/>
        </w:rPr>
        <w:t>or</w:t>
      </w:r>
      <w:r w:rsidR="00536BF5" w:rsidRPr="001D5799">
        <w:rPr>
          <w:i/>
        </w:rPr>
        <w:t xml:space="preserve"> </w:t>
      </w:r>
      <w:r w:rsidRPr="001D5799">
        <w:rPr>
          <w:i/>
        </w:rPr>
        <w:t xml:space="preserve">a </w:t>
      </w:r>
      <w:r w:rsidRPr="001D5799">
        <w:t xml:space="preserve">will be </w:t>
      </w:r>
      <w:r w:rsidR="003D7096" w:rsidRPr="001D5799">
        <w:t>damaged</w:t>
      </w:r>
      <w:r w:rsidR="00536BF5" w:rsidRPr="001D5799">
        <w:t xml:space="preserve"> </w:t>
      </w:r>
      <w:r w:rsidRPr="001D5799">
        <w:t>(</w:t>
      </w:r>
      <w:r w:rsidR="003D7096" w:rsidRPr="001D5799">
        <w:t>be affected, for example, by breakage or tearing</w:t>
      </w:r>
      <w:r w:rsidRPr="001D5799">
        <w:t>)</w:t>
      </w:r>
      <w:r w:rsidR="002F3C47" w:rsidRPr="001D5799">
        <w:t xml:space="preserve"> </w:t>
      </w:r>
      <w:r w:rsidR="00D546AE" w:rsidRPr="001D5799">
        <w:t xml:space="preserve">in the interval between </w:t>
      </w:r>
      <w:r w:rsidR="00D546AE" w:rsidRPr="001D5799">
        <w:rPr>
          <w:i/>
        </w:rPr>
        <w:t xml:space="preserve">t </w:t>
      </w:r>
      <w:r w:rsidR="00D546AE" w:rsidRPr="001D5799">
        <w:t>and</w:t>
      </w:r>
      <w:r w:rsidR="00D546AE" w:rsidRPr="001D5799">
        <w:rPr>
          <w:i/>
        </w:rPr>
        <w:t xml:space="preserve"> t</w:t>
      </w:r>
      <w:r w:rsidR="00D546AE" w:rsidRPr="001D5799">
        <w:rPr>
          <w:i/>
        </w:rPr>
        <w:sym w:font="Symbol" w:char="F0A2"/>
      </w:r>
      <w:r w:rsidR="00D546AE" w:rsidRPr="001D5799">
        <w:t>.</w:t>
      </w:r>
    </w:p>
    <w:p w14:paraId="5F543465" w14:textId="77777777" w:rsidR="00DD6E98" w:rsidRPr="001D5799" w:rsidRDefault="00DD6E98" w:rsidP="00C70E0A">
      <w:pPr>
        <w:pStyle w:val="Specification"/>
        <w:numPr>
          <w:ilvl w:val="0"/>
          <w:numId w:val="30"/>
        </w:numPr>
      </w:pPr>
      <w:r w:rsidRPr="001D5799">
        <w:t xml:space="preserve">causal changes in one part of </w:t>
      </w:r>
      <w:r w:rsidRPr="001D5799">
        <w:rPr>
          <w:i/>
        </w:rPr>
        <w:t xml:space="preserve">a </w:t>
      </w:r>
      <w:r w:rsidRPr="001D5799">
        <w:t xml:space="preserve">can have consequences for other parts of </w:t>
      </w:r>
      <w:r w:rsidRPr="001D5799">
        <w:rPr>
          <w:i/>
        </w:rPr>
        <w:t xml:space="preserve">a </w:t>
      </w:r>
      <w:r w:rsidRPr="001D5799">
        <w:t>without the mediation of any</w:t>
      </w:r>
      <w:r w:rsidR="00465C17" w:rsidRPr="001D5799">
        <w:t xml:space="preserve"> entity</w:t>
      </w:r>
      <w:r w:rsidRPr="001D5799">
        <w:t xml:space="preserve"> that lies on the exterior of </w:t>
      </w:r>
      <w:r w:rsidRPr="001D5799">
        <w:rPr>
          <w:i/>
        </w:rPr>
        <w:t>a</w:t>
      </w:r>
      <w:r w:rsidR="002F3C47" w:rsidRPr="001D5799">
        <w:rPr>
          <w:i/>
        </w:rPr>
        <w:t>.</w:t>
      </w:r>
    </w:p>
    <w:p w14:paraId="3C6AE208" w14:textId="77777777" w:rsidR="00427F21" w:rsidRPr="001D5799" w:rsidRDefault="009F014F" w:rsidP="006C241A">
      <w:pPr>
        <w:spacing w:line="360" w:lineRule="auto"/>
        <w:jc w:val="both"/>
        <w:rPr>
          <w:rFonts w:ascii="Times New Roman" w:hAnsi="Times New Roman"/>
          <w:sz w:val="24"/>
        </w:rPr>
      </w:pPr>
      <w:r w:rsidRPr="001D5799">
        <w:rPr>
          <w:rFonts w:ascii="Times New Roman" w:hAnsi="Times New Roman"/>
          <w:sz w:val="24"/>
        </w:rPr>
        <w:t>Material e</w:t>
      </w:r>
      <w:r w:rsidR="00427F21" w:rsidRPr="001D5799">
        <w:rPr>
          <w:rFonts w:ascii="Times New Roman" w:hAnsi="Times New Roman"/>
          <w:sz w:val="24"/>
        </w:rPr>
        <w:t xml:space="preserve">ntities with no </w:t>
      </w:r>
      <w:r w:rsidR="00D546AE" w:rsidRPr="001D5799">
        <w:rPr>
          <w:rFonts w:ascii="Times New Roman" w:hAnsi="Times New Roman"/>
          <w:sz w:val="24"/>
        </w:rPr>
        <w:t xml:space="preserve">proper </w:t>
      </w:r>
      <w:r w:rsidR="00427F21" w:rsidRPr="001D5799">
        <w:rPr>
          <w:rFonts w:ascii="Times New Roman" w:hAnsi="Times New Roman"/>
          <w:sz w:val="24"/>
        </w:rPr>
        <w:t xml:space="preserve">material parts would satisfy these conditions trivially. </w:t>
      </w:r>
    </w:p>
    <w:p w14:paraId="6B6E107D" w14:textId="77777777" w:rsidR="00427F21" w:rsidRPr="001D5799" w:rsidRDefault="00A31705" w:rsidP="006C241A">
      <w:pPr>
        <w:spacing w:line="360" w:lineRule="auto"/>
        <w:jc w:val="both"/>
        <w:rPr>
          <w:rFonts w:ascii="Times New Roman" w:hAnsi="Times New Roman"/>
          <w:sz w:val="24"/>
        </w:rPr>
      </w:pPr>
      <w:r w:rsidRPr="001D5799">
        <w:rPr>
          <w:rFonts w:ascii="Times New Roman" w:hAnsi="Times New Roman"/>
          <w:sz w:val="24"/>
        </w:rPr>
        <w:t>Candidate e</w:t>
      </w:r>
      <w:r w:rsidR="00427F21" w:rsidRPr="001D5799">
        <w:rPr>
          <w:rFonts w:ascii="Times New Roman" w:hAnsi="Times New Roman"/>
          <w:sz w:val="24"/>
        </w:rPr>
        <w:t>xamples of types of causal unity for material entities of more complex sorts are</w:t>
      </w:r>
      <w:r w:rsidRPr="001D5799">
        <w:rPr>
          <w:rFonts w:ascii="Times New Roman" w:hAnsi="Times New Roman"/>
          <w:sz w:val="24"/>
        </w:rPr>
        <w:t xml:space="preserve"> as follows (this is not intended to be an exhaustive list)</w:t>
      </w:r>
      <w:r w:rsidR="00427F21" w:rsidRPr="001D5799">
        <w:rPr>
          <w:rFonts w:ascii="Times New Roman" w:hAnsi="Times New Roman"/>
          <w:sz w:val="24"/>
        </w:rPr>
        <w:t>:</w:t>
      </w:r>
    </w:p>
    <w:p w14:paraId="787B8577" w14:textId="77777777" w:rsidR="00427F21" w:rsidRPr="001D5799" w:rsidRDefault="00427F21" w:rsidP="006C241A">
      <w:pPr>
        <w:spacing w:line="360" w:lineRule="auto"/>
        <w:jc w:val="both"/>
        <w:rPr>
          <w:rFonts w:ascii="Times New Roman" w:hAnsi="Times New Roman"/>
          <w:i/>
          <w:sz w:val="24"/>
        </w:rPr>
      </w:pPr>
      <w:r w:rsidRPr="001D5799">
        <w:rPr>
          <w:rFonts w:ascii="Times New Roman" w:hAnsi="Times New Roman"/>
          <w:sz w:val="24"/>
        </w:rPr>
        <w:tab/>
        <w:t>CU</w:t>
      </w:r>
      <w:r w:rsidRPr="001D5799">
        <w:rPr>
          <w:rFonts w:ascii="Times New Roman" w:hAnsi="Times New Roman"/>
          <w:sz w:val="24"/>
          <w:vertAlign w:val="subscript"/>
        </w:rPr>
        <w:t>1</w:t>
      </w:r>
      <w:r w:rsidRPr="001D5799">
        <w:rPr>
          <w:rFonts w:ascii="Times New Roman" w:hAnsi="Times New Roman"/>
          <w:sz w:val="24"/>
        </w:rPr>
        <w:t xml:space="preserve">: </w:t>
      </w:r>
      <w:r w:rsidRPr="001D5799">
        <w:rPr>
          <w:rFonts w:ascii="Times New Roman" w:hAnsi="Times New Roman"/>
          <w:i/>
          <w:sz w:val="24"/>
        </w:rPr>
        <w:t>Causal unity via physical covering</w:t>
      </w:r>
    </w:p>
    <w:p w14:paraId="35BC2263" w14:textId="77777777" w:rsidR="00427F21" w:rsidRPr="001D5799" w:rsidRDefault="00427F21" w:rsidP="006C241A">
      <w:pPr>
        <w:spacing w:line="360" w:lineRule="auto"/>
        <w:ind w:left="720"/>
        <w:jc w:val="both"/>
        <w:rPr>
          <w:rFonts w:ascii="Times New Roman" w:hAnsi="Times New Roman"/>
          <w:sz w:val="24"/>
        </w:rPr>
      </w:pPr>
      <w:r w:rsidRPr="001D5799">
        <w:rPr>
          <w:rFonts w:ascii="Times New Roman" w:hAnsi="Times New Roman"/>
          <w:sz w:val="24"/>
        </w:rPr>
        <w:t>Here the parts in the interior of the unified entity are combined together causally through a common membrane or other physical covering</w:t>
      </w:r>
      <w:r w:rsidR="00925DC5" w:rsidRPr="001D5799">
        <w:rPr>
          <w:rFonts w:ascii="Times New Roman" w:hAnsi="Times New Roman"/>
          <w:sz w:val="24"/>
        </w:rPr>
        <w:t xml:space="preserve"> – what the FMA refers to as a ‘bona fide anatomical surface’ [</w:t>
      </w:r>
      <w:r w:rsidR="00925DC5" w:rsidRPr="001D5799">
        <w:rPr>
          <w:rFonts w:ascii="Times New Roman" w:hAnsi="Times New Roman"/>
          <w:sz w:val="24"/>
        </w:rPr>
        <w:fldChar w:fldCharType="begin"/>
      </w:r>
      <w:r w:rsidR="00925DC5" w:rsidRPr="001D5799">
        <w:rPr>
          <w:rFonts w:ascii="Times New Roman" w:hAnsi="Times New Roman"/>
          <w:sz w:val="24"/>
        </w:rPr>
        <w:instrText xml:space="preserve"> REF _Ref309153893 \r \h </w:instrText>
      </w:r>
      <w:r w:rsidR="00925DC5" w:rsidRPr="001D5799">
        <w:rPr>
          <w:rFonts w:ascii="Times New Roman" w:hAnsi="Times New Roman"/>
          <w:sz w:val="24"/>
        </w:rPr>
      </w:r>
      <w:r w:rsidR="00925DC5" w:rsidRPr="001D5799">
        <w:rPr>
          <w:rFonts w:ascii="Times New Roman" w:hAnsi="Times New Roman"/>
          <w:sz w:val="24"/>
        </w:rPr>
        <w:fldChar w:fldCharType="separate"/>
      </w:r>
      <w:r w:rsidR="007A1CDD">
        <w:rPr>
          <w:rFonts w:ascii="Times New Roman" w:hAnsi="Times New Roman"/>
          <w:sz w:val="24"/>
        </w:rPr>
        <w:t>44</w:t>
      </w:r>
      <w:r w:rsidR="00925DC5" w:rsidRPr="001D5799">
        <w:rPr>
          <w:rFonts w:ascii="Times New Roman" w:hAnsi="Times New Roman"/>
          <w:sz w:val="24"/>
        </w:rPr>
        <w:fldChar w:fldCharType="end"/>
      </w:r>
      <w:r w:rsidR="00925DC5" w:rsidRPr="001D5799">
        <w:rPr>
          <w:rFonts w:ascii="Times New Roman" w:hAnsi="Times New Roman"/>
          <w:sz w:val="24"/>
        </w:rPr>
        <w:t>]</w:t>
      </w:r>
      <w:r w:rsidRPr="001D5799">
        <w:rPr>
          <w:rFonts w:ascii="Times New Roman" w:hAnsi="Times New Roman"/>
          <w:sz w:val="24"/>
        </w:rPr>
        <w:t>. The latter points outwards toward and serves as a protective function in relation to what lies on the exterior of the entity [</w:t>
      </w:r>
      <w:r w:rsidR="001E591D" w:rsidRPr="001D5799">
        <w:rPr>
          <w:rFonts w:ascii="Times New Roman" w:hAnsi="Times New Roman"/>
          <w:sz w:val="24"/>
        </w:rPr>
        <w:fldChar w:fldCharType="begin"/>
      </w:r>
      <w:r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 xml:space="preserve">, </w:t>
      </w:r>
      <w:r w:rsidR="001E591D" w:rsidRPr="001D5799">
        <w:rPr>
          <w:rFonts w:ascii="Times New Roman" w:hAnsi="Times New Roman"/>
          <w:sz w:val="24"/>
        </w:rPr>
        <w:fldChar w:fldCharType="begin"/>
      </w:r>
      <w:r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47</w:t>
      </w:r>
      <w:r w:rsidR="001E591D" w:rsidRPr="001D5799">
        <w:rPr>
          <w:rFonts w:ascii="Times New Roman" w:hAnsi="Times New Roman"/>
          <w:sz w:val="24"/>
        </w:rPr>
        <w:fldChar w:fldCharType="end"/>
      </w:r>
      <w:r w:rsidRPr="001D5799">
        <w:rPr>
          <w:rFonts w:ascii="Times New Roman" w:hAnsi="Times New Roman"/>
          <w:sz w:val="24"/>
        </w:rPr>
        <w:t>].</w:t>
      </w:r>
    </w:p>
    <w:p w14:paraId="0D80090F" w14:textId="1B15545D" w:rsidR="008C04FB" w:rsidRPr="001D5799" w:rsidRDefault="00427F21" w:rsidP="008C04FB">
      <w:pPr>
        <w:spacing w:line="360" w:lineRule="auto"/>
        <w:ind w:left="720"/>
        <w:jc w:val="both"/>
        <w:rPr>
          <w:rFonts w:ascii="Times New Roman" w:hAnsi="Times New Roman"/>
          <w:sz w:val="24"/>
        </w:rPr>
      </w:pPr>
      <w:r w:rsidRPr="001D5799">
        <w:rPr>
          <w:rFonts w:ascii="Times New Roman" w:hAnsi="Times New Roman"/>
          <w:sz w:val="24"/>
        </w:rPr>
        <w:t xml:space="preserve">Note that the physical covering may have holes (for example pores in your skin, shafts penetrating the planet’s outer crust, sockets where conduits to </w:t>
      </w:r>
      <w:r w:rsidR="00151755" w:rsidRPr="001D5799">
        <w:rPr>
          <w:rFonts w:ascii="Times New Roman" w:hAnsi="Times New Roman"/>
          <w:sz w:val="24"/>
        </w:rPr>
        <w:t>other entities</w:t>
      </w:r>
      <w:r w:rsidRPr="001D5799">
        <w:rPr>
          <w:rFonts w:ascii="Times New Roman" w:hAnsi="Times New Roman"/>
          <w:sz w:val="24"/>
        </w:rPr>
        <w:t xml:space="preserve"> are connected allowing transport </w:t>
      </w:r>
      <w:r w:rsidR="00141642" w:rsidRPr="001D5799">
        <w:rPr>
          <w:rFonts w:ascii="Times New Roman" w:hAnsi="Times New Roman"/>
          <w:sz w:val="24"/>
        </w:rPr>
        <w:t>of electric current or of liquids or</w:t>
      </w:r>
      <w:r w:rsidRPr="001D5799">
        <w:rPr>
          <w:rFonts w:ascii="Times New Roman" w:hAnsi="Times New Roman"/>
          <w:sz w:val="24"/>
        </w:rPr>
        <w:t xml:space="preserve"> gases</w:t>
      </w:r>
      <w:r w:rsidR="00141642" w:rsidRPr="001D5799">
        <w:rPr>
          <w:rFonts w:ascii="Times New Roman" w:hAnsi="Times New Roman"/>
          <w:sz w:val="24"/>
        </w:rPr>
        <w:t>). The physical cover</w:t>
      </w:r>
      <w:r w:rsidR="0097446A" w:rsidRPr="001D5799">
        <w:rPr>
          <w:rFonts w:ascii="Times New Roman" w:hAnsi="Times New Roman"/>
          <w:sz w:val="24"/>
        </w:rPr>
        <w:t>ing</w:t>
      </w:r>
      <w:r w:rsidR="00141642" w:rsidRPr="001D5799">
        <w:rPr>
          <w:rFonts w:ascii="Times New Roman" w:hAnsi="Times New Roman"/>
          <w:sz w:val="24"/>
        </w:rPr>
        <w:t xml:space="preserve"> </w:t>
      </w:r>
      <w:r w:rsidRPr="001D5799">
        <w:rPr>
          <w:rFonts w:ascii="Times New Roman" w:hAnsi="Times New Roman"/>
          <w:sz w:val="24"/>
        </w:rPr>
        <w:t xml:space="preserve">is nonetheless </w:t>
      </w:r>
      <w:r w:rsidR="00151755" w:rsidRPr="001D5799">
        <w:rPr>
          <w:rFonts w:ascii="Times New Roman" w:hAnsi="Times New Roman"/>
          <w:i/>
          <w:sz w:val="24"/>
        </w:rPr>
        <w:t>connected</w:t>
      </w:r>
      <w:r w:rsidR="00151755" w:rsidRPr="001D5799">
        <w:rPr>
          <w:rFonts w:ascii="Times New Roman" w:hAnsi="Times New Roman"/>
          <w:sz w:val="24"/>
        </w:rPr>
        <w:t xml:space="preserve"> in</w:t>
      </w:r>
      <w:r w:rsidRPr="001D5799">
        <w:rPr>
          <w:rFonts w:ascii="Times New Roman" w:hAnsi="Times New Roman"/>
          <w:sz w:val="24"/>
        </w:rPr>
        <w:t xml:space="preserve"> the sense that</w:t>
      </w:r>
      <w:r w:rsidR="008C04FB" w:rsidRPr="001D5799">
        <w:rPr>
          <w:rFonts w:ascii="Times New Roman" w:hAnsi="Times New Roman"/>
          <w:sz w:val="24"/>
        </w:rPr>
        <w:t xml:space="preserve"> (a)</w:t>
      </w:r>
      <w:r w:rsidRPr="001D5799">
        <w:rPr>
          <w:rFonts w:ascii="Times New Roman" w:hAnsi="Times New Roman"/>
          <w:sz w:val="24"/>
        </w:rPr>
        <w:t xml:space="preserve"> between every two points on its surface a continuous path can be traced which does not leave this surface</w:t>
      </w:r>
      <w:r w:rsidR="00AE6D99" w:rsidRPr="001D5799">
        <w:rPr>
          <w:rFonts w:ascii="Times New Roman" w:hAnsi="Times New Roman"/>
          <w:sz w:val="24"/>
        </w:rPr>
        <w:t xml:space="preserve">, and </w:t>
      </w:r>
      <w:r w:rsidR="008C04FB" w:rsidRPr="001D5799">
        <w:rPr>
          <w:rFonts w:ascii="Times New Roman" w:hAnsi="Times New Roman"/>
          <w:sz w:val="24"/>
        </w:rPr>
        <w:t>also (b) the covering serves as a barrier preventing entities above a certain granularity threshold from entering from the outside or esca</w:t>
      </w:r>
      <w:r w:rsidR="0046705D" w:rsidRPr="001D5799">
        <w:rPr>
          <w:rFonts w:ascii="Times New Roman" w:hAnsi="Times New Roman"/>
          <w:sz w:val="24"/>
        </w:rPr>
        <w:t>ping from the inside</w:t>
      </w:r>
      <w:r w:rsidR="008C04FB" w:rsidRPr="001D5799">
        <w:rPr>
          <w:rFonts w:ascii="Times New Roman" w:hAnsi="Times New Roman"/>
          <w:sz w:val="24"/>
        </w:rPr>
        <w:t xml:space="preserve"> </w:t>
      </w:r>
      <w:r w:rsidR="0046705D" w:rsidRPr="001D5799">
        <w:rPr>
          <w:rFonts w:ascii="Times New Roman" w:hAnsi="Times New Roman"/>
          <w:sz w:val="24"/>
        </w:rPr>
        <w:t>[</w:t>
      </w:r>
      <w:r w:rsidR="0046705D" w:rsidRPr="001D5799">
        <w:rPr>
          <w:rFonts w:ascii="Times New Roman" w:hAnsi="Times New Roman"/>
          <w:sz w:val="24"/>
        </w:rPr>
        <w:fldChar w:fldCharType="begin"/>
      </w:r>
      <w:r w:rsidR="0046705D" w:rsidRPr="001D5799">
        <w:rPr>
          <w:rFonts w:ascii="Times New Roman" w:hAnsi="Times New Roman"/>
          <w:sz w:val="24"/>
        </w:rPr>
        <w:instrText xml:space="preserve"> PAGEREF _Hlk47849653 \h </w:instrText>
      </w:r>
      <w:r w:rsidR="0046705D" w:rsidRPr="001D5799">
        <w:rPr>
          <w:rFonts w:ascii="Times New Roman" w:hAnsi="Times New Roman"/>
          <w:sz w:val="24"/>
        </w:rPr>
      </w:r>
      <w:r w:rsidR="0046705D" w:rsidRPr="001D5799">
        <w:rPr>
          <w:rFonts w:ascii="Times New Roman" w:hAnsi="Times New Roman"/>
          <w:sz w:val="24"/>
        </w:rPr>
        <w:fldChar w:fldCharType="separate"/>
      </w:r>
      <w:r w:rsidR="000B5B22">
        <w:rPr>
          <w:rFonts w:ascii="Times New Roman" w:hAnsi="Times New Roman"/>
          <w:noProof/>
          <w:sz w:val="24"/>
        </w:rPr>
        <w:t>73</w:t>
      </w:r>
      <w:r w:rsidR="0046705D" w:rsidRPr="001D5799">
        <w:rPr>
          <w:rFonts w:ascii="Times New Roman" w:hAnsi="Times New Roman"/>
          <w:sz w:val="24"/>
        </w:rPr>
        <w:fldChar w:fldCharType="end"/>
      </w:r>
      <w:r w:rsidR="001E66EA">
        <w:rPr>
          <w:rFonts w:ascii="Times New Roman" w:hAnsi="Times New Roman"/>
          <w:sz w:val="24"/>
        </w:rPr>
        <w:t xml:space="preserve">, </w:t>
      </w:r>
      <w:r w:rsidR="001E66EA">
        <w:rPr>
          <w:rFonts w:ascii="Times New Roman" w:hAnsi="Times New Roman"/>
          <w:sz w:val="24"/>
        </w:rPr>
        <w:fldChar w:fldCharType="begin"/>
      </w:r>
      <w:r w:rsidR="001E66EA">
        <w:rPr>
          <w:rFonts w:ascii="Times New Roman" w:hAnsi="Times New Roman"/>
          <w:sz w:val="24"/>
        </w:rPr>
        <w:instrText xml:space="preserve"> REF _Ref313200566 \r \h </w:instrText>
      </w:r>
      <w:r w:rsidR="001E66EA">
        <w:rPr>
          <w:rFonts w:ascii="Times New Roman" w:hAnsi="Times New Roman"/>
          <w:sz w:val="24"/>
        </w:rPr>
      </w:r>
      <w:r w:rsidR="001E66EA">
        <w:rPr>
          <w:rFonts w:ascii="Times New Roman" w:hAnsi="Times New Roman"/>
          <w:sz w:val="24"/>
        </w:rPr>
        <w:fldChar w:fldCharType="separate"/>
      </w:r>
      <w:r w:rsidR="000B5B22">
        <w:rPr>
          <w:rFonts w:ascii="Times New Roman" w:hAnsi="Times New Roman"/>
          <w:sz w:val="24"/>
        </w:rPr>
        <w:t>77</w:t>
      </w:r>
      <w:r w:rsidR="001E66EA">
        <w:rPr>
          <w:rFonts w:ascii="Times New Roman" w:hAnsi="Times New Roman"/>
          <w:sz w:val="24"/>
        </w:rPr>
        <w:fldChar w:fldCharType="end"/>
      </w:r>
      <w:r w:rsidR="0046705D" w:rsidRPr="001D5799">
        <w:rPr>
          <w:rFonts w:ascii="Times New Roman" w:hAnsi="Times New Roman"/>
          <w:sz w:val="24"/>
        </w:rPr>
        <w:t>].</w:t>
      </w:r>
    </w:p>
    <w:p w14:paraId="03E836CE" w14:textId="77777777" w:rsidR="00141642" w:rsidRPr="001D5799" w:rsidRDefault="00141642" w:rsidP="006C241A">
      <w:pPr>
        <w:spacing w:line="360" w:lineRule="auto"/>
        <w:ind w:left="720"/>
        <w:jc w:val="both"/>
        <w:rPr>
          <w:rFonts w:ascii="Times New Roman" w:hAnsi="Times New Roman"/>
          <w:sz w:val="24"/>
        </w:rPr>
      </w:pPr>
      <w:r w:rsidRPr="001D5799">
        <w:rPr>
          <w:rFonts w:ascii="Times New Roman" w:hAnsi="Times New Roman"/>
          <w:sz w:val="24"/>
        </w:rPr>
        <w:t>Some organs in the interior of complex organisms manifest a causal unity of this type. Organs can survive detachment from their surroundings, for example in the case of transplant, with their membranes intact. The FMA [</w:t>
      </w:r>
      <w:r w:rsidR="001E591D" w:rsidRPr="001D5799">
        <w:rPr>
          <w:rFonts w:ascii="Times New Roman" w:hAnsi="Times New Roman"/>
          <w:sz w:val="24"/>
        </w:rPr>
        <w:fldChar w:fldCharType="begin"/>
      </w:r>
      <w:r w:rsidRPr="001D5799">
        <w:rPr>
          <w:rFonts w:ascii="Times New Roman" w:hAnsi="Times New Roman"/>
          <w:sz w:val="24"/>
        </w:rPr>
        <w:instrText xml:space="preserve"> REF _Ref309153893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44</w:t>
      </w:r>
      <w:r w:rsidR="001E591D" w:rsidRPr="001D5799">
        <w:rPr>
          <w:rFonts w:ascii="Times New Roman" w:hAnsi="Times New Roman"/>
          <w:sz w:val="24"/>
        </w:rPr>
        <w:fldChar w:fldCharType="end"/>
      </w:r>
      <w:r w:rsidRPr="001D5799">
        <w:rPr>
          <w:rFonts w:ascii="Times New Roman" w:hAnsi="Times New Roman"/>
          <w:sz w:val="24"/>
        </w:rPr>
        <w:t xml:space="preserve">] defines ‘organ’ as follows: </w:t>
      </w:r>
    </w:p>
    <w:p w14:paraId="7E8B32B5" w14:textId="77777777" w:rsidR="00925DC5" w:rsidRPr="001D5799" w:rsidRDefault="00141642" w:rsidP="00005461">
      <w:pPr>
        <w:spacing w:line="360" w:lineRule="auto"/>
        <w:ind w:left="1080"/>
        <w:jc w:val="both"/>
        <w:rPr>
          <w:rFonts w:ascii="Times New Roman" w:hAnsi="Times New Roman"/>
          <w:sz w:val="24"/>
        </w:rPr>
      </w:pPr>
      <w:r w:rsidRPr="001D5799">
        <w:rPr>
          <w:rFonts w:ascii="Times New Roman" w:hAnsi="Times New Roman"/>
          <w:sz w:val="24"/>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1D5799" w:rsidRDefault="001659B6" w:rsidP="00925DC5">
      <w:pPr>
        <w:spacing w:line="360" w:lineRule="auto"/>
        <w:ind w:firstLine="720"/>
        <w:jc w:val="both"/>
        <w:rPr>
          <w:rFonts w:ascii="Times New Roman" w:hAnsi="Times New Roman"/>
          <w:i/>
          <w:sz w:val="24"/>
        </w:rPr>
      </w:pPr>
      <w:bookmarkStart w:id="139" w:name="_Ref308172916"/>
      <w:r w:rsidRPr="001D5799">
        <w:rPr>
          <w:rFonts w:ascii="Times New Roman" w:hAnsi="Times New Roman"/>
          <w:sz w:val="24"/>
        </w:rPr>
        <w:t>CU</w:t>
      </w:r>
      <w:r w:rsidRPr="001D5799">
        <w:rPr>
          <w:rFonts w:ascii="Times New Roman" w:hAnsi="Times New Roman"/>
          <w:sz w:val="24"/>
          <w:vertAlign w:val="subscript"/>
        </w:rPr>
        <w:t>2</w:t>
      </w:r>
      <w:r w:rsidRPr="001D5799">
        <w:rPr>
          <w:rFonts w:ascii="Times New Roman" w:hAnsi="Times New Roman"/>
          <w:i/>
          <w:sz w:val="24"/>
        </w:rPr>
        <w:t xml:space="preserve">: Causal unity via internal physical forces </w:t>
      </w:r>
    </w:p>
    <w:p w14:paraId="5845C856" w14:textId="1B4DD240" w:rsidR="00864E66" w:rsidRPr="001D5799" w:rsidRDefault="001659B6" w:rsidP="00925DC5">
      <w:pPr>
        <w:spacing w:line="360" w:lineRule="auto"/>
        <w:ind w:left="720"/>
        <w:jc w:val="both"/>
        <w:rPr>
          <w:rFonts w:ascii="Times New Roman" w:hAnsi="Times New Roman"/>
          <w:sz w:val="24"/>
        </w:rPr>
      </w:pPr>
      <w:r w:rsidRPr="001D5799">
        <w:rPr>
          <w:rFonts w:ascii="Times New Roman" w:hAnsi="Times New Roman"/>
          <w:sz w:val="24"/>
        </w:rPr>
        <w:t xml:space="preserve">Here </w:t>
      </w:r>
      <w:r w:rsidR="00427F21" w:rsidRPr="001D5799">
        <w:rPr>
          <w:rFonts w:ascii="Times New Roman" w:hAnsi="Times New Roman"/>
          <w:sz w:val="24"/>
        </w:rPr>
        <w:t xml:space="preserve">the </w:t>
      </w:r>
      <w:r w:rsidR="00925DC5" w:rsidRPr="001D5799">
        <w:rPr>
          <w:rFonts w:ascii="Times New Roman" w:hAnsi="Times New Roman"/>
          <w:sz w:val="24"/>
        </w:rPr>
        <w:t xml:space="preserve">material </w:t>
      </w:r>
      <w:r w:rsidR="00427F21" w:rsidRPr="001D5799">
        <w:rPr>
          <w:rFonts w:ascii="Times New Roman" w:hAnsi="Times New Roman"/>
          <w:sz w:val="24"/>
        </w:rPr>
        <w:t xml:space="preserve">parts of </w:t>
      </w:r>
      <w:r w:rsidRPr="001D5799">
        <w:rPr>
          <w:rFonts w:ascii="Times New Roman" w:hAnsi="Times New Roman"/>
          <w:sz w:val="24"/>
        </w:rPr>
        <w:t xml:space="preserve">a material entity </w:t>
      </w:r>
      <w:r w:rsidR="00427F21" w:rsidRPr="001D5799">
        <w:rPr>
          <w:rFonts w:ascii="Times New Roman" w:hAnsi="Times New Roman"/>
          <w:sz w:val="24"/>
        </w:rPr>
        <w:t>are combined together causally by sufficiently strong physical forces</w:t>
      </w:r>
      <w:r w:rsidR="001E66EA">
        <w:rPr>
          <w:rFonts w:ascii="Times New Roman" w:hAnsi="Times New Roman"/>
          <w:sz w:val="24"/>
        </w:rPr>
        <w:t xml:space="preserve">, </w:t>
      </w:r>
      <w:r w:rsidR="00427F21" w:rsidRPr="001D5799">
        <w:rPr>
          <w:rFonts w:ascii="Times New Roman" w:hAnsi="Times New Roman"/>
          <w:sz w:val="24"/>
        </w:rPr>
        <w:t xml:space="preserve">for example, </w:t>
      </w:r>
      <w:r w:rsidR="00864E66" w:rsidRPr="001D5799">
        <w:rPr>
          <w:rFonts w:ascii="Times New Roman" w:hAnsi="Times New Roman"/>
          <w:sz w:val="24"/>
        </w:rPr>
        <w:t xml:space="preserve">by fundamental forces of strong and weak interaction, </w:t>
      </w:r>
      <w:r w:rsidR="00427F21" w:rsidRPr="001D5799">
        <w:rPr>
          <w:rFonts w:ascii="Times New Roman" w:hAnsi="Times New Roman"/>
          <w:sz w:val="24"/>
        </w:rPr>
        <w:t xml:space="preserve">by covalent </w:t>
      </w:r>
      <w:r w:rsidR="00864E66" w:rsidRPr="001D5799">
        <w:rPr>
          <w:rFonts w:ascii="Times New Roman" w:hAnsi="Times New Roman"/>
          <w:sz w:val="24"/>
        </w:rPr>
        <w:t xml:space="preserve">or ionic </w:t>
      </w:r>
      <w:r w:rsidR="00427F21" w:rsidRPr="001D5799">
        <w:rPr>
          <w:rFonts w:ascii="Times New Roman" w:hAnsi="Times New Roman"/>
          <w:sz w:val="24"/>
        </w:rPr>
        <w:t>bonds</w:t>
      </w:r>
      <w:r w:rsidR="00864E66" w:rsidRPr="001D5799">
        <w:rPr>
          <w:rFonts w:ascii="Times New Roman" w:hAnsi="Times New Roman"/>
          <w:sz w:val="24"/>
        </w:rPr>
        <w:t>, by metallic bonding</w:t>
      </w:r>
      <w:r w:rsidR="00AE6D99" w:rsidRPr="001D5799">
        <w:rPr>
          <w:rFonts w:ascii="Times New Roman" w:hAnsi="Times New Roman"/>
          <w:sz w:val="24"/>
        </w:rPr>
        <w:t>, or more generally by forces of a type which makes overall sum of forces strong enough act to hold the object together relative to the strength of attractive or destructive forces in its</w:t>
      </w:r>
      <w:r w:rsidR="00D17B61">
        <w:rPr>
          <w:rFonts w:ascii="Times New Roman" w:hAnsi="Times New Roman"/>
          <w:sz w:val="24"/>
        </w:rPr>
        <w:t xml:space="preserve"> ordinary environmental neighbo</w:t>
      </w:r>
      <w:r w:rsidR="00AE6D99" w:rsidRPr="001D5799">
        <w:rPr>
          <w:rFonts w:ascii="Times New Roman" w:hAnsi="Times New Roman"/>
          <w:sz w:val="24"/>
        </w:rPr>
        <w:t xml:space="preserve">rhood.  (None of us </w:t>
      </w:r>
      <w:r w:rsidR="001E66EA">
        <w:rPr>
          <w:rFonts w:ascii="Times New Roman" w:hAnsi="Times New Roman"/>
          <w:sz w:val="24"/>
        </w:rPr>
        <w:t>would remain an object</w:t>
      </w:r>
      <w:r w:rsidR="00AE6D99" w:rsidRPr="001D5799">
        <w:rPr>
          <w:rFonts w:ascii="Times New Roman" w:hAnsi="Times New Roman"/>
          <w:sz w:val="24"/>
        </w:rPr>
        <w:t xml:space="preserve"> very long on the face of a neutron star, but luckily that isn’t our ordinary environment.)</w:t>
      </w:r>
      <w:r w:rsidR="00864E66" w:rsidRPr="001D5799">
        <w:rPr>
          <w:rFonts w:ascii="Times New Roman" w:hAnsi="Times New Roman"/>
          <w:sz w:val="24"/>
        </w:rPr>
        <w:t xml:space="preserve"> In the case of larger portions of matter the </w:t>
      </w:r>
      <w:bookmarkStart w:id="140" w:name="_Ref308172919"/>
      <w:bookmarkEnd w:id="139"/>
      <w:r w:rsidR="00864E66" w:rsidRPr="001D5799">
        <w:rPr>
          <w:rFonts w:ascii="Times New Roman" w:hAnsi="Times New Roman"/>
          <w:sz w:val="24"/>
        </w:rPr>
        <w:t>cons</w:t>
      </w:r>
      <w:r w:rsidR="00151755" w:rsidRPr="001D5799">
        <w:rPr>
          <w:rFonts w:ascii="Times New Roman" w:hAnsi="Times New Roman"/>
          <w:sz w:val="24"/>
        </w:rPr>
        <w:t>ti</w:t>
      </w:r>
      <w:r w:rsidR="00864E66" w:rsidRPr="001D5799">
        <w:rPr>
          <w:rFonts w:ascii="Times New Roman" w:hAnsi="Times New Roman"/>
          <w:sz w:val="24"/>
        </w:rPr>
        <w:t>tuent</w:t>
      </w:r>
      <w:r w:rsidR="00151755" w:rsidRPr="001D5799">
        <w:rPr>
          <w:rFonts w:ascii="Times New Roman" w:hAnsi="Times New Roman"/>
          <w:sz w:val="24"/>
        </w:rPr>
        <w:t xml:space="preserve"> </w:t>
      </w:r>
      <w:r w:rsidR="00864E66" w:rsidRPr="001D5799">
        <w:rPr>
          <w:rFonts w:ascii="Times New Roman" w:hAnsi="Times New Roman"/>
          <w:sz w:val="24"/>
        </w:rPr>
        <w:t xml:space="preserve">atoms are tightly bound to each other in a geometric </w:t>
      </w:r>
      <w:r w:rsidR="00151755" w:rsidRPr="001D5799">
        <w:rPr>
          <w:rFonts w:ascii="Times New Roman" w:hAnsi="Times New Roman"/>
          <w:sz w:val="24"/>
        </w:rPr>
        <w:t>lattice, either</w:t>
      </w:r>
      <w:r w:rsidR="00864E66" w:rsidRPr="001D5799">
        <w:rPr>
          <w:rFonts w:ascii="Times New Roman" w:hAnsi="Times New Roman"/>
          <w:sz w:val="24"/>
        </w:rPr>
        <w:t xml:space="preserve"> regularly (as in the case of portions of metal) or irregularly (as in an amorphous </w:t>
      </w:r>
      <w:r w:rsidR="00151755" w:rsidRPr="001D5799">
        <w:rPr>
          <w:rFonts w:ascii="Times New Roman" w:hAnsi="Times New Roman"/>
          <w:sz w:val="24"/>
        </w:rPr>
        <w:t>solid such</w:t>
      </w:r>
      <w:r w:rsidR="00864E66" w:rsidRPr="001D5799">
        <w:rPr>
          <w:rFonts w:ascii="Times New Roman" w:hAnsi="Times New Roman"/>
          <w:sz w:val="24"/>
        </w:rPr>
        <w:t xml:space="preserve"> as a portion of glass).</w:t>
      </w:r>
      <w:r w:rsidR="00005461" w:rsidRPr="001D5799">
        <w:rPr>
          <w:rFonts w:ascii="Times New Roman" w:hAnsi="Times New Roman"/>
          <w:sz w:val="24"/>
        </w:rPr>
        <w:t xml:space="preserve"> Examples: </w:t>
      </w:r>
      <w:r w:rsidR="00005461" w:rsidRPr="001D5799">
        <w:rPr>
          <w:rFonts w:ascii="Times New Roman" w:hAnsi="Times New Roman"/>
          <w:i/>
          <w:sz w:val="24"/>
        </w:rPr>
        <w:t>atoms</w:t>
      </w:r>
      <w:r w:rsidR="00005461" w:rsidRPr="001D5799">
        <w:rPr>
          <w:rFonts w:ascii="Times New Roman" w:hAnsi="Times New Roman"/>
          <w:sz w:val="24"/>
        </w:rPr>
        <w:t xml:space="preserve">, </w:t>
      </w:r>
      <w:r w:rsidR="00005461" w:rsidRPr="001D5799">
        <w:rPr>
          <w:rFonts w:ascii="Times New Roman" w:hAnsi="Times New Roman"/>
          <w:i/>
          <w:sz w:val="24"/>
        </w:rPr>
        <w:t>molecules</w:t>
      </w:r>
      <w:r w:rsidR="00005461" w:rsidRPr="001D5799">
        <w:rPr>
          <w:rFonts w:ascii="Times New Roman" w:hAnsi="Times New Roman"/>
          <w:sz w:val="24"/>
        </w:rPr>
        <w:t xml:space="preserve">, </w:t>
      </w:r>
      <w:r w:rsidR="00005461" w:rsidRPr="001D5799">
        <w:rPr>
          <w:rFonts w:ascii="Times New Roman" w:hAnsi="Times New Roman"/>
          <w:i/>
          <w:sz w:val="24"/>
        </w:rPr>
        <w:t>grains of sand</w:t>
      </w:r>
      <w:r w:rsidR="00005461" w:rsidRPr="001D5799">
        <w:rPr>
          <w:rFonts w:ascii="Times New Roman" w:hAnsi="Times New Roman"/>
          <w:sz w:val="24"/>
        </w:rPr>
        <w:t xml:space="preserve">, </w:t>
      </w:r>
      <w:r w:rsidR="00005461" w:rsidRPr="001D5799">
        <w:rPr>
          <w:rFonts w:ascii="Times New Roman" w:hAnsi="Times New Roman"/>
          <w:i/>
          <w:sz w:val="24"/>
        </w:rPr>
        <w:t>lumps of iron.</w:t>
      </w:r>
    </w:p>
    <w:bookmarkEnd w:id="140"/>
    <w:p w14:paraId="08237365" w14:textId="77777777" w:rsidR="00864E66" w:rsidRPr="001D5799" w:rsidRDefault="00665794" w:rsidP="00925DC5">
      <w:pPr>
        <w:spacing w:line="360" w:lineRule="auto"/>
        <w:ind w:firstLine="720"/>
        <w:jc w:val="both"/>
        <w:rPr>
          <w:rFonts w:ascii="Times New Roman" w:hAnsi="Times New Roman"/>
          <w:i/>
          <w:sz w:val="24"/>
        </w:rPr>
      </w:pPr>
      <w:r w:rsidRPr="001D5799">
        <w:rPr>
          <w:rFonts w:ascii="Times New Roman" w:hAnsi="Times New Roman"/>
          <w:sz w:val="24"/>
        </w:rPr>
        <w:t>CU</w:t>
      </w:r>
      <w:r w:rsidRPr="001D5799">
        <w:rPr>
          <w:rFonts w:ascii="Times New Roman" w:hAnsi="Times New Roman"/>
          <w:sz w:val="24"/>
          <w:vertAlign w:val="subscript"/>
        </w:rPr>
        <w:t>3</w:t>
      </w:r>
      <w:r w:rsidRPr="001D5799">
        <w:rPr>
          <w:rFonts w:ascii="Times New Roman" w:hAnsi="Times New Roman"/>
          <w:i/>
          <w:sz w:val="24"/>
        </w:rPr>
        <w:t>: Causal unity via engineered assembly of components</w:t>
      </w:r>
    </w:p>
    <w:p w14:paraId="530EAF99" w14:textId="77777777" w:rsidR="00665794" w:rsidRPr="001D5799" w:rsidRDefault="00665794" w:rsidP="00925DC5">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rPr>
        <w:t xml:space="preserve">Here the </w:t>
      </w:r>
      <w:r w:rsidR="00925DC5" w:rsidRPr="001D5799">
        <w:rPr>
          <w:rFonts w:ascii="Times New Roman" w:hAnsi="Times New Roman"/>
          <w:sz w:val="24"/>
        </w:rPr>
        <w:t xml:space="preserve">material </w:t>
      </w:r>
      <w:r w:rsidRPr="001D5799">
        <w:rPr>
          <w:rFonts w:ascii="Times New Roman" w:hAnsi="Times New Roman"/>
          <w:sz w:val="24"/>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1D5799">
        <w:rPr>
          <w:rFonts w:ascii="Times New Roman" w:hAnsi="Times New Roman"/>
          <w:sz w:val="24"/>
          <w:szCs w:val="23"/>
        </w:rPr>
        <w:t xml:space="preserve">The parts of an automobile, including the moving parts, constitute an object because of their relative </w:t>
      </w:r>
      <w:r w:rsidR="00151755" w:rsidRPr="001D5799">
        <w:rPr>
          <w:rFonts w:ascii="Times New Roman" w:hAnsi="Times New Roman"/>
          <w:sz w:val="24"/>
          <w:szCs w:val="23"/>
        </w:rPr>
        <w:t>rigidity: while</w:t>
      </w:r>
      <w:r w:rsidR="00621220" w:rsidRPr="001D5799">
        <w:rPr>
          <w:rFonts w:ascii="Times New Roman" w:hAnsi="Times New Roman"/>
          <w:sz w:val="24"/>
          <w:szCs w:val="23"/>
        </w:rPr>
        <w:t xml:space="preserve"> these parts may move with respect to each other, a given gear cannot move e.g., 10 </w:t>
      </w:r>
      <w:r w:rsidR="00151755" w:rsidRPr="001D5799">
        <w:rPr>
          <w:rFonts w:ascii="Times New Roman" w:hAnsi="Times New Roman"/>
          <w:sz w:val="24"/>
          <w:szCs w:val="23"/>
        </w:rPr>
        <w:t>ft.</w:t>
      </w:r>
      <w:r w:rsidR="00621220" w:rsidRPr="001D5799">
        <w:rPr>
          <w:rFonts w:ascii="Times New Roman" w:hAnsi="Times New Roman"/>
          <w:sz w:val="24"/>
          <w:szCs w:val="23"/>
        </w:rPr>
        <w:t xml:space="preserve">, while the other parts do not. </w:t>
      </w:r>
    </w:p>
    <w:p w14:paraId="75736C7A" w14:textId="77777777" w:rsidR="00621220" w:rsidRPr="001D5799" w:rsidRDefault="00621220" w:rsidP="009B5669">
      <w:pPr>
        <w:spacing w:beforeLines="1" w:before="2" w:afterLines="1" w:after="2" w:line="360" w:lineRule="auto"/>
        <w:jc w:val="both"/>
        <w:rPr>
          <w:rFonts w:ascii="Times New Roman" w:hAnsi="Times New Roman"/>
          <w:sz w:val="24"/>
          <w:szCs w:val="23"/>
        </w:rPr>
      </w:pPr>
    </w:p>
    <w:p w14:paraId="681573BD" w14:textId="77777777" w:rsidR="00A31705" w:rsidRPr="001D5799" w:rsidRDefault="00A31705" w:rsidP="006C241A">
      <w:pPr>
        <w:spacing w:line="360" w:lineRule="auto"/>
        <w:jc w:val="both"/>
        <w:rPr>
          <w:rFonts w:ascii="Times New Roman" w:hAnsi="Times New Roman"/>
          <w:sz w:val="24"/>
        </w:rPr>
      </w:pPr>
      <w:r w:rsidRPr="001D5799">
        <w:rPr>
          <w:rFonts w:ascii="Times New Roman" w:hAnsi="Times New Roman"/>
          <w:sz w:val="24"/>
        </w:rPr>
        <w:t xml:space="preserve">We can now elucidate what it means for a material entity to be </w:t>
      </w:r>
      <w:r w:rsidR="00151755" w:rsidRPr="001D5799">
        <w:rPr>
          <w:rFonts w:ascii="Times New Roman" w:hAnsi="Times New Roman"/>
          <w:i/>
          <w:sz w:val="24"/>
        </w:rPr>
        <w:t>maximal</w:t>
      </w:r>
      <w:r w:rsidR="00151755" w:rsidRPr="001D5799">
        <w:rPr>
          <w:rFonts w:ascii="Times New Roman" w:hAnsi="Times New Roman"/>
          <w:sz w:val="24"/>
        </w:rPr>
        <w:t xml:space="preserve"> relative</w:t>
      </w:r>
      <w:r w:rsidRPr="001D5799">
        <w:rPr>
          <w:rFonts w:ascii="Times New Roman" w:hAnsi="Times New Roman"/>
          <w:sz w:val="24"/>
        </w:rPr>
        <w:t xml:space="preserve"> to one or other of th</w:t>
      </w:r>
      <w:r w:rsidR="00296E4D" w:rsidRPr="001D5799">
        <w:rPr>
          <w:rFonts w:ascii="Times New Roman" w:hAnsi="Times New Roman"/>
          <w:sz w:val="24"/>
        </w:rPr>
        <w:t xml:space="preserve">ese three types of causal unity, and thereby define </w:t>
      </w:r>
      <w:r w:rsidR="00296E4D" w:rsidRPr="001D5799">
        <w:rPr>
          <w:rFonts w:ascii="Times New Roman" w:hAnsi="Times New Roman"/>
          <w:i/>
          <w:sz w:val="24"/>
        </w:rPr>
        <w:t>object</w:t>
      </w:r>
      <w:r w:rsidR="00296E4D" w:rsidRPr="001D5799">
        <w:rPr>
          <w:rFonts w:ascii="Times New Roman" w:hAnsi="Times New Roman"/>
          <w:sz w:val="24"/>
        </w:rPr>
        <w:t>, as follows</w:t>
      </w:r>
    </w:p>
    <w:p w14:paraId="1A05F766" w14:textId="5D3A504B" w:rsidR="009F014F" w:rsidRPr="001D5799" w:rsidRDefault="00236D40" w:rsidP="00C70E0A">
      <w:pPr>
        <w:pStyle w:val="Specification"/>
      </w:pPr>
      <w:r w:rsidRPr="00C70E0A">
        <w:rPr>
          <w:rStyle w:val="SpecificationType"/>
        </w:rPr>
        <w:t>Elucidation</w:t>
      </w:r>
      <w:r w:rsidRPr="001D5799">
        <w:rPr>
          <w:smallCaps/>
        </w:rPr>
        <w:t>:</w:t>
      </w:r>
      <w:r w:rsidR="00A31705" w:rsidRPr="001D5799">
        <w:t xml:space="preserve"> </w:t>
      </w:r>
      <w:r w:rsidR="00A31705" w:rsidRPr="001D5799">
        <w:rPr>
          <w:i/>
        </w:rPr>
        <w:t xml:space="preserve">a </w:t>
      </w:r>
      <w:r w:rsidR="00A31705" w:rsidRPr="001D5799">
        <w:t xml:space="preserve">is </w:t>
      </w:r>
      <w:r w:rsidR="00A31705" w:rsidRPr="001D5799">
        <w:rPr>
          <w:i/>
        </w:rPr>
        <w:t xml:space="preserve">maximal </w:t>
      </w:r>
      <w:r w:rsidR="00296E4D" w:rsidRPr="001D5799">
        <w:t>relative to some criterion of causal unity CU</w:t>
      </w:r>
      <w:r w:rsidR="00296E4D" w:rsidRPr="001D5799">
        <w:rPr>
          <w:i/>
          <w:vertAlign w:val="subscript"/>
        </w:rPr>
        <w:t>n</w:t>
      </w:r>
      <w:r w:rsidR="00296E4D" w:rsidRPr="001D5799">
        <w:rPr>
          <w:i/>
        </w:rPr>
        <w:t xml:space="preserve"> </w:t>
      </w:r>
      <w:r w:rsidR="009F014F" w:rsidRPr="001D5799">
        <w:t>means:</w:t>
      </w:r>
    </w:p>
    <w:p w14:paraId="71F0C072" w14:textId="77777777" w:rsidR="009F014F" w:rsidRPr="001D5799" w:rsidRDefault="00A31705" w:rsidP="00C70E0A">
      <w:pPr>
        <w:pStyle w:val="Specification"/>
        <w:ind w:left="1440"/>
        <w:rPr>
          <w:i/>
        </w:rPr>
      </w:pPr>
      <w:r w:rsidRPr="001D5799">
        <w:rPr>
          <w:i/>
        </w:rPr>
        <w:t xml:space="preserve">a </w:t>
      </w:r>
      <w:r w:rsidRPr="001D5799">
        <w:t>is causally unified relative to CU</w:t>
      </w:r>
      <w:r w:rsidRPr="001D5799">
        <w:rPr>
          <w:i/>
          <w:vertAlign w:val="subscript"/>
        </w:rPr>
        <w:t>n</w:t>
      </w:r>
      <w:r w:rsidR="00536BF5" w:rsidRPr="001D5799">
        <w:rPr>
          <w:i/>
        </w:rPr>
        <w:t xml:space="preserve"> </w:t>
      </w:r>
      <w:r w:rsidR="00296E4D" w:rsidRPr="001D5799">
        <w:t xml:space="preserve">at </w:t>
      </w:r>
      <w:r w:rsidR="00296E4D" w:rsidRPr="001D5799">
        <w:rPr>
          <w:i/>
        </w:rPr>
        <w:t>t</w:t>
      </w:r>
    </w:p>
    <w:p w14:paraId="3C13BEB0" w14:textId="77777777" w:rsidR="008C357F" w:rsidRDefault="009F014F" w:rsidP="00C70E0A">
      <w:pPr>
        <w:pStyle w:val="Specification"/>
        <w:ind w:left="1440"/>
      </w:pPr>
      <w:r w:rsidRPr="001D5799">
        <w:t>&amp;</w:t>
      </w:r>
      <w:r w:rsidRPr="001D5799">
        <w:rPr>
          <w:i/>
        </w:rPr>
        <w:t xml:space="preserve"> </w:t>
      </w:r>
      <w:r w:rsidR="00296E4D" w:rsidRPr="001D5799">
        <w:t xml:space="preserve">if for some </w:t>
      </w:r>
      <w:r w:rsidR="00296E4D" w:rsidRPr="001D5799">
        <w:rPr>
          <w:i/>
        </w:rPr>
        <w:t xml:space="preserve">t </w:t>
      </w:r>
      <w:r w:rsidR="00296E4D" w:rsidRPr="001D5799">
        <w:t>(</w:t>
      </w:r>
      <w:r w:rsidR="00296E4D" w:rsidRPr="001D5799">
        <w:rPr>
          <w:i/>
        </w:rPr>
        <w:t xml:space="preserve">a </w:t>
      </w:r>
      <w:r w:rsidR="00296E4D" w:rsidRPr="001D5799">
        <w:rPr>
          <w:b/>
        </w:rPr>
        <w:t>part_of</w:t>
      </w:r>
      <w:r w:rsidR="00296E4D" w:rsidRPr="001D5799">
        <w:t xml:space="preserve"> </w:t>
      </w:r>
      <w:r w:rsidR="00A31705" w:rsidRPr="001D5799">
        <w:rPr>
          <w:i/>
        </w:rPr>
        <w:t xml:space="preserve">b </w:t>
      </w:r>
      <w:r w:rsidR="00296E4D" w:rsidRPr="001D5799">
        <w:rPr>
          <w:b/>
        </w:rPr>
        <w:t xml:space="preserve">at </w:t>
      </w:r>
      <w:r w:rsidR="00296E4D" w:rsidRPr="001D5799">
        <w:rPr>
          <w:i/>
        </w:rPr>
        <w:t>t</w:t>
      </w:r>
      <w:r w:rsidR="00296E4D" w:rsidRPr="001D5799">
        <w:rPr>
          <w:b/>
          <w:i/>
        </w:rPr>
        <w:t xml:space="preserve"> </w:t>
      </w:r>
      <w:r w:rsidR="00296E4D" w:rsidRPr="001D5799">
        <w:t xml:space="preserve">&amp; </w:t>
      </w:r>
      <w:r w:rsidR="00296E4D" w:rsidRPr="001D5799">
        <w:rPr>
          <w:i/>
        </w:rPr>
        <w:t xml:space="preserve">b </w:t>
      </w:r>
      <w:r w:rsidR="00296E4D" w:rsidRPr="001D5799">
        <w:t xml:space="preserve">is </w:t>
      </w:r>
      <w:r w:rsidR="00A31705" w:rsidRPr="001D5799">
        <w:t xml:space="preserve">causally unified relative to </w:t>
      </w:r>
      <w:r w:rsidRPr="001D5799">
        <w:t xml:space="preserve">the same </w:t>
      </w:r>
      <w:r w:rsidR="00A31705" w:rsidRPr="001D5799">
        <w:t>C</w:t>
      </w:r>
      <w:r w:rsidR="00536BF5" w:rsidRPr="001D5799">
        <w:t>U</w:t>
      </w:r>
      <w:r w:rsidR="00A31705" w:rsidRPr="001D5799">
        <w:rPr>
          <w:i/>
          <w:vertAlign w:val="subscript"/>
        </w:rPr>
        <w:t>n</w:t>
      </w:r>
      <w:r w:rsidR="00296E4D" w:rsidRPr="001D5799">
        <w:t xml:space="preserve">) then </w:t>
      </w:r>
      <w:r w:rsidR="00296E4D" w:rsidRPr="001D5799">
        <w:rPr>
          <w:i/>
        </w:rPr>
        <w:t xml:space="preserve">a </w:t>
      </w:r>
      <w:r w:rsidR="00296E4D" w:rsidRPr="001D5799">
        <w:t xml:space="preserve">and </w:t>
      </w:r>
      <w:r w:rsidR="00296E4D" w:rsidRPr="001D5799">
        <w:rPr>
          <w:i/>
        </w:rPr>
        <w:t xml:space="preserve">b </w:t>
      </w:r>
      <w:r w:rsidR="00296E4D" w:rsidRPr="001D5799">
        <w:t>are identical</w:t>
      </w:r>
      <w:r w:rsidR="008C357F" w:rsidRPr="001D5799">
        <w:t xml:space="preserve"> </w:t>
      </w:r>
    </w:p>
    <w:p w14:paraId="5C8747B8" w14:textId="77777777" w:rsidR="00F34C15" w:rsidRDefault="00F34C15" w:rsidP="00C70E0A">
      <w:pPr>
        <w:pStyle w:val="Specification"/>
      </w:pPr>
      <w:r w:rsidRPr="00C70E0A">
        <w:rPr>
          <w:rStyle w:val="SpecificationType"/>
        </w:rPr>
        <w:t>Examples</w:t>
      </w:r>
      <w:r w:rsidRPr="00C70E0A">
        <w:rPr>
          <w:szCs w:val="24"/>
        </w:rPr>
        <w:t>:</w:t>
      </w:r>
      <w:r>
        <w:rPr>
          <w:smallCaps/>
        </w:rPr>
        <w:t xml:space="preserve"> </w:t>
      </w:r>
      <w:r>
        <w:t>relative to the causal unity criterion CU</w:t>
      </w:r>
      <w:r w:rsidRPr="00F34C15">
        <w:rPr>
          <w:vertAlign w:val="subscript"/>
        </w:rPr>
        <w:t>1</w:t>
      </w:r>
      <w:r>
        <w:t xml:space="preserve">: </w:t>
      </w:r>
      <w:r w:rsidRPr="001D5799">
        <w:t>a</w:t>
      </w:r>
      <w:r>
        <w:t xml:space="preserve"> cell or organism is maximal, your lower torso falls short of maximality, a pair of cells exceeds maximality</w:t>
      </w:r>
    </w:p>
    <w:p w14:paraId="4CD73941" w14:textId="77777777" w:rsidR="00F34C15" w:rsidRPr="00F34C15" w:rsidRDefault="00F34C15" w:rsidP="00F34C15">
      <w:pPr>
        <w:spacing w:line="240" w:lineRule="auto"/>
        <w:jc w:val="both"/>
        <w:rPr>
          <w:rFonts w:ascii="Times New Roman" w:hAnsi="Times New Roman"/>
          <w:sz w:val="24"/>
        </w:rPr>
      </w:pPr>
      <w:r>
        <w:rPr>
          <w:rFonts w:ascii="Times New Roman" w:hAnsi="Times New Roman"/>
          <w:sz w:val="24"/>
        </w:rPr>
        <w:t xml:space="preserve"> </w:t>
      </w:r>
    </w:p>
    <w:p w14:paraId="77BC6387" w14:textId="77777777" w:rsidR="008C357F" w:rsidRPr="001D5799" w:rsidRDefault="008C357F" w:rsidP="008C357F">
      <w:pPr>
        <w:spacing w:line="240" w:lineRule="auto"/>
        <w:jc w:val="both"/>
        <w:rPr>
          <w:rFonts w:ascii="Times New Roman" w:hAnsi="Times New Roman"/>
          <w:b/>
          <w:sz w:val="24"/>
        </w:rPr>
      </w:pPr>
      <w:r w:rsidRPr="001D5799">
        <w:rPr>
          <w:rFonts w:ascii="Times New Roman" w:hAnsi="Times New Roman"/>
          <w:b/>
          <w:sz w:val="24"/>
        </w:rPr>
        <w:t>Definition of BFO:</w:t>
      </w:r>
      <w:r w:rsidRPr="001D5799">
        <w:rPr>
          <w:rFonts w:ascii="Times New Roman" w:hAnsi="Times New Roman"/>
          <w:b/>
          <w:i/>
          <w:sz w:val="24"/>
        </w:rPr>
        <w:t>object</w:t>
      </w:r>
    </w:p>
    <w:p w14:paraId="114327FC" w14:textId="77777777" w:rsidR="008C357F" w:rsidRPr="001D5799" w:rsidRDefault="008C357F" w:rsidP="006C241A">
      <w:pPr>
        <w:spacing w:line="360" w:lineRule="auto"/>
        <w:jc w:val="both"/>
        <w:rPr>
          <w:rFonts w:ascii="Times New Roman" w:hAnsi="Times New Roman"/>
          <w:sz w:val="24"/>
        </w:rPr>
      </w:pPr>
      <w:r w:rsidRPr="001D5799">
        <w:rPr>
          <w:rFonts w:ascii="Times New Roman" w:hAnsi="Times New Roman"/>
          <w:sz w:val="24"/>
        </w:rPr>
        <w:t xml:space="preserve">How, now, are we to define ‘object’ in BFO? Note, first that we cannot simply assert that an entity is an object if and </w:t>
      </w:r>
      <w:r w:rsidR="00D17B61" w:rsidRPr="001D5799">
        <w:rPr>
          <w:rFonts w:ascii="Times New Roman" w:hAnsi="Times New Roman"/>
          <w:sz w:val="24"/>
        </w:rPr>
        <w:t>only</w:t>
      </w:r>
      <w:r w:rsidRPr="001D5799">
        <w:rPr>
          <w:rFonts w:ascii="Times New Roman" w:hAnsi="Times New Roman"/>
          <w:sz w:val="24"/>
        </w:rPr>
        <w:t xml:space="preserve"> if it is maximal relative to some causal unity criterion. This is because, as we shall see below, objects may have other objects as parts. A spark plug is an object; when inserted into a car to replace a defective spark plug, then it remains an object, but ceases to be maximal. Importantly, however, the spark plug as installed still instantiates a universal many instances of which are</w:t>
      </w:r>
      <w:r w:rsidRPr="001D5799">
        <w:rPr>
          <w:rFonts w:ascii="Times New Roman" w:hAnsi="Times New Roman"/>
          <w:i/>
          <w:sz w:val="24"/>
        </w:rPr>
        <w:t xml:space="preserve"> </w:t>
      </w:r>
      <w:r w:rsidRPr="001D5799">
        <w:rPr>
          <w:rFonts w:ascii="Times New Roman" w:hAnsi="Times New Roman"/>
          <w:sz w:val="24"/>
        </w:rPr>
        <w:t>maximal. This suggests that we define object as follows:</w:t>
      </w:r>
    </w:p>
    <w:p w14:paraId="58619E6D" w14:textId="77777777" w:rsidR="008C357F" w:rsidRPr="001D5799" w:rsidRDefault="00492DAF" w:rsidP="00C70E0A">
      <w:pPr>
        <w:pStyle w:val="Specification"/>
      </w:pPr>
      <w:r w:rsidRPr="00C70E0A">
        <w:rPr>
          <w:rStyle w:val="SpecificationType"/>
        </w:rPr>
        <w:t>Definition</w:t>
      </w:r>
      <w:r w:rsidRPr="00492DAF">
        <w:rPr>
          <w:smallCaps/>
          <w:szCs w:val="23"/>
        </w:rPr>
        <w:t xml:space="preserve">: </w:t>
      </w:r>
      <w:r w:rsidR="008C357F" w:rsidRPr="001D5799">
        <w:rPr>
          <w:i/>
        </w:rPr>
        <w:t xml:space="preserve">a </w:t>
      </w:r>
      <w:r w:rsidR="008C357F" w:rsidRPr="001D5799">
        <w:t xml:space="preserve">is an </w:t>
      </w:r>
      <w:r w:rsidR="008C357F" w:rsidRPr="001D5799">
        <w:rPr>
          <w:i/>
        </w:rPr>
        <w:t>object =</w:t>
      </w:r>
      <w:r w:rsidR="008C357F" w:rsidRPr="001D5799">
        <w:t xml:space="preserve">Def. </w:t>
      </w:r>
      <w:r w:rsidR="008C357F" w:rsidRPr="001D5799">
        <w:rPr>
          <w:i/>
        </w:rPr>
        <w:t xml:space="preserve">a </w:t>
      </w:r>
      <w:r w:rsidR="008C357F" w:rsidRPr="001D5799">
        <w:t xml:space="preserve">is a </w:t>
      </w:r>
      <w:r w:rsidR="008C357F" w:rsidRPr="001D5799">
        <w:rPr>
          <w:i/>
        </w:rPr>
        <w:t>material entity</w:t>
      </w:r>
      <w:r w:rsidR="008C357F" w:rsidRPr="001D5799">
        <w:t xml:space="preserve"> which </w:t>
      </w:r>
    </w:p>
    <w:p w14:paraId="3407980F" w14:textId="77777777" w:rsidR="008C357F" w:rsidRPr="001D5799" w:rsidRDefault="008C357F" w:rsidP="00C70E0A">
      <w:pPr>
        <w:pStyle w:val="Specification"/>
        <w:ind w:left="1440"/>
      </w:pPr>
      <w:r w:rsidRPr="001D5799">
        <w:t>manifests causal unity of one or other of the types CU</w:t>
      </w:r>
      <w:r w:rsidRPr="001D5799">
        <w:rPr>
          <w:i/>
          <w:vertAlign w:val="subscript"/>
        </w:rPr>
        <w:t>n</w:t>
      </w:r>
      <w:r w:rsidRPr="001D5799">
        <w:t xml:space="preserve"> listed above </w:t>
      </w:r>
    </w:p>
    <w:p w14:paraId="226156D6" w14:textId="77777777" w:rsidR="008C357F" w:rsidRPr="001D5799" w:rsidRDefault="008C357F" w:rsidP="00C70E0A">
      <w:pPr>
        <w:pStyle w:val="Specification"/>
        <w:ind w:left="1440"/>
      </w:pPr>
      <w:r w:rsidRPr="001D5799">
        <w:t xml:space="preserve">&amp; </w:t>
      </w:r>
      <w:r w:rsidR="00B24089" w:rsidRPr="001D5799">
        <w:t xml:space="preserve">is of a type (a material universal) </w:t>
      </w:r>
      <w:r w:rsidRPr="001D5799">
        <w:t>instances of which are maximal</w:t>
      </w:r>
      <w:r w:rsidRPr="001D5799">
        <w:rPr>
          <w:i/>
        </w:rPr>
        <w:t xml:space="preserve"> </w:t>
      </w:r>
      <w:r w:rsidRPr="001D5799">
        <w:t xml:space="preserve">relative to this </w:t>
      </w:r>
      <w:r w:rsidR="00905B7B" w:rsidRPr="001D5799">
        <w:t>criterion of causal unity.</w:t>
      </w:r>
    </w:p>
    <w:p w14:paraId="0B4D0BFD" w14:textId="77777777" w:rsidR="00711DC1" w:rsidRPr="001D5799" w:rsidRDefault="00711DC1" w:rsidP="006C241A">
      <w:pPr>
        <w:spacing w:line="360" w:lineRule="auto"/>
        <w:jc w:val="both"/>
        <w:rPr>
          <w:rFonts w:ascii="Times New Roman" w:hAnsi="Times New Roman"/>
          <w:b/>
          <w:sz w:val="24"/>
        </w:rPr>
      </w:pPr>
      <w:bookmarkStart w:id="141" w:name="_Ref308464053"/>
      <w:r w:rsidRPr="001D5799">
        <w:rPr>
          <w:rFonts w:ascii="Times New Roman" w:hAnsi="Times New Roman"/>
          <w:b/>
          <w:sz w:val="24"/>
        </w:rPr>
        <w:t>Objects can be joined to other objects</w:t>
      </w:r>
    </w:p>
    <w:p w14:paraId="25D19DE3" w14:textId="77777777" w:rsidR="00F604ED"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Each </w:t>
      </w:r>
      <w:r w:rsidR="00151755" w:rsidRPr="001D5799">
        <w:rPr>
          <w:rFonts w:ascii="Times New Roman" w:hAnsi="Times New Roman"/>
          <w:i/>
          <w:sz w:val="24"/>
        </w:rPr>
        <w:t>object</w:t>
      </w:r>
      <w:r w:rsidR="00296E4D" w:rsidRPr="001D5799">
        <w:rPr>
          <w:rFonts w:ascii="Times New Roman" w:hAnsi="Times New Roman"/>
          <w:i/>
          <w:sz w:val="24"/>
        </w:rPr>
        <w:t xml:space="preserve"> </w:t>
      </w:r>
      <w:r w:rsidR="00296E4D" w:rsidRPr="001D5799">
        <w:rPr>
          <w:rFonts w:ascii="Times New Roman" w:hAnsi="Times New Roman"/>
          <w:sz w:val="24"/>
        </w:rPr>
        <w:t>i</w:t>
      </w:r>
      <w:r w:rsidR="00151755" w:rsidRPr="001D5799">
        <w:rPr>
          <w:rFonts w:ascii="Times New Roman" w:hAnsi="Times New Roman"/>
          <w:sz w:val="24"/>
        </w:rPr>
        <w:t>s</w:t>
      </w:r>
      <w:r w:rsidRPr="001D5799">
        <w:rPr>
          <w:rFonts w:ascii="Times New Roman" w:hAnsi="Times New Roman"/>
          <w:sz w:val="24"/>
        </w:rPr>
        <w:t xml:space="preserve"> such that there are</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interior, and other</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exterior. This may not be so for</w:t>
      </w:r>
      <w:r w:rsidR="00465C17" w:rsidRPr="001D5799">
        <w:rPr>
          <w:rFonts w:ascii="Times New Roman" w:hAnsi="Times New Roman"/>
          <w:i/>
          <w:sz w:val="24"/>
        </w:rPr>
        <w:t xml:space="preserve"> entities</w:t>
      </w:r>
      <w:r w:rsidRPr="001D5799">
        <w:rPr>
          <w:rFonts w:ascii="Times New Roman" w:hAnsi="Times New Roman"/>
          <w:sz w:val="24"/>
        </w:rPr>
        <w:t xml:space="preserve"> lying at or near the boundary between the interior and exterior.</w:t>
      </w:r>
      <w:bookmarkEnd w:id="141"/>
      <w:r w:rsidR="0097446A" w:rsidRPr="001D5799">
        <w:rPr>
          <w:rFonts w:ascii="Times New Roman" w:hAnsi="Times New Roman"/>
          <w:sz w:val="24"/>
        </w:rPr>
        <w:t xml:space="preserve"> This means that two objects – for example the two cells depicted in </w:t>
      </w:r>
      <w:r w:rsidR="00151755" w:rsidRPr="001D5799">
        <w:rPr>
          <w:sz w:val="24"/>
        </w:rPr>
        <w:fldChar w:fldCharType="begin"/>
      </w:r>
      <w:r w:rsidR="00151755" w:rsidRPr="001D5799">
        <w:rPr>
          <w:sz w:val="24"/>
        </w:rPr>
        <w:instrText xml:space="preserve"> REF _Ref309461594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rPr>
        <w:t>Figure 4</w:t>
      </w:r>
      <w:r w:rsidR="00151755" w:rsidRPr="001D5799">
        <w:rPr>
          <w:sz w:val="24"/>
        </w:rPr>
        <w:fldChar w:fldCharType="end"/>
      </w:r>
      <w:r w:rsidR="0097446A" w:rsidRPr="001D5799">
        <w:rPr>
          <w:rFonts w:ascii="Times New Roman" w:hAnsi="Times New Roman"/>
          <w:sz w:val="24"/>
        </w:rPr>
        <w:t xml:space="preserve"> – may be such that there are material entities crossing their boundaries which belong determinately to neither cell. Something similar may obtain in certain cases of conjoined twins</w:t>
      </w:r>
      <w:r w:rsidR="00905B7B" w:rsidRPr="001D5799">
        <w:rPr>
          <w:rFonts w:ascii="Times New Roman" w:hAnsi="Times New Roman"/>
          <w:sz w:val="24"/>
        </w:rPr>
        <w:t xml:space="preserve"> (see below)</w:t>
      </w:r>
      <w:r w:rsidR="0097446A" w:rsidRPr="001D5799">
        <w:rPr>
          <w:rFonts w:ascii="Times New Roman" w:hAnsi="Times New Roman"/>
          <w:sz w:val="24"/>
        </w:rPr>
        <w:t>.</w:t>
      </w:r>
    </w:p>
    <w:p w14:paraId="75A2D10C" w14:textId="77777777" w:rsidR="00905B7B" w:rsidRPr="001D5799" w:rsidRDefault="00905B7B" w:rsidP="006C241A">
      <w:pPr>
        <w:spacing w:line="360" w:lineRule="auto"/>
        <w:jc w:val="both"/>
        <w:rPr>
          <w:rFonts w:ascii="Times New Roman" w:hAnsi="Times New Roman"/>
          <w:sz w:val="24"/>
        </w:rPr>
      </w:pPr>
    </w:p>
    <w:p w14:paraId="023AB36C" w14:textId="77777777" w:rsidR="00DD7822" w:rsidRDefault="00650699" w:rsidP="00536BF5">
      <w:pPr>
        <w:keepNext/>
        <w:spacing w:line="240" w:lineRule="auto"/>
        <w:jc w:val="center"/>
      </w:pPr>
      <w:r>
        <w:rPr>
          <w:noProof/>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77777777" w:rsidR="00DD7822" w:rsidRPr="00DD7822" w:rsidRDefault="00DD7822" w:rsidP="00536BF5">
      <w:pPr>
        <w:spacing w:line="240" w:lineRule="auto"/>
        <w:jc w:val="center"/>
        <w:rPr>
          <w:rFonts w:ascii="Times New Roman" w:hAnsi="Times New Roman"/>
        </w:rPr>
      </w:pPr>
      <w:bookmarkStart w:id="142" w:name="_Ref309461594"/>
      <w:r>
        <w:t xml:space="preserve">Figure </w:t>
      </w:r>
      <w:r w:rsidR="00EF0C8C">
        <w:fldChar w:fldCharType="begin"/>
      </w:r>
      <w:r w:rsidR="00EF0C8C">
        <w:instrText xml:space="preserve"> SEQ Figure \* ARABIC </w:instrText>
      </w:r>
      <w:r w:rsidR="00EF0C8C">
        <w:fldChar w:fldCharType="separate"/>
      </w:r>
      <w:r w:rsidR="007A1CDD">
        <w:rPr>
          <w:noProof/>
        </w:rPr>
        <w:t>4</w:t>
      </w:r>
      <w:r w:rsidR="00EF0C8C">
        <w:rPr>
          <w:noProof/>
        </w:rPr>
        <w:fldChar w:fldCharType="end"/>
      </w:r>
      <w:bookmarkEnd w:id="142"/>
      <w:r>
        <w:t xml:space="preserve">: </w:t>
      </w:r>
      <w:hyperlink r:id="rId26" w:history="1">
        <w:r>
          <w:rPr>
            <w:rStyle w:val="Hyperlink"/>
          </w:rPr>
          <w:t>An example of cell a</w:t>
        </w:r>
        <w:r w:rsidRPr="00DD7822">
          <w:rPr>
            <w:rStyle w:val="Hyperlink"/>
          </w:rPr>
          <w:t>dhesion</w:t>
        </w:r>
      </w:hyperlink>
    </w:p>
    <w:p w14:paraId="60D483C6" w14:textId="77777777" w:rsidR="00905B7B" w:rsidRPr="001D5799" w:rsidRDefault="00905B7B" w:rsidP="006C241A">
      <w:pPr>
        <w:spacing w:line="360" w:lineRule="auto"/>
        <w:jc w:val="both"/>
        <w:rPr>
          <w:rFonts w:ascii="Times New Roman" w:hAnsi="Times New Roman"/>
          <w:sz w:val="24"/>
        </w:rPr>
      </w:pPr>
    </w:p>
    <w:p w14:paraId="53D02BAE" w14:textId="77777777" w:rsidR="00E539F1" w:rsidRPr="001D5799" w:rsidRDefault="00E539F1" w:rsidP="006C241A">
      <w:pPr>
        <w:spacing w:line="360" w:lineRule="auto"/>
        <w:jc w:val="both"/>
        <w:rPr>
          <w:rFonts w:ascii="Times New Roman" w:hAnsi="Times New Roman"/>
          <w:sz w:val="24"/>
        </w:rPr>
      </w:pPr>
      <w:r w:rsidRPr="001D5799">
        <w:rPr>
          <w:rFonts w:ascii="Times New Roman" w:hAnsi="Times New Roman"/>
          <w:sz w:val="24"/>
        </w:rPr>
        <w:t xml:space="preserve">Some instances of any given </w:t>
      </w:r>
      <w:r w:rsidR="00DD7822" w:rsidRPr="001D5799">
        <w:rPr>
          <w:rFonts w:ascii="Times New Roman" w:hAnsi="Times New Roman"/>
          <w:sz w:val="24"/>
        </w:rPr>
        <w:t>BFO:</w:t>
      </w:r>
      <w:r w:rsidRPr="001D5799">
        <w:rPr>
          <w:rFonts w:ascii="Times New Roman" w:hAnsi="Times New Roman"/>
          <w:i/>
          <w:sz w:val="24"/>
        </w:rPr>
        <w:t>object</w:t>
      </w:r>
      <w:r w:rsidRPr="001D5799">
        <w:rPr>
          <w:rFonts w:ascii="Times New Roman" w:hAnsi="Times New Roman"/>
          <w:sz w:val="24"/>
        </w:rPr>
        <w:t xml:space="preserve"> universal </w:t>
      </w:r>
      <w:r w:rsidR="00DD7822" w:rsidRPr="001D5799">
        <w:rPr>
          <w:rFonts w:ascii="Times New Roman" w:hAnsi="Times New Roman"/>
          <w:sz w:val="24"/>
        </w:rPr>
        <w:t xml:space="preserve">– for example </w:t>
      </w:r>
      <w:r w:rsidR="00DD7822" w:rsidRPr="001D5799">
        <w:rPr>
          <w:rFonts w:ascii="Times New Roman" w:hAnsi="Times New Roman"/>
          <w:i/>
          <w:sz w:val="24"/>
        </w:rPr>
        <w:t xml:space="preserve">cell </w:t>
      </w:r>
      <w:r w:rsidR="00DD7822" w:rsidRPr="001D5799">
        <w:rPr>
          <w:rFonts w:ascii="Times New Roman" w:hAnsi="Times New Roman"/>
          <w:sz w:val="24"/>
        </w:rPr>
        <w:t xml:space="preserve">or </w:t>
      </w:r>
      <w:r w:rsidR="00DD7822" w:rsidRPr="001D5799">
        <w:rPr>
          <w:rFonts w:ascii="Times New Roman" w:hAnsi="Times New Roman"/>
          <w:i/>
          <w:sz w:val="24"/>
        </w:rPr>
        <w:t xml:space="preserve">organism </w:t>
      </w:r>
      <w:r w:rsidR="00DD7822" w:rsidRPr="001D5799">
        <w:rPr>
          <w:rFonts w:ascii="Times New Roman" w:hAnsi="Times New Roman"/>
          <w:sz w:val="24"/>
        </w:rPr>
        <w:t xml:space="preserve">or </w:t>
      </w:r>
      <w:r w:rsidR="00DD7822" w:rsidRPr="001D5799">
        <w:rPr>
          <w:rFonts w:ascii="Times New Roman" w:hAnsi="Times New Roman"/>
          <w:i/>
          <w:sz w:val="24"/>
        </w:rPr>
        <w:t xml:space="preserve">laptop – </w:t>
      </w:r>
      <w:r w:rsidRPr="001D5799">
        <w:rPr>
          <w:rFonts w:ascii="Times New Roman" w:hAnsi="Times New Roman"/>
          <w:sz w:val="24"/>
        </w:rPr>
        <w:t xml:space="preserve">are separated by spatial gaps from other instances of this same </w:t>
      </w:r>
      <w:r w:rsidRPr="001D5799">
        <w:rPr>
          <w:rFonts w:ascii="Times New Roman" w:hAnsi="Times New Roman"/>
          <w:i/>
          <w:sz w:val="24"/>
        </w:rPr>
        <w:t>object</w:t>
      </w:r>
      <w:r w:rsidRPr="001D5799">
        <w:rPr>
          <w:rFonts w:ascii="Times New Roman" w:hAnsi="Times New Roman"/>
          <w:sz w:val="24"/>
        </w:rPr>
        <w:t xml:space="preserve"> universal.  The spatial gaps may be filled by a medium,</w:t>
      </w:r>
      <w:r w:rsidR="00FF233C" w:rsidRPr="001D5799">
        <w:rPr>
          <w:rFonts w:ascii="Times New Roman" w:hAnsi="Times New Roman"/>
          <w:sz w:val="24"/>
        </w:rPr>
        <w:t xml:space="preserve"> for example of air or water. (T</w:t>
      </w:r>
      <w:r w:rsidR="00D754CA" w:rsidRPr="001D5799">
        <w:rPr>
          <w:rFonts w:ascii="Times New Roman" w:hAnsi="Times New Roman"/>
          <w:sz w:val="24"/>
        </w:rPr>
        <w:t xml:space="preserve">here are cells not </w:t>
      </w:r>
      <w:r w:rsidRPr="001D5799">
        <w:rPr>
          <w:rFonts w:ascii="Times New Roman" w:hAnsi="Times New Roman"/>
          <w:sz w:val="24"/>
        </w:rPr>
        <w:t>attached to other cells; there are spatially separated organisms</w:t>
      </w:r>
      <w:r w:rsidR="00FF233C" w:rsidRPr="001D5799">
        <w:rPr>
          <w:rFonts w:ascii="Times New Roman" w:hAnsi="Times New Roman"/>
          <w:sz w:val="24"/>
        </w:rPr>
        <w:t>, such as you and me</w:t>
      </w:r>
      <w:r w:rsidRPr="001D5799">
        <w:rPr>
          <w:rFonts w:ascii="Times New Roman" w:hAnsi="Times New Roman"/>
          <w:sz w:val="24"/>
        </w:rPr>
        <w:t>.</w:t>
      </w:r>
      <w:r w:rsidR="00B24089" w:rsidRPr="001D5799">
        <w:rPr>
          <w:rFonts w:ascii="Times New Roman" w:hAnsi="Times New Roman"/>
          <w:sz w:val="24"/>
        </w:rPr>
        <w:t xml:space="preserve"> Peas in a pea pod are initially attached to the interior of the pea pod covering. Sperm initially float freely from each other; some sperm become fused with oocytes through a membrane fusion process.</w:t>
      </w:r>
      <w:r w:rsidRPr="001D5799">
        <w:rPr>
          <w:rFonts w:ascii="Times New Roman" w:hAnsi="Times New Roman"/>
          <w:sz w:val="24"/>
        </w:rPr>
        <w:t>)</w:t>
      </w:r>
      <w:r w:rsidR="00B24089" w:rsidRPr="001D5799">
        <w:rPr>
          <w:rFonts w:ascii="Times New Roman" w:hAnsi="Times New Roman"/>
          <w:sz w:val="24"/>
        </w:rPr>
        <w:t xml:space="preserve"> </w:t>
      </w:r>
    </w:p>
    <w:p w14:paraId="74288980" w14:textId="77777777" w:rsidR="00DD7822" w:rsidRPr="001D5799" w:rsidRDefault="00EA53E5" w:rsidP="006C241A">
      <w:pPr>
        <w:spacing w:line="360" w:lineRule="auto"/>
        <w:rPr>
          <w:rFonts w:ascii="Times New Roman" w:hAnsi="Times New Roman"/>
          <w:sz w:val="24"/>
        </w:rPr>
      </w:pPr>
      <w:r w:rsidRPr="001D5799">
        <w:rPr>
          <w:rFonts w:ascii="Times New Roman" w:hAnsi="Times New Roman"/>
          <w:b/>
          <w:sz w:val="24"/>
        </w:rPr>
        <w:t>Objects may contain other objects as parts</w:t>
      </w:r>
    </w:p>
    <w:p w14:paraId="522FE4CA" w14:textId="77777777" w:rsidR="00EA53E5" w:rsidRPr="001D5799" w:rsidRDefault="00EA53E5" w:rsidP="006C241A">
      <w:pPr>
        <w:spacing w:line="360" w:lineRule="auto"/>
        <w:rPr>
          <w:rFonts w:ascii="Times New Roman" w:hAnsi="Times New Roman"/>
          <w:sz w:val="24"/>
        </w:rPr>
      </w:pPr>
      <w:r w:rsidRPr="001D5799">
        <w:rPr>
          <w:rFonts w:ascii="Times New Roman" w:hAnsi="Times New Roman"/>
          <w:sz w:val="24"/>
        </w:rPr>
        <w:t>They may do this</w:t>
      </w:r>
      <w:r w:rsidR="000A57E7" w:rsidRPr="001D5799">
        <w:rPr>
          <w:rFonts w:ascii="Times New Roman" w:hAnsi="Times New Roman"/>
          <w:sz w:val="24"/>
        </w:rPr>
        <w:t>,</w:t>
      </w:r>
      <w:r w:rsidRPr="001D5799">
        <w:rPr>
          <w:rFonts w:ascii="Times New Roman" w:hAnsi="Times New Roman"/>
          <w:sz w:val="24"/>
        </w:rPr>
        <w:t xml:space="preserve"> </w:t>
      </w:r>
      <w:r w:rsidR="00DD7822" w:rsidRPr="001D5799">
        <w:rPr>
          <w:rFonts w:ascii="Times New Roman" w:hAnsi="Times New Roman"/>
          <w:sz w:val="24"/>
        </w:rPr>
        <w:t>for example</w:t>
      </w:r>
      <w:r w:rsidR="000A57E7" w:rsidRPr="001D5799">
        <w:rPr>
          <w:rFonts w:ascii="Times New Roman" w:hAnsi="Times New Roman"/>
          <w:sz w:val="24"/>
        </w:rPr>
        <w:t>,</w:t>
      </w:r>
    </w:p>
    <w:p w14:paraId="12690BCD" w14:textId="77777777" w:rsidR="00DD7822" w:rsidRPr="001D5799" w:rsidRDefault="00DD7822"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by containing atoms and molecules as parts</w:t>
      </w:r>
    </w:p>
    <w:p w14:paraId="62F678F5" w14:textId="77777777" w:rsidR="00EA53E5" w:rsidRPr="001D5799" w:rsidRDefault="00EA53E5"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 xml:space="preserve">by containing </w:t>
      </w:r>
      <w:r w:rsidR="00AE6D99" w:rsidRPr="001D5799">
        <w:rPr>
          <w:rFonts w:ascii="Times New Roman" w:hAnsi="Times New Roman"/>
          <w:sz w:val="24"/>
        </w:rPr>
        <w:t>cell</w:t>
      </w:r>
      <w:r w:rsidRPr="001D5799">
        <w:rPr>
          <w:rFonts w:ascii="Times New Roman" w:hAnsi="Times New Roman"/>
          <w:sz w:val="24"/>
        </w:rPr>
        <w:t>s as parts, for instance the collection of blood cells in your body</w:t>
      </w:r>
      <w:r w:rsidR="00DD7822" w:rsidRPr="001D5799">
        <w:rPr>
          <w:rFonts w:ascii="Times New Roman" w:hAnsi="Times New Roman"/>
          <w:sz w:val="24"/>
        </w:rPr>
        <w:t>;</w:t>
      </w:r>
    </w:p>
    <w:p w14:paraId="248B45C4" w14:textId="77777777" w:rsidR="00DD7822" w:rsidRPr="001D5799" w:rsidRDefault="00EA53E5"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t xml:space="preserve">by containing objects which are bonded to other objects </w:t>
      </w:r>
      <w:r w:rsidR="00DD7822" w:rsidRPr="001D5799">
        <w:rPr>
          <w:rFonts w:ascii="Times New Roman" w:hAnsi="Times New Roman"/>
          <w:sz w:val="24"/>
        </w:rPr>
        <w:t xml:space="preserve">of the same type </w:t>
      </w:r>
      <w:r w:rsidRPr="001D5799">
        <w:rPr>
          <w:rFonts w:ascii="Times New Roman" w:hAnsi="Times New Roman"/>
          <w:sz w:val="24"/>
        </w:rPr>
        <w:t xml:space="preserve">in such a way that they cannot </w:t>
      </w:r>
      <w:r w:rsidR="00DD7822" w:rsidRPr="001D5799">
        <w:rPr>
          <w:rFonts w:ascii="Times New Roman" w:hAnsi="Times New Roman"/>
          <w:sz w:val="24"/>
        </w:rPr>
        <w:t xml:space="preserve">(for the relevant period of time) </w:t>
      </w:r>
      <w:r w:rsidRPr="001D5799">
        <w:rPr>
          <w:rFonts w:ascii="Times New Roman" w:hAnsi="Times New Roman"/>
          <w:sz w:val="24"/>
        </w:rPr>
        <w:t xml:space="preserve">move </w:t>
      </w:r>
      <w:r w:rsidR="00E13067" w:rsidRPr="001D5799">
        <w:rPr>
          <w:rFonts w:ascii="Times New Roman" w:hAnsi="Times New Roman"/>
          <w:sz w:val="24"/>
        </w:rPr>
        <w:t>separately, as in the case of the cells in your epithelium</w:t>
      </w:r>
      <w:r w:rsidR="00DD7822" w:rsidRPr="001D5799">
        <w:rPr>
          <w:rFonts w:ascii="Times New Roman" w:hAnsi="Times New Roman"/>
          <w:sz w:val="24"/>
        </w:rPr>
        <w:t xml:space="preserve"> or the atoms in a molecule.</w:t>
      </w:r>
    </w:p>
    <w:p w14:paraId="0E004639" w14:textId="77777777" w:rsidR="00864E66" w:rsidRPr="001D5799" w:rsidRDefault="0097446A"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t>by containing</w:t>
      </w:r>
      <w:r w:rsidR="00F03799" w:rsidRPr="001D5799">
        <w:rPr>
          <w:rFonts w:ascii="Times New Roman" w:hAnsi="Times New Roman"/>
          <w:sz w:val="24"/>
        </w:rPr>
        <w:t xml:space="preserve"> objects which are </w:t>
      </w:r>
      <w:r w:rsidR="00DD7822" w:rsidRPr="001D5799">
        <w:rPr>
          <w:rFonts w:ascii="Times New Roman" w:hAnsi="Times New Roman"/>
          <w:sz w:val="24"/>
        </w:rPr>
        <w:t xml:space="preserve">connected </w:t>
      </w:r>
      <w:r w:rsidR="00F03799" w:rsidRPr="001D5799">
        <w:rPr>
          <w:rFonts w:ascii="Times New Roman" w:hAnsi="Times New Roman"/>
          <w:sz w:val="24"/>
        </w:rPr>
        <w:t xml:space="preserve">by </w:t>
      </w:r>
      <w:r w:rsidR="00864E66" w:rsidRPr="001D5799">
        <w:rPr>
          <w:rFonts w:ascii="Times New Roman" w:hAnsi="Times New Roman"/>
          <w:sz w:val="24"/>
        </w:rPr>
        <w:t>conduits or tracts which may themselves have covering membranes</w:t>
      </w:r>
      <w:r w:rsidR="00864E66" w:rsidRPr="001D5799">
        <w:rPr>
          <w:rFonts w:ascii="Times New Roman" w:hAnsi="Times New Roman"/>
          <w:i/>
          <w:sz w:val="24"/>
        </w:rPr>
        <w:t>.</w:t>
      </w:r>
    </w:p>
    <w:p w14:paraId="3B92C044" w14:textId="544D2AA3" w:rsidR="00A31705" w:rsidRPr="001D5799" w:rsidRDefault="00AE6D99" w:rsidP="006C241A">
      <w:pPr>
        <w:spacing w:line="360" w:lineRule="auto"/>
        <w:jc w:val="both"/>
        <w:rPr>
          <w:rFonts w:ascii="Times New Roman" w:hAnsi="Times New Roman"/>
          <w:sz w:val="24"/>
        </w:rPr>
      </w:pPr>
      <w:r w:rsidRPr="001D5799">
        <w:rPr>
          <w:rFonts w:ascii="Times New Roman" w:hAnsi="Times New Roman"/>
          <w:sz w:val="24"/>
        </w:rPr>
        <w:t xml:space="preserve">Clearly, </w:t>
      </w:r>
      <w:r w:rsidRPr="001D5799">
        <w:rPr>
          <w:rFonts w:ascii="Times New Roman" w:hAnsi="Times New Roman"/>
          <w:i/>
          <w:sz w:val="24"/>
        </w:rPr>
        <w:t>objects</w:t>
      </w:r>
      <w:r w:rsidRPr="001D5799">
        <w:rPr>
          <w:rFonts w:ascii="Times New Roman" w:hAnsi="Times New Roman"/>
          <w:sz w:val="24"/>
        </w:rPr>
        <w:t xml:space="preserve"> may contain also </w:t>
      </w:r>
      <w:r w:rsidRPr="001D5799">
        <w:rPr>
          <w:rFonts w:ascii="Times New Roman" w:hAnsi="Times New Roman"/>
          <w:i/>
          <w:sz w:val="24"/>
        </w:rPr>
        <w:t xml:space="preserve">object aggregates </w:t>
      </w:r>
      <w:r w:rsidRPr="001D5799">
        <w:rPr>
          <w:rFonts w:ascii="Times New Roman" w:hAnsi="Times New Roman"/>
          <w:sz w:val="24"/>
        </w:rPr>
        <w:t xml:space="preserve">as parts. </w:t>
      </w:r>
      <w:r w:rsidR="00A31705" w:rsidRPr="001D5799">
        <w:rPr>
          <w:rFonts w:ascii="Times New Roman" w:hAnsi="Times New Roman"/>
          <w:sz w:val="24"/>
        </w:rPr>
        <w:t xml:space="preserve">Some </w:t>
      </w:r>
      <w:r w:rsidR="00A31705" w:rsidRPr="001D5799">
        <w:rPr>
          <w:rFonts w:ascii="Times New Roman" w:hAnsi="Times New Roman"/>
          <w:i/>
          <w:sz w:val="24"/>
        </w:rPr>
        <w:t>objects</w:t>
      </w:r>
      <w:r w:rsidR="00A31705" w:rsidRPr="001D5799">
        <w:rPr>
          <w:rFonts w:ascii="Times New Roman" w:hAnsi="Times New Roman"/>
          <w:sz w:val="24"/>
        </w:rPr>
        <w:t xml:space="preserve"> may also have immaterial parts (the lumen of your gut</w:t>
      </w:r>
      <w:r w:rsidR="001E66EA">
        <w:rPr>
          <w:rFonts w:ascii="Times New Roman" w:hAnsi="Times New Roman"/>
          <w:sz w:val="24"/>
        </w:rPr>
        <w:t>)</w:t>
      </w:r>
      <w:r w:rsidR="002F3C47" w:rsidRPr="001D5799">
        <w:rPr>
          <w:rFonts w:ascii="Times New Roman" w:hAnsi="Times New Roman"/>
          <w:sz w:val="24"/>
        </w:rPr>
        <w:t xml:space="preserve"> [</w:t>
      </w:r>
      <w:r w:rsidR="002F3C47" w:rsidRPr="001D5799">
        <w:rPr>
          <w:rFonts w:ascii="Times New Roman" w:hAnsi="Times New Roman"/>
          <w:sz w:val="24"/>
        </w:rPr>
        <w:fldChar w:fldCharType="begin"/>
      </w:r>
      <w:r w:rsidR="002F3C47" w:rsidRPr="001D5799">
        <w:rPr>
          <w:rFonts w:ascii="Times New Roman" w:hAnsi="Times New Roman"/>
          <w:sz w:val="24"/>
        </w:rPr>
        <w:instrText xml:space="preserve"> REF _Ref309472482 \r \h </w:instrText>
      </w:r>
      <w:r w:rsidR="002F3C47" w:rsidRPr="001D5799">
        <w:rPr>
          <w:rFonts w:ascii="Times New Roman" w:hAnsi="Times New Roman"/>
          <w:sz w:val="24"/>
        </w:rPr>
      </w:r>
      <w:r w:rsidR="002F3C47" w:rsidRPr="001D5799">
        <w:rPr>
          <w:rFonts w:ascii="Times New Roman" w:hAnsi="Times New Roman"/>
          <w:sz w:val="24"/>
        </w:rPr>
        <w:fldChar w:fldCharType="separate"/>
      </w:r>
      <w:r w:rsidR="007A1CDD">
        <w:rPr>
          <w:rFonts w:ascii="Times New Roman" w:hAnsi="Times New Roman"/>
          <w:sz w:val="24"/>
        </w:rPr>
        <w:t>34</w:t>
      </w:r>
      <w:r w:rsidR="002F3C47" w:rsidRPr="001D5799">
        <w:rPr>
          <w:rFonts w:ascii="Times New Roman" w:hAnsi="Times New Roman"/>
          <w:sz w:val="24"/>
        </w:rPr>
        <w:fldChar w:fldCharType="end"/>
      </w:r>
      <w:r w:rsidR="002F3C47" w:rsidRPr="001D5799">
        <w:rPr>
          <w:rFonts w:ascii="Times New Roman" w:hAnsi="Times New Roman"/>
          <w:sz w:val="24"/>
        </w:rPr>
        <w:t>]</w:t>
      </w:r>
      <w:r w:rsidR="001E66EA">
        <w:rPr>
          <w:rFonts w:ascii="Times New Roman" w:hAnsi="Times New Roman"/>
          <w:sz w:val="24"/>
        </w:rPr>
        <w:t>.</w:t>
      </w:r>
    </w:p>
    <w:p w14:paraId="07E6B617" w14:textId="77777777" w:rsidR="00621220" w:rsidRPr="001D5799" w:rsidRDefault="00236D40" w:rsidP="00C70E0A">
      <w:pPr>
        <w:pStyle w:val="Specification"/>
      </w:pPr>
      <w:r w:rsidRPr="00C70E0A">
        <w:rPr>
          <w:rStyle w:val="SpecificationType"/>
        </w:rPr>
        <w:t>Axiom</w:t>
      </w:r>
      <w:r w:rsidRPr="001D5799">
        <w:rPr>
          <w:smallCaps/>
        </w:rPr>
        <w:t>:</w:t>
      </w:r>
      <w:r w:rsidR="002C3B8F" w:rsidRPr="001D5799">
        <w:t xml:space="preserve"> O</w:t>
      </w:r>
      <w:r w:rsidR="00430199" w:rsidRPr="001D5799">
        <w:t>bjects retain their objec</w:t>
      </w:r>
      <w:r w:rsidR="002C3B8F" w:rsidRPr="001D5799">
        <w:t xml:space="preserve">thood for as long as they exist. </w:t>
      </w:r>
    </w:p>
    <w:p w14:paraId="38E44B7A" w14:textId="042CE60C" w:rsidR="00427A56" w:rsidRDefault="002C3B8F" w:rsidP="00536BF5">
      <w:pPr>
        <w:spacing w:line="360" w:lineRule="auto"/>
        <w:jc w:val="both"/>
        <w:rPr>
          <w:rFonts w:ascii="Times New Roman" w:hAnsi="Times New Roman"/>
          <w:sz w:val="24"/>
        </w:rPr>
      </w:pPr>
      <w:r w:rsidRPr="001D5799">
        <w:rPr>
          <w:rFonts w:ascii="Times New Roman" w:hAnsi="Times New Roman"/>
          <w:sz w:val="24"/>
        </w:rPr>
        <w:t>A</w:t>
      </w:r>
      <w:r w:rsidR="00536BF5" w:rsidRPr="001D5799">
        <w:rPr>
          <w:rFonts w:ascii="Times New Roman" w:hAnsi="Times New Roman"/>
          <w:sz w:val="24"/>
        </w:rPr>
        <w:t xml:space="preserve"> </w:t>
      </w:r>
      <w:r w:rsidRPr="001D5799">
        <w:rPr>
          <w:rFonts w:ascii="Times New Roman" w:hAnsi="Times New Roman"/>
          <w:sz w:val="24"/>
        </w:rPr>
        <w:t xml:space="preserve">human body continues to exist even after being </w:t>
      </w:r>
      <w:r w:rsidR="00430199" w:rsidRPr="001D5799">
        <w:rPr>
          <w:rFonts w:ascii="Times New Roman" w:hAnsi="Times New Roman"/>
          <w:sz w:val="24"/>
        </w:rPr>
        <w:t>buried in a pile of cement</w:t>
      </w:r>
      <w:r w:rsidRPr="001D5799">
        <w:rPr>
          <w:rFonts w:ascii="Times New Roman" w:hAnsi="Times New Roman"/>
          <w:sz w:val="24"/>
        </w:rPr>
        <w:t xml:space="preserve">. </w:t>
      </w:r>
      <w:r w:rsidR="00621220" w:rsidRPr="001D5799">
        <w:rPr>
          <w:rFonts w:ascii="Times New Roman" w:hAnsi="Times New Roman"/>
          <w:sz w:val="24"/>
        </w:rPr>
        <w:t>A watch that has been taken apart for repair ceases to exist for as long as it is disassembled.</w:t>
      </w:r>
      <w:r w:rsidR="00DE116D">
        <w:rPr>
          <w:rFonts w:ascii="Times New Roman" w:hAnsi="Times New Roman"/>
          <w:sz w:val="24"/>
        </w:rPr>
        <w:t xml:space="preserve"> </w:t>
      </w:r>
      <w:r w:rsidR="00DE116D" w:rsidRPr="00B90609">
        <w:rPr>
          <w:rFonts w:ascii="Times New Roman" w:hAnsi="Times New Roman"/>
          <w:sz w:val="24"/>
          <w:highlight w:val="yellow"/>
        </w:rPr>
        <w:t>BFO thus allows intermittent existence for some continuants.</w:t>
      </w:r>
    </w:p>
    <w:p w14:paraId="293046DC" w14:textId="1E2B72FA" w:rsidR="0047199F" w:rsidRPr="001D5799" w:rsidRDefault="00DE116D" w:rsidP="00536BF5">
      <w:pPr>
        <w:spacing w:line="360" w:lineRule="auto"/>
        <w:jc w:val="both"/>
        <w:rPr>
          <w:rFonts w:ascii="Times New Roman" w:hAnsi="Times New Roman"/>
          <w:sz w:val="24"/>
        </w:rPr>
      </w:pPr>
      <w:r w:rsidRPr="00B90609">
        <w:rPr>
          <w:rFonts w:ascii="Times New Roman" w:hAnsi="Times New Roman"/>
          <w:sz w:val="24"/>
          <w:highlight w:val="yellow"/>
        </w:rPr>
        <w:t xml:space="preserve">? </w:t>
      </w:r>
      <w:r w:rsidR="0047199F">
        <w:rPr>
          <w:rFonts w:ascii="Times New Roman" w:hAnsi="Times New Roman"/>
          <w:sz w:val="24"/>
        </w:rPr>
        <w:t>Some objects may change type from one time to the next (a fetus becomes a baby, which in turn becomes a child).</w:t>
      </w:r>
      <w:r w:rsidRPr="00B90609">
        <w:rPr>
          <w:rFonts w:ascii="Times New Roman" w:hAnsi="Times New Roman"/>
          <w:sz w:val="24"/>
          <w:highlight w:val="yellow"/>
        </w:rPr>
        <w:t xml:space="preserve"> Is this consistent with monohierarchy?</w:t>
      </w:r>
    </w:p>
    <w:p w14:paraId="3C1B40F6" w14:textId="77777777" w:rsidR="00905B7B" w:rsidRPr="001D5799" w:rsidRDefault="00905B7B" w:rsidP="00905B7B">
      <w:pPr>
        <w:spacing w:line="360" w:lineRule="auto"/>
        <w:rPr>
          <w:rFonts w:ascii="Times New Roman" w:hAnsi="Times New Roman"/>
          <w:b/>
          <w:sz w:val="24"/>
        </w:rPr>
      </w:pPr>
      <w:r w:rsidRPr="001D5799">
        <w:rPr>
          <w:rFonts w:ascii="Times New Roman" w:hAnsi="Times New Roman"/>
          <w:b/>
          <w:sz w:val="24"/>
        </w:rPr>
        <w:t>Conjoined twins</w:t>
      </w:r>
    </w:p>
    <w:p w14:paraId="7C97EB70" w14:textId="2F698FF3" w:rsidR="007C60C4" w:rsidRPr="001D5799" w:rsidRDefault="00905B7B" w:rsidP="005D7499">
      <w:pPr>
        <w:spacing w:line="360" w:lineRule="auto"/>
        <w:rPr>
          <w:rFonts w:ascii="Times New Roman" w:hAnsi="Times New Roman"/>
          <w:b/>
          <w:sz w:val="24"/>
        </w:rPr>
      </w:pPr>
      <w:r w:rsidRPr="001D5799">
        <w:rPr>
          <w:rFonts w:ascii="Times New Roman" w:hAnsi="Times New Roman"/>
          <w:sz w:val="24"/>
        </w:rPr>
        <w:t>Whether e</w:t>
      </w:r>
      <w:r w:rsidR="008C357F" w:rsidRPr="001D5799">
        <w:rPr>
          <w:rFonts w:ascii="Times New Roman" w:hAnsi="Times New Roman"/>
          <w:sz w:val="24"/>
        </w:rPr>
        <w:t xml:space="preserve">ach one of a pair of conjoined twins </w:t>
      </w:r>
      <w:r w:rsidRPr="001D5799">
        <w:rPr>
          <w:rFonts w:ascii="Times New Roman" w:hAnsi="Times New Roman"/>
          <w:sz w:val="24"/>
        </w:rPr>
        <w:t xml:space="preserve">is or is not an object </w:t>
      </w:r>
      <w:r w:rsidR="005D7499" w:rsidRPr="001D5799">
        <w:rPr>
          <w:rFonts w:ascii="Times New Roman" w:hAnsi="Times New Roman"/>
          <w:sz w:val="24"/>
        </w:rPr>
        <w:t>is not a trivial question, and we recommend that the treatment of this case ontologically should be treated as an experimental matter, with different alternatives tested in use to see which yields the most coherent global solution. Tent</w:t>
      </w:r>
      <w:r w:rsidR="00D17B61">
        <w:rPr>
          <w:rFonts w:ascii="Times New Roman" w:hAnsi="Times New Roman"/>
          <w:sz w:val="24"/>
        </w:rPr>
        <w:t>at</w:t>
      </w:r>
      <w:r w:rsidR="005D7499" w:rsidRPr="001D5799">
        <w:rPr>
          <w:rFonts w:ascii="Times New Roman" w:hAnsi="Times New Roman"/>
          <w:sz w:val="24"/>
        </w:rPr>
        <w:t>ively, we assume that different types of conjoined twins will need to be treated differently, and that in cases where twins do not share vital organs an identification of each one of the pair as an object will yield a workable solution. Certainly</w:t>
      </w:r>
      <w:r w:rsidR="008C357F" w:rsidRPr="001D5799">
        <w:rPr>
          <w:rFonts w:ascii="Times New Roman" w:hAnsi="Times New Roman"/>
          <w:sz w:val="24"/>
        </w:rPr>
        <w:t>, the maximal material entity here is the</w:t>
      </w:r>
      <w:r w:rsidR="005D7499" w:rsidRPr="001D5799">
        <w:rPr>
          <w:rFonts w:ascii="Times New Roman" w:hAnsi="Times New Roman"/>
          <w:sz w:val="24"/>
        </w:rPr>
        <w:t xml:space="preserve"> whole which they together form; accepting each twin as an object, however – thus as an instance of the material universal </w:t>
      </w:r>
      <w:r w:rsidR="005D7499" w:rsidRPr="001D5799">
        <w:rPr>
          <w:rFonts w:ascii="Times New Roman" w:hAnsi="Times New Roman"/>
          <w:i/>
          <w:sz w:val="24"/>
        </w:rPr>
        <w:t xml:space="preserve">human being </w:t>
      </w:r>
      <w:r w:rsidR="005D7499" w:rsidRPr="001D5799">
        <w:rPr>
          <w:rFonts w:ascii="Times New Roman" w:hAnsi="Times New Roman"/>
          <w:sz w:val="24"/>
        </w:rPr>
        <w:t>– causes no problems for the definition of BFO:</w:t>
      </w:r>
      <w:r w:rsidR="005D7499" w:rsidRPr="001D5799">
        <w:rPr>
          <w:rFonts w:ascii="Times New Roman" w:hAnsi="Times New Roman"/>
          <w:i/>
          <w:sz w:val="24"/>
        </w:rPr>
        <w:t>object</w:t>
      </w:r>
      <w:r w:rsidR="005D7499" w:rsidRPr="001D5799">
        <w:rPr>
          <w:rFonts w:ascii="Times New Roman" w:hAnsi="Times New Roman"/>
          <w:sz w:val="24"/>
        </w:rPr>
        <w:t xml:space="preserve">. </w:t>
      </w:r>
    </w:p>
    <w:p w14:paraId="6B30323A" w14:textId="77777777" w:rsidR="00F604ED" w:rsidRPr="001D5799" w:rsidRDefault="0050778E" w:rsidP="0046705D">
      <w:pPr>
        <w:pStyle w:val="Heading4"/>
        <w:spacing w:line="360" w:lineRule="auto"/>
        <w:rPr>
          <w:sz w:val="24"/>
        </w:rPr>
      </w:pPr>
      <w:bookmarkStart w:id="143" w:name="_Ref310079849"/>
      <w:bookmarkStart w:id="144" w:name="_Toc313270697"/>
      <w:bookmarkStart w:id="145" w:name="_Toc313472832"/>
      <w:r w:rsidRPr="001D5799">
        <w:rPr>
          <w:sz w:val="24"/>
        </w:rPr>
        <w:t>2.1.1.2 Object aggregate</w:t>
      </w:r>
      <w:bookmarkEnd w:id="143"/>
      <w:bookmarkEnd w:id="144"/>
      <w:bookmarkEnd w:id="145"/>
    </w:p>
    <w:p w14:paraId="3303D5BB" w14:textId="77777777" w:rsidR="005830E2" w:rsidRPr="001D5799" w:rsidRDefault="00FB2DD0" w:rsidP="00536BF5">
      <w:pPr>
        <w:spacing w:line="360" w:lineRule="auto"/>
        <w:jc w:val="both"/>
        <w:rPr>
          <w:rFonts w:ascii="Times New Roman" w:hAnsi="Times New Roman"/>
          <w:sz w:val="24"/>
        </w:rPr>
      </w:pPr>
      <w:r w:rsidRPr="001D5799">
        <w:rPr>
          <w:rFonts w:ascii="Times New Roman" w:hAnsi="Times New Roman"/>
          <w:sz w:val="24"/>
        </w:rPr>
        <w:t xml:space="preserve">In this document we concentrate on the </w:t>
      </w:r>
      <w:r w:rsidR="00F03799" w:rsidRPr="001D5799">
        <w:rPr>
          <w:rFonts w:ascii="Times New Roman" w:hAnsi="Times New Roman"/>
          <w:sz w:val="24"/>
        </w:rPr>
        <w:t xml:space="preserve">use of ‘aggregate’ as it appears in the </w:t>
      </w:r>
      <w:r w:rsidRPr="001D5799">
        <w:rPr>
          <w:rFonts w:ascii="Times New Roman" w:hAnsi="Times New Roman"/>
          <w:sz w:val="24"/>
        </w:rPr>
        <w:t xml:space="preserve">term ‘object aggregate’. However, </w:t>
      </w:r>
      <w:r w:rsidR="005830E2" w:rsidRPr="001D5799">
        <w:rPr>
          <w:rFonts w:ascii="Times New Roman" w:hAnsi="Times New Roman"/>
          <w:sz w:val="24"/>
        </w:rPr>
        <w:t xml:space="preserve">‘aggregate’ </w:t>
      </w:r>
      <w:r w:rsidRPr="001D5799">
        <w:rPr>
          <w:rFonts w:ascii="Times New Roman" w:hAnsi="Times New Roman"/>
          <w:sz w:val="24"/>
        </w:rPr>
        <w:t xml:space="preserve">should be understood as being applicable to all continuant BFO categories. Thus for each </w:t>
      </w:r>
      <w:r w:rsidR="0047199F">
        <w:rPr>
          <w:rFonts w:ascii="Times New Roman" w:hAnsi="Times New Roman"/>
          <w:sz w:val="24"/>
        </w:rPr>
        <w:t>BFO</w:t>
      </w:r>
      <w:r w:rsidRPr="001D5799">
        <w:rPr>
          <w:rFonts w:ascii="Times New Roman" w:hAnsi="Times New Roman"/>
          <w:sz w:val="24"/>
        </w:rPr>
        <w:t xml:space="preserve"> category X, </w:t>
      </w:r>
      <w:r w:rsidR="005830E2" w:rsidRPr="001D5799">
        <w:rPr>
          <w:rFonts w:ascii="Times New Roman" w:hAnsi="Times New Roman"/>
          <w:sz w:val="24"/>
        </w:rPr>
        <w:t xml:space="preserve">the user of BFO </w:t>
      </w:r>
      <w:r w:rsidRPr="001D5799">
        <w:rPr>
          <w:rFonts w:ascii="Times New Roman" w:hAnsi="Times New Roman"/>
          <w:sz w:val="24"/>
        </w:rPr>
        <w:t xml:space="preserve">has </w:t>
      </w:r>
      <w:r w:rsidR="005830E2" w:rsidRPr="001D5799">
        <w:rPr>
          <w:rFonts w:ascii="Times New Roman" w:hAnsi="Times New Roman"/>
          <w:sz w:val="24"/>
        </w:rPr>
        <w:t xml:space="preserve">at </w:t>
      </w:r>
      <w:r w:rsidR="00D754CA" w:rsidRPr="001D5799">
        <w:rPr>
          <w:rFonts w:ascii="Times New Roman" w:hAnsi="Times New Roman"/>
          <w:sz w:val="24"/>
        </w:rPr>
        <w:t xml:space="preserve">his disposal also the category </w:t>
      </w:r>
      <w:r w:rsidR="005830E2" w:rsidRPr="001D5799">
        <w:rPr>
          <w:rFonts w:ascii="Times New Roman" w:hAnsi="Times New Roman"/>
          <w:i/>
          <w:sz w:val="24"/>
        </w:rPr>
        <w:t>aggregate of X</w:t>
      </w:r>
      <w:r w:rsidR="005830E2" w:rsidRPr="001D5799">
        <w:rPr>
          <w:rFonts w:ascii="Times New Roman" w:hAnsi="Times New Roman"/>
          <w:sz w:val="24"/>
        </w:rPr>
        <w:t xml:space="preserve"> [</w:t>
      </w:r>
      <w:r w:rsidR="001E591D" w:rsidRPr="001D5799">
        <w:rPr>
          <w:rFonts w:ascii="Times New Roman" w:hAnsi="Times New Roman"/>
          <w:sz w:val="24"/>
        </w:rPr>
        <w:fldChar w:fldCharType="begin"/>
      </w:r>
      <w:r w:rsidR="006201FE" w:rsidRPr="001D5799">
        <w:rPr>
          <w:rFonts w:ascii="Times New Roman" w:hAnsi="Times New Roman"/>
          <w:sz w:val="24"/>
        </w:rPr>
        <w:instrText xml:space="preserve"> REF _Ref309481613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51</w:t>
      </w:r>
      <w:r w:rsidR="001E591D" w:rsidRPr="001D5799">
        <w:rPr>
          <w:rFonts w:ascii="Times New Roman" w:hAnsi="Times New Roman"/>
          <w:sz w:val="24"/>
        </w:rPr>
        <w:fldChar w:fldCharType="end"/>
      </w:r>
      <w:r w:rsidR="005830E2" w:rsidRPr="001D5799">
        <w:rPr>
          <w:rFonts w:ascii="Times New Roman" w:hAnsi="Times New Roman"/>
          <w:sz w:val="24"/>
        </w:rPr>
        <w:t xml:space="preserve">]. </w:t>
      </w:r>
    </w:p>
    <w:p w14:paraId="352B27BF" w14:textId="77777777" w:rsidR="00296E4D" w:rsidRPr="001D5799" w:rsidRDefault="00236D40" w:rsidP="00C70E0A">
      <w:pPr>
        <w:pStyle w:val="Specification"/>
      </w:pPr>
      <w:r w:rsidRPr="00C70E0A">
        <w:rPr>
          <w:rStyle w:val="SpecificationType"/>
        </w:rPr>
        <w:t>Elucidation</w:t>
      </w:r>
      <w:r w:rsidRPr="001D5799">
        <w:rPr>
          <w:smallCaps/>
        </w:rPr>
        <w:t>:</w:t>
      </w:r>
      <w:r w:rsidR="000A4E97" w:rsidRPr="001D5799">
        <w:t xml:space="preserve"> </w:t>
      </w:r>
      <w:r w:rsidR="0050778E" w:rsidRPr="001D5799">
        <w:rPr>
          <w:i/>
        </w:rPr>
        <w:t xml:space="preserve">a </w:t>
      </w:r>
      <w:r w:rsidR="0050778E" w:rsidRPr="001D5799">
        <w:t xml:space="preserve">is an </w:t>
      </w:r>
      <w:r w:rsidR="0050778E" w:rsidRPr="001D5799">
        <w:rPr>
          <w:i/>
        </w:rPr>
        <w:t>object aggregate</w:t>
      </w:r>
      <w:r w:rsidR="00296E4D" w:rsidRPr="001D5799">
        <w:t xml:space="preserve"> means:</w:t>
      </w:r>
      <w:r w:rsidR="0050778E" w:rsidRPr="001D5799">
        <w:t xml:space="preserve"> </w:t>
      </w:r>
      <w:r w:rsidR="0050778E" w:rsidRPr="001D5799">
        <w:rPr>
          <w:i/>
        </w:rPr>
        <w:t xml:space="preserve">a </w:t>
      </w:r>
      <w:r w:rsidR="0050778E" w:rsidRPr="001D5799">
        <w:t xml:space="preserve">is a </w:t>
      </w:r>
      <w:r w:rsidR="0050778E" w:rsidRPr="001D5799">
        <w:rPr>
          <w:i/>
        </w:rPr>
        <w:t>material</w:t>
      </w:r>
      <w:r w:rsidR="00465C17" w:rsidRPr="001D5799">
        <w:rPr>
          <w:i/>
        </w:rPr>
        <w:t xml:space="preserve"> entity</w:t>
      </w:r>
      <w:r w:rsidR="0050778E" w:rsidRPr="001D5799">
        <w:t xml:space="preserve"> consisting </w:t>
      </w:r>
      <w:r w:rsidR="004B5C97" w:rsidRPr="001D5799">
        <w:t xml:space="preserve">exactly </w:t>
      </w:r>
      <w:r w:rsidR="0050778E" w:rsidRPr="001D5799">
        <w:t xml:space="preserve">of </w:t>
      </w:r>
      <w:r w:rsidR="004B5C97" w:rsidRPr="001D5799">
        <w:t xml:space="preserve">a plurality of </w:t>
      </w:r>
      <w:r w:rsidR="0050778E" w:rsidRPr="001D5799">
        <w:rPr>
          <w:i/>
        </w:rPr>
        <w:t>objects</w:t>
      </w:r>
      <w:r w:rsidR="0050778E" w:rsidRPr="001D5799">
        <w:t xml:space="preserve"> as </w:t>
      </w:r>
      <w:r w:rsidR="0050778E" w:rsidRPr="001D5799">
        <w:rPr>
          <w:b/>
        </w:rPr>
        <w:t>parts</w:t>
      </w:r>
      <w:r w:rsidR="0050778E" w:rsidRPr="001D5799">
        <w:t>.</w:t>
      </w:r>
      <w:r w:rsidR="00621220" w:rsidRPr="001D5799">
        <w:t xml:space="preserve"> </w:t>
      </w:r>
    </w:p>
    <w:p w14:paraId="53A0A8CC" w14:textId="77777777" w:rsidR="00EA53E5" w:rsidRPr="001D5799" w:rsidRDefault="00621220" w:rsidP="00296E4D">
      <w:pPr>
        <w:spacing w:line="360" w:lineRule="auto"/>
        <w:jc w:val="both"/>
        <w:rPr>
          <w:rFonts w:ascii="Times New Roman" w:hAnsi="Times New Roman"/>
          <w:sz w:val="24"/>
        </w:rPr>
      </w:pPr>
      <w:r w:rsidRPr="001D5799">
        <w:rPr>
          <w:rFonts w:ascii="Times New Roman" w:hAnsi="Times New Roman"/>
          <w:sz w:val="24"/>
        </w:rPr>
        <w:t>More formally:</w:t>
      </w:r>
    </w:p>
    <w:p w14:paraId="55786EDA" w14:textId="77777777" w:rsidR="00C75C35" w:rsidRPr="001D5799" w:rsidRDefault="00621220" w:rsidP="00296E4D">
      <w:pPr>
        <w:spacing w:after="40" w:line="240" w:lineRule="auto"/>
        <w:ind w:left="720"/>
        <w:rPr>
          <w:rFonts w:ascii="Times New Roman" w:hAnsi="Times New Roman"/>
          <w:sz w:val="24"/>
        </w:rPr>
      </w:pPr>
      <w:r w:rsidRPr="001D5799">
        <w:rPr>
          <w:rFonts w:ascii="Times New Roman" w:hAnsi="Times New Roman"/>
          <w:sz w:val="24"/>
        </w:rPr>
        <w:t xml:space="preserve">If </w:t>
      </w:r>
      <w:r w:rsidR="00EA53E5" w:rsidRPr="001D5799">
        <w:rPr>
          <w:rFonts w:ascii="Times New Roman" w:hAnsi="Times New Roman"/>
          <w:i/>
          <w:sz w:val="24"/>
        </w:rPr>
        <w:t>a</w:t>
      </w:r>
      <w:r w:rsidR="00536BF5" w:rsidRPr="001D5799">
        <w:rPr>
          <w:rFonts w:ascii="Times New Roman" w:hAnsi="Times New Roman"/>
          <w:i/>
          <w:sz w:val="24"/>
        </w:rPr>
        <w:t xml:space="preserve"> </w:t>
      </w:r>
      <w:r w:rsidR="00EA53E5" w:rsidRPr="001D5799">
        <w:rPr>
          <w:rFonts w:ascii="Times New Roman" w:hAnsi="Times New Roman"/>
          <w:sz w:val="24"/>
        </w:rPr>
        <w:t xml:space="preserve">is an </w:t>
      </w:r>
      <w:r w:rsidR="00EA53E5" w:rsidRPr="001D5799">
        <w:rPr>
          <w:rFonts w:ascii="Times New Roman" w:hAnsi="Times New Roman"/>
          <w:i/>
          <w:sz w:val="24"/>
        </w:rPr>
        <w:t xml:space="preserve">object </w:t>
      </w:r>
      <w:r w:rsidR="00151755" w:rsidRPr="001D5799">
        <w:rPr>
          <w:rFonts w:ascii="Times New Roman" w:hAnsi="Times New Roman"/>
          <w:i/>
          <w:sz w:val="24"/>
        </w:rPr>
        <w:t>aggregate</w:t>
      </w:r>
      <w:r w:rsidR="00151755" w:rsidRPr="001D5799">
        <w:rPr>
          <w:rFonts w:ascii="Times New Roman" w:hAnsi="Times New Roman"/>
          <w:sz w:val="24"/>
        </w:rPr>
        <w:t>, then</w:t>
      </w:r>
      <w:r w:rsidRPr="001D5799">
        <w:rPr>
          <w:rFonts w:ascii="Times New Roman" w:hAnsi="Times New Roman"/>
          <w:sz w:val="24"/>
        </w:rPr>
        <w:t xml:space="preserve"> </w:t>
      </w:r>
      <w:r w:rsidR="00C75C35" w:rsidRPr="001D5799">
        <w:rPr>
          <w:rFonts w:ascii="Times New Roman" w:hAnsi="Times New Roman"/>
          <w:sz w:val="24"/>
        </w:rPr>
        <w:t xml:space="preserve">if </w:t>
      </w:r>
      <w:r w:rsidR="00C75C35" w:rsidRPr="001D5799">
        <w:rPr>
          <w:rFonts w:ascii="Times New Roman" w:hAnsi="Times New Roman"/>
          <w:i/>
          <w:sz w:val="24"/>
        </w:rPr>
        <w:t xml:space="preserve">a </w:t>
      </w:r>
      <w:r w:rsidR="00C75C35" w:rsidRPr="001D5799">
        <w:rPr>
          <w:rFonts w:ascii="Times New Roman" w:hAnsi="Times New Roman"/>
          <w:sz w:val="24"/>
        </w:rPr>
        <w:t xml:space="preserve">exists at </w:t>
      </w:r>
      <w:r w:rsidR="00C75C35" w:rsidRPr="001D5799">
        <w:rPr>
          <w:rFonts w:ascii="Times New Roman" w:hAnsi="Times New Roman"/>
          <w:i/>
          <w:sz w:val="24"/>
        </w:rPr>
        <w:t>t</w:t>
      </w:r>
      <w:r w:rsidR="00C75C35" w:rsidRPr="001D5799">
        <w:rPr>
          <w:rFonts w:ascii="Times New Roman" w:hAnsi="Times New Roman"/>
          <w:sz w:val="24"/>
        </w:rPr>
        <w:t xml:space="preserve">, then there are </w:t>
      </w:r>
      <w:r w:rsidR="00EA53E5" w:rsidRPr="001D5799">
        <w:rPr>
          <w:rFonts w:ascii="Times New Roman" w:hAnsi="Times New Roman"/>
          <w:i/>
          <w:sz w:val="24"/>
        </w:rPr>
        <w:t>objects</w:t>
      </w:r>
      <w:r w:rsidR="0047199F">
        <w:rPr>
          <w:rFonts w:ascii="Times New Roman" w:hAnsi="Times New Roman"/>
          <w:i/>
          <w:sz w:val="24"/>
        </w:rPr>
        <w:t xml:space="preserve"> </w:t>
      </w:r>
      <w:r w:rsidR="00EA53E5" w:rsidRPr="001D5799">
        <w:rPr>
          <w:rFonts w:ascii="Times New Roman" w:hAnsi="Times New Roman"/>
          <w:i/>
          <w:sz w:val="24"/>
        </w:rPr>
        <w:t>o</w:t>
      </w:r>
      <w:r w:rsidR="00EA53E5" w:rsidRPr="001D5799">
        <w:rPr>
          <w:rFonts w:ascii="Times New Roman" w:hAnsi="Times New Roman"/>
          <w:sz w:val="24"/>
          <w:vertAlign w:val="subscript"/>
        </w:rPr>
        <w:t>1</w:t>
      </w:r>
      <w:r w:rsidR="00EA53E5" w:rsidRPr="001D5799">
        <w:rPr>
          <w:rFonts w:ascii="Times New Roman" w:hAnsi="Times New Roman"/>
          <w:sz w:val="24"/>
        </w:rPr>
        <w:t>, …,</w:t>
      </w:r>
      <w:r w:rsidR="00EA53E5" w:rsidRPr="001D5799">
        <w:rPr>
          <w:rFonts w:ascii="Times New Roman" w:hAnsi="Times New Roman"/>
          <w:i/>
          <w:sz w:val="24"/>
        </w:rPr>
        <w:t>o</w:t>
      </w:r>
      <w:r w:rsidR="00EA53E5" w:rsidRPr="001D5799">
        <w:rPr>
          <w:rFonts w:ascii="Times New Roman" w:hAnsi="Times New Roman"/>
          <w:sz w:val="24"/>
          <w:vertAlign w:val="subscript"/>
        </w:rPr>
        <w:t>n</w:t>
      </w:r>
      <w:r w:rsidR="00151755" w:rsidRPr="0047199F">
        <w:rPr>
          <w:rFonts w:ascii="Times New Roman" w:hAnsi="Times New Roman"/>
          <w:sz w:val="24"/>
        </w:rPr>
        <w:t xml:space="preserve"> </w:t>
      </w:r>
      <w:r w:rsidR="00C75C35" w:rsidRPr="001D5799">
        <w:rPr>
          <w:rFonts w:ascii="Times New Roman" w:hAnsi="Times New Roman"/>
          <w:sz w:val="24"/>
        </w:rPr>
        <w:t xml:space="preserve">at </w:t>
      </w:r>
      <w:r w:rsidR="00C75C35" w:rsidRPr="001D5799">
        <w:rPr>
          <w:rFonts w:ascii="Times New Roman" w:hAnsi="Times New Roman"/>
          <w:i/>
          <w:sz w:val="24"/>
        </w:rPr>
        <w:t>t</w:t>
      </w:r>
      <w:r w:rsidR="00C75C35" w:rsidRPr="001D5799">
        <w:rPr>
          <w:rFonts w:ascii="Times New Roman" w:hAnsi="Times New Roman"/>
          <w:sz w:val="24"/>
        </w:rPr>
        <w:t xml:space="preserve"> such that:</w:t>
      </w:r>
    </w:p>
    <w:p w14:paraId="08418BBF" w14:textId="77777777" w:rsidR="0047199F" w:rsidRDefault="00C75C35" w:rsidP="00412155">
      <w:pPr>
        <w:spacing w:line="240" w:lineRule="auto"/>
        <w:ind w:left="720" w:firstLine="720"/>
        <w:rPr>
          <w:rFonts w:ascii="Times New Roman" w:hAnsi="Times New Roman"/>
          <w:sz w:val="24"/>
        </w:rPr>
      </w:pPr>
      <w:r w:rsidRPr="001D5799">
        <w:rPr>
          <w:rFonts w:ascii="Times New Roman" w:hAnsi="Times New Roman"/>
          <w:sz w:val="24"/>
        </w:rPr>
        <w:t xml:space="preserve">for all </w:t>
      </w:r>
      <w:r w:rsidRPr="001D5799">
        <w:rPr>
          <w:rFonts w:ascii="Times New Roman" w:hAnsi="Times New Roman"/>
          <w:i/>
          <w:sz w:val="24"/>
        </w:rPr>
        <w:t xml:space="preserve">x </w:t>
      </w:r>
      <w:r w:rsidRPr="001D5799">
        <w:rPr>
          <w:rFonts w:ascii="Times New Roman" w:hAnsi="Times New Roman"/>
          <w:sz w:val="24"/>
        </w:rPr>
        <w:t>(</w:t>
      </w:r>
      <w:r w:rsidRPr="001D5799">
        <w:rPr>
          <w:rFonts w:ascii="Times New Roman" w:hAnsi="Times New Roman"/>
          <w:i/>
          <w:sz w:val="24"/>
        </w:rPr>
        <w:t xml:space="preserve">x </w:t>
      </w:r>
      <w:r w:rsidRPr="001D5799">
        <w:rPr>
          <w:rFonts w:ascii="Times New Roman" w:hAnsi="Times New Roman"/>
          <w:b/>
          <w:sz w:val="24"/>
        </w:rPr>
        <w:t>part of</w:t>
      </w:r>
      <w:r w:rsidR="00151755" w:rsidRPr="001D5799">
        <w:rPr>
          <w:rFonts w:ascii="Times New Roman" w:hAnsi="Times New Roman"/>
          <w:b/>
          <w:sz w:val="24"/>
        </w:rPr>
        <w:t xml:space="preserve"> </w:t>
      </w:r>
      <w:r w:rsidRPr="001D5799">
        <w:rPr>
          <w:rFonts w:ascii="Times New Roman" w:hAnsi="Times New Roman"/>
          <w:i/>
          <w:sz w:val="24"/>
        </w:rPr>
        <w:t xml:space="preserve">a </w:t>
      </w:r>
      <w:r w:rsidRPr="001D5799">
        <w:rPr>
          <w:rFonts w:ascii="Times New Roman" w:hAnsi="Times New Roman"/>
          <w:b/>
          <w:sz w:val="24"/>
        </w:rPr>
        <w:t xml:space="preserve">at </w:t>
      </w:r>
      <w:r w:rsidRPr="001D5799">
        <w:rPr>
          <w:rFonts w:ascii="Times New Roman" w:hAnsi="Times New Roman"/>
          <w:i/>
          <w:sz w:val="24"/>
        </w:rPr>
        <w:t xml:space="preserve">t </w:t>
      </w:r>
      <w:r w:rsidRPr="001D5799">
        <w:rPr>
          <w:rFonts w:ascii="Times New Roman" w:hAnsi="Times New Roman"/>
          <w:sz w:val="24"/>
        </w:rPr>
        <w:t>iff</w:t>
      </w:r>
      <w:r w:rsidR="00151755" w:rsidRPr="001D5799">
        <w:rPr>
          <w:rFonts w:ascii="Times New Roman" w:hAnsi="Times New Roman"/>
          <w:sz w:val="24"/>
        </w:rPr>
        <w:t xml:space="preserve"> </w:t>
      </w:r>
      <w:r w:rsidRPr="001D5799">
        <w:rPr>
          <w:rFonts w:ascii="Times New Roman" w:hAnsi="Times New Roman"/>
          <w:i/>
          <w:sz w:val="24"/>
        </w:rPr>
        <w:t xml:space="preserve">x </w:t>
      </w:r>
      <w:r w:rsidRPr="001D5799">
        <w:rPr>
          <w:rFonts w:ascii="Times New Roman" w:hAnsi="Times New Roman"/>
          <w:sz w:val="24"/>
        </w:rPr>
        <w:t xml:space="preserve">overlaps some </w:t>
      </w:r>
      <w:r w:rsidRPr="001D5799">
        <w:rPr>
          <w:rFonts w:ascii="Times New Roman" w:hAnsi="Times New Roman"/>
          <w:i/>
          <w:sz w:val="24"/>
        </w:rPr>
        <w:t>o</w:t>
      </w:r>
      <w:r w:rsidRPr="001D5799">
        <w:rPr>
          <w:rFonts w:ascii="Times New Roman" w:hAnsi="Times New Roman"/>
          <w:sz w:val="24"/>
          <w:vertAlign w:val="subscript"/>
        </w:rPr>
        <w:t>i</w:t>
      </w:r>
      <w:r w:rsidR="00151755" w:rsidRPr="001D5799">
        <w:rPr>
          <w:rFonts w:ascii="Times New Roman" w:hAnsi="Times New Roman"/>
          <w:sz w:val="24"/>
          <w:vertAlign w:val="subscript"/>
        </w:rPr>
        <w:t xml:space="preserve"> </w:t>
      </w:r>
      <w:r w:rsidRPr="001D5799">
        <w:rPr>
          <w:rFonts w:ascii="Times New Roman" w:hAnsi="Times New Roman"/>
          <w:b/>
          <w:sz w:val="24"/>
        </w:rPr>
        <w:t xml:space="preserve">at </w:t>
      </w:r>
      <w:r w:rsidRPr="001D5799">
        <w:rPr>
          <w:rFonts w:ascii="Times New Roman" w:hAnsi="Times New Roman"/>
          <w:i/>
          <w:sz w:val="24"/>
        </w:rPr>
        <w:t>t</w:t>
      </w:r>
      <w:r w:rsidRPr="001D5799">
        <w:rPr>
          <w:rFonts w:ascii="Times New Roman" w:hAnsi="Times New Roman"/>
          <w:sz w:val="24"/>
        </w:rPr>
        <w:t>)</w:t>
      </w:r>
    </w:p>
    <w:p w14:paraId="559ADD1A" w14:textId="0446AB9B" w:rsidR="0047199F" w:rsidRDefault="0047199F" w:rsidP="0047199F">
      <w:pPr>
        <w:spacing w:line="360" w:lineRule="auto"/>
        <w:rPr>
          <w:rFonts w:ascii="Times New Roman" w:hAnsi="Times New Roman"/>
          <w:sz w:val="24"/>
        </w:rPr>
      </w:pPr>
      <w:r>
        <w:rPr>
          <w:rFonts w:ascii="Times New Roman" w:hAnsi="Times New Roman"/>
          <w:sz w:val="24"/>
        </w:rPr>
        <w:t xml:space="preserve">An </w:t>
      </w:r>
      <w:r w:rsidR="00412155">
        <w:rPr>
          <w:rFonts w:ascii="Times New Roman" w:hAnsi="Times New Roman"/>
          <w:sz w:val="24"/>
        </w:rPr>
        <w:t xml:space="preserve">entity </w:t>
      </w:r>
      <w:r w:rsidR="00412155">
        <w:rPr>
          <w:rFonts w:ascii="Times New Roman" w:hAnsi="Times New Roman"/>
          <w:i/>
          <w:sz w:val="24"/>
        </w:rPr>
        <w:t xml:space="preserve">a </w:t>
      </w:r>
      <w:r w:rsidR="00412155">
        <w:rPr>
          <w:rFonts w:ascii="Times New Roman" w:hAnsi="Times New Roman"/>
          <w:sz w:val="24"/>
        </w:rPr>
        <w:t xml:space="preserve">is an object aggregate </w:t>
      </w:r>
      <w:r>
        <w:rPr>
          <w:rFonts w:ascii="Times New Roman" w:hAnsi="Times New Roman"/>
          <w:sz w:val="24"/>
        </w:rPr>
        <w:t xml:space="preserve">if and only if there is a mutually exhaustive and pairwise disjoint partition of </w:t>
      </w:r>
      <w:r>
        <w:rPr>
          <w:rFonts w:ascii="Times New Roman" w:hAnsi="Times New Roman"/>
          <w:i/>
          <w:sz w:val="24"/>
        </w:rPr>
        <w:t>a</w:t>
      </w:r>
      <w:r>
        <w:rPr>
          <w:rFonts w:ascii="Times New Roman" w:hAnsi="Times New Roman"/>
          <w:sz w:val="24"/>
        </w:rPr>
        <w:t xml:space="preserve"> into objects [</w:t>
      </w:r>
      <w:r>
        <w:rPr>
          <w:rFonts w:ascii="Times New Roman" w:hAnsi="Times New Roman"/>
          <w:sz w:val="24"/>
        </w:rPr>
        <w:fldChar w:fldCharType="begin"/>
      </w:r>
      <w:r>
        <w:rPr>
          <w:rFonts w:ascii="Times New Roman" w:hAnsi="Times New Roman"/>
          <w:sz w:val="24"/>
        </w:rPr>
        <w:instrText xml:space="preserve"> REF _Ref310769090 \r \h </w:instrText>
      </w:r>
      <w:r>
        <w:rPr>
          <w:rFonts w:ascii="Times New Roman" w:hAnsi="Times New Roman"/>
          <w:sz w:val="24"/>
        </w:rPr>
      </w:r>
      <w:r>
        <w:rPr>
          <w:rFonts w:ascii="Times New Roman" w:hAnsi="Times New Roman"/>
          <w:sz w:val="24"/>
        </w:rPr>
        <w:fldChar w:fldCharType="separate"/>
      </w:r>
      <w:r w:rsidR="007A1CDD">
        <w:rPr>
          <w:rFonts w:ascii="Times New Roman" w:hAnsi="Times New Roman"/>
          <w:sz w:val="24"/>
        </w:rPr>
        <w:t>63</w:t>
      </w:r>
      <w:r>
        <w:rPr>
          <w:rFonts w:ascii="Times New Roman" w:hAnsi="Times New Roman"/>
          <w:sz w:val="24"/>
        </w:rPr>
        <w:fldChar w:fldCharType="end"/>
      </w:r>
      <w:r>
        <w:rPr>
          <w:rFonts w:ascii="Times New Roman" w:hAnsi="Times New Roman"/>
          <w:sz w:val="24"/>
        </w:rPr>
        <w:t xml:space="preserve">].  </w:t>
      </w:r>
    </w:p>
    <w:p w14:paraId="3121098F" w14:textId="77777777" w:rsidR="005310FC" w:rsidRPr="001D5799" w:rsidRDefault="005310FC" w:rsidP="00C70E0A">
      <w:pPr>
        <w:pStyle w:val="Specification"/>
      </w:pPr>
      <w:r w:rsidRPr="00C70E0A">
        <w:rPr>
          <w:rStyle w:val="SpecificationType"/>
        </w:rPr>
        <w:t>Examples</w:t>
      </w:r>
      <w:r w:rsidRPr="005310FC">
        <w:rPr>
          <w:smallCaps/>
        </w:rPr>
        <w:t>:</w:t>
      </w:r>
      <w:r w:rsidRPr="001D5799">
        <w:t xml:space="preserve"> a symphony orchestra, the aggregate of bearings in a constant velocity axle joint, the nitrogen atoms in the atmosphere, a collection of </w:t>
      </w:r>
      <w:r>
        <w:t xml:space="preserve">cells </w:t>
      </w:r>
      <w:r w:rsidRPr="001D5799">
        <w:t>in a blood biobank.</w:t>
      </w:r>
    </w:p>
    <w:p w14:paraId="03E699EB" w14:textId="77777777" w:rsidR="00727C98" w:rsidRPr="001D5799" w:rsidRDefault="00727C98" w:rsidP="005310FC">
      <w:pPr>
        <w:spacing w:line="360" w:lineRule="auto"/>
        <w:jc w:val="both"/>
        <w:rPr>
          <w:rFonts w:ascii="Times New Roman" w:hAnsi="Times New Roman"/>
          <w:sz w:val="24"/>
        </w:rPr>
      </w:pPr>
      <w:r w:rsidRPr="00727C98">
        <w:rPr>
          <w:rFonts w:ascii="Times New Roman" w:hAnsi="Times New Roman"/>
          <w:sz w:val="24"/>
        </w:rPr>
        <w:t>Different sorts of examples will be aggregates satisfying further conditions, e.g. an organizatio</w:t>
      </w:r>
      <w:r>
        <w:rPr>
          <w:rFonts w:ascii="Times New Roman" w:hAnsi="Times New Roman"/>
          <w:sz w:val="24"/>
        </w:rPr>
        <w:t>n</w:t>
      </w:r>
      <w:r w:rsidRPr="00727C98">
        <w:rPr>
          <w:rFonts w:ascii="Times New Roman" w:hAnsi="Times New Roman"/>
          <w:sz w:val="24"/>
        </w:rPr>
        <w:t xml:space="preserve"> </w:t>
      </w:r>
      <w:r>
        <w:rPr>
          <w:rFonts w:ascii="Times New Roman" w:hAnsi="Times New Roman"/>
          <w:sz w:val="24"/>
        </w:rPr>
        <w:t xml:space="preserve">is </w:t>
      </w:r>
      <w:r w:rsidRPr="00727C98">
        <w:rPr>
          <w:rFonts w:ascii="Times New Roman" w:hAnsi="Times New Roman"/>
          <w:sz w:val="24"/>
        </w:rPr>
        <w:t>an aggregate whose members have different roles</w:t>
      </w:r>
      <w:r w:rsidR="00736310">
        <w:rPr>
          <w:rFonts w:ascii="Times New Roman" w:hAnsi="Times New Roman"/>
          <w:sz w:val="24"/>
        </w:rPr>
        <w:t>, a swarm of bees is an aggregate of members who are linked</w:t>
      </w:r>
      <w:r w:rsidR="00894677">
        <w:rPr>
          <w:rFonts w:ascii="Times New Roman" w:hAnsi="Times New Roman"/>
          <w:sz w:val="24"/>
        </w:rPr>
        <w:t xml:space="preserve"> together through natural bonds.</w:t>
      </w:r>
    </w:p>
    <w:p w14:paraId="5B7887FE" w14:textId="26321AF3" w:rsidR="0047199F" w:rsidRDefault="0047199F" w:rsidP="008F67BA">
      <w:pPr>
        <w:spacing w:line="360" w:lineRule="auto"/>
        <w:jc w:val="both"/>
        <w:rPr>
          <w:rFonts w:ascii="Times New Roman" w:hAnsi="Times New Roman"/>
          <w:sz w:val="24"/>
        </w:rPr>
      </w:pPr>
      <w:r>
        <w:rPr>
          <w:rFonts w:ascii="Times New Roman" w:hAnsi="Times New Roman"/>
          <w:sz w:val="24"/>
        </w:rPr>
        <w:t xml:space="preserve">The objects which form the </w:t>
      </w:r>
      <w:r w:rsidR="00736310">
        <w:rPr>
          <w:rFonts w:ascii="Times New Roman" w:hAnsi="Times New Roman"/>
          <w:sz w:val="24"/>
        </w:rPr>
        <w:t xml:space="preserve">proximal </w:t>
      </w:r>
      <w:r>
        <w:rPr>
          <w:rFonts w:ascii="Times New Roman" w:hAnsi="Times New Roman"/>
          <w:sz w:val="24"/>
        </w:rPr>
        <w:t xml:space="preserve">parts of an aggregate </w:t>
      </w:r>
      <w:r w:rsidR="00736310">
        <w:rPr>
          <w:rFonts w:ascii="Times New Roman" w:hAnsi="Times New Roman"/>
          <w:sz w:val="24"/>
        </w:rPr>
        <w:t xml:space="preserve">– those parts which determine the aggregate as an aggregate – </w:t>
      </w:r>
      <w:r>
        <w:rPr>
          <w:rFonts w:ascii="Times New Roman" w:hAnsi="Times New Roman"/>
          <w:sz w:val="24"/>
        </w:rPr>
        <w:t xml:space="preserve">are called its </w:t>
      </w:r>
      <w:r w:rsidRPr="0047199F">
        <w:rPr>
          <w:rFonts w:ascii="Times New Roman" w:hAnsi="Times New Roman"/>
          <w:b/>
          <w:sz w:val="24"/>
        </w:rPr>
        <w:t>members</w:t>
      </w:r>
      <w:r>
        <w:rPr>
          <w:rFonts w:ascii="Times New Roman" w:hAnsi="Times New Roman"/>
          <w:sz w:val="24"/>
        </w:rPr>
        <w:t>.</w:t>
      </w:r>
      <w:r w:rsidR="00412155">
        <w:rPr>
          <w:rFonts w:ascii="Times New Roman" w:hAnsi="Times New Roman"/>
          <w:sz w:val="24"/>
        </w:rPr>
        <w:t xml:space="preserve"> </w:t>
      </w:r>
      <w:r w:rsidR="00DE116D">
        <w:rPr>
          <w:rFonts w:ascii="Times New Roman" w:hAnsi="Times New Roman"/>
          <w:sz w:val="24"/>
        </w:rPr>
        <w:t xml:space="preserve">In </w:t>
      </w:r>
      <w:r w:rsidR="00B41EE8">
        <w:rPr>
          <w:rFonts w:ascii="Times New Roman" w:hAnsi="Times New Roman"/>
          <w:sz w:val="24"/>
        </w:rPr>
        <w:t xml:space="preserve">some </w:t>
      </w:r>
      <w:r w:rsidR="00DE116D">
        <w:rPr>
          <w:rFonts w:ascii="Times New Roman" w:hAnsi="Times New Roman"/>
          <w:sz w:val="24"/>
        </w:rPr>
        <w:t xml:space="preserve">cases aggregates are </w:t>
      </w:r>
      <w:r w:rsidR="00DE116D" w:rsidRPr="00B90609">
        <w:rPr>
          <w:rFonts w:ascii="Times New Roman" w:hAnsi="Times New Roman"/>
          <w:b/>
          <w:sz w:val="24"/>
        </w:rPr>
        <w:t>organizations</w:t>
      </w:r>
      <w:r w:rsidR="00DE116D">
        <w:rPr>
          <w:rFonts w:ascii="Times New Roman" w:hAnsi="Times New Roman"/>
          <w:sz w:val="24"/>
        </w:rPr>
        <w:t>; this means that they are composed of members which have roles of specific types</w:t>
      </w:r>
      <w:r w:rsidR="00454181">
        <w:rPr>
          <w:rFonts w:ascii="Times New Roman" w:hAnsi="Times New Roman"/>
          <w:sz w:val="24"/>
        </w:rPr>
        <w:t xml:space="preserve"> (for example in a jazz band, a chess club, a football team).</w:t>
      </w:r>
    </w:p>
    <w:p w14:paraId="3A05FB55" w14:textId="77777777" w:rsidR="0047199F" w:rsidRDefault="0047199F" w:rsidP="0047199F">
      <w:pPr>
        <w:pStyle w:val="Heading2"/>
        <w:spacing w:line="360" w:lineRule="auto"/>
      </w:pPr>
      <w:bookmarkStart w:id="146" w:name="_Toc313270698"/>
      <w:bookmarkStart w:id="147" w:name="_Toc313472833"/>
      <w:r w:rsidRPr="0047199F">
        <w:t>Relation of membership</w:t>
      </w:r>
      <w:bookmarkEnd w:id="146"/>
      <w:bookmarkEnd w:id="147"/>
    </w:p>
    <w:p w14:paraId="1287C07A" w14:textId="77777777" w:rsidR="0065182A" w:rsidRPr="0065182A" w:rsidRDefault="0065182A" w:rsidP="0047199F">
      <w:pPr>
        <w:jc w:val="both"/>
        <w:rPr>
          <w:rFonts w:ascii="Times New Roman" w:hAnsi="Times New Roman"/>
          <w:sz w:val="24"/>
        </w:rPr>
      </w:pPr>
      <w:r w:rsidRPr="0065182A">
        <w:rPr>
          <w:rFonts w:ascii="Times New Roman" w:hAnsi="Times New Roman"/>
          <w:sz w:val="24"/>
        </w:rPr>
        <w:t>This relation</w:t>
      </w:r>
      <w:r>
        <w:rPr>
          <w:rFonts w:ascii="Times New Roman" w:hAnsi="Times New Roman"/>
          <w:sz w:val="24"/>
        </w:rPr>
        <w:t xml:space="preserve"> is defined not only for objects but for BFO categories in general, as follows:</w:t>
      </w:r>
    </w:p>
    <w:p w14:paraId="7515EA12" w14:textId="75B16A7D" w:rsidR="00F37357" w:rsidRPr="001C76CF" w:rsidRDefault="0047199F" w:rsidP="00C70E0A">
      <w:pPr>
        <w:pStyle w:val="Specification"/>
        <w:rPr>
          <w:szCs w:val="23"/>
        </w:rPr>
      </w:pPr>
      <w:r w:rsidRPr="00C70E0A">
        <w:rPr>
          <w:rStyle w:val="SpecificationType"/>
        </w:rPr>
        <w:t>Definition</w:t>
      </w:r>
      <w:r>
        <w:t>:</w:t>
      </w:r>
      <w:r w:rsidRPr="0047199F">
        <w:t xml:space="preserve"> </w:t>
      </w:r>
      <w:r w:rsidRPr="0047199F">
        <w:rPr>
          <w:i/>
        </w:rPr>
        <w:t>a</w:t>
      </w:r>
      <w:r>
        <w:rPr>
          <w:i/>
        </w:rPr>
        <w:t xml:space="preserve"> </w:t>
      </w:r>
      <w:r w:rsidRPr="0047199F">
        <w:rPr>
          <w:b/>
        </w:rPr>
        <w:t xml:space="preserve">member_of </w:t>
      </w:r>
      <w:r>
        <w:rPr>
          <w:i/>
        </w:rPr>
        <w:t xml:space="preserve">b </w:t>
      </w:r>
      <w:r>
        <w:rPr>
          <w:b/>
        </w:rPr>
        <w:t xml:space="preserve">at </w:t>
      </w:r>
      <w:r>
        <w:rPr>
          <w:i/>
        </w:rPr>
        <w:t xml:space="preserve">t </w:t>
      </w:r>
      <w:r>
        <w:t xml:space="preserve">=Def. there is a mutually exhaustive and pairwise disjoint partition of </w:t>
      </w:r>
      <w:r>
        <w:rPr>
          <w:i/>
        </w:rPr>
        <w:t>a</w:t>
      </w:r>
      <w:r>
        <w:t xml:space="preserve"> into </w:t>
      </w:r>
      <w:r w:rsidR="0065182A">
        <w:t xml:space="preserve">entities of category X: </w:t>
      </w:r>
      <w:r w:rsidR="0065182A">
        <w:rPr>
          <w:i/>
        </w:rPr>
        <w:t>x</w:t>
      </w:r>
      <w:r w:rsidRPr="001D5799">
        <w:rPr>
          <w:vertAlign w:val="subscript"/>
        </w:rPr>
        <w:t>1</w:t>
      </w:r>
      <w:r w:rsidRPr="001D5799">
        <w:t>, …,</w:t>
      </w:r>
      <w:r w:rsidR="0065182A">
        <w:rPr>
          <w:i/>
        </w:rPr>
        <w:t>x</w:t>
      </w:r>
      <w:r w:rsidRPr="001D5799">
        <w:rPr>
          <w:vertAlign w:val="subscript"/>
        </w:rPr>
        <w:t>n</w:t>
      </w:r>
      <w:r>
        <w:rPr>
          <w:vertAlign w:val="subscript"/>
        </w:rPr>
        <w:t xml:space="preserve"> </w:t>
      </w:r>
      <w:r>
        <w:t xml:space="preserve">with </w:t>
      </w:r>
      <w:r w:rsidR="0065182A">
        <w:rPr>
          <w:i/>
        </w:rPr>
        <w:t>a = x</w:t>
      </w:r>
      <w:r w:rsidRPr="0047199F">
        <w:rPr>
          <w:i/>
          <w:vertAlign w:val="subscript"/>
        </w:rPr>
        <w:t>i</w:t>
      </w:r>
      <w:r>
        <w:t xml:space="preserve"> for some </w:t>
      </w:r>
      <w:r>
        <w:rPr>
          <w:i/>
        </w:rPr>
        <w:t xml:space="preserve">i. </w:t>
      </w:r>
      <w:r w:rsidR="00F37357" w:rsidRPr="00C70E0A">
        <w:rPr>
          <w:rStyle w:val="SpecificationType"/>
        </w:rPr>
        <w:t>Domain</w:t>
      </w:r>
      <w:r w:rsidR="00F37357" w:rsidRPr="001C76CF">
        <w:rPr>
          <w:szCs w:val="23"/>
        </w:rPr>
        <w:t xml:space="preserve">: </w:t>
      </w:r>
      <w:r w:rsidR="0065182A">
        <w:rPr>
          <w:szCs w:val="23"/>
        </w:rPr>
        <w:t>entity in category X</w:t>
      </w:r>
    </w:p>
    <w:p w14:paraId="3E415607" w14:textId="46711579" w:rsidR="00514A83" w:rsidRPr="001C76CF" w:rsidRDefault="00F37357" w:rsidP="00C70E0A">
      <w:pPr>
        <w:pStyle w:val="Specification"/>
        <w:rPr>
          <w:szCs w:val="23"/>
        </w:rPr>
      </w:pPr>
      <w:r w:rsidRPr="00C70E0A">
        <w:rPr>
          <w:rStyle w:val="SpecificationType"/>
        </w:rPr>
        <w:t>Range</w:t>
      </w:r>
      <w:r w:rsidRPr="001C76CF">
        <w:rPr>
          <w:szCs w:val="23"/>
        </w:rPr>
        <w:t xml:space="preserve">: </w:t>
      </w:r>
      <w:r>
        <w:rPr>
          <w:szCs w:val="23"/>
        </w:rPr>
        <w:t>aggregate</w:t>
      </w:r>
      <w:r w:rsidR="0065182A">
        <w:rPr>
          <w:szCs w:val="23"/>
        </w:rPr>
        <w:t xml:space="preserve"> of X</w:t>
      </w:r>
    </w:p>
    <w:p w14:paraId="30C36C42" w14:textId="77777777" w:rsidR="002D23D1" w:rsidRDefault="002D23D1" w:rsidP="002D23D1">
      <w:pPr>
        <w:pStyle w:val="Specification"/>
        <w:rPr>
          <w:i/>
        </w:rPr>
      </w:pPr>
      <w:r w:rsidRPr="003D3744">
        <w:rPr>
          <w:rStyle w:val="SpecificationType"/>
        </w:rPr>
        <w:t>Theorem</w:t>
      </w:r>
      <w:r w:rsidRPr="0047199F">
        <w:rPr>
          <w:smallCaps/>
        </w:rPr>
        <w:t>:</w:t>
      </w:r>
      <w:r>
        <w:rPr>
          <w:smallCaps/>
        </w:rPr>
        <w:t xml:space="preserve"> </w:t>
      </w:r>
      <w:r>
        <w:t xml:space="preserve">if </w:t>
      </w:r>
      <w:r w:rsidRPr="0047199F">
        <w:rPr>
          <w:i/>
        </w:rPr>
        <w:t>a</w:t>
      </w:r>
      <w:r>
        <w:rPr>
          <w:i/>
        </w:rPr>
        <w:t xml:space="preserve"> </w:t>
      </w:r>
      <w:r w:rsidRPr="0047199F">
        <w:rPr>
          <w:b/>
        </w:rPr>
        <w:t>member_of</w:t>
      </w:r>
      <w:r>
        <w:t xml:space="preserve"> </w:t>
      </w:r>
      <w:r>
        <w:rPr>
          <w:i/>
        </w:rPr>
        <w:t xml:space="preserve">b </w:t>
      </w:r>
      <w:r w:rsidRPr="0047199F">
        <w:rPr>
          <w:b/>
        </w:rPr>
        <w:t>at</w:t>
      </w:r>
      <w:r>
        <w:t xml:space="preserve"> </w:t>
      </w:r>
      <w:r>
        <w:rPr>
          <w:i/>
        </w:rPr>
        <w:t xml:space="preserve">t </w:t>
      </w:r>
      <w:r>
        <w:t xml:space="preserve">then </w:t>
      </w:r>
      <w:r>
        <w:rPr>
          <w:i/>
        </w:rPr>
        <w:t xml:space="preserve">a </w:t>
      </w:r>
      <w:r>
        <w:rPr>
          <w:b/>
        </w:rPr>
        <w:t xml:space="preserve">part_of </w:t>
      </w:r>
      <w:r>
        <w:rPr>
          <w:i/>
        </w:rPr>
        <w:t xml:space="preserve">b </w:t>
      </w:r>
      <w:r w:rsidRPr="0047199F">
        <w:rPr>
          <w:b/>
        </w:rPr>
        <w:t xml:space="preserve">at </w:t>
      </w:r>
      <w:r>
        <w:rPr>
          <w:i/>
        </w:rPr>
        <w:t>t.</w:t>
      </w:r>
    </w:p>
    <w:p w14:paraId="77A13EEF" w14:textId="77777777" w:rsidR="00621220" w:rsidRPr="0047199F" w:rsidRDefault="00621220" w:rsidP="0047199F">
      <w:pPr>
        <w:spacing w:line="360" w:lineRule="auto"/>
      </w:pPr>
      <w:r w:rsidRPr="001D5799">
        <w:rPr>
          <w:rFonts w:ascii="Times New Roman" w:hAnsi="Times New Roman"/>
          <w:sz w:val="24"/>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1D5799">
        <w:rPr>
          <w:rFonts w:ascii="Times New Roman" w:hAnsi="Times New Roman"/>
          <w:sz w:val="24"/>
        </w:rPr>
        <w:t>bject aggregate</w:t>
      </w:r>
      <w:r w:rsidRPr="001D5799">
        <w:rPr>
          <w:rFonts w:ascii="Times New Roman" w:hAnsi="Times New Roman"/>
          <w:sz w:val="24"/>
        </w:rPr>
        <w:t>s</w:t>
      </w:r>
      <w:r w:rsidR="00EA53E5" w:rsidRPr="001D5799">
        <w:rPr>
          <w:rFonts w:ascii="Times New Roman" w:hAnsi="Times New Roman"/>
          <w:sz w:val="24"/>
        </w:rPr>
        <w:t xml:space="preserve"> may be defined by fiat – for example in the case of the aggregate of members of an organization</w:t>
      </w:r>
      <w:r w:rsidRPr="001D5799">
        <w:rPr>
          <w:rFonts w:ascii="Times New Roman" w:hAnsi="Times New Roman"/>
          <w:sz w:val="24"/>
        </w:rPr>
        <w:t>, or via attributive delimitations such as</w:t>
      </w:r>
      <w:r w:rsidR="00D754CA" w:rsidRPr="001D5799">
        <w:rPr>
          <w:rFonts w:ascii="Times New Roman" w:hAnsi="Times New Roman"/>
          <w:sz w:val="24"/>
        </w:rPr>
        <w:t xml:space="preserve">: the patients in this hospital, the restaurants in Palo Alto, </w:t>
      </w:r>
      <w:r w:rsidRPr="001D5799">
        <w:rPr>
          <w:rFonts w:ascii="Times New Roman" w:hAnsi="Times New Roman"/>
          <w:sz w:val="24"/>
        </w:rPr>
        <w:t>your collection of Meissen c</w:t>
      </w:r>
      <w:r w:rsidR="00D754CA" w:rsidRPr="001D5799">
        <w:rPr>
          <w:rFonts w:ascii="Times New Roman" w:hAnsi="Times New Roman"/>
          <w:sz w:val="24"/>
        </w:rPr>
        <w:t>eramic plates</w:t>
      </w:r>
      <w:r w:rsidRPr="001D5799">
        <w:rPr>
          <w:rFonts w:ascii="Times New Roman" w:hAnsi="Times New Roman"/>
          <w:sz w:val="24"/>
        </w:rPr>
        <w:t>.</w:t>
      </w:r>
      <w:r w:rsidR="00363562" w:rsidRPr="001D5799">
        <w:rPr>
          <w:rFonts w:ascii="Times New Roman" w:hAnsi="Times New Roman"/>
          <w:sz w:val="24"/>
        </w:rPr>
        <w:t xml:space="preserve"> </w:t>
      </w:r>
    </w:p>
    <w:p w14:paraId="7FF85C58" w14:textId="77777777" w:rsidR="00EA53E5" w:rsidRPr="001D5799" w:rsidRDefault="009B7292" w:rsidP="006C241A">
      <w:pPr>
        <w:spacing w:line="360" w:lineRule="auto"/>
        <w:jc w:val="both"/>
        <w:rPr>
          <w:rFonts w:ascii="Times New Roman" w:hAnsi="Times New Roman"/>
          <w:sz w:val="24"/>
        </w:rPr>
      </w:pPr>
      <w:r>
        <w:rPr>
          <w:rFonts w:ascii="Times New Roman" w:hAnsi="Times New Roman"/>
          <w:sz w:val="24"/>
        </w:rPr>
        <w:t>[</w:t>
      </w:r>
      <w:r w:rsidR="00A01415">
        <w:rPr>
          <w:rFonts w:ascii="Times New Roman" w:hAnsi="Times New Roman"/>
          <w:sz w:val="24"/>
        </w:rPr>
        <w:fldChar w:fldCharType="begin"/>
      </w:r>
      <w:r w:rsidR="00A01415">
        <w:rPr>
          <w:rFonts w:ascii="Times New Roman" w:hAnsi="Times New Roman"/>
          <w:sz w:val="24"/>
        </w:rPr>
        <w:instrText xml:space="preserve"> REF _Ref310772268 \r \h </w:instrText>
      </w:r>
      <w:r w:rsidR="00A01415">
        <w:rPr>
          <w:rFonts w:ascii="Times New Roman" w:hAnsi="Times New Roman"/>
          <w:sz w:val="24"/>
        </w:rPr>
      </w:r>
      <w:r w:rsidR="00A01415">
        <w:rPr>
          <w:rFonts w:ascii="Times New Roman" w:hAnsi="Times New Roman"/>
          <w:sz w:val="24"/>
        </w:rPr>
        <w:fldChar w:fldCharType="separate"/>
      </w:r>
      <w:r w:rsidR="007A1CDD">
        <w:rPr>
          <w:rFonts w:ascii="Times New Roman" w:hAnsi="Times New Roman"/>
          <w:sz w:val="24"/>
        </w:rPr>
        <w:t>76</w:t>
      </w:r>
      <w:r w:rsidR="00A01415">
        <w:rPr>
          <w:rFonts w:ascii="Times New Roman" w:hAnsi="Times New Roman"/>
          <w:sz w:val="24"/>
        </w:rPr>
        <w:fldChar w:fldCharType="end"/>
      </w:r>
      <w:r>
        <w:rPr>
          <w:rFonts w:ascii="Times New Roman" w:hAnsi="Times New Roman"/>
          <w:sz w:val="24"/>
        </w:rPr>
        <w:t xml:space="preserve">] provides a formal treatment of aggregates (there called ‘collections’) that is consistent with the above. </w:t>
      </w:r>
      <w:r w:rsidR="00A01415">
        <w:rPr>
          <w:rFonts w:ascii="Times New Roman" w:hAnsi="Times New Roman"/>
          <w:sz w:val="24"/>
        </w:rPr>
        <w:t>However, the formalization there provided assumes that membership in a collection is fixed over time.</w:t>
      </w:r>
      <w:r>
        <w:rPr>
          <w:rFonts w:ascii="Times New Roman" w:hAnsi="Times New Roman"/>
          <w:sz w:val="24"/>
        </w:rPr>
        <w:t xml:space="preserve"> </w:t>
      </w:r>
      <w:r w:rsidR="00621220" w:rsidRPr="001D5799">
        <w:rPr>
          <w:rFonts w:ascii="Times New Roman" w:hAnsi="Times New Roman"/>
          <w:sz w:val="24"/>
        </w:rPr>
        <w:t>As is true for all material entities (for example: you), o</w:t>
      </w:r>
      <w:r w:rsidR="00EA53E5" w:rsidRPr="001D5799">
        <w:rPr>
          <w:rFonts w:ascii="Times New Roman" w:hAnsi="Times New Roman"/>
          <w:sz w:val="24"/>
        </w:rPr>
        <w:t xml:space="preserve">bject aggregates may gain and lose parts while remaining </w:t>
      </w:r>
      <w:r w:rsidR="00621220" w:rsidRPr="001D5799">
        <w:rPr>
          <w:rFonts w:ascii="Times New Roman" w:hAnsi="Times New Roman"/>
          <w:sz w:val="24"/>
        </w:rPr>
        <w:t xml:space="preserve">numerically </w:t>
      </w:r>
      <w:r w:rsidR="00EA53E5" w:rsidRPr="001D5799">
        <w:rPr>
          <w:rFonts w:ascii="Times New Roman" w:hAnsi="Times New Roman"/>
          <w:sz w:val="24"/>
        </w:rPr>
        <w:t>identical</w:t>
      </w:r>
      <w:r w:rsidR="00621220" w:rsidRPr="001D5799">
        <w:rPr>
          <w:rFonts w:ascii="Times New Roman" w:hAnsi="Times New Roman"/>
          <w:sz w:val="24"/>
        </w:rPr>
        <w:t xml:space="preserve"> (one and the same individual) over time</w:t>
      </w:r>
      <w:r w:rsidR="00A01415">
        <w:rPr>
          <w:rFonts w:ascii="Times New Roman" w:hAnsi="Times New Roman"/>
          <w:sz w:val="24"/>
        </w:rPr>
        <w:t>, and for some aggregates</w:t>
      </w:r>
      <w:r w:rsidR="00F56D7F">
        <w:rPr>
          <w:rFonts w:ascii="Times New Roman" w:hAnsi="Times New Roman"/>
          <w:sz w:val="24"/>
        </w:rPr>
        <w:t>, especially in cases where membership is determined by fiat</w:t>
      </w:r>
      <w:r w:rsidR="00A01415">
        <w:rPr>
          <w:rFonts w:ascii="Times New Roman" w:hAnsi="Times New Roman"/>
          <w:sz w:val="24"/>
        </w:rPr>
        <w:t xml:space="preserve"> (</w:t>
      </w:r>
      <w:r w:rsidR="00F56D7F">
        <w:rPr>
          <w:rFonts w:ascii="Times New Roman" w:hAnsi="Times New Roman"/>
          <w:sz w:val="24"/>
        </w:rPr>
        <w:t xml:space="preserve">for example a </w:t>
      </w:r>
      <w:r w:rsidR="00A01415">
        <w:rPr>
          <w:rFonts w:ascii="Times New Roman" w:hAnsi="Times New Roman"/>
          <w:sz w:val="24"/>
        </w:rPr>
        <w:t xml:space="preserve">baseball team, </w:t>
      </w:r>
      <w:r w:rsidR="00F56D7F">
        <w:rPr>
          <w:rFonts w:ascii="Times New Roman" w:hAnsi="Times New Roman"/>
          <w:sz w:val="24"/>
        </w:rPr>
        <w:t xml:space="preserve">a </w:t>
      </w:r>
      <w:r w:rsidR="00A01415">
        <w:rPr>
          <w:rFonts w:ascii="Times New Roman" w:hAnsi="Times New Roman"/>
          <w:sz w:val="24"/>
        </w:rPr>
        <w:t>congressional committee) membership may change</w:t>
      </w:r>
      <w:r w:rsidR="00F56D7F">
        <w:rPr>
          <w:rFonts w:ascii="Times New Roman" w:hAnsi="Times New Roman"/>
          <w:sz w:val="24"/>
        </w:rPr>
        <w:t xml:space="preserve"> with time</w:t>
      </w:r>
      <w:r w:rsidR="00A01415">
        <w:rPr>
          <w:rFonts w:ascii="Times New Roman" w:hAnsi="Times New Roman"/>
          <w:sz w:val="24"/>
        </w:rPr>
        <w:t>.</w:t>
      </w:r>
      <w:r w:rsidR="005310FC">
        <w:rPr>
          <w:rFonts w:ascii="Times New Roman" w:hAnsi="Times New Roman"/>
          <w:sz w:val="24"/>
        </w:rPr>
        <w:t xml:space="preserve"> </w:t>
      </w:r>
      <w:r>
        <w:rPr>
          <w:rFonts w:ascii="Times New Roman" w:hAnsi="Times New Roman"/>
          <w:sz w:val="24"/>
        </w:rPr>
        <w:t xml:space="preserve">We will provide further </w:t>
      </w:r>
      <w:r w:rsidR="00A01415">
        <w:rPr>
          <w:rFonts w:ascii="Times New Roman" w:hAnsi="Times New Roman"/>
          <w:sz w:val="24"/>
        </w:rPr>
        <w:t xml:space="preserve">material </w:t>
      </w:r>
      <w:r>
        <w:rPr>
          <w:rFonts w:ascii="Times New Roman" w:hAnsi="Times New Roman"/>
          <w:sz w:val="24"/>
        </w:rPr>
        <w:t xml:space="preserve">on this </w:t>
      </w:r>
      <w:r w:rsidR="00A01415">
        <w:rPr>
          <w:rFonts w:ascii="Times New Roman" w:hAnsi="Times New Roman"/>
          <w:sz w:val="24"/>
        </w:rPr>
        <w:t>in a later version of this document.</w:t>
      </w:r>
    </w:p>
    <w:p w14:paraId="75FB902E" w14:textId="77777777" w:rsidR="00621220" w:rsidRDefault="00621220" w:rsidP="000C52A3"/>
    <w:p w14:paraId="4ED72A6C" w14:textId="77777777" w:rsidR="0050778E" w:rsidRPr="001D5799" w:rsidRDefault="0050778E" w:rsidP="006C241A">
      <w:pPr>
        <w:pStyle w:val="Heading4"/>
        <w:spacing w:line="360" w:lineRule="auto"/>
        <w:rPr>
          <w:sz w:val="24"/>
        </w:rPr>
      </w:pPr>
      <w:bookmarkStart w:id="148" w:name="_Toc313270699"/>
      <w:bookmarkStart w:id="149" w:name="_Toc313472834"/>
      <w:r w:rsidRPr="001D5799">
        <w:rPr>
          <w:sz w:val="24"/>
        </w:rPr>
        <w:t>2.1.1.3 Fiat object part</w:t>
      </w:r>
      <w:bookmarkEnd w:id="148"/>
      <w:bookmarkEnd w:id="149"/>
    </w:p>
    <w:p w14:paraId="2F8358DD" w14:textId="77777777" w:rsidR="00047E4F" w:rsidRPr="001D5799" w:rsidRDefault="00047E4F" w:rsidP="006C241A">
      <w:pPr>
        <w:spacing w:line="360" w:lineRule="auto"/>
        <w:rPr>
          <w:rFonts w:ascii="Times New Roman" w:hAnsi="Times New Roman"/>
          <w:i/>
          <w:sz w:val="24"/>
        </w:rPr>
      </w:pPr>
    </w:p>
    <w:p w14:paraId="5CF4D1C7" w14:textId="2B1A4BC2" w:rsidR="0050778E" w:rsidRPr="001D5799" w:rsidRDefault="001C7765" w:rsidP="00C70E0A">
      <w:pPr>
        <w:pStyle w:val="Specification"/>
        <w:rPr>
          <w:i/>
        </w:rPr>
      </w:pPr>
      <w:r w:rsidRPr="00C70E0A">
        <w:rPr>
          <w:rStyle w:val="SpecificationType"/>
        </w:rPr>
        <w:t>Definition</w:t>
      </w:r>
      <w:r>
        <w:t xml:space="preserve">: </w:t>
      </w:r>
      <w:r w:rsidR="00047E4F" w:rsidRPr="001D5799">
        <w:rPr>
          <w:i/>
        </w:rPr>
        <w:t>a</w:t>
      </w:r>
      <w:r w:rsidR="008F67BA" w:rsidRPr="001D5799">
        <w:rPr>
          <w:i/>
        </w:rPr>
        <w:t xml:space="preserve"> </w:t>
      </w:r>
      <w:r w:rsidR="0050778E" w:rsidRPr="001D5799">
        <w:t>is a</w:t>
      </w:r>
      <w:r w:rsidR="0050778E" w:rsidRPr="001D5799">
        <w:rPr>
          <w:i/>
        </w:rPr>
        <w:t xml:space="preserve"> fiat object part</w:t>
      </w:r>
      <w:r w:rsidR="0050778E" w:rsidRPr="001D5799">
        <w:t xml:space="preserve"> =</w:t>
      </w:r>
      <w:r w:rsidR="008F67BA" w:rsidRPr="001D5799">
        <w:t xml:space="preserve"> </w:t>
      </w:r>
      <w:r w:rsidR="0050778E" w:rsidRPr="001D5799">
        <w:t xml:space="preserve">Def. </w:t>
      </w:r>
      <w:r w:rsidR="0050778E" w:rsidRPr="001D5799">
        <w:rPr>
          <w:i/>
        </w:rPr>
        <w:t xml:space="preserve">a </w:t>
      </w:r>
      <w:r w:rsidR="0050778E" w:rsidRPr="001D5799">
        <w:t xml:space="preserve">is a </w:t>
      </w:r>
      <w:r w:rsidR="0050778E" w:rsidRPr="001D5799">
        <w:rPr>
          <w:i/>
        </w:rPr>
        <w:t>material</w:t>
      </w:r>
      <w:r w:rsidR="00465C17" w:rsidRPr="001D5799">
        <w:rPr>
          <w:i/>
        </w:rPr>
        <w:t xml:space="preserve"> </w:t>
      </w:r>
      <w:r w:rsidR="00151755" w:rsidRPr="001D5799">
        <w:rPr>
          <w:i/>
        </w:rPr>
        <w:t>entity</w:t>
      </w:r>
      <w:r w:rsidR="00151755" w:rsidRPr="001D5799">
        <w:t xml:space="preserve"> that</w:t>
      </w:r>
      <w:r w:rsidR="0050778E" w:rsidRPr="001D5799">
        <w:t xml:space="preserve"> is a </w:t>
      </w:r>
      <w:r w:rsidR="0050778E" w:rsidRPr="001D5799">
        <w:rPr>
          <w:b/>
        </w:rPr>
        <w:t>proper part</w:t>
      </w:r>
      <w:r w:rsidR="0050778E" w:rsidRPr="001D5799">
        <w:t xml:space="preserve"> of an </w:t>
      </w:r>
      <w:r w:rsidR="00151755" w:rsidRPr="001D5799">
        <w:rPr>
          <w:i/>
        </w:rPr>
        <w:t>object</w:t>
      </w:r>
      <w:r w:rsidR="00151755" w:rsidRPr="001D5799">
        <w:t xml:space="preserve"> and</w:t>
      </w:r>
      <w:r w:rsidR="00DD6E98" w:rsidRPr="001D5799">
        <w:t xml:space="preserve"> that is</w:t>
      </w:r>
      <w:r w:rsidR="00905278" w:rsidRPr="001D5799">
        <w:t xml:space="preserve"> not an </w:t>
      </w:r>
      <w:r w:rsidR="00905278" w:rsidRPr="001D5799">
        <w:rPr>
          <w:i/>
        </w:rPr>
        <w:t>object.</w:t>
      </w:r>
    </w:p>
    <w:p w14:paraId="076F9873" w14:textId="04919471" w:rsidR="001C7765" w:rsidRDefault="001C7765" w:rsidP="001C7765">
      <w:pPr>
        <w:pStyle w:val="Specification"/>
        <w:rPr>
          <w:sz w:val="20"/>
          <w:szCs w:val="20"/>
        </w:rPr>
      </w:pPr>
      <w:r w:rsidRPr="003D3744">
        <w:rPr>
          <w:rStyle w:val="SpecificationType"/>
        </w:rPr>
        <w:t>Examples</w:t>
      </w:r>
      <w:r w:rsidRPr="001D5799">
        <w:t>: the upper and lower lobes of the left lung, the dorsal and ventral surfaces of the body, the Western hemisphere of the Earth, the FMA:</w:t>
      </w:r>
      <w:r w:rsidRPr="001D5799">
        <w:rPr>
          <w:i/>
        </w:rPr>
        <w:t>regional parts</w:t>
      </w:r>
      <w:r w:rsidRPr="001D5799">
        <w:t xml:space="preserve"> of an intact human body.</w:t>
      </w:r>
    </w:p>
    <w:p w14:paraId="3720A1AD" w14:textId="77777777" w:rsidR="00220A61" w:rsidRPr="001D5799" w:rsidRDefault="00220A61" w:rsidP="008F67BA">
      <w:pPr>
        <w:spacing w:line="360" w:lineRule="auto"/>
        <w:jc w:val="both"/>
        <w:rPr>
          <w:rFonts w:ascii="Times New Roman" w:hAnsi="Times New Roman"/>
          <w:sz w:val="24"/>
        </w:rPr>
      </w:pPr>
      <w:r w:rsidRPr="001D5799">
        <w:rPr>
          <w:rFonts w:ascii="Times New Roman" w:hAnsi="Times New Roman"/>
          <w:sz w:val="24"/>
        </w:rPr>
        <w:t xml:space="preserve">Since </w:t>
      </w:r>
      <w:r w:rsidRPr="001D5799">
        <w:rPr>
          <w:rFonts w:ascii="Times New Roman" w:hAnsi="Times New Roman"/>
          <w:i/>
          <w:sz w:val="24"/>
        </w:rPr>
        <w:t>fiat object parts</w:t>
      </w:r>
      <w:r w:rsidRPr="001D5799">
        <w:rPr>
          <w:rFonts w:ascii="Times New Roman" w:hAnsi="Times New Roman"/>
          <w:sz w:val="24"/>
        </w:rPr>
        <w:t xml:space="preserve"> are </w:t>
      </w:r>
      <w:r w:rsidRPr="001D5799">
        <w:rPr>
          <w:rFonts w:ascii="Times New Roman" w:hAnsi="Times New Roman"/>
          <w:i/>
          <w:sz w:val="24"/>
        </w:rPr>
        <w:t>material entities</w:t>
      </w:r>
      <w:r w:rsidRPr="001D5799">
        <w:rPr>
          <w:rFonts w:ascii="Times New Roman" w:hAnsi="Times New Roman"/>
          <w:sz w:val="24"/>
        </w:rPr>
        <w:t xml:space="preserve">, they are also extended in space in three dimensions (in contrast to </w:t>
      </w:r>
      <w:r w:rsidRPr="001D5799">
        <w:rPr>
          <w:rFonts w:ascii="Times New Roman" w:hAnsi="Times New Roman"/>
          <w:i/>
          <w:sz w:val="24"/>
        </w:rPr>
        <w:t>fiat continuant boundaries</w:t>
      </w:r>
      <w:r w:rsidRPr="001D5799">
        <w:rPr>
          <w:rFonts w:ascii="Times New Roman" w:hAnsi="Times New Roman"/>
          <w:sz w:val="24"/>
        </w:rPr>
        <w:t>, introduced below).</w:t>
      </w:r>
    </w:p>
    <w:p w14:paraId="35340A1B" w14:textId="77777777" w:rsidR="00B528BE" w:rsidRPr="00C70E0A" w:rsidRDefault="00B528BE" w:rsidP="009B5669">
      <w:pPr>
        <w:spacing w:beforeLines="1" w:before="2" w:afterLines="1" w:after="2" w:line="360" w:lineRule="auto"/>
        <w:jc w:val="both"/>
        <w:rPr>
          <w:rStyle w:val="SpecificationType"/>
        </w:rPr>
      </w:pPr>
    </w:p>
    <w:p w14:paraId="28748075" w14:textId="3179EFBE" w:rsidR="008F67BA" w:rsidRPr="001D5799" w:rsidRDefault="00B528BE" w:rsidP="004E2754">
      <w:pPr>
        <w:spacing w:line="360" w:lineRule="auto"/>
        <w:jc w:val="both"/>
        <w:rPr>
          <w:rFonts w:ascii="Times New Roman" w:hAnsi="Times New Roman"/>
          <w:sz w:val="24"/>
        </w:rPr>
      </w:pPr>
      <w:r w:rsidRPr="001D5799">
        <w:rPr>
          <w:rFonts w:ascii="Times New Roman" w:hAnsi="Times New Roman"/>
          <w:sz w:val="24"/>
        </w:rPr>
        <w:t xml:space="preserve">Fiat object parts are contrasted with bona fide object parts, which are themselves objects (for example a cell </w:t>
      </w:r>
      <w:r w:rsidR="00AB0E32" w:rsidRPr="001D5799">
        <w:rPr>
          <w:rFonts w:ascii="Times New Roman" w:hAnsi="Times New Roman"/>
          <w:sz w:val="24"/>
        </w:rPr>
        <w:t>is a bona fide object part of a</w:t>
      </w:r>
      <w:r w:rsidRPr="001D5799">
        <w:rPr>
          <w:rFonts w:ascii="Times New Roman" w:hAnsi="Times New Roman"/>
          <w:sz w:val="24"/>
        </w:rPr>
        <w:t xml:space="preserve"> multi-cellular organism)</w:t>
      </w:r>
      <w:r w:rsidR="00222C8B" w:rsidRPr="001D5799">
        <w:rPr>
          <w:rFonts w:ascii="Times New Roman" w:hAnsi="Times New Roman"/>
          <w:sz w:val="24"/>
        </w:rPr>
        <w:t xml:space="preserve">, and are marked by bona fide boundaries, on in other words by </w:t>
      </w:r>
      <w:r w:rsidR="00222C8B" w:rsidRPr="001D5799">
        <w:rPr>
          <w:rFonts w:ascii="Times New Roman" w:hAnsi="Times New Roman"/>
          <w:i/>
          <w:sz w:val="24"/>
        </w:rPr>
        <w:t>physical discontinuities</w:t>
      </w:r>
      <w:r w:rsidR="008F67BA" w:rsidRPr="001D5799">
        <w:rPr>
          <w:rFonts w:ascii="Times New Roman" w:hAnsi="Times New Roman"/>
          <w:i/>
          <w:sz w:val="24"/>
        </w:rPr>
        <w:t xml:space="preserve"> </w:t>
      </w:r>
      <w:r w:rsidRPr="001D5799">
        <w:rPr>
          <w:rFonts w:ascii="Times New Roman" w:hAnsi="Times New Roman"/>
          <w:sz w:val="24"/>
        </w:rPr>
        <w:t>[</w:t>
      </w:r>
      <w:r w:rsidR="00151755">
        <w:fldChar w:fldCharType="begin"/>
      </w:r>
      <w:r w:rsidR="00151755">
        <w:instrText xml:space="preserve"> REF _Ref309464075 \r \h  \* MERGEFORMAT </w:instrText>
      </w:r>
      <w:r w:rsidR="00151755">
        <w:fldChar w:fldCharType="separate"/>
      </w:r>
      <w:r w:rsidR="007A1CDD">
        <w:t>8</w:t>
      </w:r>
      <w:r w:rsidR="00151755">
        <w:fldChar w:fldCharType="end"/>
      </w:r>
      <w:r w:rsidRPr="001D5799">
        <w:rPr>
          <w:rFonts w:ascii="Times New Roman" w:hAnsi="Times New Roman"/>
          <w:sz w:val="24"/>
        </w:rPr>
        <w:t>,</w:t>
      </w:r>
      <w:r w:rsidR="00E735CF">
        <w:t xml:space="preserve"> </w:t>
      </w:r>
      <w:r w:rsidR="002535C4">
        <w:rPr>
          <w:rFonts w:ascii="Times New Roman" w:hAnsi="Times New Roman"/>
          <w:sz w:val="24"/>
        </w:rPr>
        <w:fldChar w:fldCharType="begin"/>
      </w:r>
      <w:r w:rsidR="002535C4">
        <w:rPr>
          <w:rFonts w:ascii="Times New Roman" w:hAnsi="Times New Roman"/>
          <w:sz w:val="24"/>
        </w:rPr>
        <w:instrText xml:space="preserve"> REF _Ref311481677 \r \h </w:instrText>
      </w:r>
      <w:r w:rsidR="002535C4">
        <w:rPr>
          <w:rFonts w:ascii="Times New Roman" w:hAnsi="Times New Roman"/>
          <w:sz w:val="24"/>
        </w:rPr>
      </w:r>
      <w:r w:rsidR="002535C4">
        <w:rPr>
          <w:rFonts w:ascii="Times New Roman" w:hAnsi="Times New Roman"/>
          <w:sz w:val="24"/>
        </w:rPr>
        <w:fldChar w:fldCharType="separate"/>
      </w:r>
      <w:r w:rsidR="000B5B22">
        <w:rPr>
          <w:rFonts w:ascii="Times New Roman" w:hAnsi="Times New Roman"/>
          <w:sz w:val="24"/>
        </w:rPr>
        <w:t>9</w:t>
      </w:r>
      <w:r w:rsidR="002535C4">
        <w:rPr>
          <w:rFonts w:ascii="Times New Roman" w:hAnsi="Times New Roman"/>
          <w:sz w:val="24"/>
        </w:rPr>
        <w:fldChar w:fldCharType="end"/>
      </w:r>
      <w:r w:rsidRPr="001D5799">
        <w:rPr>
          <w:rFonts w:ascii="Times New Roman" w:hAnsi="Times New Roman"/>
          <w:sz w:val="24"/>
        </w:rPr>
        <w:t>]</w:t>
      </w:r>
      <w:r w:rsidR="00832211">
        <w:rPr>
          <w:rFonts w:ascii="Times New Roman" w:hAnsi="Times New Roman"/>
          <w:sz w:val="24"/>
        </w:rPr>
        <w:t>, for example between the surface of your skin, or of your laptop, and the surrounding body of air</w:t>
      </w:r>
      <w:r w:rsidR="008F283C" w:rsidRPr="001D5799">
        <w:rPr>
          <w:rFonts w:ascii="Times New Roman" w:hAnsi="Times New Roman"/>
          <w:sz w:val="24"/>
        </w:rPr>
        <w:t>.</w:t>
      </w:r>
      <w:r w:rsidRPr="001D5799">
        <w:rPr>
          <w:rFonts w:ascii="Times New Roman" w:hAnsi="Times New Roman"/>
          <w:sz w:val="24"/>
        </w:rPr>
        <w:t xml:space="preserve"> Most examples of fiat object parts are associated with theoretically drawn divisions, for example the division of the brain into regions, the division of the planet into hemispheres, or with divisions drawn by cognitive</w:t>
      </w:r>
      <w:r w:rsidR="00AE6D99" w:rsidRPr="001D5799">
        <w:rPr>
          <w:rFonts w:ascii="Times New Roman" w:hAnsi="Times New Roman"/>
          <w:sz w:val="24"/>
        </w:rPr>
        <w:t xml:space="preserve"> subjects for practical reasons, such as </w:t>
      </w:r>
      <w:r w:rsidRPr="001D5799">
        <w:rPr>
          <w:rFonts w:ascii="Times New Roman" w:hAnsi="Times New Roman"/>
          <w:sz w:val="24"/>
        </w:rPr>
        <w:t xml:space="preserve">the division of a cake (before slicing) into (what will become) slices. </w:t>
      </w:r>
      <w:r w:rsidR="00D14934" w:rsidRPr="001D5799">
        <w:rPr>
          <w:rFonts w:ascii="Times New Roman" w:hAnsi="Times New Roman"/>
          <w:sz w:val="24"/>
        </w:rPr>
        <w:t xml:space="preserve">However, this does not mean that fiat object parts are dependent for their existence on divisions or delineations effected by cognitive subjects. If, for example, it is correct to conceive geological layers of the </w:t>
      </w:r>
      <w:r w:rsidR="0085134B">
        <w:rPr>
          <w:rFonts w:ascii="Times New Roman" w:hAnsi="Times New Roman"/>
          <w:sz w:val="24"/>
        </w:rPr>
        <w:t>Earth</w:t>
      </w:r>
      <w:r w:rsidR="00D14934" w:rsidRPr="001D5799">
        <w:rPr>
          <w:rFonts w:ascii="Times New Roman" w:hAnsi="Times New Roman"/>
          <w:sz w:val="24"/>
        </w:rPr>
        <w:t xml:space="preserve"> as fiat object parts of the </w:t>
      </w:r>
      <w:r w:rsidR="0085134B">
        <w:rPr>
          <w:rFonts w:ascii="Times New Roman" w:hAnsi="Times New Roman"/>
          <w:sz w:val="24"/>
        </w:rPr>
        <w:t>Earth</w:t>
      </w:r>
      <w:r w:rsidR="00D14934" w:rsidRPr="001D5799">
        <w:rPr>
          <w:rFonts w:ascii="Times New Roman" w:hAnsi="Times New Roman"/>
          <w:sz w:val="24"/>
        </w:rPr>
        <w:t xml:space="preserve">, then even though these layers were first delineated in recent times, still they existed long before such delineation and </w:t>
      </w:r>
      <w:r w:rsidR="00D754CA" w:rsidRPr="001D5799">
        <w:rPr>
          <w:rFonts w:ascii="Times New Roman" w:hAnsi="Times New Roman"/>
          <w:sz w:val="24"/>
        </w:rPr>
        <w:t>what holds of</w:t>
      </w:r>
      <w:r w:rsidR="00D14934" w:rsidRPr="001D5799">
        <w:rPr>
          <w:rFonts w:ascii="Times New Roman" w:hAnsi="Times New Roman"/>
          <w:sz w:val="24"/>
        </w:rPr>
        <w:t xml:space="preserve"> these layers (for example that the oldest layers are also the lowest layers) did not </w:t>
      </w:r>
      <w:r w:rsidR="00D754CA" w:rsidRPr="001D5799">
        <w:rPr>
          <w:rFonts w:ascii="Times New Roman" w:hAnsi="Times New Roman"/>
          <w:sz w:val="24"/>
        </w:rPr>
        <w:t xml:space="preserve">begin to hold </w:t>
      </w:r>
      <w:r w:rsidR="00D14934" w:rsidRPr="001D5799">
        <w:rPr>
          <w:rFonts w:ascii="Times New Roman" w:hAnsi="Times New Roman"/>
          <w:sz w:val="24"/>
        </w:rPr>
        <w:t xml:space="preserve">because of </w:t>
      </w:r>
      <w:r w:rsidR="00D754CA" w:rsidRPr="001D5799">
        <w:rPr>
          <w:rFonts w:ascii="Times New Roman" w:hAnsi="Times New Roman"/>
          <w:sz w:val="24"/>
        </w:rPr>
        <w:t xml:space="preserve">our </w:t>
      </w:r>
      <w:r w:rsidR="00D14934" w:rsidRPr="001D5799">
        <w:rPr>
          <w:rFonts w:ascii="Times New Roman" w:hAnsi="Times New Roman"/>
          <w:sz w:val="24"/>
        </w:rPr>
        <w:t>acts of delineation.</w:t>
      </w:r>
    </w:p>
    <w:p w14:paraId="1870C965" w14:textId="77777777" w:rsidR="00D14934" w:rsidRPr="001D5799" w:rsidRDefault="00D149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 xml:space="preserve">Treatment of </w:t>
      </w:r>
      <w:r w:rsidRPr="001D5799">
        <w:rPr>
          <w:rFonts w:ascii="Times New Roman" w:hAnsi="Times New Roman"/>
          <w:b/>
          <w:i/>
          <w:sz w:val="24"/>
          <w:szCs w:val="23"/>
        </w:rPr>
        <w:t>material entity</w:t>
      </w:r>
      <w:r w:rsidRPr="001D5799">
        <w:rPr>
          <w:rFonts w:ascii="Times New Roman" w:hAnsi="Times New Roman"/>
          <w:b/>
          <w:sz w:val="24"/>
          <w:szCs w:val="23"/>
        </w:rPr>
        <w:t xml:space="preserve"> in BFO</w:t>
      </w:r>
    </w:p>
    <w:p w14:paraId="39EAE6B5" w14:textId="4A83C158"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 xml:space="preserve">Examples of </w:t>
      </w:r>
      <w:r w:rsidR="00776B28" w:rsidRPr="001D5799">
        <w:rPr>
          <w:rFonts w:ascii="Times New Roman" w:hAnsi="Times New Roman"/>
          <w:sz w:val="24"/>
        </w:rPr>
        <w:t xml:space="preserve">potentially </w:t>
      </w:r>
      <w:r w:rsidRPr="001D5799">
        <w:rPr>
          <w:rFonts w:ascii="Times New Roman" w:hAnsi="Times New Roman"/>
          <w:sz w:val="24"/>
        </w:rPr>
        <w:t xml:space="preserve">problematic cases </w:t>
      </w:r>
      <w:r w:rsidR="00776B28" w:rsidRPr="001D5799">
        <w:rPr>
          <w:rFonts w:ascii="Times New Roman" w:hAnsi="Times New Roman"/>
          <w:sz w:val="24"/>
        </w:rPr>
        <w:t xml:space="preserve">for the trichotomy of </w:t>
      </w:r>
      <w:r w:rsidR="00776B28" w:rsidRPr="001D5799">
        <w:rPr>
          <w:rFonts w:ascii="Times New Roman" w:hAnsi="Times New Roman"/>
          <w:i/>
          <w:sz w:val="24"/>
        </w:rPr>
        <w:t>object</w:t>
      </w:r>
      <w:r w:rsidR="00776B28" w:rsidRPr="001D5799">
        <w:rPr>
          <w:rFonts w:ascii="Times New Roman" w:hAnsi="Times New Roman"/>
          <w:sz w:val="24"/>
        </w:rPr>
        <w:t xml:space="preserve">, </w:t>
      </w:r>
      <w:r w:rsidR="00776B28" w:rsidRPr="001D5799">
        <w:rPr>
          <w:rFonts w:ascii="Times New Roman" w:hAnsi="Times New Roman"/>
          <w:i/>
          <w:sz w:val="24"/>
        </w:rPr>
        <w:t xml:space="preserve">fiat object part </w:t>
      </w:r>
      <w:r w:rsidR="00776B28" w:rsidRPr="001D5799">
        <w:rPr>
          <w:rFonts w:ascii="Times New Roman" w:hAnsi="Times New Roman"/>
          <w:sz w:val="24"/>
        </w:rPr>
        <w:t xml:space="preserve">and </w:t>
      </w:r>
      <w:r w:rsidR="00776B28" w:rsidRPr="001D5799">
        <w:rPr>
          <w:rFonts w:ascii="Times New Roman" w:hAnsi="Times New Roman"/>
          <w:i/>
          <w:sz w:val="24"/>
        </w:rPr>
        <w:t xml:space="preserve">object aggregate </w:t>
      </w:r>
      <w:r w:rsidR="00776B28" w:rsidRPr="001D5799">
        <w:rPr>
          <w:rFonts w:ascii="Times New Roman" w:hAnsi="Times New Roman"/>
          <w:sz w:val="24"/>
        </w:rPr>
        <w:t>include</w:t>
      </w:r>
      <w:r w:rsidR="004C0A57" w:rsidRPr="001D5799">
        <w:rPr>
          <w:rFonts w:ascii="Times New Roman" w:hAnsi="Times New Roman"/>
          <w:sz w:val="24"/>
        </w:rPr>
        <w:t>: a mussel</w:t>
      </w:r>
      <w:r w:rsidRPr="001D5799">
        <w:rPr>
          <w:rFonts w:ascii="Times New Roman" w:hAnsi="Times New Roman"/>
          <w:sz w:val="24"/>
        </w:rPr>
        <w:t xml:space="preserve"> on (and attached to) a rock, a slime mold, a pizza, a cloud, a galaxy, a railway train with engine and multiple carriages, </w:t>
      </w:r>
      <w:hyperlink r:id="rId27" w:history="1">
        <w:r w:rsidRPr="001D5799">
          <w:rPr>
            <w:rStyle w:val="Hyperlink"/>
            <w:rFonts w:ascii="Times New Roman" w:hAnsi="Times New Roman"/>
            <w:sz w:val="24"/>
          </w:rPr>
          <w:t>a clonal stand of quaking aspen</w:t>
        </w:r>
      </w:hyperlink>
      <w:r w:rsidRPr="001D5799">
        <w:rPr>
          <w:rFonts w:ascii="Times New Roman" w:hAnsi="Times New Roman"/>
          <w:sz w:val="24"/>
        </w:rPr>
        <w:t xml:space="preserve">, </w:t>
      </w:r>
      <w:r w:rsidR="00D754CA" w:rsidRPr="001D5799">
        <w:rPr>
          <w:rFonts w:ascii="Times New Roman" w:hAnsi="Times New Roman"/>
          <w:sz w:val="24"/>
        </w:rPr>
        <w:t>a bacterial community (biofilm</w:t>
      </w:r>
      <w:r w:rsidRPr="001D5799">
        <w:rPr>
          <w:rFonts w:ascii="Times New Roman" w:hAnsi="Times New Roman"/>
          <w:sz w:val="24"/>
        </w:rPr>
        <w:t xml:space="preserve">), a broken femur. </w:t>
      </w:r>
    </w:p>
    <w:p w14:paraId="5D4CB921" w14:textId="77777777" w:rsidR="009339C4" w:rsidRDefault="009339C4" w:rsidP="004E2754">
      <w:pPr>
        <w:spacing w:line="360" w:lineRule="auto"/>
        <w:jc w:val="both"/>
        <w:rPr>
          <w:rFonts w:ascii="Times New Roman" w:hAnsi="Times New Roman"/>
          <w:sz w:val="24"/>
        </w:rPr>
      </w:pPr>
      <w:r>
        <w:rPr>
          <w:rFonts w:ascii="Times New Roman" w:hAnsi="Times New Roman"/>
          <w:sz w:val="24"/>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 or require additions or amendments.</w:t>
      </w:r>
    </w:p>
    <w:p w14:paraId="63670D57" w14:textId="77777777" w:rsidR="00577A2B" w:rsidRPr="001D5799" w:rsidRDefault="00577A2B" w:rsidP="004E2754">
      <w:pPr>
        <w:spacing w:line="360" w:lineRule="auto"/>
        <w:jc w:val="both"/>
        <w:rPr>
          <w:rFonts w:ascii="Times New Roman" w:hAnsi="Times New Roman"/>
          <w:sz w:val="24"/>
        </w:rPr>
      </w:pPr>
      <w:r w:rsidRPr="00E1751B">
        <w:rPr>
          <w:rFonts w:ascii="Times New Roman" w:hAnsi="Times New Roman"/>
          <w:sz w:val="24"/>
          <w:highlight w:val="yellow"/>
        </w:rPr>
        <w:t>Solar flare, epidemic, hurricane, forest fire, puff of smoke</w:t>
      </w:r>
      <w:r w:rsidR="00284CB4" w:rsidRPr="00E1751B">
        <w:rPr>
          <w:rFonts w:ascii="Times New Roman" w:hAnsi="Times New Roman"/>
          <w:sz w:val="24"/>
          <w:highlight w:val="yellow"/>
        </w:rPr>
        <w:t>, sea waves</w:t>
      </w:r>
      <w:r w:rsidR="00E1751B" w:rsidRPr="00E1751B">
        <w:rPr>
          <w:rFonts w:ascii="Times New Roman" w:hAnsi="Times New Roman"/>
          <w:sz w:val="24"/>
          <w:highlight w:val="yellow"/>
        </w:rPr>
        <w:t>, energy waves (wave-particle duality?)</w:t>
      </w:r>
    </w:p>
    <w:p w14:paraId="03A17E61" w14:textId="77777777"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Where users of BFO need to annotate data pertaining to such</w:t>
      </w:r>
      <w:r w:rsidR="008F67BA" w:rsidRPr="001D5799">
        <w:rPr>
          <w:rFonts w:ascii="Times New Roman" w:hAnsi="Times New Roman"/>
          <w:sz w:val="24"/>
        </w:rPr>
        <w:t xml:space="preserve"> </w:t>
      </w:r>
      <w:r w:rsidRPr="001D5799">
        <w:rPr>
          <w:rFonts w:ascii="Times New Roman" w:hAnsi="Times New Roman"/>
          <w:sz w:val="24"/>
        </w:rPr>
        <w:t>problematic cases, then they may in every case use BFO:</w:t>
      </w:r>
      <w:r w:rsidRPr="001D5799">
        <w:rPr>
          <w:rFonts w:ascii="Times New Roman" w:hAnsi="Times New Roman"/>
          <w:i/>
          <w:sz w:val="24"/>
        </w:rPr>
        <w:t>material entity</w:t>
      </w:r>
      <w:r w:rsidRPr="001D5799">
        <w:rPr>
          <w:rFonts w:ascii="Times New Roman" w:hAnsi="Times New Roman"/>
          <w:sz w:val="24"/>
        </w:rPr>
        <w:t xml:space="preserve"> in formulating the corresponding annotations. </w:t>
      </w:r>
    </w:p>
    <w:p w14:paraId="657A13CC" w14:textId="77777777"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Ho</w:t>
      </w:r>
      <w:r w:rsidR="003F5A7E" w:rsidRPr="001D5799">
        <w:rPr>
          <w:rFonts w:ascii="Times New Roman" w:hAnsi="Times New Roman"/>
          <w:sz w:val="24"/>
        </w:rPr>
        <w:t xml:space="preserve">wever it is clear that BFO will in due course </w:t>
      </w:r>
      <w:r w:rsidRPr="001D5799">
        <w:rPr>
          <w:rFonts w:ascii="Times New Roman" w:hAnsi="Times New Roman"/>
          <w:sz w:val="24"/>
        </w:rPr>
        <w:t xml:space="preserve">need to recognize other sub-universals of </w:t>
      </w:r>
      <w:r w:rsidRPr="001D5799">
        <w:rPr>
          <w:rFonts w:ascii="Times New Roman" w:hAnsi="Times New Roman"/>
          <w:i/>
          <w:sz w:val="24"/>
        </w:rPr>
        <w:t>material entity</w:t>
      </w:r>
      <w:r w:rsidRPr="001D5799">
        <w:rPr>
          <w:rFonts w:ascii="Times New Roman" w:hAnsi="Times New Roman"/>
          <w:sz w:val="24"/>
        </w:rPr>
        <w:t xml:space="preserve">, in addition to </w:t>
      </w:r>
      <w:r w:rsidRPr="001D5799">
        <w:rPr>
          <w:rFonts w:ascii="Times New Roman" w:hAnsi="Times New Roman"/>
          <w:i/>
          <w:sz w:val="24"/>
        </w:rPr>
        <w:t>object, object aggregate</w:t>
      </w:r>
      <w:r w:rsidRPr="001D5799">
        <w:rPr>
          <w:rFonts w:ascii="Times New Roman" w:hAnsi="Times New Roman"/>
          <w:sz w:val="24"/>
        </w:rPr>
        <w:t xml:space="preserve"> and </w:t>
      </w:r>
      <w:r w:rsidRPr="001D5799">
        <w:rPr>
          <w:rFonts w:ascii="Times New Roman" w:hAnsi="Times New Roman"/>
          <w:i/>
          <w:sz w:val="24"/>
        </w:rPr>
        <w:t>fiat object part</w:t>
      </w:r>
      <w:r w:rsidRPr="001D5799">
        <w:rPr>
          <w:rFonts w:ascii="Times New Roman" w:hAnsi="Times New Roman"/>
          <w:sz w:val="24"/>
        </w:rPr>
        <w:t xml:space="preserve"> – for instance: </w:t>
      </w:r>
      <w:r w:rsidRPr="001D5799">
        <w:rPr>
          <w:rFonts w:ascii="Times New Roman" w:hAnsi="Times New Roman"/>
          <w:i/>
          <w:sz w:val="24"/>
        </w:rPr>
        <w:t>aggregate of</w:t>
      </w:r>
      <w:r w:rsidR="008F67BA" w:rsidRPr="001D5799">
        <w:rPr>
          <w:rFonts w:ascii="Times New Roman" w:hAnsi="Times New Roman"/>
          <w:i/>
          <w:sz w:val="24"/>
        </w:rPr>
        <w:t xml:space="preserve"> </w:t>
      </w:r>
      <w:r w:rsidRPr="001D5799">
        <w:rPr>
          <w:rFonts w:ascii="Times New Roman" w:hAnsi="Times New Roman"/>
          <w:i/>
          <w:sz w:val="24"/>
        </w:rPr>
        <w:t>fiat object parts</w:t>
      </w:r>
      <w:r w:rsidR="008F67BA" w:rsidRPr="001D5799">
        <w:rPr>
          <w:rFonts w:ascii="Times New Roman" w:hAnsi="Times New Roman"/>
          <w:i/>
          <w:sz w:val="24"/>
        </w:rPr>
        <w:t xml:space="preserve"> </w:t>
      </w:r>
      <w:r w:rsidRPr="001D5799">
        <w:rPr>
          <w:rFonts w:ascii="Times New Roman" w:hAnsi="Times New Roman"/>
          <w:sz w:val="24"/>
        </w:rPr>
        <w:t>[</w:t>
      </w:r>
      <w:r w:rsidR="001E591D" w:rsidRPr="001D5799">
        <w:rPr>
          <w:rFonts w:ascii="Times New Roman" w:hAnsi="Times New Roman"/>
          <w:sz w:val="24"/>
        </w:rPr>
        <w:fldChar w:fldCharType="begin"/>
      </w:r>
      <w:r w:rsidRPr="001D5799">
        <w:rPr>
          <w:rFonts w:ascii="Times New Roman" w:hAnsi="Times New Roman"/>
          <w:sz w:val="24"/>
        </w:rPr>
        <w:instrText xml:space="preserve"> REF _Ref309470250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29</w:t>
      </w:r>
      <w:r w:rsidR="001E591D" w:rsidRPr="001D5799">
        <w:rPr>
          <w:rFonts w:ascii="Times New Roman" w:hAnsi="Times New Roman"/>
          <w:sz w:val="24"/>
        </w:rPr>
        <w:fldChar w:fldCharType="end"/>
      </w:r>
      <w:r w:rsidRPr="001D5799">
        <w:rPr>
          <w:rFonts w:ascii="Times New Roman" w:hAnsi="Times New Roman"/>
          <w:sz w:val="24"/>
        </w:rPr>
        <w:t>]. Thus BFO:</w:t>
      </w:r>
      <w:r w:rsidRPr="001D5799">
        <w:rPr>
          <w:rFonts w:ascii="Times New Roman" w:hAnsi="Times New Roman"/>
          <w:i/>
          <w:sz w:val="24"/>
        </w:rPr>
        <w:t xml:space="preserve">material entity </w:t>
      </w:r>
      <w:r w:rsidRPr="001D5799">
        <w:rPr>
          <w:rFonts w:ascii="Times New Roman" w:hAnsi="Times New Roman"/>
          <w:sz w:val="24"/>
        </w:rPr>
        <w:t>should not be associated with any closure axiom</w:t>
      </w:r>
      <w:r w:rsidR="00336B31" w:rsidRPr="001D5799">
        <w:rPr>
          <w:rFonts w:ascii="Times New Roman" w:hAnsi="Times New Roman"/>
          <w:sz w:val="24"/>
        </w:rPr>
        <w:t xml:space="preserve"> pertaining to the three distinguished categories,</w:t>
      </w:r>
      <w:r w:rsidRPr="001D5799">
        <w:rPr>
          <w:rFonts w:ascii="Times New Roman" w:hAnsi="Times New Roman"/>
          <w:sz w:val="24"/>
        </w:rPr>
        <w:t xml:space="preserve"> and the existing treatment of the three identified sub-universals should not be associated with any claim to exhaustivity.</w:t>
      </w:r>
    </w:p>
    <w:p w14:paraId="17565AAB" w14:textId="77777777" w:rsidR="00D14934" w:rsidRPr="001D5799" w:rsidRDefault="00D14934" w:rsidP="008F67BA">
      <w:pPr>
        <w:spacing w:line="360" w:lineRule="auto"/>
        <w:jc w:val="both"/>
        <w:rPr>
          <w:rFonts w:ascii="Times New Roman" w:hAnsi="Times New Roman"/>
          <w:sz w:val="24"/>
        </w:rPr>
      </w:pPr>
      <w:r w:rsidRPr="001D5799">
        <w:rPr>
          <w:rFonts w:ascii="Times New Roman" w:hAnsi="Times New Roman"/>
          <w:sz w:val="24"/>
        </w:rPr>
        <w:t>We will provide a strategy for dealing with such sub-universals in a later version of this document. Briefly, the proposal is that a central repository will be created where users of BFO can create BFO-conformant extensions (</w:t>
      </w:r>
      <w:r w:rsidR="003F5A7E" w:rsidRPr="001D5799">
        <w:rPr>
          <w:rFonts w:ascii="Times New Roman" w:hAnsi="Times New Roman"/>
          <w:sz w:val="24"/>
        </w:rPr>
        <w:t xml:space="preserve">extending BFO in ways that </w:t>
      </w:r>
      <w:r w:rsidRPr="001D5799">
        <w:rPr>
          <w:rFonts w:ascii="Times New Roman" w:hAnsi="Times New Roman"/>
          <w:sz w:val="24"/>
        </w:rPr>
        <w:t>meet the criterion that they are formal- rather than domain-onto</w:t>
      </w:r>
      <w:r w:rsidR="00151755" w:rsidRPr="001D5799">
        <w:rPr>
          <w:rFonts w:ascii="Times New Roman" w:hAnsi="Times New Roman"/>
          <w:sz w:val="24"/>
        </w:rPr>
        <w:t>lo</w:t>
      </w:r>
      <w:r w:rsidRPr="001D5799">
        <w:rPr>
          <w:rFonts w:ascii="Times New Roman" w:hAnsi="Times New Roman"/>
          <w:sz w:val="24"/>
        </w:rPr>
        <w:t xml:space="preserve">gical). The terms in this repository can </w:t>
      </w:r>
      <w:r w:rsidR="003F5A7E" w:rsidRPr="001D5799">
        <w:rPr>
          <w:rFonts w:ascii="Times New Roman" w:hAnsi="Times New Roman"/>
          <w:sz w:val="24"/>
        </w:rPr>
        <w:t>then be adopted by others</w:t>
      </w:r>
      <w:r w:rsidRPr="001D5799">
        <w:rPr>
          <w:rFonts w:ascii="Times New Roman" w:hAnsi="Times New Roman"/>
          <w:sz w:val="24"/>
        </w:rPr>
        <w:t xml:space="preserve"> according to need, and incorporated into BFO if adopted by multiple communities of users.</w:t>
      </w:r>
    </w:p>
    <w:p w14:paraId="66E118A0" w14:textId="77777777" w:rsidR="00D14934" w:rsidRPr="001D5799" w:rsidRDefault="00D14934" w:rsidP="006C241A">
      <w:pPr>
        <w:spacing w:line="360" w:lineRule="auto"/>
        <w:rPr>
          <w:rFonts w:ascii="Times New Roman" w:hAnsi="Times New Roman"/>
          <w:sz w:val="24"/>
        </w:rPr>
      </w:pPr>
    </w:p>
    <w:p w14:paraId="647AAF67" w14:textId="77777777" w:rsidR="009331CA" w:rsidRPr="001D5799" w:rsidRDefault="00365F37" w:rsidP="006C241A">
      <w:pPr>
        <w:pStyle w:val="Heading3"/>
        <w:spacing w:line="360" w:lineRule="auto"/>
        <w:rPr>
          <w:sz w:val="24"/>
        </w:rPr>
      </w:pPr>
      <w:bookmarkStart w:id="150" w:name="_Toc313270700"/>
      <w:bookmarkStart w:id="151" w:name="_Toc313472835"/>
      <w:r w:rsidRPr="001D5799">
        <w:rPr>
          <w:sz w:val="24"/>
        </w:rPr>
        <w:t xml:space="preserve">2.1.2 </w:t>
      </w:r>
      <w:r w:rsidR="009331CA" w:rsidRPr="001D5799">
        <w:rPr>
          <w:sz w:val="24"/>
        </w:rPr>
        <w:t>Immaterial</w:t>
      </w:r>
      <w:r w:rsidR="00465C17" w:rsidRPr="001D5799">
        <w:rPr>
          <w:sz w:val="24"/>
        </w:rPr>
        <w:t xml:space="preserve"> entity</w:t>
      </w:r>
      <w:bookmarkEnd w:id="150"/>
      <w:bookmarkEnd w:id="151"/>
    </w:p>
    <w:p w14:paraId="51A7F73B" w14:textId="77777777" w:rsidR="00F604ED" w:rsidRPr="001D5799" w:rsidRDefault="00F604ED" w:rsidP="009B5669">
      <w:pPr>
        <w:spacing w:beforeLines="1" w:before="2" w:afterLines="1" w:after="2" w:line="360" w:lineRule="auto"/>
        <w:rPr>
          <w:rFonts w:ascii="Times New Roman" w:hAnsi="Times New Roman"/>
          <w:i/>
          <w:sz w:val="24"/>
          <w:szCs w:val="23"/>
        </w:rPr>
      </w:pPr>
    </w:p>
    <w:p w14:paraId="33C47318" w14:textId="77777777" w:rsidR="00AB12A7" w:rsidRPr="001D5799" w:rsidRDefault="009E010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roots of </w:t>
      </w:r>
      <w:r w:rsidR="00D14934" w:rsidRPr="001D5799">
        <w:rPr>
          <w:rFonts w:ascii="Times New Roman" w:hAnsi="Times New Roman"/>
          <w:sz w:val="24"/>
          <w:szCs w:val="23"/>
        </w:rPr>
        <w:t xml:space="preserve">BFO’s treatment of ‘immaterial entity’ </w:t>
      </w:r>
      <w:r w:rsidRPr="001D5799">
        <w:rPr>
          <w:rFonts w:ascii="Times New Roman" w:hAnsi="Times New Roman"/>
          <w:sz w:val="24"/>
          <w:szCs w:val="23"/>
        </w:rPr>
        <w:t>lie in the application of theories of qualitative spatial reasoning to the geospatial world for example as outlined in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_Ref309471947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5A7B86" w:rsidRPr="001D5799">
        <w:rPr>
          <w:rFonts w:ascii="Times New Roman" w:hAnsi="Times New Roman"/>
          <w:sz w:val="24"/>
          <w:szCs w:val="23"/>
        </w:rPr>
        <w:t xml:space="preserve">in </w:t>
      </w:r>
      <w:r w:rsidR="00D14934" w:rsidRPr="001D5799">
        <w:rPr>
          <w:rFonts w:ascii="Times New Roman" w:hAnsi="Times New Roman"/>
          <w:sz w:val="24"/>
          <w:szCs w:val="23"/>
        </w:rPr>
        <w:t xml:space="preserve">the treatment of </w:t>
      </w:r>
      <w:r w:rsidR="00D14934" w:rsidRPr="001D5799">
        <w:rPr>
          <w:rFonts w:ascii="Times New Roman" w:hAnsi="Times New Roman"/>
          <w:i/>
          <w:sz w:val="24"/>
          <w:szCs w:val="23"/>
        </w:rPr>
        <w:t xml:space="preserve">holes </w:t>
      </w:r>
      <w:r w:rsidR="00D14934" w:rsidRPr="001D5799">
        <w:rPr>
          <w:rFonts w:ascii="Times New Roman" w:hAnsi="Times New Roman"/>
          <w:sz w:val="24"/>
          <w:szCs w:val="23"/>
        </w:rPr>
        <w:t>by Casati and Varzi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_Ref309471384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48</w:t>
      </w:r>
      <w:r w:rsidR="001E591D" w:rsidRPr="001D5799">
        <w:rPr>
          <w:rFonts w:ascii="Times New Roman" w:hAnsi="Times New Roman"/>
          <w:sz w:val="24"/>
          <w:szCs w:val="23"/>
        </w:rPr>
        <w:fldChar w:fldCharType="end"/>
      </w:r>
      <w:r w:rsidR="00D14934" w:rsidRPr="001D5799">
        <w:rPr>
          <w:rFonts w:ascii="Times New Roman" w:hAnsi="Times New Roman"/>
          <w:sz w:val="24"/>
          <w:szCs w:val="23"/>
        </w:rPr>
        <w:t>]</w:t>
      </w:r>
      <w:r w:rsidRPr="001D5799">
        <w:rPr>
          <w:rFonts w:ascii="Times New Roman" w:hAnsi="Times New Roman"/>
          <w:sz w:val="24"/>
          <w:szCs w:val="23"/>
        </w:rPr>
        <w:t xml:space="preserve">, </w:t>
      </w:r>
      <w:r w:rsidR="005A7B86" w:rsidRPr="001D5799">
        <w:rPr>
          <w:rFonts w:ascii="Times New Roman" w:hAnsi="Times New Roman"/>
          <w:sz w:val="24"/>
          <w:szCs w:val="23"/>
        </w:rPr>
        <w:t>and the treatment of cavities in the FMA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43</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35</w:t>
      </w:r>
      <w:r w:rsidR="001E591D" w:rsidRPr="001D5799">
        <w:rPr>
          <w:rFonts w:ascii="Times New Roman" w:hAnsi="Times New Roman"/>
          <w:sz w:val="24"/>
          <w:szCs w:val="23"/>
        </w:rPr>
        <w:fldChar w:fldCharType="end"/>
      </w:r>
      <w:r w:rsidR="005A7B86" w:rsidRPr="001D5799">
        <w:rPr>
          <w:rFonts w:ascii="Times New Roman" w:hAnsi="Times New Roman"/>
          <w:sz w:val="24"/>
          <w:szCs w:val="23"/>
        </w:rPr>
        <w:t>].</w:t>
      </w:r>
    </w:p>
    <w:p w14:paraId="12801F56" w14:textId="77777777" w:rsidR="00AB12A7" w:rsidRPr="001D5799" w:rsidRDefault="00AB12A7" w:rsidP="009B5669">
      <w:pPr>
        <w:spacing w:beforeLines="1" w:before="2" w:afterLines="1" w:after="2" w:line="360" w:lineRule="auto"/>
        <w:jc w:val="both"/>
        <w:rPr>
          <w:rFonts w:ascii="Times New Roman" w:hAnsi="Times New Roman"/>
          <w:sz w:val="24"/>
          <w:szCs w:val="23"/>
        </w:rPr>
      </w:pPr>
    </w:p>
    <w:p w14:paraId="583EE1E2" w14:textId="77777777" w:rsidR="00AB12A7"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Immaterial entities</w:t>
      </w:r>
      <w:r w:rsidRPr="001D5799">
        <w:rPr>
          <w:rFonts w:ascii="Times New Roman" w:hAnsi="Times New Roman"/>
          <w:sz w:val="24"/>
          <w:szCs w:val="23"/>
        </w:rPr>
        <w:t xml:space="preserve"> are divided into two subgroups:</w:t>
      </w:r>
    </w:p>
    <w:p w14:paraId="7F6C8B6A" w14:textId="77777777" w:rsidR="00AB12A7"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boundaries</w:t>
      </w:r>
      <w:r w:rsidR="007B59A9" w:rsidRPr="007B59A9">
        <w:rPr>
          <w:rFonts w:ascii="Times New Roman" w:hAnsi="Times New Roman"/>
          <w:i/>
          <w:sz w:val="24"/>
          <w:szCs w:val="23"/>
        </w:rPr>
        <w:t xml:space="preserve"> </w:t>
      </w:r>
      <w:r w:rsidR="007B59A9" w:rsidRPr="001D5799">
        <w:rPr>
          <w:rFonts w:ascii="Times New Roman" w:hAnsi="Times New Roman"/>
          <w:sz w:val="24"/>
          <w:szCs w:val="23"/>
        </w:rPr>
        <w:t>and</w:t>
      </w:r>
      <w:r w:rsidR="007B59A9" w:rsidRPr="007B59A9">
        <w:rPr>
          <w:rFonts w:ascii="Times New Roman" w:hAnsi="Times New Roman"/>
          <w:i/>
          <w:sz w:val="24"/>
          <w:szCs w:val="23"/>
        </w:rPr>
        <w:t xml:space="preserve"> </w:t>
      </w:r>
      <w:r w:rsidR="007B59A9" w:rsidRPr="001D5799">
        <w:rPr>
          <w:rFonts w:ascii="Times New Roman" w:hAnsi="Times New Roman"/>
          <w:i/>
          <w:sz w:val="24"/>
          <w:szCs w:val="23"/>
        </w:rPr>
        <w:t>sites</w:t>
      </w:r>
      <w:r w:rsidRPr="001D5799">
        <w:rPr>
          <w:rFonts w:ascii="Times New Roman" w:hAnsi="Times New Roman"/>
          <w:sz w:val="24"/>
          <w:szCs w:val="23"/>
        </w:rPr>
        <w:t>, which</w:t>
      </w:r>
      <w:r w:rsidR="00AB12A7" w:rsidRPr="001D5799">
        <w:rPr>
          <w:rFonts w:ascii="Times New Roman" w:hAnsi="Times New Roman"/>
          <w:sz w:val="24"/>
          <w:szCs w:val="23"/>
        </w:rPr>
        <w:t xml:space="preserve"> </w:t>
      </w:r>
      <w:r w:rsidR="007B59A9">
        <w:rPr>
          <w:rFonts w:ascii="Times New Roman" w:hAnsi="Times New Roman"/>
          <w:sz w:val="24"/>
          <w:szCs w:val="23"/>
        </w:rPr>
        <w:t>bound, or are demarcated in relation,</w:t>
      </w:r>
      <w:r w:rsidR="00AB12A7" w:rsidRPr="001D5799">
        <w:rPr>
          <w:rFonts w:ascii="Times New Roman" w:hAnsi="Times New Roman"/>
          <w:sz w:val="24"/>
          <w:szCs w:val="23"/>
        </w:rPr>
        <w:t xml:space="preserve"> to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and which can thus change size, shape and location as their material hosts move</w:t>
      </w:r>
      <w:r w:rsidR="007B59A9">
        <w:rPr>
          <w:rFonts w:ascii="Times New Roman" w:hAnsi="Times New Roman"/>
          <w:sz w:val="24"/>
          <w:szCs w:val="23"/>
        </w:rPr>
        <w:t xml:space="preserve"> </w:t>
      </w:r>
      <w:r w:rsidR="00AB12A7" w:rsidRPr="001D5799">
        <w:rPr>
          <w:rFonts w:ascii="Times New Roman" w:hAnsi="Times New Roman"/>
          <w:sz w:val="24"/>
          <w:szCs w:val="23"/>
        </w:rPr>
        <w:t>(for examp</w:t>
      </w:r>
      <w:r w:rsidR="001066FC">
        <w:rPr>
          <w:rFonts w:ascii="Times New Roman" w:hAnsi="Times New Roman"/>
          <w:sz w:val="24"/>
          <w:szCs w:val="23"/>
        </w:rPr>
        <w:t>le: your nasal passage; the hold</w:t>
      </w:r>
      <w:r w:rsidR="00AB12A7" w:rsidRPr="001D5799">
        <w:rPr>
          <w:rFonts w:ascii="Times New Roman" w:hAnsi="Times New Roman"/>
          <w:sz w:val="24"/>
          <w:szCs w:val="23"/>
        </w:rPr>
        <w:t xml:space="preserve"> of a ship</w:t>
      </w:r>
      <w:r w:rsidR="007B59A9">
        <w:rPr>
          <w:rFonts w:ascii="Times New Roman" w:hAnsi="Times New Roman"/>
          <w:sz w:val="24"/>
          <w:szCs w:val="23"/>
        </w:rPr>
        <w:t>; the boundary of Wales (which moves with the rotation of the Earth)</w:t>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_Ref309472895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38</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7</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10</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p>
    <w:p w14:paraId="022D6C6E" w14:textId="77777777" w:rsidR="00870A6A"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spatial regions</w:t>
      </w:r>
      <w:r w:rsidR="00870A6A" w:rsidRPr="001D5799">
        <w:rPr>
          <w:rFonts w:ascii="Times New Roman" w:hAnsi="Times New Roman"/>
          <w:sz w:val="24"/>
          <w:szCs w:val="23"/>
        </w:rPr>
        <w:t xml:space="preserve">, </w:t>
      </w:r>
      <w:r w:rsidR="00AB12A7" w:rsidRPr="001D5799">
        <w:rPr>
          <w:rFonts w:ascii="Times New Roman" w:hAnsi="Times New Roman"/>
          <w:sz w:val="24"/>
          <w:szCs w:val="23"/>
        </w:rPr>
        <w:t xml:space="preserve">which exist independently of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xml:space="preserve">, and which thus do not change. </w:t>
      </w:r>
    </w:p>
    <w:p w14:paraId="23A56273" w14:textId="77777777" w:rsidR="00870A6A" w:rsidRPr="001D5799" w:rsidRDefault="00870A6A" w:rsidP="009B5669">
      <w:pPr>
        <w:spacing w:beforeLines="1" w:before="2" w:afterLines="1" w:after="2" w:line="360" w:lineRule="auto"/>
        <w:jc w:val="both"/>
        <w:rPr>
          <w:rFonts w:ascii="Times New Roman" w:hAnsi="Times New Roman"/>
          <w:sz w:val="24"/>
          <w:szCs w:val="23"/>
        </w:rPr>
      </w:pPr>
    </w:p>
    <w:p w14:paraId="1ABE88E2" w14:textId="0377A118" w:rsidR="00D14934"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Immaterial entities under </w:t>
      </w:r>
      <w:r w:rsidR="00D754CA" w:rsidRPr="001D5799">
        <w:rPr>
          <w:rFonts w:ascii="Times New Roman" w:hAnsi="Times New Roman"/>
          <w:sz w:val="24"/>
          <w:szCs w:val="23"/>
        </w:rPr>
        <w:t>1.</w:t>
      </w:r>
      <w:r w:rsidRPr="001D5799">
        <w:rPr>
          <w:rFonts w:ascii="Times New Roman" w:hAnsi="Times New Roman"/>
          <w:sz w:val="24"/>
          <w:szCs w:val="23"/>
        </w:rPr>
        <w:t xml:space="preserve"> are in some cases </w:t>
      </w:r>
      <w:r w:rsidRPr="001D5799">
        <w:rPr>
          <w:rFonts w:ascii="Times New Roman" w:hAnsi="Times New Roman"/>
          <w:b/>
          <w:sz w:val="24"/>
          <w:szCs w:val="23"/>
        </w:rPr>
        <w:t xml:space="preserve">parts </w:t>
      </w:r>
      <w:r w:rsidRPr="001D5799">
        <w:rPr>
          <w:rFonts w:ascii="Times New Roman" w:hAnsi="Times New Roman"/>
          <w:sz w:val="24"/>
          <w:szCs w:val="23"/>
        </w:rPr>
        <w:t xml:space="preserve">of their </w:t>
      </w:r>
      <w:r w:rsidR="00870A6A" w:rsidRPr="001D5799">
        <w:rPr>
          <w:rFonts w:ascii="Times New Roman" w:hAnsi="Times New Roman"/>
          <w:sz w:val="24"/>
          <w:szCs w:val="23"/>
        </w:rPr>
        <w:t xml:space="preserve">material </w:t>
      </w:r>
      <w:r w:rsidRPr="001D5799">
        <w:rPr>
          <w:rFonts w:ascii="Times New Roman" w:hAnsi="Times New Roman"/>
          <w:sz w:val="24"/>
          <w:szCs w:val="23"/>
        </w:rPr>
        <w:t>hosts</w:t>
      </w:r>
      <w:r w:rsidR="00870A6A" w:rsidRPr="001D5799">
        <w:rPr>
          <w:rFonts w:ascii="Times New Roman" w:hAnsi="Times New Roman"/>
          <w:sz w:val="24"/>
          <w:szCs w:val="23"/>
        </w:rPr>
        <w:t>.</w:t>
      </w:r>
      <w:r w:rsidR="00831CE2" w:rsidRPr="001D5799">
        <w:rPr>
          <w:rFonts w:ascii="Times New Roman" w:hAnsi="Times New Roman"/>
          <w:sz w:val="24"/>
          <w:szCs w:val="23"/>
        </w:rPr>
        <w:t xml:space="preserve"> </w:t>
      </w:r>
      <w:r w:rsidR="00934CB2">
        <w:rPr>
          <w:rFonts w:ascii="Times New Roman" w:hAnsi="Times New Roman"/>
          <w:sz w:val="24"/>
          <w:szCs w:val="23"/>
        </w:rPr>
        <w:t xml:space="preserve">Thus the hold of a ship, for example, is part of the ship. </w:t>
      </w:r>
      <w:r w:rsidR="00831CE2" w:rsidRPr="001D5799">
        <w:rPr>
          <w:rFonts w:ascii="Times New Roman" w:hAnsi="Times New Roman"/>
          <w:sz w:val="24"/>
          <w:szCs w:val="23"/>
        </w:rPr>
        <w:t xml:space="preserve">Immaterial entities under both </w:t>
      </w:r>
      <w:r w:rsidR="00D754CA" w:rsidRPr="001D5799">
        <w:rPr>
          <w:rFonts w:ascii="Times New Roman" w:hAnsi="Times New Roman"/>
          <w:sz w:val="24"/>
          <w:szCs w:val="23"/>
        </w:rPr>
        <w:t xml:space="preserve">1. and 2. </w:t>
      </w:r>
      <w:r w:rsidR="00831CE2" w:rsidRPr="001D5799">
        <w:rPr>
          <w:rFonts w:ascii="Times New Roman" w:hAnsi="Times New Roman"/>
          <w:sz w:val="24"/>
          <w:szCs w:val="23"/>
        </w:rPr>
        <w:t xml:space="preserve">can be of zero, one, two or three dimensions. </w:t>
      </w:r>
    </w:p>
    <w:p w14:paraId="1A960BF0" w14:textId="77777777" w:rsidR="00831CE2" w:rsidRPr="001D5799" w:rsidRDefault="00831CE2" w:rsidP="009B5669">
      <w:pPr>
        <w:spacing w:beforeLines="1" w:before="2" w:afterLines="1" w:after="2" w:line="360" w:lineRule="auto"/>
        <w:jc w:val="both"/>
        <w:rPr>
          <w:rFonts w:ascii="Times New Roman" w:hAnsi="Times New Roman"/>
          <w:sz w:val="24"/>
          <w:szCs w:val="23"/>
        </w:rPr>
      </w:pPr>
    </w:p>
    <w:p w14:paraId="0954B4C2" w14:textId="77777777" w:rsidR="00831CE2" w:rsidRPr="001D5799" w:rsidRDefault="00831CE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define:</w:t>
      </w:r>
    </w:p>
    <w:p w14:paraId="11A71D4B" w14:textId="5DC4BED9" w:rsidR="009331CA" w:rsidRPr="00C70E0A" w:rsidRDefault="001C7765" w:rsidP="00C70E0A">
      <w:pPr>
        <w:pStyle w:val="Specification"/>
      </w:pPr>
      <w:r w:rsidRPr="00C70E0A">
        <w:rPr>
          <w:rStyle w:val="SpecificationType"/>
        </w:rPr>
        <w:t>Definition</w:t>
      </w:r>
      <w:r w:rsidRPr="00C70E0A">
        <w:t xml:space="preserve">: </w:t>
      </w:r>
      <w:r w:rsidR="009331CA" w:rsidRPr="00C70E0A">
        <w:t>a</w:t>
      </w:r>
      <w:r w:rsidR="008F67BA" w:rsidRPr="00C70E0A">
        <w:t xml:space="preserve"> </w:t>
      </w:r>
      <w:r w:rsidR="009331CA" w:rsidRPr="00C70E0A">
        <w:t xml:space="preserve">is an </w:t>
      </w:r>
      <w:r w:rsidR="009331CA" w:rsidRPr="00C70E0A">
        <w:rPr>
          <w:i/>
        </w:rPr>
        <w:t>immaterial</w:t>
      </w:r>
      <w:r w:rsidR="00465C17" w:rsidRPr="00C70E0A">
        <w:rPr>
          <w:i/>
        </w:rPr>
        <w:t xml:space="preserve"> entity</w:t>
      </w:r>
      <w:r w:rsidR="008F67BA" w:rsidRPr="00C70E0A">
        <w:rPr>
          <w:i/>
        </w:rPr>
        <w:t xml:space="preserve"> </w:t>
      </w:r>
      <w:r w:rsidR="009331CA" w:rsidRPr="00C70E0A">
        <w:t>=</w:t>
      </w:r>
      <w:r w:rsidR="008F67BA" w:rsidRPr="00C70E0A">
        <w:t xml:space="preserve"> </w:t>
      </w:r>
      <w:r w:rsidR="00541102" w:rsidRPr="00C70E0A">
        <w:t>Def.</w:t>
      </w:r>
      <w:r w:rsidR="008F67BA" w:rsidRPr="00C70E0A">
        <w:t xml:space="preserve"> </w:t>
      </w:r>
      <w:r w:rsidR="009331CA" w:rsidRPr="00C70E0A">
        <w:t>a is an</w:t>
      </w:r>
      <w:r w:rsidR="00921592" w:rsidRPr="00C70E0A">
        <w:t xml:space="preserve"> </w:t>
      </w:r>
      <w:r w:rsidR="00921592" w:rsidRPr="00C70E0A">
        <w:rPr>
          <w:i/>
        </w:rPr>
        <w:t>independent continuant</w:t>
      </w:r>
      <w:r w:rsidR="009331CA" w:rsidRPr="00C70E0A">
        <w:rPr>
          <w:i/>
        </w:rPr>
        <w:t xml:space="preserve"> </w:t>
      </w:r>
      <w:r w:rsidR="009331CA" w:rsidRPr="00C70E0A">
        <w:t xml:space="preserve">that has no </w:t>
      </w:r>
      <w:r w:rsidR="009331CA" w:rsidRPr="00C70E0A">
        <w:rPr>
          <w:i/>
        </w:rPr>
        <w:t>material</w:t>
      </w:r>
      <w:r w:rsidR="00465C17" w:rsidRPr="00C70E0A">
        <w:rPr>
          <w:i/>
        </w:rPr>
        <w:t xml:space="preserve"> entities</w:t>
      </w:r>
      <w:r w:rsidR="009331CA" w:rsidRPr="00C70E0A">
        <w:rPr>
          <w:i/>
        </w:rPr>
        <w:t xml:space="preserve"> </w:t>
      </w:r>
      <w:r w:rsidR="009331CA" w:rsidRPr="00C70E0A">
        <w:t>as parts.</w:t>
      </w:r>
    </w:p>
    <w:p w14:paraId="531B7D2B" w14:textId="77777777" w:rsidR="009331CA" w:rsidRPr="001D5799" w:rsidRDefault="009331CA" w:rsidP="009B5669">
      <w:pPr>
        <w:spacing w:beforeLines="1" w:before="2" w:afterLines="1" w:after="2" w:line="360" w:lineRule="auto"/>
        <w:rPr>
          <w:rFonts w:ascii="Times New Roman" w:hAnsi="Times New Roman"/>
          <w:sz w:val="24"/>
          <w:szCs w:val="23"/>
        </w:rPr>
      </w:pPr>
    </w:p>
    <w:p w14:paraId="609DB9EE" w14:textId="77777777" w:rsidR="005D2CB1" w:rsidRPr="001D5799" w:rsidRDefault="00DE6862" w:rsidP="006C241A">
      <w:pPr>
        <w:pStyle w:val="Heading4"/>
        <w:spacing w:line="360" w:lineRule="auto"/>
        <w:rPr>
          <w:sz w:val="24"/>
        </w:rPr>
      </w:pPr>
      <w:bookmarkStart w:id="152" w:name="_Toc313270701"/>
      <w:bookmarkStart w:id="153" w:name="_Toc313472836"/>
      <w:r w:rsidRPr="001D5799">
        <w:rPr>
          <w:sz w:val="24"/>
        </w:rPr>
        <w:t>2.1.2.1</w:t>
      </w:r>
      <w:r w:rsidR="00091D05" w:rsidRPr="001D5799">
        <w:rPr>
          <w:sz w:val="24"/>
        </w:rPr>
        <w:t xml:space="preserve"> </w:t>
      </w:r>
      <w:r w:rsidR="00AD530B" w:rsidRPr="001D5799">
        <w:rPr>
          <w:sz w:val="24"/>
        </w:rPr>
        <w:t>Continuant fiat boundary</w:t>
      </w:r>
      <w:bookmarkEnd w:id="152"/>
      <w:bookmarkEnd w:id="153"/>
    </w:p>
    <w:p w14:paraId="1DF2BB1A" w14:textId="77777777" w:rsidR="00D94B24" w:rsidRPr="001D5799" w:rsidRDefault="00D94B24" w:rsidP="008F67BA">
      <w:pPr>
        <w:spacing w:line="360" w:lineRule="auto"/>
        <w:jc w:val="both"/>
        <w:rPr>
          <w:rFonts w:ascii="Times New Roman" w:hAnsi="Times New Roman"/>
          <w:i/>
          <w:sz w:val="24"/>
          <w:szCs w:val="23"/>
        </w:rPr>
      </w:pPr>
    </w:p>
    <w:p w14:paraId="6B8E0D87" w14:textId="270B9D05" w:rsidR="00514A83" w:rsidRPr="001D5799" w:rsidRDefault="001C7765" w:rsidP="00C70E0A">
      <w:pPr>
        <w:pStyle w:val="Specification"/>
      </w:pPr>
      <w:r w:rsidRPr="00C70E0A">
        <w:rPr>
          <w:rStyle w:val="SpecificationType"/>
        </w:rPr>
        <w:t>Definition</w:t>
      </w:r>
      <w:r>
        <w:t xml:space="preserve">: </w:t>
      </w:r>
      <w:r w:rsidR="000E3638" w:rsidRPr="001D5799">
        <w:rPr>
          <w:i/>
        </w:rPr>
        <w:t>a</w:t>
      </w:r>
      <w:r w:rsidR="008F67BA" w:rsidRPr="001D5799">
        <w:rPr>
          <w:i/>
        </w:rPr>
        <w:t xml:space="preserve"> </w:t>
      </w:r>
      <w:r w:rsidR="00831CE2" w:rsidRPr="001D5799">
        <w:t>is a</w:t>
      </w:r>
      <w:r w:rsidR="00151755" w:rsidRPr="001D5799">
        <w:t xml:space="preserve"> </w:t>
      </w:r>
      <w:r w:rsidR="00831CE2" w:rsidRPr="001D5799">
        <w:rPr>
          <w:i/>
        </w:rPr>
        <w:t xml:space="preserve">continuant fiat </w:t>
      </w:r>
      <w:r w:rsidR="000E3638" w:rsidRPr="001D5799">
        <w:rPr>
          <w:i/>
        </w:rPr>
        <w:t>boundary =</w:t>
      </w:r>
      <w:r w:rsidR="008F67BA" w:rsidRPr="001D5799">
        <w:rPr>
          <w:i/>
        </w:rPr>
        <w:t xml:space="preserve"> </w:t>
      </w:r>
      <w:r w:rsidR="005D2CB1" w:rsidRPr="001D5799">
        <w:t>Def.</w:t>
      </w:r>
      <w:r w:rsidR="008F67BA" w:rsidRPr="001D5799">
        <w:t xml:space="preserve"> </w:t>
      </w:r>
      <w:r w:rsidR="000E3638" w:rsidRPr="001D5799">
        <w:rPr>
          <w:i/>
        </w:rPr>
        <w:t xml:space="preserve">a </w:t>
      </w:r>
      <w:r w:rsidR="000E3638" w:rsidRPr="001D5799">
        <w:t xml:space="preserve">is </w:t>
      </w:r>
      <w:r w:rsidR="00831CE2" w:rsidRPr="001D5799">
        <w:t xml:space="preserve">an </w:t>
      </w:r>
      <w:r w:rsidR="00831CE2" w:rsidRPr="001D5799">
        <w:rPr>
          <w:i/>
        </w:rPr>
        <w:t>immaterial entity</w:t>
      </w:r>
      <w:r w:rsidR="00831CE2" w:rsidRPr="001D5799">
        <w:t xml:space="preserve"> that is o</w:t>
      </w:r>
      <w:r w:rsidR="003F5A7E" w:rsidRPr="001D5799">
        <w:t>f zero</w:t>
      </w:r>
      <w:r w:rsidR="003F5A7E" w:rsidRPr="001D5799">
        <w:rPr>
          <w:rFonts w:ascii="Times New Roman" w:hAnsi="Times New Roman"/>
          <w:szCs w:val="23"/>
        </w:rPr>
        <w:t>,</w:t>
      </w:r>
      <w:r w:rsidR="003F5A7E" w:rsidRPr="001D5799">
        <w:t xml:space="preserve"> one or two dimensions and does not include a spatial region as part.</w:t>
      </w:r>
    </w:p>
    <w:p w14:paraId="2442D0B5" w14:textId="77777777" w:rsidR="00831CE2" w:rsidRPr="001D5799" w:rsidRDefault="00236D40" w:rsidP="00C70E0A">
      <w:pPr>
        <w:pStyle w:val="Specification"/>
      </w:pPr>
      <w:r w:rsidRPr="00C70E0A">
        <w:rPr>
          <w:rStyle w:val="SpecificationType"/>
        </w:rPr>
        <w:t>Axiom</w:t>
      </w:r>
      <w:r w:rsidRPr="001D5799">
        <w:rPr>
          <w:smallCaps/>
        </w:rPr>
        <w:t>:</w:t>
      </w:r>
      <w:r w:rsidR="00831CE2" w:rsidRPr="001D5799">
        <w:t xml:space="preserve"> A continuant fiat boundary is of </w:t>
      </w:r>
      <w:r w:rsidR="00831CE2" w:rsidRPr="001D5799">
        <w:rPr>
          <w:i/>
        </w:rPr>
        <w:t xml:space="preserve">n </w:t>
      </w:r>
      <w:r w:rsidR="00831CE2" w:rsidRPr="001D5799">
        <w:t xml:space="preserve">dimensions iff it is located at some </w:t>
      </w:r>
      <w:r w:rsidR="00831CE2" w:rsidRPr="001D5799">
        <w:rPr>
          <w:i/>
        </w:rPr>
        <w:t>n-</w:t>
      </w:r>
      <w:r w:rsidR="00831CE2" w:rsidRPr="001D5799">
        <w:t>dimensional spatial region.</w:t>
      </w:r>
    </w:p>
    <w:p w14:paraId="324D86F9" w14:textId="77777777"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Every continuant fiat boundary is </w:t>
      </w:r>
      <w:r w:rsidRPr="001D5799">
        <w:rPr>
          <w:rFonts w:ascii="Times New Roman" w:hAnsi="Times New Roman"/>
          <w:b/>
          <w:sz w:val="24"/>
          <w:szCs w:val="23"/>
        </w:rPr>
        <w:t>located at</w:t>
      </w:r>
      <w:r w:rsidRPr="001D5799">
        <w:rPr>
          <w:rFonts w:ascii="Times New Roman" w:hAnsi="Times New Roman"/>
          <w:sz w:val="24"/>
          <w:szCs w:val="23"/>
        </w:rPr>
        <w:t xml:space="preserve"> some spatial region at every time at which it exists (but not necessarily at the same spatial region from one time to the next).</w:t>
      </w:r>
    </w:p>
    <w:p w14:paraId="633FC26A" w14:textId="77777777" w:rsidR="0049759E" w:rsidRPr="001D5799" w:rsidRDefault="0049759E" w:rsidP="006C241A">
      <w:pPr>
        <w:spacing w:line="360" w:lineRule="auto"/>
        <w:rPr>
          <w:rFonts w:ascii="Times New Roman" w:hAnsi="Times New Roman"/>
          <w:sz w:val="24"/>
          <w:szCs w:val="23"/>
        </w:rPr>
      </w:pPr>
    </w:p>
    <w:p w14:paraId="2012530C" w14:textId="77777777" w:rsidR="004D62F0" w:rsidRPr="001D5799" w:rsidRDefault="004D62F0" w:rsidP="008F67BA">
      <w:pPr>
        <w:spacing w:line="360" w:lineRule="auto"/>
        <w:jc w:val="both"/>
        <w:rPr>
          <w:rFonts w:ascii="Times New Roman" w:hAnsi="Times New Roman"/>
          <w:sz w:val="24"/>
          <w:szCs w:val="23"/>
        </w:rPr>
      </w:pPr>
      <w:r w:rsidRPr="001D5799">
        <w:rPr>
          <w:rFonts w:ascii="Times New Roman" w:hAnsi="Times New Roman"/>
          <w:sz w:val="24"/>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sidRPr="001D5799">
        <w:rPr>
          <w:rFonts w:ascii="Times New Roman" w:hAnsi="Times New Roman"/>
          <w:sz w:val="24"/>
          <w:szCs w:val="23"/>
        </w:rPr>
        <w:t>)</w:t>
      </w:r>
      <w:r w:rsidRPr="001D5799">
        <w:rPr>
          <w:rFonts w:ascii="Times New Roman" w:hAnsi="Times New Roman"/>
          <w:sz w:val="24"/>
          <w:szCs w:val="23"/>
        </w:rPr>
        <w:t xml:space="preserve">. </w:t>
      </w:r>
    </w:p>
    <w:p w14:paraId="7A08B478" w14:textId="77777777" w:rsidR="00D40259"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Three basic kinds of continuant fiat boundary can be distinguished (together with various combination kinds):</w:t>
      </w:r>
    </w:p>
    <w:p w14:paraId="3B0059E1" w14:textId="77777777"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sidRPr="001D5799">
        <w:rPr>
          <w:rFonts w:ascii="Times New Roman" w:hAnsi="Times New Roman"/>
          <w:sz w:val="24"/>
          <w:szCs w:val="23"/>
        </w:rPr>
        <w:t>surface fall</w:t>
      </w:r>
      <w:r w:rsidRPr="001D5799">
        <w:rPr>
          <w:rFonts w:ascii="Times New Roman" w:hAnsi="Times New Roman"/>
          <w:sz w:val="24"/>
          <w:szCs w:val="23"/>
        </w:rPr>
        <w:t xml:space="preserve"> below the threshold of granularity</w:t>
      </w:r>
      <w:r w:rsidR="00E44217" w:rsidRPr="001D5799">
        <w:rPr>
          <w:rFonts w:ascii="Times New Roman" w:hAnsi="Times New Roman"/>
          <w:sz w:val="24"/>
          <w:szCs w:val="23"/>
        </w:rPr>
        <w:t xml:space="preserve"> [</w:t>
      </w:r>
      <w:r w:rsidR="00151755" w:rsidRPr="001D5799">
        <w:rPr>
          <w:sz w:val="24"/>
        </w:rPr>
        <w:fldChar w:fldCharType="begin"/>
      </w:r>
      <w:r w:rsidR="00151755" w:rsidRPr="001D5799">
        <w:rPr>
          <w:sz w:val="24"/>
        </w:rPr>
        <w:instrText xml:space="preserve"> REF _Ref309560671 \r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11</w:t>
      </w:r>
      <w:r w:rsidR="00151755" w:rsidRPr="001D5799">
        <w:rPr>
          <w:sz w:val="24"/>
        </w:rPr>
        <w:fldChar w:fldCharType="end"/>
      </w:r>
      <w:r w:rsidR="00E44217" w:rsidRPr="001D5799">
        <w:rPr>
          <w:rFonts w:ascii="Times New Roman" w:hAnsi="Times New Roman"/>
          <w:sz w:val="24"/>
          <w:szCs w:val="23"/>
        </w:rPr>
        <w:t>]</w:t>
      </w:r>
      <w:r w:rsidRPr="001D5799">
        <w:rPr>
          <w:rFonts w:ascii="Times New Roman" w:hAnsi="Times New Roman"/>
          <w:sz w:val="24"/>
          <w:szCs w:val="23"/>
        </w:rPr>
        <w:t xml:space="preserve">) </w:t>
      </w:r>
    </w:p>
    <w:p w14:paraId="1784D100" w14:textId="77777777"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t>
      </w:r>
      <w:r w:rsidR="00AB0E32" w:rsidRPr="001D5799">
        <w:rPr>
          <w:rFonts w:ascii="Times New Roman" w:hAnsi="Times New Roman"/>
          <w:sz w:val="24"/>
          <w:szCs w:val="23"/>
        </w:rPr>
        <w:t xml:space="preserve">(often rectilinear) </w:t>
      </w:r>
      <w:r w:rsidRPr="001D5799">
        <w:rPr>
          <w:rFonts w:ascii="Times New Roman" w:hAnsi="Times New Roman"/>
          <w:sz w:val="24"/>
          <w:szCs w:val="23"/>
        </w:rPr>
        <w:t>which delineate fiat parts within the interiors of material entities – for example the fiat boundary between the northern and southern hemispheres of the Earth; the North Pole; the fiat boundary whi</w:t>
      </w:r>
      <w:r w:rsidR="00776B28" w:rsidRPr="001D5799">
        <w:rPr>
          <w:rFonts w:ascii="Times New Roman" w:hAnsi="Times New Roman"/>
          <w:sz w:val="24"/>
          <w:szCs w:val="23"/>
        </w:rPr>
        <w:t>ch separates Utah from Colorado</w:t>
      </w:r>
    </w:p>
    <w:p w14:paraId="5D52B2AF" w14:textId="77777777"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delineate holes or cavities, for example fiat boundaries of the type referred to by the FMA </w:t>
      </w:r>
      <w:r w:rsidR="00D754CA" w:rsidRPr="001D5799">
        <w:rPr>
          <w:rFonts w:ascii="Times New Roman" w:hAnsi="Times New Roman"/>
          <w:sz w:val="24"/>
          <w:szCs w:val="23"/>
        </w:rPr>
        <w:t>as</w:t>
      </w:r>
      <w:r w:rsidRPr="001D5799">
        <w:rPr>
          <w:rFonts w:ascii="Times New Roman" w:hAnsi="Times New Roman"/>
          <w:sz w:val="24"/>
          <w:szCs w:val="23"/>
        </w:rPr>
        <w:t xml:space="preserve"> ‘plane of anatomical orifice’. </w:t>
      </w:r>
    </w:p>
    <w:p w14:paraId="489DBA91" w14:textId="77777777" w:rsidR="00D40259" w:rsidRPr="001D5799" w:rsidRDefault="00D40259" w:rsidP="004D7CE9">
      <w:pPr>
        <w:spacing w:line="360" w:lineRule="auto"/>
        <w:jc w:val="both"/>
        <w:rPr>
          <w:rFonts w:ascii="Times New Roman" w:hAnsi="Times New Roman"/>
          <w:sz w:val="24"/>
          <w:szCs w:val="23"/>
        </w:rPr>
      </w:pPr>
      <w:r w:rsidRPr="001D5799">
        <w:rPr>
          <w:rFonts w:ascii="Times New Roman" w:hAnsi="Times New Roman"/>
          <w:sz w:val="24"/>
          <w:szCs w:val="23"/>
        </w:rPr>
        <w:t>An example of a combination fiat boundary</w:t>
      </w:r>
      <w:r w:rsidR="00AB0E32" w:rsidRPr="001D5799">
        <w:rPr>
          <w:rFonts w:ascii="Times New Roman" w:hAnsi="Times New Roman"/>
          <w:sz w:val="24"/>
          <w:szCs w:val="23"/>
        </w:rPr>
        <w:t xml:space="preserve"> would be the border of Israel, which contains both </w:t>
      </w:r>
      <w:r w:rsidR="004D7CE9" w:rsidRPr="001D5799">
        <w:rPr>
          <w:rFonts w:ascii="Times New Roman" w:hAnsi="Times New Roman"/>
          <w:sz w:val="24"/>
          <w:szCs w:val="23"/>
        </w:rPr>
        <w:t>rectilinear fiat boundaries for example along the border with Egypt and fiat boundaries tracking physical discontinuities for example on the Mediterranean side and along the borders with Syria and Jordan.</w:t>
      </w:r>
    </w:p>
    <w:p w14:paraId="660B2218" w14:textId="055A319B" w:rsidR="008F67BA" w:rsidRPr="001D5799" w:rsidRDefault="00D67C06" w:rsidP="006C241A">
      <w:pPr>
        <w:spacing w:line="360" w:lineRule="auto"/>
        <w:rPr>
          <w:rFonts w:ascii="Times New Roman" w:hAnsi="Times New Roman"/>
          <w:sz w:val="24"/>
          <w:szCs w:val="23"/>
        </w:rPr>
      </w:pPr>
      <w:r>
        <w:rPr>
          <w:rFonts w:ascii="Times New Roman" w:hAnsi="Times New Roman"/>
          <w:sz w:val="24"/>
          <w:szCs w:val="23"/>
        </w:rPr>
        <w:t xml:space="preserve">Note that boundaries are dependent entities, but they are not dependent in either of the senses </w:t>
      </w:r>
      <w:r w:rsidR="00934CB2">
        <w:rPr>
          <w:rFonts w:ascii="Times New Roman" w:hAnsi="Times New Roman"/>
          <w:sz w:val="24"/>
          <w:szCs w:val="23"/>
        </w:rPr>
        <w:t xml:space="preserve">(of s- and g-dependence) </w:t>
      </w:r>
      <w:r>
        <w:rPr>
          <w:rFonts w:ascii="Times New Roman" w:hAnsi="Times New Roman"/>
          <w:sz w:val="24"/>
          <w:szCs w:val="23"/>
        </w:rPr>
        <w:t xml:space="preserve">identified above. </w:t>
      </w:r>
    </w:p>
    <w:p w14:paraId="5427CF41" w14:textId="77777777" w:rsidR="0050778E" w:rsidRPr="001D5799" w:rsidRDefault="00DE6862" w:rsidP="006C241A">
      <w:pPr>
        <w:pStyle w:val="Heading5"/>
        <w:spacing w:line="360" w:lineRule="auto"/>
        <w:rPr>
          <w:sz w:val="24"/>
        </w:rPr>
      </w:pPr>
      <w:bookmarkStart w:id="154" w:name="_Toc313270702"/>
      <w:bookmarkStart w:id="155" w:name="_Toc313472837"/>
      <w:r w:rsidRPr="001D5799">
        <w:rPr>
          <w:sz w:val="24"/>
        </w:rPr>
        <w:t>2.1.2.1</w:t>
      </w:r>
      <w:r w:rsidR="0050778E" w:rsidRPr="001D5799">
        <w:rPr>
          <w:sz w:val="24"/>
        </w:rPr>
        <w:t xml:space="preserve">.1 </w:t>
      </w:r>
      <w:r w:rsidR="008F67BA" w:rsidRPr="001D5799">
        <w:rPr>
          <w:sz w:val="24"/>
        </w:rPr>
        <w:t xml:space="preserve"> </w:t>
      </w:r>
      <w:r w:rsidR="0050778E" w:rsidRPr="001D5799">
        <w:rPr>
          <w:sz w:val="24"/>
        </w:rPr>
        <w:t xml:space="preserve">Zero-dimensional </w:t>
      </w:r>
      <w:r w:rsidR="00AD530B" w:rsidRPr="001D5799">
        <w:rPr>
          <w:sz w:val="24"/>
        </w:rPr>
        <w:t>continuant fiat boundary</w:t>
      </w:r>
      <w:bookmarkEnd w:id="154"/>
      <w:bookmarkEnd w:id="155"/>
    </w:p>
    <w:p w14:paraId="1646D6F8" w14:textId="77777777" w:rsidR="0049759E" w:rsidRPr="001D5799" w:rsidRDefault="0049759E" w:rsidP="009B5669">
      <w:pPr>
        <w:spacing w:beforeLines="1" w:before="2" w:afterLines="1" w:after="2" w:line="360" w:lineRule="auto"/>
        <w:rPr>
          <w:rFonts w:ascii="Times New Roman" w:hAnsi="Times New Roman"/>
          <w:sz w:val="24"/>
          <w:szCs w:val="23"/>
        </w:rPr>
      </w:pPr>
    </w:p>
    <w:p w14:paraId="575C39B1" w14:textId="1833BD58" w:rsidR="0049759E" w:rsidRPr="001D5799" w:rsidRDefault="00236D40" w:rsidP="00C70E0A">
      <w:pPr>
        <w:pStyle w:val="Specification"/>
      </w:pPr>
      <w:r w:rsidRPr="00C70E0A">
        <w:rPr>
          <w:rStyle w:val="SpecificationType"/>
        </w:rPr>
        <w:t>Elucidation</w:t>
      </w:r>
      <w:r w:rsidRPr="001D5799">
        <w:rPr>
          <w:smallCaps/>
        </w:rPr>
        <w:t>:</w:t>
      </w:r>
      <w:r w:rsidR="0049759E" w:rsidRPr="001D5799">
        <w:t xml:space="preserve"> a zero-dimensional continuant fiat boundary is a </w:t>
      </w:r>
      <w:r w:rsidR="00D82F29" w:rsidRPr="001D5799">
        <w:t xml:space="preserve">fiat </w:t>
      </w:r>
      <w:r w:rsidR="0049759E" w:rsidRPr="001D5799">
        <w:t xml:space="preserve">point whose location is defined in relation to some material entity. </w:t>
      </w:r>
    </w:p>
    <w:p w14:paraId="081E21BB" w14:textId="77777777" w:rsidR="00AA337C" w:rsidRPr="001D5799" w:rsidRDefault="00267063" w:rsidP="00C70E0A">
      <w:pPr>
        <w:pStyle w:val="Specification"/>
      </w:pPr>
      <w:r w:rsidRPr="00C70E0A">
        <w:rPr>
          <w:rStyle w:val="SpecificationType"/>
        </w:rPr>
        <w:t>Examples</w:t>
      </w:r>
      <w:r w:rsidRPr="001D5799">
        <w:t>: the</w:t>
      </w:r>
      <w:r w:rsidR="007B59A9">
        <w:t xml:space="preserve"> geographic</w:t>
      </w:r>
      <w:r w:rsidRPr="001D5799">
        <w:t xml:space="preserve"> North Pole;</w:t>
      </w:r>
      <w:r w:rsidR="00AA337C" w:rsidRPr="001D5799">
        <w:t xml:space="preserve"> the quadripoint where the boundaries of Colorado, Utah, New Mexico, and Arizona</w:t>
      </w:r>
      <w:r w:rsidR="00D82F29" w:rsidRPr="001D5799">
        <w:t xml:space="preserve"> meet, the point of origin of some spatial coordinate system.</w:t>
      </w:r>
    </w:p>
    <w:p w14:paraId="0700C207" w14:textId="77777777" w:rsidR="00AA337C" w:rsidRPr="001D5799" w:rsidRDefault="00AA337C" w:rsidP="006C241A">
      <w:pPr>
        <w:spacing w:line="360" w:lineRule="auto"/>
        <w:rPr>
          <w:sz w:val="24"/>
        </w:rPr>
      </w:pPr>
    </w:p>
    <w:p w14:paraId="432037C5" w14:textId="77777777" w:rsidR="00AA337C" w:rsidRPr="001D5799" w:rsidRDefault="00DE6862" w:rsidP="006C241A">
      <w:pPr>
        <w:pStyle w:val="Heading5"/>
        <w:spacing w:line="360" w:lineRule="auto"/>
        <w:rPr>
          <w:sz w:val="24"/>
        </w:rPr>
      </w:pPr>
      <w:bookmarkStart w:id="156" w:name="_Toc313270703"/>
      <w:bookmarkStart w:id="157" w:name="_Toc313472838"/>
      <w:r w:rsidRPr="001D5799">
        <w:rPr>
          <w:sz w:val="24"/>
        </w:rPr>
        <w:t>2.1.2.1</w:t>
      </w:r>
      <w:r w:rsidR="0050778E" w:rsidRPr="001D5799">
        <w:rPr>
          <w:sz w:val="24"/>
        </w:rPr>
        <w:t xml:space="preserve">.2 </w:t>
      </w:r>
      <w:r w:rsidR="008F67BA" w:rsidRPr="001D5799">
        <w:rPr>
          <w:sz w:val="24"/>
        </w:rPr>
        <w:t xml:space="preserve"> </w:t>
      </w:r>
      <w:r w:rsidR="0050778E" w:rsidRPr="001D5799">
        <w:rPr>
          <w:sz w:val="24"/>
        </w:rPr>
        <w:t xml:space="preserve">One-dimensional </w:t>
      </w:r>
      <w:r w:rsidR="00AD530B" w:rsidRPr="001D5799">
        <w:rPr>
          <w:sz w:val="24"/>
        </w:rPr>
        <w:t>continuant fiat boundary</w:t>
      </w:r>
      <w:bookmarkEnd w:id="156"/>
      <w:bookmarkEnd w:id="157"/>
    </w:p>
    <w:p w14:paraId="4608675E" w14:textId="77777777" w:rsidR="00F604ED" w:rsidRPr="001D5799" w:rsidRDefault="00F604ED" w:rsidP="009B5669">
      <w:pPr>
        <w:spacing w:beforeLines="1" w:before="2" w:afterLines="1" w:after="2" w:line="360" w:lineRule="auto"/>
        <w:rPr>
          <w:rFonts w:ascii="Times New Roman" w:hAnsi="Times New Roman"/>
          <w:sz w:val="24"/>
          <w:szCs w:val="23"/>
        </w:rPr>
      </w:pPr>
    </w:p>
    <w:p w14:paraId="7E4FDF9C" w14:textId="13F3A8C5" w:rsidR="0049759E" w:rsidRPr="001D5799" w:rsidRDefault="00236D40" w:rsidP="00C70E0A">
      <w:pPr>
        <w:pStyle w:val="Specification"/>
      </w:pPr>
      <w:r w:rsidRPr="00C70E0A">
        <w:rPr>
          <w:rStyle w:val="SpecificationType"/>
        </w:rPr>
        <w:t>Elucidation</w:t>
      </w:r>
      <w:r w:rsidRPr="001D5799">
        <w:rPr>
          <w:smallCaps/>
        </w:rPr>
        <w:t>:</w:t>
      </w:r>
      <w:r w:rsidR="0049759E" w:rsidRPr="001D5799">
        <w:t xml:space="preserve"> a one-dimensional continuant fiat boundary is a continuous </w:t>
      </w:r>
      <w:r w:rsidR="00D82F29" w:rsidRPr="001D5799">
        <w:t xml:space="preserve">fiat </w:t>
      </w:r>
      <w:r w:rsidR="0049759E" w:rsidRPr="001D5799">
        <w:t>line whose location is defined in relation to some material entity.</w:t>
      </w:r>
    </w:p>
    <w:p w14:paraId="30301B38" w14:textId="77777777" w:rsidR="001C7765" w:rsidRPr="001D5799" w:rsidRDefault="001C7765" w:rsidP="001C7765">
      <w:pPr>
        <w:pStyle w:val="Specification"/>
      </w:pPr>
      <w:r w:rsidRPr="003D3744">
        <w:rPr>
          <w:rStyle w:val="SpecificationType"/>
        </w:rPr>
        <w:t>Examples</w:t>
      </w:r>
      <w:r w:rsidRPr="001D5799">
        <w:t>: The Equator, all geopolitical boundaries, all lines of latitude and longitude, the median sulcus of your tongue, the line separating the outer surface of the mucosa of the lower lip from the outer surface of the skin of the chin.</w:t>
      </w:r>
    </w:p>
    <w:p w14:paraId="594272B5" w14:textId="77777777"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To say that a one-dimensional continuant fiat boundary is </w:t>
      </w:r>
      <w:r w:rsidRPr="001D5799">
        <w:rPr>
          <w:rFonts w:ascii="Times New Roman" w:hAnsi="Times New Roman"/>
          <w:i/>
          <w:sz w:val="24"/>
          <w:szCs w:val="23"/>
        </w:rPr>
        <w:t>continuous</w:t>
      </w:r>
      <w:r w:rsidRPr="001D5799">
        <w:rPr>
          <w:rFonts w:ascii="Times New Roman" w:hAnsi="Times New Roman"/>
          <w:sz w:val="24"/>
          <w:szCs w:val="23"/>
        </w:rPr>
        <w:t xml:space="preserve"> is to assert that </w:t>
      </w:r>
      <w:r w:rsidR="004C0A57" w:rsidRPr="001D5799">
        <w:rPr>
          <w:rFonts w:ascii="Times New Roman" w:hAnsi="Times New Roman"/>
          <w:sz w:val="24"/>
          <w:szCs w:val="23"/>
        </w:rPr>
        <w:t>it includes</w:t>
      </w:r>
      <w:r w:rsidR="00A03D91" w:rsidRPr="001D5799">
        <w:rPr>
          <w:rFonts w:ascii="Times New Roman" w:hAnsi="Times New Roman"/>
          <w:sz w:val="24"/>
          <w:szCs w:val="23"/>
        </w:rPr>
        <w:t xml:space="preserve"> no gaps</w:t>
      </w:r>
      <w:r w:rsidR="007B59A9">
        <w:rPr>
          <w:rFonts w:ascii="Times New Roman" w:hAnsi="Times New Roman"/>
          <w:sz w:val="24"/>
          <w:szCs w:val="23"/>
        </w:rPr>
        <w:t xml:space="preserve"> (that it is a single straight or curved line, with no breaks)</w:t>
      </w:r>
      <w:r w:rsidRPr="001D5799">
        <w:rPr>
          <w:rFonts w:ascii="Times New Roman" w:hAnsi="Times New Roman"/>
          <w:sz w:val="24"/>
          <w:szCs w:val="23"/>
        </w:rPr>
        <w:t>.</w:t>
      </w:r>
    </w:p>
    <w:p w14:paraId="65378083" w14:textId="77777777" w:rsidR="0049759E" w:rsidRPr="001D5799" w:rsidRDefault="0049759E" w:rsidP="009B5669">
      <w:pPr>
        <w:spacing w:beforeLines="1" w:before="2" w:afterLines="1" w:after="2" w:line="360" w:lineRule="auto"/>
        <w:rPr>
          <w:rFonts w:ascii="Times New Roman" w:hAnsi="Times New Roman"/>
          <w:sz w:val="24"/>
          <w:szCs w:val="23"/>
        </w:rPr>
      </w:pPr>
    </w:p>
    <w:p w14:paraId="3F6CA104" w14:textId="77777777" w:rsidR="00AA337C" w:rsidRPr="001D5799" w:rsidRDefault="00AA337C" w:rsidP="009B5669">
      <w:pPr>
        <w:spacing w:beforeLines="1" w:before="2" w:afterLines="1" w:after="2" w:line="360" w:lineRule="auto"/>
        <w:rPr>
          <w:rFonts w:ascii="Times New Roman" w:hAnsi="Times New Roman"/>
          <w:sz w:val="24"/>
          <w:szCs w:val="23"/>
        </w:rPr>
      </w:pPr>
    </w:p>
    <w:p w14:paraId="4569DBD6" w14:textId="77777777" w:rsidR="00267063" w:rsidRPr="001D5799" w:rsidRDefault="00267063" w:rsidP="006C241A">
      <w:pPr>
        <w:pStyle w:val="Heading5"/>
        <w:spacing w:line="360" w:lineRule="auto"/>
        <w:rPr>
          <w:sz w:val="24"/>
        </w:rPr>
      </w:pPr>
      <w:bookmarkStart w:id="158" w:name="_Toc313270704"/>
      <w:bookmarkStart w:id="159" w:name="_Toc313472839"/>
      <w:r w:rsidRPr="001D5799">
        <w:rPr>
          <w:sz w:val="24"/>
        </w:rPr>
        <w:t xml:space="preserve">2.1.2.1.3 Two-dimensional </w:t>
      </w:r>
      <w:r w:rsidR="00AD530B" w:rsidRPr="001D5799">
        <w:rPr>
          <w:sz w:val="24"/>
        </w:rPr>
        <w:t>continuant fiat boundary</w:t>
      </w:r>
      <w:bookmarkEnd w:id="158"/>
      <w:bookmarkEnd w:id="159"/>
    </w:p>
    <w:p w14:paraId="0923823A" w14:textId="77777777" w:rsidR="0049759E" w:rsidRPr="001D5799" w:rsidRDefault="0049759E" w:rsidP="009B5669">
      <w:pPr>
        <w:spacing w:beforeLines="1" w:before="2" w:afterLines="1" w:after="2" w:line="360" w:lineRule="auto"/>
        <w:rPr>
          <w:rFonts w:ascii="Times New Roman" w:hAnsi="Times New Roman"/>
          <w:sz w:val="24"/>
          <w:szCs w:val="23"/>
        </w:rPr>
      </w:pPr>
    </w:p>
    <w:p w14:paraId="3247AA9C" w14:textId="77777777" w:rsidR="00A03D91" w:rsidRPr="001D5799" w:rsidRDefault="00236D40" w:rsidP="00C70E0A">
      <w:pPr>
        <w:pStyle w:val="Specification"/>
      </w:pPr>
      <w:r w:rsidRPr="00C70E0A">
        <w:rPr>
          <w:rStyle w:val="SpecificationType"/>
        </w:rPr>
        <w:t>Elucidation</w:t>
      </w:r>
      <w:r w:rsidRPr="001D5799">
        <w:rPr>
          <w:smallCaps/>
        </w:rPr>
        <w:t>:</w:t>
      </w:r>
      <w:r w:rsidR="00A03D91" w:rsidRPr="001D5799">
        <w:t xml:space="preserve"> a two-dimensional continuant fiat boundary (surface) is a self-connected </w:t>
      </w:r>
      <w:r w:rsidR="00D82F29" w:rsidRPr="001D5799">
        <w:t xml:space="preserve">fiat surface </w:t>
      </w:r>
      <w:r w:rsidR="00A03D91" w:rsidRPr="001D5799">
        <w:t>whose location is defined in relation to some material entity.</w:t>
      </w:r>
    </w:p>
    <w:p w14:paraId="0268FDB7" w14:textId="77777777" w:rsidR="00A03D91" w:rsidRPr="001D5799" w:rsidRDefault="00A03D91" w:rsidP="009B5669">
      <w:pPr>
        <w:spacing w:beforeLines="1" w:before="2" w:afterLines="1" w:after="2" w:line="360" w:lineRule="auto"/>
        <w:rPr>
          <w:rFonts w:ascii="Times New Roman" w:hAnsi="Times New Roman"/>
          <w:sz w:val="24"/>
          <w:szCs w:val="23"/>
        </w:rPr>
      </w:pPr>
    </w:p>
    <w:p w14:paraId="10D9FD32" w14:textId="77777777" w:rsidR="0049759E"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‘Self-connected’ here and in what follows is to be understood in the following (topological) sense; thus to assert that an entity </w:t>
      </w:r>
      <w:r w:rsidRPr="001D5799">
        <w:rPr>
          <w:rFonts w:ascii="Times New Roman" w:hAnsi="Times New Roman"/>
          <w:i/>
          <w:sz w:val="24"/>
          <w:szCs w:val="23"/>
        </w:rPr>
        <w:t xml:space="preserve">a </w:t>
      </w:r>
      <w:r w:rsidR="0049759E" w:rsidRPr="001D5799">
        <w:rPr>
          <w:rFonts w:ascii="Times New Roman" w:hAnsi="Times New Roman"/>
          <w:sz w:val="24"/>
          <w:szCs w:val="23"/>
        </w:rPr>
        <w:t xml:space="preserve">is </w:t>
      </w:r>
      <w:r w:rsidR="00A03D91" w:rsidRPr="001D5799">
        <w:rPr>
          <w:rFonts w:ascii="Times New Roman" w:hAnsi="Times New Roman"/>
          <w:sz w:val="24"/>
          <w:szCs w:val="23"/>
        </w:rPr>
        <w:t xml:space="preserve">self-connected </w:t>
      </w:r>
      <w:r w:rsidR="0049759E" w:rsidRPr="001D5799">
        <w:rPr>
          <w:rFonts w:ascii="Times New Roman" w:hAnsi="Times New Roman"/>
          <w:sz w:val="24"/>
          <w:szCs w:val="23"/>
        </w:rPr>
        <w:t xml:space="preserve">is to assert that </w:t>
      </w:r>
      <w:r w:rsidR="00A03D91" w:rsidRPr="001D5799">
        <w:rPr>
          <w:rFonts w:ascii="Times New Roman" w:hAnsi="Times New Roman"/>
          <w:sz w:val="24"/>
          <w:szCs w:val="23"/>
        </w:rPr>
        <w:t xml:space="preserve">given any two points </w:t>
      </w:r>
      <w:r w:rsidRPr="001D5799">
        <w:rPr>
          <w:rFonts w:ascii="Times New Roman" w:hAnsi="Times New Roman"/>
          <w:sz w:val="24"/>
          <w:szCs w:val="23"/>
        </w:rPr>
        <w:t xml:space="preserve">in </w:t>
      </w:r>
      <w:r w:rsidRPr="001D5799">
        <w:rPr>
          <w:rFonts w:ascii="Times New Roman" w:hAnsi="Times New Roman"/>
          <w:i/>
          <w:sz w:val="24"/>
          <w:szCs w:val="23"/>
        </w:rPr>
        <w:t>a</w:t>
      </w:r>
      <w:r w:rsidR="00A03D91" w:rsidRPr="001D5799">
        <w:rPr>
          <w:rFonts w:ascii="Times New Roman" w:hAnsi="Times New Roman"/>
          <w:sz w:val="24"/>
          <w:szCs w:val="23"/>
        </w:rPr>
        <w:t xml:space="preserve">, a continuous line </w:t>
      </w:r>
      <w:r w:rsidR="007B59A9">
        <w:rPr>
          <w:rFonts w:ascii="Times New Roman" w:hAnsi="Times New Roman"/>
          <w:sz w:val="24"/>
          <w:szCs w:val="23"/>
        </w:rPr>
        <w:t xml:space="preserve">can be traced </w:t>
      </w:r>
      <w:r w:rsidRPr="001D5799">
        <w:rPr>
          <w:rFonts w:ascii="Times New Roman" w:hAnsi="Times New Roman"/>
          <w:sz w:val="24"/>
          <w:szCs w:val="23"/>
        </w:rPr>
        <w:t xml:space="preserve">in </w:t>
      </w:r>
      <w:r w:rsidRPr="001D5799">
        <w:rPr>
          <w:rFonts w:ascii="Times New Roman" w:hAnsi="Times New Roman"/>
          <w:i/>
          <w:sz w:val="24"/>
          <w:szCs w:val="23"/>
        </w:rPr>
        <w:t xml:space="preserve">a </w:t>
      </w:r>
      <w:r w:rsidRPr="001D5799">
        <w:rPr>
          <w:rFonts w:ascii="Times New Roman" w:hAnsi="Times New Roman"/>
          <w:sz w:val="24"/>
          <w:szCs w:val="23"/>
        </w:rPr>
        <w:t>which connects</w:t>
      </w:r>
      <w:r w:rsidR="00A03D91" w:rsidRPr="001D5799">
        <w:rPr>
          <w:rFonts w:ascii="Times New Roman" w:hAnsi="Times New Roman"/>
          <w:sz w:val="24"/>
          <w:szCs w:val="23"/>
        </w:rPr>
        <w:t xml:space="preserve"> these points.</w:t>
      </w:r>
    </w:p>
    <w:p w14:paraId="15D324FC" w14:textId="77777777" w:rsidR="00D82F29" w:rsidRPr="001D5799" w:rsidRDefault="00D82F29" w:rsidP="009B5669">
      <w:pPr>
        <w:spacing w:beforeLines="1" w:before="2" w:afterLines="1" w:after="2" w:line="360" w:lineRule="auto"/>
        <w:rPr>
          <w:rFonts w:ascii="Times New Roman" w:hAnsi="Times New Roman"/>
          <w:sz w:val="24"/>
          <w:szCs w:val="23"/>
        </w:rPr>
      </w:pPr>
    </w:p>
    <w:p w14:paraId="603E9C68" w14:textId="77777777" w:rsidR="00D82F29"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From this it follows that a two-dimensional continuant fiat boundary (surface) may have holes, as for example in the case of the </w:t>
      </w:r>
      <w:r w:rsidR="00E662B0" w:rsidRPr="001D5799">
        <w:rPr>
          <w:rFonts w:ascii="Times New Roman" w:hAnsi="Times New Roman"/>
          <w:sz w:val="24"/>
          <w:szCs w:val="23"/>
        </w:rPr>
        <w:t xml:space="preserve">surface of one side of a compact disk. </w:t>
      </w:r>
    </w:p>
    <w:p w14:paraId="5D0318D9" w14:textId="77777777" w:rsidR="0049759E" w:rsidRPr="001D5799" w:rsidRDefault="0049759E" w:rsidP="009B5669">
      <w:pPr>
        <w:spacing w:beforeLines="1" w:before="2" w:afterLines="1" w:after="2" w:line="360" w:lineRule="auto"/>
        <w:rPr>
          <w:rFonts w:ascii="Times New Roman" w:hAnsi="Times New Roman"/>
          <w:sz w:val="24"/>
          <w:szCs w:val="23"/>
        </w:rPr>
      </w:pPr>
    </w:p>
    <w:p w14:paraId="5ADD1938" w14:textId="039385E3" w:rsidR="00F604ED" w:rsidRPr="001D5799" w:rsidRDefault="001C7765" w:rsidP="009B5669">
      <w:pPr>
        <w:spacing w:beforeLines="1" w:before="2" w:afterLines="1" w:after="2" w:line="360" w:lineRule="auto"/>
        <w:rPr>
          <w:rFonts w:ascii="Times New Roman" w:hAnsi="Times New Roman"/>
          <w:sz w:val="24"/>
          <w:szCs w:val="23"/>
        </w:rPr>
      </w:pPr>
      <w:r>
        <w:rPr>
          <w:rFonts w:ascii="Times New Roman" w:hAnsi="Times New Roman"/>
          <w:sz w:val="24"/>
          <w:szCs w:val="23"/>
        </w:rPr>
        <w:t>For e</w:t>
      </w:r>
      <w:r w:rsidR="004D62F0" w:rsidRPr="001D5799">
        <w:rPr>
          <w:rFonts w:ascii="Times New Roman" w:hAnsi="Times New Roman"/>
          <w:sz w:val="24"/>
          <w:szCs w:val="23"/>
        </w:rPr>
        <w:t>xamples: s</w:t>
      </w:r>
      <w:r w:rsidR="00FB2EB2" w:rsidRPr="001D5799">
        <w:rPr>
          <w:rFonts w:ascii="Times New Roman" w:hAnsi="Times New Roman"/>
          <w:sz w:val="24"/>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14:paraId="061BB3EF" w14:textId="77777777" w:rsidTr="00D82F29">
        <w:trPr>
          <w:trHeight w:val="4370"/>
          <w:jc w:val="center"/>
        </w:trPr>
        <w:tc>
          <w:tcPr>
            <w:tcW w:w="9039" w:type="dxa"/>
          </w:tcPr>
          <w:p w14:paraId="6F1D51C2" w14:textId="77777777" w:rsidR="00831CE2" w:rsidRPr="001D5799" w:rsidRDefault="00831CE2" w:rsidP="009B5669">
            <w:pPr>
              <w:spacing w:beforeLines="1" w:before="2" w:afterLines="1" w:after="2" w:line="360" w:lineRule="auto"/>
              <w:rPr>
                <w:sz w:val="24"/>
              </w:rPr>
            </w:pPr>
            <w:r w:rsidRPr="001D5799">
              <w:rPr>
                <w:sz w:val="24"/>
              </w:rPr>
              <w:t>Table 1. Fragment of Foundational Model of Anatomy</w:t>
            </w:r>
          </w:p>
          <w:p w14:paraId="52D66634" w14:textId="77777777" w:rsidR="00831CE2" w:rsidRPr="001D5799" w:rsidRDefault="00831CE2" w:rsidP="009B5669">
            <w:pPr>
              <w:spacing w:beforeLines="1" w:before="2" w:afterLines="1" w:after="2"/>
              <w:rPr>
                <w:sz w:val="24"/>
              </w:rPr>
            </w:pPr>
            <w:r w:rsidRPr="001D5799">
              <w:rPr>
                <w:sz w:val="24"/>
              </w:rPr>
              <w:t>  </w:t>
            </w:r>
            <w:r w:rsidRPr="001D5799">
              <w:rPr>
                <w:noProof/>
                <w:color w:val="0000FF"/>
                <w:sz w:val="24"/>
              </w:rPr>
              <w:drawing>
                <wp:inline distT="0" distB="0" distL="0" distR="0" wp14:anchorId="33B4D5C4" wp14:editId="3B7988E2">
                  <wp:extent cx="114300" cy="114300"/>
                  <wp:effectExtent l="0" t="0" r="0" b="0"/>
                  <wp:docPr id="17" name="Picture 17" descr="http://fme.biostr.washington.edu:8080/FME/images/minus.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0" w:name="9"/>
            <w:r w:rsidRPr="001D5799">
              <w:rPr>
                <w:sz w:val="24"/>
              </w:rPr>
              <w:t>Anatomical boundary entity</w:t>
            </w:r>
            <w:bookmarkEnd w:id="160"/>
            <w:r w:rsidRPr="001D5799">
              <w:rPr>
                <w:sz w:val="24"/>
              </w:rPr>
              <w:br/>
              <w:t>                    </w:t>
            </w:r>
            <w:r w:rsidRPr="001D5799">
              <w:rPr>
                <w:noProof/>
                <w:color w:val="0000FF"/>
                <w:sz w:val="24"/>
              </w:rPr>
              <w:drawing>
                <wp:inline distT="0" distB="0" distL="0" distR="0" wp14:anchorId="40852749" wp14:editId="4F40E58C">
                  <wp:extent cx="114300" cy="114300"/>
                  <wp:effectExtent l="0" t="0" r="0" b="0"/>
                  <wp:docPr id="16" name="Picture 16" descr="http://fme.biostr.washington.edu:8080/FME/images/min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30"/>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1" w:name="11"/>
            <w:r w:rsidRPr="001D5799">
              <w:rPr>
                <w:sz w:val="24"/>
              </w:rPr>
              <w:t>Anatomical surface</w:t>
            </w:r>
            <w:bookmarkEnd w:id="161"/>
            <w:r w:rsidRPr="001D5799">
              <w:rPr>
                <w:sz w:val="24"/>
              </w:rPr>
              <w:br/>
              <w:t>                         </w:t>
            </w:r>
            <w:r w:rsidRPr="001D5799">
              <w:rPr>
                <w:noProof/>
                <w:color w:val="0000FF"/>
                <w:sz w:val="24"/>
              </w:rPr>
              <w:drawing>
                <wp:inline distT="0" distB="0" distL="0" distR="0" wp14:anchorId="07B31763" wp14:editId="7C94D72D">
                  <wp:extent cx="114300" cy="114300"/>
                  <wp:effectExtent l="0" t="0" r="0" b="0"/>
                  <wp:docPr id="15" name="Picture 15" descr="http://fme.biostr.washington.edu:8080/FME/images/plus.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2" w:name="14"/>
            <w:r w:rsidRPr="001D5799">
              <w:rPr>
                <w:sz w:val="24"/>
              </w:rPr>
              <w:t>Bona fide anatomical surface</w:t>
            </w:r>
            <w:bookmarkEnd w:id="162"/>
            <w:r w:rsidRPr="001D5799">
              <w:rPr>
                <w:sz w:val="24"/>
              </w:rPr>
              <w:br/>
              <w:t>                         </w:t>
            </w:r>
            <w:r w:rsidRPr="001D5799">
              <w:rPr>
                <w:noProof/>
                <w:color w:val="0000FF"/>
                <w:sz w:val="24"/>
              </w:rPr>
              <w:drawing>
                <wp:inline distT="0" distB="0" distL="0" distR="0" wp14:anchorId="750FCB9C" wp14:editId="7A032005">
                  <wp:extent cx="114300" cy="114300"/>
                  <wp:effectExtent l="0" t="0" r="0" b="0"/>
                  <wp:docPr id="14" name="Picture 14" descr="http://fme.biostr.washington.edu:8080/FME/images/min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3"/>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3" w:name="15"/>
            <w:r w:rsidRPr="001D5799">
              <w:rPr>
                <w:sz w:val="24"/>
              </w:rPr>
              <w:t>Anatomical plane</w:t>
            </w:r>
            <w:bookmarkEnd w:id="163"/>
            <w:r w:rsidRPr="001D5799">
              <w:rPr>
                <w:sz w:val="24"/>
              </w:rPr>
              <w:br/>
              <w:t>                              </w:t>
            </w:r>
            <w:r w:rsidRPr="001D5799">
              <w:rPr>
                <w:noProof/>
                <w:color w:val="0000FF"/>
                <w:sz w:val="24"/>
              </w:rPr>
              <w:drawing>
                <wp:inline distT="0" distB="0" distL="0" distR="0" wp14:anchorId="64F065DC" wp14:editId="7580A779">
                  <wp:extent cx="114300" cy="114300"/>
                  <wp:effectExtent l="0" t="0" r="0" b="0"/>
                  <wp:docPr id="13" name="Picture 13" descr="http://fme.biostr.washington.edu:8080/FME/images/minus.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4"/>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4" w:name="16"/>
            <w:r w:rsidRPr="001D5799">
              <w:rPr>
                <w:sz w:val="24"/>
              </w:rPr>
              <w:t>Anchored anatomical plane</w:t>
            </w:r>
            <w:bookmarkEnd w:id="164"/>
            <w:r w:rsidRPr="001D5799">
              <w:rPr>
                <w:sz w:val="24"/>
              </w:rPr>
              <w:br/>
              <w:t>                                   </w:t>
            </w:r>
            <w:r w:rsidRPr="001D5799">
              <w:rPr>
                <w:noProof/>
                <w:sz w:val="24"/>
              </w:rPr>
              <w:drawing>
                <wp:inline distT="0" distB="0" distL="0" distR="0" wp14:anchorId="63A5C524" wp14:editId="6988DD67">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165" w:name="18"/>
            <w:r w:rsidRPr="001D5799">
              <w:rPr>
                <w:sz w:val="24"/>
              </w:rPr>
              <w:t>Craniocervical plane</w:t>
            </w:r>
            <w:bookmarkEnd w:id="165"/>
            <w:r w:rsidRPr="001D5799">
              <w:rPr>
                <w:sz w:val="24"/>
              </w:rPr>
              <w:br/>
              <w:t>                                   </w:t>
            </w:r>
            <w:r w:rsidRPr="001D5799">
              <w:rPr>
                <w:noProof/>
                <w:sz w:val="24"/>
              </w:rPr>
              <w:drawing>
                <wp:inline distT="0" distB="0" distL="0" distR="0" wp14:anchorId="42A2A4C4" wp14:editId="7497BFB4">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166" w:name="19"/>
            <w:r w:rsidRPr="001D5799">
              <w:rPr>
                <w:sz w:val="24"/>
              </w:rPr>
              <w:t>Cervicothoracic plane</w:t>
            </w:r>
            <w:bookmarkEnd w:id="166"/>
            <w:r w:rsidRPr="001D5799">
              <w:rPr>
                <w:sz w:val="24"/>
              </w:rPr>
              <w:br/>
              <w:t>                                   </w:t>
            </w:r>
            <w:r w:rsidRPr="001D5799">
              <w:rPr>
                <w:noProof/>
                <w:sz w:val="24"/>
              </w:rPr>
              <w:drawing>
                <wp:inline distT="0" distB="0" distL="0" distR="0" wp14:anchorId="7CA247AF" wp14:editId="78A508F8">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167" w:name="20"/>
            <w:r w:rsidRPr="001D5799">
              <w:rPr>
                <w:sz w:val="24"/>
              </w:rPr>
              <w:t>Thoraco-abdominal plane</w:t>
            </w:r>
            <w:bookmarkEnd w:id="167"/>
            <w:r w:rsidRPr="001D5799">
              <w:rPr>
                <w:sz w:val="24"/>
              </w:rPr>
              <w:br/>
              <w:t>                                   </w:t>
            </w:r>
            <w:r w:rsidRPr="001D5799">
              <w:rPr>
                <w:noProof/>
                <w:sz w:val="24"/>
              </w:rPr>
              <w:drawing>
                <wp:inline distT="0" distB="0" distL="0" distR="0" wp14:anchorId="6E5610CC" wp14:editId="76CF41F1">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168" w:name="21"/>
            <w:r w:rsidRPr="001D5799">
              <w:rPr>
                <w:sz w:val="24"/>
              </w:rPr>
              <w:t>Occipital plane</w:t>
            </w:r>
            <w:bookmarkEnd w:id="168"/>
            <w:r w:rsidRPr="001D5799">
              <w:rPr>
                <w:sz w:val="24"/>
              </w:rPr>
              <w:br/>
              <w:t>                                   </w:t>
            </w:r>
            <w:r w:rsidRPr="001D5799">
              <w:rPr>
                <w:noProof/>
                <w:sz w:val="24"/>
              </w:rPr>
              <w:drawing>
                <wp:inline distT="0" distB="0" distL="0" distR="0" wp14:anchorId="0821A0AF" wp14:editId="0D1DFCDE">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169" w:name="22"/>
            <w:r w:rsidRPr="001D5799">
              <w:rPr>
                <w:sz w:val="24"/>
              </w:rPr>
              <w:t>Interspinous plane</w:t>
            </w:r>
            <w:bookmarkEnd w:id="169"/>
            <w:r w:rsidRPr="001D5799">
              <w:rPr>
                <w:sz w:val="24"/>
              </w:rPr>
              <w:br/>
              <w:t>                                   </w:t>
            </w:r>
            <w:r w:rsidRPr="001D5799">
              <w:rPr>
                <w:noProof/>
                <w:color w:val="0000FF"/>
                <w:sz w:val="24"/>
              </w:rPr>
              <w:drawing>
                <wp:inline distT="0" distB="0" distL="0" distR="0" wp14:anchorId="527A9954" wp14:editId="44590CB3">
                  <wp:extent cx="114300" cy="114300"/>
                  <wp:effectExtent l="0" t="0" r="0" b="0"/>
                  <wp:docPr id="7" name="Picture 7" descr="http://fme.biostr.washington.edu:8080/FME/images/plus.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6"/>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70" w:name="23"/>
            <w:r w:rsidRPr="001D5799">
              <w:rPr>
                <w:sz w:val="24"/>
              </w:rPr>
              <w:t>Plane of anatomical orifice</w:t>
            </w:r>
            <w:bookmarkEnd w:id="170"/>
            <w:r w:rsidRPr="001D5799">
              <w:rPr>
                <w:sz w:val="24"/>
              </w:rPr>
              <w:br/>
              <w:t>                                   </w:t>
            </w:r>
            <w:r w:rsidRPr="001D5799">
              <w:rPr>
                <w:noProof/>
                <w:color w:val="0000FF"/>
                <w:sz w:val="24"/>
              </w:rPr>
              <w:drawing>
                <wp:inline distT="0" distB="0" distL="0" distR="0" wp14:anchorId="2748F90F" wp14:editId="3587799C">
                  <wp:extent cx="114300" cy="114300"/>
                  <wp:effectExtent l="0" t="0" r="0" b="0"/>
                  <wp:docPr id="6" name="Picture 6" descr="http://fme.biostr.washington.edu:8080/FME/images/plus.gi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7"/>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71" w:name="24"/>
            <w:r w:rsidRPr="001D5799">
              <w:rPr>
                <w:sz w:val="24"/>
              </w:rPr>
              <w:t>Anatomical transverse plane</w:t>
            </w:r>
            <w:bookmarkEnd w:id="171"/>
            <w:r w:rsidRPr="001D5799">
              <w:rPr>
                <w:sz w:val="24"/>
              </w:rPr>
              <w:br/>
              <w:t>                                   </w:t>
            </w:r>
            <w:r w:rsidRPr="001D5799">
              <w:rPr>
                <w:noProof/>
                <w:color w:val="0000FF"/>
                <w:sz w:val="24"/>
              </w:rPr>
              <w:drawing>
                <wp:inline distT="0" distB="0" distL="0" distR="0" wp14:anchorId="29512240" wp14:editId="289BBD27">
                  <wp:extent cx="114300" cy="114300"/>
                  <wp:effectExtent l="0" t="0" r="0" b="0"/>
                  <wp:docPr id="5" name="Picture 5" descr="http://fme.biostr.washington.edu:8080/FME/images/plus.gif">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8"/>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72" w:name="25"/>
            <w:r w:rsidRPr="001D5799">
              <w:rPr>
                <w:sz w:val="24"/>
              </w:rPr>
              <w:t>Plane of anatomical junction</w:t>
            </w:r>
            <w:bookmarkEnd w:id="172"/>
            <w:r w:rsidRPr="001D5799">
              <w:rPr>
                <w:sz w:val="24"/>
              </w:rPr>
              <w:br/>
              <w:t>                                   </w:t>
            </w:r>
            <w:r w:rsidRPr="001D5799">
              <w:rPr>
                <w:noProof/>
                <w:sz w:val="24"/>
              </w:rPr>
              <w:drawing>
                <wp:inline distT="0" distB="0" distL="0" distR="0" wp14:anchorId="79B45B14" wp14:editId="17170D46">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173" w:name="26"/>
            <w:r w:rsidRPr="001D5799">
              <w:rPr>
                <w:sz w:val="24"/>
              </w:rPr>
              <w:t>Sagittal midplane of body</w:t>
            </w:r>
            <w:bookmarkEnd w:id="173"/>
          </w:p>
        </w:tc>
      </w:tr>
    </w:tbl>
    <w:p w14:paraId="6FD27F89" w14:textId="77777777" w:rsidR="00E662B0" w:rsidRPr="001D5799" w:rsidRDefault="00E662B0" w:rsidP="006C241A">
      <w:pPr>
        <w:spacing w:line="360" w:lineRule="auto"/>
        <w:rPr>
          <w:sz w:val="24"/>
        </w:rPr>
      </w:pPr>
    </w:p>
    <w:p w14:paraId="79738EF2" w14:textId="77777777" w:rsidR="00DE6862" w:rsidRPr="001D5799" w:rsidRDefault="00263062" w:rsidP="006C241A">
      <w:pPr>
        <w:spacing w:line="360" w:lineRule="auto"/>
        <w:rPr>
          <w:color w:val="0070C0"/>
          <w:sz w:val="24"/>
        </w:rPr>
      </w:pPr>
      <w:r w:rsidRPr="001D5799">
        <w:rPr>
          <w:color w:val="0070C0"/>
          <w:sz w:val="24"/>
        </w:rPr>
        <w:t>2.1.2.1.4</w:t>
      </w:r>
      <w:r w:rsidR="00DE6862" w:rsidRPr="001D5799">
        <w:rPr>
          <w:color w:val="0070C0"/>
          <w:sz w:val="24"/>
        </w:rPr>
        <w:t xml:space="preserve"> </w:t>
      </w:r>
      <w:r w:rsidR="008F67BA" w:rsidRPr="001D5799">
        <w:rPr>
          <w:color w:val="0070C0"/>
          <w:sz w:val="24"/>
        </w:rPr>
        <w:t xml:space="preserve"> </w:t>
      </w:r>
      <w:r w:rsidR="00DE6862" w:rsidRPr="001D5799">
        <w:rPr>
          <w:color w:val="0070C0"/>
          <w:sz w:val="24"/>
        </w:rPr>
        <w:t>Site</w:t>
      </w:r>
    </w:p>
    <w:p w14:paraId="613FD492" w14:textId="77777777" w:rsidR="00DE6862" w:rsidRPr="001D5799" w:rsidRDefault="00DE6862" w:rsidP="009B5669">
      <w:pPr>
        <w:spacing w:beforeLines="1" w:before="2" w:afterLines="1" w:after="2" w:line="360" w:lineRule="auto"/>
        <w:rPr>
          <w:rFonts w:ascii="Times New Roman" w:hAnsi="Times New Roman"/>
          <w:sz w:val="24"/>
          <w:szCs w:val="23"/>
        </w:rPr>
      </w:pPr>
    </w:p>
    <w:p w14:paraId="47093864" w14:textId="25C4570E" w:rsidR="00DE6862" w:rsidRPr="001D5799" w:rsidRDefault="001C7765" w:rsidP="00C70E0A">
      <w:pPr>
        <w:pStyle w:val="Specification"/>
      </w:pPr>
      <w:r w:rsidRPr="00C70E0A">
        <w:rPr>
          <w:rStyle w:val="SpecificationType"/>
        </w:rPr>
        <w:t>Definition</w:t>
      </w:r>
      <w:r>
        <w:t xml:space="preserve">: </w:t>
      </w:r>
      <w:r w:rsidR="00DE6862" w:rsidRPr="001D5799">
        <w:rPr>
          <w:i/>
        </w:rPr>
        <w:t>a</w:t>
      </w:r>
      <w:r w:rsidR="00DE6862" w:rsidRPr="001D5799">
        <w:t xml:space="preserve"> is a </w:t>
      </w:r>
      <w:r w:rsidR="00DE6862" w:rsidRPr="001D5799">
        <w:rPr>
          <w:i/>
        </w:rPr>
        <w:t>site</w:t>
      </w:r>
      <w:r w:rsidR="00DE6862" w:rsidRPr="001D5799">
        <w:t xml:space="preserve"> =</w:t>
      </w:r>
      <w:r w:rsidR="008F67BA" w:rsidRPr="001D5799">
        <w:t xml:space="preserve"> </w:t>
      </w:r>
      <w:r w:rsidR="00DE6862" w:rsidRPr="001D5799">
        <w:t xml:space="preserve">Def. </w:t>
      </w:r>
      <w:r w:rsidR="00DE6862" w:rsidRPr="001D5799">
        <w:rPr>
          <w:i/>
        </w:rPr>
        <w:t>a</w:t>
      </w:r>
      <w:r w:rsidR="00DE6862" w:rsidRPr="001D5799">
        <w:t xml:space="preserve"> is a three-</w:t>
      </w:r>
      <w:r w:rsidR="00151755" w:rsidRPr="001D5799">
        <w:t>dimensional</w:t>
      </w:r>
      <w:r w:rsidR="00151755" w:rsidRPr="001D5799">
        <w:rPr>
          <w:i/>
        </w:rPr>
        <w:t xml:space="preserve"> immaterial</w:t>
      </w:r>
      <w:r w:rsidR="00465C17" w:rsidRPr="001D5799">
        <w:rPr>
          <w:i/>
        </w:rPr>
        <w:t xml:space="preserve"> entity</w:t>
      </w:r>
      <w:r w:rsidR="00DE6862" w:rsidRPr="001D5799">
        <w:t xml:space="preserve"> that is (partially or wholly) bounded by a </w:t>
      </w:r>
      <w:r w:rsidR="00DE6862" w:rsidRPr="001D5799">
        <w:rPr>
          <w:i/>
        </w:rPr>
        <w:t>material</w:t>
      </w:r>
      <w:r w:rsidR="00465C17" w:rsidRPr="001D5799">
        <w:rPr>
          <w:i/>
        </w:rPr>
        <w:t xml:space="preserve"> entity</w:t>
      </w:r>
      <w:r w:rsidR="008F67BA" w:rsidRPr="001D5799">
        <w:rPr>
          <w:i/>
        </w:rPr>
        <w:t xml:space="preserve"> </w:t>
      </w:r>
      <w:r w:rsidR="00272E21" w:rsidRPr="001D5799">
        <w:t>or a three-dimensional immaterial part thereof</w:t>
      </w:r>
      <w:r w:rsidR="00DE6862" w:rsidRPr="001D5799">
        <w:t xml:space="preserve">. </w:t>
      </w:r>
    </w:p>
    <w:p w14:paraId="47C52912" w14:textId="5D8E74C4" w:rsidR="00DE6862" w:rsidRPr="009331CA" w:rsidRDefault="00DE6862" w:rsidP="00C70E0A">
      <w:pPr>
        <w:pStyle w:val="Specification"/>
        <w:rPr>
          <w:sz w:val="20"/>
          <w:szCs w:val="20"/>
        </w:rPr>
      </w:pPr>
      <w:r w:rsidRPr="00C70E0A">
        <w:rPr>
          <w:rStyle w:val="SpecificationType"/>
        </w:rPr>
        <w:t>Examples</w:t>
      </w:r>
      <w:r w:rsidRPr="001D5799">
        <w:t xml:space="preserve">: a hole in the interior of a portion of cheese, a rabbit hole, the interior of </w:t>
      </w:r>
      <w:r w:rsidR="00D754CA" w:rsidRPr="001D5799">
        <w:t>your bed</w:t>
      </w:r>
      <w:r w:rsidRPr="001D5799">
        <w:t>room, the Grand Canyon, the Piazza San Marco,</w:t>
      </w:r>
      <w:r w:rsidR="00272E21" w:rsidRPr="001D5799">
        <w:t xml:space="preserve"> an air traffic control region defined in the airspace above an airport,</w:t>
      </w:r>
      <w:r w:rsidRPr="001D5799">
        <w:t xml:space="preserve"> </w:t>
      </w:r>
      <w:r w:rsidR="001066FC">
        <w:t xml:space="preserve">the interior of </w:t>
      </w:r>
      <w:r w:rsidRPr="001D5799">
        <w:t>a kangaroo pouch, your left nostril</w:t>
      </w:r>
      <w:r w:rsidR="00052342">
        <w:rPr>
          <w:rFonts w:ascii="Times New Roman" w:hAnsi="Times New Roman"/>
          <w:szCs w:val="23"/>
        </w:rPr>
        <w:t xml:space="preserve"> (a fiat part – the opening – of your left nasal cavity)</w:t>
      </w:r>
      <w:r w:rsidRPr="001D5799">
        <w:rPr>
          <w:rFonts w:ascii="Times New Roman" w:hAnsi="Times New Roman"/>
          <w:szCs w:val="23"/>
        </w:rPr>
        <w:t>, the lumen of your gut</w:t>
      </w:r>
      <w:r w:rsidRPr="001D5799">
        <w:t>, the h</w:t>
      </w:r>
      <w:r w:rsidR="001066FC">
        <w:t>o</w:t>
      </w:r>
      <w:r w:rsidRPr="001D5799">
        <w:t>l</w:t>
      </w:r>
      <w:r w:rsidR="001066FC">
        <w:t>d</w:t>
      </w:r>
      <w:r w:rsidRPr="001D5799">
        <w:t xml:space="preserve"> of a ship, the </w:t>
      </w:r>
      <w:r w:rsidR="00052342">
        <w:rPr>
          <w:rFonts w:ascii="Times New Roman" w:hAnsi="Times New Roman"/>
          <w:szCs w:val="23"/>
        </w:rPr>
        <w:t>cockpit</w:t>
      </w:r>
      <w:r w:rsidRPr="001D5799">
        <w:t xml:space="preserve"> of </w:t>
      </w:r>
      <w:r w:rsidR="00052342">
        <w:rPr>
          <w:rFonts w:ascii="Times New Roman" w:hAnsi="Times New Roman"/>
          <w:szCs w:val="23"/>
        </w:rPr>
        <w:t>an aircraft</w:t>
      </w:r>
      <w:r w:rsidRPr="001D5799">
        <w:t xml:space="preserve">, the </w:t>
      </w:r>
      <w:r w:rsidR="00FB2EB2" w:rsidRPr="001D5799">
        <w:t xml:space="preserve">interior of the </w:t>
      </w:r>
      <w:r w:rsidRPr="001D5799">
        <w:t>trunk of your car</w:t>
      </w:r>
      <w:r w:rsidR="00FB2EB2" w:rsidRPr="001D5799">
        <w:t xml:space="preserve">, the interior of your refrigerator, the interior of your office, </w:t>
      </w:r>
      <w:hyperlink r:id="rId39" w:history="1">
        <w:r w:rsidR="00FB2EB2" w:rsidRPr="001D5799">
          <w:rPr>
            <w:rStyle w:val="Hyperlink"/>
            <w:rFonts w:ascii="Times New Roman" w:hAnsi="Times New Roman"/>
            <w:szCs w:val="23"/>
          </w:rPr>
          <w:t>Manhattan Canyon</w:t>
        </w:r>
      </w:hyperlink>
      <w:r w:rsidRPr="001D5799">
        <w:t>)</w:t>
      </w:r>
    </w:p>
    <w:p w14:paraId="71C58216" w14:textId="77777777" w:rsidR="00DE6862" w:rsidRPr="001D5799" w:rsidRDefault="00DE6862" w:rsidP="009B5669">
      <w:pPr>
        <w:spacing w:beforeLines="1" w:before="2" w:afterLines="1" w:after="2" w:line="360" w:lineRule="auto"/>
        <w:jc w:val="both"/>
        <w:rPr>
          <w:rFonts w:ascii="Times New Roman" w:hAnsi="Times New Roman"/>
          <w:sz w:val="24"/>
          <w:szCs w:val="23"/>
        </w:rPr>
      </w:pPr>
    </w:p>
    <w:p w14:paraId="411C6B12" w14:textId="6A0AA428" w:rsidR="00DE6862" w:rsidRPr="001D5799" w:rsidRDefault="00DE686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Sites</w:t>
      </w:r>
      <w:r w:rsidRPr="001D5799">
        <w:rPr>
          <w:rFonts w:ascii="Times New Roman" w:hAnsi="Times New Roman"/>
          <w:sz w:val="24"/>
          <w:szCs w:val="23"/>
        </w:rPr>
        <w:t xml:space="preserve"> may be bounded by </w:t>
      </w:r>
      <w:r w:rsidR="00052342">
        <w:rPr>
          <w:rFonts w:ascii="Times New Roman" w:hAnsi="Times New Roman"/>
          <w:sz w:val="24"/>
          <w:szCs w:val="23"/>
        </w:rPr>
        <w:t xml:space="preserve">various combinations of </w:t>
      </w:r>
      <w:r w:rsidRPr="001D5799">
        <w:rPr>
          <w:rFonts w:ascii="Times New Roman" w:hAnsi="Times New Roman"/>
          <w:sz w:val="24"/>
          <w:szCs w:val="23"/>
        </w:rPr>
        <w:t xml:space="preserve">fiat </w:t>
      </w:r>
      <w:r w:rsidR="00052342">
        <w:rPr>
          <w:rFonts w:ascii="Times New Roman" w:hAnsi="Times New Roman"/>
          <w:sz w:val="24"/>
          <w:szCs w:val="23"/>
        </w:rPr>
        <w:t xml:space="preserve">and bona fide </w:t>
      </w:r>
      <w:r w:rsidRPr="001D5799">
        <w:rPr>
          <w:rFonts w:ascii="Times New Roman" w:hAnsi="Times New Roman"/>
          <w:sz w:val="24"/>
          <w:szCs w:val="23"/>
        </w:rPr>
        <w:t>boundaries</w:t>
      </w:r>
      <w:r w:rsidR="00052342">
        <w:rPr>
          <w:rFonts w:ascii="Times New Roman" w:hAnsi="Times New Roman"/>
          <w:sz w:val="24"/>
          <w:szCs w:val="23"/>
        </w:rPr>
        <w:t xml:space="preserve"> [</w:t>
      </w:r>
      <w:r w:rsidR="00052342">
        <w:rPr>
          <w:rFonts w:ascii="Times New Roman" w:hAnsi="Times New Roman"/>
          <w:sz w:val="24"/>
          <w:szCs w:val="23"/>
        </w:rPr>
        <w:fldChar w:fldCharType="begin"/>
      </w:r>
      <w:r w:rsidR="00052342">
        <w:rPr>
          <w:rFonts w:ascii="Times New Roman" w:hAnsi="Times New Roman"/>
          <w:sz w:val="24"/>
          <w:szCs w:val="23"/>
        </w:rPr>
        <w:instrText xml:space="preserve"> REF _Ref311481677 \r \h </w:instrText>
      </w:r>
      <w:r w:rsidR="00052342">
        <w:rPr>
          <w:rFonts w:ascii="Times New Roman" w:hAnsi="Times New Roman"/>
          <w:sz w:val="24"/>
          <w:szCs w:val="23"/>
        </w:rPr>
      </w:r>
      <w:r w:rsidR="00052342">
        <w:rPr>
          <w:rFonts w:ascii="Times New Roman" w:hAnsi="Times New Roman"/>
          <w:sz w:val="24"/>
          <w:szCs w:val="23"/>
        </w:rPr>
        <w:fldChar w:fldCharType="separate"/>
      </w:r>
      <w:r w:rsidR="000B5B22">
        <w:rPr>
          <w:rFonts w:ascii="Times New Roman" w:hAnsi="Times New Roman"/>
          <w:sz w:val="24"/>
          <w:szCs w:val="23"/>
        </w:rPr>
        <w:t>9</w:t>
      </w:r>
      <w:r w:rsidR="00052342">
        <w:rPr>
          <w:rFonts w:ascii="Times New Roman" w:hAnsi="Times New Roman"/>
          <w:sz w:val="24"/>
          <w:szCs w:val="23"/>
        </w:rPr>
        <w:fldChar w:fldCharType="end"/>
      </w:r>
      <w:r w:rsidR="00052342">
        <w:rPr>
          <w:rFonts w:ascii="Times New Roman" w:hAnsi="Times New Roman"/>
          <w:sz w:val="24"/>
          <w:szCs w:val="23"/>
        </w:rPr>
        <w:t>]. Thus</w:t>
      </w:r>
      <w:r w:rsidRPr="001D5799">
        <w:rPr>
          <w:rFonts w:ascii="Times New Roman" w:hAnsi="Times New Roman"/>
          <w:sz w:val="24"/>
          <w:szCs w:val="23"/>
        </w:rPr>
        <w:t xml:space="preserve"> the Mont Blanc Tunnel is bounded by fiat boundaries at either end. Each </w:t>
      </w:r>
      <w:r w:rsidR="00D40259" w:rsidRPr="001D5799">
        <w:rPr>
          <w:rFonts w:ascii="Times New Roman" w:hAnsi="Times New Roman"/>
          <w:sz w:val="24"/>
          <w:szCs w:val="23"/>
        </w:rPr>
        <w:t>immaterial entity</w:t>
      </w:r>
      <w:r w:rsidRPr="001D5799">
        <w:rPr>
          <w:rFonts w:ascii="Times New Roman" w:hAnsi="Times New Roman"/>
          <w:sz w:val="24"/>
          <w:szCs w:val="23"/>
        </w:rPr>
        <w:t xml:space="preserve"> coincides at any given time with some spatial region, </w:t>
      </w:r>
      <w:r w:rsidR="00151755" w:rsidRPr="001D5799">
        <w:rPr>
          <w:rFonts w:ascii="Times New Roman" w:hAnsi="Times New Roman"/>
          <w:sz w:val="24"/>
          <w:szCs w:val="23"/>
        </w:rPr>
        <w:t>but, as</w:t>
      </w:r>
      <w:r w:rsidR="00D40259" w:rsidRPr="001D5799">
        <w:rPr>
          <w:rFonts w:ascii="Times New Roman" w:hAnsi="Times New Roman"/>
          <w:sz w:val="24"/>
          <w:szCs w:val="23"/>
        </w:rPr>
        <w:t xml:space="preserve"> in the case of material entities, </w:t>
      </w:r>
      <w:r w:rsidRPr="001D5799">
        <w:rPr>
          <w:rFonts w:ascii="Times New Roman" w:hAnsi="Times New Roman"/>
          <w:sz w:val="24"/>
          <w:szCs w:val="23"/>
        </w:rPr>
        <w:t>which spatial region this is may vary with time</w:t>
      </w:r>
      <w:r w:rsidR="00FB2EB2" w:rsidRPr="001D5799">
        <w:rPr>
          <w:rFonts w:ascii="Times New Roman" w:hAnsi="Times New Roman"/>
          <w:sz w:val="24"/>
          <w:szCs w:val="23"/>
        </w:rPr>
        <w:t>. A</w:t>
      </w:r>
      <w:r w:rsidRPr="001D5799">
        <w:rPr>
          <w:rFonts w:ascii="Times New Roman" w:hAnsi="Times New Roman"/>
          <w:sz w:val="24"/>
          <w:szCs w:val="23"/>
        </w:rPr>
        <w:t xml:space="preserve">s the ship moves through space, </w:t>
      </w:r>
      <w:r w:rsidR="00D40259" w:rsidRPr="001D5799">
        <w:rPr>
          <w:rFonts w:ascii="Times New Roman" w:hAnsi="Times New Roman"/>
          <w:sz w:val="24"/>
          <w:szCs w:val="23"/>
        </w:rPr>
        <w:t xml:space="preserve">so </w:t>
      </w:r>
      <w:r w:rsidR="001066FC">
        <w:rPr>
          <w:rFonts w:ascii="Times New Roman" w:hAnsi="Times New Roman"/>
          <w:sz w:val="24"/>
          <w:szCs w:val="23"/>
        </w:rPr>
        <w:t>its hold</w:t>
      </w:r>
      <w:r w:rsidR="00FB2EB2" w:rsidRPr="001D5799">
        <w:rPr>
          <w:rFonts w:ascii="Times New Roman" w:hAnsi="Times New Roman"/>
          <w:sz w:val="24"/>
          <w:szCs w:val="23"/>
        </w:rPr>
        <w:t xml:space="preserve"> moves also. A</w:t>
      </w:r>
      <w:r w:rsidRPr="001D5799">
        <w:rPr>
          <w:rFonts w:ascii="Times New Roman" w:hAnsi="Times New Roman"/>
          <w:sz w:val="24"/>
          <w:szCs w:val="23"/>
        </w:rPr>
        <w:t xml:space="preserve">s </w:t>
      </w:r>
      <w:r w:rsidR="00FB2EB2" w:rsidRPr="001D5799">
        <w:rPr>
          <w:rFonts w:ascii="Times New Roman" w:hAnsi="Times New Roman"/>
          <w:sz w:val="24"/>
          <w:szCs w:val="23"/>
        </w:rPr>
        <w:t xml:space="preserve">you pinch and unpinch your nose, </w:t>
      </w:r>
      <w:r w:rsidRPr="001D5799">
        <w:rPr>
          <w:rFonts w:ascii="Times New Roman" w:hAnsi="Times New Roman"/>
          <w:sz w:val="24"/>
          <w:szCs w:val="23"/>
        </w:rPr>
        <w:t>your n</w:t>
      </w:r>
      <w:r w:rsidR="00D754CA" w:rsidRPr="001D5799">
        <w:rPr>
          <w:rFonts w:ascii="Times New Roman" w:hAnsi="Times New Roman"/>
          <w:sz w:val="24"/>
          <w:szCs w:val="23"/>
        </w:rPr>
        <w:t>asal passages</w:t>
      </w:r>
      <w:r w:rsidRPr="001D5799">
        <w:rPr>
          <w:rFonts w:ascii="Times New Roman" w:hAnsi="Times New Roman"/>
          <w:sz w:val="24"/>
          <w:szCs w:val="23"/>
        </w:rPr>
        <w:t xml:space="preserve"> </w:t>
      </w:r>
      <w:r w:rsidR="00D754CA" w:rsidRPr="001D5799">
        <w:rPr>
          <w:rFonts w:ascii="Times New Roman" w:hAnsi="Times New Roman"/>
          <w:sz w:val="24"/>
          <w:szCs w:val="23"/>
        </w:rPr>
        <w:t>shrink</w:t>
      </w:r>
      <w:r w:rsidR="00FB2EB2" w:rsidRPr="001D5799">
        <w:rPr>
          <w:rFonts w:ascii="Times New Roman" w:hAnsi="Times New Roman"/>
          <w:sz w:val="24"/>
          <w:szCs w:val="23"/>
        </w:rPr>
        <w:t xml:space="preserve"> and expand</w:t>
      </w:r>
      <w:r w:rsidRPr="001D5799">
        <w:rPr>
          <w:rFonts w:ascii="Times New Roman" w:hAnsi="Times New Roman"/>
          <w:sz w:val="24"/>
          <w:szCs w:val="23"/>
        </w:rPr>
        <w:t>.</w:t>
      </w:r>
    </w:p>
    <w:p w14:paraId="7A446CB9" w14:textId="77777777" w:rsidR="0044734A" w:rsidRPr="001D5799" w:rsidRDefault="0044734A" w:rsidP="009B5669">
      <w:pPr>
        <w:spacing w:beforeLines="1" w:before="2" w:afterLines="1" w:after="2" w:line="360" w:lineRule="auto"/>
        <w:jc w:val="both"/>
        <w:rPr>
          <w:rFonts w:ascii="Times New Roman" w:hAnsi="Times New Roman"/>
          <w:sz w:val="24"/>
          <w:szCs w:val="23"/>
        </w:rPr>
      </w:pPr>
    </w:p>
    <w:p w14:paraId="2E0BF795" w14:textId="77777777" w:rsidR="0044734A" w:rsidRPr="001D5799" w:rsidRDefault="0044734A" w:rsidP="0044734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1C25EB12" w14:textId="77777777" w:rsidR="0044734A" w:rsidRPr="001D5799" w:rsidRDefault="0044734A" w:rsidP="0044734A">
      <w:pPr>
        <w:spacing w:beforeLines="1" w:before="2" w:afterLines="1" w:after="2" w:line="360" w:lineRule="auto"/>
        <w:jc w:val="both"/>
        <w:rPr>
          <w:rFonts w:ascii="Times New Roman" w:hAnsi="Times New Roman"/>
          <w:sz w:val="24"/>
          <w:szCs w:val="23"/>
        </w:rPr>
      </w:pPr>
    </w:p>
    <w:p w14:paraId="75B7C024" w14:textId="77777777" w:rsidR="00D91B4B" w:rsidRPr="001D5799" w:rsidRDefault="00272E2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region of </w:t>
      </w:r>
      <w:r w:rsidR="00776B28" w:rsidRPr="001D5799">
        <w:rPr>
          <w:rFonts w:ascii="Times New Roman" w:hAnsi="Times New Roman"/>
          <w:sz w:val="24"/>
          <w:szCs w:val="23"/>
        </w:rPr>
        <w:t xml:space="preserve">class A </w:t>
      </w:r>
      <w:r w:rsidRPr="001D5799">
        <w:rPr>
          <w:rFonts w:ascii="Times New Roman" w:hAnsi="Times New Roman"/>
          <w:sz w:val="24"/>
          <w:szCs w:val="23"/>
        </w:rPr>
        <w:t xml:space="preserve">controlled airspace </w:t>
      </w:r>
      <w:r w:rsidR="00776B28" w:rsidRPr="001D5799">
        <w:rPr>
          <w:rFonts w:ascii="Times New Roman" w:hAnsi="Times New Roman"/>
          <w:sz w:val="24"/>
          <w:szCs w:val="23"/>
        </w:rPr>
        <w:t xml:space="preserve">associated with any given airport </w:t>
      </w:r>
      <w:r w:rsidRPr="001D5799">
        <w:rPr>
          <w:rFonts w:ascii="Times New Roman" w:hAnsi="Times New Roman"/>
          <w:sz w:val="24"/>
          <w:szCs w:val="23"/>
        </w:rPr>
        <w:t xml:space="preserve">is a site, since it is a three-dimensional part of the site formed by the sum of </w:t>
      </w:r>
      <w:r w:rsidR="00D40259" w:rsidRPr="001D5799">
        <w:rPr>
          <w:rFonts w:ascii="Times New Roman" w:hAnsi="Times New Roman"/>
          <w:sz w:val="24"/>
          <w:szCs w:val="23"/>
        </w:rPr>
        <w:t xml:space="preserve">this </w:t>
      </w:r>
      <w:r w:rsidRPr="001D5799">
        <w:rPr>
          <w:rFonts w:ascii="Times New Roman" w:hAnsi="Times New Roman"/>
          <w:sz w:val="24"/>
          <w:szCs w:val="23"/>
        </w:rPr>
        <w:t>region with the portion of the class E region that is bounded by the surface of the Earth</w:t>
      </w:r>
      <w:r w:rsidR="00D40259" w:rsidRPr="001D5799">
        <w:rPr>
          <w:rFonts w:ascii="Times New Roman" w:hAnsi="Times New Roman"/>
          <w:sz w:val="24"/>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r w:rsidR="007A1CDD" w:rsidRPr="000C52A3">
        <w:rPr>
          <w:b/>
        </w:rPr>
        <w:t xml:space="preserve">Figure </w:t>
      </w:r>
      <w:r w:rsidR="007A1CDD">
        <w:rPr>
          <w:b/>
          <w:noProof/>
        </w:rPr>
        <w:t>5</w:t>
      </w:r>
      <w:r w:rsidR="001E591D">
        <w:rPr>
          <w:rFonts w:ascii="Times New Roman" w:hAnsi="Times New Roman"/>
          <w:sz w:val="23"/>
          <w:szCs w:val="23"/>
        </w:rPr>
        <w:fldChar w:fldCharType="end"/>
      </w:r>
      <w:r w:rsidR="00D40259" w:rsidRPr="001D5799">
        <w:rPr>
          <w:rFonts w:ascii="Times New Roman" w:hAnsi="Times New Roman"/>
          <w:sz w:val="24"/>
          <w:szCs w:val="23"/>
        </w:rPr>
        <w:t>)</w:t>
      </w:r>
      <w:r w:rsidRPr="001D5799">
        <w:rPr>
          <w:rFonts w:ascii="Times New Roman" w:hAnsi="Times New Roman"/>
          <w:sz w:val="24"/>
          <w:szCs w:val="23"/>
        </w:rPr>
        <w:t>.</w:t>
      </w:r>
    </w:p>
    <w:p w14:paraId="25532488" w14:textId="77777777" w:rsidR="002D5E04" w:rsidRPr="001D5799" w:rsidRDefault="002D5E04" w:rsidP="009B5669">
      <w:pPr>
        <w:spacing w:beforeLines="1" w:before="2" w:afterLines="1" w:after="2" w:line="360" w:lineRule="auto"/>
        <w:jc w:val="both"/>
        <w:rPr>
          <w:rFonts w:ascii="Times New Roman" w:hAnsi="Times New Roman"/>
          <w:sz w:val="24"/>
          <w:szCs w:val="23"/>
        </w:rPr>
      </w:pPr>
    </w:p>
    <w:p w14:paraId="01AD4E33" w14:textId="77777777" w:rsidR="004D62F0" w:rsidRDefault="00272E21" w:rsidP="009B5669">
      <w:pPr>
        <w:keepNext/>
        <w:spacing w:beforeLines="1" w:before="2" w:afterLines="1" w:after="2" w:line="360" w:lineRule="auto"/>
        <w:jc w:val="center"/>
      </w:pPr>
      <w:r>
        <w:rPr>
          <w:noProof/>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7777777" w:rsidR="00272E21" w:rsidRPr="000C52A3" w:rsidRDefault="004D62F0" w:rsidP="008F67BA">
      <w:pPr>
        <w:pStyle w:val="Caption"/>
        <w:jc w:val="center"/>
        <w:rPr>
          <w:rFonts w:ascii="Times New Roman" w:hAnsi="Times New Roman"/>
          <w:b w:val="0"/>
          <w:sz w:val="28"/>
          <w:szCs w:val="23"/>
        </w:rPr>
      </w:pPr>
      <w:bookmarkStart w:id="174"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7A1CDD">
        <w:rPr>
          <w:b w:val="0"/>
          <w:noProof/>
          <w:sz w:val="22"/>
        </w:rPr>
        <w:t>5</w:t>
      </w:r>
      <w:r w:rsidR="001E591D" w:rsidRPr="000C52A3">
        <w:rPr>
          <w:b w:val="0"/>
          <w:sz w:val="22"/>
        </w:rPr>
        <w:fldChar w:fldCharType="end"/>
      </w:r>
      <w:bookmarkEnd w:id="174"/>
      <w:r w:rsidRPr="000C52A3">
        <w:rPr>
          <w:b w:val="0"/>
          <w:sz w:val="22"/>
        </w:rPr>
        <w:t xml:space="preserve">: </w:t>
      </w:r>
      <w:hyperlink r:id="rId41" w:history="1">
        <w:r w:rsidRPr="000C52A3">
          <w:rPr>
            <w:rStyle w:val="Hyperlink"/>
            <w:b w:val="0"/>
            <w:sz w:val="22"/>
          </w:rPr>
          <w:t>Airspace classes</w:t>
        </w:r>
      </w:hyperlink>
    </w:p>
    <w:p w14:paraId="6D907DDF" w14:textId="77777777" w:rsidR="008F67BA" w:rsidRPr="001D5799" w:rsidRDefault="008F67BA" w:rsidP="009B5669">
      <w:pPr>
        <w:spacing w:beforeLines="1" w:before="2" w:afterLines="1" w:after="2" w:line="360" w:lineRule="auto"/>
        <w:jc w:val="both"/>
        <w:rPr>
          <w:rFonts w:ascii="Times New Roman" w:hAnsi="Times New Roman"/>
          <w:sz w:val="24"/>
          <w:szCs w:val="23"/>
        </w:rPr>
      </w:pPr>
    </w:p>
    <w:p w14:paraId="5B39B3FE" w14:textId="77777777" w:rsidR="008A0783" w:rsidRPr="001D5799" w:rsidRDefault="009B566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noProof/>
          <w:sz w:val="24"/>
          <w:szCs w:val="23"/>
        </w:rPr>
        <mc:AlternateContent>
          <mc:Choice Requires="wpg">
            <w:drawing>
              <wp:anchor distT="0" distB="0" distL="114300" distR="114300" simplePos="0" relativeHeight="251659264" behindDoc="0" locked="0" layoutInCell="1" allowOverlap="1" wp14:anchorId="1357AA98" wp14:editId="253840F8">
                <wp:simplePos x="0" y="0"/>
                <wp:positionH relativeFrom="column">
                  <wp:posOffset>405130</wp:posOffset>
                </wp:positionH>
                <wp:positionV relativeFrom="paragraph">
                  <wp:posOffset>946150</wp:posOffset>
                </wp:positionV>
                <wp:extent cx="5072380" cy="1922780"/>
                <wp:effectExtent l="0" t="0" r="0" b="127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2780"/>
                          <a:chOff x="0" y="0"/>
                          <a:chExt cx="5072518" cy="1923414"/>
                        </a:xfrm>
                      </wpg:grpSpPr>
                      <wpg:grpSp>
                        <wpg:cNvPr id="3" name="Group 25"/>
                        <wpg:cNvGrpSpPr/>
                        <wpg:grpSpPr>
                          <a:xfrm>
                            <a:off x="0" y="0"/>
                            <a:ext cx="4993005" cy="1923414"/>
                            <a:chOff x="0" y="0"/>
                            <a:chExt cx="4993005" cy="1923414"/>
                          </a:xfrm>
                        </wpg:grpSpPr>
                        <pic:pic xmlns:pic="http://schemas.openxmlformats.org/drawingml/2006/picture">
                          <pic:nvPicPr>
                            <pic:cNvPr id="49155" name="Picture 4"/>
                            <pic:cNvPicPr>
                              <a:picLocks noChangeAspect="1"/>
                            </pic:cNvPicPr>
                          </pic:nvPicPr>
                          <pic:blipFill rotWithShape="1">
                            <a:blip r:embed="rId42">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645919"/>
                              <a:ext cx="4993005" cy="277495"/>
                            </a:xfrm>
                            <a:prstGeom prst="rect">
                              <a:avLst/>
                            </a:prstGeom>
                            <a:solidFill>
                              <a:prstClr val="white"/>
                            </a:solidFill>
                            <a:ln>
                              <a:noFill/>
                            </a:ln>
                            <a:effectLst/>
                          </wps:spPr>
                          <wps:txbx>
                            <w:txbxContent>
                              <w:p w14:paraId="38E9017F" w14:textId="77777777" w:rsidR="003D08AA" w:rsidRPr="00776B28" w:rsidRDefault="003D08AA" w:rsidP="00776B28">
                                <w:pPr>
                                  <w:pStyle w:val="Caption"/>
                                  <w:jc w:val="center"/>
                                </w:pPr>
                                <w:r w:rsidRPr="00776B28">
                                  <w:t>1: the interior of an egg; 2: the interior of a snail’s shell; 3: the environment of a pasturing cow</w:t>
                                </w:r>
                              </w:p>
                              <w:p w14:paraId="5DEB3FE0" w14:textId="77777777" w:rsidR="003D08AA" w:rsidRPr="00776B28" w:rsidRDefault="003D08AA" w:rsidP="00776B28">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14:paraId="4ADA87DA" w14:textId="77777777" w:rsidR="003D08AA" w:rsidRPr="00720014" w:rsidRDefault="003D08AA" w:rsidP="00720014">
                              <w:pPr>
                                <w:pStyle w:val="Caption"/>
                                <w:jc w:val="center"/>
                              </w:pPr>
                              <w:r>
                                <w:t xml:space="preserve">Figure </w:t>
                              </w:r>
                              <w:r w:rsidR="00EF0C8C">
                                <w:fldChar w:fldCharType="begin"/>
                              </w:r>
                              <w:r w:rsidR="00EF0C8C">
                                <w:instrText xml:space="preserve"> SEQ Figure \* ARABIC </w:instrText>
                              </w:r>
                              <w:r w:rsidR="00EF0C8C">
                                <w:fldChar w:fldCharType="separate"/>
                              </w:r>
                              <w:r>
                                <w:rPr>
                                  <w:noProof/>
                                </w:rPr>
                                <w:t>6</w:t>
                              </w:r>
                              <w:r w:rsidR="00EF0C8C">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1.9pt;margin-top:74.5pt;width:399.4pt;height:151.4pt;z-index:251659264" coordsize="5072518,1923414" o:gfxdata="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">
                <v:group id="Group 25" o:spid="_x0000_s1028" style="position:absolute;width:4993005;height:1923414" coordsize="4993005,19234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4746929;height:1351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6P&#10;2d3FAAAA3gAAAA8AAABkcnMvZG93bnJldi54bWxEj0FrwkAUhO9C/8PyCr3pxlZFo6uUQqkXkaYB&#10;PT6yz2Qx+zZktzH+e1cQPA4z8w2z2vS2Fh213jhWMB4lIIgLpw2XCvK/7+EchA/IGmvHpOBKHjbr&#10;l8EKU+0u/EtdFkoRIexTVFCF0KRS+qIii37kGuLonVxrMUTZllK3eIlwW8v3JJlJi4bjQoUNfVVU&#10;nLN/q+Bj15OZSb23rjvQjz7l5mhypd5e+88liEB9eIYf7a1WMFmMp1O434lXQK5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uj9ndxQAAAN4AAAAPAAAAAAAAAAAAAAAAAJwC&#10;AABkcnMvZG93bnJldi54bWxQSwUGAAAAAAQABAD3AAAAjgMAAAAA&#10;">
                    <v:imagedata r:id="rId43" o:title="" cropright="13061f"/>
                    <v:path arrowok="t"/>
                  </v:shape>
                  <v:shape id="Text Box 1" o:spid="_x0000_s1030"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38E9017F" w14:textId="77777777" w:rsidR="003D08AA" w:rsidRPr="00776B28" w:rsidRDefault="003D08AA" w:rsidP="00776B28">
                          <w:pPr>
                            <w:pStyle w:val="Caption"/>
                            <w:jc w:val="center"/>
                          </w:pPr>
                          <w:r w:rsidRPr="00776B28">
                            <w:t>1: the interior of an egg; 2: the interior of a snail’s shell; 3: the environment of a pasturing cow</w:t>
                          </w:r>
                        </w:p>
                        <w:p w14:paraId="5DEB3FE0" w14:textId="77777777" w:rsidR="003D08AA" w:rsidRPr="00776B28" w:rsidRDefault="003D08AA" w:rsidP="00776B28">
                          <w:pPr>
                            <w:pStyle w:val="Caption"/>
                            <w:jc w:val="center"/>
                          </w:pPr>
                        </w:p>
                      </w:txbxContent>
                    </v:textbox>
                  </v:shape>
                </v:group>
                <v:shape id="Text Box 26" o:spid="_x0000_s1031" type="#_x0000_t202" style="position:absolute;left:79513;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77777777" w:rsidR="003D08AA" w:rsidRPr="00720014" w:rsidRDefault="003D08AA" w:rsidP="00720014">
                        <w:pPr>
                          <w:pStyle w:val="Caption"/>
                          <w:jc w:val="center"/>
                        </w:pPr>
                        <w:r>
                          <w:t xml:space="preserve">Figure </w:t>
                        </w:r>
                        <w:r w:rsidR="00EF0C8C">
                          <w:fldChar w:fldCharType="begin"/>
                        </w:r>
                        <w:r w:rsidR="00EF0C8C">
                          <w:instrText xml:space="preserve"> SEQ Figure \* ARABIC </w:instrText>
                        </w:r>
                        <w:r w:rsidR="00EF0C8C">
                          <w:fldChar w:fldCharType="separate"/>
                        </w:r>
                        <w:r>
                          <w:rPr>
                            <w:noProof/>
                          </w:rPr>
                          <w:t>6</w:t>
                        </w:r>
                        <w:r w:rsidR="00EF0C8C">
                          <w:rPr>
                            <w:noProof/>
                          </w:rPr>
                          <w:fldChar w:fldCharType="end"/>
                        </w:r>
                        <w:r>
                          <w:t xml:space="preserve">: Examples of types of site </w:t>
                        </w:r>
                        <w:r>
                          <w:br/>
                        </w:r>
                      </w:p>
                    </w:txbxContent>
                  </v:textbox>
                </v:shape>
                <w10:wrap type="topAndBottom"/>
              </v:group>
            </w:pict>
          </mc:Fallback>
        </mc:AlternateContent>
      </w:r>
      <w:r w:rsidR="008A0783" w:rsidRPr="001D5799">
        <w:rPr>
          <w:rFonts w:ascii="Times New Roman" w:hAnsi="Times New Roman"/>
          <w:sz w:val="24"/>
          <w:szCs w:val="23"/>
        </w:rPr>
        <w:t xml:space="preserve">Cavities within </w:t>
      </w:r>
      <w:r w:rsidR="00D40259" w:rsidRPr="001D5799">
        <w:rPr>
          <w:rFonts w:ascii="Times New Roman" w:hAnsi="Times New Roman"/>
          <w:sz w:val="24"/>
          <w:szCs w:val="23"/>
        </w:rPr>
        <w:t xml:space="preserve">what OGMS calls </w:t>
      </w:r>
      <w:r w:rsidR="008A0783" w:rsidRPr="001D5799">
        <w:rPr>
          <w:rFonts w:ascii="Times New Roman" w:hAnsi="Times New Roman"/>
          <w:sz w:val="24"/>
          <w:szCs w:val="23"/>
        </w:rPr>
        <w:t xml:space="preserve">the </w:t>
      </w:r>
      <w:r w:rsidR="006C241A" w:rsidRPr="001D5799">
        <w:rPr>
          <w:rFonts w:ascii="Times New Roman" w:hAnsi="Times New Roman"/>
          <w:sz w:val="24"/>
          <w:szCs w:val="23"/>
        </w:rPr>
        <w:t>‘</w:t>
      </w:r>
      <w:r w:rsidR="008A0783" w:rsidRPr="001D5799">
        <w:rPr>
          <w:rFonts w:ascii="Times New Roman" w:hAnsi="Times New Roman"/>
          <w:sz w:val="24"/>
          <w:szCs w:val="23"/>
        </w:rPr>
        <w:t>extended organism</w:t>
      </w:r>
      <w:r w:rsidR="006C241A" w:rsidRPr="001D5799">
        <w:rPr>
          <w:rFonts w:ascii="Times New Roman" w:hAnsi="Times New Roman"/>
          <w:sz w:val="24"/>
          <w:szCs w:val="23"/>
        </w:rPr>
        <w:t>’</w:t>
      </w:r>
      <w:r w:rsidR="008A0783" w:rsidRPr="001D5799">
        <w:rPr>
          <w:rFonts w:ascii="Times New Roman" w:hAnsi="Times New Roman"/>
          <w:sz w:val="24"/>
          <w:szCs w:val="23"/>
        </w:rPr>
        <w:t xml:space="preserve"> are sites; they are</w:t>
      </w:r>
      <w:r w:rsidR="002D5E04" w:rsidRPr="001D5799">
        <w:rPr>
          <w:rFonts w:ascii="Times New Roman" w:hAnsi="Times New Roman"/>
          <w:sz w:val="24"/>
          <w:szCs w:val="23"/>
        </w:rPr>
        <w:t>, following the FMA,</w:t>
      </w:r>
      <w:r w:rsidR="008A0783" w:rsidRPr="001D5799">
        <w:rPr>
          <w:rFonts w:ascii="Times New Roman" w:hAnsi="Times New Roman"/>
          <w:sz w:val="24"/>
          <w:szCs w:val="23"/>
        </w:rPr>
        <w:t xml:space="preserve"> </w:t>
      </w:r>
      <w:r w:rsidR="008A0783" w:rsidRPr="001D5799">
        <w:rPr>
          <w:rFonts w:ascii="Times New Roman" w:hAnsi="Times New Roman"/>
          <w:b/>
          <w:sz w:val="24"/>
          <w:szCs w:val="23"/>
        </w:rPr>
        <w:t>parts</w:t>
      </w:r>
      <w:r w:rsidR="008A0783" w:rsidRPr="001D5799">
        <w:rPr>
          <w:rFonts w:ascii="Times New Roman" w:hAnsi="Times New Roman"/>
          <w:sz w:val="24"/>
          <w:szCs w:val="23"/>
        </w:rPr>
        <w:t xml:space="preserve"> of the organism if they are </w:t>
      </w:r>
      <w:r w:rsidR="008A0783" w:rsidRPr="001D5799">
        <w:rPr>
          <w:rFonts w:ascii="Times New Roman" w:hAnsi="Times New Roman"/>
          <w:b/>
          <w:sz w:val="24"/>
          <w:szCs w:val="23"/>
        </w:rPr>
        <w:t>part</w:t>
      </w:r>
      <w:r w:rsidR="00D40259" w:rsidRPr="001D5799">
        <w:rPr>
          <w:rFonts w:ascii="Times New Roman" w:hAnsi="Times New Roman"/>
          <w:sz w:val="24"/>
          <w:szCs w:val="23"/>
        </w:rPr>
        <w:t xml:space="preserve"> of its</w:t>
      </w:r>
      <w:r w:rsidR="008A0783" w:rsidRPr="001D5799">
        <w:rPr>
          <w:rFonts w:ascii="Times New Roman" w:hAnsi="Times New Roman"/>
          <w:sz w:val="24"/>
          <w:szCs w:val="23"/>
        </w:rPr>
        <w:t xml:space="preserve"> organisms anatomical </w:t>
      </w:r>
      <w:r w:rsidR="008A0783" w:rsidRPr="001D5799">
        <w:rPr>
          <w:rFonts w:ascii="Times New Roman" w:hAnsi="Times New Roman"/>
          <w:i/>
          <w:sz w:val="24"/>
          <w:szCs w:val="23"/>
        </w:rPr>
        <w:t>Bauplan</w:t>
      </w:r>
      <w:r w:rsidR="008F67BA" w:rsidRPr="001D5799">
        <w:rPr>
          <w:rFonts w:ascii="Times New Roman" w:hAnsi="Times New Roman"/>
          <w:i/>
          <w:sz w:val="24"/>
          <w:szCs w:val="23"/>
        </w:rPr>
        <w:t xml:space="preserve"> </w:t>
      </w:r>
      <w:r w:rsidR="001847BB" w:rsidRPr="001D5799">
        <w:rPr>
          <w:rFonts w:ascii="Times New Roman" w:hAnsi="Times New Roman"/>
          <w:sz w:val="24"/>
          <w:szCs w:val="23"/>
        </w:rPr>
        <w:t>[</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43</w:t>
      </w:r>
      <w:r w:rsidR="001E591D" w:rsidRPr="001D5799">
        <w:rPr>
          <w:rFonts w:ascii="Times New Roman" w:hAnsi="Times New Roman"/>
          <w:sz w:val="24"/>
          <w:szCs w:val="23"/>
        </w:rPr>
        <w:fldChar w:fldCharType="end"/>
      </w:r>
      <w:r w:rsidR="001847BB"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44</w:t>
      </w:r>
      <w:r w:rsidR="001E591D" w:rsidRPr="001D5799">
        <w:rPr>
          <w:rFonts w:ascii="Times New Roman" w:hAnsi="Times New Roman"/>
          <w:sz w:val="24"/>
          <w:szCs w:val="23"/>
        </w:rPr>
        <w:fldChar w:fldCharType="end"/>
      </w:r>
      <w:r w:rsidR="001847BB" w:rsidRPr="001D5799">
        <w:rPr>
          <w:rFonts w:ascii="Times New Roman" w:hAnsi="Times New Roman"/>
          <w:sz w:val="24"/>
          <w:szCs w:val="23"/>
        </w:rPr>
        <w:t>]</w:t>
      </w:r>
      <w:r w:rsidR="008A0783" w:rsidRPr="001D5799">
        <w:rPr>
          <w:rFonts w:ascii="Times New Roman" w:hAnsi="Times New Roman"/>
          <w:i/>
          <w:sz w:val="24"/>
          <w:szCs w:val="23"/>
        </w:rPr>
        <w:t>.</w:t>
      </w:r>
      <w:r w:rsidR="001847BB" w:rsidRPr="001D5799">
        <w:rPr>
          <w:rFonts w:ascii="Times New Roman" w:hAnsi="Times New Roman"/>
          <w:sz w:val="24"/>
          <w:szCs w:val="23"/>
        </w:rPr>
        <w:t xml:space="preserve">Thus a cavity </w:t>
      </w:r>
      <w:r w:rsidR="005747A9" w:rsidRPr="001D5799">
        <w:rPr>
          <w:rFonts w:ascii="Times New Roman" w:hAnsi="Times New Roman"/>
          <w:sz w:val="24"/>
          <w:szCs w:val="23"/>
        </w:rPr>
        <w:t xml:space="preserve">formed by a swallowed drug-capsule that is half-filled with powder </w:t>
      </w:r>
      <w:r w:rsidR="001847BB" w:rsidRPr="001D5799">
        <w:rPr>
          <w:rFonts w:ascii="Times New Roman" w:hAnsi="Times New Roman"/>
          <w:sz w:val="24"/>
          <w:szCs w:val="23"/>
        </w:rPr>
        <w:t xml:space="preserve">is not a </w:t>
      </w:r>
      <w:r w:rsidR="001847BB" w:rsidRPr="001D5799">
        <w:rPr>
          <w:rFonts w:ascii="Times New Roman" w:hAnsi="Times New Roman"/>
          <w:b/>
          <w:sz w:val="24"/>
          <w:szCs w:val="23"/>
        </w:rPr>
        <w:t>part</w:t>
      </w:r>
      <w:r w:rsidR="001847BB" w:rsidRPr="001D5799">
        <w:rPr>
          <w:rFonts w:ascii="Times New Roman" w:hAnsi="Times New Roman"/>
          <w:sz w:val="24"/>
          <w:szCs w:val="23"/>
        </w:rPr>
        <w:t xml:space="preserve"> of the organism.</w:t>
      </w:r>
    </w:p>
    <w:p w14:paraId="4FBB0B56" w14:textId="77777777" w:rsidR="008A0783" w:rsidRDefault="008A0783" w:rsidP="006C241A">
      <w:pPr>
        <w:spacing w:line="360" w:lineRule="auto"/>
        <w:rPr>
          <w:i/>
        </w:rPr>
      </w:pPr>
    </w:p>
    <w:p w14:paraId="55AEC9F1" w14:textId="35488E77" w:rsidR="00E2775F" w:rsidRPr="00F604ED" w:rsidRDefault="004A345F" w:rsidP="006C241A">
      <w:pPr>
        <w:pStyle w:val="Heading4"/>
        <w:spacing w:line="360" w:lineRule="auto"/>
      </w:pPr>
      <w:bookmarkStart w:id="175" w:name="_Toc313270705"/>
      <w:bookmarkStart w:id="176" w:name="_Toc313472840"/>
      <w:r w:rsidRPr="00F604ED">
        <w:t>2.1.2.</w:t>
      </w:r>
      <w:r w:rsidR="00D10C26">
        <w:t>2</w:t>
      </w:r>
      <w:r w:rsidRPr="00F604ED">
        <w:t xml:space="preserve"> </w:t>
      </w:r>
      <w:r w:rsidR="00D860BE" w:rsidRPr="00F604ED">
        <w:t>Spatial region</w:t>
      </w:r>
      <w:bookmarkEnd w:id="175"/>
      <w:bookmarkEnd w:id="176"/>
    </w:p>
    <w:p w14:paraId="2D860B60" w14:textId="77777777" w:rsidR="00F604ED" w:rsidRDefault="00F604ED" w:rsidP="009B5669">
      <w:pPr>
        <w:spacing w:beforeLines="1" w:before="2" w:afterLines="1" w:after="2" w:line="360" w:lineRule="auto"/>
        <w:rPr>
          <w:rFonts w:ascii="Times New Roman" w:hAnsi="Times New Roman"/>
          <w:sz w:val="24"/>
          <w:szCs w:val="23"/>
        </w:rPr>
      </w:pPr>
    </w:p>
    <w:p w14:paraId="0A6F4023" w14:textId="77777777" w:rsidR="00051496" w:rsidRDefault="00051496" w:rsidP="009B5669">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On why the FMA includes </w:t>
      </w:r>
      <w:r w:rsidRPr="00051496">
        <w:rPr>
          <w:rFonts w:ascii="Times New Roman" w:hAnsi="Times New Roman"/>
          <w:sz w:val="24"/>
          <w:szCs w:val="23"/>
        </w:rPr>
        <w:t>terms for surfaces, lines, and points:</w:t>
      </w:r>
    </w:p>
    <w:p w14:paraId="68FC4585" w14:textId="77777777" w:rsidR="00051496" w:rsidRDefault="00051496" w:rsidP="009B5669">
      <w:pPr>
        <w:spacing w:beforeLines="1" w:before="2" w:afterLines="1" w:after="2" w:line="360" w:lineRule="auto"/>
        <w:rPr>
          <w:rFonts w:ascii="Times New Roman" w:hAnsi="Times New Roman"/>
          <w:sz w:val="24"/>
          <w:szCs w:val="23"/>
        </w:rPr>
      </w:pPr>
    </w:p>
    <w:p w14:paraId="3103F21C" w14:textId="77777777" w:rsidR="00051496" w:rsidRPr="00051496" w:rsidRDefault="00051496" w:rsidP="00051496">
      <w:pPr>
        <w:spacing w:beforeLines="1" w:before="2" w:afterLines="1" w:after="2" w:line="360" w:lineRule="auto"/>
        <w:ind w:left="720"/>
        <w:jc w:val="both"/>
        <w:rPr>
          <w:rFonts w:ascii="Times New Roman" w:hAnsi="Times New Roman"/>
          <w:szCs w:val="23"/>
        </w:rPr>
      </w:pPr>
      <w:r w:rsidRPr="00051496">
        <w:rPr>
          <w:rFonts w:ascii="Times New Roman" w:hAnsi="Times New Roman"/>
          <w:szCs w:val="23"/>
        </w:rPr>
        <w:t xml:space="preserve">Even without presenting the deﬁnitions of these classes and listing their </w:t>
      </w:r>
      <w:r>
        <w:rPr>
          <w:rFonts w:ascii="Times New Roman" w:hAnsi="Times New Roman"/>
          <w:szCs w:val="23"/>
        </w:rPr>
        <w:t>deﬁning diff</w:t>
      </w:r>
      <w:r w:rsidRPr="00051496">
        <w:rPr>
          <w:rFonts w:ascii="Times New Roman" w:hAnsi="Times New Roman"/>
          <w:szCs w:val="23"/>
        </w:rPr>
        <w:t>erential attributes, the logic and rationale for establishing these high level abstract classes should become apparent. Although anatomical texts and medical terminologies with an anatomical content deal only superﬁcially, if at all, with</w:t>
      </w:r>
      <w:r>
        <w:rPr>
          <w:rFonts w:ascii="Times New Roman" w:hAnsi="Times New Roman"/>
          <w:szCs w:val="23"/>
        </w:rPr>
        <w:t xml:space="preserve"> </w:t>
      </w:r>
      <w:r w:rsidRPr="00051496">
        <w:rPr>
          <w:rFonts w:ascii="Times New Roman" w:hAnsi="Times New Roman"/>
          <w:szCs w:val="23"/>
        </w:rPr>
        <w:t>anatomical surfaces, lines, and points, it is nevertheless necessary to represent these entities explicitly and comprehensively in the FMA in order to describe boundary</w:t>
      </w:r>
      <w:r>
        <w:rPr>
          <w:rFonts w:ascii="Times New Roman" w:hAnsi="Times New Roman"/>
          <w:szCs w:val="23"/>
        </w:rPr>
        <w:t xml:space="preserve"> </w:t>
      </w:r>
      <w:r w:rsidRPr="00051496">
        <w:rPr>
          <w:rFonts w:ascii="Times New Roman" w:hAnsi="Times New Roman"/>
          <w:szCs w:val="23"/>
        </w:rPr>
        <w:t>and adjacency relationships of material physical anatomical entities and spaces.</w:t>
      </w:r>
      <w:r>
        <w:rPr>
          <w:rFonts w:ascii="Times New Roman" w:hAnsi="Times New Roman"/>
          <w:szCs w:val="23"/>
        </w:rPr>
        <w:t xml:space="preserve"> [</w:t>
      </w:r>
      <w:r>
        <w:rPr>
          <w:rFonts w:ascii="Times New Roman" w:hAnsi="Times New Roman"/>
          <w:szCs w:val="23"/>
        </w:rPr>
        <w:fldChar w:fldCharType="begin"/>
      </w:r>
      <w:r>
        <w:rPr>
          <w:rFonts w:ascii="Times New Roman" w:hAnsi="Times New Roman"/>
          <w:szCs w:val="23"/>
        </w:rPr>
        <w:instrText xml:space="preserve"> REF _Ref309153892 \r \h </w:instrText>
      </w:r>
      <w:r>
        <w:rPr>
          <w:rFonts w:ascii="Times New Roman" w:hAnsi="Times New Roman"/>
          <w:szCs w:val="23"/>
        </w:rPr>
      </w:r>
      <w:r>
        <w:rPr>
          <w:rFonts w:ascii="Times New Roman" w:hAnsi="Times New Roman"/>
          <w:szCs w:val="23"/>
        </w:rPr>
        <w:fldChar w:fldCharType="separate"/>
      </w:r>
      <w:r w:rsidR="007A1CDD">
        <w:rPr>
          <w:rFonts w:ascii="Times New Roman" w:hAnsi="Times New Roman"/>
          <w:szCs w:val="23"/>
        </w:rPr>
        <w:t>43</w:t>
      </w:r>
      <w:r>
        <w:rPr>
          <w:rFonts w:ascii="Times New Roman" w:hAnsi="Times New Roman"/>
          <w:szCs w:val="23"/>
        </w:rPr>
        <w:fldChar w:fldCharType="end"/>
      </w:r>
      <w:r>
        <w:rPr>
          <w:rFonts w:ascii="Times New Roman" w:hAnsi="Times New Roman"/>
          <w:szCs w:val="23"/>
        </w:rPr>
        <w:t>]</w:t>
      </w:r>
    </w:p>
    <w:p w14:paraId="7F6BDA22" w14:textId="77777777" w:rsidR="00051496" w:rsidRPr="001D5799" w:rsidRDefault="00051496" w:rsidP="009B5669">
      <w:pPr>
        <w:spacing w:beforeLines="1" w:before="2" w:afterLines="1" w:after="2" w:line="360" w:lineRule="auto"/>
        <w:rPr>
          <w:rFonts w:ascii="Times New Roman" w:hAnsi="Times New Roman"/>
          <w:sz w:val="24"/>
          <w:szCs w:val="23"/>
        </w:rPr>
      </w:pPr>
    </w:p>
    <w:p w14:paraId="679C52DE" w14:textId="77777777" w:rsidR="00051496" w:rsidRPr="001D5799" w:rsidRDefault="00FB2EB2" w:rsidP="00051496">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recommend that users of BFO:</w:t>
      </w:r>
      <w:r w:rsidR="00DE6862" w:rsidRPr="001D5799">
        <w:rPr>
          <w:rFonts w:ascii="Times New Roman" w:hAnsi="Times New Roman"/>
          <w:i/>
          <w:sz w:val="24"/>
          <w:szCs w:val="23"/>
        </w:rPr>
        <w:t>spatial region</w:t>
      </w:r>
      <w:r w:rsidR="008F67BA" w:rsidRPr="001D5799">
        <w:rPr>
          <w:rFonts w:ascii="Times New Roman" w:hAnsi="Times New Roman"/>
          <w:i/>
          <w:sz w:val="24"/>
          <w:szCs w:val="23"/>
        </w:rPr>
        <w:t xml:space="preserve"> </w:t>
      </w:r>
      <w:r w:rsidRPr="001D5799">
        <w:rPr>
          <w:rFonts w:ascii="Times New Roman" w:hAnsi="Times New Roman"/>
          <w:sz w:val="24"/>
          <w:szCs w:val="23"/>
        </w:rPr>
        <w:t>specify</w:t>
      </w:r>
      <w:r w:rsidR="008F67BA" w:rsidRPr="001D5799">
        <w:rPr>
          <w:rFonts w:ascii="Times New Roman" w:hAnsi="Times New Roman"/>
          <w:sz w:val="24"/>
          <w:szCs w:val="23"/>
        </w:rPr>
        <w:t xml:space="preserve"> </w:t>
      </w:r>
      <w:r w:rsidRPr="001D5799">
        <w:rPr>
          <w:rFonts w:ascii="Times New Roman" w:hAnsi="Times New Roman"/>
          <w:sz w:val="24"/>
          <w:szCs w:val="23"/>
        </w:rPr>
        <w:t>the</w:t>
      </w:r>
      <w:r w:rsidR="008F67BA" w:rsidRPr="001D5799">
        <w:rPr>
          <w:rFonts w:ascii="Times New Roman" w:hAnsi="Times New Roman"/>
          <w:sz w:val="24"/>
          <w:szCs w:val="23"/>
        </w:rPr>
        <w:t xml:space="preserve"> </w:t>
      </w:r>
      <w:r w:rsidR="00AA337C" w:rsidRPr="001D5799">
        <w:rPr>
          <w:rFonts w:ascii="Times New Roman" w:hAnsi="Times New Roman"/>
          <w:sz w:val="24"/>
          <w:szCs w:val="23"/>
        </w:rPr>
        <w:t>coordinate</w:t>
      </w:r>
      <w:r w:rsidR="00DE6862" w:rsidRPr="001D5799">
        <w:rPr>
          <w:rFonts w:ascii="Times New Roman" w:hAnsi="Times New Roman"/>
          <w:sz w:val="24"/>
          <w:szCs w:val="23"/>
        </w:rPr>
        <w:t xml:space="preserve"> frame</w:t>
      </w:r>
      <w:r w:rsidRPr="001D5799">
        <w:rPr>
          <w:rFonts w:ascii="Times New Roman" w:hAnsi="Times New Roman"/>
          <w:sz w:val="24"/>
          <w:szCs w:val="23"/>
        </w:rPr>
        <w:t xml:space="preserve"> which they are employing</w:t>
      </w:r>
      <w:r w:rsidR="00D40259" w:rsidRPr="001D5799">
        <w:rPr>
          <w:rFonts w:ascii="Times New Roman" w:hAnsi="Times New Roman"/>
          <w:sz w:val="24"/>
          <w:szCs w:val="23"/>
        </w:rPr>
        <w:t xml:space="preserve">. </w:t>
      </w:r>
      <w:r w:rsidR="00051496" w:rsidRPr="001D5799">
        <w:rPr>
          <w:rFonts w:ascii="Times New Roman" w:hAnsi="Times New Roman"/>
          <w:sz w:val="24"/>
          <w:szCs w:val="23"/>
        </w:rPr>
        <w:t xml:space="preserve">In a later version of this document we will specify the way in which </w:t>
      </w:r>
      <w:r w:rsidR="00051496">
        <w:rPr>
          <w:rFonts w:ascii="Times New Roman" w:hAnsi="Times New Roman"/>
          <w:sz w:val="24"/>
          <w:szCs w:val="23"/>
        </w:rPr>
        <w:t xml:space="preserve">this should be done. </w:t>
      </w:r>
      <w:r w:rsidR="00051496" w:rsidRPr="001D5799">
        <w:rPr>
          <w:rFonts w:ascii="Times New Roman" w:hAnsi="Times New Roman"/>
          <w:sz w:val="24"/>
          <w:szCs w:val="23"/>
        </w:rPr>
        <w:t xml:space="preserve">Spatiotemporal regions, in contrast, are </w:t>
      </w:r>
      <w:r w:rsidR="00051496">
        <w:rPr>
          <w:rFonts w:ascii="Times New Roman" w:hAnsi="Times New Roman"/>
          <w:sz w:val="24"/>
          <w:szCs w:val="23"/>
        </w:rPr>
        <w:t>independent of reference frame.</w:t>
      </w:r>
    </w:p>
    <w:p w14:paraId="73240D0D" w14:textId="58BAFAB7" w:rsidR="00DE6862"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w:t>
      </w:r>
      <w:r w:rsidR="00FB2EB2" w:rsidRPr="001D5799">
        <w:rPr>
          <w:rFonts w:ascii="Times New Roman" w:hAnsi="Times New Roman"/>
          <w:sz w:val="24"/>
          <w:szCs w:val="23"/>
        </w:rPr>
        <w:t xml:space="preserve">hen dealing with spatial regions on the surface of the Earth, </w:t>
      </w:r>
      <w:r w:rsidRPr="001D5799">
        <w:rPr>
          <w:rFonts w:ascii="Times New Roman" w:hAnsi="Times New Roman"/>
          <w:sz w:val="24"/>
          <w:szCs w:val="23"/>
        </w:rPr>
        <w:t xml:space="preserve">for example, this will be </w:t>
      </w:r>
      <w:r w:rsidR="00FB2EB2" w:rsidRPr="001D5799">
        <w:rPr>
          <w:rFonts w:ascii="Times New Roman" w:hAnsi="Times New Roman"/>
          <w:sz w:val="24"/>
          <w:szCs w:val="23"/>
        </w:rPr>
        <w:t>the coordinate frame of latitude and longitude</w:t>
      </w:r>
      <w:r w:rsidRPr="001D5799">
        <w:rPr>
          <w:rFonts w:ascii="Times New Roman" w:hAnsi="Times New Roman"/>
          <w:sz w:val="24"/>
          <w:szCs w:val="23"/>
        </w:rPr>
        <w:t>, potentially supplemented by the dimension of altitude (height above sea level)</w:t>
      </w:r>
      <w:r w:rsidR="00FB2EB2" w:rsidRPr="001D5799">
        <w:rPr>
          <w:rFonts w:ascii="Times New Roman" w:hAnsi="Times New Roman"/>
          <w:sz w:val="24"/>
          <w:szCs w:val="23"/>
        </w:rPr>
        <w:t xml:space="preserve">. Such coordinate frames </w:t>
      </w:r>
      <w:r w:rsidR="00DE6862" w:rsidRPr="001D5799">
        <w:rPr>
          <w:rFonts w:ascii="Times New Roman" w:hAnsi="Times New Roman"/>
          <w:sz w:val="24"/>
          <w:szCs w:val="23"/>
        </w:rPr>
        <w:t>can be</w:t>
      </w:r>
      <w:r w:rsidR="00AA337C" w:rsidRPr="001D5799">
        <w:rPr>
          <w:rFonts w:ascii="Times New Roman" w:hAnsi="Times New Roman"/>
          <w:sz w:val="24"/>
          <w:szCs w:val="23"/>
        </w:rPr>
        <w:t xml:space="preserve"> associated with a</w:t>
      </w:r>
      <w:r w:rsidR="00DE6862" w:rsidRPr="001D5799">
        <w:rPr>
          <w:rFonts w:ascii="Times New Roman" w:hAnsi="Times New Roman"/>
          <w:sz w:val="24"/>
          <w:szCs w:val="23"/>
        </w:rPr>
        <w:t xml:space="preserve"> Newtonian or </w:t>
      </w:r>
      <w:r w:rsidR="00AA337C" w:rsidRPr="001D5799">
        <w:rPr>
          <w:rFonts w:ascii="Times New Roman" w:hAnsi="Times New Roman"/>
          <w:sz w:val="24"/>
          <w:szCs w:val="23"/>
        </w:rPr>
        <w:t xml:space="preserve">a </w:t>
      </w:r>
      <w:r w:rsidR="00DE6862" w:rsidRPr="001D5799">
        <w:rPr>
          <w:rFonts w:ascii="Times New Roman" w:hAnsi="Times New Roman"/>
          <w:sz w:val="24"/>
          <w:szCs w:val="23"/>
        </w:rPr>
        <w:t>relativistic</w:t>
      </w:r>
      <w:r w:rsidR="00AA337C" w:rsidRPr="001D5799">
        <w:rPr>
          <w:rFonts w:ascii="Times New Roman" w:hAnsi="Times New Roman"/>
          <w:sz w:val="24"/>
          <w:szCs w:val="23"/>
        </w:rPr>
        <w:t xml:space="preserve"> frame of reference</w:t>
      </w:r>
      <w:r w:rsidR="00DE6862" w:rsidRPr="001D5799">
        <w:rPr>
          <w:rFonts w:ascii="Times New Roman" w:hAnsi="Times New Roman"/>
          <w:sz w:val="24"/>
          <w:szCs w:val="23"/>
        </w:rPr>
        <w:t xml:space="preserve">. </w:t>
      </w:r>
      <w:r w:rsidR="005D766C">
        <w:rPr>
          <w:rFonts w:ascii="Times New Roman" w:hAnsi="Times New Roman"/>
          <w:sz w:val="24"/>
          <w:szCs w:val="23"/>
        </w:rPr>
        <w:t xml:space="preserve">In this way, BFO does not make a commitment to either Newtonian or relativistic views of space, time or space-time. </w:t>
      </w:r>
      <w:r w:rsidR="00DE6862" w:rsidRPr="001D5799">
        <w:rPr>
          <w:rFonts w:ascii="Times New Roman" w:hAnsi="Times New Roman"/>
          <w:sz w:val="24"/>
          <w:szCs w:val="23"/>
        </w:rPr>
        <w:t xml:space="preserve">The reference frame might be </w:t>
      </w:r>
      <w:r w:rsidR="00BD5684" w:rsidRPr="001D5799">
        <w:rPr>
          <w:rFonts w:ascii="Times New Roman" w:hAnsi="Times New Roman"/>
          <w:sz w:val="24"/>
          <w:szCs w:val="23"/>
        </w:rPr>
        <w:t xml:space="preserve">defined in relation </w:t>
      </w:r>
      <w:r w:rsidR="00DE6862" w:rsidRPr="001D5799">
        <w:rPr>
          <w:rFonts w:ascii="Times New Roman" w:hAnsi="Times New Roman"/>
          <w:sz w:val="24"/>
          <w:szCs w:val="23"/>
        </w:rPr>
        <w:t xml:space="preserve">to a moving object such as the </w:t>
      </w:r>
      <w:r w:rsidR="0085134B">
        <w:rPr>
          <w:rFonts w:ascii="Times New Roman" w:hAnsi="Times New Roman"/>
          <w:sz w:val="24"/>
          <w:szCs w:val="23"/>
        </w:rPr>
        <w:t>Earth</w:t>
      </w:r>
      <w:r w:rsidR="00DE6862" w:rsidRPr="001D5799">
        <w:rPr>
          <w:rFonts w:ascii="Times New Roman" w:hAnsi="Times New Roman"/>
          <w:sz w:val="24"/>
          <w:szCs w:val="23"/>
        </w:rPr>
        <w:t xml:space="preserve">, in which case the corresponding spatial regions move with the movement of the </w:t>
      </w:r>
      <w:r w:rsidR="0085134B">
        <w:rPr>
          <w:rFonts w:ascii="Times New Roman" w:hAnsi="Times New Roman"/>
          <w:sz w:val="24"/>
          <w:szCs w:val="23"/>
        </w:rPr>
        <w:t>Earth</w:t>
      </w:r>
      <w:r w:rsidR="00DE6862" w:rsidRPr="001D5799">
        <w:rPr>
          <w:rFonts w:ascii="Times New Roman" w:hAnsi="Times New Roman"/>
          <w:sz w:val="24"/>
          <w:szCs w:val="23"/>
        </w:rPr>
        <w:t>.</w:t>
      </w:r>
      <w:r w:rsidR="00D754CA" w:rsidRPr="001D5799">
        <w:rPr>
          <w:rFonts w:ascii="Times New Roman" w:hAnsi="Times New Roman"/>
          <w:sz w:val="24"/>
          <w:szCs w:val="23"/>
        </w:rPr>
        <w:t xml:space="preserve"> However, these spatial regions</w:t>
      </w:r>
      <w:r w:rsidR="00816442" w:rsidRPr="001D5799">
        <w:rPr>
          <w:rFonts w:ascii="Times New Roman" w:hAnsi="Times New Roman"/>
          <w:sz w:val="24"/>
          <w:szCs w:val="23"/>
        </w:rPr>
        <w:t xml:space="preserve"> are at rest relative to their coordinate frame. Lines of latitude and longitude are two-dimensional object boundaries which move</w:t>
      </w:r>
      <w:r w:rsidR="001066FC">
        <w:rPr>
          <w:rFonts w:ascii="Times New Roman" w:hAnsi="Times New Roman"/>
          <w:sz w:val="24"/>
          <w:szCs w:val="23"/>
        </w:rPr>
        <w:t xml:space="preserve"> as the planet rotates and as it moves in orbiting the sun</w:t>
      </w:r>
      <w:r w:rsidR="00816442" w:rsidRPr="001D5799">
        <w:rPr>
          <w:rFonts w:ascii="Times New Roman" w:hAnsi="Times New Roman"/>
          <w:sz w:val="24"/>
          <w:szCs w:val="23"/>
        </w:rPr>
        <w:t>; however, they are by definition at rest relative to the coordinate frame which they determine.</w:t>
      </w:r>
    </w:p>
    <w:p w14:paraId="491595F9" w14:textId="77777777" w:rsidR="00DE6862" w:rsidRDefault="00DE6862" w:rsidP="009B5669">
      <w:pPr>
        <w:spacing w:beforeLines="1" w:before="2" w:afterLines="1" w:after="2" w:line="360" w:lineRule="auto"/>
        <w:rPr>
          <w:rFonts w:ascii="Times New Roman" w:hAnsi="Times New Roman"/>
          <w:sz w:val="24"/>
          <w:szCs w:val="23"/>
        </w:rPr>
      </w:pPr>
    </w:p>
    <w:p w14:paraId="058B9C28" w14:textId="77777777" w:rsidR="0063585C" w:rsidRPr="00B41EE8" w:rsidRDefault="0063585C" w:rsidP="0063585C">
      <w:pPr>
        <w:spacing w:beforeLines="1" w:before="2" w:afterLines="1" w:after="2" w:line="360" w:lineRule="auto"/>
        <w:jc w:val="both"/>
        <w:rPr>
          <w:rFonts w:ascii="Times New Roman" w:hAnsi="Times New Roman"/>
          <w:sz w:val="20"/>
          <w:szCs w:val="20"/>
          <w:highlight w:val="yellow"/>
          <w:rPrChange w:id="177" w:author="phismith" w:date="2012-01-04T21:00:00Z">
            <w:rPr>
              <w:rFonts w:ascii="Times New Roman" w:hAnsi="Times New Roman"/>
              <w:sz w:val="20"/>
              <w:szCs w:val="20"/>
            </w:rPr>
          </w:rPrChange>
        </w:rPr>
      </w:pPr>
      <w:r w:rsidRPr="00B41EE8">
        <w:rPr>
          <w:rFonts w:ascii="Times New Roman" w:hAnsi="Times New Roman"/>
          <w:sz w:val="24"/>
          <w:szCs w:val="23"/>
          <w:highlight w:val="yellow"/>
          <w:rPrChange w:id="178" w:author="phismith" w:date="2012-01-04T21:00:00Z">
            <w:rPr>
              <w:rFonts w:ascii="Times New Roman" w:hAnsi="Times New Roman"/>
              <w:sz w:val="24"/>
              <w:szCs w:val="23"/>
            </w:rPr>
          </w:rPrChange>
        </w:rPr>
        <w:t>Given a spatial reference frame R, we can define ‘space</w:t>
      </w:r>
      <w:r w:rsidRPr="00B41EE8">
        <w:rPr>
          <w:rFonts w:ascii="Times New Roman" w:hAnsi="Times New Roman"/>
          <w:sz w:val="24"/>
          <w:szCs w:val="23"/>
          <w:highlight w:val="yellow"/>
          <w:vertAlign w:val="subscript"/>
          <w:rPrChange w:id="179" w:author="phismith" w:date="2012-01-04T21:00:00Z">
            <w:rPr>
              <w:rFonts w:ascii="Times New Roman" w:hAnsi="Times New Roman"/>
              <w:sz w:val="24"/>
              <w:szCs w:val="23"/>
              <w:vertAlign w:val="subscript"/>
            </w:rPr>
          </w:rPrChange>
        </w:rPr>
        <w:t>R</w:t>
      </w:r>
      <w:r w:rsidRPr="00B41EE8">
        <w:rPr>
          <w:rFonts w:ascii="Times New Roman" w:hAnsi="Times New Roman"/>
          <w:sz w:val="24"/>
          <w:szCs w:val="23"/>
          <w:highlight w:val="yellow"/>
          <w:rPrChange w:id="180" w:author="phismith" w:date="2012-01-04T21:00:00Z">
            <w:rPr>
              <w:rFonts w:ascii="Times New Roman" w:hAnsi="Times New Roman"/>
              <w:sz w:val="24"/>
              <w:szCs w:val="23"/>
            </w:rPr>
          </w:rPrChange>
        </w:rPr>
        <w:t xml:space="preserve">’ as the maximal </w:t>
      </w:r>
      <w:r w:rsidRPr="00B41EE8">
        <w:rPr>
          <w:rFonts w:ascii="Times New Roman" w:hAnsi="Times New Roman"/>
          <w:b/>
          <w:sz w:val="24"/>
          <w:szCs w:val="23"/>
          <w:highlight w:val="yellow"/>
          <w:rPrChange w:id="181" w:author="phismith" w:date="2012-01-04T21:00:00Z">
            <w:rPr>
              <w:rFonts w:ascii="Times New Roman" w:hAnsi="Times New Roman"/>
              <w:b/>
              <w:sz w:val="24"/>
              <w:szCs w:val="23"/>
            </w:rPr>
          </w:rPrChange>
        </w:rPr>
        <w:t>instance</w:t>
      </w:r>
      <w:r w:rsidRPr="00B41EE8">
        <w:rPr>
          <w:rFonts w:ascii="Times New Roman" w:hAnsi="Times New Roman"/>
          <w:sz w:val="24"/>
          <w:szCs w:val="23"/>
          <w:highlight w:val="yellow"/>
          <w:rPrChange w:id="182" w:author="phismith" w:date="2012-01-04T21:00:00Z">
            <w:rPr>
              <w:rFonts w:ascii="Times New Roman" w:hAnsi="Times New Roman"/>
              <w:sz w:val="24"/>
              <w:szCs w:val="23"/>
            </w:rPr>
          </w:rPrChange>
        </w:rPr>
        <w:t xml:space="preserve"> of the universal </w:t>
      </w:r>
      <w:r w:rsidRPr="00B41EE8">
        <w:rPr>
          <w:rFonts w:ascii="Times New Roman" w:hAnsi="Times New Roman"/>
          <w:i/>
          <w:sz w:val="24"/>
          <w:szCs w:val="23"/>
          <w:highlight w:val="yellow"/>
          <w:rPrChange w:id="183" w:author="phismith" w:date="2012-01-04T21:00:00Z">
            <w:rPr>
              <w:rFonts w:ascii="Times New Roman" w:hAnsi="Times New Roman"/>
              <w:i/>
              <w:sz w:val="24"/>
              <w:szCs w:val="23"/>
            </w:rPr>
          </w:rPrChange>
        </w:rPr>
        <w:t>spatial region</w:t>
      </w:r>
      <w:r w:rsidRPr="00B41EE8">
        <w:rPr>
          <w:rFonts w:ascii="Times New Roman" w:hAnsi="Times New Roman"/>
          <w:sz w:val="24"/>
          <w:szCs w:val="23"/>
          <w:highlight w:val="yellow"/>
          <w:rPrChange w:id="184" w:author="phismith" w:date="2012-01-04T21:00:00Z">
            <w:rPr>
              <w:rFonts w:ascii="Times New Roman" w:hAnsi="Times New Roman"/>
              <w:sz w:val="24"/>
              <w:szCs w:val="23"/>
            </w:rPr>
          </w:rPrChange>
        </w:rPr>
        <w:t>.</w:t>
      </w:r>
    </w:p>
    <w:p w14:paraId="57F27097" w14:textId="77777777" w:rsidR="00DE6862" w:rsidRPr="00B41EE8" w:rsidRDefault="00DE6862" w:rsidP="009B5669">
      <w:pPr>
        <w:spacing w:beforeLines="1" w:before="2" w:afterLines="1" w:after="2" w:line="360" w:lineRule="auto"/>
        <w:rPr>
          <w:rFonts w:ascii="Times New Roman" w:hAnsi="Times New Roman"/>
          <w:sz w:val="24"/>
          <w:szCs w:val="23"/>
          <w:highlight w:val="yellow"/>
          <w:rPrChange w:id="185" w:author="phismith" w:date="2012-01-04T21:00:00Z">
            <w:rPr>
              <w:rFonts w:ascii="Times New Roman" w:hAnsi="Times New Roman"/>
              <w:sz w:val="24"/>
              <w:szCs w:val="23"/>
            </w:rPr>
          </w:rPrChange>
        </w:rPr>
      </w:pPr>
    </w:p>
    <w:p w14:paraId="680810BB" w14:textId="4C003E50" w:rsidR="003C7730" w:rsidRPr="009331CA" w:rsidRDefault="003C7730" w:rsidP="003C7730">
      <w:pPr>
        <w:spacing w:beforeLines="1" w:before="2" w:afterLines="1" w:after="2" w:line="360" w:lineRule="auto"/>
        <w:jc w:val="both"/>
        <w:rPr>
          <w:rFonts w:ascii="Times New Roman" w:hAnsi="Times New Roman"/>
          <w:sz w:val="20"/>
          <w:szCs w:val="20"/>
        </w:rPr>
      </w:pPr>
      <w:r w:rsidRPr="00B41EE8">
        <w:rPr>
          <w:rStyle w:val="SpecificationType"/>
          <w:highlight w:val="yellow"/>
          <w:rPrChange w:id="186" w:author="phismith" w:date="2012-01-04T21:00:00Z">
            <w:rPr>
              <w:rStyle w:val="SpecificationType"/>
            </w:rPr>
          </w:rPrChange>
        </w:rPr>
        <w:t>Elucidation</w:t>
      </w:r>
      <w:r w:rsidRPr="00B41EE8">
        <w:rPr>
          <w:highlight w:val="yellow"/>
          <w:rPrChange w:id="187" w:author="phismith" w:date="2012-01-04T21:00:00Z">
            <w:rPr/>
          </w:rPrChange>
        </w:rPr>
        <w:t xml:space="preserve">: </w:t>
      </w:r>
      <w:r w:rsidR="00051496" w:rsidRPr="00B41EE8">
        <w:rPr>
          <w:highlight w:val="yellow"/>
          <w:rPrChange w:id="188" w:author="phismith" w:date="2012-01-04T21:00:00Z">
            <w:rPr/>
          </w:rPrChange>
        </w:rPr>
        <w:t xml:space="preserve">A </w:t>
      </w:r>
      <w:r w:rsidR="00051496" w:rsidRPr="00B41EE8">
        <w:rPr>
          <w:i/>
          <w:highlight w:val="yellow"/>
          <w:rPrChange w:id="189" w:author="phismith" w:date="2012-01-04T21:00:00Z">
            <w:rPr>
              <w:i/>
            </w:rPr>
          </w:rPrChange>
        </w:rPr>
        <w:t>spatial region</w:t>
      </w:r>
      <w:r w:rsidR="00051496" w:rsidRPr="00B41EE8">
        <w:rPr>
          <w:highlight w:val="yellow"/>
          <w:rPrChange w:id="190" w:author="phismith" w:date="2012-01-04T21:00:00Z">
            <w:rPr/>
          </w:rPrChange>
        </w:rPr>
        <w:t xml:space="preserve"> is a</w:t>
      </w:r>
      <w:r w:rsidRPr="00B41EE8">
        <w:rPr>
          <w:highlight w:val="yellow"/>
          <w:rPrChange w:id="191" w:author="phismith" w:date="2012-01-04T21:00:00Z">
            <w:rPr/>
          </w:rPrChange>
        </w:rPr>
        <w:t xml:space="preserve"> </w:t>
      </w:r>
      <w:r w:rsidRPr="00B41EE8">
        <w:rPr>
          <w:i/>
          <w:highlight w:val="yellow"/>
          <w:rPrChange w:id="192" w:author="phismith" w:date="2012-01-04T21:00:00Z">
            <w:rPr>
              <w:i/>
            </w:rPr>
          </w:rPrChange>
        </w:rPr>
        <w:t>continuant</w:t>
      </w:r>
      <w:r w:rsidRPr="00B41EE8">
        <w:rPr>
          <w:highlight w:val="yellow"/>
          <w:rPrChange w:id="193" w:author="phismith" w:date="2012-01-04T21:00:00Z">
            <w:rPr/>
          </w:rPrChange>
        </w:rPr>
        <w:t xml:space="preserve"> entity that is </w:t>
      </w:r>
      <w:r w:rsidRPr="00B41EE8">
        <w:rPr>
          <w:b/>
          <w:highlight w:val="yellow"/>
          <w:rPrChange w:id="194" w:author="phismith" w:date="2012-01-04T21:00:00Z">
            <w:rPr>
              <w:b/>
            </w:rPr>
          </w:rPrChange>
        </w:rPr>
        <w:t xml:space="preserve">part </w:t>
      </w:r>
      <w:r w:rsidRPr="00B41EE8">
        <w:rPr>
          <w:highlight w:val="yellow"/>
          <w:rPrChange w:id="195" w:author="phismith" w:date="2012-01-04T21:00:00Z">
            <w:rPr/>
          </w:rPrChange>
        </w:rPr>
        <w:t>of space</w:t>
      </w:r>
      <w:r w:rsidRPr="00B41EE8">
        <w:rPr>
          <w:rFonts w:ascii="Times New Roman" w:hAnsi="Times New Roman"/>
          <w:sz w:val="24"/>
          <w:szCs w:val="23"/>
          <w:highlight w:val="yellow"/>
          <w:rPrChange w:id="196" w:author="phismith" w:date="2012-01-04T21:00:00Z">
            <w:rPr>
              <w:rFonts w:ascii="Times New Roman" w:hAnsi="Times New Roman"/>
              <w:sz w:val="24"/>
              <w:szCs w:val="23"/>
            </w:rPr>
          </w:rPrChange>
        </w:rPr>
        <w:t xml:space="preserve"> as defined </w:t>
      </w:r>
      <w:r w:rsidR="005B5665" w:rsidRPr="00B41EE8">
        <w:rPr>
          <w:rFonts w:ascii="Times New Roman" w:hAnsi="Times New Roman"/>
          <w:sz w:val="24"/>
          <w:szCs w:val="23"/>
          <w:highlight w:val="yellow"/>
          <w:rPrChange w:id="197" w:author="phismith" w:date="2012-01-04T21:00:00Z">
            <w:rPr>
              <w:rFonts w:ascii="Times New Roman" w:hAnsi="Times New Roman"/>
              <w:sz w:val="24"/>
              <w:szCs w:val="23"/>
            </w:rPr>
          </w:rPrChange>
        </w:rPr>
        <w:t>relative</w:t>
      </w:r>
      <w:r w:rsidRPr="00B41EE8">
        <w:rPr>
          <w:rFonts w:ascii="Times New Roman" w:hAnsi="Times New Roman"/>
          <w:sz w:val="24"/>
          <w:szCs w:val="23"/>
          <w:highlight w:val="yellow"/>
          <w:rPrChange w:id="198" w:author="phismith" w:date="2012-01-04T21:00:00Z">
            <w:rPr>
              <w:rFonts w:ascii="Times New Roman" w:hAnsi="Times New Roman"/>
              <w:sz w:val="24"/>
              <w:szCs w:val="23"/>
            </w:rPr>
          </w:rPrChange>
        </w:rPr>
        <w:t xml:space="preserve"> to some reference frame.</w:t>
      </w:r>
    </w:p>
    <w:p w14:paraId="543C6B54" w14:textId="77777777" w:rsidR="005B5665" w:rsidRDefault="005B5665" w:rsidP="003C7730">
      <w:pPr>
        <w:spacing w:beforeLines="1" w:before="2" w:afterLines="1" w:after="2" w:line="360" w:lineRule="auto"/>
        <w:jc w:val="both"/>
        <w:rPr>
          <w:rFonts w:ascii="Times New Roman" w:hAnsi="Times New Roman"/>
          <w:sz w:val="24"/>
          <w:szCs w:val="23"/>
        </w:rPr>
      </w:pPr>
    </w:p>
    <w:p w14:paraId="2CEE53ED" w14:textId="77777777" w:rsidR="0063585C" w:rsidRPr="0063585C" w:rsidRDefault="0063585C" w:rsidP="003C7730">
      <w:pPr>
        <w:spacing w:beforeLines="1" w:before="2" w:afterLines="1" w:after="2" w:line="360" w:lineRule="auto"/>
        <w:jc w:val="both"/>
        <w:rPr>
          <w:rFonts w:ascii="Times New Roman" w:hAnsi="Times New Roman"/>
          <w:sz w:val="24"/>
          <w:szCs w:val="23"/>
        </w:rPr>
      </w:pPr>
      <w:r>
        <w:rPr>
          <w:rFonts w:ascii="Times New Roman" w:hAnsi="Times New Roman"/>
          <w:sz w:val="24"/>
          <w:szCs w:val="23"/>
        </w:rPr>
        <w:t>‘</w:t>
      </w:r>
      <w:r w:rsidR="00092B5A">
        <w:rPr>
          <w:rFonts w:ascii="Times New Roman" w:hAnsi="Times New Roman"/>
          <w:sz w:val="24"/>
          <w:szCs w:val="23"/>
        </w:rPr>
        <w:t>M</w:t>
      </w:r>
      <w:r>
        <w:rPr>
          <w:rFonts w:ascii="Times New Roman" w:hAnsi="Times New Roman"/>
          <w:sz w:val="24"/>
          <w:szCs w:val="23"/>
        </w:rPr>
        <w:t>aximal’</w:t>
      </w:r>
      <w:r w:rsidR="00092B5A">
        <w:rPr>
          <w:rFonts w:ascii="Times New Roman" w:hAnsi="Times New Roman"/>
          <w:sz w:val="24"/>
          <w:szCs w:val="23"/>
        </w:rPr>
        <w:t>, in the above,</w:t>
      </w:r>
      <w:r>
        <w:rPr>
          <w:rFonts w:ascii="Times New Roman" w:hAnsi="Times New Roman"/>
          <w:sz w:val="24"/>
          <w:szCs w:val="23"/>
        </w:rPr>
        <w:t xml:space="preserve"> means that any instance entity including space as proper part is not a spatial region. (Space is, in common parlance, the whole of space. As we shall see below, spacetime and time, similarly, are maximal instances of spatiotemporal and temporal region, respectively.</w:t>
      </w:r>
    </w:p>
    <w:p w14:paraId="1876C79A" w14:textId="77777777" w:rsidR="003C7730" w:rsidRDefault="003C7730" w:rsidP="003C7730">
      <w:pPr>
        <w:spacing w:beforeLines="1" w:before="2" w:afterLines="1" w:after="2" w:line="360" w:lineRule="auto"/>
        <w:rPr>
          <w:rFonts w:ascii="Times New Roman" w:hAnsi="Times New Roman"/>
          <w:smallCaps/>
          <w:sz w:val="24"/>
          <w:szCs w:val="23"/>
        </w:rPr>
      </w:pPr>
    </w:p>
    <w:p w14:paraId="1FD4277A" w14:textId="77777777" w:rsidR="003C7730" w:rsidRPr="009331CA" w:rsidRDefault="003C7730" w:rsidP="00C70E0A">
      <w:pPr>
        <w:pStyle w:val="Specification"/>
        <w:rPr>
          <w:sz w:val="20"/>
          <w:szCs w:val="20"/>
        </w:rPr>
      </w:pPr>
      <w:r w:rsidRPr="00C70E0A">
        <w:rPr>
          <w:rStyle w:val="SpecificationType"/>
        </w:rPr>
        <w:t>Axiom</w:t>
      </w:r>
      <w:r w:rsidRPr="003C7730">
        <w:rPr>
          <w:smallCaps/>
        </w:rPr>
        <w:t>:</w:t>
      </w:r>
      <w:r>
        <w:t xml:space="preserve"> All </w:t>
      </w:r>
      <w:r w:rsidRPr="003C7730">
        <w:rPr>
          <w:b/>
        </w:rPr>
        <w:t>parts</w:t>
      </w:r>
      <w:r>
        <w:t xml:space="preserve"> of spatial </w:t>
      </w:r>
      <w:r w:rsidRPr="003C7730">
        <w:t>regions</w:t>
      </w:r>
      <w:r>
        <w:t xml:space="preserve"> are spatial </w:t>
      </w:r>
      <w:r w:rsidRPr="003C7730">
        <w:t>regions</w:t>
      </w:r>
      <w:r>
        <w:t>.</w:t>
      </w:r>
      <w:r w:rsidRPr="001D5799">
        <w:t> </w:t>
      </w:r>
    </w:p>
    <w:p w14:paraId="28FB4691" w14:textId="77777777" w:rsidR="003C7730" w:rsidRPr="001D5799" w:rsidRDefault="003C7730" w:rsidP="009B5669">
      <w:pPr>
        <w:spacing w:beforeLines="1" w:before="2" w:afterLines="1" w:after="2" w:line="360" w:lineRule="auto"/>
        <w:rPr>
          <w:rFonts w:ascii="Times New Roman" w:hAnsi="Times New Roman"/>
          <w:sz w:val="24"/>
          <w:szCs w:val="23"/>
        </w:rPr>
      </w:pPr>
    </w:p>
    <w:p w14:paraId="4ACEFAF2" w14:textId="77777777" w:rsidR="000B34A1" w:rsidRPr="009331CA" w:rsidRDefault="000B34A1"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Spatial regions have no qualities except </w:t>
      </w:r>
      <w:r w:rsidR="00151755" w:rsidRPr="001D5799">
        <w:rPr>
          <w:rFonts w:ascii="Times New Roman" w:hAnsi="Times New Roman"/>
          <w:sz w:val="24"/>
          <w:szCs w:val="23"/>
        </w:rPr>
        <w:t>shape</w:t>
      </w:r>
      <w:r w:rsidR="005735D0" w:rsidRPr="001D5799">
        <w:rPr>
          <w:rFonts w:ascii="Times New Roman" w:hAnsi="Times New Roman"/>
          <w:sz w:val="24"/>
          <w:szCs w:val="23"/>
        </w:rPr>
        <w:t xml:space="preserve"> and</w:t>
      </w:r>
      <w:r w:rsidR="00151755" w:rsidRPr="001D5799">
        <w:rPr>
          <w:rFonts w:ascii="Times New Roman" w:hAnsi="Times New Roman"/>
          <w:sz w:val="24"/>
          <w:szCs w:val="23"/>
        </w:rPr>
        <w:t xml:space="preserve"> size</w:t>
      </w:r>
      <w:r w:rsidR="00DE6862" w:rsidRPr="001D5799">
        <w:rPr>
          <w:rFonts w:ascii="Times New Roman" w:hAnsi="Times New Roman"/>
          <w:sz w:val="24"/>
          <w:szCs w:val="23"/>
        </w:rPr>
        <w:t>.</w:t>
      </w:r>
    </w:p>
    <w:p w14:paraId="017E00B1" w14:textId="77777777" w:rsidR="000B34A1" w:rsidRPr="001D5799" w:rsidRDefault="000B34A1" w:rsidP="009B5669">
      <w:pPr>
        <w:spacing w:beforeLines="1" w:before="2" w:afterLines="1" w:after="2" w:line="360" w:lineRule="auto"/>
        <w:rPr>
          <w:rFonts w:ascii="Times New Roman" w:hAnsi="Times New Roman"/>
          <w:sz w:val="24"/>
          <w:szCs w:val="23"/>
          <w:shd w:val="clear" w:color="auto" w:fill="FFFF00"/>
        </w:rPr>
      </w:pPr>
    </w:p>
    <w:p w14:paraId="4E167FD7" w14:textId="77777777" w:rsidR="005B5665" w:rsidRDefault="00267063" w:rsidP="009B5669">
      <w:pPr>
        <w:spacing w:beforeLines="1" w:before="2" w:afterLines="1" w:after="2" w:line="360" w:lineRule="auto"/>
        <w:jc w:val="both"/>
        <w:rPr>
          <w:rFonts w:ascii="Times New Roman" w:hAnsi="Times New Roman"/>
          <w:sz w:val="24"/>
          <w:szCs w:val="20"/>
        </w:rPr>
      </w:pPr>
      <w:r w:rsidRPr="001D5799">
        <w:rPr>
          <w:rFonts w:ascii="Times New Roman" w:hAnsi="Times New Roman"/>
          <w:i/>
          <w:sz w:val="24"/>
          <w:szCs w:val="20"/>
        </w:rPr>
        <w:t>Object boundaries</w:t>
      </w:r>
      <w:r w:rsidRPr="001D5799">
        <w:rPr>
          <w:rFonts w:ascii="Times New Roman" w:hAnsi="Times New Roman"/>
          <w:sz w:val="24"/>
          <w:szCs w:val="20"/>
        </w:rPr>
        <w:t xml:space="preserve"> and </w:t>
      </w:r>
      <w:r w:rsidRPr="001D5799">
        <w:rPr>
          <w:rFonts w:ascii="Times New Roman" w:hAnsi="Times New Roman"/>
          <w:i/>
          <w:sz w:val="24"/>
          <w:szCs w:val="20"/>
        </w:rPr>
        <w:t xml:space="preserve">sites </w:t>
      </w:r>
      <w:r w:rsidRPr="001D5799">
        <w:rPr>
          <w:rFonts w:ascii="Times New Roman" w:hAnsi="Times New Roman"/>
          <w:sz w:val="24"/>
          <w:szCs w:val="20"/>
        </w:rPr>
        <w:t>are distinguished from the spatial region</w:t>
      </w:r>
      <w:r w:rsidR="000B4375">
        <w:rPr>
          <w:rFonts w:ascii="Times New Roman" w:hAnsi="Times New Roman"/>
          <w:sz w:val="24"/>
          <w:szCs w:val="20"/>
        </w:rPr>
        <w:t>s</w:t>
      </w:r>
      <w:r w:rsidRPr="001D5799">
        <w:rPr>
          <w:rFonts w:ascii="Times New Roman" w:hAnsi="Times New Roman"/>
          <w:sz w:val="24"/>
          <w:szCs w:val="20"/>
        </w:rPr>
        <w:t xml:space="preserve"> which they occupy at any given time </w:t>
      </w:r>
      <w:r w:rsidR="005B5665">
        <w:rPr>
          <w:rFonts w:ascii="Times New Roman" w:hAnsi="Times New Roman"/>
          <w:sz w:val="24"/>
          <w:szCs w:val="20"/>
        </w:rPr>
        <w:t>as follows:</w:t>
      </w:r>
    </w:p>
    <w:p w14:paraId="5A03FCBF" w14:textId="4045EC33" w:rsidR="005B5665" w:rsidRDefault="00267063" w:rsidP="006C5BD8">
      <w:pPr>
        <w:spacing w:beforeLines="1" w:before="2" w:afterLines="1" w:after="2" w:line="360" w:lineRule="auto"/>
        <w:ind w:left="720"/>
        <w:jc w:val="both"/>
        <w:rPr>
          <w:rFonts w:ascii="Times New Roman" w:hAnsi="Times New Roman"/>
          <w:sz w:val="24"/>
          <w:szCs w:val="20"/>
        </w:rPr>
      </w:pPr>
      <w:r w:rsidRPr="001D5799">
        <w:rPr>
          <w:rFonts w:ascii="Times New Roman" w:hAnsi="Times New Roman"/>
          <w:sz w:val="24"/>
          <w:szCs w:val="20"/>
        </w:rPr>
        <w:t xml:space="preserve">(1) </w:t>
      </w:r>
      <w:r w:rsidR="005B5665" w:rsidRPr="001D5799">
        <w:rPr>
          <w:rFonts w:ascii="Times New Roman" w:hAnsi="Times New Roman"/>
          <w:i/>
          <w:sz w:val="24"/>
          <w:szCs w:val="20"/>
        </w:rPr>
        <w:t>Object boundaries</w:t>
      </w:r>
      <w:r w:rsidR="005B5665" w:rsidRPr="001D5799">
        <w:rPr>
          <w:rFonts w:ascii="Times New Roman" w:hAnsi="Times New Roman"/>
          <w:sz w:val="24"/>
          <w:szCs w:val="20"/>
        </w:rPr>
        <w:t xml:space="preserve"> and </w:t>
      </w:r>
      <w:r w:rsidR="005B5665" w:rsidRPr="001D5799">
        <w:rPr>
          <w:rFonts w:ascii="Times New Roman" w:hAnsi="Times New Roman"/>
          <w:i/>
          <w:sz w:val="24"/>
          <w:szCs w:val="20"/>
        </w:rPr>
        <w:t>sites</w:t>
      </w:r>
      <w:r w:rsidRPr="001D5799">
        <w:rPr>
          <w:rFonts w:ascii="Times New Roman" w:hAnsi="Times New Roman"/>
          <w:sz w:val="24"/>
          <w:szCs w:val="20"/>
        </w:rPr>
        <w:t xml:space="preserve"> move when their material host moves, and they change shape or size when their material host changes shape or size</w:t>
      </w:r>
      <w:r w:rsidR="005B5665">
        <w:rPr>
          <w:rFonts w:ascii="Times New Roman" w:hAnsi="Times New Roman"/>
          <w:sz w:val="24"/>
          <w:szCs w:val="20"/>
        </w:rPr>
        <w:t>.</w:t>
      </w:r>
      <w:r w:rsidRPr="001D5799">
        <w:rPr>
          <w:rFonts w:ascii="Times New Roman" w:hAnsi="Times New Roman"/>
          <w:sz w:val="24"/>
          <w:szCs w:val="20"/>
        </w:rPr>
        <w:t xml:space="preserve"> </w:t>
      </w:r>
    </w:p>
    <w:p w14:paraId="437A318B" w14:textId="78F83532" w:rsidR="006C5BD8" w:rsidRDefault="00267063" w:rsidP="006C5BD8">
      <w:pPr>
        <w:spacing w:beforeLines="1" w:before="2" w:afterLines="1" w:after="2" w:line="360" w:lineRule="auto"/>
        <w:ind w:left="720"/>
        <w:jc w:val="both"/>
        <w:rPr>
          <w:rFonts w:ascii="Times New Roman" w:hAnsi="Times New Roman"/>
          <w:sz w:val="24"/>
          <w:szCs w:val="20"/>
        </w:rPr>
      </w:pPr>
      <w:r w:rsidRPr="001D5799">
        <w:rPr>
          <w:rFonts w:ascii="Times New Roman" w:hAnsi="Times New Roman"/>
          <w:sz w:val="24"/>
          <w:szCs w:val="20"/>
        </w:rPr>
        <w:t xml:space="preserve">(2) </w:t>
      </w:r>
      <w:r w:rsidR="005B5665">
        <w:rPr>
          <w:rFonts w:ascii="Times New Roman" w:hAnsi="Times New Roman"/>
          <w:i/>
          <w:sz w:val="24"/>
          <w:szCs w:val="20"/>
        </w:rPr>
        <w:t>S</w:t>
      </w:r>
      <w:r w:rsidR="005B5665" w:rsidRPr="005B5665">
        <w:rPr>
          <w:rFonts w:ascii="Times New Roman" w:hAnsi="Times New Roman"/>
          <w:i/>
          <w:sz w:val="24"/>
          <w:szCs w:val="20"/>
        </w:rPr>
        <w:t>patial regions</w:t>
      </w:r>
      <w:r w:rsidRPr="001D5799">
        <w:rPr>
          <w:rFonts w:ascii="Times New Roman" w:hAnsi="Times New Roman"/>
          <w:sz w:val="24"/>
          <w:szCs w:val="20"/>
        </w:rPr>
        <w:t xml:space="preserve"> are by definition at rest relative to th</w:t>
      </w:r>
      <w:r w:rsidR="00A91A6F">
        <w:rPr>
          <w:rFonts w:ascii="Times New Roman" w:hAnsi="Times New Roman"/>
          <w:sz w:val="24"/>
          <w:szCs w:val="20"/>
        </w:rPr>
        <w:t>e pertinent</w:t>
      </w:r>
      <w:r w:rsidRPr="001D5799">
        <w:rPr>
          <w:rFonts w:ascii="Times New Roman" w:hAnsi="Times New Roman"/>
          <w:sz w:val="24"/>
          <w:szCs w:val="20"/>
        </w:rPr>
        <w:t xml:space="preserve"> coordinate frame.</w:t>
      </w:r>
      <w:r w:rsidR="003410F5">
        <w:rPr>
          <w:rFonts w:ascii="Times New Roman" w:hAnsi="Times New Roman"/>
          <w:sz w:val="24"/>
          <w:szCs w:val="20"/>
        </w:rPr>
        <w:t xml:space="preserve"> </w:t>
      </w:r>
    </w:p>
    <w:p w14:paraId="59ED338E" w14:textId="6604067F" w:rsidR="00267063" w:rsidRPr="00AA337C" w:rsidRDefault="00182F02" w:rsidP="009B5669">
      <w:pPr>
        <w:spacing w:beforeLines="1" w:before="2" w:afterLines="1" w:after="2" w:line="360" w:lineRule="auto"/>
        <w:jc w:val="both"/>
        <w:rPr>
          <w:sz w:val="24"/>
        </w:rPr>
      </w:pPr>
      <w:r>
        <w:rPr>
          <w:rFonts w:ascii="Times New Roman" w:hAnsi="Times New Roman"/>
          <w:sz w:val="24"/>
          <w:szCs w:val="20"/>
        </w:rPr>
        <w:t>A special case arises where</w:t>
      </w:r>
      <w:r w:rsidR="000B4375">
        <w:rPr>
          <w:rFonts w:ascii="Times New Roman" w:hAnsi="Times New Roman"/>
          <w:sz w:val="24"/>
          <w:szCs w:val="20"/>
        </w:rPr>
        <w:t xml:space="preserve"> object boundaries or sites are themselves used as benchmark</w:t>
      </w:r>
      <w:r w:rsidR="003410F5">
        <w:rPr>
          <w:rFonts w:ascii="Times New Roman" w:hAnsi="Times New Roman"/>
          <w:sz w:val="24"/>
          <w:szCs w:val="20"/>
        </w:rPr>
        <w:t>s</w:t>
      </w:r>
      <w:r w:rsidR="000B4375">
        <w:rPr>
          <w:rFonts w:ascii="Times New Roman" w:hAnsi="Times New Roman"/>
          <w:sz w:val="24"/>
          <w:szCs w:val="20"/>
        </w:rPr>
        <w:t xml:space="preserve"> relative to which a coordinate frame is defined</w:t>
      </w:r>
      <w:r>
        <w:rPr>
          <w:rFonts w:ascii="Times New Roman" w:hAnsi="Times New Roman"/>
          <w:sz w:val="24"/>
          <w:szCs w:val="20"/>
        </w:rPr>
        <w:t xml:space="preserve">. </w:t>
      </w:r>
      <w:r w:rsidR="00D21FE9">
        <w:rPr>
          <w:rFonts w:ascii="Times New Roman" w:hAnsi="Times New Roman"/>
          <w:sz w:val="24"/>
          <w:szCs w:val="20"/>
        </w:rPr>
        <w:t>Here spatial regions and object boundaries or sites may coincide spatially</w:t>
      </w:r>
      <w:r w:rsidR="00E2390D">
        <w:rPr>
          <w:rFonts w:ascii="Times New Roman" w:hAnsi="Times New Roman"/>
          <w:sz w:val="24"/>
          <w:szCs w:val="20"/>
        </w:rPr>
        <w:t>.</w:t>
      </w:r>
    </w:p>
    <w:p w14:paraId="7BDFC3B2" w14:textId="77777777" w:rsidR="00267063" w:rsidRPr="001D5799" w:rsidRDefault="00267063" w:rsidP="009B5669">
      <w:pPr>
        <w:spacing w:beforeLines="1" w:before="2" w:afterLines="1" w:after="2" w:line="360" w:lineRule="auto"/>
        <w:rPr>
          <w:rFonts w:ascii="Times New Roman" w:hAnsi="Times New Roman"/>
          <w:sz w:val="24"/>
          <w:szCs w:val="23"/>
          <w:shd w:val="clear" w:color="auto" w:fill="FFFF00"/>
        </w:rPr>
      </w:pPr>
    </w:p>
    <w:p w14:paraId="52638BA8" w14:textId="651DB4BA" w:rsidR="00DE6862" w:rsidRPr="001D5799" w:rsidRDefault="00DE6862" w:rsidP="006C241A">
      <w:pPr>
        <w:pStyle w:val="Heading5"/>
        <w:spacing w:line="360" w:lineRule="auto"/>
        <w:rPr>
          <w:sz w:val="24"/>
        </w:rPr>
      </w:pPr>
      <w:bookmarkStart w:id="199" w:name="_Toc313270706"/>
      <w:bookmarkStart w:id="200" w:name="_Toc313472841"/>
      <w:r w:rsidRPr="001D5799">
        <w:rPr>
          <w:sz w:val="24"/>
        </w:rPr>
        <w:t>2.1.2.</w:t>
      </w:r>
      <w:r w:rsidR="00D10C26">
        <w:rPr>
          <w:sz w:val="24"/>
        </w:rPr>
        <w:t>2</w:t>
      </w:r>
      <w:r w:rsidRPr="001D5799">
        <w:rPr>
          <w:sz w:val="24"/>
        </w:rPr>
        <w:t>.1 Zero-dimensional spatial region</w:t>
      </w:r>
      <w:bookmarkEnd w:id="199"/>
      <w:bookmarkEnd w:id="200"/>
    </w:p>
    <w:p w14:paraId="4FF19FF2" w14:textId="77777777" w:rsidR="006F4220" w:rsidRPr="001D5799" w:rsidRDefault="006F4220" w:rsidP="009B5669">
      <w:pPr>
        <w:spacing w:beforeLines="1" w:before="2" w:afterLines="1" w:after="2" w:line="360" w:lineRule="auto"/>
        <w:rPr>
          <w:rFonts w:ascii="Times New Roman" w:hAnsi="Times New Roman"/>
          <w:sz w:val="24"/>
          <w:szCs w:val="23"/>
        </w:rPr>
      </w:pPr>
    </w:p>
    <w:p w14:paraId="0391E0AF" w14:textId="1E9C62E1" w:rsidR="006F4220" w:rsidRPr="00C70E0A" w:rsidRDefault="00236D40" w:rsidP="00C70E0A">
      <w:pPr>
        <w:pStyle w:val="Specification"/>
      </w:pPr>
      <w:r w:rsidRPr="00C70E0A">
        <w:rPr>
          <w:rStyle w:val="SpecificationType"/>
        </w:rPr>
        <w:t>Elucidation</w:t>
      </w:r>
      <w:r w:rsidRPr="00C70E0A">
        <w:t>:</w:t>
      </w:r>
      <w:r w:rsidR="00151755" w:rsidRPr="00C70E0A">
        <w:t xml:space="preserve"> </w:t>
      </w:r>
      <w:r w:rsidR="001C7765" w:rsidRPr="00C70E0A">
        <w:t xml:space="preserve">A </w:t>
      </w:r>
      <w:r w:rsidR="001C7765" w:rsidRPr="00C70E0A">
        <w:rPr>
          <w:i/>
        </w:rPr>
        <w:t xml:space="preserve">zero-dimensional spatial region </w:t>
      </w:r>
      <w:r w:rsidR="001C7765" w:rsidRPr="00C70E0A">
        <w:t xml:space="preserve">is </w:t>
      </w:r>
      <w:r w:rsidR="00151755" w:rsidRPr="00C70E0A">
        <w:t>a</w:t>
      </w:r>
      <w:r w:rsidR="00BD5684" w:rsidRPr="00C70E0A">
        <w:t xml:space="preserve"> point in space.</w:t>
      </w:r>
    </w:p>
    <w:p w14:paraId="0E653DEB" w14:textId="77777777" w:rsidR="00584615" w:rsidRPr="001D5799" w:rsidRDefault="00584615" w:rsidP="009B5669">
      <w:pPr>
        <w:spacing w:beforeLines="1" w:before="2" w:afterLines="1" w:after="2" w:line="360" w:lineRule="auto"/>
        <w:rPr>
          <w:rFonts w:ascii="Times New Roman" w:hAnsi="Times New Roman"/>
          <w:sz w:val="24"/>
          <w:szCs w:val="23"/>
        </w:rPr>
      </w:pPr>
    </w:p>
    <w:p w14:paraId="5D051784" w14:textId="203AE1AF" w:rsidR="00DE6862" w:rsidRPr="001D5799" w:rsidRDefault="00DE6862" w:rsidP="006C241A">
      <w:pPr>
        <w:pStyle w:val="Heading5"/>
        <w:spacing w:line="360" w:lineRule="auto"/>
        <w:rPr>
          <w:sz w:val="24"/>
        </w:rPr>
      </w:pPr>
      <w:bookmarkStart w:id="201" w:name="_Toc313270707"/>
      <w:bookmarkStart w:id="202" w:name="_Toc313472842"/>
      <w:r w:rsidRPr="001D5799">
        <w:rPr>
          <w:sz w:val="24"/>
        </w:rPr>
        <w:t>2.1.2.</w:t>
      </w:r>
      <w:r w:rsidR="00D10C26">
        <w:rPr>
          <w:sz w:val="24"/>
        </w:rPr>
        <w:t>2</w:t>
      </w:r>
      <w:r w:rsidRPr="001D5799">
        <w:rPr>
          <w:sz w:val="24"/>
        </w:rPr>
        <w:t>.2 One-dimensional spatial region (aka spatial line)</w:t>
      </w:r>
      <w:bookmarkEnd w:id="201"/>
      <w:bookmarkEnd w:id="202"/>
    </w:p>
    <w:p w14:paraId="2764172B" w14:textId="77777777" w:rsidR="006F4220" w:rsidRPr="001D5799" w:rsidRDefault="006F4220" w:rsidP="009B5669">
      <w:pPr>
        <w:spacing w:beforeLines="1" w:before="2" w:afterLines="1" w:after="2" w:line="360" w:lineRule="auto"/>
        <w:rPr>
          <w:rFonts w:ascii="Times New Roman" w:hAnsi="Times New Roman"/>
          <w:sz w:val="24"/>
          <w:szCs w:val="23"/>
        </w:rPr>
      </w:pPr>
    </w:p>
    <w:p w14:paraId="483E80C6" w14:textId="2869D740" w:rsidR="005830E2" w:rsidRPr="00C70E0A" w:rsidRDefault="00236D40" w:rsidP="00C70E0A">
      <w:pPr>
        <w:pStyle w:val="Specification"/>
      </w:pPr>
      <w:r w:rsidRPr="00C70E0A">
        <w:rPr>
          <w:rStyle w:val="SpecificationType"/>
        </w:rPr>
        <w:t>Elucidation</w:t>
      </w:r>
      <w:r w:rsidRPr="00C70E0A">
        <w:t>:</w:t>
      </w:r>
      <w:r w:rsidR="00BD5684" w:rsidRPr="00C70E0A">
        <w:t xml:space="preserve"> </w:t>
      </w:r>
      <w:r w:rsidR="001C7765" w:rsidRPr="00C70E0A">
        <w:t xml:space="preserve">A </w:t>
      </w:r>
      <w:r w:rsidR="001C7765" w:rsidRPr="00C70E0A">
        <w:rPr>
          <w:i/>
        </w:rPr>
        <w:t>one-dimensional spatial region</w:t>
      </w:r>
      <w:r w:rsidR="001C7765" w:rsidRPr="00C70E0A">
        <w:t xml:space="preserve"> is </w:t>
      </w:r>
      <w:r w:rsidR="00BD5684" w:rsidRPr="00C70E0A">
        <w:t xml:space="preserve">a </w:t>
      </w:r>
      <w:r w:rsidR="005830E2" w:rsidRPr="00C70E0A">
        <w:t xml:space="preserve">continuous </w:t>
      </w:r>
      <w:r w:rsidR="00BD5684" w:rsidRPr="00C70E0A">
        <w:t>line stretching from one point in space to another</w:t>
      </w:r>
    </w:p>
    <w:p w14:paraId="20DF0AF1" w14:textId="77777777" w:rsidR="006F4220" w:rsidRPr="001D5799" w:rsidRDefault="00FB2EB2" w:rsidP="00C70E0A">
      <w:pPr>
        <w:pStyle w:val="Specification"/>
      </w:pPr>
      <w:r w:rsidRPr="00C70E0A">
        <w:rPr>
          <w:rStyle w:val="SpecificationType"/>
        </w:rPr>
        <w:t>E</w:t>
      </w:r>
      <w:r w:rsidR="00584615" w:rsidRPr="00C70E0A">
        <w:rPr>
          <w:rStyle w:val="SpecificationType"/>
        </w:rPr>
        <w:t>xamples</w:t>
      </w:r>
      <w:r w:rsidR="00584615" w:rsidRPr="001D5799">
        <w:t xml:space="preserve">: an edge of a cube-shaped portion </w:t>
      </w:r>
      <w:r w:rsidRPr="001D5799">
        <w:t>of space.</w:t>
      </w:r>
    </w:p>
    <w:p w14:paraId="27B37F51" w14:textId="77777777" w:rsidR="007A4DDC" w:rsidRPr="00584615" w:rsidRDefault="007A4DDC" w:rsidP="009B5669">
      <w:pPr>
        <w:spacing w:beforeLines="1" w:before="2" w:afterLines="1" w:after="2" w:line="360" w:lineRule="auto"/>
        <w:rPr>
          <w:rFonts w:ascii="Times New Roman" w:hAnsi="Times New Roman"/>
          <w:sz w:val="20"/>
          <w:szCs w:val="20"/>
        </w:rPr>
      </w:pPr>
    </w:p>
    <w:p w14:paraId="2C281002" w14:textId="68D1B730" w:rsidR="00DE6862" w:rsidRPr="001D5799" w:rsidRDefault="00DE6862" w:rsidP="006C241A">
      <w:pPr>
        <w:pStyle w:val="Heading5"/>
        <w:spacing w:line="360" w:lineRule="auto"/>
        <w:rPr>
          <w:sz w:val="24"/>
        </w:rPr>
      </w:pPr>
      <w:bookmarkStart w:id="203" w:name="_Toc313270708"/>
      <w:bookmarkStart w:id="204" w:name="_Toc313472843"/>
      <w:r w:rsidRPr="001D5799">
        <w:rPr>
          <w:sz w:val="24"/>
        </w:rPr>
        <w:t>2.1.2.</w:t>
      </w:r>
      <w:r w:rsidR="00D10C26">
        <w:rPr>
          <w:sz w:val="24"/>
        </w:rPr>
        <w:t>2</w:t>
      </w:r>
      <w:r w:rsidRPr="001D5799">
        <w:rPr>
          <w:sz w:val="24"/>
        </w:rPr>
        <w:t xml:space="preserve">.3 Two-dimensional spatial region (aka spatial </w:t>
      </w:r>
      <w:r w:rsidR="00A00941">
        <w:rPr>
          <w:sz w:val="24"/>
        </w:rPr>
        <w:t>surface</w:t>
      </w:r>
      <w:r w:rsidRPr="001D5799">
        <w:rPr>
          <w:sz w:val="24"/>
        </w:rPr>
        <w:t>)</w:t>
      </w:r>
      <w:bookmarkEnd w:id="203"/>
      <w:bookmarkEnd w:id="204"/>
    </w:p>
    <w:p w14:paraId="17FADE71" w14:textId="77777777" w:rsidR="006F4220" w:rsidRPr="001D5799" w:rsidRDefault="006F4220" w:rsidP="009B5669">
      <w:pPr>
        <w:spacing w:beforeLines="1" w:before="2" w:afterLines="1" w:after="2" w:line="360" w:lineRule="auto"/>
        <w:rPr>
          <w:rFonts w:ascii="Times New Roman" w:hAnsi="Times New Roman"/>
          <w:sz w:val="24"/>
          <w:szCs w:val="23"/>
        </w:rPr>
      </w:pPr>
    </w:p>
    <w:p w14:paraId="088700EF" w14:textId="64347C68" w:rsidR="006F4220" w:rsidRPr="00C70E0A" w:rsidRDefault="006F4220" w:rsidP="00C70E0A">
      <w:pPr>
        <w:pStyle w:val="Specification"/>
      </w:pPr>
      <w:r w:rsidRPr="00C70E0A">
        <w:rPr>
          <w:rStyle w:val="SpecificationType"/>
        </w:rPr>
        <w:t>Def</w:t>
      </w:r>
      <w:r w:rsidR="001C7765" w:rsidRPr="00C70E0A">
        <w:rPr>
          <w:rStyle w:val="SpecificationType"/>
        </w:rPr>
        <w:t>inition</w:t>
      </w:r>
      <w:r w:rsidR="001C7765" w:rsidRPr="00C70E0A">
        <w:t>:</w:t>
      </w:r>
      <w:r w:rsidRPr="00C70E0A">
        <w:t xml:space="preserve"> </w:t>
      </w:r>
      <w:r w:rsidR="001C7765" w:rsidRPr="00C70E0A">
        <w:t xml:space="preserve">A </w:t>
      </w:r>
      <w:r w:rsidR="001C7765" w:rsidRPr="00C70E0A">
        <w:rPr>
          <w:i/>
        </w:rPr>
        <w:t xml:space="preserve">two-dimensional spatial region </w:t>
      </w:r>
      <w:r w:rsidR="00A00941">
        <w:rPr>
          <w:rFonts w:ascii="Times New Roman" w:hAnsi="Times New Roman"/>
          <w:szCs w:val="23"/>
        </w:rPr>
        <w:t xml:space="preserve">is </w:t>
      </w:r>
      <w:r w:rsidR="00B41EE8">
        <w:rPr>
          <w:rFonts w:ascii="Times New Roman" w:hAnsi="Times New Roman"/>
          <w:szCs w:val="23"/>
        </w:rPr>
        <w:t>a</w:t>
      </w:r>
      <w:r w:rsidRPr="001D5799">
        <w:rPr>
          <w:rFonts w:ascii="Times New Roman" w:hAnsi="Times New Roman"/>
          <w:szCs w:val="23"/>
        </w:rPr>
        <w:t xml:space="preserve"> spatial region </w:t>
      </w:r>
      <w:r w:rsidR="00A00941">
        <w:rPr>
          <w:rFonts w:ascii="Times New Roman" w:hAnsi="Times New Roman"/>
          <w:szCs w:val="23"/>
        </w:rPr>
        <w:t>that is</w:t>
      </w:r>
      <w:r w:rsidR="00B41EE8">
        <w:t>=</w:t>
      </w:r>
      <w:r w:rsidRPr="00C70E0A">
        <w:t xml:space="preserve"> </w:t>
      </w:r>
      <w:r w:rsidR="005830E2" w:rsidRPr="00C70E0A">
        <w:t xml:space="preserve">self-connected </w:t>
      </w:r>
      <w:r w:rsidR="00A00941">
        <w:rPr>
          <w:rFonts w:ascii="Times New Roman" w:hAnsi="Times New Roman"/>
          <w:szCs w:val="23"/>
        </w:rPr>
        <w:t xml:space="preserve"> and </w:t>
      </w:r>
      <w:r w:rsidRPr="00C70E0A">
        <w:t xml:space="preserve">of two dimensions. </w:t>
      </w:r>
    </w:p>
    <w:p w14:paraId="3E3B7324" w14:textId="77777777" w:rsidR="00BD5684" w:rsidRPr="001D5799" w:rsidRDefault="00FB2EB2" w:rsidP="00C70E0A">
      <w:pPr>
        <w:pStyle w:val="Specification"/>
      </w:pPr>
      <w:r w:rsidRPr="00C70E0A">
        <w:rPr>
          <w:rStyle w:val="SpecificationType"/>
        </w:rPr>
        <w:t>E</w:t>
      </w:r>
      <w:r w:rsidR="006F4220" w:rsidRPr="00C70E0A">
        <w:rPr>
          <w:rStyle w:val="SpecificationType"/>
        </w:rPr>
        <w:t>xamples</w:t>
      </w:r>
      <w:r w:rsidR="006F4220" w:rsidRPr="001D5799">
        <w:t xml:space="preserve">: the surface of a sphere-shaped part of space, </w:t>
      </w:r>
      <w:r w:rsidR="00AC523E" w:rsidRPr="001D5799">
        <w:t>an infinitely thin plane in space</w:t>
      </w:r>
      <w:r w:rsidR="005830E2" w:rsidRPr="001D5799">
        <w:t>.</w:t>
      </w:r>
    </w:p>
    <w:p w14:paraId="09BD0D44" w14:textId="77777777" w:rsidR="007A4DDC" w:rsidRPr="001D5799" w:rsidRDefault="007A4DDC" w:rsidP="009B5669">
      <w:pPr>
        <w:spacing w:beforeLines="1" w:before="2" w:afterLines="1" w:after="2" w:line="360" w:lineRule="auto"/>
        <w:jc w:val="both"/>
        <w:rPr>
          <w:rFonts w:ascii="Times New Roman" w:hAnsi="Times New Roman"/>
          <w:sz w:val="24"/>
          <w:szCs w:val="23"/>
        </w:rPr>
      </w:pPr>
    </w:p>
    <w:p w14:paraId="34B28D5F" w14:textId="4C958E34" w:rsidR="000B34A1" w:rsidRPr="001D5799" w:rsidRDefault="00DE6862" w:rsidP="006C241A">
      <w:pPr>
        <w:pStyle w:val="Heading5"/>
        <w:spacing w:line="360" w:lineRule="auto"/>
        <w:rPr>
          <w:sz w:val="24"/>
        </w:rPr>
      </w:pPr>
      <w:bookmarkStart w:id="205" w:name="_Toc313270709"/>
      <w:bookmarkStart w:id="206" w:name="_Toc313472844"/>
      <w:r w:rsidRPr="001D5799">
        <w:rPr>
          <w:sz w:val="24"/>
        </w:rPr>
        <w:t>2.1.2.</w:t>
      </w:r>
      <w:r w:rsidR="00D10C26">
        <w:rPr>
          <w:sz w:val="24"/>
        </w:rPr>
        <w:t>2</w:t>
      </w:r>
      <w:r w:rsidRPr="001D5799">
        <w:rPr>
          <w:sz w:val="24"/>
        </w:rPr>
        <w:t>.4  Three-dimensional spatial region</w:t>
      </w:r>
      <w:bookmarkEnd w:id="205"/>
      <w:r w:rsidR="00A00941">
        <w:rPr>
          <w:sz w:val="24"/>
        </w:rPr>
        <w:t xml:space="preserve"> (aka a spatial volume)</w:t>
      </w:r>
      <w:bookmarkEnd w:id="206"/>
    </w:p>
    <w:p w14:paraId="40E63AAC" w14:textId="77777777" w:rsidR="006F4220" w:rsidRPr="001D5799" w:rsidRDefault="006F4220" w:rsidP="009B5669">
      <w:pPr>
        <w:spacing w:beforeLines="1" w:before="2" w:afterLines="1" w:after="2" w:line="360" w:lineRule="auto"/>
        <w:rPr>
          <w:rFonts w:ascii="Times New Roman" w:hAnsi="Times New Roman"/>
          <w:sz w:val="24"/>
          <w:szCs w:val="23"/>
        </w:rPr>
      </w:pPr>
    </w:p>
    <w:p w14:paraId="657A22B7" w14:textId="2BBC2148" w:rsidR="00FB2EB2" w:rsidRPr="00C70E0A" w:rsidRDefault="006F4220" w:rsidP="00C70E0A">
      <w:pPr>
        <w:pStyle w:val="Specification"/>
      </w:pPr>
      <w:r w:rsidRPr="00C70E0A">
        <w:rPr>
          <w:rStyle w:val="SpecificationType"/>
        </w:rPr>
        <w:t>Def</w:t>
      </w:r>
      <w:r w:rsidR="001C7765" w:rsidRPr="00C70E0A">
        <w:rPr>
          <w:rStyle w:val="SpecificationType"/>
        </w:rPr>
        <w:t>inition</w:t>
      </w:r>
      <w:r w:rsidR="003D3744">
        <w:t>:</w:t>
      </w:r>
      <w:r w:rsidRPr="00C70E0A">
        <w:t xml:space="preserve"> </w:t>
      </w:r>
      <w:r w:rsidR="001C7765" w:rsidRPr="00C70E0A">
        <w:t xml:space="preserve">A </w:t>
      </w:r>
      <w:r w:rsidR="001C7765" w:rsidRPr="00C70E0A">
        <w:rPr>
          <w:i/>
        </w:rPr>
        <w:t xml:space="preserve">three-dimensional spatial region </w:t>
      </w:r>
      <w:r w:rsidR="00A00941">
        <w:t>is</w:t>
      </w:r>
      <w:r w:rsidR="00B41EE8">
        <w:t xml:space="preserve"> </w:t>
      </w:r>
      <w:r w:rsidR="001C7765" w:rsidRPr="00C70E0A">
        <w:t xml:space="preserve"> </w:t>
      </w:r>
      <w:r w:rsidRPr="00C70E0A">
        <w:t xml:space="preserve">a spatial region </w:t>
      </w:r>
      <w:r w:rsidR="00A00941">
        <w:rPr>
          <w:rFonts w:ascii="Times New Roman" w:hAnsi="Times New Roman"/>
          <w:szCs w:val="23"/>
        </w:rPr>
        <w:t xml:space="preserve">that is </w:t>
      </w:r>
      <w:r w:rsidR="00A00941" w:rsidRPr="001D5799">
        <w:rPr>
          <w:rFonts w:ascii="Times New Roman" w:hAnsi="Times New Roman"/>
          <w:szCs w:val="23"/>
        </w:rPr>
        <w:t xml:space="preserve">self-connected </w:t>
      </w:r>
      <w:r w:rsidR="00A00941">
        <w:rPr>
          <w:rFonts w:ascii="Times New Roman" w:hAnsi="Times New Roman"/>
          <w:szCs w:val="23"/>
        </w:rPr>
        <w:t xml:space="preserve">and </w:t>
      </w:r>
      <w:r w:rsidRPr="00C70E0A">
        <w:t xml:space="preserve">of three dimensions. </w:t>
      </w:r>
    </w:p>
    <w:p w14:paraId="1992A066" w14:textId="77777777" w:rsidR="00FB2EB2" w:rsidRPr="001D5799" w:rsidRDefault="00FB2EB2" w:rsidP="00C70E0A">
      <w:pPr>
        <w:pStyle w:val="Specification"/>
      </w:pPr>
      <w:r w:rsidRPr="00C70E0A">
        <w:rPr>
          <w:rStyle w:val="SpecificationType"/>
        </w:rPr>
        <w:t>E</w:t>
      </w:r>
      <w:r w:rsidR="006F4220" w:rsidRPr="00C70E0A">
        <w:rPr>
          <w:rStyle w:val="SpecificationType"/>
        </w:rPr>
        <w:t>xamples</w:t>
      </w:r>
      <w:r w:rsidR="006F4220" w:rsidRPr="001D5799">
        <w:t xml:space="preserve">: a cube-shaped region of space, a sphere-shaped region </w:t>
      </w:r>
      <w:r w:rsidR="00BD5684" w:rsidRPr="001D5799">
        <w:t xml:space="preserve">of space, </w:t>
      </w:r>
    </w:p>
    <w:p w14:paraId="29201B55" w14:textId="77777777" w:rsidR="005830E2" w:rsidRPr="001D5799" w:rsidRDefault="005830E2" w:rsidP="009B5669">
      <w:pPr>
        <w:spacing w:beforeLines="1" w:before="2" w:afterLines="1" w:after="2" w:line="360" w:lineRule="auto"/>
        <w:rPr>
          <w:rFonts w:ascii="Times New Roman" w:hAnsi="Times New Roman"/>
          <w:sz w:val="24"/>
          <w:szCs w:val="23"/>
        </w:rPr>
      </w:pPr>
    </w:p>
    <w:p w14:paraId="4FC56126" w14:textId="77777777" w:rsidR="008A5BDC" w:rsidRPr="0065182A" w:rsidRDefault="0065182A" w:rsidP="0065182A">
      <w:pPr>
        <w:pStyle w:val="Heading2"/>
        <w:spacing w:line="360" w:lineRule="auto"/>
      </w:pPr>
      <w:bookmarkStart w:id="207" w:name="_Toc313270710"/>
      <w:bookmarkStart w:id="208" w:name="_Toc313472845"/>
      <w:r w:rsidRPr="0065182A">
        <w:t>The l</w:t>
      </w:r>
      <w:r w:rsidR="008A5BDC" w:rsidRPr="0065182A">
        <w:t>ocated_at</w:t>
      </w:r>
      <w:r w:rsidRPr="0065182A">
        <w:t xml:space="preserve"> relation</w:t>
      </w:r>
      <w:bookmarkEnd w:id="207"/>
      <w:bookmarkEnd w:id="208"/>
    </w:p>
    <w:p w14:paraId="622CBD67" w14:textId="77777777" w:rsidR="000C52A3" w:rsidRPr="001D5799" w:rsidRDefault="000C52A3" w:rsidP="009B5669">
      <w:pPr>
        <w:spacing w:beforeLines="1" w:before="2" w:afterLines="1" w:after="2" w:line="360" w:lineRule="auto"/>
        <w:ind w:left="720"/>
        <w:rPr>
          <w:rStyle w:val="Emphasis"/>
          <w:rFonts w:ascii="Times New Roman" w:hAnsi="Times New Roman"/>
          <w:i w:val="0"/>
          <w:color w:val="000000"/>
          <w:sz w:val="24"/>
          <w:szCs w:val="23"/>
          <w:bdr w:val="none" w:sz="0" w:space="0" w:color="auto" w:frame="1"/>
          <w:shd w:val="clear" w:color="auto" w:fill="FFFFFF"/>
        </w:rPr>
      </w:pPr>
    </w:p>
    <w:p w14:paraId="696B0703" w14:textId="77777777" w:rsidR="006201FE" w:rsidRPr="00C70E0A" w:rsidRDefault="00236D40" w:rsidP="00C70E0A">
      <w:pPr>
        <w:pStyle w:val="Specification"/>
        <w:rPr>
          <w:rStyle w:val="apple-converted-space"/>
        </w:rPr>
      </w:pPr>
      <w:r w:rsidRPr="00C70E0A">
        <w:rPr>
          <w:rStyle w:val="SpecificationType"/>
        </w:rPr>
        <w:t>Elucidation</w:t>
      </w:r>
      <w:r w:rsidRPr="00C70E0A">
        <w:rPr>
          <w:rStyle w:val="Emphasis"/>
          <w:i w:val="0"/>
          <w:iCs w:val="0"/>
        </w:rPr>
        <w:t>:</w:t>
      </w:r>
      <w:r w:rsidR="00612B09" w:rsidRPr="00C70E0A">
        <w:rPr>
          <w:rStyle w:val="Emphasis"/>
          <w:i w:val="0"/>
          <w:iCs w:val="0"/>
        </w:rPr>
        <w:t xml:space="preserve"> </w:t>
      </w:r>
      <w:r w:rsidR="000B34A1" w:rsidRPr="00C70E0A">
        <w:rPr>
          <w:rStyle w:val="Emphasis"/>
          <w:iCs w:val="0"/>
        </w:rPr>
        <w:t>a</w:t>
      </w:r>
      <w:r w:rsidR="000B34A1" w:rsidRPr="00C70E0A">
        <w:rPr>
          <w:rStyle w:val="apple-converted-space"/>
          <w:i/>
        </w:rPr>
        <w:t> </w:t>
      </w:r>
      <w:r w:rsidR="00612B09" w:rsidRPr="00C70E0A">
        <w:rPr>
          <w:rStyle w:val="Strong"/>
          <w:bCs w:val="0"/>
        </w:rPr>
        <w:t>located_at</w:t>
      </w:r>
      <w:r w:rsidR="000B34A1" w:rsidRPr="00C70E0A">
        <w:rPr>
          <w:rStyle w:val="apple-converted-space"/>
          <w:b/>
        </w:rPr>
        <w:t> </w:t>
      </w:r>
      <w:r w:rsidR="000B34A1" w:rsidRPr="00C70E0A">
        <w:rPr>
          <w:rStyle w:val="Emphasis"/>
          <w:iCs w:val="0"/>
        </w:rPr>
        <w:t>r</w:t>
      </w:r>
      <w:r w:rsidR="000B34A1" w:rsidRPr="00C70E0A">
        <w:rPr>
          <w:rStyle w:val="apple-converted-space"/>
          <w:i/>
        </w:rPr>
        <w:t> </w:t>
      </w:r>
      <w:r w:rsidR="000B34A1" w:rsidRPr="00C70E0A">
        <w:rPr>
          <w:rStyle w:val="Strong"/>
          <w:bCs w:val="0"/>
        </w:rPr>
        <w:t>at</w:t>
      </w:r>
      <w:r w:rsidR="000B34A1" w:rsidRPr="00C70E0A">
        <w:rPr>
          <w:rStyle w:val="apple-converted-space"/>
          <w:b/>
        </w:rPr>
        <w:t> </w:t>
      </w:r>
      <w:r w:rsidR="000B34A1" w:rsidRPr="00C70E0A">
        <w:rPr>
          <w:rStyle w:val="Emphasis"/>
          <w:iCs w:val="0"/>
        </w:rPr>
        <w:t>t</w:t>
      </w:r>
      <w:r w:rsidR="000B34A1" w:rsidRPr="00C70E0A">
        <w:rPr>
          <w:rStyle w:val="apple-converted-space"/>
          <w:i/>
        </w:rPr>
        <w:t> </w:t>
      </w:r>
    </w:p>
    <w:p w14:paraId="49F8DBD3" w14:textId="77777777" w:rsidR="0065182A" w:rsidRPr="001C76CF" w:rsidRDefault="0065182A" w:rsidP="00C70E0A">
      <w:pPr>
        <w:pStyle w:val="Specification"/>
      </w:pPr>
      <w:r w:rsidRPr="00C70E0A">
        <w:rPr>
          <w:rStyle w:val="SpecificationType"/>
        </w:rPr>
        <w:t>Domain</w:t>
      </w:r>
      <w:r w:rsidRPr="001C76CF">
        <w:t xml:space="preserve">: </w:t>
      </w:r>
      <w:r>
        <w:t>material entity</w:t>
      </w:r>
    </w:p>
    <w:p w14:paraId="6B161068" w14:textId="77777777" w:rsidR="006201FE" w:rsidRPr="00C70E0A" w:rsidRDefault="0065182A" w:rsidP="00C70E0A">
      <w:pPr>
        <w:pStyle w:val="Specification"/>
        <w:rPr>
          <w:rStyle w:val="apple-converted-space"/>
        </w:rPr>
      </w:pPr>
      <w:r w:rsidRPr="00C70E0A">
        <w:rPr>
          <w:rStyle w:val="SpecificationType"/>
        </w:rPr>
        <w:t>Range</w:t>
      </w:r>
      <w:r w:rsidRPr="00C70E0A">
        <w:t xml:space="preserve">: </w:t>
      </w:r>
      <w:r w:rsidRPr="00C70E0A">
        <w:rPr>
          <w:rStyle w:val="apple-style-span"/>
        </w:rPr>
        <w:t>spatial region</w:t>
      </w:r>
    </w:p>
    <w:p w14:paraId="48804F0E" w14:textId="6B559D65" w:rsidR="008A5BDC" w:rsidRPr="001D5799" w:rsidRDefault="00612B09" w:rsidP="0065182A">
      <w:pPr>
        <w:spacing w:beforeLines="1" w:before="2" w:afterLines="1" w:after="2" w:line="360" w:lineRule="auto"/>
        <w:jc w:val="both"/>
        <w:rPr>
          <w:rStyle w:val="apple-style-span"/>
          <w:rFonts w:ascii="Times New Roman" w:hAnsi="Times New Roman"/>
          <w:i/>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 xml:space="preserve">This is </w:t>
      </w:r>
      <w:r w:rsidR="0065182A">
        <w:rPr>
          <w:rStyle w:val="apple-style-span"/>
          <w:rFonts w:ascii="Times New Roman" w:hAnsi="Times New Roman"/>
          <w:color w:val="000000"/>
          <w:sz w:val="24"/>
          <w:szCs w:val="23"/>
          <w:shd w:val="clear" w:color="auto" w:fill="FFFFFF"/>
        </w:rPr>
        <w:t>a</w:t>
      </w:r>
      <w:r w:rsidR="000B34A1" w:rsidRPr="001D5799">
        <w:rPr>
          <w:rStyle w:val="apple-style-span"/>
          <w:rFonts w:ascii="Times New Roman" w:hAnsi="Times New Roman"/>
          <w:color w:val="000000"/>
          <w:sz w:val="24"/>
          <w:szCs w:val="23"/>
          <w:shd w:val="clear" w:color="auto" w:fill="FFFFFF"/>
        </w:rPr>
        <w:t xml:space="preserve"> primitive relation between a</w:t>
      </w:r>
      <w:r w:rsidRPr="001D5799">
        <w:rPr>
          <w:rStyle w:val="apple-style-span"/>
          <w:rFonts w:ascii="Times New Roman" w:hAnsi="Times New Roman"/>
          <w:color w:val="000000"/>
          <w:sz w:val="24"/>
          <w:szCs w:val="23"/>
          <w:shd w:val="clear" w:color="auto" w:fill="FFFFFF"/>
        </w:rPr>
        <w:t>n</w:t>
      </w:r>
      <w:r w:rsidR="00921592" w:rsidRPr="001D5799">
        <w:rPr>
          <w:rStyle w:val="apple-style-span"/>
          <w:rFonts w:ascii="Times New Roman" w:hAnsi="Times New Roman"/>
          <w:i/>
          <w:color w:val="000000"/>
          <w:sz w:val="24"/>
          <w:szCs w:val="23"/>
          <w:shd w:val="clear" w:color="auto" w:fill="FFFFFF"/>
        </w:rPr>
        <w:t xml:space="preserve"> independent continuant</w:t>
      </w:r>
      <w:r w:rsidR="000B34A1" w:rsidRPr="001D5799">
        <w:rPr>
          <w:rStyle w:val="apple-style-span"/>
          <w:rFonts w:ascii="Times New Roman" w:hAnsi="Times New Roman"/>
          <w:color w:val="000000"/>
          <w:sz w:val="24"/>
          <w:szCs w:val="23"/>
          <w:shd w:val="clear" w:color="auto" w:fill="FFFFFF"/>
        </w:rPr>
        <w:t>, a spatial region which it occupies, and a time</w:t>
      </w:r>
      <w:r w:rsidRPr="001D5799">
        <w:rPr>
          <w:rStyle w:val="apple-style-span"/>
          <w:rFonts w:ascii="Times New Roman" w:hAnsi="Times New Roman"/>
          <w:color w:val="000000"/>
          <w:sz w:val="24"/>
          <w:szCs w:val="23"/>
          <w:shd w:val="clear" w:color="auto" w:fill="FFFFFF"/>
        </w:rPr>
        <w:t>.</w:t>
      </w:r>
      <w:r w:rsidR="00D754CA" w:rsidRPr="001D5799">
        <w:rPr>
          <w:rStyle w:val="apple-style-span"/>
          <w:rFonts w:ascii="Times New Roman" w:hAnsi="Times New Roman"/>
          <w:color w:val="000000"/>
          <w:sz w:val="24"/>
          <w:szCs w:val="23"/>
          <w:shd w:val="clear" w:color="auto" w:fill="FFFFFF"/>
        </w:rPr>
        <w:t xml:space="preserve"> This is a relation of exact location; the size, shape</w:t>
      </w:r>
      <w:r w:rsidR="00FB0DF4" w:rsidRPr="001D5799">
        <w:rPr>
          <w:rStyle w:val="apple-style-span"/>
          <w:rFonts w:ascii="Times New Roman" w:hAnsi="Times New Roman"/>
          <w:color w:val="000000"/>
          <w:sz w:val="24"/>
          <w:szCs w:val="23"/>
          <w:shd w:val="clear" w:color="auto" w:fill="FFFFFF"/>
        </w:rPr>
        <w:t>, orientation</w:t>
      </w:r>
      <w:r w:rsidR="00D754CA" w:rsidRPr="001D5799">
        <w:rPr>
          <w:rStyle w:val="apple-style-span"/>
          <w:rFonts w:ascii="Times New Roman" w:hAnsi="Times New Roman"/>
          <w:color w:val="000000"/>
          <w:sz w:val="24"/>
          <w:szCs w:val="23"/>
          <w:shd w:val="clear" w:color="auto" w:fill="FFFFFF"/>
        </w:rPr>
        <w:t xml:space="preserve"> and location of </w:t>
      </w:r>
      <w:r w:rsidR="00D754CA" w:rsidRPr="001D5799">
        <w:rPr>
          <w:rStyle w:val="apple-style-span"/>
          <w:rFonts w:ascii="Times New Roman" w:hAnsi="Times New Roman"/>
          <w:i/>
          <w:color w:val="000000"/>
          <w:sz w:val="24"/>
          <w:szCs w:val="23"/>
          <w:shd w:val="clear" w:color="auto" w:fill="FFFFFF"/>
        </w:rPr>
        <w:t xml:space="preserve">a </w:t>
      </w:r>
      <w:r w:rsidR="00D754CA" w:rsidRPr="001D5799">
        <w:rPr>
          <w:rStyle w:val="apple-style-span"/>
          <w:rFonts w:ascii="Times New Roman" w:hAnsi="Times New Roman"/>
          <w:color w:val="000000"/>
          <w:sz w:val="24"/>
          <w:szCs w:val="23"/>
          <w:shd w:val="clear" w:color="auto" w:fill="FFFFFF"/>
        </w:rPr>
        <w:t xml:space="preserve">fit exactly to the size, shape and location of </w:t>
      </w:r>
      <w:r w:rsidR="00D754CA"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187F8C" w:rsidRPr="001D5799">
        <w:rPr>
          <w:rStyle w:val="apple-style-span"/>
          <w:rFonts w:ascii="Times New Roman" w:hAnsi="Times New Roman"/>
          <w:color w:val="000000"/>
          <w:sz w:val="24"/>
          <w:szCs w:val="23"/>
          <w:shd w:val="clear" w:color="auto" w:fill="FFFFFF"/>
        </w:rPr>
        <w:t xml:space="preserve">If there are cavities in the interior of </w:t>
      </w:r>
      <w:r w:rsidR="00187F8C" w:rsidRPr="001D5799">
        <w:rPr>
          <w:rStyle w:val="apple-style-span"/>
          <w:rFonts w:ascii="Times New Roman" w:hAnsi="Times New Roman"/>
          <w:i/>
          <w:color w:val="000000"/>
          <w:sz w:val="24"/>
          <w:szCs w:val="23"/>
          <w:shd w:val="clear" w:color="auto" w:fill="FFFFFF"/>
        </w:rPr>
        <w:t xml:space="preserve">a </w:t>
      </w:r>
      <w:r w:rsidR="00187F8C" w:rsidRPr="001D5799">
        <w:rPr>
          <w:rStyle w:val="apple-style-span"/>
          <w:rFonts w:ascii="Times New Roman" w:hAnsi="Times New Roman"/>
          <w:color w:val="000000"/>
          <w:sz w:val="24"/>
          <w:szCs w:val="23"/>
          <w:shd w:val="clear" w:color="auto" w:fill="FFFFFF"/>
        </w:rPr>
        <w:t xml:space="preserve">then there are corresponding </w:t>
      </w:r>
      <w:r w:rsidR="00F4014E">
        <w:rPr>
          <w:rStyle w:val="apple-style-span"/>
          <w:rFonts w:ascii="Times New Roman" w:hAnsi="Times New Roman"/>
          <w:color w:val="000000"/>
          <w:sz w:val="24"/>
          <w:szCs w:val="23"/>
          <w:shd w:val="clear" w:color="auto" w:fill="FFFFFF"/>
        </w:rPr>
        <w:t>holes</w:t>
      </w:r>
      <w:r w:rsidR="00187F8C" w:rsidRPr="001D5799">
        <w:rPr>
          <w:rStyle w:val="apple-style-span"/>
          <w:rFonts w:ascii="Times New Roman" w:hAnsi="Times New Roman"/>
          <w:color w:val="000000"/>
          <w:sz w:val="24"/>
          <w:szCs w:val="23"/>
          <w:shd w:val="clear" w:color="auto" w:fill="FFFFFF"/>
        </w:rPr>
        <w:t xml:space="preserve"> in the interior of </w:t>
      </w:r>
      <w:r w:rsidR="00187F8C" w:rsidRPr="001D5799">
        <w:rPr>
          <w:rStyle w:val="apple-style-span"/>
          <w:rFonts w:ascii="Times New Roman" w:hAnsi="Times New Roman"/>
          <w:i/>
          <w:color w:val="000000"/>
          <w:sz w:val="24"/>
          <w:szCs w:val="23"/>
          <w:shd w:val="clear" w:color="auto" w:fill="FFFFFF"/>
        </w:rPr>
        <w:t>r.</w:t>
      </w:r>
    </w:p>
    <w:p w14:paraId="5CDC7917" w14:textId="77777777" w:rsidR="00575080" w:rsidRDefault="00575080" w:rsidP="0065182A">
      <w:pPr>
        <w:spacing w:beforeLines="1" w:before="2" w:afterLines="1" w:after="2" w:line="360" w:lineRule="auto"/>
        <w:jc w:val="both"/>
        <w:rPr>
          <w:rStyle w:val="apple-style-span"/>
          <w:rFonts w:ascii="Times New Roman" w:hAnsi="Times New Roman"/>
          <w:i/>
          <w:color w:val="000000"/>
          <w:sz w:val="24"/>
          <w:szCs w:val="23"/>
          <w:shd w:val="clear" w:color="auto" w:fill="FFFFFF"/>
        </w:rPr>
      </w:pPr>
    </w:p>
    <w:p w14:paraId="111E3C1A" w14:textId="77777777" w:rsidR="00575080" w:rsidRPr="00575080" w:rsidRDefault="00575080" w:rsidP="0065182A">
      <w:pPr>
        <w:spacing w:beforeLines="1" w:before="2" w:afterLines="1" w:after="2" w:line="360" w:lineRule="auto"/>
        <w:jc w:val="both"/>
        <w:rPr>
          <w:rStyle w:val="apple-style-span"/>
          <w:rFonts w:ascii="Times New Roman" w:hAnsi="Times New Roman"/>
          <w:color w:val="000000"/>
          <w:sz w:val="24"/>
          <w:szCs w:val="23"/>
          <w:shd w:val="clear" w:color="auto" w:fill="FFFFFF"/>
        </w:rPr>
      </w:pPr>
      <w:r>
        <w:rPr>
          <w:rStyle w:val="apple-style-span"/>
          <w:rFonts w:ascii="Times New Roman" w:hAnsi="Times New Roman"/>
          <w:color w:val="000000"/>
          <w:sz w:val="24"/>
          <w:szCs w:val="23"/>
          <w:shd w:val="clear" w:color="auto" w:fill="FFFFFF"/>
        </w:rPr>
        <w:t>Clearly, normal usage will involve not assertions of exact location, but rather more liberal statements for example: John is in London, Mary is in her hotel room, Carlo is in his mother’s womb, which will involve assertions of inexact location. Some of these will be</w:t>
      </w:r>
      <w:r>
        <w:rPr>
          <w:rStyle w:val="apple-style-span"/>
          <w:rFonts w:ascii="Times New Roman" w:hAnsi="Times New Roman"/>
          <w:i/>
          <w:color w:val="000000"/>
          <w:sz w:val="24"/>
          <w:szCs w:val="23"/>
          <w:shd w:val="clear" w:color="auto" w:fill="FFFFFF"/>
        </w:rPr>
        <w:t xml:space="preserve"> </w:t>
      </w:r>
      <w:r w:rsidRPr="00575080">
        <w:rPr>
          <w:rStyle w:val="apple-style-span"/>
          <w:rFonts w:ascii="Times New Roman" w:hAnsi="Times New Roman"/>
          <w:b/>
          <w:color w:val="000000"/>
          <w:sz w:val="24"/>
          <w:szCs w:val="23"/>
          <w:shd w:val="clear" w:color="auto" w:fill="FFFFFF"/>
        </w:rPr>
        <w:t>located_in</w:t>
      </w:r>
      <w:r>
        <w:rPr>
          <w:rStyle w:val="apple-style-span"/>
          <w:rFonts w:ascii="Times New Roman" w:hAnsi="Times New Roman"/>
          <w:color w:val="000000"/>
          <w:sz w:val="24"/>
          <w:szCs w:val="23"/>
          <w:shd w:val="clear" w:color="auto" w:fill="FFFFFF"/>
        </w:rPr>
        <w:t xml:space="preserve"> relations as defined below, some will be relations involving sites.</w:t>
      </w:r>
    </w:p>
    <w:p w14:paraId="7D65ADDD" w14:textId="77777777"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6C1EA55D" w14:textId="41005B6A" w:rsidR="00D754CA" w:rsidRPr="00C70E0A" w:rsidRDefault="00236D40" w:rsidP="00C70E0A">
      <w:pPr>
        <w:pStyle w:val="Specification"/>
        <w:rPr>
          <w:rStyle w:val="apple-style-span"/>
        </w:rPr>
      </w:pPr>
      <w:r w:rsidRPr="00C70E0A">
        <w:rPr>
          <w:rStyle w:val="SpecificationType"/>
        </w:rPr>
        <w:t>Axiom</w:t>
      </w:r>
      <w:r w:rsidRPr="00C70E0A">
        <w:rPr>
          <w:rStyle w:val="apple-style-span"/>
        </w:rPr>
        <w:t>:</w:t>
      </w:r>
      <w:r w:rsidR="00612B09" w:rsidRPr="00C70E0A">
        <w:rPr>
          <w:rStyle w:val="apple-style-span"/>
        </w:rPr>
        <w:t xml:space="preserve"> every region is </w:t>
      </w:r>
      <w:r w:rsidR="00612B09" w:rsidRPr="00C70E0A">
        <w:rPr>
          <w:rStyle w:val="apple-style-span"/>
          <w:b/>
        </w:rPr>
        <w:t>located</w:t>
      </w:r>
      <w:r w:rsidR="00FB2EB2" w:rsidRPr="00C70E0A">
        <w:rPr>
          <w:rStyle w:val="apple-style-span"/>
          <w:b/>
        </w:rPr>
        <w:t>_at</w:t>
      </w:r>
      <w:r w:rsidR="007A4DDC" w:rsidRPr="00C70E0A">
        <w:rPr>
          <w:rStyle w:val="apple-style-span"/>
          <w:b/>
        </w:rPr>
        <w:t xml:space="preserve"> </w:t>
      </w:r>
      <w:r w:rsidR="00612B09" w:rsidRPr="00C70E0A">
        <w:rPr>
          <w:rStyle w:val="apple-style-span"/>
        </w:rPr>
        <w:t>itself</w:t>
      </w:r>
      <w:r w:rsidR="007A4DDC" w:rsidRPr="00C70E0A">
        <w:rPr>
          <w:rStyle w:val="apple-style-span"/>
        </w:rPr>
        <w:t xml:space="preserve"> </w:t>
      </w:r>
      <w:r w:rsidR="006201FE" w:rsidRPr="00C70E0A">
        <w:rPr>
          <w:rStyle w:val="apple-style-span"/>
        </w:rPr>
        <w:t>at all times</w:t>
      </w:r>
      <w:r w:rsidR="00612B09" w:rsidRPr="00C70E0A">
        <w:rPr>
          <w:rStyle w:val="apple-style-span"/>
        </w:rPr>
        <w:t>.</w:t>
      </w:r>
    </w:p>
    <w:p w14:paraId="6EBAD6B8" w14:textId="77777777" w:rsidR="006201FE" w:rsidRPr="00C70E0A" w:rsidRDefault="00236D40" w:rsidP="00C70E0A">
      <w:pPr>
        <w:pStyle w:val="Specification"/>
        <w:rPr>
          <w:rStyle w:val="apple-style-span"/>
        </w:rPr>
      </w:pPr>
      <w:r w:rsidRPr="00C70E0A">
        <w:rPr>
          <w:rStyle w:val="SpecificationType"/>
        </w:rPr>
        <w:t>Axiom</w:t>
      </w:r>
      <w:r w:rsidRPr="00C70E0A">
        <w:rPr>
          <w:rStyle w:val="apple-style-span"/>
        </w:rPr>
        <w:t>:</w:t>
      </w:r>
      <w:r w:rsidR="006201FE" w:rsidRPr="00C70E0A">
        <w:rPr>
          <w:rStyle w:val="apple-style-span"/>
        </w:rPr>
        <w:t xml:space="preserve"> if </w:t>
      </w:r>
      <w:r w:rsidR="006201FE" w:rsidRPr="00C70E0A">
        <w:rPr>
          <w:rStyle w:val="apple-style-span"/>
          <w:i/>
        </w:rPr>
        <w:t>a</w:t>
      </w:r>
      <w:r w:rsidR="006201FE" w:rsidRPr="00C70E0A">
        <w:rPr>
          <w:rStyle w:val="apple-style-span"/>
        </w:rPr>
        <w:t xml:space="preserve"> </w:t>
      </w:r>
      <w:r w:rsidR="006201FE" w:rsidRPr="00C70E0A">
        <w:rPr>
          <w:rStyle w:val="apple-style-span"/>
          <w:b/>
        </w:rPr>
        <w:t>located</w:t>
      </w:r>
      <w:r w:rsidR="007A4DDC" w:rsidRPr="00C70E0A">
        <w:rPr>
          <w:rStyle w:val="apple-style-span"/>
          <w:b/>
        </w:rPr>
        <w:t xml:space="preserve"> </w:t>
      </w:r>
      <w:r w:rsidR="006201FE" w:rsidRPr="00C70E0A">
        <w:rPr>
          <w:rStyle w:val="apple-style-span"/>
          <w:b/>
        </w:rPr>
        <w:t>at</w:t>
      </w:r>
      <w:r w:rsidR="007A4DDC" w:rsidRPr="00C70E0A">
        <w:rPr>
          <w:rStyle w:val="apple-style-span"/>
          <w:b/>
        </w:rPr>
        <w:t xml:space="preserve"> </w:t>
      </w:r>
      <w:r w:rsidR="006201FE" w:rsidRPr="00C70E0A">
        <w:rPr>
          <w:rStyle w:val="apple-style-span"/>
          <w:i/>
        </w:rPr>
        <w:t>r</w:t>
      </w:r>
      <w:r w:rsidR="006201FE" w:rsidRPr="00C70E0A">
        <w:rPr>
          <w:rStyle w:val="apple-style-span"/>
        </w:rPr>
        <w:t xml:space="preserve"> </w:t>
      </w:r>
      <w:r w:rsidR="006201FE" w:rsidRPr="00C70E0A">
        <w:rPr>
          <w:rStyle w:val="apple-style-span"/>
          <w:b/>
        </w:rPr>
        <w:t>at</w:t>
      </w:r>
      <w:r w:rsidR="007A4DDC" w:rsidRPr="00C70E0A">
        <w:rPr>
          <w:rStyle w:val="apple-style-span"/>
          <w:b/>
        </w:rPr>
        <w:t xml:space="preserve"> </w:t>
      </w:r>
      <w:r w:rsidR="006201FE" w:rsidRPr="00C70E0A">
        <w:rPr>
          <w:rStyle w:val="apple-style-span"/>
          <w:i/>
        </w:rPr>
        <w:t>t</w:t>
      </w:r>
      <w:r w:rsidR="006201FE" w:rsidRPr="00C70E0A">
        <w:rPr>
          <w:rStyle w:val="apple-style-span"/>
        </w:rPr>
        <w:t xml:space="preserve"> &amp;</w:t>
      </w:r>
      <w:r w:rsidR="007A4DDC" w:rsidRPr="00C70E0A">
        <w:rPr>
          <w:rStyle w:val="apple-style-span"/>
        </w:rPr>
        <w:t xml:space="preserve"> </w:t>
      </w:r>
      <w:r w:rsidR="00D754CA" w:rsidRPr="00C70E0A">
        <w:rPr>
          <w:rStyle w:val="apple-style-span"/>
          <w:i/>
        </w:rPr>
        <w:t>a</w:t>
      </w:r>
      <w:r w:rsidR="00D754CA" w:rsidRPr="00C70E0A">
        <w:rPr>
          <w:rStyle w:val="apple-style-span"/>
          <w:i/>
        </w:rPr>
        <w:sym w:font="Symbol" w:char="F0A2"/>
      </w:r>
      <w:r w:rsidR="00D754CA" w:rsidRPr="00C70E0A">
        <w:rPr>
          <w:rStyle w:val="apple-style-span"/>
        </w:rPr>
        <w:t xml:space="preserve"> </w:t>
      </w:r>
      <w:r w:rsidR="006201FE" w:rsidRPr="00C70E0A">
        <w:rPr>
          <w:rStyle w:val="apple-style-span"/>
          <w:b/>
        </w:rPr>
        <w:t xml:space="preserve">part_of </w:t>
      </w:r>
      <w:r w:rsidR="006201FE" w:rsidRPr="00C70E0A">
        <w:rPr>
          <w:rStyle w:val="apple-style-span"/>
          <w:i/>
        </w:rPr>
        <w:t>a</w:t>
      </w:r>
      <w:r w:rsidR="007A4DDC" w:rsidRPr="00C70E0A">
        <w:rPr>
          <w:rStyle w:val="apple-style-span"/>
        </w:rPr>
        <w:t xml:space="preserve"> </w:t>
      </w:r>
      <w:r w:rsidR="006201FE" w:rsidRPr="00C70E0A">
        <w:rPr>
          <w:rStyle w:val="apple-style-span"/>
          <w:b/>
        </w:rPr>
        <w:t>at</w:t>
      </w:r>
      <w:r w:rsidR="007A4DDC" w:rsidRPr="00C70E0A">
        <w:rPr>
          <w:rStyle w:val="apple-style-span"/>
          <w:b/>
        </w:rPr>
        <w:t xml:space="preserve"> </w:t>
      </w:r>
      <w:r w:rsidR="006201FE" w:rsidRPr="00C70E0A">
        <w:rPr>
          <w:rStyle w:val="apple-style-span"/>
          <w:i/>
        </w:rPr>
        <w:t>t</w:t>
      </w:r>
      <w:r w:rsidR="006201FE" w:rsidRPr="00C70E0A">
        <w:rPr>
          <w:rStyle w:val="apple-style-span"/>
        </w:rPr>
        <w:t xml:space="preserve">, then there is some </w:t>
      </w:r>
      <w:r w:rsidR="006201FE" w:rsidRPr="00C70E0A">
        <w:rPr>
          <w:rStyle w:val="apple-style-span"/>
          <w:i/>
        </w:rPr>
        <w:t>r</w:t>
      </w:r>
      <w:r w:rsidR="006201FE" w:rsidRPr="00C70E0A">
        <w:rPr>
          <w:rStyle w:val="apple-style-span"/>
          <w:i/>
        </w:rPr>
        <w:sym w:font="Symbol" w:char="F0A2"/>
      </w:r>
      <w:r w:rsidR="00D754CA" w:rsidRPr="00C70E0A">
        <w:rPr>
          <w:rStyle w:val="apple-style-span"/>
        </w:rPr>
        <w:t xml:space="preserve"> </w:t>
      </w:r>
      <w:r w:rsidR="006201FE" w:rsidRPr="00C70E0A">
        <w:rPr>
          <w:rStyle w:val="apple-style-span"/>
        </w:rPr>
        <w:t xml:space="preserve">which is </w:t>
      </w:r>
      <w:r w:rsidR="006201FE" w:rsidRPr="00C70E0A">
        <w:rPr>
          <w:rStyle w:val="apple-style-span"/>
          <w:b/>
        </w:rPr>
        <w:t xml:space="preserve">part_of </w:t>
      </w:r>
      <w:r w:rsidR="006201FE" w:rsidRPr="00C70E0A">
        <w:rPr>
          <w:rStyle w:val="apple-style-span"/>
          <w:i/>
        </w:rPr>
        <w:t>r</w:t>
      </w:r>
      <w:r w:rsidR="00187F8C" w:rsidRPr="00C70E0A">
        <w:rPr>
          <w:rStyle w:val="apple-style-span"/>
        </w:rPr>
        <w:t xml:space="preserve"> </w:t>
      </w:r>
      <w:r w:rsidR="006201FE" w:rsidRPr="00C70E0A">
        <w:rPr>
          <w:rStyle w:val="apple-style-span"/>
        </w:rPr>
        <w:t xml:space="preserve">&amp; such that </w:t>
      </w:r>
      <w:r w:rsidR="00D754CA" w:rsidRPr="00C70E0A">
        <w:rPr>
          <w:rStyle w:val="apple-style-span"/>
          <w:i/>
        </w:rPr>
        <w:t>a</w:t>
      </w:r>
      <w:r w:rsidR="00D754CA" w:rsidRPr="00C70E0A">
        <w:rPr>
          <w:rStyle w:val="apple-style-span"/>
          <w:i/>
        </w:rPr>
        <w:sym w:font="Symbol" w:char="F0A2"/>
      </w:r>
      <w:r w:rsidR="00D754CA" w:rsidRPr="00C70E0A">
        <w:rPr>
          <w:rStyle w:val="apple-style-span"/>
        </w:rPr>
        <w:t xml:space="preserve"> </w:t>
      </w:r>
      <w:r w:rsidR="006201FE" w:rsidRPr="00C70E0A">
        <w:rPr>
          <w:rStyle w:val="apple-style-span"/>
          <w:b/>
        </w:rPr>
        <w:t xml:space="preserve">located_at </w:t>
      </w:r>
      <w:r w:rsidR="00D754CA" w:rsidRPr="00C70E0A">
        <w:rPr>
          <w:rStyle w:val="apple-style-span"/>
          <w:i/>
        </w:rPr>
        <w:t>r</w:t>
      </w:r>
      <w:r w:rsidR="00D754CA" w:rsidRPr="00C70E0A">
        <w:rPr>
          <w:rStyle w:val="apple-style-span"/>
          <w:i/>
        </w:rPr>
        <w:sym w:font="Symbol" w:char="F0A2"/>
      </w:r>
      <w:r w:rsidR="007A4DDC" w:rsidRPr="00C70E0A">
        <w:rPr>
          <w:rStyle w:val="apple-style-span"/>
        </w:rPr>
        <w:t xml:space="preserve"> </w:t>
      </w:r>
      <w:r w:rsidR="006201FE" w:rsidRPr="00C70E0A">
        <w:rPr>
          <w:rStyle w:val="apple-style-span"/>
          <w:b/>
        </w:rPr>
        <w:t xml:space="preserve">at </w:t>
      </w:r>
      <w:r w:rsidR="006201FE" w:rsidRPr="00C70E0A">
        <w:rPr>
          <w:rStyle w:val="apple-style-span"/>
        </w:rPr>
        <w:t>t.</w:t>
      </w:r>
    </w:p>
    <w:p w14:paraId="10CC4D74" w14:textId="77777777" w:rsidR="00612B09" w:rsidRPr="001D5799" w:rsidRDefault="00612B09"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08C41151" w14:textId="77777777" w:rsidR="008A5BDC" w:rsidRPr="0065182A" w:rsidRDefault="0065182A" w:rsidP="0065182A">
      <w:pPr>
        <w:pStyle w:val="Heading2"/>
        <w:spacing w:line="360" w:lineRule="auto"/>
      </w:pPr>
      <w:bookmarkStart w:id="209" w:name="_Toc313270711"/>
      <w:bookmarkStart w:id="210" w:name="_Toc313472846"/>
      <w:r w:rsidRPr="0065182A">
        <w:t>The l</w:t>
      </w:r>
      <w:r w:rsidR="008A5BDC" w:rsidRPr="0065182A">
        <w:t>ocated_in</w:t>
      </w:r>
      <w:r w:rsidRPr="0065182A">
        <w:t xml:space="preserve"> relation</w:t>
      </w:r>
      <w:bookmarkEnd w:id="209"/>
      <w:bookmarkEnd w:id="210"/>
    </w:p>
    <w:p w14:paraId="64D9106A" w14:textId="77777777" w:rsidR="008A5BDC" w:rsidRPr="001D5799" w:rsidRDefault="008A5BDC"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p>
    <w:p w14:paraId="765790FD" w14:textId="77777777" w:rsidR="00612B09" w:rsidRPr="00C70E0A" w:rsidRDefault="0065182A" w:rsidP="00C70E0A">
      <w:pPr>
        <w:pStyle w:val="Specification"/>
        <w:rPr>
          <w:rStyle w:val="Emphasis"/>
          <w:i w:val="0"/>
          <w:iCs w:val="0"/>
        </w:rPr>
      </w:pPr>
      <w:r w:rsidRPr="00C70E0A">
        <w:rPr>
          <w:rStyle w:val="SpecificationType"/>
        </w:rPr>
        <w:t>Definition</w:t>
      </w:r>
      <w:r w:rsidRPr="00C70E0A">
        <w:t xml:space="preserve">: </w:t>
      </w:r>
      <w:r w:rsidR="00612B09" w:rsidRPr="00C70E0A">
        <w:rPr>
          <w:rStyle w:val="Emphasis"/>
          <w:iCs w:val="0"/>
        </w:rPr>
        <w:t>a</w:t>
      </w:r>
      <w:r w:rsidR="00612B09" w:rsidRPr="00C70E0A">
        <w:rPr>
          <w:rStyle w:val="apple-converted-space"/>
          <w:i/>
        </w:rPr>
        <w:t> </w:t>
      </w:r>
      <w:r w:rsidR="008A5BDC" w:rsidRPr="00C70E0A">
        <w:rPr>
          <w:rStyle w:val="Strong"/>
          <w:bCs w:val="0"/>
        </w:rPr>
        <w:t>located_in</w:t>
      </w:r>
      <w:r w:rsidR="00151755" w:rsidRPr="00C70E0A">
        <w:rPr>
          <w:rStyle w:val="Strong"/>
          <w:bCs w:val="0"/>
        </w:rPr>
        <w:t xml:space="preserve"> </w:t>
      </w:r>
      <w:r w:rsidR="00612B09" w:rsidRPr="00C70E0A">
        <w:rPr>
          <w:rStyle w:val="Emphasis"/>
          <w:iCs w:val="0"/>
        </w:rPr>
        <w:t>b</w:t>
      </w:r>
      <w:r w:rsidR="00612B09" w:rsidRPr="00C70E0A">
        <w:rPr>
          <w:rStyle w:val="Emphasis"/>
          <w:i w:val="0"/>
          <w:iCs w:val="0"/>
        </w:rPr>
        <w:t xml:space="preserve"> </w:t>
      </w:r>
      <w:r w:rsidR="00612B09" w:rsidRPr="00C70E0A">
        <w:rPr>
          <w:rStyle w:val="Strong"/>
          <w:bCs w:val="0"/>
        </w:rPr>
        <w:t>at</w:t>
      </w:r>
      <w:r w:rsidR="00612B09" w:rsidRPr="00C70E0A">
        <w:rPr>
          <w:rStyle w:val="apple-converted-space"/>
          <w:b/>
        </w:rPr>
        <w:t> </w:t>
      </w:r>
      <w:r w:rsidR="00612B09" w:rsidRPr="00C70E0A">
        <w:rPr>
          <w:rStyle w:val="Emphasis"/>
          <w:iCs w:val="0"/>
        </w:rPr>
        <w:t>t</w:t>
      </w:r>
      <w:r w:rsidR="007A4DDC" w:rsidRPr="00C70E0A">
        <w:rPr>
          <w:rStyle w:val="Emphasis"/>
          <w:i w:val="0"/>
          <w:iCs w:val="0"/>
        </w:rPr>
        <w:t xml:space="preserve"> </w:t>
      </w:r>
      <w:r w:rsidR="00612B09" w:rsidRPr="00C70E0A">
        <w:rPr>
          <w:rStyle w:val="Emphasis"/>
          <w:i w:val="0"/>
          <w:iCs w:val="0"/>
        </w:rPr>
        <w:t>=</w:t>
      </w:r>
      <w:r w:rsidR="007A4DDC" w:rsidRPr="00C70E0A">
        <w:rPr>
          <w:rStyle w:val="Emphasis"/>
          <w:i w:val="0"/>
          <w:iCs w:val="0"/>
        </w:rPr>
        <w:t xml:space="preserve"> </w:t>
      </w:r>
      <w:r w:rsidR="00612B09" w:rsidRPr="00C70E0A">
        <w:rPr>
          <w:rStyle w:val="Emphasis"/>
          <w:i w:val="0"/>
          <w:iCs w:val="0"/>
        </w:rPr>
        <w:t xml:space="preserve">Def. </w:t>
      </w:r>
      <w:r w:rsidR="00612B09" w:rsidRPr="00C70E0A">
        <w:rPr>
          <w:rStyle w:val="Emphasis"/>
          <w:iCs w:val="0"/>
        </w:rPr>
        <w:t>a</w:t>
      </w:r>
      <w:r w:rsidR="00612B09" w:rsidRPr="00C70E0A">
        <w:rPr>
          <w:rStyle w:val="Emphasis"/>
          <w:i w:val="0"/>
          <w:iCs w:val="0"/>
        </w:rPr>
        <w:t xml:space="preserve"> and </w:t>
      </w:r>
      <w:r w:rsidR="00612B09" w:rsidRPr="00C70E0A">
        <w:rPr>
          <w:rStyle w:val="Emphasis"/>
          <w:iCs w:val="0"/>
        </w:rPr>
        <w:t>b</w:t>
      </w:r>
      <w:r w:rsidR="00612B09" w:rsidRPr="00C70E0A">
        <w:rPr>
          <w:rStyle w:val="Emphasis"/>
          <w:i w:val="0"/>
          <w:iCs w:val="0"/>
        </w:rPr>
        <w:t xml:space="preserve"> </w:t>
      </w:r>
      <w:r w:rsidRPr="00C70E0A">
        <w:rPr>
          <w:rStyle w:val="Emphasis"/>
          <w:i w:val="0"/>
          <w:iCs w:val="0"/>
        </w:rPr>
        <w:t xml:space="preserve">are </w:t>
      </w:r>
      <w:r w:rsidRPr="00C70E0A">
        <w:rPr>
          <w:rStyle w:val="Emphasis"/>
          <w:iCs w:val="0"/>
        </w:rPr>
        <w:t>independent continuants</w:t>
      </w:r>
      <w:r w:rsidR="00612B09" w:rsidRPr="00C70E0A">
        <w:rPr>
          <w:rStyle w:val="Emphasis"/>
          <w:i w:val="0"/>
          <w:iCs w:val="0"/>
        </w:rPr>
        <w:t xml:space="preserve">, and the </w:t>
      </w:r>
      <w:r w:rsidR="00612B09" w:rsidRPr="00C70E0A">
        <w:rPr>
          <w:rStyle w:val="Emphasis"/>
          <w:iCs w:val="0"/>
        </w:rPr>
        <w:t xml:space="preserve">region </w:t>
      </w:r>
      <w:r w:rsidR="00612B09" w:rsidRPr="00C70E0A">
        <w:rPr>
          <w:rStyle w:val="Emphasis"/>
          <w:b/>
          <w:i w:val="0"/>
          <w:iCs w:val="0"/>
        </w:rPr>
        <w:t>occupied</w:t>
      </w:r>
      <w:r w:rsidR="00612B09" w:rsidRPr="00C70E0A">
        <w:rPr>
          <w:rStyle w:val="Emphasis"/>
          <w:i w:val="0"/>
          <w:iCs w:val="0"/>
        </w:rPr>
        <w:t xml:space="preserve"> by </w:t>
      </w:r>
      <w:r w:rsidR="00612B09" w:rsidRPr="00C70E0A">
        <w:rPr>
          <w:rStyle w:val="Emphasis"/>
          <w:iCs w:val="0"/>
        </w:rPr>
        <w:t>a</w:t>
      </w:r>
      <w:r w:rsidR="00612B09" w:rsidRPr="00C70E0A">
        <w:rPr>
          <w:rStyle w:val="Emphasis"/>
          <w:i w:val="0"/>
          <w:iCs w:val="0"/>
        </w:rPr>
        <w:t xml:space="preserve"> is a (proper or improper) </w:t>
      </w:r>
      <w:r w:rsidR="005D1353" w:rsidRPr="00C70E0A">
        <w:rPr>
          <w:rStyle w:val="Emphasis"/>
          <w:b/>
          <w:i w:val="0"/>
          <w:iCs w:val="0"/>
        </w:rPr>
        <w:t>part_of</w:t>
      </w:r>
      <w:r w:rsidR="008A5BDC" w:rsidRPr="00C70E0A">
        <w:rPr>
          <w:rStyle w:val="Emphasis"/>
          <w:b/>
          <w:i w:val="0"/>
          <w:iCs w:val="0"/>
        </w:rPr>
        <w:t xml:space="preserve"> </w:t>
      </w:r>
      <w:r w:rsidR="008A5BDC" w:rsidRPr="00C70E0A">
        <w:rPr>
          <w:rStyle w:val="Emphasis"/>
          <w:i w:val="0"/>
          <w:iCs w:val="0"/>
        </w:rPr>
        <w:t xml:space="preserve">the </w:t>
      </w:r>
      <w:r w:rsidR="008A5BDC" w:rsidRPr="00C70E0A">
        <w:rPr>
          <w:rStyle w:val="Emphasis"/>
          <w:iCs w:val="0"/>
        </w:rPr>
        <w:t xml:space="preserve">region </w:t>
      </w:r>
      <w:r w:rsidR="008A5BDC" w:rsidRPr="00C70E0A">
        <w:rPr>
          <w:rStyle w:val="Emphasis"/>
          <w:i w:val="0"/>
          <w:iCs w:val="0"/>
        </w:rPr>
        <w:t>occupi</w:t>
      </w:r>
      <w:r w:rsidR="00612B09" w:rsidRPr="00C70E0A">
        <w:rPr>
          <w:rStyle w:val="Emphasis"/>
          <w:i w:val="0"/>
          <w:iCs w:val="0"/>
        </w:rPr>
        <w:t xml:space="preserve">ed by </w:t>
      </w:r>
      <w:r w:rsidR="00612B09" w:rsidRPr="00C70E0A">
        <w:rPr>
          <w:rStyle w:val="Emphasis"/>
          <w:iCs w:val="0"/>
        </w:rPr>
        <w:t>b</w:t>
      </w:r>
      <w:r w:rsidR="00612B09" w:rsidRPr="00C70E0A">
        <w:rPr>
          <w:rStyle w:val="Emphasis"/>
          <w:i w:val="0"/>
          <w:iCs w:val="0"/>
        </w:rPr>
        <w:t>.</w:t>
      </w:r>
    </w:p>
    <w:p w14:paraId="18623BFD" w14:textId="77777777" w:rsidR="0065182A" w:rsidRPr="001C76CF" w:rsidRDefault="0065182A" w:rsidP="00C70E0A">
      <w:pPr>
        <w:pStyle w:val="Specification"/>
      </w:pPr>
      <w:r w:rsidRPr="00C70E0A">
        <w:rPr>
          <w:rStyle w:val="SpecificationType"/>
        </w:rPr>
        <w:t>Domain</w:t>
      </w:r>
      <w:r w:rsidRPr="001C76CF">
        <w:t xml:space="preserve">: </w:t>
      </w:r>
      <w:r>
        <w:t>independent continuant</w:t>
      </w:r>
    </w:p>
    <w:p w14:paraId="21D9DB3D" w14:textId="69D4C7E8" w:rsidR="000B34A1" w:rsidRPr="00C70E0A" w:rsidRDefault="0065182A" w:rsidP="00C70E0A">
      <w:pPr>
        <w:pStyle w:val="Specification"/>
      </w:pPr>
      <w:r w:rsidRPr="00C70E0A">
        <w:rPr>
          <w:rStyle w:val="SpecificationType"/>
        </w:rPr>
        <w:t>Range</w:t>
      </w:r>
      <w:r w:rsidRPr="00C70E0A">
        <w:t xml:space="preserve">: </w:t>
      </w:r>
      <w:r w:rsidRPr="00C70E0A">
        <w:rPr>
          <w:rStyle w:val="apple-style-span"/>
        </w:rPr>
        <w:t>spatial region</w:t>
      </w:r>
    </w:p>
    <w:p w14:paraId="3DBC7399" w14:textId="4E842E84" w:rsidR="00FB2EB2" w:rsidRPr="001D5799" w:rsidRDefault="00FB2EB2" w:rsidP="00C70E0A">
      <w:pPr>
        <w:pStyle w:val="Specification"/>
      </w:pPr>
      <w:r w:rsidRPr="00C70E0A">
        <w:rPr>
          <w:rStyle w:val="SpecificationType"/>
        </w:rPr>
        <w:t>Examples</w:t>
      </w:r>
      <w:r w:rsidRPr="001D5799">
        <w:t xml:space="preserve">: your </w:t>
      </w:r>
      <w:r w:rsidR="00575080">
        <w:rPr>
          <w:rFonts w:ascii="Times New Roman" w:hAnsi="Times New Roman"/>
          <w:szCs w:val="23"/>
        </w:rPr>
        <w:t>arm</w:t>
      </w:r>
      <w:r w:rsidRPr="001D5799">
        <w:t xml:space="preserve"> </w:t>
      </w:r>
      <w:r w:rsidRPr="001D5799">
        <w:rPr>
          <w:b/>
        </w:rPr>
        <w:t>located_in</w:t>
      </w:r>
      <w:r w:rsidR="007A4DDC" w:rsidRPr="001D5799">
        <w:rPr>
          <w:b/>
        </w:rPr>
        <w:t xml:space="preserve"> </w:t>
      </w:r>
      <w:r w:rsidRPr="001D5799">
        <w:t xml:space="preserve">your body; </w:t>
      </w:r>
      <w:r w:rsidR="006201FE" w:rsidRPr="001D5799">
        <w:t xml:space="preserve">this </w:t>
      </w:r>
      <w:r w:rsidRPr="001D5799">
        <w:t xml:space="preserve">stem cell </w:t>
      </w:r>
      <w:r w:rsidRPr="001D5799">
        <w:rPr>
          <w:b/>
        </w:rPr>
        <w:t>located_in</w:t>
      </w:r>
      <w:r w:rsidR="007A4DDC" w:rsidRPr="001D5799">
        <w:rPr>
          <w:b/>
        </w:rPr>
        <w:t xml:space="preserve"> </w:t>
      </w:r>
      <w:r w:rsidR="006201FE" w:rsidRPr="001D5799">
        <w:t>this portion of</w:t>
      </w:r>
      <w:r w:rsidR="007A4DDC" w:rsidRPr="001D5799">
        <w:t xml:space="preserve"> </w:t>
      </w:r>
      <w:r w:rsidRPr="001D5799">
        <w:t xml:space="preserve">bone marrow; </w:t>
      </w:r>
      <w:r w:rsidR="006201FE" w:rsidRPr="001D5799">
        <w:t xml:space="preserve">this </w:t>
      </w:r>
      <w:r w:rsidRPr="001D5799">
        <w:t xml:space="preserve">portion of cocaine </w:t>
      </w:r>
      <w:r w:rsidRPr="001D5799">
        <w:rPr>
          <w:b/>
        </w:rPr>
        <w:t>located_in</w:t>
      </w:r>
      <w:r w:rsidR="007A4DDC" w:rsidRPr="001D5799">
        <w:rPr>
          <w:b/>
        </w:rPr>
        <w:t xml:space="preserve"> </w:t>
      </w:r>
      <w:r w:rsidR="00151755" w:rsidRPr="001D5799">
        <w:t>this portion</w:t>
      </w:r>
      <w:r w:rsidRPr="001D5799">
        <w:t xml:space="preserve"> of blood</w:t>
      </w:r>
      <w:r w:rsidR="006201FE" w:rsidRPr="001D5799">
        <w:t>.</w:t>
      </w:r>
    </w:p>
    <w:p w14:paraId="01AB9684" w14:textId="77777777" w:rsidR="00F604ED" w:rsidRPr="001D5799" w:rsidRDefault="00F604ED" w:rsidP="009B5669">
      <w:pPr>
        <w:spacing w:beforeLines="1" w:before="2" w:afterLines="1" w:after="2" w:line="360" w:lineRule="auto"/>
        <w:rPr>
          <w:rFonts w:ascii="Times New Roman" w:hAnsi="Times New Roman"/>
          <w:b/>
          <w:i/>
          <w:sz w:val="24"/>
          <w:szCs w:val="23"/>
        </w:rPr>
      </w:pPr>
    </w:p>
    <w:p w14:paraId="2EBA08F1" w14:textId="77777777" w:rsidR="00187F8C" w:rsidRPr="001D5799" w:rsidRDefault="00236D40" w:rsidP="00C70E0A">
      <w:pPr>
        <w:pStyle w:val="Specification"/>
      </w:pPr>
      <w:r w:rsidRPr="00C70E0A">
        <w:rPr>
          <w:rStyle w:val="SpecificationType"/>
        </w:rPr>
        <w:t>Axiom</w:t>
      </w:r>
      <w:r w:rsidRPr="001D5799">
        <w:rPr>
          <w:smallCaps/>
        </w:rPr>
        <w:t>:</w:t>
      </w:r>
      <w:r w:rsidR="00187F8C" w:rsidRPr="001D5799">
        <w:t xml:space="preserve"> </w:t>
      </w:r>
      <w:r w:rsidR="00187F8C" w:rsidRPr="001D5799">
        <w:rPr>
          <w:b/>
        </w:rPr>
        <w:t>Located_in</w:t>
      </w:r>
      <w:r w:rsidR="00187F8C" w:rsidRPr="001D5799">
        <w:t xml:space="preserve"> is transitive</w:t>
      </w:r>
    </w:p>
    <w:p w14:paraId="351142A9" w14:textId="77777777" w:rsidR="00F4014E" w:rsidRDefault="00F4014E" w:rsidP="00F4014E">
      <w:pPr>
        <w:spacing w:beforeLines="1" w:before="2" w:afterLines="1" w:after="2" w:line="360" w:lineRule="auto"/>
        <w:ind w:firstLine="720"/>
        <w:rPr>
          <w:rFonts w:ascii="Times New Roman" w:hAnsi="Times New Roman"/>
          <w:sz w:val="24"/>
          <w:szCs w:val="23"/>
        </w:rPr>
      </w:pPr>
      <w:r w:rsidRPr="00F4014E">
        <w:rPr>
          <w:rFonts w:ascii="Times New Roman" w:hAnsi="Times New Roman"/>
          <w:i/>
          <w:sz w:val="24"/>
          <w:szCs w:val="23"/>
          <w:highlight w:val="yellow"/>
        </w:rPr>
        <w:t>a</w:t>
      </w:r>
      <w:r w:rsidRPr="00F4014E">
        <w:rPr>
          <w:rFonts w:ascii="Times New Roman" w:hAnsi="Times New Roman"/>
          <w:sz w:val="24"/>
          <w:szCs w:val="23"/>
          <w:highlight w:val="yellow"/>
        </w:rPr>
        <w:t xml:space="preserve"> </w:t>
      </w:r>
      <w:r w:rsidRPr="00F4014E">
        <w:rPr>
          <w:rFonts w:ascii="Times New Roman" w:hAnsi="Times New Roman"/>
          <w:b/>
          <w:sz w:val="24"/>
          <w:szCs w:val="23"/>
          <w:highlight w:val="yellow"/>
        </w:rPr>
        <w:t>located_in</w:t>
      </w:r>
      <w:r w:rsidRPr="00F4014E">
        <w:rPr>
          <w:rFonts w:ascii="Times New Roman" w:hAnsi="Times New Roman"/>
          <w:sz w:val="24"/>
          <w:szCs w:val="23"/>
          <w:highlight w:val="yellow"/>
        </w:rPr>
        <w:t xml:space="preserve"> </w:t>
      </w:r>
      <w:r w:rsidRPr="00F4014E">
        <w:rPr>
          <w:rFonts w:ascii="Times New Roman" w:hAnsi="Times New Roman"/>
          <w:i/>
          <w:sz w:val="24"/>
          <w:szCs w:val="23"/>
          <w:highlight w:val="yellow"/>
        </w:rPr>
        <w:t>b</w:t>
      </w:r>
      <w:r w:rsidRPr="00F4014E">
        <w:rPr>
          <w:rFonts w:ascii="Times New Roman" w:hAnsi="Times New Roman"/>
          <w:sz w:val="24"/>
          <w:szCs w:val="23"/>
          <w:highlight w:val="yellow"/>
        </w:rPr>
        <w:t xml:space="preserve"> at </w:t>
      </w:r>
      <w:r w:rsidRPr="00F4014E">
        <w:rPr>
          <w:rFonts w:ascii="Times New Roman" w:hAnsi="Times New Roman"/>
          <w:i/>
          <w:sz w:val="24"/>
          <w:szCs w:val="23"/>
          <w:highlight w:val="yellow"/>
        </w:rPr>
        <w:t>t</w:t>
      </w:r>
      <w:r w:rsidRPr="00F4014E">
        <w:rPr>
          <w:rFonts w:ascii="Times New Roman" w:hAnsi="Times New Roman"/>
          <w:sz w:val="24"/>
          <w:szCs w:val="23"/>
          <w:highlight w:val="yellow"/>
        </w:rPr>
        <w:t xml:space="preserve"> and </w:t>
      </w:r>
      <w:r w:rsidRPr="00F4014E">
        <w:rPr>
          <w:rFonts w:ascii="Times New Roman" w:hAnsi="Times New Roman"/>
          <w:i/>
          <w:sz w:val="24"/>
          <w:szCs w:val="23"/>
          <w:highlight w:val="yellow"/>
        </w:rPr>
        <w:t>b</w:t>
      </w:r>
      <w:r w:rsidRPr="00F4014E">
        <w:rPr>
          <w:rFonts w:ascii="Times New Roman" w:hAnsi="Times New Roman"/>
          <w:sz w:val="24"/>
          <w:szCs w:val="23"/>
          <w:highlight w:val="yellow"/>
        </w:rPr>
        <w:t xml:space="preserve"> </w:t>
      </w:r>
      <w:r w:rsidRPr="00F4014E">
        <w:rPr>
          <w:rFonts w:ascii="Times New Roman" w:hAnsi="Times New Roman"/>
          <w:b/>
          <w:sz w:val="24"/>
          <w:szCs w:val="23"/>
          <w:highlight w:val="yellow"/>
        </w:rPr>
        <w:t>located_in</w:t>
      </w:r>
      <w:r w:rsidRPr="00F4014E">
        <w:rPr>
          <w:rFonts w:ascii="Times New Roman" w:hAnsi="Times New Roman"/>
          <w:sz w:val="24"/>
          <w:szCs w:val="23"/>
          <w:highlight w:val="yellow"/>
        </w:rPr>
        <w:t xml:space="preserve"> </w:t>
      </w:r>
      <w:r w:rsidRPr="00F4014E">
        <w:rPr>
          <w:rFonts w:ascii="Times New Roman" w:hAnsi="Times New Roman"/>
          <w:i/>
          <w:sz w:val="24"/>
          <w:szCs w:val="23"/>
          <w:highlight w:val="yellow"/>
        </w:rPr>
        <w:t>c</w:t>
      </w:r>
      <w:r w:rsidRPr="00F4014E">
        <w:rPr>
          <w:rFonts w:ascii="Times New Roman" w:hAnsi="Times New Roman"/>
          <w:sz w:val="24"/>
          <w:szCs w:val="23"/>
          <w:highlight w:val="yellow"/>
        </w:rPr>
        <w:t xml:space="preserve"> at </w:t>
      </w:r>
      <w:r w:rsidRPr="00F4014E">
        <w:rPr>
          <w:rFonts w:ascii="Times New Roman" w:hAnsi="Times New Roman"/>
          <w:i/>
          <w:sz w:val="24"/>
          <w:szCs w:val="23"/>
          <w:highlight w:val="yellow"/>
        </w:rPr>
        <w:t>t</w:t>
      </w:r>
      <w:r w:rsidRPr="00F4014E">
        <w:rPr>
          <w:rFonts w:ascii="Times New Roman" w:hAnsi="Times New Roman"/>
          <w:sz w:val="24"/>
          <w:szCs w:val="23"/>
          <w:highlight w:val="yellow"/>
        </w:rPr>
        <w:t xml:space="preserve">, then </w:t>
      </w:r>
      <w:r w:rsidRPr="00F4014E">
        <w:rPr>
          <w:rFonts w:ascii="Times New Roman" w:hAnsi="Times New Roman"/>
          <w:i/>
          <w:sz w:val="24"/>
          <w:szCs w:val="23"/>
          <w:highlight w:val="yellow"/>
        </w:rPr>
        <w:t>a</w:t>
      </w:r>
      <w:r w:rsidRPr="00F4014E">
        <w:rPr>
          <w:rFonts w:ascii="Times New Roman" w:hAnsi="Times New Roman"/>
          <w:sz w:val="24"/>
          <w:szCs w:val="23"/>
          <w:highlight w:val="yellow"/>
        </w:rPr>
        <w:t xml:space="preserve"> </w:t>
      </w:r>
      <w:r w:rsidRPr="00F4014E">
        <w:rPr>
          <w:rFonts w:ascii="Times New Roman" w:hAnsi="Times New Roman"/>
          <w:b/>
          <w:sz w:val="24"/>
          <w:szCs w:val="23"/>
          <w:highlight w:val="yellow"/>
        </w:rPr>
        <w:t>located_in</w:t>
      </w:r>
      <w:r w:rsidRPr="00F4014E">
        <w:rPr>
          <w:rFonts w:ascii="Times New Roman" w:hAnsi="Times New Roman"/>
          <w:sz w:val="24"/>
          <w:szCs w:val="23"/>
          <w:highlight w:val="yellow"/>
        </w:rPr>
        <w:t xml:space="preserve"> </w:t>
      </w:r>
      <w:r w:rsidRPr="00F4014E">
        <w:rPr>
          <w:rFonts w:ascii="Times New Roman" w:hAnsi="Times New Roman"/>
          <w:i/>
          <w:sz w:val="24"/>
          <w:szCs w:val="23"/>
          <w:highlight w:val="yellow"/>
        </w:rPr>
        <w:t>c</w:t>
      </w:r>
    </w:p>
    <w:p w14:paraId="723712B3" w14:textId="77777777" w:rsidR="00187F8C" w:rsidRDefault="00187F8C" w:rsidP="00187F8C">
      <w:pPr>
        <w:spacing w:beforeLines="1" w:before="2" w:afterLines="1" w:after="2" w:line="360" w:lineRule="auto"/>
        <w:rPr>
          <w:rFonts w:ascii="Times New Roman" w:hAnsi="Times New Roman"/>
          <w:sz w:val="24"/>
          <w:szCs w:val="23"/>
        </w:rPr>
      </w:pPr>
    </w:p>
    <w:p w14:paraId="3D01509D" w14:textId="77777777" w:rsidR="001A5D90"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and </w:t>
      </w:r>
      <w:r w:rsidRPr="001D5799">
        <w:rPr>
          <w:rFonts w:ascii="Times New Roman" w:hAnsi="Times New Roman"/>
          <w:i/>
          <w:sz w:val="24"/>
          <w:szCs w:val="23"/>
        </w:rPr>
        <w:t>b</w:t>
      </w:r>
      <w:r w:rsidRPr="001D5799">
        <w:rPr>
          <w:rFonts w:ascii="Times New Roman" w:hAnsi="Times New Roman"/>
          <w:sz w:val="24"/>
          <w:szCs w:val="23"/>
        </w:rPr>
        <w:t xml:space="preserve">, parthood implies location: </w:t>
      </w:r>
    </w:p>
    <w:p w14:paraId="767E5D04" w14:textId="27757E77" w:rsidR="00187F8C" w:rsidRPr="001D5799" w:rsidRDefault="00BC4A0D" w:rsidP="00C70E0A">
      <w:pPr>
        <w:pStyle w:val="Specification"/>
      </w:pPr>
      <w:r w:rsidRPr="00C70E0A">
        <w:rPr>
          <w:rStyle w:val="SpecificationType"/>
        </w:rPr>
        <w:t>Axiom</w:t>
      </w:r>
      <w:r>
        <w:t xml:space="preserve">: </w:t>
      </w:r>
      <w:r w:rsidR="00187F8C" w:rsidRPr="001D5799">
        <w:t xml:space="preserve">if </w:t>
      </w:r>
      <w:r w:rsidR="00187F8C" w:rsidRPr="001D5799">
        <w:rPr>
          <w:i/>
        </w:rPr>
        <w:t>a</w:t>
      </w:r>
      <w:r w:rsidR="00187F8C" w:rsidRPr="001D5799">
        <w:t xml:space="preserve"> </w:t>
      </w:r>
      <w:r w:rsidR="00187F8C" w:rsidRPr="001D5799">
        <w:rPr>
          <w:b/>
        </w:rPr>
        <w:t>part_of</w:t>
      </w:r>
      <w:r w:rsidR="00187F8C" w:rsidRPr="001D5799">
        <w:t xml:space="preserve"> </w:t>
      </w:r>
      <w:r w:rsidR="00187F8C" w:rsidRPr="001D5799">
        <w:rPr>
          <w:i/>
        </w:rPr>
        <w:t>b</w:t>
      </w:r>
      <w:r w:rsidR="00187F8C" w:rsidRPr="001D5799">
        <w:t xml:space="preserve"> </w:t>
      </w:r>
      <w:r w:rsidR="00187F8C" w:rsidRPr="001D5799">
        <w:rPr>
          <w:b/>
        </w:rPr>
        <w:t>at</w:t>
      </w:r>
      <w:r w:rsidR="001A5D90" w:rsidRPr="001D5799">
        <w:t xml:space="preserve"> </w:t>
      </w:r>
      <w:r w:rsidR="001A5D90" w:rsidRPr="001D5799">
        <w:rPr>
          <w:i/>
        </w:rPr>
        <w:t>t</w:t>
      </w:r>
      <w:r w:rsidR="001A5D90" w:rsidRPr="001D5799">
        <w:t xml:space="preserve">, </w:t>
      </w:r>
      <w:r w:rsidR="00187F8C" w:rsidRPr="001D5799">
        <w:t xml:space="preserve">then </w:t>
      </w:r>
      <w:r w:rsidR="00187F8C" w:rsidRPr="001D5799">
        <w:rPr>
          <w:i/>
        </w:rPr>
        <w:t>a</w:t>
      </w:r>
      <w:r w:rsidR="00187F8C" w:rsidRPr="001D5799">
        <w:t xml:space="preserve"> is </w:t>
      </w:r>
      <w:r w:rsidR="00187F8C" w:rsidRPr="001D5799">
        <w:rPr>
          <w:b/>
        </w:rPr>
        <w:t>located_in</w:t>
      </w:r>
      <w:r w:rsidR="00187F8C" w:rsidRPr="001D5799">
        <w:t xml:space="preserve"> </w:t>
      </w:r>
      <w:r w:rsidR="00187F8C" w:rsidRPr="001D5799">
        <w:rPr>
          <w:i/>
        </w:rPr>
        <w:t>b</w:t>
      </w:r>
      <w:r w:rsidR="00187F8C" w:rsidRPr="001D5799">
        <w:t xml:space="preserve"> at </w:t>
      </w:r>
      <w:r w:rsidR="001A5D90" w:rsidRPr="001D5799">
        <w:rPr>
          <w:i/>
        </w:rPr>
        <w:t>t.</w:t>
      </w:r>
    </w:p>
    <w:p w14:paraId="28ACEFCD" w14:textId="77777777" w:rsidR="00187F8C" w:rsidRPr="001D5799" w:rsidRDefault="00187F8C" w:rsidP="00187F8C">
      <w:pPr>
        <w:spacing w:beforeLines="1" w:before="2" w:afterLines="1" w:after="2" w:line="360" w:lineRule="auto"/>
        <w:rPr>
          <w:rFonts w:ascii="Times New Roman" w:hAnsi="Times New Roman"/>
          <w:b/>
          <w:i/>
          <w:sz w:val="24"/>
          <w:szCs w:val="23"/>
        </w:rPr>
      </w:pPr>
    </w:p>
    <w:p w14:paraId="0D784A1E" w14:textId="77777777" w:rsidR="001A5D90" w:rsidRPr="001D5799" w:rsidRDefault="001A5D90" w:rsidP="00187F8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Cha</w:t>
      </w:r>
      <w:r w:rsidR="0065182A">
        <w:rPr>
          <w:rFonts w:ascii="Times New Roman" w:hAnsi="Times New Roman"/>
          <w:b/>
          <w:sz w:val="24"/>
          <w:szCs w:val="23"/>
        </w:rPr>
        <w:t>ining rules</w:t>
      </w:r>
      <w:r w:rsidR="00187F8C" w:rsidRPr="001D5799">
        <w:rPr>
          <w:rFonts w:ascii="Times New Roman" w:hAnsi="Times New Roman"/>
          <w:sz w:val="24"/>
          <w:szCs w:val="23"/>
        </w:rPr>
        <w:br/>
      </w:r>
    </w:p>
    <w:p w14:paraId="15000261" w14:textId="23060585" w:rsidR="001A5D90" w:rsidRPr="001D5799" w:rsidRDefault="00BC4A0D" w:rsidP="00C70E0A">
      <w:pPr>
        <w:pStyle w:val="Specification"/>
      </w:pPr>
      <w:r w:rsidRPr="00C70E0A">
        <w:rPr>
          <w:rStyle w:val="SpecificationType"/>
        </w:rPr>
        <w:t>Axiom</w:t>
      </w:r>
      <w:r>
        <w:t xml:space="preserve">: </w:t>
      </w:r>
      <w:r w:rsidR="00187F8C" w:rsidRPr="001D5799">
        <w:t xml:space="preserve">for all material entities </w:t>
      </w:r>
      <w:r w:rsidR="00187F8C" w:rsidRPr="001D5799">
        <w:rPr>
          <w:i/>
        </w:rPr>
        <w:t>a</w:t>
      </w:r>
      <w:r w:rsidR="00187F8C" w:rsidRPr="001D5799">
        <w:t xml:space="preserve">, </w:t>
      </w:r>
      <w:r w:rsidR="00187F8C" w:rsidRPr="001D5799">
        <w:rPr>
          <w:i/>
        </w:rPr>
        <w:t>b</w:t>
      </w:r>
      <w:r w:rsidR="00187F8C" w:rsidRPr="001D5799">
        <w:t xml:space="preserve">, and </w:t>
      </w:r>
      <w:r w:rsidR="00187F8C" w:rsidRPr="001D5799">
        <w:rPr>
          <w:i/>
        </w:rPr>
        <w:t>c</w:t>
      </w:r>
      <w:r w:rsidR="00187F8C" w:rsidRPr="001D5799">
        <w:t xml:space="preserve">:  if </w:t>
      </w:r>
      <w:r w:rsidR="00187F8C" w:rsidRPr="001D5799">
        <w:rPr>
          <w:i/>
        </w:rPr>
        <w:t xml:space="preserve">a </w:t>
      </w:r>
      <w:r w:rsidR="00187F8C" w:rsidRPr="001D5799">
        <w:rPr>
          <w:b/>
        </w:rPr>
        <w:t>part_of</w:t>
      </w:r>
      <w:r w:rsidR="00187F8C" w:rsidRPr="001D5799">
        <w:t xml:space="preserve"> </w:t>
      </w:r>
      <w:r w:rsidR="00187F8C" w:rsidRPr="001D5799">
        <w:rPr>
          <w:i/>
        </w:rPr>
        <w:t>b</w:t>
      </w:r>
      <w:r w:rsidR="00187F8C" w:rsidRPr="001D5799">
        <w:t xml:space="preserve"> </w:t>
      </w:r>
      <w:r w:rsidR="00187F8C" w:rsidRPr="001D5799">
        <w:rPr>
          <w:b/>
        </w:rPr>
        <w:t>at</w:t>
      </w:r>
      <w:r w:rsidR="00187F8C" w:rsidRPr="001D5799">
        <w:t xml:space="preserve"> </w:t>
      </w:r>
      <w:r w:rsidR="00187F8C" w:rsidRPr="001D5799">
        <w:rPr>
          <w:i/>
        </w:rPr>
        <w:t>t</w:t>
      </w:r>
      <w:r w:rsidR="001A5D90" w:rsidRPr="001D5799">
        <w:t xml:space="preserve"> &amp; </w:t>
      </w:r>
      <w:r w:rsidR="00187F8C" w:rsidRPr="001D5799">
        <w:rPr>
          <w:i/>
        </w:rPr>
        <w:t>b</w:t>
      </w:r>
      <w:r w:rsidR="00187F8C" w:rsidRPr="001D5799">
        <w:t xml:space="preserve"> </w:t>
      </w:r>
      <w:r w:rsidR="00187F8C" w:rsidRPr="001D5799">
        <w:rPr>
          <w:b/>
        </w:rPr>
        <w:t>located</w:t>
      </w:r>
      <w:r w:rsidR="001A5D90" w:rsidRPr="001D5799">
        <w:rPr>
          <w:b/>
        </w:rPr>
        <w:t>_</w:t>
      </w:r>
      <w:r w:rsidR="00187F8C" w:rsidRPr="001D5799">
        <w:rPr>
          <w:b/>
        </w:rPr>
        <w:t>in</w:t>
      </w:r>
      <w:r w:rsidR="00187F8C" w:rsidRPr="001D5799">
        <w:t xml:space="preserve"> </w:t>
      </w:r>
      <w:r w:rsidR="00187F8C" w:rsidRPr="001D5799">
        <w:rPr>
          <w:i/>
        </w:rPr>
        <w:t>c</w:t>
      </w:r>
      <w:r w:rsidR="00187F8C" w:rsidRPr="001D5799">
        <w:t xml:space="preserve"> </w:t>
      </w:r>
      <w:r w:rsidR="00187F8C" w:rsidRPr="001D5799">
        <w:rPr>
          <w:b/>
        </w:rPr>
        <w:t>at</w:t>
      </w:r>
      <w:r w:rsidR="001A5D90" w:rsidRPr="001D5799">
        <w:t xml:space="preserve"> </w:t>
      </w:r>
      <w:r w:rsidR="001A5D90" w:rsidRPr="001D5799">
        <w:rPr>
          <w:i/>
        </w:rPr>
        <w:t>t</w:t>
      </w:r>
      <w:r w:rsidR="001A5D90" w:rsidRPr="001D5799">
        <w:t>,</w:t>
      </w:r>
      <w:r w:rsidR="00187F8C" w:rsidRPr="001D5799">
        <w:t xml:space="preserve"> then </w:t>
      </w:r>
      <w:r w:rsidR="00187F8C" w:rsidRPr="001D5799">
        <w:rPr>
          <w:i/>
        </w:rPr>
        <w:t xml:space="preserve">a </w:t>
      </w:r>
      <w:r w:rsidR="00187F8C" w:rsidRPr="001D5799">
        <w:rPr>
          <w:b/>
        </w:rPr>
        <w:t>located_in</w:t>
      </w:r>
      <w:r w:rsidR="00187F8C" w:rsidRPr="001D5799">
        <w:t xml:space="preserve"> </w:t>
      </w:r>
      <w:r w:rsidR="00187F8C" w:rsidRPr="001D5799">
        <w:rPr>
          <w:i/>
        </w:rPr>
        <w:t>c</w:t>
      </w:r>
      <w:r w:rsidR="00187F8C" w:rsidRPr="001D5799">
        <w:t xml:space="preserve"> </w:t>
      </w:r>
      <w:r w:rsidR="00187F8C" w:rsidRPr="001D5799">
        <w:rPr>
          <w:b/>
        </w:rPr>
        <w:t>at</w:t>
      </w:r>
      <w:r w:rsidR="00187F8C" w:rsidRPr="001D5799">
        <w:t xml:space="preserve"> </w:t>
      </w:r>
      <w:r w:rsidR="00187F8C" w:rsidRPr="001D5799">
        <w:rPr>
          <w:i/>
        </w:rPr>
        <w:t>t</w:t>
      </w:r>
    </w:p>
    <w:p w14:paraId="3C67FC8F" w14:textId="394500F6" w:rsidR="001A5D90" w:rsidRPr="001D5799" w:rsidRDefault="00BC4A0D" w:rsidP="00C70E0A">
      <w:pPr>
        <w:pStyle w:val="Specification"/>
      </w:pPr>
      <w:r w:rsidRPr="00C70E0A">
        <w:rPr>
          <w:rStyle w:val="SpecificationType"/>
        </w:rPr>
        <w:t>Axiom</w:t>
      </w:r>
      <w:r>
        <w:t xml:space="preserve">: </w:t>
      </w:r>
      <w:r w:rsidR="001A5D90" w:rsidRPr="001D5799">
        <w:t xml:space="preserve">for all material entities </w:t>
      </w:r>
      <w:r w:rsidR="001A5D90" w:rsidRPr="001D5799">
        <w:rPr>
          <w:i/>
        </w:rPr>
        <w:t>a</w:t>
      </w:r>
      <w:r w:rsidR="001A5D90" w:rsidRPr="001D5799">
        <w:t xml:space="preserve">, </w:t>
      </w:r>
      <w:r w:rsidR="001A5D90" w:rsidRPr="001D5799">
        <w:rPr>
          <w:i/>
        </w:rPr>
        <w:t>b</w:t>
      </w:r>
      <w:r w:rsidR="001A5D90" w:rsidRPr="001D5799">
        <w:t xml:space="preserve">, and </w:t>
      </w:r>
      <w:r w:rsidR="001A5D90" w:rsidRPr="001D5799">
        <w:rPr>
          <w:i/>
        </w:rPr>
        <w:t>c</w:t>
      </w:r>
      <w:r w:rsidR="001A5D90" w:rsidRPr="001D5799">
        <w:t xml:space="preserve">:  if </w:t>
      </w:r>
      <w:r w:rsidR="001A5D90" w:rsidRPr="001D5799">
        <w:rPr>
          <w:i/>
        </w:rPr>
        <w:t xml:space="preserve">a </w:t>
      </w:r>
      <w:r w:rsidR="001A5D90" w:rsidRPr="001D5799">
        <w:rPr>
          <w:b/>
        </w:rPr>
        <w:t>located_in</w:t>
      </w:r>
      <w:r w:rsidR="001A5D90" w:rsidRPr="001D5799">
        <w:t xml:space="preserve"> </w:t>
      </w:r>
      <w:r w:rsidR="001A5D90" w:rsidRPr="001D5799">
        <w:rPr>
          <w:i/>
        </w:rPr>
        <w:t>b</w:t>
      </w:r>
      <w:r w:rsidR="001A5D90" w:rsidRPr="001D5799">
        <w:t xml:space="preserve"> </w:t>
      </w:r>
      <w:r w:rsidR="001A5D90" w:rsidRPr="001D5799">
        <w:rPr>
          <w:b/>
        </w:rPr>
        <w:t>at</w:t>
      </w:r>
      <w:r w:rsidR="001A5D90" w:rsidRPr="001D5799">
        <w:t xml:space="preserve"> </w:t>
      </w:r>
      <w:r w:rsidR="001A5D90" w:rsidRPr="001D5799">
        <w:rPr>
          <w:i/>
        </w:rPr>
        <w:t>t</w:t>
      </w:r>
      <w:r w:rsidR="001A5D90" w:rsidRPr="001D5799">
        <w:t xml:space="preserve"> &amp; </w:t>
      </w:r>
      <w:r w:rsidR="001A5D90" w:rsidRPr="001D5799">
        <w:rPr>
          <w:i/>
        </w:rPr>
        <w:t>b</w:t>
      </w:r>
      <w:r w:rsidR="001A5D90" w:rsidRPr="001D5799">
        <w:t xml:space="preserve"> </w:t>
      </w:r>
      <w:r w:rsidR="001A5D90" w:rsidRPr="001D5799">
        <w:rPr>
          <w:b/>
        </w:rPr>
        <w:t xml:space="preserve">part_of </w:t>
      </w:r>
      <w:r w:rsidR="001A5D90" w:rsidRPr="001D5799">
        <w:rPr>
          <w:i/>
        </w:rPr>
        <w:t>c</w:t>
      </w:r>
      <w:r w:rsidR="001A5D90" w:rsidRPr="001D5799">
        <w:t xml:space="preserve"> </w:t>
      </w:r>
      <w:r w:rsidR="001A5D90" w:rsidRPr="001D5799">
        <w:rPr>
          <w:b/>
        </w:rPr>
        <w:t>at</w:t>
      </w:r>
      <w:r w:rsidR="001A5D90" w:rsidRPr="001D5799">
        <w:t xml:space="preserve"> </w:t>
      </w:r>
      <w:r w:rsidR="001A5D90" w:rsidRPr="001D5799">
        <w:rPr>
          <w:i/>
        </w:rPr>
        <w:t>t</w:t>
      </w:r>
      <w:r w:rsidR="001A5D90" w:rsidRPr="001D5799">
        <w:t xml:space="preserve">, then </w:t>
      </w:r>
      <w:r w:rsidR="001A5D90" w:rsidRPr="001D5799">
        <w:rPr>
          <w:i/>
        </w:rPr>
        <w:t xml:space="preserve">a </w:t>
      </w:r>
      <w:r w:rsidR="001A5D90" w:rsidRPr="001D5799">
        <w:rPr>
          <w:b/>
        </w:rPr>
        <w:t>located_in</w:t>
      </w:r>
      <w:r w:rsidR="001A5D90" w:rsidRPr="001D5799">
        <w:t xml:space="preserve"> </w:t>
      </w:r>
      <w:r w:rsidR="001A5D90" w:rsidRPr="001D5799">
        <w:rPr>
          <w:i/>
        </w:rPr>
        <w:t>c</w:t>
      </w:r>
      <w:r w:rsidR="001A5D90" w:rsidRPr="001D5799">
        <w:t xml:space="preserve"> </w:t>
      </w:r>
      <w:r w:rsidR="001A5D90" w:rsidRPr="001D5799">
        <w:rPr>
          <w:b/>
        </w:rPr>
        <w:t>at</w:t>
      </w:r>
      <w:r w:rsidR="001A5D90" w:rsidRPr="001D5799">
        <w:t xml:space="preserve"> </w:t>
      </w:r>
      <w:r w:rsidR="001A5D90" w:rsidRPr="001D5799">
        <w:rPr>
          <w:i/>
        </w:rPr>
        <w:t>t</w:t>
      </w:r>
    </w:p>
    <w:p w14:paraId="7C50D210" w14:textId="77777777" w:rsidR="00187F8C" w:rsidRPr="001D5799" w:rsidRDefault="00187F8C" w:rsidP="009B5669">
      <w:pPr>
        <w:spacing w:beforeLines="1" w:before="2" w:afterLines="1" w:after="2" w:line="360" w:lineRule="auto"/>
        <w:rPr>
          <w:rFonts w:ascii="Times New Roman" w:hAnsi="Times New Roman"/>
          <w:b/>
          <w:i/>
          <w:sz w:val="24"/>
          <w:szCs w:val="23"/>
        </w:rPr>
      </w:pPr>
    </w:p>
    <w:p w14:paraId="4397A107" w14:textId="77777777" w:rsidR="000B34A1" w:rsidRDefault="000B34A1" w:rsidP="006C241A">
      <w:pPr>
        <w:pStyle w:val="Heading2"/>
        <w:spacing w:line="360" w:lineRule="auto"/>
      </w:pPr>
      <w:bookmarkStart w:id="211" w:name="_Toc313270712"/>
      <w:bookmarkStart w:id="212" w:name="_Toc313472847"/>
      <w:r>
        <w:t>Relation of containment</w:t>
      </w:r>
      <w:bookmarkEnd w:id="211"/>
      <w:bookmarkEnd w:id="212"/>
    </w:p>
    <w:p w14:paraId="2B097511" w14:textId="77777777" w:rsidR="000B34A1" w:rsidRPr="001D5799" w:rsidRDefault="000B34A1" w:rsidP="009B5669">
      <w:pPr>
        <w:spacing w:beforeLines="1" w:before="2" w:afterLines="1" w:after="2" w:line="360" w:lineRule="auto"/>
        <w:rPr>
          <w:rFonts w:ascii="Times New Roman" w:hAnsi="Times New Roman"/>
          <w:sz w:val="24"/>
          <w:szCs w:val="23"/>
        </w:rPr>
      </w:pPr>
    </w:p>
    <w:p w14:paraId="24DCD9C1" w14:textId="77777777" w:rsidR="00776B28" w:rsidRPr="001D5799" w:rsidRDefault="00236D40" w:rsidP="00C70E0A">
      <w:pPr>
        <w:pStyle w:val="Specification"/>
      </w:pPr>
      <w:r w:rsidRPr="00C70E0A">
        <w:rPr>
          <w:rStyle w:val="SpecificationType"/>
        </w:rPr>
        <w:t>Elucidation</w:t>
      </w:r>
      <w:r w:rsidRPr="001D5799">
        <w:rPr>
          <w:smallCaps/>
        </w:rPr>
        <w:t>:</w:t>
      </w:r>
      <w:r w:rsidR="00107230" w:rsidRPr="001D5799">
        <w:t xml:space="preserve"> </w:t>
      </w:r>
      <w:r w:rsidR="000B34A1" w:rsidRPr="001D5799">
        <w:rPr>
          <w:i/>
        </w:rPr>
        <w:t>a</w:t>
      </w:r>
      <w:r w:rsidR="007A4DDC" w:rsidRPr="001D5799">
        <w:rPr>
          <w:i/>
        </w:rPr>
        <w:t xml:space="preserve"> </w:t>
      </w:r>
      <w:r w:rsidR="000B34A1" w:rsidRPr="001D5799">
        <w:rPr>
          <w:b/>
        </w:rPr>
        <w:t>contained_in</w:t>
      </w:r>
      <w:r w:rsidR="00151755" w:rsidRPr="001D5799">
        <w:rPr>
          <w:b/>
        </w:rPr>
        <w:t xml:space="preserve"> </w:t>
      </w:r>
      <w:r w:rsidR="000B34A1" w:rsidRPr="001D5799">
        <w:rPr>
          <w:i/>
        </w:rPr>
        <w:t xml:space="preserve">b </w:t>
      </w:r>
      <w:r w:rsidR="000B34A1" w:rsidRPr="001D5799">
        <w:rPr>
          <w:b/>
        </w:rPr>
        <w:t>at</w:t>
      </w:r>
      <w:r w:rsidR="007A4DDC" w:rsidRPr="001D5799">
        <w:rPr>
          <w:b/>
        </w:rPr>
        <w:t xml:space="preserve"> </w:t>
      </w:r>
      <w:r w:rsidR="00107230" w:rsidRPr="001D5799">
        <w:rPr>
          <w:i/>
        </w:rPr>
        <w:t xml:space="preserve">t </w:t>
      </w:r>
      <w:r w:rsidR="00107230" w:rsidRPr="001D5799">
        <w:t xml:space="preserve">means: </w:t>
      </w:r>
    </w:p>
    <w:p w14:paraId="479A8D04" w14:textId="77777777" w:rsidR="00776B28" w:rsidRPr="001D5799" w:rsidRDefault="000B34A1" w:rsidP="00C70E0A">
      <w:pPr>
        <w:pStyle w:val="Specification"/>
        <w:ind w:left="1440"/>
      </w:pPr>
      <w:r w:rsidRPr="001D5799">
        <w:t>a is a material</w:t>
      </w:r>
      <w:r w:rsidR="00465C17" w:rsidRPr="001D5799">
        <w:t xml:space="preserve"> entity</w:t>
      </w:r>
      <w:r w:rsidR="007A4DDC" w:rsidRPr="001D5799">
        <w:t xml:space="preserve"> </w:t>
      </w:r>
    </w:p>
    <w:p w14:paraId="0F20AC5F" w14:textId="77777777" w:rsidR="00776B28" w:rsidRPr="001D5799" w:rsidRDefault="000B34A1" w:rsidP="00C70E0A">
      <w:pPr>
        <w:pStyle w:val="Specification"/>
        <w:ind w:left="1440"/>
      </w:pPr>
      <w:r w:rsidRPr="001D5799">
        <w:t>&amp;</w:t>
      </w:r>
      <w:r w:rsidR="007A4DDC" w:rsidRPr="001D5799">
        <w:t xml:space="preserve"> </w:t>
      </w:r>
      <w:r w:rsidRPr="001D5799">
        <w:t>b is a site</w:t>
      </w:r>
      <w:r w:rsidR="007A4DDC" w:rsidRPr="001D5799">
        <w:t xml:space="preserve"> </w:t>
      </w:r>
    </w:p>
    <w:p w14:paraId="73816AC9" w14:textId="77777777" w:rsidR="00776B28" w:rsidRPr="001D5799" w:rsidRDefault="000B34A1" w:rsidP="00C70E0A">
      <w:pPr>
        <w:pStyle w:val="Specification"/>
        <w:ind w:left="1440"/>
        <w:rPr>
          <w:vertAlign w:val="subscript"/>
        </w:rPr>
      </w:pPr>
      <w:r w:rsidRPr="001D5799">
        <w:t>&amp; for all spatial regions</w:t>
      </w:r>
      <w:r w:rsidR="007A4DDC" w:rsidRPr="001D5799">
        <w:t xml:space="preserve"> </w:t>
      </w:r>
      <w:r w:rsidRPr="001D5799">
        <w:t>r</w:t>
      </w:r>
      <w:r w:rsidRPr="001D5799">
        <w:rPr>
          <w:vertAlign w:val="subscript"/>
        </w:rPr>
        <w:t>1</w:t>
      </w:r>
      <w:r w:rsidRPr="001D5799">
        <w:t>,</w:t>
      </w:r>
      <w:r w:rsidR="007A4DDC" w:rsidRPr="001D5799">
        <w:t xml:space="preserve"> </w:t>
      </w:r>
      <w:r w:rsidRPr="001D5799">
        <w:t>r</w:t>
      </w:r>
      <w:r w:rsidRPr="001D5799">
        <w:rPr>
          <w:vertAlign w:val="subscript"/>
        </w:rPr>
        <w:t>2</w:t>
      </w:r>
      <w:r w:rsidRPr="001D5799">
        <w:t xml:space="preserve">, if a </w:t>
      </w:r>
      <w:r w:rsidRPr="001D5799">
        <w:rPr>
          <w:b/>
        </w:rPr>
        <w:t>located_</w:t>
      </w:r>
      <w:r w:rsidR="00FB2EB2" w:rsidRPr="001D5799">
        <w:rPr>
          <w:b/>
        </w:rPr>
        <w:t>at</w:t>
      </w:r>
      <w:r w:rsidR="007A4DDC" w:rsidRPr="001D5799">
        <w:rPr>
          <w:b/>
        </w:rPr>
        <w:t xml:space="preserve"> </w:t>
      </w:r>
      <w:r w:rsidRPr="001D5799">
        <w:t>r</w:t>
      </w:r>
      <w:r w:rsidRPr="001D5799">
        <w:rPr>
          <w:vertAlign w:val="subscript"/>
        </w:rPr>
        <w:t xml:space="preserve">1 </w:t>
      </w:r>
      <w:r w:rsidRPr="001D5799">
        <w:rPr>
          <w:b/>
        </w:rPr>
        <w:t xml:space="preserve">at </w:t>
      </w:r>
      <w:r w:rsidRPr="001D5799">
        <w:t xml:space="preserve">t and b </w:t>
      </w:r>
      <w:r w:rsidRPr="001D5799">
        <w:rPr>
          <w:b/>
        </w:rPr>
        <w:t>located_</w:t>
      </w:r>
      <w:r w:rsidR="00FB2EB2" w:rsidRPr="001D5799">
        <w:rPr>
          <w:b/>
        </w:rPr>
        <w:t>at</w:t>
      </w:r>
      <w:r w:rsidR="007A4DDC" w:rsidRPr="001D5799">
        <w:rPr>
          <w:b/>
        </w:rPr>
        <w:t xml:space="preserve"> </w:t>
      </w:r>
      <w:r w:rsidRPr="001D5799">
        <w:t>r</w:t>
      </w:r>
      <w:r w:rsidRPr="001D5799">
        <w:rPr>
          <w:vertAlign w:val="subscript"/>
        </w:rPr>
        <w:t>2</w:t>
      </w:r>
      <w:r w:rsidR="007A4DDC" w:rsidRPr="001D5799">
        <w:rPr>
          <w:vertAlign w:val="subscript"/>
        </w:rPr>
        <w:t xml:space="preserve"> </w:t>
      </w:r>
      <w:r w:rsidRPr="001D5799">
        <w:rPr>
          <w:b/>
        </w:rPr>
        <w:t xml:space="preserve">at </w:t>
      </w:r>
      <w:r w:rsidRPr="001D5799">
        <w:t>t</w:t>
      </w:r>
      <w:r w:rsidR="001F273B" w:rsidRPr="001D5799">
        <w:t>,</w:t>
      </w:r>
      <w:r w:rsidR="007A4DDC" w:rsidRPr="001D5799">
        <w:t xml:space="preserve"> </w:t>
      </w:r>
      <w:r w:rsidR="001F273B" w:rsidRPr="001D5799">
        <w:t xml:space="preserve">then </w:t>
      </w:r>
      <w:r w:rsidRPr="001D5799">
        <w:t>r</w:t>
      </w:r>
      <w:r w:rsidRPr="001D5799">
        <w:rPr>
          <w:vertAlign w:val="subscript"/>
        </w:rPr>
        <w:t xml:space="preserve">1 </w:t>
      </w:r>
      <w:r w:rsidRPr="001D5799">
        <w:rPr>
          <w:b/>
        </w:rPr>
        <w:t>part_of</w:t>
      </w:r>
      <w:r w:rsidR="007A4DDC" w:rsidRPr="001D5799">
        <w:rPr>
          <w:b/>
        </w:rPr>
        <w:t xml:space="preserve"> </w:t>
      </w:r>
      <w:r w:rsidR="00612B09" w:rsidRPr="001D5799">
        <w:t xml:space="preserve">the </w:t>
      </w:r>
      <w:r w:rsidR="00776B28" w:rsidRPr="001D5799">
        <w:t xml:space="preserve">convex closure </w:t>
      </w:r>
      <w:r w:rsidR="00612B09" w:rsidRPr="001D5799">
        <w:t>of</w:t>
      </w:r>
      <w:r w:rsidR="007A4DDC" w:rsidRPr="001D5799">
        <w:t xml:space="preserve"> </w:t>
      </w:r>
      <w:r w:rsidRPr="001D5799">
        <w:t>r</w:t>
      </w:r>
      <w:r w:rsidRPr="001D5799">
        <w:rPr>
          <w:vertAlign w:val="subscript"/>
        </w:rPr>
        <w:t>2</w:t>
      </w:r>
      <w:r w:rsidR="007A4DDC" w:rsidRPr="001D5799">
        <w:rPr>
          <w:vertAlign w:val="subscript"/>
        </w:rPr>
        <w:t xml:space="preserve"> </w:t>
      </w:r>
    </w:p>
    <w:p w14:paraId="46EA9CA7" w14:textId="77777777" w:rsidR="0065182A" w:rsidRDefault="00107230" w:rsidP="00C70E0A">
      <w:pPr>
        <w:pStyle w:val="Specification"/>
        <w:ind w:left="1440"/>
      </w:pPr>
      <w:r w:rsidRPr="001D5799">
        <w:t>&amp; if b is moved a sufficient distance in space then this will cause a to be moved also in virtue of its position in relation to b</w:t>
      </w:r>
      <w:r w:rsidR="0065182A">
        <w:t xml:space="preserve">. </w:t>
      </w:r>
    </w:p>
    <w:p w14:paraId="46AE0837" w14:textId="77777777" w:rsidR="00F4014E" w:rsidRPr="00F4014E" w:rsidRDefault="00F4014E" w:rsidP="0065182A">
      <w:pPr>
        <w:spacing w:beforeLines="1" w:before="2" w:line="360" w:lineRule="auto"/>
        <w:jc w:val="both"/>
        <w:rPr>
          <w:rFonts w:ascii="Times New Roman" w:hAnsi="Times New Roman"/>
          <w:i/>
          <w:sz w:val="24"/>
          <w:szCs w:val="23"/>
        </w:rPr>
      </w:pPr>
      <w:r>
        <w:rPr>
          <w:rFonts w:ascii="Times New Roman" w:hAnsi="Times New Roman"/>
          <w:sz w:val="24"/>
          <w:szCs w:val="23"/>
        </w:rPr>
        <w:t>Here the convex closure</w:t>
      </w:r>
      <w:r w:rsidR="00736310">
        <w:rPr>
          <w:rFonts w:ascii="Times New Roman" w:hAnsi="Times New Roman"/>
          <w:sz w:val="24"/>
          <w:szCs w:val="23"/>
        </w:rPr>
        <w:t xml:space="preserve"> (sometimes called the convex hull)</w:t>
      </w:r>
      <w:r>
        <w:rPr>
          <w:rFonts w:ascii="Times New Roman" w:hAnsi="Times New Roman"/>
          <w:sz w:val="24"/>
          <w:szCs w:val="23"/>
        </w:rPr>
        <w:t xml:space="preserve"> of </w:t>
      </w:r>
      <w:r>
        <w:rPr>
          <w:rFonts w:ascii="Times New Roman" w:hAnsi="Times New Roman"/>
          <w:i/>
          <w:sz w:val="24"/>
          <w:szCs w:val="23"/>
        </w:rPr>
        <w:t>r</w:t>
      </w:r>
      <w:r>
        <w:rPr>
          <w:rFonts w:ascii="Times New Roman" w:hAnsi="Times New Roman"/>
          <w:sz w:val="24"/>
          <w:szCs w:val="23"/>
        </w:rPr>
        <w:t xml:space="preserve"> is, intuitively, the spatial region that results when we fill all the holes in </w:t>
      </w:r>
      <w:r>
        <w:rPr>
          <w:rFonts w:ascii="Times New Roman" w:hAnsi="Times New Roman"/>
          <w:i/>
          <w:sz w:val="24"/>
          <w:szCs w:val="23"/>
        </w:rPr>
        <w:t xml:space="preserve">r </w:t>
      </w:r>
      <w:r>
        <w:rPr>
          <w:rFonts w:ascii="Times New Roman" w:hAnsi="Times New Roman"/>
          <w:sz w:val="24"/>
          <w:szCs w:val="23"/>
        </w:rPr>
        <w:t>[</w:t>
      </w:r>
      <w:r>
        <w:rPr>
          <w:rFonts w:ascii="Times New Roman" w:hAnsi="Times New Roman"/>
          <w:sz w:val="24"/>
          <w:szCs w:val="23"/>
        </w:rPr>
        <w:fldChar w:fldCharType="begin"/>
      </w:r>
      <w:r>
        <w:rPr>
          <w:rFonts w:ascii="Times New Roman" w:hAnsi="Times New Roman"/>
          <w:sz w:val="24"/>
          <w:szCs w:val="23"/>
        </w:rPr>
        <w:instrText xml:space="preserve"> REF _Ref309482413 \r \h </w:instrText>
      </w:r>
      <w:r>
        <w:rPr>
          <w:rFonts w:ascii="Times New Roman" w:hAnsi="Times New Roman"/>
          <w:sz w:val="24"/>
          <w:szCs w:val="23"/>
        </w:rPr>
      </w:r>
      <w:r>
        <w:rPr>
          <w:rFonts w:ascii="Times New Roman" w:hAnsi="Times New Roman"/>
          <w:sz w:val="24"/>
          <w:szCs w:val="23"/>
        </w:rPr>
        <w:fldChar w:fldCharType="separate"/>
      </w:r>
      <w:r w:rsidR="000B5B22">
        <w:rPr>
          <w:rFonts w:ascii="Times New Roman" w:hAnsi="Times New Roman"/>
          <w:sz w:val="24"/>
          <w:szCs w:val="23"/>
        </w:rPr>
        <w:t>52</w:t>
      </w:r>
      <w:r>
        <w:rPr>
          <w:rFonts w:ascii="Times New Roman" w:hAnsi="Times New Roman"/>
          <w:sz w:val="24"/>
          <w:szCs w:val="23"/>
        </w:rPr>
        <w:fldChar w:fldCharType="end"/>
      </w:r>
      <w:r>
        <w:rPr>
          <w:rFonts w:ascii="Times New Roman" w:hAnsi="Times New Roman"/>
          <w:sz w:val="24"/>
          <w:szCs w:val="23"/>
        </w:rPr>
        <w:t>]</w:t>
      </w:r>
      <w:r>
        <w:rPr>
          <w:rFonts w:ascii="Times New Roman" w:hAnsi="Times New Roman"/>
          <w:i/>
          <w:sz w:val="24"/>
          <w:szCs w:val="23"/>
        </w:rPr>
        <w:t xml:space="preserve"> .</w:t>
      </w:r>
    </w:p>
    <w:p w14:paraId="3188816B" w14:textId="0BD7987A" w:rsidR="000B34A1" w:rsidRPr="001D5799" w:rsidRDefault="00107230" w:rsidP="0065182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To see why </w:t>
      </w:r>
      <w:r w:rsidR="00F4014E">
        <w:rPr>
          <w:rFonts w:ascii="Times New Roman" w:hAnsi="Times New Roman"/>
          <w:sz w:val="24"/>
          <w:szCs w:val="23"/>
        </w:rPr>
        <w:t>the</w:t>
      </w:r>
      <w:r w:rsidRPr="001D5799">
        <w:rPr>
          <w:rFonts w:ascii="Times New Roman" w:hAnsi="Times New Roman"/>
          <w:sz w:val="24"/>
          <w:szCs w:val="23"/>
        </w:rPr>
        <w:t xml:space="preserve"> </w:t>
      </w:r>
      <w:r w:rsidR="00776B28" w:rsidRPr="001D5799">
        <w:rPr>
          <w:rFonts w:ascii="Times New Roman" w:hAnsi="Times New Roman"/>
          <w:sz w:val="24"/>
          <w:szCs w:val="23"/>
        </w:rPr>
        <w:t xml:space="preserve">last </w:t>
      </w:r>
      <w:r w:rsidRPr="001D5799">
        <w:rPr>
          <w:rFonts w:ascii="Times New Roman" w:hAnsi="Times New Roman"/>
          <w:sz w:val="24"/>
          <w:szCs w:val="23"/>
        </w:rPr>
        <w:t>condition is needed see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_Ref309482413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52</w:t>
      </w:r>
      <w:r w:rsidR="001E591D" w:rsidRPr="001D5799">
        <w:rPr>
          <w:rFonts w:ascii="Times New Roman" w:hAnsi="Times New Roman"/>
          <w:sz w:val="24"/>
          <w:szCs w:val="23"/>
        </w:rPr>
        <w:fldChar w:fldCharType="end"/>
      </w:r>
      <w:r w:rsidR="0065182A">
        <w:rPr>
          <w:rFonts w:ascii="Times New Roman" w:hAnsi="Times New Roman"/>
          <w:sz w:val="24"/>
          <w:szCs w:val="23"/>
        </w:rPr>
        <w:t xml:space="preserve">]. </w:t>
      </w:r>
      <w:r w:rsidR="00EA4C49">
        <w:rPr>
          <w:rFonts w:ascii="Times New Roman" w:hAnsi="Times New Roman"/>
          <w:sz w:val="24"/>
          <w:szCs w:val="23"/>
        </w:rPr>
        <w:t xml:space="preserve">The condition is designed to exclude cases where, for example, an object is placed in the hole of a donut. </w:t>
      </w:r>
    </w:p>
    <w:p w14:paraId="5CD9BC0A" w14:textId="77777777" w:rsidR="00107230" w:rsidRPr="001D5799" w:rsidRDefault="00107230" w:rsidP="009B5669">
      <w:pPr>
        <w:spacing w:beforeLines="1" w:before="2" w:afterLines="1" w:after="2" w:line="360" w:lineRule="auto"/>
        <w:rPr>
          <w:rFonts w:ascii="Times New Roman" w:hAnsi="Times New Roman"/>
          <w:sz w:val="24"/>
          <w:szCs w:val="23"/>
        </w:rPr>
      </w:pPr>
    </w:p>
    <w:p w14:paraId="280FA121" w14:textId="77777777" w:rsidR="000B34A1" w:rsidRPr="001D5799" w:rsidRDefault="000B34A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w:t>
      </w:r>
      <w:r w:rsidRPr="001D5799">
        <w:rPr>
          <w:rFonts w:ascii="Times New Roman" w:hAnsi="Times New Roman"/>
          <w:i/>
          <w:sz w:val="24"/>
          <w:szCs w:val="23"/>
        </w:rPr>
        <w:t>site</w:t>
      </w:r>
      <w:r w:rsidRPr="001D5799">
        <w:rPr>
          <w:rFonts w:ascii="Times New Roman" w:hAnsi="Times New Roman"/>
          <w:sz w:val="24"/>
          <w:szCs w:val="23"/>
        </w:rPr>
        <w:t xml:space="preserve"> is something in which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can be contained.</w:t>
      </w:r>
    </w:p>
    <w:p w14:paraId="7AA52C20" w14:textId="77777777" w:rsidR="000B34A1" w:rsidRPr="001D5799" w:rsidRDefault="000B34A1" w:rsidP="009B5669">
      <w:pPr>
        <w:spacing w:beforeLines="1" w:before="2" w:afterLines="1" w:after="2" w:line="360" w:lineRule="auto"/>
        <w:jc w:val="both"/>
        <w:rPr>
          <w:rFonts w:ascii="Times New Roman" w:hAnsi="Times New Roman"/>
          <w:sz w:val="24"/>
          <w:szCs w:val="23"/>
        </w:rPr>
      </w:pPr>
    </w:p>
    <w:p w14:paraId="2D9AD039" w14:textId="77777777" w:rsidR="00F604ED" w:rsidRPr="001D5799" w:rsidRDefault="009331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there are other sub-universals of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in addition to </w:t>
      </w:r>
      <w:r w:rsidRPr="001D5799">
        <w:rPr>
          <w:rFonts w:ascii="Times New Roman" w:hAnsi="Times New Roman"/>
          <w:i/>
          <w:sz w:val="24"/>
          <w:szCs w:val="23"/>
        </w:rPr>
        <w:t>site</w:t>
      </w:r>
      <w:r w:rsidR="00A525E0" w:rsidRPr="001D5799">
        <w:rPr>
          <w:rFonts w:ascii="Times New Roman" w:hAnsi="Times New Roman"/>
          <w:sz w:val="24"/>
          <w:szCs w:val="23"/>
        </w:rPr>
        <w:t xml:space="preserve">, </w:t>
      </w:r>
      <w:r w:rsidR="00AD530B" w:rsidRPr="001D5799">
        <w:rPr>
          <w:rFonts w:ascii="Times New Roman" w:hAnsi="Times New Roman"/>
          <w:i/>
          <w:sz w:val="24"/>
          <w:szCs w:val="23"/>
        </w:rPr>
        <w:t>continuant fiat boundary</w:t>
      </w:r>
      <w:r w:rsidR="007A4DDC" w:rsidRPr="001D5799">
        <w:rPr>
          <w:rFonts w:ascii="Times New Roman" w:hAnsi="Times New Roman"/>
          <w:i/>
          <w:sz w:val="24"/>
          <w:szCs w:val="23"/>
        </w:rPr>
        <w:t xml:space="preserve"> </w:t>
      </w:r>
      <w:r w:rsidR="00A525E0" w:rsidRPr="001D5799">
        <w:rPr>
          <w:rFonts w:ascii="Times New Roman" w:hAnsi="Times New Roman"/>
          <w:sz w:val="24"/>
          <w:szCs w:val="23"/>
        </w:rPr>
        <w:t>and</w:t>
      </w:r>
      <w:r w:rsidR="007A4DDC" w:rsidRPr="001D5799">
        <w:rPr>
          <w:rFonts w:ascii="Times New Roman" w:hAnsi="Times New Roman"/>
          <w:sz w:val="24"/>
          <w:szCs w:val="23"/>
        </w:rPr>
        <w:t xml:space="preserve"> </w:t>
      </w:r>
      <w:r w:rsidR="00A525E0" w:rsidRPr="001D5799">
        <w:rPr>
          <w:rFonts w:ascii="Times New Roman" w:hAnsi="Times New Roman"/>
          <w:i/>
          <w:sz w:val="24"/>
          <w:szCs w:val="23"/>
        </w:rPr>
        <w:t xml:space="preserve">spatial </w:t>
      </w:r>
      <w:r w:rsidR="00151755" w:rsidRPr="001D5799">
        <w:rPr>
          <w:rFonts w:ascii="Times New Roman" w:hAnsi="Times New Roman"/>
          <w:i/>
          <w:sz w:val="24"/>
          <w:szCs w:val="23"/>
        </w:rPr>
        <w:t>region</w:t>
      </w:r>
      <w:r w:rsidR="00151755" w:rsidRPr="001D5799">
        <w:rPr>
          <w:rFonts w:ascii="Times New Roman" w:hAnsi="Times New Roman"/>
          <w:sz w:val="24"/>
          <w:szCs w:val="23"/>
        </w:rPr>
        <w:t>. For</w:t>
      </w:r>
      <w:r w:rsidR="001F273B" w:rsidRPr="001D5799">
        <w:rPr>
          <w:rFonts w:ascii="Times New Roman" w:hAnsi="Times New Roman"/>
          <w:sz w:val="24"/>
          <w:szCs w:val="23"/>
        </w:rPr>
        <w:t xml:space="preserve"> instance</w:t>
      </w:r>
      <w:r w:rsidR="00FB2EB2" w:rsidRPr="001D5799">
        <w:rPr>
          <w:rFonts w:ascii="Times New Roman" w:hAnsi="Times New Roman"/>
          <w:sz w:val="24"/>
          <w:szCs w:val="23"/>
        </w:rPr>
        <w:t>:</w:t>
      </w:r>
      <w:r w:rsidR="00151755" w:rsidRPr="001D5799">
        <w:rPr>
          <w:rFonts w:ascii="Times New Roman" w:hAnsi="Times New Roman"/>
          <w:sz w:val="24"/>
          <w:szCs w:val="23"/>
        </w:rPr>
        <w:t xml:space="preserve"> </w:t>
      </w:r>
      <w:r w:rsidR="001F273B" w:rsidRPr="001D5799">
        <w:rPr>
          <w:rFonts w:ascii="Times New Roman" w:hAnsi="Times New Roman"/>
          <w:i/>
          <w:sz w:val="24"/>
          <w:szCs w:val="23"/>
        </w:rPr>
        <w:t>aggregate of sites</w:t>
      </w:r>
      <w:r w:rsidR="00107230" w:rsidRPr="001D5799">
        <w:rPr>
          <w:rFonts w:ascii="Times New Roman" w:hAnsi="Times New Roman"/>
          <w:sz w:val="24"/>
          <w:szCs w:val="23"/>
        </w:rPr>
        <w:t xml:space="preserve">, </w:t>
      </w:r>
      <w:r w:rsidR="00107230" w:rsidRPr="001D5799">
        <w:rPr>
          <w:rFonts w:ascii="Times New Roman" w:hAnsi="Times New Roman"/>
          <w:i/>
          <w:sz w:val="24"/>
          <w:szCs w:val="23"/>
        </w:rPr>
        <w:t>aggregate of spatial regions</w:t>
      </w:r>
      <w:r w:rsidR="00107230" w:rsidRPr="001D5799">
        <w:rPr>
          <w:rFonts w:ascii="Times New Roman" w:hAnsi="Times New Roman"/>
          <w:sz w:val="24"/>
          <w:szCs w:val="23"/>
        </w:rPr>
        <w:t>. The part of space occupied by a pair of non-adjacent cubes is not a spatial region but an aggregate of spatial regions.</w:t>
      </w:r>
    </w:p>
    <w:p w14:paraId="2732D348" w14:textId="77777777" w:rsidR="00222C8B" w:rsidRPr="001D5799" w:rsidRDefault="00222C8B" w:rsidP="009B5669">
      <w:pPr>
        <w:spacing w:beforeLines="1" w:before="2" w:afterLines="1" w:after="2" w:line="360" w:lineRule="auto"/>
        <w:rPr>
          <w:rFonts w:ascii="Times New Roman" w:hAnsi="Times New Roman"/>
          <w:sz w:val="24"/>
          <w:szCs w:val="23"/>
        </w:rPr>
      </w:pPr>
    </w:p>
    <w:p w14:paraId="63E029F3" w14:textId="77777777" w:rsidR="00222C8B" w:rsidRPr="001D5799" w:rsidRDefault="00222C8B" w:rsidP="0054100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All parts of spatial regions are fiat parts, since no boundaries of spatial regions are physical discontinuities.</w:t>
      </w:r>
    </w:p>
    <w:p w14:paraId="29B64358" w14:textId="77777777" w:rsidR="007A4DDC" w:rsidRPr="00FB2EB2" w:rsidRDefault="007A4DDC" w:rsidP="006C241A">
      <w:pPr>
        <w:spacing w:line="360" w:lineRule="auto"/>
      </w:pPr>
    </w:p>
    <w:p w14:paraId="5042484E" w14:textId="77777777" w:rsidR="00107230" w:rsidRDefault="00107230" w:rsidP="006C241A">
      <w:pPr>
        <w:pStyle w:val="Heading2"/>
        <w:spacing w:line="360" w:lineRule="auto"/>
        <w:rPr>
          <w:i/>
        </w:rPr>
      </w:pPr>
      <w:bookmarkStart w:id="213" w:name="_Toc313270713"/>
      <w:bookmarkStart w:id="214" w:name="_Toc313472848"/>
      <w:r>
        <w:t xml:space="preserve">2.2 </w:t>
      </w:r>
      <w:r w:rsidRPr="00A91A6F">
        <w:rPr>
          <w:i/>
        </w:rPr>
        <w:t>Specifically dependent</w:t>
      </w:r>
      <w:r w:rsidRPr="00921592">
        <w:rPr>
          <w:i/>
        </w:rPr>
        <w:t xml:space="preserve"> continuant</w:t>
      </w:r>
      <w:bookmarkEnd w:id="213"/>
      <w:bookmarkEnd w:id="214"/>
    </w:p>
    <w:p w14:paraId="19DCC12A" w14:textId="77777777" w:rsidR="007A4DDC" w:rsidRPr="007A4DDC" w:rsidRDefault="007A4DDC" w:rsidP="007A4DDC"/>
    <w:p w14:paraId="0B3D6558" w14:textId="390E8AEB" w:rsidR="001A5D90" w:rsidRPr="001D5799" w:rsidRDefault="00A91A6F" w:rsidP="00C70E0A">
      <w:pPr>
        <w:pStyle w:val="Specification"/>
      </w:pPr>
      <w:r w:rsidRPr="00C70E0A">
        <w:rPr>
          <w:rStyle w:val="SpecificationType"/>
        </w:rPr>
        <w:t>Definition</w:t>
      </w:r>
      <w:r w:rsidRPr="00A91A6F">
        <w:rPr>
          <w:smallCaps/>
        </w:rPr>
        <w:t>:</w:t>
      </w:r>
      <w:r>
        <w:t xml:space="preserve"> </w:t>
      </w:r>
      <w:r w:rsidR="00105CC7" w:rsidRPr="001D5799">
        <w:rPr>
          <w:i/>
        </w:rPr>
        <w:t>a</w:t>
      </w:r>
      <w:r w:rsidR="007A4DDC" w:rsidRPr="001D5799">
        <w:rPr>
          <w:i/>
        </w:rPr>
        <w:t xml:space="preserve"> </w:t>
      </w:r>
      <w:r w:rsidR="00105CC7" w:rsidRPr="001D5799">
        <w:t xml:space="preserve">is a </w:t>
      </w:r>
      <w:r w:rsidR="00105CC7" w:rsidRPr="001D5799">
        <w:rPr>
          <w:i/>
        </w:rPr>
        <w:t>specifically</w:t>
      </w:r>
      <w:r w:rsidR="00921592" w:rsidRPr="001D5799">
        <w:rPr>
          <w:i/>
        </w:rPr>
        <w:t xml:space="preserve"> dependent continuant</w:t>
      </w:r>
      <w:r w:rsidR="00105CC7" w:rsidRPr="001D5799">
        <w:rPr>
          <w:i/>
        </w:rPr>
        <w:t xml:space="preserve"> =</w:t>
      </w:r>
      <w:r w:rsidR="007A4DDC" w:rsidRPr="001D5799">
        <w:rPr>
          <w:i/>
        </w:rPr>
        <w:t xml:space="preserve"> </w:t>
      </w:r>
      <w:r w:rsidR="00B1604E" w:rsidRPr="001D5799">
        <w:t>Def.</w:t>
      </w:r>
      <w:r w:rsidR="00105CC7" w:rsidRPr="001D5799">
        <w:rPr>
          <w:i/>
        </w:rPr>
        <w:t xml:space="preserve"> a </w:t>
      </w:r>
      <w:r w:rsidR="00105CC7" w:rsidRPr="001D5799">
        <w:t xml:space="preserve">is a </w:t>
      </w:r>
      <w:r w:rsidR="00FB129B" w:rsidRPr="001D5799">
        <w:rPr>
          <w:i/>
        </w:rPr>
        <w:t>continuant</w:t>
      </w:r>
      <w:r w:rsidR="00105CC7" w:rsidRPr="001D5799">
        <w:t xml:space="preserve"> which </w:t>
      </w:r>
      <w:r w:rsidR="00105CC7" w:rsidRPr="001D5799">
        <w:rPr>
          <w:b/>
        </w:rPr>
        <w:t xml:space="preserve">s-depends </w:t>
      </w:r>
      <w:r w:rsidR="00105CC7" w:rsidRPr="001D5799">
        <w:t>on some</w:t>
      </w:r>
      <w:r w:rsidR="00465C17" w:rsidRPr="001D5799">
        <w:t xml:space="preserve"> </w:t>
      </w:r>
      <w:r w:rsidR="00C3445C" w:rsidRPr="001D5799">
        <w:t xml:space="preserve">independent </w:t>
      </w:r>
      <w:r w:rsidR="001A5D90" w:rsidRPr="001D5799">
        <w:rPr>
          <w:i/>
        </w:rPr>
        <w:t>continuant</w:t>
      </w:r>
      <w:r w:rsidR="00105CC7" w:rsidRPr="001D5799">
        <w:t>.</w:t>
      </w:r>
    </w:p>
    <w:p w14:paraId="4AFA223C" w14:textId="7DF43DC6" w:rsidR="00D25757" w:rsidRPr="001D5799" w:rsidRDefault="001A5D90" w:rsidP="00C70E0A">
      <w:pPr>
        <w:pStyle w:val="Specification"/>
      </w:pPr>
      <w:r w:rsidRPr="00C70E0A">
        <w:rPr>
          <w:rStyle w:val="SpecificationType"/>
        </w:rPr>
        <w:t>Examples</w:t>
      </w:r>
      <w:r w:rsidR="00BC4A0D" w:rsidRPr="003D3744">
        <w:rPr>
          <w:rStyle w:val="SpecificationType"/>
        </w:rPr>
        <w:t>:</w:t>
      </w:r>
      <w:r w:rsidR="00D25757" w:rsidRPr="001D5799">
        <w:t xml:space="preserve"> of one-sided </w:t>
      </w:r>
      <w:r w:rsidR="00D25757" w:rsidRPr="001D5799">
        <w:rPr>
          <w:i/>
        </w:rPr>
        <w:t>specifically dependent continuants</w:t>
      </w:r>
      <w:r w:rsidRPr="001D5799">
        <w:t xml:space="preserve">: the mass of this tomato, the color of this tomato, the smell of this portion of mozzarella, the disposition of this fish to decay, the role of being a doctor, the function of this heart: to pump blood, </w:t>
      </w:r>
      <w:r w:rsidR="00C3445C" w:rsidRPr="001D5799">
        <w:t>the shape of this region of space.</w:t>
      </w:r>
    </w:p>
    <w:p w14:paraId="18BC1D89" w14:textId="1DF2BE0E" w:rsidR="00D25757" w:rsidRPr="001D5799" w:rsidRDefault="00D25757" w:rsidP="00C70E0A">
      <w:pPr>
        <w:pStyle w:val="Specification"/>
      </w:pPr>
      <w:r w:rsidRPr="00C70E0A">
        <w:rPr>
          <w:rStyle w:val="SpecificationType"/>
        </w:rPr>
        <w:t>Examples</w:t>
      </w:r>
      <w:r w:rsidR="00BC4A0D" w:rsidRPr="003D3744">
        <w:rPr>
          <w:rStyle w:val="SpecificationType"/>
        </w:rPr>
        <w:t>:</w:t>
      </w:r>
      <w:r w:rsidRPr="001D5799">
        <w:t xml:space="preserve"> of </w:t>
      </w:r>
      <w:r w:rsidRPr="001D5799">
        <w:rPr>
          <w:i/>
        </w:rPr>
        <w:t>relational dependent continuants</w:t>
      </w:r>
      <w:r w:rsidRPr="001D5799">
        <w:t xml:space="preserve"> (multiple bearers): John’s love for Mary, the ownership relation between John and this statue, the relation of authority between John and his </w:t>
      </w:r>
      <w:r w:rsidR="00BE5CE2" w:rsidRPr="001D5799">
        <w:t>subordinates.</w:t>
      </w:r>
    </w:p>
    <w:p w14:paraId="03C5C6CC" w14:textId="3CA35C37" w:rsidR="00107230" w:rsidRPr="001D5799" w:rsidRDefault="00D25757" w:rsidP="00C70E0A">
      <w:pPr>
        <w:pStyle w:val="Specification"/>
      </w:pPr>
      <w:r w:rsidRPr="00C70E0A">
        <w:rPr>
          <w:rStyle w:val="SpecificationType"/>
        </w:rPr>
        <w:t>Examples</w:t>
      </w:r>
      <w:r w:rsidR="00BC4A0D" w:rsidRPr="003D3744">
        <w:rPr>
          <w:rStyle w:val="SpecificationType"/>
        </w:rPr>
        <w:t>:</w:t>
      </w:r>
      <w:r w:rsidRPr="001D5799">
        <w:t xml:space="preserve"> of reciprocal </w:t>
      </w:r>
      <w:r w:rsidRPr="001D5799">
        <w:rPr>
          <w:i/>
        </w:rPr>
        <w:t>specifically dependent continuants</w:t>
      </w:r>
      <w:r w:rsidRPr="001D5799">
        <w:t xml:space="preserve">: </w:t>
      </w:r>
      <w:r w:rsidR="001A5D90" w:rsidRPr="001D5799">
        <w:t>the function of this key to open this lock and the reciprocally dependent disposition of this lock: to be opened by this key</w:t>
      </w:r>
      <w:r w:rsidR="00E74901" w:rsidRPr="001D5799">
        <w:rPr>
          <w:rFonts w:ascii="Times New Roman" w:hAnsi="Times New Roman"/>
          <w:szCs w:val="23"/>
        </w:rPr>
        <w:t>;</w:t>
      </w:r>
      <w:r w:rsidR="00E74901" w:rsidRPr="001D5799">
        <w:t xml:space="preserve"> the reciprocal dependence of the role </w:t>
      </w:r>
      <w:r w:rsidR="00E74901" w:rsidRPr="001D5799">
        <w:rPr>
          <w:i/>
        </w:rPr>
        <w:t xml:space="preserve">predator </w:t>
      </w:r>
      <w:r w:rsidR="00E74901" w:rsidRPr="001D5799">
        <w:t xml:space="preserve">and the role </w:t>
      </w:r>
      <w:r w:rsidR="00E74901" w:rsidRPr="001D5799">
        <w:rPr>
          <w:i/>
        </w:rPr>
        <w:t xml:space="preserve">prey </w:t>
      </w:r>
      <w:r w:rsidR="00E74901" w:rsidRPr="001D5799">
        <w:t>as played by two organisms in a given interaction</w:t>
      </w:r>
      <w:r w:rsidR="001E66EA">
        <w:rPr>
          <w:rFonts w:ascii="Times New Roman" w:hAnsi="Times New Roman"/>
          <w:szCs w:val="23"/>
        </w:rPr>
        <w:t>;  the reciprocal dependence of proton donors and acceptors in chemical reactions [79]</w:t>
      </w:r>
      <w:r w:rsidR="00E74901" w:rsidRPr="001D5799">
        <w:rPr>
          <w:rFonts w:ascii="Times New Roman" w:hAnsi="Times New Roman"/>
          <w:szCs w:val="23"/>
        </w:rPr>
        <w:t>.</w:t>
      </w:r>
    </w:p>
    <w:p w14:paraId="55683229" w14:textId="77777777" w:rsidR="00BE5CE2" w:rsidRPr="001D5799" w:rsidRDefault="00BE5CE2" w:rsidP="006C241A">
      <w:pPr>
        <w:spacing w:line="360" w:lineRule="auto"/>
        <w:rPr>
          <w:rFonts w:ascii="Times New Roman" w:hAnsi="Times New Roman"/>
          <w:iCs/>
          <w:sz w:val="24"/>
        </w:rPr>
      </w:pPr>
    </w:p>
    <w:p w14:paraId="195935A0" w14:textId="77777777" w:rsidR="00107230" w:rsidRPr="001D5799" w:rsidRDefault="00107230" w:rsidP="006C241A">
      <w:pPr>
        <w:spacing w:line="360" w:lineRule="auto"/>
        <w:rPr>
          <w:rFonts w:ascii="Times New Roman" w:hAnsi="Times New Roman"/>
          <w:sz w:val="24"/>
        </w:rPr>
      </w:pPr>
      <w:r w:rsidRPr="001D5799">
        <w:rPr>
          <w:rFonts w:ascii="Times New Roman" w:hAnsi="Times New Roman"/>
          <w:iCs/>
          <w:sz w:val="24"/>
        </w:rPr>
        <w:t xml:space="preserve">Sub-types of </w:t>
      </w:r>
      <w:r w:rsidRPr="001D5799">
        <w:rPr>
          <w:rFonts w:ascii="Times New Roman" w:hAnsi="Times New Roman"/>
          <w:i/>
          <w:iCs/>
          <w:sz w:val="24"/>
        </w:rPr>
        <w:t>specifically dependent continuant</w:t>
      </w:r>
      <w:r w:rsidR="007A4DDC" w:rsidRPr="001D5799">
        <w:rPr>
          <w:rFonts w:ascii="Times New Roman" w:hAnsi="Times New Roman"/>
          <w:i/>
          <w:iCs/>
          <w:sz w:val="24"/>
        </w:rPr>
        <w:t xml:space="preserve"> </w:t>
      </w:r>
      <w:r w:rsidRPr="001D5799">
        <w:rPr>
          <w:rFonts w:ascii="Times New Roman" w:hAnsi="Times New Roman"/>
          <w:sz w:val="24"/>
        </w:rPr>
        <w:t>recognized by BFO are:</w:t>
      </w:r>
    </w:p>
    <w:p w14:paraId="0E6AEFBA" w14:textId="77777777" w:rsidR="00D25757" w:rsidRPr="001D5799" w:rsidRDefault="00D25757" w:rsidP="006C241A">
      <w:pPr>
        <w:spacing w:line="360" w:lineRule="auto"/>
        <w:rPr>
          <w:rFonts w:ascii="Times New Roman" w:hAnsi="Times New Roman"/>
          <w:sz w:val="24"/>
        </w:rPr>
      </w:pPr>
    </w:p>
    <w:p w14:paraId="377B79AE" w14:textId="77777777" w:rsidR="00D94B24" w:rsidRPr="001D5799" w:rsidRDefault="00D94B24" w:rsidP="006C241A">
      <w:pPr>
        <w:spacing w:line="360" w:lineRule="auto"/>
        <w:rPr>
          <w:rFonts w:ascii="Times New Roman" w:hAnsi="Times New Roman"/>
          <w:sz w:val="24"/>
        </w:rPr>
      </w:pPr>
      <w:r w:rsidRPr="001D5799">
        <w:rPr>
          <w:rFonts w:ascii="Times New Roman" w:hAnsi="Times New Roman"/>
          <w:noProof/>
          <w:sz w:val="24"/>
          <w:szCs w:val="23"/>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1D5799" w:rsidRDefault="00B1604E" w:rsidP="009B5669">
      <w:pPr>
        <w:spacing w:beforeLines="1" w:before="2" w:afterLines="1" w:after="2" w:line="360" w:lineRule="auto"/>
        <w:rPr>
          <w:rFonts w:ascii="Times New Roman" w:hAnsi="Times New Roman"/>
          <w:sz w:val="24"/>
          <w:szCs w:val="23"/>
        </w:rPr>
      </w:pPr>
    </w:p>
    <w:p w14:paraId="3B12E7A6" w14:textId="77777777" w:rsidR="004C372C" w:rsidRPr="008C75EE" w:rsidRDefault="00492DAF" w:rsidP="00C70E0A">
      <w:pPr>
        <w:pStyle w:val="Specification"/>
      </w:pPr>
      <w:r w:rsidRPr="00C70E0A">
        <w:rPr>
          <w:rStyle w:val="SpecificationType"/>
        </w:rPr>
        <w:t>Definition</w:t>
      </w:r>
      <w:r w:rsidRPr="00492DAF">
        <w:rPr>
          <w:smallCaps/>
        </w:rPr>
        <w:t xml:space="preserve">: </w:t>
      </w:r>
      <w:r w:rsidR="00B1604E" w:rsidRPr="001D5799">
        <w:t>a</w:t>
      </w:r>
      <w:r w:rsidR="007A4DDC" w:rsidRPr="001D5799">
        <w:t xml:space="preserve"> </w:t>
      </w:r>
      <w:r w:rsidR="000E3998" w:rsidRPr="001D5799">
        <w:rPr>
          <w:b/>
        </w:rPr>
        <w:t>inheres_</w:t>
      </w:r>
      <w:r w:rsidR="00B1604E" w:rsidRPr="001D5799">
        <w:rPr>
          <w:b/>
        </w:rPr>
        <w:t>in</w:t>
      </w:r>
      <w:r w:rsidR="007A4DDC" w:rsidRPr="001D5799">
        <w:rPr>
          <w:b/>
        </w:rPr>
        <w:t xml:space="preserve"> </w:t>
      </w:r>
      <w:r w:rsidR="00B1604E" w:rsidRPr="001D5799">
        <w:t xml:space="preserve">b </w:t>
      </w:r>
      <w:r w:rsidR="008C75EE" w:rsidRPr="008C75EE">
        <w:rPr>
          <w:b/>
        </w:rPr>
        <w:t>at</w:t>
      </w:r>
      <w:r w:rsidR="008C75EE">
        <w:rPr>
          <w:b/>
        </w:rPr>
        <w:t xml:space="preserve"> </w:t>
      </w:r>
      <w:r w:rsidR="008C75EE" w:rsidRPr="008C75EE">
        <w:t xml:space="preserve">t </w:t>
      </w:r>
      <w:r w:rsidR="00B1604E" w:rsidRPr="001D5799">
        <w:t>=Def.</w:t>
      </w:r>
      <w:r w:rsidR="007A4DDC" w:rsidRPr="001D5799">
        <w:t xml:space="preserve"> </w:t>
      </w:r>
      <w:r w:rsidR="00B1604E" w:rsidRPr="001D5799">
        <w:t>a is a</w:t>
      </w:r>
      <w:r w:rsidR="00921592" w:rsidRPr="001D5799">
        <w:t xml:space="preserve"> dependent continuant</w:t>
      </w:r>
      <w:r w:rsidR="007A4DDC" w:rsidRPr="001D5799">
        <w:t xml:space="preserve"> </w:t>
      </w:r>
      <w:r w:rsidR="00B1604E" w:rsidRPr="001D5799">
        <w:t>&amp;</w:t>
      </w:r>
      <w:r w:rsidR="007A4DDC" w:rsidRPr="001D5799">
        <w:t xml:space="preserve"> </w:t>
      </w:r>
      <w:r w:rsidR="00B1604E" w:rsidRPr="001D5799">
        <w:t>b is an</w:t>
      </w:r>
      <w:r w:rsidR="00921592" w:rsidRPr="001D5799">
        <w:t xml:space="preserve"> independent continuant</w:t>
      </w:r>
      <w:r w:rsidR="007A4DDC" w:rsidRPr="001D5799">
        <w:t xml:space="preserve"> </w:t>
      </w:r>
      <w:r w:rsidR="00B1604E" w:rsidRPr="001D5799">
        <w:t>&amp;</w:t>
      </w:r>
      <w:r w:rsidR="007A4DDC" w:rsidRPr="001D5799">
        <w:t xml:space="preserve"> </w:t>
      </w:r>
      <w:r w:rsidR="00B1604E" w:rsidRPr="001D5799">
        <w:t xml:space="preserve">a </w:t>
      </w:r>
      <w:r w:rsidR="00B1604E" w:rsidRPr="001D5799">
        <w:rPr>
          <w:b/>
        </w:rPr>
        <w:t>s-depends on</w:t>
      </w:r>
      <w:r w:rsidR="007A4DDC" w:rsidRPr="001D5799">
        <w:t xml:space="preserve"> b</w:t>
      </w:r>
      <w:r w:rsidR="000E3998" w:rsidRPr="001D5799">
        <w:t xml:space="preserve"> </w:t>
      </w:r>
      <w:r w:rsidR="008C75EE">
        <w:rPr>
          <w:b/>
        </w:rPr>
        <w:t xml:space="preserve">at </w:t>
      </w:r>
      <w:r w:rsidR="008C75EE">
        <w:t>t</w:t>
      </w:r>
    </w:p>
    <w:p w14:paraId="5F4DAEF5" w14:textId="77777777" w:rsidR="00B1604E" w:rsidRPr="001D5799" w:rsidRDefault="00B1604E" w:rsidP="009B5669">
      <w:pPr>
        <w:spacing w:beforeLines="1" w:before="2" w:afterLines="1" w:after="2" w:line="360" w:lineRule="auto"/>
        <w:rPr>
          <w:rFonts w:ascii="Times New Roman" w:hAnsi="Times New Roman"/>
          <w:i/>
          <w:sz w:val="24"/>
          <w:szCs w:val="23"/>
        </w:rPr>
      </w:pPr>
    </w:p>
    <w:p w14:paraId="4A2B12C3" w14:textId="77777777" w:rsidR="00894677" w:rsidRDefault="00624F91" w:rsidP="0054100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Inherence</w:t>
      </w:r>
      <w:r w:rsidRPr="001D5799">
        <w:rPr>
          <w:rFonts w:ascii="Times New Roman" w:hAnsi="Times New Roman"/>
          <w:sz w:val="24"/>
          <w:szCs w:val="23"/>
        </w:rPr>
        <w:t xml:space="preserve"> is a subrelation of </w:t>
      </w:r>
      <w:r w:rsidR="002D5E04"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which holds between a </w:t>
      </w:r>
      <w:r w:rsidRPr="001D5799">
        <w:rPr>
          <w:rFonts w:ascii="Times New Roman" w:hAnsi="Times New Roman"/>
          <w:i/>
          <w:sz w:val="24"/>
          <w:szCs w:val="23"/>
        </w:rPr>
        <w:t>dependent continuant</w:t>
      </w:r>
      <w:r w:rsidRPr="001D5799">
        <w:rPr>
          <w:rFonts w:ascii="Times New Roman" w:hAnsi="Times New Roman"/>
          <w:sz w:val="24"/>
          <w:szCs w:val="23"/>
        </w:rPr>
        <w:t xml:space="preserve"> and an </w:t>
      </w:r>
      <w:r w:rsidRPr="001D5799">
        <w:rPr>
          <w:rFonts w:ascii="Times New Roman" w:hAnsi="Times New Roman"/>
          <w:i/>
          <w:sz w:val="24"/>
          <w:szCs w:val="23"/>
        </w:rPr>
        <w:t>independent continuant</w:t>
      </w:r>
      <w:r w:rsidRPr="001D5799">
        <w:rPr>
          <w:rFonts w:ascii="Times New Roman" w:hAnsi="Times New Roman"/>
          <w:sz w:val="24"/>
          <w:szCs w:val="23"/>
        </w:rPr>
        <w:t>.</w:t>
      </w:r>
      <w:r w:rsidR="004C372C" w:rsidRPr="001D5799">
        <w:rPr>
          <w:rFonts w:ascii="Times New Roman" w:hAnsi="Times New Roman"/>
          <w:sz w:val="24"/>
          <w:szCs w:val="23"/>
        </w:rPr>
        <w:t xml:space="preserve"> Since dependent continuants cannot migrate from one bearer to another, we do not need to include the qualifier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w:t>
      </w:r>
      <w:r w:rsidR="004C372C" w:rsidRPr="001D5799">
        <w:rPr>
          <w:rFonts w:ascii="Times New Roman" w:hAnsi="Times New Roman"/>
          <w:sz w:val="24"/>
          <w:szCs w:val="23"/>
        </w:rPr>
        <w:t>’.</w:t>
      </w:r>
      <w:r w:rsidRPr="001D5799">
        <w:rPr>
          <w:rFonts w:ascii="Times New Roman" w:hAnsi="Times New Roman"/>
          <w:sz w:val="24"/>
          <w:szCs w:val="23"/>
        </w:rPr>
        <w:t xml:space="preserve"> </w:t>
      </w:r>
      <w:r w:rsidR="000E3998" w:rsidRPr="001D5799">
        <w:rPr>
          <w:rFonts w:ascii="Times New Roman" w:hAnsi="Times New Roman"/>
          <w:sz w:val="24"/>
          <w:szCs w:val="23"/>
        </w:rPr>
        <w:t xml:space="preserve">If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some time, then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all times at which </w:t>
      </w:r>
      <w:r w:rsidR="000E3998" w:rsidRPr="001D5799">
        <w:rPr>
          <w:rFonts w:ascii="Times New Roman" w:hAnsi="Times New Roman"/>
          <w:i/>
          <w:sz w:val="24"/>
          <w:szCs w:val="23"/>
        </w:rPr>
        <w:t xml:space="preserve">a </w:t>
      </w:r>
      <w:r w:rsidR="000E3998" w:rsidRPr="001D5799">
        <w:rPr>
          <w:rFonts w:ascii="Times New Roman" w:hAnsi="Times New Roman"/>
          <w:sz w:val="24"/>
          <w:szCs w:val="23"/>
        </w:rPr>
        <w:t>exists.</w:t>
      </w:r>
      <w:r w:rsidR="000E3998" w:rsidRPr="001D5799">
        <w:rPr>
          <w:rFonts w:ascii="Times New Roman" w:hAnsi="Times New Roman"/>
          <w:b/>
          <w:sz w:val="24"/>
          <w:szCs w:val="23"/>
        </w:rPr>
        <w:t xml:space="preserve"> </w:t>
      </w:r>
    </w:p>
    <w:p w14:paraId="717BAA17" w14:textId="77777777" w:rsidR="00894677" w:rsidRDefault="00894677" w:rsidP="00541009">
      <w:pPr>
        <w:spacing w:beforeLines="1" w:before="2" w:afterLines="1" w:after="2" w:line="360" w:lineRule="auto"/>
        <w:rPr>
          <w:rFonts w:ascii="Times New Roman" w:hAnsi="Times New Roman"/>
          <w:b/>
          <w:sz w:val="24"/>
          <w:szCs w:val="23"/>
        </w:rPr>
      </w:pPr>
    </w:p>
    <w:p w14:paraId="423DDD2C" w14:textId="303919BC" w:rsidR="00541009" w:rsidRPr="001D5799" w:rsidRDefault="00541009" w:rsidP="0054100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Intuitively inherence</w:t>
      </w:r>
      <w:r w:rsidRPr="001D5799">
        <w:rPr>
          <w:rFonts w:ascii="Times New Roman" w:hAnsi="Times New Roman"/>
          <w:b/>
          <w:sz w:val="24"/>
          <w:szCs w:val="23"/>
        </w:rPr>
        <w:t xml:space="preserve"> </w:t>
      </w:r>
      <w:r w:rsidRPr="001D5799">
        <w:rPr>
          <w:rFonts w:ascii="Times New Roman" w:hAnsi="Times New Roman"/>
          <w:sz w:val="24"/>
          <w:szCs w:val="23"/>
        </w:rPr>
        <w:t>holds only where the s-dependent entity or entities involved have what was traditionally referred to as a ‘lesser degree of being’ than the associated independent continuant bearers (as a color has a lesser degree of being than a colored thing).</w:t>
      </w:r>
      <w:r w:rsidR="00894677">
        <w:rPr>
          <w:rFonts w:ascii="Times New Roman" w:hAnsi="Times New Roman"/>
          <w:sz w:val="24"/>
          <w:szCs w:val="23"/>
        </w:rPr>
        <w:t xml:space="preserve"> (If you fill yourself with understanding, as Plato puts it in his </w:t>
      </w:r>
      <w:r w:rsidR="00894677">
        <w:rPr>
          <w:rFonts w:ascii="Times New Roman" w:hAnsi="Times New Roman"/>
          <w:i/>
          <w:sz w:val="24"/>
          <w:szCs w:val="23"/>
        </w:rPr>
        <w:t xml:space="preserve">Republic </w:t>
      </w:r>
      <w:r w:rsidR="00894677">
        <w:rPr>
          <w:rFonts w:ascii="Times New Roman" w:hAnsi="Times New Roman"/>
          <w:sz w:val="24"/>
          <w:szCs w:val="23"/>
        </w:rPr>
        <w:t>585B, then you fill yourself with something which has a lower degree of being than if you fill yourself with food.)</w:t>
      </w:r>
    </w:p>
    <w:p w14:paraId="5A5AB79A" w14:textId="77777777" w:rsidR="00541009" w:rsidRPr="001D5799" w:rsidRDefault="00541009" w:rsidP="009B5669">
      <w:pPr>
        <w:spacing w:beforeLines="1" w:before="2" w:afterLines="1" w:after="2" w:line="360" w:lineRule="auto"/>
        <w:rPr>
          <w:rFonts w:ascii="Times New Roman" w:hAnsi="Times New Roman"/>
          <w:sz w:val="24"/>
          <w:szCs w:val="23"/>
        </w:rPr>
      </w:pPr>
    </w:p>
    <w:p w14:paraId="654267E2" w14:textId="77777777" w:rsidR="004C372C" w:rsidRDefault="00492DAF" w:rsidP="00C70E0A">
      <w:pPr>
        <w:pStyle w:val="Specification"/>
        <w:rPr>
          <w:i/>
        </w:rPr>
      </w:pPr>
      <w:r w:rsidRPr="00C70E0A">
        <w:rPr>
          <w:rStyle w:val="SpecificationType"/>
        </w:rPr>
        <w:t>Definition</w:t>
      </w:r>
      <w:r w:rsidRPr="00492DAF">
        <w:rPr>
          <w:smallCaps/>
        </w:rPr>
        <w:t xml:space="preserve">: </w:t>
      </w:r>
      <w:r w:rsidR="004C372C" w:rsidRPr="001D5799">
        <w:rPr>
          <w:i/>
        </w:rPr>
        <w:t xml:space="preserve">a </w:t>
      </w:r>
      <w:r w:rsidR="004C372C" w:rsidRPr="001D5799">
        <w:rPr>
          <w:b/>
        </w:rPr>
        <w:t xml:space="preserve">bearer_of </w:t>
      </w:r>
      <w:r w:rsidR="004C372C" w:rsidRPr="001D5799">
        <w:rPr>
          <w:i/>
        </w:rPr>
        <w:t xml:space="preserve">b </w:t>
      </w:r>
      <w:r w:rsidR="004C372C" w:rsidRPr="001D5799">
        <w:rPr>
          <w:b/>
        </w:rPr>
        <w:t xml:space="preserve">at </w:t>
      </w:r>
      <w:r w:rsidR="004C372C" w:rsidRPr="001D5799">
        <w:rPr>
          <w:i/>
        </w:rPr>
        <w:t>t =</w:t>
      </w:r>
      <w:r w:rsidR="004C372C" w:rsidRPr="001D5799">
        <w:t xml:space="preserve">Def. </w:t>
      </w:r>
      <w:r w:rsidR="004C372C" w:rsidRPr="001D5799">
        <w:rPr>
          <w:i/>
        </w:rPr>
        <w:t xml:space="preserve">b </w:t>
      </w:r>
      <w:r w:rsidR="004C372C" w:rsidRPr="001D5799">
        <w:rPr>
          <w:b/>
        </w:rPr>
        <w:t xml:space="preserve">s-depends on </w:t>
      </w:r>
      <w:r w:rsidR="004C372C" w:rsidRPr="001D5799">
        <w:rPr>
          <w:i/>
        </w:rPr>
        <w:t xml:space="preserve">a </w:t>
      </w:r>
      <w:r w:rsidR="0039662B" w:rsidRPr="001D5799">
        <w:t xml:space="preserve">&amp; </w:t>
      </w:r>
      <w:r w:rsidR="008E181C" w:rsidRPr="001D5799">
        <w:rPr>
          <w:i/>
        </w:rPr>
        <w:t xml:space="preserve">a </w:t>
      </w:r>
      <w:r w:rsidR="008E181C" w:rsidRPr="001D5799">
        <w:t xml:space="preserve">is an </w:t>
      </w:r>
      <w:r w:rsidR="008E181C" w:rsidRPr="001D5799">
        <w:rPr>
          <w:i/>
        </w:rPr>
        <w:t>independent continuant</w:t>
      </w:r>
      <w:r w:rsidR="008E181C" w:rsidRPr="001D5799">
        <w:t xml:space="preserve"> &amp; </w:t>
      </w:r>
      <w:r w:rsidR="0039662B" w:rsidRPr="001D5799">
        <w:rPr>
          <w:i/>
        </w:rPr>
        <w:t xml:space="preserve">b </w:t>
      </w:r>
      <w:r w:rsidR="0039662B" w:rsidRPr="001D5799">
        <w:t>exists at</w:t>
      </w:r>
      <w:r w:rsidR="0039662B">
        <w:rPr>
          <w:i/>
        </w:rPr>
        <w:t xml:space="preserve"> t.</w:t>
      </w:r>
      <w:r w:rsidR="008E181C">
        <w:rPr>
          <w:i/>
        </w:rPr>
        <w:t xml:space="preserve"> </w:t>
      </w:r>
    </w:p>
    <w:p w14:paraId="3F983A3E" w14:textId="77777777" w:rsidR="000E3998" w:rsidRDefault="000E3998" w:rsidP="004C372C">
      <w:pPr>
        <w:spacing w:beforeLines="1" w:before="2" w:afterLines="1" w:after="2" w:line="360" w:lineRule="auto"/>
      </w:pPr>
    </w:p>
    <w:p w14:paraId="4DFF4100" w14:textId="77777777" w:rsidR="000E3998" w:rsidRPr="001D5799" w:rsidRDefault="000E3998" w:rsidP="004C372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 xml:space="preserve">bearer_of </w:t>
      </w:r>
      <w:r w:rsidRPr="001D5799">
        <w:rPr>
          <w:rFonts w:ascii="Times New Roman" w:hAnsi="Times New Roman"/>
          <w:sz w:val="24"/>
          <w:szCs w:val="23"/>
        </w:rPr>
        <w:t xml:space="preserve">in contrast to inherence, is time-indexed, since if </w:t>
      </w:r>
      <w:r w:rsidRPr="001D5799">
        <w:rPr>
          <w:rFonts w:ascii="Times New Roman" w:hAnsi="Times New Roman"/>
          <w:i/>
          <w:sz w:val="24"/>
          <w:szCs w:val="23"/>
        </w:rPr>
        <w:t xml:space="preserve">a </w:t>
      </w:r>
      <w:r w:rsidRPr="001D5799">
        <w:rPr>
          <w:rFonts w:ascii="Times New Roman" w:hAnsi="Times New Roman"/>
          <w:sz w:val="24"/>
          <w:szCs w:val="23"/>
        </w:rPr>
        <w:t xml:space="preserve">is a bearer of some </w:t>
      </w:r>
      <w:r w:rsidRPr="001D5799">
        <w:rPr>
          <w:rFonts w:ascii="Times New Roman" w:hAnsi="Times New Roman"/>
          <w:i/>
          <w:sz w:val="24"/>
          <w:szCs w:val="23"/>
        </w:rPr>
        <w:t xml:space="preserve">b </w:t>
      </w:r>
      <w:r w:rsidRPr="001D5799">
        <w:rPr>
          <w:rFonts w:ascii="Times New Roman" w:hAnsi="Times New Roman"/>
          <w:sz w:val="24"/>
          <w:szCs w:val="23"/>
        </w:rPr>
        <w:t xml:space="preserve">at some time, then </w:t>
      </w:r>
      <w:r w:rsidRPr="001D5799">
        <w:rPr>
          <w:rFonts w:ascii="Times New Roman" w:hAnsi="Times New Roman"/>
          <w:i/>
          <w:sz w:val="24"/>
          <w:szCs w:val="23"/>
        </w:rPr>
        <w:t xml:space="preserve">a </w:t>
      </w:r>
      <w:r w:rsidRPr="001D5799">
        <w:rPr>
          <w:rFonts w:ascii="Times New Roman" w:hAnsi="Times New Roman"/>
          <w:sz w:val="24"/>
          <w:szCs w:val="23"/>
        </w:rPr>
        <w:t xml:space="preserve">need not be a bearer of </w:t>
      </w:r>
      <w:r w:rsidRPr="001D5799">
        <w:rPr>
          <w:rFonts w:ascii="Times New Roman" w:hAnsi="Times New Roman"/>
          <w:i/>
          <w:sz w:val="24"/>
          <w:szCs w:val="23"/>
        </w:rPr>
        <w:t xml:space="preserve">b </w:t>
      </w:r>
      <w:r w:rsidRPr="001D5799">
        <w:rPr>
          <w:rFonts w:ascii="Times New Roman" w:hAnsi="Times New Roman"/>
          <w:sz w:val="24"/>
          <w:szCs w:val="23"/>
        </w:rPr>
        <w:t xml:space="preserve">at all times, since </w:t>
      </w:r>
      <w:r w:rsidRPr="001D5799">
        <w:rPr>
          <w:rFonts w:ascii="Times New Roman" w:hAnsi="Times New Roman"/>
          <w:i/>
          <w:sz w:val="24"/>
          <w:szCs w:val="23"/>
        </w:rPr>
        <w:t xml:space="preserve">b </w:t>
      </w:r>
      <w:r w:rsidRPr="001D5799">
        <w:rPr>
          <w:rFonts w:ascii="Times New Roman" w:hAnsi="Times New Roman"/>
          <w:sz w:val="24"/>
          <w:szCs w:val="23"/>
        </w:rPr>
        <w:t>might cease to exist.</w:t>
      </w:r>
    </w:p>
    <w:p w14:paraId="546D8D18" w14:textId="77777777" w:rsidR="008E181C" w:rsidRPr="001D5799" w:rsidRDefault="008E181C" w:rsidP="004C372C">
      <w:pPr>
        <w:spacing w:beforeLines="1" w:before="2" w:afterLines="1" w:after="2" w:line="360" w:lineRule="auto"/>
        <w:rPr>
          <w:rFonts w:ascii="Times New Roman" w:hAnsi="Times New Roman"/>
          <w:sz w:val="24"/>
          <w:szCs w:val="23"/>
        </w:rPr>
      </w:pPr>
    </w:p>
    <w:p w14:paraId="09CAA15F" w14:textId="77777777" w:rsidR="00513AAE" w:rsidRPr="001D5799" w:rsidRDefault="00513AAE" w:rsidP="00513AAE">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See also the discussion of </w:t>
      </w:r>
      <w:r w:rsidR="003068B6" w:rsidRPr="001D5799">
        <w:rPr>
          <w:rFonts w:ascii="Times New Roman" w:hAnsi="Times New Roman"/>
          <w:b/>
          <w:sz w:val="24"/>
          <w:szCs w:val="23"/>
        </w:rPr>
        <w:t>has_m</w:t>
      </w:r>
      <w:r w:rsidRPr="001D5799">
        <w:rPr>
          <w:rFonts w:ascii="Times New Roman" w:hAnsi="Times New Roman"/>
          <w:b/>
          <w:sz w:val="24"/>
          <w:szCs w:val="23"/>
        </w:rPr>
        <w:t>aterial_basis</w:t>
      </w:r>
      <w:r w:rsidR="003068B6" w:rsidRPr="001D5799">
        <w:rPr>
          <w:rFonts w:ascii="Times New Roman" w:hAnsi="Times New Roman"/>
          <w:b/>
          <w:sz w:val="24"/>
          <w:szCs w:val="23"/>
        </w:rPr>
        <w:t>_in</w:t>
      </w:r>
      <w:r w:rsidR="003068B6" w:rsidRPr="001D5799">
        <w:rPr>
          <w:rFonts w:ascii="Times New Roman" w:hAnsi="Times New Roman"/>
          <w:sz w:val="24"/>
          <w:szCs w:val="23"/>
        </w:rPr>
        <w:t xml:space="preserve"> below.</w:t>
      </w:r>
    </w:p>
    <w:p w14:paraId="3D9D7036" w14:textId="77777777" w:rsidR="00513AAE" w:rsidRPr="001D5799" w:rsidRDefault="00513AAE" w:rsidP="004C372C">
      <w:pPr>
        <w:spacing w:beforeLines="1" w:before="2" w:afterLines="1" w:after="2" w:line="360" w:lineRule="auto"/>
        <w:rPr>
          <w:rFonts w:ascii="Times New Roman" w:hAnsi="Times New Roman"/>
          <w:sz w:val="24"/>
          <w:szCs w:val="23"/>
        </w:rPr>
      </w:pPr>
    </w:p>
    <w:p w14:paraId="5BE69205" w14:textId="77777777" w:rsidR="000E3998" w:rsidRPr="001D5799" w:rsidRDefault="000E3998" w:rsidP="004C372C">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No d</w:t>
      </w:r>
      <w:r w:rsidR="008E181C" w:rsidRPr="001D5799">
        <w:rPr>
          <w:rFonts w:ascii="Times New Roman" w:hAnsi="Times New Roman"/>
          <w:b/>
          <w:sz w:val="24"/>
          <w:szCs w:val="23"/>
        </w:rPr>
        <w:t>ependence of higher order</w:t>
      </w:r>
      <w:r w:rsidRPr="001D5799">
        <w:rPr>
          <w:rFonts w:ascii="Times New Roman" w:hAnsi="Times New Roman"/>
          <w:b/>
          <w:sz w:val="24"/>
          <w:szCs w:val="23"/>
        </w:rPr>
        <w:t xml:space="preserve"> </w:t>
      </w:r>
    </w:p>
    <w:p w14:paraId="377CB1D1" w14:textId="75C4355F" w:rsidR="004C372C"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BFO does not </w:t>
      </w:r>
      <w:r w:rsidR="008901C1" w:rsidRPr="001D5799">
        <w:rPr>
          <w:rFonts w:ascii="Times New Roman" w:hAnsi="Times New Roman"/>
          <w:sz w:val="24"/>
          <w:szCs w:val="23"/>
        </w:rPr>
        <w:t xml:space="preserve">recognize dependence of </w:t>
      </w:r>
      <w:r w:rsidR="008E181C" w:rsidRPr="001D5799">
        <w:rPr>
          <w:rFonts w:ascii="Times New Roman" w:hAnsi="Times New Roman"/>
          <w:sz w:val="24"/>
          <w:szCs w:val="23"/>
        </w:rPr>
        <w:t xml:space="preserve">higher </w:t>
      </w:r>
      <w:r w:rsidR="008901C1" w:rsidRPr="001D5799">
        <w:rPr>
          <w:rFonts w:ascii="Times New Roman" w:hAnsi="Times New Roman"/>
          <w:sz w:val="24"/>
          <w:szCs w:val="23"/>
        </w:rPr>
        <w:t>order; thus there are no qualities of roles; no dispositions of qualities; no functions of dispositions</w:t>
      </w:r>
      <w:r w:rsidR="008E181C" w:rsidRPr="001D5799">
        <w:rPr>
          <w:rFonts w:ascii="Times New Roman" w:hAnsi="Times New Roman"/>
          <w:sz w:val="24"/>
          <w:szCs w:val="23"/>
        </w:rPr>
        <w:t xml:space="preserve"> (and no processes in which processes themselves change – see the section on Process Profiles below)</w:t>
      </w:r>
      <w:r w:rsidR="008901C1" w:rsidRPr="001D5799">
        <w:rPr>
          <w:rFonts w:ascii="Times New Roman" w:hAnsi="Times New Roman"/>
          <w:sz w:val="24"/>
          <w:szCs w:val="23"/>
        </w:rPr>
        <w:t xml:space="preserve">. Rather, in all such cases, the recommendation </w:t>
      </w:r>
      <w:r w:rsidR="008E181C" w:rsidRPr="001D5799">
        <w:rPr>
          <w:rFonts w:ascii="Times New Roman" w:hAnsi="Times New Roman"/>
          <w:sz w:val="24"/>
          <w:szCs w:val="23"/>
        </w:rPr>
        <w:t xml:space="preserve">on developers of BFO-conformant ontologies </w:t>
      </w:r>
      <w:r w:rsidR="008901C1" w:rsidRPr="001D5799">
        <w:rPr>
          <w:rFonts w:ascii="Times New Roman" w:hAnsi="Times New Roman"/>
          <w:sz w:val="24"/>
          <w:szCs w:val="23"/>
        </w:rPr>
        <w:t xml:space="preserve">is to seek </w:t>
      </w:r>
      <w:r w:rsidR="008E181C" w:rsidRPr="001D5799">
        <w:rPr>
          <w:rFonts w:ascii="Times New Roman" w:hAnsi="Times New Roman"/>
          <w:sz w:val="24"/>
          <w:szCs w:val="23"/>
        </w:rPr>
        <w:t xml:space="preserve">a </w:t>
      </w:r>
      <w:r w:rsidR="008901C1" w:rsidRPr="001D5799">
        <w:rPr>
          <w:rFonts w:ascii="Times New Roman" w:hAnsi="Times New Roman"/>
          <w:sz w:val="24"/>
          <w:szCs w:val="23"/>
        </w:rPr>
        <w:t xml:space="preserve">relevant </w:t>
      </w:r>
      <w:r w:rsidR="008E181C" w:rsidRPr="001D5799">
        <w:rPr>
          <w:rFonts w:ascii="Times New Roman" w:hAnsi="Times New Roman"/>
          <w:sz w:val="24"/>
          <w:szCs w:val="23"/>
        </w:rPr>
        <w:t>relatum</w:t>
      </w:r>
      <w:r w:rsidR="008E181C" w:rsidRPr="001D5799">
        <w:rPr>
          <w:rFonts w:ascii="Times New Roman" w:hAnsi="Times New Roman"/>
          <w:i/>
          <w:sz w:val="24"/>
          <w:szCs w:val="23"/>
        </w:rPr>
        <w:t xml:space="preserve"> </w:t>
      </w:r>
      <w:r w:rsidR="008901C1" w:rsidRPr="001D5799">
        <w:rPr>
          <w:rFonts w:ascii="Times New Roman" w:hAnsi="Times New Roman"/>
          <w:sz w:val="24"/>
          <w:szCs w:val="23"/>
        </w:rPr>
        <w:t xml:space="preserve">in the underlying independent continuant bearer (the </w:t>
      </w:r>
      <w:r w:rsidR="008901C1" w:rsidRPr="001D5799">
        <w:rPr>
          <w:rFonts w:ascii="Times New Roman" w:hAnsi="Times New Roman"/>
          <w:i/>
          <w:sz w:val="24"/>
          <w:szCs w:val="23"/>
        </w:rPr>
        <w:t xml:space="preserve">thing </w:t>
      </w:r>
      <w:r w:rsidR="008901C1" w:rsidRPr="001D5799">
        <w:rPr>
          <w:rFonts w:ascii="Times New Roman" w:hAnsi="Times New Roman"/>
          <w:sz w:val="24"/>
          <w:szCs w:val="23"/>
        </w:rPr>
        <w:t xml:space="preserve">or </w:t>
      </w:r>
      <w:r w:rsidR="008901C1" w:rsidRPr="001D5799">
        <w:rPr>
          <w:rFonts w:ascii="Times New Roman" w:hAnsi="Times New Roman"/>
          <w:i/>
          <w:sz w:val="24"/>
          <w:szCs w:val="23"/>
        </w:rPr>
        <w:t>res</w:t>
      </w:r>
      <w:r w:rsidR="008901C1" w:rsidRPr="001D5799">
        <w:rPr>
          <w:rFonts w:ascii="Times New Roman" w:hAnsi="Times New Roman"/>
          <w:sz w:val="24"/>
          <w:szCs w:val="23"/>
        </w:rPr>
        <w:t>).</w:t>
      </w:r>
      <w:r w:rsidR="008901C1" w:rsidRPr="001D5799">
        <w:rPr>
          <w:rFonts w:ascii="Times New Roman" w:hAnsi="Times New Roman"/>
          <w:i/>
          <w:sz w:val="24"/>
          <w:szCs w:val="23"/>
        </w:rPr>
        <w:t xml:space="preserve"> </w:t>
      </w:r>
      <w:r w:rsidRPr="001D5799">
        <w:rPr>
          <w:rFonts w:ascii="Times New Roman" w:hAnsi="Times New Roman"/>
          <w:sz w:val="24"/>
          <w:szCs w:val="23"/>
        </w:rPr>
        <w:t xml:space="preserve"> Thus the following axioms hold:</w:t>
      </w:r>
    </w:p>
    <w:p w14:paraId="45BE7D43" w14:textId="77777777" w:rsidR="004C372C" w:rsidRPr="001D5799" w:rsidRDefault="004C372C" w:rsidP="009B5669">
      <w:pPr>
        <w:spacing w:beforeLines="1" w:before="2" w:afterLines="1" w:after="2" w:line="360" w:lineRule="auto"/>
        <w:rPr>
          <w:rFonts w:ascii="Times New Roman" w:hAnsi="Times New Roman"/>
          <w:sz w:val="24"/>
          <w:szCs w:val="23"/>
        </w:rPr>
      </w:pPr>
    </w:p>
    <w:p w14:paraId="37D8411E" w14:textId="199D11FF"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Qualities of qualities are qualities of the underlying bearer. The shape of the redness on John’s arm</w:t>
      </w:r>
      <w:r w:rsidR="00C677CC">
        <w:rPr>
          <w:rFonts w:ascii="Times New Roman" w:hAnsi="Times New Roman"/>
          <w:sz w:val="24"/>
          <w:szCs w:val="23"/>
        </w:rPr>
        <w:t>, for example,</w:t>
      </w:r>
      <w:r w:rsidRPr="001D5799">
        <w:rPr>
          <w:rFonts w:ascii="Times New Roman" w:hAnsi="Times New Roman"/>
          <w:sz w:val="24"/>
          <w:szCs w:val="23"/>
        </w:rPr>
        <w:t xml:space="preserve"> is not a quality of the redness, it is, like the redness itself</w:t>
      </w:r>
      <w:r w:rsidR="00894677">
        <w:rPr>
          <w:rFonts w:ascii="Times New Roman" w:hAnsi="Times New Roman"/>
          <w:sz w:val="24"/>
          <w:szCs w:val="23"/>
        </w:rPr>
        <w:t>,</w:t>
      </w:r>
      <w:r w:rsidRPr="001D5799">
        <w:rPr>
          <w:rFonts w:ascii="Times New Roman" w:hAnsi="Times New Roman"/>
          <w:sz w:val="24"/>
          <w:szCs w:val="23"/>
        </w:rPr>
        <w:t xml:space="preserve"> a quality of a certain </w:t>
      </w:r>
      <w:r w:rsidR="00C677CC">
        <w:rPr>
          <w:rFonts w:ascii="Times New Roman" w:hAnsi="Times New Roman"/>
          <w:sz w:val="24"/>
          <w:szCs w:val="23"/>
        </w:rPr>
        <w:t xml:space="preserve">(fiat) </w:t>
      </w:r>
      <w:r w:rsidRPr="001D5799">
        <w:rPr>
          <w:rFonts w:ascii="Times New Roman" w:hAnsi="Times New Roman"/>
          <w:sz w:val="24"/>
          <w:szCs w:val="23"/>
        </w:rPr>
        <w:t>portion of the surface of the arm.</w:t>
      </w:r>
    </w:p>
    <w:p w14:paraId="1B9E3CDB" w14:textId="77777777" w:rsidR="008E181C" w:rsidRPr="001D5799" w:rsidRDefault="008E181C" w:rsidP="009B5669">
      <w:pPr>
        <w:spacing w:beforeLines="1" w:before="2" w:afterLines="1" w:after="2" w:line="360" w:lineRule="auto"/>
        <w:rPr>
          <w:rFonts w:ascii="Times New Roman" w:hAnsi="Times New Roman"/>
          <w:sz w:val="24"/>
          <w:szCs w:val="23"/>
        </w:rPr>
      </w:pPr>
    </w:p>
    <w:p w14:paraId="043D2829" w14:textId="0471F2EF" w:rsidR="004C372C" w:rsidRPr="001D5799" w:rsidRDefault="00236D40" w:rsidP="00C70E0A">
      <w:pPr>
        <w:pStyle w:val="Specification"/>
      </w:pPr>
      <w:r w:rsidRPr="00C70E0A">
        <w:rPr>
          <w:rStyle w:val="SpecificationType"/>
        </w:rPr>
        <w:t>Axiom</w:t>
      </w:r>
      <w:r w:rsidRPr="001D5799">
        <w:rPr>
          <w:smallCaps/>
        </w:rPr>
        <w:t>:</w:t>
      </w:r>
      <w:r w:rsidR="004C372C" w:rsidRPr="001D5799">
        <w:t xml:space="preserve"> if </w:t>
      </w:r>
      <w:r w:rsidR="004C372C" w:rsidRPr="001D5799">
        <w:rPr>
          <w:i/>
        </w:rPr>
        <w:t xml:space="preserve">a </w:t>
      </w:r>
      <w:r w:rsidR="004C372C" w:rsidRPr="001D5799">
        <w:t xml:space="preserve">s-depends on </w:t>
      </w:r>
      <w:r w:rsidR="004C372C" w:rsidRPr="001D5799">
        <w:rPr>
          <w:i/>
        </w:rPr>
        <w:t xml:space="preserve">b </w:t>
      </w:r>
      <w:r w:rsidR="004C372C" w:rsidRPr="001D5799">
        <w:t xml:space="preserve">&amp; </w:t>
      </w:r>
      <w:r w:rsidR="004C372C" w:rsidRPr="001D5799">
        <w:rPr>
          <w:i/>
        </w:rPr>
        <w:t xml:space="preserve">b </w:t>
      </w:r>
      <w:r w:rsidR="004C372C" w:rsidRPr="001D5799">
        <w:t xml:space="preserve">s-depends on </w:t>
      </w:r>
      <w:r w:rsidR="004C372C" w:rsidRPr="001D5799">
        <w:rPr>
          <w:i/>
        </w:rPr>
        <w:t xml:space="preserve">c </w:t>
      </w:r>
      <w:r w:rsidR="004C372C" w:rsidRPr="001D5799">
        <w:t xml:space="preserve">then </w:t>
      </w:r>
      <w:r w:rsidR="004C372C" w:rsidRPr="001D5799">
        <w:rPr>
          <w:i/>
        </w:rPr>
        <w:t xml:space="preserve">a </w:t>
      </w:r>
      <w:r w:rsidR="004C372C" w:rsidRPr="001D5799">
        <w:t xml:space="preserve">s-depends on </w:t>
      </w:r>
      <w:r w:rsidR="004C372C" w:rsidRPr="001D5799">
        <w:rPr>
          <w:i/>
        </w:rPr>
        <w:t>c</w:t>
      </w:r>
      <w:r w:rsidR="004C372C" w:rsidRPr="001D5799">
        <w:t>.</w:t>
      </w:r>
    </w:p>
    <w:p w14:paraId="393A5505" w14:textId="77777777" w:rsidR="00541009" w:rsidRPr="001D5799" w:rsidRDefault="00236D40" w:rsidP="00C70E0A">
      <w:pPr>
        <w:pStyle w:val="Specification"/>
      </w:pPr>
      <w:r w:rsidRPr="00C70E0A">
        <w:rPr>
          <w:rStyle w:val="SpecificationType"/>
        </w:rPr>
        <w:t>Axiom</w:t>
      </w:r>
      <w:r w:rsidRPr="001D5799">
        <w:rPr>
          <w:smallCaps/>
        </w:rPr>
        <w:t>:</w:t>
      </w:r>
      <w:r w:rsidR="00541009" w:rsidRPr="001D5799">
        <w:t xml:space="preserve"> if </w:t>
      </w:r>
      <w:r w:rsidR="00541009" w:rsidRPr="001D5799">
        <w:rPr>
          <w:i/>
        </w:rPr>
        <w:t xml:space="preserve">a </w:t>
      </w:r>
      <w:r w:rsidR="00541009" w:rsidRPr="001D5799">
        <w:t xml:space="preserve">s-depends on </w:t>
      </w:r>
      <w:r w:rsidR="00541009" w:rsidRPr="001D5799">
        <w:rPr>
          <w:i/>
        </w:rPr>
        <w:t xml:space="preserve">b </w:t>
      </w:r>
      <w:r w:rsidR="00541009" w:rsidRPr="001D5799">
        <w:t xml:space="preserve">&amp; </w:t>
      </w:r>
      <w:r w:rsidR="00541009" w:rsidRPr="001D5799">
        <w:rPr>
          <w:i/>
        </w:rPr>
        <w:t xml:space="preserve">b </w:t>
      </w:r>
      <w:r w:rsidR="00541009" w:rsidRPr="001D5799">
        <w:t xml:space="preserve">s-depends on </w:t>
      </w:r>
      <w:r w:rsidR="00541009" w:rsidRPr="001D5799">
        <w:rPr>
          <w:i/>
        </w:rPr>
        <w:t xml:space="preserve">c </w:t>
      </w:r>
      <w:r w:rsidR="00541009" w:rsidRPr="001D5799">
        <w:t xml:space="preserve">then </w:t>
      </w:r>
      <w:r w:rsidR="00541009" w:rsidRPr="001D5799">
        <w:rPr>
          <w:i/>
        </w:rPr>
        <w:t xml:space="preserve">a </w:t>
      </w:r>
      <w:r w:rsidR="00541009" w:rsidRPr="001D5799">
        <w:t xml:space="preserve">and </w:t>
      </w:r>
      <w:r w:rsidR="00541009" w:rsidRPr="001D5799">
        <w:rPr>
          <w:i/>
        </w:rPr>
        <w:t xml:space="preserve">b </w:t>
      </w:r>
      <w:r w:rsidR="00541009" w:rsidRPr="001D5799">
        <w:t>are reciprocally s-dependent on each other.</w:t>
      </w:r>
    </w:p>
    <w:p w14:paraId="0DDC71C8" w14:textId="77777777" w:rsidR="00480A86" w:rsidRPr="001D5799" w:rsidRDefault="00480A86" w:rsidP="009B5669">
      <w:pPr>
        <w:spacing w:beforeLines="1" w:before="2" w:afterLines="1" w:after="2" w:line="360" w:lineRule="auto"/>
        <w:rPr>
          <w:rFonts w:ascii="Times New Roman" w:hAnsi="Times New Roman"/>
          <w:sz w:val="24"/>
          <w:szCs w:val="23"/>
        </w:rPr>
      </w:pPr>
    </w:p>
    <w:p w14:paraId="5D05B010" w14:textId="2EC0D4B5" w:rsidR="00047E4F"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John’s </w:t>
      </w:r>
      <w:r w:rsidRPr="001D5799">
        <w:rPr>
          <w:rFonts w:ascii="Times New Roman" w:hAnsi="Times New Roman"/>
          <w:i/>
          <w:sz w:val="24"/>
          <w:szCs w:val="23"/>
        </w:rPr>
        <w:t>role</w:t>
      </w:r>
      <w:r w:rsidRPr="001D5799">
        <w:rPr>
          <w:rFonts w:ascii="Times New Roman" w:hAnsi="Times New Roman"/>
          <w:sz w:val="24"/>
          <w:szCs w:val="23"/>
        </w:rPr>
        <w:t xml:space="preserve"> of </w:t>
      </w:r>
      <w:r w:rsidR="00C677CC">
        <w:rPr>
          <w:rFonts w:ascii="Times New Roman" w:hAnsi="Times New Roman"/>
          <w:sz w:val="24"/>
          <w:szCs w:val="23"/>
        </w:rPr>
        <w:t>husband</w:t>
      </w:r>
      <w:r w:rsidRPr="001D5799">
        <w:rPr>
          <w:rFonts w:ascii="Times New Roman" w:hAnsi="Times New Roman"/>
          <w:sz w:val="24"/>
          <w:szCs w:val="23"/>
        </w:rPr>
        <w:t xml:space="preserve"> to Mary is dependent on Mary’s </w:t>
      </w:r>
      <w:r w:rsidRPr="001D5799">
        <w:rPr>
          <w:rFonts w:ascii="Times New Roman" w:hAnsi="Times New Roman"/>
          <w:i/>
          <w:sz w:val="24"/>
          <w:szCs w:val="23"/>
        </w:rPr>
        <w:t>role</w:t>
      </w:r>
      <w:r w:rsidRPr="001D5799">
        <w:rPr>
          <w:rFonts w:ascii="Times New Roman" w:hAnsi="Times New Roman"/>
          <w:sz w:val="24"/>
          <w:szCs w:val="23"/>
        </w:rPr>
        <w:t xml:space="preserve"> of </w:t>
      </w:r>
      <w:r w:rsidR="00C677CC">
        <w:rPr>
          <w:rFonts w:ascii="Times New Roman" w:hAnsi="Times New Roman"/>
          <w:sz w:val="24"/>
          <w:szCs w:val="23"/>
        </w:rPr>
        <w:t>wife</w:t>
      </w:r>
      <w:r w:rsidRPr="001D5799">
        <w:rPr>
          <w:rFonts w:ascii="Times New Roman" w:hAnsi="Times New Roman"/>
          <w:sz w:val="24"/>
          <w:szCs w:val="23"/>
        </w:rPr>
        <w:t xml:space="preserve"> to John, and both are dependent on the </w:t>
      </w:r>
      <w:r w:rsidRPr="001D5799">
        <w:rPr>
          <w:rFonts w:ascii="Times New Roman" w:hAnsi="Times New Roman"/>
          <w:i/>
          <w:sz w:val="24"/>
          <w:szCs w:val="23"/>
        </w:rPr>
        <w:t>object aggregate</w:t>
      </w:r>
      <w:r w:rsidRPr="001D5799">
        <w:rPr>
          <w:rFonts w:ascii="Times New Roman" w:hAnsi="Times New Roman"/>
          <w:sz w:val="24"/>
          <w:szCs w:val="23"/>
        </w:rPr>
        <w:t xml:space="preserve"> comprising John and Mary as </w:t>
      </w:r>
      <w:r w:rsidRPr="001D5799">
        <w:rPr>
          <w:rFonts w:ascii="Times New Roman" w:hAnsi="Times New Roman"/>
          <w:b/>
          <w:sz w:val="24"/>
          <w:szCs w:val="23"/>
        </w:rPr>
        <w:t>parts</w:t>
      </w:r>
      <w:r w:rsidR="00C677CC">
        <w:rPr>
          <w:rFonts w:ascii="Times New Roman" w:hAnsi="Times New Roman"/>
          <w:sz w:val="24"/>
          <w:szCs w:val="23"/>
        </w:rPr>
        <w:t xml:space="preserve"> joined together through the </w:t>
      </w:r>
      <w:r w:rsidR="00C677CC" w:rsidRPr="00C677CC">
        <w:rPr>
          <w:rFonts w:ascii="Times New Roman" w:hAnsi="Times New Roman"/>
          <w:i/>
          <w:sz w:val="24"/>
          <w:szCs w:val="23"/>
        </w:rPr>
        <w:t>relational quality</w:t>
      </w:r>
      <w:r w:rsidR="00C677CC">
        <w:rPr>
          <w:rFonts w:ascii="Times New Roman" w:hAnsi="Times New Roman"/>
          <w:sz w:val="24"/>
          <w:szCs w:val="23"/>
        </w:rPr>
        <w:t xml:space="preserve"> of being married</w:t>
      </w:r>
      <w:r w:rsidRPr="001D5799">
        <w:rPr>
          <w:rFonts w:ascii="Times New Roman" w:hAnsi="Times New Roman"/>
          <w:sz w:val="24"/>
          <w:szCs w:val="23"/>
        </w:rPr>
        <w:t>.</w:t>
      </w:r>
    </w:p>
    <w:p w14:paraId="3E404EAC" w14:textId="77777777" w:rsidR="004C372C" w:rsidRPr="001D5799" w:rsidRDefault="004C372C" w:rsidP="009B5669">
      <w:pPr>
        <w:spacing w:beforeLines="1" w:before="2" w:afterLines="1" w:after="2" w:line="360" w:lineRule="auto"/>
        <w:rPr>
          <w:rFonts w:ascii="Times New Roman" w:hAnsi="Times New Roman"/>
          <w:sz w:val="24"/>
          <w:szCs w:val="23"/>
        </w:rPr>
      </w:pPr>
    </w:p>
    <w:p w14:paraId="4416F5CD" w14:textId="77777777" w:rsidR="00EA4C49" w:rsidRDefault="00EA4C49" w:rsidP="006C241A">
      <w:pPr>
        <w:pStyle w:val="Heading3"/>
        <w:spacing w:line="360" w:lineRule="auto"/>
        <w:rPr>
          <w:sz w:val="24"/>
        </w:rPr>
      </w:pPr>
    </w:p>
    <w:p w14:paraId="3FE080BB" w14:textId="77777777" w:rsidR="00E2775F" w:rsidRDefault="00E2775F" w:rsidP="006C241A">
      <w:pPr>
        <w:pStyle w:val="Heading3"/>
        <w:spacing w:line="360" w:lineRule="auto"/>
        <w:rPr>
          <w:sz w:val="26"/>
          <w:szCs w:val="26"/>
        </w:rPr>
      </w:pPr>
      <w:bookmarkStart w:id="215" w:name="_Toc313270714"/>
      <w:bookmarkStart w:id="216" w:name="_Toc313472849"/>
      <w:r w:rsidRPr="001D5799">
        <w:rPr>
          <w:sz w:val="24"/>
        </w:rPr>
        <w:t xml:space="preserve">2.2.1 </w:t>
      </w:r>
      <w:r w:rsidRPr="00E2775F">
        <w:rPr>
          <w:sz w:val="26"/>
          <w:szCs w:val="26"/>
        </w:rPr>
        <w:t>Quality</w:t>
      </w:r>
      <w:bookmarkEnd w:id="215"/>
      <w:bookmarkEnd w:id="216"/>
    </w:p>
    <w:p w14:paraId="22B755CF" w14:textId="77777777" w:rsidR="00597CDC" w:rsidRPr="001D5799" w:rsidRDefault="00597CDC" w:rsidP="006C241A">
      <w:pPr>
        <w:spacing w:line="360" w:lineRule="auto"/>
        <w:rPr>
          <w:sz w:val="24"/>
        </w:rPr>
      </w:pPr>
    </w:p>
    <w:p w14:paraId="6E63B1CD" w14:textId="77777777" w:rsidR="00E2775F" w:rsidRPr="001D5799" w:rsidRDefault="00236D40" w:rsidP="00C70E0A">
      <w:pPr>
        <w:pStyle w:val="Specification"/>
      </w:pPr>
      <w:r w:rsidRPr="00C70E0A">
        <w:rPr>
          <w:rStyle w:val="SpecificationType"/>
        </w:rPr>
        <w:t>Elucidation</w:t>
      </w:r>
      <w:r w:rsidRPr="001D5799">
        <w:rPr>
          <w:smallCaps/>
        </w:rPr>
        <w:t>:</w:t>
      </w:r>
      <w:r w:rsidR="00597CDC" w:rsidRPr="001D5799">
        <w:t xml:space="preserve"> a</w:t>
      </w:r>
      <w:r w:rsidR="007A4DDC" w:rsidRPr="001D5799">
        <w:t xml:space="preserve"> </w:t>
      </w:r>
      <w:r w:rsidR="00597CDC" w:rsidRPr="001D5799">
        <w:rPr>
          <w:i/>
        </w:rPr>
        <w:t>quality</w:t>
      </w:r>
      <w:r w:rsidR="00624F91" w:rsidRPr="001D5799">
        <w:t xml:space="preserve"> is a</w:t>
      </w:r>
      <w:r w:rsidR="007A4DDC" w:rsidRPr="001D5799">
        <w:t xml:space="preserve"> </w:t>
      </w:r>
      <w:r w:rsidR="00624F91" w:rsidRPr="001D5799">
        <w:rPr>
          <w:i/>
        </w:rPr>
        <w:t>s</w:t>
      </w:r>
      <w:r w:rsidR="00107230" w:rsidRPr="001D5799">
        <w:rPr>
          <w:i/>
        </w:rPr>
        <w:t xml:space="preserve">pecifically </w:t>
      </w:r>
      <w:r w:rsidR="00E2775F" w:rsidRPr="001D5799">
        <w:rPr>
          <w:i/>
        </w:rPr>
        <w:t>dependent</w:t>
      </w:r>
      <w:r w:rsidR="007A4DDC" w:rsidRPr="001D5799">
        <w:rPr>
          <w:i/>
        </w:rPr>
        <w:t xml:space="preserve"> </w:t>
      </w:r>
      <w:r w:rsidR="00FB129B" w:rsidRPr="001D5799">
        <w:rPr>
          <w:i/>
        </w:rPr>
        <w:t>continuant</w:t>
      </w:r>
      <w:r w:rsidR="00E2775F" w:rsidRPr="001D5799">
        <w:t xml:space="preserve"> that</w:t>
      </w:r>
      <w:r w:rsidR="00597CDC" w:rsidRPr="001D5799">
        <w:t xml:space="preserve">, in contrast to roles and dispositions, does not require any further process in order to be realized. </w:t>
      </w:r>
    </w:p>
    <w:p w14:paraId="01A8E9E1" w14:textId="77777777" w:rsidR="00597CDC" w:rsidRPr="001D5799" w:rsidRDefault="00597CDC" w:rsidP="009B5669">
      <w:pPr>
        <w:spacing w:beforeLines="1" w:before="2" w:afterLines="1" w:after="2" w:line="360" w:lineRule="auto"/>
        <w:jc w:val="both"/>
        <w:rPr>
          <w:rFonts w:ascii="Times New Roman" w:hAnsi="Times New Roman"/>
          <w:sz w:val="24"/>
          <w:szCs w:val="23"/>
          <w:shd w:val="clear" w:color="auto" w:fill="FFFF00"/>
        </w:rPr>
      </w:pPr>
    </w:p>
    <w:p w14:paraId="2E40B769" w14:textId="77777777" w:rsidR="00BC4A0D" w:rsidRPr="001D5799" w:rsidRDefault="00BC4A0D" w:rsidP="00C70E0A">
      <w:pPr>
        <w:pStyle w:val="Specification"/>
      </w:pPr>
      <w:r w:rsidRPr="00C70E0A">
        <w:rPr>
          <w:rStyle w:val="SpecificationType"/>
        </w:rPr>
        <w:t>Examples</w:t>
      </w:r>
      <w:r w:rsidRPr="001D5799">
        <w:t>: the color of a tomato, the ambient temperature of a portion of air, the length of the circumference of your waist, the shape of a nose, the mass of a piece of gold, the weight of a chimpanzee.</w:t>
      </w:r>
    </w:p>
    <w:p w14:paraId="48211F80" w14:textId="77777777" w:rsidR="009F7F33" w:rsidRPr="001D5799" w:rsidRDefault="00107230" w:rsidP="009B5669">
      <w:pPr>
        <w:spacing w:beforeLines="1" w:before="2" w:afterLines="1" w:after="2" w:line="360" w:lineRule="auto"/>
        <w:jc w:val="both"/>
        <w:rPr>
          <w:rFonts w:ascii="Times New Roman" w:hAnsi="Times New Roman"/>
          <w:sz w:val="24"/>
          <w:szCs w:val="23"/>
          <w:shd w:val="clear" w:color="auto" w:fill="FFFF00"/>
        </w:rPr>
      </w:pPr>
      <w:r w:rsidRPr="001D5799">
        <w:rPr>
          <w:rFonts w:ascii="Times New Roman" w:hAnsi="Times New Roman"/>
          <w:sz w:val="24"/>
          <w:szCs w:val="23"/>
        </w:rPr>
        <w:t>S</w:t>
      </w:r>
      <w:r w:rsidR="009F7F33" w:rsidRPr="001D5799">
        <w:rPr>
          <w:rFonts w:ascii="Times New Roman" w:hAnsi="Times New Roman"/>
          <w:sz w:val="24"/>
          <w:szCs w:val="23"/>
        </w:rPr>
        <w:t>olubility</w:t>
      </w:r>
      <w:r w:rsidRPr="001D5799">
        <w:rPr>
          <w:rFonts w:ascii="Times New Roman" w:hAnsi="Times New Roman"/>
          <w:sz w:val="24"/>
          <w:szCs w:val="23"/>
        </w:rPr>
        <w:t>, in order to be realized or manifested,</w:t>
      </w:r>
      <w:r w:rsidR="007A4DDC" w:rsidRPr="001D5799">
        <w:rPr>
          <w:rFonts w:ascii="Times New Roman" w:hAnsi="Times New Roman"/>
          <w:sz w:val="24"/>
          <w:szCs w:val="23"/>
        </w:rPr>
        <w:t xml:space="preserve"> </w:t>
      </w:r>
      <w:r w:rsidR="007B2430" w:rsidRPr="001D5799">
        <w:rPr>
          <w:rFonts w:ascii="Times New Roman" w:hAnsi="Times New Roman"/>
          <w:sz w:val="24"/>
          <w:szCs w:val="23"/>
        </w:rPr>
        <w:t>requires a</w:t>
      </w:r>
      <w:r w:rsidR="00776B28" w:rsidRPr="001D5799">
        <w:rPr>
          <w:rFonts w:ascii="Times New Roman" w:hAnsi="Times New Roman"/>
          <w:sz w:val="24"/>
          <w:szCs w:val="23"/>
        </w:rPr>
        <w:t xml:space="preserve"> dissolving</w:t>
      </w:r>
      <w:r w:rsidR="007B2430" w:rsidRPr="001D5799">
        <w:rPr>
          <w:rFonts w:ascii="Times New Roman" w:hAnsi="Times New Roman"/>
          <w:sz w:val="24"/>
          <w:szCs w:val="23"/>
        </w:rPr>
        <w:t xml:space="preserve"> process in </w:t>
      </w:r>
      <w:r w:rsidRPr="001D5799">
        <w:rPr>
          <w:rFonts w:ascii="Times New Roman" w:hAnsi="Times New Roman"/>
          <w:sz w:val="24"/>
          <w:szCs w:val="23"/>
        </w:rPr>
        <w:t xml:space="preserve">which </w:t>
      </w:r>
      <w:r w:rsidR="007B2430" w:rsidRPr="001D5799">
        <w:rPr>
          <w:rFonts w:ascii="Times New Roman" w:hAnsi="Times New Roman"/>
          <w:sz w:val="24"/>
          <w:szCs w:val="23"/>
        </w:rPr>
        <w:t>some solid piece</w:t>
      </w:r>
      <w:r w:rsidR="009F7F33" w:rsidRPr="001D5799">
        <w:rPr>
          <w:rFonts w:ascii="Times New Roman" w:hAnsi="Times New Roman"/>
          <w:sz w:val="24"/>
          <w:szCs w:val="23"/>
        </w:rPr>
        <w:t xml:space="preserve"> of salt or sugar</w:t>
      </w:r>
      <w:r w:rsidRPr="001D5799">
        <w:rPr>
          <w:rFonts w:ascii="Times New Roman" w:hAnsi="Times New Roman"/>
          <w:sz w:val="24"/>
          <w:szCs w:val="23"/>
        </w:rPr>
        <w:t xml:space="preserve"> participates. T</w:t>
      </w:r>
      <w:r w:rsidR="009F7F33" w:rsidRPr="001D5799">
        <w:rPr>
          <w:rFonts w:ascii="Times New Roman" w:hAnsi="Times New Roman"/>
          <w:sz w:val="24"/>
          <w:szCs w:val="23"/>
        </w:rPr>
        <w:t>heir crystalline quality</w:t>
      </w:r>
      <w:r w:rsidRPr="001D5799">
        <w:rPr>
          <w:rFonts w:ascii="Times New Roman" w:hAnsi="Times New Roman"/>
          <w:sz w:val="24"/>
          <w:szCs w:val="23"/>
        </w:rPr>
        <w:t>, in contrast,</w:t>
      </w:r>
      <w:r w:rsidR="007A4DDC" w:rsidRPr="001D5799">
        <w:rPr>
          <w:rFonts w:ascii="Times New Roman" w:hAnsi="Times New Roman"/>
          <w:sz w:val="24"/>
          <w:szCs w:val="23"/>
        </w:rPr>
        <w:t xml:space="preserve"> </w:t>
      </w:r>
      <w:r w:rsidR="007B2430" w:rsidRPr="001D5799">
        <w:rPr>
          <w:rFonts w:ascii="Times New Roman" w:hAnsi="Times New Roman"/>
          <w:sz w:val="24"/>
          <w:szCs w:val="23"/>
        </w:rPr>
        <w:t>does not</w:t>
      </w:r>
      <w:r w:rsidRPr="001D5799">
        <w:rPr>
          <w:rFonts w:ascii="Times New Roman" w:hAnsi="Times New Roman"/>
          <w:sz w:val="24"/>
          <w:szCs w:val="23"/>
        </w:rPr>
        <w:t xml:space="preserve"> stand in need of any realization process of this sort</w:t>
      </w:r>
      <w:r w:rsidR="009F7F33" w:rsidRPr="001D5799">
        <w:rPr>
          <w:rFonts w:ascii="Times New Roman" w:hAnsi="Times New Roman"/>
          <w:sz w:val="24"/>
          <w:szCs w:val="23"/>
        </w:rPr>
        <w:t>.</w:t>
      </w:r>
    </w:p>
    <w:p w14:paraId="39C24546" w14:textId="77777777" w:rsidR="009F7F33" w:rsidRPr="001D5799" w:rsidRDefault="009F7F33" w:rsidP="009B5669">
      <w:pPr>
        <w:spacing w:beforeLines="1" w:before="2" w:afterLines="1" w:after="2" w:line="360" w:lineRule="auto"/>
        <w:jc w:val="both"/>
        <w:rPr>
          <w:rFonts w:ascii="Times New Roman" w:hAnsi="Times New Roman"/>
          <w:sz w:val="24"/>
          <w:szCs w:val="23"/>
        </w:rPr>
      </w:pPr>
    </w:p>
    <w:p w14:paraId="275A3A41" w14:textId="77777777" w:rsidR="00D91B4B" w:rsidRPr="001D5799" w:rsidRDefault="00D91B4B" w:rsidP="009B5669">
      <w:pPr>
        <w:spacing w:beforeLines="1" w:before="2" w:afterLines="1" w:after="2" w:line="360" w:lineRule="auto"/>
        <w:rPr>
          <w:rFonts w:ascii="Times New Roman" w:hAnsi="Times New Roman"/>
          <w:sz w:val="24"/>
          <w:szCs w:val="23"/>
          <w:shd w:val="clear" w:color="auto" w:fill="FFFF00"/>
        </w:rPr>
      </w:pPr>
    </w:p>
    <w:p w14:paraId="4B799539" w14:textId="77777777" w:rsidR="00B1604E" w:rsidRPr="007B2430" w:rsidRDefault="00236D40" w:rsidP="00C70E0A">
      <w:pPr>
        <w:pStyle w:val="Specification"/>
        <w:rPr>
          <w:b/>
        </w:rPr>
      </w:pPr>
      <w:r w:rsidRPr="00C70E0A">
        <w:rPr>
          <w:rStyle w:val="SpecificationType"/>
        </w:rPr>
        <w:t>Axiom</w:t>
      </w:r>
      <w:r w:rsidRPr="001D5799">
        <w:rPr>
          <w:smallCaps/>
        </w:rPr>
        <w:t>:</w:t>
      </w:r>
      <w:r w:rsidR="007B2430" w:rsidRPr="001D5799">
        <w:t xml:space="preserve"> If an </w:t>
      </w:r>
      <w:r w:rsidR="007B2430" w:rsidRPr="001D5799">
        <w:rPr>
          <w:i/>
        </w:rPr>
        <w:t>entity</w:t>
      </w:r>
      <w:r w:rsidR="007A4DDC" w:rsidRPr="001D5799">
        <w:rPr>
          <w:i/>
        </w:rPr>
        <w:t xml:space="preserve"> </w:t>
      </w:r>
      <w:r w:rsidR="007B2430" w:rsidRPr="001D5799">
        <w:t xml:space="preserve">is a </w:t>
      </w:r>
      <w:r w:rsidR="007B2430" w:rsidRPr="001D5799">
        <w:rPr>
          <w:i/>
        </w:rPr>
        <w:t xml:space="preserve">quality </w:t>
      </w:r>
      <w:r w:rsidR="007B2430" w:rsidRPr="001D5799">
        <w:t xml:space="preserve">at any time that it exists, then it is a </w:t>
      </w:r>
      <w:r w:rsidR="007B2430" w:rsidRPr="001D5799">
        <w:rPr>
          <w:i/>
        </w:rPr>
        <w:t>quality</w:t>
      </w:r>
      <w:r w:rsidR="007B2430" w:rsidRPr="001D5799">
        <w:t xml:space="preserve"> at every time that it exists.</w:t>
      </w:r>
    </w:p>
    <w:p w14:paraId="2782A2D3" w14:textId="77777777" w:rsidR="00C677CC" w:rsidRDefault="00C677CC" w:rsidP="009B5669">
      <w:pPr>
        <w:spacing w:beforeLines="1" w:before="2" w:afterLines="1" w:after="2" w:line="360" w:lineRule="auto"/>
        <w:jc w:val="both"/>
        <w:rPr>
          <w:ins w:id="217" w:author="phismith2" w:date="2012-01-04T20:37:00Z"/>
          <w:rFonts w:ascii="Times New Roman" w:hAnsi="Times New Roman"/>
          <w:sz w:val="24"/>
          <w:szCs w:val="23"/>
        </w:rPr>
      </w:pPr>
    </w:p>
    <w:p w14:paraId="125E7BBC" w14:textId="628F260E" w:rsidR="00B1604E" w:rsidRPr="001D5799" w:rsidRDefault="00C677CC"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(Question: Is it true that f</w:t>
      </w:r>
      <w:r w:rsidR="00B1604E" w:rsidRPr="001D5799">
        <w:rPr>
          <w:rFonts w:ascii="Times New Roman" w:hAnsi="Times New Roman"/>
          <w:sz w:val="24"/>
          <w:szCs w:val="23"/>
        </w:rPr>
        <w:t xml:space="preserve">or some qualities, e.g. </w:t>
      </w:r>
      <w:r w:rsidR="00107230" w:rsidRPr="001D5799">
        <w:rPr>
          <w:rFonts w:ascii="Times New Roman" w:hAnsi="Times New Roman"/>
          <w:sz w:val="24"/>
          <w:szCs w:val="23"/>
        </w:rPr>
        <w:t xml:space="preserve">surface </w:t>
      </w:r>
      <w:r w:rsidR="00B1604E" w:rsidRPr="001D5799">
        <w:rPr>
          <w:rFonts w:ascii="Times New Roman" w:hAnsi="Times New Roman"/>
          <w:sz w:val="24"/>
          <w:szCs w:val="23"/>
        </w:rPr>
        <w:t xml:space="preserve">color, </w:t>
      </w:r>
      <w:r w:rsidR="007B2430" w:rsidRPr="001D5799">
        <w:rPr>
          <w:rFonts w:ascii="Times New Roman" w:hAnsi="Times New Roman"/>
          <w:b/>
          <w:sz w:val="24"/>
          <w:szCs w:val="23"/>
        </w:rPr>
        <w:t>s-</w:t>
      </w:r>
      <w:r w:rsidR="00B1604E" w:rsidRPr="001D5799">
        <w:rPr>
          <w:rFonts w:ascii="Times New Roman" w:hAnsi="Times New Roman"/>
          <w:b/>
          <w:sz w:val="24"/>
          <w:szCs w:val="23"/>
        </w:rPr>
        <w:t>dependence</w:t>
      </w:r>
      <w:r w:rsidR="00151755" w:rsidRPr="001D5799">
        <w:rPr>
          <w:rFonts w:ascii="Times New Roman" w:hAnsi="Times New Roman"/>
          <w:b/>
          <w:sz w:val="24"/>
          <w:szCs w:val="23"/>
        </w:rPr>
        <w:t xml:space="preserve"> </w:t>
      </w:r>
      <w:r w:rsidR="007B2430" w:rsidRPr="001D5799">
        <w:rPr>
          <w:rFonts w:ascii="Times New Roman" w:hAnsi="Times New Roman"/>
          <w:sz w:val="24"/>
          <w:szCs w:val="23"/>
        </w:rPr>
        <w:t xml:space="preserve">is </w:t>
      </w:r>
      <w:r w:rsidR="00B1604E" w:rsidRPr="001D5799">
        <w:rPr>
          <w:rFonts w:ascii="Times New Roman" w:hAnsi="Times New Roman"/>
          <w:sz w:val="24"/>
          <w:szCs w:val="23"/>
        </w:rPr>
        <w:t xml:space="preserve">not on </w:t>
      </w:r>
      <w:r w:rsidR="00107230" w:rsidRPr="001D5799">
        <w:rPr>
          <w:rFonts w:ascii="Times New Roman" w:hAnsi="Times New Roman"/>
          <w:sz w:val="24"/>
          <w:szCs w:val="23"/>
        </w:rPr>
        <w:t xml:space="preserve">the </w:t>
      </w:r>
      <w:r w:rsidR="007B2430" w:rsidRPr="001D5799">
        <w:rPr>
          <w:rFonts w:ascii="Times New Roman" w:hAnsi="Times New Roman"/>
          <w:sz w:val="24"/>
          <w:szCs w:val="23"/>
        </w:rPr>
        <w:t xml:space="preserve">material </w:t>
      </w:r>
      <w:r w:rsidR="00B1604E" w:rsidRPr="001D5799">
        <w:rPr>
          <w:rFonts w:ascii="Times New Roman" w:hAnsi="Times New Roman"/>
          <w:sz w:val="24"/>
          <w:szCs w:val="23"/>
        </w:rPr>
        <w:t xml:space="preserve">bearer but </w:t>
      </w:r>
      <w:r w:rsidR="00107230" w:rsidRPr="001D5799">
        <w:rPr>
          <w:rFonts w:ascii="Times New Roman" w:hAnsi="Times New Roman"/>
          <w:sz w:val="24"/>
          <w:szCs w:val="23"/>
        </w:rPr>
        <w:t xml:space="preserve">rather </w:t>
      </w:r>
      <w:r w:rsidR="00B1604E" w:rsidRPr="001D5799">
        <w:rPr>
          <w:rFonts w:ascii="Times New Roman" w:hAnsi="Times New Roman"/>
          <w:sz w:val="24"/>
          <w:szCs w:val="23"/>
        </w:rPr>
        <w:t xml:space="preserve">on </w:t>
      </w:r>
      <w:r w:rsidR="00107230" w:rsidRPr="001D5799">
        <w:rPr>
          <w:rFonts w:ascii="Times New Roman" w:hAnsi="Times New Roman"/>
          <w:sz w:val="24"/>
          <w:szCs w:val="23"/>
        </w:rPr>
        <w:t xml:space="preserve">its </w:t>
      </w:r>
      <w:r w:rsidR="00B1604E" w:rsidRPr="001D5799">
        <w:rPr>
          <w:rFonts w:ascii="Times New Roman" w:hAnsi="Times New Roman"/>
          <w:sz w:val="24"/>
          <w:szCs w:val="23"/>
        </w:rPr>
        <w:t>surface</w:t>
      </w:r>
      <w:r>
        <w:rPr>
          <w:rFonts w:ascii="Times New Roman" w:hAnsi="Times New Roman"/>
          <w:sz w:val="24"/>
          <w:szCs w:val="23"/>
        </w:rPr>
        <w:t>?)</w:t>
      </w:r>
    </w:p>
    <w:p w14:paraId="4DBD8E79" w14:textId="77777777" w:rsidR="00B1604E" w:rsidRPr="001D5799" w:rsidRDefault="00B1604E" w:rsidP="009B5669">
      <w:pPr>
        <w:spacing w:beforeLines="1" w:before="2" w:afterLines="1" w:after="2" w:line="360" w:lineRule="auto"/>
        <w:rPr>
          <w:rFonts w:ascii="Times New Roman" w:hAnsi="Times New Roman"/>
          <w:sz w:val="24"/>
          <w:szCs w:val="23"/>
        </w:rPr>
      </w:pPr>
    </w:p>
    <w:p w14:paraId="7C0F941E" w14:textId="03C90945" w:rsidR="00107230" w:rsidRPr="001D5799" w:rsidRDefault="00BC4A0D" w:rsidP="00C70E0A">
      <w:pPr>
        <w:pStyle w:val="Specification"/>
        <w:rPr>
          <w:i/>
        </w:rPr>
      </w:pPr>
      <w:r w:rsidRPr="00C70E0A">
        <w:rPr>
          <w:rStyle w:val="SpecificationType"/>
        </w:rPr>
        <w:t>Definition</w:t>
      </w:r>
      <w:r>
        <w:t xml:space="preserve">: </w:t>
      </w:r>
      <w:r w:rsidR="00107230" w:rsidRPr="001D5799">
        <w:rPr>
          <w:i/>
        </w:rPr>
        <w:t>a</w:t>
      </w:r>
      <w:r w:rsidR="007A4DDC" w:rsidRPr="001D5799">
        <w:rPr>
          <w:i/>
        </w:rPr>
        <w:t xml:space="preserve"> </w:t>
      </w:r>
      <w:r w:rsidR="00107230" w:rsidRPr="001D5799">
        <w:rPr>
          <w:b/>
        </w:rPr>
        <w:t>quality_of</w:t>
      </w:r>
      <w:r w:rsidR="007A4DDC" w:rsidRPr="001D5799">
        <w:rPr>
          <w:b/>
        </w:rPr>
        <w:t xml:space="preserve"> </w:t>
      </w:r>
      <w:r w:rsidR="00107230" w:rsidRPr="001D5799">
        <w:rPr>
          <w:i/>
        </w:rPr>
        <w:t xml:space="preserve">b </w:t>
      </w:r>
      <w:r w:rsidR="00107230" w:rsidRPr="001D5799">
        <w:rPr>
          <w:b/>
        </w:rPr>
        <w:t>at</w:t>
      </w:r>
      <w:r w:rsidR="007A4DDC" w:rsidRPr="001D5799">
        <w:rPr>
          <w:b/>
        </w:rPr>
        <w:t xml:space="preserve"> </w:t>
      </w:r>
      <w:r w:rsidR="00107230" w:rsidRPr="001D5799">
        <w:rPr>
          <w:i/>
        </w:rPr>
        <w:t xml:space="preserve">t = </w:t>
      </w:r>
      <w:r w:rsidR="00107230" w:rsidRPr="001D5799">
        <w:t xml:space="preserve">Def. </w:t>
      </w:r>
      <w:r w:rsidR="00107230" w:rsidRPr="001D5799">
        <w:rPr>
          <w:i/>
        </w:rPr>
        <w:t xml:space="preserve">a </w:t>
      </w:r>
      <w:r w:rsidR="00107230" w:rsidRPr="001D5799">
        <w:t>is a quality &amp;</w:t>
      </w:r>
      <w:r w:rsidR="007A4DDC" w:rsidRPr="001D5799">
        <w:t xml:space="preserve"> </w:t>
      </w:r>
      <w:r w:rsidR="00107230" w:rsidRPr="001D5799">
        <w:rPr>
          <w:i/>
        </w:rPr>
        <w:t xml:space="preserve">b </w:t>
      </w:r>
      <w:r w:rsidR="00107230" w:rsidRPr="001D5799">
        <w:t>is a material entity &amp;</w:t>
      </w:r>
      <w:r w:rsidR="007A4DDC" w:rsidRPr="001D5799">
        <w:t xml:space="preserve"> </w:t>
      </w:r>
      <w:r w:rsidR="00107230" w:rsidRPr="001D5799">
        <w:rPr>
          <w:i/>
        </w:rPr>
        <w:t xml:space="preserve">a </w:t>
      </w:r>
      <w:r w:rsidR="00107230" w:rsidRPr="001D5799">
        <w:rPr>
          <w:b/>
        </w:rPr>
        <w:t xml:space="preserve">s-depends_on </w:t>
      </w:r>
      <w:r w:rsidR="00107230" w:rsidRPr="001D5799">
        <w:rPr>
          <w:i/>
        </w:rPr>
        <w:t xml:space="preserve">b </w:t>
      </w:r>
      <w:r w:rsidR="00107230" w:rsidRPr="001D5799">
        <w:rPr>
          <w:b/>
        </w:rPr>
        <w:t xml:space="preserve">at </w:t>
      </w:r>
      <w:r w:rsidR="00107230" w:rsidRPr="001D5799">
        <w:rPr>
          <w:i/>
        </w:rPr>
        <w:t>t</w:t>
      </w:r>
    </w:p>
    <w:p w14:paraId="7CB22CC5" w14:textId="77777777" w:rsidR="00107230" w:rsidRPr="001D5799" w:rsidRDefault="00107230" w:rsidP="009B5669">
      <w:pPr>
        <w:spacing w:beforeLines="1" w:before="2" w:afterLines="1" w:after="2" w:line="360" w:lineRule="auto"/>
        <w:rPr>
          <w:rFonts w:ascii="Times New Roman" w:hAnsi="Times New Roman"/>
          <w:sz w:val="24"/>
          <w:szCs w:val="23"/>
        </w:rPr>
      </w:pPr>
    </w:p>
    <w:p w14:paraId="5A6C74BB" w14:textId="77777777" w:rsidR="00B1604E" w:rsidRPr="001D5799" w:rsidRDefault="00B1604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Qualities of spatial regions are restricted to qualit</w:t>
      </w:r>
      <w:r w:rsidR="00C01BBA" w:rsidRPr="001D5799">
        <w:rPr>
          <w:rFonts w:ascii="Times New Roman" w:hAnsi="Times New Roman"/>
          <w:sz w:val="24"/>
          <w:szCs w:val="23"/>
        </w:rPr>
        <w:t xml:space="preserve">ies of size, shape and </w:t>
      </w:r>
      <w:r w:rsidR="00107230" w:rsidRPr="001D5799">
        <w:rPr>
          <w:rFonts w:ascii="Times New Roman" w:hAnsi="Times New Roman"/>
          <w:sz w:val="24"/>
          <w:szCs w:val="23"/>
        </w:rPr>
        <w:t>location</w:t>
      </w:r>
      <w:r w:rsidR="00C01BBA" w:rsidRPr="001D5799">
        <w:rPr>
          <w:rFonts w:ascii="Times New Roman" w:hAnsi="Times New Roman"/>
          <w:sz w:val="24"/>
          <w:szCs w:val="23"/>
        </w:rPr>
        <w:t>.</w:t>
      </w:r>
    </w:p>
    <w:p w14:paraId="0DC70AD2" w14:textId="77777777" w:rsidR="00C01BBA" w:rsidRPr="001D5799" w:rsidRDefault="00C01BBA" w:rsidP="009B5669">
      <w:pPr>
        <w:spacing w:beforeLines="1" w:before="2" w:afterLines="1" w:after="2" w:line="360" w:lineRule="auto"/>
        <w:rPr>
          <w:rFonts w:ascii="Times New Roman" w:hAnsi="Times New Roman"/>
          <w:sz w:val="24"/>
          <w:szCs w:val="23"/>
        </w:rPr>
      </w:pPr>
    </w:p>
    <w:p w14:paraId="27F6C872" w14:textId="77777777" w:rsidR="00047E4F" w:rsidRPr="001D5799" w:rsidRDefault="00047E4F" w:rsidP="009B5669">
      <w:pPr>
        <w:spacing w:beforeLines="1" w:before="2" w:afterLines="1" w:after="2" w:line="360" w:lineRule="auto"/>
        <w:rPr>
          <w:rFonts w:ascii="Times New Roman" w:hAnsi="Times New Roman"/>
          <w:sz w:val="24"/>
          <w:szCs w:val="23"/>
        </w:rPr>
      </w:pPr>
    </w:p>
    <w:p w14:paraId="4174930F" w14:textId="77777777" w:rsidR="00C01BBA" w:rsidRDefault="00C01BBA" w:rsidP="006C241A">
      <w:pPr>
        <w:pStyle w:val="Heading4"/>
        <w:spacing w:line="360" w:lineRule="auto"/>
      </w:pPr>
      <w:bookmarkStart w:id="218" w:name="_Toc313270715"/>
      <w:bookmarkStart w:id="219" w:name="_Toc313472850"/>
      <w:r>
        <w:t xml:space="preserve">2.2.1.1 </w:t>
      </w:r>
      <w:r w:rsidRPr="00C01BBA">
        <w:t>Relational quality</w:t>
      </w:r>
      <w:bookmarkEnd w:id="218"/>
      <w:bookmarkEnd w:id="219"/>
    </w:p>
    <w:p w14:paraId="303A7187" w14:textId="77777777" w:rsidR="00C01BBA" w:rsidRPr="00C01BBA" w:rsidRDefault="00C01BBA" w:rsidP="006C241A">
      <w:pPr>
        <w:spacing w:line="360" w:lineRule="auto"/>
      </w:pPr>
    </w:p>
    <w:p w14:paraId="4D222208" w14:textId="77777777" w:rsidR="00367B48" w:rsidRPr="001D5799" w:rsidRDefault="00367B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 are relation</w:t>
      </w:r>
      <w:r w:rsidR="00107230" w:rsidRPr="001D5799">
        <w:rPr>
          <w:rFonts w:ascii="Times New Roman" w:hAnsi="Times New Roman"/>
          <w:sz w:val="24"/>
          <w:szCs w:val="23"/>
        </w:rPr>
        <w:t>al</w:t>
      </w:r>
      <w:r w:rsidRPr="001D5799">
        <w:rPr>
          <w:rFonts w:ascii="Times New Roman" w:hAnsi="Times New Roman"/>
          <w:sz w:val="24"/>
          <w:szCs w:val="23"/>
        </w:rPr>
        <w:t xml:space="preserve"> qualities, which have a plurality of</w:t>
      </w:r>
      <w:r w:rsidR="00921592" w:rsidRPr="001D5799">
        <w:rPr>
          <w:rFonts w:ascii="Times New Roman" w:hAnsi="Times New Roman"/>
          <w:i/>
          <w:sz w:val="24"/>
          <w:szCs w:val="23"/>
        </w:rPr>
        <w:t xml:space="preserve"> independent continuant</w:t>
      </w:r>
      <w:r w:rsidR="00FB129B" w:rsidRPr="001D5799">
        <w:rPr>
          <w:rFonts w:ascii="Times New Roman" w:hAnsi="Times New Roman"/>
          <w:i/>
          <w:sz w:val="24"/>
          <w:szCs w:val="23"/>
        </w:rPr>
        <w:t>s</w:t>
      </w:r>
      <w:r w:rsidRPr="001D5799">
        <w:rPr>
          <w:rFonts w:ascii="Times New Roman" w:hAnsi="Times New Roman"/>
          <w:sz w:val="24"/>
          <w:szCs w:val="23"/>
        </w:rPr>
        <w:t xml:space="preserve"> as their bearers</w:t>
      </w:r>
      <w:r w:rsidR="003E2739">
        <w:rPr>
          <w:rFonts w:ascii="Times New Roman" w:hAnsi="Times New Roman"/>
          <w:sz w:val="24"/>
          <w:szCs w:val="23"/>
        </w:rPr>
        <w:t xml:space="preserve"> [</w:t>
      </w:r>
      <w:r w:rsidR="003E2739">
        <w:rPr>
          <w:rFonts w:ascii="Times New Roman" w:hAnsi="Times New Roman"/>
          <w:sz w:val="24"/>
          <w:szCs w:val="23"/>
        </w:rPr>
        <w:fldChar w:fldCharType="begin"/>
      </w:r>
      <w:r w:rsidR="003E2739">
        <w:rPr>
          <w:rFonts w:ascii="Times New Roman" w:hAnsi="Times New Roman"/>
          <w:sz w:val="24"/>
          <w:szCs w:val="23"/>
        </w:rPr>
        <w:instrText xml:space="preserve"> REF _Ref310509974 \r \h </w:instrText>
      </w:r>
      <w:r w:rsidR="003E2739">
        <w:rPr>
          <w:rFonts w:ascii="Times New Roman" w:hAnsi="Times New Roman"/>
          <w:sz w:val="24"/>
          <w:szCs w:val="23"/>
        </w:rPr>
      </w:r>
      <w:r w:rsidR="003E2739">
        <w:rPr>
          <w:rFonts w:ascii="Times New Roman" w:hAnsi="Times New Roman"/>
          <w:sz w:val="24"/>
          <w:szCs w:val="23"/>
        </w:rPr>
        <w:fldChar w:fldCharType="separate"/>
      </w:r>
      <w:r w:rsidR="007A1CDD">
        <w:rPr>
          <w:rFonts w:ascii="Times New Roman" w:hAnsi="Times New Roman"/>
          <w:sz w:val="24"/>
          <w:szCs w:val="23"/>
        </w:rPr>
        <w:t>6</w:t>
      </w:r>
      <w:r w:rsidR="003E2739">
        <w:rPr>
          <w:rFonts w:ascii="Times New Roman" w:hAnsi="Times New Roman"/>
          <w:sz w:val="24"/>
          <w:szCs w:val="23"/>
        </w:rPr>
        <w:fldChar w:fldCharType="end"/>
      </w:r>
      <w:r w:rsidR="003E2739">
        <w:rPr>
          <w:rFonts w:ascii="Times New Roman" w:hAnsi="Times New Roman"/>
          <w:sz w:val="24"/>
          <w:szCs w:val="23"/>
        </w:rPr>
        <w:t>]</w:t>
      </w:r>
      <w:r w:rsidRPr="001D5799">
        <w:rPr>
          <w:rFonts w:ascii="Times New Roman" w:hAnsi="Times New Roman"/>
          <w:sz w:val="24"/>
          <w:szCs w:val="23"/>
        </w:rPr>
        <w:t xml:space="preserve">. </w:t>
      </w:r>
    </w:p>
    <w:p w14:paraId="31806C84" w14:textId="77777777" w:rsidR="00C01BBA" w:rsidRPr="001D5799" w:rsidRDefault="00C01BBA" w:rsidP="009B5669">
      <w:pPr>
        <w:spacing w:beforeLines="1" w:before="2" w:afterLines="1" w:after="2" w:line="360" w:lineRule="auto"/>
        <w:rPr>
          <w:rFonts w:ascii="Times New Roman" w:hAnsi="Times New Roman"/>
          <w:sz w:val="24"/>
          <w:szCs w:val="23"/>
        </w:rPr>
      </w:pPr>
    </w:p>
    <w:p w14:paraId="0E2F156C" w14:textId="2281781E" w:rsidR="003E2739" w:rsidRDefault="00EA4C49" w:rsidP="00C70E0A">
      <w:pPr>
        <w:pStyle w:val="Specification"/>
      </w:pPr>
      <w:r w:rsidRPr="00C70E0A">
        <w:rPr>
          <w:rStyle w:val="SpecificationType"/>
        </w:rPr>
        <w:t>Definition</w:t>
      </w:r>
      <w:r w:rsidRPr="00EA4C49">
        <w:rPr>
          <w:smallCaps/>
        </w:rPr>
        <w:t>:</w:t>
      </w:r>
      <w:r>
        <w:rPr>
          <w:i/>
        </w:rPr>
        <w:t xml:space="preserve"> </w:t>
      </w:r>
      <w:r w:rsidR="000D245E" w:rsidRPr="001D5799">
        <w:rPr>
          <w:i/>
        </w:rPr>
        <w:t>a</w:t>
      </w:r>
      <w:r w:rsidR="007A4DDC" w:rsidRPr="001D5799">
        <w:rPr>
          <w:i/>
        </w:rPr>
        <w:t xml:space="preserve"> </w:t>
      </w:r>
      <w:r w:rsidR="000D245E" w:rsidRPr="001D5799">
        <w:t xml:space="preserve">is a </w:t>
      </w:r>
      <w:r w:rsidR="000D245E" w:rsidRPr="001D5799">
        <w:rPr>
          <w:i/>
        </w:rPr>
        <w:t>relational quality =</w:t>
      </w:r>
      <w:r w:rsidR="007A4DDC" w:rsidRPr="001D5799">
        <w:rPr>
          <w:i/>
        </w:rPr>
        <w:t xml:space="preserve"> </w:t>
      </w:r>
      <w:r w:rsidR="000D245E" w:rsidRPr="001D5799">
        <w:t xml:space="preserve">Def. for some independent continuants </w:t>
      </w:r>
      <w:r w:rsidR="000D245E" w:rsidRPr="001D5799">
        <w:rPr>
          <w:i/>
        </w:rPr>
        <w:t>b</w:t>
      </w:r>
      <w:r w:rsidR="000D245E" w:rsidRPr="001D5799">
        <w:t>,</w:t>
      </w:r>
      <w:r w:rsidR="000D245E" w:rsidRPr="001D5799">
        <w:rPr>
          <w:i/>
        </w:rPr>
        <w:t xml:space="preserve"> c </w:t>
      </w:r>
      <w:r w:rsidR="000D245E" w:rsidRPr="001D5799">
        <w:t xml:space="preserve">and for some time </w:t>
      </w:r>
      <w:r w:rsidR="000D245E" w:rsidRPr="001D5799">
        <w:rPr>
          <w:i/>
        </w:rPr>
        <w:t>t</w:t>
      </w:r>
      <w:r w:rsidR="000D245E" w:rsidRPr="001D5799">
        <w:t xml:space="preserve">: </w:t>
      </w:r>
      <w:r w:rsidR="000D245E" w:rsidRPr="001D5799">
        <w:rPr>
          <w:i/>
        </w:rPr>
        <w:t xml:space="preserve">a </w:t>
      </w:r>
      <w:r w:rsidR="000D245E" w:rsidRPr="001D5799">
        <w:rPr>
          <w:b/>
        </w:rPr>
        <w:t>quality_of</w:t>
      </w:r>
      <w:r w:rsidR="007A4DDC" w:rsidRPr="001D5799">
        <w:rPr>
          <w:b/>
        </w:rPr>
        <w:t xml:space="preserve"> </w:t>
      </w:r>
      <w:r w:rsidR="000D245E" w:rsidRPr="001D5799">
        <w:rPr>
          <w:i/>
        </w:rPr>
        <w:t xml:space="preserve">b </w:t>
      </w:r>
      <w:r w:rsidR="000D245E" w:rsidRPr="001D5799">
        <w:rPr>
          <w:b/>
        </w:rPr>
        <w:t xml:space="preserve">at </w:t>
      </w:r>
      <w:r w:rsidR="000D245E" w:rsidRPr="001D5799">
        <w:rPr>
          <w:i/>
        </w:rPr>
        <w:t>t</w:t>
      </w:r>
      <w:r w:rsidR="007A4DDC" w:rsidRPr="001D5799">
        <w:rPr>
          <w:i/>
        </w:rPr>
        <w:t xml:space="preserve"> </w:t>
      </w:r>
      <w:r w:rsidR="000D245E" w:rsidRPr="001D5799">
        <w:t>&amp;</w:t>
      </w:r>
      <w:r w:rsidR="007A4DDC" w:rsidRPr="001D5799">
        <w:t xml:space="preserve"> </w:t>
      </w:r>
      <w:r w:rsidR="000D245E" w:rsidRPr="001D5799">
        <w:rPr>
          <w:i/>
        </w:rPr>
        <w:t xml:space="preserve">a </w:t>
      </w:r>
      <w:r w:rsidR="000D245E" w:rsidRPr="001D5799">
        <w:rPr>
          <w:b/>
        </w:rPr>
        <w:t>quality_of</w:t>
      </w:r>
      <w:r w:rsidR="007A4DDC" w:rsidRPr="001D5799">
        <w:rPr>
          <w:b/>
        </w:rPr>
        <w:t xml:space="preserve"> </w:t>
      </w:r>
      <w:r w:rsidR="000D245E" w:rsidRPr="001D5799">
        <w:rPr>
          <w:i/>
        </w:rPr>
        <w:t xml:space="preserve">c </w:t>
      </w:r>
      <w:r w:rsidR="000D245E" w:rsidRPr="001D5799">
        <w:rPr>
          <w:b/>
        </w:rPr>
        <w:t xml:space="preserve">at </w:t>
      </w:r>
      <w:r w:rsidR="000D245E" w:rsidRPr="001D5799">
        <w:rPr>
          <w:i/>
        </w:rPr>
        <w:t>t</w:t>
      </w:r>
      <w:r w:rsidR="007A4DDC" w:rsidRPr="001D5799">
        <w:rPr>
          <w:i/>
        </w:rPr>
        <w:t xml:space="preserve"> </w:t>
      </w:r>
      <w:r w:rsidR="000D245E" w:rsidRPr="001D5799">
        <w:t>&amp;</w:t>
      </w:r>
      <w:r w:rsidR="007A4DDC" w:rsidRPr="001D5799">
        <w:t xml:space="preserve"> </w:t>
      </w:r>
      <w:r w:rsidR="00776B28" w:rsidRPr="001D5799">
        <w:rPr>
          <w:i/>
        </w:rPr>
        <w:t>b</w:t>
      </w:r>
      <w:r w:rsidR="000D245E" w:rsidRPr="001D5799">
        <w:rPr>
          <w:i/>
        </w:rPr>
        <w:t xml:space="preserve"> </w:t>
      </w:r>
      <w:r w:rsidR="000D245E" w:rsidRPr="001D5799">
        <w:t xml:space="preserve">and </w:t>
      </w:r>
      <w:r w:rsidR="00776B28" w:rsidRPr="001D5799">
        <w:rPr>
          <w:i/>
        </w:rPr>
        <w:t>c</w:t>
      </w:r>
      <w:r w:rsidR="000D245E" w:rsidRPr="001D5799">
        <w:rPr>
          <w:i/>
        </w:rPr>
        <w:t xml:space="preserve"> </w:t>
      </w:r>
      <w:r w:rsidR="000D245E" w:rsidRPr="001D5799">
        <w:t xml:space="preserve">have no </w:t>
      </w:r>
      <w:r w:rsidR="000D245E" w:rsidRPr="001D5799">
        <w:rPr>
          <w:b/>
        </w:rPr>
        <w:t>parts</w:t>
      </w:r>
      <w:r w:rsidR="000D245E" w:rsidRPr="001D5799">
        <w:t xml:space="preserve"> in common</w:t>
      </w:r>
      <w:r w:rsidR="003E2739">
        <w:t>.</w:t>
      </w:r>
    </w:p>
    <w:p w14:paraId="3F5594F2" w14:textId="77777777" w:rsidR="003E2739" w:rsidRDefault="003E2739" w:rsidP="00C70E0A">
      <w:pPr>
        <w:pStyle w:val="Specification"/>
      </w:pPr>
      <w:r w:rsidRPr="00C70E0A">
        <w:rPr>
          <w:rStyle w:val="SpecificationType"/>
        </w:rPr>
        <w:t>Examples</w:t>
      </w:r>
      <w:r w:rsidRPr="003E2739">
        <w:rPr>
          <w:smallCaps/>
        </w:rPr>
        <w:t>:</w:t>
      </w:r>
      <w:r>
        <w:t xml:space="preserve"> a marriage bond</w:t>
      </w:r>
      <w:r w:rsidRPr="001D5799">
        <w:t xml:space="preserve">, </w:t>
      </w:r>
      <w:r w:rsidR="008C75EE">
        <w:t xml:space="preserve">love, </w:t>
      </w:r>
      <w:r>
        <w:t>an obligation be</w:t>
      </w:r>
      <w:r w:rsidR="00CB5CA4">
        <w:t>tween one person and another.</w:t>
      </w:r>
    </w:p>
    <w:p w14:paraId="513FD10B" w14:textId="77777777" w:rsidR="003E2739" w:rsidRDefault="003E2739" w:rsidP="009B5669">
      <w:pPr>
        <w:spacing w:beforeLines="1" w:before="2" w:afterLines="1" w:after="2" w:line="360" w:lineRule="auto"/>
        <w:rPr>
          <w:rFonts w:ascii="Times New Roman" w:hAnsi="Times New Roman"/>
          <w:sz w:val="24"/>
          <w:szCs w:val="23"/>
        </w:rPr>
      </w:pPr>
    </w:p>
    <w:p w14:paraId="650780B9" w14:textId="77777777" w:rsidR="00CB5CA4" w:rsidRPr="003E2739" w:rsidRDefault="0058296D" w:rsidP="009B5669">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Note that this </w:t>
      </w:r>
      <w:r w:rsidRPr="00B90609">
        <w:rPr>
          <w:rFonts w:ascii="Times New Roman" w:hAnsi="Times New Roman"/>
          <w:sz w:val="24"/>
          <w:szCs w:val="23"/>
        </w:rPr>
        <w:t xml:space="preserve">definition is not meant to be applicable to internal relations such as </w:t>
      </w:r>
      <w:r>
        <w:rPr>
          <w:rFonts w:ascii="Times New Roman" w:hAnsi="Times New Roman"/>
          <w:sz w:val="24"/>
          <w:szCs w:val="23"/>
        </w:rPr>
        <w:t>comparatives (</w:t>
      </w:r>
      <w:r w:rsidRPr="00B90609">
        <w:rPr>
          <w:rFonts w:ascii="Times New Roman" w:hAnsi="Times New Roman"/>
          <w:i/>
          <w:sz w:val="24"/>
          <w:szCs w:val="23"/>
        </w:rPr>
        <w:t>larger-than</w:t>
      </w:r>
      <w:r w:rsidRPr="00B90609">
        <w:rPr>
          <w:rFonts w:ascii="Times New Roman" w:hAnsi="Times New Roman"/>
          <w:sz w:val="24"/>
          <w:szCs w:val="23"/>
        </w:rPr>
        <w:t xml:space="preserve">, </w:t>
      </w:r>
      <w:r w:rsidRPr="00B90609">
        <w:rPr>
          <w:rFonts w:ascii="Times New Roman" w:hAnsi="Times New Roman"/>
          <w:i/>
          <w:sz w:val="24"/>
          <w:szCs w:val="23"/>
        </w:rPr>
        <w:t>heavier-than</w:t>
      </w:r>
      <w:r>
        <w:rPr>
          <w:rFonts w:ascii="Times New Roman" w:hAnsi="Times New Roman"/>
          <w:i/>
          <w:sz w:val="24"/>
          <w:szCs w:val="23"/>
        </w:rPr>
        <w:t xml:space="preserve"> …</w:t>
      </w:r>
      <w:r>
        <w:rPr>
          <w:rFonts w:ascii="Times New Roman" w:hAnsi="Times New Roman"/>
          <w:sz w:val="24"/>
          <w:szCs w:val="23"/>
        </w:rPr>
        <w:t>)</w:t>
      </w:r>
      <w:r w:rsidRPr="00B90609">
        <w:rPr>
          <w:rFonts w:ascii="Times New Roman" w:hAnsi="Times New Roman"/>
          <w:sz w:val="24"/>
          <w:szCs w:val="23"/>
        </w:rPr>
        <w:t xml:space="preserve">. </w:t>
      </w:r>
      <w:r>
        <w:rPr>
          <w:rFonts w:ascii="Times New Roman" w:hAnsi="Times New Roman"/>
          <w:sz w:val="24"/>
          <w:szCs w:val="23"/>
        </w:rPr>
        <w:t xml:space="preserve">It is also not meant to apply to relational processes such as kissing or hitting. </w:t>
      </w:r>
      <w:r w:rsidR="00CB5CA4">
        <w:rPr>
          <w:rFonts w:ascii="Times New Roman" w:hAnsi="Times New Roman"/>
          <w:sz w:val="24"/>
          <w:szCs w:val="23"/>
        </w:rPr>
        <w:t xml:space="preserve">Compare the discussion of </w:t>
      </w:r>
      <w:r>
        <w:rPr>
          <w:rFonts w:ascii="Times New Roman" w:hAnsi="Times New Roman"/>
          <w:sz w:val="24"/>
          <w:szCs w:val="23"/>
        </w:rPr>
        <w:t>these two sets of cases</w:t>
      </w:r>
      <w:r w:rsidR="00CB5CA4">
        <w:rPr>
          <w:rFonts w:ascii="Times New Roman" w:hAnsi="Times New Roman"/>
          <w:sz w:val="24"/>
          <w:szCs w:val="23"/>
        </w:rPr>
        <w:t>, below.</w:t>
      </w:r>
    </w:p>
    <w:p w14:paraId="6F510CCA" w14:textId="77777777" w:rsidR="00597CDC" w:rsidRDefault="00597CDC" w:rsidP="006C241A">
      <w:pPr>
        <w:pStyle w:val="Heading3"/>
        <w:spacing w:line="360" w:lineRule="auto"/>
        <w:rPr>
          <w:sz w:val="26"/>
          <w:szCs w:val="26"/>
        </w:rPr>
      </w:pPr>
      <w:bookmarkStart w:id="220" w:name="_Toc313270716"/>
      <w:bookmarkStart w:id="221" w:name="_Toc313472851"/>
      <w:r>
        <w:rPr>
          <w:sz w:val="26"/>
          <w:szCs w:val="26"/>
        </w:rPr>
        <w:t xml:space="preserve">2.2.2 </w:t>
      </w:r>
      <w:r w:rsidRPr="00597CDC">
        <w:rPr>
          <w:sz w:val="26"/>
          <w:szCs w:val="26"/>
        </w:rPr>
        <w:t>Realizable</w:t>
      </w:r>
      <w:r w:rsidR="00465C17">
        <w:rPr>
          <w:sz w:val="26"/>
          <w:szCs w:val="26"/>
        </w:rPr>
        <w:t xml:space="preserve"> entity</w:t>
      </w:r>
      <w:bookmarkEnd w:id="220"/>
      <w:bookmarkEnd w:id="221"/>
    </w:p>
    <w:p w14:paraId="13648F28" w14:textId="77777777" w:rsidR="004F7B87" w:rsidRDefault="004F7B87" w:rsidP="006C241A">
      <w:pPr>
        <w:spacing w:line="360" w:lineRule="auto"/>
      </w:pPr>
    </w:p>
    <w:p w14:paraId="13D4A90E" w14:textId="31C1180A" w:rsidR="00597CDC" w:rsidRPr="009331CA" w:rsidRDefault="00236D40" w:rsidP="00C70E0A">
      <w:pPr>
        <w:pStyle w:val="Specification"/>
        <w:rPr>
          <w:sz w:val="20"/>
          <w:szCs w:val="20"/>
        </w:rPr>
      </w:pPr>
      <w:r w:rsidRPr="00C70E0A">
        <w:rPr>
          <w:rStyle w:val="SpecificationType"/>
        </w:rPr>
        <w:t>Elucidation</w:t>
      </w:r>
      <w:r w:rsidRPr="001D5799">
        <w:rPr>
          <w:smallCaps/>
        </w:rPr>
        <w:t>:</w:t>
      </w:r>
      <w:r w:rsidR="000E0D58" w:rsidRPr="001D5799">
        <w:t xml:space="preserve"> To say that </w:t>
      </w:r>
      <w:r w:rsidR="004F7B87" w:rsidRPr="001D5799">
        <w:rPr>
          <w:i/>
        </w:rPr>
        <w:t>a</w:t>
      </w:r>
      <w:r w:rsidR="007A4DDC" w:rsidRPr="001D5799">
        <w:rPr>
          <w:i/>
        </w:rPr>
        <w:t xml:space="preserve"> </w:t>
      </w:r>
      <w:r w:rsidR="004F7B87" w:rsidRPr="001D5799">
        <w:t xml:space="preserve">is a </w:t>
      </w:r>
      <w:r w:rsidR="004F7B87" w:rsidRPr="00C70E0A">
        <w:rPr>
          <w:i/>
        </w:rPr>
        <w:t>realizable</w:t>
      </w:r>
      <w:r w:rsidR="00465C17" w:rsidRPr="00C70E0A">
        <w:rPr>
          <w:i/>
        </w:rPr>
        <w:t xml:space="preserve"> entity</w:t>
      </w:r>
      <w:r w:rsidR="004F7B87" w:rsidRPr="001D5799">
        <w:t xml:space="preserve"> </w:t>
      </w:r>
      <w:r w:rsidR="00A00941">
        <w:rPr>
          <w:rFonts w:ascii="Times New Roman" w:hAnsi="Times New Roman"/>
          <w:szCs w:val="23"/>
        </w:rPr>
        <w:t>is to say that</w:t>
      </w:r>
      <w:r w:rsidR="007A4DDC" w:rsidRPr="001D5799">
        <w:t xml:space="preserve"> </w:t>
      </w:r>
      <w:r w:rsidR="004F7B87" w:rsidRPr="001D5799">
        <w:rPr>
          <w:i/>
        </w:rPr>
        <w:t xml:space="preserve">a </w:t>
      </w:r>
      <w:r w:rsidR="004F7B87" w:rsidRPr="001D5799">
        <w:t>is a</w:t>
      </w:r>
      <w:r w:rsidR="00151755" w:rsidRPr="001D5799">
        <w:t xml:space="preserve"> </w:t>
      </w:r>
      <w:r w:rsidR="00C01BBA" w:rsidRPr="001D5799">
        <w:rPr>
          <w:i/>
        </w:rPr>
        <w:t xml:space="preserve">specifically </w:t>
      </w:r>
      <w:r w:rsidR="00921592" w:rsidRPr="001D5799">
        <w:rPr>
          <w:i/>
        </w:rPr>
        <w:t>dependent continuant</w:t>
      </w:r>
      <w:r w:rsidR="00597CDC" w:rsidRPr="001D5799">
        <w:t xml:space="preserve"> that inheres in </w:t>
      </w:r>
      <w:r w:rsidR="004F7B87" w:rsidRPr="001D5799">
        <w:t xml:space="preserve">some </w:t>
      </w:r>
      <w:r w:rsidR="004F7B87" w:rsidRPr="001D5799">
        <w:rPr>
          <w:i/>
        </w:rPr>
        <w:t>material</w:t>
      </w:r>
      <w:r w:rsidR="00465C17" w:rsidRPr="001D5799">
        <w:rPr>
          <w:i/>
        </w:rPr>
        <w:t xml:space="preserve"> entity</w:t>
      </w:r>
      <w:r w:rsidR="007A4DDC" w:rsidRPr="001D5799">
        <w:rPr>
          <w:i/>
        </w:rPr>
        <w:t xml:space="preserve"> </w:t>
      </w:r>
      <w:r w:rsidR="00597CDC" w:rsidRPr="001D5799">
        <w:t xml:space="preserve">and is </w:t>
      </w:r>
      <w:r w:rsidR="004F7B87" w:rsidRPr="001D5799">
        <w:t xml:space="preserve">of a type instances of which are </w:t>
      </w:r>
      <w:r w:rsidR="00597CDC" w:rsidRPr="001D5799">
        <w:rPr>
          <w:b/>
        </w:rPr>
        <w:t>realized</w:t>
      </w:r>
      <w:r w:rsidR="00597CDC" w:rsidRPr="001D5799">
        <w:t xml:space="preserve"> in </w:t>
      </w:r>
      <w:r w:rsidR="00597CDC" w:rsidRPr="001D5799">
        <w:rPr>
          <w:i/>
        </w:rPr>
        <w:t>process</w:t>
      </w:r>
      <w:r w:rsidR="004F7B87" w:rsidRPr="001D5799">
        <w:rPr>
          <w:i/>
        </w:rPr>
        <w:t>es</w:t>
      </w:r>
      <w:r w:rsidR="004F7B87" w:rsidRPr="001D5799">
        <w:t xml:space="preserve"> of a correlated type.</w:t>
      </w:r>
    </w:p>
    <w:p w14:paraId="6066486A" w14:textId="77777777" w:rsidR="00597CDC" w:rsidRPr="009331CA" w:rsidRDefault="00597CDC"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w:t>
      </w:r>
    </w:p>
    <w:p w14:paraId="4EF4EB8A" w14:textId="77777777" w:rsidR="00E32204" w:rsidRPr="000E0D58" w:rsidRDefault="00F93648" w:rsidP="000E0D58">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97CDC" w:rsidRPr="001D5799">
        <w:rPr>
          <w:rFonts w:ascii="Times New Roman" w:hAnsi="Times New Roman"/>
          <w:sz w:val="24"/>
          <w:szCs w:val="23"/>
        </w:rPr>
        <w:t xml:space="preserve">xamples: the role of being a doctor, the function of </w:t>
      </w:r>
      <w:r w:rsidR="00C01BBA" w:rsidRPr="001D5799">
        <w:rPr>
          <w:rFonts w:ascii="Times New Roman" w:hAnsi="Times New Roman"/>
          <w:sz w:val="24"/>
          <w:szCs w:val="23"/>
        </w:rPr>
        <w:t>your</w:t>
      </w:r>
      <w:r w:rsidR="00597CDC" w:rsidRPr="001D5799">
        <w:rPr>
          <w:rFonts w:ascii="Times New Roman" w:hAnsi="Times New Roman"/>
          <w:sz w:val="24"/>
          <w:szCs w:val="23"/>
        </w:rPr>
        <w:t xml:space="preserve"> reproductive organs, the disposition of </w:t>
      </w:r>
      <w:r w:rsidR="00C01BBA" w:rsidRPr="001D5799">
        <w:rPr>
          <w:rFonts w:ascii="Times New Roman" w:hAnsi="Times New Roman"/>
          <w:sz w:val="24"/>
          <w:szCs w:val="23"/>
        </w:rPr>
        <w:t xml:space="preserve">your </w:t>
      </w:r>
      <w:r w:rsidR="00597CDC" w:rsidRPr="001D5799">
        <w:rPr>
          <w:rFonts w:ascii="Times New Roman" w:hAnsi="Times New Roman"/>
          <w:sz w:val="24"/>
          <w:szCs w:val="23"/>
        </w:rPr>
        <w:t xml:space="preserve">blood to coagulate, the disposition of </w:t>
      </w:r>
      <w:r w:rsidR="00C01BBA" w:rsidRPr="001D5799">
        <w:rPr>
          <w:rFonts w:ascii="Times New Roman" w:hAnsi="Times New Roman"/>
          <w:sz w:val="24"/>
          <w:szCs w:val="23"/>
        </w:rPr>
        <w:t xml:space="preserve">this piece of </w:t>
      </w:r>
      <w:r w:rsidRPr="001D5799">
        <w:rPr>
          <w:rFonts w:ascii="Times New Roman" w:hAnsi="Times New Roman"/>
          <w:sz w:val="24"/>
          <w:szCs w:val="23"/>
        </w:rPr>
        <w:t>metal to conduct electricity.</w:t>
      </w:r>
    </w:p>
    <w:p w14:paraId="24FCEF97" w14:textId="77777777" w:rsidR="00D94B24" w:rsidRPr="001D5799" w:rsidRDefault="00D94B24" w:rsidP="009B5669">
      <w:pPr>
        <w:spacing w:beforeLines="1" w:before="2" w:afterLines="1" w:after="2" w:line="360" w:lineRule="auto"/>
        <w:rPr>
          <w:rFonts w:ascii="Times New Roman" w:hAnsi="Times New Roman"/>
          <w:sz w:val="24"/>
          <w:szCs w:val="23"/>
          <w:shd w:val="clear" w:color="auto" w:fill="FFFF00"/>
        </w:rPr>
      </w:pPr>
    </w:p>
    <w:p w14:paraId="16804142" w14:textId="77777777" w:rsidR="000E0D58" w:rsidRPr="001D5799" w:rsidRDefault="000E0D58" w:rsidP="000E0D58">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Here examples of correlated process types are, respectively: </w:t>
      </w:r>
      <w:r w:rsidRPr="001D5799">
        <w:rPr>
          <w:rFonts w:ascii="Times New Roman" w:hAnsi="Times New Roman"/>
          <w:i/>
          <w:sz w:val="24"/>
          <w:szCs w:val="23"/>
        </w:rPr>
        <w:t>diagnosing</w:t>
      </w:r>
      <w:r w:rsidRPr="001D5799">
        <w:rPr>
          <w:rFonts w:ascii="Times New Roman" w:hAnsi="Times New Roman"/>
          <w:sz w:val="24"/>
          <w:szCs w:val="23"/>
        </w:rPr>
        <w:t xml:space="preserve">, </w:t>
      </w:r>
      <w:r w:rsidRPr="001D5799">
        <w:rPr>
          <w:rFonts w:ascii="Times New Roman" w:hAnsi="Times New Roman"/>
          <w:i/>
          <w:sz w:val="24"/>
          <w:szCs w:val="23"/>
        </w:rPr>
        <w:t>inseminating</w:t>
      </w:r>
      <w:r w:rsidRPr="001D5799">
        <w:rPr>
          <w:rFonts w:ascii="Times New Roman" w:hAnsi="Times New Roman"/>
          <w:sz w:val="24"/>
          <w:szCs w:val="23"/>
        </w:rPr>
        <w:t xml:space="preserve">, </w:t>
      </w:r>
      <w:r w:rsidRPr="001D5799">
        <w:rPr>
          <w:rFonts w:ascii="Times New Roman" w:hAnsi="Times New Roman"/>
          <w:i/>
          <w:sz w:val="24"/>
          <w:szCs w:val="23"/>
        </w:rPr>
        <w:t>formation of a clot</w:t>
      </w:r>
      <w:r w:rsidRPr="001D5799">
        <w:rPr>
          <w:rFonts w:ascii="Times New Roman" w:hAnsi="Times New Roman"/>
          <w:sz w:val="24"/>
          <w:szCs w:val="23"/>
        </w:rPr>
        <w:t xml:space="preserve">, </w:t>
      </w:r>
      <w:r w:rsidRPr="001D5799">
        <w:rPr>
          <w:rFonts w:ascii="Times New Roman" w:hAnsi="Times New Roman"/>
          <w:i/>
          <w:sz w:val="24"/>
          <w:szCs w:val="23"/>
        </w:rPr>
        <w:t>transmission of an electric current.</w:t>
      </w:r>
    </w:p>
    <w:p w14:paraId="51544CCE" w14:textId="77777777" w:rsidR="000E0D58" w:rsidRPr="001D5799" w:rsidRDefault="000E0D58" w:rsidP="009B5669">
      <w:pPr>
        <w:spacing w:beforeLines="1" w:before="2" w:afterLines="1" w:after="2" w:line="360" w:lineRule="auto"/>
        <w:rPr>
          <w:rFonts w:ascii="Times New Roman" w:hAnsi="Times New Roman"/>
          <w:sz w:val="24"/>
          <w:szCs w:val="23"/>
          <w:shd w:val="clear" w:color="auto" w:fill="FFFF00"/>
        </w:rPr>
      </w:pPr>
    </w:p>
    <w:p w14:paraId="2A134DC9" w14:textId="77777777" w:rsidR="004F7B87" w:rsidRDefault="00C01BBA" w:rsidP="006C241A">
      <w:pPr>
        <w:pStyle w:val="Heading2"/>
        <w:spacing w:line="360" w:lineRule="auto"/>
      </w:pPr>
      <w:bookmarkStart w:id="222" w:name="_Toc313270717"/>
      <w:bookmarkStart w:id="223" w:name="_Toc313472852"/>
      <w:r>
        <w:t>Relation of realization</w:t>
      </w:r>
      <w:bookmarkEnd w:id="222"/>
      <w:bookmarkEnd w:id="223"/>
    </w:p>
    <w:p w14:paraId="419BCE6B" w14:textId="77777777" w:rsidR="007A4DDC" w:rsidRPr="001D5799" w:rsidRDefault="007A4DDC" w:rsidP="007A4DDC">
      <w:pPr>
        <w:spacing w:line="360" w:lineRule="auto"/>
        <w:ind w:left="720"/>
        <w:jc w:val="both"/>
        <w:rPr>
          <w:rFonts w:ascii="Times New Roman" w:hAnsi="Times New Roman"/>
          <w:sz w:val="24"/>
          <w:szCs w:val="23"/>
        </w:rPr>
      </w:pPr>
    </w:p>
    <w:p w14:paraId="114AB3C5" w14:textId="77777777" w:rsidR="000E0D58" w:rsidRPr="001D5799" w:rsidRDefault="00236D40" w:rsidP="00C70E0A">
      <w:pPr>
        <w:pStyle w:val="Specification"/>
      </w:pPr>
      <w:r w:rsidRPr="00C70E0A">
        <w:rPr>
          <w:rStyle w:val="SpecificationType"/>
        </w:rPr>
        <w:t>Elucidation</w:t>
      </w:r>
      <w:r w:rsidRPr="001D5799">
        <w:rPr>
          <w:smallCaps/>
        </w:rPr>
        <w:t>:</w:t>
      </w:r>
      <w:r w:rsidR="004F7B87" w:rsidRPr="001D5799">
        <w:t xml:space="preserve"> </w:t>
      </w:r>
      <w:r w:rsidR="000E0D58" w:rsidRPr="001D5799">
        <w:t>to say that</w:t>
      </w:r>
      <w:r w:rsidR="00346BC6" w:rsidRPr="001D5799">
        <w:t xml:space="preserve"> </w:t>
      </w:r>
      <w:r w:rsidR="004F7B87" w:rsidRPr="001D5799">
        <w:rPr>
          <w:i/>
        </w:rPr>
        <w:t>a</w:t>
      </w:r>
      <w:r w:rsidR="007A4DDC" w:rsidRPr="001D5799">
        <w:rPr>
          <w:i/>
        </w:rPr>
        <w:t xml:space="preserve"> </w:t>
      </w:r>
      <w:r w:rsidR="004F7B87" w:rsidRPr="001D5799">
        <w:rPr>
          <w:b/>
        </w:rPr>
        <w:t>realizes</w:t>
      </w:r>
      <w:r w:rsidR="007A4DDC" w:rsidRPr="001D5799">
        <w:rPr>
          <w:b/>
        </w:rPr>
        <w:t xml:space="preserve"> </w:t>
      </w:r>
      <w:r w:rsidR="004F7B87" w:rsidRPr="001D5799">
        <w:rPr>
          <w:i/>
        </w:rPr>
        <w:t>b</w:t>
      </w:r>
      <w:r w:rsidR="007A4DDC" w:rsidRPr="001D5799">
        <w:rPr>
          <w:i/>
        </w:rPr>
        <w:t xml:space="preserve"> </w:t>
      </w:r>
      <w:r w:rsidR="00346BC6" w:rsidRPr="001D5799">
        <w:rPr>
          <w:b/>
        </w:rPr>
        <w:t xml:space="preserve">at </w:t>
      </w:r>
      <w:r w:rsidR="00346BC6" w:rsidRPr="001D5799">
        <w:rPr>
          <w:i/>
        </w:rPr>
        <w:t>t</w:t>
      </w:r>
      <w:r w:rsidR="000E0D58" w:rsidRPr="001D5799">
        <w:t xml:space="preserve"> is to assert that </w:t>
      </w:r>
    </w:p>
    <w:p w14:paraId="79DF3852" w14:textId="77777777" w:rsidR="000E0D58" w:rsidRPr="001D5799" w:rsidRDefault="00C01BBA" w:rsidP="00C70E0A">
      <w:pPr>
        <w:pStyle w:val="Specification"/>
        <w:ind w:left="1440"/>
      </w:pPr>
      <w:r w:rsidRPr="001D5799">
        <w:t>there is</w:t>
      </w:r>
      <w:r w:rsidR="00346BC6" w:rsidRPr="001D5799">
        <w:t xml:space="preserve"> some material</w:t>
      </w:r>
      <w:r w:rsidR="00465C17" w:rsidRPr="001D5799">
        <w:t xml:space="preserve"> entity</w:t>
      </w:r>
      <w:r w:rsidR="007A4DDC" w:rsidRPr="001D5799">
        <w:t xml:space="preserve"> </w:t>
      </w:r>
      <w:r w:rsidR="00346BC6" w:rsidRPr="001D5799">
        <w:t>c</w:t>
      </w:r>
      <w:r w:rsidR="007A4DDC" w:rsidRPr="001D5799">
        <w:t xml:space="preserve"> </w:t>
      </w:r>
    </w:p>
    <w:p w14:paraId="0380A4FE" w14:textId="77777777" w:rsidR="000E0D58" w:rsidRPr="001D5799" w:rsidRDefault="00C01BBA" w:rsidP="00C70E0A">
      <w:pPr>
        <w:pStyle w:val="Specification"/>
        <w:ind w:left="1440"/>
      </w:pPr>
      <w:r w:rsidRPr="001D5799">
        <w:t>&amp;</w:t>
      </w:r>
      <w:r w:rsidR="007A4DDC" w:rsidRPr="001D5799">
        <w:t xml:space="preserve"> </w:t>
      </w:r>
      <w:r w:rsidR="004F7B87" w:rsidRPr="001D5799">
        <w:t>a is a process</w:t>
      </w:r>
      <w:r w:rsidR="00151755" w:rsidRPr="001D5799">
        <w:t xml:space="preserve"> </w:t>
      </w:r>
      <w:r w:rsidR="00346BC6" w:rsidRPr="001D5799">
        <w:t xml:space="preserve">in which c </w:t>
      </w:r>
      <w:r w:rsidR="00346BC6" w:rsidRPr="001D5799">
        <w:rPr>
          <w:b/>
        </w:rPr>
        <w:t>participates at</w:t>
      </w:r>
      <w:r w:rsidR="00C71ED4" w:rsidRPr="001D5799">
        <w:rPr>
          <w:b/>
        </w:rPr>
        <w:t xml:space="preserve"> </w:t>
      </w:r>
      <w:r w:rsidR="00C71ED4" w:rsidRPr="001D5799">
        <w:t xml:space="preserve">temporal interval </w:t>
      </w:r>
      <w:r w:rsidR="00346BC6" w:rsidRPr="001D5799">
        <w:t xml:space="preserve">t </w:t>
      </w:r>
    </w:p>
    <w:p w14:paraId="794659D8" w14:textId="77777777" w:rsidR="004F7B87" w:rsidRPr="001D5799" w:rsidRDefault="00C01BBA" w:rsidP="00C70E0A">
      <w:pPr>
        <w:pStyle w:val="Specification"/>
        <w:ind w:left="1440"/>
      </w:pPr>
      <w:r w:rsidRPr="001D5799">
        <w:t>&amp;</w:t>
      </w:r>
      <w:r w:rsidR="007A4DDC" w:rsidRPr="001D5799">
        <w:t xml:space="preserve"> </w:t>
      </w:r>
      <w:r w:rsidR="004F7B87" w:rsidRPr="001D5799">
        <w:t>b is a disposition or role</w:t>
      </w:r>
      <w:r w:rsidR="007A4DDC" w:rsidRPr="001D5799">
        <w:t xml:space="preserve"> </w:t>
      </w:r>
      <w:r w:rsidR="00346BC6" w:rsidRPr="001D5799">
        <w:t xml:space="preserve">of which </w:t>
      </w:r>
      <w:r w:rsidR="004F7B87" w:rsidRPr="001D5799">
        <w:t xml:space="preserve">c </w:t>
      </w:r>
      <w:r w:rsidR="00346BC6" w:rsidRPr="001D5799">
        <w:t xml:space="preserve">is </w:t>
      </w:r>
      <w:r w:rsidR="004F7B87" w:rsidRPr="001D5799">
        <w:rPr>
          <w:b/>
        </w:rPr>
        <w:t>bearer</w:t>
      </w:r>
      <w:r w:rsidR="000E0D58" w:rsidRPr="001D5799">
        <w:rPr>
          <w:b/>
        </w:rPr>
        <w:t xml:space="preserve"> at </w:t>
      </w:r>
      <w:r w:rsidR="000E0D58" w:rsidRPr="001D5799">
        <w:t>t</w:t>
      </w:r>
    </w:p>
    <w:p w14:paraId="44CBC7B6" w14:textId="5BE9E0B4" w:rsidR="00C71ED4" w:rsidRPr="001D5799" w:rsidRDefault="000E0D58" w:rsidP="00C70E0A">
      <w:pPr>
        <w:pStyle w:val="Specification"/>
        <w:ind w:left="1440"/>
      </w:pPr>
      <w:r w:rsidRPr="001D5799">
        <w:t xml:space="preserve">&amp; the </w:t>
      </w:r>
      <w:r w:rsidR="00C71ED4" w:rsidRPr="001D5799">
        <w:t xml:space="preserve">type </w:t>
      </w:r>
      <w:r w:rsidRPr="001D5799">
        <w:t xml:space="preserve">instantiated by a </w:t>
      </w:r>
      <w:r w:rsidR="00C71ED4" w:rsidRPr="001D5799">
        <w:t>is correlated with the type instantiated by b.</w:t>
      </w:r>
    </w:p>
    <w:p w14:paraId="58B977C5" w14:textId="77777777" w:rsidR="00C71ED4" w:rsidRPr="001D5799" w:rsidRDefault="00776FEC" w:rsidP="00C70E0A">
      <w:pPr>
        <w:pStyle w:val="Specification"/>
      </w:pPr>
      <w:r w:rsidRPr="00C70E0A">
        <w:rPr>
          <w:rStyle w:val="SpecificationType"/>
        </w:rPr>
        <w:t>Theorem</w:t>
      </w:r>
      <w:r w:rsidRPr="00776FEC">
        <w:rPr>
          <w:smallCaps/>
        </w:rPr>
        <w:t>:</w:t>
      </w:r>
      <w:r w:rsidR="00C71ED4" w:rsidRPr="001D5799">
        <w:t xml:space="preserve"> if a realizable entity is realized in a process </w:t>
      </w:r>
      <w:r w:rsidR="00C71ED4" w:rsidRPr="001D5799">
        <w:rPr>
          <w:i/>
        </w:rPr>
        <w:t>p</w:t>
      </w:r>
      <w:r w:rsidR="00C71ED4" w:rsidRPr="001D5799">
        <w:t xml:space="preserve">, then its bearer participates in </w:t>
      </w:r>
      <w:r w:rsidR="00C71ED4" w:rsidRPr="001D5799">
        <w:rPr>
          <w:i/>
        </w:rPr>
        <w:t>p</w:t>
      </w:r>
      <w:r w:rsidR="00C71ED4" w:rsidRPr="001D5799">
        <w:t>.</w:t>
      </w:r>
    </w:p>
    <w:p w14:paraId="5E34948F" w14:textId="77777777" w:rsidR="00C71ED4" w:rsidRPr="001D5799" w:rsidRDefault="00C71ED4" w:rsidP="009B5669">
      <w:pPr>
        <w:spacing w:beforeLines="1" w:before="2" w:afterLines="1" w:after="2" w:line="360" w:lineRule="auto"/>
        <w:jc w:val="both"/>
        <w:rPr>
          <w:rFonts w:ascii="Times New Roman" w:hAnsi="Times New Roman"/>
          <w:sz w:val="24"/>
          <w:szCs w:val="23"/>
        </w:rPr>
      </w:pPr>
    </w:p>
    <w:p w14:paraId="2234238B" w14:textId="57C3FB71" w:rsidR="00597CDC" w:rsidRPr="009331CA" w:rsidRDefault="00C01BBA"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There are r</w:t>
      </w:r>
      <w:r w:rsidR="00597CDC" w:rsidRPr="001D5799">
        <w:rPr>
          <w:rFonts w:ascii="Times New Roman" w:hAnsi="Times New Roman"/>
          <w:sz w:val="24"/>
          <w:szCs w:val="23"/>
        </w:rPr>
        <w:t>eciprocal</w:t>
      </w:r>
      <w:r w:rsidR="007A4DDC" w:rsidRPr="001D5799">
        <w:rPr>
          <w:rFonts w:ascii="Times New Roman" w:hAnsi="Times New Roman"/>
          <w:sz w:val="24"/>
          <w:szCs w:val="23"/>
        </w:rPr>
        <w:t xml:space="preserve"> </w:t>
      </w:r>
      <w:r w:rsidR="00BC2548" w:rsidRPr="001D5799">
        <w:rPr>
          <w:rFonts w:ascii="Times New Roman" w:hAnsi="Times New Roman"/>
          <w:i/>
          <w:sz w:val="24"/>
          <w:szCs w:val="23"/>
        </w:rPr>
        <w:t xml:space="preserve">realizable </w:t>
      </w:r>
      <w:r w:rsidR="00921592" w:rsidRPr="001D5799">
        <w:rPr>
          <w:rFonts w:ascii="Times New Roman" w:hAnsi="Times New Roman"/>
          <w:i/>
          <w:sz w:val="24"/>
          <w:szCs w:val="23"/>
        </w:rPr>
        <w:t>dependent continuant</w:t>
      </w:r>
      <w:r w:rsidR="00FB129B" w:rsidRPr="001D5799">
        <w:rPr>
          <w:rFonts w:ascii="Times New Roman" w:hAnsi="Times New Roman"/>
          <w:i/>
          <w:sz w:val="24"/>
          <w:szCs w:val="23"/>
        </w:rPr>
        <w:t>s</w:t>
      </w:r>
      <w:r w:rsidR="00597CDC" w:rsidRPr="001D5799">
        <w:rPr>
          <w:rFonts w:ascii="Times New Roman" w:hAnsi="Times New Roman"/>
          <w:sz w:val="24"/>
          <w:szCs w:val="23"/>
        </w:rPr>
        <w:t xml:space="preserve"> (e.g. husband/wife;</w:t>
      </w:r>
      <w:r w:rsidR="000D245E" w:rsidRPr="001D5799">
        <w:rPr>
          <w:rFonts w:ascii="Times New Roman" w:hAnsi="Times New Roman"/>
          <w:sz w:val="24"/>
          <w:szCs w:val="23"/>
        </w:rPr>
        <w:t xml:space="preserve"> complementary dispositions (for example of key and lock), as described in [</w:t>
      </w:r>
      <w:r w:rsidR="00151755" w:rsidRPr="001D5799">
        <w:rPr>
          <w:sz w:val="24"/>
        </w:rPr>
        <w:fldChar w:fldCharType="begin"/>
      </w:r>
      <w:r w:rsidR="00151755" w:rsidRPr="001D5799">
        <w:rPr>
          <w:sz w:val="24"/>
        </w:rPr>
        <w:instrText xml:space="preserve"> REF _Ref309483154 \r \h  \* MERGEFORMAT </w:instrText>
      </w:r>
      <w:r w:rsidR="00151755" w:rsidRPr="001D5799">
        <w:rPr>
          <w:sz w:val="24"/>
        </w:rPr>
      </w:r>
      <w:r w:rsidR="00151755" w:rsidRPr="001D5799">
        <w:rPr>
          <w:sz w:val="24"/>
        </w:rPr>
        <w:fldChar w:fldCharType="separate"/>
      </w:r>
      <w:r w:rsidR="000B5B22" w:rsidRPr="00B90609">
        <w:rPr>
          <w:rFonts w:ascii="Times New Roman" w:hAnsi="Times New Roman"/>
          <w:sz w:val="24"/>
          <w:szCs w:val="23"/>
        </w:rPr>
        <w:t>28</w:t>
      </w:r>
      <w:r w:rsidR="00151755" w:rsidRPr="001D5799">
        <w:rPr>
          <w:sz w:val="24"/>
        </w:rPr>
        <w:fldChar w:fldCharType="end"/>
      </w:r>
      <w:r w:rsidR="001E66EA">
        <w:rPr>
          <w:sz w:val="24"/>
        </w:rPr>
        <w:t xml:space="preserve">, </w:t>
      </w:r>
      <w:r w:rsidR="001E66EA">
        <w:rPr>
          <w:sz w:val="24"/>
        </w:rPr>
        <w:fldChar w:fldCharType="begin"/>
      </w:r>
      <w:r w:rsidR="001E66EA">
        <w:rPr>
          <w:sz w:val="24"/>
        </w:rPr>
        <w:instrText xml:space="preserve"> REF _Ref313200808 \r \h </w:instrText>
      </w:r>
      <w:r w:rsidR="001E66EA">
        <w:rPr>
          <w:sz w:val="24"/>
        </w:rPr>
      </w:r>
      <w:r w:rsidR="001E66EA">
        <w:rPr>
          <w:sz w:val="24"/>
        </w:rPr>
        <w:fldChar w:fldCharType="separate"/>
      </w:r>
      <w:r w:rsidR="000B5B22">
        <w:rPr>
          <w:sz w:val="24"/>
        </w:rPr>
        <w:t>79</w:t>
      </w:r>
      <w:r w:rsidR="001E66EA">
        <w:rPr>
          <w:sz w:val="24"/>
        </w:rPr>
        <w:fldChar w:fldCharType="end"/>
      </w:r>
      <w:r w:rsidR="000D245E" w:rsidRPr="001D5799">
        <w:rPr>
          <w:rFonts w:ascii="Times New Roman" w:hAnsi="Times New Roman"/>
          <w:sz w:val="24"/>
          <w:szCs w:val="23"/>
        </w:rPr>
        <w:t>]</w:t>
      </w:r>
      <w:r w:rsidR="00597CDC" w:rsidRPr="001D5799">
        <w:rPr>
          <w:rFonts w:ascii="Times New Roman" w:hAnsi="Times New Roman"/>
          <w:sz w:val="24"/>
          <w:szCs w:val="23"/>
        </w:rPr>
        <w:t>)</w:t>
      </w:r>
      <w:r w:rsidR="00BC2548" w:rsidRPr="001D5799">
        <w:rPr>
          <w:rFonts w:ascii="Times New Roman" w:hAnsi="Times New Roman"/>
          <w:sz w:val="24"/>
          <w:szCs w:val="23"/>
        </w:rPr>
        <w:t>.</w:t>
      </w:r>
    </w:p>
    <w:p w14:paraId="45444D0F" w14:textId="77777777" w:rsidR="00597CDC" w:rsidRPr="001D5799" w:rsidRDefault="00597CD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w:t>
      </w:r>
    </w:p>
    <w:p w14:paraId="684D0FD0" w14:textId="77777777" w:rsidR="00E32204" w:rsidRPr="001D5799" w:rsidRDefault="00E32204" w:rsidP="00AD66AD">
      <w:pPr>
        <w:pStyle w:val="Heading4"/>
        <w:numPr>
          <w:ilvl w:val="3"/>
          <w:numId w:val="2"/>
        </w:numPr>
        <w:spacing w:line="360" w:lineRule="auto"/>
        <w:ind w:left="851" w:hanging="851"/>
        <w:rPr>
          <w:sz w:val="24"/>
        </w:rPr>
      </w:pPr>
      <w:bookmarkStart w:id="224" w:name="_Toc313270718"/>
      <w:bookmarkStart w:id="225" w:name="_Toc313472853"/>
      <w:r w:rsidRPr="001D5799">
        <w:rPr>
          <w:sz w:val="24"/>
        </w:rPr>
        <w:t>Role (Externally-Grounded Realizable</w:t>
      </w:r>
      <w:r w:rsidR="00465C17" w:rsidRPr="001D5799">
        <w:rPr>
          <w:sz w:val="24"/>
        </w:rPr>
        <w:t xml:space="preserve"> entity</w:t>
      </w:r>
      <w:r w:rsidRPr="001D5799">
        <w:rPr>
          <w:sz w:val="24"/>
        </w:rPr>
        <w:t>)</w:t>
      </w:r>
      <w:bookmarkEnd w:id="224"/>
      <w:bookmarkEnd w:id="225"/>
    </w:p>
    <w:p w14:paraId="6F6496D2" w14:textId="77777777" w:rsidR="00F604ED" w:rsidRPr="001D5799" w:rsidRDefault="00F604ED" w:rsidP="006C241A">
      <w:pPr>
        <w:spacing w:after="0" w:line="360" w:lineRule="auto"/>
        <w:jc w:val="both"/>
        <w:rPr>
          <w:rFonts w:ascii="Times New Roman" w:hAnsi="Times New Roman"/>
          <w:sz w:val="24"/>
        </w:rPr>
      </w:pPr>
    </w:p>
    <w:p w14:paraId="3420105B" w14:textId="365E3002" w:rsidR="00367B48" w:rsidRPr="001D5799" w:rsidRDefault="00236D40" w:rsidP="00C70E0A">
      <w:pPr>
        <w:pStyle w:val="Specification"/>
      </w:pPr>
      <w:r w:rsidRPr="00C70E0A">
        <w:rPr>
          <w:rStyle w:val="SpecificationType"/>
        </w:rPr>
        <w:t>Elucidation</w:t>
      </w:r>
      <w:r w:rsidRPr="001D5799">
        <w:rPr>
          <w:smallCaps/>
        </w:rPr>
        <w:t>:</w:t>
      </w:r>
      <w:r w:rsidR="00BC2548" w:rsidRPr="001D5799">
        <w:t xml:space="preserve"> </w:t>
      </w:r>
      <w:r w:rsidR="00E32204" w:rsidRPr="001D5799">
        <w:rPr>
          <w:i/>
        </w:rPr>
        <w:t>a</w:t>
      </w:r>
      <w:r w:rsidR="00E32204" w:rsidRPr="001D5799">
        <w:t xml:space="preserve"> is a </w:t>
      </w:r>
      <w:r w:rsidR="00E32204" w:rsidRPr="001D5799">
        <w:rPr>
          <w:i/>
        </w:rPr>
        <w:t>role</w:t>
      </w:r>
      <w:r w:rsidR="007A4DDC" w:rsidRPr="001D5799">
        <w:rPr>
          <w:i/>
        </w:rPr>
        <w:t xml:space="preserve"> </w:t>
      </w:r>
      <w:r w:rsidR="00BC2548" w:rsidRPr="001D5799">
        <w:t>means:</w:t>
      </w:r>
      <w:r w:rsidR="007A4DDC" w:rsidRPr="001D5799">
        <w:t xml:space="preserve"> </w:t>
      </w:r>
      <w:r w:rsidR="00E32204" w:rsidRPr="001D5799">
        <w:rPr>
          <w:i/>
        </w:rPr>
        <w:t xml:space="preserve">a </w:t>
      </w:r>
      <w:r w:rsidR="00E32204" w:rsidRPr="001D5799">
        <w:t xml:space="preserve">is a </w:t>
      </w:r>
      <w:r w:rsidR="00E32204" w:rsidRPr="001D5799">
        <w:rPr>
          <w:i/>
        </w:rPr>
        <w:t>realizable</w:t>
      </w:r>
      <w:r w:rsidR="00465C17" w:rsidRPr="001D5799">
        <w:rPr>
          <w:i/>
        </w:rPr>
        <w:t xml:space="preserve"> entity</w:t>
      </w:r>
      <w:r w:rsidR="00E32204" w:rsidRPr="001D5799">
        <w:t xml:space="preserve"> which exists because its bearer is in some special physical, social, or institutional set of circumstances in which the bearer does not have to be, and is not such that, if it ceases to exist, then the physical make-up of the bearer is thereby changed.</w:t>
      </w:r>
    </w:p>
    <w:p w14:paraId="7D946651" w14:textId="59B4B213" w:rsidR="00BC4A0D" w:rsidRPr="001D5799" w:rsidRDefault="00BC4A0D" w:rsidP="00C70E0A">
      <w:pPr>
        <w:pStyle w:val="Specification"/>
      </w:pPr>
      <w:r w:rsidRPr="00C70E0A">
        <w:rPr>
          <w:rStyle w:val="SpecificationType"/>
        </w:rPr>
        <w:t>Examples</w:t>
      </w:r>
      <w:r w:rsidRPr="001D5799">
        <w:t>:</w:t>
      </w:r>
    </w:p>
    <w:p w14:paraId="412637D9" w14:textId="77777777" w:rsidR="00BC4A0D" w:rsidRPr="001D5799" w:rsidRDefault="00BC4A0D" w:rsidP="00C70E0A">
      <w:pPr>
        <w:pStyle w:val="Specification"/>
        <w:numPr>
          <w:ilvl w:val="0"/>
          <w:numId w:val="29"/>
        </w:numPr>
      </w:pPr>
      <w:r w:rsidRPr="001D5799">
        <w:t xml:space="preserve">the </w:t>
      </w:r>
      <w:r>
        <w:t xml:space="preserve">priest </w:t>
      </w:r>
      <w:r w:rsidRPr="001D5799">
        <w:t xml:space="preserve">role </w:t>
      </w:r>
    </w:p>
    <w:p w14:paraId="72395493" w14:textId="77777777" w:rsidR="00BC4A0D" w:rsidRDefault="00BC4A0D" w:rsidP="00C70E0A">
      <w:pPr>
        <w:pStyle w:val="Specification"/>
        <w:numPr>
          <w:ilvl w:val="0"/>
          <w:numId w:val="29"/>
        </w:numPr>
      </w:pPr>
      <w:r>
        <w:t>the student role</w:t>
      </w:r>
    </w:p>
    <w:p w14:paraId="1C6E75F4" w14:textId="77777777" w:rsidR="00BC4A0D" w:rsidRPr="001D5799" w:rsidRDefault="00BC4A0D" w:rsidP="00C70E0A">
      <w:pPr>
        <w:pStyle w:val="Specification"/>
        <w:numPr>
          <w:ilvl w:val="0"/>
          <w:numId w:val="29"/>
        </w:numPr>
      </w:pPr>
      <w:r>
        <w:t>the role of subject in a clinical trial</w:t>
      </w:r>
    </w:p>
    <w:p w14:paraId="54AFD081" w14:textId="77777777" w:rsidR="00BC4A0D" w:rsidRPr="001D5799" w:rsidRDefault="00BC4A0D" w:rsidP="00C70E0A">
      <w:pPr>
        <w:pStyle w:val="Specification"/>
        <w:numPr>
          <w:ilvl w:val="0"/>
          <w:numId w:val="29"/>
        </w:numPr>
      </w:pPr>
      <w:r w:rsidRPr="001D5799">
        <w:t>the role of a stone in marking a boundary</w:t>
      </w:r>
    </w:p>
    <w:p w14:paraId="2D1761B5" w14:textId="0E822789" w:rsidR="00E32204" w:rsidRPr="001D5799" w:rsidRDefault="00E32204" w:rsidP="00C70E0A">
      <w:pPr>
        <w:spacing w:line="360" w:lineRule="auto"/>
        <w:jc w:val="both"/>
        <w:rPr>
          <w:rFonts w:ascii="Times New Roman" w:hAnsi="Times New Roman"/>
          <w:sz w:val="24"/>
        </w:rPr>
      </w:pPr>
      <w:r w:rsidRPr="001D5799">
        <w:rPr>
          <w:rFonts w:ascii="Times New Roman" w:hAnsi="Times New Roman"/>
          <w:sz w:val="24"/>
        </w:rPr>
        <w:t xml:space="preserve">‘Role’ is another name for what we might call an </w:t>
      </w:r>
      <w:r w:rsidRPr="001D5799">
        <w:rPr>
          <w:rFonts w:ascii="Times New Roman Italic" w:hAnsi="Times New Roman Italic"/>
          <w:sz w:val="24"/>
        </w:rPr>
        <w:t>extrinsic</w:t>
      </w:r>
      <w:r w:rsidRPr="001D5799">
        <w:rPr>
          <w:rFonts w:ascii="Times New Roman" w:hAnsi="Times New Roman"/>
          <w:sz w:val="24"/>
        </w:rPr>
        <w:t xml:space="preserve"> or </w:t>
      </w:r>
      <w:r w:rsidRPr="001D5799">
        <w:rPr>
          <w:rFonts w:ascii="Times New Roman Italic" w:hAnsi="Times New Roman Italic"/>
          <w:sz w:val="24"/>
        </w:rPr>
        <w:t xml:space="preserve">externally-grounded </w:t>
      </w:r>
      <w:r w:rsidRPr="001D5799">
        <w:rPr>
          <w:rFonts w:ascii="Times New Roman" w:hAnsi="Times New Roman"/>
          <w:sz w:val="24"/>
        </w:rPr>
        <w:t>realizable</w:t>
      </w:r>
      <w:r w:rsidR="00465C17" w:rsidRPr="001D5799">
        <w:rPr>
          <w:rFonts w:ascii="Times New Roman" w:hAnsi="Times New Roman"/>
          <w:sz w:val="24"/>
        </w:rPr>
        <w:t xml:space="preserve"> entity</w:t>
      </w:r>
      <w:r w:rsidRPr="001D5799">
        <w:rPr>
          <w:rFonts w:ascii="Times New Roman" w:hAnsi="Times New Roman"/>
          <w:sz w:val="24"/>
        </w:rPr>
        <w:t>. An</w:t>
      </w:r>
      <w:r w:rsidR="00465C17" w:rsidRPr="001D5799">
        <w:rPr>
          <w:rFonts w:ascii="Times New Roman" w:hAnsi="Times New Roman"/>
          <w:sz w:val="24"/>
        </w:rPr>
        <w:t xml:space="preserve"> entity</w:t>
      </w:r>
      <w:r w:rsidRPr="001D5799">
        <w:rPr>
          <w:rFonts w:ascii="Times New Roman" w:hAnsi="Times New Roman"/>
          <w:sz w:val="24"/>
        </w:rPr>
        <w:t xml:space="preserve"> is a role not because of the way it itself is, but because of something that</w:t>
      </w:r>
      <w:r w:rsidR="00192689">
        <w:rPr>
          <w:rFonts w:ascii="Times New Roman" w:hAnsi="Times New Roman"/>
          <w:sz w:val="24"/>
        </w:rPr>
        <w:t xml:space="preserve"> happens or obtains externally, for example a priest is ordained, a student is enrolled in an institution of learning, a patient is enrolled in a clinical trial. </w:t>
      </w:r>
    </w:p>
    <w:p w14:paraId="750C225C" w14:textId="77777777" w:rsidR="00B968D9" w:rsidRPr="001D5799" w:rsidRDefault="00B968D9" w:rsidP="009B5669">
      <w:pPr>
        <w:spacing w:beforeLines="1" w:before="2" w:afterLines="1" w:after="2" w:line="360" w:lineRule="auto"/>
        <w:rPr>
          <w:rFonts w:ascii="Times New Roman" w:hAnsi="Times New Roman"/>
          <w:sz w:val="24"/>
          <w:szCs w:val="23"/>
        </w:rPr>
      </w:pPr>
    </w:p>
    <w:p w14:paraId="6D8F19CE" w14:textId="77777777" w:rsidR="00BC2548" w:rsidRPr="001D5799" w:rsidRDefault="00BC254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Optionality of Roles</w:t>
      </w:r>
    </w:p>
    <w:p w14:paraId="25DDF3BE" w14:textId="4E78F0F6" w:rsidR="00E32204" w:rsidRPr="001D5799" w:rsidRDefault="00BC2548" w:rsidP="006C241A">
      <w:pPr>
        <w:spacing w:line="360" w:lineRule="auto"/>
        <w:jc w:val="both"/>
        <w:rPr>
          <w:rFonts w:ascii="Times New Roman" w:hAnsi="Times New Roman"/>
          <w:sz w:val="24"/>
        </w:rPr>
      </w:pPr>
      <w:r w:rsidRPr="001D5799">
        <w:rPr>
          <w:rFonts w:ascii="Times New Roman" w:hAnsi="Times New Roman"/>
          <w:sz w:val="24"/>
        </w:rPr>
        <w:t>Because a role is not a consequence of the in-built physical make-up of its bearer, r</w:t>
      </w:r>
      <w:r w:rsidR="00E32204" w:rsidRPr="001D5799">
        <w:rPr>
          <w:rFonts w:ascii="Times New Roman" w:hAnsi="Times New Roman"/>
          <w:sz w:val="24"/>
        </w:rPr>
        <w:t xml:space="preserve">oles are </w:t>
      </w:r>
      <w:r w:rsidR="00E32204" w:rsidRPr="001D5799">
        <w:rPr>
          <w:rFonts w:ascii="Times New Roman" w:hAnsi="Times New Roman"/>
          <w:i/>
          <w:sz w:val="24"/>
        </w:rPr>
        <w:t>optional</w:t>
      </w:r>
      <w:r w:rsidR="00760F91" w:rsidRPr="001D5799">
        <w:rPr>
          <w:rFonts w:ascii="Times New Roman" w:hAnsi="Times New Roman"/>
          <w:sz w:val="24"/>
        </w:rPr>
        <w:t xml:space="preserve"> in the sense that the bearer of a role </w:t>
      </w:r>
      <w:r w:rsidR="000D245E" w:rsidRPr="001D5799">
        <w:rPr>
          <w:rFonts w:ascii="Times New Roman" w:hAnsi="Times New Roman"/>
          <w:sz w:val="24"/>
        </w:rPr>
        <w:t>can lose this</w:t>
      </w:r>
      <w:r w:rsidR="00E32204" w:rsidRPr="001D5799">
        <w:rPr>
          <w:rFonts w:ascii="Times New Roman" w:hAnsi="Times New Roman"/>
          <w:sz w:val="24"/>
        </w:rPr>
        <w:t xml:space="preserve"> role without being </w:t>
      </w:r>
      <w:r w:rsidRPr="001D5799">
        <w:rPr>
          <w:rFonts w:ascii="Times New Roman" w:hAnsi="Times New Roman"/>
          <w:sz w:val="24"/>
        </w:rPr>
        <w:t xml:space="preserve">thereby </w:t>
      </w:r>
      <w:r w:rsidR="00E32204" w:rsidRPr="001D5799">
        <w:rPr>
          <w:rFonts w:ascii="Times New Roman" w:hAnsi="Times New Roman"/>
          <w:sz w:val="24"/>
        </w:rPr>
        <w:t>physically changed.</w:t>
      </w:r>
      <w:r w:rsidRPr="001D5799">
        <w:rPr>
          <w:rFonts w:ascii="Times New Roman" w:hAnsi="Times New Roman"/>
          <w:sz w:val="24"/>
        </w:rPr>
        <w:t xml:space="preserve"> </w:t>
      </w:r>
      <w:r w:rsidR="00C677CC">
        <w:rPr>
          <w:rFonts w:ascii="Times New Roman" w:hAnsi="Times New Roman"/>
          <w:sz w:val="24"/>
        </w:rPr>
        <w:t>If the role ceases to exist, then it is not the case that the bearer must also cease to exist. The bearer is not existentially dependent on the role</w:t>
      </w:r>
      <w:r w:rsidR="00151755" w:rsidRPr="001D5799">
        <w:rPr>
          <w:rFonts w:ascii="Times New Roman" w:hAnsi="Times New Roman"/>
          <w:sz w:val="24"/>
        </w:rPr>
        <w:t xml:space="preserve">. </w:t>
      </w:r>
    </w:p>
    <w:p w14:paraId="7DC3FE38" w14:textId="77777777" w:rsidR="00C677CC" w:rsidRDefault="00C677CC" w:rsidP="00C677CC">
      <w:pPr>
        <w:spacing w:after="0" w:line="360" w:lineRule="auto"/>
        <w:jc w:val="both"/>
        <w:rPr>
          <w:rFonts w:ascii="Times New Roman" w:hAnsi="Times New Roman"/>
          <w:sz w:val="24"/>
        </w:rPr>
      </w:pPr>
    </w:p>
    <w:p w14:paraId="62FC9D22" w14:textId="77777777" w:rsidR="00E32204" w:rsidRPr="001D5799" w:rsidRDefault="00BC2548" w:rsidP="00C677CC">
      <w:pPr>
        <w:spacing w:after="0" w:line="360" w:lineRule="auto"/>
        <w:jc w:val="both"/>
        <w:rPr>
          <w:rFonts w:ascii="Times New Roman" w:hAnsi="Times New Roman"/>
          <w:sz w:val="24"/>
        </w:rPr>
      </w:pPr>
      <w:r w:rsidRPr="001D5799">
        <w:rPr>
          <w:rFonts w:ascii="Times New Roman" w:hAnsi="Times New Roman"/>
          <w:sz w:val="24"/>
        </w:rPr>
        <w:t xml:space="preserve">Most of the roles we here distinguish involve some form of social ascription or </w:t>
      </w:r>
      <w:r w:rsidR="00151755" w:rsidRPr="001D5799">
        <w:rPr>
          <w:rFonts w:ascii="Times New Roman" w:hAnsi="Times New Roman"/>
          <w:sz w:val="24"/>
        </w:rPr>
        <w:t xml:space="preserve">imputation. </w:t>
      </w:r>
    </w:p>
    <w:p w14:paraId="102505AF" w14:textId="77777777" w:rsidR="00C677CC" w:rsidRDefault="00C677CC" w:rsidP="009B5669">
      <w:pPr>
        <w:spacing w:beforeLines="1" w:before="2" w:afterLines="1" w:after="2" w:line="360" w:lineRule="auto"/>
        <w:rPr>
          <w:rFonts w:ascii="Times New Roman" w:hAnsi="Times New Roman"/>
          <w:b/>
          <w:sz w:val="24"/>
        </w:rPr>
      </w:pPr>
    </w:p>
    <w:p w14:paraId="4EDC75E5" w14:textId="77777777" w:rsidR="00BC2548" w:rsidRPr="001D5799" w:rsidRDefault="00BC2548" w:rsidP="009B5669">
      <w:pPr>
        <w:spacing w:beforeLines="1" w:before="2" w:afterLines="1" w:after="2" w:line="360" w:lineRule="auto"/>
        <w:rPr>
          <w:rFonts w:ascii="Times New Roman" w:hAnsi="Times New Roman"/>
          <w:b/>
          <w:sz w:val="24"/>
        </w:rPr>
      </w:pPr>
      <w:r w:rsidRPr="001D5799">
        <w:rPr>
          <w:rFonts w:ascii="Times New Roman" w:hAnsi="Times New Roman"/>
          <w:b/>
          <w:sz w:val="24"/>
        </w:rPr>
        <w:t>H</w:t>
      </w:r>
      <w:r w:rsidR="0064627E" w:rsidRPr="001D5799">
        <w:rPr>
          <w:rFonts w:ascii="Times New Roman" w:hAnsi="Times New Roman"/>
          <w:b/>
          <w:sz w:val="24"/>
        </w:rPr>
        <w:t>aving a role vs. playing a role</w:t>
      </w:r>
    </w:p>
    <w:p w14:paraId="7AA3C308" w14:textId="77777777" w:rsidR="00480A86" w:rsidRPr="001D5799" w:rsidRDefault="00760F91" w:rsidP="002465A4">
      <w:pPr>
        <w:spacing w:line="360" w:lineRule="auto"/>
        <w:jc w:val="both"/>
        <w:rPr>
          <w:rFonts w:ascii="Times New Roman" w:hAnsi="Times New Roman"/>
          <w:sz w:val="24"/>
        </w:rPr>
      </w:pPr>
      <w:r w:rsidRPr="001D5799">
        <w:rPr>
          <w:rFonts w:ascii="Times New Roman" w:hAnsi="Times New Roman"/>
          <w:sz w:val="24"/>
        </w:rPr>
        <w:t>An</w:t>
      </w:r>
      <w:r w:rsidR="00465C17" w:rsidRPr="001D5799">
        <w:rPr>
          <w:rFonts w:ascii="Times New Roman" w:hAnsi="Times New Roman"/>
          <w:sz w:val="24"/>
        </w:rPr>
        <w:t xml:space="preserve"> entity</w:t>
      </w:r>
      <w:r w:rsidRPr="001D5799">
        <w:rPr>
          <w:rFonts w:ascii="Times New Roman" w:hAnsi="Times New Roman"/>
          <w:sz w:val="24"/>
        </w:rPr>
        <w:t xml:space="preserve"> can play a role, as when a passenger plays the role of a pilot on a commercial plane in an emergency, or a pyramidal neuron plays the role occupied by a damag</w:t>
      </w:r>
      <w:r w:rsidR="007A4DDC" w:rsidRPr="001D5799">
        <w:rPr>
          <w:rFonts w:ascii="Times New Roman" w:hAnsi="Times New Roman"/>
          <w:sz w:val="24"/>
        </w:rPr>
        <w:t xml:space="preserve">ed stellar neuron in the brain; </w:t>
      </w:r>
      <w:r w:rsidRPr="001D5799">
        <w:rPr>
          <w:rFonts w:ascii="Times New Roman" w:hAnsi="Times New Roman"/>
          <w:sz w:val="24"/>
        </w:rPr>
        <w:t xml:space="preserve">but neither the person nor the pyramidal neuron </w:t>
      </w:r>
      <w:r w:rsidRPr="001D5799">
        <w:rPr>
          <w:rFonts w:ascii="Times New Roman Italic" w:hAnsi="Times New Roman Italic"/>
          <w:sz w:val="24"/>
        </w:rPr>
        <w:t>have</w:t>
      </w:r>
      <w:r w:rsidR="00480A86" w:rsidRPr="001D5799">
        <w:rPr>
          <w:rFonts w:ascii="Times New Roman" w:hAnsi="Times New Roman"/>
          <w:sz w:val="24"/>
        </w:rPr>
        <w:t xml:space="preserve"> those roles. </w:t>
      </w:r>
    </w:p>
    <w:p w14:paraId="777DF8DF" w14:textId="77777777" w:rsidR="002465A4" w:rsidRPr="001D5799" w:rsidRDefault="002465A4" w:rsidP="002465A4">
      <w:pPr>
        <w:spacing w:line="360" w:lineRule="auto"/>
        <w:jc w:val="both"/>
        <w:rPr>
          <w:rFonts w:ascii="Times New Roman" w:hAnsi="Times New Roman"/>
          <w:sz w:val="24"/>
        </w:rPr>
      </w:pPr>
    </w:p>
    <w:p w14:paraId="36C183AA" w14:textId="77777777" w:rsidR="00760F91" w:rsidRPr="001D5799" w:rsidRDefault="00760F91" w:rsidP="00AD66AD">
      <w:pPr>
        <w:pStyle w:val="Heading4"/>
        <w:numPr>
          <w:ilvl w:val="3"/>
          <w:numId w:val="2"/>
        </w:numPr>
        <w:spacing w:line="360" w:lineRule="auto"/>
        <w:ind w:left="851" w:hanging="851"/>
        <w:rPr>
          <w:sz w:val="24"/>
        </w:rPr>
      </w:pPr>
      <w:bookmarkStart w:id="226" w:name="_Toc313270719"/>
      <w:bookmarkStart w:id="227" w:name="_Toc313472854"/>
      <w:r w:rsidRPr="001D5799">
        <w:rPr>
          <w:sz w:val="24"/>
        </w:rPr>
        <w:t>Disposition (Internally-Grounded Realizable</w:t>
      </w:r>
      <w:r w:rsidR="00465C17" w:rsidRPr="001D5799">
        <w:rPr>
          <w:sz w:val="24"/>
        </w:rPr>
        <w:t xml:space="preserve"> entity</w:t>
      </w:r>
      <w:r w:rsidRPr="001D5799">
        <w:rPr>
          <w:sz w:val="24"/>
        </w:rPr>
        <w:t>)</w:t>
      </w:r>
      <w:bookmarkEnd w:id="226"/>
      <w:bookmarkEnd w:id="227"/>
    </w:p>
    <w:p w14:paraId="38E4E5F4" w14:textId="77777777" w:rsidR="00D871F1" w:rsidRPr="001D5799" w:rsidRDefault="00D871F1" w:rsidP="006C241A">
      <w:pPr>
        <w:pStyle w:val="ListParagraph"/>
        <w:spacing w:after="0" w:line="360" w:lineRule="auto"/>
        <w:ind w:left="675"/>
        <w:contextualSpacing w:val="0"/>
        <w:jc w:val="both"/>
        <w:rPr>
          <w:rFonts w:ascii="Times New Roman" w:hAnsi="Times New Roman"/>
          <w:sz w:val="24"/>
        </w:rPr>
      </w:pPr>
    </w:p>
    <w:p w14:paraId="40568946" w14:textId="7757C65D" w:rsidR="00D871F1" w:rsidRPr="001D5799" w:rsidRDefault="00236D40" w:rsidP="00C70E0A">
      <w:pPr>
        <w:pStyle w:val="Specification"/>
        <w:rPr>
          <w:rStyle w:val="Strong1"/>
          <w:rFonts w:ascii="Times New Roman" w:hAnsi="Times New Roman"/>
        </w:rPr>
      </w:pPr>
      <w:r w:rsidRPr="00C70E0A">
        <w:rPr>
          <w:rStyle w:val="SpecificationType"/>
        </w:rPr>
        <w:t>Elucidation</w:t>
      </w:r>
      <w:r w:rsidRPr="001D5799">
        <w:rPr>
          <w:smallCaps/>
        </w:rPr>
        <w:t>:</w:t>
      </w:r>
      <w:r w:rsidR="000D245E" w:rsidRPr="001D5799">
        <w:t xml:space="preserve"> </w:t>
      </w:r>
      <w:r w:rsidR="00D871F1" w:rsidRPr="001D5799">
        <w:rPr>
          <w:i/>
        </w:rPr>
        <w:t xml:space="preserve">a </w:t>
      </w:r>
      <w:r w:rsidR="00D871F1" w:rsidRPr="001D5799">
        <w:t xml:space="preserve">is a </w:t>
      </w:r>
      <w:r w:rsidR="00D871F1" w:rsidRPr="001D5799">
        <w:rPr>
          <w:rFonts w:ascii="Times New Roman Italic" w:hAnsi="Times New Roman Italic"/>
        </w:rPr>
        <w:t>disposition</w:t>
      </w:r>
      <w:r w:rsidR="007A4DDC" w:rsidRPr="001D5799">
        <w:rPr>
          <w:rFonts w:ascii="Times New Roman Italic" w:hAnsi="Times New Roman Italic"/>
        </w:rPr>
        <w:t xml:space="preserve"> </w:t>
      </w:r>
      <w:r w:rsidR="000D245E" w:rsidRPr="001D5799">
        <w:t>means:</w:t>
      </w:r>
      <w:r w:rsidR="007A4DDC" w:rsidRPr="001D5799">
        <w:t xml:space="preserve"> </w:t>
      </w:r>
      <w:r w:rsidR="00D871F1" w:rsidRPr="001D5799">
        <w:rPr>
          <w:i/>
        </w:rPr>
        <w:t xml:space="preserve">a </w:t>
      </w:r>
      <w:r w:rsidR="00D871F1" w:rsidRPr="001D5799">
        <w:t xml:space="preserve">is a realizable entity which is such that (1) if it ceases to exist, then its bearer is physically changed, and (2) its realization occurs when </w:t>
      </w:r>
      <w:r w:rsidR="005C0DCE">
        <w:rPr>
          <w:rFonts w:ascii="Times New Roman" w:hAnsi="Times New Roman"/>
        </w:rPr>
        <w:t xml:space="preserve">and because </w:t>
      </w:r>
      <w:r w:rsidR="00D871F1" w:rsidRPr="001D5799">
        <w:t>this bearer is in some special physical circumstances, and (3) this realization occurs in virtue of the bearer’s physical make-up.</w:t>
      </w:r>
    </w:p>
    <w:p w14:paraId="52DD0EC8" w14:textId="77777777" w:rsidR="00760F91" w:rsidRPr="00BC4A0D" w:rsidRDefault="00D871F1" w:rsidP="00C70E0A">
      <w:pPr>
        <w:pStyle w:val="Specification"/>
      </w:pPr>
      <w:r w:rsidRPr="00C70E0A">
        <w:rPr>
          <w:rStyle w:val="SpecificationType"/>
        </w:rPr>
        <w:t>Examples</w:t>
      </w:r>
      <w:r w:rsidRPr="00BC4A0D">
        <w:t>:</w:t>
      </w:r>
    </w:p>
    <w:p w14:paraId="058CEC05" w14:textId="77777777" w:rsidR="00760F91" w:rsidRPr="00BC4A0D" w:rsidRDefault="00760F91" w:rsidP="00C70E0A">
      <w:pPr>
        <w:pStyle w:val="Specification"/>
        <w:numPr>
          <w:ilvl w:val="0"/>
          <w:numId w:val="28"/>
        </w:numPr>
      </w:pPr>
      <w:r w:rsidRPr="00BC4A0D">
        <w:t>an atom of element X has the disposition to decay</w:t>
      </w:r>
      <w:r w:rsidR="000D245E" w:rsidRPr="00BC4A0D">
        <w:t xml:space="preserve"> to an atom of element Y</w:t>
      </w:r>
    </w:p>
    <w:p w14:paraId="0A473BBC" w14:textId="77777777" w:rsidR="00760F91" w:rsidRPr="0054207A" w:rsidRDefault="00760F91" w:rsidP="00C70E0A">
      <w:pPr>
        <w:pStyle w:val="Specification"/>
        <w:numPr>
          <w:ilvl w:val="0"/>
          <w:numId w:val="28"/>
        </w:numPr>
      </w:pPr>
      <w:r w:rsidRPr="00DC6472">
        <w:t>the cell wall is disposed to filter chemical</w:t>
      </w:r>
      <w:r w:rsidR="000D245E" w:rsidRPr="0054207A">
        <w:t>s in endocitosis and exocitosis</w:t>
      </w:r>
    </w:p>
    <w:p w14:paraId="69CB4C73" w14:textId="77777777" w:rsidR="00760F91" w:rsidRPr="00023196" w:rsidRDefault="00760F91" w:rsidP="00C70E0A">
      <w:pPr>
        <w:pStyle w:val="Specification"/>
        <w:numPr>
          <w:ilvl w:val="0"/>
          <w:numId w:val="28"/>
        </w:numPr>
      </w:pPr>
      <w:r w:rsidRPr="00716F9F">
        <w:t>certain peop</w:t>
      </w:r>
      <w:r w:rsidRPr="00023196">
        <w:t>le have a disposition to develop colon cancer</w:t>
      </w:r>
    </w:p>
    <w:p w14:paraId="3740B79D" w14:textId="77777777" w:rsidR="00760F91" w:rsidRPr="00023196" w:rsidRDefault="00760F91" w:rsidP="00C70E0A">
      <w:pPr>
        <w:pStyle w:val="Specification"/>
        <w:numPr>
          <w:ilvl w:val="0"/>
          <w:numId w:val="28"/>
        </w:numPr>
      </w:pPr>
      <w:r w:rsidRPr="00023196">
        <w:t>children are innately disposed to categorize objects in certain ways.</w:t>
      </w:r>
    </w:p>
    <w:p w14:paraId="48D0C1B9" w14:textId="77777777" w:rsidR="000B04F9" w:rsidRPr="001D5799" w:rsidRDefault="000B04F9" w:rsidP="006C241A">
      <w:pPr>
        <w:spacing w:line="360" w:lineRule="auto"/>
        <w:ind w:firstLine="180"/>
        <w:jc w:val="both"/>
        <w:rPr>
          <w:rFonts w:ascii="Times New Roman" w:hAnsi="Times New Roman"/>
          <w:sz w:val="24"/>
        </w:rPr>
      </w:pPr>
    </w:p>
    <w:p w14:paraId="0BA4BF2F" w14:textId="77777777"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Unlike roles, dispositions are not optional. If an</w:t>
      </w:r>
      <w:r w:rsidR="00465C17" w:rsidRPr="001D5799">
        <w:rPr>
          <w:rFonts w:ascii="Times New Roman" w:hAnsi="Times New Roman"/>
          <w:sz w:val="24"/>
        </w:rPr>
        <w:t xml:space="preserve"> entity</w:t>
      </w:r>
      <w:r w:rsidRPr="001D5799">
        <w:rPr>
          <w:rFonts w:ascii="Times New Roman" w:hAnsi="Times New Roman"/>
          <w:sz w:val="24"/>
        </w:rPr>
        <w:t xml:space="preserve"> is a certain way, then it has a</w:t>
      </w:r>
      <w:r w:rsidR="00CE6B56" w:rsidRPr="001D5799">
        <w:rPr>
          <w:rFonts w:ascii="Times New Roman" w:hAnsi="Times New Roman"/>
          <w:sz w:val="24"/>
        </w:rPr>
        <w:t xml:space="preserve"> certain disposition, and if its physical makeup is changed then it may lose that </w:t>
      </w:r>
      <w:r w:rsidRPr="001D5799">
        <w:rPr>
          <w:rFonts w:ascii="Times New Roman" w:hAnsi="Times New Roman"/>
          <w:sz w:val="24"/>
        </w:rPr>
        <w:t xml:space="preserve">disposition. A disposition </w:t>
      </w:r>
      <w:r w:rsidR="00CE6B56" w:rsidRPr="001D5799">
        <w:rPr>
          <w:rFonts w:ascii="Times New Roman" w:hAnsi="Times New Roman"/>
          <w:sz w:val="24"/>
        </w:rPr>
        <w:t xml:space="preserve">can for this reason </w:t>
      </w:r>
      <w:r w:rsidRPr="001D5799">
        <w:rPr>
          <w:rFonts w:ascii="Times New Roman" w:hAnsi="Times New Roman"/>
          <w:sz w:val="24"/>
        </w:rPr>
        <w:t xml:space="preserve">also </w:t>
      </w:r>
      <w:r w:rsidR="00CE6B56" w:rsidRPr="001D5799">
        <w:rPr>
          <w:rFonts w:ascii="Times New Roman" w:hAnsi="Times New Roman"/>
          <w:sz w:val="24"/>
        </w:rPr>
        <w:t xml:space="preserve">be referred to </w:t>
      </w:r>
      <w:r w:rsidRPr="001D5799">
        <w:rPr>
          <w:rFonts w:ascii="Times New Roman" w:hAnsi="Times New Roman"/>
          <w:sz w:val="24"/>
        </w:rPr>
        <w:t xml:space="preserve">as an </w:t>
      </w:r>
      <w:r w:rsidRPr="001D5799">
        <w:rPr>
          <w:rFonts w:ascii="Times New Roman Italic" w:hAnsi="Times New Roman Italic"/>
          <w:i/>
          <w:sz w:val="24"/>
        </w:rPr>
        <w:t xml:space="preserve">internally-grounded </w:t>
      </w:r>
      <w:r w:rsidRPr="001D5799">
        <w:rPr>
          <w:rFonts w:ascii="Times New Roman" w:hAnsi="Times New Roman"/>
          <w:i/>
          <w:sz w:val="24"/>
        </w:rPr>
        <w:t>realizable</w:t>
      </w:r>
      <w:r w:rsidR="00465C17" w:rsidRPr="001D5799">
        <w:rPr>
          <w:rFonts w:ascii="Times New Roman" w:hAnsi="Times New Roman"/>
          <w:i/>
          <w:sz w:val="24"/>
        </w:rPr>
        <w:t xml:space="preserve"> entity</w:t>
      </w:r>
      <w:r w:rsidRPr="001D5799">
        <w:rPr>
          <w:rFonts w:ascii="Times New Roman" w:hAnsi="Times New Roman"/>
          <w:sz w:val="24"/>
        </w:rPr>
        <w:t>. That is, it is a realizable</w:t>
      </w:r>
      <w:r w:rsidR="007A4DDC" w:rsidRPr="001D5799">
        <w:rPr>
          <w:rFonts w:ascii="Times New Roman" w:hAnsi="Times New Roman"/>
          <w:sz w:val="24"/>
        </w:rPr>
        <w:t xml:space="preserve"> </w:t>
      </w:r>
      <w:r w:rsidR="00465C17" w:rsidRPr="001D5799">
        <w:rPr>
          <w:rFonts w:ascii="Times New Roman" w:hAnsi="Times New Roman"/>
          <w:sz w:val="24"/>
        </w:rPr>
        <w:t>entity</w:t>
      </w:r>
      <w:r w:rsidRPr="001D5799">
        <w:rPr>
          <w:rFonts w:ascii="Times New Roman" w:hAnsi="Times New Roman"/>
          <w:sz w:val="24"/>
        </w:rPr>
        <w:t xml:space="preserve"> that is a reflection of the in-built or acquired physical make-up of the</w:t>
      </w:r>
      <w:r w:rsidR="00921592" w:rsidRPr="001D5799">
        <w:rPr>
          <w:rFonts w:ascii="Times New Roman" w:hAnsi="Times New Roman"/>
          <w:i/>
          <w:sz w:val="24"/>
        </w:rPr>
        <w:t xml:space="preserve"> independent </w:t>
      </w:r>
      <w:r w:rsidR="00151755" w:rsidRPr="001D5799">
        <w:rPr>
          <w:rFonts w:ascii="Times New Roman" w:hAnsi="Times New Roman"/>
          <w:i/>
          <w:sz w:val="24"/>
        </w:rPr>
        <w:t>continuant</w:t>
      </w:r>
      <w:r w:rsidR="00151755" w:rsidRPr="001D5799">
        <w:rPr>
          <w:rFonts w:ascii="Times New Roman" w:hAnsi="Times New Roman"/>
          <w:sz w:val="24"/>
        </w:rPr>
        <w:t xml:space="preserve"> in</w:t>
      </w:r>
      <w:r w:rsidR="00CE6B56" w:rsidRPr="001D5799">
        <w:rPr>
          <w:rFonts w:ascii="Times New Roman" w:hAnsi="Times New Roman"/>
          <w:sz w:val="24"/>
        </w:rPr>
        <w:t xml:space="preserve"> which it </w:t>
      </w:r>
      <w:r w:rsidR="00CE6B56" w:rsidRPr="001D5799">
        <w:rPr>
          <w:rFonts w:ascii="Times New Roman" w:hAnsi="Times New Roman"/>
          <w:b/>
          <w:sz w:val="24"/>
        </w:rPr>
        <w:t>inheres</w:t>
      </w:r>
      <w:r w:rsidRPr="001D5799">
        <w:rPr>
          <w:rFonts w:ascii="Times New Roman" w:hAnsi="Times New Roman"/>
          <w:sz w:val="24"/>
        </w:rPr>
        <w:t>.</w:t>
      </w:r>
    </w:p>
    <w:p w14:paraId="4A4733E8" w14:textId="77777777" w:rsidR="000D245E" w:rsidRPr="001D5799" w:rsidRDefault="00760F91" w:rsidP="006C241A">
      <w:pPr>
        <w:spacing w:line="360" w:lineRule="auto"/>
        <w:jc w:val="both"/>
        <w:rPr>
          <w:rFonts w:ascii="Times New Roman" w:hAnsi="Times New Roman"/>
          <w:sz w:val="24"/>
        </w:rPr>
      </w:pPr>
      <w:r w:rsidRPr="001D5799">
        <w:rPr>
          <w:rFonts w:ascii="Times New Roman" w:hAnsi="Times New Roman"/>
          <w:sz w:val="24"/>
        </w:rPr>
        <w:t>Dispositions exist along a strength continuum. Weaker forms of disposition are realized in only a fraction of triggering cases. These forms occur in a significant number of</w:t>
      </w:r>
      <w:r w:rsidR="00465C17" w:rsidRPr="001D5799">
        <w:rPr>
          <w:rFonts w:ascii="Times New Roman" w:hAnsi="Times New Roman"/>
          <w:i/>
          <w:sz w:val="24"/>
        </w:rPr>
        <w:t xml:space="preserve"> entities</w:t>
      </w:r>
      <w:r w:rsidRPr="001D5799">
        <w:rPr>
          <w:rFonts w:ascii="Times New Roman" w:hAnsi="Times New Roman"/>
          <w:sz w:val="24"/>
        </w:rPr>
        <w:t xml:space="preserve"> of a similar type</w:t>
      </w:r>
      <w:r w:rsidR="000D245E" w:rsidRPr="001D5799">
        <w:rPr>
          <w:rFonts w:ascii="Times New Roman" w:hAnsi="Times New Roman"/>
          <w:sz w:val="24"/>
        </w:rPr>
        <w:t>.</w:t>
      </w:r>
    </w:p>
    <w:p w14:paraId="289F3036" w14:textId="77777777" w:rsidR="000D245E" w:rsidRPr="001D5799" w:rsidRDefault="00976003" w:rsidP="006C241A">
      <w:pPr>
        <w:spacing w:line="360" w:lineRule="auto"/>
        <w:jc w:val="both"/>
        <w:rPr>
          <w:rStyle w:val="Strong1"/>
          <w:rFonts w:ascii="Times New Roman" w:hAnsi="Times New Roman"/>
          <w:sz w:val="24"/>
        </w:rPr>
      </w:pPr>
      <w:r w:rsidRPr="001D5799">
        <w:rPr>
          <w:rStyle w:val="Strong1"/>
          <w:rFonts w:ascii="Times New Roman" w:hAnsi="Times New Roman"/>
          <w:sz w:val="24"/>
        </w:rPr>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14:paraId="7E0954CA" w14:textId="77777777" w:rsidR="00760F91" w:rsidRPr="001D5799" w:rsidRDefault="00CE6B56" w:rsidP="006C241A">
      <w:pPr>
        <w:spacing w:line="360" w:lineRule="auto"/>
        <w:jc w:val="both"/>
        <w:rPr>
          <w:rStyle w:val="Strong1"/>
          <w:rFonts w:ascii="Times New Roman" w:hAnsi="Times New Roman"/>
          <w:sz w:val="24"/>
        </w:rPr>
      </w:pPr>
      <w:r w:rsidRPr="001D5799">
        <w:rPr>
          <w:rStyle w:val="Strong1"/>
          <w:rFonts w:ascii="Times New Roman" w:hAnsi="Times New Roman"/>
          <w:sz w:val="24"/>
        </w:rPr>
        <w:t>Diseases</w:t>
      </w:r>
      <w:r w:rsidR="00363DCA" w:rsidRPr="001D5799">
        <w:rPr>
          <w:rStyle w:val="Strong1"/>
          <w:rFonts w:ascii="Times New Roman" w:hAnsi="Times New Roman"/>
          <w:sz w:val="24"/>
        </w:rPr>
        <w:t xml:space="preserve"> are </w:t>
      </w:r>
      <w:r w:rsidR="00151755" w:rsidRPr="001D5799">
        <w:rPr>
          <w:rStyle w:val="Strong1"/>
          <w:rFonts w:ascii="Times New Roman" w:hAnsi="Times New Roman"/>
          <w:sz w:val="24"/>
        </w:rPr>
        <w:t>dispositions according</w:t>
      </w:r>
      <w:r w:rsidRPr="001D5799">
        <w:rPr>
          <w:rStyle w:val="Strong1"/>
          <w:rFonts w:ascii="Times New Roman" w:hAnsi="Times New Roman"/>
          <w:sz w:val="24"/>
        </w:rPr>
        <w:t xml:space="preserve"> to </w:t>
      </w:r>
      <w:r w:rsidR="000D245E" w:rsidRPr="001D5799">
        <w:rPr>
          <w:rStyle w:val="Strong1"/>
          <w:rFonts w:ascii="Times New Roman" w:hAnsi="Times New Roman"/>
          <w:sz w:val="24"/>
        </w:rPr>
        <w:t>OGMS</w:t>
      </w:r>
      <w:r w:rsidR="006C241A" w:rsidRPr="001D5799">
        <w:rPr>
          <w:rStyle w:val="Strong1"/>
          <w:rFonts w:ascii="Times New Roman" w:hAnsi="Times New Roman"/>
          <w:sz w:val="24"/>
        </w:rPr>
        <w:t xml:space="preserve"> [</w:t>
      </w:r>
      <w:r w:rsidR="001E591D" w:rsidRPr="001D5799">
        <w:rPr>
          <w:rStyle w:val="Strong1"/>
          <w:rFonts w:ascii="Times New Roman" w:hAnsi="Times New Roman"/>
          <w:sz w:val="24"/>
        </w:rPr>
        <w:fldChar w:fldCharType="begin"/>
      </w:r>
      <w:r w:rsidR="006C241A" w:rsidRPr="001D5799">
        <w:rPr>
          <w:rStyle w:val="Strong1"/>
          <w:rFonts w:ascii="Times New Roman" w:hAnsi="Times New Roman"/>
          <w:sz w:val="24"/>
        </w:rPr>
        <w:instrText xml:space="preserve"> REF _Ref309560946 \r \h </w:instrText>
      </w:r>
      <w:r w:rsidR="001E591D" w:rsidRPr="001D5799">
        <w:rPr>
          <w:rStyle w:val="Strong1"/>
          <w:rFonts w:ascii="Times New Roman" w:hAnsi="Times New Roman"/>
          <w:sz w:val="24"/>
        </w:rPr>
      </w:r>
      <w:r w:rsidR="001E591D" w:rsidRPr="001D5799">
        <w:rPr>
          <w:rStyle w:val="Strong1"/>
          <w:rFonts w:ascii="Times New Roman" w:hAnsi="Times New Roman"/>
          <w:sz w:val="24"/>
        </w:rPr>
        <w:fldChar w:fldCharType="separate"/>
      </w:r>
      <w:r w:rsidR="007A1CDD">
        <w:rPr>
          <w:rStyle w:val="Strong1"/>
          <w:rFonts w:ascii="Times New Roman" w:hAnsi="Times New Roman"/>
          <w:sz w:val="24"/>
        </w:rPr>
        <w:t>27</w:t>
      </w:r>
      <w:r w:rsidR="001E591D" w:rsidRPr="001D5799">
        <w:rPr>
          <w:rStyle w:val="Strong1"/>
          <w:rFonts w:ascii="Times New Roman" w:hAnsi="Times New Roman"/>
          <w:sz w:val="24"/>
        </w:rPr>
        <w:fldChar w:fldCharType="end"/>
      </w:r>
      <w:r w:rsidR="006C241A" w:rsidRPr="001D5799">
        <w:rPr>
          <w:rStyle w:val="Strong1"/>
          <w:rFonts w:ascii="Times New Roman" w:hAnsi="Times New Roman"/>
          <w:sz w:val="24"/>
        </w:rPr>
        <w:t>]</w:t>
      </w:r>
      <w:r w:rsidR="00363DCA" w:rsidRPr="001D5799">
        <w:rPr>
          <w:rStyle w:val="Strong1"/>
          <w:rFonts w:ascii="Times New Roman" w:hAnsi="Times New Roman"/>
          <w:sz w:val="24"/>
        </w:rPr>
        <w:t>. W</w:t>
      </w:r>
      <w:r w:rsidR="00760F91" w:rsidRPr="001D5799">
        <w:rPr>
          <w:rStyle w:val="Strong1"/>
          <w:rFonts w:ascii="Times New Roman" w:hAnsi="Times New Roman"/>
          <w:sz w:val="24"/>
        </w:rPr>
        <w:t xml:space="preserve">e are referring to disposition </w:t>
      </w:r>
      <w:r w:rsidR="00363DCA" w:rsidRPr="001D5799">
        <w:rPr>
          <w:rStyle w:val="Strong1"/>
          <w:rFonts w:ascii="Times New Roman" w:hAnsi="Times New Roman"/>
          <w:sz w:val="24"/>
        </w:rPr>
        <w:t xml:space="preserve">also </w:t>
      </w:r>
      <w:r w:rsidR="00760F91" w:rsidRPr="001D5799">
        <w:rPr>
          <w:rStyle w:val="Strong1"/>
          <w:rFonts w:ascii="Times New Roman" w:hAnsi="Times New Roman"/>
          <w:sz w:val="24"/>
        </w:rPr>
        <w:t>when we consider genetic and other risk factors for specific diseases.</w:t>
      </w:r>
      <w:r w:rsidRPr="001D5799">
        <w:rPr>
          <w:rStyle w:val="Strong1"/>
          <w:rFonts w:ascii="Times New Roman" w:hAnsi="Times New Roman"/>
          <w:sz w:val="24"/>
        </w:rPr>
        <w:t xml:space="preserve"> These are predispositions to disease – in other words they are dispositions to acquire certain further dispositions. The realization of such a predisposition consists in processes which change the physical makeup of </w:t>
      </w:r>
      <w:r w:rsidR="000D245E" w:rsidRPr="001D5799">
        <w:rPr>
          <w:rStyle w:val="Strong1"/>
          <w:rFonts w:ascii="Times New Roman" w:hAnsi="Times New Roman"/>
          <w:sz w:val="24"/>
        </w:rPr>
        <w:t xml:space="preserve">its </w:t>
      </w:r>
      <w:r w:rsidRPr="001D5799">
        <w:rPr>
          <w:rStyle w:val="Strong1"/>
          <w:rFonts w:ascii="Times New Roman" w:hAnsi="Times New Roman"/>
          <w:sz w:val="24"/>
        </w:rPr>
        <w:t xml:space="preserve">bearer in such a way that parts of this bearer </w:t>
      </w:r>
      <w:r w:rsidR="000D245E" w:rsidRPr="001D5799">
        <w:rPr>
          <w:rStyle w:val="Strong1"/>
          <w:rFonts w:ascii="Times New Roman" w:hAnsi="Times New Roman"/>
          <w:sz w:val="24"/>
        </w:rPr>
        <w:t xml:space="preserve">then </w:t>
      </w:r>
      <w:r w:rsidRPr="001D5799">
        <w:rPr>
          <w:rStyle w:val="Strong1"/>
          <w:rFonts w:ascii="Times New Roman" w:hAnsi="Times New Roman"/>
          <w:sz w:val="24"/>
        </w:rPr>
        <w:t xml:space="preserve">serve as the physical basis for a disease. </w:t>
      </w:r>
    </w:p>
    <w:p w14:paraId="4706CD08" w14:textId="77777777" w:rsidR="00760F91" w:rsidRPr="001D5799" w:rsidRDefault="00091D05" w:rsidP="00AD66AD">
      <w:pPr>
        <w:pStyle w:val="Heading4"/>
        <w:numPr>
          <w:ilvl w:val="3"/>
          <w:numId w:val="2"/>
        </w:numPr>
        <w:spacing w:line="360" w:lineRule="auto"/>
        <w:ind w:left="851" w:hanging="851"/>
        <w:rPr>
          <w:sz w:val="24"/>
        </w:rPr>
      </w:pPr>
      <w:r>
        <w:rPr>
          <w:sz w:val="24"/>
        </w:rPr>
        <w:t xml:space="preserve"> </w:t>
      </w:r>
      <w:bookmarkStart w:id="228" w:name="_Toc313270720"/>
      <w:bookmarkStart w:id="229" w:name="_Toc313472855"/>
      <w:r w:rsidR="00760F91">
        <w:rPr>
          <w:sz w:val="24"/>
        </w:rPr>
        <w:t>Function</w:t>
      </w:r>
      <w:bookmarkEnd w:id="228"/>
      <w:bookmarkEnd w:id="229"/>
    </w:p>
    <w:p w14:paraId="7F21FE6A" w14:textId="10C0E111" w:rsidR="00BC4A0D" w:rsidRPr="00C70E0A" w:rsidRDefault="00BC4A0D" w:rsidP="00C70E0A">
      <w:pPr>
        <w:pStyle w:val="Specification"/>
      </w:pPr>
      <w:r w:rsidRPr="00C70E0A">
        <w:rPr>
          <w:rStyle w:val="SpecificationType"/>
        </w:rPr>
        <w:t>Elucidation</w:t>
      </w:r>
      <w:r w:rsidRPr="00C70E0A">
        <w:t xml:space="preserve">: </w:t>
      </w:r>
      <w:r w:rsidR="00760F91" w:rsidRPr="00C70E0A">
        <w:t>A</w:t>
      </w:r>
      <w:r w:rsidR="007A4DDC" w:rsidRPr="00C70E0A">
        <w:t xml:space="preserve"> </w:t>
      </w:r>
      <w:r w:rsidR="00760F91" w:rsidRPr="00C70E0A">
        <w:rPr>
          <w:i/>
        </w:rPr>
        <w:t>function</w:t>
      </w:r>
      <w:r w:rsidR="00760F91" w:rsidRPr="00C70E0A">
        <w:t xml:space="preserve"> is a disposition that exists in virtue of the bearer’s physical make-</w:t>
      </w:r>
      <w:r w:rsidR="00151755" w:rsidRPr="00C70E0A">
        <w:t>up and</w:t>
      </w:r>
      <w:r w:rsidR="00760F91" w:rsidRPr="00C70E0A">
        <w:t xml:space="preserve"> this physical make-up is something the bearer possesses because it came into being, either through evolution (in the case of natural </w:t>
      </w:r>
      <w:r w:rsidR="00151755" w:rsidRPr="00C70E0A">
        <w:t>biological entities</w:t>
      </w:r>
      <w:r w:rsidR="00760F91" w:rsidRPr="00C70E0A">
        <w:t>) or through intentional design (in the case of artifacts), in order to realize processes of a certain sort.</w:t>
      </w:r>
    </w:p>
    <w:p w14:paraId="4290787D" w14:textId="77777777" w:rsidR="00760F91" w:rsidRPr="001D5799" w:rsidRDefault="00760F91" w:rsidP="00C70E0A">
      <w:pPr>
        <w:pStyle w:val="Specification"/>
        <w:numPr>
          <w:ilvl w:val="0"/>
          <w:numId w:val="26"/>
        </w:numPr>
      </w:pPr>
      <w:r w:rsidRPr="001D5799">
        <w:t xml:space="preserve">the function of amylase in saliva </w:t>
      </w:r>
      <w:r w:rsidR="00A608AD" w:rsidRPr="001D5799">
        <w:t>to break down starch into sugar</w:t>
      </w:r>
    </w:p>
    <w:p w14:paraId="3B6B2EC0" w14:textId="77777777" w:rsidR="00760F91" w:rsidRPr="001D5799" w:rsidRDefault="00760F91" w:rsidP="00C70E0A">
      <w:pPr>
        <w:pStyle w:val="Specification"/>
        <w:numPr>
          <w:ilvl w:val="0"/>
          <w:numId w:val="26"/>
        </w:numPr>
      </w:pPr>
      <w:r w:rsidRPr="001D5799">
        <w:t>the function of a hammer to drive in nails</w:t>
      </w:r>
    </w:p>
    <w:p w14:paraId="19ED3F57" w14:textId="77777777" w:rsidR="00760F91" w:rsidRPr="001D5799" w:rsidRDefault="00760F91" w:rsidP="00C70E0A">
      <w:pPr>
        <w:pStyle w:val="Specification"/>
        <w:numPr>
          <w:ilvl w:val="0"/>
          <w:numId w:val="26"/>
        </w:numPr>
      </w:pPr>
      <w:r w:rsidRPr="001D5799">
        <w:t>the function of a heart pacemaker to regulate the beating</w:t>
      </w:r>
      <w:r w:rsidR="00A608AD" w:rsidRPr="001D5799">
        <w:t xml:space="preserve"> of a heart through electricity</w:t>
      </w:r>
    </w:p>
    <w:p w14:paraId="3DA399F0" w14:textId="77777777"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 xml:space="preserve">Functions are realized in processes called </w:t>
      </w:r>
      <w:r w:rsidRPr="001D5799">
        <w:rPr>
          <w:rFonts w:ascii="Times New Roman Italic" w:hAnsi="Times New Roman Italic"/>
          <w:sz w:val="24"/>
        </w:rPr>
        <w:t>functionings</w:t>
      </w:r>
      <w:r w:rsidRPr="001D5799">
        <w:rPr>
          <w:rFonts w:ascii="Times New Roman" w:hAnsi="Times New Roman"/>
          <w:sz w:val="24"/>
        </w:rPr>
        <w:t xml:space="preserve">. Each function has a bearer with a specific type of physical make-up. This is something which, in the biological case, the bearer </w:t>
      </w:r>
      <w:r w:rsidR="00192689">
        <w:rPr>
          <w:rFonts w:ascii="Times New Roman" w:hAnsi="Times New Roman"/>
          <w:sz w:val="24"/>
        </w:rPr>
        <w:t xml:space="preserve">is of a type which </w:t>
      </w:r>
      <w:r w:rsidRPr="001D5799">
        <w:rPr>
          <w:rFonts w:ascii="Times New Roman" w:hAnsi="Times New Roman"/>
          <w:sz w:val="24"/>
        </w:rPr>
        <w:t xml:space="preserve">has naturally evolved to </w:t>
      </w:r>
      <w:r w:rsidR="00192689">
        <w:rPr>
          <w:rFonts w:ascii="Times New Roman" w:hAnsi="Times New Roman"/>
          <w:sz w:val="24"/>
        </w:rPr>
        <w:t xml:space="preserve">carry this function </w:t>
      </w:r>
      <w:r w:rsidRPr="001D5799">
        <w:rPr>
          <w:rFonts w:ascii="Times New Roman" w:hAnsi="Times New Roman"/>
          <w:sz w:val="24"/>
        </w:rPr>
        <w:t xml:space="preserve">(as in a </w:t>
      </w:r>
      <w:r w:rsidR="000D245E" w:rsidRPr="001D5799">
        <w:rPr>
          <w:rFonts w:ascii="Times New Roman" w:hAnsi="Times New Roman"/>
          <w:sz w:val="24"/>
        </w:rPr>
        <w:t>hypothalamus secreting hormones).</w:t>
      </w:r>
      <w:r w:rsidR="00C0143F" w:rsidRPr="001D5799">
        <w:rPr>
          <w:rFonts w:ascii="Times New Roman" w:hAnsi="Times New Roman"/>
          <w:sz w:val="24"/>
        </w:rPr>
        <w:t xml:space="preserve"> </w:t>
      </w:r>
      <w:r w:rsidR="000D245E" w:rsidRPr="001D5799">
        <w:rPr>
          <w:rFonts w:ascii="Times New Roman" w:hAnsi="Times New Roman"/>
          <w:sz w:val="24"/>
        </w:rPr>
        <w:t>I</w:t>
      </w:r>
      <w:r w:rsidRPr="001D5799">
        <w:rPr>
          <w:rFonts w:ascii="Times New Roman" w:hAnsi="Times New Roman"/>
          <w:sz w:val="24"/>
        </w:rPr>
        <w:t xml:space="preserve">n the artifact case, </w:t>
      </w:r>
      <w:r w:rsidR="000D245E" w:rsidRPr="001D5799">
        <w:rPr>
          <w:rFonts w:ascii="Times New Roman" w:hAnsi="Times New Roman"/>
          <w:sz w:val="24"/>
        </w:rPr>
        <w:t xml:space="preserve">it is </w:t>
      </w:r>
      <w:r w:rsidRPr="001D5799">
        <w:rPr>
          <w:rFonts w:ascii="Times New Roman" w:hAnsi="Times New Roman"/>
          <w:sz w:val="24"/>
        </w:rPr>
        <w:t>something which the bearer</w:t>
      </w:r>
      <w:r w:rsidR="00192689">
        <w:rPr>
          <w:rFonts w:ascii="Times New Roman" w:hAnsi="Times New Roman"/>
          <w:sz w:val="24"/>
        </w:rPr>
        <w:t xml:space="preserve"> is of a type which is the result of design </w:t>
      </w:r>
      <w:r w:rsidRPr="001D5799">
        <w:rPr>
          <w:rFonts w:ascii="Times New Roman" w:hAnsi="Times New Roman"/>
          <w:sz w:val="24"/>
        </w:rPr>
        <w:t>(as in an Erlenmeyer</w:t>
      </w:r>
      <w:r w:rsidR="000D245E" w:rsidRPr="001D5799">
        <w:rPr>
          <w:rFonts w:ascii="Times New Roman" w:hAnsi="Times New Roman"/>
          <w:sz w:val="24"/>
        </w:rPr>
        <w:t xml:space="preserve"> flask designed to hold liquid) or also (as in the case of penicillin) </w:t>
      </w:r>
      <w:r w:rsidR="00192689">
        <w:rPr>
          <w:rFonts w:ascii="Times New Roman" w:hAnsi="Times New Roman"/>
          <w:sz w:val="24"/>
        </w:rPr>
        <w:t xml:space="preserve">has been deliberately </w:t>
      </w:r>
      <w:r w:rsidR="000D245E" w:rsidRPr="001D5799">
        <w:rPr>
          <w:rFonts w:ascii="Times New Roman" w:hAnsi="Times New Roman"/>
          <w:sz w:val="24"/>
        </w:rPr>
        <w:t>selected for.</w:t>
      </w:r>
    </w:p>
    <w:p w14:paraId="485561E8" w14:textId="77777777"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It is not accidental or arbitrary that a given eye has the function to see or that a given screwdriver has been designed and constructed with the function of fastening screws. Rather, these functions are integral to these</w:t>
      </w:r>
      <w:r w:rsidR="00465C17" w:rsidRPr="001D5799">
        <w:rPr>
          <w:rFonts w:ascii="Times New Roman" w:hAnsi="Times New Roman"/>
          <w:i/>
          <w:sz w:val="24"/>
        </w:rPr>
        <w:t xml:space="preserve"> entities</w:t>
      </w:r>
      <w:r w:rsidRPr="001D5799">
        <w:rPr>
          <w:rFonts w:ascii="Times New Roman" w:hAnsi="Times New Roman"/>
          <w:sz w:val="24"/>
        </w:rPr>
        <w:t xml:space="preserve"> in virtue of the fact that the latter have evolved, or been constructed, to have a corresponding physical make-up. </w:t>
      </w:r>
      <w:r w:rsidR="00A608AD" w:rsidRPr="001D5799">
        <w:rPr>
          <w:rFonts w:ascii="Times New Roman" w:hAnsi="Times New Roman"/>
          <w:sz w:val="24"/>
        </w:rPr>
        <w:t xml:space="preserve">Thus </w:t>
      </w:r>
      <w:r w:rsidRPr="001D5799">
        <w:rPr>
          <w:rFonts w:ascii="Times New Roman" w:hAnsi="Times New Roman"/>
          <w:sz w:val="24"/>
        </w:rPr>
        <w:t>the heart’s function is to pump blood</w:t>
      </w:r>
      <w:r w:rsidR="00A608AD" w:rsidRPr="001D5799">
        <w:rPr>
          <w:rFonts w:ascii="Times New Roman" w:hAnsi="Times New Roman"/>
          <w:sz w:val="24"/>
        </w:rPr>
        <w:t xml:space="preserve">, </w:t>
      </w:r>
      <w:r w:rsidRPr="001D5799">
        <w:rPr>
          <w:rFonts w:ascii="Times New Roman" w:hAnsi="Times New Roman"/>
          <w:sz w:val="24"/>
        </w:rPr>
        <w:t xml:space="preserve">and not merely to </w:t>
      </w:r>
      <w:r w:rsidR="00DA4D68" w:rsidRPr="001D5799">
        <w:rPr>
          <w:rFonts w:ascii="Times New Roman" w:hAnsi="Times New Roman"/>
          <w:sz w:val="24"/>
        </w:rPr>
        <w:t>produce thumping sounds</w:t>
      </w:r>
      <w:r w:rsidR="00A608AD" w:rsidRPr="001D5799">
        <w:rPr>
          <w:rFonts w:ascii="Times New Roman" w:hAnsi="Times New Roman"/>
          <w:sz w:val="24"/>
        </w:rPr>
        <w:t xml:space="preserve">. The latter </w:t>
      </w:r>
      <w:r w:rsidRPr="001D5799">
        <w:rPr>
          <w:rFonts w:ascii="Times New Roman" w:hAnsi="Times New Roman"/>
          <w:sz w:val="24"/>
        </w:rPr>
        <w:t>are by-products of the heart’s proper functioning.</w:t>
      </w:r>
      <w:r w:rsidR="000D245E" w:rsidRPr="001D5799">
        <w:rPr>
          <w:rFonts w:ascii="Times New Roman" w:hAnsi="Times New Roman"/>
          <w:sz w:val="24"/>
        </w:rPr>
        <w:t xml:space="preserve"> The screwdriver’s function is in addition bound together with the disposition of the screw: the two are reciprocally dependent on each other (a case of reciprocal generic dependence).</w:t>
      </w:r>
    </w:p>
    <w:p w14:paraId="0E99D355" w14:textId="77777777" w:rsidR="00F93648" w:rsidRPr="001D5799" w:rsidRDefault="00760F91" w:rsidP="006C241A">
      <w:pPr>
        <w:spacing w:line="360" w:lineRule="auto"/>
        <w:jc w:val="both"/>
        <w:rPr>
          <w:rFonts w:ascii="Times New Roman" w:hAnsi="Times New Roman"/>
          <w:sz w:val="24"/>
        </w:rPr>
      </w:pPr>
      <w:r w:rsidRPr="001D5799">
        <w:rPr>
          <w:rFonts w:ascii="Times New Roman" w:hAnsi="Times New Roman"/>
          <w:sz w:val="24"/>
        </w:rPr>
        <w:t>Like disposition</w:t>
      </w:r>
      <w:r w:rsidR="00363DCA" w:rsidRPr="001D5799">
        <w:rPr>
          <w:rFonts w:ascii="Times New Roman" w:hAnsi="Times New Roman"/>
          <w:sz w:val="24"/>
        </w:rPr>
        <w:t>s of other sorts</w:t>
      </w:r>
      <w:r w:rsidRPr="001D5799">
        <w:rPr>
          <w:rFonts w:ascii="Times New Roman" w:hAnsi="Times New Roman"/>
          <w:sz w:val="24"/>
        </w:rPr>
        <w:t>, a function is an internally-grounded realizable</w:t>
      </w:r>
      <w:r w:rsidR="00465C17" w:rsidRPr="001D5799">
        <w:rPr>
          <w:rFonts w:ascii="Times New Roman" w:hAnsi="Times New Roman"/>
          <w:sz w:val="24"/>
        </w:rPr>
        <w:t xml:space="preserve"> entity</w:t>
      </w:r>
      <w:r w:rsidR="00A608AD" w:rsidRPr="001D5799">
        <w:rPr>
          <w:rFonts w:ascii="Times New Roman" w:hAnsi="Times New Roman"/>
          <w:sz w:val="24"/>
        </w:rPr>
        <w:t xml:space="preserve">: it is such that, </w:t>
      </w:r>
      <w:r w:rsidRPr="001D5799">
        <w:rPr>
          <w:rFonts w:ascii="Times New Roman" w:hAnsi="Times New Roman"/>
          <w:sz w:val="24"/>
        </w:rPr>
        <w:t>if it ceases to exist, then its bearer is physically changed.</w:t>
      </w:r>
      <w:r w:rsidR="00A608AD" w:rsidRPr="001D5799">
        <w:rPr>
          <w:rFonts w:ascii="Times New Roman" w:hAnsi="Times New Roman"/>
          <w:sz w:val="24"/>
        </w:rPr>
        <w:t xml:space="preserve"> In some cases an entity may preserve its function even while it is physically changed in ways which make it </w:t>
      </w:r>
      <w:r w:rsidR="00E13067" w:rsidRPr="001D5799">
        <w:rPr>
          <w:rFonts w:ascii="Times New Roman" w:hAnsi="Times New Roman"/>
          <w:sz w:val="24"/>
        </w:rPr>
        <w:t xml:space="preserve">unable to </w:t>
      </w:r>
      <w:r w:rsidR="00151755" w:rsidRPr="001D5799">
        <w:rPr>
          <w:rFonts w:ascii="Times New Roman" w:hAnsi="Times New Roman"/>
          <w:sz w:val="24"/>
        </w:rPr>
        <w:t>function. For</w:t>
      </w:r>
      <w:r w:rsidR="00861F97" w:rsidRPr="001D5799">
        <w:rPr>
          <w:rFonts w:ascii="Times New Roman" w:hAnsi="Times New Roman"/>
          <w:sz w:val="24"/>
        </w:rPr>
        <w:t xml:space="preserve"> a lung or attic fan to be </w:t>
      </w:r>
      <w:r w:rsidRPr="001D5799">
        <w:rPr>
          <w:rFonts w:ascii="Times New Roman" w:hAnsi="Times New Roman"/>
          <w:sz w:val="24"/>
        </w:rPr>
        <w:t xml:space="preserve">non-functioning </w:t>
      </w:r>
      <w:r w:rsidR="00861F97" w:rsidRPr="001D5799">
        <w:rPr>
          <w:rFonts w:ascii="Times New Roman" w:hAnsi="Times New Roman"/>
          <w:sz w:val="24"/>
        </w:rPr>
        <w:t>is an indication</w:t>
      </w:r>
      <w:r w:rsidRPr="001D5799">
        <w:rPr>
          <w:rFonts w:ascii="Times New Roman" w:hAnsi="Times New Roman"/>
          <w:sz w:val="24"/>
        </w:rPr>
        <w:t xml:space="preserve"> that the phys</w:t>
      </w:r>
      <w:r w:rsidR="00861F97" w:rsidRPr="001D5799">
        <w:rPr>
          <w:rFonts w:ascii="Times New Roman" w:hAnsi="Times New Roman"/>
          <w:sz w:val="24"/>
        </w:rPr>
        <w:t xml:space="preserve">ical make-up of these things has changed – </w:t>
      </w:r>
      <w:r w:rsidRPr="001D5799">
        <w:rPr>
          <w:rFonts w:ascii="Times New Roman" w:hAnsi="Times New Roman"/>
          <w:sz w:val="24"/>
        </w:rPr>
        <w:t>i</w:t>
      </w:r>
      <w:r w:rsidR="00861F97" w:rsidRPr="001D5799">
        <w:rPr>
          <w:rFonts w:ascii="Times New Roman" w:hAnsi="Times New Roman"/>
          <w:sz w:val="24"/>
        </w:rPr>
        <w:t>n the case of the lung perhaps because of</w:t>
      </w:r>
      <w:r w:rsidRPr="001D5799">
        <w:rPr>
          <w:rFonts w:ascii="Times New Roman" w:hAnsi="Times New Roman"/>
          <w:sz w:val="24"/>
        </w:rPr>
        <w:t xml:space="preserve"> a cancerous lesion; in the case of the attic fan</w:t>
      </w:r>
      <w:r w:rsidR="00861F97" w:rsidRPr="001D5799">
        <w:rPr>
          <w:rFonts w:ascii="Times New Roman" w:hAnsi="Times New Roman"/>
          <w:sz w:val="24"/>
        </w:rPr>
        <w:t xml:space="preserve"> because of </w:t>
      </w:r>
      <w:r w:rsidRPr="001D5799">
        <w:rPr>
          <w:rFonts w:ascii="Times New Roman" w:hAnsi="Times New Roman"/>
          <w:sz w:val="24"/>
        </w:rPr>
        <w:t xml:space="preserve">a </w:t>
      </w:r>
      <w:r w:rsidR="00151755" w:rsidRPr="001D5799">
        <w:rPr>
          <w:rFonts w:ascii="Times New Roman" w:hAnsi="Times New Roman"/>
          <w:sz w:val="24"/>
        </w:rPr>
        <w:t>missing screw</w:t>
      </w:r>
      <w:r w:rsidR="00861F97" w:rsidRPr="001D5799">
        <w:rPr>
          <w:rFonts w:ascii="Times New Roman" w:hAnsi="Times New Roman"/>
          <w:sz w:val="24"/>
        </w:rPr>
        <w:t>. But t</w:t>
      </w:r>
      <w:r w:rsidRPr="001D5799">
        <w:rPr>
          <w:rFonts w:ascii="Times New Roman" w:hAnsi="Times New Roman"/>
          <w:sz w:val="24"/>
        </w:rPr>
        <w:t>hese</w:t>
      </w:r>
      <w:r w:rsidR="00151755" w:rsidRPr="001D5799">
        <w:rPr>
          <w:rFonts w:ascii="Times New Roman" w:hAnsi="Times New Roman"/>
          <w:sz w:val="24"/>
        </w:rPr>
        <w:t xml:space="preserve"> </w:t>
      </w:r>
      <w:r w:rsidR="00465C17" w:rsidRPr="001D5799">
        <w:rPr>
          <w:rFonts w:ascii="Times New Roman" w:hAnsi="Times New Roman"/>
          <w:sz w:val="24"/>
        </w:rPr>
        <w:t>entities</w:t>
      </w:r>
      <w:r w:rsidR="00151755" w:rsidRPr="001D5799">
        <w:rPr>
          <w:rFonts w:ascii="Times New Roman" w:hAnsi="Times New Roman"/>
          <w:sz w:val="24"/>
        </w:rPr>
        <w:t xml:space="preserve"> </w:t>
      </w:r>
      <w:r w:rsidR="00861F97" w:rsidRPr="001D5799">
        <w:rPr>
          <w:rFonts w:ascii="Times New Roman" w:hAnsi="Times New Roman"/>
          <w:sz w:val="24"/>
        </w:rPr>
        <w:t xml:space="preserve">then </w:t>
      </w:r>
      <w:r w:rsidRPr="001D5799">
        <w:rPr>
          <w:rFonts w:ascii="Times New Roman" w:hAnsi="Times New Roman"/>
          <w:sz w:val="24"/>
        </w:rPr>
        <w:t xml:space="preserve">still </w:t>
      </w:r>
      <w:r w:rsidRPr="001D5799">
        <w:rPr>
          <w:rFonts w:ascii="Times New Roman" w:hAnsi="Times New Roman"/>
          <w:i/>
          <w:sz w:val="24"/>
        </w:rPr>
        <w:t>have their function</w:t>
      </w:r>
      <w:r w:rsidR="00861F97" w:rsidRPr="001D5799">
        <w:rPr>
          <w:rFonts w:ascii="Times New Roman" w:hAnsi="Times New Roman"/>
          <w:i/>
          <w:sz w:val="24"/>
        </w:rPr>
        <w:t>s</w:t>
      </w:r>
      <w:r w:rsidR="00861F97" w:rsidRPr="001D5799">
        <w:rPr>
          <w:rFonts w:ascii="Times New Roman" w:hAnsi="Times New Roman"/>
          <w:sz w:val="24"/>
        </w:rPr>
        <w:t>;</w:t>
      </w:r>
      <w:r w:rsidR="00C0143F" w:rsidRPr="001D5799">
        <w:rPr>
          <w:rFonts w:ascii="Times New Roman" w:hAnsi="Times New Roman"/>
          <w:sz w:val="24"/>
        </w:rPr>
        <w:t xml:space="preserve"> </w:t>
      </w:r>
      <w:r w:rsidR="00861F97" w:rsidRPr="001D5799">
        <w:rPr>
          <w:rFonts w:ascii="Times New Roman" w:hAnsi="Times New Roman"/>
          <w:sz w:val="24"/>
        </w:rPr>
        <w:t xml:space="preserve">it is simply that </w:t>
      </w:r>
      <w:r w:rsidRPr="001D5799">
        <w:rPr>
          <w:rFonts w:ascii="Times New Roman" w:hAnsi="Times New Roman"/>
          <w:sz w:val="24"/>
        </w:rPr>
        <w:t xml:space="preserve">they </w:t>
      </w:r>
      <w:r w:rsidR="00861F97" w:rsidRPr="001D5799">
        <w:rPr>
          <w:rFonts w:ascii="Times New Roman" w:hAnsi="Times New Roman"/>
          <w:sz w:val="24"/>
        </w:rPr>
        <w:t>are un</w:t>
      </w:r>
      <w:r w:rsidR="00E13067" w:rsidRPr="001D5799">
        <w:rPr>
          <w:rFonts w:ascii="Times New Roman" w:hAnsi="Times New Roman"/>
          <w:sz w:val="24"/>
        </w:rPr>
        <w:t xml:space="preserve">able to </w:t>
      </w:r>
      <w:r w:rsidR="00861F97" w:rsidRPr="001D5799">
        <w:rPr>
          <w:rFonts w:ascii="Times New Roman" w:hAnsi="Times New Roman"/>
          <w:sz w:val="24"/>
        </w:rPr>
        <w:t xml:space="preserve">exercise these </w:t>
      </w:r>
      <w:r w:rsidR="00E13067" w:rsidRPr="001D5799">
        <w:rPr>
          <w:rFonts w:ascii="Times New Roman" w:hAnsi="Times New Roman"/>
          <w:sz w:val="24"/>
        </w:rPr>
        <w:t>function</w:t>
      </w:r>
      <w:r w:rsidR="00861F97" w:rsidRPr="001D5799">
        <w:rPr>
          <w:rFonts w:ascii="Times New Roman" w:hAnsi="Times New Roman"/>
          <w:sz w:val="24"/>
        </w:rPr>
        <w:t>s</w:t>
      </w:r>
      <w:r w:rsidRPr="001D5799">
        <w:rPr>
          <w:rFonts w:ascii="Times New Roman" w:hAnsi="Times New Roman"/>
          <w:sz w:val="24"/>
        </w:rPr>
        <w:t xml:space="preserve"> until the physical </w:t>
      </w:r>
      <w:r w:rsidR="00861F97" w:rsidRPr="001D5799">
        <w:rPr>
          <w:rFonts w:ascii="Times New Roman" w:hAnsi="Times New Roman"/>
          <w:sz w:val="24"/>
        </w:rPr>
        <w:t xml:space="preserve">defect </w:t>
      </w:r>
      <w:r w:rsidRPr="001D5799">
        <w:rPr>
          <w:rFonts w:ascii="Times New Roman" w:hAnsi="Times New Roman"/>
          <w:sz w:val="24"/>
        </w:rPr>
        <w:t>is rectified</w:t>
      </w:r>
      <w:r w:rsidR="00861F97" w:rsidRPr="001D5799">
        <w:rPr>
          <w:rFonts w:ascii="Times New Roman" w:hAnsi="Times New Roman"/>
          <w:sz w:val="24"/>
        </w:rPr>
        <w:t>,</w:t>
      </w:r>
      <w:r w:rsidR="00F93648" w:rsidRPr="001D5799">
        <w:rPr>
          <w:rFonts w:ascii="Times New Roman" w:hAnsi="Times New Roman"/>
          <w:sz w:val="24"/>
        </w:rPr>
        <w:t xml:space="preserve"> for example through clinical intervention or mechanical repair</w:t>
      </w:r>
      <w:r w:rsidRPr="001D5799">
        <w:rPr>
          <w:rFonts w:ascii="Times New Roman" w:hAnsi="Times New Roman"/>
          <w:sz w:val="24"/>
        </w:rPr>
        <w:t xml:space="preserve">. </w:t>
      </w:r>
      <w:r w:rsidR="00151755" w:rsidRPr="001D5799">
        <w:rPr>
          <w:rFonts w:ascii="Times New Roman" w:hAnsi="Times New Roman"/>
          <w:sz w:val="24"/>
        </w:rPr>
        <w:t>The entities</w:t>
      </w:r>
      <w:r w:rsidRPr="001D5799">
        <w:rPr>
          <w:rFonts w:ascii="Times New Roman" w:hAnsi="Times New Roman"/>
          <w:sz w:val="24"/>
        </w:rPr>
        <w:t xml:space="preserve"> would </w:t>
      </w:r>
      <w:r w:rsidRPr="001D5799">
        <w:rPr>
          <w:rFonts w:ascii="Times New Roman" w:hAnsi="Times New Roman"/>
          <w:i/>
          <w:sz w:val="24"/>
        </w:rPr>
        <w:t>lose</w:t>
      </w:r>
      <w:r w:rsidRPr="001D5799">
        <w:rPr>
          <w:rFonts w:ascii="Times New Roman" w:hAnsi="Times New Roman"/>
          <w:sz w:val="24"/>
        </w:rPr>
        <w:t xml:space="preserve"> their function</w:t>
      </w:r>
      <w:r w:rsidR="00861F97" w:rsidRPr="001D5799">
        <w:rPr>
          <w:rFonts w:ascii="Times New Roman" w:hAnsi="Times New Roman"/>
          <w:sz w:val="24"/>
        </w:rPr>
        <w:t xml:space="preserve"> only </w:t>
      </w:r>
      <w:r w:rsidRPr="001D5799">
        <w:rPr>
          <w:rFonts w:ascii="Times New Roman" w:hAnsi="Times New Roman"/>
          <w:sz w:val="24"/>
        </w:rPr>
        <w:t>if they were changed drastically,</w:t>
      </w:r>
      <w:r w:rsidR="00494B7A" w:rsidRPr="001D5799">
        <w:rPr>
          <w:rFonts w:ascii="Times New Roman" w:hAnsi="Times New Roman"/>
          <w:sz w:val="24"/>
        </w:rPr>
        <w:t xml:space="preserve"> for example</w:t>
      </w:r>
      <w:r w:rsidR="003138D6">
        <w:rPr>
          <w:rFonts w:ascii="Times New Roman" w:hAnsi="Times New Roman"/>
          <w:sz w:val="24"/>
        </w:rPr>
        <w:t>,</w:t>
      </w:r>
      <w:r w:rsidR="00494B7A" w:rsidRPr="001D5799">
        <w:rPr>
          <w:rFonts w:ascii="Times New Roman" w:hAnsi="Times New Roman"/>
          <w:sz w:val="24"/>
        </w:rPr>
        <w:t xml:space="preserve"> </w:t>
      </w:r>
      <w:r w:rsidR="003138D6" w:rsidRPr="001D5799">
        <w:rPr>
          <w:rFonts w:ascii="Times New Roman" w:hAnsi="Times New Roman"/>
          <w:sz w:val="24"/>
        </w:rPr>
        <w:t>in the case of the lung</w:t>
      </w:r>
      <w:r w:rsidR="003138D6">
        <w:rPr>
          <w:rFonts w:ascii="Times New Roman" w:hAnsi="Times New Roman"/>
          <w:sz w:val="24"/>
        </w:rPr>
        <w:t>, through the death of the host organism</w:t>
      </w:r>
      <w:r w:rsidR="00F93648" w:rsidRPr="001D5799">
        <w:rPr>
          <w:rFonts w:ascii="Times New Roman" w:hAnsi="Times New Roman"/>
          <w:sz w:val="24"/>
        </w:rPr>
        <w:t>.</w:t>
      </w:r>
      <w:r w:rsidRPr="001D5799">
        <w:rPr>
          <w:rFonts w:ascii="Times New Roman" w:hAnsi="Times New Roman"/>
          <w:sz w:val="24"/>
        </w:rPr>
        <w:t> </w:t>
      </w:r>
      <w:r w:rsidR="002017C2" w:rsidRPr="001F273B">
        <w:rPr>
          <w:rFonts w:ascii="Times New Roman" w:hAnsi="Times New Roman"/>
          <w:sz w:val="23"/>
        </w:rPr>
        <w:t> </w:t>
      </w:r>
    </w:p>
    <w:p w14:paraId="1E7CA03C" w14:textId="771F9BB3" w:rsidR="00443209" w:rsidRPr="00405B03" w:rsidRDefault="00760F91" w:rsidP="00443209">
      <w:pPr>
        <w:pStyle w:val="ParaNoInd"/>
        <w:spacing w:line="360" w:lineRule="auto"/>
        <w:rPr>
          <w:sz w:val="24"/>
          <w:szCs w:val="23"/>
        </w:rPr>
      </w:pPr>
      <w:r w:rsidRPr="001D5799">
        <w:rPr>
          <w:sz w:val="24"/>
          <w:szCs w:val="23"/>
        </w:rPr>
        <w:t xml:space="preserve">We can distinguish two varieties of function, </w:t>
      </w:r>
      <w:r w:rsidRPr="001D5799">
        <w:rPr>
          <w:rFonts w:ascii="Times New Roman Italic" w:hAnsi="Times New Roman Italic"/>
          <w:sz w:val="24"/>
          <w:szCs w:val="23"/>
        </w:rPr>
        <w:t>artifactual function</w:t>
      </w:r>
      <w:r w:rsidRPr="001D5799">
        <w:rPr>
          <w:sz w:val="24"/>
          <w:szCs w:val="23"/>
        </w:rPr>
        <w:t xml:space="preserve"> and </w:t>
      </w:r>
      <w:r w:rsidRPr="001D5799">
        <w:rPr>
          <w:rFonts w:ascii="Times New Roman Italic" w:hAnsi="Times New Roman Italic"/>
          <w:sz w:val="24"/>
          <w:szCs w:val="23"/>
        </w:rPr>
        <w:t>biological function</w:t>
      </w:r>
      <w:r w:rsidRPr="001D5799">
        <w:rPr>
          <w:sz w:val="24"/>
          <w:szCs w:val="23"/>
        </w:rPr>
        <w:t>.</w:t>
      </w:r>
      <w:r w:rsidR="00861F97" w:rsidRPr="001D5799">
        <w:rPr>
          <w:sz w:val="24"/>
          <w:szCs w:val="23"/>
        </w:rPr>
        <w:t xml:space="preserve"> T</w:t>
      </w:r>
      <w:r w:rsidR="00363DCA" w:rsidRPr="001D5799">
        <w:rPr>
          <w:sz w:val="24"/>
          <w:szCs w:val="23"/>
        </w:rPr>
        <w:t>hese are not subtypes</w:t>
      </w:r>
      <w:r w:rsidR="00861F97" w:rsidRPr="001D5799">
        <w:rPr>
          <w:sz w:val="24"/>
          <w:szCs w:val="23"/>
        </w:rPr>
        <w:t xml:space="preserve"> of BFO:</w:t>
      </w:r>
      <w:r w:rsidR="00861F97" w:rsidRPr="001D5799">
        <w:rPr>
          <w:i/>
          <w:sz w:val="24"/>
          <w:szCs w:val="23"/>
        </w:rPr>
        <w:t>function</w:t>
      </w:r>
      <w:r w:rsidR="00C0143F" w:rsidRPr="001D5799">
        <w:rPr>
          <w:i/>
          <w:sz w:val="24"/>
          <w:szCs w:val="23"/>
        </w:rPr>
        <w:t xml:space="preserve"> </w:t>
      </w:r>
      <w:r w:rsidR="00861F97" w:rsidRPr="001D5799">
        <w:rPr>
          <w:sz w:val="24"/>
          <w:szCs w:val="23"/>
        </w:rPr>
        <w:t>however</w:t>
      </w:r>
      <w:r w:rsidR="00363DCA" w:rsidRPr="001D5799">
        <w:rPr>
          <w:sz w:val="24"/>
          <w:szCs w:val="23"/>
        </w:rPr>
        <w:t>, since the same function – for example: to pump</w:t>
      </w:r>
      <w:r w:rsidR="00443209">
        <w:rPr>
          <w:sz w:val="24"/>
          <w:szCs w:val="23"/>
        </w:rPr>
        <w:t>, to transport</w:t>
      </w:r>
      <w:r w:rsidR="00363DCA" w:rsidRPr="001D5799">
        <w:rPr>
          <w:sz w:val="24"/>
          <w:szCs w:val="23"/>
        </w:rPr>
        <w:t xml:space="preserve"> – can exist both in artifacts and in biological</w:t>
      </w:r>
      <w:r w:rsidR="00C0143F" w:rsidRPr="001D5799">
        <w:rPr>
          <w:sz w:val="24"/>
          <w:szCs w:val="23"/>
        </w:rPr>
        <w:t xml:space="preserve"> </w:t>
      </w:r>
      <w:r w:rsidR="00465C17" w:rsidRPr="001D5799">
        <w:rPr>
          <w:sz w:val="24"/>
          <w:szCs w:val="23"/>
        </w:rPr>
        <w:t>entities</w:t>
      </w:r>
      <w:r w:rsidR="00363DCA" w:rsidRPr="001D5799">
        <w:rPr>
          <w:sz w:val="24"/>
          <w:szCs w:val="23"/>
        </w:rPr>
        <w:t>.</w:t>
      </w:r>
      <w:r w:rsidR="00861F97" w:rsidRPr="001D5799">
        <w:rPr>
          <w:sz w:val="24"/>
          <w:szCs w:val="23"/>
        </w:rPr>
        <w:t xml:space="preserve"> Rather the relevant difference in type exists here on the side of the respective bearers.</w:t>
      </w:r>
      <w:r w:rsidR="00443209">
        <w:rPr>
          <w:sz w:val="24"/>
          <w:szCs w:val="23"/>
        </w:rPr>
        <w:t xml:space="preserve"> Subtypes of function are not</w:t>
      </w:r>
      <w:r w:rsidR="00405B03">
        <w:rPr>
          <w:sz w:val="24"/>
          <w:szCs w:val="23"/>
        </w:rPr>
        <w:t xml:space="preserve"> </w:t>
      </w:r>
      <w:r w:rsidR="00443209">
        <w:rPr>
          <w:sz w:val="24"/>
          <w:szCs w:val="23"/>
        </w:rPr>
        <w:t>artifactual function, biological function, etc.</w:t>
      </w:r>
      <w:r w:rsidR="00405B03">
        <w:rPr>
          <w:sz w:val="24"/>
          <w:szCs w:val="23"/>
        </w:rPr>
        <w:t xml:space="preserve">, </w:t>
      </w:r>
      <w:r w:rsidR="00443209">
        <w:rPr>
          <w:sz w:val="24"/>
          <w:szCs w:val="23"/>
        </w:rPr>
        <w:t xml:space="preserve">but rather </w:t>
      </w:r>
      <w:r w:rsidR="00443209" w:rsidRPr="00405B03">
        <w:rPr>
          <w:sz w:val="24"/>
          <w:szCs w:val="23"/>
        </w:rPr>
        <w:t>transporting function, pumping function, etc.</w:t>
      </w:r>
    </w:p>
    <w:p w14:paraId="2DED7696" w14:textId="77777777" w:rsidR="005643F6" w:rsidRPr="001D5799" w:rsidRDefault="005643F6" w:rsidP="00405B03">
      <w:pPr>
        <w:pStyle w:val="ParaNoInd"/>
        <w:spacing w:line="360" w:lineRule="auto"/>
        <w:rPr>
          <w:sz w:val="24"/>
          <w:szCs w:val="23"/>
        </w:rPr>
      </w:pPr>
    </w:p>
    <w:p w14:paraId="09EB261F" w14:textId="77777777" w:rsidR="00CD7D2D" w:rsidRPr="001D5799" w:rsidRDefault="00E32204"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Defined relations: </w:t>
      </w:r>
    </w:p>
    <w:p w14:paraId="1D222DA2" w14:textId="77777777" w:rsidR="00755698" w:rsidRPr="001D5799" w:rsidRDefault="00755698" w:rsidP="009B5669">
      <w:pPr>
        <w:spacing w:beforeLines="1" w:before="2" w:afterLines="1" w:after="2" w:line="360" w:lineRule="auto"/>
        <w:rPr>
          <w:rFonts w:ascii="Times New Roman" w:hAnsi="Times New Roman"/>
          <w:sz w:val="24"/>
          <w:szCs w:val="23"/>
        </w:rPr>
      </w:pPr>
    </w:p>
    <w:p w14:paraId="433D666F" w14:textId="77777777" w:rsidR="00CD7D2D" w:rsidRPr="001D5799" w:rsidRDefault="00492DAF" w:rsidP="00C70E0A">
      <w:pPr>
        <w:pStyle w:val="Specification"/>
        <w:rPr>
          <w:i/>
        </w:rPr>
      </w:pPr>
      <w:r w:rsidRPr="00C70E0A">
        <w:rPr>
          <w:rStyle w:val="SpecificationType"/>
        </w:rPr>
        <w:t>Definition</w:t>
      </w:r>
      <w:r w:rsidRPr="00492DAF">
        <w:rPr>
          <w:smallCaps/>
        </w:rPr>
        <w:t xml:space="preserve">: </w:t>
      </w:r>
      <w:r w:rsidR="00CD7D2D" w:rsidRPr="001D5799">
        <w:rPr>
          <w:i/>
        </w:rPr>
        <w:t>a</w:t>
      </w:r>
      <w:r w:rsidR="00C0143F" w:rsidRPr="001D5799">
        <w:rPr>
          <w:i/>
        </w:rPr>
        <w:t xml:space="preserve"> </w:t>
      </w:r>
      <w:r w:rsidR="00CD7D2D" w:rsidRPr="001D5799">
        <w:rPr>
          <w:b/>
        </w:rPr>
        <w:t>role_of</w:t>
      </w:r>
      <w:r w:rsidR="00C0143F" w:rsidRPr="001D5799">
        <w:rPr>
          <w:b/>
        </w:rPr>
        <w:t xml:space="preserve"> </w:t>
      </w:r>
      <w:r w:rsidR="00CD7D2D" w:rsidRPr="001D5799">
        <w:rPr>
          <w:i/>
        </w:rPr>
        <w:t xml:space="preserve">b </w:t>
      </w:r>
      <w:r w:rsidR="00CD7D2D" w:rsidRPr="001D5799">
        <w:rPr>
          <w:b/>
        </w:rPr>
        <w:t xml:space="preserve">at </w:t>
      </w:r>
      <w:r w:rsidR="005E4226" w:rsidRPr="001D5799">
        <w:rPr>
          <w:i/>
        </w:rPr>
        <w:t>t =</w:t>
      </w:r>
      <w:r w:rsidR="00541102" w:rsidRPr="001D5799">
        <w:t>Def.</w:t>
      </w:r>
      <w:r w:rsidR="00C0143F" w:rsidRPr="001D5799">
        <w:t xml:space="preserve"> </w:t>
      </w:r>
      <w:r w:rsidR="00CD7D2D" w:rsidRPr="001D5799">
        <w:rPr>
          <w:i/>
        </w:rPr>
        <w:t xml:space="preserve">a </w:t>
      </w:r>
      <w:r w:rsidR="00CD7D2D" w:rsidRPr="001D5799">
        <w:t xml:space="preserve">is a </w:t>
      </w:r>
      <w:r w:rsidR="00CD7D2D" w:rsidRPr="001D5799">
        <w:rPr>
          <w:i/>
        </w:rPr>
        <w:t>role</w:t>
      </w:r>
      <w:r w:rsidR="00CD7D2D" w:rsidRPr="001D5799">
        <w:t xml:space="preserve"> and </w:t>
      </w:r>
      <w:r w:rsidR="00CD7D2D" w:rsidRPr="001D5799">
        <w:rPr>
          <w:i/>
        </w:rPr>
        <w:t xml:space="preserve">a </w:t>
      </w:r>
      <w:r w:rsidR="00CD7D2D" w:rsidRPr="001D5799">
        <w:rPr>
          <w:b/>
        </w:rPr>
        <w:t>inheres_in</w:t>
      </w:r>
      <w:r w:rsidR="00C0143F" w:rsidRPr="001D5799">
        <w:rPr>
          <w:b/>
        </w:rPr>
        <w:t xml:space="preserve"> </w:t>
      </w:r>
      <w:r w:rsidR="00CD7D2D" w:rsidRPr="001D5799">
        <w:rPr>
          <w:i/>
        </w:rPr>
        <w:t xml:space="preserve">b </w:t>
      </w:r>
      <w:r w:rsidR="00CD7D2D" w:rsidRPr="001D5799">
        <w:rPr>
          <w:b/>
        </w:rPr>
        <w:t>at</w:t>
      </w:r>
      <w:r w:rsidR="00C0143F" w:rsidRPr="001D5799">
        <w:rPr>
          <w:b/>
        </w:rPr>
        <w:t xml:space="preserve"> </w:t>
      </w:r>
      <w:r w:rsidR="00CD7D2D" w:rsidRPr="001D5799">
        <w:rPr>
          <w:i/>
        </w:rPr>
        <w:t>t</w:t>
      </w:r>
    </w:p>
    <w:p w14:paraId="258F8E36" w14:textId="77777777" w:rsidR="00CD7D2D" w:rsidRPr="001D5799" w:rsidRDefault="00492DAF" w:rsidP="00C70E0A">
      <w:pPr>
        <w:pStyle w:val="Specification"/>
        <w:rPr>
          <w:b/>
        </w:rPr>
      </w:pPr>
      <w:r w:rsidRPr="00C70E0A">
        <w:rPr>
          <w:rStyle w:val="SpecificationType"/>
        </w:rPr>
        <w:t>Definition</w:t>
      </w:r>
      <w:r w:rsidRPr="00492DAF">
        <w:rPr>
          <w:smallCaps/>
        </w:rPr>
        <w:t xml:space="preserve">: </w:t>
      </w:r>
      <w:r w:rsidR="00CD7D2D" w:rsidRPr="001D5799">
        <w:rPr>
          <w:i/>
        </w:rPr>
        <w:t>a</w:t>
      </w:r>
      <w:r w:rsidR="00C0143F" w:rsidRPr="001D5799">
        <w:rPr>
          <w:i/>
        </w:rPr>
        <w:t xml:space="preserve"> </w:t>
      </w:r>
      <w:r w:rsidR="00CD7D2D" w:rsidRPr="001D5799">
        <w:rPr>
          <w:b/>
        </w:rPr>
        <w:t>disposition_of</w:t>
      </w:r>
      <w:r w:rsidR="00C0143F" w:rsidRPr="001D5799">
        <w:rPr>
          <w:b/>
        </w:rPr>
        <w:t xml:space="preserve"> </w:t>
      </w:r>
      <w:r w:rsidR="00CD7D2D" w:rsidRPr="001D5799">
        <w:rPr>
          <w:i/>
        </w:rPr>
        <w:t xml:space="preserve">b </w:t>
      </w:r>
      <w:r w:rsidR="00CD7D2D" w:rsidRPr="001D5799">
        <w:rPr>
          <w:b/>
        </w:rPr>
        <w:t xml:space="preserve">at </w:t>
      </w:r>
      <w:r w:rsidR="00CD7D2D" w:rsidRPr="001D5799">
        <w:rPr>
          <w:i/>
        </w:rPr>
        <w:t>t =</w:t>
      </w:r>
      <w:r w:rsidR="00541102" w:rsidRPr="001D5799">
        <w:t>Def.</w:t>
      </w:r>
      <w:r w:rsidR="00C0143F" w:rsidRPr="001D5799">
        <w:t xml:space="preserve"> </w:t>
      </w:r>
      <w:r w:rsidR="00CD7D2D" w:rsidRPr="001D5799">
        <w:rPr>
          <w:i/>
        </w:rPr>
        <w:t xml:space="preserve">a </w:t>
      </w:r>
      <w:r w:rsidR="00CD7D2D" w:rsidRPr="001D5799">
        <w:t xml:space="preserve">is a </w:t>
      </w:r>
      <w:r w:rsidR="00CD7D2D" w:rsidRPr="001D5799">
        <w:rPr>
          <w:i/>
        </w:rPr>
        <w:t>disposition</w:t>
      </w:r>
      <w:r w:rsidR="00CD7D2D" w:rsidRPr="001D5799">
        <w:t xml:space="preserve"> and </w:t>
      </w:r>
      <w:r w:rsidR="00CD7D2D" w:rsidRPr="001D5799">
        <w:rPr>
          <w:i/>
        </w:rPr>
        <w:t xml:space="preserve">a </w:t>
      </w:r>
      <w:r w:rsidR="00CD7D2D" w:rsidRPr="001D5799">
        <w:rPr>
          <w:b/>
        </w:rPr>
        <w:t>inheres_in</w:t>
      </w:r>
      <w:r w:rsidR="00C0143F" w:rsidRPr="001D5799">
        <w:rPr>
          <w:b/>
        </w:rPr>
        <w:t xml:space="preserve"> </w:t>
      </w:r>
      <w:r w:rsidR="00CD7D2D" w:rsidRPr="001D5799">
        <w:rPr>
          <w:i/>
        </w:rPr>
        <w:t xml:space="preserve">b </w:t>
      </w:r>
      <w:r w:rsidR="00CD7D2D" w:rsidRPr="001D5799">
        <w:rPr>
          <w:b/>
        </w:rPr>
        <w:t>at</w:t>
      </w:r>
      <w:r w:rsidR="00C0143F" w:rsidRPr="001D5799">
        <w:rPr>
          <w:b/>
        </w:rPr>
        <w:t xml:space="preserve"> </w:t>
      </w:r>
      <w:r w:rsidR="00CD7D2D" w:rsidRPr="001D5799">
        <w:rPr>
          <w:i/>
        </w:rPr>
        <w:t>t</w:t>
      </w:r>
    </w:p>
    <w:p w14:paraId="0F4F77F3" w14:textId="77777777" w:rsidR="001B0E9B" w:rsidRPr="001D5799" w:rsidRDefault="00492DAF" w:rsidP="00C70E0A">
      <w:pPr>
        <w:pStyle w:val="Specification"/>
        <w:rPr>
          <w:i/>
        </w:rPr>
      </w:pPr>
      <w:r w:rsidRPr="00C70E0A">
        <w:rPr>
          <w:rStyle w:val="SpecificationType"/>
        </w:rPr>
        <w:t>Definition</w:t>
      </w:r>
      <w:r w:rsidRPr="00492DAF">
        <w:rPr>
          <w:smallCaps/>
        </w:rPr>
        <w:t xml:space="preserve">: </w:t>
      </w:r>
      <w:r w:rsidR="00CD7D2D" w:rsidRPr="001D5799">
        <w:rPr>
          <w:i/>
        </w:rPr>
        <w:t>a</w:t>
      </w:r>
      <w:r w:rsidR="00C0143F" w:rsidRPr="001D5799">
        <w:rPr>
          <w:i/>
        </w:rPr>
        <w:t xml:space="preserve"> </w:t>
      </w:r>
      <w:r w:rsidR="00CD7D2D" w:rsidRPr="001D5799">
        <w:rPr>
          <w:b/>
        </w:rPr>
        <w:t>function_of</w:t>
      </w:r>
      <w:r w:rsidR="00C0143F" w:rsidRPr="001D5799">
        <w:rPr>
          <w:b/>
        </w:rPr>
        <w:t xml:space="preserve"> </w:t>
      </w:r>
      <w:r w:rsidR="00CD7D2D" w:rsidRPr="001D5799">
        <w:rPr>
          <w:i/>
        </w:rPr>
        <w:t xml:space="preserve">b </w:t>
      </w:r>
      <w:r w:rsidR="00CD7D2D" w:rsidRPr="001D5799">
        <w:rPr>
          <w:b/>
        </w:rPr>
        <w:t>at</w:t>
      </w:r>
      <w:r w:rsidR="00C0143F" w:rsidRPr="001D5799">
        <w:rPr>
          <w:b/>
        </w:rPr>
        <w:t xml:space="preserve"> </w:t>
      </w:r>
      <w:r w:rsidR="00CD7D2D" w:rsidRPr="001D5799">
        <w:rPr>
          <w:i/>
        </w:rPr>
        <w:t>t =</w:t>
      </w:r>
      <w:r w:rsidR="00541102" w:rsidRPr="001D5799">
        <w:t>Def.</w:t>
      </w:r>
      <w:r w:rsidR="00C0143F" w:rsidRPr="001D5799">
        <w:t xml:space="preserve"> </w:t>
      </w:r>
      <w:r w:rsidR="00CD7D2D" w:rsidRPr="001D5799">
        <w:rPr>
          <w:i/>
        </w:rPr>
        <w:t xml:space="preserve">a </w:t>
      </w:r>
      <w:r w:rsidR="00CD7D2D" w:rsidRPr="001D5799">
        <w:t xml:space="preserve">is a </w:t>
      </w:r>
      <w:r w:rsidR="00CD7D2D" w:rsidRPr="001D5799">
        <w:rPr>
          <w:i/>
        </w:rPr>
        <w:t>function</w:t>
      </w:r>
      <w:r w:rsidR="00CD7D2D" w:rsidRPr="001D5799">
        <w:t xml:space="preserve"> and </w:t>
      </w:r>
      <w:r w:rsidR="00CD7D2D" w:rsidRPr="001D5799">
        <w:rPr>
          <w:i/>
        </w:rPr>
        <w:t xml:space="preserve">a </w:t>
      </w:r>
      <w:r w:rsidR="00CD7D2D" w:rsidRPr="001D5799">
        <w:rPr>
          <w:b/>
        </w:rPr>
        <w:t>inheres_in</w:t>
      </w:r>
      <w:r w:rsidR="00C0143F" w:rsidRPr="001D5799">
        <w:rPr>
          <w:b/>
        </w:rPr>
        <w:t xml:space="preserve"> </w:t>
      </w:r>
      <w:r w:rsidR="00CD7D2D" w:rsidRPr="001D5799">
        <w:rPr>
          <w:i/>
        </w:rPr>
        <w:t xml:space="preserve">b </w:t>
      </w:r>
      <w:r w:rsidR="00CD7D2D" w:rsidRPr="001D5799">
        <w:rPr>
          <w:b/>
        </w:rPr>
        <w:t>at</w:t>
      </w:r>
      <w:r w:rsidR="00C0143F" w:rsidRPr="001D5799">
        <w:rPr>
          <w:b/>
        </w:rPr>
        <w:t xml:space="preserve"> </w:t>
      </w:r>
      <w:r w:rsidR="00CD7D2D" w:rsidRPr="001D5799">
        <w:rPr>
          <w:i/>
        </w:rPr>
        <w:t>t</w:t>
      </w:r>
    </w:p>
    <w:p w14:paraId="76B95FF1" w14:textId="77777777" w:rsidR="005E4226" w:rsidRPr="001D5799" w:rsidRDefault="005E4226" w:rsidP="00C70E0A">
      <w:pPr>
        <w:pStyle w:val="Specification"/>
        <w:rPr>
          <w:i/>
        </w:rPr>
      </w:pPr>
    </w:p>
    <w:p w14:paraId="40A2A95F" w14:textId="77777777" w:rsidR="005E4226" w:rsidRPr="001D5799" w:rsidRDefault="00492DAF" w:rsidP="00C70E0A">
      <w:pPr>
        <w:pStyle w:val="Specification"/>
        <w:rPr>
          <w:i/>
        </w:rPr>
      </w:pPr>
      <w:r w:rsidRPr="00C70E0A">
        <w:rPr>
          <w:rStyle w:val="SpecificationType"/>
        </w:rPr>
        <w:t>Definition</w:t>
      </w:r>
      <w:r w:rsidRPr="00492DAF">
        <w:rPr>
          <w:smallCaps/>
        </w:rPr>
        <w:t xml:space="preserve">: </w:t>
      </w:r>
      <w:r w:rsidR="005E4226" w:rsidRPr="001D5799">
        <w:rPr>
          <w:i/>
        </w:rPr>
        <w:t xml:space="preserve">a </w:t>
      </w:r>
      <w:r w:rsidR="005E4226" w:rsidRPr="001D5799">
        <w:rPr>
          <w:b/>
        </w:rPr>
        <w:t xml:space="preserve">has_role </w:t>
      </w:r>
      <w:r w:rsidR="005E4226" w:rsidRPr="001D5799">
        <w:rPr>
          <w:i/>
        </w:rPr>
        <w:t xml:space="preserve">b </w:t>
      </w:r>
      <w:r w:rsidR="005E4226" w:rsidRPr="001D5799">
        <w:rPr>
          <w:b/>
        </w:rPr>
        <w:t xml:space="preserve">at </w:t>
      </w:r>
      <w:r w:rsidR="005E4226" w:rsidRPr="001D5799">
        <w:rPr>
          <w:i/>
        </w:rPr>
        <w:t>t =</w:t>
      </w:r>
      <w:r w:rsidR="005E4226" w:rsidRPr="001D5799">
        <w:t xml:space="preserve">Def. </w:t>
      </w:r>
      <w:r w:rsidR="005E4226" w:rsidRPr="001D5799">
        <w:rPr>
          <w:i/>
        </w:rPr>
        <w:t xml:space="preserve">b </w:t>
      </w:r>
      <w:r w:rsidR="005E4226" w:rsidRPr="001D5799">
        <w:rPr>
          <w:b/>
        </w:rPr>
        <w:t xml:space="preserve">role_of </w:t>
      </w:r>
      <w:r w:rsidR="005E4226" w:rsidRPr="001D5799">
        <w:rPr>
          <w:i/>
        </w:rPr>
        <w:t xml:space="preserve">a </w:t>
      </w:r>
      <w:r w:rsidR="005E4226" w:rsidRPr="001D5799">
        <w:rPr>
          <w:b/>
        </w:rPr>
        <w:t xml:space="preserve">at </w:t>
      </w:r>
      <w:r w:rsidR="005E4226" w:rsidRPr="001D5799">
        <w:rPr>
          <w:i/>
        </w:rPr>
        <w:t>t</w:t>
      </w:r>
    </w:p>
    <w:p w14:paraId="3B486F10" w14:textId="77777777" w:rsidR="005E4226" w:rsidRPr="001D5799" w:rsidRDefault="00492DAF" w:rsidP="00C70E0A">
      <w:pPr>
        <w:pStyle w:val="Specification"/>
        <w:rPr>
          <w:i/>
        </w:rPr>
      </w:pPr>
      <w:r w:rsidRPr="00C70E0A">
        <w:rPr>
          <w:rStyle w:val="SpecificationType"/>
        </w:rPr>
        <w:t>Definition</w:t>
      </w:r>
      <w:r w:rsidRPr="00492DAF">
        <w:rPr>
          <w:smallCaps/>
        </w:rPr>
        <w:t xml:space="preserve">: </w:t>
      </w:r>
      <w:r w:rsidR="005E4226" w:rsidRPr="001D5799">
        <w:rPr>
          <w:i/>
        </w:rPr>
        <w:t xml:space="preserve">a </w:t>
      </w:r>
      <w:r w:rsidR="005E4226" w:rsidRPr="001D5799">
        <w:rPr>
          <w:b/>
        </w:rPr>
        <w:t xml:space="preserve">has_disposition </w:t>
      </w:r>
      <w:r w:rsidR="005E4226" w:rsidRPr="001D5799">
        <w:rPr>
          <w:i/>
        </w:rPr>
        <w:t xml:space="preserve">b </w:t>
      </w:r>
      <w:r w:rsidR="005E4226" w:rsidRPr="001D5799">
        <w:rPr>
          <w:b/>
        </w:rPr>
        <w:t xml:space="preserve">at </w:t>
      </w:r>
      <w:r w:rsidR="005E4226" w:rsidRPr="001D5799">
        <w:rPr>
          <w:i/>
        </w:rPr>
        <w:t>t =</w:t>
      </w:r>
      <w:r w:rsidR="005E4226" w:rsidRPr="001D5799">
        <w:t xml:space="preserve">Def. </w:t>
      </w:r>
      <w:r w:rsidR="005E4226" w:rsidRPr="001D5799">
        <w:rPr>
          <w:i/>
        </w:rPr>
        <w:t xml:space="preserve">b </w:t>
      </w:r>
      <w:r w:rsidR="005E4226" w:rsidRPr="001D5799">
        <w:rPr>
          <w:b/>
        </w:rPr>
        <w:t xml:space="preserve">disposition_of </w:t>
      </w:r>
      <w:r w:rsidR="005E4226" w:rsidRPr="001D5799">
        <w:rPr>
          <w:i/>
        </w:rPr>
        <w:t xml:space="preserve">a </w:t>
      </w:r>
      <w:r w:rsidR="005E4226" w:rsidRPr="001D5799">
        <w:rPr>
          <w:b/>
        </w:rPr>
        <w:t xml:space="preserve">at </w:t>
      </w:r>
      <w:r w:rsidR="005E4226" w:rsidRPr="001D5799">
        <w:rPr>
          <w:i/>
        </w:rPr>
        <w:t>t</w:t>
      </w:r>
    </w:p>
    <w:p w14:paraId="64D99293" w14:textId="77777777" w:rsidR="005E4226" w:rsidRPr="001D5799" w:rsidRDefault="00492DAF" w:rsidP="00C70E0A">
      <w:pPr>
        <w:pStyle w:val="Specification"/>
        <w:rPr>
          <w:i/>
        </w:rPr>
      </w:pPr>
      <w:r w:rsidRPr="00C70E0A">
        <w:rPr>
          <w:rStyle w:val="SpecificationType"/>
        </w:rPr>
        <w:t>Definition</w:t>
      </w:r>
      <w:r w:rsidRPr="00492DAF">
        <w:rPr>
          <w:smallCaps/>
        </w:rPr>
        <w:t xml:space="preserve">: </w:t>
      </w:r>
      <w:r w:rsidR="005E4226" w:rsidRPr="001D5799">
        <w:rPr>
          <w:i/>
        </w:rPr>
        <w:t xml:space="preserve">a </w:t>
      </w:r>
      <w:r w:rsidR="005E4226" w:rsidRPr="001D5799">
        <w:rPr>
          <w:b/>
        </w:rPr>
        <w:t xml:space="preserve">has_function </w:t>
      </w:r>
      <w:r w:rsidR="005E4226" w:rsidRPr="001D5799">
        <w:rPr>
          <w:i/>
        </w:rPr>
        <w:t xml:space="preserve">b </w:t>
      </w:r>
      <w:r w:rsidR="005E4226" w:rsidRPr="001D5799">
        <w:rPr>
          <w:b/>
        </w:rPr>
        <w:t xml:space="preserve">at </w:t>
      </w:r>
      <w:r w:rsidR="005E4226" w:rsidRPr="001D5799">
        <w:rPr>
          <w:i/>
        </w:rPr>
        <w:t>t =</w:t>
      </w:r>
      <w:r w:rsidR="005E4226" w:rsidRPr="001D5799">
        <w:t xml:space="preserve">Def. </w:t>
      </w:r>
      <w:r w:rsidR="005E4226" w:rsidRPr="001D5799">
        <w:rPr>
          <w:i/>
        </w:rPr>
        <w:t xml:space="preserve">b </w:t>
      </w:r>
      <w:r w:rsidR="005E4226" w:rsidRPr="001D5799">
        <w:rPr>
          <w:b/>
        </w:rPr>
        <w:t xml:space="preserve">function_of </w:t>
      </w:r>
      <w:r w:rsidR="005E4226" w:rsidRPr="001D5799">
        <w:rPr>
          <w:i/>
        </w:rPr>
        <w:t xml:space="preserve">a </w:t>
      </w:r>
      <w:r w:rsidR="005E4226" w:rsidRPr="001D5799">
        <w:rPr>
          <w:b/>
        </w:rPr>
        <w:t xml:space="preserve">at </w:t>
      </w:r>
      <w:r w:rsidR="005E4226" w:rsidRPr="001D5799">
        <w:rPr>
          <w:i/>
        </w:rPr>
        <w:t>t</w:t>
      </w:r>
    </w:p>
    <w:p w14:paraId="09D90279" w14:textId="77777777" w:rsidR="00ED073F" w:rsidRPr="001D5799" w:rsidRDefault="00ED073F" w:rsidP="009B5669">
      <w:pPr>
        <w:spacing w:beforeLines="1" w:before="2" w:afterLines="1" w:after="2" w:line="360" w:lineRule="auto"/>
        <w:rPr>
          <w:rFonts w:ascii="Times New Roman" w:hAnsi="Times New Roman"/>
          <w:sz w:val="24"/>
          <w:szCs w:val="23"/>
        </w:rPr>
      </w:pPr>
    </w:p>
    <w:p w14:paraId="6540931A" w14:textId="77777777" w:rsidR="00AE3745" w:rsidRPr="001D5799" w:rsidRDefault="00AE374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above are offered to the user for purposes of convenience only.</w:t>
      </w:r>
    </w:p>
    <w:p w14:paraId="795840A8" w14:textId="77777777" w:rsidR="00AE3745" w:rsidRPr="001D5799" w:rsidRDefault="00AE3745" w:rsidP="009B5669">
      <w:pPr>
        <w:spacing w:beforeLines="1" w:before="2" w:afterLines="1" w:after="2" w:line="360" w:lineRule="auto"/>
        <w:rPr>
          <w:rFonts w:ascii="Times New Roman" w:hAnsi="Times New Roman"/>
          <w:sz w:val="24"/>
          <w:szCs w:val="23"/>
        </w:rPr>
      </w:pPr>
    </w:p>
    <w:p w14:paraId="49B562AB" w14:textId="77777777"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Material basis</w:t>
      </w:r>
    </w:p>
    <w:p w14:paraId="4E971ADA" w14:textId="77777777" w:rsidR="003068B6" w:rsidRPr="001D5799" w:rsidRDefault="003068B6" w:rsidP="003068B6">
      <w:pPr>
        <w:spacing w:beforeLines="1" w:before="2" w:afterLines="1" w:after="2" w:line="360" w:lineRule="auto"/>
        <w:rPr>
          <w:rFonts w:ascii="Times New Roman" w:hAnsi="Times New Roman"/>
          <w:sz w:val="24"/>
          <w:szCs w:val="23"/>
        </w:rPr>
      </w:pPr>
    </w:p>
    <w:p w14:paraId="15EE0A25" w14:textId="77777777"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Dispositions (and thus also functions) are </w:t>
      </w:r>
      <w:r w:rsidR="00551C5E" w:rsidRPr="001D5799">
        <w:rPr>
          <w:rFonts w:ascii="Times New Roman" w:hAnsi="Times New Roman"/>
          <w:sz w:val="24"/>
          <w:szCs w:val="23"/>
        </w:rPr>
        <w:t xml:space="preserve">introduced </w:t>
      </w:r>
      <w:r w:rsidRPr="001D5799">
        <w:rPr>
          <w:rFonts w:ascii="Times New Roman" w:hAnsi="Times New Roman"/>
          <w:sz w:val="24"/>
          <w:szCs w:val="23"/>
        </w:rPr>
        <w:t xml:space="preserve">into BFO in order to </w:t>
      </w:r>
      <w:r w:rsidR="00551C5E" w:rsidRPr="001D5799">
        <w:rPr>
          <w:rFonts w:ascii="Times New Roman" w:hAnsi="Times New Roman"/>
          <w:sz w:val="24"/>
          <w:szCs w:val="23"/>
        </w:rPr>
        <w:t xml:space="preserve">provide a means for referring what we can think of as the potentials or powers of things in the world without the need to quantify over putative ‘possible worlds’ or ‘possible objects’. Whenever a disposition exists, then it is a disposition of some thing, namely its bearer. Dispositions exist, however, in every case because there is some </w:t>
      </w:r>
      <w:r w:rsidR="00F12306" w:rsidRPr="001D5799">
        <w:rPr>
          <w:rFonts w:ascii="Times New Roman" w:hAnsi="Times New Roman"/>
          <w:sz w:val="24"/>
          <w:szCs w:val="23"/>
        </w:rPr>
        <w:t xml:space="preserve">corresponding </w:t>
      </w:r>
      <w:r w:rsidR="00551C5E" w:rsidRPr="001D5799">
        <w:rPr>
          <w:rFonts w:ascii="Times New Roman" w:hAnsi="Times New Roman"/>
          <w:sz w:val="24"/>
          <w:szCs w:val="23"/>
        </w:rPr>
        <w:t xml:space="preserve">portion of reality </w:t>
      </w:r>
      <w:r w:rsidR="00F12306" w:rsidRPr="001D5799">
        <w:rPr>
          <w:rFonts w:ascii="Times New Roman" w:hAnsi="Times New Roman"/>
          <w:sz w:val="24"/>
          <w:szCs w:val="23"/>
        </w:rPr>
        <w:t xml:space="preserve">that is non-dispositional in nature, which we call the material basis of the disposition. This portion of reality is not in every case identical with the bearer of the disposition. The relevant relation can be </w:t>
      </w:r>
      <w:r w:rsidR="005E4226" w:rsidRPr="001D5799">
        <w:rPr>
          <w:rFonts w:ascii="Times New Roman" w:hAnsi="Times New Roman"/>
          <w:sz w:val="24"/>
          <w:szCs w:val="23"/>
        </w:rPr>
        <w:t xml:space="preserve">elucidated </w:t>
      </w:r>
      <w:r w:rsidR="00F12306" w:rsidRPr="001D5799">
        <w:rPr>
          <w:rFonts w:ascii="Times New Roman" w:hAnsi="Times New Roman"/>
          <w:sz w:val="24"/>
          <w:szCs w:val="23"/>
        </w:rPr>
        <w:t xml:space="preserve">as follows: </w:t>
      </w:r>
    </w:p>
    <w:p w14:paraId="6807E4F6" w14:textId="77777777" w:rsidR="00F12306" w:rsidRPr="001D5799" w:rsidRDefault="00F12306" w:rsidP="003068B6">
      <w:pPr>
        <w:spacing w:beforeLines="1" w:before="2" w:afterLines="1" w:after="2" w:line="360" w:lineRule="auto"/>
        <w:rPr>
          <w:rFonts w:ascii="Times New Roman" w:hAnsi="Times New Roman"/>
          <w:sz w:val="24"/>
          <w:szCs w:val="23"/>
        </w:rPr>
      </w:pPr>
    </w:p>
    <w:p w14:paraId="11E7A210" w14:textId="62BF4BCB" w:rsidR="00F12306" w:rsidRPr="001D5799" w:rsidRDefault="0054207A" w:rsidP="00C70E0A">
      <w:pPr>
        <w:pStyle w:val="Specification"/>
      </w:pPr>
      <w:r w:rsidRPr="00C70E0A">
        <w:rPr>
          <w:rStyle w:val="SpecificationType"/>
        </w:rPr>
        <w:t>Elucidation</w:t>
      </w:r>
      <w:r>
        <w:t xml:space="preserve">: </w:t>
      </w:r>
      <w:r w:rsidR="00F12306" w:rsidRPr="001D5799">
        <w:rPr>
          <w:i/>
        </w:rPr>
        <w:t>a</w:t>
      </w:r>
      <w:r w:rsidR="00F12306" w:rsidRPr="001D5799">
        <w:t xml:space="preserve"> </w:t>
      </w:r>
      <w:r w:rsidR="00551C5E" w:rsidRPr="001D5799">
        <w:rPr>
          <w:b/>
        </w:rPr>
        <w:t>has_material_basis</w:t>
      </w:r>
      <w:r w:rsidR="00F12306" w:rsidRPr="001D5799">
        <w:t xml:space="preserve"> </w:t>
      </w:r>
      <w:r w:rsidR="00F12306" w:rsidRPr="001D5799">
        <w:rPr>
          <w:i/>
        </w:rPr>
        <w:t>b</w:t>
      </w:r>
      <w:r w:rsidR="00F12306" w:rsidRPr="001D5799">
        <w:t xml:space="preserve"> </w:t>
      </w:r>
      <w:r w:rsidR="00F12306" w:rsidRPr="001D5799">
        <w:rPr>
          <w:b/>
        </w:rPr>
        <w:t>at</w:t>
      </w:r>
      <w:r w:rsidR="00F12306" w:rsidRPr="001D5799">
        <w:t xml:space="preserve"> </w:t>
      </w:r>
      <w:r w:rsidR="005E4226" w:rsidRPr="001D5799">
        <w:t xml:space="preserve">temporal interval </w:t>
      </w:r>
      <w:r w:rsidR="00F12306" w:rsidRPr="001D5799">
        <w:rPr>
          <w:i/>
        </w:rPr>
        <w:t>t</w:t>
      </w:r>
      <w:r w:rsidR="00F12306" w:rsidRPr="001D5799">
        <w:t xml:space="preserve"> </w:t>
      </w:r>
      <w:r w:rsidR="005E4226" w:rsidRPr="001D5799">
        <w:t>means:</w:t>
      </w:r>
      <w:r w:rsidR="00F12306" w:rsidRPr="001D5799">
        <w:t xml:space="preserve"> </w:t>
      </w:r>
    </w:p>
    <w:p w14:paraId="7E40FA7A" w14:textId="77777777" w:rsidR="00F12306" w:rsidRPr="001D5799" w:rsidRDefault="00F12306" w:rsidP="00C70E0A">
      <w:pPr>
        <w:pStyle w:val="Specification"/>
        <w:ind w:left="1440"/>
      </w:pPr>
      <w:r w:rsidRPr="001D5799">
        <w:rPr>
          <w:i/>
        </w:rPr>
        <w:t xml:space="preserve">a </w:t>
      </w:r>
      <w:r w:rsidRPr="001D5799">
        <w:t xml:space="preserve">is a disposition </w:t>
      </w:r>
    </w:p>
    <w:p w14:paraId="1DD62324" w14:textId="77777777" w:rsidR="005E4226" w:rsidRPr="001D5799" w:rsidRDefault="00F12306" w:rsidP="00C70E0A">
      <w:pPr>
        <w:pStyle w:val="Specification"/>
        <w:ind w:left="1440"/>
      </w:pPr>
      <w:r w:rsidRPr="001D5799">
        <w:t xml:space="preserve">&amp; </w:t>
      </w:r>
      <w:r w:rsidRPr="001D5799">
        <w:rPr>
          <w:i/>
        </w:rPr>
        <w:t xml:space="preserve">b </w:t>
      </w:r>
      <w:r w:rsidRPr="001D5799">
        <w:t xml:space="preserve">is a </w:t>
      </w:r>
      <w:r w:rsidR="00551C5E" w:rsidRPr="001D5799">
        <w:rPr>
          <w:i/>
        </w:rPr>
        <w:t>material entity</w:t>
      </w:r>
      <w:r w:rsidR="00551C5E" w:rsidRPr="001D5799">
        <w:t> </w:t>
      </w:r>
    </w:p>
    <w:p w14:paraId="3B0EE9A1" w14:textId="77777777" w:rsidR="005E4226" w:rsidRPr="001D5799" w:rsidRDefault="005E4226" w:rsidP="00C70E0A">
      <w:pPr>
        <w:pStyle w:val="Specification"/>
        <w:ind w:left="1440"/>
        <w:rPr>
          <w:i/>
        </w:rPr>
      </w:pPr>
      <w:r w:rsidRPr="001D5799">
        <w:t xml:space="preserve">&amp; there is some </w:t>
      </w:r>
      <w:r w:rsidRPr="001D5799">
        <w:rPr>
          <w:i/>
        </w:rPr>
        <w:t xml:space="preserve">c </w:t>
      </w:r>
      <w:r w:rsidRPr="001D5799">
        <w:rPr>
          <w:b/>
        </w:rPr>
        <w:t>bearer_of</w:t>
      </w:r>
      <w:r w:rsidRPr="001D5799">
        <w:t xml:space="preserve"> </w:t>
      </w:r>
      <w:r w:rsidRPr="001D5799">
        <w:rPr>
          <w:i/>
        </w:rPr>
        <w:t xml:space="preserve">a </w:t>
      </w:r>
      <w:r w:rsidRPr="001D5799">
        <w:rPr>
          <w:b/>
        </w:rPr>
        <w:t xml:space="preserve">at </w:t>
      </w:r>
      <w:r w:rsidRPr="001D5799">
        <w:rPr>
          <w:i/>
        </w:rPr>
        <w:t>t</w:t>
      </w:r>
    </w:p>
    <w:p w14:paraId="46259F41" w14:textId="77777777" w:rsidR="005E4226" w:rsidRPr="001D5799" w:rsidRDefault="005E4226" w:rsidP="00C70E0A">
      <w:pPr>
        <w:pStyle w:val="Specification"/>
        <w:ind w:left="1440"/>
        <w:rPr>
          <w:i/>
        </w:rPr>
      </w:pPr>
      <w:r w:rsidRPr="001D5799">
        <w:t xml:space="preserve">&amp; </w:t>
      </w:r>
      <w:r w:rsidRPr="001D5799">
        <w:rPr>
          <w:i/>
        </w:rPr>
        <w:t xml:space="preserve">b </w:t>
      </w:r>
      <w:r w:rsidRPr="001D5799">
        <w:rPr>
          <w:b/>
        </w:rPr>
        <w:t xml:space="preserve">part_of </w:t>
      </w:r>
      <w:r w:rsidRPr="001D5799">
        <w:rPr>
          <w:i/>
        </w:rPr>
        <w:t xml:space="preserve">c </w:t>
      </w:r>
      <w:r w:rsidRPr="001D5799">
        <w:rPr>
          <w:b/>
        </w:rPr>
        <w:t xml:space="preserve">at </w:t>
      </w:r>
      <w:r w:rsidRPr="001D5799">
        <w:rPr>
          <w:i/>
        </w:rPr>
        <w:t>t</w:t>
      </w:r>
    </w:p>
    <w:p w14:paraId="2C5B4B51" w14:textId="12A527A1" w:rsidR="000C52A3" w:rsidRPr="001D5799" w:rsidRDefault="005E4226" w:rsidP="00C70E0A">
      <w:pPr>
        <w:pStyle w:val="Specification"/>
        <w:ind w:left="1440"/>
      </w:pPr>
      <w:r w:rsidRPr="001D5799">
        <w:t xml:space="preserve">&amp; </w:t>
      </w:r>
      <w:r w:rsidRPr="001D5799">
        <w:rPr>
          <w:i/>
        </w:rPr>
        <w:t xml:space="preserve">c </w:t>
      </w:r>
      <w:r w:rsidRPr="001D5799">
        <w:rPr>
          <w:b/>
        </w:rPr>
        <w:t xml:space="preserve">has_disposition </w:t>
      </w:r>
      <w:r w:rsidRPr="001D5799">
        <w:rPr>
          <w:i/>
        </w:rPr>
        <w:t>d</w:t>
      </w:r>
      <w:r w:rsidRPr="001D5799">
        <w:rPr>
          <w:b/>
          <w:i/>
        </w:rPr>
        <w:t xml:space="preserve"> </w:t>
      </w:r>
      <w:r w:rsidRPr="001D5799">
        <w:rPr>
          <w:b/>
        </w:rPr>
        <w:t xml:space="preserve">at </w:t>
      </w:r>
      <w:r w:rsidRPr="001D5799">
        <w:rPr>
          <w:i/>
        </w:rPr>
        <w:t>t</w:t>
      </w:r>
      <w:r w:rsidRPr="001D5799">
        <w:t xml:space="preserve"> because </w:t>
      </w:r>
      <w:r w:rsidRPr="001D5799">
        <w:rPr>
          <w:i/>
        </w:rPr>
        <w:t xml:space="preserve">b </w:t>
      </w:r>
      <w:r w:rsidRPr="001D5799">
        <w:rPr>
          <w:b/>
        </w:rPr>
        <w:t>part_of</w:t>
      </w:r>
      <w:r w:rsidRPr="001D5799">
        <w:t xml:space="preserve"> </w:t>
      </w:r>
      <w:r w:rsidRPr="001D5799">
        <w:rPr>
          <w:i/>
        </w:rPr>
        <w:t xml:space="preserve">c </w:t>
      </w:r>
      <w:r w:rsidRPr="001D5799">
        <w:rPr>
          <w:b/>
        </w:rPr>
        <w:t xml:space="preserve">at </w:t>
      </w:r>
      <w:r w:rsidRPr="001D5799">
        <w:rPr>
          <w:i/>
        </w:rPr>
        <w:t>t</w:t>
      </w:r>
    </w:p>
    <w:p w14:paraId="45653FF0" w14:textId="77777777" w:rsidR="005E4226" w:rsidRPr="001D5799" w:rsidRDefault="005E4226" w:rsidP="00C70E0A">
      <w:pPr>
        <w:pStyle w:val="Specification"/>
      </w:pPr>
      <w:r w:rsidRPr="00C70E0A">
        <w:rPr>
          <w:rStyle w:val="SpecificationType"/>
        </w:rPr>
        <w:t>Examples</w:t>
      </w:r>
      <w:r w:rsidRPr="001D5799">
        <w:t xml:space="preserve">: the material basis of John’s disposition to cough is the viral infection in John’s upper respiratory tract; the material basis of the disposition to wear unevenly of John’s </w:t>
      </w:r>
      <w:r w:rsidR="00D17B61" w:rsidRPr="001D5799">
        <w:t>tires</w:t>
      </w:r>
      <w:r w:rsidRPr="001D5799">
        <w:t xml:space="preserve"> is the worn suspension of his car.</w:t>
      </w:r>
    </w:p>
    <w:p w14:paraId="5852A809" w14:textId="77777777" w:rsidR="0079125C" w:rsidRPr="00480161" w:rsidRDefault="00480161" w:rsidP="006C241A">
      <w:pPr>
        <w:pStyle w:val="Heading3"/>
        <w:spacing w:line="360" w:lineRule="auto"/>
        <w:rPr>
          <w:sz w:val="26"/>
          <w:szCs w:val="26"/>
        </w:rPr>
      </w:pPr>
      <w:bookmarkStart w:id="230" w:name="_Ref309403428"/>
      <w:bookmarkStart w:id="231" w:name="_Toc313270721"/>
      <w:bookmarkStart w:id="232" w:name="_Toc313472856"/>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230"/>
      <w:bookmarkEnd w:id="231"/>
      <w:bookmarkEnd w:id="232"/>
    </w:p>
    <w:p w14:paraId="760556E7" w14:textId="77777777" w:rsidR="0020142B" w:rsidRPr="001D5799" w:rsidRDefault="0020142B" w:rsidP="009B5669">
      <w:pPr>
        <w:spacing w:beforeLines="1" w:before="2" w:afterLines="1" w:after="2" w:line="360" w:lineRule="auto"/>
        <w:rPr>
          <w:rFonts w:ascii="Times New Roman" w:hAnsi="Times New Roman"/>
          <w:sz w:val="24"/>
          <w:szCs w:val="23"/>
        </w:rPr>
      </w:pPr>
    </w:p>
    <w:p w14:paraId="45E3E2DD" w14:textId="77777777" w:rsidR="008E7991" w:rsidRPr="001D5799" w:rsidRDefault="00492DAF" w:rsidP="00C70E0A">
      <w:pPr>
        <w:pStyle w:val="Specification"/>
      </w:pPr>
      <w:r w:rsidRPr="00C70E0A">
        <w:rPr>
          <w:rStyle w:val="SpecificationType"/>
        </w:rPr>
        <w:t>Definition</w:t>
      </w:r>
      <w:r w:rsidRPr="00492DAF">
        <w:rPr>
          <w:smallCaps/>
        </w:rPr>
        <w:t xml:space="preserve">: </w:t>
      </w:r>
      <w:r w:rsidR="003E0C5C" w:rsidRPr="001D5799">
        <w:rPr>
          <w:i/>
        </w:rPr>
        <w:t>a</w:t>
      </w:r>
      <w:r w:rsidR="00C0143F" w:rsidRPr="001D5799">
        <w:rPr>
          <w:i/>
        </w:rPr>
        <w:t xml:space="preserve"> </w:t>
      </w:r>
      <w:r w:rsidR="003E0C5C" w:rsidRPr="001D5799">
        <w:rPr>
          <w:b/>
        </w:rPr>
        <w:t>g-depends on</w:t>
      </w:r>
      <w:r w:rsidR="00C0143F" w:rsidRPr="001D5799">
        <w:rPr>
          <w:b/>
        </w:rPr>
        <w:t xml:space="preserve"> </w:t>
      </w:r>
      <w:r w:rsidR="003E0C5C" w:rsidRPr="001D5799">
        <w:rPr>
          <w:i/>
        </w:rPr>
        <w:t xml:space="preserve">b </w:t>
      </w:r>
      <w:r w:rsidR="003E0C5C" w:rsidRPr="001D5799">
        <w:rPr>
          <w:b/>
        </w:rPr>
        <w:t xml:space="preserve">at </w:t>
      </w:r>
      <w:r w:rsidR="003E0C5C" w:rsidRPr="001D5799">
        <w:rPr>
          <w:i/>
        </w:rPr>
        <w:t>t</w:t>
      </w:r>
      <w:r w:rsidR="003E0C5C" w:rsidRPr="001D5799">
        <w:rPr>
          <w:vertAlign w:val="subscript"/>
        </w:rPr>
        <w:t>1</w:t>
      </w:r>
      <w:r w:rsidR="003E0C5C" w:rsidRPr="001D5799">
        <w:t>=Def.</w:t>
      </w:r>
      <w:r w:rsidR="00151755" w:rsidRPr="001D5799">
        <w:t xml:space="preserve"> </w:t>
      </w:r>
      <w:r w:rsidR="003E0C5C" w:rsidRPr="001D5799">
        <w:rPr>
          <w:i/>
        </w:rPr>
        <w:t>a</w:t>
      </w:r>
      <w:r w:rsidR="00151755" w:rsidRPr="001D5799">
        <w:rPr>
          <w:i/>
        </w:rPr>
        <w:t xml:space="preserve"> </w:t>
      </w:r>
      <w:r w:rsidR="003E0C5C" w:rsidRPr="001D5799">
        <w:t xml:space="preserve">exists </w:t>
      </w:r>
      <w:r w:rsidR="003E0C5C" w:rsidRPr="001D5799">
        <w:rPr>
          <w:b/>
        </w:rPr>
        <w:t xml:space="preserve">at </w:t>
      </w:r>
      <w:r w:rsidR="003E0C5C" w:rsidRPr="001D5799">
        <w:rPr>
          <w:i/>
        </w:rPr>
        <w:t>t</w:t>
      </w:r>
      <w:r w:rsidR="003E0C5C" w:rsidRPr="001D5799">
        <w:rPr>
          <w:vertAlign w:val="subscript"/>
        </w:rPr>
        <w:t>1</w:t>
      </w:r>
      <w:r w:rsidR="008E7991" w:rsidRPr="001D5799">
        <w:rPr>
          <w:vertAlign w:val="subscript"/>
        </w:rPr>
        <w:t xml:space="preserve"> </w:t>
      </w:r>
      <w:r w:rsidR="003E0C5C" w:rsidRPr="001D5799">
        <w:t xml:space="preserve">and </w:t>
      </w:r>
      <w:r w:rsidR="003E0C5C" w:rsidRPr="001D5799">
        <w:rPr>
          <w:i/>
        </w:rPr>
        <w:t xml:space="preserve">b </w:t>
      </w:r>
      <w:r w:rsidR="003E0C5C" w:rsidRPr="001D5799">
        <w:t xml:space="preserve">exists </w:t>
      </w:r>
      <w:r w:rsidR="003E0C5C" w:rsidRPr="001D5799">
        <w:rPr>
          <w:b/>
        </w:rPr>
        <w:t xml:space="preserve">at </w:t>
      </w:r>
      <w:r w:rsidR="003E0C5C" w:rsidRPr="001D5799">
        <w:rPr>
          <w:i/>
        </w:rPr>
        <w:t>t</w:t>
      </w:r>
      <w:r w:rsidR="003E0C5C" w:rsidRPr="001D5799">
        <w:rPr>
          <w:vertAlign w:val="subscript"/>
        </w:rPr>
        <w:t>1</w:t>
      </w:r>
      <w:r w:rsidR="00C0143F" w:rsidRPr="001D5799">
        <w:rPr>
          <w:vertAlign w:val="subscript"/>
        </w:rPr>
        <w:t xml:space="preserve"> </w:t>
      </w:r>
    </w:p>
    <w:p w14:paraId="5283175E" w14:textId="77777777" w:rsidR="008E7991" w:rsidRPr="001D5799" w:rsidRDefault="008E7991" w:rsidP="00C70E0A">
      <w:pPr>
        <w:pStyle w:val="Specification"/>
        <w:ind w:left="1440"/>
      </w:pPr>
      <w:r w:rsidRPr="001D5799">
        <w:t xml:space="preserve">&amp; </w:t>
      </w:r>
      <w:r w:rsidR="003E0C5C" w:rsidRPr="001D5799">
        <w:t xml:space="preserve">for some </w:t>
      </w:r>
      <w:r w:rsidR="00861F97" w:rsidRPr="001D5799">
        <w:t xml:space="preserve">type </w:t>
      </w:r>
      <w:r w:rsidR="003E0C5C" w:rsidRPr="001D5799">
        <w:rPr>
          <w:i/>
        </w:rPr>
        <w:t>B</w:t>
      </w:r>
      <w:r w:rsidR="003E0C5C" w:rsidRPr="001D5799">
        <w:t xml:space="preserve"> it holds that </w:t>
      </w:r>
    </w:p>
    <w:p w14:paraId="0A245E3F" w14:textId="77777777" w:rsidR="008E7991" w:rsidRPr="001D5799" w:rsidRDefault="003E0C5C" w:rsidP="00C70E0A">
      <w:pPr>
        <w:pStyle w:val="Specification"/>
        <w:ind w:left="1440"/>
      </w:pPr>
      <w:r w:rsidRPr="001D5799">
        <w:t>(</w:t>
      </w:r>
      <w:r w:rsidRPr="001D5799">
        <w:rPr>
          <w:i/>
        </w:rPr>
        <w:t>b</w:t>
      </w:r>
      <w:r w:rsidR="00C0143F" w:rsidRPr="001D5799">
        <w:rPr>
          <w:i/>
        </w:rPr>
        <w:t xml:space="preserve"> </w:t>
      </w:r>
      <w:r w:rsidR="00F93648" w:rsidRPr="001D5799">
        <w:rPr>
          <w:b/>
        </w:rPr>
        <w:t xml:space="preserve">instantiates </w:t>
      </w:r>
      <w:r w:rsidR="00F93648" w:rsidRPr="001D5799">
        <w:rPr>
          <w:i/>
        </w:rPr>
        <w:t xml:space="preserve">B </w:t>
      </w:r>
      <w:r w:rsidRPr="001D5799">
        <w:rPr>
          <w:b/>
        </w:rPr>
        <w:t xml:space="preserve">at </w:t>
      </w:r>
      <w:r w:rsidRPr="001D5799">
        <w:rPr>
          <w:i/>
        </w:rPr>
        <w:t>t</w:t>
      </w:r>
      <w:r w:rsidRPr="001D5799">
        <w:rPr>
          <w:vertAlign w:val="subscript"/>
        </w:rPr>
        <w:t>1</w:t>
      </w:r>
      <w:r w:rsidRPr="001D5799">
        <w:t>)</w:t>
      </w:r>
      <w:r w:rsidR="00C0143F" w:rsidRPr="001D5799">
        <w:t xml:space="preserve"> </w:t>
      </w:r>
    </w:p>
    <w:p w14:paraId="30405C59" w14:textId="77777777" w:rsidR="003E0C5C" w:rsidRPr="001D5799" w:rsidRDefault="008E7991" w:rsidP="00C70E0A">
      <w:pPr>
        <w:pStyle w:val="Specification"/>
        <w:ind w:left="1440"/>
      </w:pPr>
      <w:r w:rsidRPr="001D5799">
        <w:t xml:space="preserve">&amp; </w:t>
      </w:r>
      <w:r w:rsidR="003E0C5C" w:rsidRPr="001D5799">
        <w:t xml:space="preserve">necessarily, for all </w:t>
      </w:r>
      <w:r w:rsidR="003E0C5C" w:rsidRPr="001D5799">
        <w:rPr>
          <w:i/>
        </w:rPr>
        <w:t xml:space="preserve">t </w:t>
      </w:r>
      <w:r w:rsidR="003E0C5C" w:rsidRPr="001D5799">
        <w:t xml:space="preserve">(if </w:t>
      </w:r>
      <w:r w:rsidR="003E0C5C" w:rsidRPr="001D5799">
        <w:rPr>
          <w:i/>
        </w:rPr>
        <w:t xml:space="preserve">a </w:t>
      </w:r>
      <w:r w:rsidR="003E0C5C" w:rsidRPr="001D5799">
        <w:t xml:space="preserve">exists </w:t>
      </w:r>
      <w:r w:rsidR="003E0C5C" w:rsidRPr="001D5799">
        <w:rPr>
          <w:b/>
        </w:rPr>
        <w:t xml:space="preserve">at </w:t>
      </w:r>
      <w:r w:rsidR="003E0C5C" w:rsidRPr="001D5799">
        <w:rPr>
          <w:b/>
          <w:i/>
        </w:rPr>
        <w:t>t</w:t>
      </w:r>
      <w:r w:rsidR="003E0C5C" w:rsidRPr="001D5799">
        <w:t xml:space="preserve"> then some </w:t>
      </w:r>
      <w:r w:rsidR="00861F97" w:rsidRPr="001D5799">
        <w:rPr>
          <w:b/>
        </w:rPr>
        <w:t>instance_</w:t>
      </w:r>
      <w:r w:rsidR="00F93648" w:rsidRPr="001D5799">
        <w:rPr>
          <w:b/>
        </w:rPr>
        <w:t>of</w:t>
      </w:r>
      <w:r w:rsidR="00C0143F" w:rsidRPr="001D5799">
        <w:rPr>
          <w:b/>
        </w:rPr>
        <w:t xml:space="preserve"> </w:t>
      </w:r>
      <w:r w:rsidR="003E0C5C" w:rsidRPr="001D5799">
        <w:rPr>
          <w:i/>
        </w:rPr>
        <w:t xml:space="preserve">B </w:t>
      </w:r>
      <w:r w:rsidR="003E0C5C" w:rsidRPr="001D5799">
        <w:t>exists</w:t>
      </w:r>
      <w:r w:rsidR="003E0C5C" w:rsidRPr="001D5799">
        <w:rPr>
          <w:b/>
        </w:rPr>
        <w:t xml:space="preserve"> at </w:t>
      </w:r>
      <w:r w:rsidR="003E0C5C" w:rsidRPr="001D5799">
        <w:rPr>
          <w:i/>
        </w:rPr>
        <w:t>t</w:t>
      </w:r>
      <w:r w:rsidR="003E0C5C" w:rsidRPr="001D5799">
        <w:t>)</w:t>
      </w:r>
      <w:r w:rsidRPr="001D5799">
        <w:t xml:space="preserve"> </w:t>
      </w:r>
    </w:p>
    <w:p w14:paraId="3023846C" w14:textId="64EDF9DE" w:rsidR="003E0C5C" w:rsidRPr="001D5799" w:rsidRDefault="008E7991" w:rsidP="00C70E0A">
      <w:pPr>
        <w:pStyle w:val="Specification"/>
        <w:ind w:left="1440"/>
      </w:pPr>
      <w:r w:rsidRPr="001D5799">
        <w:t>&amp; not (</w:t>
      </w:r>
      <w:r w:rsidRPr="001D5799">
        <w:rPr>
          <w:i/>
        </w:rPr>
        <w:t xml:space="preserve">a </w:t>
      </w:r>
      <w:r w:rsidRPr="001D5799">
        <w:rPr>
          <w:b/>
        </w:rPr>
        <w:t>s-depends_on</w:t>
      </w:r>
      <w:r w:rsidRPr="001D5799">
        <w:t xml:space="preserve"> </w:t>
      </w:r>
      <w:r w:rsidRPr="001D5799">
        <w:rPr>
          <w:i/>
        </w:rPr>
        <w:t>b</w:t>
      </w:r>
      <w:r w:rsidRPr="001D5799">
        <w:t>)</w:t>
      </w:r>
    </w:p>
    <w:p w14:paraId="5D9BDEA7" w14:textId="77777777" w:rsidR="008E7991" w:rsidRDefault="00EA4C49" w:rsidP="00C70E0A">
      <w:pPr>
        <w:pStyle w:val="Specification"/>
        <w:rPr>
          <w:smallCaps/>
        </w:rPr>
      </w:pPr>
      <w:r w:rsidRPr="00C70E0A">
        <w:rPr>
          <w:rStyle w:val="SpecificationType"/>
        </w:rPr>
        <w:t>Domain</w:t>
      </w:r>
      <w:r>
        <w:rPr>
          <w:smallCaps/>
        </w:rPr>
        <w:t xml:space="preserve">: </w:t>
      </w:r>
      <w:r w:rsidRPr="00EA4C49">
        <w:t>generically dependent continuant</w:t>
      </w:r>
    </w:p>
    <w:p w14:paraId="3FB98815" w14:textId="77777777" w:rsidR="00EA4C49" w:rsidRDefault="00EA4C49" w:rsidP="00C70E0A">
      <w:pPr>
        <w:pStyle w:val="Specification"/>
      </w:pPr>
      <w:r w:rsidRPr="00C70E0A">
        <w:rPr>
          <w:rStyle w:val="SpecificationType"/>
        </w:rPr>
        <w:t>Range</w:t>
      </w:r>
      <w:r>
        <w:rPr>
          <w:smallCaps/>
        </w:rPr>
        <w:t xml:space="preserve">: </w:t>
      </w:r>
      <w:r>
        <w:t>independent continuant (generic dependence on dependent continuants to be documented in the future)</w:t>
      </w:r>
    </w:p>
    <w:p w14:paraId="00E6BDEC" w14:textId="77777777" w:rsidR="00CF68CB" w:rsidRPr="001D5799" w:rsidRDefault="00CF68CB" w:rsidP="00C70E0A">
      <w:pPr>
        <w:pStyle w:val="Specification"/>
      </w:pPr>
    </w:p>
    <w:p w14:paraId="4BA6582F" w14:textId="77777777" w:rsidR="00943EF8" w:rsidRPr="001D5799" w:rsidRDefault="00236D40" w:rsidP="00C70E0A">
      <w:pPr>
        <w:pStyle w:val="Specification"/>
      </w:pPr>
      <w:r w:rsidRPr="00C70E0A">
        <w:rPr>
          <w:rStyle w:val="SpecificationType"/>
        </w:rPr>
        <w:t>Axiom</w:t>
      </w:r>
      <w:r w:rsidRPr="001D5799">
        <w:rPr>
          <w:smallCaps/>
        </w:rPr>
        <w:t>:</w:t>
      </w:r>
      <w:r w:rsidR="00943EF8" w:rsidRPr="001D5799">
        <w:t xml:space="preserve"> if </w:t>
      </w:r>
      <w:r w:rsidR="00943EF8" w:rsidRPr="001D5799">
        <w:rPr>
          <w:i/>
        </w:rPr>
        <w:t xml:space="preserve">a </w:t>
      </w:r>
      <w:r w:rsidR="00943EF8" w:rsidRPr="001D5799">
        <w:rPr>
          <w:b/>
        </w:rPr>
        <w:t>g-depends on</w:t>
      </w:r>
      <w:r w:rsidR="00C0143F" w:rsidRPr="001D5799">
        <w:rPr>
          <w:b/>
        </w:rPr>
        <w:t xml:space="preserve"> </w:t>
      </w:r>
      <w:r w:rsidR="00943EF8" w:rsidRPr="001D5799">
        <w:rPr>
          <w:i/>
        </w:rPr>
        <w:t xml:space="preserve">b </w:t>
      </w:r>
      <w:r w:rsidR="00943EF8" w:rsidRPr="001D5799">
        <w:t>at some time</w:t>
      </w:r>
      <w:r w:rsidR="00C0143F" w:rsidRPr="001D5799">
        <w:t xml:space="preserve"> </w:t>
      </w:r>
      <w:r w:rsidR="00861F97" w:rsidRPr="001D5799">
        <w:rPr>
          <w:i/>
        </w:rPr>
        <w:t>t</w:t>
      </w:r>
      <w:r w:rsidR="00943EF8" w:rsidRPr="001D5799">
        <w:t xml:space="preserve">, then </w:t>
      </w:r>
      <w:r w:rsidR="00943EF8" w:rsidRPr="001D5799">
        <w:rPr>
          <w:i/>
        </w:rPr>
        <w:t xml:space="preserve">a </w:t>
      </w:r>
      <w:r w:rsidR="00943EF8" w:rsidRPr="001D5799">
        <w:rPr>
          <w:b/>
        </w:rPr>
        <w:t xml:space="preserve">g-depends </w:t>
      </w:r>
      <w:r w:rsidR="00943EF8" w:rsidRPr="001D5799">
        <w:t>on something at all times at which it exists.</w:t>
      </w:r>
    </w:p>
    <w:p w14:paraId="4791D2A6" w14:textId="77777777" w:rsidR="00943EF8" w:rsidRPr="001D5799" w:rsidRDefault="00943EF8" w:rsidP="00C70E0A">
      <w:pPr>
        <w:pStyle w:val="Specification"/>
        <w:rPr>
          <w:i/>
        </w:rPr>
      </w:pPr>
    </w:p>
    <w:p w14:paraId="185B1795" w14:textId="59CA5ED5" w:rsidR="00587B67" w:rsidRPr="001D5799" w:rsidRDefault="008520E4" w:rsidP="00C70E0A">
      <w:pPr>
        <w:pStyle w:val="Specification"/>
      </w:pPr>
      <w:r w:rsidRPr="00C70E0A">
        <w:rPr>
          <w:rStyle w:val="SpecificationType"/>
        </w:rPr>
        <w:t>Definition</w:t>
      </w:r>
      <w:r w:rsidRPr="00492DAF">
        <w:rPr>
          <w:smallCaps/>
        </w:rPr>
        <w:t xml:space="preserve">: </w:t>
      </w:r>
      <w:r w:rsidR="0020142B" w:rsidRPr="001D5799">
        <w:rPr>
          <w:i/>
        </w:rPr>
        <w:t>a</w:t>
      </w:r>
      <w:r w:rsidR="00B57B3C" w:rsidRPr="001D5799">
        <w:rPr>
          <w:i/>
        </w:rPr>
        <w:t xml:space="preserve"> i</w:t>
      </w:r>
      <w:r w:rsidR="0020142B" w:rsidRPr="001D5799">
        <w:t xml:space="preserve">s a </w:t>
      </w:r>
      <w:r w:rsidR="00DA4D68" w:rsidRPr="001D5799">
        <w:rPr>
          <w:i/>
        </w:rPr>
        <w:t>generically dependent</w:t>
      </w:r>
      <w:r w:rsidR="00921592" w:rsidRPr="001D5799">
        <w:rPr>
          <w:i/>
        </w:rPr>
        <w:t xml:space="preserve"> continuant</w:t>
      </w:r>
      <w:r w:rsidR="0020142B" w:rsidRPr="001D5799">
        <w:t xml:space="preserve"> =</w:t>
      </w:r>
      <w:r w:rsidR="00C0143F" w:rsidRPr="001D5799">
        <w:t xml:space="preserve"> </w:t>
      </w:r>
      <w:r w:rsidR="00DC022E" w:rsidRPr="001D5799">
        <w:t>Def.</w:t>
      </w:r>
      <w:r w:rsidR="00C0143F" w:rsidRPr="001D5799">
        <w:t xml:space="preserve"> </w:t>
      </w:r>
      <w:r w:rsidR="0020142B" w:rsidRPr="001D5799">
        <w:rPr>
          <w:i/>
        </w:rPr>
        <w:t xml:space="preserve">a </w:t>
      </w:r>
      <w:r w:rsidR="0020142B" w:rsidRPr="001D5799">
        <w:t xml:space="preserve">is </w:t>
      </w:r>
      <w:r w:rsidR="003E0C5C" w:rsidRPr="001D5799">
        <w:t xml:space="preserve">a </w:t>
      </w:r>
      <w:r w:rsidR="00FB129B" w:rsidRPr="001D5799">
        <w:rPr>
          <w:i/>
        </w:rPr>
        <w:t>continuant</w:t>
      </w:r>
      <w:r w:rsidR="0079125C" w:rsidRPr="001D5799">
        <w:t xml:space="preserve"> that </w:t>
      </w:r>
      <w:r w:rsidR="0059191A" w:rsidRPr="001D5799">
        <w:rPr>
          <w:b/>
        </w:rPr>
        <w:t>generically depends</w:t>
      </w:r>
      <w:r w:rsidR="00C0143F" w:rsidRPr="001D5799">
        <w:rPr>
          <w:b/>
        </w:rPr>
        <w:t xml:space="preserve"> </w:t>
      </w:r>
      <w:r w:rsidR="003E0C5C" w:rsidRPr="001D5799">
        <w:t>o</w:t>
      </w:r>
      <w:r w:rsidR="0079125C" w:rsidRPr="001D5799">
        <w:t xml:space="preserve">n one or more </w:t>
      </w:r>
      <w:r w:rsidR="00587B67" w:rsidRPr="001D5799">
        <w:t>other</w:t>
      </w:r>
      <w:r w:rsidR="00465C17" w:rsidRPr="001D5799">
        <w:rPr>
          <w:i/>
        </w:rPr>
        <w:t xml:space="preserve"> entities</w:t>
      </w:r>
      <w:r w:rsidR="0079125C" w:rsidRPr="001D5799">
        <w:t>.</w:t>
      </w:r>
    </w:p>
    <w:p w14:paraId="79A47063" w14:textId="77777777" w:rsidR="00587B67" w:rsidRPr="009331CA" w:rsidRDefault="00F93648" w:rsidP="00C70E0A">
      <w:pPr>
        <w:pStyle w:val="Specification"/>
        <w:rPr>
          <w:sz w:val="20"/>
          <w:szCs w:val="20"/>
        </w:rPr>
      </w:pPr>
      <w:r w:rsidRPr="00C70E0A">
        <w:rPr>
          <w:rStyle w:val="SpecificationType"/>
        </w:rPr>
        <w:t>E</w:t>
      </w:r>
      <w:r w:rsidR="00587B67" w:rsidRPr="00C70E0A">
        <w:rPr>
          <w:rStyle w:val="SpecificationType"/>
        </w:rPr>
        <w:t>xample</w:t>
      </w:r>
      <w:r w:rsidR="00587B67" w:rsidRPr="001D5799">
        <w:t xml:space="preserve">: </w:t>
      </w:r>
      <w:r w:rsidR="00C0143F" w:rsidRPr="001D5799">
        <w:t xml:space="preserve"> </w:t>
      </w:r>
      <w:r w:rsidR="00587B67" w:rsidRPr="001D5799">
        <w:t>the pdf file on your laptop, the p</w:t>
      </w:r>
      <w:r w:rsidR="00DA4D68" w:rsidRPr="001D5799">
        <w:t>df file that is a copy thereof o</w:t>
      </w:r>
      <w:r w:rsidR="00587B67" w:rsidRPr="001D5799">
        <w:t>n my laptop; the sequence of this protein molecule; the sequence that is a copy thereof in that protein molecule</w:t>
      </w:r>
      <w:r w:rsidR="00861F97" w:rsidRPr="001D5799">
        <w:t>.</w:t>
      </w:r>
    </w:p>
    <w:p w14:paraId="34788E2F" w14:textId="77777777" w:rsidR="00587B67" w:rsidRPr="001D5799" w:rsidRDefault="00587B67" w:rsidP="009B5669">
      <w:pPr>
        <w:spacing w:beforeLines="1" w:before="2" w:afterLines="1" w:after="2" w:line="360" w:lineRule="auto"/>
        <w:rPr>
          <w:rFonts w:ascii="Times New Roman" w:hAnsi="Times New Roman"/>
          <w:sz w:val="24"/>
          <w:szCs w:val="23"/>
        </w:rPr>
      </w:pPr>
    </w:p>
    <w:p w14:paraId="0FF3839C" w14:textId="77777777" w:rsidR="003E0C5C" w:rsidRPr="001D5799" w:rsidRDefault="003138D6" w:rsidP="00EA4C4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As we saw, </w:t>
      </w:r>
      <w:r w:rsidR="003E0C5C" w:rsidRPr="001D5799">
        <w:rPr>
          <w:rFonts w:ascii="Times New Roman" w:hAnsi="Times New Roman"/>
          <w:sz w:val="24"/>
          <w:szCs w:val="23"/>
        </w:rPr>
        <w:t xml:space="preserve">BFO’s </w:t>
      </w:r>
      <w:r w:rsidR="003E0C5C"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FB129B" w:rsidRPr="001D5799">
        <w:rPr>
          <w:rFonts w:ascii="Times New Roman" w:hAnsi="Times New Roman"/>
          <w:i/>
          <w:sz w:val="24"/>
          <w:szCs w:val="23"/>
        </w:rPr>
        <w:t>s</w:t>
      </w:r>
      <w:r w:rsidR="003E0C5C" w:rsidRPr="001D5799">
        <w:rPr>
          <w:rFonts w:ascii="Times New Roman" w:hAnsi="Times New Roman"/>
          <w:sz w:val="24"/>
          <w:szCs w:val="23"/>
        </w:rPr>
        <w:t xml:space="preserve"> are subject to what we might </w:t>
      </w:r>
      <w:r w:rsidR="00587B67" w:rsidRPr="001D5799">
        <w:rPr>
          <w:rFonts w:ascii="Times New Roman" w:hAnsi="Times New Roman"/>
          <w:sz w:val="24"/>
          <w:szCs w:val="23"/>
        </w:rPr>
        <w:t>call the axiom of non-migration –</w:t>
      </w:r>
      <w:r w:rsidR="003E0C5C" w:rsidRPr="001D5799">
        <w:rPr>
          <w:rFonts w:ascii="Times New Roman" w:hAnsi="Times New Roman"/>
          <w:sz w:val="24"/>
          <w:szCs w:val="23"/>
        </w:rPr>
        <w:t xml:space="preserve"> they cannot mig</w:t>
      </w:r>
      <w:r w:rsidR="00861F97" w:rsidRPr="001D5799">
        <w:rPr>
          <w:rFonts w:ascii="Times New Roman" w:hAnsi="Times New Roman"/>
          <w:sz w:val="24"/>
          <w:szCs w:val="23"/>
        </w:rPr>
        <w:t>rate from one bearer to another</w:t>
      </w:r>
      <w:r>
        <w:rPr>
          <w:rFonts w:ascii="Times New Roman" w:hAnsi="Times New Roman"/>
          <w:sz w:val="24"/>
          <w:szCs w:val="23"/>
        </w:rPr>
        <w:t>.</w:t>
      </w:r>
      <w:r w:rsidR="00861F97" w:rsidRPr="001D5799">
        <w:rPr>
          <w:rFonts w:ascii="Times New Roman" w:hAnsi="Times New Roman"/>
          <w:sz w:val="24"/>
          <w:szCs w:val="23"/>
        </w:rPr>
        <w:t xml:space="preserve"> </w:t>
      </w:r>
      <w:r w:rsidRPr="003138D6">
        <w:rPr>
          <w:rFonts w:ascii="Times New Roman" w:hAnsi="Times New Roman"/>
          <w:i/>
          <w:sz w:val="24"/>
          <w:szCs w:val="23"/>
        </w:rPr>
        <w:t>G</w:t>
      </w:r>
      <w:r w:rsidR="00DA4D68" w:rsidRPr="001D5799">
        <w:rPr>
          <w:rFonts w:ascii="Times New Roman" w:hAnsi="Times New Roman"/>
          <w:i/>
          <w:sz w:val="24"/>
          <w:szCs w:val="23"/>
        </w:rPr>
        <w:t>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Pr>
          <w:rFonts w:ascii="Times New Roman" w:hAnsi="Times New Roman"/>
          <w:sz w:val="24"/>
          <w:szCs w:val="23"/>
        </w:rPr>
        <w:t xml:space="preserve">, in contrast, can in a sense </w:t>
      </w:r>
      <w:r w:rsidR="00E13067" w:rsidRPr="001D5799">
        <w:rPr>
          <w:rFonts w:ascii="Times New Roman" w:hAnsi="Times New Roman"/>
          <w:sz w:val="24"/>
          <w:szCs w:val="23"/>
        </w:rPr>
        <w:t>migrate,</w:t>
      </w:r>
      <w:r w:rsidR="00587B67" w:rsidRPr="001D5799">
        <w:rPr>
          <w:rFonts w:ascii="Times New Roman" w:hAnsi="Times New Roman"/>
          <w:sz w:val="24"/>
          <w:szCs w:val="23"/>
        </w:rPr>
        <w:t xml:space="preserve"> </w:t>
      </w:r>
      <w:r>
        <w:rPr>
          <w:rFonts w:ascii="Times New Roman" w:hAnsi="Times New Roman"/>
          <w:sz w:val="24"/>
          <w:szCs w:val="23"/>
        </w:rPr>
        <w:t xml:space="preserve">namely </w:t>
      </w:r>
      <w:r w:rsidR="00587B67" w:rsidRPr="001D5799">
        <w:rPr>
          <w:rFonts w:ascii="Times New Roman" w:hAnsi="Times New Roman"/>
          <w:sz w:val="24"/>
          <w:szCs w:val="23"/>
        </w:rPr>
        <w:t xml:space="preserve">through a process of exact </w:t>
      </w:r>
      <w:r w:rsidR="003E0C5C" w:rsidRPr="001D5799">
        <w:rPr>
          <w:rFonts w:ascii="Times New Roman" w:hAnsi="Times New Roman"/>
          <w:sz w:val="24"/>
          <w:szCs w:val="23"/>
        </w:rPr>
        <w:t>copy</w:t>
      </w:r>
      <w:r>
        <w:rPr>
          <w:rFonts w:ascii="Times New Roman" w:hAnsi="Times New Roman"/>
          <w:sz w:val="24"/>
          <w:szCs w:val="23"/>
        </w:rPr>
        <w:t>ing which allows t</w:t>
      </w:r>
      <w:r w:rsidR="003E0C5C" w:rsidRPr="001D5799">
        <w:rPr>
          <w:rFonts w:ascii="Times New Roman" w:hAnsi="Times New Roman"/>
          <w:sz w:val="24"/>
          <w:szCs w:val="23"/>
        </w:rPr>
        <w:t xml:space="preserve">he </w:t>
      </w:r>
      <w:r w:rsidR="003E0C5C" w:rsidRPr="003138D6">
        <w:rPr>
          <w:rFonts w:ascii="Times New Roman" w:hAnsi="Times New Roman"/>
          <w:sz w:val="24"/>
          <w:szCs w:val="23"/>
        </w:rPr>
        <w:t xml:space="preserve">very same </w:t>
      </w:r>
      <w:r w:rsidR="0044734A" w:rsidRPr="003138D6">
        <w:rPr>
          <w:rFonts w:ascii="Times New Roman" w:hAnsi="Times New Roman"/>
          <w:sz w:val="24"/>
          <w:szCs w:val="23"/>
        </w:rPr>
        <w:t xml:space="preserve">pdf </w:t>
      </w:r>
      <w:r w:rsidR="003E0C5C" w:rsidRPr="003138D6">
        <w:rPr>
          <w:rFonts w:ascii="Times New Roman" w:hAnsi="Times New Roman"/>
          <w:sz w:val="24"/>
          <w:szCs w:val="23"/>
        </w:rPr>
        <w:t>file</w:t>
      </w:r>
      <w:r w:rsidR="003E0C5C" w:rsidRPr="001D5799">
        <w:rPr>
          <w:rFonts w:ascii="Times New Roman" w:hAnsi="Times New Roman"/>
          <w:sz w:val="24"/>
          <w:szCs w:val="23"/>
        </w:rPr>
        <w:t xml:space="preserve"> </w:t>
      </w:r>
      <w:r>
        <w:rPr>
          <w:rFonts w:ascii="Times New Roman" w:hAnsi="Times New Roman"/>
          <w:sz w:val="24"/>
          <w:szCs w:val="23"/>
        </w:rPr>
        <w:t xml:space="preserve">to be </w:t>
      </w:r>
      <w:r w:rsidR="003E0C5C" w:rsidRPr="001D5799">
        <w:rPr>
          <w:rFonts w:ascii="Times New Roman" w:hAnsi="Times New Roman"/>
          <w:sz w:val="24"/>
          <w:szCs w:val="23"/>
        </w:rPr>
        <w:t>saved to multiple storage devices.</w:t>
      </w:r>
      <w:r w:rsidR="0044734A" w:rsidRPr="001D5799">
        <w:rPr>
          <w:rFonts w:ascii="Times New Roman" w:hAnsi="Times New Roman"/>
          <w:sz w:val="24"/>
          <w:szCs w:val="23"/>
        </w:rPr>
        <w:t xml:space="preserve"> </w:t>
      </w:r>
    </w:p>
    <w:p w14:paraId="0C0CA5AE" w14:textId="77777777" w:rsidR="00587B67" w:rsidRPr="001D5799" w:rsidRDefault="003E0C5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p>
    <w:p w14:paraId="5C3CCBEA" w14:textId="77777777"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can think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intuitively, as complex </w:t>
      </w:r>
      <w:r w:rsidR="00FB129B" w:rsidRPr="001D5799">
        <w:rPr>
          <w:rFonts w:ascii="Times New Roman" w:hAnsi="Times New Roman"/>
          <w:sz w:val="24"/>
          <w:szCs w:val="23"/>
        </w:rPr>
        <w:t>continuant</w:t>
      </w:r>
      <w:r w:rsidRPr="001D5799">
        <w:rPr>
          <w:rFonts w:ascii="Times New Roman" w:hAnsi="Times New Roman"/>
          <w:sz w:val="24"/>
          <w:szCs w:val="23"/>
        </w:rPr>
        <w:t xml:space="preserve"> patterns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(complex qualities) </w:t>
      </w:r>
      <w:r w:rsidRPr="001D5799">
        <w:rPr>
          <w:rFonts w:ascii="Times New Roman" w:hAnsi="Times New Roman"/>
          <w:sz w:val="24"/>
          <w:szCs w:val="23"/>
        </w:rPr>
        <w:t xml:space="preserve">of the sort created by authors or designers, or (in the case of DNA sequences) through the processes of evolution. </w:t>
      </w:r>
      <w:r w:rsidR="00587B67" w:rsidRPr="001D5799">
        <w:rPr>
          <w:rFonts w:ascii="Times New Roman" w:hAnsi="Times New Roman"/>
          <w:sz w:val="24"/>
          <w:szCs w:val="23"/>
        </w:rPr>
        <w:t xml:space="preserve">Further examples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w:t>
      </w:r>
      <w:r w:rsidR="00151755" w:rsidRPr="001D5799">
        <w:rPr>
          <w:rFonts w:ascii="Times New Roman" w:hAnsi="Times New Roman"/>
          <w:sz w:val="24"/>
          <w:szCs w:val="23"/>
        </w:rPr>
        <w:t>include: the</w:t>
      </w:r>
      <w:r w:rsidRPr="001D5799">
        <w:rPr>
          <w:rFonts w:ascii="Times New Roman" w:hAnsi="Times New Roman"/>
          <w:sz w:val="24"/>
          <w:szCs w:val="23"/>
        </w:rPr>
        <w:t xml:space="preserve"> chessboard pattern, the Coca Cola </w:t>
      </w:r>
      <w:r w:rsidR="00F93648" w:rsidRPr="001D5799">
        <w:rPr>
          <w:rFonts w:ascii="Times New Roman" w:hAnsi="Times New Roman"/>
          <w:sz w:val="24"/>
          <w:szCs w:val="23"/>
        </w:rPr>
        <w:t>logo</w:t>
      </w:r>
      <w:r w:rsidRPr="001D5799">
        <w:rPr>
          <w:rFonts w:ascii="Times New Roman" w:hAnsi="Times New Roman"/>
          <w:sz w:val="24"/>
          <w:szCs w:val="23"/>
        </w:rPr>
        <w:t xml:space="preserve">, the pattern </w:t>
      </w:r>
      <w:r w:rsidR="00F93648" w:rsidRPr="001D5799">
        <w:rPr>
          <w:rFonts w:ascii="Times New Roman" w:hAnsi="Times New Roman"/>
          <w:sz w:val="24"/>
          <w:szCs w:val="23"/>
        </w:rPr>
        <w:t>of a traffic sign</w:t>
      </w:r>
      <w:r w:rsidRPr="001D5799">
        <w:rPr>
          <w:rFonts w:ascii="Times New Roman" w:hAnsi="Times New Roman"/>
          <w:sz w:val="24"/>
          <w:szCs w:val="23"/>
        </w:rPr>
        <w:t xml:space="preserve">. Each such pattern exists only if it is concretized in some counterpart </w:t>
      </w:r>
      <w:r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Pr="001D5799">
        <w:rPr>
          <w:rFonts w:ascii="Times New Roman" w:hAnsi="Times New Roman"/>
          <w:sz w:val="24"/>
          <w:szCs w:val="23"/>
        </w:rPr>
        <w:t xml:space="preserve"> – the pattern of black and white squares on this </w:t>
      </w:r>
      <w:r w:rsidR="00861F97" w:rsidRPr="001D5799">
        <w:rPr>
          <w:rFonts w:ascii="Times New Roman" w:hAnsi="Times New Roman"/>
          <w:sz w:val="24"/>
          <w:szCs w:val="23"/>
        </w:rPr>
        <w:t xml:space="preserve">wooden </w:t>
      </w:r>
      <w:r w:rsidRPr="001D5799">
        <w:rPr>
          <w:rFonts w:ascii="Times New Roman" w:hAnsi="Times New Roman"/>
          <w:sz w:val="24"/>
          <w:szCs w:val="23"/>
        </w:rPr>
        <w:t>chessboard</w:t>
      </w:r>
      <w:r w:rsidR="00861F97" w:rsidRPr="001D5799">
        <w:rPr>
          <w:rFonts w:ascii="Times New Roman" w:hAnsi="Times New Roman"/>
          <w:sz w:val="24"/>
          <w:szCs w:val="23"/>
        </w:rPr>
        <w:t xml:space="preserve"> here before me</w:t>
      </w:r>
      <w:r w:rsidRPr="001D5799">
        <w:rPr>
          <w:rFonts w:ascii="Times New Roman" w:hAnsi="Times New Roman"/>
          <w:sz w:val="24"/>
          <w:szCs w:val="23"/>
        </w:rPr>
        <w:t xml:space="preserve">; the pattern of red and white swirls on the label of this Coca Cola bottle; the pattern of </w:t>
      </w:r>
      <w:r w:rsidR="00861F97" w:rsidRPr="001D5799">
        <w:rPr>
          <w:rFonts w:ascii="Times New Roman" w:hAnsi="Times New Roman"/>
          <w:sz w:val="24"/>
          <w:szCs w:val="23"/>
        </w:rPr>
        <w:t>paint on this traffic signboard</w:t>
      </w:r>
      <w:r w:rsidRPr="001D5799">
        <w:rPr>
          <w:rFonts w:ascii="Times New Roman" w:hAnsi="Times New Roman"/>
          <w:sz w:val="24"/>
          <w:szCs w:val="23"/>
        </w:rPr>
        <w:t xml:space="preserve">. </w:t>
      </w:r>
    </w:p>
    <w:p w14:paraId="2367C9B2" w14:textId="77777777" w:rsidR="00587B67" w:rsidRPr="001D5799" w:rsidRDefault="00587B67" w:rsidP="009B5669">
      <w:pPr>
        <w:spacing w:beforeLines="1" w:before="2" w:afterLines="1" w:after="2" w:line="360" w:lineRule="auto"/>
        <w:rPr>
          <w:rFonts w:ascii="Times New Roman" w:hAnsi="Times New Roman"/>
          <w:sz w:val="24"/>
          <w:szCs w:val="23"/>
        </w:rPr>
      </w:pPr>
    </w:p>
    <w:p w14:paraId="5FB1648A" w14:textId="77777777" w:rsidR="00587B67"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Such patterns can be highly complex. </w:t>
      </w:r>
      <w:r w:rsidR="003138D6">
        <w:rPr>
          <w:rFonts w:ascii="Times New Roman" w:hAnsi="Times New Roman"/>
          <w:sz w:val="24"/>
          <w:szCs w:val="23"/>
        </w:rPr>
        <w:t>A certain</w:t>
      </w:r>
      <w:r w:rsidRPr="001D5799">
        <w:rPr>
          <w:rFonts w:ascii="Times New Roman" w:hAnsi="Times New Roman"/>
          <w:sz w:val="24"/>
          <w:szCs w:val="23"/>
        </w:rPr>
        <w:t xml:space="preserve"> pattern </w:t>
      </w:r>
      <w:r w:rsidR="003138D6">
        <w:rPr>
          <w:rFonts w:ascii="Times New Roman" w:hAnsi="Times New Roman"/>
          <w:sz w:val="24"/>
          <w:szCs w:val="23"/>
        </w:rPr>
        <w:t>(</w:t>
      </w:r>
      <w:r w:rsidRPr="001D5799">
        <w:rPr>
          <w:rFonts w:ascii="Times New Roman" w:hAnsi="Times New Roman"/>
          <w:sz w:val="24"/>
          <w:szCs w:val="23"/>
        </w:rPr>
        <w:t xml:space="preserve">of letters of the alphabet and associated </w:t>
      </w:r>
      <w:r w:rsidR="00861F97" w:rsidRPr="001D5799">
        <w:rPr>
          <w:rFonts w:ascii="Times New Roman" w:hAnsi="Times New Roman"/>
          <w:sz w:val="24"/>
          <w:szCs w:val="23"/>
        </w:rPr>
        <w:t xml:space="preserve">punctuation and </w:t>
      </w:r>
      <w:r w:rsidRPr="001D5799">
        <w:rPr>
          <w:rFonts w:ascii="Times New Roman" w:hAnsi="Times New Roman"/>
          <w:sz w:val="24"/>
          <w:szCs w:val="23"/>
        </w:rPr>
        <w:t>spacing</w:t>
      </w:r>
      <w:r w:rsidR="003138D6">
        <w:rPr>
          <w:rFonts w:ascii="Times New Roman" w:hAnsi="Times New Roman"/>
          <w:sz w:val="24"/>
          <w:szCs w:val="23"/>
        </w:rPr>
        <w:t>)</w:t>
      </w:r>
      <w:r w:rsidRPr="001D5799">
        <w:rPr>
          <w:rFonts w:ascii="Times New Roman" w:hAnsi="Times New Roman"/>
          <w:sz w:val="24"/>
          <w:szCs w:val="23"/>
        </w:rPr>
        <w:t xml:space="preserve"> which is </w:t>
      </w:r>
      <w:r w:rsidR="003138D6">
        <w:rPr>
          <w:rFonts w:ascii="Times New Roman" w:hAnsi="Times New Roman"/>
          <w:sz w:val="24"/>
          <w:szCs w:val="23"/>
        </w:rPr>
        <w:t xml:space="preserve">a work of literature </w:t>
      </w:r>
      <w:r w:rsidRPr="001D5799">
        <w:rPr>
          <w:rFonts w:ascii="Times New Roman" w:hAnsi="Times New Roman"/>
          <w:sz w:val="24"/>
          <w:szCs w:val="23"/>
        </w:rPr>
        <w:t xml:space="preserve">is concretized in the patterns of ink marks in this and that particular </w:t>
      </w:r>
      <w:r w:rsidRPr="001D5799">
        <w:rPr>
          <w:rFonts w:ascii="Times New Roman" w:hAnsi="Times New Roman"/>
          <w:i/>
          <w:sz w:val="24"/>
          <w:szCs w:val="23"/>
        </w:rPr>
        <w:t>copy</w:t>
      </w:r>
      <w:r w:rsidRPr="001D5799">
        <w:rPr>
          <w:rFonts w:ascii="Times New Roman" w:hAnsi="Times New Roman"/>
          <w:sz w:val="24"/>
          <w:szCs w:val="23"/>
        </w:rPr>
        <w:t xml:space="preserve"> of the </w:t>
      </w:r>
      <w:r w:rsidR="003138D6">
        <w:rPr>
          <w:rFonts w:ascii="Times New Roman" w:hAnsi="Times New Roman"/>
          <w:sz w:val="24"/>
          <w:szCs w:val="23"/>
        </w:rPr>
        <w:t>work</w:t>
      </w:r>
      <w:r w:rsidRPr="001D5799">
        <w:rPr>
          <w:rFonts w:ascii="Times New Roman" w:hAnsi="Times New Roman"/>
          <w:sz w:val="24"/>
          <w:szCs w:val="23"/>
        </w:rPr>
        <w:t xml:space="preserve">. </w:t>
      </w:r>
      <w:r w:rsidR="004938EE" w:rsidRPr="001D5799">
        <w:rPr>
          <w:rFonts w:ascii="Times New Roman" w:hAnsi="Times New Roman"/>
          <w:sz w:val="24"/>
          <w:szCs w:val="23"/>
        </w:rPr>
        <w:t xml:space="preserve">When you create a novel </w:t>
      </w:r>
      <w:r w:rsidR="00861F97" w:rsidRPr="001D5799">
        <w:rPr>
          <w:rFonts w:ascii="Times New Roman" w:hAnsi="Times New Roman"/>
          <w:sz w:val="24"/>
          <w:szCs w:val="23"/>
        </w:rPr>
        <w:t xml:space="preserve">then in addition to creating an </w:t>
      </w:r>
      <w:r w:rsidR="00861F97" w:rsidRPr="001D5799">
        <w:rPr>
          <w:rFonts w:ascii="Times New Roman" w:hAnsi="Times New Roman"/>
          <w:b/>
          <w:sz w:val="24"/>
          <w:szCs w:val="23"/>
        </w:rPr>
        <w:t xml:space="preserve">s-dependent </w:t>
      </w:r>
      <w:r w:rsidR="00861F97" w:rsidRPr="001D5799">
        <w:rPr>
          <w:rFonts w:ascii="Times New Roman" w:hAnsi="Times New Roman"/>
          <w:sz w:val="24"/>
          <w:szCs w:val="23"/>
        </w:rPr>
        <w:t xml:space="preserve">pattern of inkmarks on your manuscript, </w:t>
      </w:r>
      <w:r w:rsidR="004938EE" w:rsidRPr="001D5799">
        <w:rPr>
          <w:rFonts w:ascii="Times New Roman" w:hAnsi="Times New Roman"/>
          <w:sz w:val="24"/>
          <w:szCs w:val="23"/>
        </w:rPr>
        <w:t xml:space="preserve">you create </w:t>
      </w:r>
      <w:r w:rsidR="00861F97" w:rsidRPr="001D5799">
        <w:rPr>
          <w:rFonts w:ascii="Times New Roman" w:hAnsi="Times New Roman"/>
          <w:sz w:val="24"/>
          <w:szCs w:val="23"/>
        </w:rPr>
        <w:t xml:space="preserve">also </w:t>
      </w:r>
      <w:r w:rsidR="004938EE" w:rsidRPr="001D5799">
        <w:rPr>
          <w:rFonts w:ascii="Times New Roman" w:hAnsi="Times New Roman"/>
          <w:sz w:val="24"/>
          <w:szCs w:val="23"/>
        </w:rPr>
        <w:t xml:space="preserve">a particular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novel</w:t>
      </w:r>
      <w:r w:rsidR="004938EE" w:rsidRPr="001D5799">
        <w:rPr>
          <w:rFonts w:ascii="Times New Roman" w:hAnsi="Times New Roman"/>
          <w:sz w:val="24"/>
          <w:szCs w:val="23"/>
        </w:rPr>
        <w:t>. When you print further copies in book form, then you create multiple particular instances of the</w:t>
      </w:r>
      <w:r w:rsidR="00921592" w:rsidRPr="001D5799">
        <w:rPr>
          <w:rFonts w:ascii="Times New Roman" w:hAnsi="Times New Roman"/>
          <w:i/>
          <w:sz w:val="24"/>
          <w:szCs w:val="23"/>
        </w:rPr>
        <w:t xml:space="preserve"> independent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 xml:space="preserve">book. </w:t>
      </w:r>
    </w:p>
    <w:p w14:paraId="336AE8C9" w14:textId="77777777" w:rsidR="00F93648" w:rsidRPr="001D5799" w:rsidRDefault="00F93648" w:rsidP="009B5669">
      <w:pPr>
        <w:spacing w:beforeLines="1" w:before="2" w:afterLines="1" w:after="2" w:line="360" w:lineRule="auto"/>
        <w:jc w:val="both"/>
        <w:rPr>
          <w:rFonts w:ascii="Times New Roman" w:hAnsi="Times New Roman"/>
          <w:sz w:val="24"/>
          <w:szCs w:val="23"/>
        </w:rPr>
      </w:pPr>
    </w:p>
    <w:p w14:paraId="27713B04" w14:textId="77777777" w:rsidR="00B734E8" w:rsidRDefault="00B734E8" w:rsidP="006C241A">
      <w:pPr>
        <w:pStyle w:val="Heading2"/>
        <w:spacing w:line="360" w:lineRule="auto"/>
      </w:pPr>
      <w:bookmarkStart w:id="233" w:name="_Toc313270722"/>
      <w:bookmarkStart w:id="234" w:name="_Toc313472857"/>
      <w:r>
        <w:t>Relation of concretization</w:t>
      </w:r>
      <w:bookmarkEnd w:id="233"/>
      <w:bookmarkEnd w:id="234"/>
    </w:p>
    <w:p w14:paraId="3DF1D3AE" w14:textId="77777777" w:rsidR="00B734E8" w:rsidRDefault="00B734E8" w:rsidP="006C241A">
      <w:pPr>
        <w:spacing w:line="360" w:lineRule="auto"/>
      </w:pPr>
    </w:p>
    <w:p w14:paraId="0152A224" w14:textId="5FCB9A63" w:rsidR="00B734E8" w:rsidRPr="001D5799" w:rsidRDefault="0054207A" w:rsidP="00C70E0A">
      <w:pPr>
        <w:pStyle w:val="Specification"/>
        <w:rPr>
          <w:i/>
        </w:rPr>
      </w:pPr>
      <w:r w:rsidRPr="00C70E0A">
        <w:rPr>
          <w:rStyle w:val="SpecificationType"/>
        </w:rPr>
        <w:t>Definition</w:t>
      </w:r>
      <w:r>
        <w:t xml:space="preserve">: </w:t>
      </w:r>
      <w:r w:rsidR="00B734E8" w:rsidRPr="001D5799">
        <w:rPr>
          <w:i/>
        </w:rPr>
        <w:t>a</w:t>
      </w:r>
      <w:r w:rsidR="00C0143F" w:rsidRPr="001D5799">
        <w:rPr>
          <w:i/>
        </w:rPr>
        <w:t xml:space="preserve"> </w:t>
      </w:r>
      <w:r w:rsidR="00B734E8" w:rsidRPr="001D5799">
        <w:rPr>
          <w:b/>
        </w:rPr>
        <w:t>concretizes</w:t>
      </w:r>
      <w:r w:rsidR="00C0143F" w:rsidRPr="001D5799">
        <w:rPr>
          <w:b/>
        </w:rPr>
        <w:t xml:space="preserve"> </w:t>
      </w:r>
      <w:r w:rsidR="00B734E8" w:rsidRPr="001D5799">
        <w:rPr>
          <w:i/>
        </w:rPr>
        <w:t xml:space="preserve">b </w:t>
      </w:r>
      <w:r w:rsidR="00B734E8" w:rsidRPr="001D5799">
        <w:rPr>
          <w:b/>
        </w:rPr>
        <w:t>at</w:t>
      </w:r>
      <w:r w:rsidR="00C0143F" w:rsidRPr="001D5799">
        <w:rPr>
          <w:b/>
        </w:rPr>
        <w:t xml:space="preserve"> </w:t>
      </w:r>
      <w:r w:rsidR="00B734E8" w:rsidRPr="001D5799">
        <w:rPr>
          <w:i/>
        </w:rPr>
        <w:t xml:space="preserve">t = </w:t>
      </w:r>
      <w:r w:rsidR="00B734E8" w:rsidRPr="001D5799">
        <w:t xml:space="preserve">Def. </w:t>
      </w:r>
      <w:r w:rsidR="00B734E8" w:rsidRPr="001D5799">
        <w:rPr>
          <w:i/>
        </w:rPr>
        <w:t xml:space="preserve">a </w:t>
      </w:r>
      <w:r w:rsidR="00B734E8" w:rsidRPr="001D5799">
        <w:t>is a specifically</w:t>
      </w:r>
      <w:r w:rsidR="00B734E8" w:rsidRPr="001D5799">
        <w:rPr>
          <w:i/>
        </w:rPr>
        <w:t xml:space="preserve"> dependent continuant</w:t>
      </w:r>
      <w:r w:rsidR="00C0143F" w:rsidRPr="001D5799">
        <w:rPr>
          <w:i/>
        </w:rPr>
        <w:t xml:space="preserve"> </w:t>
      </w:r>
      <w:r w:rsidR="00B734E8" w:rsidRPr="001D5799">
        <w:t>&amp;</w:t>
      </w:r>
      <w:r w:rsidR="00C0143F" w:rsidRPr="001D5799">
        <w:t xml:space="preserve"> </w:t>
      </w:r>
      <w:r w:rsidR="00B734E8" w:rsidRPr="001D5799">
        <w:rPr>
          <w:i/>
        </w:rPr>
        <w:t xml:space="preserve">b </w:t>
      </w:r>
      <w:r w:rsidR="00B734E8" w:rsidRPr="001D5799">
        <w:t xml:space="preserve">is a </w:t>
      </w:r>
      <w:r w:rsidR="00DA4D68" w:rsidRPr="001D5799">
        <w:rPr>
          <w:i/>
        </w:rPr>
        <w:t>generically dependent</w:t>
      </w:r>
      <w:r w:rsidR="00B734E8" w:rsidRPr="001D5799">
        <w:rPr>
          <w:i/>
        </w:rPr>
        <w:t xml:space="preserve"> continuant</w:t>
      </w:r>
      <w:r w:rsidR="00C0143F" w:rsidRPr="001D5799">
        <w:rPr>
          <w:i/>
        </w:rPr>
        <w:t xml:space="preserve"> </w:t>
      </w:r>
      <w:r w:rsidR="00B734E8" w:rsidRPr="001D5799">
        <w:t>&amp; for some</w:t>
      </w:r>
      <w:r w:rsidR="00B734E8" w:rsidRPr="001D5799">
        <w:rPr>
          <w:i/>
        </w:rPr>
        <w:t xml:space="preserve"> independent continuant c, a </w:t>
      </w:r>
      <w:r w:rsidR="00B734E8" w:rsidRPr="001D5799">
        <w:rPr>
          <w:b/>
        </w:rPr>
        <w:t xml:space="preserve">s-depends </w:t>
      </w:r>
      <w:r w:rsidR="00B734E8" w:rsidRPr="001D5799">
        <w:t>on</w:t>
      </w:r>
      <w:r w:rsidR="00151755" w:rsidRPr="001D5799">
        <w:t xml:space="preserve"> </w:t>
      </w:r>
      <w:r w:rsidR="00B734E8" w:rsidRPr="001D5799">
        <w:rPr>
          <w:i/>
        </w:rPr>
        <w:t xml:space="preserve">c </w:t>
      </w:r>
      <w:r w:rsidR="00B734E8" w:rsidRPr="001D5799">
        <w:rPr>
          <w:b/>
        </w:rPr>
        <w:t xml:space="preserve">at </w:t>
      </w:r>
      <w:r w:rsidR="00B734E8" w:rsidRPr="001D5799">
        <w:rPr>
          <w:i/>
        </w:rPr>
        <w:t xml:space="preserve">t </w:t>
      </w:r>
      <w:r w:rsidR="00B734E8" w:rsidRPr="001D5799">
        <w:t xml:space="preserve">and </w:t>
      </w:r>
      <w:r w:rsidR="00B734E8" w:rsidRPr="001D5799">
        <w:rPr>
          <w:i/>
        </w:rPr>
        <w:t xml:space="preserve">b </w:t>
      </w:r>
      <w:r w:rsidR="00B734E8" w:rsidRPr="001D5799">
        <w:rPr>
          <w:b/>
        </w:rPr>
        <w:t xml:space="preserve">g-depends </w:t>
      </w:r>
      <w:r w:rsidR="00B734E8" w:rsidRPr="001D5799">
        <w:t>on</w:t>
      </w:r>
      <w:r w:rsidR="00151755" w:rsidRPr="001D5799">
        <w:t xml:space="preserve"> </w:t>
      </w:r>
      <w:r w:rsidR="00B734E8" w:rsidRPr="001D5799">
        <w:rPr>
          <w:i/>
        </w:rPr>
        <w:t xml:space="preserve">c </w:t>
      </w:r>
      <w:r w:rsidR="00B734E8" w:rsidRPr="001D5799">
        <w:rPr>
          <w:b/>
        </w:rPr>
        <w:t xml:space="preserve">at </w:t>
      </w:r>
      <w:r w:rsidR="00B734E8" w:rsidRPr="001D5799">
        <w:rPr>
          <w:i/>
        </w:rPr>
        <w:t>t</w:t>
      </w:r>
      <w:r w:rsidR="00B734E8" w:rsidRPr="001D5799">
        <w:t xml:space="preserve">, and if </w:t>
      </w:r>
      <w:r w:rsidR="00B734E8" w:rsidRPr="001D5799">
        <w:rPr>
          <w:i/>
        </w:rPr>
        <w:t xml:space="preserve">b </w:t>
      </w:r>
      <w:r w:rsidR="00B734E8" w:rsidRPr="001D5799">
        <w:t xml:space="preserve">migrates from bearer </w:t>
      </w:r>
      <w:r w:rsidR="00B734E8" w:rsidRPr="001D5799">
        <w:rPr>
          <w:i/>
        </w:rPr>
        <w:t xml:space="preserve">c </w:t>
      </w:r>
      <w:r w:rsidR="00B734E8" w:rsidRPr="001D5799">
        <w:t xml:space="preserve">to another bearer </w:t>
      </w:r>
      <w:r w:rsidR="00B734E8" w:rsidRPr="001D5799">
        <w:rPr>
          <w:i/>
        </w:rPr>
        <w:t xml:space="preserve">d </w:t>
      </w:r>
      <w:r w:rsidR="00B734E8" w:rsidRPr="001D5799">
        <w:t xml:space="preserve">than </w:t>
      </w:r>
      <w:r w:rsidR="003138D6">
        <w:t xml:space="preserve">a </w:t>
      </w:r>
      <w:r w:rsidR="00B734E8" w:rsidRPr="001D5799">
        <w:t xml:space="preserve">copy of </w:t>
      </w:r>
      <w:r w:rsidR="00B734E8" w:rsidRPr="001D5799">
        <w:rPr>
          <w:i/>
        </w:rPr>
        <w:t xml:space="preserve">a </w:t>
      </w:r>
      <w:r w:rsidR="00B734E8" w:rsidRPr="001D5799">
        <w:t xml:space="preserve">will be created in </w:t>
      </w:r>
      <w:r w:rsidR="00B734E8" w:rsidRPr="001D5799">
        <w:rPr>
          <w:i/>
        </w:rPr>
        <w:t>d.</w:t>
      </w:r>
    </w:p>
    <w:p w14:paraId="5A22F014" w14:textId="77777777"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dat</w:t>
      </w:r>
      <w:r w:rsidR="00F93648" w:rsidRPr="001D5799">
        <w:rPr>
          <w:rFonts w:ascii="Times New Roman" w:hAnsi="Times New Roman"/>
          <w:sz w:val="24"/>
          <w:szCs w:val="23"/>
        </w:rPr>
        <w:t>a in your database</w:t>
      </w:r>
      <w:r w:rsidR="00B734E8" w:rsidRPr="001D5799">
        <w:rPr>
          <w:rFonts w:ascii="Times New Roman" w:hAnsi="Times New Roman"/>
          <w:sz w:val="24"/>
          <w:szCs w:val="23"/>
        </w:rPr>
        <w:t xml:space="preserve"> are patterns</w:t>
      </w:r>
      <w:r w:rsidR="00F93648" w:rsidRPr="001D5799">
        <w:rPr>
          <w:rFonts w:ascii="Times New Roman" w:hAnsi="Times New Roman"/>
          <w:sz w:val="24"/>
          <w:szCs w:val="23"/>
        </w:rPr>
        <w:t xml:space="preserve"> instantiated </w:t>
      </w:r>
      <w:r w:rsidR="00B734E8" w:rsidRPr="001D5799">
        <w:rPr>
          <w:rFonts w:ascii="Times New Roman" w:hAnsi="Times New Roman"/>
          <w:sz w:val="24"/>
          <w:szCs w:val="23"/>
        </w:rPr>
        <w:t xml:space="preserve">as </w:t>
      </w:r>
      <w:r w:rsidR="00B734E8" w:rsidRPr="001D5799">
        <w:rPr>
          <w:rFonts w:ascii="Times New Roman" w:hAnsi="Times New Roman"/>
          <w:b/>
          <w:sz w:val="24"/>
          <w:szCs w:val="23"/>
        </w:rPr>
        <w:t xml:space="preserve">s-dependent </w:t>
      </w:r>
      <w:r w:rsidR="00B734E8" w:rsidRPr="001D5799">
        <w:rPr>
          <w:rFonts w:ascii="Times New Roman" w:hAnsi="Times New Roman"/>
          <w:sz w:val="24"/>
          <w:szCs w:val="23"/>
        </w:rPr>
        <w:t xml:space="preserve">quality instances </w:t>
      </w:r>
      <w:r w:rsidRPr="001D5799">
        <w:rPr>
          <w:rFonts w:ascii="Times New Roman" w:hAnsi="Times New Roman"/>
          <w:sz w:val="24"/>
          <w:szCs w:val="23"/>
        </w:rPr>
        <w:t xml:space="preserve">in </w:t>
      </w:r>
      <w:r w:rsidR="00F93648" w:rsidRPr="001D5799">
        <w:rPr>
          <w:rFonts w:ascii="Times New Roman" w:hAnsi="Times New Roman"/>
          <w:sz w:val="24"/>
          <w:szCs w:val="23"/>
        </w:rPr>
        <w:t>your hard drive</w:t>
      </w:r>
      <w:r w:rsidRPr="001D5799">
        <w:rPr>
          <w:rFonts w:ascii="Times New Roman" w:hAnsi="Times New Roman"/>
          <w:sz w:val="24"/>
          <w:szCs w:val="23"/>
        </w:rPr>
        <w:t xml:space="preserve">. The database itself is an aggregate of such patterns. When you create the database you create a particular </w:t>
      </w:r>
      <w:r w:rsidR="004938EE" w:rsidRPr="001D5799">
        <w:rPr>
          <w:rFonts w:ascii="Times New Roman" w:hAnsi="Times New Roman"/>
          <w:sz w:val="24"/>
          <w:szCs w:val="23"/>
        </w:rPr>
        <w:t>instance</w:t>
      </w:r>
      <w:r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database</w:t>
      </w:r>
      <w:r w:rsidRPr="001D5799">
        <w:rPr>
          <w:rFonts w:ascii="Times New Roman" w:hAnsi="Times New Roman"/>
          <w:sz w:val="24"/>
          <w:szCs w:val="23"/>
        </w:rPr>
        <w:t xml:space="preserve">. </w:t>
      </w:r>
      <w:r w:rsidR="00F93648" w:rsidRPr="001D5799">
        <w:rPr>
          <w:rFonts w:ascii="Times New Roman" w:hAnsi="Times New Roman"/>
          <w:sz w:val="24"/>
          <w:szCs w:val="23"/>
        </w:rPr>
        <w:t>E</w:t>
      </w:r>
      <w:r w:rsidRPr="001D5799">
        <w:rPr>
          <w:rFonts w:ascii="Times New Roman" w:hAnsi="Times New Roman"/>
          <w:sz w:val="24"/>
          <w:szCs w:val="23"/>
        </w:rPr>
        <w:t xml:space="preserve">ach entry in the database is an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datum</w:t>
      </w:r>
      <w:r w:rsidRPr="001D5799">
        <w:rPr>
          <w:rFonts w:ascii="Times New Roman" w:hAnsi="Times New Roman"/>
          <w:sz w:val="24"/>
          <w:szCs w:val="23"/>
        </w:rPr>
        <w:t xml:space="preserve">. </w:t>
      </w:r>
    </w:p>
    <w:p w14:paraId="09612788" w14:textId="77777777" w:rsidR="003E0C5C" w:rsidRPr="001D5799" w:rsidRDefault="003E0C5C" w:rsidP="009B5669">
      <w:pPr>
        <w:spacing w:beforeLines="1" w:before="2" w:afterLines="1" w:after="2" w:line="360" w:lineRule="auto"/>
        <w:jc w:val="both"/>
        <w:rPr>
          <w:rFonts w:ascii="Times New Roman" w:hAnsi="Times New Roman"/>
          <w:sz w:val="24"/>
          <w:szCs w:val="23"/>
        </w:rPr>
      </w:pPr>
    </w:p>
    <w:p w14:paraId="6F363970" w14:textId="77777777"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Data, databases, pdf files, novels, and other information artifacts are thus analogous to other created artifacts such as paintings or sculptures. They differ from the latter</w:t>
      </w:r>
      <w:r w:rsidR="00F93648" w:rsidRPr="001D5799">
        <w:rPr>
          <w:rFonts w:ascii="Times New Roman" w:hAnsi="Times New Roman"/>
          <w:sz w:val="24"/>
          <w:szCs w:val="23"/>
        </w:rPr>
        <w:t>, however,</w:t>
      </w:r>
      <w:r w:rsidRPr="001D5799">
        <w:rPr>
          <w:rFonts w:ascii="Times New Roman" w:hAnsi="Times New Roman"/>
          <w:sz w:val="24"/>
          <w:szCs w:val="23"/>
        </w:rPr>
        <w:t xml:space="preserve"> in that, once </w:t>
      </w:r>
      <w:r w:rsidR="00F93648" w:rsidRPr="001D5799">
        <w:rPr>
          <w:rFonts w:ascii="Times New Roman" w:hAnsi="Times New Roman"/>
          <w:sz w:val="24"/>
          <w:szCs w:val="23"/>
        </w:rPr>
        <w:t xml:space="preserve">they have been </w:t>
      </w:r>
      <w:r w:rsidRPr="001D5799">
        <w:rPr>
          <w:rFonts w:ascii="Times New Roman" w:hAnsi="Times New Roman"/>
          <w:sz w:val="24"/>
          <w:szCs w:val="23"/>
        </w:rPr>
        <w:t>created, they can exist in many copies.</w:t>
      </w:r>
      <w:r w:rsidR="00E64623" w:rsidRPr="001D5799">
        <w:rPr>
          <w:rFonts w:ascii="Times New Roman" w:hAnsi="Times New Roman"/>
          <w:sz w:val="24"/>
          <w:szCs w:val="23"/>
        </w:rPr>
        <w:t xml:space="preserve"> These many copies exist because of a templating process. Only where such a templating process exists do we have the sorts of patterns which are </w:t>
      </w:r>
      <w:r w:rsidR="00DA4D68" w:rsidRPr="001D5799">
        <w:rPr>
          <w:rFonts w:ascii="Times New Roman" w:hAnsi="Times New Roman"/>
          <w:i/>
          <w:sz w:val="24"/>
          <w:szCs w:val="23"/>
        </w:rPr>
        <w:t>generically dependent</w:t>
      </w:r>
      <w:r w:rsidR="00E64623" w:rsidRPr="001D5799">
        <w:rPr>
          <w:rFonts w:ascii="Times New Roman" w:hAnsi="Times New Roman"/>
          <w:sz w:val="24"/>
          <w:szCs w:val="23"/>
        </w:rPr>
        <w:t xml:space="preserve"> continuants.</w:t>
      </w:r>
    </w:p>
    <w:p w14:paraId="0E465DE6" w14:textId="77777777" w:rsidR="00E64623" w:rsidRPr="001D5799" w:rsidRDefault="00E64623" w:rsidP="009B5669">
      <w:pPr>
        <w:spacing w:beforeLines="1" w:before="2" w:afterLines="1" w:after="2" w:line="360" w:lineRule="auto"/>
        <w:jc w:val="both"/>
        <w:rPr>
          <w:rFonts w:ascii="Times New Roman" w:hAnsi="Times New Roman"/>
          <w:sz w:val="24"/>
          <w:szCs w:val="23"/>
        </w:rPr>
      </w:pPr>
    </w:p>
    <w:p w14:paraId="3C8CFCB9" w14:textId="77777777" w:rsidR="00B734E8" w:rsidRPr="001D5799" w:rsidRDefault="00DA4D6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Generically dependent</w:t>
      </w:r>
      <w:r w:rsidR="00B734E8" w:rsidRPr="001D5799">
        <w:rPr>
          <w:rFonts w:ascii="Times New Roman" w:hAnsi="Times New Roman"/>
          <w:i/>
          <w:sz w:val="24"/>
          <w:szCs w:val="23"/>
        </w:rPr>
        <w:t xml:space="preserve"> continuants</w:t>
      </w:r>
      <w:r w:rsidR="00B734E8" w:rsidRPr="001D5799">
        <w:rPr>
          <w:rFonts w:ascii="Times New Roman" w:hAnsi="Times New Roman"/>
          <w:sz w:val="24"/>
          <w:szCs w:val="23"/>
        </w:rPr>
        <w:t xml:space="preserve"> can be </w:t>
      </w:r>
      <w:r w:rsidR="00B734E8" w:rsidRPr="001D5799">
        <w:rPr>
          <w:rFonts w:ascii="Times New Roman" w:hAnsi="Times New Roman"/>
          <w:b/>
          <w:sz w:val="24"/>
          <w:szCs w:val="23"/>
        </w:rPr>
        <w:t>concretized</w:t>
      </w:r>
      <w:r w:rsidR="00B734E8" w:rsidRPr="001D5799">
        <w:rPr>
          <w:rFonts w:ascii="Times New Roman" w:hAnsi="Times New Roman"/>
          <w:sz w:val="24"/>
          <w:szCs w:val="23"/>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1D5799">
        <w:rPr>
          <w:rFonts w:ascii="Times New Roman" w:hAnsi="Times New Roman"/>
          <w:i/>
          <w:sz w:val="24"/>
          <w:szCs w:val="23"/>
        </w:rPr>
        <w:t>realizable dependent continuant</w:t>
      </w:r>
      <w:r w:rsidR="00B734E8" w:rsidRPr="001D5799">
        <w:rPr>
          <w:rFonts w:ascii="Times New Roman" w:hAnsi="Times New Roman"/>
          <w:sz w:val="24"/>
          <w:szCs w:val="23"/>
        </w:rPr>
        <w:t xml:space="preserve"> in your head.</w:t>
      </w:r>
    </w:p>
    <w:p w14:paraId="07C81994" w14:textId="77777777" w:rsidR="00C7495C" w:rsidRPr="001D5799" w:rsidRDefault="00C7495C" w:rsidP="009B5669">
      <w:pPr>
        <w:spacing w:beforeLines="1" w:before="2" w:afterLines="1" w:after="2" w:line="360" w:lineRule="auto"/>
        <w:rPr>
          <w:rFonts w:ascii="Times New Roman" w:hAnsi="Times New Roman"/>
          <w:sz w:val="24"/>
          <w:szCs w:val="23"/>
        </w:rPr>
      </w:pPr>
    </w:p>
    <w:p w14:paraId="228A0A79" w14:textId="77777777" w:rsidR="00047E4F" w:rsidRPr="001D5799" w:rsidRDefault="00236D40" w:rsidP="00C70E0A">
      <w:pPr>
        <w:pStyle w:val="Specification"/>
        <w:rPr>
          <w:i/>
        </w:rPr>
      </w:pPr>
      <w:r w:rsidRPr="00C70E0A">
        <w:rPr>
          <w:rStyle w:val="SpecificationType"/>
        </w:rPr>
        <w:t>Axiom</w:t>
      </w:r>
      <w:r w:rsidRPr="001D5799">
        <w:rPr>
          <w:smallCaps/>
        </w:rPr>
        <w:t>:</w:t>
      </w:r>
      <w:r w:rsidR="00601C8D" w:rsidRPr="001D5799">
        <w:t xml:space="preserve"> if </w:t>
      </w:r>
      <w:r w:rsidR="00601C8D" w:rsidRPr="001D5799">
        <w:rPr>
          <w:i/>
        </w:rPr>
        <w:t xml:space="preserve">a </w:t>
      </w:r>
      <w:r w:rsidR="00601C8D" w:rsidRPr="001D5799">
        <w:rPr>
          <w:b/>
        </w:rPr>
        <w:t xml:space="preserve">g-depends </w:t>
      </w:r>
      <w:r w:rsidR="00601C8D" w:rsidRPr="001D5799">
        <w:t xml:space="preserve">on </w:t>
      </w:r>
      <w:r w:rsidR="00601C8D" w:rsidRPr="001D5799">
        <w:rPr>
          <w:i/>
        </w:rPr>
        <w:t xml:space="preserve">b </w:t>
      </w:r>
      <w:r w:rsidR="00601C8D" w:rsidRPr="001D5799">
        <w:t xml:space="preserve">at some time, then there is some </w:t>
      </w:r>
      <w:r w:rsidR="00601C8D" w:rsidRPr="001D5799">
        <w:rPr>
          <w:i/>
        </w:rPr>
        <w:t xml:space="preserve">c, </w:t>
      </w:r>
      <w:r w:rsidR="00601C8D" w:rsidRPr="001D5799">
        <w:t xml:space="preserve">a </w:t>
      </w:r>
      <w:r w:rsidR="00601C8D" w:rsidRPr="001D5799">
        <w:rPr>
          <w:b/>
        </w:rPr>
        <w:t>concretization</w:t>
      </w:r>
      <w:r w:rsidR="00601C8D" w:rsidRPr="001D5799">
        <w:t xml:space="preserve"> of </w:t>
      </w:r>
      <w:r w:rsidR="00601C8D" w:rsidRPr="001D5799">
        <w:rPr>
          <w:i/>
        </w:rPr>
        <w:t>a</w:t>
      </w:r>
      <w:r w:rsidR="00601C8D" w:rsidRPr="001D5799">
        <w:t>, which</w:t>
      </w:r>
      <w:r w:rsidR="00C0143F" w:rsidRPr="001D5799">
        <w:t xml:space="preserve"> </w:t>
      </w:r>
      <w:r w:rsidR="00601C8D" w:rsidRPr="001D5799">
        <w:rPr>
          <w:b/>
        </w:rPr>
        <w:t xml:space="preserve">s-depends </w:t>
      </w:r>
      <w:r w:rsidR="00601C8D" w:rsidRPr="001D5799">
        <w:t xml:space="preserve">on </w:t>
      </w:r>
      <w:r w:rsidR="00601C8D" w:rsidRPr="001D5799">
        <w:rPr>
          <w:i/>
        </w:rPr>
        <w:t>b.</w:t>
      </w:r>
    </w:p>
    <w:p w14:paraId="24C09747" w14:textId="77777777" w:rsidR="00601C8D" w:rsidRPr="001D5799" w:rsidRDefault="00601C8D" w:rsidP="009B5669">
      <w:pPr>
        <w:spacing w:beforeLines="1" w:before="2" w:afterLines="1" w:after="2" w:line="360" w:lineRule="auto"/>
        <w:rPr>
          <w:rFonts w:ascii="Times New Roman" w:hAnsi="Times New Roman"/>
          <w:i/>
          <w:sz w:val="24"/>
          <w:szCs w:val="23"/>
          <w:vertAlign w:val="subscript"/>
        </w:rPr>
      </w:pPr>
    </w:p>
    <w:p w14:paraId="0B785809" w14:textId="77777777" w:rsidR="00F93648" w:rsidRPr="001D5799" w:rsidRDefault="00B734E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 xml:space="preserve">Works of </w:t>
      </w:r>
      <w:r w:rsidR="00F93648" w:rsidRPr="001D5799">
        <w:rPr>
          <w:rFonts w:ascii="Times New Roman" w:hAnsi="Times New Roman"/>
          <w:b/>
          <w:sz w:val="24"/>
          <w:szCs w:val="23"/>
        </w:rPr>
        <w:t>Music</w:t>
      </w:r>
      <w:r w:rsidRPr="001D5799">
        <w:rPr>
          <w:rFonts w:ascii="Times New Roman" w:hAnsi="Times New Roman"/>
          <w:b/>
          <w:sz w:val="24"/>
          <w:szCs w:val="23"/>
        </w:rPr>
        <w:t xml:space="preserve"> and Experimental Protocols</w:t>
      </w:r>
    </w:p>
    <w:p w14:paraId="22D6118F" w14:textId="77777777" w:rsidR="00A94D95" w:rsidRPr="00A94D95" w:rsidRDefault="003E0C5C" w:rsidP="00A94D95">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work of music such as Beethoven’s </w:t>
      </w:r>
      <w:r w:rsidRPr="001D5799">
        <w:rPr>
          <w:rFonts w:ascii="Times New Roman" w:hAnsi="Times New Roman"/>
          <w:i/>
          <w:sz w:val="24"/>
          <w:szCs w:val="23"/>
        </w:rPr>
        <w:t>9th Symphony</w:t>
      </w:r>
      <w:r w:rsidRPr="001D5799">
        <w:rPr>
          <w:rFonts w:ascii="Times New Roman" w:hAnsi="Times New Roman"/>
          <w:sz w:val="24"/>
          <w:szCs w:val="23"/>
        </w:rPr>
        <w:t xml:space="preserve">, there is a certain abstract pattern,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D37C38" w:rsidRPr="001D5799">
        <w:rPr>
          <w:rFonts w:ascii="Times New Roman" w:hAnsi="Times New Roman"/>
          <w:sz w:val="24"/>
          <w:szCs w:val="23"/>
        </w:rPr>
        <w:t>,</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which we shall </w:t>
      </w:r>
      <w:r w:rsidR="00B734E8" w:rsidRPr="001D5799">
        <w:rPr>
          <w:rFonts w:ascii="Times New Roman" w:hAnsi="Times New Roman"/>
          <w:sz w:val="24"/>
          <w:szCs w:val="23"/>
        </w:rPr>
        <w:t>call #9</w:t>
      </w:r>
      <w:r w:rsidR="00D37C38" w:rsidRPr="001D5799">
        <w:rPr>
          <w:rFonts w:ascii="Times New Roman" w:hAnsi="Times New Roman"/>
          <w:sz w:val="24"/>
          <w:szCs w:val="23"/>
        </w:rPr>
        <w:t xml:space="preserve">. #9 is an </w:t>
      </w:r>
      <w:r w:rsidR="00D37C38" w:rsidRPr="001D5799">
        <w:rPr>
          <w:rFonts w:ascii="Times New Roman" w:hAnsi="Times New Roman"/>
          <w:b/>
          <w:sz w:val="24"/>
          <w:szCs w:val="23"/>
        </w:rPr>
        <w:t>instance</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of the type </w:t>
      </w:r>
      <w:r w:rsidRPr="001D5799">
        <w:rPr>
          <w:rFonts w:ascii="Times New Roman" w:hAnsi="Times New Roman"/>
          <w:i/>
          <w:sz w:val="24"/>
          <w:szCs w:val="23"/>
        </w:rPr>
        <w:t>symphony</w:t>
      </w:r>
      <w:r w:rsidR="00D37C38" w:rsidRPr="001D5799">
        <w:rPr>
          <w:rFonts w:ascii="Times New Roman" w:hAnsi="Times New Roman"/>
          <w:sz w:val="24"/>
          <w:szCs w:val="23"/>
        </w:rPr>
        <w:t xml:space="preserve">, which is </w:t>
      </w:r>
      <w:r w:rsidRPr="001D5799">
        <w:rPr>
          <w:rFonts w:ascii="Times New Roman" w:hAnsi="Times New Roman"/>
          <w:sz w:val="24"/>
          <w:szCs w:val="23"/>
        </w:rPr>
        <w:t xml:space="preserve">itself a subtype of the type </w:t>
      </w:r>
      <w:r w:rsidRPr="001D5799">
        <w:rPr>
          <w:rFonts w:ascii="Times New Roman" w:hAnsi="Times New Roman"/>
          <w:i/>
          <w:sz w:val="24"/>
          <w:szCs w:val="23"/>
        </w:rPr>
        <w:t>musical work</w:t>
      </w:r>
      <w:r w:rsidR="00D37C38" w:rsidRPr="001D5799">
        <w:rPr>
          <w:rFonts w:ascii="Times New Roman" w:hAnsi="Times New Roman"/>
          <w:sz w:val="24"/>
          <w:szCs w:val="23"/>
        </w:rPr>
        <w:t>. #9</w:t>
      </w:r>
      <w:r w:rsidRPr="001D5799">
        <w:rPr>
          <w:rFonts w:ascii="Times New Roman" w:hAnsi="Times New Roman"/>
          <w:sz w:val="24"/>
          <w:szCs w:val="23"/>
        </w:rPr>
        <w:t xml:space="preserve"> is </w:t>
      </w:r>
      <w:r w:rsidRPr="001D5799">
        <w:rPr>
          <w:rFonts w:ascii="Times New Roman" w:hAnsi="Times New Roman"/>
          <w:b/>
          <w:sz w:val="24"/>
          <w:szCs w:val="23"/>
        </w:rPr>
        <w:t>concretized</w:t>
      </w:r>
      <w:r w:rsidRPr="001D5799">
        <w:rPr>
          <w:rFonts w:ascii="Times New Roman" w:hAnsi="Times New Roman"/>
          <w:sz w:val="24"/>
          <w:szCs w:val="23"/>
        </w:rPr>
        <w:t xml:space="preserve">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 xml:space="preserve">patterns of ink marks that we find in </w:t>
      </w:r>
      <w:r w:rsidR="00D37C38" w:rsidRPr="001D5799">
        <w:rPr>
          <w:rFonts w:ascii="Times New Roman" w:hAnsi="Times New Roman"/>
          <w:sz w:val="24"/>
          <w:szCs w:val="23"/>
        </w:rPr>
        <w:t>printed copies</w:t>
      </w:r>
      <w:r w:rsidRPr="001D5799">
        <w:rPr>
          <w:rFonts w:ascii="Times New Roman" w:hAnsi="Times New Roman"/>
          <w:sz w:val="24"/>
          <w:szCs w:val="23"/>
        </w:rPr>
        <w:t xml:space="preserve"> of </w:t>
      </w:r>
      <w:r w:rsidR="00D37C38" w:rsidRPr="001D5799">
        <w:rPr>
          <w:rFonts w:ascii="Times New Roman" w:hAnsi="Times New Roman"/>
          <w:sz w:val="24"/>
          <w:szCs w:val="23"/>
        </w:rPr>
        <w:t xml:space="preserve">its </w:t>
      </w:r>
      <w:r w:rsidRPr="001D5799">
        <w:rPr>
          <w:rFonts w:ascii="Times New Roman" w:hAnsi="Times New Roman"/>
          <w:i/>
          <w:sz w:val="24"/>
          <w:szCs w:val="23"/>
        </w:rPr>
        <w:t>score</w:t>
      </w:r>
      <w:r w:rsidRPr="001D5799">
        <w:rPr>
          <w:rFonts w:ascii="Times New Roman" w:hAnsi="Times New Roman"/>
          <w:sz w:val="24"/>
          <w:szCs w:val="23"/>
        </w:rPr>
        <w:t xml:space="preserve">, or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patterns of grooves in vinyl disk</w:t>
      </w:r>
      <w:r w:rsidR="00D37C38" w:rsidRPr="001D5799">
        <w:rPr>
          <w:rFonts w:ascii="Times New Roman" w:hAnsi="Times New Roman"/>
          <w:sz w:val="24"/>
          <w:szCs w:val="23"/>
        </w:rPr>
        <w:t>s</w:t>
      </w:r>
      <w:r w:rsidRPr="001D5799">
        <w:rPr>
          <w:rFonts w:ascii="Times New Roman" w:hAnsi="Times New Roman"/>
          <w:sz w:val="24"/>
          <w:szCs w:val="23"/>
        </w:rPr>
        <w:t xml:space="preserve">. </w:t>
      </w:r>
      <w:r w:rsidR="00494B7A" w:rsidRPr="001D5799">
        <w:rPr>
          <w:rFonts w:ascii="Times New Roman" w:hAnsi="Times New Roman"/>
          <w:sz w:val="24"/>
          <w:szCs w:val="23"/>
        </w:rPr>
        <w:t>The score</w:t>
      </w:r>
      <w:r w:rsidR="004F7B87" w:rsidRPr="001D5799">
        <w:rPr>
          <w:rFonts w:ascii="Times New Roman" w:hAnsi="Times New Roman"/>
          <w:sz w:val="24"/>
          <w:szCs w:val="23"/>
        </w:rPr>
        <w:t xml:space="preserve"> is an </w:t>
      </w:r>
      <w:r w:rsidR="004F7B87" w:rsidRPr="001D5799">
        <w:rPr>
          <w:rFonts w:ascii="Times New Roman" w:hAnsi="Times New Roman"/>
          <w:b/>
          <w:sz w:val="24"/>
          <w:szCs w:val="23"/>
        </w:rPr>
        <w:t>instance</w:t>
      </w:r>
      <w:r w:rsidR="004F7B87"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F7B87" w:rsidRPr="001D5799">
        <w:rPr>
          <w:rFonts w:ascii="Times New Roman" w:hAnsi="Times New Roman"/>
          <w:sz w:val="24"/>
          <w:szCs w:val="23"/>
        </w:rPr>
        <w:t xml:space="preserve"> type </w:t>
      </w:r>
      <w:r w:rsidR="004F7B87" w:rsidRPr="001D5799">
        <w:rPr>
          <w:rFonts w:ascii="Times New Roman" w:hAnsi="Times New Roman"/>
          <w:i/>
          <w:sz w:val="24"/>
          <w:szCs w:val="23"/>
        </w:rPr>
        <w:t>plan specification</w:t>
      </w:r>
      <w:r w:rsidR="004F7B87" w:rsidRPr="001D5799">
        <w:rPr>
          <w:rFonts w:ascii="Times New Roman" w:hAnsi="Times New Roman"/>
          <w:sz w:val="24"/>
          <w:szCs w:val="23"/>
        </w:rPr>
        <w:t xml:space="preserve">, </w:t>
      </w:r>
      <w:r w:rsidR="00D37C38" w:rsidRPr="001D5799">
        <w:rPr>
          <w:rFonts w:ascii="Times New Roman" w:hAnsi="Times New Roman"/>
          <w:sz w:val="24"/>
          <w:szCs w:val="23"/>
        </w:rPr>
        <w:t xml:space="preserve">specifying how to create a corresponding </w:t>
      </w:r>
      <w:r w:rsidR="00D37C38" w:rsidRPr="001D5799">
        <w:rPr>
          <w:rFonts w:ascii="Times New Roman" w:hAnsi="Times New Roman"/>
          <w:i/>
          <w:sz w:val="24"/>
          <w:szCs w:val="23"/>
        </w:rPr>
        <w:t>musical performance</w:t>
      </w:r>
      <w:r w:rsidR="00D37C38" w:rsidRPr="001D5799">
        <w:rPr>
          <w:rFonts w:ascii="Times New Roman" w:hAnsi="Times New Roman"/>
          <w:sz w:val="24"/>
          <w:szCs w:val="23"/>
        </w:rPr>
        <w:t xml:space="preserve">. This </w:t>
      </w:r>
      <w:r w:rsidR="00D37C38" w:rsidRPr="001D5799">
        <w:rPr>
          <w:rFonts w:ascii="Times New Roman" w:hAnsi="Times New Roman"/>
          <w:i/>
          <w:sz w:val="24"/>
          <w:szCs w:val="23"/>
        </w:rPr>
        <w:t>plan specification</w:t>
      </w:r>
      <w:r w:rsidR="00C0143F" w:rsidRPr="001D5799">
        <w:rPr>
          <w:rFonts w:ascii="Times New Roman" w:hAnsi="Times New Roman"/>
          <w:i/>
          <w:sz w:val="24"/>
          <w:szCs w:val="23"/>
        </w:rPr>
        <w:t xml:space="preserve"> </w:t>
      </w:r>
      <w:r w:rsidR="004F7B87" w:rsidRPr="001D5799">
        <w:rPr>
          <w:rFonts w:ascii="Times New Roman" w:hAnsi="Times New Roman"/>
          <w:sz w:val="24"/>
          <w:szCs w:val="23"/>
        </w:rPr>
        <w:t xml:space="preserve">is </w:t>
      </w:r>
      <w:r w:rsidR="004F7B87" w:rsidRPr="001D5799">
        <w:rPr>
          <w:rFonts w:ascii="Times New Roman" w:hAnsi="Times New Roman"/>
          <w:b/>
          <w:sz w:val="24"/>
          <w:szCs w:val="23"/>
        </w:rPr>
        <w:t>concretized</w:t>
      </w:r>
      <w:r w:rsidR="00C0143F" w:rsidRPr="001D5799">
        <w:rPr>
          <w:rFonts w:ascii="Times New Roman" w:hAnsi="Times New Roman"/>
          <w:b/>
          <w:sz w:val="24"/>
          <w:szCs w:val="23"/>
        </w:rPr>
        <w:t xml:space="preserve"> </w:t>
      </w:r>
      <w:r w:rsidR="00D37C38" w:rsidRPr="001D5799">
        <w:rPr>
          <w:rFonts w:ascii="Times New Roman" w:hAnsi="Times New Roman"/>
          <w:sz w:val="24"/>
          <w:szCs w:val="23"/>
        </w:rPr>
        <w:t xml:space="preserve">in distributed fashion in the form of </w:t>
      </w:r>
      <w:r w:rsidR="004F7B87" w:rsidRPr="001D5799">
        <w:rPr>
          <w:rFonts w:ascii="Times New Roman" w:hAnsi="Times New Roman"/>
          <w:sz w:val="24"/>
          <w:szCs w:val="23"/>
        </w:rPr>
        <w:t xml:space="preserve">a network of </w:t>
      </w:r>
      <w:r w:rsidR="00D37C38" w:rsidRPr="001D5799">
        <w:rPr>
          <w:rFonts w:ascii="Times New Roman" w:hAnsi="Times New Roman"/>
          <w:sz w:val="24"/>
          <w:szCs w:val="23"/>
        </w:rPr>
        <w:t>sub</w:t>
      </w:r>
      <w:r w:rsidR="004F7B87" w:rsidRPr="001D5799">
        <w:rPr>
          <w:rFonts w:ascii="Times New Roman" w:hAnsi="Times New Roman"/>
          <w:sz w:val="24"/>
          <w:szCs w:val="23"/>
        </w:rPr>
        <w:t>plans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distributed across </w:t>
      </w:r>
      <w:r w:rsidR="004F7B87" w:rsidRPr="001D5799">
        <w:rPr>
          <w:rFonts w:ascii="Times New Roman" w:hAnsi="Times New Roman"/>
          <w:sz w:val="24"/>
          <w:szCs w:val="23"/>
        </w:rPr>
        <w:t>the minds of the conductor and the members of the orchestra</w:t>
      </w:r>
      <w:r w:rsidR="00D37C38" w:rsidRPr="001D5799">
        <w:rPr>
          <w:rFonts w:ascii="Times New Roman" w:hAnsi="Times New Roman"/>
          <w:sz w:val="24"/>
          <w:szCs w:val="23"/>
        </w:rPr>
        <w:t>, together forming a plan to create a musical performance of #9</w:t>
      </w:r>
      <w:r w:rsidR="004F7B87" w:rsidRPr="001D5799">
        <w:rPr>
          <w:rFonts w:ascii="Times New Roman" w:hAnsi="Times New Roman"/>
          <w:sz w:val="24"/>
          <w:szCs w:val="23"/>
        </w:rPr>
        <w:t xml:space="preserve">. This complex </w:t>
      </w:r>
      <w:r w:rsidR="004F7B87" w:rsidRPr="001D5799">
        <w:rPr>
          <w:rFonts w:ascii="Times New Roman" w:hAnsi="Times New Roman"/>
          <w:i/>
          <w:sz w:val="24"/>
          <w:szCs w:val="23"/>
        </w:rPr>
        <w:t>realizable</w:t>
      </w:r>
      <w:r w:rsidR="00921592" w:rsidRPr="001D5799">
        <w:rPr>
          <w:rFonts w:ascii="Times New Roman" w:hAnsi="Times New Roman"/>
          <w:i/>
          <w:sz w:val="24"/>
          <w:szCs w:val="23"/>
        </w:rPr>
        <w:t xml:space="preserve"> dependent continuant</w:t>
      </w:r>
      <w:r w:rsidR="004F7B87" w:rsidRPr="001D5799">
        <w:rPr>
          <w:rFonts w:ascii="Times New Roman" w:hAnsi="Times New Roman"/>
          <w:sz w:val="24"/>
          <w:szCs w:val="23"/>
        </w:rPr>
        <w:t xml:space="preserve"> is </w:t>
      </w:r>
      <w:r w:rsidR="00D37C38" w:rsidRPr="001D5799">
        <w:rPr>
          <w:rFonts w:ascii="Times New Roman" w:hAnsi="Times New Roman"/>
          <w:sz w:val="24"/>
          <w:szCs w:val="23"/>
        </w:rPr>
        <w:t xml:space="preserve">then </w:t>
      </w:r>
      <w:r w:rsidR="004F7B87" w:rsidRPr="001D5799">
        <w:rPr>
          <w:rFonts w:ascii="Times New Roman" w:hAnsi="Times New Roman"/>
          <w:b/>
          <w:sz w:val="24"/>
          <w:szCs w:val="23"/>
        </w:rPr>
        <w:t>realized</w:t>
      </w:r>
      <w:r w:rsidR="004F7B87" w:rsidRPr="001D5799">
        <w:rPr>
          <w:rFonts w:ascii="Times New Roman" w:hAnsi="Times New Roman"/>
          <w:sz w:val="24"/>
          <w:szCs w:val="23"/>
        </w:rPr>
        <w:t xml:space="preserve"> when conductor and orchestra work together to </w:t>
      </w:r>
      <w:r w:rsidR="00D37C38" w:rsidRPr="001D5799">
        <w:rPr>
          <w:rFonts w:ascii="Times New Roman" w:hAnsi="Times New Roman"/>
          <w:sz w:val="24"/>
          <w:szCs w:val="23"/>
        </w:rPr>
        <w:t>create</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a certain </w:t>
      </w:r>
      <w:r w:rsidR="004F7B87" w:rsidRPr="001D5799">
        <w:rPr>
          <w:rFonts w:ascii="Times New Roman" w:hAnsi="Times New Roman"/>
          <w:sz w:val="24"/>
          <w:szCs w:val="23"/>
        </w:rPr>
        <w:t>pattern of air vibrations</w:t>
      </w:r>
      <w:r w:rsidR="00F93648" w:rsidRPr="001D5799">
        <w:rPr>
          <w:rFonts w:ascii="Times New Roman" w:hAnsi="Times New Roman"/>
          <w:sz w:val="24"/>
          <w:szCs w:val="23"/>
        </w:rPr>
        <w:t xml:space="preserve"> conforming to the score and audible to an audience</w:t>
      </w:r>
      <w:r w:rsidR="004F7B87" w:rsidRPr="001D5799">
        <w:rPr>
          <w:rFonts w:ascii="Times New Roman" w:hAnsi="Times New Roman"/>
          <w:sz w:val="24"/>
          <w:szCs w:val="23"/>
        </w:rPr>
        <w:t>.</w:t>
      </w:r>
      <w:r w:rsidR="00A94D95">
        <w:rPr>
          <w:rFonts w:ascii="Times New Roman" w:hAnsi="Times New Roman"/>
          <w:sz w:val="24"/>
          <w:szCs w:val="23"/>
        </w:rPr>
        <w:t xml:space="preserve"> One consequence of the above is that we cannot in fact listen to Beethoven’s 9th Symphony, but rather only to performances thereof.</w:t>
      </w:r>
    </w:p>
    <w:p w14:paraId="096C6EF3" w14:textId="77777777" w:rsidR="00D37C38" w:rsidRPr="001D5799" w:rsidRDefault="00D37C38" w:rsidP="009B5669">
      <w:pPr>
        <w:spacing w:beforeLines="1" w:before="2" w:afterLines="1" w:after="2" w:line="360" w:lineRule="auto"/>
        <w:jc w:val="both"/>
        <w:rPr>
          <w:rFonts w:ascii="Times New Roman" w:hAnsi="Times New Roman"/>
          <w:sz w:val="24"/>
          <w:szCs w:val="23"/>
        </w:rPr>
      </w:pPr>
    </w:p>
    <w:p w14:paraId="1FE90525" w14:textId="77777777" w:rsidR="003E0C5C" w:rsidRPr="001D5799" w:rsidRDefault="00F936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D37C38" w:rsidRPr="001D5799">
        <w:rPr>
          <w:rFonts w:ascii="Times New Roman" w:hAnsi="Times New Roman"/>
          <w:sz w:val="24"/>
          <w:szCs w:val="23"/>
        </w:rPr>
        <w:t>nalogously, when a research tea</w:t>
      </w:r>
      <w:r w:rsidR="003E0C5C" w:rsidRPr="001D5799">
        <w:rPr>
          <w:rFonts w:ascii="Times New Roman" w:hAnsi="Times New Roman"/>
          <w:sz w:val="24"/>
          <w:szCs w:val="23"/>
        </w:rPr>
        <w:t xml:space="preserve">m decides to perform an experiment following a published protocol, the protocol itself is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instance</w:t>
      </w:r>
      <w:r w:rsidR="003E0C5C" w:rsidRPr="001D5799">
        <w:rPr>
          <w:rFonts w:ascii="Times New Roman" w:hAnsi="Times New Roman"/>
          <w:sz w:val="24"/>
          <w:szCs w:val="23"/>
        </w:rPr>
        <w:t xml:space="preserve"> of the type </w:t>
      </w:r>
      <w:r w:rsidR="003E0C5C" w:rsidRPr="001D5799">
        <w:rPr>
          <w:rFonts w:ascii="Times New Roman" w:hAnsi="Times New Roman"/>
          <w:i/>
          <w:sz w:val="24"/>
          <w:szCs w:val="23"/>
        </w:rPr>
        <w:t>plan specification</w:t>
      </w:r>
      <w:r w:rsidR="003E0C5C" w:rsidRPr="001D5799">
        <w:rPr>
          <w:rFonts w:ascii="Times New Roman" w:hAnsi="Times New Roman"/>
          <w:sz w:val="24"/>
          <w:szCs w:val="23"/>
        </w:rPr>
        <w:t xml:space="preserve">. The leader of the research team concretizes this protocol in her mind to create that specifically dependent realizable </w:t>
      </w:r>
      <w:r w:rsidR="00FB129B" w:rsidRPr="001D5799">
        <w:rPr>
          <w:rFonts w:ascii="Times New Roman" w:hAnsi="Times New Roman"/>
          <w:i/>
          <w:sz w:val="24"/>
          <w:szCs w:val="23"/>
        </w:rPr>
        <w:t>continuant</w:t>
      </w:r>
      <w:r w:rsidR="003E0C5C" w:rsidRPr="001D5799">
        <w:rPr>
          <w:rFonts w:ascii="Times New Roman" w:hAnsi="Times New Roman"/>
          <w:sz w:val="24"/>
          <w:szCs w:val="23"/>
        </w:rPr>
        <w:t xml:space="preserve"> which is her plan for carrying out this experiment. At the same time she creates a series of sub-protocols, plan specification</w:t>
      </w:r>
      <w:r w:rsidR="00AD4F8F" w:rsidRPr="001D5799">
        <w:rPr>
          <w:rFonts w:ascii="Times New Roman" w:hAnsi="Times New Roman"/>
          <w:sz w:val="24"/>
          <w:szCs w:val="23"/>
        </w:rPr>
        <w:t xml:space="preserve">s for her various team members. These plan specifications </w:t>
      </w:r>
      <w:r w:rsidR="003E0C5C" w:rsidRPr="001D5799">
        <w:rPr>
          <w:rFonts w:ascii="Times New Roman" w:hAnsi="Times New Roman"/>
          <w:sz w:val="24"/>
          <w:szCs w:val="23"/>
        </w:rPr>
        <w:t xml:space="preserve">are concretized </w:t>
      </w:r>
      <w:r w:rsidR="00AD4F8F" w:rsidRPr="001D5799">
        <w:rPr>
          <w:rFonts w:ascii="Times New Roman" w:hAnsi="Times New Roman"/>
          <w:sz w:val="24"/>
          <w:szCs w:val="23"/>
        </w:rPr>
        <w:t xml:space="preserve">in the minds of the team members </w:t>
      </w:r>
      <w:r w:rsidR="003E0C5C" w:rsidRPr="001D5799">
        <w:rPr>
          <w:rFonts w:ascii="Times New Roman" w:hAnsi="Times New Roman"/>
          <w:sz w:val="24"/>
          <w:szCs w:val="23"/>
        </w:rPr>
        <w:t xml:space="preserve">as plans for carrying out corresponding </w:t>
      </w:r>
      <w:r w:rsidR="00AD4F8F" w:rsidRPr="001D5799">
        <w:rPr>
          <w:rFonts w:ascii="Times New Roman" w:hAnsi="Times New Roman"/>
          <w:sz w:val="24"/>
          <w:szCs w:val="23"/>
        </w:rPr>
        <w:t xml:space="preserve">subactivities within </w:t>
      </w:r>
      <w:r w:rsidR="003E0C5C" w:rsidRPr="001D5799">
        <w:rPr>
          <w:rFonts w:ascii="Times New Roman" w:hAnsi="Times New Roman"/>
          <w:sz w:val="24"/>
          <w:szCs w:val="23"/>
        </w:rPr>
        <w:t xml:space="preserve">the experiment. The experiment itself is a </w:t>
      </w:r>
      <w:r w:rsidR="003E0C5C" w:rsidRPr="001D5799">
        <w:rPr>
          <w:rFonts w:ascii="Times New Roman" w:hAnsi="Times New Roman"/>
          <w:i/>
          <w:sz w:val="24"/>
          <w:szCs w:val="23"/>
        </w:rPr>
        <w:t>realization</w:t>
      </w:r>
      <w:r w:rsidR="00AD4F8F" w:rsidRPr="001D5799">
        <w:rPr>
          <w:rFonts w:ascii="Times New Roman" w:hAnsi="Times New Roman"/>
          <w:sz w:val="24"/>
          <w:szCs w:val="23"/>
        </w:rPr>
        <w:t xml:space="preserve"> of these plans, having outputs such as publications, databases, and so forth, as described in the </w:t>
      </w:r>
      <w:hyperlink r:id="rId45" w:history="1">
        <w:r w:rsidR="00AD4F8F" w:rsidRPr="001D5799">
          <w:rPr>
            <w:rStyle w:val="Hyperlink"/>
            <w:rFonts w:ascii="Times New Roman" w:hAnsi="Times New Roman"/>
            <w:sz w:val="24"/>
            <w:szCs w:val="23"/>
          </w:rPr>
          <w:t>Ontology for Biomedical Investigations</w:t>
        </w:r>
      </w:hyperlink>
      <w:r w:rsidR="00AD4F8F" w:rsidRPr="001D5799">
        <w:rPr>
          <w:rFonts w:ascii="Times New Roman" w:hAnsi="Times New Roman"/>
          <w:sz w:val="24"/>
          <w:szCs w:val="23"/>
        </w:rPr>
        <w:t xml:space="preserve"> (OBI).</w:t>
      </w:r>
    </w:p>
    <w:p w14:paraId="49771E01" w14:textId="77777777" w:rsidR="00B055FE" w:rsidRPr="001D5799" w:rsidRDefault="00B055FE" w:rsidP="009B5669">
      <w:pPr>
        <w:spacing w:beforeLines="1" w:before="2" w:afterLines="1" w:after="2" w:line="360" w:lineRule="auto"/>
        <w:rPr>
          <w:rFonts w:ascii="Times New Roman" w:hAnsi="Times New Roman"/>
          <w:sz w:val="24"/>
          <w:szCs w:val="23"/>
        </w:rPr>
      </w:pPr>
    </w:p>
    <w:p w14:paraId="79C6E3BA" w14:textId="77777777" w:rsidR="0091677C" w:rsidRDefault="001257D8" w:rsidP="006C241A">
      <w:pPr>
        <w:pStyle w:val="Heading1"/>
      </w:pPr>
      <w:bookmarkStart w:id="235" w:name="_Toc313270723"/>
      <w:bookmarkStart w:id="236" w:name="_Toc313472858"/>
      <w:r>
        <w:t xml:space="preserve">3. </w:t>
      </w:r>
      <w:r w:rsidR="00FB129B" w:rsidRPr="00FB129B">
        <w:rPr>
          <w:i/>
        </w:rPr>
        <w:t>Occurrent</w:t>
      </w:r>
      <w:bookmarkEnd w:id="235"/>
      <w:bookmarkEnd w:id="236"/>
    </w:p>
    <w:p w14:paraId="5E1B4ED4" w14:textId="77777777" w:rsidR="00C0143F" w:rsidRPr="001D5799" w:rsidRDefault="00C0143F" w:rsidP="006C241A">
      <w:pPr>
        <w:spacing w:line="360" w:lineRule="auto"/>
        <w:jc w:val="both"/>
        <w:rPr>
          <w:rFonts w:ascii="Times New Roman" w:hAnsi="Times New Roman"/>
          <w:sz w:val="24"/>
          <w:szCs w:val="23"/>
        </w:rPr>
      </w:pPr>
    </w:p>
    <w:p w14:paraId="58AC0962" w14:textId="77777777" w:rsidR="008A6C9D" w:rsidRPr="001D5799" w:rsidRDefault="00AD4F8F" w:rsidP="006C241A">
      <w:pPr>
        <w:spacing w:line="360" w:lineRule="auto"/>
        <w:jc w:val="both"/>
        <w:rPr>
          <w:rFonts w:ascii="Times New Roman" w:hAnsi="Times New Roman"/>
          <w:sz w:val="24"/>
          <w:szCs w:val="23"/>
        </w:rPr>
      </w:pPr>
      <w:r w:rsidRPr="001D5799">
        <w:rPr>
          <w:rFonts w:ascii="Times New Roman" w:hAnsi="Times New Roman"/>
          <w:sz w:val="24"/>
          <w:szCs w:val="23"/>
        </w:rPr>
        <w:t>The realm of o</w:t>
      </w:r>
      <w:r w:rsidR="00F93648" w:rsidRPr="001D5799">
        <w:rPr>
          <w:rFonts w:ascii="Times New Roman" w:hAnsi="Times New Roman"/>
          <w:sz w:val="24"/>
          <w:szCs w:val="23"/>
        </w:rPr>
        <w:t>ccurrents</w:t>
      </w:r>
      <w:r w:rsidRPr="001D5799">
        <w:rPr>
          <w:rFonts w:ascii="Times New Roman" w:hAnsi="Times New Roman"/>
          <w:sz w:val="24"/>
          <w:szCs w:val="23"/>
        </w:rPr>
        <w:t xml:space="preserve"> is less pervasively marked by the presence of natural units than is the case in the realm of independent continuants. Those natural </w:t>
      </w:r>
      <w:r w:rsidR="00A94D95">
        <w:rPr>
          <w:rFonts w:ascii="Times New Roman" w:hAnsi="Times New Roman"/>
          <w:sz w:val="24"/>
          <w:szCs w:val="23"/>
        </w:rPr>
        <w:t xml:space="preserve">– as contrasted with engineered, which here means: deliberately executed – </w:t>
      </w:r>
      <w:r w:rsidR="00DA4D68" w:rsidRPr="001D5799">
        <w:rPr>
          <w:rFonts w:ascii="Times New Roman" w:hAnsi="Times New Roman"/>
          <w:sz w:val="24"/>
          <w:szCs w:val="23"/>
        </w:rPr>
        <w:t xml:space="preserve">units </w:t>
      </w:r>
      <w:r w:rsidR="00F93648" w:rsidRPr="001D5799">
        <w:rPr>
          <w:rFonts w:ascii="Times New Roman" w:hAnsi="Times New Roman"/>
          <w:sz w:val="24"/>
          <w:szCs w:val="23"/>
        </w:rPr>
        <w:t xml:space="preserve">which do </w:t>
      </w:r>
      <w:r w:rsidRPr="001D5799">
        <w:rPr>
          <w:rFonts w:ascii="Times New Roman" w:hAnsi="Times New Roman"/>
          <w:sz w:val="24"/>
          <w:szCs w:val="23"/>
        </w:rPr>
        <w:t xml:space="preserve">exist in the realm of occurrents </w:t>
      </w:r>
      <w:r w:rsidR="00F93648" w:rsidRPr="001D5799">
        <w:rPr>
          <w:rFonts w:ascii="Times New Roman" w:hAnsi="Times New Roman"/>
          <w:sz w:val="24"/>
          <w:szCs w:val="23"/>
        </w:rPr>
        <w:t>are typically either parasitic on the existence of natural units on the continuant side</w:t>
      </w:r>
      <w:r w:rsidRPr="001D5799">
        <w:rPr>
          <w:rFonts w:ascii="Times New Roman" w:hAnsi="Times New Roman"/>
          <w:sz w:val="24"/>
          <w:szCs w:val="23"/>
        </w:rPr>
        <w:t xml:space="preserve"> (for example in the cases of births and deaths, and of similar object-bound process boundaries)</w:t>
      </w:r>
      <w:r w:rsidR="008A6C9D" w:rsidRPr="001D5799">
        <w:rPr>
          <w:rFonts w:ascii="Times New Roman" w:hAnsi="Times New Roman"/>
          <w:sz w:val="24"/>
          <w:szCs w:val="23"/>
        </w:rPr>
        <w:t>,</w:t>
      </w:r>
      <w:r w:rsidR="00F93648" w:rsidRPr="001D5799">
        <w:rPr>
          <w:rFonts w:ascii="Times New Roman" w:hAnsi="Times New Roman"/>
          <w:sz w:val="24"/>
          <w:szCs w:val="23"/>
        </w:rPr>
        <w:t xml:space="preserve"> or they are fiat in nature. Thus we can count </w:t>
      </w:r>
      <w:r w:rsidR="00F93648" w:rsidRPr="001D5799">
        <w:rPr>
          <w:rFonts w:ascii="Times New Roman" w:hAnsi="Times New Roman"/>
          <w:i/>
          <w:sz w:val="24"/>
          <w:szCs w:val="23"/>
        </w:rPr>
        <w:t>lives</w:t>
      </w:r>
      <w:r w:rsidR="00CA7294" w:rsidRPr="001D5799">
        <w:rPr>
          <w:rFonts w:ascii="Times New Roman" w:hAnsi="Times New Roman"/>
          <w:sz w:val="24"/>
          <w:szCs w:val="23"/>
        </w:rPr>
        <w:t>; we can count football games; we can count chemical reactions performed in experiments or in chemical manufacturing.</w:t>
      </w:r>
    </w:p>
    <w:p w14:paraId="5AF0E3CB" w14:textId="77777777" w:rsidR="008A6C9D" w:rsidRPr="001D5799" w:rsidRDefault="008A6C9D" w:rsidP="006C241A">
      <w:pPr>
        <w:spacing w:line="360" w:lineRule="auto"/>
        <w:jc w:val="both"/>
        <w:rPr>
          <w:rFonts w:ascii="Times New Roman" w:hAnsi="Times New Roman"/>
          <w:sz w:val="24"/>
        </w:rPr>
      </w:pPr>
      <w:r w:rsidRPr="001D5799">
        <w:rPr>
          <w:rFonts w:ascii="Times New Roman" w:hAnsi="Times New Roman"/>
          <w:iCs/>
          <w:sz w:val="24"/>
        </w:rPr>
        <w:t>Even w</w:t>
      </w:r>
      <w:r w:rsidRPr="001D5799">
        <w:rPr>
          <w:rFonts w:ascii="Times New Roman" w:hAnsi="Times New Roman"/>
          <w:sz w:val="24"/>
        </w:rPr>
        <w:t>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w:t>
      </w:r>
      <w:r w:rsidR="00514A85">
        <w:rPr>
          <w:rFonts w:ascii="Times New Roman" w:hAnsi="Times New Roman"/>
          <w:sz w:val="24"/>
        </w:rPr>
        <w:t xml:space="preserve"> unfold in a continuous series </w:t>
      </w:r>
      <w:r w:rsidRPr="001D5799">
        <w:rPr>
          <w:rFonts w:ascii="Times New Roman" w:hAnsi="Times New Roman"/>
          <w:sz w:val="24"/>
        </w:rPr>
        <w:t>from other</w:t>
      </w:r>
      <w:r w:rsidR="00514A85">
        <w:rPr>
          <w:rFonts w:ascii="Times New Roman" w:hAnsi="Times New Roman"/>
          <w:sz w:val="24"/>
        </w:rPr>
        <w:t>,</w:t>
      </w:r>
      <w:r w:rsidRPr="001D5799">
        <w:rPr>
          <w:rFonts w:ascii="Times New Roman" w:hAnsi="Times New Roman"/>
          <w:sz w:val="24"/>
        </w:rPr>
        <w:t xml:space="preserve"> pr</w:t>
      </w:r>
      <w:r w:rsidR="00514A85">
        <w:rPr>
          <w:rFonts w:ascii="Times New Roman" w:hAnsi="Times New Roman"/>
          <w:sz w:val="24"/>
        </w:rPr>
        <w:t xml:space="preserve">ior </w:t>
      </w:r>
      <w:r w:rsidRPr="001D5799">
        <w:rPr>
          <w:rFonts w:ascii="Times New Roman" w:hAnsi="Times New Roman"/>
          <w:sz w:val="24"/>
        </w:rPr>
        <w:t>processes such as fertilization</w:t>
      </w:r>
      <w:r w:rsidR="00514A85">
        <w:rPr>
          <w:rFonts w:ascii="Times New Roman" w:hAnsi="Times New Roman"/>
          <w:sz w:val="24"/>
        </w:rPr>
        <w:t>,</w:t>
      </w:r>
      <w:r w:rsidRPr="001D5799">
        <w:rPr>
          <w:rFonts w:ascii="Times New Roman" w:hAnsi="Times New Roman"/>
          <w:sz w:val="24"/>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p>
    <w:p w14:paraId="665FD1DD" w14:textId="77777777" w:rsidR="008A6C9D" w:rsidRDefault="008A6C9D" w:rsidP="006C241A">
      <w:pPr>
        <w:spacing w:after="80" w:line="360" w:lineRule="auto"/>
        <w:jc w:val="both"/>
        <w:rPr>
          <w:rFonts w:ascii="Times New Roman" w:hAnsi="Times New Roman"/>
          <w:sz w:val="24"/>
          <w:szCs w:val="24"/>
        </w:rPr>
      </w:pPr>
      <w:r w:rsidRPr="00C70E0A">
        <w:rPr>
          <w:rFonts w:ascii="Times New Roman" w:hAnsi="Times New Roman"/>
          <w:sz w:val="24"/>
          <w:szCs w:val="24"/>
        </w:rPr>
        <w:t>Processes can be arbitrarily summed and divided. In particular, we can identify sub-processes</w:t>
      </w:r>
      <w:r w:rsidR="00A94D95" w:rsidRPr="00C70E0A">
        <w:rPr>
          <w:rFonts w:ascii="Times New Roman" w:hAnsi="Times New Roman"/>
          <w:sz w:val="24"/>
          <w:szCs w:val="24"/>
        </w:rPr>
        <w:t xml:space="preserve"> – temporal parts – </w:t>
      </w:r>
      <w:r w:rsidRPr="00C70E0A">
        <w:rPr>
          <w:rFonts w:ascii="Times New Roman" w:hAnsi="Times New Roman"/>
          <w:sz w:val="24"/>
          <w:szCs w:val="24"/>
        </w:rPr>
        <w:t>which are fiat segments occupying constituent temporal intervals of the temporal interval occupied by the process as a whole.</w:t>
      </w:r>
    </w:p>
    <w:p w14:paraId="6E13A730" w14:textId="76B73123" w:rsidR="00023196" w:rsidRPr="00C70E0A" w:rsidRDefault="00023196" w:rsidP="00C70E0A">
      <w:pPr>
        <w:pStyle w:val="Specification"/>
      </w:pPr>
      <w:r w:rsidRPr="00C70E0A">
        <w:rPr>
          <w:rStyle w:val="SpecificationType"/>
        </w:rPr>
        <w:t>Elucidation</w:t>
      </w:r>
      <w:r>
        <w:rPr>
          <w:smallCaps/>
        </w:rPr>
        <w:t xml:space="preserve">: </w:t>
      </w:r>
      <w:r w:rsidRPr="00872DC4">
        <w:rPr>
          <w:i/>
        </w:rPr>
        <w:t>a</w:t>
      </w:r>
      <w:r>
        <w:rPr>
          <w:i/>
        </w:rPr>
        <w:t xml:space="preserve"> </w:t>
      </w:r>
      <w:r>
        <w:t xml:space="preserve">is an occurrent entity means: </w:t>
      </w:r>
      <w:r>
        <w:rPr>
          <w:i/>
        </w:rPr>
        <w:t xml:space="preserve">a </w:t>
      </w:r>
      <w:r>
        <w:t>is an entity that is bound in time.</w:t>
      </w:r>
    </w:p>
    <w:p w14:paraId="0502F370" w14:textId="77777777" w:rsidR="00F93648" w:rsidRDefault="00F93648" w:rsidP="009B5669">
      <w:pPr>
        <w:spacing w:beforeLines="1" w:before="2" w:afterLines="1" w:after="2" w:line="360" w:lineRule="auto"/>
        <w:jc w:val="both"/>
        <w:rPr>
          <w:rFonts w:ascii="Times New Roman" w:hAnsi="Times New Roman"/>
          <w:sz w:val="24"/>
          <w:szCs w:val="23"/>
        </w:rPr>
      </w:pPr>
    </w:p>
    <w:p w14:paraId="5D41D598" w14:textId="77777777" w:rsidR="00A94D95" w:rsidRPr="00E944CF" w:rsidRDefault="00A94D95" w:rsidP="00A94D95">
      <w:pPr>
        <w:pStyle w:val="Heading2"/>
        <w:spacing w:line="360" w:lineRule="auto"/>
        <w:rPr>
          <w:rFonts w:eastAsia="Times New Roman"/>
          <w:shd w:val="clear" w:color="auto" w:fill="FFFFFF"/>
        </w:rPr>
      </w:pPr>
      <w:bookmarkStart w:id="237" w:name="_Toc313270724"/>
      <w:bookmarkStart w:id="238" w:name="_Toc313472859"/>
      <w:r>
        <w:rPr>
          <w:rFonts w:eastAsia="Times New Roman"/>
          <w:shd w:val="clear" w:color="auto" w:fill="FFFFFF"/>
        </w:rPr>
        <w:t>Relation of temporal parthood</w:t>
      </w:r>
      <w:bookmarkEnd w:id="237"/>
      <w:bookmarkEnd w:id="238"/>
    </w:p>
    <w:p w14:paraId="41AC141E" w14:textId="77777777" w:rsidR="00A94D95" w:rsidRDefault="00A94D95" w:rsidP="00A94D95">
      <w:pPr>
        <w:spacing w:beforeLines="1" w:before="2" w:afterLines="1" w:after="2" w:line="360" w:lineRule="auto"/>
        <w:rPr>
          <w:rFonts w:ascii="Times New Roman" w:hAnsi="Times New Roman"/>
          <w:sz w:val="24"/>
          <w:szCs w:val="23"/>
        </w:rPr>
      </w:pPr>
    </w:p>
    <w:p w14:paraId="018C8BF5" w14:textId="77777777" w:rsidR="00757B5A" w:rsidRPr="007F452D" w:rsidRDefault="00757B5A" w:rsidP="0068640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We introduced </w:t>
      </w:r>
      <w:r w:rsidR="007F452D">
        <w:rPr>
          <w:rFonts w:ascii="Times New Roman" w:hAnsi="Times New Roman"/>
          <w:sz w:val="24"/>
          <w:szCs w:val="23"/>
        </w:rPr>
        <w:t xml:space="preserve">above </w:t>
      </w:r>
      <w:r>
        <w:rPr>
          <w:rFonts w:ascii="Times New Roman" w:hAnsi="Times New Roman"/>
          <w:sz w:val="24"/>
          <w:szCs w:val="23"/>
        </w:rPr>
        <w:t xml:space="preserve">the relation </w:t>
      </w:r>
      <w:r w:rsidR="007F452D">
        <w:rPr>
          <w:rFonts w:ascii="Times New Roman" w:hAnsi="Times New Roman"/>
          <w:b/>
          <w:sz w:val="24"/>
          <w:szCs w:val="23"/>
        </w:rPr>
        <w:t xml:space="preserve">part_of </w:t>
      </w:r>
      <w:r w:rsidR="007F452D">
        <w:rPr>
          <w:rFonts w:ascii="Times New Roman" w:hAnsi="Times New Roman"/>
          <w:sz w:val="24"/>
          <w:szCs w:val="23"/>
        </w:rPr>
        <w:t xml:space="preserve">for occurrents. We can now define in its terms the sub-relation </w:t>
      </w:r>
      <w:r w:rsidR="007F452D">
        <w:rPr>
          <w:rFonts w:ascii="Times New Roman" w:hAnsi="Times New Roman"/>
          <w:b/>
          <w:sz w:val="24"/>
          <w:szCs w:val="23"/>
        </w:rPr>
        <w:t xml:space="preserve">temporal_part_of </w:t>
      </w:r>
      <w:r w:rsidR="007F452D">
        <w:rPr>
          <w:rFonts w:ascii="Times New Roman" w:hAnsi="Times New Roman"/>
          <w:sz w:val="24"/>
          <w:szCs w:val="23"/>
        </w:rPr>
        <w:t>which holds between two occurrents when the former is a phase or subprocess of the latter:</w:t>
      </w:r>
    </w:p>
    <w:p w14:paraId="07E1ED4E" w14:textId="77777777" w:rsidR="007F452D" w:rsidRPr="007F452D" w:rsidRDefault="007F452D" w:rsidP="00A94D95">
      <w:pPr>
        <w:spacing w:beforeLines="1" w:before="2" w:afterLines="1" w:after="2" w:line="360" w:lineRule="auto"/>
        <w:rPr>
          <w:rFonts w:ascii="Times New Roman" w:hAnsi="Times New Roman"/>
          <w:sz w:val="24"/>
          <w:szCs w:val="23"/>
        </w:rPr>
      </w:pPr>
    </w:p>
    <w:p w14:paraId="6160D15F" w14:textId="43A4FBD1" w:rsidR="00A94D95" w:rsidRDefault="00A94D95" w:rsidP="00C70E0A">
      <w:pPr>
        <w:pStyle w:val="Specification"/>
      </w:pPr>
      <w:r w:rsidRPr="00C70E0A">
        <w:rPr>
          <w:rStyle w:val="SpecificationType"/>
        </w:rPr>
        <w:t>Elucidation</w:t>
      </w:r>
      <w:r w:rsidRPr="001D5799">
        <w:rPr>
          <w:smallCaps/>
        </w:rPr>
        <w:t>:</w:t>
      </w:r>
      <w:r w:rsidRPr="001D5799">
        <w:t xml:space="preserve"> To say that </w:t>
      </w:r>
      <w:r w:rsidRPr="001D5799">
        <w:rPr>
          <w:i/>
        </w:rPr>
        <w:t xml:space="preserve">a </w:t>
      </w:r>
      <w:r w:rsidRPr="001D5799">
        <w:t xml:space="preserve">is a </w:t>
      </w:r>
      <w:r w:rsidRPr="001D5799">
        <w:rPr>
          <w:b/>
        </w:rPr>
        <w:t xml:space="preserve">temporal_part_of </w:t>
      </w:r>
      <w:r w:rsidRPr="001D5799">
        <w:rPr>
          <w:i/>
        </w:rPr>
        <w:t xml:space="preserve">b </w:t>
      </w:r>
      <w:r w:rsidRPr="001D5799">
        <w:t xml:space="preserve">is to say that </w:t>
      </w:r>
      <w:r w:rsidRPr="001D5799">
        <w:rPr>
          <w:i/>
        </w:rPr>
        <w:t xml:space="preserve">a </w:t>
      </w:r>
      <w:r w:rsidRPr="001D5799">
        <w:rPr>
          <w:b/>
        </w:rPr>
        <w:t xml:space="preserve">part_of </w:t>
      </w:r>
      <w:r w:rsidRPr="001D5799">
        <w:rPr>
          <w:i/>
        </w:rPr>
        <w:t xml:space="preserve">b </w:t>
      </w:r>
      <w:r w:rsidRPr="001D5799">
        <w:t xml:space="preserve">&amp; </w:t>
      </w:r>
      <w:r w:rsidRPr="001D5799">
        <w:rPr>
          <w:i/>
        </w:rPr>
        <w:t xml:space="preserve">a </w:t>
      </w:r>
      <w:r w:rsidRPr="001D5799">
        <w:t xml:space="preserve">and </w:t>
      </w:r>
      <w:r w:rsidRPr="001D5799">
        <w:rPr>
          <w:i/>
        </w:rPr>
        <w:t xml:space="preserve">b </w:t>
      </w:r>
      <w:r w:rsidRPr="001D5799">
        <w:t xml:space="preserve">are </w:t>
      </w:r>
      <w:r w:rsidRPr="001D5799">
        <w:rPr>
          <w:i/>
        </w:rPr>
        <w:t xml:space="preserve">occurrents </w:t>
      </w:r>
      <w:r w:rsidRPr="001D5799">
        <w:t xml:space="preserve">&amp; for some </w:t>
      </w:r>
      <w:r w:rsidRPr="001D5799">
        <w:rPr>
          <w:i/>
        </w:rPr>
        <w:t xml:space="preserve">spatiotemporal </w:t>
      </w:r>
      <w:r w:rsidRPr="001D5799">
        <w:t xml:space="preserve">or </w:t>
      </w:r>
      <w:r w:rsidRPr="001D5799">
        <w:rPr>
          <w:i/>
        </w:rPr>
        <w:t>temporal region r</w:t>
      </w:r>
      <w:r w:rsidRPr="001D5799">
        <w:t xml:space="preserve">, </w:t>
      </w:r>
      <w:r w:rsidRPr="001D5799">
        <w:rPr>
          <w:i/>
        </w:rPr>
        <w:t xml:space="preserve">a </w:t>
      </w:r>
      <w:r w:rsidRPr="001D5799">
        <w:rPr>
          <w:b/>
        </w:rPr>
        <w:t xml:space="preserve">occupies </w:t>
      </w:r>
      <w:r w:rsidRPr="001D5799">
        <w:rPr>
          <w:i/>
        </w:rPr>
        <w:t xml:space="preserve">r </w:t>
      </w:r>
      <w:r w:rsidRPr="001D5799">
        <w:t xml:space="preserve">&amp; </w:t>
      </w:r>
      <w:r w:rsidRPr="001D5799">
        <w:rPr>
          <w:i/>
        </w:rPr>
        <w:t xml:space="preserve">b </w:t>
      </w:r>
      <w:r w:rsidRPr="001D5799">
        <w:rPr>
          <w:b/>
        </w:rPr>
        <w:t xml:space="preserve">occupies </w:t>
      </w:r>
      <w:r w:rsidRPr="001D5799">
        <w:t xml:space="preserve">a region including </w:t>
      </w:r>
      <w:r w:rsidRPr="001D5799">
        <w:rPr>
          <w:i/>
        </w:rPr>
        <w:t xml:space="preserve">r </w:t>
      </w:r>
      <w:r w:rsidRPr="001D5799">
        <w:t xml:space="preserve">as </w:t>
      </w:r>
      <w:r w:rsidRPr="001D5799">
        <w:rPr>
          <w:b/>
        </w:rPr>
        <w:t>part</w:t>
      </w:r>
      <w:r w:rsidRPr="00757B5A">
        <w:t>.</w:t>
      </w:r>
    </w:p>
    <w:p w14:paraId="0C82F73F" w14:textId="77777777" w:rsidR="00405B03" w:rsidRDefault="00A94D95" w:rsidP="00C70E0A">
      <w:pPr>
        <w:pStyle w:val="Specification"/>
        <w:rPr>
          <w:rFonts w:ascii="Times New Roman" w:hAnsi="Times New Roman"/>
          <w:szCs w:val="24"/>
        </w:rPr>
      </w:pPr>
      <w:r w:rsidRPr="00C70E0A">
        <w:rPr>
          <w:rStyle w:val="SpecificationType"/>
        </w:rPr>
        <w:t>Examples</w:t>
      </w:r>
      <w:r w:rsidRPr="00A94D95">
        <w:t>: your heart</w:t>
      </w:r>
      <w:r w:rsidR="00D54118">
        <w:rPr>
          <w:rFonts w:ascii="Times New Roman" w:hAnsi="Times New Roman"/>
          <w:szCs w:val="24"/>
        </w:rPr>
        <w:t xml:space="preserve"> </w:t>
      </w:r>
      <w:r w:rsidRPr="00A94D95">
        <w:t>beating from 4pm to 5pm today</w:t>
      </w:r>
      <w:r>
        <w:t xml:space="preserve"> is a </w:t>
      </w:r>
      <w:r w:rsidRPr="00A94D95">
        <w:rPr>
          <w:b/>
        </w:rPr>
        <w:t>temporal part</w:t>
      </w:r>
      <w:r>
        <w:t xml:space="preserve"> of the </w:t>
      </w:r>
      <w:r w:rsidRPr="00A94D95">
        <w:rPr>
          <w:i/>
        </w:rPr>
        <w:t>process</w:t>
      </w:r>
      <w:r>
        <w:t xml:space="preserve"> of your heart beating</w:t>
      </w:r>
      <w:r w:rsidRPr="00A94D95">
        <w:t>; the 4th year of your life</w:t>
      </w:r>
      <w:r>
        <w:t xml:space="preserve"> is a </w:t>
      </w:r>
      <w:r w:rsidRPr="00A94D95">
        <w:rPr>
          <w:b/>
        </w:rPr>
        <w:t>temporal part</w:t>
      </w:r>
      <w:r>
        <w:t xml:space="preserve"> of your life.</w:t>
      </w:r>
      <w:r w:rsidR="00443209">
        <w:rPr>
          <w:rFonts w:ascii="Times New Roman" w:hAnsi="Times New Roman"/>
          <w:szCs w:val="24"/>
        </w:rPr>
        <w:t xml:space="preserve"> </w:t>
      </w:r>
    </w:p>
    <w:p w14:paraId="5A4D197E" w14:textId="1753E0A4" w:rsidR="00A94D95" w:rsidRPr="00A94D95" w:rsidRDefault="00443209" w:rsidP="00405B03">
      <w:pPr>
        <w:pStyle w:val="Specification"/>
        <w:ind w:left="0"/>
        <w:rPr>
          <w:b/>
        </w:rPr>
      </w:pPr>
      <w:r>
        <w:rPr>
          <w:rFonts w:ascii="Times New Roman" w:hAnsi="Times New Roman"/>
        </w:rPr>
        <w:t>These can be described as stages or phases of an occurrent.</w:t>
      </w:r>
    </w:p>
    <w:p w14:paraId="6D49AE7D" w14:textId="77777777" w:rsidR="001D31E3" w:rsidRPr="009331CA" w:rsidRDefault="001D31E3" w:rsidP="009B5669">
      <w:pPr>
        <w:spacing w:beforeLines="1" w:before="2" w:afterLines="1" w:after="2" w:line="360" w:lineRule="auto"/>
        <w:jc w:val="both"/>
        <w:rPr>
          <w:rFonts w:ascii="Times New Roman" w:hAnsi="Times New Roman"/>
          <w:sz w:val="20"/>
          <w:szCs w:val="20"/>
        </w:rPr>
      </w:pPr>
    </w:p>
    <w:p w14:paraId="3EB7F1D6" w14:textId="6B59A8B9" w:rsidR="002D173F" w:rsidRPr="001D5799" w:rsidRDefault="002D173F"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w:t>
      </w:r>
      <w:r w:rsidRPr="001D5799">
        <w:rPr>
          <w:rFonts w:ascii="Times New Roman" w:hAnsi="Times New Roman"/>
          <w:i/>
          <w:sz w:val="24"/>
          <w:szCs w:val="23"/>
        </w:rPr>
        <w:t>temporal regions</w:t>
      </w:r>
      <w:r w:rsidRPr="001D5799">
        <w:rPr>
          <w:rFonts w:ascii="Times New Roman" w:hAnsi="Times New Roman"/>
          <w:sz w:val="24"/>
          <w:szCs w:val="23"/>
        </w:rPr>
        <w:t xml:space="preserve"> are </w:t>
      </w:r>
      <w:r w:rsidRPr="001D5799">
        <w:rPr>
          <w:rFonts w:ascii="Times New Roman" w:hAnsi="Times New Roman"/>
          <w:b/>
          <w:sz w:val="24"/>
          <w:szCs w:val="23"/>
        </w:rPr>
        <w:t>temporal parts</w:t>
      </w:r>
      <w:r w:rsidRPr="001D5799">
        <w:rPr>
          <w:rFonts w:ascii="Times New Roman" w:hAnsi="Times New Roman"/>
          <w:sz w:val="24"/>
          <w:szCs w:val="23"/>
        </w:rPr>
        <w:t xml:space="preserve"> of themselves this means</w:t>
      </w:r>
      <w:r w:rsidR="00756DB2" w:rsidRPr="001D5799">
        <w:rPr>
          <w:rFonts w:ascii="Times New Roman" w:hAnsi="Times New Roman"/>
          <w:sz w:val="24"/>
          <w:szCs w:val="23"/>
        </w:rPr>
        <w:t>, in particular,</w:t>
      </w:r>
      <w:r w:rsidRPr="001D5799">
        <w:rPr>
          <w:rFonts w:ascii="Times New Roman" w:hAnsi="Times New Roman"/>
          <w:sz w:val="24"/>
          <w:szCs w:val="23"/>
        </w:rPr>
        <w:t xml:space="preserve"> that </w:t>
      </w:r>
      <w:r w:rsidR="00756DB2" w:rsidRPr="001D5799">
        <w:rPr>
          <w:rFonts w:ascii="Times New Roman" w:hAnsi="Times New Roman"/>
          <w:i/>
          <w:sz w:val="24"/>
          <w:szCs w:val="23"/>
        </w:rPr>
        <w:t>zero</w:t>
      </w:r>
      <w:r w:rsidRPr="001D5799">
        <w:rPr>
          <w:rFonts w:ascii="Times New Roman" w:hAnsi="Times New Roman"/>
          <w:i/>
          <w:sz w:val="24"/>
          <w:szCs w:val="23"/>
        </w:rPr>
        <w:t>-dimensional temporal regions</w:t>
      </w:r>
      <w:r w:rsidRPr="001D5799">
        <w:rPr>
          <w:rFonts w:ascii="Times New Roman" w:hAnsi="Times New Roman"/>
          <w:sz w:val="24"/>
          <w:szCs w:val="23"/>
        </w:rPr>
        <w:t xml:space="preserve"> </w:t>
      </w:r>
      <w:r w:rsidR="00443209">
        <w:rPr>
          <w:rFonts w:ascii="Times New Roman" w:hAnsi="Times New Roman"/>
          <w:sz w:val="24"/>
          <w:szCs w:val="23"/>
        </w:rPr>
        <w:t xml:space="preserve">(temporal instants) </w:t>
      </w:r>
      <w:r w:rsidRPr="001D5799">
        <w:rPr>
          <w:rFonts w:ascii="Times New Roman" w:hAnsi="Times New Roman"/>
          <w:sz w:val="24"/>
          <w:szCs w:val="23"/>
        </w:rPr>
        <w:t xml:space="preserve">are also </w:t>
      </w:r>
      <w:r w:rsidRPr="001D5799">
        <w:rPr>
          <w:rFonts w:ascii="Times New Roman" w:hAnsi="Times New Roman"/>
          <w:i/>
          <w:sz w:val="24"/>
          <w:szCs w:val="23"/>
        </w:rPr>
        <w:t>occurrents</w:t>
      </w:r>
      <w:r w:rsidRPr="001D5799">
        <w:rPr>
          <w:rFonts w:ascii="Times New Roman" w:hAnsi="Times New Roman"/>
          <w:sz w:val="24"/>
          <w:szCs w:val="23"/>
        </w:rPr>
        <w:t>.</w:t>
      </w:r>
    </w:p>
    <w:p w14:paraId="31C58578" w14:textId="77777777" w:rsidR="002D173F" w:rsidRPr="001D5799" w:rsidRDefault="002D173F" w:rsidP="009B5669">
      <w:pPr>
        <w:spacing w:beforeLines="1" w:before="2" w:afterLines="1" w:after="2" w:line="360" w:lineRule="auto"/>
        <w:rPr>
          <w:rFonts w:ascii="Times New Roman" w:hAnsi="Times New Roman"/>
          <w:sz w:val="24"/>
          <w:szCs w:val="23"/>
        </w:rPr>
      </w:pPr>
    </w:p>
    <w:p w14:paraId="019E2790" w14:textId="77777777" w:rsidR="00EA1B8B" w:rsidRPr="001D5799" w:rsidRDefault="00EA1B8B"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Subtypes of </w:t>
      </w:r>
      <w:r w:rsidRPr="001D5799">
        <w:rPr>
          <w:rFonts w:ascii="Times New Roman" w:hAnsi="Times New Roman"/>
          <w:i/>
          <w:sz w:val="24"/>
          <w:szCs w:val="23"/>
        </w:rPr>
        <w:t>occurrent</w:t>
      </w:r>
      <w:r w:rsidRPr="001D5799">
        <w:rPr>
          <w:rFonts w:ascii="Times New Roman" w:hAnsi="Times New Roman"/>
          <w:sz w:val="24"/>
          <w:szCs w:val="23"/>
        </w:rPr>
        <w:t xml:space="preserve"> are:</w:t>
      </w:r>
    </w:p>
    <w:p w14:paraId="2B60600F" w14:textId="77777777"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Cs/>
          <w:sz w:val="24"/>
        </w:rPr>
        <w:tab/>
      </w:r>
      <w:r w:rsidRPr="001D5799">
        <w:rPr>
          <w:rFonts w:ascii="Times New Roman" w:hAnsi="Times New Roman"/>
          <w:i/>
          <w:iCs/>
          <w:sz w:val="24"/>
        </w:rPr>
        <w:t>process</w:t>
      </w:r>
    </w:p>
    <w:p w14:paraId="2B51E164" w14:textId="77777777" w:rsidR="008A6C9D"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t>process profile</w:t>
      </w:r>
    </w:p>
    <w:p w14:paraId="7F40724F" w14:textId="77777777" w:rsidR="00EA1B8B" w:rsidRPr="001D5799" w:rsidRDefault="00EA1B8B" w:rsidP="006C241A">
      <w:pPr>
        <w:spacing w:after="0" w:line="360" w:lineRule="auto"/>
        <w:rPr>
          <w:rFonts w:ascii="Times New Roman" w:hAnsi="Times New Roman"/>
          <w:i/>
          <w:sz w:val="24"/>
        </w:rPr>
      </w:pPr>
      <w:r w:rsidRPr="001D5799">
        <w:rPr>
          <w:rFonts w:ascii="Times New Roman" w:hAnsi="Times New Roman"/>
          <w:i/>
          <w:iCs/>
          <w:sz w:val="24"/>
        </w:rPr>
        <w:tab/>
        <w:t>process boundary</w:t>
      </w:r>
    </w:p>
    <w:p w14:paraId="666E3300" w14:textId="77777777" w:rsidR="00EA1B8B" w:rsidRPr="001D5799" w:rsidRDefault="00EA1B8B" w:rsidP="006C241A">
      <w:pPr>
        <w:spacing w:after="0" w:line="360" w:lineRule="auto"/>
        <w:rPr>
          <w:rFonts w:ascii="Times New Roman" w:hAnsi="Times New Roman"/>
          <w:i/>
          <w:iCs/>
          <w:sz w:val="24"/>
        </w:rPr>
      </w:pPr>
      <w:r w:rsidRPr="001D5799">
        <w:rPr>
          <w:rFonts w:ascii="Times New Roman" w:hAnsi="Times New Roman"/>
          <w:b/>
          <w:bCs/>
          <w:i/>
          <w:iCs/>
          <w:sz w:val="24"/>
        </w:rPr>
        <w:tab/>
      </w:r>
      <w:r w:rsidRPr="001D5799">
        <w:rPr>
          <w:rFonts w:ascii="Times New Roman" w:hAnsi="Times New Roman"/>
          <w:i/>
          <w:iCs/>
          <w:sz w:val="24"/>
        </w:rPr>
        <w:t>temporal region</w:t>
      </w:r>
    </w:p>
    <w:p w14:paraId="2CA7779E" w14:textId="77777777"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
          <w:iCs/>
          <w:sz w:val="24"/>
        </w:rPr>
        <w:tab/>
      </w:r>
      <w:r w:rsidRPr="001D5799">
        <w:rPr>
          <w:rFonts w:ascii="Times New Roman" w:hAnsi="Times New Roman"/>
          <w:i/>
          <w:iCs/>
          <w:sz w:val="24"/>
        </w:rPr>
        <w:tab/>
      </w:r>
      <w:r w:rsidR="008A6C9D" w:rsidRPr="001D5799">
        <w:rPr>
          <w:rFonts w:ascii="Times New Roman" w:hAnsi="Times New Roman"/>
          <w:i/>
          <w:iCs/>
          <w:sz w:val="24"/>
        </w:rPr>
        <w:t>zero</w:t>
      </w:r>
      <w:r w:rsidRPr="001D5799">
        <w:rPr>
          <w:rFonts w:ascii="Times New Roman" w:hAnsi="Times New Roman"/>
          <w:i/>
          <w:iCs/>
          <w:sz w:val="24"/>
        </w:rPr>
        <w:t xml:space="preserve">-dimensional temporal region </w:t>
      </w:r>
    </w:p>
    <w:p w14:paraId="2FA4C277" w14:textId="77777777" w:rsidR="00EA1B8B" w:rsidRPr="001D5799" w:rsidRDefault="008A6C9D" w:rsidP="006C241A">
      <w:pPr>
        <w:spacing w:after="0" w:line="360" w:lineRule="auto"/>
        <w:ind w:left="720" w:firstLine="720"/>
        <w:rPr>
          <w:rFonts w:ascii="Times New Roman" w:hAnsi="Times New Roman"/>
          <w:i/>
          <w:sz w:val="24"/>
        </w:rPr>
      </w:pPr>
      <w:r w:rsidRPr="001D5799">
        <w:rPr>
          <w:rFonts w:ascii="Times New Roman" w:hAnsi="Times New Roman"/>
          <w:i/>
          <w:iCs/>
          <w:sz w:val="24"/>
        </w:rPr>
        <w:t>one</w:t>
      </w:r>
      <w:r w:rsidR="00EA1B8B" w:rsidRPr="001D5799">
        <w:rPr>
          <w:rFonts w:ascii="Times New Roman" w:hAnsi="Times New Roman"/>
          <w:i/>
          <w:iCs/>
          <w:sz w:val="24"/>
        </w:rPr>
        <w:t xml:space="preserve">-dimensional temporal region </w:t>
      </w:r>
    </w:p>
    <w:p w14:paraId="5EC50F71" w14:textId="77777777" w:rsidR="00EA1B8B" w:rsidRPr="001D5799" w:rsidRDefault="00EA1B8B" w:rsidP="006C241A">
      <w:pPr>
        <w:spacing w:after="0" w:line="360" w:lineRule="auto"/>
        <w:ind w:firstLine="720"/>
        <w:rPr>
          <w:rFonts w:ascii="Times New Roman" w:hAnsi="Times New Roman"/>
          <w:i/>
          <w:sz w:val="24"/>
        </w:rPr>
      </w:pPr>
      <w:r w:rsidRPr="001D5799">
        <w:rPr>
          <w:rFonts w:ascii="Times New Roman" w:hAnsi="Times New Roman"/>
          <w:i/>
          <w:iCs/>
          <w:sz w:val="24"/>
        </w:rPr>
        <w:t>spatiotemporal region</w:t>
      </w:r>
    </w:p>
    <w:p w14:paraId="48EE5571" w14:textId="77777777" w:rsidR="00EA1B8B"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r>
    </w:p>
    <w:p w14:paraId="7A509F66" w14:textId="77777777" w:rsidR="00EA1B8B" w:rsidRPr="001D5799" w:rsidRDefault="00EA1B8B" w:rsidP="009B5669">
      <w:pPr>
        <w:spacing w:beforeLines="1" w:before="2" w:afterLines="1" w:after="2" w:line="360" w:lineRule="auto"/>
        <w:rPr>
          <w:rFonts w:ascii="Times New Roman" w:hAnsi="Times New Roman"/>
          <w:sz w:val="24"/>
          <w:szCs w:val="23"/>
        </w:rPr>
      </w:pPr>
    </w:p>
    <w:p w14:paraId="01FFF39C" w14:textId="77777777" w:rsidR="0091677C" w:rsidRPr="001D5799" w:rsidRDefault="00CB2DD1"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Projection r</w:t>
      </w:r>
      <w:r w:rsidR="003E0C5C" w:rsidRPr="001D5799">
        <w:rPr>
          <w:rFonts w:ascii="Times New Roman" w:hAnsi="Times New Roman"/>
          <w:b/>
          <w:sz w:val="24"/>
          <w:szCs w:val="23"/>
        </w:rPr>
        <w:t>elations</w:t>
      </w:r>
    </w:p>
    <w:p w14:paraId="53315C58" w14:textId="5CAB87AF" w:rsidR="004558A1" w:rsidRPr="001D5799" w:rsidRDefault="00023196" w:rsidP="00C70E0A">
      <w:pPr>
        <w:pStyle w:val="Specification"/>
      </w:pPr>
      <w:r w:rsidRPr="00C70E0A">
        <w:rPr>
          <w:rStyle w:val="SpecificationType"/>
        </w:rPr>
        <w:t>Elucidation</w:t>
      </w:r>
      <w:r>
        <w:t xml:space="preserve">: </w:t>
      </w:r>
      <w:r w:rsidR="005B0184" w:rsidRPr="00C70E0A">
        <w:rPr>
          <w:i/>
        </w:rPr>
        <w:t>spatiotemporal region</w:t>
      </w:r>
      <w:r w:rsidR="00C0143F" w:rsidRPr="00C70E0A">
        <w:rPr>
          <w:i/>
        </w:rPr>
        <w:t xml:space="preserve"> </w:t>
      </w:r>
      <w:r w:rsidR="005B0184" w:rsidRPr="001D5799">
        <w:rPr>
          <w:b/>
        </w:rPr>
        <w:t>projects_</w:t>
      </w:r>
      <w:r w:rsidR="004558A1" w:rsidRPr="001D5799">
        <w:rPr>
          <w:b/>
        </w:rPr>
        <w:t>on</w:t>
      </w:r>
      <w:r w:rsidR="005B0184" w:rsidRPr="001D5799">
        <w:rPr>
          <w:b/>
        </w:rPr>
        <w:t>to</w:t>
      </w:r>
      <w:r w:rsidR="00C0143F" w:rsidRPr="001D5799">
        <w:rPr>
          <w:b/>
        </w:rPr>
        <w:t xml:space="preserve"> </w:t>
      </w:r>
      <w:r w:rsidR="005B0184" w:rsidRPr="00C70E0A">
        <w:rPr>
          <w:i/>
        </w:rPr>
        <w:t>temporal region</w:t>
      </w:r>
    </w:p>
    <w:p w14:paraId="27B09069" w14:textId="3B813E69" w:rsidR="004558A1" w:rsidRPr="001D5799" w:rsidRDefault="00023196" w:rsidP="00C70E0A">
      <w:pPr>
        <w:pStyle w:val="Specification"/>
      </w:pPr>
      <w:r w:rsidRPr="00C70E0A">
        <w:rPr>
          <w:rStyle w:val="SpecificationType"/>
        </w:rPr>
        <w:t>Elucidation</w:t>
      </w:r>
      <w:r>
        <w:t xml:space="preserve">: </w:t>
      </w:r>
      <w:r w:rsidR="005B0184" w:rsidRPr="00C70E0A">
        <w:rPr>
          <w:i/>
        </w:rPr>
        <w:t>spatiotemporal region</w:t>
      </w:r>
      <w:r w:rsidR="00C0143F" w:rsidRPr="00C70E0A">
        <w:rPr>
          <w:i/>
        </w:rPr>
        <w:t xml:space="preserve"> </w:t>
      </w:r>
      <w:r w:rsidR="00203208" w:rsidRPr="001D5799">
        <w:rPr>
          <w:b/>
        </w:rPr>
        <w:t>projects_</w:t>
      </w:r>
      <w:r w:rsidR="004558A1" w:rsidRPr="001D5799">
        <w:rPr>
          <w:b/>
        </w:rPr>
        <w:t>on</w:t>
      </w:r>
      <w:r w:rsidR="005B0184" w:rsidRPr="001D5799">
        <w:rPr>
          <w:b/>
        </w:rPr>
        <w:t>to</w:t>
      </w:r>
      <w:r w:rsidR="00C0143F" w:rsidRPr="001D5799">
        <w:rPr>
          <w:b/>
        </w:rPr>
        <w:t xml:space="preserve"> </w:t>
      </w:r>
      <w:r w:rsidR="005B0184" w:rsidRPr="00C70E0A">
        <w:rPr>
          <w:i/>
        </w:rPr>
        <w:t>spatial region</w:t>
      </w:r>
      <w:r w:rsidR="00C0143F" w:rsidRPr="00C70E0A">
        <w:rPr>
          <w:i/>
        </w:rPr>
        <w:t xml:space="preserve"> </w:t>
      </w:r>
      <w:r w:rsidR="004558A1" w:rsidRPr="001D5799">
        <w:rPr>
          <w:b/>
        </w:rPr>
        <w:t>at</w:t>
      </w:r>
      <w:r w:rsidR="00C0143F" w:rsidRPr="001D5799">
        <w:rPr>
          <w:b/>
        </w:rPr>
        <w:t xml:space="preserve"> </w:t>
      </w:r>
      <w:r w:rsidR="004558A1" w:rsidRPr="00C70E0A">
        <w:rPr>
          <w:i/>
        </w:rPr>
        <w:t>t</w:t>
      </w:r>
    </w:p>
    <w:p w14:paraId="3BA0E0F7" w14:textId="77777777" w:rsidR="00FF69AE" w:rsidRPr="001D5799" w:rsidRDefault="00FF69AE" w:rsidP="00C70E0A">
      <w:pPr>
        <w:pStyle w:val="Specification"/>
        <w:rPr>
          <w:rFonts w:ascii="Times New Roman" w:hAnsi="Times New Roman"/>
          <w:szCs w:val="23"/>
        </w:rPr>
      </w:pPr>
    </w:p>
    <w:p w14:paraId="25E32EE3" w14:textId="77777777" w:rsidR="004558A1" w:rsidRDefault="00CB2DD1" w:rsidP="006C241A">
      <w:pPr>
        <w:pStyle w:val="Heading2"/>
        <w:spacing w:line="360" w:lineRule="auto"/>
        <w:rPr>
          <w:rFonts w:eastAsia="Times New Roman"/>
          <w:shd w:val="clear" w:color="auto" w:fill="FFFFFF"/>
        </w:rPr>
      </w:pPr>
      <w:bookmarkStart w:id="239" w:name="_Toc313270725"/>
      <w:bookmarkStart w:id="240" w:name="_Toc313472860"/>
      <w:r>
        <w:rPr>
          <w:rFonts w:eastAsia="Times New Roman"/>
          <w:shd w:val="clear" w:color="auto" w:fill="FFFFFF"/>
        </w:rPr>
        <w:t>Occupies relation</w:t>
      </w:r>
      <w:bookmarkEnd w:id="239"/>
      <w:bookmarkEnd w:id="240"/>
    </w:p>
    <w:p w14:paraId="178A7510" w14:textId="77777777" w:rsidR="008A5BDC" w:rsidRPr="001D5799" w:rsidRDefault="008A5BDC" w:rsidP="009B5669">
      <w:pPr>
        <w:spacing w:beforeLines="1" w:before="2" w:afterLines="1" w:after="2" w:line="360" w:lineRule="auto"/>
        <w:rPr>
          <w:rFonts w:ascii="Times New Roman" w:hAnsi="Times New Roman"/>
          <w:b/>
          <w:sz w:val="24"/>
          <w:szCs w:val="23"/>
        </w:rPr>
      </w:pPr>
    </w:p>
    <w:p w14:paraId="35B99BF0" w14:textId="77777777" w:rsidR="008A5BDC" w:rsidRPr="00C70E0A" w:rsidRDefault="00236D40" w:rsidP="00C70E0A">
      <w:pPr>
        <w:pStyle w:val="Specification"/>
        <w:rPr>
          <w:rStyle w:val="apple-style-span"/>
        </w:rPr>
      </w:pPr>
      <w:r w:rsidRPr="00C70E0A">
        <w:rPr>
          <w:rStyle w:val="SpecificationType"/>
        </w:rPr>
        <w:t>Elucidation</w:t>
      </w:r>
      <w:r w:rsidRPr="00C70E0A">
        <w:t>:</w:t>
      </w:r>
      <w:r w:rsidR="008A5BDC" w:rsidRPr="00C70E0A">
        <w:t xml:space="preserve"> </w:t>
      </w:r>
      <w:r w:rsidR="008A5BDC" w:rsidRPr="00C70E0A">
        <w:rPr>
          <w:rStyle w:val="Emphasis"/>
          <w:iCs w:val="0"/>
        </w:rPr>
        <w:t>a</w:t>
      </w:r>
      <w:r w:rsidR="008A5BDC" w:rsidRPr="00C70E0A">
        <w:rPr>
          <w:rStyle w:val="apple-converted-space"/>
          <w:i/>
        </w:rPr>
        <w:t> </w:t>
      </w:r>
      <w:r w:rsidR="008A5BDC" w:rsidRPr="00C70E0A">
        <w:rPr>
          <w:rStyle w:val="Strong"/>
          <w:bCs w:val="0"/>
        </w:rPr>
        <w:t>occupies</w:t>
      </w:r>
      <w:r w:rsidR="00C0143F" w:rsidRPr="00C70E0A">
        <w:rPr>
          <w:rStyle w:val="Strong"/>
          <w:b w:val="0"/>
          <w:bCs w:val="0"/>
        </w:rPr>
        <w:t xml:space="preserve"> </w:t>
      </w:r>
      <w:r w:rsidR="008A5BDC" w:rsidRPr="00C70E0A">
        <w:rPr>
          <w:rStyle w:val="Emphasis"/>
          <w:iCs w:val="0"/>
        </w:rPr>
        <w:t>r</w:t>
      </w:r>
      <w:r w:rsidR="008A5BDC" w:rsidRPr="00C70E0A">
        <w:rPr>
          <w:rStyle w:val="Emphasis"/>
          <w:i w:val="0"/>
          <w:iCs w:val="0"/>
        </w:rPr>
        <w:t>.</w:t>
      </w:r>
      <w:r w:rsidR="008A5BDC" w:rsidRPr="00C70E0A">
        <w:rPr>
          <w:rStyle w:val="apple-converted-space"/>
        </w:rPr>
        <w:t> </w:t>
      </w:r>
      <w:r w:rsidR="008A5BDC" w:rsidRPr="00C70E0A">
        <w:rPr>
          <w:rStyle w:val="apple-style-span"/>
        </w:rPr>
        <w:t xml:space="preserve">This is a primitive relation between an </w:t>
      </w:r>
      <w:r w:rsidR="00FB129B" w:rsidRPr="00C70E0A">
        <w:rPr>
          <w:rStyle w:val="apple-style-span"/>
          <w:i/>
        </w:rPr>
        <w:t>occurrent</w:t>
      </w:r>
      <w:r w:rsidR="008A5BDC" w:rsidRPr="00C70E0A">
        <w:rPr>
          <w:rStyle w:val="apple-style-span"/>
        </w:rPr>
        <w:t xml:space="preserve"> and a </w:t>
      </w:r>
      <w:r w:rsidR="008A5BDC" w:rsidRPr="00C70E0A">
        <w:rPr>
          <w:rStyle w:val="apple-style-span"/>
          <w:i/>
        </w:rPr>
        <w:t>temporal</w:t>
      </w:r>
      <w:r w:rsidR="008A5BDC" w:rsidRPr="00C70E0A">
        <w:rPr>
          <w:rStyle w:val="apple-style-span"/>
        </w:rPr>
        <w:t xml:space="preserve"> </w:t>
      </w:r>
      <w:r w:rsidR="008A5BDC" w:rsidRPr="00C70E0A">
        <w:rPr>
          <w:rStyle w:val="apple-style-span"/>
          <w:i/>
        </w:rPr>
        <w:t>or spatiotemporal region</w:t>
      </w:r>
      <w:r w:rsidR="008A5BDC" w:rsidRPr="00C70E0A">
        <w:rPr>
          <w:rStyle w:val="apple-style-span"/>
        </w:rPr>
        <w:t xml:space="preserve"> which it </w:t>
      </w:r>
      <w:r w:rsidR="00EA1B8B" w:rsidRPr="00C70E0A">
        <w:rPr>
          <w:rStyle w:val="apple-style-span"/>
        </w:rPr>
        <w:t xml:space="preserve">exactly </w:t>
      </w:r>
      <w:r w:rsidR="008A5BDC" w:rsidRPr="00C70E0A">
        <w:rPr>
          <w:rStyle w:val="apple-style-span"/>
        </w:rPr>
        <w:t xml:space="preserve">occupies. </w:t>
      </w:r>
    </w:p>
    <w:p w14:paraId="2CA017B6" w14:textId="77777777"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14BA6C93" w14:textId="77777777" w:rsidR="008A5BDC" w:rsidRPr="001D5799" w:rsidRDefault="008A5BDC" w:rsidP="009B5669">
      <w:pPr>
        <w:spacing w:beforeLines="1" w:before="2" w:afterLines="1" w:after="2" w:line="360" w:lineRule="auto"/>
        <w:rPr>
          <w:rFonts w:ascii="Times New Roman" w:hAnsi="Times New Roman"/>
          <w:b/>
          <w:sz w:val="24"/>
          <w:szCs w:val="23"/>
        </w:rPr>
      </w:pPr>
      <w:r w:rsidRPr="001D5799">
        <w:rPr>
          <w:rFonts w:ascii="Times New Roman" w:hAnsi="Times New Roman"/>
          <w:sz w:val="24"/>
          <w:szCs w:val="23"/>
        </w:rPr>
        <w:t xml:space="preserve">The </w:t>
      </w:r>
      <w:r w:rsidRPr="001D5799">
        <w:rPr>
          <w:rFonts w:ascii="Times New Roman" w:hAnsi="Times New Roman"/>
          <w:b/>
          <w:sz w:val="24"/>
          <w:szCs w:val="23"/>
        </w:rPr>
        <w:t>occupies</w:t>
      </w:r>
      <w:r w:rsidRPr="001D5799">
        <w:rPr>
          <w:rFonts w:ascii="Times New Roman" w:hAnsi="Times New Roman"/>
          <w:sz w:val="24"/>
          <w:szCs w:val="23"/>
        </w:rPr>
        <w:t xml:space="preserve"> relation is the counterpart, on the </w:t>
      </w:r>
      <w:r w:rsidR="00FB129B" w:rsidRPr="001D5799">
        <w:rPr>
          <w:rFonts w:ascii="Times New Roman" w:hAnsi="Times New Roman"/>
          <w:i/>
          <w:sz w:val="24"/>
          <w:szCs w:val="23"/>
        </w:rPr>
        <w:t>occurrent</w:t>
      </w:r>
      <w:r w:rsidRPr="001D5799">
        <w:rPr>
          <w:rFonts w:ascii="Times New Roman" w:hAnsi="Times New Roman"/>
          <w:sz w:val="24"/>
          <w:szCs w:val="23"/>
        </w:rPr>
        <w:t xml:space="preserve"> side, of the relation </w:t>
      </w:r>
      <w:r w:rsidRPr="001D5799">
        <w:rPr>
          <w:rFonts w:ascii="Times New Roman" w:hAnsi="Times New Roman"/>
          <w:b/>
          <w:sz w:val="24"/>
          <w:szCs w:val="23"/>
        </w:rPr>
        <w:t xml:space="preserve">located_at. </w:t>
      </w:r>
    </w:p>
    <w:p w14:paraId="4EE3F381" w14:textId="77777777"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1A018D3C" w14:textId="77777777" w:rsidR="00CB2DD1"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Trivially, every spatiotemporal or temporal region occupies itself.</w:t>
      </w:r>
    </w:p>
    <w:p w14:paraId="4893E374" w14:textId="77777777" w:rsidR="004558A1" w:rsidRPr="001D5799" w:rsidRDefault="004558A1" w:rsidP="009B5669">
      <w:pPr>
        <w:spacing w:beforeLines="1" w:before="2" w:afterLines="1" w:after="2" w:line="360" w:lineRule="auto"/>
        <w:rPr>
          <w:rFonts w:ascii="Times New Roman" w:hAnsi="Times New Roman"/>
          <w:i/>
          <w:sz w:val="24"/>
          <w:szCs w:val="23"/>
        </w:rPr>
      </w:pPr>
    </w:p>
    <w:p w14:paraId="6C89BCDE" w14:textId="77777777" w:rsidR="008A5BDC" w:rsidRPr="001D5799" w:rsidRDefault="00DA3A7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Histories</w:t>
      </w:r>
    </w:p>
    <w:p w14:paraId="7B1F87C8" w14:textId="2D7A61E6" w:rsidR="00D61998" w:rsidRPr="001D5799" w:rsidRDefault="00EA1B8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w:t>
      </w:r>
      <w:r w:rsidR="00DA3A75" w:rsidRPr="001D5799">
        <w:rPr>
          <w:rFonts w:ascii="Times New Roman" w:hAnsi="Times New Roman"/>
          <w:i/>
          <w:sz w:val="24"/>
          <w:szCs w:val="23"/>
        </w:rPr>
        <w:t>history</w:t>
      </w:r>
      <w:r w:rsidR="00DA3A75" w:rsidRPr="001D5799">
        <w:rPr>
          <w:rFonts w:ascii="Times New Roman" w:hAnsi="Times New Roman"/>
          <w:sz w:val="24"/>
          <w:szCs w:val="23"/>
        </w:rPr>
        <w:t xml:space="preserve"> </w:t>
      </w:r>
      <w:r w:rsidRPr="001D5799">
        <w:rPr>
          <w:rFonts w:ascii="Times New Roman" w:hAnsi="Times New Roman"/>
          <w:sz w:val="24"/>
          <w:szCs w:val="23"/>
        </w:rPr>
        <w:t xml:space="preserve">of a </w:t>
      </w:r>
      <w:r w:rsidRPr="001D5799">
        <w:rPr>
          <w:rFonts w:ascii="Times New Roman" w:hAnsi="Times New Roman"/>
          <w:i/>
          <w:sz w:val="24"/>
          <w:szCs w:val="23"/>
        </w:rPr>
        <w:t>material entity</w:t>
      </w:r>
      <w:r w:rsidRPr="001D5799">
        <w:rPr>
          <w:rFonts w:ascii="Times New Roman" w:hAnsi="Times New Roman"/>
          <w:sz w:val="24"/>
          <w:szCs w:val="23"/>
        </w:rPr>
        <w:t xml:space="preserve"> is the totality of processes taking place in the spatiotemporal region </w:t>
      </w:r>
      <w:r w:rsidRPr="001D5799">
        <w:rPr>
          <w:rFonts w:ascii="Times New Roman" w:hAnsi="Times New Roman"/>
          <w:b/>
          <w:sz w:val="24"/>
          <w:szCs w:val="23"/>
        </w:rPr>
        <w:t xml:space="preserve">occupied </w:t>
      </w:r>
      <w:r w:rsidR="00151755" w:rsidRPr="001D5799">
        <w:rPr>
          <w:rFonts w:ascii="Times New Roman" w:hAnsi="Times New Roman"/>
          <w:sz w:val="24"/>
          <w:szCs w:val="23"/>
        </w:rPr>
        <w:t>by the</w:t>
      </w:r>
      <w:r w:rsidR="00D61998" w:rsidRPr="001D5799">
        <w:rPr>
          <w:rFonts w:ascii="Times New Roman" w:hAnsi="Times New Roman"/>
          <w:sz w:val="24"/>
          <w:szCs w:val="23"/>
        </w:rPr>
        <w:t xml:space="preserve"> </w:t>
      </w:r>
      <w:r w:rsidRPr="001D5799">
        <w:rPr>
          <w:rFonts w:ascii="Times New Roman" w:hAnsi="Times New Roman"/>
          <w:i/>
          <w:sz w:val="24"/>
          <w:szCs w:val="23"/>
        </w:rPr>
        <w:t>entity</w:t>
      </w:r>
      <w:r w:rsidR="00D61998" w:rsidRPr="001D5799">
        <w:rPr>
          <w:rFonts w:ascii="Times New Roman" w:hAnsi="Times New Roman"/>
          <w:sz w:val="24"/>
          <w:szCs w:val="23"/>
        </w:rPr>
        <w:t>, including processes on the surface of the entity or within the cavities to which it serves as host. (See the OGMS definition of ‘</w:t>
      </w:r>
      <w:hyperlink r:id="rId46" w:history="1">
        <w:r w:rsidR="00D61998" w:rsidRPr="001D5799">
          <w:rPr>
            <w:rStyle w:val="Hyperlink"/>
            <w:rFonts w:ascii="Times New Roman" w:hAnsi="Times New Roman"/>
            <w:i/>
            <w:sz w:val="24"/>
            <w:szCs w:val="23"/>
          </w:rPr>
          <w:t>extended organism</w:t>
        </w:r>
      </w:hyperlink>
      <w:r w:rsidR="00D61998" w:rsidRPr="001D5799">
        <w:rPr>
          <w:rFonts w:ascii="Times New Roman" w:hAnsi="Times New Roman"/>
          <w:sz w:val="24"/>
          <w:szCs w:val="23"/>
        </w:rPr>
        <w:t>’</w:t>
      </w:r>
      <w:r w:rsidR="00443209">
        <w:rPr>
          <w:rFonts w:ascii="Times New Roman" w:hAnsi="Times New Roman"/>
          <w:sz w:val="24"/>
          <w:szCs w:val="23"/>
        </w:rPr>
        <w:t xml:space="preserve"> and also the treatment of embryontology in [</w:t>
      </w:r>
      <w:r w:rsidR="00443209">
        <w:rPr>
          <w:rFonts w:ascii="Times New Roman" w:hAnsi="Times New Roman"/>
          <w:sz w:val="24"/>
          <w:szCs w:val="23"/>
        </w:rPr>
        <w:fldChar w:fldCharType="begin"/>
      </w:r>
      <w:r w:rsidR="00443209">
        <w:rPr>
          <w:rFonts w:ascii="Times New Roman" w:hAnsi="Times New Roman"/>
          <w:sz w:val="24"/>
          <w:szCs w:val="23"/>
        </w:rPr>
        <w:instrText xml:space="preserve"> REF _Hlk47849653 \r \h </w:instrText>
      </w:r>
      <w:r w:rsidR="00443209">
        <w:rPr>
          <w:rFonts w:ascii="Times New Roman" w:hAnsi="Times New Roman"/>
          <w:sz w:val="24"/>
          <w:szCs w:val="23"/>
        </w:rPr>
      </w:r>
      <w:r w:rsidR="00443209">
        <w:rPr>
          <w:rFonts w:ascii="Times New Roman" w:hAnsi="Times New Roman"/>
          <w:sz w:val="24"/>
          <w:szCs w:val="23"/>
        </w:rPr>
        <w:fldChar w:fldCharType="separate"/>
      </w:r>
      <w:r w:rsidR="000B5B22">
        <w:rPr>
          <w:rFonts w:ascii="Times New Roman" w:hAnsi="Times New Roman"/>
          <w:sz w:val="24"/>
          <w:szCs w:val="23"/>
        </w:rPr>
        <w:t>13</w:t>
      </w:r>
      <w:r w:rsidR="00443209">
        <w:rPr>
          <w:rFonts w:ascii="Times New Roman" w:hAnsi="Times New Roman"/>
          <w:sz w:val="24"/>
          <w:szCs w:val="23"/>
        </w:rPr>
        <w:fldChar w:fldCharType="end"/>
      </w:r>
      <w:r w:rsidR="00443209">
        <w:rPr>
          <w:rFonts w:ascii="Times New Roman" w:hAnsi="Times New Roman"/>
          <w:sz w:val="24"/>
          <w:szCs w:val="23"/>
        </w:rPr>
        <w:t>]</w:t>
      </w:r>
      <w:r w:rsidR="00D61998" w:rsidRPr="001D5799">
        <w:rPr>
          <w:rFonts w:ascii="Times New Roman" w:hAnsi="Times New Roman"/>
          <w:sz w:val="24"/>
          <w:szCs w:val="23"/>
        </w:rPr>
        <w:t>.</w:t>
      </w:r>
      <w:r w:rsidR="00D61998">
        <w:t>)</w:t>
      </w:r>
    </w:p>
    <w:p w14:paraId="03A8FCAB" w14:textId="77777777" w:rsidR="00D61998" w:rsidRPr="001D5799" w:rsidRDefault="00D61998" w:rsidP="009B5669">
      <w:pPr>
        <w:spacing w:beforeLines="1" w:before="2" w:afterLines="1" w:after="2" w:line="360" w:lineRule="auto"/>
        <w:rPr>
          <w:rFonts w:ascii="Times New Roman" w:hAnsi="Times New Roman"/>
          <w:i/>
          <w:sz w:val="24"/>
          <w:szCs w:val="23"/>
        </w:rPr>
      </w:pPr>
    </w:p>
    <w:p w14:paraId="04F1ED16" w14:textId="77777777" w:rsidR="008F78EA" w:rsidRPr="001D5799" w:rsidRDefault="006B7E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Synonyms of </w:t>
      </w:r>
      <w:r w:rsidRPr="001D5799">
        <w:rPr>
          <w:rFonts w:ascii="Times New Roman" w:hAnsi="Times New Roman"/>
          <w:i/>
          <w:sz w:val="24"/>
          <w:szCs w:val="23"/>
        </w:rPr>
        <w:t xml:space="preserve">history </w:t>
      </w:r>
      <w:r w:rsidRPr="001D5799">
        <w:rPr>
          <w:rFonts w:ascii="Times New Roman" w:hAnsi="Times New Roman"/>
          <w:sz w:val="24"/>
          <w:szCs w:val="23"/>
        </w:rPr>
        <w:t>are:</w:t>
      </w:r>
      <w:r w:rsidRPr="001D5799">
        <w:rPr>
          <w:rFonts w:ascii="Times New Roman" w:hAnsi="Times New Roman"/>
          <w:i/>
          <w:sz w:val="24"/>
          <w:szCs w:val="23"/>
        </w:rPr>
        <w:t xml:space="preserve"> </w:t>
      </w:r>
      <w:r w:rsidRPr="001D5799">
        <w:rPr>
          <w:rFonts w:ascii="Times New Roman" w:hAnsi="Times New Roman"/>
          <w:sz w:val="24"/>
          <w:szCs w:val="23"/>
        </w:rPr>
        <w:t xml:space="preserve">‘course’, ‘trajectory’. </w:t>
      </w:r>
      <w:r w:rsidR="00DA3A75" w:rsidRPr="001D5799">
        <w:rPr>
          <w:rFonts w:ascii="Times New Roman" w:hAnsi="Times New Roman"/>
          <w:sz w:val="24"/>
          <w:szCs w:val="23"/>
        </w:rPr>
        <w:t>In the case of organisms histories are what we normall</w:t>
      </w:r>
      <w:r w:rsidR="008F78EA" w:rsidRPr="001D5799">
        <w:rPr>
          <w:rFonts w:ascii="Times New Roman" w:hAnsi="Times New Roman"/>
          <w:sz w:val="24"/>
          <w:szCs w:val="23"/>
        </w:rPr>
        <w:t>y</w:t>
      </w:r>
      <w:r w:rsidR="00DA3A75" w:rsidRPr="001D5799">
        <w:rPr>
          <w:rFonts w:ascii="Times New Roman" w:hAnsi="Times New Roman"/>
          <w:sz w:val="24"/>
          <w:szCs w:val="23"/>
        </w:rPr>
        <w:t xml:space="preserve"> call </w:t>
      </w:r>
      <w:r w:rsidR="008A6C9D" w:rsidRPr="001D5799">
        <w:rPr>
          <w:rFonts w:ascii="Times New Roman" w:hAnsi="Times New Roman"/>
          <w:sz w:val="24"/>
          <w:szCs w:val="23"/>
        </w:rPr>
        <w:t>‘</w:t>
      </w:r>
      <w:r w:rsidR="00DA3A75" w:rsidRPr="001D5799">
        <w:rPr>
          <w:rFonts w:ascii="Times New Roman" w:hAnsi="Times New Roman"/>
          <w:sz w:val="24"/>
          <w:szCs w:val="23"/>
        </w:rPr>
        <w:t>lives</w:t>
      </w:r>
      <w:r w:rsidR="008A6C9D" w:rsidRPr="001D5799">
        <w:rPr>
          <w:rFonts w:ascii="Times New Roman" w:hAnsi="Times New Roman"/>
          <w:sz w:val="24"/>
          <w:szCs w:val="23"/>
        </w:rPr>
        <w:t>’</w:t>
      </w:r>
      <w:r w:rsidR="00DA3A75"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A3A75" w:rsidRPr="001D5799">
        <w:rPr>
          <w:rFonts w:ascii="Times New Roman" w:hAnsi="Times New Roman"/>
          <w:sz w:val="24"/>
          <w:szCs w:val="23"/>
        </w:rPr>
        <w:instrText xml:space="preserve"> REF _Ref309140214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15</w:t>
      </w:r>
      <w:r w:rsidR="001E591D" w:rsidRPr="001D5799">
        <w:rPr>
          <w:rFonts w:ascii="Times New Roman" w:hAnsi="Times New Roman"/>
          <w:sz w:val="24"/>
          <w:szCs w:val="23"/>
        </w:rPr>
        <w:fldChar w:fldCharType="end"/>
      </w:r>
      <w:r w:rsidR="00DA3A75" w:rsidRPr="001D5799">
        <w:rPr>
          <w:rFonts w:ascii="Times New Roman" w:hAnsi="Times New Roman"/>
          <w:sz w:val="24"/>
          <w:szCs w:val="23"/>
        </w:rPr>
        <w:t>]</w:t>
      </w:r>
      <w:r w:rsidRPr="001D5799">
        <w:rPr>
          <w:rFonts w:ascii="Times New Roman" w:hAnsi="Times New Roman"/>
          <w:sz w:val="24"/>
          <w:szCs w:val="23"/>
        </w:rPr>
        <w:t>.</w:t>
      </w:r>
      <w:r w:rsidR="00D61998" w:rsidRPr="001D5799">
        <w:rPr>
          <w:rFonts w:ascii="Times New Roman" w:hAnsi="Times New Roman"/>
          <w:sz w:val="24"/>
          <w:szCs w:val="23"/>
        </w:rPr>
        <w:t xml:space="preserve"> </w:t>
      </w:r>
      <w:r w:rsidRPr="001D5799">
        <w:rPr>
          <w:rFonts w:ascii="Times New Roman" w:hAnsi="Times New Roman"/>
          <w:sz w:val="24"/>
          <w:szCs w:val="23"/>
        </w:rPr>
        <w:t>I</w:t>
      </w:r>
      <w:r w:rsidR="00D61998" w:rsidRPr="001D5799">
        <w:rPr>
          <w:rFonts w:ascii="Times New Roman" w:hAnsi="Times New Roman"/>
          <w:sz w:val="24"/>
          <w:szCs w:val="23"/>
        </w:rPr>
        <w:t>n the case of sentient organisms lives will include also the experiences of the organism. If</w:t>
      </w:r>
      <w:r w:rsidR="008A6C9D" w:rsidRPr="001D5799">
        <w:rPr>
          <w:rFonts w:ascii="Times New Roman" w:hAnsi="Times New Roman"/>
          <w:sz w:val="24"/>
          <w:szCs w:val="23"/>
        </w:rPr>
        <w:t>, for example,</w:t>
      </w:r>
      <w:r w:rsidR="00D61998" w:rsidRPr="001D5799">
        <w:rPr>
          <w:rFonts w:ascii="Times New Roman" w:hAnsi="Times New Roman"/>
          <w:sz w:val="24"/>
          <w:szCs w:val="23"/>
        </w:rPr>
        <w:t xml:space="preserve"> you experienced the Second World War, then the Second World War is in this sense a part of (or better: is involved in</w:t>
      </w:r>
      <w:r w:rsidRPr="001D5799">
        <w:rPr>
          <w:rFonts w:ascii="Times New Roman" w:hAnsi="Times New Roman"/>
          <w:sz w:val="24"/>
          <w:szCs w:val="23"/>
        </w:rPr>
        <w:t>) your history</w:t>
      </w:r>
      <w:r w:rsidR="00D61998" w:rsidRPr="001D5799">
        <w:rPr>
          <w:rFonts w:ascii="Times New Roman" w:hAnsi="Times New Roman"/>
          <w:sz w:val="24"/>
          <w:szCs w:val="23"/>
        </w:rPr>
        <w:t>.</w:t>
      </w:r>
      <w:r w:rsidR="008F78EA" w:rsidRPr="001D5799">
        <w:rPr>
          <w:rFonts w:ascii="Times New Roman" w:hAnsi="Times New Roman"/>
          <w:sz w:val="24"/>
          <w:szCs w:val="23"/>
        </w:rPr>
        <w:t xml:space="preserve"> The history of a </w:t>
      </w:r>
      <w:r w:rsidR="008F78EA" w:rsidRPr="001D5799">
        <w:rPr>
          <w:rFonts w:ascii="Times New Roman" w:hAnsi="Times New Roman"/>
          <w:i/>
          <w:sz w:val="24"/>
          <w:szCs w:val="23"/>
        </w:rPr>
        <w:t xml:space="preserve">material entity </w:t>
      </w:r>
      <w:r w:rsidR="0066016E" w:rsidRPr="001D5799">
        <w:rPr>
          <w:rFonts w:ascii="Times New Roman" w:hAnsi="Times New Roman"/>
          <w:sz w:val="24"/>
          <w:szCs w:val="23"/>
        </w:rPr>
        <w:t xml:space="preserve">will include, on the above account, </w:t>
      </w:r>
      <w:r w:rsidR="008F78EA" w:rsidRPr="001D5799">
        <w:rPr>
          <w:rFonts w:ascii="Times New Roman" w:hAnsi="Times New Roman"/>
          <w:sz w:val="24"/>
          <w:szCs w:val="23"/>
        </w:rPr>
        <w:t xml:space="preserve">the movements of </w:t>
      </w:r>
      <w:r w:rsidR="00EA1B8B" w:rsidRPr="001D5799">
        <w:rPr>
          <w:rFonts w:ascii="Times New Roman" w:hAnsi="Times New Roman"/>
          <w:sz w:val="24"/>
          <w:szCs w:val="23"/>
        </w:rPr>
        <w:t xml:space="preserve">neutrinos </w:t>
      </w:r>
      <w:r w:rsidR="008F78EA" w:rsidRPr="001D5799">
        <w:rPr>
          <w:rFonts w:ascii="Times New Roman" w:hAnsi="Times New Roman"/>
          <w:sz w:val="24"/>
          <w:szCs w:val="23"/>
        </w:rPr>
        <w:t>within the interior of the entity as they pass</w:t>
      </w:r>
      <w:r w:rsidR="00EA1B8B" w:rsidRPr="001D5799">
        <w:rPr>
          <w:rFonts w:ascii="Times New Roman" w:hAnsi="Times New Roman"/>
          <w:sz w:val="24"/>
          <w:szCs w:val="23"/>
        </w:rPr>
        <w:t xml:space="preserve"> through.</w:t>
      </w:r>
    </w:p>
    <w:p w14:paraId="50212AF9" w14:textId="77777777" w:rsidR="00D61998" w:rsidRPr="001D5799" w:rsidRDefault="00D61998" w:rsidP="009B5669">
      <w:pPr>
        <w:spacing w:beforeLines="1" w:before="2" w:afterLines="1" w:after="2" w:line="360" w:lineRule="auto"/>
        <w:rPr>
          <w:rFonts w:ascii="Times New Roman" w:hAnsi="Times New Roman"/>
          <w:sz w:val="24"/>
          <w:szCs w:val="23"/>
        </w:rPr>
      </w:pPr>
    </w:p>
    <w:p w14:paraId="237A8553" w14:textId="77777777" w:rsidR="00D61998" w:rsidRPr="001D5799" w:rsidRDefault="008F78E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revision is </w:t>
      </w:r>
      <w:r w:rsidR="00DA4D68" w:rsidRPr="001D5799">
        <w:rPr>
          <w:rFonts w:ascii="Times New Roman" w:hAnsi="Times New Roman"/>
          <w:sz w:val="24"/>
          <w:szCs w:val="23"/>
        </w:rPr>
        <w:t xml:space="preserve">being </w:t>
      </w:r>
      <w:r w:rsidRPr="001D5799">
        <w:rPr>
          <w:rFonts w:ascii="Times New Roman" w:hAnsi="Times New Roman"/>
          <w:sz w:val="24"/>
          <w:szCs w:val="23"/>
        </w:rPr>
        <w:t xml:space="preserve">contemplated </w:t>
      </w:r>
      <w:r w:rsidR="00DA4D68" w:rsidRPr="001D5799">
        <w:rPr>
          <w:rFonts w:ascii="Times New Roman" w:hAnsi="Times New Roman"/>
          <w:sz w:val="24"/>
          <w:szCs w:val="23"/>
        </w:rPr>
        <w:t xml:space="preserve">for a future version of this document </w:t>
      </w:r>
      <w:r w:rsidRPr="001D5799">
        <w:rPr>
          <w:rFonts w:ascii="Times New Roman" w:hAnsi="Times New Roman"/>
          <w:sz w:val="24"/>
          <w:szCs w:val="23"/>
        </w:rPr>
        <w:t>which would define the history of an entity as the sum of processes in which that entity is the major participant</w:t>
      </w:r>
      <w:r w:rsidR="0066016E" w:rsidRPr="001D5799">
        <w:rPr>
          <w:rFonts w:ascii="Times New Roman" w:hAnsi="Times New Roman"/>
          <w:sz w:val="24"/>
          <w:szCs w:val="23"/>
        </w:rPr>
        <w:t xml:space="preserve"> (or ‘agent’)</w:t>
      </w:r>
      <w:r w:rsidRPr="001D5799">
        <w:rPr>
          <w:rFonts w:ascii="Times New Roman" w:hAnsi="Times New Roman"/>
          <w:sz w:val="24"/>
          <w:szCs w:val="23"/>
        </w:rPr>
        <w:t>.</w:t>
      </w:r>
    </w:p>
    <w:p w14:paraId="2E598616" w14:textId="77777777" w:rsidR="008F78EA" w:rsidRPr="001D5799" w:rsidRDefault="008F78EA" w:rsidP="009B5669">
      <w:pPr>
        <w:spacing w:beforeLines="1" w:before="2" w:afterLines="1" w:after="2" w:line="360" w:lineRule="auto"/>
        <w:rPr>
          <w:rFonts w:ascii="Times New Roman" w:hAnsi="Times New Roman"/>
          <w:sz w:val="24"/>
          <w:szCs w:val="23"/>
        </w:rPr>
      </w:pPr>
    </w:p>
    <w:p w14:paraId="3B79D807" w14:textId="77777777" w:rsidR="008F78EA" w:rsidRPr="001D5799" w:rsidRDefault="008F78EA" w:rsidP="009B5669">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The relation between a material entity and its history should be one-to-one.</w:t>
      </w:r>
    </w:p>
    <w:p w14:paraId="4C615CCF" w14:textId="77777777" w:rsidR="00EA1B8B" w:rsidRPr="001D5799" w:rsidRDefault="00EA1B8B" w:rsidP="009B5669">
      <w:pPr>
        <w:spacing w:beforeLines="1" w:before="2" w:afterLines="1" w:after="2" w:line="360" w:lineRule="auto"/>
        <w:rPr>
          <w:rFonts w:ascii="Times New Roman" w:hAnsi="Times New Roman"/>
          <w:sz w:val="24"/>
          <w:szCs w:val="23"/>
        </w:rPr>
      </w:pPr>
    </w:p>
    <w:p w14:paraId="4E3249FD" w14:textId="77777777" w:rsidR="00203208" w:rsidRDefault="00965517" w:rsidP="009605D5">
      <w:pPr>
        <w:pStyle w:val="Heading2"/>
      </w:pPr>
      <w:bookmarkStart w:id="241" w:name="_Toc313270726"/>
      <w:bookmarkStart w:id="242" w:name="_Toc313472861"/>
      <w:r>
        <w:t xml:space="preserve">3.1. </w:t>
      </w:r>
      <w:r w:rsidR="00203208">
        <w:t>Process</w:t>
      </w:r>
      <w:bookmarkEnd w:id="241"/>
      <w:bookmarkEnd w:id="242"/>
    </w:p>
    <w:p w14:paraId="7A4D521D" w14:textId="77777777" w:rsidR="00203208" w:rsidRPr="001D5799" w:rsidRDefault="00203208" w:rsidP="009B5669">
      <w:pPr>
        <w:spacing w:beforeLines="1" w:before="2" w:afterLines="1" w:after="2" w:line="360" w:lineRule="auto"/>
        <w:rPr>
          <w:rFonts w:ascii="Times New Roman" w:hAnsi="Times New Roman"/>
          <w:sz w:val="24"/>
          <w:szCs w:val="23"/>
        </w:rPr>
      </w:pPr>
    </w:p>
    <w:p w14:paraId="4ADA2008" w14:textId="2B5D4869" w:rsidR="008A6C9D" w:rsidRPr="001D5799" w:rsidRDefault="00023196" w:rsidP="00C70E0A">
      <w:pPr>
        <w:pStyle w:val="Specification"/>
      </w:pPr>
      <w:r w:rsidRPr="00C70E0A">
        <w:rPr>
          <w:rStyle w:val="SpecificationType"/>
        </w:rPr>
        <w:t>Definition</w:t>
      </w:r>
      <w:r>
        <w:t xml:space="preserve">: </w:t>
      </w:r>
      <w:r w:rsidR="00203208" w:rsidRPr="001D5799">
        <w:rPr>
          <w:i/>
        </w:rPr>
        <w:t>p</w:t>
      </w:r>
      <w:r w:rsidR="00C0143F" w:rsidRPr="001D5799">
        <w:rPr>
          <w:i/>
        </w:rPr>
        <w:t xml:space="preserve"> </w:t>
      </w:r>
      <w:r w:rsidR="00203208" w:rsidRPr="001D5799">
        <w:t xml:space="preserve">is a </w:t>
      </w:r>
      <w:r w:rsidR="00203208" w:rsidRPr="00C70E0A">
        <w:rPr>
          <w:i/>
        </w:rPr>
        <w:t>process</w:t>
      </w:r>
      <w:r w:rsidR="00203208" w:rsidRPr="001D5799">
        <w:t xml:space="preserve"> =</w:t>
      </w:r>
      <w:r w:rsidR="00C0143F" w:rsidRPr="001D5799">
        <w:t xml:space="preserve"> </w:t>
      </w:r>
      <w:r w:rsidR="00203208" w:rsidRPr="001D5799">
        <w:t xml:space="preserve">Def. </w:t>
      </w:r>
      <w:r w:rsidR="00203208" w:rsidRPr="001D5799">
        <w:rPr>
          <w:i/>
        </w:rPr>
        <w:t xml:space="preserve">a </w:t>
      </w:r>
      <w:r w:rsidR="00203208" w:rsidRPr="001D5799">
        <w:t xml:space="preserve">is an </w:t>
      </w:r>
      <w:r w:rsidR="00FB129B" w:rsidRPr="001D5799">
        <w:rPr>
          <w:i/>
        </w:rPr>
        <w:t>occurrent</w:t>
      </w:r>
      <w:r w:rsidR="00203208" w:rsidRPr="001D5799">
        <w:t xml:space="preserve"> that has </w:t>
      </w:r>
      <w:r w:rsidR="00203208" w:rsidRPr="001D5799">
        <w:rPr>
          <w:b/>
        </w:rPr>
        <w:t xml:space="preserve">temporal </w:t>
      </w:r>
      <w:r w:rsidR="00B42EC9" w:rsidRPr="001D5799">
        <w:rPr>
          <w:b/>
        </w:rPr>
        <w:t xml:space="preserve">proper </w:t>
      </w:r>
      <w:r w:rsidR="00203208" w:rsidRPr="001D5799">
        <w:rPr>
          <w:b/>
        </w:rPr>
        <w:t>parts</w:t>
      </w:r>
      <w:r w:rsidR="00203208" w:rsidRPr="001D5799">
        <w:t xml:space="preserve"> and </w:t>
      </w:r>
      <w:r w:rsidR="00203208" w:rsidRPr="001D5799">
        <w:rPr>
          <w:b/>
        </w:rPr>
        <w:t xml:space="preserve">s-depends </w:t>
      </w:r>
      <w:r w:rsidR="00203208" w:rsidRPr="001D5799">
        <w:t xml:space="preserve">on </w:t>
      </w:r>
      <w:r w:rsidR="008A6C9D" w:rsidRPr="001D5799">
        <w:t xml:space="preserve">one or more </w:t>
      </w:r>
      <w:r w:rsidR="00203208" w:rsidRPr="001D5799">
        <w:t>material</w:t>
      </w:r>
      <w:r w:rsidR="008A6C9D" w:rsidRPr="001D5799">
        <w:t xml:space="preserve"> entities</w:t>
      </w:r>
      <w:r w:rsidR="00203208" w:rsidRPr="001D5799">
        <w:t>.</w:t>
      </w:r>
    </w:p>
    <w:p w14:paraId="2D0BB092" w14:textId="77777777" w:rsidR="003047AF" w:rsidRPr="009331CA" w:rsidRDefault="003047AF" w:rsidP="00C70E0A">
      <w:pPr>
        <w:pStyle w:val="Specification"/>
        <w:rPr>
          <w:sz w:val="20"/>
          <w:szCs w:val="20"/>
        </w:rPr>
      </w:pPr>
      <w:r w:rsidRPr="00C70E0A">
        <w:rPr>
          <w:rStyle w:val="SpecificationType"/>
        </w:rPr>
        <w:t>Examples</w:t>
      </w:r>
      <w:r w:rsidRPr="001D5799">
        <w:t>: the life of an organism, the process of sleeping, the process of cell-division, a beating of the heart, the process of meiosis, the course of a disease, the flight of a bird, the process of aging.</w:t>
      </w:r>
    </w:p>
    <w:p w14:paraId="34819D78" w14:textId="77777777" w:rsidR="004229FD" w:rsidRPr="001D5799" w:rsidRDefault="004229FD" w:rsidP="009B5669">
      <w:pPr>
        <w:spacing w:beforeLines="1" w:before="2" w:afterLines="1" w:after="2" w:line="360" w:lineRule="auto"/>
        <w:rPr>
          <w:rFonts w:ascii="Times New Roman" w:hAnsi="Times New Roman"/>
          <w:sz w:val="24"/>
          <w:szCs w:val="23"/>
        </w:rPr>
      </w:pPr>
    </w:p>
    <w:p w14:paraId="6B82C28F" w14:textId="77777777" w:rsidR="003047AF"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Just as there are relational qualities so also there are relational processes, which s-depend on multiple material entities as their relata.</w:t>
      </w:r>
    </w:p>
    <w:p w14:paraId="126ECA1C" w14:textId="77777777" w:rsidR="004229FD" w:rsidRPr="001D5799" w:rsidRDefault="004229FD" w:rsidP="009B5669">
      <w:pPr>
        <w:spacing w:beforeLines="1" w:before="2" w:afterLines="1" w:after="2" w:line="360" w:lineRule="auto"/>
        <w:jc w:val="both"/>
        <w:rPr>
          <w:rFonts w:ascii="Times New Roman" w:hAnsi="Times New Roman"/>
          <w:sz w:val="24"/>
          <w:szCs w:val="23"/>
        </w:rPr>
      </w:pPr>
    </w:p>
    <w:p w14:paraId="3F4C45DA" w14:textId="77777777" w:rsidR="004229FD"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John </w:t>
      </w:r>
      <w:r w:rsidR="00CB5CA4">
        <w:rPr>
          <w:rFonts w:ascii="Times New Roman" w:hAnsi="Times New Roman"/>
          <w:sz w:val="24"/>
          <w:szCs w:val="23"/>
        </w:rPr>
        <w:t xml:space="preserve">seeing </w:t>
      </w:r>
      <w:r w:rsidRPr="001D5799">
        <w:rPr>
          <w:rFonts w:ascii="Times New Roman" w:hAnsi="Times New Roman"/>
          <w:sz w:val="24"/>
          <w:szCs w:val="23"/>
        </w:rPr>
        <w:t>Mary</w:t>
      </w:r>
      <w:r w:rsidRPr="00C1546F">
        <w:rPr>
          <w:rFonts w:ascii="Times New Roman" w:hAnsi="Times New Roman"/>
          <w:sz w:val="24"/>
          <w:szCs w:val="24"/>
        </w:rPr>
        <w:t xml:space="preserve"> [</w:t>
      </w:r>
      <w:r w:rsidR="00151755" w:rsidRPr="00C1546F">
        <w:rPr>
          <w:rFonts w:ascii="Times New Roman" w:hAnsi="Times New Roman"/>
          <w:sz w:val="24"/>
          <w:szCs w:val="24"/>
        </w:rPr>
        <w:fldChar w:fldCharType="begin"/>
      </w:r>
      <w:r w:rsidR="00151755" w:rsidRPr="00C1546F">
        <w:rPr>
          <w:rFonts w:ascii="Times New Roman" w:hAnsi="Times New Roman"/>
          <w:sz w:val="24"/>
          <w:szCs w:val="24"/>
        </w:rPr>
        <w:instrText xml:space="preserve"> REF _Ref309155275 \r \h  \* MERGEFORMAT </w:instrText>
      </w:r>
      <w:r w:rsidR="00151755" w:rsidRPr="00C1546F">
        <w:rPr>
          <w:rFonts w:ascii="Times New Roman" w:hAnsi="Times New Roman"/>
          <w:sz w:val="24"/>
          <w:szCs w:val="24"/>
        </w:rPr>
      </w:r>
      <w:r w:rsidR="00151755" w:rsidRPr="00C1546F">
        <w:rPr>
          <w:rFonts w:ascii="Times New Roman" w:hAnsi="Times New Roman"/>
          <w:sz w:val="24"/>
          <w:szCs w:val="24"/>
        </w:rPr>
        <w:fldChar w:fldCharType="separate"/>
      </w:r>
      <w:r w:rsidR="007A1CDD">
        <w:rPr>
          <w:rFonts w:ascii="Times New Roman" w:hAnsi="Times New Roman"/>
          <w:sz w:val="24"/>
          <w:szCs w:val="24"/>
        </w:rPr>
        <w:t>1</w:t>
      </w:r>
      <w:r w:rsidR="00151755" w:rsidRPr="00C1546F">
        <w:rPr>
          <w:rFonts w:ascii="Times New Roman" w:hAnsi="Times New Roman"/>
          <w:sz w:val="24"/>
          <w:szCs w:val="24"/>
        </w:rPr>
        <w:fldChar w:fldCharType="end"/>
      </w:r>
      <w:r w:rsidR="00C1546F" w:rsidRPr="00C1546F">
        <w:rPr>
          <w:rFonts w:ascii="Times New Roman" w:hAnsi="Times New Roman"/>
          <w:sz w:val="24"/>
          <w:szCs w:val="24"/>
        </w:rPr>
        <w:t xml:space="preserve">, </w:t>
      </w:r>
      <w:r w:rsidR="00C1546F" w:rsidRPr="00C1546F">
        <w:rPr>
          <w:rFonts w:ascii="Times New Roman" w:hAnsi="Times New Roman"/>
          <w:sz w:val="24"/>
          <w:szCs w:val="24"/>
        </w:rPr>
        <w:fldChar w:fldCharType="begin"/>
      </w:r>
      <w:r w:rsidR="00C1546F" w:rsidRPr="00C1546F">
        <w:rPr>
          <w:rFonts w:ascii="Times New Roman" w:hAnsi="Times New Roman"/>
          <w:sz w:val="24"/>
          <w:szCs w:val="24"/>
        </w:rPr>
        <w:instrText xml:space="preserve"> REF _Ref309155274 \r \h  \* MERGEFORMAT </w:instrText>
      </w:r>
      <w:r w:rsidR="00C1546F" w:rsidRPr="00C1546F">
        <w:rPr>
          <w:rFonts w:ascii="Times New Roman" w:hAnsi="Times New Roman"/>
          <w:sz w:val="24"/>
          <w:szCs w:val="24"/>
        </w:rPr>
      </w:r>
      <w:r w:rsidR="00C1546F" w:rsidRPr="00C1546F">
        <w:rPr>
          <w:rFonts w:ascii="Times New Roman" w:hAnsi="Times New Roman"/>
          <w:sz w:val="24"/>
          <w:szCs w:val="24"/>
        </w:rPr>
        <w:fldChar w:fldCharType="separate"/>
      </w:r>
      <w:r w:rsidR="007A1CDD">
        <w:rPr>
          <w:rFonts w:ascii="Times New Roman" w:hAnsi="Times New Roman"/>
          <w:sz w:val="24"/>
          <w:szCs w:val="24"/>
        </w:rPr>
        <w:t>4</w:t>
      </w:r>
      <w:r w:rsidR="00C1546F" w:rsidRPr="00C1546F">
        <w:rPr>
          <w:rFonts w:ascii="Times New Roman" w:hAnsi="Times New Roman"/>
          <w:sz w:val="24"/>
          <w:szCs w:val="24"/>
        </w:rPr>
        <w:fldChar w:fldCharType="end"/>
      </w:r>
      <w:r w:rsidRPr="00C1546F">
        <w:rPr>
          <w:rFonts w:ascii="Times New Roman" w:hAnsi="Times New Roman"/>
          <w:sz w:val="24"/>
          <w:szCs w:val="24"/>
        </w:rPr>
        <w:t xml:space="preserve">], </w:t>
      </w:r>
      <w:r w:rsidRPr="001D5799">
        <w:rPr>
          <w:rFonts w:ascii="Times New Roman" w:hAnsi="Times New Roman"/>
          <w:sz w:val="24"/>
          <w:szCs w:val="23"/>
        </w:rPr>
        <w:t>a moving bo</w:t>
      </w:r>
      <w:r w:rsidR="00C1546F">
        <w:rPr>
          <w:rFonts w:ascii="Times New Roman" w:hAnsi="Times New Roman"/>
          <w:sz w:val="24"/>
          <w:szCs w:val="23"/>
        </w:rPr>
        <w:t>dy’s crashing into a wall</w:t>
      </w:r>
      <w:r w:rsidR="00CB5CA4">
        <w:rPr>
          <w:rFonts w:ascii="Times New Roman" w:hAnsi="Times New Roman"/>
          <w:sz w:val="24"/>
          <w:szCs w:val="23"/>
        </w:rPr>
        <w:t>.</w:t>
      </w:r>
    </w:p>
    <w:p w14:paraId="6C208014" w14:textId="77777777" w:rsidR="004229FD" w:rsidRPr="009331CA" w:rsidRDefault="004229FD" w:rsidP="009B5669">
      <w:pPr>
        <w:spacing w:beforeLines="1" w:before="2" w:afterLines="1" w:after="2" w:line="360" w:lineRule="auto"/>
        <w:rPr>
          <w:rFonts w:ascii="Times New Roman" w:hAnsi="Times New Roman"/>
          <w:sz w:val="20"/>
          <w:szCs w:val="20"/>
        </w:rPr>
      </w:pPr>
    </w:p>
    <w:p w14:paraId="35DE6ED6" w14:textId="77777777" w:rsidR="003047AF" w:rsidRDefault="009605D5" w:rsidP="006C241A">
      <w:pPr>
        <w:pStyle w:val="Heading3"/>
        <w:spacing w:line="360" w:lineRule="auto"/>
      </w:pPr>
      <w:bookmarkStart w:id="243" w:name="_Toc313270727"/>
      <w:bookmarkStart w:id="244" w:name="_Toc313472862"/>
      <w:r>
        <w:t>3.1</w:t>
      </w:r>
      <w:r w:rsidR="00965517">
        <w:t>.</w:t>
      </w:r>
      <w:r>
        <w:t>1</w:t>
      </w:r>
      <w:r w:rsidR="00965517">
        <w:t xml:space="preserve"> </w:t>
      </w:r>
      <w:r w:rsidR="003047AF">
        <w:t>Process boundary</w:t>
      </w:r>
      <w:bookmarkEnd w:id="243"/>
      <w:bookmarkEnd w:id="244"/>
    </w:p>
    <w:p w14:paraId="314ECD0D" w14:textId="77777777" w:rsidR="00C0143F" w:rsidRPr="001D5799" w:rsidRDefault="00C0143F" w:rsidP="009B5669">
      <w:pPr>
        <w:spacing w:beforeLines="1" w:before="2" w:afterLines="1" w:after="2" w:line="360" w:lineRule="auto"/>
        <w:rPr>
          <w:rFonts w:ascii="Times New Roman" w:hAnsi="Times New Roman"/>
          <w:i/>
          <w:sz w:val="24"/>
          <w:szCs w:val="23"/>
        </w:rPr>
      </w:pPr>
    </w:p>
    <w:p w14:paraId="791C55D1" w14:textId="4B0A7B83" w:rsidR="00222C8B" w:rsidRPr="001D5799" w:rsidRDefault="00023196" w:rsidP="00C70E0A">
      <w:pPr>
        <w:pStyle w:val="Specification"/>
      </w:pPr>
      <w:r w:rsidRPr="00C70E0A">
        <w:rPr>
          <w:rStyle w:val="SpecificationType"/>
        </w:rPr>
        <w:t>Definition</w:t>
      </w:r>
      <w:r>
        <w:t xml:space="preserve">: </w:t>
      </w:r>
      <w:r w:rsidR="00222C8B" w:rsidRPr="001D5799">
        <w:rPr>
          <w:i/>
        </w:rPr>
        <w:t xml:space="preserve">p </w:t>
      </w:r>
      <w:r w:rsidR="00222C8B" w:rsidRPr="001D5799">
        <w:t>is a</w:t>
      </w:r>
      <w:r w:rsidR="00084F5F" w:rsidRPr="001D5799">
        <w:rPr>
          <w:i/>
        </w:rPr>
        <w:t xml:space="preserve"> process </w:t>
      </w:r>
      <w:r w:rsidR="00222C8B" w:rsidRPr="001D5799">
        <w:rPr>
          <w:i/>
        </w:rPr>
        <w:t>boundary</w:t>
      </w:r>
      <w:r w:rsidR="00222C8B" w:rsidRPr="001D5799">
        <w:t xml:space="preserve"> = Def. </w:t>
      </w:r>
      <w:r w:rsidR="00222C8B" w:rsidRPr="001D5799">
        <w:rPr>
          <w:i/>
        </w:rPr>
        <w:t xml:space="preserve">p </w:t>
      </w:r>
      <w:r w:rsidR="00222C8B" w:rsidRPr="001D5799">
        <w:t xml:space="preserve">is an </w:t>
      </w:r>
      <w:r w:rsidR="00222C8B" w:rsidRPr="001D5799">
        <w:rPr>
          <w:i/>
        </w:rPr>
        <w:t>occurrent</w:t>
      </w:r>
      <w:r w:rsidR="00222C8B" w:rsidRPr="001D5799">
        <w:t xml:space="preserve"> entity </w:t>
      </w:r>
      <w:r w:rsidR="00E44217" w:rsidRPr="001D5799">
        <w:t xml:space="preserve">separates one </w:t>
      </w:r>
      <w:r w:rsidR="00084F5F" w:rsidRPr="001D5799">
        <w:rPr>
          <w:i/>
        </w:rPr>
        <w:t xml:space="preserve">process </w:t>
      </w:r>
      <w:r w:rsidR="00E44217" w:rsidRPr="001D5799">
        <w:t xml:space="preserve">from another immediately succeeding </w:t>
      </w:r>
      <w:r w:rsidR="00E44217" w:rsidRPr="001D5799">
        <w:rPr>
          <w:i/>
        </w:rPr>
        <w:t>process</w:t>
      </w:r>
      <w:r w:rsidR="00C0143F" w:rsidRPr="001D5799">
        <w:rPr>
          <w:i/>
        </w:rPr>
        <w:t xml:space="preserve"> </w:t>
      </w:r>
      <w:r w:rsidR="00084F5F" w:rsidRPr="001D5799">
        <w:t>&amp;</w:t>
      </w:r>
      <w:r w:rsidR="00C0143F" w:rsidRPr="001D5799">
        <w:t xml:space="preserve"> </w:t>
      </w:r>
      <w:r w:rsidR="00222C8B" w:rsidRPr="001D5799">
        <w:rPr>
          <w:b/>
        </w:rPr>
        <w:t>occupies</w:t>
      </w:r>
      <w:r w:rsidR="00C0143F" w:rsidRPr="001D5799">
        <w:rPr>
          <w:b/>
        </w:rPr>
        <w:t xml:space="preserve"> </w:t>
      </w:r>
      <w:r w:rsidR="00222C8B" w:rsidRPr="001D5799">
        <w:t xml:space="preserve">a </w:t>
      </w:r>
      <w:r w:rsidR="00222C8B" w:rsidRPr="001D5799">
        <w:rPr>
          <w:i/>
        </w:rPr>
        <w:t>zero-dimensional temporal region.</w:t>
      </w:r>
    </w:p>
    <w:p w14:paraId="754CB453" w14:textId="77777777" w:rsidR="00222C8B" w:rsidRDefault="00222C8B" w:rsidP="009B5669">
      <w:pPr>
        <w:spacing w:beforeLines="1" w:before="2" w:afterLines="1" w:after="2" w:line="360" w:lineRule="auto"/>
        <w:rPr>
          <w:rFonts w:ascii="Times New Roman" w:hAnsi="Times New Roman"/>
          <w:sz w:val="24"/>
          <w:szCs w:val="23"/>
        </w:rPr>
      </w:pPr>
    </w:p>
    <w:p w14:paraId="1AAEC286" w14:textId="77777777" w:rsidR="007B3E28" w:rsidRPr="007B3E28" w:rsidRDefault="007B3E28" w:rsidP="009B5669">
      <w:pPr>
        <w:spacing w:beforeLines="1" w:before="2" w:afterLines="1" w:after="2" w:line="360" w:lineRule="auto"/>
        <w:rPr>
          <w:rFonts w:ascii="Times New Roman" w:hAnsi="Times New Roman"/>
          <w:sz w:val="24"/>
          <w:szCs w:val="23"/>
        </w:rPr>
      </w:pPr>
      <w:r w:rsidRPr="00B90609">
        <w:rPr>
          <w:rFonts w:ascii="Times New Roman" w:hAnsi="Times New Roman"/>
          <w:sz w:val="24"/>
          <w:szCs w:val="23"/>
          <w:highlight w:val="yellow"/>
        </w:rPr>
        <w:t xml:space="preserve">Should we not rather say </w:t>
      </w:r>
      <w:r w:rsidRPr="00B90609">
        <w:rPr>
          <w:rFonts w:ascii="Times New Roman" w:hAnsi="Times New Roman"/>
          <w:i/>
          <w:sz w:val="24"/>
          <w:szCs w:val="23"/>
          <w:highlight w:val="yellow"/>
        </w:rPr>
        <w:t xml:space="preserve">p </w:t>
      </w:r>
      <w:r w:rsidRPr="00B90609">
        <w:rPr>
          <w:rFonts w:ascii="Times New Roman" w:hAnsi="Times New Roman"/>
          <w:sz w:val="24"/>
          <w:szCs w:val="23"/>
          <w:highlight w:val="yellow"/>
        </w:rPr>
        <w:t>is the beginning or ending of a process (to allow processes which are not preceded or followed by other processes?) Or allow null processes called states?</w:t>
      </w:r>
    </w:p>
    <w:p w14:paraId="3D695796" w14:textId="77777777" w:rsidR="007B3E28" w:rsidRPr="001D5799" w:rsidRDefault="007B3E28" w:rsidP="009B5669">
      <w:pPr>
        <w:spacing w:beforeLines="1" w:before="2" w:afterLines="1" w:after="2" w:line="360" w:lineRule="auto"/>
        <w:rPr>
          <w:rFonts w:ascii="Times New Roman" w:hAnsi="Times New Roman"/>
          <w:sz w:val="24"/>
          <w:szCs w:val="23"/>
        </w:rPr>
      </w:pPr>
    </w:p>
    <w:p w14:paraId="4F1533F4" w14:textId="77777777" w:rsidR="003047AF" w:rsidRPr="009331CA" w:rsidRDefault="003047AF" w:rsidP="00C70E0A">
      <w:pPr>
        <w:pStyle w:val="Specification"/>
        <w:rPr>
          <w:sz w:val="20"/>
          <w:szCs w:val="20"/>
        </w:rPr>
      </w:pPr>
      <w:r w:rsidRPr="00C70E0A">
        <w:rPr>
          <w:rStyle w:val="SpecificationType"/>
        </w:rPr>
        <w:t>E</w:t>
      </w:r>
      <w:r w:rsidR="00E44217" w:rsidRPr="00C70E0A">
        <w:rPr>
          <w:rStyle w:val="SpecificationType"/>
        </w:rPr>
        <w:t>xample</w:t>
      </w:r>
      <w:r w:rsidRPr="001D5799">
        <w:t xml:space="preserve">: </w:t>
      </w:r>
      <w:r w:rsidR="00E44217" w:rsidRPr="001D5799">
        <w:t>the boundary between the 2nd and 3rd year of your life.</w:t>
      </w:r>
    </w:p>
    <w:p w14:paraId="7B76E962" w14:textId="77777777" w:rsidR="003047AF" w:rsidRPr="001D5799" w:rsidRDefault="003047AF" w:rsidP="006C241A">
      <w:pPr>
        <w:spacing w:before="2" w:after="2" w:line="360" w:lineRule="auto"/>
        <w:rPr>
          <w:rFonts w:ascii="Times New Roman" w:hAnsi="Times New Roman"/>
          <w:sz w:val="24"/>
          <w:szCs w:val="23"/>
        </w:rPr>
      </w:pPr>
    </w:p>
    <w:p w14:paraId="1BE45B53" w14:textId="77777777" w:rsidR="007132E0" w:rsidRPr="0018556D" w:rsidRDefault="007132E0" w:rsidP="007132E0">
      <w:pPr>
        <w:pStyle w:val="Heading2"/>
        <w:spacing w:line="360" w:lineRule="auto"/>
        <w:rPr>
          <w:sz w:val="24"/>
        </w:rPr>
      </w:pPr>
      <w:bookmarkStart w:id="245" w:name="_Toc313270728"/>
      <w:bookmarkStart w:id="246" w:name="_Toc313472863"/>
      <w:r>
        <w:rPr>
          <w:sz w:val="24"/>
        </w:rPr>
        <w:t>R</w:t>
      </w:r>
      <w:r w:rsidRPr="0018556D">
        <w:rPr>
          <w:sz w:val="24"/>
        </w:rPr>
        <w:t>elation of participation</w:t>
      </w:r>
      <w:bookmarkEnd w:id="245"/>
      <w:bookmarkEnd w:id="246"/>
    </w:p>
    <w:p w14:paraId="22904969" w14:textId="77777777" w:rsidR="007132E0" w:rsidRDefault="007132E0" w:rsidP="007132E0">
      <w:pPr>
        <w:pStyle w:val="NormalWeb"/>
        <w:shd w:val="clear" w:color="auto" w:fill="FFFFFF"/>
        <w:spacing w:before="0" w:beforeAutospacing="0" w:after="0" w:afterAutospacing="0" w:line="312" w:lineRule="atLeast"/>
        <w:textAlignment w:val="baseline"/>
        <w:rPr>
          <w:rStyle w:val="Strong"/>
          <w:rFonts w:ascii="inherit" w:hAnsi="inherit" w:hint="eastAsia"/>
          <w:color w:val="000000"/>
          <w:sz w:val="17"/>
          <w:szCs w:val="17"/>
          <w:bdr w:val="none" w:sz="0" w:space="0" w:color="auto" w:frame="1"/>
        </w:rPr>
      </w:pPr>
    </w:p>
    <w:p w14:paraId="145CF4D9" w14:textId="77777777" w:rsidR="00C1546F" w:rsidRDefault="00C1546F" w:rsidP="00C70E0A">
      <w:pPr>
        <w:pStyle w:val="Specification"/>
      </w:pPr>
      <w:r w:rsidRPr="00C70E0A">
        <w:rPr>
          <w:rStyle w:val="SpecificationType"/>
        </w:rPr>
        <w:t>Elucidation</w:t>
      </w:r>
      <w:r w:rsidRPr="00C1546F">
        <w:rPr>
          <w:rStyle w:val="Strong"/>
          <w:rFonts w:ascii="Times New Roman" w:hAnsi="Times New Roman"/>
          <w:b w:val="0"/>
          <w:smallCaps/>
          <w:color w:val="000000"/>
          <w:szCs w:val="23"/>
          <w:bdr w:val="none" w:sz="0" w:space="0" w:color="auto" w:frame="1"/>
        </w:rPr>
        <w:t xml:space="preserve">: </w:t>
      </w:r>
      <w:r>
        <w:rPr>
          <w:rStyle w:val="Strong"/>
          <w:rFonts w:ascii="Times New Roman" w:hAnsi="Times New Roman"/>
          <w:color w:val="000000"/>
          <w:szCs w:val="23"/>
          <w:bdr w:val="none" w:sz="0" w:space="0" w:color="auto" w:frame="1"/>
        </w:rPr>
        <w:t xml:space="preserve">has_participant </w:t>
      </w:r>
      <w:r w:rsidR="007132E0" w:rsidRPr="001D5799">
        <w:rPr>
          <w:rStyle w:val="Strong"/>
          <w:rFonts w:ascii="Times New Roman" w:hAnsi="Times New Roman"/>
          <w:b w:val="0"/>
          <w:color w:val="000000"/>
          <w:szCs w:val="23"/>
          <w:bdr w:val="none" w:sz="0" w:space="0" w:color="auto" w:frame="1"/>
        </w:rPr>
        <w:t>is an</w:t>
      </w:r>
      <w:r w:rsidR="007132E0" w:rsidRPr="001D5799">
        <w:t xml:space="preserve"> instance-level relation between an occurrent, an independent continuant, and a time at which the continuant participates in some way in the occurrent. </w:t>
      </w:r>
    </w:p>
    <w:p w14:paraId="4D29E90C" w14:textId="77777777" w:rsidR="00C1546F" w:rsidRDefault="00C1546F" w:rsidP="00C70E0A">
      <w:pPr>
        <w:pStyle w:val="Specification"/>
      </w:pPr>
      <w:r w:rsidRPr="00C70E0A">
        <w:rPr>
          <w:rStyle w:val="SpecificationType"/>
        </w:rPr>
        <w:t>Domain</w:t>
      </w:r>
      <w:r>
        <w:rPr>
          <w:rStyle w:val="Strong"/>
          <w:rFonts w:ascii="Times New Roman" w:hAnsi="Times New Roman"/>
          <w:b w:val="0"/>
          <w:smallCaps/>
          <w:color w:val="000000"/>
          <w:szCs w:val="23"/>
          <w:bdr w:val="none" w:sz="0" w:space="0" w:color="auto" w:frame="1"/>
        </w:rPr>
        <w:t xml:space="preserve">: </w:t>
      </w:r>
      <w:r>
        <w:t>occurrent</w:t>
      </w:r>
    </w:p>
    <w:p w14:paraId="5BDE3E62" w14:textId="77777777" w:rsidR="00C1546F" w:rsidRDefault="00C1546F" w:rsidP="00C70E0A">
      <w:pPr>
        <w:pStyle w:val="Specification"/>
        <w:rPr>
          <w:rStyle w:val="Strong"/>
          <w:rFonts w:ascii="Times New Roman" w:hAnsi="Times New Roman"/>
          <w:b w:val="0"/>
          <w:smallCaps/>
          <w:color w:val="000000"/>
          <w:szCs w:val="23"/>
          <w:bdr w:val="none" w:sz="0" w:space="0" w:color="auto" w:frame="1"/>
        </w:rPr>
      </w:pPr>
      <w:r w:rsidRPr="00C70E0A">
        <w:rPr>
          <w:rStyle w:val="SpecificationType"/>
        </w:rPr>
        <w:t>Range</w:t>
      </w:r>
      <w:r>
        <w:rPr>
          <w:rStyle w:val="Strong"/>
          <w:rFonts w:ascii="Times New Roman" w:hAnsi="Times New Roman"/>
          <w:b w:val="0"/>
          <w:smallCaps/>
          <w:color w:val="000000"/>
          <w:szCs w:val="23"/>
          <w:bdr w:val="none" w:sz="0" w:space="0" w:color="auto" w:frame="1"/>
        </w:rPr>
        <w:t xml:space="preserve">: </w:t>
      </w:r>
      <w:r>
        <w:t>independent continuant</w:t>
      </w:r>
    </w:p>
    <w:p w14:paraId="780C2B50" w14:textId="77777777" w:rsidR="00C1546F" w:rsidRDefault="00C1546F" w:rsidP="007132E0">
      <w:pPr>
        <w:spacing w:beforeLines="1" w:before="2" w:afterLines="1" w:after="2" w:line="360" w:lineRule="auto"/>
        <w:jc w:val="both"/>
        <w:rPr>
          <w:rFonts w:ascii="Times New Roman" w:hAnsi="Times New Roman"/>
          <w:b/>
          <w:color w:val="000000"/>
          <w:sz w:val="24"/>
          <w:szCs w:val="23"/>
        </w:rPr>
      </w:pPr>
    </w:p>
    <w:p w14:paraId="05E6839E" w14:textId="77777777" w:rsidR="007132E0" w:rsidRPr="00C1546F" w:rsidRDefault="00C1546F" w:rsidP="007132E0">
      <w:pPr>
        <w:spacing w:beforeLines="1" w:before="2" w:afterLines="1" w:after="2" w:line="360" w:lineRule="auto"/>
        <w:jc w:val="both"/>
        <w:rPr>
          <w:rFonts w:ascii="Times New Roman" w:hAnsi="Times New Roman"/>
          <w:color w:val="000000"/>
          <w:sz w:val="24"/>
          <w:szCs w:val="23"/>
        </w:rPr>
      </w:pPr>
      <w:r>
        <w:rPr>
          <w:rFonts w:ascii="Times New Roman" w:hAnsi="Times New Roman"/>
          <w:b/>
          <w:color w:val="000000"/>
          <w:sz w:val="24"/>
          <w:szCs w:val="23"/>
        </w:rPr>
        <w:t xml:space="preserve">Has_participant </w:t>
      </w:r>
      <w:r w:rsidR="007132E0" w:rsidRPr="001D5799">
        <w:rPr>
          <w:rFonts w:ascii="Times New Roman" w:hAnsi="Times New Roman"/>
          <w:color w:val="000000"/>
          <w:sz w:val="24"/>
          <w:szCs w:val="23"/>
        </w:rPr>
        <w:t xml:space="preserve">is a sub-relation of </w:t>
      </w:r>
      <w:r w:rsidR="007132E0" w:rsidRPr="001D5799">
        <w:rPr>
          <w:rFonts w:ascii="Times New Roman" w:hAnsi="Times New Roman"/>
          <w:b/>
          <w:color w:val="000000"/>
          <w:sz w:val="24"/>
          <w:szCs w:val="23"/>
        </w:rPr>
        <w:t>s-dependence</w:t>
      </w:r>
      <w:r w:rsidR="007132E0" w:rsidRPr="001D5799">
        <w:rPr>
          <w:rFonts w:ascii="Times New Roman" w:hAnsi="Times New Roman"/>
          <w:color w:val="000000"/>
          <w:sz w:val="24"/>
          <w:szCs w:val="23"/>
        </w:rPr>
        <w:t>, which satisfies:</w:t>
      </w:r>
    </w:p>
    <w:p w14:paraId="7753F912" w14:textId="77777777"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14:paraId="39492A26" w14:textId="50FC2D8D" w:rsidR="007132E0" w:rsidRPr="001D5799" w:rsidRDefault="00236D40" w:rsidP="00C70E0A">
      <w:pPr>
        <w:pStyle w:val="Specification"/>
      </w:pPr>
      <w:r w:rsidRPr="00C70E0A">
        <w:rPr>
          <w:rStyle w:val="SpecificationType"/>
        </w:rPr>
        <w:t>Axiom</w:t>
      </w:r>
      <w:r w:rsidRPr="001D5799">
        <w:rPr>
          <w:smallCaps/>
        </w:rPr>
        <w:t>:</w:t>
      </w:r>
      <w:r w:rsidR="007132E0" w:rsidRPr="001D5799">
        <w:t xml:space="preserve"> if </w:t>
      </w:r>
      <w:r w:rsidR="007132E0" w:rsidRPr="001D5799">
        <w:rPr>
          <w:i/>
        </w:rPr>
        <w:t xml:space="preserve">a </w:t>
      </w:r>
      <w:r w:rsidR="007132E0" w:rsidRPr="001D5799">
        <w:rPr>
          <w:b/>
        </w:rPr>
        <w:t xml:space="preserve">has_participant </w:t>
      </w:r>
      <w:r w:rsidR="007132E0" w:rsidRPr="001D5799">
        <w:rPr>
          <w:i/>
        </w:rPr>
        <w:t>b</w:t>
      </w:r>
      <w:r w:rsidR="007132E0" w:rsidRPr="001D5799">
        <w:rPr>
          <w:b/>
          <w:i/>
        </w:rPr>
        <w:t xml:space="preserve"> </w:t>
      </w:r>
      <w:r w:rsidR="007132E0" w:rsidRPr="001D5799">
        <w:rPr>
          <w:b/>
        </w:rPr>
        <w:t xml:space="preserve">at </w:t>
      </w:r>
      <w:r w:rsidR="007132E0" w:rsidRPr="001D5799">
        <w:rPr>
          <w:i/>
        </w:rPr>
        <w:t xml:space="preserve">t </w:t>
      </w:r>
      <w:r w:rsidR="007132E0" w:rsidRPr="001D5799">
        <w:t>then</w:t>
      </w:r>
      <w:r w:rsidR="007132E0" w:rsidRPr="001D5799">
        <w:rPr>
          <w:i/>
        </w:rPr>
        <w:t xml:space="preserve"> a </w:t>
      </w:r>
      <w:r w:rsidR="007132E0" w:rsidRPr="001D5799">
        <w:t xml:space="preserve">is an </w:t>
      </w:r>
      <w:r w:rsidR="007132E0" w:rsidRPr="001D5799">
        <w:rPr>
          <w:i/>
        </w:rPr>
        <w:t>occurrent</w:t>
      </w:r>
      <w:r w:rsidR="007132E0" w:rsidRPr="001D5799">
        <w:t xml:space="preserve"> </w:t>
      </w:r>
    </w:p>
    <w:p w14:paraId="46E2D609" w14:textId="77777777" w:rsidR="007132E0" w:rsidRPr="001D5799" w:rsidRDefault="00236D40" w:rsidP="00C70E0A">
      <w:pPr>
        <w:pStyle w:val="Specification"/>
      </w:pPr>
      <w:r w:rsidRPr="00C70E0A">
        <w:rPr>
          <w:rStyle w:val="SpecificationType"/>
        </w:rPr>
        <w:t>Axiom</w:t>
      </w:r>
      <w:r w:rsidRPr="001D5799">
        <w:rPr>
          <w:smallCaps/>
        </w:rPr>
        <w:t>:</w:t>
      </w:r>
      <w:r w:rsidR="007132E0" w:rsidRPr="001D5799">
        <w:t xml:space="preserve"> if </w:t>
      </w:r>
      <w:r w:rsidR="007132E0" w:rsidRPr="001D5799">
        <w:rPr>
          <w:i/>
        </w:rPr>
        <w:t xml:space="preserve">a </w:t>
      </w:r>
      <w:r w:rsidR="007132E0" w:rsidRPr="001D5799">
        <w:rPr>
          <w:b/>
        </w:rPr>
        <w:t xml:space="preserve">has_participant </w:t>
      </w:r>
      <w:r w:rsidR="007132E0" w:rsidRPr="001D5799">
        <w:rPr>
          <w:i/>
        </w:rPr>
        <w:t>b</w:t>
      </w:r>
      <w:r w:rsidR="007132E0" w:rsidRPr="001D5799">
        <w:rPr>
          <w:b/>
          <w:i/>
        </w:rPr>
        <w:t xml:space="preserve"> </w:t>
      </w:r>
      <w:r w:rsidR="007132E0" w:rsidRPr="001D5799">
        <w:rPr>
          <w:b/>
        </w:rPr>
        <w:t xml:space="preserve">at </w:t>
      </w:r>
      <w:r w:rsidR="007132E0" w:rsidRPr="001D5799">
        <w:rPr>
          <w:i/>
        </w:rPr>
        <w:t xml:space="preserve">t </w:t>
      </w:r>
      <w:r w:rsidR="007132E0" w:rsidRPr="001D5799">
        <w:t>then</w:t>
      </w:r>
      <w:r w:rsidR="007132E0" w:rsidRPr="001D5799">
        <w:rPr>
          <w:i/>
        </w:rPr>
        <w:t xml:space="preserve"> b </w:t>
      </w:r>
      <w:r w:rsidR="007132E0" w:rsidRPr="001D5799">
        <w:t xml:space="preserve">is an independent continuant </w:t>
      </w:r>
    </w:p>
    <w:p w14:paraId="15A63E89" w14:textId="756C5FBF" w:rsidR="007132E0" w:rsidRPr="001D5799" w:rsidRDefault="00236D40" w:rsidP="00C70E0A">
      <w:pPr>
        <w:pStyle w:val="Specification"/>
      </w:pPr>
      <w:r w:rsidRPr="00C70E0A">
        <w:rPr>
          <w:rStyle w:val="SpecificationType"/>
        </w:rPr>
        <w:t>Axiom</w:t>
      </w:r>
      <w:r w:rsidRPr="001D5799">
        <w:rPr>
          <w:smallCaps/>
        </w:rPr>
        <w:t>:</w:t>
      </w:r>
      <w:r w:rsidR="007132E0" w:rsidRPr="001D5799">
        <w:t xml:space="preserve"> if </w:t>
      </w:r>
      <w:r w:rsidR="007132E0" w:rsidRPr="001D5799">
        <w:rPr>
          <w:i/>
        </w:rPr>
        <w:t xml:space="preserve">a </w:t>
      </w:r>
      <w:r w:rsidR="007132E0" w:rsidRPr="001D5799">
        <w:rPr>
          <w:b/>
        </w:rPr>
        <w:t xml:space="preserve">has_participant </w:t>
      </w:r>
      <w:r w:rsidR="007132E0" w:rsidRPr="001D5799">
        <w:rPr>
          <w:i/>
        </w:rPr>
        <w:t>b</w:t>
      </w:r>
      <w:r w:rsidR="007132E0" w:rsidRPr="001D5799">
        <w:rPr>
          <w:b/>
          <w:i/>
        </w:rPr>
        <w:t xml:space="preserve"> </w:t>
      </w:r>
      <w:r w:rsidR="007132E0" w:rsidRPr="001D5799">
        <w:rPr>
          <w:b/>
        </w:rPr>
        <w:t xml:space="preserve">at </w:t>
      </w:r>
      <w:r w:rsidR="007132E0" w:rsidRPr="001D5799">
        <w:rPr>
          <w:i/>
        </w:rPr>
        <w:t xml:space="preserve">t </w:t>
      </w:r>
      <w:r w:rsidR="007132E0" w:rsidRPr="001D5799">
        <w:t>then</w:t>
      </w:r>
      <w:r w:rsidR="007132E0" w:rsidRPr="001D5799">
        <w:rPr>
          <w:i/>
        </w:rPr>
        <w:t xml:space="preserve"> b </w:t>
      </w:r>
      <w:r w:rsidR="007132E0" w:rsidRPr="001D5799">
        <w:t xml:space="preserve">exists </w:t>
      </w:r>
      <w:r w:rsidR="007132E0" w:rsidRPr="001D5799">
        <w:rPr>
          <w:b/>
        </w:rPr>
        <w:t>at</w:t>
      </w:r>
      <w:r w:rsidR="007132E0" w:rsidRPr="001D5799">
        <w:t xml:space="preserve"> </w:t>
      </w:r>
      <w:r w:rsidR="007132E0" w:rsidRPr="001D5799">
        <w:rPr>
          <w:i/>
        </w:rPr>
        <w:t>t</w:t>
      </w:r>
    </w:p>
    <w:p w14:paraId="25B9CEBC" w14:textId="77777777" w:rsidR="007132E0" w:rsidRPr="001D5799" w:rsidRDefault="007132E0" w:rsidP="00C70E0A">
      <w:pPr>
        <w:pStyle w:val="Specification"/>
        <w:rPr>
          <w:b/>
          <w:i/>
        </w:rPr>
      </w:pPr>
      <w:r w:rsidRPr="00C70E0A">
        <w:rPr>
          <w:rStyle w:val="SpecificationType"/>
        </w:rPr>
        <w:t>Axioms</w:t>
      </w:r>
      <w:r w:rsidRPr="001D5799">
        <w:t xml:space="preserve">: if </w:t>
      </w:r>
      <w:r w:rsidRPr="001D5799">
        <w:rPr>
          <w:i/>
        </w:rPr>
        <w:t xml:space="preserve">a </w:t>
      </w:r>
      <w:r w:rsidRPr="001D5799">
        <w:rPr>
          <w:b/>
        </w:rPr>
        <w:t xml:space="preserve">has_participant </w:t>
      </w:r>
      <w:r w:rsidRPr="001D5799">
        <w:rPr>
          <w:i/>
        </w:rPr>
        <w:t>b</w:t>
      </w:r>
      <w:r w:rsidRPr="001D5799">
        <w:rPr>
          <w:b/>
          <w:i/>
        </w:rPr>
        <w:t xml:space="preserve"> </w:t>
      </w:r>
      <w:r w:rsidRPr="001D5799">
        <w:rPr>
          <w:b/>
        </w:rPr>
        <w:t xml:space="preserve">at </w:t>
      </w:r>
      <w:r w:rsidRPr="001D5799">
        <w:rPr>
          <w:i/>
        </w:rPr>
        <w:t xml:space="preserve">t </w:t>
      </w:r>
      <w:r w:rsidRPr="001D5799">
        <w:t>then</w:t>
      </w:r>
      <w:r w:rsidRPr="001D5799">
        <w:rPr>
          <w:i/>
        </w:rPr>
        <w:t xml:space="preserve"> a </w:t>
      </w:r>
      <w:r w:rsidRPr="001D5799">
        <w:rPr>
          <w:b/>
        </w:rPr>
        <w:t xml:space="preserve">s-depends on </w:t>
      </w:r>
      <w:r w:rsidRPr="001D5799">
        <w:rPr>
          <w:i/>
        </w:rPr>
        <w:t>b</w:t>
      </w:r>
    </w:p>
    <w:p w14:paraId="643CC847" w14:textId="77777777" w:rsidR="007132E0" w:rsidRPr="001D5799" w:rsidRDefault="007132E0" w:rsidP="009B5669">
      <w:pPr>
        <w:spacing w:beforeLines="1" w:before="2" w:afterLines="1" w:after="2" w:line="360" w:lineRule="auto"/>
        <w:rPr>
          <w:rFonts w:ascii="Times New Roman" w:hAnsi="Times New Roman"/>
          <w:b/>
          <w:i/>
          <w:sz w:val="24"/>
          <w:szCs w:val="23"/>
        </w:rPr>
      </w:pPr>
    </w:p>
    <w:p w14:paraId="0ADC3EA9" w14:textId="77777777" w:rsidR="007132E0" w:rsidRPr="001D5799" w:rsidRDefault="007132E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Generically dependent entities participate in processes – for example when a file is copied from one hard drive to another – only </w:t>
      </w:r>
      <w:r w:rsidRPr="001D5799">
        <w:rPr>
          <w:rFonts w:ascii="Times New Roman" w:hAnsi="Times New Roman"/>
          <w:i/>
          <w:sz w:val="24"/>
          <w:szCs w:val="23"/>
        </w:rPr>
        <w:t xml:space="preserve">via </w:t>
      </w:r>
      <w:r w:rsidRPr="001D5799">
        <w:rPr>
          <w:rFonts w:ascii="Times New Roman" w:hAnsi="Times New Roman"/>
          <w:sz w:val="24"/>
          <w:szCs w:val="23"/>
        </w:rPr>
        <w:t xml:space="preserve">their specifically dependent concretizations. </w:t>
      </w:r>
    </w:p>
    <w:p w14:paraId="3E5C9E54" w14:textId="77777777" w:rsidR="007132E0" w:rsidRPr="001D5799" w:rsidRDefault="007132E0" w:rsidP="009B5669">
      <w:pPr>
        <w:spacing w:beforeLines="1" w:before="2" w:afterLines="1" w:after="2" w:line="360" w:lineRule="auto"/>
        <w:rPr>
          <w:rFonts w:ascii="Times New Roman" w:hAnsi="Times New Roman"/>
          <w:b/>
          <w:i/>
          <w:sz w:val="24"/>
          <w:szCs w:val="23"/>
        </w:rPr>
      </w:pPr>
    </w:p>
    <w:p w14:paraId="0232DA8E" w14:textId="77777777" w:rsidR="00E571F9" w:rsidRPr="00222C8B" w:rsidRDefault="009605D5" w:rsidP="008E7283">
      <w:pPr>
        <w:pStyle w:val="Heading3"/>
      </w:pPr>
      <w:bookmarkStart w:id="247" w:name="_Toc313270729"/>
      <w:bookmarkStart w:id="248" w:name="_Toc313472864"/>
      <w:r>
        <w:t>3.1</w:t>
      </w:r>
      <w:r w:rsidR="00965517">
        <w:t>.</w:t>
      </w:r>
      <w:r>
        <w:t>2</w:t>
      </w:r>
      <w:r w:rsidR="00965517">
        <w:t xml:space="preserve"> </w:t>
      </w:r>
      <w:r w:rsidR="00E571F9" w:rsidRPr="00222C8B">
        <w:t>Process profiles</w:t>
      </w:r>
      <w:bookmarkEnd w:id="247"/>
      <w:bookmarkEnd w:id="248"/>
    </w:p>
    <w:p w14:paraId="73F72B7C" w14:textId="77777777" w:rsidR="008E7283" w:rsidRPr="001D5799" w:rsidRDefault="008E7283" w:rsidP="009B5669">
      <w:pPr>
        <w:spacing w:beforeLines="1" w:before="2" w:afterLines="1" w:after="2" w:line="360" w:lineRule="auto"/>
        <w:jc w:val="both"/>
        <w:rPr>
          <w:rFonts w:ascii="Times New Roman" w:hAnsi="Times New Roman"/>
          <w:b/>
          <w:sz w:val="24"/>
          <w:szCs w:val="23"/>
        </w:rPr>
      </w:pPr>
    </w:p>
    <w:p w14:paraId="6C4C3333" w14:textId="77777777"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problem of process qualities</w:t>
      </w:r>
    </w:p>
    <w:p w14:paraId="425525BC" w14:textId="77777777" w:rsidR="00084F5F"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body moving with a constant speed, </w:t>
      </w:r>
      <w:r w:rsidR="00084F5F" w:rsidRPr="001D5799">
        <w:rPr>
          <w:rFonts w:ascii="Times New Roman" w:hAnsi="Times New Roman"/>
          <w:sz w:val="24"/>
          <w:szCs w:val="23"/>
        </w:rPr>
        <w:t xml:space="preserve">we can distinguish at least the following </w:t>
      </w:r>
      <w:r w:rsidR="00700F32">
        <w:rPr>
          <w:rFonts w:ascii="Times New Roman" w:hAnsi="Times New Roman"/>
          <w:sz w:val="24"/>
          <w:szCs w:val="23"/>
        </w:rPr>
        <w:t>elements of an ontological analysis:</w:t>
      </w:r>
      <w:r w:rsidR="00084F5F" w:rsidRPr="001D5799">
        <w:rPr>
          <w:rFonts w:ascii="Times New Roman" w:hAnsi="Times New Roman"/>
          <w:sz w:val="24"/>
          <w:szCs w:val="23"/>
        </w:rPr>
        <w:t xml:space="preserve"> </w:t>
      </w:r>
    </w:p>
    <w:p w14:paraId="57958106" w14:textId="77777777"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the body (</w:t>
      </w:r>
      <w:r w:rsidRPr="001D5799">
        <w:rPr>
          <w:rFonts w:ascii="Times New Roman" w:hAnsi="Times New Roman"/>
          <w:i/>
          <w:sz w:val="24"/>
          <w:szCs w:val="23"/>
        </w:rPr>
        <w:t>object</w:t>
      </w:r>
      <w:r w:rsidRPr="001D5799">
        <w:rPr>
          <w:rFonts w:ascii="Times New Roman" w:hAnsi="Times New Roman"/>
          <w:sz w:val="24"/>
          <w:szCs w:val="23"/>
        </w:rPr>
        <w:t>) that is moving</w:t>
      </w:r>
    </w:p>
    <w:p w14:paraId="1D83BA51" w14:textId="77777777" w:rsidR="00084F5F"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process</w:t>
      </w:r>
      <w:r w:rsidRPr="001D5799">
        <w:rPr>
          <w:rFonts w:ascii="Times New Roman" w:hAnsi="Times New Roman"/>
          <w:sz w:val="24"/>
          <w:szCs w:val="23"/>
        </w:rPr>
        <w:t xml:space="preserve"> of moving </w:t>
      </w:r>
    </w:p>
    <w:p w14:paraId="618F87EC" w14:textId="77777777"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temporal region</w:t>
      </w:r>
      <w:r w:rsidR="008E7283" w:rsidRPr="001D5799">
        <w:rPr>
          <w:rFonts w:ascii="Times New Roman" w:hAnsi="Times New Roman"/>
          <w:i/>
          <w:sz w:val="24"/>
          <w:szCs w:val="23"/>
        </w:rPr>
        <w:t xml:space="preserve"> </w:t>
      </w:r>
      <w:r w:rsidRPr="001D5799">
        <w:rPr>
          <w:rFonts w:ascii="Times New Roman" w:hAnsi="Times New Roman"/>
          <w:b/>
          <w:sz w:val="24"/>
          <w:szCs w:val="23"/>
        </w:rPr>
        <w:t>occupied</w:t>
      </w:r>
      <w:r w:rsidRPr="001D5799">
        <w:rPr>
          <w:rFonts w:ascii="Times New Roman" w:hAnsi="Times New Roman"/>
          <w:sz w:val="24"/>
          <w:szCs w:val="23"/>
        </w:rPr>
        <w:t xml:space="preserve"> by this </w:t>
      </w:r>
      <w:r w:rsidRPr="001D5799">
        <w:rPr>
          <w:rFonts w:ascii="Times New Roman" w:hAnsi="Times New Roman"/>
          <w:i/>
          <w:sz w:val="24"/>
          <w:szCs w:val="23"/>
        </w:rPr>
        <w:t>process</w:t>
      </w:r>
    </w:p>
    <w:p w14:paraId="5A5E420C" w14:textId="77777777"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 xml:space="preserve">spatiotemporal region </w:t>
      </w:r>
      <w:r w:rsidRPr="001D5799">
        <w:rPr>
          <w:rFonts w:ascii="Times New Roman" w:hAnsi="Times New Roman"/>
          <w:sz w:val="24"/>
          <w:szCs w:val="23"/>
        </w:rPr>
        <w:t>that is occupied by this process (trajectory of the motion)</w:t>
      </w:r>
    </w:p>
    <w:p w14:paraId="6D18B3FA" w14:textId="77777777"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speed, </w:t>
      </w:r>
      <w:r w:rsidR="00D47F07" w:rsidRPr="001D5799">
        <w:rPr>
          <w:rFonts w:ascii="Times New Roman" w:hAnsi="Times New Roman"/>
          <w:sz w:val="24"/>
          <w:szCs w:val="23"/>
        </w:rPr>
        <w:t xml:space="preserve">referred to by means of </w:t>
      </w:r>
    </w:p>
    <w:p w14:paraId="67BD740E" w14:textId="77777777" w:rsidR="00D47F07"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an expression (information artifact</w:t>
      </w:r>
      <w:r w:rsidR="00640FA6" w:rsidRPr="001D5799">
        <w:rPr>
          <w:rFonts w:ascii="Times New Roman" w:hAnsi="Times New Roman"/>
          <w:sz w:val="24"/>
          <w:szCs w:val="23"/>
        </w:rPr>
        <w:t>, thus a BFO:</w:t>
      </w:r>
      <w:r w:rsidR="00DA4D68" w:rsidRPr="001D5799">
        <w:rPr>
          <w:rFonts w:ascii="Times New Roman" w:hAnsi="Times New Roman"/>
          <w:i/>
          <w:sz w:val="24"/>
          <w:szCs w:val="23"/>
        </w:rPr>
        <w:t>generically dependent</w:t>
      </w:r>
      <w:r w:rsidR="00640FA6" w:rsidRPr="001D5799">
        <w:rPr>
          <w:rFonts w:ascii="Times New Roman" w:hAnsi="Times New Roman"/>
          <w:i/>
          <w:sz w:val="24"/>
          <w:szCs w:val="23"/>
        </w:rPr>
        <w:t xml:space="preserve"> continuant</w:t>
      </w:r>
      <w:r w:rsidR="00862564" w:rsidRPr="001D5799">
        <w:rPr>
          <w:rFonts w:ascii="Times New Roman" w:hAnsi="Times New Roman"/>
          <w:sz w:val="24"/>
          <w:szCs w:val="23"/>
        </w:rPr>
        <w:t xml:space="preserve">) such as ‘3.12 </w:t>
      </w:r>
      <w:r w:rsidRPr="001D5799">
        <w:rPr>
          <w:rFonts w:ascii="Times New Roman" w:hAnsi="Times New Roman"/>
          <w:sz w:val="24"/>
          <w:szCs w:val="23"/>
        </w:rPr>
        <w:t>m/s’.</w:t>
      </w:r>
    </w:p>
    <w:p w14:paraId="6A1A2F33" w14:textId="77777777" w:rsidR="00640FA6"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br/>
      </w:r>
      <w:r w:rsidR="00640FA6" w:rsidRPr="001D5799">
        <w:rPr>
          <w:rFonts w:ascii="Times New Roman" w:hAnsi="Times New Roman"/>
          <w:sz w:val="24"/>
          <w:szCs w:val="23"/>
        </w:rPr>
        <w:t>I</w:t>
      </w:r>
      <w:r w:rsidR="00B860B6" w:rsidRPr="001D5799">
        <w:rPr>
          <w:rFonts w:ascii="Times New Roman" w:hAnsi="Times New Roman"/>
          <w:sz w:val="24"/>
          <w:szCs w:val="23"/>
        </w:rPr>
        <w:t>tems (1)-</w:t>
      </w:r>
      <w:r w:rsidRPr="001D5799">
        <w:rPr>
          <w:rFonts w:ascii="Times New Roman" w:hAnsi="Times New Roman"/>
          <w:sz w:val="24"/>
          <w:szCs w:val="23"/>
        </w:rPr>
        <w:t xml:space="preserve">(4) </w:t>
      </w:r>
      <w:r w:rsidR="00B860B6" w:rsidRPr="001D5799">
        <w:rPr>
          <w:rFonts w:ascii="Times New Roman" w:hAnsi="Times New Roman"/>
          <w:sz w:val="24"/>
          <w:szCs w:val="23"/>
        </w:rPr>
        <w:t xml:space="preserve">and (6) </w:t>
      </w:r>
      <w:r w:rsidR="00640FA6" w:rsidRPr="001D5799">
        <w:rPr>
          <w:rFonts w:ascii="Times New Roman" w:hAnsi="Times New Roman"/>
          <w:sz w:val="24"/>
          <w:szCs w:val="23"/>
        </w:rPr>
        <w:t xml:space="preserve">correspond directly to readily identifiable BFO categories. In regard to item (5), it has been proposed that BFO recognize a new category of </w:t>
      </w:r>
      <w:r w:rsidR="00640FA6" w:rsidRPr="001D5799">
        <w:rPr>
          <w:rFonts w:ascii="Times New Roman" w:hAnsi="Times New Roman"/>
          <w:i/>
          <w:sz w:val="24"/>
          <w:szCs w:val="23"/>
        </w:rPr>
        <w:t>process quality</w:t>
      </w:r>
      <w:r w:rsidR="00640FA6" w:rsidRPr="001D5799">
        <w:rPr>
          <w:rFonts w:ascii="Times New Roman" w:hAnsi="Times New Roman"/>
          <w:sz w:val="24"/>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_Ref309506172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14</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30</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32</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33</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p>
    <w:p w14:paraId="0991A9DF" w14:textId="77777777" w:rsidR="00640FA6" w:rsidRPr="001D5799" w:rsidRDefault="00640FA6" w:rsidP="009B5669">
      <w:pPr>
        <w:spacing w:beforeLines="1" w:before="2" w:afterLines="1" w:after="2" w:line="360" w:lineRule="auto"/>
        <w:jc w:val="both"/>
        <w:rPr>
          <w:rFonts w:ascii="Times New Roman" w:hAnsi="Times New Roman"/>
          <w:sz w:val="24"/>
          <w:szCs w:val="23"/>
        </w:rPr>
      </w:pPr>
    </w:p>
    <w:p w14:paraId="342E8A88" w14:textId="77777777" w:rsidR="00D47F07" w:rsidRPr="001D5799" w:rsidRDefault="00640FA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I</w:t>
      </w:r>
      <w:r w:rsidR="00D47F07" w:rsidRPr="001D5799">
        <w:rPr>
          <w:rFonts w:ascii="Times New Roman" w:hAnsi="Times New Roman"/>
          <w:sz w:val="24"/>
          <w:szCs w:val="23"/>
        </w:rPr>
        <w:t>magine</w:t>
      </w:r>
      <w:r w:rsidRPr="001D5799">
        <w:rPr>
          <w:rFonts w:ascii="Times New Roman" w:hAnsi="Times New Roman"/>
          <w:sz w:val="24"/>
          <w:szCs w:val="23"/>
        </w:rPr>
        <w:t>, first,</w:t>
      </w:r>
      <w:r w:rsidR="00D47F07" w:rsidRPr="001D5799">
        <w:rPr>
          <w:rFonts w:ascii="Times New Roman" w:hAnsi="Times New Roman"/>
          <w:sz w:val="24"/>
          <w:szCs w:val="23"/>
        </w:rPr>
        <w:t xml:space="preserve"> an</w:t>
      </w:r>
      <w:r w:rsidR="00D47F07" w:rsidRPr="001D5799">
        <w:rPr>
          <w:rFonts w:ascii="Times New Roman" w:hAnsi="Times New Roman"/>
          <w:i/>
          <w:sz w:val="24"/>
          <w:szCs w:val="23"/>
        </w:rPr>
        <w:t xml:space="preserve"> independent continuant</w:t>
      </w:r>
      <w:r w:rsidR="00D47F07" w:rsidRPr="001D5799">
        <w:rPr>
          <w:rFonts w:ascii="Times New Roman" w:hAnsi="Times New Roman"/>
          <w:sz w:val="24"/>
          <w:szCs w:val="23"/>
        </w:rPr>
        <w:t xml:space="preserve">, John, </w:t>
      </w:r>
      <w:r w:rsidRPr="001D5799">
        <w:rPr>
          <w:rFonts w:ascii="Times New Roman" w:hAnsi="Times New Roman"/>
          <w:sz w:val="24"/>
          <w:szCs w:val="23"/>
        </w:rPr>
        <w:t xml:space="preserve">an </w:t>
      </w:r>
      <w:r w:rsidRPr="001D5799">
        <w:rPr>
          <w:rFonts w:ascii="Times New Roman" w:hAnsi="Times New Roman"/>
          <w:i/>
          <w:sz w:val="24"/>
          <w:szCs w:val="23"/>
        </w:rPr>
        <w:t>object</w:t>
      </w:r>
      <w:r w:rsidRPr="001D5799">
        <w:rPr>
          <w:rFonts w:ascii="Times New Roman" w:hAnsi="Times New Roman"/>
          <w:sz w:val="24"/>
          <w:szCs w:val="23"/>
        </w:rPr>
        <w:t xml:space="preserve">, </w:t>
      </w:r>
      <w:r w:rsidR="00D47F07" w:rsidRPr="001D5799">
        <w:rPr>
          <w:rFonts w:ascii="Times New Roman" w:hAnsi="Times New Roman"/>
          <w:sz w:val="24"/>
          <w:szCs w:val="23"/>
        </w:rPr>
        <w:t>who</w:t>
      </w:r>
      <w:r w:rsidR="00DA4D68" w:rsidRPr="001D5799">
        <w:rPr>
          <w:rFonts w:ascii="Times New Roman" w:hAnsi="Times New Roman"/>
          <w:sz w:val="24"/>
          <w:szCs w:val="23"/>
        </w:rPr>
        <w:t>, on</w:t>
      </w:r>
      <w:r w:rsidR="00D47F07" w:rsidRPr="001D5799">
        <w:rPr>
          <w:rFonts w:ascii="Times New Roman" w:hAnsi="Times New Roman"/>
          <w:sz w:val="24"/>
          <w:szCs w:val="23"/>
        </w:rPr>
        <w:t xml:space="preserve"> a certain day, either does or does not go on a </w:t>
      </w:r>
      <w:r w:rsidRPr="001D5799">
        <w:rPr>
          <w:rFonts w:ascii="Times New Roman" w:hAnsi="Times New Roman"/>
          <w:sz w:val="24"/>
          <w:szCs w:val="23"/>
        </w:rPr>
        <w:t xml:space="preserve">one-month </w:t>
      </w:r>
      <w:r w:rsidR="00D47F07" w:rsidRPr="001D5799">
        <w:rPr>
          <w:rFonts w:ascii="Times New Roman" w:hAnsi="Times New Roman"/>
          <w:sz w:val="24"/>
          <w:szCs w:val="23"/>
        </w:rPr>
        <w:t>diet. In the former case h</w:t>
      </w:r>
      <w:r w:rsidRPr="001D5799">
        <w:rPr>
          <w:rFonts w:ascii="Times New Roman" w:hAnsi="Times New Roman"/>
          <w:sz w:val="24"/>
          <w:szCs w:val="23"/>
        </w:rPr>
        <w:t>is weight quality will decrease;</w:t>
      </w:r>
      <w:r w:rsidR="00D47F07" w:rsidRPr="001D5799">
        <w:rPr>
          <w:rFonts w:ascii="Times New Roman" w:hAnsi="Times New Roman"/>
          <w:sz w:val="24"/>
          <w:szCs w:val="23"/>
        </w:rPr>
        <w:t xml:space="preserve"> in the latter case this quality will remain constant. In either case John will remain </w:t>
      </w:r>
      <w:r w:rsidRPr="001D5799">
        <w:rPr>
          <w:rFonts w:ascii="Times New Roman" w:hAnsi="Times New Roman"/>
          <w:sz w:val="24"/>
          <w:szCs w:val="23"/>
        </w:rPr>
        <w:t xml:space="preserve">at the end of the month </w:t>
      </w:r>
      <w:r w:rsidR="00D47F07" w:rsidRPr="001D5799">
        <w:rPr>
          <w:rFonts w:ascii="Times New Roman" w:hAnsi="Times New Roman"/>
          <w:i/>
          <w:sz w:val="24"/>
          <w:szCs w:val="23"/>
        </w:rPr>
        <w:t>the same individual</w:t>
      </w:r>
      <w:r w:rsidRPr="001D5799">
        <w:rPr>
          <w:rFonts w:ascii="Times New Roman" w:hAnsi="Times New Roman"/>
          <w:i/>
          <w:sz w:val="24"/>
          <w:szCs w:val="23"/>
        </w:rPr>
        <w:t xml:space="preserve"> object</w:t>
      </w:r>
      <w:r w:rsidR="00D47F07" w:rsidRPr="001D5799">
        <w:rPr>
          <w:rFonts w:ascii="Times New Roman" w:hAnsi="Times New Roman"/>
          <w:sz w:val="24"/>
          <w:szCs w:val="23"/>
        </w:rPr>
        <w:t xml:space="preserve"> as he was </w:t>
      </w:r>
      <w:r w:rsidRPr="001D5799">
        <w:rPr>
          <w:rFonts w:ascii="Times New Roman" w:hAnsi="Times New Roman"/>
          <w:sz w:val="24"/>
          <w:szCs w:val="23"/>
        </w:rPr>
        <w:t xml:space="preserve">on </w:t>
      </w:r>
      <w:r w:rsidR="00D47F07" w:rsidRPr="001D5799">
        <w:rPr>
          <w:rFonts w:ascii="Times New Roman" w:hAnsi="Times New Roman"/>
          <w:sz w:val="24"/>
          <w:szCs w:val="23"/>
        </w:rPr>
        <w:t xml:space="preserve">the day in question. </w:t>
      </w:r>
    </w:p>
    <w:p w14:paraId="788557EC" w14:textId="77777777" w:rsidR="00D47F07" w:rsidRPr="001D5799" w:rsidRDefault="00D47F07" w:rsidP="009B5669">
      <w:pPr>
        <w:spacing w:beforeLines="1" w:before="2" w:afterLines="1" w:after="2" w:line="360" w:lineRule="auto"/>
        <w:rPr>
          <w:rFonts w:ascii="Times New Roman" w:hAnsi="Times New Roman"/>
          <w:sz w:val="24"/>
          <w:szCs w:val="23"/>
        </w:rPr>
      </w:pPr>
    </w:p>
    <w:p w14:paraId="2E8AF4BE" w14:textId="77777777" w:rsidR="009B1D2B"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process, in contrast, no parallel scenario is imaginable. This is because there is no </w:t>
      </w:r>
      <w:r w:rsidR="00640FA6" w:rsidRPr="001D5799">
        <w:rPr>
          <w:rFonts w:ascii="Times New Roman" w:hAnsi="Times New Roman"/>
          <w:sz w:val="24"/>
          <w:szCs w:val="23"/>
        </w:rPr>
        <w:t xml:space="preserve">way that the process which is John’s </w:t>
      </w:r>
      <w:r w:rsidR="00640FA6" w:rsidRPr="001D5799">
        <w:rPr>
          <w:rFonts w:ascii="Times New Roman" w:hAnsi="Times New Roman"/>
          <w:i/>
          <w:sz w:val="24"/>
          <w:szCs w:val="23"/>
        </w:rPr>
        <w:t xml:space="preserve">life </w:t>
      </w:r>
      <w:r w:rsidR="00640FA6" w:rsidRPr="001D5799">
        <w:rPr>
          <w:rFonts w:ascii="Times New Roman" w:hAnsi="Times New Roman"/>
          <w:sz w:val="24"/>
          <w:szCs w:val="23"/>
        </w:rPr>
        <w:t xml:space="preserve">could be </w:t>
      </w:r>
      <w:r w:rsidRPr="001D5799">
        <w:rPr>
          <w:rFonts w:ascii="Times New Roman" w:hAnsi="Times New Roman"/>
          <w:sz w:val="24"/>
          <w:szCs w:val="23"/>
        </w:rPr>
        <w:t xml:space="preserve">imagined to vary </w:t>
      </w:r>
      <w:r w:rsidR="00640FA6" w:rsidRPr="001D5799">
        <w:rPr>
          <w:rFonts w:ascii="Times New Roman" w:hAnsi="Times New Roman"/>
          <w:sz w:val="24"/>
          <w:szCs w:val="23"/>
        </w:rPr>
        <w:t xml:space="preserve">under two different scenarios – for example life with diet, life without diet – </w:t>
      </w:r>
      <w:r w:rsidRPr="001D5799">
        <w:rPr>
          <w:rFonts w:ascii="Times New Roman" w:hAnsi="Times New Roman"/>
          <w:sz w:val="24"/>
          <w:szCs w:val="23"/>
        </w:rPr>
        <w:t xml:space="preserve">while </w:t>
      </w:r>
      <w:r w:rsidR="00640FA6" w:rsidRPr="001D5799">
        <w:rPr>
          <w:rFonts w:ascii="Times New Roman" w:hAnsi="Times New Roman"/>
          <w:sz w:val="24"/>
          <w:szCs w:val="23"/>
        </w:rPr>
        <w:t xml:space="preserve">remaining one and the </w:t>
      </w:r>
      <w:r w:rsidRPr="001D5799">
        <w:rPr>
          <w:rFonts w:ascii="Times New Roman" w:hAnsi="Times New Roman"/>
          <w:sz w:val="24"/>
          <w:szCs w:val="23"/>
        </w:rPr>
        <w:t>same individual process. If something varied, then the process itself would be a</w:t>
      </w:r>
      <w:r w:rsidRPr="001D5799">
        <w:rPr>
          <w:rFonts w:ascii="Times New Roman" w:hAnsi="Times New Roman"/>
          <w:i/>
          <w:sz w:val="24"/>
          <w:szCs w:val="23"/>
        </w:rPr>
        <w:t xml:space="preserve"> different </w:t>
      </w:r>
      <w:r w:rsidRPr="001D5799">
        <w:rPr>
          <w:rFonts w:ascii="Times New Roman" w:hAnsi="Times New Roman"/>
          <w:sz w:val="24"/>
          <w:szCs w:val="23"/>
        </w:rPr>
        <w:t xml:space="preserve">process. </w:t>
      </w:r>
    </w:p>
    <w:p w14:paraId="23DBE82E" w14:textId="77777777" w:rsidR="009B1D2B" w:rsidRPr="001D5799" w:rsidRDefault="009B1D2B" w:rsidP="009B5669">
      <w:pPr>
        <w:spacing w:beforeLines="1" w:before="2" w:afterLines="1" w:after="2" w:line="360" w:lineRule="auto"/>
        <w:jc w:val="both"/>
        <w:rPr>
          <w:rFonts w:ascii="Times New Roman" w:hAnsi="Times New Roman"/>
          <w:sz w:val="24"/>
          <w:szCs w:val="23"/>
        </w:rPr>
      </w:pPr>
    </w:p>
    <w:p w14:paraId="1D9204E4" w14:textId="77777777" w:rsidR="00443209" w:rsidRPr="0063585C" w:rsidRDefault="00443209" w:rsidP="0044320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Someone might argue that John’s life would remain </w:t>
      </w:r>
      <w:r w:rsidRPr="0063585C">
        <w:rPr>
          <w:rFonts w:ascii="Times New Roman" w:hAnsi="Times New Roman"/>
          <w:i/>
          <w:sz w:val="24"/>
          <w:szCs w:val="23"/>
        </w:rPr>
        <w:t>the same process</w:t>
      </w:r>
      <w:r>
        <w:rPr>
          <w:rFonts w:ascii="Times New Roman" w:hAnsi="Times New Roman"/>
          <w:sz w:val="24"/>
          <w:szCs w:val="23"/>
        </w:rPr>
        <w:t xml:space="preserve"> if John had gone on a diet in one case and did not in another, because it is still John’s life. This life would be different in certain respects, but it would still be John’s life. The process would simply have different subprocesses and unfold differently through time. </w:t>
      </w:r>
      <w:r w:rsidR="0063585C">
        <w:rPr>
          <w:rFonts w:ascii="Times New Roman" w:hAnsi="Times New Roman"/>
          <w:sz w:val="24"/>
          <w:szCs w:val="23"/>
        </w:rPr>
        <w:t xml:space="preserve">But what then is meant by </w:t>
      </w:r>
      <w:r w:rsidR="0063585C">
        <w:rPr>
          <w:rFonts w:ascii="Times New Roman" w:hAnsi="Times New Roman"/>
          <w:i/>
          <w:sz w:val="24"/>
          <w:szCs w:val="23"/>
        </w:rPr>
        <w:t xml:space="preserve">the same process. </w:t>
      </w:r>
      <w:r w:rsidR="0063585C">
        <w:rPr>
          <w:rFonts w:ascii="Times New Roman" w:hAnsi="Times New Roman"/>
          <w:sz w:val="24"/>
          <w:szCs w:val="23"/>
        </w:rPr>
        <w:t xml:space="preserve">If </w:t>
      </w:r>
      <w:r w:rsidR="0063585C">
        <w:rPr>
          <w:rFonts w:ascii="Times New Roman" w:hAnsi="Times New Roman"/>
          <w:i/>
          <w:sz w:val="24"/>
          <w:szCs w:val="23"/>
        </w:rPr>
        <w:t xml:space="preserve">a </w:t>
      </w:r>
      <w:r w:rsidR="0063585C">
        <w:rPr>
          <w:rFonts w:ascii="Times New Roman" w:hAnsi="Times New Roman"/>
          <w:sz w:val="24"/>
          <w:szCs w:val="23"/>
        </w:rPr>
        <w:t xml:space="preserve">and </w:t>
      </w:r>
      <w:r w:rsidR="0063585C">
        <w:rPr>
          <w:rFonts w:ascii="Times New Roman" w:hAnsi="Times New Roman"/>
          <w:i/>
          <w:sz w:val="24"/>
          <w:szCs w:val="23"/>
        </w:rPr>
        <w:t xml:space="preserve">b </w:t>
      </w:r>
      <w:r w:rsidR="0063585C">
        <w:rPr>
          <w:rFonts w:ascii="Times New Roman" w:hAnsi="Times New Roman"/>
          <w:sz w:val="24"/>
          <w:szCs w:val="23"/>
        </w:rPr>
        <w:t xml:space="preserve">are the same process, then presumably </w:t>
      </w:r>
      <w:r w:rsidR="0063585C">
        <w:rPr>
          <w:rFonts w:ascii="Times New Roman" w:hAnsi="Times New Roman"/>
          <w:i/>
          <w:sz w:val="24"/>
          <w:szCs w:val="23"/>
        </w:rPr>
        <w:t xml:space="preserve">a </w:t>
      </w:r>
      <w:r w:rsidR="0063585C">
        <w:rPr>
          <w:rFonts w:ascii="Times New Roman" w:hAnsi="Times New Roman"/>
          <w:sz w:val="24"/>
          <w:szCs w:val="23"/>
        </w:rPr>
        <w:t xml:space="preserve">and </w:t>
      </w:r>
      <w:r w:rsidR="0063585C">
        <w:rPr>
          <w:rFonts w:ascii="Times New Roman" w:hAnsi="Times New Roman"/>
          <w:i/>
          <w:sz w:val="24"/>
          <w:szCs w:val="23"/>
        </w:rPr>
        <w:t xml:space="preserve">b </w:t>
      </w:r>
      <w:r w:rsidR="0063585C">
        <w:rPr>
          <w:rFonts w:ascii="Times New Roman" w:hAnsi="Times New Roman"/>
          <w:sz w:val="24"/>
          <w:szCs w:val="23"/>
        </w:rPr>
        <w:t xml:space="preserve">are identical, and then so also are all their parts. If </w:t>
      </w:r>
      <w:r w:rsidR="0063585C">
        <w:rPr>
          <w:rFonts w:ascii="Times New Roman" w:hAnsi="Times New Roman"/>
          <w:i/>
          <w:sz w:val="24"/>
          <w:szCs w:val="23"/>
        </w:rPr>
        <w:t xml:space="preserve">a </w:t>
      </w:r>
      <w:r w:rsidR="0063585C">
        <w:rPr>
          <w:rFonts w:ascii="Times New Roman" w:hAnsi="Times New Roman"/>
          <w:sz w:val="24"/>
          <w:szCs w:val="23"/>
        </w:rPr>
        <w:t>and</w:t>
      </w:r>
      <w:r w:rsidR="0063585C">
        <w:rPr>
          <w:rFonts w:ascii="Times New Roman" w:hAnsi="Times New Roman"/>
          <w:i/>
          <w:sz w:val="24"/>
          <w:szCs w:val="23"/>
        </w:rPr>
        <w:t xml:space="preserve"> b </w:t>
      </w:r>
      <w:r w:rsidR="0063585C">
        <w:rPr>
          <w:rFonts w:ascii="Times New Roman" w:hAnsi="Times New Roman"/>
          <w:sz w:val="24"/>
          <w:szCs w:val="23"/>
        </w:rPr>
        <w:t>are different processes (because they have different subprocesses as parts), then, since each is a life, we are dealing also with different lives, each of which (in its respective possible world) is referred to as ‘John’s life’.</w:t>
      </w:r>
    </w:p>
    <w:p w14:paraId="05D25348" w14:textId="77777777" w:rsidR="00EC2386" w:rsidRDefault="00EC2386" w:rsidP="009B5669">
      <w:pPr>
        <w:spacing w:beforeLines="1" w:before="2" w:afterLines="1" w:after="2" w:line="360" w:lineRule="auto"/>
        <w:jc w:val="both"/>
        <w:rPr>
          <w:rFonts w:ascii="Times New Roman" w:hAnsi="Times New Roman"/>
          <w:sz w:val="24"/>
          <w:szCs w:val="23"/>
        </w:rPr>
      </w:pPr>
    </w:p>
    <w:p w14:paraId="70D1AA53" w14:textId="77777777" w:rsidR="00EC2386" w:rsidRPr="00EC2386" w:rsidRDefault="00EC2386" w:rsidP="009B5669">
      <w:pPr>
        <w:spacing w:beforeLines="1" w:before="2" w:afterLines="1" w:after="2" w:line="360" w:lineRule="auto"/>
        <w:jc w:val="both"/>
        <w:rPr>
          <w:rFonts w:ascii="Times New Roman" w:hAnsi="Times New Roman"/>
          <w:b/>
          <w:sz w:val="24"/>
          <w:szCs w:val="23"/>
        </w:rPr>
      </w:pPr>
      <w:r w:rsidRPr="00EC2386">
        <w:rPr>
          <w:rFonts w:ascii="Times New Roman" w:hAnsi="Times New Roman"/>
          <w:b/>
          <w:sz w:val="24"/>
          <w:szCs w:val="23"/>
        </w:rPr>
        <w:t>Upshot</w:t>
      </w:r>
    </w:p>
    <w:p w14:paraId="368022B2" w14:textId="77777777" w:rsidR="00EC2386" w:rsidRPr="00EC2386" w:rsidRDefault="00EC2386" w:rsidP="00EC2386">
      <w:pPr>
        <w:spacing w:beforeLines="1" w:before="2" w:afterLines="1" w:after="2" w:line="360" w:lineRule="auto"/>
        <w:jc w:val="both"/>
        <w:rPr>
          <w:rFonts w:ascii="Times New Roman" w:hAnsi="Times New Roman"/>
          <w:sz w:val="24"/>
          <w:szCs w:val="23"/>
        </w:rPr>
      </w:pPr>
      <w:r w:rsidRPr="00EC2386">
        <w:rPr>
          <w:rFonts w:ascii="Times New Roman" w:hAnsi="Times New Roman"/>
          <w:sz w:val="24"/>
          <w:szCs w:val="23"/>
        </w:rPr>
        <w:t>Intuition: if you have 3 apples in a box, you do not have 4 first-class entities: the 3 apples, plus the number 3.</w:t>
      </w:r>
    </w:p>
    <w:p w14:paraId="6CBFD9E8" w14:textId="77777777" w:rsidR="00EC2386" w:rsidRPr="00EC2386" w:rsidRDefault="00EC2386" w:rsidP="00EC2386">
      <w:pPr>
        <w:spacing w:beforeLines="1" w:before="2" w:afterLines="1" w:after="2" w:line="360" w:lineRule="auto"/>
        <w:jc w:val="both"/>
        <w:rPr>
          <w:rFonts w:ascii="Times New Roman" w:hAnsi="Times New Roman"/>
          <w:sz w:val="24"/>
          <w:szCs w:val="23"/>
        </w:rPr>
      </w:pPr>
      <w:r w:rsidRPr="00EC2386">
        <w:rPr>
          <w:rFonts w:ascii="Times New Roman" w:hAnsi="Times New Roman"/>
          <w:sz w:val="24"/>
          <w:szCs w:val="23"/>
        </w:rPr>
        <w:t>Analogously: if you have a process that is a 3bpm-process, then you do not have 2 first-class entities: the process, plus the 3bpm.</w:t>
      </w:r>
    </w:p>
    <w:p w14:paraId="171791EB" w14:textId="77777777" w:rsidR="00EC2386" w:rsidRPr="001D5799" w:rsidRDefault="00EC2386" w:rsidP="009B5669">
      <w:pPr>
        <w:spacing w:beforeLines="1" w:before="2" w:afterLines="1" w:after="2" w:line="360" w:lineRule="auto"/>
        <w:jc w:val="both"/>
        <w:rPr>
          <w:rFonts w:ascii="Times New Roman" w:hAnsi="Times New Roman"/>
          <w:sz w:val="24"/>
          <w:szCs w:val="23"/>
        </w:rPr>
      </w:pPr>
    </w:p>
    <w:p w14:paraId="7E45A8ED" w14:textId="77777777" w:rsidR="009B1D2B" w:rsidRPr="001D5799" w:rsidRDefault="009B1D2B" w:rsidP="009B5669">
      <w:pPr>
        <w:spacing w:beforeLines="1" w:before="2" w:afterLines="1" w:after="2" w:line="360" w:lineRule="auto"/>
        <w:jc w:val="both"/>
        <w:rPr>
          <w:rFonts w:ascii="Times New Roman" w:hAnsi="Times New Roman"/>
          <w:sz w:val="24"/>
          <w:szCs w:val="23"/>
        </w:rPr>
      </w:pPr>
    </w:p>
    <w:p w14:paraId="4666E74E" w14:textId="77777777" w:rsidR="00DB33F3" w:rsidRPr="001D5799" w:rsidRDefault="00DB33F3"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Why processes do not change</w:t>
      </w:r>
    </w:p>
    <w:p w14:paraId="516E9404" w14:textId="77777777" w:rsidR="00DB33F3" w:rsidRDefault="00DB33F3" w:rsidP="006C241A">
      <w:pPr>
        <w:spacing w:after="80" w:line="360" w:lineRule="auto"/>
        <w:jc w:val="both"/>
        <w:rPr>
          <w:rFonts w:ascii="Times New Roman" w:hAnsi="Times New Roman"/>
          <w:sz w:val="24"/>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w:t>
      </w:r>
      <w:r w:rsidRPr="00B90609">
        <w:rPr>
          <w:rFonts w:ascii="Times New Roman" w:hAnsi="Times New Roman"/>
          <w:sz w:val="24"/>
        </w:rPr>
        <w:t xml:space="preserve"> </w:t>
      </w:r>
    </w:p>
    <w:p w14:paraId="74C476D2" w14:textId="1A314A7A" w:rsidR="00DB33F3" w:rsidRPr="008D5425" w:rsidRDefault="007B3E28" w:rsidP="006C241A">
      <w:pPr>
        <w:spacing w:after="80" w:line="360" w:lineRule="auto"/>
        <w:jc w:val="both"/>
        <w:rPr>
          <w:rFonts w:ascii="Times New Roman" w:hAnsi="Times New Roman"/>
        </w:rPr>
      </w:pPr>
      <w:r>
        <w:rPr>
          <w:rFonts w:ascii="Times New Roman" w:hAnsi="Times New Roman"/>
          <w:sz w:val="24"/>
        </w:rPr>
        <w:t xml:space="preserve">When people say: </w:t>
      </w:r>
      <w:r>
        <w:rPr>
          <w:rFonts w:ascii="Times New Roman" w:hAnsi="Times New Roman"/>
          <w:i/>
          <w:sz w:val="24"/>
        </w:rPr>
        <w:t>let’s speed up the process</w:t>
      </w:r>
      <w:r>
        <w:rPr>
          <w:rFonts w:ascii="Times New Roman" w:hAnsi="Times New Roman"/>
          <w:sz w:val="24"/>
        </w:rPr>
        <w:t>, what they mean is: let’s ensure that the process in which we are participating is one which will be quicker than it would have been had we not made this extra effort.</w:t>
      </w:r>
      <w:r w:rsidR="00DB33F3" w:rsidRPr="008D5425">
        <w:rPr>
          <w:rFonts w:ascii="Times New Roman" w:hAnsi="Times New Roman"/>
        </w:rPr>
        <w:t xml:space="preserve"> </w:t>
      </w:r>
    </w:p>
    <w:p w14:paraId="300F4E2D" w14:textId="77777777" w:rsidR="0097354E"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w:t>
      </w:r>
      <w:r w:rsidR="0097354E" w:rsidRPr="001D5799">
        <w:rPr>
          <w:rFonts w:ascii="Times New Roman" w:hAnsi="Times New Roman"/>
          <w:sz w:val="24"/>
          <w:szCs w:val="23"/>
        </w:rPr>
        <w:t xml:space="preserve"> difference in logico-ontological order </w:t>
      </w:r>
      <w:r w:rsidRPr="001D5799">
        <w:rPr>
          <w:rFonts w:ascii="Times New Roman" w:hAnsi="Times New Roman"/>
          <w:sz w:val="24"/>
          <w:szCs w:val="23"/>
        </w:rPr>
        <w:t xml:space="preserve">as between continuants and occurrents </w:t>
      </w:r>
      <w:r w:rsidR="0097354E" w:rsidRPr="001D5799">
        <w:rPr>
          <w:rFonts w:ascii="Times New Roman" w:hAnsi="Times New Roman"/>
          <w:sz w:val="24"/>
          <w:szCs w:val="23"/>
        </w:rPr>
        <w:t>is captured in the fact that instance-level parthood and other instance-level relations on the side of continuants, are indexed by time; not however on the side of occurrents. As Galton and Mizoguchi point out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_Ref309506826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53</w:t>
      </w:r>
      <w:r w:rsidR="001E591D" w:rsidRPr="001D5799">
        <w:rPr>
          <w:rFonts w:ascii="Times New Roman" w:hAnsi="Times New Roman"/>
          <w:sz w:val="24"/>
          <w:szCs w:val="23"/>
        </w:rPr>
        <w:fldChar w:fldCharType="end"/>
      </w:r>
      <w:r w:rsidR="0097354E" w:rsidRPr="001D5799">
        <w:rPr>
          <w:rFonts w:ascii="Times New Roman" w:hAnsi="Times New Roman"/>
          <w:sz w:val="24"/>
          <w:szCs w:val="23"/>
        </w:rPr>
        <w:t>], persuasive arguments can be found in the literature (e.g.,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54</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55</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56</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57</w:t>
      </w:r>
      <w:r w:rsidR="001E591D" w:rsidRPr="001D5799">
        <w:rPr>
          <w:rFonts w:ascii="Times New Roman" w:hAnsi="Times New Roman"/>
          <w:sz w:val="24"/>
          <w:szCs w:val="23"/>
        </w:rPr>
        <w:fldChar w:fldCharType="end"/>
      </w:r>
      <w:r w:rsidR="00436007">
        <w:rPr>
          <w:rFonts w:ascii="Times New Roman" w:hAnsi="Times New Roman"/>
          <w:sz w:val="24"/>
          <w:szCs w:val="23"/>
        </w:rPr>
        <w:t xml:space="preserve">, </w:t>
      </w:r>
      <w:r w:rsidR="00436007">
        <w:rPr>
          <w:rFonts w:ascii="Times New Roman" w:hAnsi="Times New Roman"/>
          <w:sz w:val="24"/>
          <w:szCs w:val="23"/>
        </w:rPr>
        <w:fldChar w:fldCharType="begin"/>
      </w:r>
      <w:r w:rsidR="00436007">
        <w:rPr>
          <w:rFonts w:ascii="Times New Roman" w:hAnsi="Times New Roman"/>
          <w:sz w:val="24"/>
          <w:szCs w:val="23"/>
        </w:rPr>
        <w:instrText xml:space="preserve"> REF _Ref310672052 \r \h </w:instrText>
      </w:r>
      <w:r w:rsidR="00436007">
        <w:rPr>
          <w:rFonts w:ascii="Times New Roman" w:hAnsi="Times New Roman"/>
          <w:sz w:val="24"/>
          <w:szCs w:val="23"/>
        </w:rPr>
      </w:r>
      <w:r w:rsidR="00436007">
        <w:rPr>
          <w:rFonts w:ascii="Times New Roman" w:hAnsi="Times New Roman"/>
          <w:sz w:val="24"/>
          <w:szCs w:val="23"/>
        </w:rPr>
        <w:fldChar w:fldCharType="separate"/>
      </w:r>
      <w:r w:rsidR="007A1CDD">
        <w:rPr>
          <w:rFonts w:ascii="Times New Roman" w:hAnsi="Times New Roman"/>
          <w:sz w:val="24"/>
          <w:szCs w:val="23"/>
        </w:rPr>
        <w:t>62</w:t>
      </w:r>
      <w:r w:rsidR="00436007">
        <w:rPr>
          <w:rFonts w:ascii="Times New Roman" w:hAnsi="Times New Roman"/>
          <w:sz w:val="24"/>
          <w:szCs w:val="23"/>
        </w:rPr>
        <w:fldChar w:fldCharType="end"/>
      </w:r>
      <w:r w:rsidR="0097354E" w:rsidRPr="001D5799">
        <w:rPr>
          <w:rFonts w:ascii="Times New Roman" w:hAnsi="Times New Roman"/>
          <w:sz w:val="24"/>
          <w:szCs w:val="23"/>
        </w:rPr>
        <w:t xml:space="preserve">]) that events cannot change: </w:t>
      </w:r>
    </w:p>
    <w:p w14:paraId="5636DFCD" w14:textId="77777777" w:rsidR="0097354E" w:rsidRPr="001D5799" w:rsidRDefault="0097354E" w:rsidP="009B5669">
      <w:pPr>
        <w:spacing w:beforeLines="1" w:before="2" w:afterLines="1" w:after="2" w:line="360" w:lineRule="auto"/>
        <w:jc w:val="both"/>
        <w:rPr>
          <w:rFonts w:ascii="Times New Roman" w:hAnsi="Times New Roman"/>
          <w:sz w:val="24"/>
          <w:szCs w:val="23"/>
        </w:rPr>
      </w:pPr>
    </w:p>
    <w:p w14:paraId="123491F1" w14:textId="77777777" w:rsidR="0097354E" w:rsidRPr="001D5799" w:rsidRDefault="0097354E"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The argument is essentially that the event</w:t>
      </w:r>
      <w:r w:rsidR="008E7283" w:rsidRPr="001D5799">
        <w:rPr>
          <w:rFonts w:ascii="Times New Roman" w:hAnsi="Times New Roman"/>
          <w:sz w:val="24"/>
          <w:szCs w:val="23"/>
        </w:rPr>
        <w:t xml:space="preserve"> </w:t>
      </w:r>
      <w:r w:rsidRPr="001D5799">
        <w:rPr>
          <w:rFonts w:ascii="Times New Roman" w:hAnsi="Times New Roman"/>
          <w:sz w:val="24"/>
          <w:szCs w:val="23"/>
        </w:rPr>
        <w:t>as a whole occupies an interval of time; if in its early stages the event has a certain property which it lacks</w:t>
      </w:r>
      <w:r w:rsidR="008E7283" w:rsidRPr="001D5799">
        <w:rPr>
          <w:rFonts w:ascii="Times New Roman" w:hAnsi="Times New Roman"/>
          <w:sz w:val="24"/>
          <w:szCs w:val="23"/>
        </w:rPr>
        <w:t xml:space="preserve"> </w:t>
      </w:r>
      <w:r w:rsidRPr="001D5799">
        <w:rPr>
          <w:rFonts w:ascii="Times New Roman" w:hAnsi="Times New Roman"/>
          <w:sz w:val="24"/>
          <w:szCs w:val="23"/>
        </w:rPr>
        <w:t>in its later stages, then it is not the event as a whole which either has the property or lacks it, but rather one</w:t>
      </w:r>
      <w:r w:rsidR="008E7283" w:rsidRPr="001D5799">
        <w:rPr>
          <w:rFonts w:ascii="Times New Roman" w:hAnsi="Times New Roman"/>
          <w:sz w:val="24"/>
          <w:szCs w:val="23"/>
        </w:rPr>
        <w:t xml:space="preserve"> </w:t>
      </w:r>
      <w:r w:rsidRPr="001D5799">
        <w:rPr>
          <w:rFonts w:ascii="Times New Roman" w:hAnsi="Times New Roman"/>
          <w:sz w:val="24"/>
          <w:szCs w:val="23"/>
        </w:rPr>
        <w:t>part of the event has the property and another part lacks it. Hence […] the event does not change.</w:t>
      </w:r>
    </w:p>
    <w:p w14:paraId="05CF958F" w14:textId="77777777" w:rsidR="0097354E" w:rsidRPr="001D5799" w:rsidRDefault="0097354E" w:rsidP="009B5669">
      <w:pPr>
        <w:spacing w:beforeLines="1" w:before="2" w:afterLines="1" w:after="2" w:line="360" w:lineRule="auto"/>
        <w:jc w:val="both"/>
        <w:rPr>
          <w:rFonts w:ascii="Times New Roman" w:hAnsi="Times New Roman"/>
          <w:sz w:val="24"/>
          <w:szCs w:val="23"/>
        </w:rPr>
      </w:pPr>
    </w:p>
    <w:p w14:paraId="07A93B9C" w14:textId="77777777" w:rsidR="00DB33F3" w:rsidRPr="00C70E0A" w:rsidRDefault="00DB33F3" w:rsidP="006C241A">
      <w:pPr>
        <w:spacing w:after="80" w:line="360" w:lineRule="auto"/>
        <w:jc w:val="both"/>
        <w:rPr>
          <w:rFonts w:ascii="Times New Roman" w:hAnsi="Times New Roman"/>
          <w:color w:val="000000" w:themeColor="text1"/>
          <w:sz w:val="24"/>
          <w:szCs w:val="24"/>
        </w:rPr>
      </w:pPr>
      <w:r w:rsidRPr="00C70E0A">
        <w:rPr>
          <w:rFonts w:ascii="Times New Roman" w:hAnsi="Times New Roman"/>
          <w:sz w:val="24"/>
          <w:szCs w:val="24"/>
        </w:rPr>
        <w:t xml:space="preserve">For </w:t>
      </w:r>
      <w:r w:rsidRPr="00C70E0A">
        <w:rPr>
          <w:rFonts w:ascii="Times New Roman" w:hAnsi="Times New Roman"/>
          <w:i/>
          <w:sz w:val="24"/>
          <w:szCs w:val="24"/>
        </w:rPr>
        <w:t>continuants</w:t>
      </w:r>
      <w:r w:rsidRPr="00C70E0A">
        <w:rPr>
          <w:rFonts w:ascii="Times New Roman" w:hAnsi="Times New Roman"/>
          <w:sz w:val="24"/>
          <w:szCs w:val="24"/>
        </w:rPr>
        <w:t xml:space="preserve">, predications may need to be time-indexed in order to be true. For example, if </w:t>
      </w:r>
      <w:r w:rsidRPr="00C70E0A">
        <w:rPr>
          <w:rFonts w:ascii="Times New Roman" w:hAnsi="Times New Roman"/>
          <w:i/>
          <w:sz w:val="24"/>
          <w:szCs w:val="24"/>
        </w:rPr>
        <w:t>a</w:t>
      </w:r>
      <w:r w:rsidR="008E7283" w:rsidRPr="00C70E0A">
        <w:rPr>
          <w:rFonts w:ascii="Times New Roman" w:hAnsi="Times New Roman"/>
          <w:i/>
          <w:sz w:val="24"/>
          <w:szCs w:val="24"/>
        </w:rPr>
        <w:t xml:space="preserve"> </w:t>
      </w:r>
      <w:r w:rsidRPr="00C70E0A">
        <w:rPr>
          <w:rFonts w:ascii="Times New Roman" w:hAnsi="Times New Roman"/>
          <w:b/>
          <w:sz w:val="24"/>
          <w:szCs w:val="24"/>
        </w:rPr>
        <w:t>instantiates</w:t>
      </w:r>
      <w:r w:rsidRPr="00C70E0A">
        <w:rPr>
          <w:rFonts w:ascii="Times New Roman" w:hAnsi="Times New Roman"/>
          <w:sz w:val="24"/>
          <w:szCs w:val="24"/>
        </w:rPr>
        <w:t xml:space="preserve"> larva at </w:t>
      </w:r>
      <w:r w:rsidRPr="00C70E0A">
        <w:rPr>
          <w:rFonts w:ascii="Times New Roman" w:hAnsi="Times New Roman"/>
          <w:i/>
          <w:sz w:val="24"/>
          <w:szCs w:val="24"/>
        </w:rPr>
        <w:t>t</w:t>
      </w:r>
      <w:r w:rsidRPr="00C70E0A">
        <w:rPr>
          <w:rFonts w:ascii="Times New Roman" w:hAnsi="Times New Roman"/>
          <w:sz w:val="24"/>
          <w:szCs w:val="24"/>
        </w:rPr>
        <w:t xml:space="preserve">, then it does not follow that </w:t>
      </w:r>
      <w:r w:rsidRPr="00C70E0A">
        <w:rPr>
          <w:rFonts w:ascii="Times New Roman" w:hAnsi="Times New Roman"/>
          <w:i/>
          <w:sz w:val="24"/>
          <w:szCs w:val="24"/>
        </w:rPr>
        <w:t xml:space="preserve">a </w:t>
      </w:r>
      <w:r w:rsidRPr="00C70E0A">
        <w:rPr>
          <w:rFonts w:ascii="Times New Roman" w:hAnsi="Times New Roman"/>
          <w:b/>
          <w:i/>
          <w:sz w:val="24"/>
          <w:szCs w:val="24"/>
        </w:rPr>
        <w:t>instantiates</w:t>
      </w:r>
      <w:r w:rsidR="008E7283" w:rsidRPr="00C70E0A">
        <w:rPr>
          <w:rFonts w:ascii="Times New Roman" w:hAnsi="Times New Roman"/>
          <w:b/>
          <w:i/>
          <w:sz w:val="24"/>
          <w:szCs w:val="24"/>
        </w:rPr>
        <w:t xml:space="preserve"> </w:t>
      </w:r>
      <w:r w:rsidRPr="00C70E0A">
        <w:rPr>
          <w:rFonts w:ascii="Times New Roman" w:hAnsi="Times New Roman"/>
          <w:sz w:val="24"/>
          <w:szCs w:val="24"/>
        </w:rPr>
        <w:t>larva</w:t>
      </w:r>
      <w:r w:rsidR="008E7283" w:rsidRPr="00C70E0A">
        <w:rPr>
          <w:rFonts w:ascii="Times New Roman" w:hAnsi="Times New Roman"/>
          <w:sz w:val="24"/>
          <w:szCs w:val="24"/>
        </w:rPr>
        <w:t xml:space="preserve"> </w:t>
      </w:r>
      <w:r w:rsidRPr="00C70E0A">
        <w:rPr>
          <w:rFonts w:ascii="Times New Roman" w:hAnsi="Times New Roman"/>
          <w:i/>
          <w:sz w:val="24"/>
          <w:szCs w:val="24"/>
        </w:rPr>
        <w:t>simpliciter</w:t>
      </w:r>
      <w:r w:rsidRPr="00C70E0A">
        <w:rPr>
          <w:rFonts w:ascii="Times New Roman" w:hAnsi="Times New Roman"/>
          <w:sz w:val="24"/>
          <w:szCs w:val="24"/>
        </w:rPr>
        <w:t xml:space="preserve">. For occurrents, in contrast, instantiation relations always hold </w:t>
      </w:r>
      <w:r w:rsidRPr="00C70E0A">
        <w:rPr>
          <w:rFonts w:ascii="Times New Roman" w:hAnsi="Times New Roman"/>
          <w:i/>
          <w:sz w:val="24"/>
          <w:szCs w:val="24"/>
        </w:rPr>
        <w:t>simpliciter</w:t>
      </w:r>
      <w:r w:rsidRPr="00C70E0A">
        <w:rPr>
          <w:rFonts w:ascii="Times New Roman" w:hAnsi="Times New Roman"/>
          <w:sz w:val="24"/>
          <w:szCs w:val="24"/>
        </w:rPr>
        <w:t xml:space="preserve">. This is because, while </w:t>
      </w:r>
      <w:r w:rsidRPr="00C70E0A">
        <w:rPr>
          <w:rFonts w:ascii="Times New Roman" w:hAnsi="Times New Roman"/>
          <w:i/>
          <w:sz w:val="24"/>
          <w:szCs w:val="24"/>
        </w:rPr>
        <w:t>continuants</w:t>
      </w:r>
      <w:r w:rsidRPr="00C70E0A">
        <w:rPr>
          <w:rFonts w:ascii="Times New Roman" w:hAnsi="Times New Roman"/>
          <w:sz w:val="24"/>
          <w:szCs w:val="24"/>
        </w:rPr>
        <w:t xml:space="preserve"> can change their typ</w:t>
      </w:r>
      <w:r w:rsidR="00DA4D68" w:rsidRPr="00C70E0A">
        <w:rPr>
          <w:rFonts w:ascii="Times New Roman" w:hAnsi="Times New Roman"/>
          <w:sz w:val="24"/>
          <w:szCs w:val="24"/>
        </w:rPr>
        <w:t>e from one tim</w:t>
      </w:r>
      <w:r w:rsidRPr="00C70E0A">
        <w:rPr>
          <w:rFonts w:ascii="Times New Roman" w:hAnsi="Times New Roman"/>
          <w:sz w:val="24"/>
          <w:szCs w:val="24"/>
        </w:rPr>
        <w:t xml:space="preserve">e to the next (e.g. a fetus becomes an embryo becomes an infant …), </w:t>
      </w:r>
      <w:r w:rsidRPr="00C70E0A">
        <w:rPr>
          <w:rFonts w:ascii="Times New Roman" w:hAnsi="Times New Roman"/>
          <w:i/>
          <w:sz w:val="24"/>
          <w:szCs w:val="24"/>
        </w:rPr>
        <w:t>occurrents</w:t>
      </w:r>
      <w:r w:rsidRPr="00C70E0A">
        <w:rPr>
          <w:rFonts w:ascii="Times New Roman" w:hAnsi="Times New Roman"/>
          <w:sz w:val="24"/>
          <w:szCs w:val="24"/>
        </w:rPr>
        <w:t xml:space="preserve"> can never change their type from one time to the next. </w:t>
      </w:r>
      <w:r w:rsidRPr="00C70E0A">
        <w:rPr>
          <w:rFonts w:ascii="Times New Roman" w:hAnsi="Times New Roman"/>
          <w:color w:val="000000" w:themeColor="text1"/>
          <w:sz w:val="24"/>
          <w:szCs w:val="24"/>
        </w:rPr>
        <w:t xml:space="preserve">Certainly an </w:t>
      </w:r>
      <w:r w:rsidRPr="00C70E0A">
        <w:rPr>
          <w:rFonts w:ascii="Times New Roman" w:hAnsi="Times New Roman"/>
          <w:i/>
          <w:color w:val="000000" w:themeColor="text1"/>
          <w:sz w:val="24"/>
          <w:szCs w:val="24"/>
        </w:rPr>
        <w:t>occurrent</w:t>
      </w:r>
      <w:r w:rsidRPr="00C70E0A">
        <w:rPr>
          <w:rFonts w:ascii="Times New Roman" w:hAnsi="Times New Roman"/>
          <w:color w:val="000000" w:themeColor="text1"/>
          <w:sz w:val="24"/>
          <w:szCs w:val="24"/>
        </w:rPr>
        <w:t xml:space="preserve"> can for example involve parts which are of different sorts in different times</w:t>
      </w:r>
      <w:r w:rsidR="00700F32" w:rsidRPr="00C70E0A">
        <w:rPr>
          <w:rFonts w:ascii="Times New Roman" w:hAnsi="Times New Roman"/>
          <w:color w:val="000000" w:themeColor="text1"/>
          <w:sz w:val="24"/>
          <w:szCs w:val="24"/>
        </w:rPr>
        <w:t xml:space="preserve">. A process of movement can, for example, be described as having speed </w:t>
      </w:r>
      <w:r w:rsidR="00700F32" w:rsidRPr="00C70E0A">
        <w:rPr>
          <w:rFonts w:ascii="Times New Roman" w:hAnsi="Times New Roman"/>
          <w:i/>
          <w:color w:val="000000" w:themeColor="text1"/>
          <w:sz w:val="24"/>
          <w:szCs w:val="24"/>
        </w:rPr>
        <w:t>v</w:t>
      </w:r>
      <w:r w:rsidR="00700F32" w:rsidRPr="00C70E0A">
        <w:rPr>
          <w:rFonts w:ascii="Times New Roman" w:hAnsi="Times New Roman"/>
          <w:color w:val="000000" w:themeColor="text1"/>
          <w:sz w:val="24"/>
          <w:szCs w:val="24"/>
          <w:vertAlign w:val="subscript"/>
        </w:rPr>
        <w:t xml:space="preserve">1 </w:t>
      </w:r>
      <w:r w:rsidR="00700F32" w:rsidRPr="00C70E0A">
        <w:rPr>
          <w:rFonts w:ascii="Times New Roman" w:hAnsi="Times New Roman"/>
          <w:color w:val="000000" w:themeColor="text1"/>
          <w:sz w:val="24"/>
          <w:szCs w:val="24"/>
        </w:rPr>
        <w:t xml:space="preserve">at one time and then as having a different speed </w:t>
      </w:r>
      <w:r w:rsidR="00700F32" w:rsidRPr="00C70E0A">
        <w:rPr>
          <w:rFonts w:ascii="Times New Roman" w:hAnsi="Times New Roman"/>
          <w:i/>
          <w:color w:val="000000" w:themeColor="text1"/>
          <w:sz w:val="24"/>
          <w:szCs w:val="24"/>
        </w:rPr>
        <w:t>v</w:t>
      </w:r>
      <w:r w:rsidR="00700F32" w:rsidRPr="00C70E0A">
        <w:rPr>
          <w:rFonts w:ascii="Times New Roman" w:hAnsi="Times New Roman"/>
          <w:color w:val="000000" w:themeColor="text1"/>
          <w:sz w:val="24"/>
          <w:szCs w:val="24"/>
          <w:vertAlign w:val="subscript"/>
        </w:rPr>
        <w:t xml:space="preserve">2 </w:t>
      </w:r>
      <w:r w:rsidR="00700F32" w:rsidRPr="00C70E0A">
        <w:rPr>
          <w:rFonts w:ascii="Times New Roman" w:hAnsi="Times New Roman"/>
          <w:color w:val="000000" w:themeColor="text1"/>
          <w:sz w:val="24"/>
          <w:szCs w:val="24"/>
        </w:rPr>
        <w:t>at a later time</w:t>
      </w:r>
      <w:r w:rsidRPr="00C70E0A">
        <w:rPr>
          <w:rFonts w:ascii="Times New Roman" w:hAnsi="Times New Roman"/>
          <w:color w:val="000000" w:themeColor="text1"/>
          <w:sz w:val="24"/>
          <w:szCs w:val="24"/>
        </w:rPr>
        <w:t xml:space="preserve">. </w:t>
      </w:r>
      <w:r w:rsidR="00700F32" w:rsidRPr="00C70E0A">
        <w:rPr>
          <w:rFonts w:ascii="Times New Roman" w:hAnsi="Times New Roman"/>
          <w:color w:val="000000" w:themeColor="text1"/>
          <w:sz w:val="24"/>
          <w:szCs w:val="24"/>
        </w:rPr>
        <w:t xml:space="preserve">With the change in speed the continuant participant process thereby undergoes a change in speed (for example in the speed with which some person is running). </w:t>
      </w:r>
      <w:r w:rsidRPr="00C70E0A">
        <w:rPr>
          <w:rFonts w:ascii="Times New Roman" w:hAnsi="Times New Roman"/>
          <w:color w:val="000000" w:themeColor="text1"/>
          <w:sz w:val="24"/>
          <w:szCs w:val="24"/>
        </w:rPr>
        <w:t xml:space="preserve">But there is </w:t>
      </w:r>
      <w:r w:rsidR="00700F32" w:rsidRPr="00C70E0A">
        <w:rPr>
          <w:rFonts w:ascii="Times New Roman" w:hAnsi="Times New Roman"/>
          <w:color w:val="000000" w:themeColor="text1"/>
          <w:sz w:val="24"/>
          <w:szCs w:val="24"/>
        </w:rPr>
        <w:t xml:space="preserve">then </w:t>
      </w:r>
      <w:r w:rsidRPr="00C70E0A">
        <w:rPr>
          <w:rFonts w:ascii="Times New Roman" w:hAnsi="Times New Roman"/>
          <w:color w:val="000000" w:themeColor="text1"/>
          <w:sz w:val="24"/>
          <w:szCs w:val="24"/>
        </w:rPr>
        <w:t xml:space="preserve">nothing in the realm of </w:t>
      </w:r>
      <w:r w:rsidRPr="00C70E0A">
        <w:rPr>
          <w:rFonts w:ascii="Times New Roman" w:hAnsi="Times New Roman"/>
          <w:i/>
          <w:color w:val="000000" w:themeColor="text1"/>
          <w:sz w:val="24"/>
          <w:szCs w:val="24"/>
        </w:rPr>
        <w:t>occurrents</w:t>
      </w:r>
      <w:r w:rsidR="008E7283" w:rsidRPr="00C70E0A">
        <w:rPr>
          <w:rFonts w:ascii="Times New Roman" w:hAnsi="Times New Roman"/>
          <w:i/>
          <w:color w:val="000000" w:themeColor="text1"/>
          <w:sz w:val="24"/>
          <w:szCs w:val="24"/>
        </w:rPr>
        <w:t xml:space="preserve"> </w:t>
      </w:r>
      <w:r w:rsidRPr="00C70E0A">
        <w:rPr>
          <w:rFonts w:ascii="Times New Roman" w:hAnsi="Times New Roman"/>
          <w:color w:val="000000" w:themeColor="text1"/>
          <w:sz w:val="24"/>
          <w:szCs w:val="24"/>
        </w:rPr>
        <w:t xml:space="preserve">which </w:t>
      </w:r>
      <w:r w:rsidRPr="00C70E0A">
        <w:rPr>
          <w:rFonts w:ascii="Times New Roman" w:hAnsi="Times New Roman"/>
          <w:i/>
          <w:color w:val="000000" w:themeColor="text1"/>
          <w:sz w:val="24"/>
          <w:szCs w:val="24"/>
        </w:rPr>
        <w:t>changes</w:t>
      </w:r>
      <w:r w:rsidRPr="00C70E0A">
        <w:rPr>
          <w:rFonts w:ascii="Times New Roman" w:hAnsi="Times New Roman"/>
          <w:color w:val="000000" w:themeColor="text1"/>
          <w:sz w:val="24"/>
          <w:szCs w:val="24"/>
        </w:rPr>
        <w:t>; rather, there is (</w:t>
      </w:r>
      <w:r w:rsidRPr="00C70E0A">
        <w:rPr>
          <w:rFonts w:ascii="Times New Roman" w:hAnsi="Times New Roman"/>
          <w:i/>
          <w:color w:val="000000" w:themeColor="text1"/>
          <w:sz w:val="24"/>
          <w:szCs w:val="24"/>
        </w:rPr>
        <w:t>simpliciter</w:t>
      </w:r>
      <w:r w:rsidRPr="00C70E0A">
        <w:rPr>
          <w:rFonts w:ascii="Times New Roman" w:hAnsi="Times New Roman"/>
          <w:color w:val="000000" w:themeColor="text1"/>
          <w:sz w:val="24"/>
          <w:szCs w:val="24"/>
        </w:rPr>
        <w:t>, un-time-indexedly)</w:t>
      </w:r>
      <w:r w:rsidR="008E7283" w:rsidRPr="00C70E0A">
        <w:rPr>
          <w:rFonts w:ascii="Times New Roman" w:hAnsi="Times New Roman"/>
          <w:color w:val="000000" w:themeColor="text1"/>
          <w:sz w:val="24"/>
          <w:szCs w:val="24"/>
        </w:rPr>
        <w:t xml:space="preserve"> </w:t>
      </w:r>
      <w:r w:rsidRPr="00C70E0A">
        <w:rPr>
          <w:rFonts w:ascii="Times New Roman" w:hAnsi="Times New Roman"/>
          <w:color w:val="000000" w:themeColor="text1"/>
          <w:sz w:val="24"/>
          <w:szCs w:val="24"/>
        </w:rPr>
        <w:t>a process with two different parts.</w:t>
      </w:r>
    </w:p>
    <w:p w14:paraId="02608D0B" w14:textId="77777777" w:rsidR="00DB33F3" w:rsidRPr="001D5799" w:rsidRDefault="00DB33F3" w:rsidP="009B5669">
      <w:pPr>
        <w:spacing w:beforeLines="1" w:before="2" w:afterLines="1" w:after="2" w:line="360" w:lineRule="auto"/>
        <w:jc w:val="both"/>
        <w:rPr>
          <w:rFonts w:ascii="Times New Roman" w:hAnsi="Times New Roman"/>
          <w:sz w:val="24"/>
          <w:szCs w:val="23"/>
        </w:rPr>
      </w:pPr>
    </w:p>
    <w:p w14:paraId="4D0F8968" w14:textId="77777777"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solution to the problem</w:t>
      </w:r>
    </w:p>
    <w:p w14:paraId="68172D47" w14:textId="77777777" w:rsidR="0046705D" w:rsidRPr="001D5799" w:rsidRDefault="0046705D" w:rsidP="009B5669">
      <w:pPr>
        <w:spacing w:beforeLines="1" w:before="2" w:afterLines="1" w:after="2" w:line="360" w:lineRule="auto"/>
        <w:jc w:val="both"/>
        <w:rPr>
          <w:rFonts w:ascii="Times New Roman" w:hAnsi="Times New Roman"/>
          <w:sz w:val="24"/>
          <w:szCs w:val="23"/>
        </w:rPr>
      </w:pPr>
    </w:p>
    <w:p w14:paraId="5C30ED1C" w14:textId="77777777" w:rsidR="00D524A7" w:rsidRPr="001D5799" w:rsidRDefault="0097354E" w:rsidP="009B5669">
      <w:pPr>
        <w:spacing w:beforeLines="1" w:before="2" w:afterLines="1" w:after="2" w:line="360" w:lineRule="auto"/>
        <w:jc w:val="both"/>
        <w:rPr>
          <w:rFonts w:ascii="Times New Roman" w:hAnsi="Times New Roman"/>
          <w:b/>
          <w:i/>
          <w:sz w:val="24"/>
          <w:szCs w:val="23"/>
        </w:rPr>
      </w:pPr>
      <w:r w:rsidRPr="001D5799">
        <w:rPr>
          <w:rFonts w:ascii="Times New Roman" w:hAnsi="Times New Roman"/>
          <w:sz w:val="24"/>
          <w:szCs w:val="23"/>
        </w:rPr>
        <w:t xml:space="preserve">The treatment we propose rests on the insight that to predicate, for instance, </w:t>
      </w:r>
      <w:r w:rsidR="00D47F07" w:rsidRPr="001D5799">
        <w:rPr>
          <w:rFonts w:ascii="Times New Roman" w:hAnsi="Times New Roman"/>
          <w:sz w:val="24"/>
          <w:szCs w:val="23"/>
        </w:rPr>
        <w:t>‘</w:t>
      </w:r>
      <w:r w:rsidRPr="001D5799">
        <w:rPr>
          <w:rFonts w:ascii="Times New Roman" w:hAnsi="Times New Roman"/>
          <w:sz w:val="24"/>
          <w:szCs w:val="23"/>
        </w:rPr>
        <w:t xml:space="preserve">has speed </w:t>
      </w:r>
      <w:r w:rsidR="00862564" w:rsidRPr="001D5799">
        <w:rPr>
          <w:rFonts w:ascii="Times New Roman" w:hAnsi="Times New Roman"/>
          <w:sz w:val="24"/>
          <w:szCs w:val="23"/>
        </w:rPr>
        <w:t>3.12</w:t>
      </w:r>
      <w:r w:rsidR="00D47F07" w:rsidRPr="001D5799">
        <w:rPr>
          <w:rFonts w:ascii="Times New Roman" w:hAnsi="Times New Roman"/>
          <w:sz w:val="24"/>
          <w:szCs w:val="23"/>
        </w:rPr>
        <w:t xml:space="preserve"> m/s’, to a process of motion is to assert</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not </w:t>
      </w:r>
      <w:r w:rsidR="00D47F07" w:rsidRPr="001D5799">
        <w:rPr>
          <w:rFonts w:ascii="Times New Roman" w:hAnsi="Times New Roman"/>
          <w:sz w:val="24"/>
          <w:szCs w:val="23"/>
        </w:rPr>
        <w:t xml:space="preserve">that that the process </w:t>
      </w:r>
      <w:r w:rsidR="00D524A7" w:rsidRPr="001D5799">
        <w:rPr>
          <w:rFonts w:ascii="Times New Roman" w:hAnsi="Times New Roman"/>
          <w:sz w:val="24"/>
          <w:szCs w:val="23"/>
        </w:rPr>
        <w:t xml:space="preserve">has a special quality (which the same process, in another </w:t>
      </w:r>
      <w:r w:rsidR="00DA4D68" w:rsidRPr="001D5799">
        <w:rPr>
          <w:rFonts w:ascii="Times New Roman" w:hAnsi="Times New Roman"/>
          <w:sz w:val="24"/>
          <w:szCs w:val="23"/>
        </w:rPr>
        <w:t xml:space="preserve">scenario, could </w:t>
      </w:r>
      <w:r w:rsidR="00D524A7" w:rsidRPr="001D5799">
        <w:rPr>
          <w:rFonts w:ascii="Times New Roman" w:hAnsi="Times New Roman"/>
          <w:sz w:val="24"/>
          <w:szCs w:val="23"/>
        </w:rPr>
        <w:t xml:space="preserve">conceivably have lacked) but rather that the process </w:t>
      </w:r>
      <w:r w:rsidR="00D47F07" w:rsidRPr="001D5799">
        <w:rPr>
          <w:rFonts w:ascii="Times New Roman" w:hAnsi="Times New Roman"/>
          <w:sz w:val="24"/>
          <w:szCs w:val="23"/>
        </w:rPr>
        <w:t xml:space="preserve">in question </w:t>
      </w:r>
      <w:r w:rsidR="00D47F07" w:rsidRPr="001D5799">
        <w:rPr>
          <w:rFonts w:ascii="Times New Roman" w:hAnsi="Times New Roman"/>
          <w:i/>
          <w:sz w:val="24"/>
          <w:szCs w:val="23"/>
        </w:rPr>
        <w:t>is of a certain determinate type</w:t>
      </w:r>
      <w:r w:rsidR="00D47F07" w:rsidRPr="001D5799">
        <w:rPr>
          <w:rFonts w:ascii="Times New Roman" w:hAnsi="Times New Roman"/>
          <w:sz w:val="24"/>
          <w:szCs w:val="23"/>
        </w:rPr>
        <w:t xml:space="preserve">. </w:t>
      </w:r>
      <w:r w:rsidR="00D524A7" w:rsidRPr="001D5799">
        <w:rPr>
          <w:rFonts w:ascii="Times New Roman" w:hAnsi="Times New Roman"/>
          <w:sz w:val="24"/>
          <w:szCs w:val="23"/>
        </w:rPr>
        <w:t xml:space="preserve">The assertion that process </w:t>
      </w:r>
      <w:r w:rsidR="00D524A7" w:rsidRPr="001D5799">
        <w:rPr>
          <w:rFonts w:ascii="Times New Roman" w:hAnsi="Times New Roman"/>
          <w:i/>
          <w:sz w:val="24"/>
          <w:szCs w:val="23"/>
        </w:rPr>
        <w:t xml:space="preserve">p </w:t>
      </w:r>
      <w:r w:rsidR="00D524A7" w:rsidRPr="001D5799">
        <w:rPr>
          <w:rFonts w:ascii="Times New Roman" w:hAnsi="Times New Roman"/>
          <w:sz w:val="24"/>
          <w:szCs w:val="23"/>
        </w:rPr>
        <w:t xml:space="preserve">has speed </w:t>
      </w:r>
      <w:r w:rsidR="00D524A7" w:rsidRPr="001D5799">
        <w:rPr>
          <w:rFonts w:ascii="Times New Roman" w:hAnsi="Times New Roman"/>
          <w:i/>
          <w:sz w:val="24"/>
          <w:szCs w:val="23"/>
        </w:rPr>
        <w:t xml:space="preserve">v </w:t>
      </w:r>
      <w:r w:rsidR="00D524A7" w:rsidRPr="001D5799">
        <w:rPr>
          <w:rFonts w:ascii="Times New Roman" w:hAnsi="Times New Roman"/>
          <w:sz w:val="24"/>
          <w:szCs w:val="23"/>
        </w:rPr>
        <w:t xml:space="preserve">is thus analogous not to: rabbit </w:t>
      </w:r>
      <w:r w:rsidR="00D524A7" w:rsidRPr="001D5799">
        <w:rPr>
          <w:rFonts w:ascii="Times New Roman" w:hAnsi="Times New Roman"/>
          <w:i/>
          <w:sz w:val="24"/>
          <w:szCs w:val="23"/>
        </w:rPr>
        <w:t xml:space="preserve">r </w:t>
      </w:r>
      <w:r w:rsidR="00D524A7" w:rsidRPr="001D5799">
        <w:rPr>
          <w:rFonts w:ascii="Times New Roman" w:hAnsi="Times New Roman"/>
          <w:sz w:val="24"/>
          <w:szCs w:val="23"/>
        </w:rPr>
        <w:t xml:space="preserve">has weight </w:t>
      </w:r>
      <w:r w:rsidR="00D524A7" w:rsidRPr="001D5799">
        <w:rPr>
          <w:rFonts w:ascii="Times New Roman" w:hAnsi="Times New Roman"/>
          <w:i/>
          <w:sz w:val="24"/>
          <w:szCs w:val="23"/>
        </w:rPr>
        <w:t xml:space="preserve">w, </w:t>
      </w:r>
      <w:r w:rsidR="00D524A7" w:rsidRPr="001D5799">
        <w:rPr>
          <w:rFonts w:ascii="Times New Roman" w:hAnsi="Times New Roman"/>
          <w:sz w:val="24"/>
          <w:szCs w:val="23"/>
        </w:rPr>
        <w:t xml:space="preserve">but rather to rabbit </w:t>
      </w:r>
      <w:r w:rsidR="00D524A7" w:rsidRPr="001D5799">
        <w:rPr>
          <w:rFonts w:ascii="Times New Roman" w:hAnsi="Times New Roman"/>
          <w:i/>
          <w:sz w:val="24"/>
          <w:szCs w:val="23"/>
        </w:rPr>
        <w:t xml:space="preserve">r </w:t>
      </w:r>
      <w:r w:rsidR="00D524A7" w:rsidRPr="001D5799">
        <w:rPr>
          <w:rFonts w:ascii="Times New Roman" w:hAnsi="Times New Roman"/>
          <w:b/>
          <w:sz w:val="24"/>
          <w:szCs w:val="23"/>
        </w:rPr>
        <w:t>instance_of</w:t>
      </w:r>
      <w:r w:rsidR="008E7283" w:rsidRPr="001D5799">
        <w:rPr>
          <w:rFonts w:ascii="Times New Roman" w:hAnsi="Times New Roman"/>
          <w:b/>
          <w:sz w:val="24"/>
          <w:szCs w:val="23"/>
        </w:rPr>
        <w:t xml:space="preserve"> </w:t>
      </w:r>
      <w:r w:rsidR="00D524A7" w:rsidRPr="001D5799">
        <w:rPr>
          <w:rFonts w:ascii="Times New Roman" w:hAnsi="Times New Roman"/>
          <w:sz w:val="24"/>
          <w:szCs w:val="23"/>
        </w:rPr>
        <w:t>the</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universal: </w:t>
      </w:r>
      <w:r w:rsidR="00D524A7" w:rsidRPr="001D5799">
        <w:rPr>
          <w:rFonts w:ascii="Times New Roman" w:hAnsi="Times New Roman"/>
          <w:i/>
          <w:sz w:val="24"/>
          <w:szCs w:val="23"/>
        </w:rPr>
        <w:t>rabbit.</w:t>
      </w:r>
      <w:r w:rsidR="00C3445C" w:rsidRPr="001D5799">
        <w:rPr>
          <w:rFonts w:ascii="Times New Roman" w:hAnsi="Times New Roman"/>
          <w:i/>
          <w:sz w:val="24"/>
          <w:szCs w:val="23"/>
        </w:rPr>
        <w:t xml:space="preserve"> </w:t>
      </w:r>
    </w:p>
    <w:p w14:paraId="5C052FB9" w14:textId="77777777" w:rsidR="00D524A7" w:rsidRPr="001D5799" w:rsidRDefault="00D524A7" w:rsidP="009B5669">
      <w:pPr>
        <w:spacing w:beforeLines="1" w:before="2" w:afterLines="1" w:after="2" w:line="360" w:lineRule="auto"/>
        <w:jc w:val="both"/>
        <w:rPr>
          <w:rFonts w:ascii="Times New Roman" w:hAnsi="Times New Roman"/>
          <w:b/>
          <w:i/>
          <w:sz w:val="24"/>
          <w:szCs w:val="23"/>
        </w:rPr>
      </w:pPr>
    </w:p>
    <w:p w14:paraId="4E04C344" w14:textId="77777777" w:rsidR="00D524A7"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But we can imagine, now, that process </w:t>
      </w:r>
      <w:r w:rsidRPr="001D5799">
        <w:rPr>
          <w:rFonts w:ascii="Times New Roman" w:hAnsi="Times New Roman"/>
          <w:i/>
          <w:sz w:val="24"/>
          <w:szCs w:val="23"/>
        </w:rPr>
        <w:t xml:space="preserve">p </w:t>
      </w:r>
      <w:r w:rsidRPr="001D5799">
        <w:rPr>
          <w:rFonts w:ascii="Times New Roman" w:hAnsi="Times New Roman"/>
          <w:sz w:val="24"/>
          <w:szCs w:val="23"/>
        </w:rPr>
        <w:t xml:space="preserve">is an instance not only of the universal </w:t>
      </w:r>
      <w:r w:rsidR="00862564" w:rsidRPr="001D5799">
        <w:rPr>
          <w:rFonts w:ascii="Times New Roman" w:hAnsi="Times New Roman"/>
          <w:i/>
          <w:sz w:val="24"/>
          <w:szCs w:val="23"/>
        </w:rPr>
        <w:t>3.12</w:t>
      </w:r>
      <w:r w:rsidRPr="001D5799">
        <w:rPr>
          <w:rFonts w:ascii="Times New Roman" w:hAnsi="Times New Roman"/>
          <w:i/>
          <w:sz w:val="24"/>
          <w:szCs w:val="23"/>
        </w:rPr>
        <w:t xml:space="preserve"> m/s motion process</w:t>
      </w:r>
      <w:r w:rsidRPr="001D5799">
        <w:rPr>
          <w:rFonts w:ascii="Times New Roman" w:hAnsi="Times New Roman"/>
          <w:sz w:val="24"/>
          <w:szCs w:val="23"/>
        </w:rPr>
        <w:t xml:space="preserve">, but also of the universal </w:t>
      </w:r>
      <w:r w:rsidR="00862564" w:rsidRPr="001D5799">
        <w:rPr>
          <w:rFonts w:ascii="Times New Roman" w:hAnsi="Times New Roman"/>
          <w:i/>
          <w:sz w:val="24"/>
          <w:szCs w:val="23"/>
        </w:rPr>
        <w:t>burning 9.2 calories per minute process</w:t>
      </w:r>
      <w:r w:rsidR="00862564" w:rsidRPr="001D5799">
        <w:rPr>
          <w:rFonts w:ascii="Times New Roman" w:hAnsi="Times New Roman"/>
          <w:sz w:val="24"/>
          <w:szCs w:val="23"/>
        </w:rPr>
        <w:t xml:space="preserve">, </w:t>
      </w:r>
      <w:r w:rsidR="00D60C53" w:rsidRPr="001D5799">
        <w:rPr>
          <w:rStyle w:val="apple-style-span"/>
          <w:rFonts w:ascii="Times New Roman" w:hAnsi="Times New Roman"/>
          <w:i/>
          <w:color w:val="000000"/>
          <w:sz w:val="24"/>
          <w:szCs w:val="23"/>
        </w:rPr>
        <w:t xml:space="preserve">utilizing 30.12 </w:t>
      </w:r>
      <w:r w:rsidR="00151755" w:rsidRPr="001D5799">
        <w:rPr>
          <w:rStyle w:val="apple-style-span"/>
          <w:rFonts w:ascii="Times New Roman" w:hAnsi="Times New Roman"/>
          <w:i/>
          <w:color w:val="000000"/>
          <w:sz w:val="24"/>
          <w:szCs w:val="23"/>
        </w:rPr>
        <w:t>liters</w:t>
      </w:r>
      <w:r w:rsidR="00D60C53" w:rsidRPr="001D5799">
        <w:rPr>
          <w:rStyle w:val="apple-style-span"/>
          <w:rFonts w:ascii="Times New Roman" w:hAnsi="Times New Roman"/>
          <w:i/>
          <w:color w:val="000000"/>
          <w:sz w:val="24"/>
          <w:szCs w:val="23"/>
        </w:rPr>
        <w:t xml:space="preserve"> of oxygen per </w:t>
      </w:r>
      <w:r w:rsidR="00151755" w:rsidRPr="001D5799">
        <w:rPr>
          <w:rStyle w:val="apple-style-span"/>
          <w:rFonts w:ascii="Times New Roman" w:hAnsi="Times New Roman"/>
          <w:i/>
          <w:color w:val="000000"/>
          <w:sz w:val="24"/>
          <w:szCs w:val="23"/>
        </w:rPr>
        <w:t>kilometer</w:t>
      </w:r>
      <w:r w:rsidR="00DA4D68" w:rsidRPr="001D5799">
        <w:rPr>
          <w:rStyle w:val="apple-style-span"/>
          <w:rFonts w:ascii="Times New Roman" w:hAnsi="Times New Roman"/>
          <w:i/>
          <w:color w:val="000000"/>
          <w:sz w:val="24"/>
          <w:szCs w:val="23"/>
        </w:rPr>
        <w:t xml:space="preserve"> process, </w:t>
      </w:r>
      <w:r w:rsidR="00151755" w:rsidRPr="001D5799">
        <w:rPr>
          <w:rFonts w:ascii="Times New Roman" w:hAnsi="Times New Roman"/>
          <w:sz w:val="24"/>
          <w:szCs w:val="23"/>
        </w:rPr>
        <w:t>and</w:t>
      </w:r>
      <w:r w:rsidR="00D60C53" w:rsidRPr="001D5799">
        <w:rPr>
          <w:rFonts w:ascii="Times New Roman" w:hAnsi="Times New Roman"/>
          <w:sz w:val="24"/>
          <w:szCs w:val="23"/>
        </w:rPr>
        <w:t xml:space="preserve"> so on. (It may also instantiate universals such as: </w:t>
      </w:r>
      <w:r w:rsidRPr="001D5799">
        <w:rPr>
          <w:rFonts w:ascii="Times New Roman" w:hAnsi="Times New Roman"/>
          <w:i/>
          <w:sz w:val="24"/>
          <w:szCs w:val="23"/>
        </w:rPr>
        <w:t>running process</w:t>
      </w:r>
      <w:r w:rsidRPr="001D5799">
        <w:rPr>
          <w:rFonts w:ascii="Times New Roman" w:hAnsi="Times New Roman"/>
          <w:sz w:val="24"/>
          <w:szCs w:val="23"/>
        </w:rPr>
        <w:t xml:space="preserve">, </w:t>
      </w:r>
      <w:r w:rsidR="00D60C53" w:rsidRPr="001D5799">
        <w:rPr>
          <w:rFonts w:ascii="Times New Roman" w:hAnsi="Times New Roman"/>
          <w:sz w:val="24"/>
          <w:szCs w:val="23"/>
        </w:rPr>
        <w:t xml:space="preserve">be a </w:t>
      </w:r>
      <w:r w:rsidRPr="001D5799">
        <w:rPr>
          <w:rFonts w:ascii="Times New Roman" w:hAnsi="Times New Roman"/>
          <w:i/>
          <w:sz w:val="24"/>
          <w:szCs w:val="23"/>
        </w:rPr>
        <w:t>cardiovascular exercise process</w:t>
      </w:r>
      <w:r w:rsidRPr="001D5799">
        <w:rPr>
          <w:rFonts w:ascii="Times New Roman" w:hAnsi="Times New Roman"/>
          <w:sz w:val="24"/>
          <w:szCs w:val="23"/>
        </w:rPr>
        <w:t>, and many more.</w:t>
      </w:r>
      <w:r w:rsidR="00D60C53" w:rsidRPr="001D5799">
        <w:rPr>
          <w:rFonts w:ascii="Times New Roman" w:hAnsi="Times New Roman"/>
          <w:sz w:val="24"/>
          <w:szCs w:val="23"/>
        </w:rPr>
        <w:t>)</w:t>
      </w:r>
      <w:r w:rsidR="008E7283" w:rsidRPr="001D5799">
        <w:rPr>
          <w:rFonts w:ascii="Times New Roman" w:hAnsi="Times New Roman"/>
          <w:sz w:val="24"/>
          <w:szCs w:val="23"/>
        </w:rPr>
        <w:t xml:space="preserve"> </w:t>
      </w:r>
      <w:r w:rsidRPr="001D5799">
        <w:rPr>
          <w:rFonts w:ascii="Times New Roman" w:hAnsi="Times New Roman"/>
          <w:sz w:val="24"/>
          <w:szCs w:val="23"/>
        </w:rPr>
        <w:t xml:space="preserve">The proposed solution thus </w:t>
      </w:r>
      <w:r w:rsidR="00D60C53" w:rsidRPr="001D5799">
        <w:rPr>
          <w:rFonts w:ascii="Times New Roman" w:hAnsi="Times New Roman"/>
          <w:sz w:val="24"/>
          <w:szCs w:val="23"/>
        </w:rPr>
        <w:t xml:space="preserve">threatens </w:t>
      </w:r>
      <w:r w:rsidRPr="001D5799">
        <w:rPr>
          <w:rFonts w:ascii="Times New Roman" w:hAnsi="Times New Roman"/>
          <w:sz w:val="24"/>
          <w:szCs w:val="23"/>
        </w:rPr>
        <w:t xml:space="preserve">a consequence which conflicts with the BFO rule of thumb that ontologies should as far as possible avoid assertions of relations between universals which </w:t>
      </w:r>
      <w:r w:rsidR="00D60C53" w:rsidRPr="001D5799">
        <w:rPr>
          <w:rFonts w:ascii="Times New Roman" w:hAnsi="Times New Roman"/>
          <w:sz w:val="24"/>
          <w:szCs w:val="23"/>
        </w:rPr>
        <w:t xml:space="preserve">imply </w:t>
      </w:r>
      <w:r w:rsidRPr="001D5799">
        <w:rPr>
          <w:rFonts w:ascii="Times New Roman" w:hAnsi="Times New Roman"/>
          <w:sz w:val="24"/>
          <w:szCs w:val="23"/>
        </w:rPr>
        <w:t>multiple inheritance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14:paraId="27C3F999" w14:textId="77777777" w:rsidR="00D524A7" w:rsidRPr="001D5799" w:rsidRDefault="00D524A7" w:rsidP="009B5669">
      <w:pPr>
        <w:spacing w:beforeLines="1" w:before="2" w:afterLines="1" w:after="2" w:line="360" w:lineRule="auto"/>
        <w:jc w:val="both"/>
        <w:rPr>
          <w:rFonts w:ascii="Times New Roman" w:hAnsi="Times New Roman"/>
          <w:sz w:val="24"/>
          <w:szCs w:val="23"/>
        </w:rPr>
      </w:pPr>
    </w:p>
    <w:p w14:paraId="244B19A8" w14:textId="77777777" w:rsidR="00862564"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How, then, is BFO to do justice to the need to annotate data in which speed or other putative qualities are ascribed to bodily motions</w:t>
      </w:r>
      <w:r w:rsidR="00D60C53" w:rsidRPr="001D5799">
        <w:rPr>
          <w:rFonts w:ascii="Times New Roman" w:hAnsi="Times New Roman"/>
          <w:sz w:val="24"/>
          <w:szCs w:val="23"/>
        </w:rPr>
        <w:t xml:space="preserve"> or other processes</w:t>
      </w:r>
      <w:r w:rsidRPr="001D5799">
        <w:rPr>
          <w:rFonts w:ascii="Times New Roman" w:hAnsi="Times New Roman"/>
          <w:sz w:val="24"/>
          <w:szCs w:val="23"/>
        </w:rPr>
        <w:t xml:space="preserve">? The answer lies in the recognition that, when measuring </w:t>
      </w:r>
      <w:r w:rsidR="00D60C53" w:rsidRPr="001D5799">
        <w:rPr>
          <w:rFonts w:ascii="Times New Roman" w:hAnsi="Times New Roman"/>
          <w:sz w:val="24"/>
          <w:szCs w:val="23"/>
        </w:rPr>
        <w:t>a process,</w:t>
      </w:r>
      <w:r w:rsidRPr="001D5799">
        <w:rPr>
          <w:rFonts w:ascii="Times New Roman" w:hAnsi="Times New Roman"/>
          <w:sz w:val="24"/>
          <w:szCs w:val="23"/>
        </w:rPr>
        <w:t xml:space="preserve"> it is in fact always only certain </w:t>
      </w:r>
      <w:r w:rsidR="00D47F07" w:rsidRPr="001D5799">
        <w:rPr>
          <w:rFonts w:ascii="Times New Roman" w:hAnsi="Times New Roman"/>
          <w:i/>
          <w:sz w:val="24"/>
          <w:szCs w:val="23"/>
        </w:rPr>
        <w:t xml:space="preserve">structural </w:t>
      </w:r>
      <w:r w:rsidR="00151755" w:rsidRPr="001D5799">
        <w:rPr>
          <w:rFonts w:ascii="Times New Roman" w:hAnsi="Times New Roman"/>
          <w:i/>
          <w:sz w:val="24"/>
          <w:szCs w:val="23"/>
        </w:rPr>
        <w:t>dimensions</w:t>
      </w:r>
      <w:r w:rsidR="00151755" w:rsidRPr="001D5799">
        <w:rPr>
          <w:rFonts w:ascii="Times New Roman" w:hAnsi="Times New Roman"/>
          <w:sz w:val="24"/>
          <w:szCs w:val="23"/>
        </w:rPr>
        <w:t xml:space="preserve"> of</w:t>
      </w:r>
      <w:r w:rsidRPr="001D5799">
        <w:rPr>
          <w:rFonts w:ascii="Times New Roman" w:hAnsi="Times New Roman"/>
          <w:sz w:val="24"/>
          <w:szCs w:val="23"/>
        </w:rPr>
        <w:t xml:space="preserve"> the </w:t>
      </w:r>
      <w:r w:rsidR="00D47F07" w:rsidRPr="001D5799">
        <w:rPr>
          <w:rFonts w:ascii="Times New Roman" w:hAnsi="Times New Roman"/>
          <w:sz w:val="24"/>
          <w:szCs w:val="23"/>
        </w:rPr>
        <w:t xml:space="preserve">corresponding </w:t>
      </w:r>
      <w:r w:rsidR="00862564" w:rsidRPr="001D5799">
        <w:rPr>
          <w:rFonts w:ascii="Times New Roman" w:hAnsi="Times New Roman"/>
          <w:sz w:val="24"/>
          <w:szCs w:val="23"/>
        </w:rPr>
        <w:t xml:space="preserve">whole processes to </w:t>
      </w:r>
      <w:r w:rsidR="00D47F07" w:rsidRPr="001D5799">
        <w:rPr>
          <w:rFonts w:ascii="Times New Roman" w:hAnsi="Times New Roman"/>
          <w:sz w:val="24"/>
          <w:szCs w:val="23"/>
        </w:rPr>
        <w:t xml:space="preserve">which </w:t>
      </w:r>
      <w:r w:rsidR="00862564" w:rsidRPr="001D5799">
        <w:rPr>
          <w:rFonts w:ascii="Times New Roman" w:hAnsi="Times New Roman"/>
          <w:sz w:val="24"/>
          <w:szCs w:val="23"/>
        </w:rPr>
        <w:t>the measurement datum directly relates. In the mentioned case these would include for example</w:t>
      </w:r>
      <w:r w:rsidR="00530C81" w:rsidRPr="001D5799">
        <w:rPr>
          <w:rFonts w:ascii="Times New Roman" w:hAnsi="Times New Roman"/>
          <w:sz w:val="24"/>
          <w:szCs w:val="23"/>
        </w:rPr>
        <w:t xml:space="preserve"> reciprocally dependent</w:t>
      </w:r>
      <w:r w:rsidR="00862564" w:rsidRPr="001D5799">
        <w:rPr>
          <w:rFonts w:ascii="Times New Roman" w:hAnsi="Times New Roman"/>
          <w:sz w:val="24"/>
          <w:szCs w:val="23"/>
        </w:rPr>
        <w:t xml:space="preserve"> structural parts pertaining to </w:t>
      </w:r>
      <w:r w:rsidR="00700F32">
        <w:rPr>
          <w:rFonts w:ascii="Times New Roman" w:hAnsi="Times New Roman"/>
          <w:i/>
          <w:sz w:val="24"/>
          <w:szCs w:val="23"/>
        </w:rPr>
        <w:t>speed</w:t>
      </w:r>
      <w:r w:rsidR="00862564" w:rsidRPr="001D5799">
        <w:rPr>
          <w:rFonts w:ascii="Times New Roman" w:hAnsi="Times New Roman"/>
          <w:i/>
          <w:sz w:val="24"/>
          <w:szCs w:val="23"/>
        </w:rPr>
        <w:t xml:space="preserve"> of motion</w:t>
      </w:r>
      <w:r w:rsidR="00D60C53" w:rsidRPr="001D5799">
        <w:rPr>
          <w:rFonts w:ascii="Times New Roman" w:hAnsi="Times New Roman"/>
          <w:sz w:val="24"/>
          <w:szCs w:val="23"/>
        </w:rPr>
        <w:t>,</w:t>
      </w:r>
      <w:r w:rsidR="00862564" w:rsidRPr="001D5799">
        <w:rPr>
          <w:rFonts w:ascii="Times New Roman" w:hAnsi="Times New Roman"/>
          <w:i/>
          <w:sz w:val="24"/>
          <w:szCs w:val="23"/>
        </w:rPr>
        <w:t xml:space="preserve"> energy consumed</w:t>
      </w:r>
      <w:r w:rsidR="00D60C53" w:rsidRPr="001D5799">
        <w:rPr>
          <w:rFonts w:ascii="Times New Roman" w:hAnsi="Times New Roman"/>
          <w:sz w:val="24"/>
          <w:szCs w:val="23"/>
        </w:rPr>
        <w:t xml:space="preserve">, </w:t>
      </w:r>
      <w:r w:rsidR="00D60C53" w:rsidRPr="001D5799">
        <w:rPr>
          <w:rFonts w:ascii="Times New Roman" w:hAnsi="Times New Roman"/>
          <w:i/>
          <w:sz w:val="24"/>
          <w:szCs w:val="23"/>
        </w:rPr>
        <w:t>oxygen consumed</w:t>
      </w:r>
      <w:r w:rsidR="00862564" w:rsidRPr="001D5799">
        <w:rPr>
          <w:rFonts w:ascii="Times New Roman" w:hAnsi="Times New Roman"/>
          <w:i/>
          <w:sz w:val="24"/>
          <w:szCs w:val="23"/>
        </w:rPr>
        <w:t>.</w:t>
      </w:r>
      <w:r w:rsidR="00862564" w:rsidRPr="001D5799">
        <w:rPr>
          <w:rFonts w:ascii="Times New Roman" w:hAnsi="Times New Roman"/>
          <w:sz w:val="24"/>
          <w:szCs w:val="23"/>
        </w:rPr>
        <w:t xml:space="preserve"> We shall in what follows call </w:t>
      </w:r>
      <w:r w:rsidR="00D60C53" w:rsidRPr="001D5799">
        <w:rPr>
          <w:rFonts w:ascii="Times New Roman" w:hAnsi="Times New Roman"/>
          <w:sz w:val="24"/>
          <w:szCs w:val="23"/>
        </w:rPr>
        <w:t xml:space="preserve">such </w:t>
      </w:r>
      <w:r w:rsidR="00862564" w:rsidRPr="001D5799">
        <w:rPr>
          <w:rFonts w:ascii="Times New Roman" w:hAnsi="Times New Roman"/>
          <w:sz w:val="24"/>
          <w:szCs w:val="23"/>
        </w:rPr>
        <w:t xml:space="preserve">structural dimensions </w:t>
      </w:r>
      <w:r w:rsidR="00862564" w:rsidRPr="001D5799">
        <w:rPr>
          <w:rFonts w:ascii="Times New Roman" w:hAnsi="Times New Roman"/>
          <w:i/>
          <w:sz w:val="24"/>
          <w:szCs w:val="23"/>
        </w:rPr>
        <w:t xml:space="preserve">process profiles. </w:t>
      </w:r>
    </w:p>
    <w:p w14:paraId="702408E9" w14:textId="77777777" w:rsidR="006063A4" w:rsidRPr="001D5799" w:rsidRDefault="006063A4" w:rsidP="009B5669">
      <w:pPr>
        <w:spacing w:beforeLines="1" w:before="2" w:afterLines="1" w:after="2" w:line="360" w:lineRule="auto"/>
        <w:jc w:val="both"/>
        <w:rPr>
          <w:rFonts w:ascii="Times New Roman" w:hAnsi="Times New Roman"/>
          <w:sz w:val="24"/>
          <w:szCs w:val="23"/>
        </w:rPr>
      </w:pPr>
    </w:p>
    <w:p w14:paraId="3176CC67" w14:textId="77777777"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14:paraId="358C6BB4" w14:textId="77777777" w:rsidR="00786C5B" w:rsidRPr="001D5799"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4"/>
          <w:szCs w:val="23"/>
        </w:rPr>
      </w:pPr>
      <w:r w:rsidRPr="001D5799">
        <w:rPr>
          <w:rFonts w:ascii="Times New Roman" w:hAnsi="Times New Roman"/>
          <w:sz w:val="24"/>
          <w:szCs w:val="23"/>
        </w:rPr>
        <w:t xml:space="preserve">The idea of process profiles as structural </w:t>
      </w:r>
      <w:r w:rsidR="00700F32">
        <w:rPr>
          <w:rFonts w:ascii="Times New Roman" w:hAnsi="Times New Roman"/>
          <w:sz w:val="24"/>
          <w:szCs w:val="23"/>
        </w:rPr>
        <w:t>part</w:t>
      </w:r>
      <w:r w:rsidRPr="001D5799">
        <w:rPr>
          <w:rFonts w:ascii="Times New Roman" w:hAnsi="Times New Roman"/>
          <w:sz w:val="24"/>
          <w:szCs w:val="23"/>
        </w:rPr>
        <w:t>s of processes has a counterpart in the world of continuant qualities. Here, familiar</w:t>
      </w:r>
      <w:r w:rsidR="00DA4D68" w:rsidRPr="001D5799">
        <w:rPr>
          <w:rFonts w:ascii="Times New Roman" w:hAnsi="Times New Roman"/>
          <w:sz w:val="24"/>
          <w:szCs w:val="23"/>
        </w:rPr>
        <w:t>ly</w:t>
      </w:r>
      <w:r w:rsidRPr="001D5799">
        <w:rPr>
          <w:rFonts w:ascii="Times New Roman" w:hAnsi="Times New Roman"/>
          <w:sz w:val="24"/>
          <w:szCs w:val="23"/>
        </w:rPr>
        <w:t xml:space="preserve">, </w:t>
      </w:r>
      <w:r w:rsidR="00A53C04" w:rsidRPr="001D5799">
        <w:rPr>
          <w:rFonts w:ascii="Times New Roman" w:hAnsi="Times New Roman"/>
          <w:sz w:val="24"/>
          <w:szCs w:val="23"/>
        </w:rPr>
        <w:t xml:space="preserve">we can distinguish </w:t>
      </w:r>
      <w:r w:rsidRPr="001D5799">
        <w:rPr>
          <w:rFonts w:ascii="Times New Roman" w:hAnsi="Times New Roman"/>
          <w:sz w:val="24"/>
          <w:szCs w:val="23"/>
        </w:rPr>
        <w:t xml:space="preserve">in every color quality </w:t>
      </w:r>
      <w:r w:rsidR="00A53C04" w:rsidRPr="001D5799">
        <w:rPr>
          <w:rFonts w:ascii="Times New Roman" w:hAnsi="Times New Roman"/>
          <w:sz w:val="24"/>
          <w:szCs w:val="23"/>
        </w:rPr>
        <w:t xml:space="preserve">three dimensions of variation, corresponding to three inseparable parts </w:t>
      </w:r>
      <w:r w:rsidR="00700F32">
        <w:rPr>
          <w:rFonts w:ascii="Times New Roman" w:hAnsi="Times New Roman"/>
          <w:sz w:val="24"/>
          <w:szCs w:val="23"/>
        </w:rPr>
        <w:t xml:space="preserve">– </w:t>
      </w:r>
      <w:r w:rsidR="00A53C04" w:rsidRPr="001D5799">
        <w:rPr>
          <w:rFonts w:ascii="Times New Roman" w:hAnsi="Times New Roman"/>
          <w:sz w:val="24"/>
          <w:szCs w:val="23"/>
        </w:rPr>
        <w:t>of</w:t>
      </w:r>
      <w:r w:rsidR="00700F32">
        <w:rPr>
          <w:rFonts w:ascii="Times New Roman" w:hAnsi="Times New Roman"/>
          <w:sz w:val="24"/>
          <w:szCs w:val="23"/>
        </w:rPr>
        <w:t xml:space="preserve"> hue, brightness and saturation – of each color quality instance,</w:t>
      </w:r>
      <w:r w:rsidR="00A53C04" w:rsidRPr="001D5799">
        <w:rPr>
          <w:rFonts w:ascii="Times New Roman" w:hAnsi="Times New Roman"/>
          <w:sz w:val="24"/>
          <w:szCs w:val="23"/>
        </w:rPr>
        <w:t xml:space="preserve"> tied together in a three-sided reciprocal dependence relation. </w:t>
      </w:r>
      <w:r w:rsidR="00786C5B" w:rsidRPr="001D5799">
        <w:rPr>
          <w:rFonts w:ascii="Times New Roman" w:hAnsi="Times New Roman"/>
          <w:sz w:val="24"/>
          <w:szCs w:val="23"/>
        </w:rPr>
        <w:t>A</w:t>
      </w:r>
      <w:r w:rsidR="00A21DC8" w:rsidRPr="001D5799">
        <w:rPr>
          <w:rFonts w:ascii="Times New Roman" w:hAnsi="Times New Roman"/>
          <w:sz w:val="24"/>
          <w:szCs w:val="23"/>
        </w:rPr>
        <w:t xml:space="preserve">n instance </w:t>
      </w:r>
      <w:r w:rsidR="00151755" w:rsidRPr="001D5799">
        <w:rPr>
          <w:rFonts w:ascii="Times New Roman" w:hAnsi="Times New Roman"/>
          <w:sz w:val="24"/>
          <w:szCs w:val="23"/>
        </w:rPr>
        <w:t>of color</w:t>
      </w:r>
      <w:r w:rsidR="00786C5B" w:rsidRPr="001D5799">
        <w:rPr>
          <w:rFonts w:ascii="Times New Roman" w:hAnsi="Times New Roman"/>
          <w:sz w:val="24"/>
          <w:szCs w:val="23"/>
        </w:rPr>
        <w:noBreakHyphen/>
        <w:t xml:space="preserve">hue cannot of its nature exist, except as bound up with some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 xml:space="preserve">brightness and saturation; </w:t>
      </w:r>
      <w:r w:rsidR="00A21DC8" w:rsidRPr="001D5799">
        <w:rPr>
          <w:rFonts w:ascii="Times New Roman" w:hAnsi="Times New Roman"/>
          <w:sz w:val="24"/>
          <w:szCs w:val="23"/>
        </w:rPr>
        <w:t xml:space="preserve">instances of </w:t>
      </w:r>
      <w:r w:rsidR="00786C5B" w:rsidRPr="001D5799">
        <w:rPr>
          <w:rFonts w:ascii="Times New Roman" w:hAnsi="Times New Roman"/>
          <w:sz w:val="24"/>
          <w:szCs w:val="23"/>
        </w:rPr>
        <w:t>brightness and saturation</w:t>
      </w:r>
      <w:r w:rsidR="00A53C04" w:rsidRPr="001D5799">
        <w:rPr>
          <w:rFonts w:ascii="Times New Roman" w:hAnsi="Times New Roman"/>
          <w:sz w:val="24"/>
          <w:szCs w:val="23"/>
        </w:rPr>
        <w:t>, similarly,</w:t>
      </w:r>
      <w:r w:rsidR="00786C5B" w:rsidRPr="001D5799">
        <w:rPr>
          <w:rFonts w:ascii="Times New Roman" w:hAnsi="Times New Roman"/>
          <w:sz w:val="24"/>
          <w:szCs w:val="23"/>
        </w:rPr>
        <w:t xml:space="preserve"> cannot exist except as bound up with some specific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hue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_Ref309193297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67</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_Ref309193309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68</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786C5B" w:rsidRPr="001D5799">
        <w:rPr>
          <w:rFonts w:ascii="Times New Roman" w:hAnsi="Times New Roman"/>
          <w:sz w:val="24"/>
          <w:szCs w:val="23"/>
        </w:rPr>
        <w:instrText xml:space="preserve"> PAGEREF _Ref309157074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70</w:t>
      </w:r>
      <w:r w:rsidR="001E591D" w:rsidRPr="001D5799">
        <w:rPr>
          <w:rFonts w:ascii="Times New Roman" w:hAnsi="Times New Roman"/>
          <w:sz w:val="24"/>
          <w:szCs w:val="23"/>
        </w:rPr>
        <w:fldChar w:fldCharType="end"/>
      </w:r>
      <w:r w:rsidR="00141642" w:rsidRPr="001D5799">
        <w:rPr>
          <w:rFonts w:ascii="Times New Roman" w:hAnsi="Times New Roman"/>
          <w:sz w:val="24"/>
          <w:szCs w:val="23"/>
        </w:rPr>
        <w:t>]</w:t>
      </w:r>
      <w:r w:rsidR="00A21DC8" w:rsidRPr="001D5799">
        <w:rPr>
          <w:rFonts w:ascii="Times New Roman" w:hAnsi="Times New Roman"/>
          <w:sz w:val="24"/>
          <w:szCs w:val="23"/>
        </w:rPr>
        <w:t xml:space="preserve">, yielding a dependence structure of the sort depicted </w:t>
      </w:r>
      <w:r w:rsidR="00720014" w:rsidRPr="001D5799">
        <w:rPr>
          <w:rFonts w:ascii="Times New Roman" w:hAnsi="Times New Roman"/>
          <w:sz w:val="24"/>
          <w:szCs w:val="23"/>
        </w:rPr>
        <w:t xml:space="preserve">in </w:t>
      </w:r>
      <w:r w:rsidR="00151755" w:rsidRPr="001D5799">
        <w:rPr>
          <w:sz w:val="24"/>
        </w:rPr>
        <w:fldChar w:fldCharType="begin"/>
      </w:r>
      <w:r w:rsidR="00151755" w:rsidRPr="001D5799">
        <w:rPr>
          <w:sz w:val="24"/>
        </w:rPr>
        <w:instrText xml:space="preserve"> REF _Ref309541644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Figure 7</w:t>
      </w:r>
      <w:r w:rsidR="00151755" w:rsidRPr="001D5799">
        <w:rPr>
          <w:sz w:val="24"/>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_Ref309193297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_Ref309543155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20</w:t>
      </w:r>
      <w:r w:rsidR="001E591D" w:rsidRPr="001D5799">
        <w:rPr>
          <w:rFonts w:ascii="Times New Roman" w:hAnsi="Times New Roman"/>
          <w:sz w:val="24"/>
          <w:szCs w:val="23"/>
        </w:rPr>
        <w:fldChar w:fldCharType="end"/>
      </w:r>
      <w:r w:rsidR="00A21DC8" w:rsidRPr="001D5799">
        <w:rPr>
          <w:rFonts w:ascii="Times New Roman" w:hAnsi="Times New Roman"/>
          <w:sz w:val="24"/>
          <w:szCs w:val="23"/>
        </w:rPr>
        <w:t>]</w:t>
      </w:r>
      <w:r w:rsidR="00786C5B" w:rsidRPr="001D5799">
        <w:rPr>
          <w:rFonts w:ascii="Times New Roman" w:hAnsi="Times New Roman"/>
          <w:sz w:val="24"/>
          <w:szCs w:val="23"/>
        </w:rPr>
        <w:t>:</w:t>
      </w:r>
    </w:p>
    <w:p w14:paraId="670C9B86" w14:textId="77777777"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inline distT="0" distB="0" distL="0" distR="0" wp14:anchorId="1A6556C9" wp14:editId="3CBF2DCB">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69B75A4A" w14:textId="77777777" w:rsidR="00786C5B" w:rsidRPr="000C52A3" w:rsidRDefault="00720014" w:rsidP="006C241A">
      <w:pPr>
        <w:pStyle w:val="Caption"/>
        <w:jc w:val="center"/>
        <w:rPr>
          <w:rFonts w:ascii="Times New Roman" w:hAnsi="Times New Roman"/>
          <w:b w:val="0"/>
          <w:sz w:val="22"/>
          <w:szCs w:val="22"/>
        </w:rPr>
      </w:pPr>
      <w:bookmarkStart w:id="249"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7A1CDD">
        <w:rPr>
          <w:b w:val="0"/>
          <w:noProof/>
          <w:sz w:val="22"/>
          <w:szCs w:val="22"/>
        </w:rPr>
        <w:t>7</w:t>
      </w:r>
      <w:r w:rsidR="001E591D" w:rsidRPr="000C52A3">
        <w:rPr>
          <w:b w:val="0"/>
          <w:sz w:val="22"/>
          <w:szCs w:val="22"/>
        </w:rPr>
        <w:fldChar w:fldCharType="end"/>
      </w:r>
      <w:bookmarkEnd w:id="249"/>
      <w:r w:rsidRPr="000C52A3">
        <w:rPr>
          <w:b w:val="0"/>
          <w:sz w:val="22"/>
          <w:szCs w:val="22"/>
        </w:rPr>
        <w:t>: Three-sided reciprocal dependence</w:t>
      </w:r>
    </w:p>
    <w:p w14:paraId="3A0FB754" w14:textId="77777777" w:rsidR="00EC71F1" w:rsidRDefault="00EC71F1" w:rsidP="006C241A">
      <w:pPr>
        <w:spacing w:line="360" w:lineRule="auto"/>
        <w:jc w:val="both"/>
        <w:rPr>
          <w:rFonts w:ascii="Times New Roman" w:hAnsi="Times New Roman"/>
        </w:rPr>
      </w:pPr>
      <w:r>
        <w:rPr>
          <w:rFonts w:ascii="Times New Roman" w:hAnsi="Times New Roman"/>
        </w:rPr>
        <w:t>where</w:t>
      </w:r>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14:paraId="07F8E151" w14:textId="77777777"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sidRPr="001D5799">
        <w:rPr>
          <w:rFonts w:ascii="Times New Roman" w:hAnsi="Times New Roman"/>
          <w:sz w:val="24"/>
          <w:szCs w:val="23"/>
        </w:rPr>
        <w:t>three-sided reciprocal dependence of the pitch, timbre and loudness which are the three structural dimensions of a tone, and similar analyses can be used to describe the structures of cognitive and linguistic acts of a range of different sorts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_Ref309155275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58</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59</w:t>
      </w:r>
      <w:r w:rsidR="001E591D" w:rsidRPr="001D5799">
        <w:rPr>
          <w:rFonts w:ascii="Times New Roman" w:hAnsi="Times New Roman"/>
          <w:sz w:val="24"/>
          <w:szCs w:val="23"/>
        </w:rPr>
        <w:fldChar w:fldCharType="end"/>
      </w:r>
      <w:r w:rsidRPr="001D5799">
        <w:rPr>
          <w:rFonts w:ascii="Times New Roman" w:hAnsi="Times New Roman"/>
          <w:sz w:val="24"/>
          <w:szCs w:val="23"/>
        </w:rPr>
        <w:t>].</w:t>
      </w:r>
    </w:p>
    <w:p w14:paraId="71E8A50F" w14:textId="77777777" w:rsidR="00FC2C64" w:rsidRPr="00700F32" w:rsidRDefault="00EC71F1" w:rsidP="006C241A">
      <w:pPr>
        <w:spacing w:line="360" w:lineRule="auto"/>
        <w:jc w:val="both"/>
        <w:rPr>
          <w:rFonts w:ascii="Times New Roman" w:hAnsi="Times New Roman"/>
          <w:sz w:val="24"/>
        </w:rPr>
      </w:pPr>
      <w:r w:rsidRPr="00700F32">
        <w:rPr>
          <w:rFonts w:ascii="Times New Roman" w:hAnsi="Times New Roman"/>
          <w:sz w:val="24"/>
        </w:rPr>
        <w:t>To say that there are three dimensions of variation within each instance of color or tone is to assert</w:t>
      </w:r>
      <w:r w:rsidR="00FC2C64" w:rsidRPr="00700F32">
        <w:rPr>
          <w:rFonts w:ascii="Times New Roman" w:hAnsi="Times New Roman"/>
          <w:sz w:val="24"/>
        </w:rPr>
        <w:t xml:space="preserve"> </w:t>
      </w:r>
      <w:r w:rsidRPr="00700F32">
        <w:rPr>
          <w:rFonts w:ascii="Times New Roman" w:hAnsi="Times New Roman"/>
          <w:sz w:val="24"/>
        </w:rPr>
        <w:t>that each such instance includes three structural parts</w:t>
      </w:r>
      <w:r w:rsidR="008E7283" w:rsidRPr="00700F32">
        <w:rPr>
          <w:rFonts w:ascii="Times New Roman" w:hAnsi="Times New Roman"/>
          <w:sz w:val="24"/>
        </w:rPr>
        <w:t xml:space="preserve"> </w:t>
      </w:r>
      <w:r w:rsidR="00FC2C64" w:rsidRPr="00700F32">
        <w:rPr>
          <w:rFonts w:ascii="Times New Roman" w:hAnsi="Times New Roman"/>
          <w:sz w:val="24"/>
        </w:rPr>
        <w:t xml:space="preserve"> – ‘structural’ in the sense that the parts in question cannot exist except in the context of some whole of the given sort, including those other structural parts upon which they are reciprocally dependent</w:t>
      </w:r>
      <w:r w:rsidRPr="00700F32">
        <w:rPr>
          <w:rFonts w:ascii="Times New Roman" w:hAnsi="Times New Roman"/>
          <w:sz w:val="24"/>
        </w:rPr>
        <w:t xml:space="preserve">. </w:t>
      </w:r>
      <w:r w:rsidR="00F52A07" w:rsidRPr="00700F32">
        <w:rPr>
          <w:rFonts w:ascii="Times New Roman" w:hAnsi="Times New Roman"/>
          <w:sz w:val="24"/>
        </w:rPr>
        <w:t xml:space="preserve">Process profiles are parts of processes, but they are parts not in the sense of ‘pieces’ (separable parts), but rather in the sense of inseparable structural parts. They are entities which cannot exist except in the content of a surrounding whole of this given sort. They are inseparable in the sense that, for example, for any given instance of your heart functioning as a pump, the relevant motion and auditory profiles would necessarily be associated with some determinate blood output profile. </w:t>
      </w:r>
    </w:p>
    <w:p w14:paraId="051118FA" w14:textId="77777777" w:rsidR="00E571F9" w:rsidRDefault="00FC2C64" w:rsidP="009B5669">
      <w:pPr>
        <w:spacing w:beforeLines="1" w:before="2" w:afterLines="1" w:after="2" w:line="360" w:lineRule="auto"/>
        <w:jc w:val="both"/>
        <w:rPr>
          <w:rFonts w:ascii="Times New Roman" w:hAnsi="Times New Roman"/>
        </w:rPr>
      </w:pPr>
      <w:r w:rsidRPr="001D5799">
        <w:rPr>
          <w:rFonts w:ascii="Times New Roman" w:hAnsi="Times New Roman"/>
          <w:sz w:val="24"/>
          <w:szCs w:val="23"/>
        </w:rPr>
        <w:t xml:space="preserve">There are, now, </w:t>
      </w:r>
      <w:r w:rsidR="00E571F9" w:rsidRPr="008D5425">
        <w:rPr>
          <w:rFonts w:ascii="Times New Roman" w:hAnsi="Times New Roman"/>
        </w:rPr>
        <w:t xml:space="preserve">analogous structural </w:t>
      </w:r>
      <w:r w:rsidR="00700F32">
        <w:rPr>
          <w:rFonts w:ascii="Times New Roman" w:hAnsi="Times New Roman"/>
        </w:rPr>
        <w:t>part</w:t>
      </w:r>
      <w:r w:rsidR="00E571F9" w:rsidRPr="008D5425">
        <w:rPr>
          <w:rFonts w:ascii="Times New Roman" w:hAnsi="Times New Roman"/>
        </w:rPr>
        <w:t>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7A1CDD">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8"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sidRPr="001D5799">
        <w:rPr>
          <w:rFonts w:ascii="Times New Roman" w:hAnsi="Times New Roman"/>
          <w:sz w:val="24"/>
          <w:szCs w:val="23"/>
        </w:rPr>
        <w:t>Bruno’s diary of weight gain and loss data represents a quantitative process profile of Bruno’s dieting process.</w:t>
      </w:r>
    </w:p>
    <w:p w14:paraId="7BF7F147" w14:textId="77777777" w:rsidR="00DB33F3" w:rsidRPr="001D5799" w:rsidRDefault="00DB33F3" w:rsidP="009B5669">
      <w:pPr>
        <w:spacing w:beforeLines="1" w:before="2" w:afterLines="1" w:after="2" w:line="360" w:lineRule="auto"/>
        <w:rPr>
          <w:rFonts w:ascii="Times New Roman" w:hAnsi="Times New Roman"/>
          <w:sz w:val="24"/>
          <w:szCs w:val="23"/>
        </w:rPr>
      </w:pPr>
    </w:p>
    <w:p w14:paraId="71F0356A" w14:textId="77777777"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Some examples of quantitative (measurable) process profile types, with subtypes provide for illustrative purposes, include:</w:t>
      </w:r>
    </w:p>
    <w:p w14:paraId="273E10D4" w14:textId="77777777" w:rsidR="00DB33F3" w:rsidRPr="001D5799" w:rsidRDefault="00DB33F3"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four-dimensional process shape profile (trajectory)</w:t>
      </w:r>
    </w:p>
    <w:p w14:paraId="13186F75" w14:textId="77777777" w:rsidR="00DB33F3" w:rsidRPr="001D5799" w:rsidRDefault="00700F32"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Pr>
          <w:rFonts w:ascii="Times New Roman" w:hAnsi="Times New Roman"/>
          <w:sz w:val="24"/>
          <w:szCs w:val="23"/>
        </w:rPr>
        <w:t xml:space="preserve">speed </w:t>
      </w:r>
      <w:r w:rsidR="00DB33F3" w:rsidRPr="001D5799">
        <w:rPr>
          <w:rFonts w:ascii="Times New Roman" w:hAnsi="Times New Roman"/>
          <w:sz w:val="24"/>
          <w:szCs w:val="23"/>
        </w:rPr>
        <w:t>profile</w:t>
      </w:r>
    </w:p>
    <w:p w14:paraId="2B789833" w14:textId="77777777" w:rsidR="00DB33F3" w:rsidRPr="001D5799" w:rsidRDefault="00DB33F3" w:rsidP="009B5669">
      <w:pPr>
        <w:spacing w:beforeLines="1" w:before="2" w:afterLines="1" w:after="2" w:line="360" w:lineRule="auto"/>
        <w:ind w:left="585" w:firstLine="720"/>
        <w:rPr>
          <w:rFonts w:ascii="Times New Roman" w:hAnsi="Times New Roman"/>
          <w:sz w:val="24"/>
          <w:szCs w:val="23"/>
        </w:rPr>
      </w:pPr>
      <w:r w:rsidRPr="001D5799">
        <w:rPr>
          <w:rFonts w:ascii="Times New Roman" w:hAnsi="Times New Roman"/>
          <w:sz w:val="24"/>
          <w:szCs w:val="23"/>
        </w:rPr>
        <w:t xml:space="preserve">constant </w:t>
      </w:r>
      <w:r w:rsidR="00700F32">
        <w:rPr>
          <w:rFonts w:ascii="Times New Roman" w:hAnsi="Times New Roman"/>
          <w:sz w:val="24"/>
          <w:szCs w:val="23"/>
        </w:rPr>
        <w:t xml:space="preserve">speed </w:t>
      </w:r>
      <w:r w:rsidRPr="001D5799">
        <w:rPr>
          <w:rFonts w:ascii="Times New Roman" w:hAnsi="Times New Roman"/>
          <w:sz w:val="24"/>
          <w:szCs w:val="23"/>
        </w:rPr>
        <w:t xml:space="preserve">profile </w:t>
      </w:r>
    </w:p>
    <w:p w14:paraId="4C7394F3" w14:textId="77777777"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 xml:space="preserve">2 mph constant </w:t>
      </w:r>
      <w:r w:rsidR="00700F32">
        <w:rPr>
          <w:rFonts w:ascii="Times New Roman" w:hAnsi="Times New Roman"/>
          <w:sz w:val="24"/>
          <w:szCs w:val="23"/>
        </w:rPr>
        <w:t>speed</w:t>
      </w:r>
      <w:r w:rsidRPr="001D5799">
        <w:rPr>
          <w:rFonts w:ascii="Times New Roman" w:hAnsi="Times New Roman"/>
          <w:sz w:val="24"/>
          <w:szCs w:val="23"/>
        </w:rPr>
        <w:t xml:space="preserve"> profile</w:t>
      </w:r>
    </w:p>
    <w:p w14:paraId="0925FF81" w14:textId="77777777"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 xml:space="preserve">3 mph constant </w:t>
      </w:r>
      <w:r w:rsidR="00700F32">
        <w:rPr>
          <w:rFonts w:ascii="Times New Roman" w:hAnsi="Times New Roman"/>
          <w:sz w:val="24"/>
          <w:szCs w:val="23"/>
        </w:rPr>
        <w:t xml:space="preserve">speed </w:t>
      </w:r>
      <w:r w:rsidRPr="001D5799">
        <w:rPr>
          <w:rFonts w:ascii="Times New Roman" w:hAnsi="Times New Roman"/>
          <w:sz w:val="24"/>
          <w:szCs w:val="23"/>
        </w:rPr>
        <w:t>profile</w:t>
      </w:r>
    </w:p>
    <w:p w14:paraId="11C7A772" w14:textId="77777777" w:rsidR="00DB33F3" w:rsidRPr="001D5799" w:rsidRDefault="00DB33F3" w:rsidP="009B5669">
      <w:pPr>
        <w:spacing w:beforeLines="1" w:before="2" w:afterLines="1" w:after="2" w:line="360" w:lineRule="auto"/>
        <w:ind w:left="630" w:firstLine="720"/>
        <w:rPr>
          <w:rFonts w:ascii="Times New Roman" w:hAnsi="Times New Roman"/>
          <w:sz w:val="24"/>
          <w:szCs w:val="23"/>
        </w:rPr>
      </w:pPr>
      <w:r w:rsidRPr="001D5799">
        <w:rPr>
          <w:rFonts w:ascii="Times New Roman" w:hAnsi="Times New Roman"/>
          <w:sz w:val="24"/>
          <w:szCs w:val="23"/>
        </w:rPr>
        <w:t xml:space="preserve">increasing </w:t>
      </w:r>
      <w:r w:rsidR="00700F32">
        <w:rPr>
          <w:rFonts w:ascii="Times New Roman" w:hAnsi="Times New Roman"/>
          <w:sz w:val="24"/>
          <w:szCs w:val="23"/>
        </w:rPr>
        <w:t xml:space="preserve">speed </w:t>
      </w:r>
      <w:r w:rsidRPr="001D5799">
        <w:rPr>
          <w:rFonts w:ascii="Times New Roman" w:hAnsi="Times New Roman"/>
          <w:sz w:val="24"/>
          <w:szCs w:val="23"/>
        </w:rPr>
        <w:t>profile</w:t>
      </w:r>
    </w:p>
    <w:p w14:paraId="336F8101" w14:textId="77777777" w:rsidR="00DB33F3" w:rsidRPr="001D5799" w:rsidRDefault="00DB33F3" w:rsidP="009B5669">
      <w:pPr>
        <w:pStyle w:val="ListParagraph"/>
        <w:numPr>
          <w:ilvl w:val="0"/>
          <w:numId w:val="7"/>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acceleration profile</w:t>
      </w:r>
    </w:p>
    <w:p w14:paraId="57B4CCDE"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 xml:space="preserve">constant </w:t>
      </w:r>
      <w:r w:rsidR="00700F32">
        <w:rPr>
          <w:rFonts w:ascii="Times New Roman" w:hAnsi="Times New Roman"/>
          <w:sz w:val="24"/>
          <w:szCs w:val="23"/>
        </w:rPr>
        <w:t>acceleration</w:t>
      </w:r>
      <w:r w:rsidRPr="001D5799">
        <w:rPr>
          <w:rFonts w:ascii="Times New Roman" w:hAnsi="Times New Roman"/>
          <w:sz w:val="24"/>
          <w:szCs w:val="23"/>
        </w:rPr>
        <w:t xml:space="preserve"> profile </w:t>
      </w:r>
    </w:p>
    <w:p w14:paraId="4E2441C1" w14:textId="77777777"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0 ft/s</w:t>
      </w:r>
      <w:r w:rsidRPr="001D5799">
        <w:rPr>
          <w:rFonts w:ascii="Times New Roman" w:hAnsi="Times New Roman"/>
          <w:sz w:val="24"/>
          <w:szCs w:val="23"/>
          <w:vertAlign w:val="superscript"/>
        </w:rPr>
        <w:t>2</w:t>
      </w:r>
      <w:r w:rsidRPr="001D5799">
        <w:rPr>
          <w:rFonts w:ascii="Times New Roman" w:hAnsi="Times New Roman"/>
          <w:sz w:val="24"/>
          <w:szCs w:val="23"/>
        </w:rPr>
        <w:t xml:space="preserve"> acceleration profile</w:t>
      </w:r>
    </w:p>
    <w:p w14:paraId="5FFB7289"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32ft/s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14:paraId="4C65E16A"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33 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14:paraId="7B856BB5"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increasing acceleration profile</w:t>
      </w:r>
    </w:p>
    <w:p w14:paraId="4881F48A" w14:textId="77777777" w:rsidR="00DB33F3" w:rsidRPr="001D5799" w:rsidRDefault="00DB33F3" w:rsidP="009B5669">
      <w:pPr>
        <w:spacing w:beforeLines="1" w:before="2" w:afterLines="1" w:after="2" w:line="360" w:lineRule="auto"/>
        <w:rPr>
          <w:rFonts w:ascii="Times New Roman" w:hAnsi="Times New Roman"/>
          <w:sz w:val="24"/>
          <w:szCs w:val="23"/>
        </w:rPr>
      </w:pPr>
    </w:p>
    <w:p w14:paraId="3C8F40A7"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types and subtypes here are analogous to the types and subtypes of qualities recognized by BFO-conformant ontologies on the continuant side, for example:</w:t>
      </w:r>
    </w:p>
    <w:p w14:paraId="5EB01D6F" w14:textId="77777777"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length</w:t>
      </w:r>
    </w:p>
    <w:p w14:paraId="25661234" w14:textId="77777777"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6 cm length</w:t>
      </w:r>
    </w:p>
    <w:p w14:paraId="57D5176D" w14:textId="77777777"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7 cm length</w:t>
      </w:r>
    </w:p>
    <w:p w14:paraId="24F095D4" w14:textId="77777777" w:rsidR="00DB33F3" w:rsidRPr="001D5799" w:rsidRDefault="00DB33F3" w:rsidP="009B5669">
      <w:pPr>
        <w:spacing w:beforeLines="1" w:before="2" w:afterLines="1" w:after="2" w:line="360" w:lineRule="auto"/>
        <w:rPr>
          <w:rFonts w:ascii="Times New Roman" w:hAnsi="Times New Roman"/>
          <w:sz w:val="24"/>
          <w:szCs w:val="23"/>
        </w:rPr>
      </w:pPr>
    </w:p>
    <w:p w14:paraId="3CB0A8B4" w14:textId="77777777"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user must however bear in mind, in both sets of cases, the subtypes in question, while they need to be formulated using a specific unit of measure, are in fact unit-specification independent.</w:t>
      </w:r>
    </w:p>
    <w:p w14:paraId="6044CE31" w14:textId="77777777" w:rsidR="00DB33F3" w:rsidRDefault="00DB33F3" w:rsidP="009B5669">
      <w:pPr>
        <w:spacing w:beforeLines="1" w:before="2" w:afterLines="1" w:after="2" w:line="360" w:lineRule="auto"/>
        <w:jc w:val="both"/>
        <w:rPr>
          <w:rFonts w:ascii="Times New Roman" w:hAnsi="Times New Roman"/>
        </w:rPr>
      </w:pPr>
    </w:p>
    <w:p w14:paraId="4AA70E9C" w14:textId="77777777" w:rsidR="00A1283B" w:rsidRPr="001D5799" w:rsidRDefault="00A1283B" w:rsidP="009B5669">
      <w:pPr>
        <w:spacing w:beforeLines="1" w:before="2" w:afterLines="1" w:after="2" w:line="360" w:lineRule="auto"/>
        <w:jc w:val="both"/>
        <w:rPr>
          <w:rFonts w:ascii="Times New Roman" w:hAnsi="Times New Roman"/>
          <w:sz w:val="24"/>
          <w:szCs w:val="23"/>
        </w:rPr>
      </w:pPr>
      <w:r w:rsidRPr="00C70E0A">
        <w:rPr>
          <w:rFonts w:ascii="Times New Roman" w:hAnsi="Times New Roman"/>
          <w:sz w:val="24"/>
          <w:szCs w:val="24"/>
        </w:rPr>
        <w:t xml:space="preserve">There are also </w:t>
      </w:r>
      <w:r w:rsidRPr="00023196">
        <w:rPr>
          <w:rFonts w:ascii="Times New Roman" w:hAnsi="Times New Roman"/>
          <w:sz w:val="24"/>
          <w:szCs w:val="24"/>
        </w:rPr>
        <w:t>non-quantitative process profiles, such as auditory process profiles (for example that part of a given process of a heart’s beating which is audible (detectible by a given auditory monit</w:t>
      </w:r>
      <w:r w:rsidRPr="00533C03">
        <w:rPr>
          <w:rFonts w:ascii="Times New Roman" w:hAnsi="Times New Roman"/>
          <w:sz w:val="24"/>
          <w:szCs w:val="24"/>
        </w:rPr>
        <w:t>oring device)). More subtle examples of non-quantitative process profiles are provided by</w:t>
      </w:r>
      <w:r w:rsidRPr="001D5799">
        <w:rPr>
          <w:rFonts w:ascii="Times New Roman" w:hAnsi="Times New Roman"/>
          <w:sz w:val="24"/>
          <w:szCs w:val="23"/>
        </w:rPr>
        <w:t xml:space="preserve">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14:paraId="05E8443A" w14:textId="77777777" w:rsidR="00A1283B" w:rsidRPr="001D5799" w:rsidRDefault="00A1283B" w:rsidP="009B5669">
      <w:pPr>
        <w:spacing w:beforeLines="1" w:before="2" w:afterLines="1" w:after="2" w:line="360" w:lineRule="auto"/>
        <w:rPr>
          <w:rFonts w:ascii="Times New Roman" w:hAnsi="Times New Roman"/>
          <w:sz w:val="24"/>
          <w:szCs w:val="23"/>
        </w:rPr>
      </w:pPr>
    </w:p>
    <w:p w14:paraId="3A8E1879" w14:textId="2CA04C58" w:rsidR="00A1283B" w:rsidRPr="00405B03" w:rsidRDefault="00A1283B" w:rsidP="009B5669">
      <w:pPr>
        <w:spacing w:beforeLines="1" w:before="2" w:afterLines="1" w:after="2" w:line="360" w:lineRule="auto"/>
        <w:jc w:val="both"/>
        <w:rPr>
          <w:rFonts w:ascii="Times New Roman" w:hAnsi="Times New Roman"/>
          <w:sz w:val="24"/>
          <w:szCs w:val="24"/>
        </w:rPr>
      </w:pPr>
      <w:r w:rsidRPr="001D5799">
        <w:rPr>
          <w:rFonts w:ascii="Times New Roman" w:hAnsi="Times New Roman"/>
          <w:sz w:val="24"/>
          <w:szCs w:val="23"/>
        </w:rPr>
        <w:t>Process profiles in human development are identified in the Anatomical Transformation Abstraction (ATA) of the Foundational Model of Anatomy, which represents the ‘time-</w:t>
      </w:r>
      <w:r w:rsidRPr="00405B03">
        <w:rPr>
          <w:rFonts w:ascii="Times New Roman" w:hAnsi="Times New Roman"/>
          <w:sz w:val="24"/>
          <w:szCs w:val="24"/>
        </w:rPr>
        <w:t xml:space="preserve">dependent morphological transformations of the entities represented in the </w:t>
      </w:r>
      <w:r w:rsidR="00151755" w:rsidRPr="00405B03">
        <w:rPr>
          <w:rFonts w:ascii="Times New Roman" w:hAnsi="Times New Roman"/>
          <w:sz w:val="24"/>
          <w:szCs w:val="24"/>
        </w:rPr>
        <w:t>taxonomy during</w:t>
      </w:r>
      <w:r w:rsidRPr="00405B03">
        <w:rPr>
          <w:rFonts w:ascii="Times New Roman" w:hAnsi="Times New Roman"/>
          <w:sz w:val="24"/>
          <w:szCs w:val="24"/>
        </w:rPr>
        <w:t xml:space="preserve"> the human life cycle’ from prenatal development to post-natal growth and aging’ [</w:t>
      </w:r>
      <w:r w:rsidR="001E591D" w:rsidRPr="00405B03">
        <w:rPr>
          <w:rFonts w:ascii="Times New Roman" w:hAnsi="Times New Roman"/>
          <w:sz w:val="24"/>
          <w:szCs w:val="24"/>
        </w:rPr>
        <w:fldChar w:fldCharType="begin"/>
      </w:r>
      <w:r w:rsidRPr="00405B03">
        <w:rPr>
          <w:rFonts w:ascii="Times New Roman" w:hAnsi="Times New Roman"/>
          <w:sz w:val="24"/>
          <w:szCs w:val="24"/>
        </w:rPr>
        <w:instrText xml:space="preserve"> REF _Ref309153892 \r \h </w:instrText>
      </w:r>
      <w:r w:rsidR="00405B03">
        <w:rPr>
          <w:rFonts w:ascii="Times New Roman" w:hAnsi="Times New Roman"/>
          <w:sz w:val="24"/>
          <w:szCs w:val="24"/>
        </w:rPr>
        <w:instrText xml:space="preserve"> \* MERGEFORMAT </w:instrText>
      </w:r>
      <w:r w:rsidR="001E591D" w:rsidRPr="00405B03">
        <w:rPr>
          <w:rFonts w:ascii="Times New Roman" w:hAnsi="Times New Roman"/>
          <w:sz w:val="24"/>
          <w:szCs w:val="24"/>
        </w:rPr>
      </w:r>
      <w:r w:rsidR="001E591D" w:rsidRPr="00405B03">
        <w:rPr>
          <w:rFonts w:ascii="Times New Roman" w:hAnsi="Times New Roman"/>
          <w:sz w:val="24"/>
          <w:szCs w:val="24"/>
        </w:rPr>
        <w:fldChar w:fldCharType="separate"/>
      </w:r>
      <w:r w:rsidR="007A1CDD" w:rsidRPr="00405B03">
        <w:rPr>
          <w:rFonts w:ascii="Times New Roman" w:hAnsi="Times New Roman"/>
          <w:sz w:val="24"/>
          <w:szCs w:val="24"/>
        </w:rPr>
        <w:t>43</w:t>
      </w:r>
      <w:r w:rsidR="001E591D" w:rsidRPr="00405B03">
        <w:rPr>
          <w:rFonts w:ascii="Times New Roman" w:hAnsi="Times New Roman"/>
          <w:sz w:val="24"/>
          <w:szCs w:val="24"/>
        </w:rPr>
        <w:fldChar w:fldCharType="end"/>
      </w:r>
      <w:r w:rsidRPr="00405B03">
        <w:rPr>
          <w:rFonts w:ascii="Times New Roman" w:hAnsi="Times New Roman"/>
          <w:sz w:val="24"/>
          <w:szCs w:val="24"/>
        </w:rPr>
        <w:t xml:space="preserve">]. </w:t>
      </w:r>
    </w:p>
    <w:p w14:paraId="784DA4A8" w14:textId="77777777" w:rsidR="00A1283B" w:rsidRPr="00405B03" w:rsidRDefault="00A1283B" w:rsidP="009B5669">
      <w:pPr>
        <w:pStyle w:val="ListParagraph"/>
        <w:spacing w:beforeLines="1" w:before="2" w:afterLines="1" w:after="2" w:line="360" w:lineRule="auto"/>
        <w:contextualSpacing w:val="0"/>
        <w:rPr>
          <w:rFonts w:ascii="Times New Roman" w:hAnsi="Times New Roman"/>
          <w:sz w:val="24"/>
          <w:szCs w:val="24"/>
        </w:rPr>
      </w:pPr>
    </w:p>
    <w:p w14:paraId="55B2C4E7" w14:textId="77777777" w:rsidR="00FC2C64" w:rsidRPr="00405B03" w:rsidRDefault="00DB33F3" w:rsidP="006C241A">
      <w:pPr>
        <w:spacing w:line="360" w:lineRule="auto"/>
        <w:jc w:val="both"/>
        <w:rPr>
          <w:rFonts w:ascii="Times New Roman" w:hAnsi="Times New Roman"/>
          <w:sz w:val="24"/>
          <w:szCs w:val="24"/>
        </w:rPr>
      </w:pPr>
      <w:r w:rsidRPr="00405B03">
        <w:rPr>
          <w:rFonts w:ascii="Times New Roman" w:hAnsi="Times New Roman"/>
          <w:sz w:val="24"/>
          <w:szCs w:val="24"/>
        </w:rPr>
        <w:t xml:space="preserve">As we shall see, </w:t>
      </w:r>
      <w:r w:rsidR="00FC2C64" w:rsidRPr="00405B03">
        <w:rPr>
          <w:rFonts w:ascii="Times New Roman" w:hAnsi="Times New Roman"/>
          <w:sz w:val="24"/>
          <w:szCs w:val="24"/>
        </w:rPr>
        <w:t>it is process profiles, not the circumcluding</w:t>
      </w:r>
      <w:r w:rsidR="008E7283" w:rsidRPr="00405B03">
        <w:rPr>
          <w:rFonts w:ascii="Times New Roman" w:hAnsi="Times New Roman"/>
          <w:sz w:val="24"/>
          <w:szCs w:val="24"/>
        </w:rPr>
        <w:t xml:space="preserve"> </w:t>
      </w:r>
      <w:r w:rsidR="0087523F" w:rsidRPr="00405B03">
        <w:rPr>
          <w:rFonts w:ascii="Times New Roman" w:hAnsi="Times New Roman"/>
          <w:sz w:val="24"/>
          <w:szCs w:val="24"/>
        </w:rPr>
        <w:t xml:space="preserve">whole </w:t>
      </w:r>
      <w:r w:rsidR="00F52A07" w:rsidRPr="00405B03">
        <w:rPr>
          <w:rFonts w:ascii="Times New Roman" w:hAnsi="Times New Roman"/>
          <w:sz w:val="24"/>
          <w:szCs w:val="24"/>
        </w:rPr>
        <w:t>process, which instantiate</w:t>
      </w:r>
      <w:r w:rsidR="00FC2C64" w:rsidRPr="00405B03">
        <w:rPr>
          <w:rFonts w:ascii="Times New Roman" w:hAnsi="Times New Roman"/>
          <w:sz w:val="24"/>
          <w:szCs w:val="24"/>
        </w:rPr>
        <w:t xml:space="preserve"> the corresponding (</w:t>
      </w:r>
      <w:r w:rsidR="00FC2C64" w:rsidRPr="00405B03">
        <w:rPr>
          <w:rFonts w:ascii="Times New Roman" w:hAnsi="Times New Roman"/>
          <w:i/>
          <w:sz w:val="24"/>
          <w:szCs w:val="24"/>
        </w:rPr>
        <w:t>3.12 m/s</w:t>
      </w:r>
      <w:r w:rsidR="00FC2C64" w:rsidRPr="00405B03">
        <w:rPr>
          <w:rFonts w:ascii="Times New Roman" w:hAnsi="Times New Roman"/>
          <w:sz w:val="24"/>
          <w:szCs w:val="24"/>
        </w:rPr>
        <w:t xml:space="preserve">, </w:t>
      </w:r>
      <w:r w:rsidR="00FC2C64" w:rsidRPr="00405B03">
        <w:rPr>
          <w:rFonts w:ascii="Times New Roman" w:hAnsi="Times New Roman"/>
          <w:i/>
          <w:sz w:val="24"/>
          <w:szCs w:val="24"/>
        </w:rPr>
        <w:t>9.2 calories/minute</w:t>
      </w:r>
      <w:r w:rsidR="00FC2C64" w:rsidRPr="00405B03">
        <w:rPr>
          <w:rFonts w:ascii="Times New Roman" w:hAnsi="Times New Roman"/>
          <w:sz w:val="24"/>
          <w:szCs w:val="24"/>
        </w:rPr>
        <w:t>) universal</w:t>
      </w:r>
      <w:r w:rsidR="0087523F" w:rsidRPr="00405B03">
        <w:rPr>
          <w:rFonts w:ascii="Times New Roman" w:hAnsi="Times New Roman"/>
          <w:sz w:val="24"/>
          <w:szCs w:val="24"/>
        </w:rPr>
        <w:t xml:space="preserve">s represented in many different sorts of process measurement </w:t>
      </w:r>
      <w:r w:rsidR="00151755" w:rsidRPr="00405B03">
        <w:rPr>
          <w:rFonts w:ascii="Times New Roman" w:hAnsi="Times New Roman"/>
          <w:sz w:val="24"/>
          <w:szCs w:val="24"/>
        </w:rPr>
        <w:t>data. Thus</w:t>
      </w:r>
      <w:r w:rsidR="00F52A07" w:rsidRPr="00405B03">
        <w:rPr>
          <w:rFonts w:ascii="Times New Roman" w:hAnsi="Times New Roman"/>
          <w:sz w:val="24"/>
          <w:szCs w:val="24"/>
        </w:rPr>
        <w:t xml:space="preserve"> while quantitative values, and units of measure, are associated </w:t>
      </w:r>
      <w:r w:rsidR="00F52A07" w:rsidRPr="00405B03">
        <w:rPr>
          <w:rFonts w:ascii="Times New Roman" w:hAnsi="Times New Roman"/>
          <w:i/>
          <w:sz w:val="24"/>
          <w:szCs w:val="24"/>
        </w:rPr>
        <w:t>directly</w:t>
      </w:r>
      <w:r w:rsidR="00F52A07" w:rsidRPr="00405B03">
        <w:rPr>
          <w:rFonts w:ascii="Times New Roman" w:hAnsi="Times New Roman"/>
          <w:sz w:val="24"/>
          <w:szCs w:val="24"/>
        </w:rPr>
        <w:t xml:space="preserve"> with process profiles, </w:t>
      </w:r>
      <w:r w:rsidR="00700F32" w:rsidRPr="00405B03">
        <w:rPr>
          <w:rFonts w:ascii="Times New Roman" w:hAnsi="Times New Roman"/>
          <w:sz w:val="24"/>
          <w:szCs w:val="24"/>
        </w:rPr>
        <w:t xml:space="preserve">they are associated </w:t>
      </w:r>
      <w:r w:rsidR="00F52A07" w:rsidRPr="00405B03">
        <w:rPr>
          <w:rFonts w:ascii="Times New Roman" w:hAnsi="Times New Roman"/>
          <w:sz w:val="24"/>
          <w:szCs w:val="24"/>
        </w:rPr>
        <w:t xml:space="preserve">with the relevant whole processes only in a secondary sense. </w:t>
      </w:r>
    </w:p>
    <w:p w14:paraId="4638C622" w14:textId="77777777" w:rsidR="00FC2C64" w:rsidRPr="00405B03" w:rsidRDefault="0087523F" w:rsidP="006C241A">
      <w:pPr>
        <w:spacing w:line="360" w:lineRule="auto"/>
        <w:jc w:val="both"/>
        <w:rPr>
          <w:rFonts w:ascii="Times New Roman" w:hAnsi="Times New Roman"/>
          <w:b/>
          <w:sz w:val="24"/>
          <w:szCs w:val="24"/>
        </w:rPr>
      </w:pPr>
      <w:r w:rsidRPr="00405B03">
        <w:rPr>
          <w:rFonts w:ascii="Times New Roman" w:hAnsi="Times New Roman"/>
          <w:b/>
          <w:sz w:val="24"/>
          <w:szCs w:val="24"/>
        </w:rPr>
        <w:t>Four-dimensional process shapes</w:t>
      </w:r>
    </w:p>
    <w:p w14:paraId="0B15D5A1" w14:textId="77777777" w:rsidR="0087523F" w:rsidRPr="00405B03" w:rsidRDefault="0087523F" w:rsidP="006C241A">
      <w:pPr>
        <w:spacing w:line="360" w:lineRule="auto"/>
        <w:jc w:val="both"/>
        <w:rPr>
          <w:rFonts w:ascii="Times New Roman" w:hAnsi="Times New Roman"/>
          <w:i/>
          <w:sz w:val="24"/>
          <w:szCs w:val="24"/>
        </w:rPr>
      </w:pPr>
      <w:r w:rsidRPr="00405B03">
        <w:rPr>
          <w:rFonts w:ascii="Times New Roman" w:hAnsi="Times New Roman"/>
          <w:sz w:val="24"/>
          <w:szCs w:val="24"/>
        </w:rPr>
        <w:t xml:space="preserve">Just as universals in general can be determinable (as in the case of </w:t>
      </w:r>
      <w:r w:rsidRPr="00405B03">
        <w:rPr>
          <w:rFonts w:ascii="Times New Roman" w:hAnsi="Times New Roman"/>
          <w:i/>
          <w:sz w:val="24"/>
          <w:szCs w:val="24"/>
        </w:rPr>
        <w:t>color</w:t>
      </w:r>
      <w:r w:rsidRPr="00405B03">
        <w:rPr>
          <w:rFonts w:ascii="Times New Roman" w:hAnsi="Times New Roman"/>
          <w:sz w:val="24"/>
          <w:szCs w:val="24"/>
        </w:rPr>
        <w:t xml:space="preserve">) or determinate (as in the case of </w:t>
      </w:r>
      <w:r w:rsidRPr="00405B03">
        <w:rPr>
          <w:rFonts w:ascii="Times New Roman" w:hAnsi="Times New Roman"/>
          <w:i/>
          <w:sz w:val="24"/>
          <w:szCs w:val="24"/>
        </w:rPr>
        <w:t xml:space="preserve">orange of specific </w:t>
      </w:r>
      <w:r w:rsidR="00C3445C" w:rsidRPr="00405B03">
        <w:rPr>
          <w:rFonts w:ascii="Times New Roman" w:hAnsi="Times New Roman"/>
          <w:i/>
          <w:sz w:val="24"/>
          <w:szCs w:val="24"/>
        </w:rPr>
        <w:t xml:space="preserve">RGB </w:t>
      </w:r>
      <w:r w:rsidRPr="00405B03">
        <w:rPr>
          <w:rFonts w:ascii="Times New Roman" w:hAnsi="Times New Roman"/>
          <w:i/>
          <w:sz w:val="24"/>
          <w:szCs w:val="24"/>
        </w:rPr>
        <w:t>hue (204, 90, 64)</w:t>
      </w:r>
      <w:r w:rsidR="00C3445C" w:rsidRPr="00405B03">
        <w:rPr>
          <w:rFonts w:ascii="Times New Roman" w:hAnsi="Times New Roman"/>
          <w:i/>
          <w:sz w:val="24"/>
          <w:szCs w:val="24"/>
        </w:rPr>
        <w:t xml:space="preserve"> </w:t>
      </w:r>
      <w:r w:rsidR="00C3445C" w:rsidRPr="00405B03">
        <w:rPr>
          <w:rFonts w:ascii="Times New Roman" w:hAnsi="Times New Roman"/>
          <w:sz w:val="24"/>
          <w:szCs w:val="24"/>
        </w:rPr>
        <w:t>[</w:t>
      </w:r>
      <w:r w:rsidR="00C3445C" w:rsidRPr="00405B03">
        <w:rPr>
          <w:rFonts w:ascii="Times New Roman" w:hAnsi="Times New Roman"/>
          <w:sz w:val="24"/>
          <w:szCs w:val="24"/>
        </w:rPr>
        <w:fldChar w:fldCharType="begin"/>
      </w:r>
      <w:r w:rsidR="00C3445C" w:rsidRPr="00405B03">
        <w:rPr>
          <w:rFonts w:ascii="Times New Roman" w:hAnsi="Times New Roman"/>
          <w:sz w:val="24"/>
          <w:szCs w:val="24"/>
        </w:rPr>
        <w:instrText xml:space="preserve"> PAGEREF _Ref310168539 \h </w:instrText>
      </w:r>
      <w:r w:rsidR="00C3445C" w:rsidRPr="00405B03">
        <w:rPr>
          <w:rFonts w:ascii="Times New Roman" w:hAnsi="Times New Roman"/>
          <w:sz w:val="24"/>
          <w:szCs w:val="24"/>
        </w:rPr>
      </w:r>
      <w:r w:rsidR="00C3445C" w:rsidRPr="00405B03">
        <w:rPr>
          <w:rFonts w:ascii="Times New Roman" w:hAnsi="Times New Roman"/>
          <w:sz w:val="24"/>
          <w:szCs w:val="24"/>
        </w:rPr>
        <w:fldChar w:fldCharType="separate"/>
      </w:r>
      <w:r w:rsidR="007A1CDD" w:rsidRPr="00405B03">
        <w:rPr>
          <w:rFonts w:ascii="Times New Roman" w:hAnsi="Times New Roman"/>
          <w:noProof/>
          <w:sz w:val="24"/>
          <w:szCs w:val="24"/>
        </w:rPr>
        <w:t>71</w:t>
      </w:r>
      <w:r w:rsidR="00C3445C" w:rsidRPr="00405B03">
        <w:rPr>
          <w:rFonts w:ascii="Times New Roman" w:hAnsi="Times New Roman"/>
          <w:sz w:val="24"/>
          <w:szCs w:val="24"/>
        </w:rPr>
        <w:fldChar w:fldCharType="end"/>
      </w:r>
      <w:r w:rsidR="00C3445C" w:rsidRPr="00405B03">
        <w:rPr>
          <w:rFonts w:ascii="Times New Roman" w:hAnsi="Times New Roman"/>
          <w:sz w:val="24"/>
          <w:szCs w:val="24"/>
        </w:rPr>
        <w:t>]</w:t>
      </w:r>
      <w:r w:rsidRPr="00405B03">
        <w:rPr>
          <w:rFonts w:ascii="Times New Roman" w:hAnsi="Times New Roman"/>
          <w:sz w:val="24"/>
          <w:szCs w:val="24"/>
        </w:rPr>
        <w:t>, so also we can distinguish determinable and determinate process profile universals</w:t>
      </w:r>
      <w:r w:rsidRPr="00405B03">
        <w:rPr>
          <w:rFonts w:ascii="Times New Roman" w:hAnsi="Times New Roman"/>
          <w:i/>
          <w:sz w:val="24"/>
          <w:szCs w:val="24"/>
        </w:rPr>
        <w:t>.</w:t>
      </w:r>
    </w:p>
    <w:p w14:paraId="5FB13BB5" w14:textId="387C04F2" w:rsidR="00E571F9" w:rsidRPr="00405B03" w:rsidRDefault="0087523F" w:rsidP="006C241A">
      <w:pPr>
        <w:spacing w:line="360" w:lineRule="auto"/>
        <w:jc w:val="both"/>
        <w:rPr>
          <w:rFonts w:ascii="Times New Roman" w:hAnsi="Times New Roman"/>
          <w:sz w:val="24"/>
          <w:szCs w:val="24"/>
        </w:rPr>
      </w:pPr>
      <w:r w:rsidRPr="00405B03">
        <w:rPr>
          <w:rFonts w:ascii="Times New Roman" w:hAnsi="Times New Roman"/>
          <w:sz w:val="24"/>
          <w:szCs w:val="24"/>
        </w:rPr>
        <w:t xml:space="preserve">As </w:t>
      </w:r>
      <w:r w:rsidR="00E571F9" w:rsidRPr="00405B03">
        <w:rPr>
          <w:rFonts w:ascii="Times New Roman" w:hAnsi="Times New Roman"/>
          <w:sz w:val="24"/>
          <w:szCs w:val="24"/>
        </w:rPr>
        <w:t xml:space="preserve">Johansson </w:t>
      </w:r>
      <w:r w:rsidRPr="00405B03">
        <w:rPr>
          <w:rFonts w:ascii="Times New Roman" w:hAnsi="Times New Roman"/>
          <w:sz w:val="24"/>
          <w:szCs w:val="24"/>
        </w:rPr>
        <w:t>pointed out in his [</w:t>
      </w:r>
      <w:r w:rsidR="001E591D" w:rsidRPr="00405B03">
        <w:rPr>
          <w:rFonts w:ascii="Times New Roman" w:hAnsi="Times New Roman"/>
          <w:sz w:val="24"/>
          <w:szCs w:val="24"/>
        </w:rPr>
        <w:fldChar w:fldCharType="begin"/>
      </w:r>
      <w:r w:rsidRPr="00405B03">
        <w:rPr>
          <w:rFonts w:ascii="Times New Roman" w:hAnsi="Times New Roman"/>
          <w:sz w:val="24"/>
          <w:szCs w:val="24"/>
        </w:rPr>
        <w:instrText xml:space="preserve"> REF _Ref309155319 \r \h </w:instrText>
      </w:r>
      <w:r w:rsidR="00405B03">
        <w:rPr>
          <w:rFonts w:ascii="Times New Roman" w:hAnsi="Times New Roman"/>
          <w:sz w:val="24"/>
          <w:szCs w:val="24"/>
        </w:rPr>
        <w:instrText xml:space="preserve"> \* MERGEFORMAT </w:instrText>
      </w:r>
      <w:r w:rsidR="001E591D" w:rsidRPr="00405B03">
        <w:rPr>
          <w:rFonts w:ascii="Times New Roman" w:hAnsi="Times New Roman"/>
          <w:sz w:val="24"/>
          <w:szCs w:val="24"/>
        </w:rPr>
      </w:r>
      <w:r w:rsidR="001E591D" w:rsidRPr="00405B03">
        <w:rPr>
          <w:rFonts w:ascii="Times New Roman" w:hAnsi="Times New Roman"/>
          <w:sz w:val="24"/>
          <w:szCs w:val="24"/>
        </w:rPr>
        <w:fldChar w:fldCharType="separate"/>
      </w:r>
      <w:r w:rsidR="007A1CDD" w:rsidRPr="00405B03">
        <w:rPr>
          <w:rFonts w:ascii="Times New Roman" w:hAnsi="Times New Roman"/>
          <w:sz w:val="24"/>
          <w:szCs w:val="24"/>
        </w:rPr>
        <w:t>42</w:t>
      </w:r>
      <w:r w:rsidR="001E591D" w:rsidRPr="00405B03">
        <w:rPr>
          <w:rFonts w:ascii="Times New Roman" w:hAnsi="Times New Roman"/>
          <w:sz w:val="24"/>
          <w:szCs w:val="24"/>
        </w:rPr>
        <w:fldChar w:fldCharType="end"/>
      </w:r>
      <w:r w:rsidRPr="00405B03">
        <w:rPr>
          <w:rFonts w:ascii="Times New Roman" w:hAnsi="Times New Roman"/>
          <w:sz w:val="24"/>
          <w:szCs w:val="24"/>
        </w:rPr>
        <w:t xml:space="preserve">], processes involving motion or change of shape or size – any given instance of your walking, for example – must have a certain </w:t>
      </w:r>
      <w:r w:rsidRPr="00405B03">
        <w:rPr>
          <w:rFonts w:ascii="Times New Roman" w:hAnsi="Times New Roman"/>
          <w:i/>
          <w:sz w:val="24"/>
          <w:szCs w:val="24"/>
        </w:rPr>
        <w:t>determinable</w:t>
      </w:r>
      <w:r w:rsidR="001E66EA" w:rsidRPr="00405B03">
        <w:rPr>
          <w:rFonts w:ascii="Times New Roman" w:hAnsi="Times New Roman"/>
          <w:i/>
          <w:sz w:val="24"/>
          <w:szCs w:val="24"/>
        </w:rPr>
        <w:t xml:space="preserve"> </w:t>
      </w:r>
      <w:r w:rsidRPr="00405B03">
        <w:rPr>
          <w:rFonts w:ascii="Times New Roman" w:hAnsi="Times New Roman"/>
          <w:i/>
          <w:sz w:val="24"/>
          <w:szCs w:val="24"/>
        </w:rPr>
        <w:t>4-dimensional process shape</w:t>
      </w:r>
      <w:r w:rsidR="00E571F9" w:rsidRPr="00405B03">
        <w:rPr>
          <w:rFonts w:ascii="Times New Roman" w:hAnsi="Times New Roman"/>
          <w:sz w:val="24"/>
          <w:szCs w:val="24"/>
        </w:rPr>
        <w:t xml:space="preserve">. But which </w:t>
      </w:r>
      <w:r w:rsidR="00E571F9" w:rsidRPr="00405B03">
        <w:rPr>
          <w:rFonts w:ascii="Times New Roman" w:hAnsi="Times New Roman"/>
          <w:i/>
          <w:sz w:val="24"/>
          <w:szCs w:val="24"/>
        </w:rPr>
        <w:t xml:space="preserve">determinate </w:t>
      </w:r>
      <w:r w:rsidR="00E571F9" w:rsidRPr="00405B03">
        <w:rPr>
          <w:rFonts w:ascii="Times New Roman" w:hAnsi="Times New Roman"/>
          <w:sz w:val="24"/>
          <w:szCs w:val="24"/>
        </w:rPr>
        <w:t>shape</w:t>
      </w:r>
      <w:r w:rsidRPr="00405B03">
        <w:rPr>
          <w:rFonts w:ascii="Times New Roman" w:hAnsi="Times New Roman"/>
          <w:sz w:val="24"/>
          <w:szCs w:val="24"/>
        </w:rPr>
        <w:t xml:space="preserve"> is instantiated will </w:t>
      </w:r>
      <w:r w:rsidR="00E571F9" w:rsidRPr="00405B03">
        <w:rPr>
          <w:rFonts w:ascii="Times New Roman" w:hAnsi="Times New Roman"/>
          <w:sz w:val="24"/>
          <w:szCs w:val="24"/>
        </w:rPr>
        <w:t xml:space="preserve">of course vary from </w:t>
      </w:r>
      <w:r w:rsidRPr="00405B03">
        <w:rPr>
          <w:rFonts w:ascii="Times New Roman" w:hAnsi="Times New Roman"/>
          <w:sz w:val="24"/>
          <w:szCs w:val="24"/>
        </w:rPr>
        <w:t>instance to instance</w:t>
      </w:r>
      <w:r w:rsidR="00E571F9" w:rsidRPr="00405B03">
        <w:rPr>
          <w:rFonts w:ascii="Times New Roman" w:hAnsi="Times New Roman"/>
          <w:sz w:val="24"/>
          <w:szCs w:val="24"/>
        </w:rPr>
        <w:t xml:space="preserve">. </w:t>
      </w:r>
    </w:p>
    <w:p w14:paraId="2D4C6DC4" w14:textId="77777777" w:rsidR="00E571F9" w:rsidRPr="00405B03" w:rsidRDefault="0087523F" w:rsidP="006C241A">
      <w:pPr>
        <w:spacing w:line="360" w:lineRule="auto"/>
        <w:jc w:val="both"/>
        <w:rPr>
          <w:rFonts w:ascii="Times New Roman" w:hAnsi="Times New Roman"/>
          <w:sz w:val="24"/>
          <w:szCs w:val="24"/>
        </w:rPr>
      </w:pPr>
      <w:r w:rsidRPr="00405B03">
        <w:rPr>
          <w:rFonts w:ascii="Times New Roman" w:hAnsi="Times New Roman"/>
          <w:sz w:val="24"/>
          <w:szCs w:val="24"/>
        </w:rPr>
        <w:t xml:space="preserve">Your specific </w:t>
      </w:r>
      <w:r w:rsidR="00E571F9" w:rsidRPr="00405B03">
        <w:rPr>
          <w:rFonts w:ascii="Times New Roman" w:hAnsi="Times New Roman"/>
          <w:sz w:val="24"/>
          <w:szCs w:val="24"/>
        </w:rPr>
        <w:t xml:space="preserve">process of walking is not </w:t>
      </w:r>
      <w:r w:rsidRPr="00405B03">
        <w:rPr>
          <w:rFonts w:ascii="Times New Roman" w:hAnsi="Times New Roman"/>
          <w:sz w:val="24"/>
          <w:szCs w:val="24"/>
        </w:rPr>
        <w:t xml:space="preserve">itself an instance of the universal </w:t>
      </w:r>
      <w:r w:rsidRPr="00405B03">
        <w:rPr>
          <w:rFonts w:ascii="Times New Roman" w:hAnsi="Times New Roman"/>
          <w:i/>
          <w:sz w:val="24"/>
          <w:szCs w:val="24"/>
        </w:rPr>
        <w:t xml:space="preserve">four-dimensional </w:t>
      </w:r>
      <w:r w:rsidR="00E571F9" w:rsidRPr="00405B03">
        <w:rPr>
          <w:rFonts w:ascii="Times New Roman" w:hAnsi="Times New Roman"/>
          <w:i/>
          <w:sz w:val="24"/>
          <w:szCs w:val="24"/>
        </w:rPr>
        <w:t>process shape</w:t>
      </w:r>
      <w:r w:rsidR="00E571F9" w:rsidRPr="00405B03">
        <w:rPr>
          <w:rFonts w:ascii="Times New Roman" w:hAnsi="Times New Roman"/>
          <w:sz w:val="24"/>
          <w:szCs w:val="24"/>
        </w:rPr>
        <w:t xml:space="preserve">. </w:t>
      </w:r>
      <w:r w:rsidR="00F52A07" w:rsidRPr="00405B03">
        <w:rPr>
          <w:rFonts w:ascii="Times New Roman" w:hAnsi="Times New Roman"/>
          <w:sz w:val="24"/>
          <w:szCs w:val="24"/>
        </w:rPr>
        <w:t xml:space="preserve">Rather its process shape – </w:t>
      </w:r>
      <w:r w:rsidR="00E571F9" w:rsidRPr="00405B03">
        <w:rPr>
          <w:rFonts w:ascii="Times New Roman" w:hAnsi="Times New Roman"/>
          <w:sz w:val="24"/>
          <w:szCs w:val="24"/>
        </w:rPr>
        <w:t xml:space="preserve">this particular instance, the four-dimensional shape profile that belongs to it, and </w:t>
      </w:r>
      <w:r w:rsidR="00F52A07" w:rsidRPr="00405B03">
        <w:rPr>
          <w:rFonts w:ascii="Times New Roman" w:hAnsi="Times New Roman"/>
          <w:sz w:val="24"/>
          <w:szCs w:val="24"/>
        </w:rPr>
        <w:t>to it alone, as structural part –</w:t>
      </w:r>
      <w:r w:rsidR="00E571F9" w:rsidRPr="00405B03">
        <w:rPr>
          <w:rFonts w:ascii="Times New Roman" w:hAnsi="Times New Roman"/>
          <w:sz w:val="24"/>
          <w:szCs w:val="24"/>
        </w:rPr>
        <w:t xml:space="preserve"> is an instance of the universal </w:t>
      </w:r>
      <w:r w:rsidR="00E571F9" w:rsidRPr="00405B03">
        <w:rPr>
          <w:rFonts w:ascii="Times New Roman" w:hAnsi="Times New Roman"/>
          <w:i/>
          <w:sz w:val="24"/>
          <w:szCs w:val="24"/>
        </w:rPr>
        <w:t>four-dimensional process shape profile</w:t>
      </w:r>
      <w:r w:rsidR="00F52A07" w:rsidRPr="00405B03">
        <w:rPr>
          <w:rFonts w:ascii="Times New Roman" w:hAnsi="Times New Roman"/>
          <w:sz w:val="24"/>
          <w:szCs w:val="24"/>
        </w:rPr>
        <w:t>.</w:t>
      </w:r>
    </w:p>
    <w:p w14:paraId="681BB7F7" w14:textId="77777777" w:rsidR="00F52A07" w:rsidRPr="001D5799" w:rsidRDefault="00F52A0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Rates and beat process profiles</w:t>
      </w:r>
    </w:p>
    <w:p w14:paraId="0A6D6EAD" w14:textId="77777777" w:rsidR="00E571F9" w:rsidRPr="00D028FB" w:rsidRDefault="00E571F9" w:rsidP="009B5669">
      <w:pPr>
        <w:spacing w:beforeLines="1" w:before="2" w:afterLines="1" w:after="2" w:line="360" w:lineRule="auto"/>
        <w:jc w:val="both"/>
      </w:pPr>
      <w:r w:rsidRPr="001D5799">
        <w:rPr>
          <w:rFonts w:ascii="Times New Roman" w:hAnsi="Times New Roman"/>
          <w:sz w:val="24"/>
          <w:szCs w:val="23"/>
        </w:rPr>
        <w:t xml:space="preserve">In the draft </w:t>
      </w:r>
      <w:hyperlink r:id="rId49" w:history="1">
        <w:r w:rsidRPr="001D5799">
          <w:rPr>
            <w:rStyle w:val="Hyperlink"/>
            <w:rFonts w:ascii="Times New Roman" w:hAnsi="Times New Roman"/>
            <w:sz w:val="24"/>
            <w:szCs w:val="23"/>
          </w:rPr>
          <w:t>Towards a Definition of Rate</w:t>
        </w:r>
      </w:hyperlink>
      <w:r w:rsidRPr="001D5799">
        <w:rPr>
          <w:rFonts w:ascii="Times New Roman" w:hAnsi="Times New Roman"/>
          <w:sz w:val="24"/>
          <w:szCs w:val="23"/>
        </w:rPr>
        <w:t xml:space="preserve">, we use the beat profile example to provide a preliminary account of </w:t>
      </w:r>
      <w:r w:rsidR="00F52A07" w:rsidRPr="001D5799">
        <w:rPr>
          <w:rFonts w:ascii="Times New Roman" w:hAnsi="Times New Roman"/>
          <w:sz w:val="24"/>
          <w:szCs w:val="23"/>
        </w:rPr>
        <w:t xml:space="preserve">one important set of process predications, namely predications </w:t>
      </w:r>
      <w:r w:rsidRPr="001D5799">
        <w:rPr>
          <w:rFonts w:ascii="Times New Roman" w:hAnsi="Times New Roman"/>
          <w:sz w:val="24"/>
          <w:szCs w:val="23"/>
        </w:rPr>
        <w:t xml:space="preserve">of </w:t>
      </w:r>
      <w:r w:rsidRPr="001D5799">
        <w:rPr>
          <w:rFonts w:ascii="Times New Roman" w:hAnsi="Times New Roman"/>
          <w:i/>
          <w:sz w:val="24"/>
          <w:szCs w:val="23"/>
        </w:rPr>
        <w:t>rates</w:t>
      </w:r>
      <w:r w:rsidRPr="001D5799">
        <w:rPr>
          <w:rFonts w:ascii="Times New Roman" w:hAnsi="Times New Roman"/>
          <w:sz w:val="24"/>
          <w:szCs w:val="23"/>
        </w:rPr>
        <w:t xml:space="preserve"> to processes, including processes whose rates are changing discontinuously or continuously.</w:t>
      </w:r>
      <w:r w:rsidR="00141DC6" w:rsidRPr="001D5799">
        <w:rPr>
          <w:rFonts w:ascii="Times New Roman" w:hAnsi="Times New Roman"/>
          <w:sz w:val="24"/>
          <w:szCs w:val="23"/>
        </w:rPr>
        <w:t xml:space="preserve"> The </w:t>
      </w:r>
      <w:r w:rsidR="00F52A07" w:rsidRPr="001D5799">
        <w:rPr>
          <w:rFonts w:ascii="Times New Roman" w:hAnsi="Times New Roman"/>
          <w:sz w:val="24"/>
          <w:szCs w:val="23"/>
        </w:rPr>
        <w:t xml:space="preserve">account is intended to apply to all processes with beat process profiles, including not only </w:t>
      </w:r>
      <w:r w:rsidR="00141DC6" w:rsidRPr="001D5799">
        <w:rPr>
          <w:rFonts w:ascii="Times New Roman" w:hAnsi="Times New Roman"/>
          <w:sz w:val="24"/>
          <w:szCs w:val="23"/>
        </w:rPr>
        <w:t xml:space="preserve">heart beat processes, </w:t>
      </w:r>
      <w:r w:rsidR="00F52A07" w:rsidRPr="001D5799">
        <w:rPr>
          <w:rFonts w:ascii="Times New Roman" w:hAnsi="Times New Roman"/>
          <w:sz w:val="24"/>
          <w:szCs w:val="23"/>
        </w:rPr>
        <w:t xml:space="preserve">but also for example </w:t>
      </w:r>
      <w:r w:rsidR="00141DC6" w:rsidRPr="001D5799">
        <w:rPr>
          <w:rFonts w:ascii="Times New Roman" w:hAnsi="Times New Roman"/>
          <w:sz w:val="24"/>
          <w:szCs w:val="23"/>
        </w:rPr>
        <w:t xml:space="preserve">drumming processes, and simple cyclical processes (birthdays, …). </w:t>
      </w:r>
      <w:r w:rsidR="00DB33F3" w:rsidRPr="001D5799">
        <w:rPr>
          <w:rFonts w:ascii="Times New Roman" w:hAnsi="Times New Roman"/>
          <w:sz w:val="24"/>
          <w:szCs w:val="23"/>
        </w:rPr>
        <w:t xml:space="preserve">Every beating process is a beating process in virtue of its including some beat profile as a structural, organizing process part. </w:t>
      </w:r>
      <w:r w:rsidRPr="001D5799">
        <w:rPr>
          <w:rFonts w:ascii="Times New Roman" w:hAnsi="Times New Roman"/>
          <w:sz w:val="24"/>
          <w:szCs w:val="23"/>
        </w:rPr>
        <w:t xml:space="preserve">In addition to the </w:t>
      </w:r>
      <w:r w:rsidRPr="001D5799">
        <w:rPr>
          <w:rFonts w:ascii="Times New Roman" w:hAnsi="Times New Roman"/>
          <w:i/>
          <w:sz w:val="24"/>
          <w:szCs w:val="23"/>
        </w:rPr>
        <w:t>regular</w:t>
      </w:r>
      <w:r w:rsidRPr="001D5799">
        <w:rPr>
          <w:rFonts w:ascii="Times New Roman" w:hAnsi="Times New Roman"/>
          <w:sz w:val="24"/>
          <w:szCs w:val="23"/>
        </w:rPr>
        <w:t xml:space="preserve"> beat profile (where a rate can be assigned</w:t>
      </w:r>
      <w:r w:rsidR="00DB33F3" w:rsidRPr="001D5799">
        <w:rPr>
          <w:rFonts w:ascii="Times New Roman" w:hAnsi="Times New Roman"/>
          <w:sz w:val="24"/>
          <w:szCs w:val="23"/>
        </w:rPr>
        <w:t xml:space="preserve"> in the simplest possible</w:t>
      </w:r>
      <w:r w:rsidR="00DA4D68" w:rsidRPr="001D5799">
        <w:rPr>
          <w:rFonts w:ascii="Times New Roman" w:hAnsi="Times New Roman"/>
          <w:sz w:val="24"/>
          <w:szCs w:val="23"/>
        </w:rPr>
        <w:t xml:space="preserve"> fashion</w:t>
      </w:r>
      <w:r w:rsidRPr="001D5799">
        <w:rPr>
          <w:rFonts w:ascii="Times New Roman" w:hAnsi="Times New Roman"/>
          <w:sz w:val="24"/>
          <w:szCs w:val="23"/>
        </w:rPr>
        <w:t xml:space="preserve">), there is also an increasing beat profile, a decreasing beat profile, an accelerating beat profile, as well as many </w:t>
      </w:r>
      <w:r w:rsidR="00DB33F3" w:rsidRPr="001D5799">
        <w:rPr>
          <w:rFonts w:ascii="Times New Roman" w:hAnsi="Times New Roman"/>
          <w:sz w:val="24"/>
          <w:szCs w:val="23"/>
        </w:rPr>
        <w:t xml:space="preserve">other </w:t>
      </w:r>
      <w:r w:rsidRPr="001D5799">
        <w:rPr>
          <w:rFonts w:ascii="Times New Roman" w:hAnsi="Times New Roman"/>
          <w:sz w:val="24"/>
          <w:szCs w:val="23"/>
        </w:rPr>
        <w:t>types of irregular beat profile, some of which,</w:t>
      </w:r>
      <w:r w:rsidR="00F52A07" w:rsidRPr="001D5799">
        <w:rPr>
          <w:rFonts w:ascii="Times New Roman" w:hAnsi="Times New Roman"/>
          <w:sz w:val="24"/>
          <w:szCs w:val="23"/>
        </w:rPr>
        <w:t xml:space="preserve"> for </w:t>
      </w:r>
      <w:r w:rsidR="00151755" w:rsidRPr="001D5799">
        <w:rPr>
          <w:rFonts w:ascii="Times New Roman" w:hAnsi="Times New Roman"/>
          <w:sz w:val="24"/>
          <w:szCs w:val="23"/>
        </w:rPr>
        <w:t xml:space="preserve">example, </w:t>
      </w:r>
      <w:r w:rsidRPr="001D5799">
        <w:rPr>
          <w:rFonts w:ascii="Times New Roman" w:hAnsi="Times New Roman"/>
          <w:sz w:val="24"/>
          <w:szCs w:val="23"/>
        </w:rPr>
        <w:t xml:space="preserve">when they are detected in measurements of heart beat processes, </w:t>
      </w:r>
      <w:r w:rsidR="00F52A07" w:rsidRPr="001D5799">
        <w:rPr>
          <w:rFonts w:ascii="Times New Roman" w:hAnsi="Times New Roman"/>
          <w:sz w:val="24"/>
          <w:szCs w:val="23"/>
        </w:rPr>
        <w:t xml:space="preserve">may be </w:t>
      </w:r>
      <w:r w:rsidRPr="001D5799">
        <w:rPr>
          <w:rFonts w:ascii="Times New Roman" w:hAnsi="Times New Roman"/>
          <w:sz w:val="24"/>
          <w:szCs w:val="23"/>
        </w:rPr>
        <w:t>clinically significant.</w:t>
      </w:r>
    </w:p>
    <w:p w14:paraId="233BA490" w14:textId="77777777" w:rsidR="00E571F9" w:rsidRPr="001D5799" w:rsidRDefault="00E571F9" w:rsidP="009B5669">
      <w:pPr>
        <w:spacing w:beforeLines="1" w:before="2" w:afterLines="1" w:after="2" w:line="360" w:lineRule="auto"/>
        <w:rPr>
          <w:rFonts w:ascii="Times New Roman" w:hAnsi="Times New Roman"/>
          <w:sz w:val="24"/>
          <w:szCs w:val="23"/>
        </w:rPr>
      </w:pPr>
    </w:p>
    <w:p w14:paraId="4224E741" w14:textId="77777777"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14:paraId="50D489BF" w14:textId="59A2274F" w:rsidR="009B1D2B" w:rsidRPr="001D5799" w:rsidRDefault="00DB33F3" w:rsidP="00C70E0A">
      <w:pPr>
        <w:spacing w:line="360" w:lineRule="auto"/>
        <w:jc w:val="both"/>
        <w:rPr>
          <w:rFonts w:ascii="Times New Roman" w:hAnsi="Times New Roman"/>
          <w:i/>
          <w:sz w:val="24"/>
          <w:szCs w:val="23"/>
        </w:rPr>
      </w:pPr>
      <w:r w:rsidRPr="001D5799">
        <w:rPr>
          <w:rFonts w:ascii="Times New Roman" w:hAnsi="Times New Roman"/>
          <w:sz w:val="24"/>
          <w:szCs w:val="23"/>
        </w:rPr>
        <w:t xml:space="preserve">Each process profile is an instance-level </w:t>
      </w:r>
      <w:r w:rsidRPr="001D5799">
        <w:rPr>
          <w:rFonts w:ascii="Times New Roman" w:hAnsi="Times New Roman"/>
          <w:b/>
          <w:sz w:val="24"/>
          <w:szCs w:val="23"/>
        </w:rPr>
        <w:t>part</w:t>
      </w:r>
      <w:r w:rsidR="008E7283" w:rsidRPr="001D5799">
        <w:rPr>
          <w:rFonts w:ascii="Times New Roman" w:hAnsi="Times New Roman"/>
          <w:b/>
          <w:sz w:val="24"/>
          <w:szCs w:val="23"/>
        </w:rPr>
        <w:t xml:space="preserve"> </w:t>
      </w:r>
      <w:r w:rsidRPr="001D5799">
        <w:rPr>
          <w:rFonts w:ascii="Times New Roman" w:hAnsi="Times New Roman"/>
          <w:sz w:val="24"/>
          <w:szCs w:val="23"/>
        </w:rPr>
        <w:t>of some corresponding whole process. We can define:</w:t>
      </w:r>
    </w:p>
    <w:p w14:paraId="3AAA39C5" w14:textId="77777777" w:rsidR="009B1D2B" w:rsidRPr="001D5799" w:rsidRDefault="009B1D2B" w:rsidP="006C241A">
      <w:pPr>
        <w:spacing w:after="0" w:line="360" w:lineRule="auto"/>
        <w:jc w:val="both"/>
        <w:rPr>
          <w:rFonts w:ascii="Times New Roman" w:hAnsi="Times New Roman"/>
          <w:i/>
          <w:sz w:val="24"/>
          <w:szCs w:val="23"/>
        </w:rPr>
      </w:pPr>
    </w:p>
    <w:p w14:paraId="04B54593" w14:textId="35F03AD9" w:rsidR="00DB33F3" w:rsidRPr="001D5799" w:rsidRDefault="00A00941" w:rsidP="00C70E0A">
      <w:pPr>
        <w:pStyle w:val="Specification"/>
      </w:pPr>
      <w:r>
        <w:rPr>
          <w:rFonts w:ascii="Times New Roman" w:hAnsi="Times New Roman"/>
          <w:smallCaps/>
          <w:szCs w:val="23"/>
        </w:rPr>
        <w:t>Elucidation</w:t>
      </w:r>
      <w:r w:rsidR="00023196">
        <w:t xml:space="preserve">: </w:t>
      </w:r>
      <w:r w:rsidR="00DB33F3" w:rsidRPr="001D5799">
        <w:rPr>
          <w:i/>
        </w:rPr>
        <w:t>a</w:t>
      </w:r>
      <w:r w:rsidR="008E7283" w:rsidRPr="001D5799">
        <w:rPr>
          <w:i/>
        </w:rPr>
        <w:t xml:space="preserve"> </w:t>
      </w:r>
      <w:r w:rsidR="00DB33F3" w:rsidRPr="001D5799">
        <w:rPr>
          <w:b/>
        </w:rPr>
        <w:t>process_profile_of</w:t>
      </w:r>
      <w:r w:rsidR="008E7283" w:rsidRPr="001D5799">
        <w:rPr>
          <w:b/>
        </w:rPr>
        <w:t xml:space="preserve"> </w:t>
      </w:r>
      <w:r w:rsidR="00DB33F3" w:rsidRPr="001D5799">
        <w:rPr>
          <w:i/>
        </w:rPr>
        <w:t xml:space="preserve">b </w:t>
      </w:r>
      <w:r>
        <w:rPr>
          <w:rFonts w:ascii="Times New Roman" w:hAnsi="Times New Roman"/>
          <w:szCs w:val="23"/>
        </w:rPr>
        <w:t>holds when</w:t>
      </w:r>
      <w:r w:rsidR="00DB33F3" w:rsidRPr="001D5799">
        <w:t xml:space="preserve"> </w:t>
      </w:r>
      <w:r w:rsidR="00DB33F3" w:rsidRPr="001D5799">
        <w:rPr>
          <w:i/>
        </w:rPr>
        <w:t>a</w:t>
      </w:r>
      <w:r w:rsidR="008E7283" w:rsidRPr="001D5799">
        <w:rPr>
          <w:i/>
        </w:rPr>
        <w:t xml:space="preserve"> </w:t>
      </w:r>
      <w:r w:rsidR="00DB33F3" w:rsidRPr="001D5799">
        <w:t xml:space="preserve">and </w:t>
      </w:r>
      <w:r w:rsidR="00DB33F3" w:rsidRPr="001D5799">
        <w:rPr>
          <w:i/>
        </w:rPr>
        <w:t xml:space="preserve">b </w:t>
      </w:r>
      <w:r w:rsidR="00DB33F3" w:rsidRPr="001D5799">
        <w:t xml:space="preserve">are processes </w:t>
      </w:r>
    </w:p>
    <w:p w14:paraId="393ABC12" w14:textId="77777777" w:rsidR="00DB33F3" w:rsidRPr="001D5799" w:rsidRDefault="00DB33F3" w:rsidP="00C70E0A">
      <w:pPr>
        <w:pStyle w:val="Specification"/>
        <w:ind w:left="1440"/>
        <w:rPr>
          <w:b/>
          <w:i/>
        </w:rPr>
      </w:pPr>
      <w:r w:rsidRPr="001D5799">
        <w:t>&amp;</w:t>
      </w:r>
      <w:r w:rsidR="008E7283" w:rsidRPr="001D5799">
        <w:t xml:space="preserve"> </w:t>
      </w:r>
      <w:r w:rsidRPr="001D5799">
        <w:rPr>
          <w:i/>
        </w:rPr>
        <w:t xml:space="preserve">a </w:t>
      </w:r>
      <w:r w:rsidRPr="001D5799">
        <w:t xml:space="preserve">proper </w:t>
      </w:r>
      <w:r w:rsidRPr="001D5799">
        <w:rPr>
          <w:b/>
        </w:rPr>
        <w:t xml:space="preserve">part_of </w:t>
      </w:r>
      <w:r w:rsidRPr="001D5799">
        <w:rPr>
          <w:i/>
        </w:rPr>
        <w:t>b</w:t>
      </w:r>
    </w:p>
    <w:p w14:paraId="1D4DC3B3" w14:textId="77777777" w:rsidR="00DB33F3" w:rsidRPr="001D5799" w:rsidRDefault="00DB33F3" w:rsidP="00C70E0A">
      <w:pPr>
        <w:pStyle w:val="Specification"/>
        <w:ind w:left="1440"/>
      </w:pPr>
      <w:r w:rsidRPr="001D5799">
        <w:t xml:space="preserve">&amp; there is some process </w:t>
      </w:r>
      <w:r w:rsidRPr="001D5799">
        <w:rPr>
          <w:i/>
        </w:rPr>
        <w:t xml:space="preserve">c </w:t>
      </w:r>
      <w:r w:rsidRPr="001D5799">
        <w:t xml:space="preserve">which is part of </w:t>
      </w:r>
      <w:r w:rsidRPr="001D5799">
        <w:rPr>
          <w:i/>
        </w:rPr>
        <w:t xml:space="preserve">b </w:t>
      </w:r>
      <w:r w:rsidRPr="001D5799">
        <w:t>and which is such that</w:t>
      </w:r>
    </w:p>
    <w:p w14:paraId="4B59769B" w14:textId="77777777" w:rsidR="00DB33F3" w:rsidRPr="001D5799" w:rsidRDefault="00DB33F3" w:rsidP="00C70E0A">
      <w:pPr>
        <w:pStyle w:val="Specification"/>
        <w:ind w:left="1440"/>
        <w:rPr>
          <w:b/>
        </w:rPr>
      </w:pPr>
      <w:r w:rsidRPr="001D5799">
        <w:rPr>
          <w:i/>
        </w:rPr>
        <w:t>a</w:t>
      </w:r>
      <w:r w:rsidRPr="001D5799">
        <w:t xml:space="preserve">, </w:t>
      </w:r>
      <w:r w:rsidRPr="001D5799">
        <w:rPr>
          <w:i/>
        </w:rPr>
        <w:t>b</w:t>
      </w:r>
      <w:r w:rsidRPr="001D5799">
        <w:t xml:space="preserve"> and </w:t>
      </w:r>
      <w:r w:rsidRPr="001D5799">
        <w:rPr>
          <w:i/>
        </w:rPr>
        <w:t xml:space="preserve">c </w:t>
      </w:r>
      <w:r w:rsidRPr="001D5799">
        <w:rPr>
          <w:b/>
        </w:rPr>
        <w:t xml:space="preserve">occupy </w:t>
      </w:r>
      <w:r w:rsidRPr="001D5799">
        <w:t xml:space="preserve">the same temporal region </w:t>
      </w:r>
    </w:p>
    <w:p w14:paraId="4227E436" w14:textId="77777777" w:rsidR="00DB33F3" w:rsidRPr="001D5799" w:rsidRDefault="00DB33F3" w:rsidP="00C70E0A">
      <w:pPr>
        <w:pStyle w:val="Specification"/>
        <w:ind w:left="1440"/>
        <w:rPr>
          <w:b/>
        </w:rPr>
      </w:pPr>
      <w:r w:rsidRPr="001D5799">
        <w:t>&amp;</w:t>
      </w:r>
      <w:r w:rsidRPr="001D5799">
        <w:rPr>
          <w:i/>
        </w:rPr>
        <w:t>a</w:t>
      </w:r>
      <w:r w:rsidRPr="001D5799">
        <w:rPr>
          <w:i/>
        </w:rPr>
        <w:softHyphen/>
      </w:r>
      <w:r w:rsidR="008E7283" w:rsidRPr="001D5799">
        <w:rPr>
          <w:i/>
        </w:rPr>
        <w:t xml:space="preserve"> </w:t>
      </w:r>
      <w:r w:rsidRPr="001D5799">
        <w:rPr>
          <w:b/>
        </w:rPr>
        <w:t xml:space="preserve">s-depends </w:t>
      </w:r>
      <w:r w:rsidRPr="001D5799">
        <w:t>on</w:t>
      </w:r>
      <w:r w:rsidR="008E7283" w:rsidRPr="001D5799">
        <w:t xml:space="preserve"> </w:t>
      </w:r>
      <w:r w:rsidRPr="001D5799">
        <w:rPr>
          <w:i/>
        </w:rPr>
        <w:t>c.</w:t>
      </w:r>
    </w:p>
    <w:p w14:paraId="0F6AC589" w14:textId="77777777" w:rsidR="00DB33F3" w:rsidRPr="001D5799" w:rsidRDefault="00DB33F3" w:rsidP="006C241A">
      <w:pPr>
        <w:spacing w:line="360" w:lineRule="auto"/>
        <w:jc w:val="both"/>
        <w:rPr>
          <w:rFonts w:ascii="Times New Roman" w:hAnsi="Times New Roman"/>
          <w:sz w:val="24"/>
          <w:szCs w:val="23"/>
        </w:rPr>
      </w:pPr>
    </w:p>
    <w:p w14:paraId="360A8B61" w14:textId="77777777" w:rsidR="00DB33F3" w:rsidRDefault="00B92763" w:rsidP="006C241A">
      <w:pPr>
        <w:spacing w:line="360" w:lineRule="auto"/>
        <w:jc w:val="both"/>
        <w:rPr>
          <w:rFonts w:ascii="Times New Roman" w:hAnsi="Times New Roman"/>
          <w:sz w:val="24"/>
          <w:szCs w:val="23"/>
        </w:rPr>
      </w:pPr>
      <w:r w:rsidRPr="00B92763">
        <w:rPr>
          <w:rFonts w:ascii="Times New Roman" w:hAnsi="Times New Roman"/>
          <w:sz w:val="24"/>
          <w:szCs w:val="23"/>
          <w:highlight w:val="yellow"/>
        </w:rPr>
        <w:t>This does not yet capture the needed thinness of process profiles</w:t>
      </w:r>
      <w:r w:rsidR="00A00941">
        <w:rPr>
          <w:rFonts w:ascii="Times New Roman" w:hAnsi="Times New Roman"/>
          <w:sz w:val="24"/>
          <w:szCs w:val="23"/>
        </w:rPr>
        <w:t xml:space="preserve"> (= roughly their capacity to be captured by a chart with a time access)</w:t>
      </w:r>
    </w:p>
    <w:p w14:paraId="4D91D650" w14:textId="77777777" w:rsidR="00B92763" w:rsidRPr="001D5799" w:rsidRDefault="00B92763" w:rsidP="006C241A">
      <w:pPr>
        <w:spacing w:line="360" w:lineRule="auto"/>
        <w:jc w:val="both"/>
        <w:rPr>
          <w:rFonts w:ascii="Times New Roman" w:hAnsi="Times New Roman"/>
          <w:sz w:val="24"/>
          <w:szCs w:val="23"/>
        </w:rPr>
      </w:pPr>
    </w:p>
    <w:p w14:paraId="0E28CB0D" w14:textId="7A5621B2" w:rsidR="00DB33F3" w:rsidRPr="001D5799" w:rsidRDefault="00023196" w:rsidP="00C70E0A">
      <w:pPr>
        <w:pStyle w:val="Specification"/>
      </w:pPr>
      <w:r w:rsidRPr="00C70E0A">
        <w:rPr>
          <w:rStyle w:val="SpecificationType"/>
        </w:rPr>
        <w:t>Definition</w:t>
      </w:r>
      <w:r>
        <w:t xml:space="preserve">: </w:t>
      </w:r>
      <w:r w:rsidR="00DB33F3" w:rsidRPr="001D5799">
        <w:rPr>
          <w:i/>
        </w:rPr>
        <w:t>a</w:t>
      </w:r>
      <w:r w:rsidR="008E7283" w:rsidRPr="001D5799">
        <w:rPr>
          <w:i/>
        </w:rPr>
        <w:t xml:space="preserve"> </w:t>
      </w:r>
      <w:r w:rsidR="00DB33F3" w:rsidRPr="001D5799">
        <w:t xml:space="preserve">is a </w:t>
      </w:r>
      <w:r w:rsidR="00DB33F3" w:rsidRPr="001D5799">
        <w:rPr>
          <w:i/>
        </w:rPr>
        <w:t>process profile</w:t>
      </w:r>
      <w:r w:rsidR="00DB33F3" w:rsidRPr="001D5799">
        <w:t xml:space="preserve"> =</w:t>
      </w:r>
      <w:r w:rsidR="008E7283" w:rsidRPr="001D5799">
        <w:t xml:space="preserve"> </w:t>
      </w:r>
      <w:r w:rsidR="00DB33F3" w:rsidRPr="001D5799">
        <w:t xml:space="preserve">Def. for some process </w:t>
      </w:r>
      <w:r w:rsidR="00DB33F3" w:rsidRPr="001D5799">
        <w:rPr>
          <w:i/>
        </w:rPr>
        <w:t>b</w:t>
      </w:r>
      <w:r w:rsidR="00DB33F3" w:rsidRPr="001D5799">
        <w:t xml:space="preserve">, </w:t>
      </w:r>
      <w:r w:rsidR="00DB33F3" w:rsidRPr="001D5799">
        <w:rPr>
          <w:i/>
        </w:rPr>
        <w:t xml:space="preserve">a </w:t>
      </w:r>
      <w:r w:rsidR="00DB33F3" w:rsidRPr="001D5799">
        <w:rPr>
          <w:b/>
        </w:rPr>
        <w:t>process_profile_of</w:t>
      </w:r>
      <w:r w:rsidR="008E7283" w:rsidRPr="001D5799">
        <w:rPr>
          <w:b/>
        </w:rPr>
        <w:t xml:space="preserve"> </w:t>
      </w:r>
      <w:r w:rsidR="00DB33F3" w:rsidRPr="001D5799">
        <w:rPr>
          <w:i/>
        </w:rPr>
        <w:t>b</w:t>
      </w:r>
    </w:p>
    <w:p w14:paraId="4E0260A1" w14:textId="77777777"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14:paraId="4C41CF16" w14:textId="77777777"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14:paraId="13B26D97" w14:textId="77777777" w:rsidR="00DB33F3" w:rsidRDefault="00FD474C" w:rsidP="006C241A">
      <w:pPr>
        <w:spacing w:after="80" w:line="360" w:lineRule="auto"/>
        <w:ind w:left="720"/>
        <w:jc w:val="both"/>
        <w:rPr>
          <w:rFonts w:ascii="Times New Roman" w:hAnsi="Times New Roman"/>
        </w:rPr>
      </w:pPr>
      <w:r>
        <w:rPr>
          <w:rFonts w:ascii="Times New Roman" w:hAnsi="Times New Roman"/>
        </w:rPr>
        <w:t>‘</w:t>
      </w:r>
      <w:r w:rsidR="003F15E6">
        <w:rPr>
          <w:rFonts w:ascii="Times New Roman" w:hAnsi="Times New Roman"/>
          <w:i/>
        </w:rPr>
        <w:t>p</w:t>
      </w:r>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14:paraId="3F22F13A" w14:textId="77777777" w:rsidR="00DB33F3" w:rsidRDefault="003F15E6" w:rsidP="006C241A">
      <w:pPr>
        <w:spacing w:after="80" w:line="360" w:lineRule="auto"/>
        <w:ind w:left="720" w:firstLine="720"/>
        <w:jc w:val="both"/>
        <w:rPr>
          <w:rFonts w:ascii="Times New Roman" w:hAnsi="Times New Roman"/>
        </w:rPr>
      </w:pPr>
      <w:r>
        <w:rPr>
          <w:rFonts w:ascii="Times New Roman" w:hAnsi="Times New Roman"/>
        </w:rPr>
        <w:t xml:space="preserve">there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14:paraId="3A8D20D4" w14:textId="77777777" w:rsidR="00DB33F3" w:rsidRDefault="00DB33F3" w:rsidP="006C241A">
      <w:pPr>
        <w:spacing w:after="80" w:line="360" w:lineRule="auto"/>
        <w:ind w:left="1440" w:firstLine="720"/>
        <w:jc w:val="both"/>
        <w:rPr>
          <w:rFonts w:ascii="Times New Roman" w:hAnsi="Times New Roman"/>
        </w:rPr>
      </w:pP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14:paraId="533127ED" w14:textId="77777777"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14:paraId="1FD590CE" w14:textId="77777777"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14:paraId="5F210347" w14:textId="77777777"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14:paraId="1087AFD6" w14:textId="77777777" w:rsidR="003F15E6" w:rsidRDefault="003F15E6" w:rsidP="006C241A">
      <w:pPr>
        <w:spacing w:after="80" w:line="360" w:lineRule="auto"/>
        <w:rPr>
          <w:rFonts w:ascii="Times New Roman" w:hAnsi="Times New Roman"/>
        </w:rPr>
      </w:pPr>
    </w:p>
    <w:p w14:paraId="40714D94" w14:textId="6104E1BE" w:rsidR="003F15E6" w:rsidRPr="003F15E6" w:rsidRDefault="007B3E28" w:rsidP="006C241A">
      <w:pPr>
        <w:spacing w:after="80" w:line="360" w:lineRule="auto"/>
        <w:rPr>
          <w:rFonts w:ascii="Times New Roman" w:hAnsi="Times New Roman"/>
          <w:b/>
        </w:rPr>
      </w:pPr>
      <w:r w:rsidRPr="00B90609">
        <w:rPr>
          <w:rFonts w:ascii="Times New Roman" w:hAnsi="Times New Roman"/>
          <w:b/>
          <w:highlight w:val="yellow"/>
        </w:rPr>
        <w:t xml:space="preserve">Should we recognize </w:t>
      </w:r>
      <w:r w:rsidR="003F15E6" w:rsidRPr="003F15E6">
        <w:rPr>
          <w:rFonts w:ascii="Times New Roman" w:hAnsi="Times New Roman"/>
          <w:b/>
        </w:rPr>
        <w:t xml:space="preserve">States </w:t>
      </w:r>
      <w:r w:rsidR="003F15E6">
        <w:rPr>
          <w:rFonts w:ascii="Times New Roman" w:hAnsi="Times New Roman"/>
          <w:b/>
        </w:rPr>
        <w:t xml:space="preserve">as </w:t>
      </w:r>
      <w:r w:rsidR="003F15E6" w:rsidRPr="003F15E6">
        <w:rPr>
          <w:rFonts w:ascii="Times New Roman" w:hAnsi="Times New Roman"/>
          <w:b/>
        </w:rPr>
        <w:t xml:space="preserve">Static </w:t>
      </w:r>
      <w:r w:rsidR="00B73A37">
        <w:rPr>
          <w:rFonts w:ascii="Times New Roman" w:hAnsi="Times New Roman"/>
          <w:b/>
        </w:rPr>
        <w:t>P</w:t>
      </w:r>
      <w:r w:rsidR="003F15E6" w:rsidRPr="003F15E6">
        <w:rPr>
          <w:rFonts w:ascii="Times New Roman" w:hAnsi="Times New Roman"/>
          <w:b/>
        </w:rPr>
        <w:t>ro</w:t>
      </w:r>
      <w:r w:rsidR="00B73A37">
        <w:rPr>
          <w:rFonts w:ascii="Times New Roman" w:hAnsi="Times New Roman"/>
          <w:b/>
        </w:rPr>
        <w:t>cess P</w:t>
      </w:r>
      <w:r w:rsidR="003F15E6" w:rsidRPr="003F15E6">
        <w:rPr>
          <w:rFonts w:ascii="Times New Roman" w:hAnsi="Times New Roman"/>
          <w:b/>
        </w:rPr>
        <w:t>rofiles</w:t>
      </w:r>
      <w:r w:rsidRPr="00B90609">
        <w:rPr>
          <w:rFonts w:ascii="Times New Roman" w:hAnsi="Times New Roman"/>
          <w:b/>
          <w:highlight w:val="yellow"/>
        </w:rPr>
        <w:t>?</w:t>
      </w:r>
    </w:p>
    <w:p w14:paraId="55BA0061" w14:textId="77777777" w:rsidR="003F15E6" w:rsidRPr="001D5799" w:rsidRDefault="00FD474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For many 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s we can distinguish </w:t>
      </w:r>
      <w:r w:rsidR="008775B9" w:rsidRPr="001D5799">
        <w:rPr>
          <w:rFonts w:ascii="Times New Roman" w:hAnsi="Times New Roman"/>
          <w:sz w:val="24"/>
          <w:szCs w:val="23"/>
        </w:rPr>
        <w:t xml:space="preserve">an associated </w:t>
      </w:r>
      <w:r w:rsidR="003F15E6" w:rsidRPr="001D5799">
        <w:rPr>
          <w:rFonts w:ascii="Times New Roman" w:hAnsi="Times New Roman"/>
          <w:sz w:val="24"/>
          <w:szCs w:val="23"/>
        </w:rPr>
        <w:t xml:space="preserve">static </w:t>
      </w:r>
      <w:r w:rsidRPr="001D5799">
        <w:rPr>
          <w:rFonts w:ascii="Times New Roman" w:hAnsi="Times New Roman"/>
          <w:sz w:val="24"/>
          <w:szCs w:val="23"/>
        </w:rPr>
        <w:t xml:space="preserve">(or ‘null’) </w:t>
      </w:r>
      <w:r w:rsidR="003F15E6" w:rsidRPr="001D5799">
        <w:rPr>
          <w:rFonts w:ascii="Times New Roman" w:hAnsi="Times New Roman"/>
          <w:sz w:val="24"/>
          <w:szCs w:val="23"/>
        </w:rPr>
        <w:t>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 Thus for example a null beat profile is </w:t>
      </w:r>
      <w:r w:rsidR="003F15E6" w:rsidRPr="001D5799">
        <w:rPr>
          <w:rFonts w:ascii="Times New Roman" w:hAnsi="Times New Roman"/>
          <w:sz w:val="24"/>
          <w:szCs w:val="23"/>
        </w:rPr>
        <w:t xml:space="preserve">a beat profile in which there are zero beats per interval of time; a </w:t>
      </w:r>
      <w:r w:rsidRPr="001D5799">
        <w:rPr>
          <w:rFonts w:ascii="Times New Roman" w:hAnsi="Times New Roman"/>
          <w:sz w:val="24"/>
          <w:szCs w:val="23"/>
        </w:rPr>
        <w:t xml:space="preserve">null </w:t>
      </w:r>
      <w:r w:rsidR="00700F32">
        <w:rPr>
          <w:rFonts w:ascii="Times New Roman" w:hAnsi="Times New Roman"/>
          <w:sz w:val="24"/>
          <w:szCs w:val="23"/>
        </w:rPr>
        <w:t>speed</w:t>
      </w:r>
      <w:r w:rsidR="003F15E6" w:rsidRPr="001D5799">
        <w:rPr>
          <w:rFonts w:ascii="Times New Roman" w:hAnsi="Times New Roman"/>
          <w:sz w:val="24"/>
          <w:szCs w:val="23"/>
        </w:rPr>
        <w:t xml:space="preserve"> profile </w:t>
      </w:r>
      <w:r w:rsidRPr="001D5799">
        <w:rPr>
          <w:rFonts w:ascii="Times New Roman" w:hAnsi="Times New Roman"/>
          <w:sz w:val="24"/>
          <w:szCs w:val="23"/>
        </w:rPr>
        <w:t xml:space="preserve">is one </w:t>
      </w:r>
      <w:r w:rsidR="003F15E6" w:rsidRPr="001D5799">
        <w:rPr>
          <w:rFonts w:ascii="Times New Roman" w:hAnsi="Times New Roman"/>
          <w:sz w:val="24"/>
          <w:szCs w:val="23"/>
        </w:rPr>
        <w:t xml:space="preserve">in which </w:t>
      </w:r>
      <w:r w:rsidR="00700F32">
        <w:rPr>
          <w:rFonts w:ascii="Times New Roman" w:hAnsi="Times New Roman"/>
          <w:sz w:val="24"/>
          <w:szCs w:val="23"/>
        </w:rPr>
        <w:t xml:space="preserve">speed </w:t>
      </w:r>
      <w:r w:rsidR="003F15E6" w:rsidRPr="001D5799">
        <w:rPr>
          <w:rFonts w:ascii="Times New Roman" w:hAnsi="Times New Roman"/>
          <w:sz w:val="24"/>
          <w:szCs w:val="23"/>
        </w:rPr>
        <w:t>is zero</w:t>
      </w:r>
      <w:r w:rsidR="008775B9" w:rsidRPr="001D5799">
        <w:rPr>
          <w:rFonts w:ascii="Times New Roman" w:hAnsi="Times New Roman"/>
          <w:sz w:val="24"/>
          <w:szCs w:val="23"/>
        </w:rPr>
        <w:t>;</w:t>
      </w:r>
      <w:r w:rsidRPr="001D5799">
        <w:rPr>
          <w:rFonts w:ascii="Times New Roman" w:hAnsi="Times New Roman"/>
          <w:sz w:val="24"/>
          <w:szCs w:val="23"/>
        </w:rPr>
        <w:t xml:space="preserve"> a null</w:t>
      </w:r>
      <w:r w:rsidR="003F15E6" w:rsidRPr="001D5799">
        <w:rPr>
          <w:rFonts w:ascii="Times New Roman" w:hAnsi="Times New Roman"/>
          <w:sz w:val="24"/>
          <w:szCs w:val="23"/>
        </w:rPr>
        <w:t xml:space="preserve"> acceleration profile </w:t>
      </w:r>
      <w:r w:rsidRPr="001D5799">
        <w:rPr>
          <w:rFonts w:ascii="Times New Roman" w:hAnsi="Times New Roman"/>
          <w:sz w:val="24"/>
          <w:szCs w:val="23"/>
        </w:rPr>
        <w:t xml:space="preserve">is one </w:t>
      </w:r>
      <w:r w:rsidR="003F15E6" w:rsidRPr="001D5799">
        <w:rPr>
          <w:rFonts w:ascii="Times New Roman" w:hAnsi="Times New Roman"/>
          <w:sz w:val="24"/>
          <w:szCs w:val="23"/>
        </w:rPr>
        <w:t>in wh</w:t>
      </w:r>
      <w:r w:rsidRPr="001D5799">
        <w:rPr>
          <w:rFonts w:ascii="Times New Roman" w:hAnsi="Times New Roman"/>
          <w:sz w:val="24"/>
          <w:szCs w:val="23"/>
        </w:rPr>
        <w:t>ich acceleration is zero, and so on.</w:t>
      </w:r>
    </w:p>
    <w:p w14:paraId="5BAD6C5E" w14:textId="77777777" w:rsidR="00B73A37" w:rsidRPr="001D5799" w:rsidRDefault="00B73A37" w:rsidP="009B5669">
      <w:pPr>
        <w:spacing w:beforeLines="1" w:before="2" w:afterLines="1" w:after="2" w:line="360" w:lineRule="auto"/>
        <w:jc w:val="both"/>
        <w:rPr>
          <w:rFonts w:ascii="Times New Roman" w:hAnsi="Times New Roman"/>
          <w:sz w:val="24"/>
          <w:szCs w:val="23"/>
        </w:rPr>
      </w:pPr>
    </w:p>
    <w:p w14:paraId="272337E7" w14:textId="77777777" w:rsidR="00B73A37" w:rsidRPr="001D5799" w:rsidRDefault="00B73A3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Summing Process Profiles</w:t>
      </w:r>
    </w:p>
    <w:p w14:paraId="0D246606" w14:textId="77777777" w:rsidR="00B73A37"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auditory process profile of the morse code signal for ‘SOS’ has the following structure:</w:t>
      </w:r>
    </w:p>
    <w:p w14:paraId="486AA422" w14:textId="77777777" w:rsidR="00B73A37" w:rsidRPr="001D5799" w:rsidRDefault="00B73A37" w:rsidP="009B5669">
      <w:pPr>
        <w:spacing w:beforeLines="1" w:before="2" w:afterLines="1" w:after="2" w:line="360" w:lineRule="auto"/>
        <w:jc w:val="both"/>
        <w:rPr>
          <w:rFonts w:ascii="Times New Roman" w:hAnsi="Times New Roman"/>
          <w:sz w:val="24"/>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14:paraId="07B3085B" w14:textId="77777777" w:rsidTr="003D4164">
        <w:trPr>
          <w:trHeight w:val="746"/>
        </w:trPr>
        <w:tc>
          <w:tcPr>
            <w:tcW w:w="4050" w:type="dxa"/>
          </w:tcPr>
          <w:p w14:paraId="3E278FC8" w14:textId="77777777" w:rsidR="003D4164" w:rsidRDefault="003D4164" w:rsidP="009B5669">
            <w:pPr>
              <w:spacing w:beforeLines="1" w:before="2" w:afterLines="1" w:after="2" w:line="240" w:lineRule="exact"/>
              <w:jc w:val="center"/>
              <w:rPr>
                <w:rFonts w:ascii="Times New Roman" w:hAnsi="Times New Roman"/>
                <w:b/>
                <w:sz w:val="44"/>
                <w:szCs w:val="23"/>
              </w:rPr>
            </w:pPr>
          </w:p>
          <w:p w14:paraId="0EC3C6EC" w14:textId="77777777"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14:paraId="7A543C82" w14:textId="77777777" w:rsidR="00B73A37" w:rsidRPr="001D5799" w:rsidRDefault="00B73A37" w:rsidP="009B5669">
      <w:pPr>
        <w:spacing w:beforeLines="1" w:before="2" w:afterLines="1" w:after="2" w:line="360" w:lineRule="auto"/>
        <w:jc w:val="both"/>
        <w:rPr>
          <w:rFonts w:ascii="Times New Roman" w:hAnsi="Times New Roman"/>
          <w:sz w:val="24"/>
          <w:szCs w:val="23"/>
        </w:rPr>
      </w:pPr>
    </w:p>
    <w:p w14:paraId="0CA242F0" w14:textId="77777777" w:rsidR="008775B9"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is built by </w:t>
      </w:r>
      <w:r w:rsidR="00DA4D68" w:rsidRPr="001D5799">
        <w:rPr>
          <w:rFonts w:ascii="Times New Roman" w:hAnsi="Times New Roman"/>
          <w:sz w:val="24"/>
          <w:szCs w:val="23"/>
        </w:rPr>
        <w:t>concaten</w:t>
      </w:r>
      <w:r w:rsidRPr="001D5799">
        <w:rPr>
          <w:rFonts w:ascii="Times New Roman" w:hAnsi="Times New Roman"/>
          <w:sz w:val="24"/>
          <w:szCs w:val="23"/>
        </w:rPr>
        <w:t xml:space="preserve">ation </w:t>
      </w:r>
      <w:r w:rsidR="00E64DA4" w:rsidRPr="001D5799">
        <w:rPr>
          <w:rFonts w:ascii="Times New Roman" w:hAnsi="Times New Roman"/>
          <w:sz w:val="24"/>
          <w:szCs w:val="23"/>
        </w:rPr>
        <w:t xml:space="preserve">out </w:t>
      </w:r>
      <w:r w:rsidRPr="001D5799">
        <w:rPr>
          <w:rFonts w:ascii="Times New Roman" w:hAnsi="Times New Roman"/>
          <w:sz w:val="24"/>
          <w:szCs w:val="23"/>
        </w:rPr>
        <w:t xml:space="preserve">of successive basic auditory process profiles of three types, called dots, dashes, and spaces (null auditory process profiles), respectively. Between each dot or dash within a single letter there is a single space; between successive letters there are three </w:t>
      </w:r>
      <w:r w:rsidR="00151755" w:rsidRPr="001D5799">
        <w:rPr>
          <w:rFonts w:ascii="Times New Roman" w:hAnsi="Times New Roman"/>
          <w:sz w:val="24"/>
          <w:szCs w:val="23"/>
        </w:rPr>
        <w:t>spaces. Clearly</w:t>
      </w:r>
      <w:r w:rsidRPr="001D5799">
        <w:rPr>
          <w:rFonts w:ascii="Times New Roman" w:hAnsi="Times New Roman"/>
          <w:sz w:val="24"/>
          <w:szCs w:val="23"/>
        </w:rPr>
        <w:t xml:space="preserve">, the process profiles here can be combined in arbitrary </w:t>
      </w:r>
      <w:r w:rsidR="00C172C1" w:rsidRPr="001D5799">
        <w:rPr>
          <w:rFonts w:ascii="Times New Roman" w:hAnsi="Times New Roman"/>
          <w:sz w:val="24"/>
          <w:szCs w:val="23"/>
        </w:rPr>
        <w:t xml:space="preserve">strings. If one morse code string is followed by another, then the auditory process profile of their sum is equal to the sum of their respective auditory process profiles. </w:t>
      </w:r>
      <w:r w:rsidR="00E64DA4" w:rsidRPr="001D5799">
        <w:rPr>
          <w:rFonts w:ascii="Times New Roman" w:hAnsi="Times New Roman"/>
          <w:sz w:val="24"/>
          <w:szCs w:val="23"/>
        </w:rPr>
        <w:t xml:space="preserve">The </w:t>
      </w:r>
      <w:r w:rsidR="008775B9" w:rsidRPr="001D5799">
        <w:rPr>
          <w:rFonts w:ascii="Times New Roman" w:hAnsi="Times New Roman"/>
          <w:sz w:val="24"/>
          <w:szCs w:val="23"/>
        </w:rPr>
        <w:t>heart beating process is the sum of two mutually dependent systolic and diastolic processes</w:t>
      </w:r>
      <w:r w:rsidR="00E64DA4" w:rsidRPr="001D5799">
        <w:rPr>
          <w:rFonts w:ascii="Times New Roman" w:hAnsi="Times New Roman"/>
          <w:sz w:val="24"/>
          <w:szCs w:val="23"/>
        </w:rPr>
        <w:t xml:space="preserve"> (along the lines depicted in </w:t>
      </w:r>
      <w:r w:rsidR="00151755" w:rsidRPr="001D5799">
        <w:rPr>
          <w:sz w:val="24"/>
        </w:rPr>
        <w:fldChar w:fldCharType="begin"/>
      </w:r>
      <w:r w:rsidR="00151755" w:rsidRPr="001D5799">
        <w:rPr>
          <w:sz w:val="24"/>
        </w:rPr>
        <w:instrText xml:space="preserve"> REF _Ref309559218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Figure 8</w:t>
      </w:r>
      <w:r w:rsidR="00151755" w:rsidRPr="001D5799">
        <w:rPr>
          <w:sz w:val="24"/>
        </w:rPr>
        <w:fldChar w:fldCharType="end"/>
      </w:r>
      <w:r w:rsidR="00E64DA4" w:rsidRPr="001D5799">
        <w:rPr>
          <w:rFonts w:ascii="Times New Roman" w:hAnsi="Times New Roman"/>
          <w:sz w:val="24"/>
          <w:szCs w:val="23"/>
        </w:rPr>
        <w:t>)</w:t>
      </w:r>
      <w:r w:rsidR="008775B9" w:rsidRPr="001D5799">
        <w:rPr>
          <w:rFonts w:ascii="Times New Roman" w:hAnsi="Times New Roman"/>
          <w:sz w:val="24"/>
          <w:szCs w:val="23"/>
        </w:rPr>
        <w:t>.</w:t>
      </w:r>
    </w:p>
    <w:p w14:paraId="47EEA078" w14:textId="77777777" w:rsidR="00E64DA4" w:rsidRPr="001D5799" w:rsidRDefault="00E64DA4" w:rsidP="009B5669">
      <w:pPr>
        <w:spacing w:beforeLines="1" w:before="2" w:afterLines="1" w:after="2" w:line="360" w:lineRule="auto"/>
        <w:jc w:val="both"/>
        <w:rPr>
          <w:rFonts w:ascii="Times New Roman" w:hAnsi="Times New Roman"/>
          <w:sz w:val="24"/>
          <w:szCs w:val="23"/>
        </w:rPr>
      </w:pPr>
    </w:p>
    <w:p w14:paraId="288EE6AC" w14:textId="77777777" w:rsidR="00E64DA4" w:rsidRDefault="00E64DA4" w:rsidP="009B5669">
      <w:pPr>
        <w:keepNext/>
        <w:spacing w:beforeLines="1" w:before="2" w:afterLines="1" w:after="2" w:line="360" w:lineRule="auto"/>
        <w:jc w:val="center"/>
      </w:pPr>
      <w:r>
        <w:rPr>
          <w:noProof/>
        </w:rPr>
        <w:drawing>
          <wp:inline distT="0" distB="0" distL="0" distR="0" wp14:anchorId="0D4C973F" wp14:editId="4E52FED6">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14:paraId="0D342E7A" w14:textId="77777777" w:rsidR="00E64DA4" w:rsidRPr="001D5799" w:rsidRDefault="00E64DA4" w:rsidP="006C241A">
      <w:pPr>
        <w:pStyle w:val="Caption"/>
        <w:jc w:val="center"/>
        <w:rPr>
          <w:rFonts w:ascii="Times New Roman" w:hAnsi="Times New Roman"/>
          <w:sz w:val="24"/>
          <w:szCs w:val="23"/>
        </w:rPr>
      </w:pPr>
      <w:bookmarkStart w:id="250" w:name="_Ref309559218"/>
      <w:r>
        <w:t xml:space="preserve">Figure </w:t>
      </w:r>
      <w:r w:rsidR="00EF0C8C">
        <w:fldChar w:fldCharType="begin"/>
      </w:r>
      <w:r w:rsidR="00EF0C8C">
        <w:instrText xml:space="preserve"> SEQ Figure \</w:instrText>
      </w:r>
      <w:r w:rsidR="00EF0C8C">
        <w:instrText xml:space="preserve">* ARABIC </w:instrText>
      </w:r>
      <w:r w:rsidR="00EF0C8C">
        <w:fldChar w:fldCharType="separate"/>
      </w:r>
      <w:r w:rsidR="007A1CDD">
        <w:rPr>
          <w:noProof/>
        </w:rPr>
        <w:t>8</w:t>
      </w:r>
      <w:r w:rsidR="00EF0C8C">
        <w:rPr>
          <w:noProof/>
        </w:rPr>
        <w:fldChar w:fldCharType="end"/>
      </w:r>
      <w:bookmarkEnd w:id="250"/>
      <w:r>
        <w:t xml:space="preserve">: </w:t>
      </w:r>
      <w:hyperlink r:id="rId51" w:history="1">
        <w:r w:rsidRPr="00E64DA4">
          <w:rPr>
            <w:rStyle w:val="Hyperlink"/>
          </w:rPr>
          <w:t>Cardiac Cycle, Left Ventricle</w:t>
        </w:r>
      </w:hyperlink>
    </w:p>
    <w:p w14:paraId="25E7B791" w14:textId="77777777" w:rsidR="005E2E09" w:rsidRPr="001D5799" w:rsidRDefault="005E2E09" w:rsidP="009B5669">
      <w:pPr>
        <w:spacing w:beforeLines="1" w:before="2" w:afterLines="1" w:after="2" w:line="360" w:lineRule="auto"/>
        <w:jc w:val="both"/>
        <w:rPr>
          <w:rFonts w:ascii="Times New Roman" w:hAnsi="Times New Roman"/>
          <w:sz w:val="24"/>
          <w:szCs w:val="23"/>
        </w:rPr>
      </w:pPr>
    </w:p>
    <w:p w14:paraId="457A06D3" w14:textId="77777777" w:rsidR="00B73A37"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w:t>
      </w:r>
      <w:r w:rsidR="00C172C1" w:rsidRPr="001D5799">
        <w:rPr>
          <w:rFonts w:ascii="Times New Roman" w:hAnsi="Times New Roman"/>
          <w:sz w:val="24"/>
          <w:szCs w:val="23"/>
        </w:rPr>
        <w:t xml:space="preserve"> seems to be a general law for process profiles:</w:t>
      </w:r>
    </w:p>
    <w:p w14:paraId="75649BA0" w14:textId="77777777" w:rsidR="00C172C1" w:rsidRPr="001D5799" w:rsidRDefault="00C172C1" w:rsidP="009B5669">
      <w:pPr>
        <w:spacing w:beforeLines="1" w:before="2" w:afterLines="1" w:after="2" w:line="360" w:lineRule="auto"/>
        <w:jc w:val="both"/>
        <w:rPr>
          <w:rFonts w:ascii="Times New Roman" w:hAnsi="Times New Roman"/>
          <w:sz w:val="24"/>
          <w:szCs w:val="23"/>
        </w:rPr>
      </w:pPr>
    </w:p>
    <w:p w14:paraId="2FB33433" w14:textId="77777777" w:rsidR="00C172C1" w:rsidRPr="001D5799" w:rsidRDefault="00D47F07"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 xml:space="preserve">Given </w:t>
      </w:r>
      <w:r w:rsidR="00C172C1" w:rsidRPr="001D5799">
        <w:rPr>
          <w:rFonts w:ascii="Times New Roman" w:hAnsi="Times New Roman"/>
          <w:sz w:val="24"/>
          <w:szCs w:val="23"/>
        </w:rPr>
        <w:t>any process</w:t>
      </w:r>
      <w:r w:rsidRPr="001D5799">
        <w:rPr>
          <w:rFonts w:ascii="Times New Roman" w:hAnsi="Times New Roman"/>
          <w:sz w:val="24"/>
          <w:szCs w:val="23"/>
        </w:rPr>
        <w:t>es</w:t>
      </w:r>
      <w:r w:rsidR="005E2E09" w:rsidRPr="001D5799">
        <w:rPr>
          <w:rFonts w:ascii="Times New Roman" w:hAnsi="Times New Roman"/>
          <w:sz w:val="24"/>
          <w:szCs w:val="23"/>
        </w:rPr>
        <w:t xml:space="preserve"> </w:t>
      </w:r>
      <w:r w:rsidR="00C172C1" w:rsidRPr="001D5799">
        <w:rPr>
          <w:rFonts w:ascii="Times New Roman" w:hAnsi="Times New Roman"/>
          <w:i/>
          <w:sz w:val="24"/>
          <w:szCs w:val="23"/>
        </w:rPr>
        <w:t>p</w:t>
      </w:r>
      <w:r w:rsidR="00C172C1" w:rsidRPr="001D5799">
        <w:rPr>
          <w:rFonts w:ascii="Times New Roman" w:hAnsi="Times New Roman"/>
          <w:sz w:val="24"/>
          <w:szCs w:val="23"/>
          <w:vertAlign w:val="subscript"/>
        </w:rPr>
        <w:t>1</w:t>
      </w:r>
      <w:r w:rsidRPr="001D5799">
        <w:rPr>
          <w:rFonts w:ascii="Times New Roman" w:hAnsi="Times New Roman"/>
          <w:i/>
          <w:sz w:val="24"/>
          <w:szCs w:val="23"/>
        </w:rPr>
        <w:t>, …</w:t>
      </w:r>
      <w:r w:rsidR="005E2E09" w:rsidRPr="001D5799">
        <w:rPr>
          <w:rFonts w:ascii="Times New Roman" w:hAnsi="Times New Roman"/>
          <w:i/>
          <w:sz w:val="24"/>
          <w:szCs w:val="23"/>
        </w:rPr>
        <w:t xml:space="preserve"> </w:t>
      </w:r>
      <w:r w:rsidR="00C172C1" w:rsidRPr="001D5799">
        <w:rPr>
          <w:rFonts w:ascii="Times New Roman" w:hAnsi="Times New Roman"/>
          <w:i/>
          <w:sz w:val="24"/>
          <w:szCs w:val="23"/>
        </w:rPr>
        <w:t>p</w:t>
      </w:r>
      <w:r w:rsidRPr="001D5799">
        <w:rPr>
          <w:rFonts w:ascii="Times New Roman" w:hAnsi="Times New Roman"/>
          <w:sz w:val="24"/>
          <w:szCs w:val="23"/>
          <w:vertAlign w:val="subscript"/>
        </w:rPr>
        <w:t>n</w:t>
      </w:r>
      <w:r w:rsidR="00151755" w:rsidRPr="001D5799">
        <w:rPr>
          <w:rFonts w:ascii="Times New Roman" w:hAnsi="Times New Roman"/>
          <w:sz w:val="24"/>
          <w:szCs w:val="23"/>
          <w:vertAlign w:val="subscript"/>
        </w:rPr>
        <w:t xml:space="preserve"> </w:t>
      </w:r>
      <w:r w:rsidRPr="001D5799">
        <w:rPr>
          <w:rFonts w:ascii="Times New Roman" w:hAnsi="Times New Roman"/>
          <w:sz w:val="24"/>
          <w:szCs w:val="23"/>
        </w:rPr>
        <w:t xml:space="preserve">which share a specific </w:t>
      </w:r>
      <w:r w:rsidR="00C172C1" w:rsidRPr="001D5799">
        <w:rPr>
          <w:rFonts w:ascii="Times New Roman" w:hAnsi="Times New Roman"/>
          <w:sz w:val="24"/>
          <w:szCs w:val="23"/>
        </w:rPr>
        <w:t>type T</w:t>
      </w:r>
      <w:r w:rsidRPr="001D5799">
        <w:rPr>
          <w:rFonts w:ascii="Times New Roman" w:hAnsi="Times New Roman"/>
          <w:sz w:val="24"/>
          <w:szCs w:val="23"/>
        </w:rPr>
        <w:t xml:space="preserve"> of process profile and which do not overlap in time:</w:t>
      </w:r>
    </w:p>
    <w:p w14:paraId="08E651BC" w14:textId="77777777" w:rsidR="00C172C1" w:rsidRPr="001D5799" w:rsidRDefault="00C172C1" w:rsidP="009B5669">
      <w:pPr>
        <w:spacing w:beforeLines="1" w:before="2" w:afterLines="1" w:after="2" w:line="360" w:lineRule="auto"/>
        <w:ind w:left="720"/>
        <w:jc w:val="center"/>
        <w:rPr>
          <w:rFonts w:ascii="Times New Roman" w:hAnsi="Times New Roman"/>
          <w:sz w:val="24"/>
          <w:szCs w:val="23"/>
        </w:rPr>
      </w:pPr>
      <w:r w:rsidRPr="001D5799">
        <w:rPr>
          <w:rFonts w:ascii="Times New Roman" w:hAnsi="Times New Roman"/>
          <w:sz w:val="24"/>
          <w:szCs w:val="23"/>
        </w:rPr>
        <w:t>T</w:t>
      </w:r>
      <w:r w:rsidR="00D47F07" w:rsidRPr="001D5799">
        <w:rPr>
          <w:rFonts w:ascii="Times New Roman" w:hAnsi="Times New Roman"/>
          <w:sz w:val="24"/>
          <w:szCs w:val="23"/>
        </w:rPr>
        <w:t>-process-profile</w:t>
      </w:r>
      <w:r w:rsidR="005E2E09"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i/>
          <w:sz w:val="24"/>
          <w:szCs w:val="23"/>
        </w:rPr>
        <w:t>+…</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T-process-profile(</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sz w:val="24"/>
          <w:szCs w:val="23"/>
        </w:rPr>
        <w:t>) + … + T-process-profile(</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p>
    <w:p w14:paraId="06DA5E89" w14:textId="77777777" w:rsidR="00C172C1" w:rsidRPr="001D5799" w:rsidRDefault="00C172C1" w:rsidP="009B5669">
      <w:pPr>
        <w:spacing w:beforeLines="1" w:before="2" w:afterLines="1" w:after="2" w:line="360" w:lineRule="auto"/>
        <w:jc w:val="both"/>
        <w:rPr>
          <w:rFonts w:ascii="Times New Roman" w:hAnsi="Times New Roman"/>
          <w:b/>
          <w:sz w:val="24"/>
          <w:szCs w:val="23"/>
        </w:rPr>
      </w:pPr>
    </w:p>
    <w:p w14:paraId="02695AF5" w14:textId="77777777" w:rsidR="008775B9"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in the morse code and similar cases, summation of process profiles has an exact counterpart in the linear composition of </w:t>
      </w:r>
      <w:r w:rsidR="00DA4D68" w:rsidRPr="001D5799">
        <w:rPr>
          <w:rFonts w:ascii="Times New Roman" w:hAnsi="Times New Roman"/>
          <w:i/>
          <w:sz w:val="24"/>
          <w:szCs w:val="23"/>
        </w:rPr>
        <w:t>generically dependent</w:t>
      </w:r>
      <w:r w:rsidRPr="001D5799">
        <w:rPr>
          <w:rFonts w:ascii="Times New Roman" w:hAnsi="Times New Roman"/>
          <w:sz w:val="24"/>
          <w:szCs w:val="23"/>
        </w:rPr>
        <w:t xml:space="preserve"> information artifacts (alphanumeric strings) on the continuant side.</w:t>
      </w:r>
    </w:p>
    <w:p w14:paraId="1ED30A6D" w14:textId="77777777" w:rsidR="000C52A3" w:rsidRPr="001D5799" w:rsidRDefault="000C52A3" w:rsidP="009B5669">
      <w:pPr>
        <w:spacing w:beforeLines="1" w:before="2" w:afterLines="1" w:after="2" w:line="360" w:lineRule="auto"/>
        <w:jc w:val="both"/>
        <w:rPr>
          <w:rFonts w:ascii="Times New Roman" w:hAnsi="Times New Roman"/>
          <w:sz w:val="24"/>
          <w:szCs w:val="23"/>
        </w:rPr>
      </w:pPr>
    </w:p>
    <w:p w14:paraId="2143AB87" w14:textId="77777777" w:rsidR="00CB07DE" w:rsidRPr="001D5799" w:rsidRDefault="00CB07D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Comparing Qualities</w:t>
      </w:r>
      <w:r w:rsidR="008775B9" w:rsidRPr="001D5799">
        <w:rPr>
          <w:rFonts w:ascii="Times New Roman" w:hAnsi="Times New Roman"/>
          <w:b/>
          <w:sz w:val="24"/>
          <w:szCs w:val="23"/>
        </w:rPr>
        <w:t xml:space="preserve"> and Comparing Process Profiles</w:t>
      </w:r>
    </w:p>
    <w:p w14:paraId="3C181FCD" w14:textId="77777777" w:rsidR="008775B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fur</w:t>
      </w:r>
      <w:r w:rsidR="003B3493" w:rsidRPr="001D5799">
        <w:rPr>
          <w:rFonts w:ascii="Times New Roman" w:hAnsi="Times New Roman"/>
          <w:sz w:val="24"/>
          <w:szCs w:val="23"/>
        </w:rPr>
        <w:t>t</w:t>
      </w:r>
      <w:r w:rsidRPr="001D5799">
        <w:rPr>
          <w:rFonts w:ascii="Times New Roman" w:hAnsi="Times New Roman"/>
          <w:sz w:val="24"/>
          <w:szCs w:val="23"/>
        </w:rPr>
        <w:t>her issue that we can now address is that of data involving comparison of process profiles (for example to the effect that one process is quicker, or more intense, or of higher frequency, than that process. He</w:t>
      </w:r>
      <w:r w:rsidR="00192689">
        <w:rPr>
          <w:rFonts w:ascii="Times New Roman" w:hAnsi="Times New Roman"/>
          <w:sz w:val="24"/>
          <w:szCs w:val="23"/>
        </w:rPr>
        <w:t>re</w:t>
      </w:r>
      <w:r w:rsidRPr="001D5799">
        <w:rPr>
          <w:rFonts w:ascii="Times New Roman" w:hAnsi="Times New Roman"/>
          <w:sz w:val="24"/>
          <w:szCs w:val="23"/>
        </w:rPr>
        <w:t>, too, it is useful to begin with the counterpar</w:t>
      </w:r>
      <w:r w:rsidR="00192689">
        <w:rPr>
          <w:rFonts w:ascii="Times New Roman" w:hAnsi="Times New Roman"/>
          <w:sz w:val="24"/>
          <w:szCs w:val="23"/>
        </w:rPr>
        <w:t>t case on the side of qualities.</w:t>
      </w:r>
    </w:p>
    <w:p w14:paraId="0488D970" w14:textId="77777777" w:rsidR="00192689" w:rsidRDefault="00192689" w:rsidP="009B5669">
      <w:pPr>
        <w:spacing w:beforeLines="1" w:before="2" w:afterLines="1" w:after="2" w:line="360" w:lineRule="auto"/>
        <w:jc w:val="both"/>
        <w:rPr>
          <w:rFonts w:ascii="Times New Roman" w:hAnsi="Times New Roman"/>
          <w:sz w:val="24"/>
          <w:szCs w:val="23"/>
        </w:rPr>
      </w:pPr>
    </w:p>
    <w:p w14:paraId="110A48A0" w14:textId="77777777" w:rsidR="00192689" w:rsidRPr="00192689" w:rsidRDefault="00192689" w:rsidP="009B5669">
      <w:pPr>
        <w:spacing w:beforeLines="1" w:before="2" w:afterLines="1" w:after="2" w:line="360" w:lineRule="auto"/>
        <w:jc w:val="both"/>
        <w:rPr>
          <w:rFonts w:ascii="Times New Roman" w:hAnsi="Times New Roman"/>
          <w:b/>
          <w:sz w:val="24"/>
          <w:szCs w:val="23"/>
        </w:rPr>
      </w:pPr>
      <w:r w:rsidRPr="00192689">
        <w:rPr>
          <w:rFonts w:ascii="Times New Roman" w:hAnsi="Times New Roman"/>
          <w:b/>
          <w:sz w:val="24"/>
          <w:szCs w:val="23"/>
        </w:rPr>
        <w:t>Comparative qualities</w:t>
      </w:r>
    </w:p>
    <w:p w14:paraId="5290D8AC" w14:textId="77777777" w:rsidR="00CB07DE"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a given </w:t>
      </w:r>
      <w:r w:rsidR="00E64DA4" w:rsidRPr="001D5799">
        <w:rPr>
          <w:rFonts w:ascii="Times New Roman" w:hAnsi="Times New Roman"/>
          <w:sz w:val="24"/>
          <w:szCs w:val="23"/>
        </w:rPr>
        <w:t xml:space="preserve">determinable </w:t>
      </w:r>
      <w:r w:rsidR="00CB07DE" w:rsidRPr="001D5799">
        <w:rPr>
          <w:rFonts w:ascii="Times New Roman" w:hAnsi="Times New Roman"/>
          <w:sz w:val="24"/>
          <w:szCs w:val="23"/>
        </w:rPr>
        <w:t xml:space="preserve">quality universal </w:t>
      </w:r>
      <w:r w:rsidRPr="001D5799">
        <w:rPr>
          <w:rFonts w:ascii="Times New Roman" w:hAnsi="Times New Roman"/>
          <w:sz w:val="24"/>
          <w:szCs w:val="23"/>
        </w:rPr>
        <w:t>Q</w:t>
      </w:r>
      <w:r w:rsidR="00CB07DE" w:rsidRPr="001D5799">
        <w:rPr>
          <w:rFonts w:ascii="Times New Roman" w:hAnsi="Times New Roman"/>
          <w:sz w:val="24"/>
          <w:szCs w:val="23"/>
        </w:rPr>
        <w:t xml:space="preserve">, </w:t>
      </w:r>
      <w:r w:rsidRPr="001D5799">
        <w:rPr>
          <w:rFonts w:ascii="Times New Roman" w:hAnsi="Times New Roman"/>
          <w:sz w:val="24"/>
          <w:szCs w:val="23"/>
        </w:rPr>
        <w:t>we employ ‘</w:t>
      </w:r>
      <w:r w:rsidR="00CB07DE" w:rsidRPr="001D5799">
        <w:rPr>
          <w:rFonts w:ascii="Times New Roman" w:hAnsi="Times New Roman"/>
          <w:sz w:val="24"/>
          <w:szCs w:val="23"/>
        </w:rPr>
        <w:t>DSU(Q)</w:t>
      </w:r>
      <w:r w:rsidRPr="001D5799">
        <w:rPr>
          <w:rFonts w:ascii="Times New Roman" w:hAnsi="Times New Roman"/>
          <w:sz w:val="24"/>
          <w:szCs w:val="23"/>
        </w:rPr>
        <w:t xml:space="preserve">’ </w:t>
      </w:r>
      <w:r w:rsidR="00C16900" w:rsidRPr="001D5799">
        <w:rPr>
          <w:rFonts w:ascii="Times New Roman" w:hAnsi="Times New Roman"/>
          <w:sz w:val="24"/>
          <w:szCs w:val="23"/>
        </w:rPr>
        <w:t xml:space="preserve">as an abbreviation for ‘the </w:t>
      </w:r>
      <w:r w:rsidR="00CB07DE" w:rsidRPr="001D5799">
        <w:rPr>
          <w:rFonts w:ascii="Times New Roman" w:hAnsi="Times New Roman"/>
          <w:sz w:val="24"/>
          <w:szCs w:val="23"/>
        </w:rPr>
        <w:t>determinate sub-universals of Q</w:t>
      </w:r>
      <w:r w:rsidR="00C16900" w:rsidRPr="001D5799">
        <w:rPr>
          <w:rFonts w:ascii="Times New Roman" w:hAnsi="Times New Roman"/>
          <w:sz w:val="24"/>
          <w:szCs w:val="23"/>
        </w:rPr>
        <w:t>’</w:t>
      </w:r>
      <w:r w:rsidR="00CB07DE" w:rsidRPr="001D5799">
        <w:rPr>
          <w:rFonts w:ascii="Times New Roman" w:hAnsi="Times New Roman"/>
          <w:sz w:val="24"/>
          <w:szCs w:val="23"/>
        </w:rPr>
        <w:t xml:space="preserve">. For example </w:t>
      </w:r>
      <w:r w:rsidR="00C16900" w:rsidRPr="001D5799">
        <w:rPr>
          <w:rFonts w:ascii="Times New Roman" w:hAnsi="Times New Roman"/>
          <w:sz w:val="24"/>
          <w:szCs w:val="23"/>
        </w:rPr>
        <w:t xml:space="preserve">if </w:t>
      </w:r>
      <w:r w:rsidR="00CB07DE" w:rsidRPr="001D5799">
        <w:rPr>
          <w:rFonts w:ascii="Times New Roman" w:hAnsi="Times New Roman"/>
          <w:sz w:val="24"/>
          <w:szCs w:val="23"/>
        </w:rPr>
        <w:t xml:space="preserve">Q </w:t>
      </w:r>
      <w:r w:rsidR="00C16900" w:rsidRPr="001D5799">
        <w:rPr>
          <w:rFonts w:ascii="Times New Roman" w:hAnsi="Times New Roman"/>
          <w:sz w:val="24"/>
          <w:szCs w:val="23"/>
        </w:rPr>
        <w:t xml:space="preserve">is the quality universal </w:t>
      </w:r>
      <w:r w:rsidR="00CB07DE" w:rsidRPr="001D5799">
        <w:rPr>
          <w:rFonts w:ascii="Times New Roman" w:hAnsi="Times New Roman"/>
          <w:i/>
          <w:sz w:val="24"/>
          <w:szCs w:val="23"/>
        </w:rPr>
        <w:t>length</w:t>
      </w:r>
      <w:r w:rsidR="00CB07DE" w:rsidRPr="001D5799">
        <w:rPr>
          <w:rFonts w:ascii="Times New Roman" w:hAnsi="Times New Roman"/>
          <w:sz w:val="24"/>
          <w:szCs w:val="23"/>
        </w:rPr>
        <w:t xml:space="preserve">, </w:t>
      </w:r>
      <w:r w:rsidR="00C16900" w:rsidRPr="001D5799">
        <w:rPr>
          <w:rFonts w:ascii="Times New Roman" w:hAnsi="Times New Roman"/>
          <w:sz w:val="24"/>
          <w:szCs w:val="23"/>
        </w:rPr>
        <w:t xml:space="preserve">then </w:t>
      </w:r>
      <w:r w:rsidR="00CB07DE" w:rsidRPr="001D5799">
        <w:rPr>
          <w:rFonts w:ascii="Times New Roman" w:hAnsi="Times New Roman"/>
          <w:sz w:val="24"/>
          <w:szCs w:val="23"/>
        </w:rPr>
        <w:t xml:space="preserve">DSU(Q) </w:t>
      </w:r>
      <w:r w:rsidR="00C16900" w:rsidRPr="001D5799">
        <w:rPr>
          <w:rFonts w:ascii="Times New Roman" w:hAnsi="Times New Roman"/>
          <w:sz w:val="24"/>
          <w:szCs w:val="23"/>
        </w:rPr>
        <w:t xml:space="preserve">comprises such determinate quality universals as: </w:t>
      </w:r>
      <w:r w:rsidR="00CB07DE" w:rsidRPr="001D5799">
        <w:rPr>
          <w:rFonts w:ascii="Times New Roman" w:hAnsi="Times New Roman"/>
          <w:sz w:val="24"/>
          <w:szCs w:val="23"/>
        </w:rPr>
        <w:t xml:space="preserve">1 cm-length, 1.5 cm-length, 2 cm-length, </w:t>
      </w:r>
      <w:r w:rsidR="00C16900" w:rsidRPr="001D5799">
        <w:rPr>
          <w:rFonts w:ascii="Times New Roman" w:hAnsi="Times New Roman"/>
          <w:sz w:val="24"/>
          <w:szCs w:val="23"/>
        </w:rPr>
        <w:t>and so on</w:t>
      </w:r>
      <w:r w:rsidR="00CB07DE" w:rsidRPr="001D5799">
        <w:rPr>
          <w:rFonts w:ascii="Times New Roman" w:hAnsi="Times New Roman"/>
          <w:sz w:val="24"/>
          <w:szCs w:val="23"/>
        </w:rPr>
        <w:t xml:space="preserve">. </w:t>
      </w:r>
      <w:r w:rsidR="00C16900" w:rsidRPr="001D5799">
        <w:rPr>
          <w:rFonts w:ascii="Times New Roman" w:hAnsi="Times New Roman"/>
          <w:sz w:val="24"/>
          <w:szCs w:val="23"/>
        </w:rPr>
        <w:t>A</w:t>
      </w:r>
      <w:r w:rsidR="00FD474C" w:rsidRPr="001D5799">
        <w:rPr>
          <w:rFonts w:ascii="Times New Roman" w:hAnsi="Times New Roman"/>
          <w:sz w:val="24"/>
          <w:szCs w:val="23"/>
        </w:rPr>
        <w:t xml:space="preserve">gain, </w:t>
      </w:r>
      <w:r w:rsidR="00C16900" w:rsidRPr="001D5799">
        <w:rPr>
          <w:rFonts w:ascii="Times New Roman" w:hAnsi="Times New Roman"/>
          <w:sz w:val="24"/>
          <w:szCs w:val="23"/>
        </w:rPr>
        <w:t>quality universals are referred to here in a way that involves specification of a unit of m</w:t>
      </w:r>
      <w:r w:rsidR="00E64DA4" w:rsidRPr="001D5799">
        <w:rPr>
          <w:rFonts w:ascii="Times New Roman" w:hAnsi="Times New Roman"/>
          <w:sz w:val="24"/>
          <w:szCs w:val="23"/>
        </w:rPr>
        <w:t>easure;</w:t>
      </w:r>
      <w:r w:rsidR="00C16900" w:rsidRPr="001D5799">
        <w:rPr>
          <w:rFonts w:ascii="Times New Roman" w:hAnsi="Times New Roman"/>
          <w:sz w:val="24"/>
          <w:szCs w:val="23"/>
        </w:rPr>
        <w:t xml:space="preserve"> however, the universals themselves are clearly independent</w:t>
      </w:r>
      <w:r w:rsidR="00CB07DE" w:rsidRPr="001D5799">
        <w:rPr>
          <w:rFonts w:ascii="Times New Roman" w:hAnsi="Times New Roman"/>
          <w:sz w:val="24"/>
          <w:szCs w:val="23"/>
        </w:rPr>
        <w:t xml:space="preserve"> of </w:t>
      </w:r>
      <w:r w:rsidR="00C16900" w:rsidRPr="001D5799">
        <w:rPr>
          <w:rFonts w:ascii="Times New Roman" w:hAnsi="Times New Roman"/>
          <w:sz w:val="24"/>
          <w:szCs w:val="23"/>
        </w:rPr>
        <w:t>such specification</w:t>
      </w:r>
      <w:r w:rsidR="00DA4D68" w:rsidRPr="001D5799">
        <w:rPr>
          <w:rFonts w:ascii="Times New Roman" w:hAnsi="Times New Roman"/>
          <w:sz w:val="24"/>
          <w:szCs w:val="23"/>
        </w:rPr>
        <w:t xml:space="preserve"> as the same process profile universal could be reformulated in terms of a different unit of measure</w:t>
      </w:r>
      <w:r w:rsidR="00FD474C" w:rsidRPr="001D5799">
        <w:rPr>
          <w:rFonts w:ascii="Times New Roman" w:hAnsi="Times New Roman"/>
          <w:sz w:val="24"/>
          <w:szCs w:val="23"/>
        </w:rPr>
        <w:t>.</w:t>
      </w:r>
    </w:p>
    <w:p w14:paraId="19D52151" w14:textId="77777777" w:rsidR="00C16900" w:rsidRPr="001D5799" w:rsidRDefault="00C16900" w:rsidP="009B5669">
      <w:pPr>
        <w:spacing w:beforeLines="1" w:before="2" w:afterLines="1" w:after="2" w:line="360" w:lineRule="auto"/>
        <w:jc w:val="both"/>
        <w:rPr>
          <w:rFonts w:ascii="Times New Roman" w:hAnsi="Times New Roman"/>
          <w:sz w:val="24"/>
          <w:szCs w:val="23"/>
        </w:rPr>
      </w:pPr>
    </w:p>
    <w:p w14:paraId="206BEA4F" w14:textId="77777777" w:rsidR="00CB07DE" w:rsidRPr="001D5799" w:rsidRDefault="009F41D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the qualities in </w:t>
      </w:r>
      <w:r w:rsidR="00CB07DE" w:rsidRPr="001D5799">
        <w:rPr>
          <w:rFonts w:ascii="Times New Roman" w:hAnsi="Times New Roman"/>
          <w:sz w:val="24"/>
          <w:szCs w:val="23"/>
        </w:rPr>
        <w:t xml:space="preserve">DSU(Q) </w:t>
      </w:r>
      <w:r w:rsidRPr="001D5799">
        <w:rPr>
          <w:rFonts w:ascii="Times New Roman" w:hAnsi="Times New Roman"/>
          <w:sz w:val="24"/>
          <w:szCs w:val="23"/>
        </w:rPr>
        <w:t>can here be ordered linearly in reflection of the real number measures used to described them</w:t>
      </w:r>
      <w:r w:rsidR="00CB07DE" w:rsidRPr="001D5799">
        <w:rPr>
          <w:rFonts w:ascii="Times New Roman" w:hAnsi="Times New Roman"/>
          <w:sz w:val="24"/>
          <w:szCs w:val="23"/>
        </w:rPr>
        <w:t xml:space="preserve">, we can define ‘shorter-in-length than’ in terms of ‘less than’ for real numbers. </w:t>
      </w:r>
      <w:r w:rsidRPr="001D5799">
        <w:rPr>
          <w:rFonts w:ascii="Times New Roman" w:hAnsi="Times New Roman"/>
          <w:sz w:val="24"/>
          <w:szCs w:val="23"/>
        </w:rPr>
        <w:t>In this sense t</w:t>
      </w:r>
      <w:r w:rsidR="00CB07DE" w:rsidRPr="001D5799">
        <w:rPr>
          <w:rFonts w:ascii="Times New Roman" w:hAnsi="Times New Roman"/>
          <w:sz w:val="24"/>
          <w:szCs w:val="23"/>
        </w:rPr>
        <w:t>he structure of DSU(Q) explains how length qualities relate to each other</w:t>
      </w:r>
      <w:r w:rsidR="00FD474C" w:rsidRPr="001D5799">
        <w:rPr>
          <w:rFonts w:ascii="Times New Roman" w:hAnsi="Times New Roman"/>
          <w:sz w:val="24"/>
          <w:szCs w:val="23"/>
        </w:rPr>
        <w:t>.</w:t>
      </w:r>
    </w:p>
    <w:p w14:paraId="67088FEB" w14:textId="77777777" w:rsidR="00CB07DE" w:rsidRDefault="00CB07DE" w:rsidP="009B5669">
      <w:pPr>
        <w:spacing w:beforeLines="1" w:before="2" w:afterLines="1" w:after="2" w:line="360" w:lineRule="auto"/>
        <w:jc w:val="both"/>
        <w:rPr>
          <w:rFonts w:ascii="Times New Roman" w:hAnsi="Times New Roman"/>
          <w:sz w:val="24"/>
          <w:szCs w:val="23"/>
        </w:rPr>
      </w:pPr>
    </w:p>
    <w:p w14:paraId="4E86258D" w14:textId="77777777" w:rsidR="008B7AC8" w:rsidRPr="008B7AC8" w:rsidRDefault="008B7AC8" w:rsidP="009B5669">
      <w:pPr>
        <w:spacing w:beforeLines="1" w:before="2" w:afterLines="1" w:after="2" w:line="360" w:lineRule="auto"/>
        <w:jc w:val="both"/>
        <w:rPr>
          <w:rFonts w:ascii="Times New Roman" w:hAnsi="Times New Roman"/>
          <w:b/>
          <w:sz w:val="24"/>
          <w:szCs w:val="23"/>
        </w:rPr>
      </w:pPr>
      <w:r w:rsidRPr="008B7AC8">
        <w:rPr>
          <w:rFonts w:ascii="Times New Roman" w:hAnsi="Times New Roman"/>
          <w:b/>
          <w:sz w:val="24"/>
          <w:szCs w:val="23"/>
        </w:rPr>
        <w:t>Comparing process profiles</w:t>
      </w:r>
    </w:p>
    <w:p w14:paraId="0B5B83BE" w14:textId="77777777" w:rsidR="00E64DA4"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And now </w:t>
      </w:r>
      <w:r w:rsidR="009F41D8" w:rsidRPr="001D5799">
        <w:rPr>
          <w:rFonts w:ascii="Times New Roman" w:hAnsi="Times New Roman"/>
          <w:sz w:val="24"/>
          <w:szCs w:val="23"/>
        </w:rPr>
        <w:t xml:space="preserve">the parallel case on the side of </w:t>
      </w:r>
      <w:r w:rsidRPr="001D5799">
        <w:rPr>
          <w:rFonts w:ascii="Times New Roman" w:hAnsi="Times New Roman"/>
          <w:sz w:val="24"/>
          <w:szCs w:val="23"/>
        </w:rPr>
        <w:t>occurrent side can be described as follows. For a given determinable process profile universal P, we employ ‘DSU(P)’ as an abbreviation for ‘the determinate sub-universals of P’. For example if P</w:t>
      </w:r>
      <w:r w:rsidR="00151755" w:rsidRPr="001D5799">
        <w:rPr>
          <w:rFonts w:ascii="Times New Roman" w:hAnsi="Times New Roman"/>
          <w:sz w:val="24"/>
          <w:szCs w:val="23"/>
        </w:rPr>
        <w:t xml:space="preserve"> </w:t>
      </w:r>
      <w:r w:rsidRPr="001D5799">
        <w:rPr>
          <w:rFonts w:ascii="Times New Roman" w:hAnsi="Times New Roman"/>
          <w:sz w:val="24"/>
          <w:szCs w:val="23"/>
        </w:rPr>
        <w:t xml:space="preserve">is the process profile universal </w:t>
      </w:r>
      <w:r w:rsidRPr="001D5799">
        <w:rPr>
          <w:rFonts w:ascii="Times New Roman" w:hAnsi="Times New Roman"/>
          <w:i/>
          <w:sz w:val="24"/>
          <w:szCs w:val="23"/>
        </w:rPr>
        <w:t>regular beat</w:t>
      </w:r>
      <w:r w:rsidRPr="001D5799">
        <w:rPr>
          <w:rFonts w:ascii="Times New Roman" w:hAnsi="Times New Roman"/>
          <w:sz w:val="24"/>
          <w:szCs w:val="23"/>
        </w:rPr>
        <w:t>, then DSU(P) comprises such determinate process profile universals as: 1beat per minute (bpm), 1.5 bpm, 2 bpm, and so on. Again, process profile universals are referred to here in a way that involves specification of a unit of measure; however, the universals themselves are clearly independent of such specification.</w:t>
      </w:r>
    </w:p>
    <w:p w14:paraId="50D9CA9E" w14:textId="77777777" w:rsidR="00E64DA4" w:rsidRPr="001D5799" w:rsidRDefault="00E64DA4" w:rsidP="009B5669">
      <w:pPr>
        <w:spacing w:beforeLines="1" w:before="2" w:afterLines="1" w:after="2" w:line="360" w:lineRule="auto"/>
        <w:rPr>
          <w:rFonts w:ascii="Times New Roman" w:hAnsi="Times New Roman"/>
          <w:sz w:val="24"/>
          <w:szCs w:val="23"/>
        </w:rPr>
      </w:pPr>
    </w:p>
    <w:p w14:paraId="4E3EEAE3" w14:textId="77777777" w:rsidR="00CB07DE"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And again:</w:t>
      </w:r>
      <w:r w:rsidR="00151755" w:rsidRPr="001D5799">
        <w:rPr>
          <w:rFonts w:ascii="Times New Roman" w:hAnsi="Times New Roman"/>
          <w:sz w:val="24"/>
          <w:szCs w:val="23"/>
        </w:rPr>
        <w:t xml:space="preserve"> </w:t>
      </w:r>
      <w:r w:rsidR="00CB07DE" w:rsidRPr="001D5799">
        <w:rPr>
          <w:rFonts w:ascii="Times New Roman" w:hAnsi="Times New Roman"/>
          <w:sz w:val="24"/>
          <w:szCs w:val="23"/>
        </w:rPr>
        <w:t>DSU(P) is ordered linearly, so that there is an isomorphism from  DSU(P) to the real numbers, and we can define ‘beats faster than’ accordingly in terms of ‘</w:t>
      </w:r>
      <w:r w:rsidRPr="001D5799">
        <w:rPr>
          <w:rFonts w:ascii="Times New Roman" w:hAnsi="Times New Roman"/>
          <w:sz w:val="24"/>
          <w:szCs w:val="23"/>
        </w:rPr>
        <w:t>greater than’ for real numbers, and there is a sense in which t</w:t>
      </w:r>
      <w:r w:rsidR="00CB07DE" w:rsidRPr="001D5799">
        <w:rPr>
          <w:rFonts w:ascii="Times New Roman" w:hAnsi="Times New Roman"/>
          <w:sz w:val="24"/>
          <w:szCs w:val="23"/>
        </w:rPr>
        <w:t>he structure of DSU(P) explains how beat processes relate to each other in terms of faster and shorter</w:t>
      </w:r>
      <w:r w:rsidR="00FD474C" w:rsidRPr="001D5799">
        <w:rPr>
          <w:rFonts w:ascii="Times New Roman" w:hAnsi="Times New Roman"/>
          <w:sz w:val="24"/>
          <w:szCs w:val="23"/>
        </w:rPr>
        <w:t>.</w:t>
      </w:r>
    </w:p>
    <w:p w14:paraId="5EC5D7FC" w14:textId="77777777" w:rsidR="008B7AC8" w:rsidRDefault="008B7AC8" w:rsidP="006C241A">
      <w:pPr>
        <w:spacing w:line="360" w:lineRule="auto"/>
        <w:rPr>
          <w:rFonts w:ascii="Times New Roman" w:hAnsi="Times New Roman"/>
          <w:iCs/>
          <w:sz w:val="24"/>
        </w:rPr>
      </w:pPr>
    </w:p>
    <w:p w14:paraId="13551629" w14:textId="4C632766" w:rsidR="00BC11E1" w:rsidRPr="00343148" w:rsidRDefault="00BC11E1" w:rsidP="00BC11E1">
      <w:pPr>
        <w:rPr>
          <w:sz w:val="20"/>
          <w:szCs w:val="20"/>
          <w:highlight w:val="yellow"/>
        </w:rPr>
      </w:pPr>
      <w:r w:rsidRPr="00343148">
        <w:rPr>
          <w:sz w:val="20"/>
          <w:szCs w:val="20"/>
          <w:highlight w:val="yellow"/>
        </w:rPr>
        <w:t>Werner:</w:t>
      </w:r>
    </w:p>
    <w:p w14:paraId="423FD818" w14:textId="77777777" w:rsidR="00BC11E1" w:rsidRPr="00343148" w:rsidRDefault="00BC11E1" w:rsidP="00BC11E1">
      <w:pPr>
        <w:rPr>
          <w:sz w:val="20"/>
          <w:szCs w:val="20"/>
          <w:highlight w:val="yellow"/>
        </w:rPr>
      </w:pPr>
      <w:r w:rsidRPr="00343148">
        <w:rPr>
          <w:sz w:val="20"/>
          <w:szCs w:val="20"/>
          <w:highlight w:val="yellow"/>
        </w:rPr>
        <w:t> </w:t>
      </w:r>
    </w:p>
    <w:p w14:paraId="2651E936" w14:textId="77777777" w:rsidR="00BC11E1" w:rsidRPr="00343148" w:rsidRDefault="00BC11E1" w:rsidP="00BC11E1">
      <w:pPr>
        <w:rPr>
          <w:sz w:val="20"/>
          <w:szCs w:val="20"/>
          <w:highlight w:val="yellow"/>
        </w:rPr>
      </w:pPr>
      <w:r w:rsidRPr="00343148">
        <w:rPr>
          <w:sz w:val="20"/>
          <w:szCs w:val="20"/>
          <w:highlight w:val="yellow"/>
        </w:rPr>
        <w:t>I would rather treat 'n bpm' ['n beats per minute'] as an information entity which is-about p, thus avoiding to say that rates exist, although we talk in terms of rates.</w:t>
      </w:r>
    </w:p>
    <w:p w14:paraId="2F6C83F3" w14:textId="77777777" w:rsidR="00BC11E1" w:rsidRPr="00343148" w:rsidRDefault="00BC11E1" w:rsidP="00BC11E1">
      <w:pPr>
        <w:rPr>
          <w:sz w:val="20"/>
          <w:szCs w:val="20"/>
          <w:highlight w:val="yellow"/>
        </w:rPr>
      </w:pPr>
    </w:p>
    <w:p w14:paraId="710ED81E" w14:textId="77777777" w:rsidR="00BC11E1" w:rsidRPr="00343148" w:rsidRDefault="00BC11E1" w:rsidP="00BC11E1">
      <w:pPr>
        <w:rPr>
          <w:sz w:val="20"/>
          <w:szCs w:val="20"/>
          <w:highlight w:val="yellow"/>
        </w:rPr>
      </w:pPr>
      <w:r w:rsidRPr="00343148">
        <w:rPr>
          <w:sz w:val="20"/>
          <w:szCs w:val="20"/>
          <w:highlight w:val="yellow"/>
        </w:rPr>
        <w:t>It is trivial that 'n bpm' is an information entity. The question is, how do we deal with what it is on the side of reality that makes it true that process p has_rate nbm. </w:t>
      </w:r>
    </w:p>
    <w:p w14:paraId="6185E4BE" w14:textId="77777777" w:rsidR="00BC11E1" w:rsidRPr="00343148" w:rsidRDefault="00BC11E1" w:rsidP="00BC11E1">
      <w:pPr>
        <w:rPr>
          <w:sz w:val="20"/>
          <w:szCs w:val="20"/>
          <w:highlight w:val="yellow"/>
        </w:rPr>
      </w:pPr>
      <w:r w:rsidRPr="00343148">
        <w:rPr>
          <w:sz w:val="20"/>
          <w:szCs w:val="20"/>
          <w:highlight w:val="yellow"/>
        </w:rPr>
        <w:t>I agree with you that we should avoid saying that rates exist.</w:t>
      </w:r>
    </w:p>
    <w:p w14:paraId="68A531F3" w14:textId="77777777" w:rsidR="00BC11E1" w:rsidRPr="00343148" w:rsidRDefault="00BC11E1" w:rsidP="00BC11E1">
      <w:pPr>
        <w:rPr>
          <w:sz w:val="20"/>
          <w:szCs w:val="20"/>
          <w:highlight w:val="yellow"/>
        </w:rPr>
      </w:pPr>
      <w:r w:rsidRPr="00343148">
        <w:rPr>
          <w:sz w:val="20"/>
          <w:szCs w:val="20"/>
          <w:highlight w:val="yellow"/>
        </w:rPr>
        <w:t>The idea in the back of my mind is that rates are ratios (e.g. of number-of-cycles to time-interval-lengths; of distance-traversed to time-interval-length ...) which do not correspond to any extra entities in reality. </w:t>
      </w:r>
    </w:p>
    <w:p w14:paraId="247A2AD2" w14:textId="77777777" w:rsidR="00BC11E1" w:rsidRPr="00343148" w:rsidRDefault="00BC11E1" w:rsidP="00BC11E1">
      <w:pPr>
        <w:rPr>
          <w:sz w:val="20"/>
          <w:szCs w:val="20"/>
          <w:highlight w:val="yellow"/>
        </w:rPr>
      </w:pPr>
      <w:r w:rsidRPr="00343148">
        <w:rPr>
          <w:sz w:val="20"/>
          <w:szCs w:val="20"/>
          <w:highlight w:val="yellow"/>
        </w:rPr>
        <w:t>More generally: Where assertions of the form x has_measure n U, where U is a basic SI unit, correspond to extra entities that exist in reality, assertions using derived units (multiplications and divisions of basic units) need not correspond to any extra entities in reality. To say that there are 3 bananas in the bowl is to say that there are 3 bananas, 1 bowl, and a relation of containment; there is no further entity called the bananas per bowl ratio. The latter comes free. Similarly, to say that the heart is beating at 60 beats per minute is to say that there are 60 beats, 1 minute, and a relation of projection; there is no further entity called the beats per minute ratio. The latter comes free.</w:t>
      </w:r>
    </w:p>
    <w:p w14:paraId="7DC97135" w14:textId="77777777" w:rsidR="00BC11E1" w:rsidRPr="00343148" w:rsidRDefault="00BC11E1" w:rsidP="00BC11E1">
      <w:pPr>
        <w:rPr>
          <w:sz w:val="20"/>
          <w:szCs w:val="20"/>
          <w:highlight w:val="yellow"/>
        </w:rPr>
      </w:pPr>
    </w:p>
    <w:p w14:paraId="340903ED" w14:textId="77777777" w:rsidR="00BC11E1" w:rsidRPr="00343148" w:rsidRDefault="00BC11E1" w:rsidP="00BC11E1">
      <w:pPr>
        <w:rPr>
          <w:sz w:val="20"/>
          <w:szCs w:val="20"/>
          <w:highlight w:val="yellow"/>
        </w:rPr>
      </w:pPr>
      <w:r w:rsidRPr="00343148">
        <w:rPr>
          <w:sz w:val="20"/>
          <w:szCs w:val="20"/>
          <w:highlight w:val="yellow"/>
          <w:u w:val="single"/>
        </w:rPr>
        <w:t>The basic units in BFO terms</w:t>
      </w:r>
    </w:p>
    <w:p w14:paraId="58E876BC" w14:textId="77777777" w:rsidR="00BC11E1" w:rsidRPr="00343148" w:rsidRDefault="00BC11E1" w:rsidP="00BC11E1">
      <w:pPr>
        <w:rPr>
          <w:sz w:val="20"/>
          <w:szCs w:val="20"/>
          <w:highlight w:val="yellow"/>
        </w:rPr>
      </w:pPr>
    </w:p>
    <w:p w14:paraId="691FE9C1" w14:textId="77777777" w:rsidR="00BC11E1" w:rsidRPr="00343148" w:rsidRDefault="00BC11E1" w:rsidP="00BC11E1">
      <w:pPr>
        <w:rPr>
          <w:sz w:val="20"/>
          <w:szCs w:val="20"/>
          <w:highlight w:val="yellow"/>
        </w:rPr>
      </w:pPr>
      <w:r w:rsidRPr="00343148">
        <w:rPr>
          <w:sz w:val="20"/>
          <w:szCs w:val="20"/>
          <w:highlight w:val="yellow"/>
        </w:rPr>
        <w:t>Mass and temperature are qualities of material entities</w:t>
      </w:r>
    </w:p>
    <w:p w14:paraId="08577AB1" w14:textId="77777777" w:rsidR="00BC11E1" w:rsidRPr="00343148" w:rsidRDefault="00BC11E1" w:rsidP="00BC11E1">
      <w:pPr>
        <w:rPr>
          <w:sz w:val="20"/>
          <w:szCs w:val="20"/>
          <w:highlight w:val="yellow"/>
        </w:rPr>
      </w:pPr>
      <w:r w:rsidRPr="00343148">
        <w:rPr>
          <w:sz w:val="20"/>
          <w:szCs w:val="20"/>
          <w:highlight w:val="yellow"/>
        </w:rPr>
        <w:t>Amount of substance seems to be a quality of material entities also (not sure yet)</w:t>
      </w:r>
    </w:p>
    <w:p w14:paraId="1F0A8928" w14:textId="77777777" w:rsidR="00BC11E1" w:rsidRPr="00343148" w:rsidRDefault="00BC11E1" w:rsidP="00BC11E1">
      <w:pPr>
        <w:rPr>
          <w:sz w:val="20"/>
          <w:szCs w:val="20"/>
          <w:highlight w:val="yellow"/>
        </w:rPr>
      </w:pPr>
      <w:r w:rsidRPr="00343148">
        <w:rPr>
          <w:sz w:val="20"/>
          <w:szCs w:val="20"/>
          <w:highlight w:val="yellow"/>
        </w:rPr>
        <w:t>Length and time are qualities of regions</w:t>
      </w:r>
    </w:p>
    <w:p w14:paraId="723C877D" w14:textId="77777777" w:rsidR="00BC11E1" w:rsidRPr="00343148" w:rsidRDefault="00BC11E1" w:rsidP="00BC11E1">
      <w:pPr>
        <w:rPr>
          <w:sz w:val="20"/>
          <w:szCs w:val="20"/>
          <w:highlight w:val="yellow"/>
        </w:rPr>
      </w:pPr>
      <w:r w:rsidRPr="00343148">
        <w:rPr>
          <w:sz w:val="20"/>
          <w:szCs w:val="20"/>
          <w:highlight w:val="yellow"/>
        </w:rPr>
        <w:t>Luminous intensity is, I think, to be treated as a quality of energy (energy is an independent continuant in BFO terms, because interconvertible with matter)</w:t>
      </w:r>
    </w:p>
    <w:p w14:paraId="1726BCF3" w14:textId="77777777" w:rsidR="00BC11E1" w:rsidRPr="00343148" w:rsidRDefault="00BC11E1" w:rsidP="00BC11E1">
      <w:pPr>
        <w:rPr>
          <w:sz w:val="20"/>
          <w:szCs w:val="20"/>
          <w:highlight w:val="yellow"/>
        </w:rPr>
      </w:pPr>
      <w:r w:rsidRPr="00343148">
        <w:rPr>
          <w:sz w:val="20"/>
          <w:szCs w:val="20"/>
          <w:highlight w:val="yellow"/>
        </w:rPr>
        <w:t>Electric current -- not sure how to deal with this yet</w:t>
      </w:r>
    </w:p>
    <w:p w14:paraId="442B778A" w14:textId="77777777" w:rsidR="00BC11E1" w:rsidRPr="00343148" w:rsidRDefault="00BC11E1" w:rsidP="00BC11E1">
      <w:pPr>
        <w:rPr>
          <w:sz w:val="20"/>
          <w:szCs w:val="20"/>
          <w:highlight w:val="yellow"/>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71"/>
        <w:gridCol w:w="452"/>
        <w:gridCol w:w="2598"/>
        <w:gridCol w:w="4852"/>
      </w:tblGrid>
      <w:tr w:rsidR="00BC11E1" w:rsidRPr="00343148" w14:paraId="46E4AF77"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295CAFD" w14:textId="77777777" w:rsidR="00BC11E1" w:rsidRPr="00343148" w:rsidRDefault="00EF0C8C">
            <w:pPr>
              <w:spacing w:before="240" w:after="240"/>
              <w:jc w:val="center"/>
              <w:rPr>
                <w:b/>
                <w:bCs/>
                <w:color w:val="000000"/>
                <w:sz w:val="20"/>
                <w:szCs w:val="20"/>
                <w:highlight w:val="yellow"/>
              </w:rPr>
            </w:pPr>
            <w:r>
              <w:fldChar w:fldCharType="begin"/>
            </w:r>
            <w:r>
              <w:instrText xml:space="preserve"> HYPERLINK "http://en.wikipedia.org/wiki/Metre" \t "_blank" \o "Metre" </w:instrText>
            </w:r>
            <w:r>
              <w:fldChar w:fldCharType="separate"/>
            </w:r>
            <w:r w:rsidR="00BC11E1" w:rsidRPr="00343148">
              <w:rPr>
                <w:rStyle w:val="Hyperlink"/>
                <w:b/>
                <w:bCs/>
                <w:color w:val="0645AD"/>
                <w:sz w:val="20"/>
                <w:szCs w:val="20"/>
                <w:highlight w:val="yellow"/>
              </w:rPr>
              <w:t>metre</w:t>
            </w:r>
            <w:r>
              <w:rPr>
                <w:rStyle w:val="Hyperlink"/>
                <w:b/>
                <w:bCs/>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7992E4A" w14:textId="22F58F62" w:rsidR="00BC11E1" w:rsidRPr="00343148" w:rsidRDefault="00343148">
            <w:pPr>
              <w:rPr>
                <w:rFonts w:ascii="Arial" w:hAnsi="Arial" w:cs="Arial"/>
                <w:color w:val="000000"/>
                <w:sz w:val="20"/>
                <w:szCs w:val="20"/>
                <w:highlight w:val="yellow"/>
              </w:rPr>
            </w:pPr>
            <w:r w:rsidRPr="00343148">
              <w:rPr>
                <w:rFonts w:ascii="Arial" w:hAnsi="Arial" w:cs="Arial"/>
                <w:b/>
                <w:bCs/>
                <w:color w:val="000000"/>
                <w:sz w:val="20"/>
                <w:szCs w:val="20"/>
                <w:highlight w:val="yellow"/>
              </w:rPr>
              <w:t>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91B9AE" w14:textId="77777777" w:rsidR="00BC11E1" w:rsidRPr="00343148" w:rsidRDefault="00EF0C8C">
            <w:pPr>
              <w:rPr>
                <w:rFonts w:ascii="Arial" w:hAnsi="Arial" w:cs="Arial"/>
                <w:color w:val="000000"/>
                <w:sz w:val="20"/>
                <w:szCs w:val="20"/>
                <w:highlight w:val="yellow"/>
              </w:rPr>
            </w:pPr>
            <w:r>
              <w:fldChar w:fldCharType="begin"/>
            </w:r>
            <w:r>
              <w:instrText xml:space="preserve"> HYPERLINK "http://en.wikip</w:instrText>
            </w:r>
            <w:r>
              <w:instrText xml:space="preserve">edia.org/wiki/Length" \t "_blank" \o "Length" </w:instrText>
            </w:r>
            <w:r>
              <w:fldChar w:fldCharType="separate"/>
            </w:r>
            <w:r w:rsidR="00BC11E1" w:rsidRPr="00343148">
              <w:rPr>
                <w:rStyle w:val="Hyperlink"/>
                <w:rFonts w:ascii="Arial" w:hAnsi="Arial" w:cs="Arial"/>
                <w:color w:val="0645AD"/>
                <w:sz w:val="20"/>
                <w:szCs w:val="20"/>
                <w:highlight w:val="yellow"/>
              </w:rPr>
              <w:t>length</w:t>
            </w:r>
            <w:r>
              <w:rPr>
                <w:rStyle w:val="Hyperlink"/>
                <w:rFonts w:ascii="Arial" w:hAnsi="Arial" w:cs="Arial"/>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38D1829" w14:textId="77777777" w:rsidR="00BC11E1" w:rsidRPr="00343148" w:rsidRDefault="00BC11E1">
            <w:pPr>
              <w:rPr>
                <w:rFonts w:ascii="Arial" w:hAnsi="Arial" w:cs="Arial"/>
                <w:color w:val="000000"/>
                <w:sz w:val="20"/>
                <w:szCs w:val="20"/>
                <w:highlight w:val="yellow"/>
              </w:rPr>
            </w:pPr>
            <w:r w:rsidRPr="00343148">
              <w:rPr>
                <w:rFonts w:ascii="Arial" w:hAnsi="Arial" w:cs="Arial"/>
                <w:i/>
                <w:iCs/>
                <w:color w:val="000000"/>
                <w:sz w:val="20"/>
                <w:szCs w:val="20"/>
                <w:highlight w:val="yellow"/>
              </w:rPr>
              <w:t>l</w:t>
            </w:r>
            <w:r w:rsidRPr="00343148">
              <w:rPr>
                <w:rFonts w:ascii="Arial" w:hAnsi="Arial" w:cs="Arial"/>
                <w:color w:val="000000"/>
                <w:sz w:val="20"/>
                <w:szCs w:val="20"/>
                <w:highlight w:val="yellow"/>
              </w:rPr>
              <w:t> (a lowercase L)</w:t>
            </w:r>
          </w:p>
        </w:tc>
      </w:tr>
      <w:tr w:rsidR="00BC11E1" w:rsidRPr="00343148" w14:paraId="7653D720"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E2C4883" w14:textId="77777777" w:rsidR="00BC11E1" w:rsidRPr="00343148" w:rsidRDefault="00EF0C8C">
            <w:pPr>
              <w:jc w:val="center"/>
              <w:rPr>
                <w:b/>
                <w:bCs/>
                <w:color w:val="000000"/>
                <w:sz w:val="20"/>
                <w:szCs w:val="20"/>
                <w:highlight w:val="yellow"/>
              </w:rPr>
            </w:pPr>
            <w:r>
              <w:fldChar w:fldCharType="begin"/>
            </w:r>
            <w:r>
              <w:instrText xml:space="preserve"> HYPERLINK "http://en.wikipedia.org/wiki/Kilogram" \t "_blank" \o "Kilogram" </w:instrText>
            </w:r>
            <w:r>
              <w:fldChar w:fldCharType="separate"/>
            </w:r>
            <w:r w:rsidR="00BC11E1" w:rsidRPr="00343148">
              <w:rPr>
                <w:rStyle w:val="Hyperlink"/>
                <w:b/>
                <w:bCs/>
                <w:color w:val="0645AD"/>
                <w:sz w:val="20"/>
                <w:szCs w:val="20"/>
                <w:highlight w:val="yellow"/>
              </w:rPr>
              <w:t>kilogram</w:t>
            </w:r>
            <w:r>
              <w:rPr>
                <w:rStyle w:val="Hyperlink"/>
                <w:b/>
                <w:bCs/>
                <w:color w:val="0645AD"/>
                <w:sz w:val="20"/>
                <w:szCs w:val="20"/>
                <w:highlight w:val="yellow"/>
              </w:rPr>
              <w:fldChar w:fldCharType="end"/>
            </w:r>
            <w:r w:rsidR="00BC11E1" w:rsidRPr="00343148">
              <w:rPr>
                <w:b/>
                <w:bCs/>
                <w:color w:val="000000"/>
                <w:sz w:val="20"/>
                <w:szCs w:val="20"/>
                <w:highlight w:val="yellow"/>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3E6B318" w14:textId="75E96E58" w:rsidR="00BC11E1" w:rsidRPr="00343148" w:rsidRDefault="00343148">
            <w:pPr>
              <w:rPr>
                <w:rFonts w:ascii="Arial" w:hAnsi="Arial" w:cs="Arial"/>
                <w:color w:val="000000"/>
                <w:sz w:val="20"/>
                <w:szCs w:val="20"/>
                <w:highlight w:val="yellow"/>
              </w:rPr>
            </w:pPr>
            <w:r w:rsidRPr="00343148">
              <w:rPr>
                <w:rFonts w:ascii="Arial" w:hAnsi="Arial" w:cs="Arial"/>
                <w:b/>
                <w:bCs/>
                <w:color w:val="000000"/>
                <w:sz w:val="20"/>
                <w:szCs w:val="20"/>
                <w:highlight w:val="yellow"/>
              </w:rPr>
              <w:t>K</w:t>
            </w:r>
            <w:r w:rsidR="00BC11E1" w:rsidRPr="00343148">
              <w:rPr>
                <w:rFonts w:ascii="Arial" w:hAnsi="Arial" w:cs="Arial"/>
                <w:b/>
                <w:bCs/>
                <w:color w:val="000000"/>
                <w:sz w:val="20"/>
                <w:szCs w:val="20"/>
                <w:highlight w:val="yellow"/>
              </w:rPr>
              <w:t>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471499B" w14:textId="77777777" w:rsidR="00BC11E1" w:rsidRPr="00343148" w:rsidRDefault="00EF0C8C">
            <w:pPr>
              <w:rPr>
                <w:rFonts w:ascii="Arial" w:hAnsi="Arial" w:cs="Arial"/>
                <w:color w:val="000000"/>
                <w:sz w:val="20"/>
                <w:szCs w:val="20"/>
                <w:highlight w:val="yellow"/>
              </w:rPr>
            </w:pPr>
            <w:r>
              <w:fldChar w:fldCharType="begin"/>
            </w:r>
            <w:r>
              <w:instrText xml:space="preserve"> HYPERLINK "http://en.wikipedia.org/wiki/Mass" \t "_blank" \o "Mass" </w:instrText>
            </w:r>
            <w:r>
              <w:fldChar w:fldCharType="separate"/>
            </w:r>
            <w:r w:rsidR="00BC11E1" w:rsidRPr="00343148">
              <w:rPr>
                <w:rStyle w:val="Hyperlink"/>
                <w:rFonts w:ascii="Arial" w:hAnsi="Arial" w:cs="Arial"/>
                <w:color w:val="0645AD"/>
                <w:sz w:val="20"/>
                <w:szCs w:val="20"/>
                <w:highlight w:val="yellow"/>
              </w:rPr>
              <w:t>mass</w:t>
            </w:r>
            <w:r>
              <w:rPr>
                <w:rStyle w:val="Hyperlink"/>
                <w:rFonts w:ascii="Arial" w:hAnsi="Arial" w:cs="Arial"/>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18763" w14:textId="77777777" w:rsidR="00BC11E1" w:rsidRPr="00343148" w:rsidRDefault="00BC11E1">
            <w:pPr>
              <w:rPr>
                <w:rFonts w:ascii="Arial" w:hAnsi="Arial" w:cs="Arial"/>
                <w:color w:val="000000"/>
                <w:sz w:val="20"/>
                <w:szCs w:val="20"/>
                <w:highlight w:val="yellow"/>
              </w:rPr>
            </w:pPr>
            <w:r w:rsidRPr="00343148">
              <w:rPr>
                <w:rFonts w:ascii="Arial" w:hAnsi="Arial" w:cs="Arial"/>
                <w:i/>
                <w:iCs/>
                <w:color w:val="000000"/>
                <w:sz w:val="20"/>
                <w:szCs w:val="20"/>
                <w:highlight w:val="yellow"/>
              </w:rPr>
              <w:t>m</w:t>
            </w:r>
          </w:p>
        </w:tc>
      </w:tr>
      <w:tr w:rsidR="00BC11E1" w:rsidRPr="00343148" w14:paraId="1311F85A"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970D1A0" w14:textId="77777777" w:rsidR="00BC11E1" w:rsidRPr="00343148" w:rsidRDefault="00EF0C8C">
            <w:pPr>
              <w:jc w:val="center"/>
              <w:rPr>
                <w:b/>
                <w:bCs/>
                <w:color w:val="000000"/>
                <w:sz w:val="20"/>
                <w:szCs w:val="20"/>
                <w:highlight w:val="yellow"/>
              </w:rPr>
            </w:pPr>
            <w:r>
              <w:fldChar w:fldCharType="begin"/>
            </w:r>
            <w:r>
              <w:instrText xml:space="preserve"> HYPERLINK "http://en.wikipedia.org/wiki/Second" \t "_blank" \o "Second" </w:instrText>
            </w:r>
            <w:r>
              <w:fldChar w:fldCharType="separate"/>
            </w:r>
            <w:r w:rsidR="00BC11E1" w:rsidRPr="00343148">
              <w:rPr>
                <w:rStyle w:val="Hyperlink"/>
                <w:b/>
                <w:bCs/>
                <w:color w:val="0645AD"/>
                <w:sz w:val="20"/>
                <w:szCs w:val="20"/>
                <w:highlight w:val="yellow"/>
              </w:rPr>
              <w:t>second</w:t>
            </w:r>
            <w:r>
              <w:rPr>
                <w:rStyle w:val="Hyperlink"/>
                <w:b/>
                <w:bCs/>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826A949" w14:textId="52BB7D29" w:rsidR="00BC11E1" w:rsidRPr="00343148" w:rsidRDefault="00343148">
            <w:pPr>
              <w:rPr>
                <w:rFonts w:ascii="Arial" w:hAnsi="Arial" w:cs="Arial"/>
                <w:color w:val="000000"/>
                <w:sz w:val="20"/>
                <w:szCs w:val="20"/>
                <w:highlight w:val="yellow"/>
              </w:rPr>
            </w:pPr>
            <w:r w:rsidRPr="00343148">
              <w:rPr>
                <w:rFonts w:ascii="Arial" w:hAnsi="Arial" w:cs="Arial"/>
                <w:b/>
                <w:bCs/>
                <w:color w:val="000000"/>
                <w:sz w:val="20"/>
                <w:szCs w:val="20"/>
                <w:highlight w:val="yellow"/>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E393E46" w14:textId="77777777" w:rsidR="00BC11E1" w:rsidRPr="00343148" w:rsidRDefault="00EF0C8C">
            <w:pPr>
              <w:rPr>
                <w:rFonts w:ascii="Arial" w:hAnsi="Arial" w:cs="Arial"/>
                <w:color w:val="000000"/>
                <w:sz w:val="20"/>
                <w:szCs w:val="20"/>
                <w:highlight w:val="yellow"/>
              </w:rPr>
            </w:pPr>
            <w:r>
              <w:fldChar w:fldCharType="begin"/>
            </w:r>
            <w:r>
              <w:instrText xml:space="preserve"> HYPERLINK "http://en.wikipedia.org/wiki/Time" \t "_blank" \o "Time" </w:instrText>
            </w:r>
            <w:r>
              <w:fldChar w:fldCharType="separate"/>
            </w:r>
            <w:r w:rsidR="00BC11E1" w:rsidRPr="00343148">
              <w:rPr>
                <w:rStyle w:val="Hyperlink"/>
                <w:rFonts w:ascii="Arial" w:hAnsi="Arial" w:cs="Arial"/>
                <w:color w:val="0645AD"/>
                <w:sz w:val="20"/>
                <w:szCs w:val="20"/>
                <w:highlight w:val="yellow"/>
              </w:rPr>
              <w:t>time</w:t>
            </w:r>
            <w:r>
              <w:rPr>
                <w:rStyle w:val="Hyperlink"/>
                <w:rFonts w:ascii="Arial" w:hAnsi="Arial" w:cs="Arial"/>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16B45C" w14:textId="77777777" w:rsidR="00BC11E1" w:rsidRPr="00343148" w:rsidRDefault="00BC11E1">
            <w:pPr>
              <w:rPr>
                <w:rFonts w:ascii="Arial" w:hAnsi="Arial" w:cs="Arial"/>
                <w:color w:val="000000"/>
                <w:sz w:val="20"/>
                <w:szCs w:val="20"/>
                <w:highlight w:val="yellow"/>
              </w:rPr>
            </w:pPr>
            <w:r w:rsidRPr="00343148">
              <w:rPr>
                <w:rFonts w:ascii="Arial" w:hAnsi="Arial" w:cs="Arial"/>
                <w:i/>
                <w:iCs/>
                <w:color w:val="000000"/>
                <w:sz w:val="20"/>
                <w:szCs w:val="20"/>
                <w:highlight w:val="yellow"/>
              </w:rPr>
              <w:t>t</w:t>
            </w:r>
          </w:p>
        </w:tc>
      </w:tr>
      <w:tr w:rsidR="00BC11E1" w:rsidRPr="00343148" w14:paraId="6D6DDFA6"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337160C0" w14:textId="77777777" w:rsidR="00BC11E1" w:rsidRPr="00343148" w:rsidRDefault="00EF0C8C">
            <w:pPr>
              <w:jc w:val="center"/>
              <w:rPr>
                <w:b/>
                <w:bCs/>
                <w:color w:val="000000"/>
                <w:sz w:val="20"/>
                <w:szCs w:val="20"/>
                <w:highlight w:val="yellow"/>
              </w:rPr>
            </w:pPr>
            <w:r>
              <w:fldChar w:fldCharType="begin"/>
            </w:r>
            <w:r>
              <w:instrText xml:space="preserve"> HYPERLINK "http://en.wikipedia.org/wiki/Ampere" \t "_blank" \o "Ampere" </w:instrText>
            </w:r>
            <w:r>
              <w:fldChar w:fldCharType="separate"/>
            </w:r>
            <w:r w:rsidR="00BC11E1" w:rsidRPr="00343148">
              <w:rPr>
                <w:rStyle w:val="Hyperlink"/>
                <w:b/>
                <w:bCs/>
                <w:color w:val="0645AD"/>
                <w:sz w:val="20"/>
                <w:szCs w:val="20"/>
                <w:highlight w:val="yellow"/>
              </w:rPr>
              <w:t>ampere</w:t>
            </w:r>
            <w:r>
              <w:rPr>
                <w:rStyle w:val="Hyperlink"/>
                <w:b/>
                <w:bCs/>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F99673D" w14:textId="77777777" w:rsidR="00BC11E1" w:rsidRPr="00343148" w:rsidRDefault="00BC11E1">
            <w:pPr>
              <w:rPr>
                <w:rFonts w:ascii="Arial" w:hAnsi="Arial" w:cs="Arial"/>
                <w:color w:val="000000"/>
                <w:sz w:val="20"/>
                <w:szCs w:val="20"/>
                <w:highlight w:val="yellow"/>
              </w:rPr>
            </w:pPr>
            <w:r w:rsidRPr="00343148">
              <w:rPr>
                <w:rFonts w:ascii="Arial" w:hAnsi="Arial" w:cs="Arial"/>
                <w:b/>
                <w:bCs/>
                <w:color w:val="000000"/>
                <w:sz w:val="20"/>
                <w:szCs w:val="20"/>
                <w:highlight w:val="yellow"/>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1A5F8F" w14:textId="77777777" w:rsidR="00BC11E1" w:rsidRPr="00343148" w:rsidRDefault="00EF0C8C">
            <w:pPr>
              <w:rPr>
                <w:rFonts w:ascii="Arial" w:hAnsi="Arial" w:cs="Arial"/>
                <w:color w:val="000000"/>
                <w:sz w:val="20"/>
                <w:szCs w:val="20"/>
                <w:highlight w:val="yellow"/>
              </w:rPr>
            </w:pPr>
            <w:r>
              <w:fldChar w:fldCharType="begin"/>
            </w:r>
            <w:r>
              <w:instrText xml:space="preserve"> HYPERLINK "http://en.wikipedia.org/wiki/Electric_current" \t "_blank" \o "Electric current" </w:instrText>
            </w:r>
            <w:r>
              <w:fldChar w:fldCharType="separate"/>
            </w:r>
            <w:r w:rsidR="00BC11E1" w:rsidRPr="00343148">
              <w:rPr>
                <w:rStyle w:val="Hyperlink"/>
                <w:rFonts w:ascii="Arial" w:hAnsi="Arial" w:cs="Arial"/>
                <w:color w:val="0645AD"/>
                <w:sz w:val="20"/>
                <w:szCs w:val="20"/>
                <w:highlight w:val="yellow"/>
              </w:rPr>
              <w:t>electric current</w:t>
            </w:r>
            <w:r>
              <w:rPr>
                <w:rStyle w:val="Hyperlink"/>
                <w:rFonts w:ascii="Arial" w:hAnsi="Arial" w:cs="Arial"/>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D0C6F8" w14:textId="77777777" w:rsidR="00BC11E1" w:rsidRPr="00343148" w:rsidRDefault="00BC11E1">
            <w:pPr>
              <w:rPr>
                <w:rFonts w:ascii="Arial" w:hAnsi="Arial" w:cs="Arial"/>
                <w:color w:val="000000"/>
                <w:sz w:val="20"/>
                <w:szCs w:val="20"/>
                <w:highlight w:val="yellow"/>
              </w:rPr>
            </w:pPr>
            <w:r w:rsidRPr="00343148">
              <w:rPr>
                <w:rFonts w:ascii="Arial" w:hAnsi="Arial" w:cs="Arial"/>
                <w:i/>
                <w:iCs/>
                <w:color w:val="000000"/>
                <w:sz w:val="20"/>
                <w:szCs w:val="20"/>
                <w:highlight w:val="yellow"/>
              </w:rPr>
              <w:t>I</w:t>
            </w:r>
            <w:r w:rsidRPr="00343148">
              <w:rPr>
                <w:rFonts w:ascii="Arial" w:hAnsi="Arial" w:cs="Arial"/>
                <w:color w:val="000000"/>
                <w:sz w:val="20"/>
                <w:szCs w:val="20"/>
                <w:highlight w:val="yellow"/>
              </w:rPr>
              <w:t> (a capital i)</w:t>
            </w:r>
          </w:p>
        </w:tc>
      </w:tr>
      <w:tr w:rsidR="00BC11E1" w:rsidRPr="00343148" w14:paraId="0E690E3F"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B29CF0E" w14:textId="77777777" w:rsidR="00BC11E1" w:rsidRPr="00343148" w:rsidRDefault="00EF0C8C">
            <w:pPr>
              <w:jc w:val="center"/>
              <w:rPr>
                <w:b/>
                <w:bCs/>
                <w:color w:val="000000"/>
                <w:sz w:val="20"/>
                <w:szCs w:val="20"/>
                <w:highlight w:val="yellow"/>
              </w:rPr>
            </w:pPr>
            <w:r>
              <w:fldChar w:fldCharType="begin"/>
            </w:r>
            <w:r>
              <w:instrText xml:space="preserve"> HYPERLINK "http://en.wikipedia.org/wiki/Kelvin" \t "_blank" \o "Kelvin" </w:instrText>
            </w:r>
            <w:r>
              <w:fldChar w:fldCharType="separate"/>
            </w:r>
            <w:r w:rsidR="00BC11E1" w:rsidRPr="00343148">
              <w:rPr>
                <w:rStyle w:val="Hyperlink"/>
                <w:b/>
                <w:bCs/>
                <w:color w:val="0645AD"/>
                <w:sz w:val="20"/>
                <w:szCs w:val="20"/>
                <w:highlight w:val="yellow"/>
              </w:rPr>
              <w:t>kelvin</w:t>
            </w:r>
            <w:r>
              <w:rPr>
                <w:rStyle w:val="Hyperlink"/>
                <w:b/>
                <w:bCs/>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DF9075A" w14:textId="77777777" w:rsidR="00BC11E1" w:rsidRPr="00343148" w:rsidRDefault="00BC11E1">
            <w:pPr>
              <w:rPr>
                <w:rFonts w:ascii="Arial" w:hAnsi="Arial" w:cs="Arial"/>
                <w:color w:val="000000"/>
                <w:sz w:val="20"/>
                <w:szCs w:val="20"/>
                <w:highlight w:val="yellow"/>
              </w:rPr>
            </w:pPr>
            <w:r w:rsidRPr="00343148">
              <w:rPr>
                <w:rFonts w:ascii="Arial" w:hAnsi="Arial" w:cs="Arial"/>
                <w:b/>
                <w:bCs/>
                <w:color w:val="000000"/>
                <w:sz w:val="20"/>
                <w:szCs w:val="20"/>
                <w:highlight w:val="yellow"/>
              </w:rPr>
              <w:t>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9BFB89" w14:textId="77777777" w:rsidR="00BC11E1" w:rsidRPr="00343148" w:rsidRDefault="00EF0C8C">
            <w:pPr>
              <w:rPr>
                <w:rFonts w:ascii="Arial" w:hAnsi="Arial" w:cs="Arial"/>
                <w:color w:val="000000"/>
                <w:sz w:val="20"/>
                <w:szCs w:val="20"/>
                <w:highlight w:val="yellow"/>
              </w:rPr>
            </w:pPr>
            <w:r>
              <w:fldChar w:fldCharType="begin"/>
            </w:r>
            <w:r>
              <w:instrText xml:space="preserve"> HYPERLINK "http://en.wikipedia.org/wiki/</w:instrText>
            </w:r>
            <w:r>
              <w:instrText xml:space="preserve">Thermodynamic_temperature" \t "_blank" \o "Thermodynamic temperature" </w:instrText>
            </w:r>
            <w:r>
              <w:fldChar w:fldCharType="separate"/>
            </w:r>
            <w:r w:rsidR="00BC11E1" w:rsidRPr="00343148">
              <w:rPr>
                <w:rStyle w:val="Hyperlink"/>
                <w:rFonts w:ascii="Arial" w:hAnsi="Arial" w:cs="Arial"/>
                <w:color w:val="0645AD"/>
                <w:sz w:val="20"/>
                <w:szCs w:val="20"/>
                <w:highlight w:val="yellow"/>
              </w:rPr>
              <w:t>thermodynamic temperature</w:t>
            </w:r>
            <w:r>
              <w:rPr>
                <w:rStyle w:val="Hyperlink"/>
                <w:rFonts w:ascii="Arial" w:hAnsi="Arial" w:cs="Arial"/>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C0D89B7" w14:textId="77777777" w:rsidR="00BC11E1" w:rsidRPr="00343148" w:rsidRDefault="00BC11E1">
            <w:pPr>
              <w:rPr>
                <w:rFonts w:ascii="Arial" w:hAnsi="Arial" w:cs="Arial"/>
                <w:color w:val="000000"/>
                <w:sz w:val="20"/>
                <w:szCs w:val="20"/>
                <w:highlight w:val="yellow"/>
              </w:rPr>
            </w:pPr>
            <w:r w:rsidRPr="00343148">
              <w:rPr>
                <w:rFonts w:ascii="Arial" w:hAnsi="Arial" w:cs="Arial"/>
                <w:i/>
                <w:iCs/>
                <w:color w:val="000000"/>
                <w:sz w:val="20"/>
                <w:szCs w:val="20"/>
                <w:highlight w:val="yellow"/>
              </w:rPr>
              <w:t>T</w:t>
            </w:r>
          </w:p>
        </w:tc>
      </w:tr>
      <w:tr w:rsidR="00BC11E1" w:rsidRPr="00343148" w14:paraId="643BD945"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F54356A" w14:textId="77777777" w:rsidR="00BC11E1" w:rsidRPr="00343148" w:rsidRDefault="00EF0C8C">
            <w:pPr>
              <w:jc w:val="center"/>
              <w:rPr>
                <w:b/>
                <w:bCs/>
                <w:color w:val="000000"/>
                <w:sz w:val="20"/>
                <w:szCs w:val="20"/>
                <w:highlight w:val="yellow"/>
              </w:rPr>
            </w:pPr>
            <w:r>
              <w:fldChar w:fldCharType="begin"/>
            </w:r>
            <w:r>
              <w:instrText xml:space="preserve"> HYPERLINK "http://en.wikipedia.org/wiki/Candela" \t "_blank" \o "Candela" </w:instrText>
            </w:r>
            <w:r>
              <w:fldChar w:fldCharType="separate"/>
            </w:r>
            <w:r w:rsidR="00BC11E1" w:rsidRPr="00343148">
              <w:rPr>
                <w:rStyle w:val="Hyperlink"/>
                <w:b/>
                <w:bCs/>
                <w:color w:val="0645AD"/>
                <w:sz w:val="20"/>
                <w:szCs w:val="20"/>
                <w:highlight w:val="yellow"/>
              </w:rPr>
              <w:t>candela</w:t>
            </w:r>
            <w:r>
              <w:rPr>
                <w:rStyle w:val="Hyperlink"/>
                <w:b/>
                <w:bCs/>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C921BFF" w14:textId="6A2C9BD5" w:rsidR="00BC11E1" w:rsidRPr="00343148" w:rsidRDefault="00343148">
            <w:pPr>
              <w:rPr>
                <w:rFonts w:ascii="Arial" w:hAnsi="Arial" w:cs="Arial"/>
                <w:color w:val="000000"/>
                <w:sz w:val="20"/>
                <w:szCs w:val="20"/>
                <w:highlight w:val="yellow"/>
              </w:rPr>
            </w:pPr>
            <w:r w:rsidRPr="00343148">
              <w:rPr>
                <w:rFonts w:ascii="Arial" w:hAnsi="Arial" w:cs="Arial"/>
                <w:b/>
                <w:bCs/>
                <w:color w:val="000000"/>
                <w:sz w:val="20"/>
                <w:szCs w:val="20"/>
                <w:highlight w:val="yellow"/>
              </w:rPr>
              <w:t>C</w:t>
            </w:r>
            <w:r w:rsidR="00BC11E1" w:rsidRPr="00343148">
              <w:rPr>
                <w:rFonts w:ascii="Arial" w:hAnsi="Arial" w:cs="Arial"/>
                <w:b/>
                <w:bCs/>
                <w:color w:val="000000"/>
                <w:sz w:val="20"/>
                <w:szCs w:val="20"/>
                <w:highlight w:val="yellow"/>
              </w:rPr>
              <w: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C48BC1C" w14:textId="77777777" w:rsidR="00BC11E1" w:rsidRPr="00343148" w:rsidRDefault="00EF0C8C">
            <w:pPr>
              <w:rPr>
                <w:rFonts w:ascii="Arial" w:hAnsi="Arial" w:cs="Arial"/>
                <w:color w:val="000000"/>
                <w:sz w:val="20"/>
                <w:szCs w:val="20"/>
                <w:highlight w:val="yellow"/>
              </w:rPr>
            </w:pPr>
            <w:r>
              <w:fldChar w:fldCharType="begin"/>
            </w:r>
            <w:r>
              <w:instrText xml:space="preserve"> HYPERLINK "http://en.wikipedia.org/wiki/Luminous_intensity" \t "_blank" \o "Luminous intensity" </w:instrText>
            </w:r>
            <w:r>
              <w:fldChar w:fldCharType="separate"/>
            </w:r>
            <w:r w:rsidR="00BC11E1" w:rsidRPr="00343148">
              <w:rPr>
                <w:rStyle w:val="Hyperlink"/>
                <w:rFonts w:ascii="Arial" w:hAnsi="Arial" w:cs="Arial"/>
                <w:color w:val="0645AD"/>
                <w:sz w:val="20"/>
                <w:szCs w:val="20"/>
                <w:highlight w:val="yellow"/>
              </w:rPr>
              <w:t>luminous intensity</w:t>
            </w:r>
            <w:r>
              <w:rPr>
                <w:rStyle w:val="Hyperlink"/>
                <w:rFonts w:ascii="Arial" w:hAnsi="Arial" w:cs="Arial"/>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D655A08" w14:textId="77777777" w:rsidR="00BC11E1" w:rsidRPr="00343148" w:rsidRDefault="00BC11E1">
            <w:pPr>
              <w:rPr>
                <w:rFonts w:ascii="Arial" w:hAnsi="Arial" w:cs="Arial"/>
                <w:color w:val="000000"/>
                <w:sz w:val="20"/>
                <w:szCs w:val="20"/>
                <w:highlight w:val="yellow"/>
              </w:rPr>
            </w:pPr>
            <w:r w:rsidRPr="00343148">
              <w:rPr>
                <w:rFonts w:ascii="Arial" w:hAnsi="Arial" w:cs="Arial"/>
                <w:i/>
                <w:iCs/>
                <w:color w:val="000000"/>
                <w:sz w:val="20"/>
                <w:szCs w:val="20"/>
                <w:highlight w:val="yellow"/>
              </w:rPr>
              <w:t>I</w:t>
            </w:r>
            <w:r w:rsidRPr="00343148">
              <w:rPr>
                <w:rFonts w:ascii="Arial" w:hAnsi="Arial" w:cs="Arial"/>
                <w:color w:val="000000"/>
                <w:sz w:val="20"/>
                <w:szCs w:val="20"/>
                <w:highlight w:val="yellow"/>
                <w:vertAlign w:val="subscript"/>
              </w:rPr>
              <w:t>v</w:t>
            </w:r>
            <w:r w:rsidRPr="00343148">
              <w:rPr>
                <w:rFonts w:ascii="Arial" w:hAnsi="Arial" w:cs="Arial"/>
                <w:color w:val="000000"/>
                <w:sz w:val="20"/>
                <w:szCs w:val="20"/>
                <w:highlight w:val="yellow"/>
              </w:rPr>
              <w:t> (a capital i with lowercase non-italicized v subscript)</w:t>
            </w:r>
          </w:p>
        </w:tc>
      </w:tr>
      <w:tr w:rsidR="00BC11E1" w:rsidRPr="00343148" w14:paraId="519B2C14"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70B095A" w14:textId="77777777" w:rsidR="00BC11E1" w:rsidRPr="00343148" w:rsidRDefault="00EF0C8C">
            <w:pPr>
              <w:jc w:val="center"/>
              <w:rPr>
                <w:b/>
                <w:bCs/>
                <w:color w:val="000000"/>
                <w:sz w:val="20"/>
                <w:szCs w:val="20"/>
                <w:highlight w:val="yellow"/>
              </w:rPr>
            </w:pPr>
            <w:r>
              <w:fldChar w:fldCharType="begin"/>
            </w:r>
            <w:r>
              <w:instrText xml:space="preserve"> HYPERLINK "http://en.wikipedia.org/wiki/Mole_(unit)" \t "_blank" \o "Mole (unit)" </w:instrText>
            </w:r>
            <w:r>
              <w:fldChar w:fldCharType="separate"/>
            </w:r>
            <w:r w:rsidR="00BC11E1" w:rsidRPr="00343148">
              <w:rPr>
                <w:rStyle w:val="Hyperlink"/>
                <w:b/>
                <w:bCs/>
                <w:color w:val="0645AD"/>
                <w:sz w:val="20"/>
                <w:szCs w:val="20"/>
                <w:highlight w:val="yellow"/>
              </w:rPr>
              <w:t>mole</w:t>
            </w:r>
            <w:r>
              <w:rPr>
                <w:rStyle w:val="Hyperlink"/>
                <w:b/>
                <w:bCs/>
                <w:color w:val="0645AD"/>
                <w:sz w:val="20"/>
                <w:szCs w:val="20"/>
                <w:highlight w:val="yellow"/>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72A101" w14:textId="77777777" w:rsidR="00BC11E1" w:rsidRPr="00343148" w:rsidRDefault="00BC11E1">
            <w:pPr>
              <w:rPr>
                <w:rFonts w:ascii="Arial" w:hAnsi="Arial" w:cs="Arial"/>
                <w:color w:val="000000"/>
                <w:sz w:val="20"/>
                <w:szCs w:val="20"/>
                <w:highlight w:val="yellow"/>
              </w:rPr>
            </w:pPr>
            <w:r w:rsidRPr="00343148">
              <w:rPr>
                <w:rFonts w:ascii="Arial" w:hAnsi="Arial" w:cs="Arial"/>
                <w:b/>
                <w:bCs/>
                <w:color w:val="000000"/>
                <w:sz w:val="20"/>
                <w:szCs w:val="20"/>
                <w:highlight w:val="yellow"/>
              </w:rPr>
              <w:t>mol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977F01" w14:textId="77777777" w:rsidR="00BC11E1" w:rsidRPr="00343148" w:rsidRDefault="00EF0C8C">
            <w:pPr>
              <w:rPr>
                <w:rFonts w:ascii="Arial" w:hAnsi="Arial" w:cs="Arial"/>
                <w:color w:val="000000"/>
                <w:sz w:val="20"/>
                <w:szCs w:val="20"/>
                <w:highlight w:val="yellow"/>
              </w:rPr>
            </w:pPr>
            <w:r>
              <w:fldChar w:fldCharType="begin"/>
            </w:r>
            <w:r>
              <w:instrText xml:space="preserve"> HYPERLINK "http://en.wikipedia.org/wiki/Amount_of_substance" \t "_blank" \o "Amount of substance" </w:instrText>
            </w:r>
            <w:r>
              <w:fldChar w:fldCharType="separate"/>
            </w:r>
            <w:r w:rsidR="00BC11E1" w:rsidRPr="00343148">
              <w:rPr>
                <w:rStyle w:val="Hyperlink"/>
                <w:rFonts w:ascii="Arial" w:hAnsi="Arial" w:cs="Arial"/>
                <w:color w:val="0645AD"/>
                <w:sz w:val="20"/>
                <w:szCs w:val="20"/>
                <w:highlight w:val="yellow"/>
              </w:rPr>
              <w:t>amount of substance</w:t>
            </w:r>
            <w:r>
              <w:rPr>
                <w:rStyle w:val="Hyperlink"/>
                <w:rFonts w:ascii="Arial" w:hAnsi="Arial" w:cs="Arial"/>
                <w:color w:val="0645AD"/>
                <w:sz w:val="20"/>
                <w:szCs w:val="20"/>
                <w:highlight w:val="yellow"/>
              </w:rPr>
              <w:fldChar w:fldCharType="end"/>
            </w:r>
          </w:p>
        </w:tc>
        <w:tc>
          <w:tcPr>
            <w:tcW w:w="0" w:type="auto"/>
            <w:shd w:val="clear" w:color="auto" w:fill="F9F9F9"/>
            <w:vAlign w:val="center"/>
            <w:hideMark/>
          </w:tcPr>
          <w:p w14:paraId="4BF00275" w14:textId="77777777" w:rsidR="00BC11E1" w:rsidRPr="00343148" w:rsidRDefault="00BC11E1">
            <w:pPr>
              <w:rPr>
                <w:sz w:val="20"/>
                <w:szCs w:val="20"/>
                <w:highlight w:val="yellow"/>
              </w:rPr>
            </w:pPr>
          </w:p>
        </w:tc>
      </w:tr>
    </w:tbl>
    <w:p w14:paraId="48F6D27B" w14:textId="77777777" w:rsidR="00BC11E1" w:rsidRPr="00343148" w:rsidRDefault="00BC11E1" w:rsidP="00BC11E1">
      <w:pPr>
        <w:spacing w:line="240" w:lineRule="auto"/>
        <w:rPr>
          <w:rFonts w:ascii="Arial" w:hAnsi="Arial" w:cs="Arial"/>
          <w:color w:val="222222"/>
          <w:sz w:val="20"/>
          <w:szCs w:val="20"/>
          <w:highlight w:val="yellow"/>
        </w:rPr>
      </w:pPr>
      <w:r w:rsidRPr="00343148">
        <w:rPr>
          <w:rFonts w:ascii="Arial" w:hAnsi="Arial" w:cs="Arial"/>
          <w:noProof/>
          <w:color w:val="222222"/>
          <w:sz w:val="27"/>
          <w:szCs w:val="27"/>
          <w:highlight w:val="yellow"/>
        </w:rPr>
        <w:drawing>
          <wp:inline distT="0" distB="0" distL="0" distR="0" wp14:anchorId="5046017D" wp14:editId="28B3EB95">
            <wp:extent cx="302260" cy="302260"/>
            <wp:effectExtent l="0" t="0" r="2540" b="2540"/>
            <wp:docPr id="33" name="Picture 33"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e" descr="https://ssl.gstatic.com/ui/v1/icons/mail/profile_mask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343148">
        <w:rPr>
          <w:rFonts w:ascii="Arial" w:hAnsi="Arial" w:cs="Arial"/>
          <w:color w:val="222222"/>
          <w:sz w:val="20"/>
          <w:szCs w:val="20"/>
          <w:highlight w:val="yellow"/>
        </w:rPr>
        <w:t xml:space="preserve"> I think there is no general ontological truth about rates. One has to discuss them one by one. I agree with what you say about bananas per bowls, but I think m/s is a different case. I think velocity is just as much a really existing feature of the world as length (distance) and time duration are; and that, therefore, the expression 'n m/s' can refer to a real feature of the world. The confusing thing is that the units m and s are PARTLY conventional human constructs (as I have argued in my attached dialectica paper). As I say, "neither conventionalism nor wholesale anti-conventionalism holds true of them."</w:t>
      </w:r>
    </w:p>
    <w:p w14:paraId="3FF5A302" w14:textId="77777777" w:rsidR="00BC11E1" w:rsidRPr="00343148" w:rsidRDefault="00BC11E1" w:rsidP="00BC11E1">
      <w:pPr>
        <w:spacing w:line="240" w:lineRule="auto"/>
        <w:rPr>
          <w:rFonts w:ascii="Arial" w:hAnsi="Arial" w:cs="Arial"/>
          <w:color w:val="222222"/>
          <w:sz w:val="20"/>
          <w:szCs w:val="20"/>
          <w:highlight w:val="yellow"/>
        </w:rPr>
      </w:pPr>
    </w:p>
    <w:p w14:paraId="4D7B53E6" w14:textId="77777777" w:rsidR="00BC11E1" w:rsidRPr="00343148" w:rsidRDefault="00BC11E1" w:rsidP="00BC11E1">
      <w:pPr>
        <w:spacing w:after="0" w:line="240" w:lineRule="auto"/>
        <w:rPr>
          <w:rFonts w:ascii="Arial" w:eastAsia="Times New Roman" w:hAnsi="Arial" w:cs="Arial"/>
          <w:color w:val="222222"/>
          <w:sz w:val="20"/>
          <w:szCs w:val="20"/>
          <w:highlight w:val="yellow"/>
        </w:rPr>
      </w:pPr>
      <w:r w:rsidRPr="00343148">
        <w:rPr>
          <w:rFonts w:ascii="Arial" w:eastAsia="Times New Roman" w:hAnsi="Arial" w:cs="Arial"/>
          <w:color w:val="222222"/>
          <w:sz w:val="20"/>
          <w:szCs w:val="20"/>
          <w:highlight w:val="yellow"/>
        </w:rPr>
        <w:br/>
        <w:t>This is clearly true. The question is whether the real feature is an extra entity on the instance level, in the way in which, for instance, when you catch the flu, then your disease is an extra entity on the instance level; or whether the real feature is represented by referring to the fact that the process in question instantiates a certain universal.</w:t>
      </w:r>
    </w:p>
    <w:p w14:paraId="0F4E8609" w14:textId="77777777" w:rsidR="00BC11E1" w:rsidRPr="00343148" w:rsidRDefault="00BC11E1" w:rsidP="00BC11E1">
      <w:pPr>
        <w:spacing w:after="0" w:line="240" w:lineRule="auto"/>
        <w:rPr>
          <w:rFonts w:ascii="Arial" w:eastAsia="Times New Roman" w:hAnsi="Arial" w:cs="Arial"/>
          <w:color w:val="222222"/>
          <w:sz w:val="20"/>
          <w:szCs w:val="20"/>
          <w:highlight w:val="yellow"/>
        </w:rPr>
      </w:pPr>
    </w:p>
    <w:p w14:paraId="5278B4D3" w14:textId="77777777" w:rsidR="00BC11E1" w:rsidRPr="00343148" w:rsidRDefault="00BC11E1" w:rsidP="00BC11E1">
      <w:pPr>
        <w:spacing w:after="0" w:line="240" w:lineRule="auto"/>
        <w:rPr>
          <w:rFonts w:ascii="Arial" w:eastAsia="Times New Roman" w:hAnsi="Arial" w:cs="Arial"/>
          <w:color w:val="222222"/>
          <w:sz w:val="20"/>
          <w:szCs w:val="20"/>
          <w:highlight w:val="yellow"/>
        </w:rPr>
      </w:pPr>
      <w:r w:rsidRPr="00343148">
        <w:rPr>
          <w:rFonts w:ascii="Arial" w:eastAsia="Times New Roman" w:hAnsi="Arial" w:cs="Arial"/>
          <w:color w:val="222222"/>
          <w:sz w:val="20"/>
          <w:szCs w:val="20"/>
          <w:highlight w:val="yellow"/>
        </w:rPr>
        <w:t>Thus on the first view, when a body is moving at 1 m/s, then there are two instance entities: (1) the process of moving; (2) a 1 m/s trope associated with this process. </w:t>
      </w:r>
    </w:p>
    <w:p w14:paraId="7BBDED46" w14:textId="77777777" w:rsidR="00BC11E1" w:rsidRPr="00343148" w:rsidRDefault="00BC11E1" w:rsidP="00BC11E1">
      <w:pPr>
        <w:spacing w:after="0" w:line="240" w:lineRule="auto"/>
        <w:rPr>
          <w:rFonts w:ascii="Arial" w:eastAsia="Times New Roman" w:hAnsi="Arial" w:cs="Arial"/>
          <w:color w:val="222222"/>
          <w:sz w:val="20"/>
          <w:szCs w:val="20"/>
          <w:highlight w:val="yellow"/>
        </w:rPr>
      </w:pPr>
      <w:r w:rsidRPr="00343148">
        <w:rPr>
          <w:rFonts w:ascii="Arial" w:eastAsia="Times New Roman" w:hAnsi="Arial" w:cs="Arial"/>
          <w:color w:val="222222"/>
          <w:sz w:val="20"/>
          <w:szCs w:val="20"/>
          <w:highlight w:val="yellow"/>
        </w:rPr>
        <w:t>On the second view, when a body is moving at 1 m/s, there is just a process of moving which instantiates the universal: 1 m/s moving process.  </w:t>
      </w:r>
    </w:p>
    <w:p w14:paraId="4044827A" w14:textId="77777777" w:rsidR="00BC11E1" w:rsidRPr="00343148" w:rsidRDefault="00BC11E1" w:rsidP="00BC11E1">
      <w:pPr>
        <w:spacing w:after="0" w:line="240" w:lineRule="auto"/>
        <w:rPr>
          <w:rFonts w:ascii="Arial" w:eastAsia="Times New Roman" w:hAnsi="Arial" w:cs="Arial"/>
          <w:color w:val="222222"/>
          <w:sz w:val="20"/>
          <w:szCs w:val="20"/>
          <w:highlight w:val="yellow"/>
        </w:rPr>
      </w:pPr>
      <w:r w:rsidRPr="00343148">
        <w:rPr>
          <w:rFonts w:ascii="Arial" w:eastAsia="Times New Roman" w:hAnsi="Arial" w:cs="Arial"/>
          <w:color w:val="222222"/>
          <w:sz w:val="20"/>
          <w:szCs w:val="20"/>
          <w:highlight w:val="yellow"/>
        </w:rPr>
        <w:t>Disadvantages of the first view include: it is not clear whether the trope in question [or whatever you prefer to call it] is a continuant or an occurrent</w:t>
      </w:r>
    </w:p>
    <w:p w14:paraId="1F4E5977" w14:textId="77777777" w:rsidR="00BC11E1" w:rsidRPr="00343148" w:rsidRDefault="00BC11E1" w:rsidP="00BC11E1">
      <w:pPr>
        <w:spacing w:after="0" w:line="240" w:lineRule="auto"/>
        <w:rPr>
          <w:rFonts w:ascii="Arial" w:eastAsia="Times New Roman" w:hAnsi="Arial" w:cs="Arial"/>
          <w:color w:val="222222"/>
          <w:sz w:val="20"/>
          <w:szCs w:val="20"/>
          <w:highlight w:val="yellow"/>
        </w:rPr>
      </w:pPr>
      <w:r w:rsidRPr="00343148">
        <w:rPr>
          <w:rFonts w:ascii="Arial" w:eastAsia="Times New Roman" w:hAnsi="Arial" w:cs="Arial"/>
          <w:color w:val="222222"/>
          <w:sz w:val="20"/>
          <w:szCs w:val="20"/>
          <w:highlight w:val="yellow"/>
        </w:rPr>
        <w:t>Disadvantages of the second view: we need to work out how this gigantic family of determinate universals (1 m/s moving process, 2 m/s moving process, ...), all of which are children of the universal moving process, is organized -- a mess given that we need a similar treatment also of acceleration (1 m/s moving process with 0 acceleration, 1 m/s moving process with 1 m/s2 acceleration, ...)</w:t>
      </w:r>
    </w:p>
    <w:p w14:paraId="1BCAE73A" w14:textId="77777777" w:rsidR="00BC11E1" w:rsidRPr="00343148" w:rsidRDefault="00BC11E1" w:rsidP="00BC11E1">
      <w:pPr>
        <w:spacing w:after="0" w:line="240" w:lineRule="auto"/>
        <w:rPr>
          <w:rFonts w:ascii="Arial" w:eastAsia="Times New Roman" w:hAnsi="Arial" w:cs="Arial"/>
          <w:color w:val="222222"/>
          <w:sz w:val="20"/>
          <w:szCs w:val="20"/>
          <w:highlight w:val="yellow"/>
        </w:rPr>
      </w:pPr>
      <w:r w:rsidRPr="00343148">
        <w:rPr>
          <w:rFonts w:ascii="Arial" w:eastAsia="Times New Roman" w:hAnsi="Arial" w:cs="Arial"/>
          <w:color w:val="222222"/>
          <w:sz w:val="20"/>
          <w:szCs w:val="20"/>
          <w:highlight w:val="yellow"/>
        </w:rPr>
        <w:t>However, there would seem to be an equivalent disadvantage of the first view in giving an account of the organization of this realm of tropes.</w:t>
      </w:r>
    </w:p>
    <w:p w14:paraId="52154A00" w14:textId="77777777" w:rsidR="00BC11E1" w:rsidRPr="00343148" w:rsidRDefault="00BC11E1" w:rsidP="00BC11E1">
      <w:pPr>
        <w:spacing w:after="0" w:line="240" w:lineRule="auto"/>
        <w:rPr>
          <w:rFonts w:ascii="Arial" w:eastAsia="Times New Roman" w:hAnsi="Arial" w:cs="Arial"/>
          <w:color w:val="222222"/>
          <w:sz w:val="20"/>
          <w:szCs w:val="20"/>
          <w:highlight w:val="yellow"/>
        </w:rPr>
      </w:pPr>
    </w:p>
    <w:p w14:paraId="15C4C91B" w14:textId="77777777" w:rsidR="00BC11E1" w:rsidRPr="00343148" w:rsidRDefault="00BC11E1" w:rsidP="00BC11E1">
      <w:pPr>
        <w:spacing w:after="0" w:line="240" w:lineRule="auto"/>
        <w:rPr>
          <w:rFonts w:ascii="Arial" w:eastAsia="Times New Roman" w:hAnsi="Arial" w:cs="Arial"/>
          <w:color w:val="222222"/>
          <w:sz w:val="20"/>
          <w:szCs w:val="20"/>
          <w:highlight w:val="yellow"/>
        </w:rPr>
      </w:pPr>
      <w:r w:rsidRPr="00343148">
        <w:rPr>
          <w:rFonts w:ascii="Arial" w:eastAsia="Times New Roman" w:hAnsi="Arial" w:cs="Arial"/>
          <w:color w:val="222222"/>
          <w:sz w:val="20"/>
          <w:szCs w:val="20"/>
          <w:highlight w:val="yellow"/>
        </w:rPr>
        <w:t>Currently I lean to the latter view, though as you will see from the attached, my view includes a counterpart of your view, under the heading of 'process profiles'. </w:t>
      </w:r>
    </w:p>
    <w:p w14:paraId="3963C1E3" w14:textId="77777777" w:rsidR="00BC11E1" w:rsidRPr="00343148" w:rsidRDefault="00BC11E1" w:rsidP="00BC11E1">
      <w:pPr>
        <w:spacing w:after="0" w:line="240" w:lineRule="auto"/>
        <w:rPr>
          <w:rFonts w:ascii="Arial" w:eastAsia="Times New Roman" w:hAnsi="Arial" w:cs="Arial"/>
          <w:color w:val="222222"/>
          <w:sz w:val="20"/>
          <w:szCs w:val="20"/>
          <w:highlight w:val="yellow"/>
        </w:rPr>
      </w:pPr>
      <w:r w:rsidRPr="00343148">
        <w:rPr>
          <w:rFonts w:ascii="Arial" w:eastAsia="Times New Roman" w:hAnsi="Arial" w:cs="Arial"/>
          <w:color w:val="222222"/>
          <w:sz w:val="20"/>
          <w:szCs w:val="20"/>
          <w:highlight w:val="yellow"/>
        </w:rPr>
        <w:t>Your criticisms welcome.</w:t>
      </w:r>
    </w:p>
    <w:p w14:paraId="4311FA54" w14:textId="77777777" w:rsidR="00BC11E1" w:rsidRPr="00343148" w:rsidRDefault="00BC11E1" w:rsidP="00BC11E1">
      <w:pPr>
        <w:shd w:val="clear" w:color="auto" w:fill="F1F1F1"/>
        <w:spacing w:after="0" w:line="90" w:lineRule="atLeast"/>
        <w:rPr>
          <w:rFonts w:ascii="Arial" w:eastAsia="Times New Roman" w:hAnsi="Arial" w:cs="Arial"/>
          <w:color w:val="222222"/>
          <w:sz w:val="20"/>
          <w:szCs w:val="20"/>
          <w:highlight w:val="yellow"/>
        </w:rPr>
      </w:pPr>
      <w:r w:rsidRPr="00343148">
        <w:rPr>
          <w:rFonts w:ascii="Arial" w:eastAsia="Times New Roman" w:hAnsi="Arial" w:cs="Arial"/>
          <w:noProof/>
          <w:color w:val="222222"/>
          <w:sz w:val="20"/>
          <w:szCs w:val="20"/>
          <w:highlight w:val="yellow"/>
        </w:rPr>
        <w:drawing>
          <wp:inline distT="0" distB="0" distL="0" distR="0" wp14:anchorId="19617E6F" wp14:editId="4C3C30DB">
            <wp:extent cx="8255" cy="8255"/>
            <wp:effectExtent l="0" t="0" r="0" b="0"/>
            <wp:docPr id="34" name="Picture 34"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l.google.com/mail/images/cleardot.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23BD52B1" w14:textId="77777777" w:rsidR="00BC11E1" w:rsidRPr="00BC11E1" w:rsidRDefault="00BC11E1" w:rsidP="00BC11E1">
      <w:pPr>
        <w:spacing w:line="240" w:lineRule="auto"/>
        <w:rPr>
          <w:rFonts w:ascii="Arial" w:hAnsi="Arial" w:cs="Arial"/>
          <w:color w:val="222222"/>
          <w:sz w:val="27"/>
          <w:szCs w:val="27"/>
        </w:rPr>
      </w:pPr>
      <w:r w:rsidRPr="00343148">
        <w:rPr>
          <w:rFonts w:ascii="Arial" w:hAnsi="Arial" w:cs="Arial"/>
          <w:color w:val="222222"/>
          <w:sz w:val="20"/>
          <w:szCs w:val="20"/>
          <w:highlight w:val="yellow"/>
        </w:rPr>
        <w:t>Ingvar: Hi Barry,</w:t>
      </w:r>
      <w:r w:rsidRPr="00343148">
        <w:rPr>
          <w:rFonts w:ascii="Arial" w:hAnsi="Arial" w:cs="Arial"/>
          <w:color w:val="222222"/>
          <w:sz w:val="20"/>
          <w:szCs w:val="20"/>
          <w:highlight w:val="yellow"/>
        </w:rPr>
        <w:br/>
        <w:t>I think I have a third view; of course it has to do with the importance I ascribe the determinable-determinate distinction. There are three instance entities:</w:t>
      </w:r>
      <w:r w:rsidRPr="00343148">
        <w:rPr>
          <w:rFonts w:ascii="Arial" w:hAnsi="Arial" w:cs="Arial"/>
          <w:color w:val="222222"/>
          <w:sz w:val="20"/>
          <w:szCs w:val="20"/>
          <w:highlight w:val="yellow"/>
        </w:rPr>
        <w:br/>
        <w:t>(1) the process of moving; (2) the determinable speed; (3) the determinate speed magnitude referred to by the expression '1 m/s'.</w:t>
      </w:r>
    </w:p>
    <w:p w14:paraId="311A128A" w14:textId="77777777" w:rsidR="008B7AC8" w:rsidRDefault="008B7AC8" w:rsidP="006C241A">
      <w:pPr>
        <w:spacing w:line="360" w:lineRule="auto"/>
        <w:rPr>
          <w:rFonts w:ascii="Times New Roman" w:hAnsi="Times New Roman"/>
          <w:iCs/>
          <w:sz w:val="24"/>
        </w:rPr>
      </w:pPr>
    </w:p>
    <w:p w14:paraId="66FBD05C" w14:textId="77777777" w:rsidR="008B7AC8" w:rsidRPr="008B7AC8" w:rsidRDefault="008B7AC8" w:rsidP="006C241A">
      <w:pPr>
        <w:spacing w:line="360" w:lineRule="auto"/>
        <w:rPr>
          <w:rFonts w:ascii="Times New Roman" w:hAnsi="Times New Roman"/>
          <w:b/>
          <w:iCs/>
          <w:sz w:val="24"/>
        </w:rPr>
      </w:pPr>
      <w:r w:rsidRPr="008B7AC8">
        <w:rPr>
          <w:rFonts w:ascii="Times New Roman" w:hAnsi="Times New Roman"/>
          <w:b/>
          <w:iCs/>
          <w:sz w:val="24"/>
        </w:rPr>
        <w:t>Planning and process profiles</w:t>
      </w:r>
    </w:p>
    <w:p w14:paraId="65755640" w14:textId="12EB58E9" w:rsidR="00A6405D" w:rsidRPr="009331CA" w:rsidRDefault="008B7AC8" w:rsidP="006C241A">
      <w:pPr>
        <w:spacing w:line="360" w:lineRule="auto"/>
        <w:rPr>
          <w:rFonts w:ascii="Times New Roman" w:hAnsi="Times New Roman"/>
          <w:sz w:val="20"/>
          <w:szCs w:val="20"/>
        </w:rPr>
      </w:pPr>
      <w:r>
        <w:rPr>
          <w:rFonts w:ascii="Times New Roman" w:hAnsi="Times New Roman"/>
          <w:iCs/>
          <w:sz w:val="24"/>
        </w:rPr>
        <w:t>Many of the process profiles discussed above have been quantitative in nature – the</w:t>
      </w:r>
      <w:r w:rsidR="00B115E9">
        <w:rPr>
          <w:rFonts w:ascii="Times New Roman" w:hAnsi="Times New Roman"/>
          <w:iCs/>
          <w:sz w:val="24"/>
        </w:rPr>
        <w:t>y are processes of the</w:t>
      </w:r>
      <w:r>
        <w:rPr>
          <w:rFonts w:ascii="Times New Roman" w:hAnsi="Times New Roman"/>
          <w:iCs/>
          <w:sz w:val="24"/>
        </w:rPr>
        <w:t xml:space="preserve"> kind </w:t>
      </w:r>
      <w:r w:rsidR="00B115E9">
        <w:rPr>
          <w:rFonts w:ascii="Times New Roman" w:hAnsi="Times New Roman"/>
          <w:iCs/>
          <w:sz w:val="24"/>
        </w:rPr>
        <w:t xml:space="preserve">which are represented in charts </w:t>
      </w:r>
      <w:r w:rsidR="00B83996">
        <w:rPr>
          <w:rFonts w:ascii="Times New Roman" w:hAnsi="Times New Roman"/>
          <w:iCs/>
          <w:sz w:val="24"/>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14:paraId="617AC69D" w14:textId="77777777" w:rsidR="0079125C" w:rsidRPr="009331CA" w:rsidRDefault="009605D5" w:rsidP="009605D5">
      <w:pPr>
        <w:pStyle w:val="Heading2"/>
        <w:rPr>
          <w:sz w:val="20"/>
          <w:szCs w:val="20"/>
        </w:rPr>
      </w:pPr>
      <w:bookmarkStart w:id="251" w:name="_Toc313270730"/>
      <w:bookmarkStart w:id="252" w:name="_Toc313472865"/>
      <w:r>
        <w:t>3.2</w:t>
      </w:r>
      <w:r w:rsidR="00965517">
        <w:t xml:space="preserve"> </w:t>
      </w:r>
      <w:r w:rsidR="0079125C" w:rsidRPr="009331CA">
        <w:t>Spatiotemporal region</w:t>
      </w:r>
      <w:bookmarkEnd w:id="251"/>
      <w:bookmarkEnd w:id="252"/>
    </w:p>
    <w:p w14:paraId="3E226E6B" w14:textId="77777777" w:rsidR="00755698" w:rsidRDefault="00755698" w:rsidP="009B5669">
      <w:pPr>
        <w:spacing w:beforeLines="1" w:before="2" w:afterLines="1" w:after="2" w:line="360" w:lineRule="auto"/>
        <w:rPr>
          <w:rFonts w:ascii="Times New Roman" w:hAnsi="Times New Roman"/>
          <w:sz w:val="24"/>
          <w:szCs w:val="23"/>
        </w:rPr>
      </w:pPr>
    </w:p>
    <w:p w14:paraId="3C2B14CE" w14:textId="77777777" w:rsidR="0063585C" w:rsidRDefault="0063585C" w:rsidP="003C7730">
      <w:pPr>
        <w:spacing w:beforeLines="1" w:before="2" w:afterLines="1" w:after="2" w:line="360" w:lineRule="auto"/>
        <w:jc w:val="both"/>
        <w:rPr>
          <w:rFonts w:ascii="Times New Roman" w:hAnsi="Times New Roman"/>
          <w:smallCaps/>
          <w:sz w:val="24"/>
          <w:szCs w:val="23"/>
        </w:rPr>
      </w:pPr>
    </w:p>
    <w:p w14:paraId="49F2E29A" w14:textId="69BEA8DA" w:rsidR="003C7730" w:rsidRDefault="003C7730" w:rsidP="00C70E0A">
      <w:pPr>
        <w:pStyle w:val="Specification"/>
      </w:pPr>
      <w:r w:rsidRPr="00C70E0A">
        <w:rPr>
          <w:rStyle w:val="SpecificationType"/>
        </w:rPr>
        <w:t>Elucidation</w:t>
      </w:r>
      <w:r>
        <w:t>:</w:t>
      </w:r>
      <w:r w:rsidRPr="001D5799">
        <w:t xml:space="preserve"> A</w:t>
      </w:r>
      <w:r w:rsidR="00023196">
        <w:t xml:space="preserve"> </w:t>
      </w:r>
      <w:r w:rsidR="00023196">
        <w:rPr>
          <w:i/>
        </w:rPr>
        <w:t>spatiotemporal</w:t>
      </w:r>
      <w:r w:rsidR="00023196" w:rsidRPr="00023196">
        <w:rPr>
          <w:i/>
        </w:rPr>
        <w:t xml:space="preserve"> region</w:t>
      </w:r>
      <w:r w:rsidR="00023196" w:rsidRPr="00C70E0A">
        <w:rPr>
          <w:i/>
        </w:rPr>
        <w:t xml:space="preserve"> </w:t>
      </w:r>
      <w:r w:rsidR="00023196">
        <w:t>is a</w:t>
      </w:r>
      <w:r w:rsidRPr="00023196">
        <w:t>n</w:t>
      </w:r>
      <w:r w:rsidRPr="001D5799">
        <w:t xml:space="preserve"> </w:t>
      </w:r>
      <w:r w:rsidRPr="001D5799">
        <w:rPr>
          <w:i/>
        </w:rPr>
        <w:t>occurrent</w:t>
      </w:r>
      <w:r w:rsidRPr="001D5799">
        <w:t xml:space="preserve"> entity that is </w:t>
      </w:r>
      <w:r w:rsidRPr="003C7730">
        <w:rPr>
          <w:b/>
        </w:rPr>
        <w:t xml:space="preserve">part </w:t>
      </w:r>
      <w:r>
        <w:t>of spacetime.</w:t>
      </w:r>
    </w:p>
    <w:p w14:paraId="05EBFEB9" w14:textId="5260949A"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‘Spacetime’ here refers to the </w:t>
      </w:r>
      <w:r w:rsidR="0063585C">
        <w:rPr>
          <w:rFonts w:ascii="Times New Roman" w:hAnsi="Times New Roman"/>
          <w:sz w:val="24"/>
          <w:szCs w:val="23"/>
        </w:rPr>
        <w:t>maximal</w:t>
      </w:r>
      <w:r>
        <w:rPr>
          <w:rFonts w:ascii="Times New Roman" w:hAnsi="Times New Roman"/>
          <w:sz w:val="24"/>
          <w:szCs w:val="23"/>
        </w:rPr>
        <w:t xml:space="preserve">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spatiotemporal </w:t>
      </w:r>
      <w:r w:rsidRPr="003C7730">
        <w:rPr>
          <w:rFonts w:ascii="Times New Roman" w:hAnsi="Times New Roman"/>
          <w:i/>
          <w:sz w:val="24"/>
          <w:szCs w:val="23"/>
        </w:rPr>
        <w:t>region</w:t>
      </w:r>
      <w:r>
        <w:rPr>
          <w:rFonts w:ascii="Times New Roman" w:hAnsi="Times New Roman"/>
          <w:i/>
          <w:sz w:val="24"/>
          <w:szCs w:val="23"/>
        </w:rPr>
        <w:t>.</w:t>
      </w:r>
    </w:p>
    <w:p w14:paraId="4997AB57" w14:textId="77777777" w:rsidR="003C7730" w:rsidRDefault="003C7730" w:rsidP="003C7730">
      <w:pPr>
        <w:spacing w:beforeLines="1" w:before="2" w:afterLines="1" w:after="2" w:line="360" w:lineRule="auto"/>
        <w:rPr>
          <w:rFonts w:ascii="Times New Roman" w:hAnsi="Times New Roman"/>
          <w:smallCaps/>
          <w:sz w:val="24"/>
          <w:szCs w:val="23"/>
        </w:rPr>
      </w:pPr>
    </w:p>
    <w:p w14:paraId="5E580185" w14:textId="77777777" w:rsidR="00023196" w:rsidRDefault="00023196" w:rsidP="00023196">
      <w:pPr>
        <w:pStyle w:val="Specification"/>
      </w:pPr>
      <w:r w:rsidRPr="003D3744">
        <w:rPr>
          <w:rStyle w:val="SpecificationType"/>
        </w:rPr>
        <w:t>Examples</w:t>
      </w:r>
      <w:r w:rsidRPr="001D5799">
        <w:t xml:space="preserve">: the </w:t>
      </w:r>
      <w:r w:rsidRPr="003C7730">
        <w:rPr>
          <w:i/>
        </w:rPr>
        <w:t>spatiotemporal region</w:t>
      </w:r>
      <w:r w:rsidRPr="001D5799">
        <w:t xml:space="preserve"> </w:t>
      </w:r>
      <w:r w:rsidRPr="003C7730">
        <w:rPr>
          <w:b/>
        </w:rPr>
        <w:t>occupied</w:t>
      </w:r>
      <w:r w:rsidRPr="001D5799">
        <w:t xml:space="preserve"> by a human life, the </w:t>
      </w:r>
      <w:r w:rsidRPr="003C7730">
        <w:rPr>
          <w:i/>
        </w:rPr>
        <w:t>spatiotemporal region</w:t>
      </w:r>
      <w:r w:rsidRPr="001D5799">
        <w:t xml:space="preserve"> </w:t>
      </w:r>
      <w:r w:rsidRPr="003C7730">
        <w:rPr>
          <w:b/>
        </w:rPr>
        <w:t>occupied</w:t>
      </w:r>
      <w:r w:rsidRPr="001D5799">
        <w:t xml:space="preserve"> by the development of a cancer tumor, the </w:t>
      </w:r>
      <w:r>
        <w:rPr>
          <w:i/>
        </w:rPr>
        <w:t>spatiotemporal region</w:t>
      </w:r>
      <w:r w:rsidRPr="001D5799">
        <w:t xml:space="preserve"> </w:t>
      </w:r>
      <w:r w:rsidRPr="003C7730">
        <w:rPr>
          <w:b/>
        </w:rPr>
        <w:t>occupied</w:t>
      </w:r>
      <w:r w:rsidRPr="001D5799">
        <w:t xml:space="preserve"> by a </w:t>
      </w:r>
      <w:r w:rsidRPr="003C7730">
        <w:rPr>
          <w:i/>
        </w:rPr>
        <w:t>process</w:t>
      </w:r>
      <w:r w:rsidRPr="001D5799">
        <w:t xml:space="preserve"> of cellular meiosis.</w:t>
      </w:r>
    </w:p>
    <w:p w14:paraId="2F10B770" w14:textId="77777777" w:rsidR="00CF68CB" w:rsidRPr="009331CA" w:rsidRDefault="00CF68CB" w:rsidP="00023196">
      <w:pPr>
        <w:pStyle w:val="Specification"/>
        <w:rPr>
          <w:sz w:val="20"/>
          <w:szCs w:val="20"/>
        </w:rPr>
      </w:pPr>
    </w:p>
    <w:p w14:paraId="5A9501EB" w14:textId="77777777" w:rsidR="003C7730" w:rsidRPr="009331CA" w:rsidRDefault="003C7730" w:rsidP="00C70E0A">
      <w:pPr>
        <w:pStyle w:val="Specification"/>
        <w:rPr>
          <w:sz w:val="20"/>
          <w:szCs w:val="20"/>
        </w:rPr>
      </w:pPr>
      <w:r w:rsidRPr="00C70E0A">
        <w:rPr>
          <w:rStyle w:val="SpecificationType"/>
        </w:rPr>
        <w:t>Axiom</w:t>
      </w:r>
      <w:r w:rsidRPr="003C7730">
        <w:rPr>
          <w:smallCaps/>
        </w:rPr>
        <w:t>:</w:t>
      </w:r>
      <w:r>
        <w:t xml:space="preserve"> All </w:t>
      </w:r>
      <w:r w:rsidRPr="003C7730">
        <w:rPr>
          <w:b/>
        </w:rPr>
        <w:t>parts</w:t>
      </w:r>
      <w:r>
        <w:t xml:space="preserve"> of spatiotemporal </w:t>
      </w:r>
      <w:r w:rsidRPr="003C7730">
        <w:t>regions</w:t>
      </w:r>
      <w:r>
        <w:t xml:space="preserve"> are spatio</w:t>
      </w:r>
      <w:r w:rsidRPr="003C7730">
        <w:t>temporal regions</w:t>
      </w:r>
      <w:r>
        <w:t>.</w:t>
      </w:r>
      <w:r w:rsidRPr="001D5799">
        <w:t> </w:t>
      </w:r>
    </w:p>
    <w:p w14:paraId="00C2BD27" w14:textId="77777777" w:rsidR="0079125C" w:rsidRPr="009331CA" w:rsidRDefault="003C7730" w:rsidP="00C70E0A">
      <w:pPr>
        <w:pStyle w:val="Specification"/>
        <w:rPr>
          <w:sz w:val="20"/>
          <w:szCs w:val="20"/>
        </w:rPr>
      </w:pPr>
      <w:r w:rsidRPr="00C70E0A">
        <w:rPr>
          <w:rStyle w:val="SpecificationType"/>
        </w:rPr>
        <w:t>Axiom</w:t>
      </w:r>
      <w:r w:rsidRPr="003C7730">
        <w:rPr>
          <w:smallCaps/>
        </w:rPr>
        <w:t>:</w:t>
      </w:r>
      <w:r>
        <w:t xml:space="preserve"> A </w:t>
      </w:r>
      <w:r w:rsidRPr="003C7730">
        <w:t>spatiotemporal region</w:t>
      </w:r>
      <w:r>
        <w:t xml:space="preserve"> </w:t>
      </w:r>
      <w:r w:rsidR="003D4164" w:rsidRPr="001D5799">
        <w:t xml:space="preserve">can be </w:t>
      </w:r>
      <w:r w:rsidR="003D4164" w:rsidRPr="001D5799">
        <w:rPr>
          <w:b/>
        </w:rPr>
        <w:t>occupied_by</w:t>
      </w:r>
      <w:r w:rsidR="005E2E09" w:rsidRPr="001D5799">
        <w:rPr>
          <w:b/>
        </w:rPr>
        <w:t xml:space="preserve"> </w:t>
      </w:r>
      <w:r w:rsidR="003D4164" w:rsidRPr="001D5799">
        <w:t>a</w:t>
      </w:r>
      <w:r w:rsidR="005E2E09" w:rsidRPr="001D5799">
        <w:t xml:space="preserve"> </w:t>
      </w:r>
      <w:r w:rsidR="0079125C" w:rsidRPr="001D5799">
        <w:t>process.</w:t>
      </w:r>
    </w:p>
    <w:p w14:paraId="10D14831" w14:textId="77777777" w:rsidR="003D4164" w:rsidRPr="001D5799" w:rsidRDefault="00C56E10" w:rsidP="00C70E0A">
      <w:pPr>
        <w:pStyle w:val="Specification"/>
      </w:pPr>
      <w:r w:rsidRPr="00C70E0A">
        <w:rPr>
          <w:rStyle w:val="SpecificationType"/>
        </w:rPr>
        <w:t>Axiom</w:t>
      </w:r>
      <w:r w:rsidRPr="003C7730">
        <w:rPr>
          <w:smallCaps/>
        </w:rPr>
        <w:t>:</w:t>
      </w:r>
      <w:r>
        <w:t xml:space="preserve"> </w:t>
      </w:r>
      <w:r w:rsidR="003D4164" w:rsidRPr="001D5799">
        <w:t>Each spatiotemporal region</w:t>
      </w:r>
      <w:r w:rsidR="00151755" w:rsidRPr="001D5799">
        <w:t xml:space="preserve"> </w:t>
      </w:r>
      <w:r w:rsidR="003D4164" w:rsidRPr="001D5799">
        <w:rPr>
          <w:b/>
        </w:rPr>
        <w:t>projects_onto</w:t>
      </w:r>
      <w:r w:rsidR="005E2E09" w:rsidRPr="001D5799">
        <w:rPr>
          <w:b/>
        </w:rPr>
        <w:t xml:space="preserve"> </w:t>
      </w:r>
      <w:r w:rsidR="003D4164" w:rsidRPr="001D5799">
        <w:t>some</w:t>
      </w:r>
      <w:r w:rsidR="005E2E09" w:rsidRPr="001D5799">
        <w:t xml:space="preserve"> </w:t>
      </w:r>
      <w:r w:rsidR="003D4164" w:rsidRPr="001D5799">
        <w:t>temporal region</w:t>
      </w:r>
    </w:p>
    <w:p w14:paraId="57BD7082" w14:textId="77777777" w:rsidR="003D4164" w:rsidRPr="001D5799" w:rsidRDefault="00C56E10" w:rsidP="00C70E0A">
      <w:pPr>
        <w:pStyle w:val="Specification"/>
      </w:pPr>
      <w:r w:rsidRPr="00C70E0A">
        <w:rPr>
          <w:rStyle w:val="SpecificationType"/>
        </w:rPr>
        <w:t>Axiom</w:t>
      </w:r>
      <w:r w:rsidRPr="003C7730">
        <w:rPr>
          <w:smallCaps/>
        </w:rPr>
        <w:t>:</w:t>
      </w:r>
      <w:r>
        <w:t xml:space="preserve"> </w:t>
      </w:r>
      <w:r w:rsidR="003D4164" w:rsidRPr="001D5799">
        <w:t>Each spatiotemporal region</w:t>
      </w:r>
      <w:r w:rsidR="005E2E09" w:rsidRPr="001D5799">
        <w:t xml:space="preserve"> </w:t>
      </w:r>
      <w:r w:rsidR="003D4164" w:rsidRPr="001D5799">
        <w:rPr>
          <w:b/>
        </w:rPr>
        <w:t xml:space="preserve">projects_onto </w:t>
      </w:r>
      <w:r w:rsidR="003D4164" w:rsidRPr="00C56E10">
        <w:t>some</w:t>
      </w:r>
      <w:r w:rsidR="003D4164" w:rsidRPr="001D5799">
        <w:rPr>
          <w:b/>
        </w:rPr>
        <w:t xml:space="preserve"> </w:t>
      </w:r>
      <w:r w:rsidR="003D4164" w:rsidRPr="001D5799">
        <w:t>spatial region</w:t>
      </w:r>
      <w:r w:rsidR="005E2E09" w:rsidRPr="001D5799">
        <w:t xml:space="preserve"> </w:t>
      </w:r>
      <w:r w:rsidR="003D4164" w:rsidRPr="001D5799">
        <w:rPr>
          <w:b/>
        </w:rPr>
        <w:t>at</w:t>
      </w:r>
      <w:r w:rsidR="005E2E09" w:rsidRPr="001D5799">
        <w:rPr>
          <w:b/>
        </w:rPr>
        <w:t xml:space="preserve"> </w:t>
      </w:r>
      <w:r w:rsidR="003D4164" w:rsidRPr="001D5799">
        <w:t>t</w:t>
      </w:r>
    </w:p>
    <w:p w14:paraId="15852490" w14:textId="77777777" w:rsidR="003D4164" w:rsidRDefault="00C56E10" w:rsidP="00C70E0A">
      <w:pPr>
        <w:pStyle w:val="Specification"/>
        <w:ind w:left="1440"/>
      </w:pPr>
      <w:r>
        <w:t>where t</w:t>
      </w:r>
      <w:r w:rsidR="003D4164" w:rsidRPr="001D5799">
        <w:t xml:space="preserve">he </w:t>
      </w:r>
      <w:r w:rsidR="003D4164" w:rsidRPr="003C7730">
        <w:rPr>
          <w:b/>
        </w:rPr>
        <w:t>projection</w:t>
      </w:r>
      <w:r>
        <w:t xml:space="preserve"> relation</w:t>
      </w:r>
      <w:r w:rsidR="003D4164" w:rsidRPr="001D5799">
        <w:t xml:space="preserve"> </w:t>
      </w:r>
      <w:r>
        <w:t xml:space="preserve">is </w:t>
      </w:r>
      <w:r w:rsidR="003D4164" w:rsidRPr="001D5799">
        <w:t xml:space="preserve">defined in </w:t>
      </w:r>
      <w:r>
        <w:t xml:space="preserve">each </w:t>
      </w:r>
      <w:r w:rsidR="003D4164" w:rsidRPr="001D5799">
        <w:t>case in terms of the reference frame employed.</w:t>
      </w:r>
    </w:p>
    <w:p w14:paraId="2FD85678" w14:textId="77777777" w:rsidR="003C7730" w:rsidRPr="001D5799" w:rsidRDefault="003C7730" w:rsidP="009B5669">
      <w:pPr>
        <w:spacing w:beforeLines="1" w:before="2" w:afterLines="1" w:after="2" w:line="360" w:lineRule="auto"/>
        <w:jc w:val="both"/>
        <w:rPr>
          <w:rFonts w:ascii="Times New Roman" w:hAnsi="Times New Roman"/>
          <w:sz w:val="24"/>
          <w:szCs w:val="23"/>
        </w:rPr>
      </w:pPr>
    </w:p>
    <w:p w14:paraId="02709827" w14:textId="77777777" w:rsidR="0079125C" w:rsidRPr="009331CA" w:rsidRDefault="009605D5" w:rsidP="009605D5">
      <w:pPr>
        <w:pStyle w:val="Heading2"/>
        <w:rPr>
          <w:sz w:val="20"/>
          <w:szCs w:val="20"/>
        </w:rPr>
      </w:pPr>
      <w:bookmarkStart w:id="253" w:name="_Toc313270731"/>
      <w:bookmarkStart w:id="254" w:name="_Toc313472866"/>
      <w:r>
        <w:t>3.3</w:t>
      </w:r>
      <w:r w:rsidR="00965517">
        <w:t xml:space="preserve"> </w:t>
      </w:r>
      <w:r w:rsidR="003D4164">
        <w:t>T</w:t>
      </w:r>
      <w:r w:rsidR="0079125C" w:rsidRPr="009331CA">
        <w:t>emporal region</w:t>
      </w:r>
      <w:bookmarkEnd w:id="253"/>
      <w:bookmarkEnd w:id="254"/>
    </w:p>
    <w:p w14:paraId="3489C97D" w14:textId="77777777" w:rsidR="00FF69AE" w:rsidRPr="001D5799" w:rsidRDefault="00FF69AE" w:rsidP="009B5669">
      <w:pPr>
        <w:spacing w:beforeLines="1" w:before="2" w:afterLines="1" w:after="2" w:line="360" w:lineRule="auto"/>
        <w:rPr>
          <w:rFonts w:ascii="Times New Roman" w:hAnsi="Times New Roman"/>
          <w:sz w:val="24"/>
          <w:szCs w:val="23"/>
        </w:rPr>
      </w:pPr>
    </w:p>
    <w:p w14:paraId="7B4658C8" w14:textId="77777777" w:rsidR="0063585C" w:rsidRPr="009331CA" w:rsidRDefault="0063585C" w:rsidP="0063585C">
      <w:pPr>
        <w:spacing w:beforeLines="1" w:before="2" w:afterLines="1" w:after="2" w:line="360" w:lineRule="auto"/>
        <w:jc w:val="both"/>
        <w:rPr>
          <w:rFonts w:ascii="Times New Roman" w:hAnsi="Times New Roman"/>
          <w:sz w:val="20"/>
          <w:szCs w:val="20"/>
        </w:rPr>
      </w:pPr>
      <w:r>
        <w:rPr>
          <w:rFonts w:ascii="Times New Roman" w:hAnsi="Times New Roman"/>
          <w:sz w:val="24"/>
          <w:szCs w:val="23"/>
        </w:rPr>
        <w:t>Given a temporal reference frame R, we can define ‘time</w:t>
      </w:r>
      <w:r>
        <w:rPr>
          <w:rFonts w:ascii="Times New Roman" w:hAnsi="Times New Roman"/>
          <w:sz w:val="24"/>
          <w:szCs w:val="23"/>
          <w:vertAlign w:val="subscript"/>
        </w:rPr>
        <w:t>R</w:t>
      </w:r>
      <w:r>
        <w:rPr>
          <w:rFonts w:ascii="Times New Roman" w:hAnsi="Times New Roman"/>
          <w:sz w:val="24"/>
          <w:szCs w:val="23"/>
        </w:rPr>
        <w:t xml:space="preserve">’ as the maximal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temporal </w:t>
      </w:r>
      <w:r w:rsidRPr="003C7730">
        <w:rPr>
          <w:rFonts w:ascii="Times New Roman" w:hAnsi="Times New Roman"/>
          <w:i/>
          <w:sz w:val="24"/>
          <w:szCs w:val="23"/>
        </w:rPr>
        <w:t>region</w:t>
      </w:r>
      <w:r w:rsidRPr="001D5799">
        <w:rPr>
          <w:rFonts w:ascii="Times New Roman" w:hAnsi="Times New Roman"/>
          <w:sz w:val="24"/>
          <w:szCs w:val="23"/>
        </w:rPr>
        <w:t>.</w:t>
      </w:r>
    </w:p>
    <w:p w14:paraId="54C8F98D" w14:textId="77777777" w:rsidR="0063585C" w:rsidRDefault="0063585C" w:rsidP="003C7730">
      <w:pPr>
        <w:spacing w:beforeLines="1" w:before="2" w:afterLines="1" w:after="2" w:line="360" w:lineRule="auto"/>
        <w:jc w:val="both"/>
        <w:rPr>
          <w:rFonts w:ascii="Times New Roman" w:hAnsi="Times New Roman"/>
          <w:smallCaps/>
          <w:sz w:val="24"/>
          <w:szCs w:val="23"/>
        </w:rPr>
      </w:pPr>
    </w:p>
    <w:p w14:paraId="15FF54E7" w14:textId="52C58591" w:rsidR="0079125C" w:rsidRPr="009331CA" w:rsidRDefault="003D4164" w:rsidP="003C7730">
      <w:pPr>
        <w:spacing w:beforeLines="1" w:before="2" w:afterLines="1" w:after="2" w:line="360" w:lineRule="auto"/>
        <w:jc w:val="both"/>
        <w:rPr>
          <w:rFonts w:ascii="Times New Roman" w:hAnsi="Times New Roman"/>
          <w:sz w:val="20"/>
          <w:szCs w:val="20"/>
        </w:rPr>
      </w:pPr>
      <w:r w:rsidRPr="00C70E0A">
        <w:rPr>
          <w:rStyle w:val="SpecificationType"/>
        </w:rPr>
        <w:t>Elucidation</w:t>
      </w:r>
      <w:r w:rsidR="003C7730">
        <w:t>:</w:t>
      </w:r>
      <w:r w:rsidR="005E2E09" w:rsidRPr="001D5799">
        <w:t xml:space="preserve"> </w:t>
      </w:r>
      <w:r w:rsidR="0079125C" w:rsidRPr="001D5799">
        <w:t>A</w:t>
      </w:r>
      <w:r w:rsidR="00023196">
        <w:t xml:space="preserve"> </w:t>
      </w:r>
      <w:r w:rsidR="00023196" w:rsidRPr="00023196">
        <w:rPr>
          <w:i/>
        </w:rPr>
        <w:t>temporal region</w:t>
      </w:r>
      <w:r w:rsidR="00023196">
        <w:t xml:space="preserve"> is a</w:t>
      </w:r>
      <w:r w:rsidR="0079125C" w:rsidRPr="00023196">
        <w:t>n</w:t>
      </w:r>
      <w:r w:rsidR="0079125C" w:rsidRPr="001D5799">
        <w:t xml:space="preserve"> </w:t>
      </w:r>
      <w:r w:rsidR="00FB129B" w:rsidRPr="001D5799">
        <w:rPr>
          <w:i/>
        </w:rPr>
        <w:t>occurrent</w:t>
      </w:r>
      <w:r w:rsidR="00465C17" w:rsidRPr="001D5799">
        <w:t xml:space="preserve"> entity</w:t>
      </w:r>
      <w:r w:rsidRPr="001D5799">
        <w:t xml:space="preserve"> that is </w:t>
      </w:r>
      <w:r w:rsidRPr="003C7730">
        <w:rPr>
          <w:b/>
        </w:rPr>
        <w:t xml:space="preserve">part </w:t>
      </w:r>
      <w:r w:rsidR="003C7730">
        <w:t xml:space="preserve">of time </w:t>
      </w:r>
      <w:r w:rsidR="003C7730">
        <w:rPr>
          <w:rFonts w:ascii="Times New Roman" w:hAnsi="Times New Roman"/>
          <w:sz w:val="24"/>
          <w:szCs w:val="23"/>
        </w:rPr>
        <w:t xml:space="preserve">as </w:t>
      </w:r>
      <w:r w:rsidRPr="003C7730">
        <w:rPr>
          <w:rFonts w:ascii="Times New Roman" w:hAnsi="Times New Roman"/>
          <w:sz w:val="24"/>
          <w:szCs w:val="23"/>
        </w:rPr>
        <w:t>defined</w:t>
      </w:r>
      <w:r w:rsidRPr="001D5799">
        <w:rPr>
          <w:rFonts w:ascii="Times New Roman" w:hAnsi="Times New Roman"/>
          <w:sz w:val="24"/>
          <w:szCs w:val="23"/>
        </w:rPr>
        <w:t xml:space="preserve"> </w:t>
      </w:r>
      <w:r w:rsidR="00092B5A">
        <w:rPr>
          <w:rFonts w:ascii="Times New Roman" w:hAnsi="Times New Roman"/>
          <w:sz w:val="24"/>
          <w:szCs w:val="23"/>
        </w:rPr>
        <w:t>relative</w:t>
      </w:r>
      <w:r w:rsidR="003C7730">
        <w:rPr>
          <w:rFonts w:ascii="Times New Roman" w:hAnsi="Times New Roman"/>
          <w:sz w:val="24"/>
          <w:szCs w:val="23"/>
        </w:rPr>
        <w:t xml:space="preserve"> to some reference frame</w:t>
      </w:r>
      <w:r w:rsidRPr="001D5799">
        <w:rPr>
          <w:rFonts w:ascii="Times New Roman" w:hAnsi="Times New Roman"/>
          <w:sz w:val="24"/>
          <w:szCs w:val="23"/>
        </w:rPr>
        <w:t>.</w:t>
      </w:r>
    </w:p>
    <w:p w14:paraId="7F68DDEF" w14:textId="77777777" w:rsidR="003C7730" w:rsidRDefault="003C7730" w:rsidP="009B5669">
      <w:pPr>
        <w:spacing w:beforeLines="1" w:before="2" w:afterLines="1" w:after="2" w:line="360" w:lineRule="auto"/>
        <w:rPr>
          <w:rFonts w:ascii="Times New Roman" w:hAnsi="Times New Roman"/>
          <w:smallCaps/>
          <w:sz w:val="24"/>
          <w:szCs w:val="23"/>
        </w:rPr>
      </w:pPr>
    </w:p>
    <w:p w14:paraId="7517069E" w14:textId="77777777" w:rsidR="0079125C" w:rsidRPr="009331CA" w:rsidRDefault="003C7730" w:rsidP="00C70E0A">
      <w:pPr>
        <w:pStyle w:val="Specification"/>
        <w:rPr>
          <w:sz w:val="20"/>
          <w:szCs w:val="20"/>
        </w:rPr>
      </w:pPr>
      <w:r w:rsidRPr="00C70E0A">
        <w:rPr>
          <w:rStyle w:val="SpecificationType"/>
        </w:rPr>
        <w:t>Axiom</w:t>
      </w:r>
      <w:r w:rsidRPr="003C7730">
        <w:rPr>
          <w:smallCaps/>
        </w:rPr>
        <w:t>:</w:t>
      </w:r>
      <w:r>
        <w:t xml:space="preserve"> All </w:t>
      </w:r>
      <w:r w:rsidRPr="003C7730">
        <w:rPr>
          <w:b/>
        </w:rPr>
        <w:t>parts</w:t>
      </w:r>
      <w:r>
        <w:t xml:space="preserve"> of </w:t>
      </w:r>
      <w:r w:rsidRPr="003C7730">
        <w:t>temporal regions</w:t>
      </w:r>
      <w:r>
        <w:t xml:space="preserve"> are </w:t>
      </w:r>
      <w:r w:rsidRPr="003C7730">
        <w:t>temporal regions</w:t>
      </w:r>
      <w:r>
        <w:t>.</w:t>
      </w:r>
      <w:r w:rsidR="0079125C" w:rsidRPr="001D5799">
        <w:t> </w:t>
      </w:r>
    </w:p>
    <w:p w14:paraId="397AF0CC" w14:textId="77777777" w:rsidR="00092B5A" w:rsidRDefault="00092B5A" w:rsidP="009B5669">
      <w:pPr>
        <w:spacing w:beforeLines="1" w:before="2" w:afterLines="1" w:after="2" w:line="360" w:lineRule="auto"/>
        <w:rPr>
          <w:rFonts w:ascii="Times New Roman" w:hAnsi="Times New Roman"/>
          <w:sz w:val="24"/>
          <w:szCs w:val="23"/>
        </w:rPr>
      </w:pPr>
    </w:p>
    <w:p w14:paraId="0F65D1B7" w14:textId="77777777" w:rsidR="0079125C" w:rsidRPr="009331CA" w:rsidRDefault="003D4164"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A temporal region is an </w:t>
      </w:r>
      <w:r w:rsidR="00FB129B" w:rsidRPr="001D5799">
        <w:rPr>
          <w:rFonts w:ascii="Times New Roman" w:hAnsi="Times New Roman"/>
          <w:i/>
          <w:sz w:val="24"/>
          <w:szCs w:val="23"/>
        </w:rPr>
        <w:t>occurrent</w:t>
      </w:r>
      <w:r w:rsidR="00151755" w:rsidRPr="001D5799">
        <w:rPr>
          <w:rFonts w:ascii="Times New Roman" w:hAnsi="Times New Roman"/>
          <w:i/>
          <w:sz w:val="24"/>
          <w:szCs w:val="23"/>
        </w:rPr>
        <w:t xml:space="preserve"> </w:t>
      </w:r>
      <w:r w:rsidR="00465C17" w:rsidRPr="001D5799">
        <w:rPr>
          <w:rFonts w:ascii="Times New Roman" w:hAnsi="Times New Roman"/>
          <w:i/>
          <w:sz w:val="24"/>
          <w:szCs w:val="23"/>
        </w:rPr>
        <w:t>entity</w:t>
      </w:r>
      <w:r w:rsidR="0079125C" w:rsidRPr="001D5799">
        <w:rPr>
          <w:rFonts w:ascii="Times New Roman" w:hAnsi="Times New Roman"/>
          <w:sz w:val="24"/>
          <w:szCs w:val="23"/>
        </w:rPr>
        <w:t xml:space="preserve"> upon which a process can be projecte</w:t>
      </w:r>
      <w:r w:rsidR="00FD474C" w:rsidRPr="001D5799">
        <w:rPr>
          <w:rFonts w:ascii="Times New Roman" w:hAnsi="Times New Roman"/>
          <w:sz w:val="24"/>
          <w:szCs w:val="23"/>
        </w:rPr>
        <w:t>d.</w:t>
      </w:r>
      <w:r w:rsidR="00EA6F41" w:rsidRPr="001D5799">
        <w:rPr>
          <w:rFonts w:ascii="Times New Roman" w:hAnsi="Times New Roman"/>
          <w:sz w:val="24"/>
          <w:szCs w:val="23"/>
        </w:rPr>
        <w:t xml:space="preserve"> Temporal regions are introduced in BFO to provide a basis for consistent representation of temporal data, for example as described in [</w:t>
      </w:r>
      <w:r w:rsidR="00EA6F41" w:rsidRPr="001D5799">
        <w:rPr>
          <w:rFonts w:ascii="Times New Roman" w:hAnsi="Times New Roman"/>
          <w:sz w:val="24"/>
          <w:szCs w:val="23"/>
        </w:rPr>
        <w:fldChar w:fldCharType="begin"/>
      </w:r>
      <w:r w:rsidR="00EA6F41" w:rsidRPr="001D5799">
        <w:rPr>
          <w:rFonts w:ascii="Times New Roman" w:hAnsi="Times New Roman"/>
          <w:sz w:val="24"/>
          <w:szCs w:val="23"/>
        </w:rPr>
        <w:instrText xml:space="preserve"> REF _Ref309985142 \r \h </w:instrText>
      </w:r>
      <w:r w:rsidR="00EA6F41" w:rsidRPr="001D5799">
        <w:rPr>
          <w:rFonts w:ascii="Times New Roman" w:hAnsi="Times New Roman"/>
          <w:sz w:val="24"/>
          <w:szCs w:val="23"/>
        </w:rPr>
      </w:r>
      <w:r w:rsidR="00EA6F41" w:rsidRPr="001D5799">
        <w:rPr>
          <w:rFonts w:ascii="Times New Roman" w:hAnsi="Times New Roman"/>
          <w:sz w:val="24"/>
          <w:szCs w:val="23"/>
        </w:rPr>
        <w:fldChar w:fldCharType="separate"/>
      </w:r>
      <w:r w:rsidR="007A1CDD">
        <w:rPr>
          <w:rFonts w:ascii="Times New Roman" w:hAnsi="Times New Roman"/>
          <w:sz w:val="24"/>
          <w:szCs w:val="23"/>
        </w:rPr>
        <w:t>68</w:t>
      </w:r>
      <w:r w:rsidR="00EA6F41" w:rsidRPr="001D5799">
        <w:rPr>
          <w:rFonts w:ascii="Times New Roman" w:hAnsi="Times New Roman"/>
          <w:sz w:val="24"/>
          <w:szCs w:val="23"/>
        </w:rPr>
        <w:fldChar w:fldCharType="end"/>
      </w:r>
      <w:r w:rsidR="00EA6F41" w:rsidRPr="001D5799">
        <w:rPr>
          <w:rFonts w:ascii="Times New Roman" w:hAnsi="Times New Roman"/>
          <w:sz w:val="24"/>
          <w:szCs w:val="23"/>
        </w:rPr>
        <w:t>].</w:t>
      </w:r>
    </w:p>
    <w:p w14:paraId="502B05C3" w14:textId="77777777" w:rsidR="003047AF" w:rsidRDefault="003047AF" w:rsidP="000C52A3"/>
    <w:p w14:paraId="1D88F118" w14:textId="77777777" w:rsidR="00FD474C" w:rsidRPr="001F273B" w:rsidRDefault="009605D5" w:rsidP="009605D5">
      <w:pPr>
        <w:pStyle w:val="Heading3"/>
      </w:pPr>
      <w:bookmarkStart w:id="255" w:name="_Toc313270732"/>
      <w:bookmarkStart w:id="256" w:name="_Toc313472867"/>
      <w:r>
        <w:t xml:space="preserve">3.3.1 </w:t>
      </w:r>
      <w:r w:rsidR="003D4164">
        <w:t>Zero</w:t>
      </w:r>
      <w:r w:rsidR="00FD474C" w:rsidRPr="001F273B">
        <w:t>-dimensional temporal region</w:t>
      </w:r>
      <w:bookmarkEnd w:id="255"/>
      <w:bookmarkEnd w:id="256"/>
    </w:p>
    <w:p w14:paraId="2995E4BC" w14:textId="77777777" w:rsidR="00FD474C" w:rsidRPr="009331CA" w:rsidRDefault="00FD474C" w:rsidP="009B5669">
      <w:pPr>
        <w:spacing w:beforeLines="1" w:before="2" w:afterLines="1" w:after="2" w:line="360" w:lineRule="auto"/>
        <w:rPr>
          <w:rFonts w:ascii="Times New Roman" w:hAnsi="Times New Roman"/>
          <w:sz w:val="20"/>
          <w:szCs w:val="20"/>
        </w:rPr>
      </w:pPr>
    </w:p>
    <w:p w14:paraId="7A7FB24A" w14:textId="4EADFF49" w:rsidR="00C801DA" w:rsidRPr="001D5799" w:rsidRDefault="00611C18" w:rsidP="00C70E0A">
      <w:pPr>
        <w:pStyle w:val="Specification"/>
      </w:pPr>
      <w:r w:rsidRPr="00C70E0A">
        <w:rPr>
          <w:rStyle w:val="SpecificationType"/>
        </w:rPr>
        <w:t>Elucidation</w:t>
      </w:r>
      <w:r w:rsidRPr="00C70E0A">
        <w:t xml:space="preserve">: </w:t>
      </w:r>
      <w:r w:rsidR="003047AF" w:rsidRPr="00C70E0A">
        <w:t>A</w:t>
      </w:r>
      <w:r w:rsidR="00533C03" w:rsidRPr="00C70E0A">
        <w:t xml:space="preserve"> </w:t>
      </w:r>
      <w:r w:rsidR="00533C03" w:rsidRPr="00C70E0A">
        <w:rPr>
          <w:i/>
        </w:rPr>
        <w:t>z</w:t>
      </w:r>
      <w:r w:rsidR="00023196" w:rsidRPr="00C70E0A">
        <w:rPr>
          <w:i/>
        </w:rPr>
        <w:t>ero-dimensional temporal region</w:t>
      </w:r>
      <w:r w:rsidR="00533C03" w:rsidRPr="00C70E0A">
        <w:rPr>
          <w:i/>
        </w:rPr>
        <w:t xml:space="preserve"> </w:t>
      </w:r>
      <w:r w:rsidR="00533C03" w:rsidRPr="00C70E0A">
        <w:t>is a</w:t>
      </w:r>
      <w:r w:rsidR="003047AF" w:rsidRPr="00C70E0A">
        <w:t xml:space="preserve"> </w:t>
      </w:r>
      <w:r w:rsidRPr="00C70E0A">
        <w:t>temporal region that is without extent</w:t>
      </w:r>
      <w:r w:rsidR="003047AF" w:rsidRPr="00C70E0A">
        <w:t>.</w:t>
      </w:r>
    </w:p>
    <w:p w14:paraId="4A122D4A" w14:textId="0427711C" w:rsidR="00E44217" w:rsidRPr="001D5799" w:rsidRDefault="00C801DA" w:rsidP="00C70E0A">
      <w:pPr>
        <w:pStyle w:val="Specification"/>
        <w:rPr>
          <w:iCs/>
        </w:rPr>
      </w:pPr>
      <w:r w:rsidRPr="00C70E0A">
        <w:rPr>
          <w:rStyle w:val="SpecificationType"/>
        </w:rPr>
        <w:t>Examples</w:t>
      </w:r>
      <w:r w:rsidRPr="00611C18">
        <w:rPr>
          <w:smallCaps/>
        </w:rPr>
        <w:t>:</w:t>
      </w:r>
      <w:r w:rsidRPr="001D5799">
        <w:t xml:space="preserve"> </w:t>
      </w:r>
      <w:r w:rsidR="00611C18">
        <w:t>a temporal region that is occupied by a process boundary; right now;</w:t>
      </w:r>
      <w:r w:rsidRPr="001D5799">
        <w:t xml:space="preserve"> the moment at which a finger is det</w:t>
      </w:r>
      <w:r w:rsidR="00611C18">
        <w:t>ached in an industrial accident;</w:t>
      </w:r>
      <w:r w:rsidRPr="001D5799">
        <w:t xml:space="preserve"> the moment at which a child is born, the moment of death</w:t>
      </w:r>
      <w:r w:rsidR="00E44217" w:rsidRPr="001D5799">
        <w:t>.</w:t>
      </w:r>
    </w:p>
    <w:p w14:paraId="366049A6" w14:textId="77777777" w:rsidR="00E44217" w:rsidRPr="001D5799" w:rsidRDefault="00E44217" w:rsidP="00C70E0A">
      <w:pPr>
        <w:pStyle w:val="Specification"/>
        <w:rPr>
          <w:iCs/>
        </w:rPr>
      </w:pPr>
      <w:r w:rsidRPr="00C70E0A">
        <w:rPr>
          <w:rStyle w:val="SpecificationType"/>
        </w:rPr>
        <w:t>Synonym</w:t>
      </w:r>
      <w:r w:rsidRPr="00611C18">
        <w:rPr>
          <w:smallCaps/>
        </w:rPr>
        <w:t>:</w:t>
      </w:r>
      <w:r w:rsidRPr="001D5799">
        <w:rPr>
          <w:iCs/>
        </w:rPr>
        <w:t xml:space="preserve"> temporal instant.</w:t>
      </w:r>
    </w:p>
    <w:p w14:paraId="26F63003" w14:textId="77777777" w:rsidR="00E44217" w:rsidRPr="001D5799" w:rsidRDefault="00E44217" w:rsidP="009B5669">
      <w:pPr>
        <w:spacing w:beforeLines="1" w:before="2" w:afterLines="1" w:after="2" w:line="360" w:lineRule="auto"/>
        <w:rPr>
          <w:rFonts w:ascii="Times New Roman" w:hAnsi="Times New Roman"/>
          <w:sz w:val="24"/>
          <w:szCs w:val="23"/>
        </w:rPr>
      </w:pPr>
    </w:p>
    <w:p w14:paraId="4D9C9A3D" w14:textId="77777777" w:rsidR="003D4164" w:rsidRPr="001F273B" w:rsidRDefault="009605D5" w:rsidP="009605D5">
      <w:pPr>
        <w:pStyle w:val="Heading3"/>
      </w:pPr>
      <w:bookmarkStart w:id="257" w:name="_Toc313270733"/>
      <w:bookmarkStart w:id="258" w:name="_Toc313472868"/>
      <w:r>
        <w:t xml:space="preserve">3.3.2 </w:t>
      </w:r>
      <w:r w:rsidR="003D4164">
        <w:t>One</w:t>
      </w:r>
      <w:r w:rsidR="003D4164" w:rsidRPr="001F273B">
        <w:t>-dimensional temporal region</w:t>
      </w:r>
      <w:bookmarkEnd w:id="257"/>
      <w:bookmarkEnd w:id="258"/>
    </w:p>
    <w:p w14:paraId="0BD5E404" w14:textId="77777777" w:rsidR="003D4164" w:rsidRPr="009331CA" w:rsidRDefault="003D4164" w:rsidP="009B5669">
      <w:pPr>
        <w:spacing w:beforeLines="1" w:before="2" w:afterLines="1" w:after="2" w:line="360" w:lineRule="auto"/>
        <w:rPr>
          <w:rFonts w:ascii="Times New Roman" w:hAnsi="Times New Roman"/>
          <w:sz w:val="20"/>
          <w:szCs w:val="20"/>
        </w:rPr>
      </w:pPr>
    </w:p>
    <w:p w14:paraId="36FBCE5E" w14:textId="782AEDA0" w:rsidR="00611C18" w:rsidRPr="001D5799" w:rsidRDefault="00611C18" w:rsidP="00C70E0A">
      <w:pPr>
        <w:pStyle w:val="Specification"/>
      </w:pPr>
      <w:r w:rsidRPr="00C70E0A">
        <w:rPr>
          <w:rStyle w:val="SpecificationType"/>
        </w:rPr>
        <w:t>Elucidation</w:t>
      </w:r>
      <w:r>
        <w:t>:</w:t>
      </w:r>
      <w:r w:rsidRPr="001D5799">
        <w:t xml:space="preserve"> A </w:t>
      </w:r>
      <w:r w:rsidR="00533C03">
        <w:rPr>
          <w:i/>
        </w:rPr>
        <w:t>one-dimensional temporal region</w:t>
      </w:r>
      <w:r w:rsidR="00533C03" w:rsidRPr="00C70E0A">
        <w:t xml:space="preserve"> is a</w:t>
      </w:r>
      <w:r w:rsidR="00533C03">
        <w:t xml:space="preserve"> </w:t>
      </w:r>
      <w:r>
        <w:t>connected temporal region (which means: a region that it without gaps or breaks) that is extended</w:t>
      </w:r>
      <w:r w:rsidRPr="001D5799">
        <w:t>.</w:t>
      </w:r>
    </w:p>
    <w:p w14:paraId="3906A3A9" w14:textId="21EB04A5" w:rsidR="00611C18" w:rsidRDefault="003D4164" w:rsidP="00C70E0A">
      <w:pPr>
        <w:pStyle w:val="Specification"/>
        <w:rPr>
          <w:iCs/>
        </w:rPr>
      </w:pPr>
      <w:r w:rsidRPr="00C70E0A">
        <w:rPr>
          <w:rStyle w:val="SpecificationType"/>
        </w:rPr>
        <w:t>Example</w:t>
      </w:r>
      <w:r w:rsidRPr="00611C18">
        <w:rPr>
          <w:smallCaps/>
        </w:rPr>
        <w:t>:</w:t>
      </w:r>
      <w:r w:rsidRPr="001D5799">
        <w:t xml:space="preserve"> the temporal region during which a process occurs.</w:t>
      </w:r>
    </w:p>
    <w:p w14:paraId="4EC1540C" w14:textId="77777777" w:rsidR="00611C18" w:rsidRDefault="00611C18" w:rsidP="00C70E0A">
      <w:pPr>
        <w:pStyle w:val="Specification"/>
        <w:rPr>
          <w:iCs/>
        </w:rPr>
      </w:pPr>
      <w:r w:rsidRPr="00C70E0A">
        <w:rPr>
          <w:rStyle w:val="SpecificationType"/>
        </w:rPr>
        <w:t>Synonym</w:t>
      </w:r>
      <w:r w:rsidRPr="00611C18">
        <w:rPr>
          <w:smallCaps/>
        </w:rPr>
        <w:t>:</w:t>
      </w:r>
      <w:r w:rsidRPr="001D5799">
        <w:rPr>
          <w:iCs/>
        </w:rPr>
        <w:t xml:space="preserve"> temporal</w:t>
      </w:r>
      <w:r>
        <w:rPr>
          <w:iCs/>
        </w:rPr>
        <w:t xml:space="preserve"> interval.</w:t>
      </w:r>
    </w:p>
    <w:p w14:paraId="69C23F67" w14:textId="77777777" w:rsidR="00611C18" w:rsidRPr="00611C18" w:rsidRDefault="00611C18" w:rsidP="00611C18">
      <w:pPr>
        <w:pStyle w:val="Heading2"/>
        <w:spacing w:line="360" w:lineRule="auto"/>
        <w:rPr>
          <w:sz w:val="24"/>
        </w:rPr>
      </w:pPr>
      <w:bookmarkStart w:id="259" w:name="_Toc313270734"/>
      <w:bookmarkStart w:id="260" w:name="_Toc313472869"/>
      <w:r w:rsidRPr="00611C18">
        <w:rPr>
          <w:sz w:val="24"/>
        </w:rPr>
        <w:t>The precedes relation</w:t>
      </w:r>
      <w:bookmarkEnd w:id="259"/>
      <w:bookmarkEnd w:id="260"/>
    </w:p>
    <w:p w14:paraId="5C073399" w14:textId="78EEEEAF" w:rsidR="00611C18" w:rsidRPr="001D5799" w:rsidRDefault="00611C18" w:rsidP="009B5669">
      <w:pPr>
        <w:spacing w:beforeLines="1" w:before="2" w:afterLines="1" w:after="2" w:line="360" w:lineRule="auto"/>
        <w:rPr>
          <w:rFonts w:ascii="Times New Roman" w:hAnsi="Times New Roman"/>
          <w:sz w:val="24"/>
          <w:szCs w:val="23"/>
        </w:rPr>
      </w:pPr>
      <w:r>
        <w:rPr>
          <w:rFonts w:ascii="Times New Roman" w:hAnsi="Times New Roman"/>
          <w:iCs/>
          <w:sz w:val="24"/>
        </w:rPr>
        <w:t>See discussion in [</w:t>
      </w:r>
      <w:r>
        <w:rPr>
          <w:rFonts w:ascii="Times New Roman" w:hAnsi="Times New Roman"/>
          <w:iCs/>
          <w:sz w:val="24"/>
        </w:rPr>
        <w:fldChar w:fldCharType="begin"/>
      </w:r>
      <w:r>
        <w:rPr>
          <w:rFonts w:ascii="Times New Roman" w:hAnsi="Times New Roman"/>
          <w:iCs/>
          <w:sz w:val="24"/>
        </w:rPr>
        <w:instrText xml:space="preserve"> REF _Ref309133313 \r \h </w:instrText>
      </w:r>
      <w:r>
        <w:rPr>
          <w:rFonts w:ascii="Times New Roman" w:hAnsi="Times New Roman"/>
          <w:iCs/>
          <w:sz w:val="24"/>
        </w:rPr>
      </w:r>
      <w:r>
        <w:rPr>
          <w:rFonts w:ascii="Times New Roman" w:hAnsi="Times New Roman"/>
          <w:iCs/>
          <w:sz w:val="24"/>
        </w:rPr>
        <w:fldChar w:fldCharType="separate"/>
      </w:r>
      <w:r w:rsidR="007A1CDD">
        <w:rPr>
          <w:rFonts w:ascii="Times New Roman" w:hAnsi="Times New Roman"/>
          <w:iCs/>
          <w:sz w:val="24"/>
        </w:rPr>
        <w:t>16</w:t>
      </w:r>
      <w:r>
        <w:rPr>
          <w:rFonts w:ascii="Times New Roman" w:hAnsi="Times New Roman"/>
          <w:iCs/>
          <w:sz w:val="24"/>
        </w:rPr>
        <w:fldChar w:fldCharType="end"/>
      </w:r>
      <w:r>
        <w:rPr>
          <w:rFonts w:ascii="Times New Roman" w:hAnsi="Times New Roman"/>
          <w:iCs/>
          <w:sz w:val="24"/>
        </w:rPr>
        <w:t>].</w:t>
      </w:r>
      <w:r w:rsidR="00D82D0A">
        <w:rPr>
          <w:rFonts w:ascii="Times New Roman" w:hAnsi="Times New Roman"/>
          <w:iCs/>
          <w:sz w:val="24"/>
        </w:rPr>
        <w:t xml:space="preserve"> </w:t>
      </w:r>
      <w:r w:rsidR="00D82D0A" w:rsidRPr="00D82D0A">
        <w:rPr>
          <w:rFonts w:ascii="Times New Roman" w:hAnsi="Times New Roman"/>
          <w:iCs/>
          <w:sz w:val="24"/>
          <w:highlight w:val="yellow"/>
        </w:rPr>
        <w:t xml:space="preserve">(To be </w:t>
      </w:r>
      <w:r w:rsidR="00CD594E">
        <w:rPr>
          <w:rFonts w:ascii="Times New Roman" w:hAnsi="Times New Roman"/>
          <w:iCs/>
          <w:sz w:val="24"/>
          <w:highlight w:val="yellow"/>
        </w:rPr>
        <w:t xml:space="preserve">incorporated </w:t>
      </w:r>
      <w:r w:rsidR="00D82D0A" w:rsidRPr="00D82D0A">
        <w:rPr>
          <w:rFonts w:ascii="Times New Roman" w:hAnsi="Times New Roman"/>
          <w:iCs/>
          <w:sz w:val="24"/>
          <w:highlight w:val="yellow"/>
        </w:rPr>
        <w:t>here</w:t>
      </w:r>
      <w:r w:rsidR="00CD594E">
        <w:rPr>
          <w:rFonts w:ascii="Times New Roman" w:hAnsi="Times New Roman"/>
          <w:iCs/>
          <w:sz w:val="24"/>
          <w:highlight w:val="yellow"/>
        </w:rPr>
        <w:t xml:space="preserve"> with discussion of Allen extensions</w:t>
      </w:r>
      <w:r w:rsidR="00D82D0A" w:rsidRPr="00D82D0A">
        <w:rPr>
          <w:rFonts w:ascii="Times New Roman" w:hAnsi="Times New Roman"/>
          <w:iCs/>
          <w:sz w:val="24"/>
          <w:highlight w:val="yellow"/>
        </w:rPr>
        <w:t>.)</w:t>
      </w:r>
    </w:p>
    <w:p w14:paraId="1B5364FA" w14:textId="77777777" w:rsidR="00B678F3" w:rsidRPr="001D5799" w:rsidRDefault="00CE0AFC" w:rsidP="00CE0AFC">
      <w:pPr>
        <w:jc w:val="center"/>
        <w:rPr>
          <w:rFonts w:ascii="Times New Roman" w:hAnsi="Times New Roman"/>
          <w:sz w:val="24"/>
          <w:szCs w:val="23"/>
        </w:rPr>
      </w:pPr>
      <w:r w:rsidRPr="001D5799">
        <w:rPr>
          <w:rFonts w:ascii="Times New Roman" w:hAnsi="Times New Roman"/>
          <w:noProof/>
          <w:sz w:val="24"/>
          <w:szCs w:val="23"/>
        </w:rPr>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1D5799" w:rsidRDefault="009B1D2B">
      <w:pPr>
        <w:rPr>
          <w:rFonts w:ascii="Times New Roman" w:hAnsi="Times New Roman"/>
          <w:sz w:val="24"/>
          <w:szCs w:val="23"/>
        </w:rPr>
      </w:pPr>
      <w:r w:rsidRPr="001D5799">
        <w:rPr>
          <w:rFonts w:ascii="Times New Roman" w:hAnsi="Times New Roman"/>
          <w:sz w:val="24"/>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14:paraId="07D070BF" w14:textId="77777777" w:rsidTr="009605D5">
        <w:tc>
          <w:tcPr>
            <w:tcW w:w="9576" w:type="dxa"/>
          </w:tcPr>
          <w:p w14:paraId="12815CC3" w14:textId="77777777" w:rsidR="00D84823" w:rsidRPr="001D5799" w:rsidRDefault="00D84823" w:rsidP="009B1D2B">
            <w:pPr>
              <w:spacing w:line="360" w:lineRule="auto"/>
              <w:rPr>
                <w:rFonts w:ascii="Times New Roman" w:hAnsi="Times New Roman"/>
                <w:i/>
                <w:sz w:val="24"/>
              </w:rPr>
            </w:pPr>
          </w:p>
        </w:tc>
      </w:tr>
    </w:tbl>
    <w:p w14:paraId="628202F0" w14:textId="77777777" w:rsidR="00E44217" w:rsidRPr="001D5799" w:rsidRDefault="00E44217" w:rsidP="006C241A">
      <w:pPr>
        <w:spacing w:after="0" w:line="360" w:lineRule="auto"/>
        <w:rPr>
          <w:rFonts w:ascii="Times New Roman" w:hAnsi="Times New Roman"/>
          <w:b/>
          <w:sz w:val="24"/>
        </w:rPr>
      </w:pPr>
      <w:r w:rsidRPr="001D5799">
        <w:rPr>
          <w:rFonts w:ascii="Times New Roman" w:hAnsi="Times New Roman"/>
          <w:b/>
          <w:sz w:val="24"/>
        </w:rPr>
        <w:t>BFO Relations</w:t>
      </w:r>
    </w:p>
    <w:p w14:paraId="30B789D4" w14:textId="648152DD" w:rsidR="00E44217" w:rsidRPr="001D5799" w:rsidRDefault="009B6959" w:rsidP="006C241A">
      <w:pPr>
        <w:spacing w:after="0" w:line="360" w:lineRule="auto"/>
        <w:rPr>
          <w:rFonts w:ascii="Times New Roman" w:hAnsi="Times New Roman"/>
          <w:sz w:val="24"/>
        </w:rPr>
      </w:pPr>
      <w:r>
        <w:rPr>
          <w:rFonts w:ascii="Times New Roman" w:hAnsi="Times New Roman"/>
          <w:b/>
          <w:sz w:val="24"/>
          <w:highlight w:val="yellow"/>
        </w:rPr>
        <w:t>Check we have</w:t>
      </w:r>
      <w:r w:rsidR="00E44217" w:rsidRPr="001D5799">
        <w:rPr>
          <w:rFonts w:ascii="Times New Roman" w:hAnsi="Times New Roman"/>
          <w:sz w:val="24"/>
        </w:rPr>
        <w:t xml:space="preserve"> dealt with </w:t>
      </w:r>
      <w:r>
        <w:rPr>
          <w:rFonts w:ascii="Times New Roman" w:hAnsi="Times New Roman"/>
          <w:b/>
          <w:sz w:val="24"/>
          <w:highlight w:val="yellow"/>
        </w:rPr>
        <w:t>all</w:t>
      </w:r>
      <w:r w:rsidR="00E44217" w:rsidRPr="001D5799">
        <w:rPr>
          <w:rFonts w:ascii="Times New Roman" w:hAnsi="Times New Roman"/>
          <w:sz w:val="24"/>
        </w:rPr>
        <w:t xml:space="preserve"> the</w:t>
      </w:r>
      <w:r w:rsidR="0028586B" w:rsidRPr="001D5799">
        <w:rPr>
          <w:rFonts w:ascii="Times New Roman" w:hAnsi="Times New Roman"/>
          <w:sz w:val="24"/>
        </w:rPr>
        <w:t xml:space="preserve"> </w:t>
      </w:r>
      <w:r w:rsidR="002E637B" w:rsidRPr="00B90609">
        <w:rPr>
          <w:rFonts w:ascii="Times New Roman" w:hAnsi="Times New Roman"/>
          <w:b/>
          <w:sz w:val="24"/>
          <w:highlight w:val="yellow"/>
        </w:rPr>
        <w:t>RO relations</w:t>
      </w:r>
    </w:p>
    <w:p w14:paraId="77E9746B" w14:textId="77777777" w:rsidR="009B6959" w:rsidRPr="00B90609" w:rsidRDefault="009B6959" w:rsidP="006C241A">
      <w:pPr>
        <w:spacing w:after="0" w:line="360" w:lineRule="auto"/>
        <w:rPr>
          <w:rFonts w:ascii="Times New Roman" w:hAnsi="Times New Roman"/>
          <w:b/>
          <w:sz w:val="24"/>
          <w:highlight w:val="yellow"/>
        </w:rPr>
      </w:pPr>
      <w:r>
        <w:rPr>
          <w:rFonts w:ascii="Times New Roman" w:hAnsi="Times New Roman"/>
          <w:b/>
          <w:sz w:val="24"/>
          <w:highlight w:val="yellow"/>
        </w:rPr>
        <w:t>New primitive relations:</w:t>
      </w:r>
    </w:p>
    <w:p w14:paraId="52242308" w14:textId="77777777" w:rsidR="009B6959" w:rsidRPr="00B90609" w:rsidRDefault="002E637B" w:rsidP="006C241A">
      <w:pPr>
        <w:spacing w:after="0" w:line="360" w:lineRule="auto"/>
        <w:rPr>
          <w:rFonts w:ascii="Times New Roman" w:hAnsi="Times New Roman"/>
          <w:b/>
          <w:sz w:val="24"/>
          <w:highlight w:val="yellow"/>
        </w:rPr>
      </w:pPr>
      <w:r w:rsidRPr="00B90609">
        <w:rPr>
          <w:rFonts w:ascii="Times New Roman" w:hAnsi="Times New Roman"/>
          <w:b/>
          <w:sz w:val="24"/>
          <w:highlight w:val="yellow"/>
        </w:rPr>
        <w:t>Projects_onto</w:t>
      </w:r>
    </w:p>
    <w:p w14:paraId="4F60D4FA" w14:textId="77777777" w:rsidR="00E44217" w:rsidRPr="001D5799" w:rsidRDefault="002E637B">
      <w:pPr>
        <w:spacing w:after="0" w:line="360" w:lineRule="auto"/>
        <w:rPr>
          <w:rFonts w:ascii="Times New Roman" w:hAnsi="Times New Roman"/>
          <w:sz w:val="24"/>
        </w:rPr>
      </w:pPr>
      <w:r w:rsidRPr="00B90609">
        <w:rPr>
          <w:rFonts w:ascii="Times New Roman" w:hAnsi="Times New Roman"/>
          <w:b/>
          <w:sz w:val="24"/>
          <w:highlight w:val="yellow"/>
        </w:rPr>
        <w:t>What else?</w:t>
      </w:r>
    </w:p>
    <w:p w14:paraId="0C2F5F4A" w14:textId="77777777" w:rsidR="000C52A3" w:rsidRPr="001D5799" w:rsidRDefault="000C52A3" w:rsidP="006C241A">
      <w:pPr>
        <w:spacing w:after="0" w:line="360" w:lineRule="auto"/>
        <w:rPr>
          <w:rFonts w:ascii="Times New Roman" w:hAnsi="Times New Roman"/>
          <w:sz w:val="24"/>
        </w:rPr>
      </w:pPr>
    </w:p>
    <w:p w14:paraId="1067421F" w14:textId="77777777" w:rsidR="002F5B41" w:rsidRPr="001D5799" w:rsidRDefault="009A0705" w:rsidP="005E2E09">
      <w:pPr>
        <w:pStyle w:val="Heading1"/>
        <w:rPr>
          <w:rStyle w:val="QuickFormat4"/>
          <w:rFonts w:ascii="Times New Roman" w:hAnsi="Times New Roman"/>
          <w:b w:val="0"/>
          <w:sz w:val="24"/>
          <w:szCs w:val="22"/>
        </w:rPr>
      </w:pPr>
      <w:bookmarkStart w:id="261" w:name="_Toc313270735"/>
      <w:bookmarkStart w:id="262" w:name="_Toc313472870"/>
      <w:r>
        <w:t>References</w:t>
      </w:r>
      <w:bookmarkEnd w:id="261"/>
      <w:bookmarkEnd w:id="262"/>
    </w:p>
    <w:p w14:paraId="6460677E" w14:textId="77777777" w:rsidR="00E735CF" w:rsidRPr="001D5799"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263" w:name="_Ref309155275"/>
      <w:bookmarkStart w:id="264" w:name="_Ref309193297"/>
      <w:r w:rsidRPr="001D5799">
        <w:rPr>
          <w:rStyle w:val="QuickFormat4"/>
          <w:sz w:val="24"/>
          <w:szCs w:val="23"/>
        </w:rPr>
        <w:t>Kevin Mulligan and Barry Smith, “</w:t>
      </w:r>
      <w:hyperlink r:id="rId55" w:history="1">
        <w:r w:rsidRPr="001D5799">
          <w:rPr>
            <w:rStyle w:val="Hyperlink"/>
            <w:szCs w:val="23"/>
          </w:rPr>
          <w:t>A Relational Theory of the Act</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5/2 (1986), 115–130.</w:t>
      </w:r>
      <w:bookmarkEnd w:id="263"/>
    </w:p>
    <w:p w14:paraId="616F2A82"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265" w:name="_Ref309821811"/>
      <w:r w:rsidRPr="001D5799">
        <w:rPr>
          <w:rStyle w:val="QuickFormat4"/>
          <w:sz w:val="24"/>
          <w:szCs w:val="23"/>
        </w:rPr>
        <w:t>Barry Smith, “</w:t>
      </w:r>
      <w:hyperlink r:id="rId56" w:history="1">
        <w:r w:rsidRPr="001D5799">
          <w:rPr>
            <w:rStyle w:val="Hyperlink"/>
            <w:szCs w:val="23"/>
          </w:rPr>
          <w:t>Logic, Form and Matter</w:t>
        </w:r>
      </w:hyperlink>
      <w:r w:rsidRPr="001D5799">
        <w:rPr>
          <w:rStyle w:val="QuickFormat4"/>
          <w:sz w:val="24"/>
          <w:szCs w:val="23"/>
        </w:rPr>
        <w:t xml:space="preserve">”, </w:t>
      </w:r>
      <w:r w:rsidRPr="001D5799">
        <w:rPr>
          <w:rStyle w:val="QuickFormat4"/>
          <w:i/>
          <w:iCs/>
          <w:sz w:val="24"/>
          <w:szCs w:val="23"/>
        </w:rPr>
        <w:t>Proceedings of the Aristotelian Society</w:t>
      </w:r>
      <w:r w:rsidRPr="001D5799">
        <w:rPr>
          <w:rStyle w:val="QuickFormat4"/>
          <w:sz w:val="24"/>
          <w:szCs w:val="23"/>
        </w:rPr>
        <w:t xml:space="preserve">, </w:t>
      </w:r>
      <w:r w:rsidRPr="001D5799">
        <w:rPr>
          <w:rStyle w:val="QuickFormat4"/>
          <w:i/>
          <w:iCs/>
          <w:sz w:val="24"/>
          <w:szCs w:val="23"/>
        </w:rPr>
        <w:t>Supplementary Volume</w:t>
      </w:r>
      <w:r w:rsidRPr="001D5799">
        <w:rPr>
          <w:rStyle w:val="QuickFormat4"/>
          <w:sz w:val="24"/>
          <w:szCs w:val="23"/>
        </w:rPr>
        <w:t xml:space="preserve"> 55 (1981), 47–63.</w:t>
      </w:r>
      <w:bookmarkEnd w:id="264"/>
      <w:bookmarkEnd w:id="265"/>
    </w:p>
    <w:p w14:paraId="00BE9FFC"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266" w:name="_Ref309543155"/>
      <w:r w:rsidRPr="001D5799">
        <w:rPr>
          <w:rStyle w:val="QuickFormat4"/>
          <w:sz w:val="24"/>
          <w:szCs w:val="23"/>
        </w:rPr>
        <w:t>Barry Smith and Kevin Mulligan, “</w:t>
      </w:r>
      <w:hyperlink r:id="rId57" w:history="1">
        <w:r w:rsidRPr="001D5799">
          <w:rPr>
            <w:rStyle w:val="Hyperlink"/>
            <w:szCs w:val="23"/>
          </w:rPr>
          <w:t>Framework for Formal Ontology</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3 (1983), 73–85.</w:t>
      </w:r>
      <w:bookmarkEnd w:id="266"/>
    </w:p>
    <w:p w14:paraId="2C0C4976"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lang w:val="es-ES_tradnl"/>
        </w:rPr>
      </w:pPr>
      <w:bookmarkStart w:id="267" w:name="_Ref309155274"/>
      <w:r w:rsidRPr="001D5799">
        <w:rPr>
          <w:rStyle w:val="QuickFormat4"/>
          <w:sz w:val="24"/>
          <w:szCs w:val="23"/>
        </w:rPr>
        <w:t xml:space="preserve">Barry Smith, </w:t>
      </w:r>
      <w:r w:rsidRPr="001D5799">
        <w:rPr>
          <w:rStyle w:val="QuickFormat4"/>
          <w:sz w:val="24"/>
          <w:szCs w:val="23"/>
          <w:lang w:val="es-ES_tradnl"/>
        </w:rPr>
        <w:t>“</w:t>
      </w:r>
      <w:hyperlink r:id="rId58" w:history="1">
        <w:r w:rsidRPr="001D5799">
          <w:rPr>
            <w:rStyle w:val="Hyperlink"/>
            <w:szCs w:val="23"/>
            <w:lang w:val="es-ES_tradnl"/>
          </w:rPr>
          <w:t>Acta cum fundamentis in re</w:t>
        </w:r>
      </w:hyperlink>
      <w:r w:rsidRPr="001D5799">
        <w:rPr>
          <w:rStyle w:val="QuickFormat4"/>
          <w:sz w:val="24"/>
          <w:szCs w:val="23"/>
          <w:lang w:val="es-ES_tradnl"/>
        </w:rPr>
        <w:t xml:space="preserve">”, </w:t>
      </w:r>
      <w:r w:rsidRPr="001D5799">
        <w:rPr>
          <w:rStyle w:val="QuickFormat4"/>
          <w:i/>
          <w:iCs/>
          <w:sz w:val="24"/>
          <w:szCs w:val="23"/>
          <w:lang w:val="es-ES_tradnl"/>
        </w:rPr>
        <w:t>Dialectica</w:t>
      </w:r>
      <w:r w:rsidRPr="001D5799">
        <w:rPr>
          <w:rStyle w:val="QuickFormat4"/>
          <w:sz w:val="24"/>
          <w:szCs w:val="23"/>
          <w:lang w:val="es-ES_tradnl"/>
        </w:rPr>
        <w:t>, 38 (1984), 157–178.</w:t>
      </w:r>
      <w:bookmarkEnd w:id="267"/>
    </w:p>
    <w:p w14:paraId="6E6AEF36" w14:textId="77777777"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68" w:name="_Ref309560610"/>
      <w:r w:rsidRPr="001D5799">
        <w:rPr>
          <w:rStyle w:val="QuickFormat4"/>
          <w:sz w:val="24"/>
          <w:szCs w:val="23"/>
        </w:rPr>
        <w:t xml:space="preserve">Barry Smith, </w:t>
      </w:r>
      <w:r w:rsidRPr="001D5799">
        <w:rPr>
          <w:szCs w:val="23"/>
        </w:rPr>
        <w:t>“</w:t>
      </w:r>
      <w:hyperlink r:id="rId59" w:history="1">
        <w:r w:rsidRPr="001D5799">
          <w:rPr>
            <w:rStyle w:val="Hyperlink"/>
            <w:szCs w:val="23"/>
          </w:rPr>
          <w:t>Mereotopology: A Theory of Parts and Boundaries</w:t>
        </w:r>
      </w:hyperlink>
      <w:r w:rsidRPr="001D5799">
        <w:rPr>
          <w:szCs w:val="23"/>
        </w:rPr>
        <w:t xml:space="preserve">”, </w:t>
      </w:r>
      <w:r w:rsidRPr="001D5799">
        <w:rPr>
          <w:i/>
          <w:iCs/>
          <w:szCs w:val="23"/>
        </w:rPr>
        <w:t>Data and Knowledge Engineering</w:t>
      </w:r>
      <w:r w:rsidRPr="001D5799">
        <w:rPr>
          <w:szCs w:val="23"/>
        </w:rPr>
        <w:t xml:space="preserve">, 20 (1996), 287–303. </w:t>
      </w:r>
      <w:hyperlink r:id="rId60" w:history="1">
        <w:r w:rsidRPr="001D5799">
          <w:rPr>
            <w:rStyle w:val="Hyperlink"/>
            <w:szCs w:val="23"/>
          </w:rPr>
          <w:t>Published version</w:t>
        </w:r>
      </w:hyperlink>
      <w:bookmarkStart w:id="269" w:name="_Ref309410033"/>
      <w:bookmarkEnd w:id="268"/>
    </w:p>
    <w:p w14:paraId="1767CA91"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0" w:name="_Ref310509974"/>
      <w:r w:rsidRPr="001D5799">
        <w:rPr>
          <w:rStyle w:val="QuickFormat4"/>
          <w:sz w:val="24"/>
          <w:szCs w:val="23"/>
        </w:rPr>
        <w:t xml:space="preserve">Barry Smith, </w:t>
      </w:r>
      <w:r w:rsidRPr="001D5799">
        <w:rPr>
          <w:szCs w:val="23"/>
        </w:rPr>
        <w:t>“</w:t>
      </w:r>
      <w:hyperlink r:id="rId61" w:history="1">
        <w:r w:rsidRPr="001D5799">
          <w:rPr>
            <w:rStyle w:val="Hyperlink"/>
            <w:szCs w:val="23"/>
          </w:rPr>
          <w:t>On Substances, Accidents and Universals: In Defence of a Constituent Ontology</w:t>
        </w:r>
      </w:hyperlink>
      <w:r w:rsidRPr="001D5799">
        <w:rPr>
          <w:szCs w:val="23"/>
        </w:rPr>
        <w:t xml:space="preserve">”, </w:t>
      </w:r>
      <w:r w:rsidRPr="001D5799">
        <w:rPr>
          <w:i/>
          <w:iCs/>
          <w:szCs w:val="23"/>
        </w:rPr>
        <w:t>Philosophical Papers</w:t>
      </w:r>
      <w:r w:rsidRPr="001D5799">
        <w:rPr>
          <w:szCs w:val="23"/>
        </w:rPr>
        <w:t>, 26 (1997), 105–127.</w:t>
      </w:r>
      <w:bookmarkEnd w:id="269"/>
      <w:bookmarkEnd w:id="270"/>
    </w:p>
    <w:p w14:paraId="03D2D3C1"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1" w:name="_Ref309560520"/>
      <w:r w:rsidRPr="001D5799">
        <w:rPr>
          <w:szCs w:val="23"/>
        </w:rPr>
        <w:t>Barry Smith and Achille</w:t>
      </w:r>
      <w:r w:rsidR="00151755" w:rsidRPr="001D5799">
        <w:rPr>
          <w:szCs w:val="23"/>
        </w:rPr>
        <w:t xml:space="preserve"> </w:t>
      </w:r>
      <w:r w:rsidRPr="001D5799">
        <w:rPr>
          <w:szCs w:val="23"/>
        </w:rPr>
        <w:t>Varzi, “</w:t>
      </w:r>
      <w:hyperlink r:id="rId62" w:history="1">
        <w:r w:rsidRPr="001D5799">
          <w:rPr>
            <w:rStyle w:val="Hyperlink"/>
            <w:szCs w:val="23"/>
          </w:rPr>
          <w:t>The Niche</w:t>
        </w:r>
      </w:hyperlink>
      <w:r w:rsidRPr="001D5799">
        <w:rPr>
          <w:szCs w:val="23"/>
        </w:rPr>
        <w:t xml:space="preserve">”, </w:t>
      </w:r>
      <w:r w:rsidRPr="001D5799">
        <w:rPr>
          <w:i/>
          <w:iCs/>
          <w:szCs w:val="23"/>
        </w:rPr>
        <w:t>Nous</w:t>
      </w:r>
      <w:r w:rsidRPr="001D5799">
        <w:rPr>
          <w:szCs w:val="23"/>
        </w:rPr>
        <w:t>, 33:2 (1999), 198–222.</w:t>
      </w:r>
      <w:bookmarkEnd w:id="271"/>
    </w:p>
    <w:p w14:paraId="4A1233A2" w14:textId="77777777" w:rsidR="00C449B1" w:rsidRPr="001D5799"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2" w:name="_Ref309821629"/>
      <w:bookmarkStart w:id="273" w:name="_Ref309464075"/>
      <w:r w:rsidRPr="001D5799">
        <w:rPr>
          <w:szCs w:val="23"/>
        </w:rPr>
        <w:t>Barry Smith, “</w:t>
      </w:r>
      <w:hyperlink r:id="rId63" w:history="1">
        <w:r w:rsidRPr="001D5799">
          <w:rPr>
            <w:rStyle w:val="Hyperlink"/>
            <w:szCs w:val="23"/>
          </w:rPr>
          <w:t>Fiat Objects</w:t>
        </w:r>
      </w:hyperlink>
      <w:r w:rsidRPr="001D5799">
        <w:rPr>
          <w:szCs w:val="23"/>
        </w:rPr>
        <w:t xml:space="preserve">”, </w:t>
      </w:r>
      <w:r w:rsidRPr="001D5799">
        <w:rPr>
          <w:i/>
          <w:iCs/>
          <w:szCs w:val="23"/>
        </w:rPr>
        <w:t>Topoi</w:t>
      </w:r>
      <w:r w:rsidRPr="001D5799">
        <w:rPr>
          <w:szCs w:val="23"/>
        </w:rPr>
        <w:t>, 20: 2 (September 2001), 131–148.</w:t>
      </w:r>
      <w:bookmarkEnd w:id="272"/>
    </w:p>
    <w:p w14:paraId="3753A13F" w14:textId="77777777"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4" w:name="_Ref311481677"/>
      <w:r w:rsidRPr="001D5799">
        <w:rPr>
          <w:szCs w:val="23"/>
        </w:rPr>
        <w:t>Barry Smith and Achille</w:t>
      </w:r>
      <w:r w:rsidR="00151755" w:rsidRPr="001D5799">
        <w:rPr>
          <w:szCs w:val="23"/>
        </w:rPr>
        <w:t xml:space="preserve"> </w:t>
      </w:r>
      <w:r w:rsidRPr="001D5799">
        <w:rPr>
          <w:szCs w:val="23"/>
        </w:rPr>
        <w:t>Varzi, “</w:t>
      </w:r>
      <w:hyperlink r:id="rId64" w:history="1">
        <w:r w:rsidRPr="001D5799">
          <w:rPr>
            <w:rStyle w:val="Hyperlink"/>
            <w:szCs w:val="23"/>
          </w:rPr>
          <w:t>Fiat and Bona Fide Boundaries</w:t>
        </w:r>
      </w:hyperlink>
      <w:r w:rsidRPr="001D5799">
        <w:rPr>
          <w:szCs w:val="23"/>
        </w:rPr>
        <w:t xml:space="preserve">”, </w:t>
      </w:r>
      <w:r w:rsidRPr="001D5799">
        <w:rPr>
          <w:i/>
          <w:iCs/>
          <w:szCs w:val="23"/>
        </w:rPr>
        <w:t xml:space="preserve">Philosophy and Phenomenological Research, </w:t>
      </w:r>
      <w:r w:rsidRPr="001D5799">
        <w:rPr>
          <w:szCs w:val="23"/>
        </w:rPr>
        <w:t>60: 2 (March 2000), 401–420.</w:t>
      </w:r>
      <w:bookmarkStart w:id="275" w:name="_Ref309464082"/>
      <w:bookmarkEnd w:id="273"/>
      <w:bookmarkEnd w:id="274"/>
    </w:p>
    <w:p w14:paraId="1E5DCE19"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6" w:name="_Ref309560523"/>
      <w:bookmarkEnd w:id="275"/>
      <w:r w:rsidRPr="001D5799">
        <w:rPr>
          <w:szCs w:val="23"/>
        </w:rPr>
        <w:t>Barry Smith and Achille</w:t>
      </w:r>
      <w:r w:rsidR="00151755" w:rsidRPr="001D5799">
        <w:rPr>
          <w:szCs w:val="23"/>
        </w:rPr>
        <w:t xml:space="preserve"> </w:t>
      </w:r>
      <w:r w:rsidRPr="001D5799">
        <w:rPr>
          <w:szCs w:val="23"/>
        </w:rPr>
        <w:t>Varzi, “</w:t>
      </w:r>
      <w:hyperlink r:id="rId65" w:history="1">
        <w:r w:rsidRPr="001D5799">
          <w:rPr>
            <w:rStyle w:val="Hyperlink"/>
            <w:szCs w:val="23"/>
          </w:rPr>
          <w:t>Surrounding Space: The Ontology of Organism-Environment Relations</w:t>
        </w:r>
      </w:hyperlink>
      <w:r w:rsidRPr="001D5799">
        <w:rPr>
          <w:szCs w:val="23"/>
        </w:rPr>
        <w:t xml:space="preserve">”, </w:t>
      </w:r>
      <w:r w:rsidRPr="001D5799">
        <w:rPr>
          <w:i/>
          <w:iCs/>
          <w:szCs w:val="23"/>
        </w:rPr>
        <w:t>Theory in Biosciences</w:t>
      </w:r>
      <w:r w:rsidRPr="001D5799">
        <w:rPr>
          <w:szCs w:val="23"/>
        </w:rPr>
        <w:t>, 121 (2002), 139–162.</w:t>
      </w:r>
      <w:bookmarkEnd w:id="276"/>
    </w:p>
    <w:p w14:paraId="0FB85141"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7" w:name="_Ref309560671"/>
      <w:r w:rsidRPr="001D5799">
        <w:rPr>
          <w:szCs w:val="23"/>
        </w:rPr>
        <w:t>Barry Smith and Berit</w:t>
      </w:r>
      <w:r w:rsidR="00151755" w:rsidRPr="001D5799">
        <w:rPr>
          <w:szCs w:val="23"/>
        </w:rPr>
        <w:t xml:space="preserve"> </w:t>
      </w:r>
      <w:r w:rsidRPr="001D5799">
        <w:rPr>
          <w:szCs w:val="23"/>
        </w:rPr>
        <w:t>Brogaard, “</w:t>
      </w:r>
      <w:hyperlink r:id="rId66" w:history="1">
        <w:r w:rsidRPr="001D5799">
          <w:rPr>
            <w:rStyle w:val="Hyperlink"/>
            <w:szCs w:val="23"/>
          </w:rPr>
          <w:t>A Unified Theory of Truth and Reference</w:t>
        </w:r>
      </w:hyperlink>
      <w:r w:rsidRPr="001D5799">
        <w:rPr>
          <w:szCs w:val="23"/>
        </w:rPr>
        <w:t xml:space="preserve">”, </w:t>
      </w:r>
      <w:r w:rsidRPr="001D5799">
        <w:rPr>
          <w:i/>
          <w:iCs/>
          <w:szCs w:val="23"/>
        </w:rPr>
        <w:t>Logique</w:t>
      </w:r>
      <w:r w:rsidR="00151755" w:rsidRPr="001D5799">
        <w:rPr>
          <w:i/>
          <w:iCs/>
          <w:szCs w:val="23"/>
        </w:rPr>
        <w:t xml:space="preserve"> </w:t>
      </w:r>
      <w:r w:rsidRPr="001D5799">
        <w:rPr>
          <w:i/>
          <w:iCs/>
          <w:szCs w:val="23"/>
        </w:rPr>
        <w:t>et</w:t>
      </w:r>
      <w:r w:rsidR="00151755" w:rsidRPr="001D5799">
        <w:rPr>
          <w:i/>
          <w:iCs/>
          <w:szCs w:val="23"/>
        </w:rPr>
        <w:t xml:space="preserve"> </w:t>
      </w:r>
      <w:r w:rsidRPr="001D5799">
        <w:rPr>
          <w:i/>
          <w:iCs/>
          <w:szCs w:val="23"/>
        </w:rPr>
        <w:t>Analyse,</w:t>
      </w:r>
      <w:r w:rsidRPr="001D5799">
        <w:rPr>
          <w:iCs/>
          <w:szCs w:val="23"/>
        </w:rPr>
        <w:t xml:space="preserve"> No. 169-170 (2000, published 2003)</w:t>
      </w:r>
      <w:r w:rsidRPr="001D5799">
        <w:rPr>
          <w:szCs w:val="23"/>
        </w:rPr>
        <w:t>, 49–93.</w:t>
      </w:r>
      <w:bookmarkEnd w:id="277"/>
    </w:p>
    <w:p w14:paraId="2D11D89F"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8" w:name="_Ref309472955"/>
      <w:r w:rsidRPr="001D5799">
        <w:rPr>
          <w:szCs w:val="23"/>
        </w:rPr>
        <w:t>Barry Smith and David M. Mark, “</w:t>
      </w:r>
      <w:hyperlink r:id="rId67" w:history="1">
        <w:r w:rsidRPr="001D5799">
          <w:rPr>
            <w:rStyle w:val="Hyperlink"/>
            <w:szCs w:val="23"/>
          </w:rPr>
          <w:t>Do Mountains Exist? Towards an Ontology of Landforms</w:t>
        </w:r>
      </w:hyperlink>
      <w:r w:rsidRPr="001D5799">
        <w:rPr>
          <w:szCs w:val="23"/>
        </w:rPr>
        <w:t xml:space="preserve">”, </w:t>
      </w:r>
      <w:r w:rsidRPr="001D5799">
        <w:rPr>
          <w:i/>
          <w:iCs/>
          <w:szCs w:val="23"/>
        </w:rPr>
        <w:t>Environment and Planning B</w:t>
      </w:r>
      <w:r w:rsidRPr="001D5799">
        <w:rPr>
          <w:szCs w:val="23"/>
        </w:rPr>
        <w:t xml:space="preserve"> (</w:t>
      </w:r>
      <w:r w:rsidRPr="001D5799">
        <w:rPr>
          <w:i/>
          <w:iCs/>
          <w:szCs w:val="23"/>
        </w:rPr>
        <w:t>Planning</w:t>
      </w:r>
      <w:r w:rsidR="00151755" w:rsidRPr="001D5799">
        <w:rPr>
          <w:i/>
          <w:iCs/>
          <w:szCs w:val="23"/>
        </w:rPr>
        <w:t xml:space="preserve"> </w:t>
      </w:r>
      <w:r w:rsidRPr="001D5799">
        <w:rPr>
          <w:i/>
          <w:iCs/>
          <w:szCs w:val="23"/>
        </w:rPr>
        <w:t>and Design</w:t>
      </w:r>
      <w:r w:rsidRPr="001D5799">
        <w:rPr>
          <w:szCs w:val="23"/>
        </w:rPr>
        <w:t>), 30(3) (2003), 411–427.</w:t>
      </w:r>
      <w:bookmarkEnd w:id="278"/>
    </w:p>
    <w:p w14:paraId="20B01378"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9" w:name="_Hlk47849653"/>
      <w:r w:rsidRPr="001D5799">
        <w:rPr>
          <w:szCs w:val="23"/>
        </w:rPr>
        <w:t>Barry Smith and Berit</w:t>
      </w:r>
      <w:r w:rsidR="00151755" w:rsidRPr="001D5799">
        <w:rPr>
          <w:szCs w:val="23"/>
        </w:rPr>
        <w:t xml:space="preserve"> </w:t>
      </w:r>
      <w:r w:rsidRPr="001D5799">
        <w:rPr>
          <w:szCs w:val="23"/>
        </w:rPr>
        <w:t>Brogaard, “</w:t>
      </w:r>
      <w:hyperlink r:id="rId68" w:history="1">
        <w:r w:rsidRPr="001D5799">
          <w:rPr>
            <w:rStyle w:val="Hyperlink"/>
            <w:szCs w:val="23"/>
          </w:rPr>
          <w:t>Sixteen Days</w:t>
        </w:r>
      </w:hyperlink>
      <w:r w:rsidRPr="001D5799">
        <w:rPr>
          <w:szCs w:val="23"/>
        </w:rPr>
        <w:t xml:space="preserve">”, </w:t>
      </w:r>
      <w:r w:rsidRPr="001D5799">
        <w:rPr>
          <w:i/>
          <w:iCs/>
          <w:szCs w:val="23"/>
        </w:rPr>
        <w:t>The Journal of Medicine and Philosophy</w:t>
      </w:r>
      <w:r w:rsidRPr="001D5799">
        <w:rPr>
          <w:szCs w:val="23"/>
        </w:rPr>
        <w:t>, 28 (2003), 45–78.</w:t>
      </w:r>
      <w:bookmarkEnd w:id="279"/>
    </w:p>
    <w:p w14:paraId="1DE7B5EB"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0" w:name="_Ref309506172"/>
      <w:r w:rsidRPr="001D5799">
        <w:rPr>
          <w:szCs w:val="23"/>
        </w:rPr>
        <w:t>Pierre Grenon and Barry Smith, “</w:t>
      </w:r>
      <w:hyperlink r:id="rId69" w:history="1">
        <w:r w:rsidRPr="001D5799">
          <w:rPr>
            <w:rStyle w:val="Hyperlink"/>
            <w:szCs w:val="23"/>
          </w:rPr>
          <w:t>SNAP and SPAN: Towards Dynamic Spatial Ontology</w:t>
        </w:r>
      </w:hyperlink>
      <w:r w:rsidRPr="001D5799">
        <w:rPr>
          <w:szCs w:val="23"/>
        </w:rPr>
        <w:t xml:space="preserve">”, </w:t>
      </w:r>
      <w:r w:rsidRPr="001D5799">
        <w:rPr>
          <w:i/>
          <w:szCs w:val="23"/>
        </w:rPr>
        <w:t>Spatial Cognition and Computation</w:t>
      </w:r>
      <w:r w:rsidRPr="001D5799">
        <w:rPr>
          <w:szCs w:val="23"/>
        </w:rPr>
        <w:t>, 4: 1 (March 2004), 69–103.</w:t>
      </w:r>
      <w:bookmarkEnd w:id="280"/>
    </w:p>
    <w:p w14:paraId="5D3AAB3F"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Cs w:val="23"/>
        </w:rPr>
      </w:pPr>
      <w:bookmarkStart w:id="281" w:name="_Ref309140214"/>
      <w:r w:rsidRPr="001D5799">
        <w:rPr>
          <w:iCs/>
          <w:szCs w:val="23"/>
        </w:rPr>
        <w:t>Barry Smith and Pierre Grenon, “</w:t>
      </w:r>
      <w:hyperlink r:id="rId70" w:history="1">
        <w:r w:rsidRPr="001D5799">
          <w:rPr>
            <w:rStyle w:val="Hyperlink"/>
            <w:iCs/>
            <w:szCs w:val="23"/>
          </w:rPr>
          <w:t>The Cornucopia of Formal-Ontological Relations</w:t>
        </w:r>
      </w:hyperlink>
      <w:r w:rsidRPr="001D5799">
        <w:rPr>
          <w:iCs/>
          <w:szCs w:val="23"/>
        </w:rPr>
        <w:t xml:space="preserve">”, </w:t>
      </w:r>
      <w:r w:rsidRPr="001D5799">
        <w:rPr>
          <w:i/>
          <w:iCs/>
          <w:szCs w:val="23"/>
        </w:rPr>
        <w:t>Dialectica</w:t>
      </w:r>
      <w:r w:rsidR="00514A85">
        <w:rPr>
          <w:i/>
          <w:iCs/>
          <w:szCs w:val="23"/>
        </w:rPr>
        <w:t xml:space="preserve">, </w:t>
      </w:r>
      <w:r w:rsidRPr="001D5799">
        <w:rPr>
          <w:iCs/>
          <w:szCs w:val="23"/>
        </w:rPr>
        <w:t>58: 3 (2004), 279</w:t>
      </w:r>
      <w:r w:rsidRPr="001D5799">
        <w:rPr>
          <w:szCs w:val="23"/>
        </w:rPr>
        <w:t>–</w:t>
      </w:r>
      <w:r w:rsidRPr="001D5799">
        <w:rPr>
          <w:iCs/>
          <w:szCs w:val="23"/>
        </w:rPr>
        <w:t>296</w:t>
      </w:r>
      <w:r w:rsidRPr="001D5799">
        <w:rPr>
          <w:i/>
          <w:iCs/>
          <w:szCs w:val="23"/>
        </w:rPr>
        <w:t>.</w:t>
      </w:r>
      <w:bookmarkEnd w:id="281"/>
    </w:p>
    <w:p w14:paraId="2EC8768A"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2" w:name="_Ref309133313"/>
      <w:r w:rsidRPr="001D5799">
        <w:rPr>
          <w:szCs w:val="23"/>
        </w:rPr>
        <w:t>Barry Smith, Werner Ceusters, Bert Klagges, Jacob Köhler, Anand Kumar, Jane Lomax, Chris Mungall, Fabian Neuhaus, Alan Rector and Cornelius Rosse, “</w:t>
      </w:r>
      <w:hyperlink r:id="rId71" w:history="1">
        <w:r w:rsidRPr="001D5799">
          <w:rPr>
            <w:rStyle w:val="Hyperlink"/>
            <w:szCs w:val="23"/>
          </w:rPr>
          <w:t>Relations in Biomedical Ontologies</w:t>
        </w:r>
      </w:hyperlink>
      <w:r w:rsidRPr="001D5799">
        <w:rPr>
          <w:szCs w:val="23"/>
        </w:rPr>
        <w:t xml:space="preserve">”, </w:t>
      </w:r>
      <w:r w:rsidRPr="001D5799">
        <w:rPr>
          <w:i/>
          <w:szCs w:val="23"/>
        </w:rPr>
        <w:t>Genome Biology</w:t>
      </w:r>
      <w:r w:rsidRPr="001D5799">
        <w:rPr>
          <w:szCs w:val="23"/>
        </w:rPr>
        <w:t xml:space="preserve"> (2005), 6 (5), R46. </w:t>
      </w:r>
      <w:hyperlink r:id="rId72" w:history="1">
        <w:r w:rsidRPr="001D5799">
          <w:rPr>
            <w:rStyle w:val="Hyperlink"/>
            <w:szCs w:val="23"/>
          </w:rPr>
          <w:t>PMC1175958</w:t>
        </w:r>
      </w:hyperlink>
      <w:bookmarkEnd w:id="282"/>
    </w:p>
    <w:p w14:paraId="5B786020"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3" w:name="_Ref309473000"/>
      <w:r w:rsidRPr="001D5799">
        <w:rPr>
          <w:szCs w:val="23"/>
        </w:rPr>
        <w:t>David P. Hill, Barry Smith, Monica S. McAndrews-Hill, Judith A. Blake, “</w:t>
      </w:r>
      <w:hyperlink r:id="rId73" w:history="1">
        <w:r w:rsidRPr="001D5799">
          <w:rPr>
            <w:rStyle w:val="Hyperlink"/>
            <w:szCs w:val="23"/>
          </w:rPr>
          <w:t>Gene Ontology Annotations: What they mean and where they come from</w:t>
        </w:r>
      </w:hyperlink>
      <w:r w:rsidRPr="001D5799">
        <w:rPr>
          <w:szCs w:val="23"/>
        </w:rPr>
        <w:t xml:space="preserve">”, </w:t>
      </w:r>
      <w:r w:rsidRPr="001D5799">
        <w:rPr>
          <w:i/>
          <w:szCs w:val="23"/>
        </w:rPr>
        <w:t>BMC Bioinformatics</w:t>
      </w:r>
      <w:r w:rsidRPr="001D5799">
        <w:rPr>
          <w:szCs w:val="23"/>
        </w:rPr>
        <w:t>, 2008; 9(Suppl 5): S2. PMC2367625</w:t>
      </w:r>
      <w:bookmarkEnd w:id="283"/>
    </w:p>
    <w:p w14:paraId="340C9D38" w14:textId="77777777" w:rsidR="002F5B41" w:rsidRPr="001D5799"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4" w:name="_Ref309560749"/>
      <w:r w:rsidRPr="001D5799">
        <w:rPr>
          <w:szCs w:val="23"/>
        </w:rPr>
        <w:t>Thomas Bittner, Maureen Donnelly and Barry Smith, “</w:t>
      </w:r>
      <w:hyperlink r:id="rId74" w:history="1">
        <w:r w:rsidRPr="001D5799">
          <w:rPr>
            <w:rStyle w:val="Hyperlink"/>
            <w:szCs w:val="23"/>
          </w:rPr>
          <w:t>A Spatio-Temporal Ontology for Geographic Information Integration</w:t>
        </w:r>
      </w:hyperlink>
      <w:r w:rsidRPr="001D5799">
        <w:rPr>
          <w:szCs w:val="23"/>
        </w:rPr>
        <w:t xml:space="preserve">”, </w:t>
      </w:r>
      <w:r w:rsidRPr="001D5799">
        <w:rPr>
          <w:i/>
          <w:szCs w:val="23"/>
        </w:rPr>
        <w:t>International Journal for Geographical Information Science,</w:t>
      </w:r>
      <w:r w:rsidRPr="001D5799">
        <w:rPr>
          <w:szCs w:val="23"/>
        </w:rPr>
        <w:t xml:space="preserve"> 23 (6), 2009, 765-798.</w:t>
      </w:r>
      <w:bookmarkEnd w:id="284"/>
    </w:p>
    <w:p w14:paraId="62F82EE7"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5" w:name="_Ref309403777"/>
      <w:r w:rsidRPr="001D5799">
        <w:rPr>
          <w:szCs w:val="23"/>
        </w:rPr>
        <w:t>Barry Smith and Werner Ceusters, “</w:t>
      </w:r>
      <w:hyperlink r:id="rId75" w:history="1">
        <w:r w:rsidRPr="001D5799">
          <w:rPr>
            <w:rStyle w:val="Hyperlink"/>
            <w:szCs w:val="23"/>
          </w:rPr>
          <w:t>Ontological Realism as a Methodology for Coordinated Evolution of Scientific Ontologies</w:t>
        </w:r>
      </w:hyperlink>
      <w:r w:rsidRPr="001D5799">
        <w:rPr>
          <w:szCs w:val="23"/>
        </w:rPr>
        <w:t xml:space="preserve">”, </w:t>
      </w:r>
      <w:r w:rsidRPr="001D5799">
        <w:rPr>
          <w:i/>
          <w:szCs w:val="23"/>
        </w:rPr>
        <w:t>Applied Ontology</w:t>
      </w:r>
      <w:r w:rsidRPr="001D5799">
        <w:rPr>
          <w:szCs w:val="23"/>
        </w:rPr>
        <w:t xml:space="preserve">, 5 (2010), 139–188. </w:t>
      </w:r>
      <w:hyperlink r:id="rId76" w:history="1">
        <w:r w:rsidRPr="001D5799">
          <w:rPr>
            <w:rStyle w:val="Hyperlink"/>
            <w:szCs w:val="23"/>
          </w:rPr>
          <w:t>PMC3104413</w:t>
        </w:r>
      </w:hyperlink>
      <w:bookmarkEnd w:id="285"/>
    </w:p>
    <w:p w14:paraId="662C51A5"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6" w:name="_Ref309193309"/>
      <w:r w:rsidRPr="001D5799">
        <w:rPr>
          <w:szCs w:val="23"/>
        </w:rPr>
        <w:t>Barry Smith and Kevin Mulligan, “</w:t>
      </w:r>
      <w:hyperlink r:id="rId77" w:history="1">
        <w:r w:rsidRPr="001D5799">
          <w:rPr>
            <w:rStyle w:val="Hyperlink"/>
            <w:szCs w:val="23"/>
          </w:rPr>
          <w:t>Pieces of a Theory</w:t>
        </w:r>
      </w:hyperlink>
      <w:r w:rsidRPr="001D5799">
        <w:rPr>
          <w:szCs w:val="23"/>
        </w:rPr>
        <w:t xml:space="preserve">”, in Barry Smith (ed.), </w:t>
      </w:r>
      <w:r w:rsidRPr="001D5799">
        <w:rPr>
          <w:i/>
          <w:iCs/>
          <w:szCs w:val="23"/>
        </w:rPr>
        <w:t>Parts and Moments. Studies in Logic and Formal Ontology</w:t>
      </w:r>
      <w:r w:rsidRPr="001D5799">
        <w:rPr>
          <w:szCs w:val="23"/>
        </w:rPr>
        <w:t>, Munich: Philosophia, 1982, 15–109.</w:t>
      </w:r>
      <w:bookmarkEnd w:id="286"/>
    </w:p>
    <w:p w14:paraId="4D451F33"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7" w:name="_Ref309506180"/>
      <w:r w:rsidRPr="001D5799">
        <w:rPr>
          <w:szCs w:val="23"/>
        </w:rPr>
        <w:t>Pierre Grenon, Barry Smith and Louis Goldberg, “</w:t>
      </w:r>
      <w:hyperlink r:id="rId78" w:history="1">
        <w:r w:rsidRPr="001D5799">
          <w:rPr>
            <w:rStyle w:val="Hyperlink"/>
            <w:szCs w:val="23"/>
          </w:rPr>
          <w:t>Biodynamic Ontology: Applying BFO in the Biomedical Domain</w:t>
        </w:r>
      </w:hyperlink>
      <w:r w:rsidRPr="001D5799">
        <w:rPr>
          <w:szCs w:val="23"/>
        </w:rPr>
        <w:t xml:space="preserve">”, in D. M. Pisanelli (ed.), </w:t>
      </w:r>
      <w:r w:rsidRPr="001D5799">
        <w:rPr>
          <w:i/>
          <w:szCs w:val="23"/>
        </w:rPr>
        <w:t>Ontologies in Medicine</w:t>
      </w:r>
      <w:r w:rsidRPr="001D5799">
        <w:rPr>
          <w:szCs w:val="23"/>
        </w:rPr>
        <w:t xml:space="preserve">: </w:t>
      </w:r>
      <w:r w:rsidRPr="001D5799">
        <w:rPr>
          <w:i/>
          <w:szCs w:val="23"/>
        </w:rPr>
        <w:t xml:space="preserve">Proceedings of the Workshop on Medical Ontologies, Rome October 2003 </w:t>
      </w:r>
      <w:r w:rsidRPr="001D5799">
        <w:rPr>
          <w:szCs w:val="23"/>
        </w:rPr>
        <w:t>(</w:t>
      </w:r>
      <w:r w:rsidRPr="001D5799">
        <w:rPr>
          <w:i/>
          <w:szCs w:val="23"/>
        </w:rPr>
        <w:t>Studies in Health and Technology Informatics</w:t>
      </w:r>
      <w:r w:rsidRPr="001D5799">
        <w:rPr>
          <w:szCs w:val="23"/>
        </w:rPr>
        <w:t>, 102 (2004)), Amsterdam: IOS Press, 2004, 20–38.</w:t>
      </w:r>
      <w:bookmarkEnd w:id="287"/>
    </w:p>
    <w:p w14:paraId="6FCAD5D2"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Cs w:val="23"/>
        </w:rPr>
      </w:pPr>
      <w:bookmarkStart w:id="288" w:name="_Ref309155480"/>
      <w:r w:rsidRPr="001D5799">
        <w:rPr>
          <w:szCs w:val="23"/>
        </w:rPr>
        <w:t>Fabian Neuhaus, Pierre Grenon and Barry Smith, “</w:t>
      </w:r>
      <w:hyperlink r:id="rId79" w:history="1">
        <w:r w:rsidRPr="001D5799">
          <w:rPr>
            <w:rStyle w:val="Hyperlink"/>
            <w:szCs w:val="23"/>
          </w:rPr>
          <w:t>A Formal Theory of Substances, Qualities, and Universals</w:t>
        </w:r>
      </w:hyperlink>
      <w:r w:rsidRPr="001D5799">
        <w:rPr>
          <w:szCs w:val="23"/>
        </w:rPr>
        <w:t>”, Achille</w:t>
      </w:r>
      <w:r w:rsidR="00151755" w:rsidRPr="001D5799">
        <w:rPr>
          <w:szCs w:val="23"/>
        </w:rPr>
        <w:t xml:space="preserve"> </w:t>
      </w:r>
      <w:r w:rsidRPr="001D5799">
        <w:rPr>
          <w:szCs w:val="23"/>
        </w:rPr>
        <w:t xml:space="preserve">Varzi and Laure Vieu (eds.), </w:t>
      </w:r>
      <w:r w:rsidRPr="001D5799">
        <w:rPr>
          <w:i/>
          <w:szCs w:val="23"/>
        </w:rPr>
        <w:t>Formal Ontology and Information Systems. Proceedings of the Third International Conference (FOIS 2004)</w:t>
      </w:r>
      <w:r w:rsidRPr="001D5799">
        <w:rPr>
          <w:szCs w:val="23"/>
        </w:rPr>
        <w:t>, Amsterdam: IOS Press, 2004, 49–58</w:t>
      </w:r>
      <w:r w:rsidRPr="001D5799">
        <w:rPr>
          <w:i/>
          <w:szCs w:val="23"/>
        </w:rPr>
        <w:t>.</w:t>
      </w:r>
      <w:bookmarkEnd w:id="288"/>
    </w:p>
    <w:p w14:paraId="5379C183"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9" w:name="_Ref309400008"/>
      <w:r w:rsidRPr="001D5799">
        <w:rPr>
          <w:szCs w:val="23"/>
        </w:rPr>
        <w:t>Barry Smith, “</w:t>
      </w:r>
      <w:hyperlink r:id="rId80" w:history="1">
        <w:r w:rsidRPr="001D5799">
          <w:rPr>
            <w:rStyle w:val="Hyperlink"/>
            <w:szCs w:val="23"/>
          </w:rPr>
          <w:t>The Logic of Biological Classification and the Foundations of Biomedical Ontology</w:t>
        </w:r>
      </w:hyperlink>
      <w:r w:rsidRPr="001D5799">
        <w:rPr>
          <w:szCs w:val="23"/>
        </w:rPr>
        <w:t>”, in Petr</w:t>
      </w:r>
      <w:r w:rsidR="00151755" w:rsidRPr="001D5799">
        <w:rPr>
          <w:szCs w:val="23"/>
        </w:rPr>
        <w:t xml:space="preserve"> </w:t>
      </w:r>
      <w:r w:rsidRPr="001D5799">
        <w:rPr>
          <w:szCs w:val="23"/>
        </w:rPr>
        <w:t xml:space="preserve">Hájek, Luis Valdés-Villanueva and Dag Westerståhl (ed.), </w:t>
      </w:r>
      <w:r w:rsidRPr="001D5799">
        <w:rPr>
          <w:i/>
          <w:szCs w:val="23"/>
        </w:rPr>
        <w:t>Logic, Methodology and Philosophy of Science. Proceedings of the 12th International Conference</w:t>
      </w:r>
      <w:r w:rsidRPr="001D5799">
        <w:rPr>
          <w:szCs w:val="23"/>
        </w:rPr>
        <w:t>, London: King’s College Publications, 2005, 505–520.</w:t>
      </w:r>
      <w:bookmarkEnd w:id="289"/>
    </w:p>
    <w:p w14:paraId="0101B1E9"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w:t>
      </w:r>
      <w:hyperlink r:id="rId81" w:history="1">
        <w:r w:rsidRPr="001D5799">
          <w:rPr>
            <w:rStyle w:val="Hyperlink"/>
            <w:szCs w:val="23"/>
          </w:rPr>
          <w:t>Against Fantology</w:t>
        </w:r>
      </w:hyperlink>
      <w:r w:rsidRPr="001D5799">
        <w:rPr>
          <w:szCs w:val="23"/>
        </w:rPr>
        <w:t xml:space="preserve">”, in Johann C. Marek and Maria E. Reicher (eds.), </w:t>
      </w:r>
      <w:r w:rsidRPr="001D5799">
        <w:rPr>
          <w:i/>
          <w:szCs w:val="23"/>
        </w:rPr>
        <w:t>Experience and Analysis</w:t>
      </w:r>
      <w:r w:rsidRPr="001D5799">
        <w:rPr>
          <w:szCs w:val="23"/>
        </w:rPr>
        <w:t>, Vienna: HPT&amp;ÖBV, 2005, 153–170.</w:t>
      </w:r>
    </w:p>
    <w:p w14:paraId="3912D9AA" w14:textId="77777777" w:rsidR="002F5B41" w:rsidRPr="001D5799"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4"/>
          <w:szCs w:val="23"/>
        </w:rPr>
      </w:pPr>
      <w:bookmarkStart w:id="290" w:name="_Ref309403689"/>
      <w:r w:rsidRPr="001D5799">
        <w:rPr>
          <w:rFonts w:ascii="Times New Roman" w:hAnsi="Times New Roman"/>
          <w:iCs/>
          <w:sz w:val="24"/>
          <w:szCs w:val="23"/>
        </w:rPr>
        <w:t>Barry Smith, Waclaw</w:t>
      </w:r>
      <w:r w:rsidR="00151755" w:rsidRPr="001D5799">
        <w:rPr>
          <w:rFonts w:ascii="Times New Roman" w:hAnsi="Times New Roman"/>
          <w:iCs/>
          <w:sz w:val="24"/>
          <w:szCs w:val="23"/>
        </w:rPr>
        <w:t xml:space="preserve"> </w:t>
      </w:r>
      <w:r w:rsidRPr="001D5799">
        <w:rPr>
          <w:rFonts w:ascii="Times New Roman" w:hAnsi="Times New Roman"/>
          <w:iCs/>
          <w:sz w:val="24"/>
          <w:szCs w:val="23"/>
        </w:rPr>
        <w:t>Kusnierczyk, Daniel Schober, Werner Ceusters, “</w:t>
      </w:r>
      <w:hyperlink r:id="rId82" w:history="1">
        <w:r w:rsidRPr="001D5799">
          <w:rPr>
            <w:rStyle w:val="Hyperlink"/>
            <w:rFonts w:ascii="Times New Roman" w:hAnsi="Times New Roman"/>
            <w:iCs/>
            <w:sz w:val="24"/>
            <w:szCs w:val="23"/>
          </w:rPr>
          <w:t>Towards a Reference Terminology for Ontology Research and Development in the Biomedical Domain</w:t>
        </w:r>
      </w:hyperlink>
      <w:r w:rsidRPr="001D5799">
        <w:rPr>
          <w:rFonts w:ascii="Times New Roman" w:hAnsi="Times New Roman"/>
          <w:iCs/>
          <w:sz w:val="24"/>
          <w:szCs w:val="23"/>
        </w:rPr>
        <w:t xml:space="preserve">”, O. Bodenreider, ed., </w:t>
      </w:r>
      <w:r w:rsidRPr="001D5799">
        <w:rPr>
          <w:rFonts w:ascii="Times New Roman" w:hAnsi="Times New Roman"/>
          <w:i/>
          <w:sz w:val="24"/>
          <w:szCs w:val="23"/>
        </w:rPr>
        <w:t>Proceedings of KR-MED</w:t>
      </w:r>
      <w:r w:rsidRPr="001D5799">
        <w:rPr>
          <w:rFonts w:ascii="Times New Roman" w:hAnsi="Times New Roman"/>
          <w:iCs/>
          <w:sz w:val="24"/>
          <w:szCs w:val="23"/>
        </w:rPr>
        <w:t xml:space="preserve">, 2006, 57-66. Also available online at: </w:t>
      </w:r>
      <w:hyperlink r:id="rId83" w:history="1">
        <w:r w:rsidRPr="001D5799">
          <w:rPr>
            <w:rStyle w:val="Hyperlink"/>
            <w:rFonts w:ascii="Times New Roman" w:hAnsi="Times New Roman"/>
            <w:iCs/>
            <w:sz w:val="24"/>
            <w:szCs w:val="23"/>
          </w:rPr>
          <w:t>http://ceur-ws.org/Vol-222</w:t>
        </w:r>
      </w:hyperlink>
      <w:r w:rsidRPr="001D5799">
        <w:rPr>
          <w:rFonts w:ascii="Times New Roman" w:hAnsi="Times New Roman"/>
          <w:iCs/>
          <w:sz w:val="24"/>
          <w:szCs w:val="23"/>
        </w:rPr>
        <w:t>.</w:t>
      </w:r>
      <w:bookmarkEnd w:id="290"/>
    </w:p>
    <w:p w14:paraId="23351412"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Robert Arp and Barry Smith, “Function, Role, and Disposition in Basic Formal Ontology”, Proceedings of Bio-Ontologies Workshop (ISMB 2008), Toronto, 45-48.</w:t>
      </w:r>
      <w:hyperlink r:id="rId84" w:history="1">
        <w:r w:rsidR="00966F09" w:rsidRPr="001D5799">
          <w:rPr>
            <w:rStyle w:val="Hyperlink"/>
            <w:szCs w:val="23"/>
          </w:rPr>
          <w:t>Revised version</w:t>
        </w:r>
      </w:hyperlink>
      <w:r w:rsidR="00966F09" w:rsidRPr="001D5799">
        <w:rPr>
          <w:szCs w:val="23"/>
        </w:rPr>
        <w:t>.</w:t>
      </w:r>
    </w:p>
    <w:p w14:paraId="464FB627"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Cs w:val="23"/>
        </w:rPr>
      </w:pPr>
      <w:bookmarkStart w:id="291" w:name="_Ref309560946"/>
      <w:r w:rsidRPr="001D5799">
        <w:rPr>
          <w:szCs w:val="23"/>
        </w:rPr>
        <w:t>Richard H. Scheuermann, Werner Ceusters, and Barry Smith, “</w:t>
      </w:r>
      <w:hyperlink r:id="rId85" w:history="1">
        <w:r w:rsidRPr="001D5799">
          <w:rPr>
            <w:rStyle w:val="Hyperlink"/>
            <w:szCs w:val="23"/>
          </w:rPr>
          <w:t>Toward an Ontological Treatment of Disease and Diagnosis</w:t>
        </w:r>
      </w:hyperlink>
      <w:r w:rsidRPr="001D5799">
        <w:rPr>
          <w:szCs w:val="23"/>
        </w:rPr>
        <w:t xml:space="preserve">”, </w:t>
      </w:r>
      <w:r w:rsidRPr="001D5799">
        <w:rPr>
          <w:i/>
          <w:szCs w:val="23"/>
        </w:rPr>
        <w:t>Proceedings of the 2009 AMIA Summit on Translational Bioinformatics</w:t>
      </w:r>
      <w:r w:rsidRPr="001D5799">
        <w:rPr>
          <w:szCs w:val="23"/>
        </w:rPr>
        <w:t>, 2009, 116-120.</w:t>
      </w:r>
      <w:bookmarkEnd w:id="291"/>
    </w:p>
    <w:p w14:paraId="7B0BD82C" w14:textId="77777777" w:rsidR="001025B4"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92" w:name="_Ref309483154"/>
      <w:r w:rsidRPr="001D5799">
        <w:rPr>
          <w:szCs w:val="23"/>
        </w:rPr>
        <w:t>Albert Goldfain, Barry Smith and Lindsay G. Cowell, “</w:t>
      </w:r>
      <w:hyperlink r:id="rId86" w:history="1">
        <w:r w:rsidRPr="001D5799">
          <w:rPr>
            <w:rStyle w:val="Hyperlink"/>
            <w:szCs w:val="23"/>
          </w:rPr>
          <w:t>Dispositions and the Infectious Disease Ontology</w:t>
        </w:r>
      </w:hyperlink>
      <w:r w:rsidRPr="001D5799">
        <w:rPr>
          <w:szCs w:val="23"/>
        </w:rPr>
        <w:t>”, in Antony Galton and Riichiro</w:t>
      </w:r>
      <w:r w:rsidR="00151755" w:rsidRPr="001D5799">
        <w:rPr>
          <w:szCs w:val="23"/>
        </w:rPr>
        <w:t xml:space="preserve"> </w:t>
      </w:r>
      <w:r w:rsidRPr="001D5799">
        <w:rPr>
          <w:szCs w:val="23"/>
        </w:rPr>
        <w:t xml:space="preserve">Mizoguchi (eds.), </w:t>
      </w:r>
      <w:r w:rsidRPr="001D5799">
        <w:rPr>
          <w:i/>
          <w:szCs w:val="23"/>
        </w:rPr>
        <w:t xml:space="preserve">Formal Ontology in Information Systems. Proceedings of the Sixth International Conference </w:t>
      </w:r>
      <w:r w:rsidRPr="001D5799">
        <w:rPr>
          <w:szCs w:val="23"/>
        </w:rPr>
        <w:t>(FOIS 2010), Amsterdam: IOS Press, 2010, 400-413.</w:t>
      </w:r>
      <w:bookmarkEnd w:id="292"/>
    </w:p>
    <w:p w14:paraId="1071004E" w14:textId="77777777" w:rsidR="001F3E97" w:rsidRPr="001D5799"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93" w:name="_Ref309470250"/>
      <w:r w:rsidRPr="001D5799">
        <w:rPr>
          <w:szCs w:val="23"/>
        </w:rPr>
        <w:t>Lars Vogt, “</w:t>
      </w:r>
      <w:hyperlink r:id="rId87" w:history="1">
        <w:r w:rsidRPr="001D5799">
          <w:rPr>
            <w:rStyle w:val="Hyperlink"/>
            <w:szCs w:val="23"/>
          </w:rPr>
          <w:t>Spatio-structural granularity of biological material entities</w:t>
        </w:r>
      </w:hyperlink>
      <w:r w:rsidRPr="001D5799">
        <w:rPr>
          <w:szCs w:val="23"/>
        </w:rPr>
        <w:t xml:space="preserve">”, </w:t>
      </w:r>
      <w:r w:rsidRPr="001D5799">
        <w:rPr>
          <w:i/>
          <w:szCs w:val="23"/>
        </w:rPr>
        <w:t>BMC Bioinformatics</w:t>
      </w:r>
      <w:r w:rsidRPr="001D5799">
        <w:rPr>
          <w:szCs w:val="23"/>
        </w:rPr>
        <w:t>, Vol.  11, Issue  1, May 2010.</w:t>
      </w:r>
      <w:bookmarkEnd w:id="293"/>
    </w:p>
    <w:p w14:paraId="5A256E9A" w14:textId="77777777"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294" w:name="_Ref309506188"/>
      <w:r w:rsidRPr="001D5799">
        <w:rPr>
          <w:rFonts w:ascii="Times New Roman" w:eastAsia="Times New Roman" w:hAnsi="Times New Roman"/>
          <w:color w:val="000000"/>
          <w:sz w:val="24"/>
          <w:szCs w:val="23"/>
        </w:rPr>
        <w:t>Pierre Grenon: “</w:t>
      </w:r>
      <w:hyperlink r:id="rId88" w:history="1">
        <w:r w:rsidRPr="001D5799">
          <w:rPr>
            <w:rStyle w:val="Hyperlink"/>
            <w:rFonts w:ascii="Times New Roman" w:eastAsia="Times New Roman" w:hAnsi="Times New Roman"/>
            <w:sz w:val="24"/>
            <w:szCs w:val="23"/>
          </w:rPr>
          <w:t>Spatio-temporality in Basic Formal Ontology: SNAP and SPAN, Upper-Level Ontology, and Framework for Formalization</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294"/>
    </w:p>
    <w:p w14:paraId="6910E19C" w14:textId="77777777"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295" w:name="_Ref309506190"/>
      <w:r w:rsidRPr="001D5799">
        <w:rPr>
          <w:rFonts w:ascii="Times New Roman" w:eastAsia="Times New Roman" w:hAnsi="Times New Roman"/>
          <w:color w:val="000000"/>
          <w:sz w:val="24"/>
          <w:szCs w:val="23"/>
        </w:rPr>
        <w:t>Pierre Grenon: “</w:t>
      </w:r>
      <w:hyperlink r:id="rId89" w:history="1">
        <w:r w:rsidRPr="001D5799">
          <w:rPr>
            <w:rStyle w:val="Hyperlink"/>
            <w:rFonts w:ascii="Times New Roman" w:eastAsia="Times New Roman" w:hAnsi="Times New Roman"/>
            <w:sz w:val="24"/>
            <w:szCs w:val="23"/>
          </w:rPr>
          <w:t>BFO in a Nutshell: A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 and Comparison with DOLCE</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295"/>
    </w:p>
    <w:p w14:paraId="47AC0B71" w14:textId="77777777"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296" w:name="_Ref309506192"/>
      <w:r w:rsidRPr="001D5799">
        <w:rPr>
          <w:rFonts w:ascii="Times New Roman" w:eastAsia="Times New Roman" w:hAnsi="Times New Roman"/>
          <w:color w:val="000000"/>
          <w:sz w:val="24"/>
          <w:szCs w:val="23"/>
        </w:rPr>
        <w:t>Pierre Grenon: “</w:t>
      </w:r>
      <w:hyperlink r:id="rId90" w:history="1">
        <w:r w:rsidRPr="001D5799">
          <w:rPr>
            <w:rStyle w:val="Hyperlink"/>
            <w:rFonts w:ascii="Times New Roman" w:eastAsia="Times New Roman" w:hAnsi="Times New Roman"/>
            <w:sz w:val="24"/>
            <w:szCs w:val="23"/>
          </w:rPr>
          <w:t>Nuts in BFO’s Nutshell: Revisions to the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296"/>
    </w:p>
    <w:p w14:paraId="2E3FCBDD" w14:textId="77777777" w:rsidR="007E6BF5" w:rsidRPr="001D5799" w:rsidRDefault="007E6BF5"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297" w:name="_Ref309506194"/>
      <w:r w:rsidRPr="001D5799">
        <w:rPr>
          <w:rFonts w:ascii="Times New Roman" w:eastAsia="Times New Roman" w:hAnsi="Times New Roman"/>
          <w:color w:val="000000"/>
          <w:sz w:val="24"/>
          <w:szCs w:val="23"/>
        </w:rPr>
        <w:t xml:space="preserve">Pierre Grenon, “The Formal Ontology of Spatio-Temporal Reality and its Formalization,” in </w:t>
      </w:r>
      <w:r w:rsidRPr="001D5799">
        <w:rPr>
          <w:rFonts w:ascii="Times New Roman" w:eastAsia="Times New Roman" w:hAnsi="Times New Roman"/>
          <w:i/>
          <w:color w:val="000000"/>
          <w:sz w:val="24"/>
          <w:szCs w:val="23"/>
        </w:rPr>
        <w:t>Foundations and Applications of Spatio-Temporal Reasoning</w:t>
      </w:r>
      <w:r w:rsidRPr="001D5799">
        <w:rPr>
          <w:rFonts w:ascii="Times New Roman" w:eastAsia="Times New Roman" w:hAnsi="Times New Roman"/>
          <w:color w:val="000000"/>
          <w:sz w:val="24"/>
          <w:szCs w:val="23"/>
        </w:rPr>
        <w:t>, H. Guesguen, D. Mitra, and J. Renz (eds.), Amsterdam: AAAI Press, 2003, 27-34.</w:t>
      </w:r>
      <w:bookmarkEnd w:id="297"/>
    </w:p>
    <w:p w14:paraId="607CA0A5" w14:textId="77777777" w:rsidR="00ED0711" w:rsidRPr="001D5799" w:rsidRDefault="00ED0711" w:rsidP="00DA4D68">
      <w:pPr>
        <w:numPr>
          <w:ilvl w:val="0"/>
          <w:numId w:val="10"/>
        </w:numPr>
        <w:shd w:val="clear" w:color="auto" w:fill="FFFFFF"/>
        <w:spacing w:before="200" w:line="240" w:lineRule="auto"/>
        <w:rPr>
          <w:rFonts w:ascii="Times New Roman" w:eastAsia="Times New Roman" w:hAnsi="Times New Roman"/>
          <w:color w:val="000000"/>
          <w:sz w:val="24"/>
          <w:szCs w:val="23"/>
        </w:rPr>
      </w:pPr>
      <w:bookmarkStart w:id="298" w:name="_Ref309472482"/>
      <w:r w:rsidRPr="001D5799">
        <w:rPr>
          <w:rFonts w:ascii="Times New Roman" w:eastAsia="Times New Roman" w:hAnsi="Times New Roman"/>
          <w:color w:val="000000"/>
          <w:sz w:val="24"/>
          <w:szCs w:val="23"/>
        </w:rPr>
        <w:t>Maureen Donnelly, “</w:t>
      </w:r>
      <w:hyperlink r:id="rId91" w:history="1">
        <w:r w:rsidRPr="001D5799">
          <w:rPr>
            <w:rStyle w:val="Hyperlink"/>
            <w:rFonts w:ascii="Times New Roman" w:eastAsia="Times New Roman" w:hAnsi="Times New Roman"/>
            <w:sz w:val="24"/>
            <w:szCs w:val="23"/>
          </w:rPr>
          <w:t>On parts and holes: the spatial structure of the human body</w:t>
        </w:r>
      </w:hyperlink>
      <w:r w:rsidRPr="001D5799">
        <w:rPr>
          <w:rFonts w:ascii="Times New Roman" w:eastAsia="Times New Roman" w:hAnsi="Times New Roman"/>
          <w:color w:val="000000"/>
          <w:sz w:val="24"/>
          <w:szCs w:val="23"/>
        </w:rPr>
        <w:t>”</w:t>
      </w:r>
      <w:bookmarkEnd w:id="298"/>
      <w:r w:rsidR="00DA4D68" w:rsidRPr="001D5799">
        <w:rPr>
          <w:rFonts w:ascii="Times New Roman" w:eastAsia="Times New Roman" w:hAnsi="Times New Roman"/>
          <w:color w:val="000000"/>
          <w:sz w:val="24"/>
          <w:szCs w:val="23"/>
        </w:rPr>
        <w:t>,</w:t>
      </w:r>
      <w:r w:rsidR="00DA4D68" w:rsidRPr="00DA4D68">
        <w:t xml:space="preserve"> </w:t>
      </w:r>
      <w:r w:rsidR="00DA4D68" w:rsidRPr="001D5799">
        <w:rPr>
          <w:rFonts w:ascii="Times New Roman" w:eastAsia="Times New Roman" w:hAnsi="Times New Roman"/>
          <w:color w:val="000000"/>
          <w:sz w:val="24"/>
          <w:szCs w:val="23"/>
        </w:rPr>
        <w:t>IFOMIS REPORTS, 03/2003.</w:t>
      </w:r>
    </w:p>
    <w:p w14:paraId="282BBF19" w14:textId="77777777" w:rsidR="007A52A1" w:rsidRPr="001D5799"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4"/>
          <w:szCs w:val="23"/>
        </w:rPr>
      </w:pPr>
      <w:bookmarkStart w:id="299" w:name="_Ref309472485"/>
      <w:r w:rsidRPr="001D5799">
        <w:rPr>
          <w:rFonts w:ascii="Times New Roman" w:eastAsia="Times New Roman" w:hAnsi="Times New Roman"/>
          <w:color w:val="000000"/>
          <w:sz w:val="24"/>
          <w:szCs w:val="23"/>
        </w:rPr>
        <w:t>Thomas Bittner, “</w:t>
      </w:r>
      <w:hyperlink r:id="rId92" w:history="1">
        <w:r w:rsidR="00ED0711" w:rsidRPr="001D5799">
          <w:rPr>
            <w:rStyle w:val="Hyperlink"/>
            <w:rFonts w:ascii="Times New Roman" w:eastAsia="Times New Roman" w:hAnsi="Times New Roman"/>
            <w:sz w:val="24"/>
            <w:szCs w:val="23"/>
          </w:rPr>
          <w:t>Axioms for Parthood and Containment Relations in Bio-Ontologies</w:t>
        </w:r>
      </w:hyperlink>
      <w:r w:rsidRPr="001D5799">
        <w:rPr>
          <w:rFonts w:ascii="Times New Roman" w:eastAsia="Times New Roman" w:hAnsi="Times New Roman"/>
          <w:color w:val="000000"/>
          <w:sz w:val="24"/>
          <w:szCs w:val="23"/>
        </w:rPr>
        <w:t>”, in Hahn, U. (ed.), Proceedings of the First International Workshop on Knowledge Representation in Medicine (KR-Med04), CEUR Workshop Proceedings, vol. 102, 4-11.</w:t>
      </w:r>
      <w:bookmarkEnd w:id="299"/>
    </w:p>
    <w:p w14:paraId="314EDDCD" w14:textId="77777777"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300" w:name="_Ref309410042"/>
      <w:r w:rsidRPr="001D5799">
        <w:rPr>
          <w:rFonts w:ascii="Times New Roman" w:eastAsia="Times New Roman" w:hAnsi="Times New Roman"/>
          <w:color w:val="000000"/>
          <w:sz w:val="24"/>
          <w:szCs w:val="23"/>
        </w:rPr>
        <w:t>Thomas Bittner and Maureen Donnelly, “</w:t>
      </w:r>
      <w:hyperlink r:id="rId93" w:history="1">
        <w:r w:rsidRPr="001D5799">
          <w:rPr>
            <w:rStyle w:val="Hyperlink"/>
            <w:rFonts w:ascii="Times New Roman" w:eastAsia="Times New Roman" w:hAnsi="Times New Roman"/>
            <w:sz w:val="24"/>
            <w:szCs w:val="23"/>
          </w:rPr>
          <w:t>Logical Properties of Foundational Relations in Bio-</w:t>
        </w:r>
        <w:r w:rsidR="003955C6" w:rsidRPr="001D5799">
          <w:rPr>
            <w:rStyle w:val="Hyperlink"/>
            <w:rFonts w:ascii="Times New Roman" w:eastAsia="Times New Roman" w:hAnsi="Times New Roman"/>
            <w:sz w:val="24"/>
            <w:szCs w:val="23"/>
          </w:rPr>
          <w:t>O</w:t>
        </w:r>
        <w:r w:rsidRPr="001D5799">
          <w:rPr>
            <w:rStyle w:val="Hyperlink"/>
            <w:rFonts w:ascii="Times New Roman" w:eastAsia="Times New Roman" w:hAnsi="Times New Roman"/>
            <w:sz w:val="24"/>
            <w:szCs w:val="23"/>
          </w:rPr>
          <w:t>ntologies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Artificial Intelligence in Medicine</w:t>
      </w:r>
      <w:r w:rsidRPr="001D5799">
        <w:rPr>
          <w:rFonts w:ascii="Times New Roman" w:eastAsia="Times New Roman" w:hAnsi="Times New Roman"/>
          <w:color w:val="000000"/>
          <w:sz w:val="24"/>
          <w:szCs w:val="23"/>
        </w:rPr>
        <w:t>, 39 (2007), 197-216. ftp</w:t>
      </w:r>
      <w:bookmarkEnd w:id="300"/>
    </w:p>
    <w:p w14:paraId="399FD265" w14:textId="77777777" w:rsidR="00ED0711" w:rsidRPr="001D5799" w:rsidRDefault="003955C6"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301" w:name="_Ref30941004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 xml:space="preserve"> Thomas </w:t>
      </w:r>
      <w:r w:rsidR="00ED0711" w:rsidRPr="001D5799">
        <w:rPr>
          <w:rFonts w:ascii="Times New Roman" w:eastAsia="Times New Roman" w:hAnsi="Times New Roman"/>
          <w:color w:val="000000"/>
          <w:sz w:val="24"/>
          <w:szCs w:val="23"/>
        </w:rPr>
        <w:t>Bittner</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 xml:space="preserve">and </w:t>
      </w:r>
      <w:r w:rsidRPr="001D5799">
        <w:rPr>
          <w:rFonts w:ascii="Times New Roman" w:eastAsia="Times New Roman" w:hAnsi="Times New Roman"/>
          <w:color w:val="000000"/>
          <w:sz w:val="24"/>
          <w:szCs w:val="23"/>
        </w:rPr>
        <w:t xml:space="preserve">Cornelius </w:t>
      </w:r>
      <w:r w:rsidR="00ED0711" w:rsidRPr="001D5799">
        <w:rPr>
          <w:rFonts w:ascii="Times New Roman" w:eastAsia="Times New Roman" w:hAnsi="Times New Roman"/>
          <w:color w:val="000000"/>
          <w:sz w:val="24"/>
          <w:szCs w:val="23"/>
        </w:rPr>
        <w:t>Rosse</w:t>
      </w:r>
      <w:r w:rsidRPr="001D5799">
        <w:rPr>
          <w:rFonts w:ascii="Times New Roman" w:eastAsia="Times New Roman" w:hAnsi="Times New Roman"/>
          <w:color w:val="000000"/>
          <w:sz w:val="24"/>
          <w:szCs w:val="23"/>
        </w:rPr>
        <w:t xml:space="preserve">, </w:t>
      </w:r>
      <w:r w:rsidR="000F748F" w:rsidRPr="001D5799">
        <w:rPr>
          <w:rFonts w:ascii="Times New Roman" w:eastAsia="Times New Roman" w:hAnsi="Times New Roman"/>
          <w:color w:val="000000"/>
          <w:sz w:val="24"/>
          <w:szCs w:val="23"/>
        </w:rPr>
        <w:t>“</w:t>
      </w:r>
      <w:hyperlink r:id="rId94" w:history="1">
        <w:r w:rsidR="00ED0711" w:rsidRPr="001D5799">
          <w:rPr>
            <w:rStyle w:val="Hyperlink"/>
            <w:rFonts w:ascii="Times New Roman" w:eastAsia="Times New Roman" w:hAnsi="Times New Roman"/>
            <w:sz w:val="24"/>
            <w:szCs w:val="23"/>
          </w:rPr>
          <w:t>A Formal Theory for Spatial Representation and Rea</w:t>
        </w:r>
        <w:r w:rsidR="000F748F" w:rsidRPr="001D5799">
          <w:rPr>
            <w:rStyle w:val="Hyperlink"/>
            <w:rFonts w:ascii="Times New Roman" w:eastAsia="Times New Roman" w:hAnsi="Times New Roman"/>
            <w:sz w:val="24"/>
            <w:szCs w:val="23"/>
          </w:rPr>
          <w:t>soning in Biomedical Ontologies</w:t>
        </w:r>
      </w:hyperlink>
      <w:r w:rsidR="000F748F"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w:t>
      </w:r>
      <w:r w:rsidRPr="001D5799">
        <w:rPr>
          <w:rFonts w:ascii="Times New Roman" w:eastAsia="Times New Roman" w:hAnsi="Times New Roman"/>
          <w:i/>
          <w:color w:val="000000"/>
          <w:sz w:val="24"/>
          <w:szCs w:val="23"/>
        </w:rPr>
        <w:t>al Intelligence in Medicine</w:t>
      </w:r>
      <w:r w:rsidR="000F748F"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36(2006)</w:t>
      </w:r>
      <w:r w:rsidR="00C04C8A" w:rsidRPr="001D5799">
        <w:rPr>
          <w:rFonts w:ascii="Times New Roman" w:eastAsia="Times New Roman" w:hAnsi="Times New Roman"/>
          <w:color w:val="000000"/>
          <w:sz w:val="24"/>
          <w:szCs w:val="23"/>
        </w:rPr>
        <w:t>, 1-27.</w:t>
      </w:r>
      <w:bookmarkEnd w:id="301"/>
    </w:p>
    <w:p w14:paraId="43574D20" w14:textId="77777777" w:rsidR="00ED0711" w:rsidRPr="001D5799" w:rsidRDefault="00C04C8A"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302" w:name="_Ref30947289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w:t>
      </w:r>
      <w:hyperlink r:id="rId95" w:history="1">
        <w:r w:rsidR="00ED0711" w:rsidRPr="001D5799">
          <w:rPr>
            <w:rStyle w:val="Hyperlink"/>
            <w:rFonts w:ascii="Times New Roman" w:eastAsia="Times New Roman" w:hAnsi="Times New Roman"/>
            <w:sz w:val="24"/>
            <w:szCs w:val="23"/>
          </w:rPr>
          <w:t>Rela</w:t>
        </w:r>
        <w:r w:rsidRPr="001D5799">
          <w:rPr>
            <w:rStyle w:val="Hyperlink"/>
            <w:rFonts w:ascii="Times New Roman" w:eastAsia="Times New Roman" w:hAnsi="Times New Roman"/>
            <w:sz w:val="24"/>
            <w:szCs w:val="23"/>
          </w:rPr>
          <w:t>tive Places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Applied Ontology</w:t>
      </w:r>
      <w:r w:rsidRPr="001D5799">
        <w:rPr>
          <w:rFonts w:ascii="Times New Roman" w:eastAsia="Times New Roman" w:hAnsi="Times New Roman"/>
          <w:color w:val="000000"/>
          <w:sz w:val="24"/>
          <w:szCs w:val="23"/>
        </w:rPr>
        <w:t>,1 (2005)</w:t>
      </w:r>
      <w:r w:rsidR="00ED0711" w:rsidRPr="001D5799">
        <w:rPr>
          <w:rFonts w:ascii="Times New Roman" w:eastAsia="Times New Roman" w:hAnsi="Times New Roman"/>
          <w:color w:val="000000"/>
          <w:sz w:val="24"/>
          <w:szCs w:val="23"/>
        </w:rPr>
        <w:t>, 55-75.  ftp</w:t>
      </w:r>
      <w:bookmarkEnd w:id="302"/>
    </w:p>
    <w:p w14:paraId="073695B4" w14:textId="77777777" w:rsidR="00ED071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303" w:name="_Ref309410048"/>
      <w:r w:rsidRPr="001D5799">
        <w:rPr>
          <w:rFonts w:ascii="Times New Roman" w:eastAsia="Times New Roman" w:hAnsi="Times New Roman"/>
          <w:color w:val="000000"/>
          <w:sz w:val="24"/>
          <w:szCs w:val="23"/>
        </w:rPr>
        <w:t>Maureen Donnelly, “</w:t>
      </w:r>
      <w:hyperlink r:id="rId96" w:history="1">
        <w:r w:rsidR="00ED0711" w:rsidRPr="001D5799">
          <w:rPr>
            <w:rStyle w:val="Hyperlink"/>
            <w:rFonts w:ascii="Times New Roman" w:eastAsia="Times New Roman" w:hAnsi="Times New Roman"/>
            <w:sz w:val="24"/>
            <w:szCs w:val="23"/>
          </w:rPr>
          <w:t>A Formal Theory for Reasoning about Parthood</w:t>
        </w:r>
        <w:r w:rsidRPr="001D5799">
          <w:rPr>
            <w:rStyle w:val="Hyperlink"/>
            <w:rFonts w:ascii="Times New Roman" w:eastAsia="Times New Roman" w:hAnsi="Times New Roman"/>
            <w:sz w:val="24"/>
            <w:szCs w:val="23"/>
          </w:rPr>
          <w:t>, Connection, and Location</w:t>
        </w:r>
      </w:hyperlink>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Artificial Intelligence</w:t>
      </w:r>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160</w:t>
      </w:r>
      <w:r w:rsidRPr="001D5799">
        <w:rPr>
          <w:rFonts w:ascii="Times New Roman" w:eastAsia="Times New Roman" w:hAnsi="Times New Roman"/>
          <w:color w:val="000000"/>
          <w:sz w:val="24"/>
          <w:szCs w:val="23"/>
        </w:rPr>
        <w:t xml:space="preserve"> (2004), 145-172.</w:t>
      </w:r>
      <w:bookmarkEnd w:id="303"/>
    </w:p>
    <w:p w14:paraId="5419BC08" w14:textId="77777777"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Thomas Bittner  and Maureen Donnelly, “</w:t>
      </w:r>
      <w:hyperlink r:id="rId97" w:history="1">
        <w:r w:rsidRPr="001D5799">
          <w:rPr>
            <w:rStyle w:val="Hyperlink"/>
            <w:rFonts w:ascii="Times New Roman" w:eastAsia="Times New Roman" w:hAnsi="Times New Roman"/>
            <w:sz w:val="24"/>
            <w:szCs w:val="23"/>
          </w:rPr>
          <w:t>A temporal mereology for distinguishing between integral objects and portions of stuff</w:t>
        </w:r>
      </w:hyperlink>
      <w:r w:rsidRPr="001D5799">
        <w:rPr>
          <w:rFonts w:ascii="Times New Roman" w:eastAsia="Times New Roman" w:hAnsi="Times New Roman"/>
          <w:color w:val="000000"/>
          <w:sz w:val="24"/>
          <w:szCs w:val="23"/>
        </w:rPr>
        <w:t xml:space="preserve">,” in R. Holte and A. Howe (eds.), </w:t>
      </w:r>
      <w:r w:rsidRPr="001D5799">
        <w:rPr>
          <w:rFonts w:ascii="Times New Roman" w:eastAsia="Times New Roman" w:hAnsi="Times New Roman"/>
          <w:i/>
          <w:color w:val="000000"/>
          <w:sz w:val="24"/>
          <w:szCs w:val="23"/>
        </w:rPr>
        <w:t>Proceedings of the Twenty-Second AAAI Conference on Artificial Intelligence</w:t>
      </w:r>
      <w:r w:rsidRPr="001D5799">
        <w:rPr>
          <w:rFonts w:ascii="Times New Roman" w:eastAsia="Times New Roman" w:hAnsi="Times New Roman"/>
          <w:color w:val="000000"/>
          <w:sz w:val="24"/>
          <w:szCs w:val="23"/>
        </w:rPr>
        <w:t xml:space="preserve"> (AAAI-07), 287-292. </w:t>
      </w:r>
    </w:p>
    <w:p w14:paraId="7A4F6E19" w14:textId="77777777"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 xml:space="preserve">Maureen </w:t>
      </w:r>
      <w:r w:rsidRPr="001D5799">
        <w:rPr>
          <w:rFonts w:ascii="Times New Roman" w:hAnsi="Times New Roman"/>
          <w:sz w:val="24"/>
          <w:szCs w:val="23"/>
        </w:rPr>
        <w:t xml:space="preserve">Donnelly, “Containment Relations in Anatomical Ontologies” in </w:t>
      </w:r>
      <w:r w:rsidRPr="001D5799">
        <w:rPr>
          <w:rFonts w:ascii="Times New Roman" w:hAnsi="Times New Roman"/>
          <w:i/>
          <w:sz w:val="24"/>
          <w:szCs w:val="23"/>
        </w:rPr>
        <w:t xml:space="preserve">Proceedings of Annual Symposium of the American Medical Informatics Association </w:t>
      </w:r>
      <w:r w:rsidR="006C241A" w:rsidRPr="001D5799">
        <w:rPr>
          <w:rFonts w:ascii="Times New Roman" w:hAnsi="Times New Roman"/>
          <w:sz w:val="24"/>
          <w:szCs w:val="23"/>
        </w:rPr>
        <w:t>(AMIA), 2005, 206</w:t>
      </w:r>
      <w:r w:rsidRPr="001D5799">
        <w:rPr>
          <w:rFonts w:ascii="Times New Roman" w:hAnsi="Times New Roman"/>
          <w:sz w:val="24"/>
          <w:szCs w:val="23"/>
        </w:rPr>
        <w:t>-10.</w:t>
      </w:r>
    </w:p>
    <w:p w14:paraId="543FA433" w14:textId="77777777" w:rsidR="007A52A1" w:rsidRPr="001D5799" w:rsidRDefault="007A52A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304" w:name="_Ref309155319"/>
      <w:r w:rsidRPr="001D5799">
        <w:rPr>
          <w:rFonts w:ascii="Times New Roman" w:eastAsia="Times New Roman" w:hAnsi="Times New Roman"/>
          <w:color w:val="000000"/>
          <w:sz w:val="24"/>
          <w:szCs w:val="23"/>
        </w:rPr>
        <w:t>Ingvar Johansson, “</w:t>
      </w:r>
      <w:hyperlink r:id="rId98" w:history="1">
        <w:r w:rsidRPr="001D5799">
          <w:rPr>
            <w:rStyle w:val="Hyperlink"/>
            <w:rFonts w:ascii="Times New Roman" w:eastAsia="Times New Roman" w:hAnsi="Times New Roman"/>
            <w:sz w:val="24"/>
            <w:szCs w:val="23"/>
          </w:rPr>
          <w:t>Functions, Function Concepts, and Scales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The Monist</w:t>
      </w:r>
      <w:r w:rsidRPr="001D5799">
        <w:rPr>
          <w:rFonts w:ascii="Times New Roman" w:eastAsia="Times New Roman" w:hAnsi="Times New Roman"/>
          <w:color w:val="000000"/>
          <w:sz w:val="24"/>
          <w:szCs w:val="23"/>
        </w:rPr>
        <w:t xml:space="preserve"> 87 (2004), 96-114.</w:t>
      </w:r>
      <w:bookmarkEnd w:id="304"/>
    </w:p>
    <w:p w14:paraId="288B20C1" w14:textId="77777777" w:rsidR="008A0783" w:rsidRPr="001D5799" w:rsidRDefault="008A0783"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305" w:name="_Ref309153892"/>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Pr="001D5799">
        <w:rPr>
          <w:rFonts w:ascii="Times New Roman" w:eastAsia="Times New Roman" w:hAnsi="Times New Roman"/>
          <w:sz w:val="24"/>
          <w:szCs w:val="23"/>
        </w:rPr>
        <w:t xml:space="preserve"> “</w:t>
      </w:r>
      <w:hyperlink r:id="rId99" w:history="1">
        <w:r w:rsidRPr="001D5799">
          <w:rPr>
            <w:rStyle w:val="Hyperlink"/>
            <w:rFonts w:ascii="Times New Roman" w:eastAsia="Times New Roman" w:hAnsi="Times New Roman"/>
            <w:sz w:val="24"/>
            <w:szCs w:val="23"/>
          </w:rPr>
          <w:t>A reference ontology for biomedical informatics: the Foundational Model of Anatomy</w:t>
        </w:r>
      </w:hyperlink>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Journal of Biomedical Informatics</w:t>
      </w:r>
      <w:r w:rsidRPr="001D5799">
        <w:rPr>
          <w:rFonts w:ascii="Times New Roman" w:eastAsia="Times New Roman" w:hAnsi="Times New Roman"/>
          <w:sz w:val="24"/>
          <w:szCs w:val="23"/>
        </w:rPr>
        <w:t>, 36 (2003), 478-500.</w:t>
      </w:r>
      <w:bookmarkEnd w:id="305"/>
    </w:p>
    <w:p w14:paraId="7C7458FD" w14:textId="77777777" w:rsidR="008A0783" w:rsidRPr="001D5799" w:rsidRDefault="008A0783" w:rsidP="00AD66AD">
      <w:pPr>
        <w:numPr>
          <w:ilvl w:val="0"/>
          <w:numId w:val="10"/>
        </w:numPr>
        <w:shd w:val="clear" w:color="auto" w:fill="FFFFFF"/>
        <w:spacing w:before="200" w:line="240" w:lineRule="auto"/>
        <w:rPr>
          <w:rFonts w:ascii="Times New Roman" w:eastAsia="Times New Roman" w:hAnsi="Times New Roman"/>
          <w:sz w:val="24"/>
          <w:szCs w:val="23"/>
        </w:rPr>
      </w:pPr>
      <w:bookmarkStart w:id="306" w:name="_Ref309153893"/>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00151755" w:rsidRPr="001D5799">
        <w:rPr>
          <w:rFonts w:ascii="Times New Roman" w:eastAsia="Times New Roman" w:hAnsi="Times New Roman"/>
          <w:sz w:val="24"/>
          <w:szCs w:val="23"/>
        </w:rPr>
        <w:t xml:space="preserve"> </w:t>
      </w:r>
      <w:r w:rsidR="00BD1AB0" w:rsidRPr="001D5799">
        <w:rPr>
          <w:rFonts w:ascii="Times New Roman" w:eastAsia="Times New Roman" w:hAnsi="Times New Roman"/>
          <w:sz w:val="24"/>
          <w:szCs w:val="23"/>
        </w:rPr>
        <w:t>“</w:t>
      </w:r>
      <w:hyperlink r:id="rId100" w:history="1">
        <w:r w:rsidRPr="001D5799">
          <w:rPr>
            <w:rStyle w:val="Hyperlink"/>
            <w:rFonts w:ascii="Times New Roman" w:eastAsia="Times New Roman" w:hAnsi="Times New Roman"/>
            <w:sz w:val="24"/>
            <w:szCs w:val="23"/>
          </w:rPr>
          <w:t>The Foundational Model of Anatomy Ontology</w:t>
        </w:r>
      </w:hyperlink>
      <w:r w:rsidR="00BD1AB0" w:rsidRPr="001D5799">
        <w:rPr>
          <w:rFonts w:ascii="Times New Roman" w:eastAsia="Times New Roman" w:hAnsi="Times New Roman"/>
          <w:sz w:val="24"/>
          <w:szCs w:val="23"/>
        </w:rPr>
        <w:t>”, i</w:t>
      </w:r>
      <w:r w:rsidRPr="001D5799">
        <w:rPr>
          <w:rFonts w:ascii="Times New Roman" w:eastAsia="Times New Roman" w:hAnsi="Times New Roman"/>
          <w:sz w:val="24"/>
          <w:szCs w:val="23"/>
        </w:rPr>
        <w:t xml:space="preserve">n A. Burger, D. Davidson, and R. Baldock, </w:t>
      </w:r>
      <w:r w:rsidR="00BD1AB0" w:rsidRPr="001D5799">
        <w:rPr>
          <w:rFonts w:ascii="Times New Roman" w:eastAsia="Times New Roman" w:hAnsi="Times New Roman"/>
          <w:sz w:val="24"/>
          <w:szCs w:val="23"/>
        </w:rPr>
        <w:t>eds.</w:t>
      </w:r>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Anatomy Ontologies for Bioinformatics: Principles and Practice</w:t>
      </w:r>
      <w:r w:rsidR="00BD1AB0" w:rsidRPr="001D5799">
        <w:rPr>
          <w:rFonts w:ascii="Times New Roman" w:eastAsia="Times New Roman" w:hAnsi="Times New Roman"/>
          <w:sz w:val="24"/>
          <w:szCs w:val="23"/>
        </w:rPr>
        <w:t xml:space="preserve">, London: Springer, </w:t>
      </w:r>
      <w:r w:rsidR="00155F6C" w:rsidRPr="001D5799">
        <w:rPr>
          <w:rFonts w:ascii="Times New Roman" w:eastAsia="Times New Roman" w:hAnsi="Times New Roman"/>
          <w:sz w:val="24"/>
          <w:szCs w:val="23"/>
        </w:rPr>
        <w:t xml:space="preserve">2007, </w:t>
      </w:r>
      <w:r w:rsidR="00BD1AB0" w:rsidRPr="001D5799">
        <w:rPr>
          <w:rFonts w:ascii="Times New Roman" w:eastAsia="Times New Roman" w:hAnsi="Times New Roman"/>
          <w:sz w:val="24"/>
          <w:szCs w:val="23"/>
        </w:rPr>
        <w:t>59-117.</w:t>
      </w:r>
      <w:bookmarkEnd w:id="306"/>
    </w:p>
    <w:p w14:paraId="1686C9B0" w14:textId="77777777" w:rsidR="005D403D" w:rsidRPr="001D5799"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07" w:name="_Ref309157074"/>
      <w:r w:rsidRPr="001D5799">
        <w:rPr>
          <w:rFonts w:ascii="Times New Roman" w:hAnsi="Times New Roman"/>
          <w:sz w:val="24"/>
          <w:szCs w:val="23"/>
        </w:rPr>
        <w:t xml:space="preserve">Bernard Harrison, </w:t>
      </w:r>
      <w:r w:rsidRPr="001D5799">
        <w:rPr>
          <w:rFonts w:ascii="Times New Roman" w:hAnsi="Times New Roman"/>
          <w:i/>
          <w:iCs/>
          <w:sz w:val="24"/>
          <w:szCs w:val="23"/>
        </w:rPr>
        <w:t>Form and Content</w:t>
      </w:r>
      <w:r w:rsidRPr="001D5799">
        <w:rPr>
          <w:rFonts w:ascii="Times New Roman" w:hAnsi="Times New Roman"/>
          <w:sz w:val="24"/>
          <w:szCs w:val="23"/>
        </w:rPr>
        <w:t>, Oxford: Blackwell</w:t>
      </w:r>
      <w:r w:rsidR="00155F6C" w:rsidRPr="001D5799">
        <w:rPr>
          <w:rFonts w:ascii="Times New Roman" w:hAnsi="Times New Roman"/>
          <w:sz w:val="24"/>
          <w:szCs w:val="23"/>
        </w:rPr>
        <w:t>, 1973</w:t>
      </w:r>
      <w:r w:rsidRPr="001D5799">
        <w:rPr>
          <w:rFonts w:ascii="Times New Roman" w:hAnsi="Times New Roman"/>
          <w:sz w:val="24"/>
          <w:szCs w:val="23"/>
        </w:rPr>
        <w:t>.</w:t>
      </w:r>
      <w:bookmarkEnd w:id="307"/>
    </w:p>
    <w:p w14:paraId="4BF42E71" w14:textId="77777777" w:rsidR="00B02AE7" w:rsidRPr="001D5799"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08" w:name="_Ref309404666"/>
      <w:r w:rsidRPr="001D5799">
        <w:rPr>
          <w:rFonts w:ascii="Times New Roman" w:hAnsi="Times New Roman"/>
          <w:sz w:val="24"/>
          <w:szCs w:val="23"/>
        </w:rPr>
        <w:t xml:space="preserve">Peter M. Simons, </w:t>
      </w:r>
      <w:r w:rsidRPr="001D5799">
        <w:rPr>
          <w:rFonts w:ascii="Times New Roman" w:hAnsi="Times New Roman"/>
          <w:i/>
          <w:sz w:val="24"/>
          <w:szCs w:val="23"/>
        </w:rPr>
        <w:t>Parts: A Study in Ontology</w:t>
      </w:r>
      <w:r w:rsidRPr="001D5799">
        <w:rPr>
          <w:rFonts w:ascii="Times New Roman" w:hAnsi="Times New Roman"/>
          <w:sz w:val="24"/>
          <w:szCs w:val="23"/>
        </w:rPr>
        <w:t>, Oxford: Oxford University Press</w:t>
      </w:r>
      <w:r w:rsidR="00155F6C" w:rsidRPr="001D5799">
        <w:rPr>
          <w:rFonts w:ascii="Times New Roman" w:hAnsi="Times New Roman"/>
          <w:sz w:val="24"/>
          <w:szCs w:val="23"/>
        </w:rPr>
        <w:t>, 1987</w:t>
      </w:r>
      <w:r w:rsidRPr="001D5799">
        <w:rPr>
          <w:rFonts w:ascii="Times New Roman" w:hAnsi="Times New Roman"/>
          <w:sz w:val="24"/>
          <w:szCs w:val="23"/>
        </w:rPr>
        <w:t>.</w:t>
      </w:r>
      <w:bookmarkEnd w:id="308"/>
    </w:p>
    <w:p w14:paraId="71A68628" w14:textId="77777777" w:rsidR="00155F6C" w:rsidRPr="001D5799"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09" w:name="_Ref309411634"/>
      <w:r w:rsidRPr="001D5799">
        <w:rPr>
          <w:rFonts w:ascii="Times New Roman" w:hAnsi="Times New Roman"/>
          <w:sz w:val="24"/>
          <w:szCs w:val="23"/>
        </w:rPr>
        <w:t xml:space="preserve">Roman Ingarden, </w:t>
      </w:r>
      <w:r w:rsidRPr="001D5799">
        <w:rPr>
          <w:rFonts w:ascii="Times New Roman" w:hAnsi="Times New Roman"/>
          <w:i/>
          <w:sz w:val="24"/>
          <w:szCs w:val="23"/>
        </w:rPr>
        <w:t>Man and Value</w:t>
      </w:r>
      <w:r w:rsidR="00151755" w:rsidRPr="001D5799">
        <w:rPr>
          <w:rFonts w:ascii="Times New Roman" w:hAnsi="Times New Roman"/>
          <w:sz w:val="24"/>
          <w:szCs w:val="23"/>
        </w:rPr>
        <w:t>, Munich: Philosophi</w:t>
      </w:r>
      <w:r w:rsidRPr="001D5799">
        <w:rPr>
          <w:rFonts w:ascii="Times New Roman" w:hAnsi="Times New Roman"/>
          <w:sz w:val="24"/>
          <w:szCs w:val="23"/>
        </w:rPr>
        <w:t>a, 1983.</w:t>
      </w:r>
      <w:bookmarkEnd w:id="309"/>
    </w:p>
    <w:p w14:paraId="1C7595F5" w14:textId="77777777" w:rsidR="00D14934" w:rsidRPr="001D5799"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0" w:name="_Ref309471384"/>
      <w:r w:rsidRPr="001D5799">
        <w:rPr>
          <w:rFonts w:ascii="Times New Roman" w:hAnsi="Times New Roman"/>
          <w:sz w:val="24"/>
          <w:szCs w:val="23"/>
        </w:rPr>
        <w:t>Roberto</w:t>
      </w:r>
      <w:r w:rsidR="00151755" w:rsidRPr="001D5799">
        <w:rPr>
          <w:rFonts w:ascii="Times New Roman" w:hAnsi="Times New Roman"/>
          <w:sz w:val="24"/>
          <w:szCs w:val="23"/>
        </w:rPr>
        <w:t xml:space="preserve"> </w:t>
      </w:r>
      <w:r w:rsidRPr="001D5799">
        <w:rPr>
          <w:rFonts w:ascii="Times New Roman" w:hAnsi="Times New Roman"/>
          <w:sz w:val="24"/>
          <w:szCs w:val="23"/>
        </w:rPr>
        <w:t>Casati and Achille</w:t>
      </w:r>
      <w:r w:rsidR="00151755" w:rsidRPr="001D5799">
        <w:rPr>
          <w:rFonts w:ascii="Times New Roman" w:hAnsi="Times New Roman"/>
          <w:sz w:val="24"/>
          <w:szCs w:val="23"/>
        </w:rPr>
        <w:t xml:space="preserve"> </w:t>
      </w:r>
      <w:r w:rsidRPr="001D5799">
        <w:rPr>
          <w:rFonts w:ascii="Times New Roman" w:hAnsi="Times New Roman"/>
          <w:sz w:val="24"/>
          <w:szCs w:val="23"/>
        </w:rPr>
        <w:t>Varzi,</w:t>
      </w:r>
      <w:r w:rsidR="00151755" w:rsidRPr="001D5799">
        <w:rPr>
          <w:rFonts w:ascii="Times New Roman" w:hAnsi="Times New Roman"/>
          <w:sz w:val="24"/>
          <w:szCs w:val="23"/>
        </w:rPr>
        <w:t xml:space="preserve"> </w:t>
      </w:r>
      <w:r w:rsidRPr="001D5799">
        <w:rPr>
          <w:rFonts w:ascii="Times New Roman" w:hAnsi="Times New Roman"/>
          <w:i/>
          <w:sz w:val="24"/>
          <w:szCs w:val="23"/>
        </w:rPr>
        <w:t>Holes and Other Superficialities</w:t>
      </w:r>
      <w:r w:rsidRPr="001D5799">
        <w:rPr>
          <w:rFonts w:ascii="Times New Roman" w:hAnsi="Times New Roman"/>
          <w:sz w:val="24"/>
          <w:szCs w:val="23"/>
        </w:rPr>
        <w:t>, Cambridge, MA: MIT Press, 1994.</w:t>
      </w:r>
      <w:bookmarkEnd w:id="310"/>
    </w:p>
    <w:p w14:paraId="6606A15B" w14:textId="77777777" w:rsidR="00D14934" w:rsidRPr="001D5799"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1" w:name="_Ref309471947"/>
      <w:r w:rsidRPr="001D5799">
        <w:rPr>
          <w:rFonts w:ascii="Times New Roman" w:hAnsi="Times New Roman"/>
          <w:sz w:val="24"/>
          <w:szCs w:val="23"/>
        </w:rPr>
        <w:t>Max J.</w:t>
      </w:r>
      <w:r w:rsidR="00151755" w:rsidRPr="001D5799">
        <w:rPr>
          <w:rFonts w:ascii="Times New Roman" w:hAnsi="Times New Roman"/>
          <w:sz w:val="24"/>
          <w:szCs w:val="23"/>
        </w:rPr>
        <w:t xml:space="preserve"> </w:t>
      </w:r>
      <w:r w:rsidRPr="001D5799">
        <w:rPr>
          <w:rFonts w:ascii="Times New Roman" w:hAnsi="Times New Roman"/>
          <w:sz w:val="24"/>
          <w:szCs w:val="23"/>
        </w:rPr>
        <w:t>Egenhofer</w:t>
      </w:r>
      <w:r w:rsidR="00151755" w:rsidRPr="001D5799">
        <w:rPr>
          <w:rFonts w:ascii="Times New Roman" w:hAnsi="Times New Roman"/>
          <w:sz w:val="24"/>
          <w:szCs w:val="23"/>
        </w:rPr>
        <w:t xml:space="preserve"> </w:t>
      </w:r>
      <w:r w:rsidRPr="001D5799">
        <w:rPr>
          <w:rFonts w:ascii="Times New Roman" w:hAnsi="Times New Roman"/>
          <w:sz w:val="24"/>
          <w:szCs w:val="23"/>
        </w:rPr>
        <w:t>and David M. Mark,</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1" w:history="1">
        <w:r w:rsidRPr="001D5799">
          <w:rPr>
            <w:rStyle w:val="Hyperlink"/>
            <w:rFonts w:ascii="Times New Roman" w:hAnsi="Times New Roman"/>
            <w:sz w:val="24"/>
            <w:szCs w:val="23"/>
          </w:rPr>
          <w:t>Naive Geography</w:t>
        </w:r>
      </w:hyperlink>
      <w:r w:rsidRPr="001D5799">
        <w:rPr>
          <w:rFonts w:ascii="Times New Roman" w:hAnsi="Times New Roman"/>
          <w:sz w:val="24"/>
          <w:szCs w:val="23"/>
        </w:rPr>
        <w:t>”, in A. U. Frank</w:t>
      </w:r>
      <w:r w:rsidR="00151755" w:rsidRPr="001D5799">
        <w:rPr>
          <w:rFonts w:ascii="Times New Roman" w:hAnsi="Times New Roman"/>
          <w:sz w:val="24"/>
          <w:szCs w:val="23"/>
        </w:rPr>
        <w:t xml:space="preserve"> </w:t>
      </w:r>
      <w:r w:rsidRPr="001D5799">
        <w:rPr>
          <w:rFonts w:ascii="Times New Roman" w:hAnsi="Times New Roman"/>
          <w:sz w:val="24"/>
          <w:szCs w:val="23"/>
        </w:rPr>
        <w:t xml:space="preserve">and W. Kuhn, (eds.), </w:t>
      </w:r>
      <w:r w:rsidRPr="001D5799">
        <w:rPr>
          <w:rFonts w:ascii="Times New Roman" w:hAnsi="Times New Roman"/>
          <w:i/>
          <w:sz w:val="24"/>
          <w:szCs w:val="23"/>
        </w:rPr>
        <w:t>Spatial Information Theory: A Theoretical Basis for GIS</w:t>
      </w:r>
      <w:r w:rsidRPr="001D5799">
        <w:rPr>
          <w:rFonts w:ascii="Times New Roman" w:hAnsi="Times New Roman"/>
          <w:sz w:val="24"/>
          <w:szCs w:val="23"/>
        </w:rPr>
        <w:t>, Berlin: Springer-Verlag</w:t>
      </w:r>
      <w:r w:rsidR="00151755" w:rsidRPr="001D5799">
        <w:rPr>
          <w:rFonts w:ascii="Times New Roman" w:hAnsi="Times New Roman"/>
          <w:sz w:val="24"/>
          <w:szCs w:val="23"/>
        </w:rPr>
        <w:t xml:space="preserve"> </w:t>
      </w:r>
      <w:r w:rsidRPr="001D5799">
        <w:rPr>
          <w:rFonts w:ascii="Times New Roman" w:hAnsi="Times New Roman"/>
          <w:sz w:val="24"/>
          <w:szCs w:val="23"/>
        </w:rPr>
        <w:t>(Lecture Notes in Computer Sciences No. 988), 1995, 1-15.</w:t>
      </w:r>
      <w:bookmarkEnd w:id="311"/>
    </w:p>
    <w:p w14:paraId="27691998" w14:textId="60238639" w:rsidR="006E32BD" w:rsidRPr="001D5799"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2" w:name="_Ref309473259"/>
      <w:r w:rsidRPr="001D5799">
        <w:rPr>
          <w:rFonts w:ascii="Times New Roman" w:hAnsi="Times New Roman"/>
          <w:sz w:val="24"/>
          <w:szCs w:val="23"/>
        </w:rPr>
        <w:t>Bernard de Bono, Robert Hoehndorf, Sarala</w:t>
      </w:r>
      <w:r w:rsidR="001E66EA">
        <w:rPr>
          <w:rFonts w:ascii="Times New Roman" w:hAnsi="Times New Roman"/>
          <w:sz w:val="24"/>
          <w:szCs w:val="23"/>
        </w:rPr>
        <w:t xml:space="preserve"> </w:t>
      </w:r>
      <w:r w:rsidRPr="001D5799">
        <w:rPr>
          <w:rFonts w:ascii="Times New Roman" w:hAnsi="Times New Roman"/>
          <w:sz w:val="24"/>
          <w:szCs w:val="23"/>
        </w:rPr>
        <w:t>Wimalaratne, George Gkoutos, and Pierre Grenon, “</w:t>
      </w:r>
      <w:hyperlink r:id="rId102" w:history="1">
        <w:r w:rsidR="00A13ADA" w:rsidRPr="001D5799">
          <w:rPr>
            <w:rStyle w:val="Hyperlink"/>
            <w:rFonts w:ascii="Times New Roman" w:hAnsi="Times New Roman"/>
            <w:sz w:val="24"/>
            <w:szCs w:val="23"/>
          </w:rPr>
          <w:t xml:space="preserve">The RICORDO approach to </w:t>
        </w:r>
        <w:r w:rsidR="00151755" w:rsidRPr="001D5799">
          <w:rPr>
            <w:rStyle w:val="Hyperlink"/>
            <w:rFonts w:ascii="Times New Roman" w:hAnsi="Times New Roman"/>
            <w:sz w:val="24"/>
            <w:szCs w:val="23"/>
          </w:rPr>
          <w:t>semantic interoperability</w:t>
        </w:r>
        <w:r w:rsidRPr="001D5799">
          <w:rPr>
            <w:rStyle w:val="Hyperlink"/>
            <w:rFonts w:ascii="Times New Roman" w:hAnsi="Times New Roman"/>
            <w:sz w:val="24"/>
            <w:szCs w:val="23"/>
          </w:rPr>
          <w:t xml:space="preserve"> for biomedical data and models: </w:t>
        </w:r>
        <w:r w:rsidR="00A13ADA" w:rsidRPr="001D5799">
          <w:rPr>
            <w:rStyle w:val="Hyperlink"/>
            <w:rFonts w:ascii="Times New Roman" w:hAnsi="Times New Roman"/>
            <w:sz w:val="24"/>
            <w:szCs w:val="23"/>
          </w:rPr>
          <w:t>strategy, standards and solutions</w:t>
        </w:r>
      </w:hyperlink>
      <w:r w:rsidRPr="001D5799">
        <w:rPr>
          <w:rFonts w:ascii="Times New Roman" w:hAnsi="Times New Roman"/>
          <w:sz w:val="24"/>
          <w:szCs w:val="23"/>
        </w:rPr>
        <w:t xml:space="preserve">”, </w:t>
      </w:r>
      <w:r w:rsidRPr="001D5799">
        <w:rPr>
          <w:rFonts w:ascii="Times New Roman" w:hAnsi="Times New Roman"/>
          <w:i/>
          <w:sz w:val="24"/>
          <w:szCs w:val="23"/>
        </w:rPr>
        <w:t>BMC Research Notes</w:t>
      </w:r>
      <w:r w:rsidRPr="001D5799">
        <w:rPr>
          <w:rFonts w:ascii="Times New Roman" w:hAnsi="Times New Roman"/>
          <w:sz w:val="24"/>
          <w:szCs w:val="23"/>
        </w:rPr>
        <w:t xml:space="preserve"> 2011, 4:313.</w:t>
      </w:r>
      <w:bookmarkEnd w:id="312"/>
    </w:p>
    <w:p w14:paraId="0607A787" w14:textId="77777777" w:rsidR="005830E2" w:rsidRPr="001D5799"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3" w:name="_Ref309481613"/>
      <w:r w:rsidRPr="001D5799">
        <w:rPr>
          <w:rFonts w:ascii="Times New Roman" w:hAnsi="Times New Roman"/>
          <w:sz w:val="24"/>
          <w:szCs w:val="23"/>
        </w:rPr>
        <w:t xml:space="preserve">Kerry Trentelman, </w:t>
      </w:r>
      <w:r w:rsidR="00FB2DD0" w:rsidRPr="001D5799">
        <w:rPr>
          <w:rFonts w:ascii="Times New Roman" w:hAnsi="Times New Roman"/>
          <w:sz w:val="24"/>
          <w:szCs w:val="23"/>
        </w:rPr>
        <w:t xml:space="preserve">Alan Ruttenberg and </w:t>
      </w:r>
      <w:r w:rsidRPr="001D5799">
        <w:rPr>
          <w:rFonts w:ascii="Times New Roman" w:hAnsi="Times New Roman"/>
          <w:sz w:val="24"/>
          <w:szCs w:val="23"/>
        </w:rPr>
        <w:t>Barry Smith, “</w:t>
      </w:r>
      <w:hyperlink r:id="rId103" w:anchor="page=77" w:history="1">
        <w:r w:rsidRPr="001D5799">
          <w:rPr>
            <w:rStyle w:val="Hyperlink"/>
            <w:rFonts w:ascii="Times New Roman" w:hAnsi="Times New Roman"/>
            <w:sz w:val="24"/>
            <w:szCs w:val="23"/>
          </w:rPr>
          <w:t>An Axiomatisation of Basic Formal Ontology with Projection Functions</w:t>
        </w:r>
      </w:hyperlink>
      <w:r w:rsidRPr="001D5799">
        <w:rPr>
          <w:rFonts w:ascii="Times New Roman" w:hAnsi="Times New Roman"/>
          <w:sz w:val="24"/>
          <w:szCs w:val="23"/>
        </w:rPr>
        <w:t xml:space="preserve">”, </w:t>
      </w:r>
      <w:r w:rsidRPr="001D5799">
        <w:rPr>
          <w:rFonts w:ascii="Times New Roman" w:hAnsi="Times New Roman"/>
          <w:i/>
          <w:sz w:val="24"/>
          <w:szCs w:val="23"/>
        </w:rPr>
        <w:t>Advances in Ontologies</w:t>
      </w:r>
      <w:r w:rsidRPr="001D5799">
        <w:rPr>
          <w:rFonts w:ascii="Times New Roman" w:hAnsi="Times New Roman"/>
          <w:sz w:val="24"/>
          <w:szCs w:val="23"/>
        </w:rPr>
        <w:t xml:space="preserve">, </w:t>
      </w:r>
      <w:r w:rsidRPr="001D5799">
        <w:rPr>
          <w:rFonts w:ascii="Times New Roman" w:hAnsi="Times New Roman"/>
          <w:i/>
          <w:sz w:val="24"/>
          <w:szCs w:val="23"/>
        </w:rPr>
        <w:t>Proceedings of the Sixth Australasian Ontology Workshop, Adelaide, 7 December 2010</w:t>
      </w:r>
      <w:r w:rsidRPr="001D5799">
        <w:rPr>
          <w:rFonts w:ascii="Times New Roman" w:hAnsi="Times New Roman"/>
          <w:sz w:val="24"/>
          <w:szCs w:val="23"/>
        </w:rPr>
        <w:t>, Kerry Taylor, Thomas Meyer and Mehmet Orgun (eds.), 2010, Sydney: ACS, 71-80.</w:t>
      </w:r>
      <w:bookmarkEnd w:id="313"/>
    </w:p>
    <w:p w14:paraId="6EB28835" w14:textId="77777777" w:rsidR="0097354E" w:rsidRPr="001D5799"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4" w:name="_Ref309482413"/>
      <w:r w:rsidRPr="001D5799">
        <w:rPr>
          <w:rFonts w:ascii="Times New Roman" w:hAnsi="Times New Roman"/>
          <w:sz w:val="24"/>
          <w:szCs w:val="23"/>
        </w:rPr>
        <w:t>Roberto Casati and Achille C. Varzi, “</w:t>
      </w:r>
      <w:hyperlink r:id="rId104" w:history="1">
        <w:r w:rsidRPr="001D5799">
          <w:rPr>
            <w:rStyle w:val="Hyperlink"/>
            <w:rFonts w:ascii="Times New Roman" w:hAnsi="Times New Roman"/>
            <w:sz w:val="24"/>
            <w:szCs w:val="23"/>
          </w:rPr>
          <w:t>Spatial Entities</w:t>
        </w:r>
      </w:hyperlink>
      <w:r w:rsidRPr="001D5799">
        <w:rPr>
          <w:rFonts w:ascii="Times New Roman" w:hAnsi="Times New Roman"/>
          <w:sz w:val="24"/>
          <w:szCs w:val="23"/>
        </w:rPr>
        <w:t xml:space="preserve">”, in: Oliviero Stock (ed.), </w:t>
      </w:r>
      <w:r w:rsidRPr="001D5799">
        <w:rPr>
          <w:rFonts w:ascii="Times New Roman" w:hAnsi="Times New Roman"/>
          <w:i/>
          <w:sz w:val="24"/>
          <w:szCs w:val="23"/>
        </w:rPr>
        <w:t>Spatial and Temporal Reasoning</w:t>
      </w:r>
      <w:r w:rsidRPr="001D5799">
        <w:rPr>
          <w:rFonts w:ascii="Times New Roman" w:hAnsi="Times New Roman"/>
          <w:sz w:val="24"/>
          <w:szCs w:val="23"/>
        </w:rPr>
        <w:t>, Dordrecht: Kluwer, 1997, pp. 73-96.</w:t>
      </w:r>
      <w:bookmarkEnd w:id="314"/>
    </w:p>
    <w:p w14:paraId="522052DD"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5" w:name="_Ref309506826"/>
      <w:r w:rsidRPr="001D5799">
        <w:rPr>
          <w:rFonts w:ascii="Times New Roman" w:hAnsi="Times New Roman"/>
          <w:sz w:val="24"/>
          <w:szCs w:val="23"/>
        </w:rPr>
        <w:t>Antony Galton and Riichiro</w:t>
      </w:r>
      <w:r w:rsidR="00151755" w:rsidRPr="001D5799">
        <w:rPr>
          <w:rFonts w:ascii="Times New Roman" w:hAnsi="Times New Roman"/>
          <w:sz w:val="24"/>
          <w:szCs w:val="23"/>
        </w:rPr>
        <w:t xml:space="preserve"> </w:t>
      </w:r>
      <w:r w:rsidRPr="001D5799">
        <w:rPr>
          <w:rFonts w:ascii="Times New Roman" w:hAnsi="Times New Roman"/>
          <w:sz w:val="24"/>
          <w:szCs w:val="23"/>
        </w:rPr>
        <w:t xml:space="preserve">Mizoguchi, “The water falls but the waterfall does not fall: New perspectives on objects, processes and events”, </w:t>
      </w:r>
      <w:r w:rsidRPr="001D5799">
        <w:rPr>
          <w:rFonts w:ascii="Times New Roman" w:hAnsi="Times New Roman"/>
          <w:i/>
          <w:sz w:val="24"/>
          <w:szCs w:val="23"/>
        </w:rPr>
        <w:t>Applied Ontology</w:t>
      </w:r>
      <w:r w:rsidRPr="001D5799">
        <w:rPr>
          <w:rFonts w:ascii="Times New Roman" w:hAnsi="Times New Roman"/>
          <w:sz w:val="24"/>
          <w:szCs w:val="23"/>
        </w:rPr>
        <w:t>, 4 (2), 2009, 71-107.</w:t>
      </w:r>
      <w:bookmarkEnd w:id="315"/>
    </w:p>
    <w:p w14:paraId="3D17BAA2"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6" w:name="_Ref309506844"/>
      <w:r w:rsidRPr="001D5799">
        <w:rPr>
          <w:rFonts w:ascii="Times New Roman" w:hAnsi="Times New Roman"/>
          <w:sz w:val="24"/>
          <w:szCs w:val="23"/>
        </w:rPr>
        <w:t>F</w:t>
      </w:r>
      <w:r w:rsidR="00066058" w:rsidRPr="001D5799">
        <w:rPr>
          <w:rFonts w:ascii="Times New Roman" w:hAnsi="Times New Roman"/>
          <w:sz w:val="24"/>
          <w:szCs w:val="23"/>
        </w:rPr>
        <w:t xml:space="preserve">red </w:t>
      </w:r>
      <w:r w:rsidRPr="001D5799">
        <w:rPr>
          <w:rFonts w:ascii="Times New Roman" w:hAnsi="Times New Roman"/>
          <w:sz w:val="24"/>
          <w:szCs w:val="23"/>
        </w:rPr>
        <w:t>Dretske,</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5" w:history="1">
        <w:r w:rsidRPr="001D5799">
          <w:rPr>
            <w:rStyle w:val="Hyperlink"/>
            <w:rFonts w:ascii="Times New Roman" w:hAnsi="Times New Roman"/>
            <w:sz w:val="24"/>
            <w:szCs w:val="23"/>
          </w:rPr>
          <w:t>Can events move?”,</w:t>
        </w:r>
      </w:hyperlink>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76:479–92, 1967.</w:t>
      </w:r>
      <w:bookmarkEnd w:id="316"/>
    </w:p>
    <w:p w14:paraId="525FA43B"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7" w:name="_Ref309506845"/>
      <w:r w:rsidRPr="001D5799">
        <w:rPr>
          <w:rFonts w:ascii="Times New Roman" w:hAnsi="Times New Roman"/>
          <w:sz w:val="24"/>
          <w:szCs w:val="23"/>
        </w:rPr>
        <w:t>D. H. Mellor,</w:t>
      </w:r>
      <w:r w:rsidR="00151755" w:rsidRPr="001D5799">
        <w:rPr>
          <w:rFonts w:ascii="Times New Roman" w:hAnsi="Times New Roman"/>
          <w:sz w:val="24"/>
          <w:szCs w:val="23"/>
        </w:rPr>
        <w:t xml:space="preserve"> </w:t>
      </w:r>
      <w:r w:rsidRPr="001D5799">
        <w:rPr>
          <w:rFonts w:ascii="Times New Roman" w:hAnsi="Times New Roman"/>
          <w:i/>
          <w:sz w:val="24"/>
          <w:szCs w:val="23"/>
        </w:rPr>
        <w:t>Real Time</w:t>
      </w:r>
      <w:r w:rsidRPr="001D5799">
        <w:rPr>
          <w:rFonts w:ascii="Times New Roman" w:hAnsi="Times New Roman"/>
          <w:sz w:val="24"/>
          <w:szCs w:val="23"/>
        </w:rPr>
        <w:t>, Cambridge: Cambridge University Press, 1981.</w:t>
      </w:r>
      <w:bookmarkEnd w:id="317"/>
    </w:p>
    <w:p w14:paraId="3A2C3AEF"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8" w:name="_Ref309506846"/>
      <w:r w:rsidRPr="001D5799">
        <w:rPr>
          <w:rFonts w:ascii="Times New Roman" w:hAnsi="Times New Roman"/>
          <w:sz w:val="24"/>
          <w:szCs w:val="23"/>
        </w:rPr>
        <w:t>P. M. S. Hacker, “Events and objects in space and time”,</w:t>
      </w:r>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91:1–19, 1982.</w:t>
      </w:r>
      <w:bookmarkEnd w:id="318"/>
    </w:p>
    <w:p w14:paraId="4DDDB1F3"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19" w:name="_Ref309506847"/>
      <w:r w:rsidRPr="001D5799">
        <w:rPr>
          <w:rFonts w:ascii="Times New Roman" w:hAnsi="Times New Roman"/>
          <w:sz w:val="24"/>
          <w:szCs w:val="23"/>
        </w:rPr>
        <w:t xml:space="preserve">W. Charlton. </w:t>
      </w:r>
      <w:r w:rsidRPr="001D5799">
        <w:rPr>
          <w:rFonts w:ascii="Times New Roman" w:hAnsi="Times New Roman"/>
          <w:i/>
          <w:sz w:val="24"/>
          <w:szCs w:val="23"/>
        </w:rPr>
        <w:t>Aristotle’s Physics</w:t>
      </w:r>
      <w:r w:rsidRPr="001D5799">
        <w:rPr>
          <w:rFonts w:ascii="Times New Roman" w:hAnsi="Times New Roman"/>
          <w:sz w:val="24"/>
          <w:szCs w:val="23"/>
        </w:rPr>
        <w:t>, Books I and II, translated with Introduction and Notes.</w:t>
      </w:r>
      <w:bookmarkEnd w:id="319"/>
    </w:p>
    <w:p w14:paraId="4D0089EC" w14:textId="77777777" w:rsidR="00A21DC8" w:rsidRPr="001D5799"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20" w:name="_Ref309543858"/>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06" w:history="1">
        <w:r w:rsidRPr="001D5799">
          <w:rPr>
            <w:rStyle w:val="Hyperlink"/>
            <w:rFonts w:ascii="Times New Roman" w:hAnsi="Times New Roman"/>
            <w:sz w:val="24"/>
            <w:szCs w:val="23"/>
          </w:rPr>
          <w:t>Husserl, Language and the Ontology of the Act</w:t>
        </w:r>
      </w:hyperlink>
      <w:r w:rsidRPr="001D5799">
        <w:rPr>
          <w:rFonts w:ascii="Times New Roman" w:hAnsi="Times New Roman"/>
          <w:sz w:val="24"/>
          <w:szCs w:val="23"/>
        </w:rPr>
        <w:t xml:space="preserve">”, in D. Buzzetti and M. Ferriani (eds.), </w:t>
      </w:r>
      <w:r w:rsidRPr="001D5799">
        <w:rPr>
          <w:rFonts w:ascii="Times New Roman" w:hAnsi="Times New Roman"/>
          <w:i/>
          <w:iCs/>
          <w:sz w:val="24"/>
          <w:szCs w:val="23"/>
        </w:rPr>
        <w:t>Speculative Grammar, Universal Grammar, and Philosophical Analysis of Language</w:t>
      </w:r>
      <w:r w:rsidRPr="001D5799">
        <w:rPr>
          <w:rFonts w:ascii="Times New Roman" w:hAnsi="Times New Roman"/>
          <w:sz w:val="24"/>
          <w:szCs w:val="23"/>
        </w:rPr>
        <w:t>, Amsterdam: John Benjamins, 1987, 205–227.</w:t>
      </w:r>
      <w:bookmarkEnd w:id="320"/>
    </w:p>
    <w:p w14:paraId="28B809FD" w14:textId="77777777" w:rsidR="00A21DC8" w:rsidRPr="001D5799" w:rsidRDefault="00EC71F1" w:rsidP="00AD66AD">
      <w:pPr>
        <w:pStyle w:val="ListParagraph"/>
        <w:numPr>
          <w:ilvl w:val="0"/>
          <w:numId w:val="10"/>
        </w:numPr>
        <w:spacing w:before="200" w:line="240" w:lineRule="auto"/>
        <w:contextualSpacing w:val="0"/>
        <w:rPr>
          <w:rFonts w:ascii="Times New Roman" w:hAnsi="Times New Roman"/>
          <w:sz w:val="24"/>
          <w:szCs w:val="23"/>
        </w:rPr>
      </w:pPr>
      <w:bookmarkStart w:id="321" w:name="_Ref309543859"/>
      <w:r w:rsidRPr="001D5799">
        <w:rPr>
          <w:rFonts w:ascii="Times New Roman" w:hAnsi="Times New Roman"/>
          <w:sz w:val="24"/>
          <w:szCs w:val="23"/>
        </w:rPr>
        <w:t>Kevin Mulligan, “</w:t>
      </w:r>
      <w:hyperlink r:id="rId107" w:history="1">
        <w:r w:rsidRPr="001D5799">
          <w:rPr>
            <w:rStyle w:val="Hyperlink"/>
            <w:rFonts w:ascii="Times New Roman" w:hAnsi="Times New Roman"/>
            <w:sz w:val="24"/>
            <w:szCs w:val="23"/>
          </w:rPr>
          <w:t>Promising and Other Social Acts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Speech Act and Sachverhalt: Reinach and the Foundations of Realist Phenomenology</w:t>
      </w:r>
      <w:r w:rsidRPr="001D5799">
        <w:rPr>
          <w:rFonts w:ascii="Times New Roman" w:hAnsi="Times New Roman"/>
          <w:sz w:val="24"/>
          <w:szCs w:val="23"/>
        </w:rPr>
        <w:t>, Dordrecht/Boston/Lancaster: Nijhoff, 1987, 1–27.</w:t>
      </w:r>
      <w:bookmarkEnd w:id="321"/>
    </w:p>
    <w:p w14:paraId="3763EDED" w14:textId="77777777" w:rsidR="00AC1A45" w:rsidRPr="001D5799" w:rsidRDefault="00AC1A45" w:rsidP="00AC1A45">
      <w:pPr>
        <w:pStyle w:val="ListParagraph"/>
        <w:numPr>
          <w:ilvl w:val="0"/>
          <w:numId w:val="10"/>
        </w:numPr>
        <w:spacing w:before="200" w:line="240" w:lineRule="auto"/>
        <w:contextualSpacing w:val="0"/>
        <w:rPr>
          <w:rFonts w:ascii="Times New Roman" w:hAnsi="Times New Roman"/>
          <w:sz w:val="24"/>
          <w:szCs w:val="23"/>
        </w:rPr>
      </w:pPr>
      <w:bookmarkStart w:id="322" w:name="_Ref309729842"/>
      <w:r w:rsidRPr="001D5799">
        <w:rPr>
          <w:rFonts w:ascii="Times New Roman" w:hAnsi="Times New Roman"/>
          <w:sz w:val="24"/>
          <w:szCs w:val="23"/>
        </w:rPr>
        <w:t>Eddy Zemach, “</w:t>
      </w:r>
      <w:hyperlink r:id="rId108" w:history="1">
        <w:r w:rsidRPr="001D5799">
          <w:rPr>
            <w:rStyle w:val="Hyperlink"/>
            <w:rFonts w:ascii="Times New Roman" w:hAnsi="Times New Roman"/>
            <w:sz w:val="24"/>
            <w:szCs w:val="23"/>
          </w:rPr>
          <w:t>Four Ontologies</w:t>
        </w:r>
      </w:hyperlink>
      <w:r w:rsidRPr="001D5799">
        <w:rPr>
          <w:rFonts w:ascii="Times New Roman" w:hAnsi="Times New Roman"/>
          <w:sz w:val="24"/>
          <w:szCs w:val="23"/>
        </w:rPr>
        <w:t xml:space="preserve">”, </w:t>
      </w:r>
      <w:r w:rsidRPr="001D5799">
        <w:rPr>
          <w:rFonts w:ascii="Times New Roman" w:hAnsi="Times New Roman"/>
          <w:i/>
          <w:sz w:val="24"/>
          <w:szCs w:val="23"/>
        </w:rPr>
        <w:t>Journal of Philosophy</w:t>
      </w:r>
      <w:r w:rsidRPr="001D5799">
        <w:rPr>
          <w:rFonts w:ascii="Times New Roman" w:hAnsi="Times New Roman"/>
          <w:sz w:val="24"/>
          <w:szCs w:val="23"/>
        </w:rPr>
        <w:t xml:space="preserve"> 23 (1970), 231-247.</w:t>
      </w:r>
      <w:bookmarkEnd w:id="322"/>
    </w:p>
    <w:p w14:paraId="0FAB6DB9" w14:textId="77777777" w:rsidR="00F46E07" w:rsidRPr="001D5799" w:rsidRDefault="00F46E07" w:rsidP="00AC1A45">
      <w:pPr>
        <w:pStyle w:val="ListParagraph"/>
        <w:numPr>
          <w:ilvl w:val="0"/>
          <w:numId w:val="10"/>
        </w:numPr>
        <w:spacing w:before="200" w:line="240" w:lineRule="auto"/>
        <w:contextualSpacing w:val="0"/>
        <w:rPr>
          <w:rFonts w:ascii="Times New Roman" w:hAnsi="Times New Roman"/>
          <w:sz w:val="24"/>
          <w:szCs w:val="23"/>
        </w:rPr>
      </w:pPr>
      <w:r w:rsidRPr="001D5799">
        <w:rPr>
          <w:rFonts w:ascii="Times New Roman" w:hAnsi="Times New Roman"/>
          <w:sz w:val="24"/>
          <w:szCs w:val="23"/>
        </w:rPr>
        <w:t>Werner Ceusters and Barry Smith, “</w:t>
      </w:r>
      <w:hyperlink r:id="rId109" w:history="1">
        <w:r w:rsidRPr="001D5799">
          <w:rPr>
            <w:rFonts w:ascii="Times New Roman" w:hAnsi="Times New Roman"/>
            <w:sz w:val="24"/>
            <w:szCs w:val="23"/>
          </w:rPr>
          <w:t>A Unified Framework for Biomedical Terminologies and Ontologies</w:t>
        </w:r>
      </w:hyperlink>
      <w:r w:rsidRPr="001D5799">
        <w:rPr>
          <w:rFonts w:ascii="Times New Roman" w:hAnsi="Times New Roman"/>
          <w:sz w:val="24"/>
          <w:szCs w:val="23"/>
        </w:rPr>
        <w:t>”, </w:t>
      </w:r>
      <w:r w:rsidRPr="001D5799">
        <w:rPr>
          <w:rFonts w:ascii="Times New Roman" w:hAnsi="Times New Roman"/>
          <w:i/>
          <w:sz w:val="24"/>
          <w:szCs w:val="23"/>
        </w:rPr>
        <w:t>Proceedings of Medinfo 2010</w:t>
      </w:r>
      <w:r w:rsidRPr="001D5799">
        <w:rPr>
          <w:rFonts w:ascii="Times New Roman" w:hAnsi="Times New Roman"/>
          <w:sz w:val="24"/>
          <w:szCs w:val="23"/>
        </w:rPr>
        <w:t>, </w:t>
      </w:r>
      <w:r w:rsidR="00FB273E" w:rsidRPr="001D5799">
        <w:rPr>
          <w:rFonts w:ascii="Times New Roman" w:hAnsi="Times New Roman"/>
          <w:sz w:val="24"/>
          <w:szCs w:val="23"/>
        </w:rPr>
        <w:t xml:space="preserve">Cape Town, South Africa </w:t>
      </w:r>
      <w:r w:rsidRPr="001D5799">
        <w:rPr>
          <w:rFonts w:ascii="Times New Roman" w:hAnsi="Times New Roman"/>
          <w:sz w:val="24"/>
          <w:szCs w:val="23"/>
        </w:rPr>
        <w:t>(</w:t>
      </w:r>
      <w:r w:rsidRPr="001D5799">
        <w:rPr>
          <w:rFonts w:ascii="Times New Roman" w:hAnsi="Times New Roman"/>
          <w:i/>
          <w:sz w:val="24"/>
          <w:szCs w:val="23"/>
        </w:rPr>
        <w:t>Studies in Health Technology and Informatics</w:t>
      </w:r>
      <w:r w:rsidRPr="001D5799">
        <w:rPr>
          <w:rFonts w:ascii="Times New Roman" w:hAnsi="Times New Roman"/>
          <w:sz w:val="24"/>
          <w:szCs w:val="23"/>
        </w:rPr>
        <w:t> 2010, 160) 1050-1054.</w:t>
      </w:r>
    </w:p>
    <w:p w14:paraId="3E9D16C4" w14:textId="77777777" w:rsidR="00436007" w:rsidRPr="00436007" w:rsidRDefault="00436007"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323" w:name="_Ref310672052"/>
      <w:bookmarkStart w:id="324" w:name="_Ref309738311"/>
      <w:r>
        <w:rPr>
          <w:rFonts w:ascii="Times New Roman" w:hAnsi="Times New Roman"/>
          <w:sz w:val="24"/>
          <w:szCs w:val="23"/>
        </w:rPr>
        <w:t>Peter T. Geach, “Some Problems about Time,”</w:t>
      </w:r>
      <w:r w:rsidRPr="00436007">
        <w:rPr>
          <w:rFonts w:ascii="Times New Roman" w:hAnsi="Times New Roman"/>
          <w:sz w:val="24"/>
          <w:szCs w:val="23"/>
        </w:rPr>
        <w:t xml:space="preserve"> </w:t>
      </w:r>
      <w:r w:rsidRPr="00436007">
        <w:rPr>
          <w:rFonts w:ascii="Times New Roman" w:hAnsi="Times New Roman"/>
          <w:i/>
          <w:sz w:val="24"/>
          <w:szCs w:val="23"/>
        </w:rPr>
        <w:t>Proceedings of the British Academy</w:t>
      </w:r>
      <w:r>
        <w:rPr>
          <w:rFonts w:ascii="Times New Roman" w:hAnsi="Times New Roman"/>
          <w:sz w:val="24"/>
          <w:szCs w:val="23"/>
        </w:rPr>
        <w:t>, 51 (1965),</w:t>
      </w:r>
      <w:r w:rsidRPr="00436007">
        <w:rPr>
          <w:rFonts w:ascii="Times New Roman" w:hAnsi="Times New Roman"/>
          <w:sz w:val="24"/>
          <w:szCs w:val="23"/>
        </w:rPr>
        <w:t xml:space="preserve"> 321-36. Reprinted in P. T. Geach, </w:t>
      </w:r>
      <w:r w:rsidRPr="00436007">
        <w:rPr>
          <w:rFonts w:ascii="Times New Roman" w:hAnsi="Times New Roman"/>
          <w:i/>
          <w:sz w:val="24"/>
          <w:szCs w:val="23"/>
        </w:rPr>
        <w:t>Logic Matters</w:t>
      </w:r>
      <w:r w:rsidRPr="00436007">
        <w:rPr>
          <w:rFonts w:ascii="Times New Roman" w:hAnsi="Times New Roman"/>
          <w:sz w:val="24"/>
          <w:szCs w:val="23"/>
        </w:rPr>
        <w:t xml:space="preserve"> </w:t>
      </w:r>
      <w:r>
        <w:rPr>
          <w:rFonts w:ascii="Times New Roman" w:hAnsi="Times New Roman"/>
          <w:sz w:val="24"/>
          <w:szCs w:val="23"/>
        </w:rPr>
        <w:t>(Oxford:  Basil Blackwell, 1972).</w:t>
      </w:r>
      <w:bookmarkEnd w:id="323"/>
    </w:p>
    <w:p w14:paraId="2B7F3EC3" w14:textId="77777777" w:rsidR="00961622" w:rsidRPr="001D5799" w:rsidRDefault="00961622"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325" w:name="_Ref310769090"/>
      <w:r w:rsidRPr="001D5799">
        <w:rPr>
          <w:rFonts w:ascii="Times New Roman" w:hAnsi="Times New Roman"/>
          <w:sz w:val="24"/>
          <w:szCs w:val="23"/>
        </w:rPr>
        <w:t>Thomas Bittner and Barry Smith, “</w:t>
      </w:r>
      <w:hyperlink r:id="rId110" w:history="1">
        <w:r w:rsidRPr="001D5799">
          <w:rPr>
            <w:rStyle w:val="Hyperlink"/>
            <w:rFonts w:ascii="Times New Roman" w:hAnsi="Times New Roman"/>
            <w:sz w:val="24"/>
            <w:szCs w:val="23"/>
          </w:rPr>
          <w:t>A Theory of Granular Partitions</w:t>
        </w:r>
      </w:hyperlink>
      <w:r w:rsidRPr="001D5799">
        <w:rPr>
          <w:rFonts w:ascii="Times New Roman" w:hAnsi="Times New Roman"/>
          <w:sz w:val="24"/>
          <w:szCs w:val="23"/>
        </w:rPr>
        <w:t xml:space="preserve">”, </w:t>
      </w:r>
      <w:r w:rsidR="00FB273E" w:rsidRPr="001D5799">
        <w:rPr>
          <w:rFonts w:ascii="Times New Roman" w:hAnsi="Times New Roman"/>
          <w:sz w:val="24"/>
          <w:szCs w:val="23"/>
          <w:lang w:val="de-DE"/>
        </w:rPr>
        <w:t xml:space="preserve">in K. Munn and B. Smith (eds.), </w:t>
      </w:r>
      <w:r w:rsidR="00FB273E" w:rsidRPr="001D5799">
        <w:rPr>
          <w:rFonts w:ascii="Times New Roman" w:hAnsi="Times New Roman"/>
          <w:i/>
          <w:sz w:val="24"/>
          <w:szCs w:val="23"/>
          <w:lang w:val="de-DE"/>
        </w:rPr>
        <w:t>Applied Ontology: An Introduction</w:t>
      </w:r>
      <w:r w:rsidR="00FB273E" w:rsidRPr="001D5799">
        <w:rPr>
          <w:rFonts w:ascii="Times New Roman" w:hAnsi="Times New Roman"/>
          <w:sz w:val="24"/>
          <w:szCs w:val="23"/>
          <w:lang w:val="de-DE"/>
        </w:rPr>
        <w:t>, Frankfurt/Lancaster: ontos, 2008, 125-158.</w:t>
      </w:r>
      <w:bookmarkEnd w:id="324"/>
      <w:bookmarkEnd w:id="325"/>
    </w:p>
    <w:p w14:paraId="4B978559" w14:textId="77777777" w:rsidR="00E831E8" w:rsidRPr="001D5799" w:rsidRDefault="00F71FE0"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326" w:name="_Ref309832797"/>
      <w:r w:rsidRPr="001D5799">
        <w:rPr>
          <w:rFonts w:ascii="Times New Roman" w:hAnsi="Times New Roman"/>
          <w:sz w:val="24"/>
          <w:szCs w:val="23"/>
        </w:rPr>
        <w:t xml:space="preserve">Edmund Husserl, </w:t>
      </w:r>
      <w:r w:rsidRPr="001D5799">
        <w:rPr>
          <w:rFonts w:ascii="Times New Roman" w:hAnsi="Times New Roman"/>
          <w:i/>
          <w:sz w:val="24"/>
          <w:szCs w:val="23"/>
        </w:rPr>
        <w:t>Logical Investigations</w:t>
      </w:r>
      <w:r w:rsidRPr="001D5799">
        <w:rPr>
          <w:rFonts w:ascii="Times New Roman" w:hAnsi="Times New Roman"/>
          <w:sz w:val="24"/>
          <w:szCs w:val="23"/>
        </w:rPr>
        <w:t>, 2 vols., Eng. trans. by J. N. Findlay, 1970, London: Rout</w:t>
      </w:r>
      <w:r w:rsidRPr="001D5799">
        <w:rPr>
          <w:rFonts w:ascii="Times New Roman" w:hAnsi="Times New Roman"/>
          <w:sz w:val="24"/>
          <w:szCs w:val="23"/>
        </w:rPr>
        <w:softHyphen/>
        <w:t>ledge and Kegan Paul, 1970.</w:t>
      </w:r>
      <w:bookmarkEnd w:id="326"/>
    </w:p>
    <w:p w14:paraId="0EE37E41" w14:textId="77777777" w:rsidR="00E831E8" w:rsidRPr="001D5799" w:rsidRDefault="00E831E8"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327" w:name="_Ref309819325"/>
      <w:r w:rsidRPr="001D5799">
        <w:rPr>
          <w:rFonts w:ascii="Times New Roman" w:hAnsi="Times New Roman"/>
          <w:sz w:val="24"/>
          <w:szCs w:val="23"/>
        </w:rPr>
        <w:t>Fabrice Correia, </w:t>
      </w:r>
      <w:r w:rsidRPr="001D5799">
        <w:rPr>
          <w:rFonts w:ascii="Times New Roman" w:hAnsi="Times New Roman"/>
          <w:i/>
          <w:iCs/>
          <w:sz w:val="24"/>
          <w:szCs w:val="23"/>
        </w:rPr>
        <w:t>Existential Dependence and Cognate Notions</w:t>
      </w:r>
      <w:r w:rsidRPr="001D5799">
        <w:rPr>
          <w:rFonts w:ascii="Times New Roman" w:hAnsi="Times New Roman"/>
          <w:sz w:val="24"/>
          <w:szCs w:val="23"/>
        </w:rPr>
        <w:t>, 2005, Munich: Philosophia Verlag.</w:t>
      </w:r>
      <w:bookmarkEnd w:id="327"/>
    </w:p>
    <w:p w14:paraId="486F2BB3" w14:textId="77777777" w:rsidR="009F610B" w:rsidRPr="001D5799" w:rsidRDefault="009F610B"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28" w:name="_Ref309821480"/>
      <w:r w:rsidRPr="001D5799">
        <w:rPr>
          <w:rFonts w:ascii="Times New Roman" w:hAnsi="Times New Roman"/>
          <w:iCs/>
          <w:sz w:val="24"/>
          <w:szCs w:val="23"/>
        </w:rPr>
        <w:t>Barry Smith, “</w:t>
      </w:r>
      <w:hyperlink r:id="rId111" w:history="1">
        <w:r w:rsidRPr="001D5799">
          <w:rPr>
            <w:rFonts w:ascii="Times New Roman" w:hAnsi="Times New Roman"/>
            <w:iCs/>
            <w:sz w:val="24"/>
            <w:szCs w:val="23"/>
          </w:rPr>
          <w:t>Truthmaker Realism</w:t>
        </w:r>
      </w:hyperlink>
      <w:r w:rsidRPr="001D5799">
        <w:rPr>
          <w:rFonts w:ascii="Times New Roman" w:hAnsi="Times New Roman"/>
          <w:iCs/>
          <w:sz w:val="24"/>
          <w:szCs w:val="23"/>
        </w:rPr>
        <w:t xml:space="preserve">”, </w:t>
      </w:r>
      <w:r w:rsidRPr="001D5799">
        <w:rPr>
          <w:rFonts w:ascii="Times New Roman" w:hAnsi="Times New Roman"/>
          <w:i/>
          <w:iCs/>
          <w:sz w:val="24"/>
          <w:szCs w:val="23"/>
        </w:rPr>
        <w:t>Australasian Journal of Philosophy</w:t>
      </w:r>
      <w:r w:rsidRPr="001D5799">
        <w:rPr>
          <w:rFonts w:ascii="Times New Roman" w:hAnsi="Times New Roman"/>
          <w:iCs/>
          <w:sz w:val="24"/>
          <w:szCs w:val="23"/>
        </w:rPr>
        <w:t>, 77 (3) (1999), 274–291.</w:t>
      </w:r>
      <w:bookmarkEnd w:id="328"/>
    </w:p>
    <w:p w14:paraId="6BEC52AF" w14:textId="77777777" w:rsidR="00B85466" w:rsidRPr="001D5799" w:rsidRDefault="00B85466"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29" w:name="_Ref309897338"/>
      <w:r w:rsidRPr="001D5799">
        <w:rPr>
          <w:rFonts w:ascii="Times New Roman" w:hAnsi="Times New Roman"/>
          <w:iCs/>
          <w:sz w:val="24"/>
          <w:szCs w:val="23"/>
        </w:rPr>
        <w:t>Werner</w:t>
      </w:r>
      <w:r w:rsidR="00EA6F41" w:rsidRPr="001D5799">
        <w:rPr>
          <w:rFonts w:ascii="Times New Roman" w:hAnsi="Times New Roman"/>
          <w:iCs/>
          <w:sz w:val="24"/>
          <w:szCs w:val="23"/>
        </w:rPr>
        <w:t xml:space="preserve"> Ceusters</w:t>
      </w:r>
      <w:r w:rsidRPr="001D5799">
        <w:rPr>
          <w:rFonts w:ascii="Times New Roman" w:hAnsi="Times New Roman"/>
          <w:iCs/>
          <w:sz w:val="24"/>
          <w:szCs w:val="23"/>
        </w:rPr>
        <w:t>, “</w:t>
      </w:r>
      <w:hyperlink r:id="rId112" w:history="1">
        <w:r w:rsidRPr="001D5799">
          <w:rPr>
            <w:rStyle w:val="Hyperlink"/>
            <w:rFonts w:ascii="Times New Roman" w:hAnsi="Times New Roman"/>
            <w:iCs/>
            <w:sz w:val="24"/>
            <w:szCs w:val="23"/>
          </w:rPr>
          <w:t>Towards a Realism-Based Metric for Quality Assurance in Ontology Matching</w:t>
        </w:r>
      </w:hyperlink>
      <w:r w:rsidRPr="001D5799">
        <w:rPr>
          <w:rFonts w:ascii="Times New Roman" w:hAnsi="Times New Roman"/>
          <w:iCs/>
          <w:sz w:val="24"/>
          <w:szCs w:val="23"/>
        </w:rPr>
        <w:t xml:space="preserve">”, </w:t>
      </w:r>
      <w:r w:rsidRPr="001D5799">
        <w:rPr>
          <w:rFonts w:ascii="Times New Roman" w:hAnsi="Times New Roman"/>
          <w:i/>
          <w:iCs/>
          <w:sz w:val="24"/>
          <w:szCs w:val="23"/>
        </w:rPr>
        <w:t>Formal Ontology in Information Systems</w:t>
      </w:r>
      <w:r w:rsidRPr="001D5799">
        <w:rPr>
          <w:rFonts w:ascii="Times New Roman" w:hAnsi="Times New Roman"/>
          <w:iCs/>
          <w:sz w:val="24"/>
          <w:szCs w:val="23"/>
        </w:rPr>
        <w:t xml:space="preserve"> (FOIS 2006), Brandon Bennett and Christiane Fellbaum (eds.), New York: IOS Press, 2006, 321-332.</w:t>
      </w:r>
      <w:bookmarkEnd w:id="329"/>
      <w:r w:rsidRPr="001D5799">
        <w:rPr>
          <w:rFonts w:ascii="Times New Roman" w:hAnsi="Times New Roman"/>
          <w:iCs/>
          <w:sz w:val="24"/>
          <w:szCs w:val="23"/>
        </w:rPr>
        <w:t xml:space="preserve"> </w:t>
      </w:r>
    </w:p>
    <w:p w14:paraId="642CE98D" w14:textId="77777777" w:rsidR="0052500C" w:rsidRPr="001D5799" w:rsidRDefault="00EA6F41" w:rsidP="0052500C">
      <w:pPr>
        <w:pStyle w:val="ListParagraph"/>
        <w:numPr>
          <w:ilvl w:val="0"/>
          <w:numId w:val="10"/>
        </w:numPr>
        <w:tabs>
          <w:tab w:val="left" w:pos="390"/>
          <w:tab w:val="left" w:pos="3105"/>
          <w:tab w:val="right" w:pos="5670"/>
          <w:tab w:val="left" w:pos="390"/>
        </w:tabs>
        <w:spacing w:before="200" w:after="99" w:line="240" w:lineRule="auto"/>
        <w:rPr>
          <w:rFonts w:ascii="Times New Roman" w:hAnsi="Times New Roman"/>
          <w:iCs/>
          <w:sz w:val="24"/>
          <w:szCs w:val="23"/>
        </w:rPr>
      </w:pPr>
      <w:bookmarkStart w:id="330" w:name="_Ref309985142"/>
      <w:r w:rsidRPr="001D5799">
        <w:rPr>
          <w:rFonts w:ascii="Times New Roman" w:hAnsi="Times New Roman"/>
          <w:iCs/>
          <w:sz w:val="24"/>
          <w:szCs w:val="23"/>
        </w:rPr>
        <w:t xml:space="preserve">Werner Ceusters, F. Steurs, P. Zanstra, E. Van Der Haring, Jeremy Rogers, “From a Time Standard for Medical Informatics to a Controlled Language for Health,” </w:t>
      </w:r>
      <w:r w:rsidRPr="001D5799">
        <w:rPr>
          <w:rFonts w:ascii="Times New Roman" w:hAnsi="Times New Roman"/>
          <w:i/>
          <w:iCs/>
          <w:sz w:val="24"/>
          <w:szCs w:val="23"/>
        </w:rPr>
        <w:t>International Journal of Medical Informatics</w:t>
      </w:r>
      <w:r w:rsidRPr="001D5799">
        <w:rPr>
          <w:rFonts w:ascii="Times New Roman" w:hAnsi="Times New Roman"/>
          <w:iCs/>
          <w:sz w:val="24"/>
          <w:szCs w:val="23"/>
        </w:rPr>
        <w:t>, 1998. 48 (1-3), 85-101.</w:t>
      </w:r>
      <w:bookmarkEnd w:id="330"/>
    </w:p>
    <w:p w14:paraId="2A08A84E" w14:textId="77777777" w:rsidR="0052500C" w:rsidRPr="001D5799" w:rsidRDefault="0052500C" w:rsidP="0052500C">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31" w:name="_Ref309994941"/>
      <w:r w:rsidRPr="001D5799">
        <w:rPr>
          <w:rFonts w:ascii="Times New Roman" w:hAnsi="Times New Roman"/>
          <w:iCs/>
          <w:sz w:val="24"/>
          <w:szCs w:val="23"/>
        </w:rPr>
        <w:t xml:space="preserve">Antony Galton, </w:t>
      </w:r>
      <w:r w:rsidRPr="001D5799">
        <w:rPr>
          <w:rFonts w:ascii="Times New Roman" w:hAnsi="Times New Roman"/>
          <w:i/>
          <w:iCs/>
          <w:sz w:val="24"/>
          <w:szCs w:val="23"/>
        </w:rPr>
        <w:t>Qualitative Spatial Change</w:t>
      </w:r>
      <w:r w:rsidRPr="001D5799">
        <w:rPr>
          <w:rFonts w:ascii="Times New Roman" w:hAnsi="Times New Roman"/>
          <w:iCs/>
          <w:sz w:val="24"/>
          <w:szCs w:val="23"/>
        </w:rPr>
        <w:t>, Oxford: Oxford University Press, 2000.</w:t>
      </w:r>
      <w:bookmarkEnd w:id="331"/>
    </w:p>
    <w:p w14:paraId="292D8943" w14:textId="77777777" w:rsidR="0052500C" w:rsidRPr="001D5799" w:rsidRDefault="003045F2"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332" w:name="_Ref309995704"/>
      <w:r w:rsidRPr="001D5799">
        <w:rPr>
          <w:rFonts w:ascii="Times New Roman" w:hAnsi="Times New Roman"/>
          <w:iCs/>
          <w:sz w:val="24"/>
          <w:szCs w:val="23"/>
        </w:rPr>
        <w:t>Brandon Bennett, “</w:t>
      </w:r>
      <w:hyperlink r:id="rId113" w:history="1">
        <w:r w:rsidRPr="001D5799">
          <w:rPr>
            <w:rStyle w:val="Hyperlink"/>
            <w:rFonts w:ascii="Times New Roman" w:hAnsi="Times New Roman"/>
            <w:iCs/>
            <w:sz w:val="24"/>
            <w:szCs w:val="23"/>
          </w:rPr>
          <w:t>Space, time, matter and things</w:t>
        </w:r>
      </w:hyperlink>
      <w:r w:rsidRPr="001D5799">
        <w:rPr>
          <w:rFonts w:ascii="Times New Roman" w:hAnsi="Times New Roman"/>
          <w:iCs/>
          <w:sz w:val="24"/>
          <w:szCs w:val="23"/>
        </w:rPr>
        <w:t xml:space="preserve">”, in C. Welty and B. Smith (eds.), </w:t>
      </w:r>
      <w:r w:rsidRPr="001D5799">
        <w:rPr>
          <w:rFonts w:ascii="Times New Roman" w:hAnsi="Times New Roman"/>
          <w:i/>
          <w:iCs/>
          <w:sz w:val="24"/>
          <w:szCs w:val="23"/>
        </w:rPr>
        <w:t>Proceedings of the 2nd international conference on Formal Ontology in Information Systems</w:t>
      </w:r>
      <w:r w:rsidRPr="001D5799">
        <w:rPr>
          <w:rFonts w:ascii="Times New Roman" w:hAnsi="Times New Roman"/>
          <w:iCs/>
          <w:sz w:val="24"/>
          <w:szCs w:val="23"/>
        </w:rPr>
        <w:t>(FOIS 2001), 105-116.</w:t>
      </w:r>
      <w:bookmarkEnd w:id="332"/>
    </w:p>
    <w:p w14:paraId="52F78969" w14:textId="77777777" w:rsidR="0046705D" w:rsidRPr="001D5799" w:rsidRDefault="0046705D" w:rsidP="0046705D">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
          <w:iCs/>
          <w:sz w:val="24"/>
          <w:szCs w:val="23"/>
        </w:rPr>
      </w:pPr>
      <w:bookmarkStart w:id="333" w:name="_Ref310168539"/>
      <w:r w:rsidRPr="001D5799">
        <w:rPr>
          <w:rFonts w:ascii="Times New Roman" w:hAnsi="Times New Roman"/>
          <w:iCs/>
          <w:sz w:val="24"/>
          <w:szCs w:val="23"/>
        </w:rPr>
        <w:t>Ingvar Johansson, “</w:t>
      </w:r>
      <w:hyperlink r:id="rId114" w:history="1">
        <w:r w:rsidRPr="001D5799">
          <w:rPr>
            <w:rStyle w:val="Hyperlink"/>
            <w:rFonts w:ascii="Times New Roman" w:hAnsi="Times New Roman"/>
            <w:iCs/>
            <w:sz w:val="24"/>
            <w:szCs w:val="23"/>
          </w:rPr>
          <w:t>Determinables as Universals</w:t>
        </w:r>
      </w:hyperlink>
      <w:r w:rsidRPr="001D5799">
        <w:rPr>
          <w:rFonts w:ascii="Times New Roman" w:hAnsi="Times New Roman"/>
          <w:iCs/>
          <w:sz w:val="24"/>
          <w:szCs w:val="23"/>
        </w:rPr>
        <w:t xml:space="preserve">”, </w:t>
      </w:r>
      <w:r w:rsidRPr="001D5799">
        <w:rPr>
          <w:rFonts w:ascii="Times New Roman" w:hAnsi="Times New Roman"/>
          <w:i/>
          <w:iCs/>
          <w:sz w:val="24"/>
          <w:szCs w:val="23"/>
        </w:rPr>
        <w:t>The Monist</w:t>
      </w:r>
      <w:r w:rsidRPr="001D5799">
        <w:rPr>
          <w:rFonts w:ascii="Times New Roman" w:hAnsi="Times New Roman"/>
          <w:iCs/>
          <w:sz w:val="24"/>
          <w:szCs w:val="23"/>
        </w:rPr>
        <w:t>, 83 (1), 2000, 101-121.</w:t>
      </w:r>
      <w:bookmarkEnd w:id="333"/>
    </w:p>
    <w:p w14:paraId="7D5F5237" w14:textId="77777777" w:rsidR="0046705D" w:rsidRPr="00EC72BF" w:rsidRDefault="004F5D1D"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334" w:name="_Ref310260422"/>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15" w:history="1">
        <w:r w:rsidRPr="001D5799">
          <w:rPr>
            <w:rStyle w:val="Hyperlink"/>
            <w:rFonts w:ascii="Times New Roman" w:hAnsi="Times New Roman"/>
            <w:sz w:val="24"/>
            <w:szCs w:val="23"/>
          </w:rPr>
          <w:t>Characteristica Universalis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Language, Truth and Ontology</w:t>
      </w:r>
      <w:r w:rsidRPr="001D5799">
        <w:rPr>
          <w:rFonts w:ascii="Times New Roman" w:hAnsi="Times New Roman"/>
          <w:sz w:val="24"/>
          <w:szCs w:val="23"/>
        </w:rPr>
        <w:t>, Dordrecht/Boston/London: Kluwer, 1992, 48–77.</w:t>
      </w:r>
      <w:bookmarkEnd w:id="334"/>
    </w:p>
    <w:p w14:paraId="4CE1F659" w14:textId="77777777" w:rsidR="00606B06" w:rsidRDefault="00EC72BF" w:rsidP="00217CC2">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Barry Smith and Roberto Casati, “</w:t>
      </w:r>
      <w:hyperlink r:id="rId116" w:history="1">
        <w:r w:rsidRPr="00606B06">
          <w:rPr>
            <w:rStyle w:val="Hyperlink"/>
            <w:rFonts w:ascii="Times New Roman" w:hAnsi="Times New Roman"/>
            <w:iCs/>
            <w:sz w:val="24"/>
            <w:szCs w:val="23"/>
          </w:rPr>
          <w:t>Naive Physics: An Essay in Ontology</w:t>
        </w:r>
      </w:hyperlink>
      <w:r w:rsidRPr="00606B06">
        <w:rPr>
          <w:rFonts w:ascii="Times New Roman" w:hAnsi="Times New Roman"/>
          <w:iCs/>
          <w:sz w:val="24"/>
          <w:szCs w:val="23"/>
        </w:rPr>
        <w:t xml:space="preserve">”, </w:t>
      </w:r>
      <w:r w:rsidRPr="00606B06">
        <w:rPr>
          <w:rFonts w:ascii="Times New Roman" w:hAnsi="Times New Roman"/>
          <w:i/>
          <w:iCs/>
          <w:sz w:val="24"/>
          <w:szCs w:val="23"/>
        </w:rPr>
        <w:t>Philosophical Psychology</w:t>
      </w:r>
      <w:r w:rsidRPr="00606B06">
        <w:rPr>
          <w:rFonts w:ascii="Times New Roman" w:hAnsi="Times New Roman"/>
          <w:iCs/>
          <w:sz w:val="24"/>
          <w:szCs w:val="23"/>
        </w:rPr>
        <w:t>, 7/2 (1994), 225-244.</w:t>
      </w:r>
      <w:bookmarkStart w:id="335" w:name="_Ref310761974"/>
    </w:p>
    <w:p w14:paraId="13B4A39B" w14:textId="77777777" w:rsidR="00606B06" w:rsidRDefault="00217CC2"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36" w:name="_Ref313200424"/>
      <w:r w:rsidRPr="00606B06">
        <w:rPr>
          <w:rFonts w:ascii="Times New Roman" w:hAnsi="Times New Roman"/>
          <w:iCs/>
          <w:sz w:val="24"/>
          <w:szCs w:val="23"/>
        </w:rPr>
        <w:t>Ludger Jansen and Stefan Schulz, “</w:t>
      </w:r>
      <w:hyperlink r:id="rId117" w:history="1">
        <w:r w:rsidRPr="009D2F5A">
          <w:rPr>
            <w:rStyle w:val="Hyperlink"/>
            <w:rFonts w:ascii="Times New Roman" w:hAnsi="Times New Roman"/>
            <w:iCs/>
            <w:sz w:val="24"/>
            <w:szCs w:val="23"/>
          </w:rPr>
          <w:t>Grains, components and mixtures in biomedical ontologies</w:t>
        </w:r>
      </w:hyperlink>
      <w:r w:rsidRPr="00606B06">
        <w:rPr>
          <w:rFonts w:ascii="Times New Roman" w:hAnsi="Times New Roman"/>
          <w:iCs/>
          <w:sz w:val="24"/>
          <w:szCs w:val="23"/>
        </w:rPr>
        <w:t xml:space="preserve">”, </w:t>
      </w:r>
      <w:r w:rsidRPr="00606B06">
        <w:rPr>
          <w:rFonts w:ascii="Times New Roman" w:hAnsi="Times New Roman"/>
          <w:i/>
          <w:iCs/>
          <w:sz w:val="24"/>
          <w:szCs w:val="23"/>
        </w:rPr>
        <w:t>Journal of Biomedical Semantics</w:t>
      </w:r>
      <w:r w:rsidRPr="00606B06">
        <w:rPr>
          <w:rFonts w:ascii="Times New Roman" w:hAnsi="Times New Roman"/>
          <w:iCs/>
          <w:sz w:val="24"/>
          <w:szCs w:val="23"/>
        </w:rPr>
        <w:t xml:space="preserve"> 2011, 2(Suppl 4):S2</w:t>
      </w:r>
      <w:bookmarkEnd w:id="335"/>
      <w:r w:rsidR="00606B06">
        <w:rPr>
          <w:rFonts w:ascii="Times New Roman" w:hAnsi="Times New Roman"/>
          <w:iCs/>
          <w:sz w:val="24"/>
          <w:szCs w:val="23"/>
        </w:rPr>
        <w:t>.</w:t>
      </w:r>
      <w:bookmarkEnd w:id="336"/>
    </w:p>
    <w:p w14:paraId="13F51AAC" w14:textId="77777777" w:rsidR="00606B06" w:rsidRDefault="00606B06"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E. Jonathan Lowe, “</w:t>
      </w:r>
      <w:hyperlink r:id="rId118" w:history="1">
        <w:r w:rsidRPr="00606B06">
          <w:rPr>
            <w:rStyle w:val="Hyperlink"/>
            <w:rFonts w:ascii="Times New Roman" w:hAnsi="Times New Roman"/>
            <w:iCs/>
            <w:sz w:val="24"/>
            <w:szCs w:val="23"/>
          </w:rPr>
          <w:t>Ontological Dependence</w:t>
        </w:r>
      </w:hyperlink>
      <w:r w:rsidRPr="00606B06">
        <w:rPr>
          <w:rFonts w:ascii="Times New Roman" w:hAnsi="Times New Roman"/>
          <w:iCs/>
          <w:sz w:val="24"/>
          <w:szCs w:val="23"/>
        </w:rPr>
        <w:t xml:space="preserve">”, </w:t>
      </w:r>
      <w:r w:rsidRPr="00606B06">
        <w:rPr>
          <w:rFonts w:ascii="Times New Roman" w:hAnsi="Times New Roman"/>
          <w:i/>
          <w:iCs/>
          <w:sz w:val="24"/>
          <w:szCs w:val="23"/>
        </w:rPr>
        <w:t>The Stanford Encyclopedia of Philosophy</w:t>
      </w:r>
      <w:r w:rsidRPr="00606B06">
        <w:rPr>
          <w:rFonts w:ascii="Times New Roman" w:hAnsi="Times New Roman"/>
          <w:iCs/>
          <w:sz w:val="24"/>
          <w:szCs w:val="23"/>
        </w:rPr>
        <w:t xml:space="preserve"> (Spring 2010 Edition), Edward N. Zalta (ed.). </w:t>
      </w:r>
    </w:p>
    <w:p w14:paraId="3D0CF627" w14:textId="77777777" w:rsidR="00A01415" w:rsidRPr="00A01415" w:rsidRDefault="00A01415" w:rsidP="00606B06">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Cs/>
          <w:sz w:val="24"/>
          <w:szCs w:val="23"/>
        </w:rPr>
      </w:pPr>
      <w:bookmarkStart w:id="337" w:name="_Ref310772268"/>
      <w:r w:rsidRPr="00A01415">
        <w:rPr>
          <w:rFonts w:ascii="Times New Roman" w:hAnsi="Times New Roman"/>
          <w:iCs/>
          <w:sz w:val="24"/>
          <w:szCs w:val="23"/>
        </w:rPr>
        <w:t>Thomas Bittner, Maureen Donnelly and Barry Smith, “</w:t>
      </w:r>
      <w:hyperlink r:id="rId119" w:history="1">
        <w:r w:rsidRPr="00A01415">
          <w:rPr>
            <w:rStyle w:val="Hyperlink"/>
            <w:rFonts w:ascii="Times New Roman" w:hAnsi="Times New Roman"/>
            <w:iCs/>
            <w:sz w:val="24"/>
            <w:szCs w:val="23"/>
          </w:rPr>
          <w:t>Individuals, Universals, Collections: On the Foundational Relations of Ontology</w:t>
        </w:r>
      </w:hyperlink>
      <w:r w:rsidRPr="00A01415">
        <w:rPr>
          <w:rFonts w:ascii="Times New Roman" w:hAnsi="Times New Roman"/>
          <w:iCs/>
          <w:sz w:val="24"/>
          <w:szCs w:val="23"/>
        </w:rPr>
        <w:t xml:space="preserve">”, in: A.C. Varzi and L. Vieu (eds.), </w:t>
      </w:r>
      <w:r w:rsidRPr="00A01415">
        <w:rPr>
          <w:rFonts w:ascii="Times New Roman" w:hAnsi="Times New Roman"/>
          <w:i/>
          <w:iCs/>
          <w:sz w:val="24"/>
          <w:szCs w:val="23"/>
        </w:rPr>
        <w:t>Proceedings of the Third Conference on Formal Ontology in Information Systems</w:t>
      </w:r>
      <w:r w:rsidRPr="00A01415">
        <w:rPr>
          <w:rFonts w:ascii="Times New Roman" w:hAnsi="Times New Roman"/>
          <w:iCs/>
          <w:sz w:val="24"/>
          <w:szCs w:val="23"/>
        </w:rPr>
        <w:t xml:space="preserve"> (FOIS 2004), Amsterdam: IOS Press, 37-48.</w:t>
      </w:r>
      <w:bookmarkEnd w:id="337"/>
      <w:r w:rsidRPr="00A01415">
        <w:rPr>
          <w:rFonts w:ascii="Times New Roman" w:hAnsi="Times New Roman"/>
          <w:iCs/>
          <w:sz w:val="24"/>
          <w:szCs w:val="23"/>
        </w:rPr>
        <w:t xml:space="preserve"> </w:t>
      </w:r>
    </w:p>
    <w:p w14:paraId="731663B0" w14:textId="77777777" w:rsidR="00774A84" w:rsidRDefault="00774A84" w:rsidP="00774A84">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38" w:name="_Ref313200566"/>
      <w:r>
        <w:rPr>
          <w:rFonts w:ascii="Times New Roman" w:hAnsi="Times New Roman"/>
          <w:iCs/>
          <w:sz w:val="24"/>
          <w:szCs w:val="23"/>
        </w:rPr>
        <w:t>Janna Hastings, Colin Batchelor and Stefan Schulz, “</w:t>
      </w:r>
      <w:hyperlink r:id="rId120" w:history="1">
        <w:r w:rsidRPr="00431E75">
          <w:rPr>
            <w:rStyle w:val="Hyperlink"/>
            <w:rFonts w:ascii="Times New Roman" w:hAnsi="Times New Roman"/>
            <w:iCs/>
            <w:sz w:val="24"/>
            <w:szCs w:val="23"/>
          </w:rPr>
          <w:t>Parts and wholes, shapes and holes in living beings</w:t>
        </w:r>
      </w:hyperlink>
      <w:r>
        <w:rPr>
          <w:rFonts w:ascii="Times New Roman" w:hAnsi="Times New Roman"/>
          <w:iCs/>
          <w:sz w:val="24"/>
          <w:szCs w:val="23"/>
        </w:rPr>
        <w:t xml:space="preserve">”, in O. Kutz, J. Hastings, M. Bhatt and S. Borgo (eds.), </w:t>
      </w:r>
      <w:r>
        <w:rPr>
          <w:rFonts w:ascii="Times New Roman" w:hAnsi="Times New Roman"/>
          <w:i/>
          <w:iCs/>
          <w:sz w:val="24"/>
          <w:szCs w:val="23"/>
        </w:rPr>
        <w:t>Proceedings of the first SHAPES workshop</w:t>
      </w:r>
      <w:r>
        <w:rPr>
          <w:rFonts w:ascii="Times New Roman" w:hAnsi="Times New Roman"/>
          <w:iCs/>
          <w:sz w:val="24"/>
          <w:szCs w:val="23"/>
        </w:rPr>
        <w:t xml:space="preserve"> (SHAPES 1.0), CEUR-WS Volume 812.</w:t>
      </w:r>
      <w:bookmarkEnd w:id="338"/>
    </w:p>
    <w:p w14:paraId="3CFB54F8" w14:textId="77777777" w:rsidR="00774A84" w:rsidRDefault="00774A84" w:rsidP="00774A84">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39" w:name="_Ref313200298"/>
      <w:r>
        <w:rPr>
          <w:rFonts w:ascii="Times New Roman" w:hAnsi="Times New Roman"/>
          <w:iCs/>
          <w:sz w:val="24"/>
          <w:szCs w:val="23"/>
        </w:rPr>
        <w:t>Ludger Jansen, Stefan Schulz: “</w:t>
      </w:r>
      <w:hyperlink r:id="rId121" w:history="1">
        <w:r w:rsidRPr="007B69DA">
          <w:rPr>
            <w:rStyle w:val="Hyperlink"/>
            <w:rFonts w:ascii="Times New Roman" w:hAnsi="Times New Roman"/>
            <w:iCs/>
            <w:sz w:val="24"/>
            <w:szCs w:val="23"/>
          </w:rPr>
          <w:t>The Ten Commandments of Ontological Engineering</w:t>
        </w:r>
      </w:hyperlink>
      <w:r>
        <w:rPr>
          <w:rFonts w:ascii="Times New Roman" w:hAnsi="Times New Roman"/>
          <w:iCs/>
          <w:sz w:val="24"/>
          <w:szCs w:val="23"/>
        </w:rPr>
        <w:t>”</w:t>
      </w:r>
      <w:r w:rsidRPr="007B69DA">
        <w:rPr>
          <w:rFonts w:ascii="Times New Roman" w:hAnsi="Times New Roman"/>
          <w:iCs/>
          <w:sz w:val="24"/>
          <w:szCs w:val="23"/>
        </w:rPr>
        <w:t xml:space="preserve">, </w:t>
      </w:r>
      <w:r>
        <w:rPr>
          <w:rFonts w:ascii="Times New Roman" w:hAnsi="Times New Roman"/>
          <w:iCs/>
          <w:sz w:val="24"/>
          <w:szCs w:val="23"/>
        </w:rPr>
        <w:t xml:space="preserve">in </w:t>
      </w:r>
      <w:r w:rsidRPr="007B69DA">
        <w:rPr>
          <w:rFonts w:ascii="Times New Roman" w:hAnsi="Times New Roman"/>
          <w:i/>
          <w:iCs/>
          <w:sz w:val="24"/>
          <w:szCs w:val="23"/>
        </w:rPr>
        <w:t>Proceedings of the 3rd Workshop of Ontologies in Biomedicine and Life Sciences</w:t>
      </w:r>
      <w:r>
        <w:rPr>
          <w:rFonts w:ascii="Times New Roman" w:hAnsi="Times New Roman"/>
          <w:iCs/>
          <w:sz w:val="24"/>
          <w:szCs w:val="23"/>
        </w:rPr>
        <w:t xml:space="preserve"> (OBML), Berlin, October</w:t>
      </w:r>
      <w:r w:rsidRPr="007B69DA">
        <w:rPr>
          <w:rFonts w:ascii="Times New Roman" w:hAnsi="Times New Roman"/>
          <w:iCs/>
          <w:sz w:val="24"/>
          <w:szCs w:val="23"/>
        </w:rPr>
        <w:t xml:space="preserve"> 2011</w:t>
      </w:r>
      <w:bookmarkEnd w:id="339"/>
    </w:p>
    <w:p w14:paraId="10F775A7" w14:textId="77777777" w:rsidR="00774A84" w:rsidRPr="007B69DA" w:rsidRDefault="00774A84" w:rsidP="00774A84">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40" w:name="_Ref313200808"/>
      <w:r>
        <w:rPr>
          <w:rFonts w:ascii="Times New Roman" w:hAnsi="Times New Roman"/>
          <w:iCs/>
          <w:sz w:val="24"/>
          <w:szCs w:val="23"/>
        </w:rPr>
        <w:t xml:space="preserve">Colin Batchelor, Janna Hastings and Christoph Steinbeck, “Ontological dependence, dispositions and institutional reality in chemistry”, </w:t>
      </w:r>
      <w:r w:rsidRPr="007B69DA">
        <w:rPr>
          <w:rFonts w:ascii="Times New Roman" w:hAnsi="Times New Roman"/>
          <w:iCs/>
          <w:sz w:val="24"/>
          <w:szCs w:val="23"/>
        </w:rPr>
        <w:t xml:space="preserve">in Antony Galton and Riichiro Mizoguchi (eds.), </w:t>
      </w:r>
      <w:r w:rsidRPr="007B69DA">
        <w:rPr>
          <w:rFonts w:ascii="Times New Roman" w:hAnsi="Times New Roman"/>
          <w:i/>
          <w:iCs/>
          <w:sz w:val="24"/>
          <w:szCs w:val="23"/>
        </w:rPr>
        <w:t>Formal Ontology in Information Systems. Proceedings of the Sixth International Conference (FOIS 2010)</w:t>
      </w:r>
      <w:r w:rsidRPr="007B69DA">
        <w:rPr>
          <w:rFonts w:ascii="Times New Roman" w:hAnsi="Times New Roman"/>
          <w:iCs/>
          <w:sz w:val="24"/>
          <w:szCs w:val="23"/>
        </w:rPr>
        <w:t>, Amsterdam: IOS Press, 2010</w:t>
      </w:r>
      <w:r>
        <w:rPr>
          <w:rFonts w:ascii="Times New Roman" w:hAnsi="Times New Roman"/>
          <w:iCs/>
          <w:sz w:val="24"/>
          <w:szCs w:val="23"/>
        </w:rPr>
        <w:t>, 271-284.</w:t>
      </w:r>
      <w:bookmarkEnd w:id="340"/>
    </w:p>
    <w:p w14:paraId="354BFC74" w14:textId="77777777" w:rsidR="00A01415" w:rsidRPr="00606B06" w:rsidRDefault="00A01415"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p>
    <w:sectPr w:rsidR="00A01415" w:rsidRPr="00606B06" w:rsidSect="00534F73">
      <w:headerReference w:type="even" r:id="rId122"/>
      <w:headerReference w:type="default" r:id="rId123"/>
      <w:footerReference w:type="default" r:id="rId124"/>
      <w:headerReference w:type="first" r:id="rId125"/>
      <w:footerReference w:type="first" r:id="rId1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271CA3" w14:textId="77777777" w:rsidR="002724C6" w:rsidRDefault="002724C6" w:rsidP="00E32204">
      <w:pPr>
        <w:spacing w:after="0" w:line="240" w:lineRule="auto"/>
      </w:pPr>
      <w:r>
        <w:separator/>
      </w:r>
    </w:p>
  </w:endnote>
  <w:endnote w:type="continuationSeparator" w:id="0">
    <w:p w14:paraId="42DDCDC0" w14:textId="77777777" w:rsidR="002724C6" w:rsidRDefault="002724C6" w:rsidP="00E32204">
      <w:pPr>
        <w:spacing w:after="0" w:line="240" w:lineRule="auto"/>
      </w:pPr>
      <w:r>
        <w:continuationSeparator/>
      </w:r>
    </w:p>
  </w:endnote>
  <w:endnote w:type="continuationNotice" w:id="1">
    <w:p w14:paraId="58642128" w14:textId="77777777" w:rsidR="002724C6" w:rsidRDefault="002724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D8D501" w14:textId="77777777" w:rsidR="003D08AA" w:rsidRPr="00EF0C8C" w:rsidRDefault="003D08AA">
    <w:pPr>
      <w:pStyle w:val="Footer"/>
      <w:jc w:val="center"/>
      <w:rPr>
        <w:i/>
        <w:color w:val="FF0000"/>
        <w:rPrChange w:id="23" w:author="Alan Ruttenberg" w:date="2012-01-14T17:13:00Z">
          <w:rPr/>
        </w:rPrChange>
      </w:rPr>
    </w:pPr>
  </w:p>
  <w:p w14:paraId="286DFDD4" w14:textId="77777777" w:rsidR="00EF0C8C" w:rsidRPr="00EF0C8C" w:rsidRDefault="00EF0C8C" w:rsidP="00EF0C8C">
    <w:pPr>
      <w:pStyle w:val="Footer"/>
      <w:rPr>
        <w:ins w:id="24" w:author="Alan Ruttenberg" w:date="2012-01-14T17:13:00Z"/>
        <w:i/>
        <w:color w:val="FF0000"/>
        <w:rPrChange w:id="25" w:author="Alan Ruttenberg" w:date="2012-01-14T17:13:00Z">
          <w:rPr>
            <w:ins w:id="26" w:author="Alan Ruttenberg" w:date="2012-01-14T17:13:00Z"/>
          </w:rPr>
        </w:rPrChange>
      </w:rPr>
    </w:pPr>
    <w:ins w:id="27" w:author="Alan Ruttenberg" w:date="2012-01-14T17:13:00Z">
      <w:r w:rsidRPr="00EF0C8C">
        <w:rPr>
          <w:i/>
          <w:color w:val="FF0000"/>
          <w:rPrChange w:id="28" w:author="Alan Ruttenberg" w:date="2012-01-14T17:13:00Z">
            <w:rPr/>
          </w:rPrChange>
        </w:rPr>
        <w:t>This document, under intensive revision, is disseminated for purposes of discussion and should not be further circulated or cited.</w:t>
      </w:r>
    </w:ins>
  </w:p>
  <w:p w14:paraId="2D703F56" w14:textId="77777777" w:rsidR="003D08AA" w:rsidRDefault="003D08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92006F" w14:textId="77777777" w:rsidR="003D08AA" w:rsidRDefault="003D08AA">
    <w:pPr>
      <w:pStyle w:val="Footer"/>
      <w:jc w:val="center"/>
    </w:pPr>
  </w:p>
  <w:p w14:paraId="0A278083" w14:textId="77777777" w:rsidR="003D08AA" w:rsidRDefault="003D08A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18"/>
        <w:szCs w:val="18"/>
      </w:rPr>
      <w:id w:val="13055259"/>
      <w:docPartObj>
        <w:docPartGallery w:val="Page Numbers (Bottom of Page)"/>
        <w:docPartUnique/>
      </w:docPartObj>
    </w:sdtPr>
    <w:sdtEndPr>
      <w:rPr>
        <w:sz w:val="24"/>
        <w:szCs w:val="24"/>
        <w:rPrChange w:id="341" w:author="Unknown">
          <w:rPr>
            <w:rStyle w:val="Normal"/>
          </w:rPr>
        </w:rPrChange>
      </w:rPr>
    </w:sdtEndPr>
    <w:sdtContent>
      <w:p w14:paraId="1D51EA49" w14:textId="77777777" w:rsidR="003D08AA" w:rsidRPr="00C5140F" w:rsidRDefault="003D08AA" w:rsidP="00C5140F">
        <w:pPr>
          <w:pStyle w:val="Footer"/>
          <w:jc w:val="center"/>
          <w:rPr>
            <w:sz w:val="18"/>
            <w:szCs w:val="18"/>
          </w:rPr>
        </w:pPr>
      </w:p>
      <w:p w14:paraId="6A95AB50" w14:textId="77777777" w:rsidR="003D08AA" w:rsidRPr="00C5140F" w:rsidRDefault="003D08AA"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6B8E325A" w14:textId="77777777" w:rsidR="00EF0C8C" w:rsidRPr="00EF0C8C" w:rsidRDefault="003D08AA" w:rsidP="00EF0C8C">
        <w:pPr>
          <w:pStyle w:val="Footer"/>
          <w:jc w:val="center"/>
          <w:rPr>
            <w:ins w:id="342" w:author="Alan Ruttenberg" w:date="2012-01-14T17:13:00Z"/>
            <w:sz w:val="24"/>
            <w:szCs w:val="24"/>
            <w:rPrChange w:id="343" w:author="Alan Ruttenberg" w:date="2012-01-14T17:14:00Z">
              <w:rPr>
                <w:ins w:id="344" w:author="Alan Ruttenberg" w:date="2012-01-14T17:13:00Z"/>
                <w:sz w:val="18"/>
                <w:szCs w:val="18"/>
              </w:rPr>
            </w:rPrChange>
          </w:rPr>
        </w:pPr>
        <w:r w:rsidRPr="00C5140F">
          <w:rPr>
            <w:sz w:val="18"/>
            <w:szCs w:val="18"/>
          </w:rPr>
          <w:t>BFO 2.</w:t>
        </w:r>
        <w:r>
          <w:rPr>
            <w:sz w:val="18"/>
            <w:szCs w:val="18"/>
          </w:rPr>
          <w:t>0 Draft Document</w:t>
        </w:r>
        <w:ins w:id="345" w:author="Alan Ruttenberg" w:date="2012-01-14T17:13:00Z">
          <w:r w:rsidR="00EF0C8C">
            <w:rPr>
              <w:sz w:val="18"/>
              <w:szCs w:val="18"/>
            </w:rPr>
            <w:br/>
          </w:r>
          <w:r w:rsidR="00EF0C8C" w:rsidRPr="00EF0C8C">
            <w:rPr>
              <w:i/>
              <w:color w:val="FF0000"/>
              <w:sz w:val="24"/>
              <w:szCs w:val="24"/>
              <w:rPrChange w:id="346" w:author="Alan Ruttenberg" w:date="2012-01-14T17:14:00Z">
                <w:rPr>
                  <w:sz w:val="18"/>
                  <w:szCs w:val="18"/>
                </w:rPr>
              </w:rPrChange>
            </w:rPr>
            <w:t>This document, under intensive revision, is disseminated for purposes of discussion and should not be further circulated or cited.</w:t>
          </w:r>
        </w:ins>
      </w:p>
      <w:p w14:paraId="0ADA1021" w14:textId="4B979549" w:rsidR="003D08AA" w:rsidRPr="00C5140F" w:rsidRDefault="00EF0C8C" w:rsidP="0064627E">
        <w:pPr>
          <w:pStyle w:val="Footer"/>
          <w:jc w:val="center"/>
          <w:rPr>
            <w:sz w:val="18"/>
            <w:szCs w:val="18"/>
          </w:rPr>
        </w:pP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055261"/>
      <w:docPartObj>
        <w:docPartGallery w:val="Page Numbers (Bottom of Page)"/>
        <w:docPartUnique/>
      </w:docPartObj>
    </w:sdtPr>
    <w:sdtEndPr/>
    <w:sdtContent>
      <w:p w14:paraId="3F8BB91D" w14:textId="77777777" w:rsidR="003D08AA" w:rsidRDefault="003D08AA"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3D08AA" w:rsidRDefault="003D08AA"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3D08AA" w:rsidRDefault="003D08AA" w:rsidP="00DB06DC">
        <w:pPr>
          <w:pStyle w:val="Footer"/>
          <w:jc w:val="center"/>
        </w:pPr>
        <w:r>
          <w:t>Two-Day Meeting on BFO 2.0, Thu Nov 10 – Fri Nov 11, 2011 (EST)</w:t>
        </w:r>
      </w:p>
      <w:p w14:paraId="6DEA8017" w14:textId="77777777" w:rsidR="003D08AA" w:rsidRDefault="003D08AA" w:rsidP="00DB06DC">
        <w:pPr>
          <w:pStyle w:val="Footer"/>
          <w:jc w:val="center"/>
        </w:pPr>
        <w:r>
          <w:t>Center of Excellence in Bioinformatics and Life Sciences, Buffalo, US</w:t>
        </w:r>
      </w:p>
    </w:sdtContent>
  </w:sdt>
  <w:p w14:paraId="5840DC9A" w14:textId="77777777" w:rsidR="003D08AA" w:rsidRDefault="003D08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050B00" w14:textId="77777777" w:rsidR="002724C6" w:rsidRPr="00A53C04" w:rsidRDefault="002724C6" w:rsidP="00A53C04">
      <w:pPr>
        <w:pStyle w:val="Footer"/>
      </w:pPr>
    </w:p>
  </w:footnote>
  <w:footnote w:type="continuationSeparator" w:id="0">
    <w:p w14:paraId="50BFC130" w14:textId="77777777" w:rsidR="002724C6" w:rsidRDefault="002724C6" w:rsidP="00E32204">
      <w:pPr>
        <w:spacing w:after="0" w:line="240" w:lineRule="auto"/>
      </w:pPr>
    </w:p>
  </w:footnote>
  <w:footnote w:type="continuationNotice" w:id="1">
    <w:p w14:paraId="64B07F12" w14:textId="77777777" w:rsidR="002724C6" w:rsidRDefault="002724C6">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9BE24C6" w14:textId="77777777" w:rsidR="003D08AA" w:rsidRDefault="00EF0C8C">
    <w:pPr>
      <w:pStyle w:val="Header"/>
    </w:pPr>
    <w:r>
      <w:rPr>
        <w:noProof/>
      </w:rPr>
      <w:pict w14:anchorId="0303B8C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984A80" w14:textId="77777777" w:rsidR="003D08AA" w:rsidRDefault="00EF0C8C">
    <w:pPr>
      <w:pStyle w:val="Header"/>
    </w:pPr>
    <w:r>
      <w:rPr>
        <w:noProof/>
      </w:rPr>
      <w:pict w14:anchorId="40D3FFB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4D4C1F" w14:textId="77777777" w:rsidR="003D08AA" w:rsidRDefault="00EF0C8C">
    <w:pPr>
      <w:pStyle w:val="Header"/>
      <w:jc w:val="right"/>
    </w:pPr>
    <w:r>
      <w:rPr>
        <w:noProof/>
      </w:rPr>
      <w:pict w14:anchorId="2006A28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14:paraId="406E25F7" w14:textId="77777777" w:rsidR="003D08AA" w:rsidRDefault="003D08A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CA0982" w14:textId="77777777" w:rsidR="003D08AA" w:rsidRDefault="00EF0C8C">
    <w:pPr>
      <w:pStyle w:val="Header"/>
    </w:pPr>
    <w:r>
      <w:rPr>
        <w:noProof/>
      </w:rPr>
      <w:pict w14:anchorId="399697C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365E63" w14:textId="77777777" w:rsidR="003D08AA" w:rsidRDefault="00EF0C8C">
    <w:pPr>
      <w:pStyle w:val="Header"/>
      <w:jc w:val="right"/>
    </w:pPr>
    <w:r>
      <w:rPr>
        <w:noProof/>
      </w:rPr>
      <w:pict w14:anchorId="6149424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EndPr/>
      <w:sdtContent>
        <w:r w:rsidR="003D08AA">
          <w:fldChar w:fldCharType="begin"/>
        </w:r>
        <w:r w:rsidR="003D08AA">
          <w:instrText xml:space="preserve"> PAGE   \* MERGEFORMAT </w:instrText>
        </w:r>
        <w:r w:rsidR="003D08AA">
          <w:fldChar w:fldCharType="separate"/>
        </w:r>
        <w:r>
          <w:rPr>
            <w:noProof/>
          </w:rPr>
          <w:t>3</w:t>
        </w:r>
        <w:r w:rsidR="003D08AA">
          <w:rPr>
            <w:noProof/>
          </w:rPr>
          <w:fldChar w:fldCharType="end"/>
        </w:r>
      </w:sdtContent>
    </w:sdt>
  </w:p>
  <w:p w14:paraId="38CFE889" w14:textId="77777777" w:rsidR="003D08AA" w:rsidRDefault="003D08AA">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1FEFFB" w14:textId="77777777" w:rsidR="003D08AA" w:rsidRDefault="00EF0C8C">
    <w:pPr>
      <w:pStyle w:val="Header"/>
      <w:jc w:val="right"/>
    </w:pPr>
    <w:r>
      <w:rPr>
        <w:noProof/>
      </w:rPr>
      <w:pict w14:anchorId="504184E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rsidR="003D08AA">
      <w:fldChar w:fldCharType="begin"/>
    </w:r>
    <w:r w:rsidR="003D08AA">
      <w:instrText xml:space="preserve"> PAGE   \* MERGEFORMAT </w:instrText>
    </w:r>
    <w:r w:rsidR="003D08AA">
      <w:fldChar w:fldCharType="separate"/>
    </w:r>
    <w:r w:rsidR="003D08AA">
      <w:rPr>
        <w:noProof/>
      </w:rPr>
      <w:t>1</w:t>
    </w:r>
    <w:r w:rsidR="003D08AA">
      <w:rPr>
        <w:noProof/>
      </w:rPr>
      <w:fldChar w:fldCharType="end"/>
    </w:r>
  </w:p>
  <w:p w14:paraId="58462814" w14:textId="77777777" w:rsidR="003D08AA" w:rsidRDefault="003D08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921C0"/>
    <w:multiLevelType w:val="hybridMultilevel"/>
    <w:tmpl w:val="DC00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384472"/>
    <w:multiLevelType w:val="hybridMultilevel"/>
    <w:tmpl w:val="01D0CD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E474E2"/>
    <w:multiLevelType w:val="hybridMultilevel"/>
    <w:tmpl w:val="A2E23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8"/>
  </w:num>
  <w:num w:numId="3">
    <w:abstractNumId w:val="12"/>
  </w:num>
  <w:num w:numId="4">
    <w:abstractNumId w:val="9"/>
  </w:num>
  <w:num w:numId="5">
    <w:abstractNumId w:val="7"/>
  </w:num>
  <w:num w:numId="6">
    <w:abstractNumId w:val="21"/>
  </w:num>
  <w:num w:numId="7">
    <w:abstractNumId w:val="14"/>
  </w:num>
  <w:num w:numId="8">
    <w:abstractNumId w:val="30"/>
  </w:num>
  <w:num w:numId="9">
    <w:abstractNumId w:val="8"/>
  </w:num>
  <w:num w:numId="10">
    <w:abstractNumId w:val="16"/>
  </w:num>
  <w:num w:numId="11">
    <w:abstractNumId w:val="29"/>
  </w:num>
  <w:num w:numId="12">
    <w:abstractNumId w:val="3"/>
  </w:num>
  <w:num w:numId="13">
    <w:abstractNumId w:val="19"/>
  </w:num>
  <w:num w:numId="14">
    <w:abstractNumId w:val="22"/>
  </w:num>
  <w:num w:numId="15">
    <w:abstractNumId w:val="20"/>
  </w:num>
  <w:num w:numId="16">
    <w:abstractNumId w:val="26"/>
  </w:num>
  <w:num w:numId="17">
    <w:abstractNumId w:val="15"/>
  </w:num>
  <w:num w:numId="18">
    <w:abstractNumId w:val="25"/>
  </w:num>
  <w:num w:numId="19">
    <w:abstractNumId w:val="2"/>
  </w:num>
  <w:num w:numId="20">
    <w:abstractNumId w:val="27"/>
  </w:num>
  <w:num w:numId="21">
    <w:abstractNumId w:val="6"/>
  </w:num>
  <w:num w:numId="22">
    <w:abstractNumId w:val="10"/>
  </w:num>
  <w:num w:numId="23">
    <w:abstractNumId w:val="4"/>
  </w:num>
  <w:num w:numId="24">
    <w:abstractNumId w:val="11"/>
  </w:num>
  <w:num w:numId="25">
    <w:abstractNumId w:val="18"/>
  </w:num>
  <w:num w:numId="26">
    <w:abstractNumId w:val="23"/>
  </w:num>
  <w:num w:numId="27">
    <w:abstractNumId w:val="24"/>
  </w:num>
  <w:num w:numId="28">
    <w:abstractNumId w:val="13"/>
  </w:num>
  <w:num w:numId="29">
    <w:abstractNumId w:val="1"/>
  </w:num>
  <w:num w:numId="30">
    <w:abstractNumId w:val="5"/>
  </w:num>
  <w:num w:numId="3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hyphenationZone w:val="425"/>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23196"/>
    <w:rsid w:val="00033955"/>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4F5F"/>
    <w:rsid w:val="00085BD8"/>
    <w:rsid w:val="00091D05"/>
    <w:rsid w:val="00092B5A"/>
    <w:rsid w:val="0009438F"/>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45A7"/>
    <w:rsid w:val="00105CC7"/>
    <w:rsid w:val="001066FC"/>
    <w:rsid w:val="00107230"/>
    <w:rsid w:val="001074FD"/>
    <w:rsid w:val="00107843"/>
    <w:rsid w:val="00115280"/>
    <w:rsid w:val="001257D8"/>
    <w:rsid w:val="00125AF3"/>
    <w:rsid w:val="00127053"/>
    <w:rsid w:val="00130D7C"/>
    <w:rsid w:val="00135288"/>
    <w:rsid w:val="00140B64"/>
    <w:rsid w:val="00140DC7"/>
    <w:rsid w:val="00141642"/>
    <w:rsid w:val="00141DC6"/>
    <w:rsid w:val="00144077"/>
    <w:rsid w:val="00144239"/>
    <w:rsid w:val="001458CE"/>
    <w:rsid w:val="00151755"/>
    <w:rsid w:val="00155F6C"/>
    <w:rsid w:val="00160468"/>
    <w:rsid w:val="001659B6"/>
    <w:rsid w:val="00170E26"/>
    <w:rsid w:val="00176DC3"/>
    <w:rsid w:val="001813EE"/>
    <w:rsid w:val="00182F02"/>
    <w:rsid w:val="001847BB"/>
    <w:rsid w:val="0018556D"/>
    <w:rsid w:val="00187F8C"/>
    <w:rsid w:val="00192689"/>
    <w:rsid w:val="001950C0"/>
    <w:rsid w:val="00196925"/>
    <w:rsid w:val="001A44E9"/>
    <w:rsid w:val="001A5D90"/>
    <w:rsid w:val="001A6FFD"/>
    <w:rsid w:val="001B0E9B"/>
    <w:rsid w:val="001B23FB"/>
    <w:rsid w:val="001B742D"/>
    <w:rsid w:val="001C26E8"/>
    <w:rsid w:val="001C43AE"/>
    <w:rsid w:val="001C6256"/>
    <w:rsid w:val="001C76CF"/>
    <w:rsid w:val="001C7765"/>
    <w:rsid w:val="001D31E3"/>
    <w:rsid w:val="001D3291"/>
    <w:rsid w:val="001D5799"/>
    <w:rsid w:val="001E591D"/>
    <w:rsid w:val="001E66EA"/>
    <w:rsid w:val="001F05A7"/>
    <w:rsid w:val="001F273B"/>
    <w:rsid w:val="001F3E97"/>
    <w:rsid w:val="0020142B"/>
    <w:rsid w:val="002017C2"/>
    <w:rsid w:val="0020223D"/>
    <w:rsid w:val="00203208"/>
    <w:rsid w:val="00211EBF"/>
    <w:rsid w:val="00215638"/>
    <w:rsid w:val="002166B8"/>
    <w:rsid w:val="00217CC2"/>
    <w:rsid w:val="00220A61"/>
    <w:rsid w:val="00222C8B"/>
    <w:rsid w:val="0022473F"/>
    <w:rsid w:val="002267C9"/>
    <w:rsid w:val="00230722"/>
    <w:rsid w:val="00231620"/>
    <w:rsid w:val="00235936"/>
    <w:rsid w:val="00236D40"/>
    <w:rsid w:val="00237C49"/>
    <w:rsid w:val="00244A39"/>
    <w:rsid w:val="002465A4"/>
    <w:rsid w:val="002504F3"/>
    <w:rsid w:val="002535C4"/>
    <w:rsid w:val="0025628C"/>
    <w:rsid w:val="00262D8B"/>
    <w:rsid w:val="00263062"/>
    <w:rsid w:val="00263AC7"/>
    <w:rsid w:val="0026465C"/>
    <w:rsid w:val="00265782"/>
    <w:rsid w:val="00267063"/>
    <w:rsid w:val="002724C6"/>
    <w:rsid w:val="00272E21"/>
    <w:rsid w:val="00284CB4"/>
    <w:rsid w:val="0028586B"/>
    <w:rsid w:val="00296E4D"/>
    <w:rsid w:val="00297592"/>
    <w:rsid w:val="002B0810"/>
    <w:rsid w:val="002C3555"/>
    <w:rsid w:val="002C3B8F"/>
    <w:rsid w:val="002C696C"/>
    <w:rsid w:val="002C7189"/>
    <w:rsid w:val="002C7B57"/>
    <w:rsid w:val="002D173F"/>
    <w:rsid w:val="002D2329"/>
    <w:rsid w:val="002D23D1"/>
    <w:rsid w:val="002D25A6"/>
    <w:rsid w:val="002D378A"/>
    <w:rsid w:val="002D5E04"/>
    <w:rsid w:val="002D7954"/>
    <w:rsid w:val="002E1247"/>
    <w:rsid w:val="002E41B8"/>
    <w:rsid w:val="002E552D"/>
    <w:rsid w:val="002E5BE8"/>
    <w:rsid w:val="002E637B"/>
    <w:rsid w:val="002E7844"/>
    <w:rsid w:val="002F1456"/>
    <w:rsid w:val="002F17CB"/>
    <w:rsid w:val="002F3C47"/>
    <w:rsid w:val="002F5B41"/>
    <w:rsid w:val="002F61CF"/>
    <w:rsid w:val="003045F2"/>
    <w:rsid w:val="003047AF"/>
    <w:rsid w:val="003068B6"/>
    <w:rsid w:val="003103C1"/>
    <w:rsid w:val="003138D6"/>
    <w:rsid w:val="00317262"/>
    <w:rsid w:val="00317582"/>
    <w:rsid w:val="003267E4"/>
    <w:rsid w:val="00326AF2"/>
    <w:rsid w:val="003323A2"/>
    <w:rsid w:val="003365E2"/>
    <w:rsid w:val="00336B31"/>
    <w:rsid w:val="003410F5"/>
    <w:rsid w:val="00342733"/>
    <w:rsid w:val="00343148"/>
    <w:rsid w:val="00343D9C"/>
    <w:rsid w:val="00346BC6"/>
    <w:rsid w:val="00347922"/>
    <w:rsid w:val="0035255E"/>
    <w:rsid w:val="00357D9F"/>
    <w:rsid w:val="00363562"/>
    <w:rsid w:val="00363DCA"/>
    <w:rsid w:val="00365F37"/>
    <w:rsid w:val="00367B48"/>
    <w:rsid w:val="00375CE3"/>
    <w:rsid w:val="00377739"/>
    <w:rsid w:val="00381904"/>
    <w:rsid w:val="00391149"/>
    <w:rsid w:val="003955C6"/>
    <w:rsid w:val="0039662B"/>
    <w:rsid w:val="00397247"/>
    <w:rsid w:val="003A2C77"/>
    <w:rsid w:val="003A4CA0"/>
    <w:rsid w:val="003A5905"/>
    <w:rsid w:val="003B106E"/>
    <w:rsid w:val="003B3493"/>
    <w:rsid w:val="003B70EC"/>
    <w:rsid w:val="003C2BD9"/>
    <w:rsid w:val="003C7730"/>
    <w:rsid w:val="003D08AA"/>
    <w:rsid w:val="003D22CE"/>
    <w:rsid w:val="003D3744"/>
    <w:rsid w:val="003D3E62"/>
    <w:rsid w:val="003D4164"/>
    <w:rsid w:val="003D7096"/>
    <w:rsid w:val="003D7247"/>
    <w:rsid w:val="003E0C5C"/>
    <w:rsid w:val="003E2739"/>
    <w:rsid w:val="003F15E6"/>
    <w:rsid w:val="003F2C33"/>
    <w:rsid w:val="003F5A7E"/>
    <w:rsid w:val="003F7988"/>
    <w:rsid w:val="00401A02"/>
    <w:rsid w:val="00405B03"/>
    <w:rsid w:val="004061E2"/>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A1"/>
    <w:rsid w:val="004619F8"/>
    <w:rsid w:val="00461DF4"/>
    <w:rsid w:val="00465C17"/>
    <w:rsid w:val="0046705D"/>
    <w:rsid w:val="00471185"/>
    <w:rsid w:val="0047199F"/>
    <w:rsid w:val="0047696E"/>
    <w:rsid w:val="0048015B"/>
    <w:rsid w:val="00480161"/>
    <w:rsid w:val="00480A86"/>
    <w:rsid w:val="00482568"/>
    <w:rsid w:val="0048287D"/>
    <w:rsid w:val="00483282"/>
    <w:rsid w:val="00492DAF"/>
    <w:rsid w:val="00493504"/>
    <w:rsid w:val="004938EE"/>
    <w:rsid w:val="00494B7A"/>
    <w:rsid w:val="0049759E"/>
    <w:rsid w:val="00497695"/>
    <w:rsid w:val="004A05A1"/>
    <w:rsid w:val="004A1E4C"/>
    <w:rsid w:val="004A345F"/>
    <w:rsid w:val="004A6DFF"/>
    <w:rsid w:val="004B5C97"/>
    <w:rsid w:val="004C0A57"/>
    <w:rsid w:val="004C372C"/>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2323"/>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3C03"/>
    <w:rsid w:val="00534F73"/>
    <w:rsid w:val="00536BF5"/>
    <w:rsid w:val="00541009"/>
    <w:rsid w:val="00541102"/>
    <w:rsid w:val="0054207A"/>
    <w:rsid w:val="00551245"/>
    <w:rsid w:val="00551C5E"/>
    <w:rsid w:val="00554D73"/>
    <w:rsid w:val="005643F6"/>
    <w:rsid w:val="005656B8"/>
    <w:rsid w:val="005735D0"/>
    <w:rsid w:val="005747A9"/>
    <w:rsid w:val="00575080"/>
    <w:rsid w:val="00575087"/>
    <w:rsid w:val="005764B3"/>
    <w:rsid w:val="00577A2B"/>
    <w:rsid w:val="00582486"/>
    <w:rsid w:val="0058296D"/>
    <w:rsid w:val="005830E2"/>
    <w:rsid w:val="00584615"/>
    <w:rsid w:val="005869AB"/>
    <w:rsid w:val="00586E63"/>
    <w:rsid w:val="00587B67"/>
    <w:rsid w:val="00591380"/>
    <w:rsid w:val="0059191A"/>
    <w:rsid w:val="00592B4B"/>
    <w:rsid w:val="00597CDC"/>
    <w:rsid w:val="005A1042"/>
    <w:rsid w:val="005A14A3"/>
    <w:rsid w:val="005A3C1E"/>
    <w:rsid w:val="005A7B86"/>
    <w:rsid w:val="005B0184"/>
    <w:rsid w:val="005B13BA"/>
    <w:rsid w:val="005B17EE"/>
    <w:rsid w:val="005B3D14"/>
    <w:rsid w:val="005B5665"/>
    <w:rsid w:val="005C0DCE"/>
    <w:rsid w:val="005C138D"/>
    <w:rsid w:val="005C1FE9"/>
    <w:rsid w:val="005C2A58"/>
    <w:rsid w:val="005C3862"/>
    <w:rsid w:val="005D1353"/>
    <w:rsid w:val="005D2CB1"/>
    <w:rsid w:val="005D403D"/>
    <w:rsid w:val="005D7499"/>
    <w:rsid w:val="005D766C"/>
    <w:rsid w:val="005D7735"/>
    <w:rsid w:val="005E2AC0"/>
    <w:rsid w:val="005E2E09"/>
    <w:rsid w:val="005E4226"/>
    <w:rsid w:val="005E63C4"/>
    <w:rsid w:val="006006B7"/>
    <w:rsid w:val="00601C8D"/>
    <w:rsid w:val="00603FE2"/>
    <w:rsid w:val="006063A4"/>
    <w:rsid w:val="00606B06"/>
    <w:rsid w:val="006107BB"/>
    <w:rsid w:val="00611C18"/>
    <w:rsid w:val="00612B09"/>
    <w:rsid w:val="006157C3"/>
    <w:rsid w:val="00616074"/>
    <w:rsid w:val="006201FE"/>
    <w:rsid w:val="00620663"/>
    <w:rsid w:val="00621220"/>
    <w:rsid w:val="00624F91"/>
    <w:rsid w:val="00626425"/>
    <w:rsid w:val="00627967"/>
    <w:rsid w:val="0063290F"/>
    <w:rsid w:val="006329D0"/>
    <w:rsid w:val="006338FE"/>
    <w:rsid w:val="006355CF"/>
    <w:rsid w:val="0063585C"/>
    <w:rsid w:val="00636D6F"/>
    <w:rsid w:val="006401B0"/>
    <w:rsid w:val="00640FA6"/>
    <w:rsid w:val="006434E7"/>
    <w:rsid w:val="0064627E"/>
    <w:rsid w:val="00650699"/>
    <w:rsid w:val="0065182A"/>
    <w:rsid w:val="00654558"/>
    <w:rsid w:val="00656F28"/>
    <w:rsid w:val="0066016E"/>
    <w:rsid w:val="00662379"/>
    <w:rsid w:val="00665794"/>
    <w:rsid w:val="00667053"/>
    <w:rsid w:val="00667270"/>
    <w:rsid w:val="00671408"/>
    <w:rsid w:val="00673703"/>
    <w:rsid w:val="00682E34"/>
    <w:rsid w:val="00686400"/>
    <w:rsid w:val="006A4838"/>
    <w:rsid w:val="006A5F19"/>
    <w:rsid w:val="006B1DF6"/>
    <w:rsid w:val="006B2D78"/>
    <w:rsid w:val="006B4745"/>
    <w:rsid w:val="006B7E33"/>
    <w:rsid w:val="006C0032"/>
    <w:rsid w:val="006C241A"/>
    <w:rsid w:val="006C5BD8"/>
    <w:rsid w:val="006C65D3"/>
    <w:rsid w:val="006C682F"/>
    <w:rsid w:val="006C768A"/>
    <w:rsid w:val="006D439D"/>
    <w:rsid w:val="006D4A81"/>
    <w:rsid w:val="006D4C14"/>
    <w:rsid w:val="006E1723"/>
    <w:rsid w:val="006E1F03"/>
    <w:rsid w:val="006E2868"/>
    <w:rsid w:val="006E32BD"/>
    <w:rsid w:val="006F4220"/>
    <w:rsid w:val="006F7B6B"/>
    <w:rsid w:val="006F7BF4"/>
    <w:rsid w:val="00700B69"/>
    <w:rsid w:val="00700F32"/>
    <w:rsid w:val="00705CD6"/>
    <w:rsid w:val="00711DC1"/>
    <w:rsid w:val="007132E0"/>
    <w:rsid w:val="00714CF5"/>
    <w:rsid w:val="00714DA3"/>
    <w:rsid w:val="00716F9F"/>
    <w:rsid w:val="00720014"/>
    <w:rsid w:val="007236C7"/>
    <w:rsid w:val="00724F2B"/>
    <w:rsid w:val="0072557C"/>
    <w:rsid w:val="00727C98"/>
    <w:rsid w:val="00736310"/>
    <w:rsid w:val="007366FE"/>
    <w:rsid w:val="00740DC4"/>
    <w:rsid w:val="0074238B"/>
    <w:rsid w:val="0074428C"/>
    <w:rsid w:val="00751FC1"/>
    <w:rsid w:val="00753582"/>
    <w:rsid w:val="00753D43"/>
    <w:rsid w:val="0075487F"/>
    <w:rsid w:val="00755698"/>
    <w:rsid w:val="00755C05"/>
    <w:rsid w:val="00756DB2"/>
    <w:rsid w:val="00757B5A"/>
    <w:rsid w:val="00760BFA"/>
    <w:rsid w:val="00760F91"/>
    <w:rsid w:val="00761CB4"/>
    <w:rsid w:val="00763242"/>
    <w:rsid w:val="007655EF"/>
    <w:rsid w:val="00766B2F"/>
    <w:rsid w:val="00772C22"/>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4BE0"/>
    <w:rsid w:val="007C60C4"/>
    <w:rsid w:val="007E0C2F"/>
    <w:rsid w:val="007E2B9F"/>
    <w:rsid w:val="007E2C9E"/>
    <w:rsid w:val="007E4A6D"/>
    <w:rsid w:val="007E6BF5"/>
    <w:rsid w:val="007F28CD"/>
    <w:rsid w:val="007F452D"/>
    <w:rsid w:val="007F518D"/>
    <w:rsid w:val="00803EAC"/>
    <w:rsid w:val="00812391"/>
    <w:rsid w:val="00816442"/>
    <w:rsid w:val="00827405"/>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70A6A"/>
    <w:rsid w:val="0087214C"/>
    <w:rsid w:val="00872DC4"/>
    <w:rsid w:val="0087523F"/>
    <w:rsid w:val="008775B9"/>
    <w:rsid w:val="008901C1"/>
    <w:rsid w:val="008906B8"/>
    <w:rsid w:val="00894677"/>
    <w:rsid w:val="00895979"/>
    <w:rsid w:val="008A0567"/>
    <w:rsid w:val="008A0783"/>
    <w:rsid w:val="008A5BDC"/>
    <w:rsid w:val="008A6C9D"/>
    <w:rsid w:val="008A75B4"/>
    <w:rsid w:val="008B36B6"/>
    <w:rsid w:val="008B6CDC"/>
    <w:rsid w:val="008B7AC8"/>
    <w:rsid w:val="008C04FB"/>
    <w:rsid w:val="008C357F"/>
    <w:rsid w:val="008C5E6C"/>
    <w:rsid w:val="008C75EE"/>
    <w:rsid w:val="008C78C4"/>
    <w:rsid w:val="008D5425"/>
    <w:rsid w:val="008E181C"/>
    <w:rsid w:val="008E516B"/>
    <w:rsid w:val="008E7283"/>
    <w:rsid w:val="008E7991"/>
    <w:rsid w:val="008F283C"/>
    <w:rsid w:val="008F3F43"/>
    <w:rsid w:val="008F67BA"/>
    <w:rsid w:val="008F78EA"/>
    <w:rsid w:val="00902AA7"/>
    <w:rsid w:val="00905278"/>
    <w:rsid w:val="00905B7B"/>
    <w:rsid w:val="00906DD1"/>
    <w:rsid w:val="00910E93"/>
    <w:rsid w:val="009115ED"/>
    <w:rsid w:val="00913359"/>
    <w:rsid w:val="009153DE"/>
    <w:rsid w:val="0091677C"/>
    <w:rsid w:val="00921592"/>
    <w:rsid w:val="009228D3"/>
    <w:rsid w:val="00923ED0"/>
    <w:rsid w:val="00925DC5"/>
    <w:rsid w:val="0092722A"/>
    <w:rsid w:val="00932AB1"/>
    <w:rsid w:val="009331CA"/>
    <w:rsid w:val="009339C4"/>
    <w:rsid w:val="00934CB2"/>
    <w:rsid w:val="00934EB8"/>
    <w:rsid w:val="00937861"/>
    <w:rsid w:val="00943EF8"/>
    <w:rsid w:val="009605D5"/>
    <w:rsid w:val="00961622"/>
    <w:rsid w:val="00964FC2"/>
    <w:rsid w:val="00965517"/>
    <w:rsid w:val="00966F09"/>
    <w:rsid w:val="009702B1"/>
    <w:rsid w:val="009716D2"/>
    <w:rsid w:val="0097354E"/>
    <w:rsid w:val="0097446A"/>
    <w:rsid w:val="00975273"/>
    <w:rsid w:val="00975AEA"/>
    <w:rsid w:val="00976003"/>
    <w:rsid w:val="00987060"/>
    <w:rsid w:val="009877E2"/>
    <w:rsid w:val="009909C4"/>
    <w:rsid w:val="0099651A"/>
    <w:rsid w:val="009A0705"/>
    <w:rsid w:val="009A661F"/>
    <w:rsid w:val="009B1D2B"/>
    <w:rsid w:val="009B4A50"/>
    <w:rsid w:val="009B5669"/>
    <w:rsid w:val="009B6187"/>
    <w:rsid w:val="009B6959"/>
    <w:rsid w:val="009B7292"/>
    <w:rsid w:val="009D2F5A"/>
    <w:rsid w:val="009D433A"/>
    <w:rsid w:val="009D555C"/>
    <w:rsid w:val="009D55F6"/>
    <w:rsid w:val="009E0109"/>
    <w:rsid w:val="009F014F"/>
    <w:rsid w:val="009F41D8"/>
    <w:rsid w:val="009F4ABF"/>
    <w:rsid w:val="009F610B"/>
    <w:rsid w:val="009F7F33"/>
    <w:rsid w:val="00A00941"/>
    <w:rsid w:val="00A01415"/>
    <w:rsid w:val="00A035C4"/>
    <w:rsid w:val="00A03D91"/>
    <w:rsid w:val="00A1283B"/>
    <w:rsid w:val="00A13ADA"/>
    <w:rsid w:val="00A15448"/>
    <w:rsid w:val="00A21DC8"/>
    <w:rsid w:val="00A242D2"/>
    <w:rsid w:val="00A2607B"/>
    <w:rsid w:val="00A31705"/>
    <w:rsid w:val="00A40ADF"/>
    <w:rsid w:val="00A42E8D"/>
    <w:rsid w:val="00A525E0"/>
    <w:rsid w:val="00A53C04"/>
    <w:rsid w:val="00A608AD"/>
    <w:rsid w:val="00A60C85"/>
    <w:rsid w:val="00A6405D"/>
    <w:rsid w:val="00A73C26"/>
    <w:rsid w:val="00A850EB"/>
    <w:rsid w:val="00A8781F"/>
    <w:rsid w:val="00A91A6F"/>
    <w:rsid w:val="00A94D95"/>
    <w:rsid w:val="00A97320"/>
    <w:rsid w:val="00AA32B4"/>
    <w:rsid w:val="00AA337C"/>
    <w:rsid w:val="00AB0E32"/>
    <w:rsid w:val="00AB12A7"/>
    <w:rsid w:val="00AB20D3"/>
    <w:rsid w:val="00AB4C6A"/>
    <w:rsid w:val="00AB6DDD"/>
    <w:rsid w:val="00AC1A45"/>
    <w:rsid w:val="00AC2AB7"/>
    <w:rsid w:val="00AC523E"/>
    <w:rsid w:val="00AD4F8F"/>
    <w:rsid w:val="00AD530B"/>
    <w:rsid w:val="00AD66AD"/>
    <w:rsid w:val="00AE3745"/>
    <w:rsid w:val="00AE6D99"/>
    <w:rsid w:val="00AF60B3"/>
    <w:rsid w:val="00AF70CB"/>
    <w:rsid w:val="00B016FE"/>
    <w:rsid w:val="00B02AE7"/>
    <w:rsid w:val="00B03B3D"/>
    <w:rsid w:val="00B055FE"/>
    <w:rsid w:val="00B115D2"/>
    <w:rsid w:val="00B115E9"/>
    <w:rsid w:val="00B1301F"/>
    <w:rsid w:val="00B1604E"/>
    <w:rsid w:val="00B24089"/>
    <w:rsid w:val="00B41EE8"/>
    <w:rsid w:val="00B42EC9"/>
    <w:rsid w:val="00B4578B"/>
    <w:rsid w:val="00B528BE"/>
    <w:rsid w:val="00B54835"/>
    <w:rsid w:val="00B56564"/>
    <w:rsid w:val="00B57B3C"/>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3374"/>
    <w:rsid w:val="00BA5039"/>
    <w:rsid w:val="00BA5DF4"/>
    <w:rsid w:val="00BA661D"/>
    <w:rsid w:val="00BB0CD2"/>
    <w:rsid w:val="00BC11E1"/>
    <w:rsid w:val="00BC2548"/>
    <w:rsid w:val="00BC4A0D"/>
    <w:rsid w:val="00BC5FBB"/>
    <w:rsid w:val="00BD0DFB"/>
    <w:rsid w:val="00BD1AB0"/>
    <w:rsid w:val="00BD2F36"/>
    <w:rsid w:val="00BD5684"/>
    <w:rsid w:val="00BE0C98"/>
    <w:rsid w:val="00BE2142"/>
    <w:rsid w:val="00BE5CE2"/>
    <w:rsid w:val="00BF2F13"/>
    <w:rsid w:val="00BF7D53"/>
    <w:rsid w:val="00C01017"/>
    <w:rsid w:val="00C0143F"/>
    <w:rsid w:val="00C01BBA"/>
    <w:rsid w:val="00C024C7"/>
    <w:rsid w:val="00C0263A"/>
    <w:rsid w:val="00C04C8A"/>
    <w:rsid w:val="00C05099"/>
    <w:rsid w:val="00C12B2C"/>
    <w:rsid w:val="00C1546F"/>
    <w:rsid w:val="00C16900"/>
    <w:rsid w:val="00C172C1"/>
    <w:rsid w:val="00C1730F"/>
    <w:rsid w:val="00C229D0"/>
    <w:rsid w:val="00C2568B"/>
    <w:rsid w:val="00C30099"/>
    <w:rsid w:val="00C319F1"/>
    <w:rsid w:val="00C3445C"/>
    <w:rsid w:val="00C34FC5"/>
    <w:rsid w:val="00C42EAE"/>
    <w:rsid w:val="00C449B1"/>
    <w:rsid w:val="00C5140F"/>
    <w:rsid w:val="00C52EBF"/>
    <w:rsid w:val="00C56E10"/>
    <w:rsid w:val="00C60307"/>
    <w:rsid w:val="00C635B8"/>
    <w:rsid w:val="00C677CC"/>
    <w:rsid w:val="00C70C3F"/>
    <w:rsid w:val="00C70E0A"/>
    <w:rsid w:val="00C71968"/>
    <w:rsid w:val="00C71ED4"/>
    <w:rsid w:val="00C7495C"/>
    <w:rsid w:val="00C759F5"/>
    <w:rsid w:val="00C75C35"/>
    <w:rsid w:val="00C801DA"/>
    <w:rsid w:val="00CA0038"/>
    <w:rsid w:val="00CA03E5"/>
    <w:rsid w:val="00CA66E6"/>
    <w:rsid w:val="00CA7294"/>
    <w:rsid w:val="00CB07DE"/>
    <w:rsid w:val="00CB2DD1"/>
    <w:rsid w:val="00CB5CA4"/>
    <w:rsid w:val="00CC1A69"/>
    <w:rsid w:val="00CC1EC8"/>
    <w:rsid w:val="00CD1C6E"/>
    <w:rsid w:val="00CD5918"/>
    <w:rsid w:val="00CD594E"/>
    <w:rsid w:val="00CD7D2D"/>
    <w:rsid w:val="00CE0AFC"/>
    <w:rsid w:val="00CE14BD"/>
    <w:rsid w:val="00CE6B56"/>
    <w:rsid w:val="00CE704F"/>
    <w:rsid w:val="00CF107E"/>
    <w:rsid w:val="00CF1FBF"/>
    <w:rsid w:val="00CF2840"/>
    <w:rsid w:val="00CF4E43"/>
    <w:rsid w:val="00CF68CB"/>
    <w:rsid w:val="00CF7DCA"/>
    <w:rsid w:val="00D028FB"/>
    <w:rsid w:val="00D10C26"/>
    <w:rsid w:val="00D137BC"/>
    <w:rsid w:val="00D13C1C"/>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60C53"/>
    <w:rsid w:val="00D61998"/>
    <w:rsid w:val="00D61A83"/>
    <w:rsid w:val="00D657C8"/>
    <w:rsid w:val="00D67C06"/>
    <w:rsid w:val="00D70EFD"/>
    <w:rsid w:val="00D754CA"/>
    <w:rsid w:val="00D75EC6"/>
    <w:rsid w:val="00D76C61"/>
    <w:rsid w:val="00D82D0A"/>
    <w:rsid w:val="00D82F29"/>
    <w:rsid w:val="00D83096"/>
    <w:rsid w:val="00D84823"/>
    <w:rsid w:val="00D850FE"/>
    <w:rsid w:val="00D860BE"/>
    <w:rsid w:val="00D871F1"/>
    <w:rsid w:val="00D91B4B"/>
    <w:rsid w:val="00D92809"/>
    <w:rsid w:val="00D94B24"/>
    <w:rsid w:val="00D95DB0"/>
    <w:rsid w:val="00D96EFD"/>
    <w:rsid w:val="00DA3A75"/>
    <w:rsid w:val="00DA4D68"/>
    <w:rsid w:val="00DB06DC"/>
    <w:rsid w:val="00DB0D72"/>
    <w:rsid w:val="00DB33F3"/>
    <w:rsid w:val="00DC022E"/>
    <w:rsid w:val="00DC2166"/>
    <w:rsid w:val="00DC25EB"/>
    <w:rsid w:val="00DC2E51"/>
    <w:rsid w:val="00DC6472"/>
    <w:rsid w:val="00DD3805"/>
    <w:rsid w:val="00DD6E98"/>
    <w:rsid w:val="00DD7822"/>
    <w:rsid w:val="00DE057C"/>
    <w:rsid w:val="00DE116D"/>
    <w:rsid w:val="00DE3515"/>
    <w:rsid w:val="00DE38B8"/>
    <w:rsid w:val="00DE390F"/>
    <w:rsid w:val="00DE4C9D"/>
    <w:rsid w:val="00DE6862"/>
    <w:rsid w:val="00DF00F7"/>
    <w:rsid w:val="00DF5FFB"/>
    <w:rsid w:val="00E01EF1"/>
    <w:rsid w:val="00E050D7"/>
    <w:rsid w:val="00E10B19"/>
    <w:rsid w:val="00E11551"/>
    <w:rsid w:val="00E13067"/>
    <w:rsid w:val="00E147FE"/>
    <w:rsid w:val="00E16597"/>
    <w:rsid w:val="00E1751B"/>
    <w:rsid w:val="00E2390D"/>
    <w:rsid w:val="00E2775F"/>
    <w:rsid w:val="00E32204"/>
    <w:rsid w:val="00E40415"/>
    <w:rsid w:val="00E41651"/>
    <w:rsid w:val="00E44217"/>
    <w:rsid w:val="00E45547"/>
    <w:rsid w:val="00E51797"/>
    <w:rsid w:val="00E539F1"/>
    <w:rsid w:val="00E571F9"/>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44CF"/>
    <w:rsid w:val="00EA1B8B"/>
    <w:rsid w:val="00EA1C61"/>
    <w:rsid w:val="00EA313B"/>
    <w:rsid w:val="00EA4C49"/>
    <w:rsid w:val="00EA53E5"/>
    <w:rsid w:val="00EA69C1"/>
    <w:rsid w:val="00EA6F41"/>
    <w:rsid w:val="00EB0D2E"/>
    <w:rsid w:val="00EB1652"/>
    <w:rsid w:val="00EB1F87"/>
    <w:rsid w:val="00EC2386"/>
    <w:rsid w:val="00EC4848"/>
    <w:rsid w:val="00EC71F1"/>
    <w:rsid w:val="00EC72BF"/>
    <w:rsid w:val="00ED0711"/>
    <w:rsid w:val="00ED073F"/>
    <w:rsid w:val="00EE3C64"/>
    <w:rsid w:val="00EF0C8C"/>
    <w:rsid w:val="00EF447C"/>
    <w:rsid w:val="00F00EBF"/>
    <w:rsid w:val="00F03799"/>
    <w:rsid w:val="00F07970"/>
    <w:rsid w:val="00F10EFD"/>
    <w:rsid w:val="00F12306"/>
    <w:rsid w:val="00F14FE4"/>
    <w:rsid w:val="00F156CF"/>
    <w:rsid w:val="00F2177E"/>
    <w:rsid w:val="00F2283D"/>
    <w:rsid w:val="00F26ECE"/>
    <w:rsid w:val="00F34C15"/>
    <w:rsid w:val="00F3525B"/>
    <w:rsid w:val="00F37357"/>
    <w:rsid w:val="00F4014E"/>
    <w:rsid w:val="00F40B9B"/>
    <w:rsid w:val="00F46E07"/>
    <w:rsid w:val="00F509EE"/>
    <w:rsid w:val="00F52A07"/>
    <w:rsid w:val="00F56651"/>
    <w:rsid w:val="00F56D7F"/>
    <w:rsid w:val="00F604ED"/>
    <w:rsid w:val="00F71FE0"/>
    <w:rsid w:val="00F73580"/>
    <w:rsid w:val="00F86988"/>
    <w:rsid w:val="00F9182E"/>
    <w:rsid w:val="00F93648"/>
    <w:rsid w:val="00FB0DF4"/>
    <w:rsid w:val="00FB124B"/>
    <w:rsid w:val="00FB129B"/>
    <w:rsid w:val="00FB273E"/>
    <w:rsid w:val="00FB2DD0"/>
    <w:rsid w:val="00FB2EB2"/>
    <w:rsid w:val="00FB555B"/>
    <w:rsid w:val="00FC2C64"/>
    <w:rsid w:val="00FD3F23"/>
    <w:rsid w:val="00FD474C"/>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3"/>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spacing w:line="360" w:lineRule="auto"/>
      <w:ind w:left="720"/>
      <w:jc w:val="both"/>
    </w:pPr>
    <w:rPr>
      <w:rFonts w:asciiTheme="majorHAnsi" w:hAnsiTheme="majorHAnsi"/>
      <w:sz w:val="24"/>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spacing w:line="360" w:lineRule="auto"/>
      <w:ind w:left="720"/>
      <w:jc w:val="both"/>
    </w:pPr>
    <w:rPr>
      <w:rFonts w:asciiTheme="majorHAnsi" w:hAnsiTheme="majorHAnsi"/>
      <w:sz w:val="24"/>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corpus.quran.com/concept.jsp?id=disease" TargetMode="External"/><Relationship Id="rId19" Type="http://schemas.openxmlformats.org/officeDocument/2006/relationships/hyperlink" Target="http://code.google.com/p/ogms/" TargetMode="External"/><Relationship Id="rId60" Type="http://schemas.openxmlformats.org/officeDocument/2006/relationships/hyperlink" Target="http://ontology.buffalo.edu/smith/articles/Mereotopology.pdf" TargetMode="External"/><Relationship Id="rId61" Type="http://schemas.openxmlformats.org/officeDocument/2006/relationships/hyperlink" Target="http://ontology.buffalo.edu/smith/articles/greensboro.html" TargetMode="External"/><Relationship Id="rId62" Type="http://schemas.openxmlformats.org/officeDocument/2006/relationships/hyperlink" Target="http://ontology.buffalo.edu/smith/articles/niches.pdf" TargetMode="External"/><Relationship Id="rId63" Type="http://schemas.openxmlformats.org/officeDocument/2006/relationships/hyperlink" Target="http://ontology.buffalo.edu/smith/articles/fiat.htm" TargetMode="External"/><Relationship Id="rId64" Type="http://schemas.openxmlformats.org/officeDocument/2006/relationships/hyperlink" Target="http://ontology.buffalo.edu/smith/articles/smith_varzi_fiat.pdf" TargetMode="External"/><Relationship Id="rId65" Type="http://schemas.openxmlformats.org/officeDocument/2006/relationships/hyperlink" Target="http://ontology.buffalo.edu/smith/articles/Surrounding_space.pdf" TargetMode="External"/><Relationship Id="rId66" Type="http://schemas.openxmlformats.org/officeDocument/2006/relationships/hyperlink" Target="http://ontology.buffalo.edu/smith/articles/truthandreference.pdf" TargetMode="External"/><Relationship Id="rId67" Type="http://schemas.openxmlformats.org/officeDocument/2006/relationships/hyperlink" Target="http://ontology.buffalo.edu/smith/articles/Mountains.htm" TargetMode="External"/><Relationship Id="rId68" Type="http://schemas.openxmlformats.org/officeDocument/2006/relationships/hyperlink" Target="http://ontology.buffalo.edu/smith/articles/embryontology.htm" TargetMode="External"/><Relationship Id="rId69" Type="http://schemas.openxmlformats.org/officeDocument/2006/relationships/hyperlink" Target="http://ontology.buffalo.edu/smith/articles/SNAP_SPAN.pdf" TargetMode="External"/><Relationship Id="rId120" Type="http://schemas.openxmlformats.org/officeDocument/2006/relationships/hyperlink" Target="http://ceur-ws.org/Vol-812/paper12.pdf" TargetMode="External"/><Relationship Id="rId121" Type="http://schemas.openxmlformats.org/officeDocument/2006/relationships/hyperlink" Target="http://www.onto-med.de/obml/ws2011/obml2011report.pdf" TargetMode="External"/><Relationship Id="rId122" Type="http://schemas.openxmlformats.org/officeDocument/2006/relationships/header" Target="header4.xml"/><Relationship Id="rId123" Type="http://schemas.openxmlformats.org/officeDocument/2006/relationships/header" Target="header5.xml"/><Relationship Id="rId124" Type="http://schemas.openxmlformats.org/officeDocument/2006/relationships/footer" Target="footer3.xml"/><Relationship Id="rId125" Type="http://schemas.openxmlformats.org/officeDocument/2006/relationships/header" Target="header6.xml"/><Relationship Id="rId126" Type="http://schemas.openxmlformats.org/officeDocument/2006/relationships/footer" Target="footer4.xml"/><Relationship Id="rId127" Type="http://schemas.openxmlformats.org/officeDocument/2006/relationships/fontTable" Target="fontTable.xml"/><Relationship Id="rId128" Type="http://schemas.openxmlformats.org/officeDocument/2006/relationships/theme" Target="theme/theme1.xml"/><Relationship Id="rId40" Type="http://schemas.openxmlformats.org/officeDocument/2006/relationships/image" Target="media/image8.jpeg"/><Relationship Id="rId41" Type="http://schemas.openxmlformats.org/officeDocument/2006/relationships/hyperlink" Target="http://ontology.buffalo.edu/smith/varia/controlledairspace/glos_aclass.jpg" TargetMode="External"/><Relationship Id="rId42" Type="http://schemas.openxmlformats.org/officeDocument/2006/relationships/image" Target="media/image9.wmf"/><Relationship Id="rId90" Type="http://schemas.openxmlformats.org/officeDocument/2006/relationships/hyperlink" Target="http://www.ifomis.org/Research/IFOMISReports/IFOMIS%20Report%2007_2003.pdf" TargetMode="External"/><Relationship Id="rId91" Type="http://schemas.openxmlformats.org/officeDocument/2006/relationships/hyperlink" Target="http://www.ifomis.org/Downloads/Reports/IR-0303_Donnelly.pdf" TargetMode="External"/><Relationship Id="rId92" Type="http://schemas.openxmlformats.org/officeDocument/2006/relationships/hyperlink" Target="http://www.acsu.buffalo.edu/~bittner3/BittnerKRmed.pdf" TargetMode="External"/><Relationship Id="rId93" Type="http://schemas.openxmlformats.org/officeDocument/2006/relationships/hyperlink" Target="http://dx.doi.org/10.1016/j.artmed.2006.12.005" TargetMode="External"/><Relationship Id="rId94" Type="http://schemas.openxmlformats.org/officeDocument/2006/relationships/hyperlink" Target="http://www.acsu.buffalo.edu/~bittner3/DonnellyAIMed05.pdf" TargetMode="External"/><Relationship Id="rId95" Type="http://schemas.openxmlformats.org/officeDocument/2006/relationships/hyperlink" Target="http://web.me.com/tbittner1/DonnellyProfessional/Publications_files/RelPlApOnFin.pdf" TargetMode="External"/><Relationship Id="rId96" Type="http://schemas.openxmlformats.org/officeDocument/2006/relationships/hyperlink" Target="http://web.me.com/tbittner1/DonnellyProfessional/Publications_files/LayeredMereologyAIJ.pdf" TargetMode="External"/><Relationship Id="rId101" Type="http://schemas.openxmlformats.org/officeDocument/2006/relationships/hyperlink" Target="http://www.ncgia.buffalo.edu/i21/ng/ng.html" TargetMode="External"/><Relationship Id="rId102" Type="http://schemas.openxmlformats.org/officeDocument/2006/relationships/hyperlink" Target="http://www.biomedcentral.com/1756-0500/4/313" TargetMode="External"/><Relationship Id="rId103" Type="http://schemas.openxmlformats.org/officeDocument/2006/relationships/hyperlink" Target="http://krr.meraka.org.za/~aow2010/AOW2010-preproceedings.pdf" TargetMode="External"/><Relationship Id="rId104" Type="http://schemas.openxmlformats.org/officeDocument/2006/relationships/hyperlink" Target="http://hal.archives-ouvertes.fr/docs/00/05/32/72/PDF/ijn_00000096_00.pdf" TargetMode="External"/><Relationship Id="rId105" Type="http://schemas.openxmlformats.org/officeDocument/2006/relationships/hyperlink" Target="http://art-mind.org/review/IMG/pdf/Dretske_1967_Can-events-move_M.pdf" TargetMode="External"/><Relationship Id="rId106" Type="http://schemas.openxmlformats.org/officeDocument/2006/relationships/hyperlink" Target="http://ontology.buffalo.edu/smith/articles/hloa.html" TargetMode="External"/><Relationship Id="rId107" Type="http://schemas.openxmlformats.org/officeDocument/2006/relationships/hyperlink" Target="http://www.philosophie.ch/preprints/79_Promising_And_Other_Social_Acts.pdf" TargetMode="External"/><Relationship Id="rId108" Type="http://schemas.openxmlformats.org/officeDocument/2006/relationships/hyperlink" Target="http://mba.eci.ufmg.br/downloads/ZemachFourOntologies.pdf" TargetMode="External"/><Relationship Id="rId109" Type="http://schemas.openxmlformats.org/officeDocument/2006/relationships/hyperlink" Target="http://ontology.buffalo.edu/smith/articles/Medinfo_2010_Ceusters_Smith.pdf" TargetMode="External"/><Relationship Id="rId97" Type="http://schemas.openxmlformats.org/officeDocument/2006/relationships/hyperlink" Target="http://www.acsu.buffalo.edu/~bittner3/BittnerQR2007.pdf" TargetMode="External"/><Relationship Id="rId98" Type="http://schemas.openxmlformats.org/officeDocument/2006/relationships/hyperlink" Target="http://hem.passagen.se/ijohansson/function1.pdf" TargetMode="External"/><Relationship Id="rId99" Type="http://schemas.openxmlformats.org/officeDocument/2006/relationships/hyperlink" Target="http://sigpubs.biostr.washington.edu/archive/00000135/" TargetMode="External"/><Relationship Id="rId43" Type="http://schemas.openxmlformats.org/officeDocument/2006/relationships/image" Target="media/image10.wmf"/><Relationship Id="rId44" Type="http://schemas.openxmlformats.org/officeDocument/2006/relationships/image" Target="media/image11.png"/><Relationship Id="rId45" Type="http://schemas.openxmlformats.org/officeDocument/2006/relationships/hyperlink" Target="http://obi-ontology.org/page/Main_Page" TargetMode="External"/><Relationship Id="rId46" Type="http://schemas.openxmlformats.org/officeDocument/2006/relationships/hyperlink" Target="http://berkeleybop.org/obo/OGMS:0000087" TargetMode="External"/><Relationship Id="rId47" Type="http://schemas.openxmlformats.org/officeDocument/2006/relationships/image" Target="media/image12.png"/><Relationship Id="rId48" Type="http://schemas.openxmlformats.org/officeDocument/2006/relationships/hyperlink" Target="http://www.acsu.buffalo.edu/~ag33/vso.html" TargetMode="External"/><Relationship Id="rId49" Type="http://schemas.openxmlformats.org/officeDocument/2006/relationships/hyperlink" Target="http://ontology.buffalo.edu/bfo/rates.docx" TargetMode="External"/><Relationship Id="rId100" Type="http://schemas.openxmlformats.org/officeDocument/2006/relationships/hyperlink" Target="http://sigpubs.biostr.washington.edu/archive/00000204/http:/sigpubs.biostr.washington.edu/archive/00000204/" TargetMode="External"/><Relationship Id="rId20" Type="http://schemas.openxmlformats.org/officeDocument/2006/relationships/hyperlink" Target="http://en.wikipedia.org/wiki/Mark_Sykes" TargetMode="External"/><Relationship Id="rId21" Type="http://schemas.openxmlformats.org/officeDocument/2006/relationships/hyperlink" Target="http://en.wikipedia.org/wiki/Fran%C3%A7ois_Georges-Picot" TargetMode="External"/><Relationship Id="rId22" Type="http://schemas.openxmlformats.org/officeDocument/2006/relationships/image" Target="media/image2.png"/><Relationship Id="rId70" Type="http://schemas.openxmlformats.org/officeDocument/2006/relationships/hyperlink" Target="http://ontology.buffalo.edu/smith/articles/cornucopia.pdf" TargetMode="External"/><Relationship Id="rId71" Type="http://schemas.openxmlformats.org/officeDocument/2006/relationships/hyperlink" Target="http://genomebiology.com/2005/6/5/R46" TargetMode="External"/><Relationship Id="rId72" Type="http://schemas.openxmlformats.org/officeDocument/2006/relationships/hyperlink" Target="http://www.ncbi.nlm.nih.gov/pmc/articles/PMC1175958" TargetMode="External"/><Relationship Id="rId73" Type="http://schemas.openxmlformats.org/officeDocument/2006/relationships/hyperlink" Target="http://www.biomedcentral.com/1471-2105/9/S5/S2" TargetMode="External"/><Relationship Id="rId74" Type="http://schemas.openxmlformats.org/officeDocument/2006/relationships/hyperlink" Target="http://www.acsu.buffalo.edu/~bittner3/Publications_files/Bittner-NA-2006-28.pdf" TargetMode="External"/><Relationship Id="rId75" Type="http://schemas.openxmlformats.org/officeDocument/2006/relationships/hyperlink" Target="http://iospress.metapress.com/content/1551884412214u67/fulltext.pdf" TargetMode="External"/><Relationship Id="rId76" Type="http://schemas.openxmlformats.org/officeDocument/2006/relationships/hyperlink" Target="http://www.ncbi.nlm.nih.gov/pmc/articles/PMC3104413/" TargetMode="External"/><Relationship Id="rId77" Type="http://schemas.openxmlformats.org/officeDocument/2006/relationships/hyperlink" Target="http://ontology.buffalo.edu/smith/book/P&amp;M/pieces.pdf" TargetMode="External"/><Relationship Id="rId78" Type="http://schemas.openxmlformats.org/officeDocument/2006/relationships/hyperlink" Target="http://ontology.buffalo.edu/medo/biodynamic.pdf" TargetMode="External"/><Relationship Id="rId79" Type="http://schemas.openxmlformats.org/officeDocument/2006/relationships/hyperlink" Target="http://ontology.buffalo.edu/bfo/SQU.pdf" TargetMode="External"/><Relationship Id="rId23" Type="http://schemas.openxmlformats.org/officeDocument/2006/relationships/image" Target="media/image3.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image" Target="media/image4.png"/><Relationship Id="rId26" Type="http://schemas.openxmlformats.org/officeDocument/2006/relationships/hyperlink" Target="http://php.med.unsw.edu.au/cellbiology/index.php?title=File:Cell_adhesion_summary.png" TargetMode="External"/><Relationship Id="rId27" Type="http://schemas.openxmlformats.org/officeDocument/2006/relationships/hyperlink" Target="http://scienceblogs.com/evolvingthoughts/2007/08/what_is_an_individual.php" TargetMode="External"/><Relationship Id="rId28" Type="http://schemas.openxmlformats.org/officeDocument/2006/relationships/hyperlink" Target="http://fme.biostr.washington.edu:8080/FME/menu.jsp?id=9&amp;ec=0%239" TargetMode="External"/><Relationship Id="rId29" Type="http://schemas.openxmlformats.org/officeDocument/2006/relationships/image" Target="media/image5.gi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50" Type="http://schemas.openxmlformats.org/officeDocument/2006/relationships/image" Target="media/image13.png"/><Relationship Id="rId51" Type="http://schemas.openxmlformats.org/officeDocument/2006/relationships/hyperlink" Target="http://en.wikipedia.org/wiki/Cardiac_cycle" TargetMode="External"/><Relationship Id="rId52" Type="http://schemas.openxmlformats.org/officeDocument/2006/relationships/image" Target="media/image14.png"/><Relationship Id="rId53" Type="http://schemas.openxmlformats.org/officeDocument/2006/relationships/image" Target="media/image15.gif"/><Relationship Id="rId54" Type="http://schemas.openxmlformats.org/officeDocument/2006/relationships/image" Target="media/image16.tiff"/><Relationship Id="rId55" Type="http://schemas.openxmlformats.org/officeDocument/2006/relationships/hyperlink" Target="http://ontology.buffalo.edu/smith/articles/relact.html" TargetMode="External"/><Relationship Id="rId56" Type="http://schemas.openxmlformats.org/officeDocument/2006/relationships/hyperlink" Target="http://ontology.buffalo.edu/smith/articles/lfm.htm" TargetMode="External"/><Relationship Id="rId57" Type="http://schemas.openxmlformats.org/officeDocument/2006/relationships/hyperlink" Target="http://ontology.buffalo.edu/smith/articles/fffo.htm" TargetMode="External"/><Relationship Id="rId58" Type="http://schemas.openxmlformats.org/officeDocument/2006/relationships/hyperlink" Target="http://ontology.buffalo.edu/smith/articles/acta.pdf" TargetMode="External"/><Relationship Id="rId59" Type="http://schemas.openxmlformats.org/officeDocument/2006/relationships/hyperlink" Target="http://ontology.buffalo.edu/smith/articles/Mereotopology1.pdf" TargetMode="External"/><Relationship Id="rId110" Type="http://schemas.openxmlformats.org/officeDocument/2006/relationships/hyperlink" Target="http://ontology.buffalo.edu/smith/articles/partitions.pdf" TargetMode="External"/><Relationship Id="rId111" Type="http://schemas.openxmlformats.org/officeDocument/2006/relationships/hyperlink" Target="http://ontology.buffalo.edu/smith/articles/trm.pdf" TargetMode="External"/><Relationship Id="rId112" Type="http://schemas.openxmlformats.org/officeDocument/2006/relationships/hyperlink" Target="http://ontology.buffalo.edu/bfo/Ontology_Matching.pdf" TargetMode="External"/><Relationship Id="rId113" Type="http://schemas.openxmlformats.org/officeDocument/2006/relationships/hyperlink" Target="http://www.comp.leeds.ac." TargetMode="External"/><Relationship Id="rId114" Type="http://schemas.openxmlformats.org/officeDocument/2006/relationships/hyperlink" Target="http://hem.passagen.se/ijohansson/ontology6.htm" TargetMode="External"/><Relationship Id="rId115" Type="http://schemas.openxmlformats.org/officeDocument/2006/relationships/hyperlink" Target="http://ontology.buffalo.edu/smith/articles/charuniv.pdf" TargetMode="External"/><Relationship Id="rId116" Type="http://schemas.openxmlformats.org/officeDocument/2006/relationships/hyperlink" Target="http://ontology.buffalo.edu/smith/articles/naivephysics.html" TargetMode="External"/><Relationship Id="rId117" Type="http://schemas.openxmlformats.org/officeDocument/2006/relationships/hyperlink" Target="http://www.jbiomedsem.com/content/2/S4/S2" TargetMode="External"/><Relationship Id="rId118" Type="http://schemas.openxmlformats.org/officeDocument/2006/relationships/hyperlink" Target="http://plato.stanford.edu/archives/spr2010/entries/dependence-ontological/" TargetMode="External"/><Relationship Id="rId119" Type="http://schemas.openxmlformats.org/officeDocument/2006/relationships/hyperlink" Target="http://www.acsu.buffalo.edu/~bittner3/BittnerDonnellySmithFois04.pdf" TargetMode="External"/><Relationship Id="rId30" Type="http://schemas.openxmlformats.org/officeDocument/2006/relationships/hyperlink" Target="http://fme.biostr.washington.edu:8080/FME/menu.jsp?id=11&amp;ec=0%2311" TargetMode="External"/><Relationship Id="rId31" Type="http://schemas.openxmlformats.org/officeDocument/2006/relationships/hyperlink" Target="http://fme.biostr.washington.edu:8080/FME/menu.jsp?id=14&amp;ec=1%2314" TargetMode="External"/><Relationship Id="rId32" Type="http://schemas.openxmlformats.org/officeDocument/2006/relationships/image" Target="media/image6.gif"/><Relationship Id="rId33" Type="http://schemas.openxmlformats.org/officeDocument/2006/relationships/hyperlink" Target="http://fme.biostr.washington.edu:8080/FME/menu.jsp?id=15&amp;ec=0%2315" TargetMode="External"/><Relationship Id="rId34" Type="http://schemas.openxmlformats.org/officeDocument/2006/relationships/hyperlink" Target="http://fme.biostr.washington.edu:8080/FME/menu.jsp?id=16&amp;ec=0%2316" TargetMode="External"/><Relationship Id="rId35" Type="http://schemas.openxmlformats.org/officeDocument/2006/relationships/image" Target="media/image7.gif"/><Relationship Id="rId36" Type="http://schemas.openxmlformats.org/officeDocument/2006/relationships/hyperlink" Target="http://fme.biostr.washington.edu:8080/FME/menu.jsp?id=23&amp;ec=1%2323" TargetMode="External"/><Relationship Id="rId37" Type="http://schemas.openxmlformats.org/officeDocument/2006/relationships/hyperlink" Target="http://fme.biostr.washington.edu:8080/FME/menu.jsp?id=24&amp;ec=1%2324" TargetMode="External"/><Relationship Id="rId38" Type="http://schemas.openxmlformats.org/officeDocument/2006/relationships/hyperlink" Target="http://fme.biostr.washington.edu:8080/FME/menu.jsp?id=25&amp;ec=1%2325" TargetMode="External"/><Relationship Id="rId39" Type="http://schemas.openxmlformats.org/officeDocument/2006/relationships/hyperlink" Target="http://www.flickr.com/photos/tonyshi/4385628183/" TargetMode="External"/><Relationship Id="rId80" Type="http://schemas.openxmlformats.org/officeDocument/2006/relationships/hyperlink" Target="http://ontology.buffalo.edu/bio/logic_of_classes.pdf" TargetMode="External"/><Relationship Id="rId81" Type="http://schemas.openxmlformats.org/officeDocument/2006/relationships/hyperlink" Target="http://ontology.buffalo.edu/bfo/Against_Fantology.pdf" TargetMode="External"/><Relationship Id="rId82" Type="http://schemas.openxmlformats.org/officeDocument/2006/relationships/hyperlink" Target="http://ontology.buffalo.edu/bfo/Terminology_for_Ontologies.pdf" TargetMode="External"/><Relationship Id="rId83" Type="http://schemas.openxmlformats.org/officeDocument/2006/relationships/hyperlink" Target="http://ceur-ws.org/Vol-222" TargetMode="External"/><Relationship Id="rId84" Type="http://schemas.openxmlformats.org/officeDocument/2006/relationships/hyperlink" Target="http://ontology.buffalo.edu/smith/articles/realizables.pdf" TargetMode="External"/><Relationship Id="rId85" Type="http://schemas.openxmlformats.org/officeDocument/2006/relationships/hyperlink" Target="http://ontology.buffalo.edu/medo/Disease_and_Diagnosis.pdf" TargetMode="External"/><Relationship Id="rId86" Type="http://schemas.openxmlformats.org/officeDocument/2006/relationships/hyperlink" Target="http://ontology.buffalo.edu/ido/Dispositions_and_IDO.pdf" TargetMode="External"/><Relationship Id="rId87" Type="http://schemas.openxmlformats.org/officeDocument/2006/relationships/hyperlink" Target="http://www.biomedcentral.com/1471-2105/11/289" TargetMode="External"/><Relationship Id="rId88" Type="http://schemas.openxmlformats.org/officeDocument/2006/relationships/hyperlink" Target="http://www.ifomis.org/Research/IFOMISReports/IFOMIS%20Report%2005_2003.pdf" TargetMode="External"/><Relationship Id="rId89" Type="http://schemas.openxmlformats.org/officeDocument/2006/relationships/hyperlink" Target="http://www.ifomis.org/Research/IFOMISReports/IFOMIS%20Report%2006_20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F64AA2-13A6-9640-AC4C-E4E27C59A2F2}">
  <ds:schemaRefs>
    <ds:schemaRef ds:uri="http://schemas.openxmlformats.org/officeDocument/2006/bibliography"/>
  </ds:schemaRefs>
</ds:datastoreItem>
</file>

<file path=customXml/itemProps3.xml><?xml version="1.0" encoding="utf-8"?>
<ds:datastoreItem xmlns:ds="http://schemas.openxmlformats.org/officeDocument/2006/customXml" ds:itemID="{A20D6032-597F-254F-AF6E-81B091FE9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92</Pages>
  <Words>24260</Words>
  <Characters>138286</Characters>
  <Application>Microsoft Macintosh Word</Application>
  <DocSecurity>0</DocSecurity>
  <Lines>1152</Lines>
  <Paragraphs>324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162222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Alan Ruttenberg</cp:lastModifiedBy>
  <cp:revision>7</cp:revision>
  <cp:lastPrinted>2011-11-22T16:34:00Z</cp:lastPrinted>
  <dcterms:created xsi:type="dcterms:W3CDTF">2012-01-04T23:39:00Z</dcterms:created>
  <dcterms:modified xsi:type="dcterms:W3CDTF">2012-01-14T22:15:00Z</dcterms:modified>
</cp:coreProperties>
</file>